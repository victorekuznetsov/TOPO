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 ContentType="application/msword"/>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790ADB" w14:textId="77777777" w:rsidR="00F66ECE" w:rsidRPr="007008A3" w:rsidRDefault="00F66ECE" w:rsidP="00F66ECE">
      <w:pPr>
        <w:rPr>
          <w:rFonts w:cs="Arial"/>
          <w:lang w:eastAsia="ru-RU"/>
        </w:rPr>
      </w:pPr>
      <w:bookmarkStart w:id="0" w:name="_Toc352939869"/>
      <w:bookmarkStart w:id="1" w:name="_Ref353369916"/>
      <w:bookmarkStart w:id="2" w:name="_Toc357586935"/>
      <w:bookmarkStart w:id="3" w:name="_Toc359333746"/>
    </w:p>
    <w:p w14:paraId="7AA277E1" w14:textId="77777777" w:rsidR="00F66ECE" w:rsidRPr="007008A3" w:rsidRDefault="00F66ECE" w:rsidP="00F66ECE">
      <w:pPr>
        <w:rPr>
          <w:rFonts w:cs="Arial"/>
          <w:lang w:eastAsia="ru-RU"/>
        </w:rPr>
      </w:pPr>
    </w:p>
    <w:p w14:paraId="45DDEA8C" w14:textId="77777777" w:rsidR="00F66ECE" w:rsidRPr="007008A3" w:rsidRDefault="00F66ECE" w:rsidP="00F66ECE">
      <w:pPr>
        <w:rPr>
          <w:rFonts w:cs="Arial"/>
          <w:lang w:eastAsia="ru-RU"/>
        </w:rPr>
      </w:pPr>
    </w:p>
    <w:p w14:paraId="6D7BE7C8" w14:textId="77777777" w:rsidR="00F66ECE" w:rsidRPr="007008A3" w:rsidRDefault="00F66ECE" w:rsidP="00F66ECE">
      <w:pPr>
        <w:rPr>
          <w:rFonts w:cs="Arial"/>
          <w:lang w:eastAsia="ru-RU"/>
        </w:rPr>
      </w:pPr>
    </w:p>
    <w:p w14:paraId="4577C537" w14:textId="77777777" w:rsidR="00F66ECE" w:rsidRPr="007008A3" w:rsidRDefault="00F66ECE" w:rsidP="00F66ECE">
      <w:pPr>
        <w:rPr>
          <w:rFonts w:cs="Arial"/>
          <w:lang w:eastAsia="ru-RU"/>
        </w:rPr>
      </w:pPr>
    </w:p>
    <w:p w14:paraId="1ED595A4" w14:textId="77777777" w:rsidR="00F66ECE" w:rsidRPr="007008A3" w:rsidRDefault="00F66ECE" w:rsidP="00F66ECE">
      <w:pPr>
        <w:rPr>
          <w:rFonts w:cs="Arial"/>
          <w:lang w:eastAsia="ru-RU"/>
        </w:rPr>
      </w:pPr>
    </w:p>
    <w:p w14:paraId="02DA7313" w14:textId="77777777" w:rsidR="00F66ECE" w:rsidRPr="007008A3" w:rsidRDefault="00F66ECE" w:rsidP="00F66ECE">
      <w:pPr>
        <w:rPr>
          <w:rFonts w:cs="Arial"/>
          <w:lang w:eastAsia="ru-RU"/>
        </w:rPr>
      </w:pPr>
    </w:p>
    <w:p w14:paraId="117D3FC0" w14:textId="77777777" w:rsidR="00193343" w:rsidRPr="007008A3" w:rsidRDefault="00193343" w:rsidP="00F66ECE">
      <w:pPr>
        <w:rPr>
          <w:rFonts w:cs="Arial"/>
          <w:lang w:eastAsia="ru-RU"/>
        </w:rPr>
      </w:pPr>
    </w:p>
    <w:p w14:paraId="0D0363CD" w14:textId="77777777" w:rsidR="00193343" w:rsidRPr="007008A3" w:rsidRDefault="00193343" w:rsidP="00F66ECE">
      <w:pPr>
        <w:rPr>
          <w:rFonts w:cs="Arial"/>
          <w:lang w:eastAsia="ru-RU"/>
        </w:rPr>
      </w:pPr>
    </w:p>
    <w:p w14:paraId="561858AF" w14:textId="77777777" w:rsidR="00193343" w:rsidRPr="007008A3" w:rsidRDefault="00193343" w:rsidP="00F66ECE">
      <w:pPr>
        <w:rPr>
          <w:rFonts w:cs="Arial"/>
          <w:lang w:eastAsia="ru-RU"/>
        </w:rPr>
      </w:pPr>
    </w:p>
    <w:p w14:paraId="7F0F07AA" w14:textId="77777777" w:rsidR="00193343" w:rsidRPr="009721BA" w:rsidRDefault="00193343" w:rsidP="00F66ECE">
      <w:pPr>
        <w:rPr>
          <w:rFonts w:cs="Arial"/>
          <w:lang w:val="en-US" w:eastAsia="ru-RU"/>
        </w:rPr>
      </w:pPr>
    </w:p>
    <w:p w14:paraId="7EA5F9A4" w14:textId="77777777" w:rsidR="00193343" w:rsidRPr="007008A3" w:rsidRDefault="00193343" w:rsidP="00F66ECE">
      <w:pPr>
        <w:rPr>
          <w:rFonts w:cs="Arial"/>
          <w:lang w:eastAsia="ru-RU"/>
        </w:rPr>
      </w:pPr>
    </w:p>
    <w:p w14:paraId="40671691" w14:textId="77777777" w:rsidR="00F66ECE" w:rsidRPr="007008A3" w:rsidRDefault="00F66ECE" w:rsidP="00F66ECE">
      <w:pPr>
        <w:rPr>
          <w:rFonts w:cs="Arial"/>
          <w:lang w:eastAsia="ru-RU"/>
        </w:rPr>
      </w:pPr>
    </w:p>
    <w:p w14:paraId="4DD99A9B" w14:textId="77777777" w:rsidR="00F66ECE" w:rsidRPr="007008A3" w:rsidRDefault="00F66ECE" w:rsidP="00CD470D">
      <w:pPr>
        <w:rPr>
          <w:rFonts w:cs="Arial"/>
          <w:lang w:eastAsia="ru-RU"/>
        </w:rPr>
      </w:pPr>
      <w:del w:id="4" w:author="Попова Дарья" w:date="2020-07-14T11:28:00Z">
        <w:r w:rsidRPr="007008A3" w:rsidDel="001A241A">
          <w:rPr>
            <w:rFonts w:cs="Arial"/>
            <w:lang w:eastAsia="ru-RU"/>
          </w:rPr>
          <w:tab/>
        </w:r>
      </w:del>
    </w:p>
    <w:p w14:paraId="300D15A9" w14:textId="77777777" w:rsidR="004831B8" w:rsidRPr="007008A3" w:rsidRDefault="004831B8" w:rsidP="004831B8">
      <w:pPr>
        <w:jc w:val="center"/>
        <w:rPr>
          <w:rFonts w:cs="Arial"/>
          <w:b/>
          <w:sz w:val="32"/>
          <w:szCs w:val="32"/>
        </w:rPr>
      </w:pPr>
      <w:r w:rsidRPr="007008A3">
        <w:rPr>
          <w:rFonts w:cs="Arial"/>
          <w:b/>
          <w:sz w:val="32"/>
          <w:szCs w:val="32"/>
        </w:rPr>
        <w:t>КОНЦЕПТУАЛЬНЫЙ ДИЗАЙН</w:t>
      </w:r>
    </w:p>
    <w:p w14:paraId="0104B6B6" w14:textId="77777777" w:rsidR="004831B8" w:rsidRPr="007008A3" w:rsidRDefault="004831B8" w:rsidP="004831B8">
      <w:pPr>
        <w:jc w:val="center"/>
        <w:rPr>
          <w:rFonts w:cs="Arial"/>
          <w:b/>
          <w:sz w:val="32"/>
          <w:szCs w:val="32"/>
        </w:rPr>
      </w:pPr>
    </w:p>
    <w:p w14:paraId="2CE20E14" w14:textId="77777777" w:rsidR="004831B8" w:rsidRPr="007008A3" w:rsidRDefault="004831B8" w:rsidP="004831B8">
      <w:pPr>
        <w:jc w:val="center"/>
        <w:rPr>
          <w:rFonts w:cs="Arial"/>
          <w:bCs/>
          <w:kern w:val="32"/>
          <w:sz w:val="32"/>
          <w:szCs w:val="32"/>
        </w:rPr>
      </w:pPr>
      <w:r w:rsidRPr="007008A3">
        <w:rPr>
          <w:rFonts w:cs="Arial"/>
          <w:bCs/>
          <w:kern w:val="32"/>
          <w:sz w:val="32"/>
          <w:szCs w:val="32"/>
        </w:rPr>
        <w:t>ТОиР</w:t>
      </w:r>
    </w:p>
    <w:p w14:paraId="7742E450" w14:textId="77777777" w:rsidR="004831B8" w:rsidRPr="007008A3" w:rsidRDefault="004831B8" w:rsidP="004831B8">
      <w:pPr>
        <w:jc w:val="center"/>
        <w:rPr>
          <w:rFonts w:cs="Arial"/>
          <w:bCs/>
          <w:kern w:val="32"/>
          <w:sz w:val="32"/>
          <w:szCs w:val="32"/>
        </w:rPr>
      </w:pPr>
      <w:del w:id="5" w:author="Попова Дарья" w:date="2020-07-14T11:28:00Z">
        <w:r w:rsidRPr="007008A3" w:rsidDel="001A241A">
          <w:rPr>
            <w:rFonts w:cs="Arial"/>
            <w:bCs/>
            <w:kern w:val="32"/>
            <w:sz w:val="32"/>
            <w:szCs w:val="32"/>
          </w:rPr>
          <w:delText xml:space="preserve"> </w:delText>
        </w:r>
      </w:del>
    </w:p>
    <w:p w14:paraId="4A2BE401" w14:textId="53F0AE8A" w:rsidR="004831B8" w:rsidRPr="007008A3" w:rsidRDefault="004831B8" w:rsidP="004831B8">
      <w:pPr>
        <w:jc w:val="center"/>
        <w:rPr>
          <w:rFonts w:cs="Arial"/>
          <w:bCs/>
          <w:kern w:val="32"/>
          <w:sz w:val="32"/>
          <w:szCs w:val="32"/>
        </w:rPr>
      </w:pPr>
      <w:bookmarkStart w:id="6" w:name="OLE_LINK22"/>
      <w:bookmarkStart w:id="7" w:name="OLE_LINK23"/>
      <w:r w:rsidRPr="007008A3">
        <w:rPr>
          <w:rFonts w:cs="Arial"/>
          <w:bCs/>
          <w:kern w:val="32"/>
          <w:sz w:val="32"/>
          <w:szCs w:val="32"/>
        </w:rPr>
        <w:t>Г</w:t>
      </w:r>
      <w:r w:rsidR="00844011">
        <w:rPr>
          <w:rFonts w:cs="Arial"/>
          <w:bCs/>
          <w:kern w:val="32"/>
          <w:sz w:val="32"/>
          <w:szCs w:val="32"/>
        </w:rPr>
        <w:t>ОДОВОЕ ПЛАНИРОВАНИЕ ВОЗДЕЙСТВИЙ НА ПРОИЗВОДСТВЕННЫЕ АКТИВЫ</w:t>
      </w:r>
    </w:p>
    <w:bookmarkEnd w:id="6"/>
    <w:bookmarkEnd w:id="7"/>
    <w:p w14:paraId="10D6D016" w14:textId="77777777" w:rsidR="004831B8" w:rsidRPr="007008A3" w:rsidRDefault="004831B8" w:rsidP="004831B8">
      <w:pPr>
        <w:jc w:val="center"/>
        <w:rPr>
          <w:rFonts w:cs="Arial"/>
          <w:bCs/>
          <w:kern w:val="32"/>
          <w:sz w:val="32"/>
          <w:szCs w:val="32"/>
        </w:rPr>
      </w:pPr>
    </w:p>
    <w:p w14:paraId="1BF987AE" w14:textId="414DA9DA" w:rsidR="004831B8" w:rsidRPr="007008A3" w:rsidRDefault="004831B8" w:rsidP="004831B8">
      <w:pPr>
        <w:jc w:val="center"/>
        <w:rPr>
          <w:rFonts w:cs="Arial"/>
          <w:sz w:val="32"/>
          <w:szCs w:val="32"/>
        </w:rPr>
      </w:pPr>
      <w:bookmarkStart w:id="8" w:name="OLE_LINK20"/>
      <w:bookmarkStart w:id="9" w:name="OLE_LINK21"/>
      <w:r w:rsidRPr="007008A3">
        <w:rPr>
          <w:rFonts w:cs="Arial"/>
          <w:sz w:val="32"/>
          <w:szCs w:val="32"/>
          <w:lang w:val="en-US"/>
        </w:rPr>
        <w:t>ERP</w:t>
      </w:r>
      <w:r w:rsidRPr="007008A3">
        <w:rPr>
          <w:rFonts w:cs="Arial"/>
          <w:sz w:val="32"/>
          <w:szCs w:val="32"/>
        </w:rPr>
        <w:t>.</w:t>
      </w:r>
      <w:ins w:id="10" w:author="Александр Шрамков" w:date="2021-03-05T12:35:00Z">
        <w:r w:rsidR="00A25E4A">
          <w:rPr>
            <w:rFonts w:cs="Arial"/>
            <w:sz w:val="32"/>
            <w:szCs w:val="32"/>
          </w:rPr>
          <w:t>13</w:t>
        </w:r>
      </w:ins>
      <w:del w:id="11" w:author="Александр Шрамков" w:date="2021-03-05T12:35:00Z">
        <w:r w:rsidR="008C1AC9" w:rsidRPr="009721BA" w:rsidDel="00A25E4A">
          <w:rPr>
            <w:rFonts w:cs="Arial"/>
            <w:sz w:val="32"/>
            <w:szCs w:val="32"/>
          </w:rPr>
          <w:delText>9</w:delText>
        </w:r>
      </w:del>
      <w:r w:rsidR="008C1AC9" w:rsidRPr="009721BA">
        <w:rPr>
          <w:rFonts w:cs="Arial"/>
          <w:sz w:val="32"/>
          <w:szCs w:val="32"/>
        </w:rPr>
        <w:t>.9</w:t>
      </w:r>
      <w:r w:rsidRPr="007008A3">
        <w:rPr>
          <w:rFonts w:cs="Arial"/>
          <w:sz w:val="32"/>
          <w:szCs w:val="32"/>
        </w:rPr>
        <w:t>.</w:t>
      </w:r>
      <w:r w:rsidR="00A26479" w:rsidRPr="009721BA">
        <w:rPr>
          <w:rFonts w:cs="Arial"/>
          <w:sz w:val="32"/>
          <w:szCs w:val="32"/>
        </w:rPr>
        <w:t>2</w:t>
      </w:r>
      <w:r w:rsidRPr="007008A3">
        <w:rPr>
          <w:rFonts w:cs="Arial"/>
          <w:sz w:val="32"/>
          <w:szCs w:val="32"/>
        </w:rPr>
        <w:t>.52</w:t>
      </w:r>
    </w:p>
    <w:bookmarkEnd w:id="8"/>
    <w:bookmarkEnd w:id="9"/>
    <w:p w14:paraId="4ED6CDB7" w14:textId="77777777" w:rsidR="00916FAB" w:rsidRPr="001A241A" w:rsidRDefault="00916FAB" w:rsidP="00EA3237">
      <w:pPr>
        <w:jc w:val="center"/>
        <w:rPr>
          <w:rFonts w:cs="Arial"/>
          <w:sz w:val="32"/>
          <w:szCs w:val="32"/>
          <w:rPrChange w:id="12" w:author="Попова Дарья" w:date="2020-07-14T11:28:00Z">
            <w:rPr>
              <w:rFonts w:cs="Arial"/>
              <w:color w:val="FF0000"/>
              <w:sz w:val="32"/>
              <w:szCs w:val="32"/>
            </w:rPr>
          </w:rPrChange>
        </w:rPr>
      </w:pPr>
    </w:p>
    <w:p w14:paraId="219EC577" w14:textId="77777777" w:rsidR="00916FAB" w:rsidRPr="007008A3" w:rsidRDefault="00916FAB" w:rsidP="00EA3237">
      <w:pPr>
        <w:jc w:val="center"/>
        <w:rPr>
          <w:rFonts w:cs="Arial"/>
          <w:sz w:val="32"/>
          <w:szCs w:val="32"/>
        </w:rPr>
      </w:pPr>
    </w:p>
    <w:p w14:paraId="630A33DB" w14:textId="57F5DB31" w:rsidR="00916FAB" w:rsidRPr="007008A3" w:rsidRDefault="00916FAB" w:rsidP="00EA3237">
      <w:pPr>
        <w:jc w:val="center"/>
        <w:rPr>
          <w:rFonts w:cs="Arial"/>
          <w:sz w:val="32"/>
          <w:szCs w:val="32"/>
        </w:rPr>
      </w:pPr>
      <w:r w:rsidRPr="007008A3">
        <w:rPr>
          <w:rFonts w:eastAsiaTheme="majorEastAsia" w:cs="Arial"/>
          <w:caps/>
          <w:spacing w:val="-10"/>
          <w:kern w:val="28"/>
          <w:sz w:val="28"/>
          <w:szCs w:val="32"/>
          <w:lang w:eastAsia="ru-RU"/>
        </w:rPr>
        <w:t>31710</w:t>
      </w:r>
      <w:r w:rsidR="000A65B8">
        <w:rPr>
          <w:rFonts w:eastAsiaTheme="majorEastAsia" w:cs="Arial"/>
          <w:caps/>
          <w:spacing w:val="-10"/>
          <w:kern w:val="28"/>
          <w:sz w:val="28"/>
          <w:szCs w:val="32"/>
          <w:lang w:eastAsia="ru-RU"/>
        </w:rPr>
        <w:t>2</w:t>
      </w:r>
      <w:r w:rsidRPr="007008A3">
        <w:rPr>
          <w:rFonts w:eastAsiaTheme="majorEastAsia" w:cs="Arial"/>
          <w:caps/>
          <w:spacing w:val="-10"/>
          <w:kern w:val="28"/>
          <w:sz w:val="28"/>
          <w:szCs w:val="32"/>
          <w:lang w:eastAsia="ru-RU"/>
        </w:rPr>
        <w:t xml:space="preserve">. </w:t>
      </w:r>
      <w:r w:rsidR="002167B5">
        <w:rPr>
          <w:rFonts w:eastAsiaTheme="majorEastAsia" w:cs="Arial"/>
          <w:caps/>
          <w:spacing w:val="-10"/>
          <w:kern w:val="28"/>
          <w:sz w:val="28"/>
          <w:szCs w:val="32"/>
          <w:lang w:eastAsia="ru-RU"/>
        </w:rPr>
        <w:t>ВНЕДРЕНИЕ ПИЛОТА и СТАБИЛИЗАЦИЯ РЕШЕНИЯ</w:t>
      </w:r>
    </w:p>
    <w:p w14:paraId="1974394B" w14:textId="77777777" w:rsidR="000F6264" w:rsidRPr="007008A3" w:rsidRDefault="000F6264" w:rsidP="000F6264">
      <w:pPr>
        <w:jc w:val="center"/>
        <w:rPr>
          <w:rFonts w:cs="Arial"/>
          <w:sz w:val="32"/>
          <w:szCs w:val="32"/>
        </w:rPr>
      </w:pPr>
    </w:p>
    <w:p w14:paraId="1AC6B8D5" w14:textId="77777777" w:rsidR="00F66ECE" w:rsidRPr="007008A3" w:rsidRDefault="00F66ECE" w:rsidP="00CD470D">
      <w:pPr>
        <w:rPr>
          <w:rFonts w:cs="Arial"/>
        </w:rPr>
      </w:pPr>
    </w:p>
    <w:p w14:paraId="54AD7AE6" w14:textId="77777777" w:rsidR="002E67E7" w:rsidRPr="007008A3" w:rsidRDefault="002E67E7" w:rsidP="00175B15">
      <w:pPr>
        <w:tabs>
          <w:tab w:val="left" w:pos="3285"/>
        </w:tabs>
        <w:jc w:val="center"/>
        <w:rPr>
          <w:rFonts w:cs="Arial"/>
          <w:lang w:eastAsia="ru-RU"/>
        </w:rPr>
      </w:pPr>
    </w:p>
    <w:p w14:paraId="1E50BA40" w14:textId="77777777" w:rsidR="00FA3F4E" w:rsidRPr="007008A3" w:rsidRDefault="00FA3F4E" w:rsidP="00175B15">
      <w:pPr>
        <w:tabs>
          <w:tab w:val="left" w:pos="3285"/>
        </w:tabs>
        <w:jc w:val="center"/>
        <w:rPr>
          <w:rFonts w:cs="Arial"/>
          <w:lang w:eastAsia="ru-RU"/>
        </w:rPr>
      </w:pPr>
    </w:p>
    <w:p w14:paraId="1A05E3EC" w14:textId="77777777" w:rsidR="00FA3F4E" w:rsidRPr="007008A3" w:rsidRDefault="00FA3F4E" w:rsidP="00175B15">
      <w:pPr>
        <w:tabs>
          <w:tab w:val="left" w:pos="3285"/>
        </w:tabs>
        <w:jc w:val="center"/>
        <w:rPr>
          <w:rFonts w:cs="Arial"/>
          <w:lang w:eastAsia="ru-RU"/>
        </w:rPr>
      </w:pPr>
    </w:p>
    <w:p w14:paraId="4391E26B" w14:textId="77777777" w:rsidR="00193343" w:rsidRPr="007008A3" w:rsidRDefault="00193343" w:rsidP="00175B15">
      <w:pPr>
        <w:tabs>
          <w:tab w:val="left" w:pos="3285"/>
        </w:tabs>
        <w:jc w:val="center"/>
        <w:rPr>
          <w:rFonts w:cs="Arial"/>
          <w:lang w:eastAsia="ru-RU"/>
        </w:rPr>
      </w:pPr>
    </w:p>
    <w:p w14:paraId="4EA7EEC6" w14:textId="77777777" w:rsidR="00193343" w:rsidRPr="007008A3" w:rsidRDefault="00193343" w:rsidP="00175B15">
      <w:pPr>
        <w:tabs>
          <w:tab w:val="left" w:pos="3285"/>
        </w:tabs>
        <w:jc w:val="center"/>
        <w:rPr>
          <w:rFonts w:cs="Arial"/>
          <w:lang w:eastAsia="ru-RU"/>
        </w:rPr>
      </w:pPr>
    </w:p>
    <w:p w14:paraId="1B7FFBD9" w14:textId="77777777" w:rsidR="00FA3F4E" w:rsidRPr="007008A3" w:rsidRDefault="00FA3F4E" w:rsidP="00175B15">
      <w:pPr>
        <w:tabs>
          <w:tab w:val="left" w:pos="3285"/>
        </w:tabs>
        <w:jc w:val="center"/>
        <w:rPr>
          <w:rFonts w:cs="Arial"/>
          <w:lang w:eastAsia="ru-RU"/>
        </w:rPr>
      </w:pPr>
    </w:p>
    <w:p w14:paraId="17ED661D" w14:textId="77777777" w:rsidR="00FA3F4E" w:rsidRPr="007008A3" w:rsidRDefault="00FA3F4E" w:rsidP="00175B15">
      <w:pPr>
        <w:tabs>
          <w:tab w:val="left" w:pos="3285"/>
        </w:tabs>
        <w:jc w:val="center"/>
        <w:rPr>
          <w:rFonts w:cs="Arial"/>
          <w:lang w:eastAsia="ru-RU"/>
        </w:rPr>
      </w:pPr>
    </w:p>
    <w:p w14:paraId="09731572" w14:textId="77777777" w:rsidR="00FA3F4E" w:rsidRPr="007008A3" w:rsidRDefault="00FA3F4E" w:rsidP="00175B15">
      <w:pPr>
        <w:tabs>
          <w:tab w:val="left" w:pos="3285"/>
        </w:tabs>
        <w:jc w:val="center"/>
        <w:rPr>
          <w:rFonts w:cs="Arial"/>
          <w:lang w:eastAsia="ru-RU"/>
        </w:rPr>
      </w:pPr>
    </w:p>
    <w:p w14:paraId="1F0A5EA7" w14:textId="77777777" w:rsidR="00FA3F4E" w:rsidRPr="007008A3" w:rsidRDefault="00FA3F4E" w:rsidP="00175B15">
      <w:pPr>
        <w:tabs>
          <w:tab w:val="left" w:pos="3285"/>
        </w:tabs>
        <w:jc w:val="center"/>
        <w:rPr>
          <w:rFonts w:cs="Arial"/>
          <w:lang w:eastAsia="ru-RU"/>
        </w:rPr>
      </w:pPr>
    </w:p>
    <w:p w14:paraId="6BDDF4E6" w14:textId="77777777" w:rsidR="00175B15" w:rsidRPr="007008A3" w:rsidRDefault="00175B15" w:rsidP="00175B15">
      <w:pPr>
        <w:tabs>
          <w:tab w:val="left" w:pos="3285"/>
        </w:tabs>
        <w:jc w:val="center"/>
        <w:rPr>
          <w:rFonts w:cs="Arial"/>
          <w:lang w:eastAsia="ru-RU"/>
        </w:rPr>
      </w:pPr>
    </w:p>
    <w:p w14:paraId="3D08F94A" w14:textId="77777777" w:rsidR="00175B15" w:rsidRPr="007008A3" w:rsidRDefault="00175B15" w:rsidP="00175B15">
      <w:pPr>
        <w:tabs>
          <w:tab w:val="left" w:pos="3285"/>
        </w:tabs>
        <w:jc w:val="center"/>
        <w:rPr>
          <w:rFonts w:cs="Arial"/>
          <w:lang w:eastAsia="ru-RU"/>
        </w:rPr>
      </w:pPr>
    </w:p>
    <w:p w14:paraId="1C506EB7" w14:textId="77777777" w:rsidR="00175B15" w:rsidRPr="007008A3" w:rsidRDefault="00175B15" w:rsidP="00175B15">
      <w:pPr>
        <w:tabs>
          <w:tab w:val="left" w:pos="3285"/>
        </w:tabs>
        <w:jc w:val="center"/>
        <w:rPr>
          <w:rFonts w:cs="Arial"/>
          <w:lang w:eastAsia="ru-RU"/>
        </w:rPr>
      </w:pPr>
    </w:p>
    <w:p w14:paraId="54B42C5C" w14:textId="77777777" w:rsidR="00175B15" w:rsidRPr="007008A3" w:rsidRDefault="00175B15" w:rsidP="009F5EA5">
      <w:pPr>
        <w:tabs>
          <w:tab w:val="left" w:pos="3285"/>
        </w:tabs>
        <w:rPr>
          <w:rFonts w:cs="Arial"/>
          <w:lang w:eastAsia="ru-RU"/>
        </w:rPr>
      </w:pPr>
    </w:p>
    <w:p w14:paraId="1F16A302" w14:textId="77777777" w:rsidR="008F456C" w:rsidRPr="007008A3" w:rsidRDefault="008F456C" w:rsidP="009F5EA5">
      <w:pPr>
        <w:tabs>
          <w:tab w:val="left" w:pos="3285"/>
        </w:tabs>
        <w:rPr>
          <w:rFonts w:cs="Arial"/>
          <w:lang w:eastAsia="ru-RU"/>
        </w:rPr>
      </w:pPr>
    </w:p>
    <w:p w14:paraId="4278588C" w14:textId="77777777" w:rsidR="008F456C" w:rsidRPr="007008A3" w:rsidRDefault="008F456C" w:rsidP="009F5EA5">
      <w:pPr>
        <w:tabs>
          <w:tab w:val="left" w:pos="3285"/>
        </w:tabs>
        <w:rPr>
          <w:rFonts w:cs="Arial"/>
          <w:lang w:eastAsia="ru-RU"/>
        </w:rPr>
      </w:pPr>
    </w:p>
    <w:p w14:paraId="1DE9BE04" w14:textId="77777777" w:rsidR="008F456C" w:rsidRPr="007008A3" w:rsidRDefault="008F456C" w:rsidP="009F5EA5">
      <w:pPr>
        <w:tabs>
          <w:tab w:val="left" w:pos="3285"/>
        </w:tabs>
        <w:rPr>
          <w:rFonts w:cs="Arial"/>
          <w:lang w:eastAsia="ru-RU"/>
        </w:rPr>
      </w:pPr>
    </w:p>
    <w:p w14:paraId="392A59D9" w14:textId="7E926B80" w:rsidR="00D12ECC" w:rsidRPr="007008A3" w:rsidRDefault="00916FAB" w:rsidP="00B153FA">
      <w:pPr>
        <w:jc w:val="center"/>
        <w:rPr>
          <w:rFonts w:cs="Arial"/>
          <w:b/>
          <w:sz w:val="20"/>
        </w:rPr>
      </w:pPr>
      <w:r w:rsidRPr="007008A3">
        <w:rPr>
          <w:rFonts w:cs="Arial"/>
          <w:b/>
          <w:sz w:val="22"/>
        </w:rPr>
        <w:t>Москва 20</w:t>
      </w:r>
      <w:r w:rsidR="00A14E3A" w:rsidRPr="00A25E4A">
        <w:rPr>
          <w:rFonts w:cs="Arial"/>
          <w:b/>
          <w:sz w:val="22"/>
          <w:rPrChange w:id="13" w:author="Александр Шрамков" w:date="2021-03-05T12:35:00Z">
            <w:rPr>
              <w:rFonts w:cs="Arial"/>
              <w:b/>
              <w:sz w:val="22"/>
              <w:lang w:val="en-US"/>
            </w:rPr>
          </w:rPrChange>
        </w:rPr>
        <w:t>2</w:t>
      </w:r>
      <w:ins w:id="14" w:author="Александр Шрамков" w:date="2021-03-04T13:22:00Z">
        <w:r w:rsidR="00505ABE">
          <w:rPr>
            <w:rFonts w:cs="Arial"/>
            <w:b/>
            <w:sz w:val="22"/>
          </w:rPr>
          <w:t>1</w:t>
        </w:r>
      </w:ins>
      <w:del w:id="15" w:author="Александр Шрамков" w:date="2021-03-04T13:22:00Z">
        <w:r w:rsidR="00A14E3A" w:rsidRPr="00A25E4A" w:rsidDel="00505ABE">
          <w:rPr>
            <w:rFonts w:cs="Arial"/>
            <w:b/>
            <w:sz w:val="22"/>
            <w:rPrChange w:id="16" w:author="Александр Шрамков" w:date="2021-03-05T12:35:00Z">
              <w:rPr>
                <w:rFonts w:cs="Arial"/>
                <w:b/>
                <w:sz w:val="22"/>
                <w:lang w:val="en-US"/>
              </w:rPr>
            </w:rPrChange>
          </w:rPr>
          <w:delText>0</w:delText>
        </w:r>
      </w:del>
    </w:p>
    <w:p w14:paraId="28C5AB5B" w14:textId="43E48E20" w:rsidR="003701C2" w:rsidRPr="007008A3" w:rsidRDefault="003701C2" w:rsidP="00916FAB">
      <w:pPr>
        <w:pStyle w:val="a7"/>
        <w:keepNext/>
        <w:spacing w:after="240" w:afterAutospacing="0" w:line="276" w:lineRule="auto"/>
        <w:jc w:val="right"/>
        <w:rPr>
          <w:rFonts w:cs="Arial"/>
          <w:b/>
          <w:sz w:val="22"/>
        </w:rPr>
      </w:pPr>
      <w:r w:rsidRPr="007008A3">
        <w:rPr>
          <w:rFonts w:cs="Arial"/>
          <w:b/>
          <w:sz w:val="22"/>
        </w:rPr>
        <w:lastRenderedPageBreak/>
        <w:t xml:space="preserve">Таблица </w:t>
      </w:r>
      <w:r w:rsidR="00106AE3" w:rsidRPr="007008A3">
        <w:rPr>
          <w:rFonts w:cs="Arial"/>
          <w:b/>
          <w:sz w:val="22"/>
        </w:rPr>
        <w:fldChar w:fldCharType="begin"/>
      </w:r>
      <w:r w:rsidR="00106AE3" w:rsidRPr="007008A3">
        <w:rPr>
          <w:rFonts w:cs="Arial"/>
          <w:b/>
          <w:sz w:val="22"/>
        </w:rPr>
        <w:instrText xml:space="preserve"> SEQ Таблица \* ARABIC </w:instrText>
      </w:r>
      <w:r w:rsidR="00106AE3" w:rsidRPr="007008A3">
        <w:rPr>
          <w:rFonts w:cs="Arial"/>
          <w:b/>
          <w:sz w:val="22"/>
        </w:rPr>
        <w:fldChar w:fldCharType="separate"/>
      </w:r>
      <w:r w:rsidR="00E24180">
        <w:rPr>
          <w:rFonts w:cs="Arial"/>
          <w:b/>
          <w:noProof/>
          <w:sz w:val="22"/>
        </w:rPr>
        <w:t>1</w:t>
      </w:r>
      <w:r w:rsidR="00106AE3" w:rsidRPr="007008A3">
        <w:rPr>
          <w:rFonts w:cs="Arial"/>
          <w:b/>
          <w:noProof/>
          <w:sz w:val="22"/>
        </w:rPr>
        <w:fldChar w:fldCharType="end"/>
      </w:r>
      <w:r w:rsidRPr="007008A3">
        <w:rPr>
          <w:rFonts w:cs="Arial"/>
          <w:b/>
          <w:sz w:val="22"/>
        </w:rPr>
        <w:t>. История изменений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153"/>
        <w:gridCol w:w="1459"/>
        <w:gridCol w:w="5611"/>
        <w:gridCol w:w="1953"/>
      </w:tblGrid>
      <w:tr w:rsidR="00175B15" w:rsidRPr="007008A3" w14:paraId="32E698A0" w14:textId="77777777" w:rsidTr="009355EA">
        <w:trPr>
          <w:cantSplit/>
          <w:trHeight w:val="397"/>
          <w:tblHeader/>
        </w:trPr>
        <w:tc>
          <w:tcPr>
            <w:tcW w:w="581" w:type="pct"/>
            <w:shd w:val="clear" w:color="auto" w:fill="FFC000"/>
            <w:vAlign w:val="center"/>
          </w:tcPr>
          <w:p w14:paraId="424B8D83" w14:textId="77777777" w:rsidR="00175B15" w:rsidRPr="007008A3" w:rsidRDefault="00175B15" w:rsidP="00B153FA">
            <w:pPr>
              <w:ind w:firstLine="19"/>
              <w:jc w:val="center"/>
              <w:rPr>
                <w:rFonts w:cs="Arial"/>
                <w:b/>
                <w:sz w:val="20"/>
              </w:rPr>
            </w:pPr>
            <w:r w:rsidRPr="007008A3">
              <w:rPr>
                <w:rFonts w:cs="Arial"/>
                <w:b/>
                <w:sz w:val="20"/>
              </w:rPr>
              <w:t>Версия</w:t>
            </w:r>
          </w:p>
        </w:tc>
        <w:tc>
          <w:tcPr>
            <w:tcW w:w="674" w:type="pct"/>
            <w:shd w:val="clear" w:color="auto" w:fill="FFC000"/>
            <w:vAlign w:val="center"/>
          </w:tcPr>
          <w:p w14:paraId="6780B10E" w14:textId="77777777" w:rsidR="00175B15" w:rsidRPr="007008A3" w:rsidRDefault="00175B15" w:rsidP="00B153FA">
            <w:pPr>
              <w:ind w:firstLine="19"/>
              <w:jc w:val="center"/>
              <w:rPr>
                <w:rFonts w:cs="Arial"/>
                <w:b/>
                <w:sz w:val="20"/>
              </w:rPr>
            </w:pPr>
            <w:r w:rsidRPr="007008A3">
              <w:rPr>
                <w:rFonts w:cs="Arial"/>
                <w:b/>
                <w:sz w:val="20"/>
              </w:rPr>
              <w:t>Дата</w:t>
            </w:r>
          </w:p>
        </w:tc>
        <w:tc>
          <w:tcPr>
            <w:tcW w:w="2771" w:type="pct"/>
            <w:shd w:val="clear" w:color="auto" w:fill="FFC000"/>
            <w:vAlign w:val="center"/>
          </w:tcPr>
          <w:p w14:paraId="4F155774" w14:textId="77777777" w:rsidR="00175B15" w:rsidRPr="007008A3" w:rsidRDefault="00175B15" w:rsidP="00B153FA">
            <w:pPr>
              <w:ind w:firstLine="19"/>
              <w:jc w:val="center"/>
              <w:rPr>
                <w:rFonts w:cs="Arial"/>
                <w:b/>
                <w:sz w:val="20"/>
              </w:rPr>
            </w:pPr>
            <w:r w:rsidRPr="007008A3">
              <w:rPr>
                <w:rFonts w:cs="Arial"/>
                <w:b/>
                <w:sz w:val="20"/>
              </w:rPr>
              <w:t>Комментарий</w:t>
            </w:r>
          </w:p>
        </w:tc>
        <w:tc>
          <w:tcPr>
            <w:tcW w:w="974" w:type="pct"/>
            <w:shd w:val="clear" w:color="auto" w:fill="FFC000"/>
            <w:vAlign w:val="center"/>
          </w:tcPr>
          <w:p w14:paraId="00C8D02A" w14:textId="77777777" w:rsidR="00175B15" w:rsidRPr="007008A3" w:rsidRDefault="00175B15" w:rsidP="00B153FA">
            <w:pPr>
              <w:ind w:firstLine="19"/>
              <w:jc w:val="center"/>
              <w:rPr>
                <w:rFonts w:cs="Arial"/>
                <w:b/>
                <w:sz w:val="20"/>
              </w:rPr>
            </w:pPr>
            <w:r w:rsidRPr="007008A3">
              <w:rPr>
                <w:rFonts w:cs="Arial"/>
                <w:b/>
                <w:sz w:val="20"/>
              </w:rPr>
              <w:t>Автор</w:t>
            </w:r>
          </w:p>
        </w:tc>
      </w:tr>
      <w:tr w:rsidR="004831B8" w:rsidRPr="007008A3" w14:paraId="5387F4C5" w14:textId="77777777" w:rsidTr="00927CCC">
        <w:trPr>
          <w:cantSplit/>
        </w:trPr>
        <w:tc>
          <w:tcPr>
            <w:tcW w:w="581" w:type="pct"/>
          </w:tcPr>
          <w:p w14:paraId="537A02E6" w14:textId="4572CB55" w:rsidR="004831B8" w:rsidRPr="007008A3" w:rsidRDefault="004831B8" w:rsidP="00B153FA">
            <w:pPr>
              <w:ind w:firstLine="19"/>
              <w:jc w:val="center"/>
              <w:rPr>
                <w:rFonts w:cs="Arial"/>
                <w:sz w:val="20"/>
              </w:rPr>
            </w:pPr>
            <w:r w:rsidRPr="007008A3">
              <w:rPr>
                <w:rFonts w:cs="Arial"/>
                <w:sz w:val="20"/>
              </w:rPr>
              <w:t>0</w:t>
            </w:r>
          </w:p>
        </w:tc>
        <w:tc>
          <w:tcPr>
            <w:tcW w:w="674" w:type="pct"/>
          </w:tcPr>
          <w:p w14:paraId="0ACE0F8E" w14:textId="7579BA89" w:rsidR="004831B8" w:rsidRPr="007008A3" w:rsidRDefault="004831B8" w:rsidP="00B153FA">
            <w:pPr>
              <w:ind w:firstLine="19"/>
              <w:rPr>
                <w:rFonts w:cs="Arial"/>
                <w:sz w:val="20"/>
              </w:rPr>
            </w:pPr>
            <w:r w:rsidRPr="007008A3">
              <w:rPr>
                <w:rFonts w:cs="Arial"/>
                <w:sz w:val="20"/>
              </w:rPr>
              <w:t>04.06.2018</w:t>
            </w:r>
          </w:p>
        </w:tc>
        <w:tc>
          <w:tcPr>
            <w:tcW w:w="2771" w:type="pct"/>
          </w:tcPr>
          <w:p w14:paraId="1E377C3A" w14:textId="59F60F2E" w:rsidR="004831B8" w:rsidRPr="007008A3" w:rsidRDefault="004831B8" w:rsidP="00B153FA">
            <w:pPr>
              <w:ind w:firstLine="19"/>
              <w:rPr>
                <w:rFonts w:cs="Arial"/>
                <w:sz w:val="20"/>
              </w:rPr>
            </w:pPr>
            <w:r w:rsidRPr="007008A3">
              <w:rPr>
                <w:rFonts w:cs="Arial"/>
                <w:sz w:val="20"/>
              </w:rPr>
              <w:t>Начало разработки документа</w:t>
            </w:r>
          </w:p>
        </w:tc>
        <w:tc>
          <w:tcPr>
            <w:tcW w:w="974" w:type="pct"/>
          </w:tcPr>
          <w:p w14:paraId="51A5750A" w14:textId="4FB149D3" w:rsidR="004831B8" w:rsidRPr="00E45EAD" w:rsidRDefault="004831B8" w:rsidP="00B153FA">
            <w:pPr>
              <w:ind w:firstLine="19"/>
              <w:jc w:val="center"/>
              <w:rPr>
                <w:rFonts w:cs="Arial"/>
                <w:sz w:val="20"/>
              </w:rPr>
            </w:pPr>
            <w:r w:rsidRPr="007008A3">
              <w:rPr>
                <w:rFonts w:cs="Arial"/>
                <w:sz w:val="20"/>
              </w:rPr>
              <w:t>Золотько Ю.С.</w:t>
            </w:r>
          </w:p>
        </w:tc>
      </w:tr>
      <w:tr w:rsidR="004831B8" w:rsidRPr="007008A3" w14:paraId="7205CF2F" w14:textId="560B497F" w:rsidTr="00927CCC">
        <w:trPr>
          <w:cantSplit/>
        </w:trPr>
        <w:tc>
          <w:tcPr>
            <w:tcW w:w="581" w:type="pct"/>
          </w:tcPr>
          <w:p w14:paraId="21C6183D" w14:textId="341FB797" w:rsidR="004831B8" w:rsidRPr="007008A3" w:rsidRDefault="004E4B3E" w:rsidP="00B153FA">
            <w:pPr>
              <w:ind w:firstLine="19"/>
              <w:jc w:val="center"/>
              <w:rPr>
                <w:rFonts w:cs="Arial"/>
                <w:sz w:val="20"/>
              </w:rPr>
            </w:pPr>
            <w:r>
              <w:rPr>
                <w:rFonts w:cs="Arial"/>
                <w:sz w:val="20"/>
              </w:rPr>
              <w:t>1.0</w:t>
            </w:r>
          </w:p>
        </w:tc>
        <w:tc>
          <w:tcPr>
            <w:tcW w:w="674" w:type="pct"/>
          </w:tcPr>
          <w:p w14:paraId="479C9A80" w14:textId="3FD2F638" w:rsidR="004831B8" w:rsidRPr="00BE4185" w:rsidRDefault="004E4B3E" w:rsidP="00B153FA">
            <w:pPr>
              <w:ind w:firstLine="19"/>
              <w:rPr>
                <w:rFonts w:cs="Arial"/>
                <w:sz w:val="20"/>
                <w:lang w:val="en-US"/>
              </w:rPr>
            </w:pPr>
            <w:r>
              <w:rPr>
                <w:rFonts w:cs="Arial"/>
                <w:sz w:val="20"/>
              </w:rPr>
              <w:t>25</w:t>
            </w:r>
            <w:r w:rsidRPr="007008A3">
              <w:rPr>
                <w:rFonts w:cs="Arial"/>
                <w:sz w:val="20"/>
              </w:rPr>
              <w:t>.0</w:t>
            </w:r>
            <w:r>
              <w:rPr>
                <w:rFonts w:cs="Arial"/>
                <w:sz w:val="20"/>
              </w:rPr>
              <w:t>7</w:t>
            </w:r>
            <w:r w:rsidRPr="007008A3">
              <w:rPr>
                <w:rFonts w:cs="Arial"/>
                <w:sz w:val="20"/>
              </w:rPr>
              <w:t>.2018</w:t>
            </w:r>
          </w:p>
        </w:tc>
        <w:tc>
          <w:tcPr>
            <w:tcW w:w="2771" w:type="pct"/>
          </w:tcPr>
          <w:p w14:paraId="5DDFFF22" w14:textId="1B3C9E6F" w:rsidR="004831B8" w:rsidRPr="007008A3" w:rsidRDefault="004E4B3E" w:rsidP="00B153FA">
            <w:pPr>
              <w:ind w:firstLine="19"/>
              <w:rPr>
                <w:rFonts w:cs="Arial"/>
                <w:sz w:val="20"/>
              </w:rPr>
            </w:pPr>
            <w:r>
              <w:rPr>
                <w:rFonts w:cs="Arial"/>
                <w:sz w:val="20"/>
              </w:rPr>
              <w:t>Сформированы основные разделы 5.1, 5.2 и ряд дополнительных</w:t>
            </w:r>
          </w:p>
        </w:tc>
        <w:tc>
          <w:tcPr>
            <w:tcW w:w="974" w:type="pct"/>
          </w:tcPr>
          <w:p w14:paraId="754BA4FF" w14:textId="7F96C4DD" w:rsidR="004831B8" w:rsidRPr="007008A3" w:rsidRDefault="004E4B3E" w:rsidP="00B153FA">
            <w:pPr>
              <w:ind w:firstLine="19"/>
              <w:jc w:val="center"/>
              <w:rPr>
                <w:rFonts w:cs="Arial"/>
                <w:sz w:val="20"/>
              </w:rPr>
            </w:pPr>
            <w:r w:rsidRPr="007008A3">
              <w:rPr>
                <w:rFonts w:cs="Arial"/>
                <w:sz w:val="20"/>
              </w:rPr>
              <w:t>Золотько Ю.С.</w:t>
            </w:r>
          </w:p>
        </w:tc>
      </w:tr>
      <w:tr w:rsidR="00852012" w:rsidRPr="007008A3" w14:paraId="13E8F232" w14:textId="3B129953" w:rsidTr="00927CCC">
        <w:trPr>
          <w:cantSplit/>
        </w:trPr>
        <w:tc>
          <w:tcPr>
            <w:tcW w:w="581" w:type="pct"/>
          </w:tcPr>
          <w:p w14:paraId="63EA2459" w14:textId="0A0F66AE" w:rsidR="00852012" w:rsidRPr="007008A3" w:rsidRDefault="00852012" w:rsidP="00B153FA">
            <w:pPr>
              <w:ind w:firstLine="19"/>
              <w:jc w:val="center"/>
              <w:rPr>
                <w:rFonts w:cs="Arial"/>
                <w:sz w:val="20"/>
              </w:rPr>
            </w:pPr>
            <w:r>
              <w:rPr>
                <w:rFonts w:cs="Arial"/>
                <w:sz w:val="20"/>
              </w:rPr>
              <w:t>1.</w:t>
            </w:r>
            <w:r w:rsidR="00B81C00">
              <w:rPr>
                <w:rFonts w:cs="Arial"/>
                <w:sz w:val="20"/>
              </w:rPr>
              <w:t>0</w:t>
            </w:r>
            <w:r>
              <w:rPr>
                <w:rFonts w:cs="Arial"/>
                <w:sz w:val="20"/>
              </w:rPr>
              <w:t>1</w:t>
            </w:r>
          </w:p>
        </w:tc>
        <w:tc>
          <w:tcPr>
            <w:tcW w:w="674" w:type="pct"/>
          </w:tcPr>
          <w:p w14:paraId="2881684A" w14:textId="0BE2D703" w:rsidR="00852012" w:rsidRPr="007008A3" w:rsidRDefault="00A32F38" w:rsidP="00B153FA">
            <w:pPr>
              <w:ind w:firstLine="19"/>
              <w:rPr>
                <w:rFonts w:cs="Arial"/>
                <w:sz w:val="20"/>
              </w:rPr>
            </w:pPr>
            <w:r>
              <w:rPr>
                <w:rFonts w:cs="Arial"/>
                <w:sz w:val="20"/>
              </w:rPr>
              <w:t>01</w:t>
            </w:r>
            <w:r w:rsidR="00852012" w:rsidRPr="007008A3">
              <w:rPr>
                <w:rFonts w:cs="Arial"/>
                <w:sz w:val="20"/>
              </w:rPr>
              <w:t>.0</w:t>
            </w:r>
            <w:r>
              <w:rPr>
                <w:rFonts w:cs="Arial"/>
                <w:sz w:val="20"/>
              </w:rPr>
              <w:t>8</w:t>
            </w:r>
            <w:r w:rsidR="00852012" w:rsidRPr="007008A3">
              <w:rPr>
                <w:rFonts w:cs="Arial"/>
                <w:sz w:val="20"/>
              </w:rPr>
              <w:t>.2018</w:t>
            </w:r>
          </w:p>
        </w:tc>
        <w:tc>
          <w:tcPr>
            <w:tcW w:w="2771" w:type="pct"/>
          </w:tcPr>
          <w:p w14:paraId="078A9F53" w14:textId="185F519A" w:rsidR="00852012" w:rsidRPr="007008A3" w:rsidRDefault="00A32F38" w:rsidP="00B153FA">
            <w:pPr>
              <w:ind w:firstLine="19"/>
              <w:rPr>
                <w:rFonts w:cs="Arial"/>
                <w:sz w:val="20"/>
              </w:rPr>
            </w:pPr>
            <w:r>
              <w:rPr>
                <w:rFonts w:cs="Arial"/>
                <w:sz w:val="20"/>
              </w:rPr>
              <w:t xml:space="preserve">Сформирован реестр замечаний. </w:t>
            </w:r>
            <w:r w:rsidR="00852012">
              <w:rPr>
                <w:rFonts w:cs="Arial"/>
                <w:sz w:val="20"/>
              </w:rPr>
              <w:t>Отработан ряд замечаний от Мироновой Н.В., к разделу</w:t>
            </w:r>
            <w:r w:rsidR="00B81C00">
              <w:rPr>
                <w:rFonts w:cs="Arial"/>
                <w:sz w:val="20"/>
              </w:rPr>
              <w:t xml:space="preserve"> 5.1.1.</w:t>
            </w:r>
            <w:r>
              <w:rPr>
                <w:rFonts w:cs="Arial"/>
                <w:sz w:val="20"/>
              </w:rPr>
              <w:t xml:space="preserve"> </w:t>
            </w:r>
          </w:p>
        </w:tc>
        <w:tc>
          <w:tcPr>
            <w:tcW w:w="974" w:type="pct"/>
          </w:tcPr>
          <w:p w14:paraId="6C0EEEB8" w14:textId="1BCA4DAD" w:rsidR="00852012" w:rsidRPr="007008A3" w:rsidRDefault="00852012" w:rsidP="00B153FA">
            <w:pPr>
              <w:ind w:firstLine="19"/>
              <w:jc w:val="center"/>
              <w:rPr>
                <w:rFonts w:cs="Arial"/>
                <w:sz w:val="20"/>
              </w:rPr>
            </w:pPr>
            <w:r w:rsidRPr="007008A3">
              <w:rPr>
                <w:rFonts w:cs="Arial"/>
                <w:sz w:val="20"/>
              </w:rPr>
              <w:t>Золотько Ю.С.</w:t>
            </w:r>
          </w:p>
        </w:tc>
      </w:tr>
      <w:tr w:rsidR="008B35C3" w:rsidRPr="007008A3" w14:paraId="253E411F" w14:textId="7F96DAD7" w:rsidTr="00927CCC">
        <w:trPr>
          <w:cantSplit/>
        </w:trPr>
        <w:tc>
          <w:tcPr>
            <w:tcW w:w="581" w:type="pct"/>
          </w:tcPr>
          <w:p w14:paraId="6AA02AA0" w14:textId="5390D6D3" w:rsidR="008B35C3" w:rsidRDefault="008B35C3" w:rsidP="00B153FA">
            <w:pPr>
              <w:ind w:firstLine="19"/>
              <w:jc w:val="center"/>
              <w:rPr>
                <w:rFonts w:cs="Arial"/>
                <w:sz w:val="20"/>
              </w:rPr>
            </w:pPr>
            <w:r>
              <w:rPr>
                <w:rFonts w:cs="Arial"/>
                <w:sz w:val="20"/>
              </w:rPr>
              <w:t>1.1</w:t>
            </w:r>
          </w:p>
        </w:tc>
        <w:tc>
          <w:tcPr>
            <w:tcW w:w="674" w:type="pct"/>
          </w:tcPr>
          <w:p w14:paraId="1D901A63" w14:textId="768E360A" w:rsidR="008B35C3" w:rsidRDefault="009C3C53" w:rsidP="00B153FA">
            <w:pPr>
              <w:ind w:firstLine="19"/>
              <w:rPr>
                <w:rFonts w:cs="Arial"/>
                <w:sz w:val="20"/>
              </w:rPr>
            </w:pPr>
            <w:r>
              <w:rPr>
                <w:rFonts w:cs="Arial"/>
                <w:sz w:val="20"/>
              </w:rPr>
              <w:t>1</w:t>
            </w:r>
            <w:r w:rsidR="00C139BD">
              <w:rPr>
                <w:rFonts w:cs="Arial"/>
                <w:sz w:val="20"/>
              </w:rPr>
              <w:t>4</w:t>
            </w:r>
            <w:r w:rsidR="008B35C3" w:rsidRPr="007008A3">
              <w:rPr>
                <w:rFonts w:cs="Arial"/>
                <w:sz w:val="20"/>
              </w:rPr>
              <w:t>.0</w:t>
            </w:r>
            <w:r w:rsidR="008B35C3">
              <w:rPr>
                <w:rFonts w:cs="Arial"/>
                <w:sz w:val="20"/>
              </w:rPr>
              <w:t>8</w:t>
            </w:r>
            <w:r w:rsidR="008B35C3" w:rsidRPr="007008A3">
              <w:rPr>
                <w:rFonts w:cs="Arial"/>
                <w:sz w:val="20"/>
              </w:rPr>
              <w:t>.2018</w:t>
            </w:r>
          </w:p>
        </w:tc>
        <w:tc>
          <w:tcPr>
            <w:tcW w:w="2771" w:type="pct"/>
          </w:tcPr>
          <w:p w14:paraId="3C510EC6" w14:textId="587439C2" w:rsidR="008B35C3" w:rsidRDefault="008B35C3" w:rsidP="00B153FA">
            <w:pPr>
              <w:ind w:firstLine="19"/>
              <w:rPr>
                <w:rFonts w:cs="Arial"/>
                <w:sz w:val="20"/>
              </w:rPr>
            </w:pPr>
            <w:r>
              <w:rPr>
                <w:rFonts w:cs="Arial"/>
                <w:sz w:val="20"/>
              </w:rPr>
              <w:t xml:space="preserve">06.08 </w:t>
            </w:r>
            <w:r w:rsidR="00AF27CD">
              <w:rPr>
                <w:rFonts w:cs="Arial"/>
                <w:sz w:val="20"/>
              </w:rPr>
              <w:t>сформирован</w:t>
            </w:r>
            <w:r w:rsidR="009C3C53">
              <w:rPr>
                <w:rFonts w:cs="Arial"/>
                <w:sz w:val="20"/>
              </w:rPr>
              <w:t xml:space="preserve"> общий </w:t>
            </w:r>
            <w:r>
              <w:rPr>
                <w:rFonts w:cs="Arial"/>
                <w:sz w:val="20"/>
              </w:rPr>
              <w:t>реестр замечаний</w:t>
            </w:r>
            <w:r w:rsidR="00834347">
              <w:rPr>
                <w:rFonts w:cs="Arial"/>
                <w:sz w:val="20"/>
              </w:rPr>
              <w:t xml:space="preserve"> от ПО</w:t>
            </w:r>
            <w:r>
              <w:rPr>
                <w:rFonts w:cs="Arial"/>
                <w:sz w:val="20"/>
              </w:rPr>
              <w:t xml:space="preserve">. </w:t>
            </w:r>
          </w:p>
          <w:p w14:paraId="0CB08E5C" w14:textId="48BC1239" w:rsidR="009C3C53" w:rsidRDefault="00834347" w:rsidP="00B153FA">
            <w:pPr>
              <w:ind w:firstLine="19"/>
              <w:rPr>
                <w:rFonts w:cs="Arial"/>
                <w:sz w:val="20"/>
              </w:rPr>
            </w:pPr>
            <w:r>
              <w:rPr>
                <w:rFonts w:cs="Arial"/>
                <w:sz w:val="20"/>
              </w:rPr>
              <w:t>14.08 о</w:t>
            </w:r>
            <w:r w:rsidR="009C3C53">
              <w:rPr>
                <w:rFonts w:cs="Arial"/>
                <w:sz w:val="20"/>
              </w:rPr>
              <w:t>тработаны замечания ПО.</w:t>
            </w:r>
          </w:p>
        </w:tc>
        <w:tc>
          <w:tcPr>
            <w:tcW w:w="974" w:type="pct"/>
          </w:tcPr>
          <w:p w14:paraId="6C521D63" w14:textId="7213E075" w:rsidR="008B35C3" w:rsidRPr="007008A3" w:rsidRDefault="008B35C3" w:rsidP="00B153FA">
            <w:pPr>
              <w:ind w:firstLine="19"/>
              <w:jc w:val="center"/>
              <w:rPr>
                <w:rFonts w:cs="Arial"/>
                <w:sz w:val="20"/>
              </w:rPr>
            </w:pPr>
            <w:r w:rsidRPr="007008A3">
              <w:rPr>
                <w:rFonts w:cs="Arial"/>
                <w:sz w:val="20"/>
              </w:rPr>
              <w:t>Золотько Ю.С.</w:t>
            </w:r>
          </w:p>
        </w:tc>
      </w:tr>
      <w:tr w:rsidR="000E6555" w:rsidRPr="007008A3" w14:paraId="46765BA0" w14:textId="2DA3F5E6" w:rsidTr="00927CCC">
        <w:trPr>
          <w:cantSplit/>
        </w:trPr>
        <w:tc>
          <w:tcPr>
            <w:tcW w:w="581" w:type="pct"/>
          </w:tcPr>
          <w:p w14:paraId="460137EA" w14:textId="59567180" w:rsidR="000E6555" w:rsidRDefault="000E6555">
            <w:pPr>
              <w:ind w:firstLine="19"/>
              <w:jc w:val="center"/>
              <w:rPr>
                <w:rFonts w:cs="Arial"/>
                <w:sz w:val="20"/>
              </w:rPr>
            </w:pPr>
            <w:r>
              <w:rPr>
                <w:rFonts w:cs="Arial"/>
                <w:sz w:val="20"/>
              </w:rPr>
              <w:t>1.2</w:t>
            </w:r>
          </w:p>
        </w:tc>
        <w:tc>
          <w:tcPr>
            <w:tcW w:w="674" w:type="pct"/>
          </w:tcPr>
          <w:p w14:paraId="37CAF5A8" w14:textId="644D1E07" w:rsidR="000E6555" w:rsidRDefault="000E6555">
            <w:pPr>
              <w:ind w:firstLine="19"/>
              <w:rPr>
                <w:rFonts w:cs="Arial"/>
                <w:sz w:val="20"/>
              </w:rPr>
            </w:pPr>
            <w:r>
              <w:rPr>
                <w:rFonts w:cs="Arial"/>
                <w:sz w:val="20"/>
              </w:rPr>
              <w:t>27</w:t>
            </w:r>
            <w:r w:rsidRPr="007008A3">
              <w:rPr>
                <w:rFonts w:cs="Arial"/>
                <w:sz w:val="20"/>
              </w:rPr>
              <w:t>.0</w:t>
            </w:r>
            <w:r>
              <w:rPr>
                <w:rFonts w:cs="Arial"/>
                <w:sz w:val="20"/>
              </w:rPr>
              <w:t>8</w:t>
            </w:r>
            <w:r w:rsidRPr="007008A3">
              <w:rPr>
                <w:rFonts w:cs="Arial"/>
                <w:sz w:val="20"/>
              </w:rPr>
              <w:t>.2018</w:t>
            </w:r>
          </w:p>
        </w:tc>
        <w:tc>
          <w:tcPr>
            <w:tcW w:w="2771" w:type="pct"/>
          </w:tcPr>
          <w:p w14:paraId="003F0C38" w14:textId="7D85ED46" w:rsidR="000E6555" w:rsidRDefault="000E6555">
            <w:pPr>
              <w:ind w:firstLine="19"/>
              <w:rPr>
                <w:rFonts w:cs="Arial"/>
                <w:sz w:val="20"/>
              </w:rPr>
            </w:pPr>
            <w:r>
              <w:rPr>
                <w:rFonts w:cs="Arial"/>
                <w:sz w:val="20"/>
              </w:rPr>
              <w:t>Отработка замечаний от ПО и бизнес-экспертов</w:t>
            </w:r>
          </w:p>
        </w:tc>
        <w:tc>
          <w:tcPr>
            <w:tcW w:w="974" w:type="pct"/>
          </w:tcPr>
          <w:p w14:paraId="0DC48030" w14:textId="15EC8481" w:rsidR="000E6555" w:rsidRPr="007008A3" w:rsidRDefault="000E6555">
            <w:pPr>
              <w:ind w:firstLine="19"/>
              <w:jc w:val="center"/>
              <w:rPr>
                <w:rFonts w:cs="Arial"/>
                <w:sz w:val="20"/>
              </w:rPr>
            </w:pPr>
            <w:r>
              <w:rPr>
                <w:rFonts w:cs="Arial"/>
                <w:sz w:val="20"/>
              </w:rPr>
              <w:t>Ягунов А.В.</w:t>
            </w:r>
          </w:p>
        </w:tc>
      </w:tr>
      <w:tr w:rsidR="00914AC2" w:rsidRPr="007008A3" w14:paraId="430E16E5" w14:textId="5343FB98" w:rsidTr="00927CCC">
        <w:trPr>
          <w:cantSplit/>
        </w:trPr>
        <w:tc>
          <w:tcPr>
            <w:tcW w:w="581" w:type="pct"/>
          </w:tcPr>
          <w:p w14:paraId="60E61FF5" w14:textId="061D3267" w:rsidR="00914AC2" w:rsidRDefault="00914AC2">
            <w:pPr>
              <w:ind w:firstLine="19"/>
              <w:jc w:val="center"/>
              <w:rPr>
                <w:rFonts w:cs="Arial"/>
                <w:sz w:val="20"/>
              </w:rPr>
            </w:pPr>
            <w:r>
              <w:rPr>
                <w:rFonts w:cs="Arial"/>
                <w:sz w:val="20"/>
              </w:rPr>
              <w:t>2.5</w:t>
            </w:r>
          </w:p>
        </w:tc>
        <w:tc>
          <w:tcPr>
            <w:tcW w:w="674" w:type="pct"/>
          </w:tcPr>
          <w:p w14:paraId="7764F45C" w14:textId="29235596" w:rsidR="00914AC2" w:rsidRDefault="00914AC2">
            <w:pPr>
              <w:ind w:firstLine="19"/>
              <w:rPr>
                <w:rFonts w:cs="Arial"/>
                <w:sz w:val="20"/>
              </w:rPr>
            </w:pPr>
            <w:r>
              <w:rPr>
                <w:rFonts w:cs="Arial"/>
                <w:sz w:val="20"/>
              </w:rPr>
              <w:t>11.09.2018</w:t>
            </w:r>
          </w:p>
        </w:tc>
        <w:tc>
          <w:tcPr>
            <w:tcW w:w="2771" w:type="pct"/>
          </w:tcPr>
          <w:p w14:paraId="76FF5F03" w14:textId="4B972FDC" w:rsidR="00914AC2" w:rsidRDefault="00914AC2">
            <w:pPr>
              <w:ind w:firstLine="19"/>
              <w:rPr>
                <w:rFonts w:cs="Arial"/>
                <w:sz w:val="20"/>
              </w:rPr>
            </w:pPr>
            <w:r>
              <w:rPr>
                <w:rFonts w:cs="Arial"/>
                <w:sz w:val="20"/>
              </w:rPr>
              <w:t>Отработка замечаний из СЭД</w:t>
            </w:r>
          </w:p>
        </w:tc>
        <w:tc>
          <w:tcPr>
            <w:tcW w:w="974" w:type="pct"/>
          </w:tcPr>
          <w:p w14:paraId="3DECDE04" w14:textId="0213F8FF" w:rsidR="00914AC2" w:rsidRDefault="00914AC2">
            <w:pPr>
              <w:ind w:firstLine="19"/>
              <w:jc w:val="center"/>
              <w:rPr>
                <w:rFonts w:cs="Arial"/>
                <w:sz w:val="20"/>
              </w:rPr>
            </w:pPr>
            <w:r w:rsidRPr="007008A3">
              <w:rPr>
                <w:rFonts w:cs="Arial"/>
                <w:sz w:val="20"/>
              </w:rPr>
              <w:t>Золотько Ю.С.</w:t>
            </w:r>
          </w:p>
        </w:tc>
      </w:tr>
      <w:tr w:rsidR="00914AC2" w:rsidRPr="007008A3" w14:paraId="4D283E8E" w14:textId="799F1121" w:rsidTr="00927CCC">
        <w:trPr>
          <w:cantSplit/>
        </w:trPr>
        <w:tc>
          <w:tcPr>
            <w:tcW w:w="581" w:type="pct"/>
          </w:tcPr>
          <w:p w14:paraId="7AC6413E" w14:textId="7217CF75" w:rsidR="00914AC2" w:rsidRDefault="00914AC2" w:rsidP="00914AC2">
            <w:pPr>
              <w:ind w:firstLine="19"/>
              <w:jc w:val="center"/>
              <w:rPr>
                <w:rFonts w:cs="Arial"/>
                <w:sz w:val="20"/>
              </w:rPr>
            </w:pPr>
            <w:r>
              <w:rPr>
                <w:rFonts w:cs="Arial"/>
                <w:sz w:val="20"/>
              </w:rPr>
              <w:t>2.6</w:t>
            </w:r>
          </w:p>
        </w:tc>
        <w:tc>
          <w:tcPr>
            <w:tcW w:w="674" w:type="pct"/>
          </w:tcPr>
          <w:p w14:paraId="22C1E8A1" w14:textId="167EB929" w:rsidR="00914AC2" w:rsidRDefault="00914AC2" w:rsidP="00914AC2">
            <w:pPr>
              <w:ind w:firstLine="19"/>
              <w:rPr>
                <w:rFonts w:cs="Arial"/>
                <w:sz w:val="20"/>
              </w:rPr>
            </w:pPr>
            <w:r>
              <w:rPr>
                <w:rFonts w:cs="Arial"/>
                <w:sz w:val="20"/>
              </w:rPr>
              <w:t>18.09.2018</w:t>
            </w:r>
          </w:p>
        </w:tc>
        <w:tc>
          <w:tcPr>
            <w:tcW w:w="2771" w:type="pct"/>
          </w:tcPr>
          <w:p w14:paraId="04061AC5" w14:textId="169224E7" w:rsidR="00914AC2" w:rsidRDefault="00914AC2" w:rsidP="00914AC2">
            <w:pPr>
              <w:ind w:firstLine="19"/>
              <w:rPr>
                <w:rFonts w:cs="Arial"/>
                <w:sz w:val="20"/>
              </w:rPr>
            </w:pPr>
            <w:r>
              <w:rPr>
                <w:rFonts w:cs="Arial"/>
                <w:sz w:val="20"/>
              </w:rPr>
              <w:t>Отработка дополнительных замечаний из СЭД</w:t>
            </w:r>
          </w:p>
        </w:tc>
        <w:tc>
          <w:tcPr>
            <w:tcW w:w="974" w:type="pct"/>
          </w:tcPr>
          <w:p w14:paraId="793DA678" w14:textId="7F9E5E92" w:rsidR="00914AC2" w:rsidRDefault="00914AC2" w:rsidP="00914AC2">
            <w:pPr>
              <w:ind w:firstLine="19"/>
              <w:jc w:val="center"/>
              <w:rPr>
                <w:rFonts w:cs="Arial"/>
                <w:sz w:val="20"/>
              </w:rPr>
            </w:pPr>
            <w:r w:rsidRPr="007008A3">
              <w:rPr>
                <w:rFonts w:cs="Arial"/>
                <w:sz w:val="20"/>
              </w:rPr>
              <w:t>Золотько Ю.С.</w:t>
            </w:r>
          </w:p>
        </w:tc>
      </w:tr>
      <w:tr w:rsidR="00401A17" w:rsidRPr="007008A3" w14:paraId="39603F00" w14:textId="47B2D8B3" w:rsidTr="00927CCC">
        <w:trPr>
          <w:cantSplit/>
        </w:trPr>
        <w:tc>
          <w:tcPr>
            <w:tcW w:w="581" w:type="pct"/>
          </w:tcPr>
          <w:p w14:paraId="049DF366" w14:textId="66611632" w:rsidR="00401A17" w:rsidRDefault="00401A17" w:rsidP="00401A17">
            <w:pPr>
              <w:ind w:firstLine="19"/>
              <w:jc w:val="center"/>
              <w:rPr>
                <w:rFonts w:cs="Arial"/>
                <w:sz w:val="20"/>
              </w:rPr>
            </w:pPr>
            <w:r>
              <w:rPr>
                <w:rFonts w:cs="Arial"/>
                <w:sz w:val="20"/>
              </w:rPr>
              <w:t>2.7</w:t>
            </w:r>
          </w:p>
        </w:tc>
        <w:tc>
          <w:tcPr>
            <w:tcW w:w="674" w:type="pct"/>
          </w:tcPr>
          <w:p w14:paraId="3A8F5472" w14:textId="359D7C11" w:rsidR="00401A17" w:rsidRDefault="00401A17" w:rsidP="00401A17">
            <w:pPr>
              <w:ind w:firstLine="19"/>
              <w:rPr>
                <w:rFonts w:cs="Arial"/>
                <w:sz w:val="20"/>
              </w:rPr>
            </w:pPr>
            <w:r>
              <w:rPr>
                <w:rFonts w:cs="Arial"/>
                <w:sz w:val="20"/>
              </w:rPr>
              <w:t>25.09.2018</w:t>
            </w:r>
          </w:p>
        </w:tc>
        <w:tc>
          <w:tcPr>
            <w:tcW w:w="2771" w:type="pct"/>
          </w:tcPr>
          <w:p w14:paraId="27A774E2" w14:textId="75AD7456" w:rsidR="00401A17" w:rsidRDefault="00401A17" w:rsidP="00401A17">
            <w:pPr>
              <w:ind w:firstLine="19"/>
              <w:rPr>
                <w:rFonts w:cs="Arial"/>
                <w:sz w:val="20"/>
              </w:rPr>
            </w:pPr>
            <w:r>
              <w:rPr>
                <w:rFonts w:cs="Arial"/>
                <w:sz w:val="20"/>
              </w:rPr>
              <w:t>Отработка замечаний ТД</w:t>
            </w:r>
          </w:p>
        </w:tc>
        <w:tc>
          <w:tcPr>
            <w:tcW w:w="974" w:type="pct"/>
          </w:tcPr>
          <w:p w14:paraId="5E3BDB7D" w14:textId="1A54F11E" w:rsidR="00401A17" w:rsidRPr="007008A3" w:rsidRDefault="00401A17" w:rsidP="00401A17">
            <w:pPr>
              <w:ind w:firstLine="19"/>
              <w:jc w:val="center"/>
              <w:rPr>
                <w:rFonts w:cs="Arial"/>
                <w:sz w:val="20"/>
              </w:rPr>
            </w:pPr>
            <w:r w:rsidRPr="007008A3">
              <w:rPr>
                <w:rFonts w:cs="Arial"/>
                <w:sz w:val="20"/>
              </w:rPr>
              <w:t>Золотько Ю.С.</w:t>
            </w:r>
          </w:p>
        </w:tc>
      </w:tr>
      <w:tr w:rsidR="002D36B5" w:rsidRPr="007008A3" w14:paraId="690C7F07" w14:textId="0CA5F756" w:rsidTr="00927CCC">
        <w:trPr>
          <w:cantSplit/>
        </w:trPr>
        <w:tc>
          <w:tcPr>
            <w:tcW w:w="581" w:type="pct"/>
          </w:tcPr>
          <w:p w14:paraId="0B0185C2" w14:textId="33302BD6" w:rsidR="002D36B5" w:rsidRDefault="00205651" w:rsidP="00401A17">
            <w:pPr>
              <w:ind w:firstLine="19"/>
              <w:jc w:val="center"/>
              <w:rPr>
                <w:rFonts w:cs="Arial"/>
                <w:sz w:val="20"/>
              </w:rPr>
            </w:pPr>
            <w:r>
              <w:rPr>
                <w:rFonts w:cs="Arial"/>
                <w:sz w:val="20"/>
              </w:rPr>
              <w:t>2.8</w:t>
            </w:r>
          </w:p>
        </w:tc>
        <w:tc>
          <w:tcPr>
            <w:tcW w:w="674" w:type="pct"/>
          </w:tcPr>
          <w:p w14:paraId="547528EF" w14:textId="5A0E7E4B" w:rsidR="002D36B5" w:rsidRDefault="00205651" w:rsidP="00401A17">
            <w:pPr>
              <w:ind w:firstLine="19"/>
              <w:rPr>
                <w:rFonts w:cs="Arial"/>
                <w:sz w:val="20"/>
              </w:rPr>
            </w:pPr>
            <w:r>
              <w:rPr>
                <w:rFonts w:cs="Arial"/>
                <w:sz w:val="20"/>
              </w:rPr>
              <w:t>07.10.2018</w:t>
            </w:r>
          </w:p>
        </w:tc>
        <w:tc>
          <w:tcPr>
            <w:tcW w:w="2771" w:type="pct"/>
          </w:tcPr>
          <w:p w14:paraId="2DB04147" w14:textId="790FDD02" w:rsidR="002D36B5" w:rsidRDefault="00205651" w:rsidP="00401A17">
            <w:pPr>
              <w:ind w:firstLine="19"/>
              <w:rPr>
                <w:rFonts w:cs="Arial"/>
                <w:sz w:val="20"/>
              </w:rPr>
            </w:pPr>
            <w:r>
              <w:rPr>
                <w:rFonts w:cs="Arial"/>
                <w:sz w:val="20"/>
              </w:rPr>
              <w:t>Корректировка КД по замечаниям от Загребина.</w:t>
            </w:r>
          </w:p>
        </w:tc>
        <w:tc>
          <w:tcPr>
            <w:tcW w:w="974" w:type="pct"/>
          </w:tcPr>
          <w:p w14:paraId="5DC4FC36" w14:textId="709E86CA" w:rsidR="002D36B5" w:rsidRPr="007008A3" w:rsidRDefault="00205651" w:rsidP="00401A17">
            <w:pPr>
              <w:ind w:firstLine="19"/>
              <w:jc w:val="center"/>
              <w:rPr>
                <w:rFonts w:cs="Arial"/>
                <w:sz w:val="20"/>
              </w:rPr>
            </w:pPr>
            <w:r>
              <w:rPr>
                <w:rFonts w:cs="Arial"/>
                <w:sz w:val="20"/>
              </w:rPr>
              <w:t>Ягунов А.В.</w:t>
            </w:r>
          </w:p>
        </w:tc>
      </w:tr>
      <w:tr w:rsidR="00205651" w:rsidRPr="007008A3" w14:paraId="7CC6818A" w14:textId="4271676F" w:rsidTr="00927CCC">
        <w:trPr>
          <w:cantSplit/>
        </w:trPr>
        <w:tc>
          <w:tcPr>
            <w:tcW w:w="581" w:type="pct"/>
          </w:tcPr>
          <w:p w14:paraId="1C5EDD67" w14:textId="560E4CC6" w:rsidR="00205651" w:rsidRDefault="00205651" w:rsidP="00401A17">
            <w:pPr>
              <w:ind w:firstLine="19"/>
              <w:jc w:val="center"/>
              <w:rPr>
                <w:rFonts w:cs="Arial"/>
                <w:sz w:val="20"/>
              </w:rPr>
            </w:pPr>
            <w:r>
              <w:rPr>
                <w:rFonts w:cs="Arial"/>
                <w:sz w:val="20"/>
              </w:rPr>
              <w:t>2.9</w:t>
            </w:r>
          </w:p>
        </w:tc>
        <w:tc>
          <w:tcPr>
            <w:tcW w:w="674" w:type="pct"/>
          </w:tcPr>
          <w:p w14:paraId="7E6078A1" w14:textId="7DA41A0C" w:rsidR="00205651" w:rsidRDefault="00205651" w:rsidP="00401A17">
            <w:pPr>
              <w:ind w:firstLine="19"/>
              <w:rPr>
                <w:rFonts w:cs="Arial"/>
                <w:sz w:val="20"/>
              </w:rPr>
            </w:pPr>
            <w:r>
              <w:rPr>
                <w:rFonts w:cs="Arial"/>
                <w:sz w:val="20"/>
              </w:rPr>
              <w:t>08.10.2018</w:t>
            </w:r>
          </w:p>
        </w:tc>
        <w:tc>
          <w:tcPr>
            <w:tcW w:w="2771" w:type="pct"/>
          </w:tcPr>
          <w:p w14:paraId="5600ABE0" w14:textId="1B884190" w:rsidR="00205651" w:rsidRDefault="00205651" w:rsidP="00401A17">
            <w:pPr>
              <w:ind w:firstLine="19"/>
              <w:rPr>
                <w:rFonts w:cs="Arial"/>
                <w:sz w:val="20"/>
              </w:rPr>
            </w:pPr>
            <w:r>
              <w:rPr>
                <w:rFonts w:cs="Arial"/>
                <w:sz w:val="20"/>
              </w:rPr>
              <w:t>Фиксация ОВ по АТЗ от Мытник Ю.</w:t>
            </w:r>
          </w:p>
        </w:tc>
        <w:tc>
          <w:tcPr>
            <w:tcW w:w="974" w:type="pct"/>
          </w:tcPr>
          <w:p w14:paraId="72CEA616" w14:textId="5547E6E3" w:rsidR="00205651" w:rsidRDefault="00205651" w:rsidP="00401A17">
            <w:pPr>
              <w:ind w:firstLine="19"/>
              <w:jc w:val="center"/>
              <w:rPr>
                <w:rFonts w:cs="Arial"/>
                <w:sz w:val="20"/>
              </w:rPr>
            </w:pPr>
            <w:r>
              <w:rPr>
                <w:rFonts w:cs="Arial"/>
                <w:sz w:val="20"/>
              </w:rPr>
              <w:t>Лялин Д.Р.</w:t>
            </w:r>
          </w:p>
        </w:tc>
      </w:tr>
      <w:tr w:rsidR="00C06CDB" w:rsidRPr="007008A3" w14:paraId="1D36940E" w14:textId="34F3844C" w:rsidTr="00927CCC">
        <w:trPr>
          <w:cantSplit/>
        </w:trPr>
        <w:tc>
          <w:tcPr>
            <w:tcW w:w="581" w:type="pct"/>
          </w:tcPr>
          <w:p w14:paraId="2E2865CC" w14:textId="1399E66B" w:rsidR="00C06CDB" w:rsidRPr="004F103A" w:rsidRDefault="00C06CDB" w:rsidP="00401A17">
            <w:pPr>
              <w:ind w:firstLine="19"/>
              <w:jc w:val="center"/>
              <w:rPr>
                <w:rFonts w:cs="Arial"/>
                <w:sz w:val="20"/>
                <w:lang w:val="en-US"/>
              </w:rPr>
            </w:pPr>
            <w:r>
              <w:rPr>
                <w:rFonts w:cs="Arial"/>
                <w:sz w:val="20"/>
                <w:lang w:val="en-US"/>
              </w:rPr>
              <w:t>3.0</w:t>
            </w:r>
          </w:p>
        </w:tc>
        <w:tc>
          <w:tcPr>
            <w:tcW w:w="674" w:type="pct"/>
          </w:tcPr>
          <w:p w14:paraId="5ED5FF46" w14:textId="1229493A" w:rsidR="00C06CDB" w:rsidRPr="004F103A" w:rsidRDefault="00C06CDB" w:rsidP="00401A17">
            <w:pPr>
              <w:ind w:firstLine="19"/>
              <w:rPr>
                <w:rFonts w:cs="Arial"/>
                <w:sz w:val="20"/>
                <w:lang w:val="en-US"/>
              </w:rPr>
            </w:pPr>
            <w:r>
              <w:rPr>
                <w:rFonts w:cs="Arial"/>
                <w:sz w:val="20"/>
                <w:lang w:val="en-US"/>
              </w:rPr>
              <w:t>09.11.2018</w:t>
            </w:r>
          </w:p>
        </w:tc>
        <w:tc>
          <w:tcPr>
            <w:tcW w:w="2771" w:type="pct"/>
          </w:tcPr>
          <w:p w14:paraId="4ADC54AC" w14:textId="71052FA5" w:rsidR="00C06CDB" w:rsidRDefault="00C06CDB" w:rsidP="00401A17">
            <w:pPr>
              <w:ind w:firstLine="19"/>
              <w:rPr>
                <w:rFonts w:cs="Arial"/>
                <w:sz w:val="20"/>
              </w:rPr>
            </w:pPr>
            <w:r>
              <w:rPr>
                <w:rFonts w:cs="Arial"/>
                <w:sz w:val="20"/>
              </w:rPr>
              <w:t>Отработка замечаний от Наговицына И. по согласованию с ПТО.</w:t>
            </w:r>
          </w:p>
          <w:p w14:paraId="52AF1B29" w14:textId="54EAEBF1" w:rsidR="00C06CDB" w:rsidRPr="00C06CDB" w:rsidRDefault="00C06CDB" w:rsidP="00401A17">
            <w:pPr>
              <w:ind w:firstLine="19"/>
              <w:rPr>
                <w:rFonts w:cs="Arial"/>
                <w:sz w:val="20"/>
              </w:rPr>
            </w:pPr>
            <w:r>
              <w:rPr>
                <w:rFonts w:cs="Arial"/>
                <w:sz w:val="20"/>
              </w:rPr>
              <w:t>Выравнивание нумерации и приведение в соответствие с моделями бизнес-процессов</w:t>
            </w:r>
          </w:p>
        </w:tc>
        <w:tc>
          <w:tcPr>
            <w:tcW w:w="974" w:type="pct"/>
          </w:tcPr>
          <w:p w14:paraId="22B1E1F7" w14:textId="536A6D64" w:rsidR="00C06CDB" w:rsidRDefault="00C06CDB" w:rsidP="00401A17">
            <w:pPr>
              <w:ind w:firstLine="19"/>
              <w:jc w:val="center"/>
              <w:rPr>
                <w:rFonts w:cs="Arial"/>
                <w:sz w:val="20"/>
              </w:rPr>
            </w:pPr>
            <w:r>
              <w:rPr>
                <w:rFonts w:cs="Arial"/>
                <w:sz w:val="20"/>
              </w:rPr>
              <w:t>Ягунов А.В</w:t>
            </w:r>
          </w:p>
        </w:tc>
      </w:tr>
      <w:tr w:rsidR="00AE5877" w:rsidRPr="007008A3" w14:paraId="40814238" w14:textId="77777777" w:rsidTr="00927CCC">
        <w:trPr>
          <w:cantSplit/>
        </w:trPr>
        <w:tc>
          <w:tcPr>
            <w:tcW w:w="581" w:type="pct"/>
          </w:tcPr>
          <w:p w14:paraId="534BD37F" w14:textId="1C5F4271" w:rsidR="00AE5877" w:rsidRDefault="00AE5877" w:rsidP="00AE5877">
            <w:pPr>
              <w:ind w:firstLine="19"/>
              <w:jc w:val="center"/>
              <w:rPr>
                <w:rFonts w:cs="Arial"/>
                <w:sz w:val="20"/>
                <w:lang w:val="en-US"/>
              </w:rPr>
            </w:pPr>
            <w:r>
              <w:rPr>
                <w:rFonts w:cs="Arial"/>
                <w:sz w:val="20"/>
                <w:szCs w:val="20"/>
              </w:rPr>
              <w:t>3.1</w:t>
            </w:r>
          </w:p>
        </w:tc>
        <w:tc>
          <w:tcPr>
            <w:tcW w:w="674" w:type="pct"/>
          </w:tcPr>
          <w:p w14:paraId="1EFD8C93" w14:textId="6F96D0BB" w:rsidR="00AE5877" w:rsidRDefault="00AE5877" w:rsidP="00AE5877">
            <w:pPr>
              <w:ind w:firstLine="19"/>
              <w:rPr>
                <w:rFonts w:cs="Arial"/>
                <w:sz w:val="20"/>
                <w:lang w:val="en-US"/>
              </w:rPr>
            </w:pPr>
            <w:r w:rsidRPr="008D1AA7">
              <w:rPr>
                <w:rFonts w:cs="Arial"/>
                <w:sz w:val="20"/>
                <w:szCs w:val="20"/>
              </w:rPr>
              <w:t>11.04.2020</w:t>
            </w:r>
          </w:p>
        </w:tc>
        <w:tc>
          <w:tcPr>
            <w:tcW w:w="2771" w:type="pct"/>
          </w:tcPr>
          <w:p w14:paraId="0006AA4A" w14:textId="07D2928B" w:rsidR="00AE5877" w:rsidRDefault="00AE5877" w:rsidP="00AE5877">
            <w:pPr>
              <w:ind w:firstLine="19"/>
              <w:rPr>
                <w:rFonts w:cs="Arial"/>
                <w:sz w:val="20"/>
              </w:rPr>
            </w:pPr>
            <w:r w:rsidRPr="00137E1F">
              <w:rPr>
                <w:rFonts w:cs="Arial"/>
                <w:sz w:val="20"/>
                <w:szCs w:val="20"/>
              </w:rPr>
              <w:t>Актуализация КД на основе реестра изменений</w:t>
            </w:r>
          </w:p>
        </w:tc>
        <w:tc>
          <w:tcPr>
            <w:tcW w:w="974" w:type="pct"/>
          </w:tcPr>
          <w:p w14:paraId="1ABF85EB" w14:textId="344C94AC" w:rsidR="00AE5877" w:rsidRDefault="00AE5877" w:rsidP="00AE5877">
            <w:pPr>
              <w:ind w:firstLine="19"/>
              <w:jc w:val="center"/>
              <w:rPr>
                <w:rFonts w:cs="Arial"/>
                <w:sz w:val="20"/>
              </w:rPr>
            </w:pPr>
            <w:r w:rsidRPr="008D1AA7">
              <w:rPr>
                <w:rFonts w:cs="Arial"/>
                <w:sz w:val="20"/>
                <w:szCs w:val="20"/>
              </w:rPr>
              <w:t>Шрамков А.Б.</w:t>
            </w:r>
          </w:p>
        </w:tc>
      </w:tr>
      <w:tr w:rsidR="00E45AD4" w:rsidRPr="007008A3" w14:paraId="059EA8C4" w14:textId="77777777" w:rsidTr="00927CCC">
        <w:trPr>
          <w:cantSplit/>
          <w:ins w:id="17" w:author="Попова Дарья" w:date="2020-07-14T11:48:00Z"/>
        </w:trPr>
        <w:tc>
          <w:tcPr>
            <w:tcW w:w="581" w:type="pct"/>
          </w:tcPr>
          <w:p w14:paraId="1BEB7400" w14:textId="32BD1FED" w:rsidR="00E45AD4" w:rsidRDefault="00E45AD4" w:rsidP="00AE5877">
            <w:pPr>
              <w:ind w:firstLine="19"/>
              <w:jc w:val="center"/>
              <w:rPr>
                <w:ins w:id="18" w:author="Попова Дарья" w:date="2020-07-14T11:48:00Z"/>
                <w:rFonts w:cs="Arial"/>
                <w:sz w:val="20"/>
                <w:szCs w:val="20"/>
              </w:rPr>
            </w:pPr>
            <w:ins w:id="19" w:author="Попова Дарья" w:date="2020-07-14T11:48:00Z">
              <w:r>
                <w:rPr>
                  <w:rFonts w:cs="Arial"/>
                  <w:sz w:val="20"/>
                  <w:szCs w:val="20"/>
                </w:rPr>
                <w:t>3.2</w:t>
              </w:r>
            </w:ins>
          </w:p>
        </w:tc>
        <w:tc>
          <w:tcPr>
            <w:tcW w:w="674" w:type="pct"/>
          </w:tcPr>
          <w:p w14:paraId="32CDF200" w14:textId="1C7E8DD5" w:rsidR="00E45AD4" w:rsidRPr="008D1AA7" w:rsidRDefault="00E45AD4" w:rsidP="00AE5877">
            <w:pPr>
              <w:ind w:firstLine="19"/>
              <w:rPr>
                <w:ins w:id="20" w:author="Попова Дарья" w:date="2020-07-14T11:48:00Z"/>
                <w:rFonts w:cs="Arial"/>
                <w:sz w:val="20"/>
                <w:szCs w:val="20"/>
              </w:rPr>
            </w:pPr>
            <w:ins w:id="21" w:author="Попова Дарья" w:date="2020-07-14T11:48:00Z">
              <w:r>
                <w:rPr>
                  <w:rFonts w:cs="Arial"/>
                  <w:sz w:val="20"/>
                  <w:szCs w:val="20"/>
                </w:rPr>
                <w:t>14.07.2020</w:t>
              </w:r>
            </w:ins>
          </w:p>
        </w:tc>
        <w:tc>
          <w:tcPr>
            <w:tcW w:w="2771" w:type="pct"/>
          </w:tcPr>
          <w:p w14:paraId="21C9C737" w14:textId="1A20F8B8" w:rsidR="00E45AD4" w:rsidRPr="00137E1F" w:rsidRDefault="00E45AD4" w:rsidP="00AE5877">
            <w:pPr>
              <w:ind w:firstLine="19"/>
              <w:rPr>
                <w:ins w:id="22" w:author="Попова Дарья" w:date="2020-07-14T11:48:00Z"/>
                <w:rFonts w:cs="Arial"/>
                <w:sz w:val="20"/>
                <w:szCs w:val="20"/>
              </w:rPr>
            </w:pPr>
            <w:ins w:id="23" w:author="Попова Дарья" w:date="2020-07-14T11:48:00Z">
              <w:r>
                <w:rPr>
                  <w:rFonts w:cs="Arial"/>
                  <w:sz w:val="20"/>
                  <w:szCs w:val="20"/>
                </w:rPr>
                <w:t xml:space="preserve">Дополнение КД </w:t>
              </w:r>
            </w:ins>
            <w:ins w:id="24" w:author="Попова Дарья" w:date="2020-07-14T11:56:00Z">
              <w:r w:rsidR="00154C26">
                <w:rPr>
                  <w:rFonts w:cs="Arial"/>
                  <w:sz w:val="20"/>
                  <w:szCs w:val="20"/>
                </w:rPr>
                <w:t>–</w:t>
              </w:r>
            </w:ins>
            <w:ins w:id="25" w:author="Попова Дарья" w:date="2020-07-14T11:48:00Z">
              <w:r>
                <w:rPr>
                  <w:rFonts w:cs="Arial"/>
                  <w:sz w:val="20"/>
                  <w:szCs w:val="20"/>
                </w:rPr>
                <w:t xml:space="preserve"> </w:t>
              </w:r>
            </w:ins>
            <w:ins w:id="26" w:author="Попова Дарья" w:date="2020-07-14T11:56:00Z">
              <w:r w:rsidR="00154C26">
                <w:rPr>
                  <w:rFonts w:cs="Arial"/>
                  <w:sz w:val="20"/>
                  <w:szCs w:val="20"/>
                </w:rPr>
                <w:t>ЗнИ 74. Управление процессами воздействий на ЗиС.</w:t>
              </w:r>
            </w:ins>
          </w:p>
        </w:tc>
        <w:tc>
          <w:tcPr>
            <w:tcW w:w="974" w:type="pct"/>
          </w:tcPr>
          <w:p w14:paraId="54EC3AF5" w14:textId="7DF261B0" w:rsidR="00E45AD4" w:rsidRPr="008D1AA7" w:rsidRDefault="00154C26" w:rsidP="00AE5877">
            <w:pPr>
              <w:ind w:firstLine="19"/>
              <w:jc w:val="center"/>
              <w:rPr>
                <w:ins w:id="27" w:author="Попова Дарья" w:date="2020-07-14T11:48:00Z"/>
                <w:rFonts w:cs="Arial"/>
                <w:sz w:val="20"/>
                <w:szCs w:val="20"/>
              </w:rPr>
            </w:pPr>
            <w:ins w:id="28" w:author="Попова Дарья" w:date="2020-07-14T11:57:00Z">
              <w:r>
                <w:rPr>
                  <w:rFonts w:cs="Arial"/>
                  <w:sz w:val="20"/>
                  <w:szCs w:val="20"/>
                </w:rPr>
                <w:t>Попова Д.Н.</w:t>
              </w:r>
            </w:ins>
          </w:p>
        </w:tc>
      </w:tr>
      <w:tr w:rsidR="000E64FE" w:rsidRPr="007008A3" w14:paraId="11E2CB7A" w14:textId="77777777" w:rsidTr="00927CCC">
        <w:trPr>
          <w:cantSplit/>
          <w:ins w:id="29" w:author="Александр Шрамков" w:date="2021-03-04T13:22:00Z"/>
        </w:trPr>
        <w:tc>
          <w:tcPr>
            <w:tcW w:w="581" w:type="pct"/>
          </w:tcPr>
          <w:p w14:paraId="5415B578" w14:textId="1A6F91C2" w:rsidR="000E64FE" w:rsidRDefault="000E64FE" w:rsidP="00AE5877">
            <w:pPr>
              <w:ind w:firstLine="19"/>
              <w:jc w:val="center"/>
              <w:rPr>
                <w:ins w:id="30" w:author="Александр Шрамков" w:date="2021-03-04T13:22:00Z"/>
                <w:rFonts w:cs="Arial"/>
                <w:sz w:val="20"/>
                <w:szCs w:val="20"/>
              </w:rPr>
            </w:pPr>
            <w:ins w:id="31" w:author="Александр Шрамков" w:date="2021-03-04T13:22:00Z">
              <w:r>
                <w:rPr>
                  <w:rFonts w:cs="Arial"/>
                  <w:sz w:val="20"/>
                  <w:szCs w:val="20"/>
                </w:rPr>
                <w:t>3.3</w:t>
              </w:r>
            </w:ins>
          </w:p>
        </w:tc>
        <w:tc>
          <w:tcPr>
            <w:tcW w:w="674" w:type="pct"/>
          </w:tcPr>
          <w:p w14:paraId="5FDF9947" w14:textId="3442D11E" w:rsidR="000E64FE" w:rsidRDefault="00764893" w:rsidP="00AE5877">
            <w:pPr>
              <w:ind w:firstLine="19"/>
              <w:rPr>
                <w:ins w:id="32" w:author="Александр Шрамков" w:date="2021-03-04T13:22:00Z"/>
                <w:rFonts w:cs="Arial"/>
                <w:sz w:val="20"/>
                <w:szCs w:val="20"/>
              </w:rPr>
            </w:pPr>
            <w:ins w:id="33" w:author="ShramkovAB" w:date="2021-03-05T14:19:00Z">
              <w:r>
                <w:rPr>
                  <w:rFonts w:cs="Arial"/>
                  <w:sz w:val="20"/>
                  <w:szCs w:val="20"/>
                </w:rPr>
                <w:t>05</w:t>
              </w:r>
            </w:ins>
            <w:ins w:id="34" w:author="Александр Шрамков" w:date="2021-03-04T13:23:00Z">
              <w:del w:id="35" w:author="ShramkovAB" w:date="2021-03-05T14:19:00Z">
                <w:r w:rsidR="000E64FE" w:rsidDel="00764893">
                  <w:rPr>
                    <w:rFonts w:cs="Arial"/>
                    <w:sz w:val="20"/>
                    <w:szCs w:val="20"/>
                  </w:rPr>
                  <w:delText>10</w:delText>
                </w:r>
              </w:del>
              <w:r w:rsidR="000E64FE">
                <w:rPr>
                  <w:rFonts w:cs="Arial"/>
                  <w:sz w:val="20"/>
                  <w:szCs w:val="20"/>
                </w:rPr>
                <w:t>.03.2021</w:t>
              </w:r>
            </w:ins>
          </w:p>
        </w:tc>
        <w:tc>
          <w:tcPr>
            <w:tcW w:w="2771" w:type="pct"/>
          </w:tcPr>
          <w:p w14:paraId="20082D15" w14:textId="0D5734E9" w:rsidR="000E64FE" w:rsidRDefault="000E64FE" w:rsidP="00AE5877">
            <w:pPr>
              <w:ind w:firstLine="19"/>
              <w:rPr>
                <w:ins w:id="36" w:author="Александр Шрамков" w:date="2021-03-04T13:22:00Z"/>
                <w:rFonts w:cs="Arial"/>
                <w:sz w:val="20"/>
                <w:szCs w:val="20"/>
              </w:rPr>
            </w:pPr>
            <w:ins w:id="37" w:author="Александр Шрамков" w:date="2021-03-04T13:23:00Z">
              <w:r w:rsidRPr="00137E1F">
                <w:rPr>
                  <w:rFonts w:cs="Arial"/>
                  <w:sz w:val="20"/>
                  <w:szCs w:val="20"/>
                </w:rPr>
                <w:t>Актуализация КД на основе реестра изменений</w:t>
              </w:r>
            </w:ins>
          </w:p>
        </w:tc>
        <w:tc>
          <w:tcPr>
            <w:tcW w:w="974" w:type="pct"/>
          </w:tcPr>
          <w:p w14:paraId="74B654DE" w14:textId="453FF902" w:rsidR="000E64FE" w:rsidRDefault="000E64FE" w:rsidP="00AE5877">
            <w:pPr>
              <w:ind w:firstLine="19"/>
              <w:jc w:val="center"/>
              <w:rPr>
                <w:ins w:id="38" w:author="Александр Шрамков" w:date="2021-03-04T13:22:00Z"/>
                <w:rFonts w:cs="Arial"/>
                <w:sz w:val="20"/>
                <w:szCs w:val="20"/>
              </w:rPr>
            </w:pPr>
            <w:ins w:id="39" w:author="Александр Шрамков" w:date="2021-03-04T13:23:00Z">
              <w:r w:rsidRPr="008D1AA7">
                <w:rPr>
                  <w:rFonts w:cs="Arial"/>
                  <w:sz w:val="20"/>
                  <w:szCs w:val="20"/>
                </w:rPr>
                <w:t>Шрамков А.Б.</w:t>
              </w:r>
            </w:ins>
          </w:p>
        </w:tc>
      </w:tr>
    </w:tbl>
    <w:p w14:paraId="60551A4D" w14:textId="11AD69E8" w:rsidR="00354BEF" w:rsidRPr="007008A3" w:rsidRDefault="00354BEF" w:rsidP="00916FAB">
      <w:pPr>
        <w:pStyle w:val="a7"/>
        <w:keepNext/>
        <w:spacing w:after="240" w:afterAutospacing="0" w:line="276" w:lineRule="auto"/>
        <w:jc w:val="right"/>
        <w:rPr>
          <w:rFonts w:cs="Arial"/>
          <w:b/>
          <w:sz w:val="22"/>
        </w:rPr>
      </w:pPr>
      <w:r w:rsidRPr="007008A3">
        <w:rPr>
          <w:rFonts w:cs="Arial"/>
          <w:b/>
          <w:sz w:val="22"/>
        </w:rPr>
        <w:t xml:space="preserve">Таблица </w:t>
      </w:r>
      <w:r w:rsidR="00106AE3" w:rsidRPr="007008A3">
        <w:rPr>
          <w:rFonts w:cs="Arial"/>
          <w:b/>
          <w:sz w:val="22"/>
        </w:rPr>
        <w:fldChar w:fldCharType="begin"/>
      </w:r>
      <w:r w:rsidR="00106AE3" w:rsidRPr="007008A3">
        <w:rPr>
          <w:rFonts w:cs="Arial"/>
          <w:b/>
          <w:sz w:val="22"/>
        </w:rPr>
        <w:instrText xml:space="preserve"> SEQ Таблица \* ARABIC </w:instrText>
      </w:r>
      <w:r w:rsidR="00106AE3" w:rsidRPr="007008A3">
        <w:rPr>
          <w:rFonts w:cs="Arial"/>
          <w:b/>
          <w:sz w:val="22"/>
        </w:rPr>
        <w:fldChar w:fldCharType="separate"/>
      </w:r>
      <w:r w:rsidR="00E24180">
        <w:rPr>
          <w:rFonts w:cs="Arial"/>
          <w:b/>
          <w:noProof/>
          <w:sz w:val="22"/>
        </w:rPr>
        <w:t>2</w:t>
      </w:r>
      <w:r w:rsidR="00106AE3" w:rsidRPr="007008A3">
        <w:rPr>
          <w:rFonts w:cs="Arial"/>
          <w:b/>
          <w:sz w:val="22"/>
        </w:rPr>
        <w:fldChar w:fldCharType="end"/>
      </w:r>
      <w:r w:rsidRPr="007008A3">
        <w:rPr>
          <w:rFonts w:cs="Arial"/>
          <w:b/>
          <w:sz w:val="22"/>
        </w:rPr>
        <w:t>. Связанные документы (этот документ должен читаться вместе с)</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088"/>
        <w:gridCol w:w="3138"/>
        <w:gridCol w:w="1950"/>
      </w:tblGrid>
      <w:tr w:rsidR="00175B15" w:rsidRPr="007008A3" w14:paraId="654A8511" w14:textId="77777777" w:rsidTr="009355EA">
        <w:trPr>
          <w:cantSplit/>
          <w:trHeight w:val="397"/>
          <w:tblHeader/>
        </w:trPr>
        <w:tc>
          <w:tcPr>
            <w:tcW w:w="2500" w:type="pct"/>
            <w:shd w:val="clear" w:color="auto" w:fill="FFC000"/>
            <w:vAlign w:val="center"/>
          </w:tcPr>
          <w:p w14:paraId="3BDEE639" w14:textId="77777777" w:rsidR="00175B15" w:rsidRPr="00B153FA" w:rsidRDefault="00175B15" w:rsidP="00B153FA">
            <w:pPr>
              <w:pStyle w:val="TABLECONTENT"/>
              <w:jc w:val="center"/>
              <w:rPr>
                <w:b/>
              </w:rPr>
            </w:pPr>
            <w:r w:rsidRPr="00B153FA">
              <w:rPr>
                <w:b/>
              </w:rPr>
              <w:t>Название документа</w:t>
            </w:r>
          </w:p>
        </w:tc>
        <w:tc>
          <w:tcPr>
            <w:tcW w:w="1542" w:type="pct"/>
            <w:shd w:val="clear" w:color="auto" w:fill="FFC000"/>
            <w:vAlign w:val="center"/>
          </w:tcPr>
          <w:p w14:paraId="7132E1E9" w14:textId="77777777" w:rsidR="00175B15" w:rsidRPr="00B153FA" w:rsidRDefault="00175B15" w:rsidP="00B153FA">
            <w:pPr>
              <w:pStyle w:val="TABLECONTENT"/>
              <w:jc w:val="center"/>
              <w:rPr>
                <w:b/>
              </w:rPr>
            </w:pPr>
            <w:r w:rsidRPr="00B153FA">
              <w:rPr>
                <w:b/>
              </w:rPr>
              <w:t>Номер версии /</w:t>
            </w:r>
            <w:r w:rsidR="00354BEF" w:rsidRPr="00B153FA">
              <w:rPr>
                <w:b/>
              </w:rPr>
              <w:t xml:space="preserve"> и</w:t>
            </w:r>
            <w:r w:rsidRPr="00B153FA">
              <w:rPr>
                <w:b/>
              </w:rPr>
              <w:t>мя файла</w:t>
            </w:r>
          </w:p>
        </w:tc>
        <w:tc>
          <w:tcPr>
            <w:tcW w:w="958" w:type="pct"/>
            <w:shd w:val="clear" w:color="auto" w:fill="FFC000"/>
            <w:vAlign w:val="center"/>
          </w:tcPr>
          <w:p w14:paraId="4811933E" w14:textId="77777777" w:rsidR="00175B15" w:rsidRPr="00B153FA" w:rsidRDefault="00175B15" w:rsidP="00B153FA">
            <w:pPr>
              <w:pStyle w:val="TABLECONTENT"/>
              <w:jc w:val="center"/>
              <w:rPr>
                <w:b/>
              </w:rPr>
            </w:pPr>
            <w:r w:rsidRPr="00B153FA">
              <w:rPr>
                <w:b/>
              </w:rPr>
              <w:t>Дата</w:t>
            </w:r>
          </w:p>
        </w:tc>
      </w:tr>
      <w:tr w:rsidR="00CA79D1" w:rsidRPr="007008A3" w14:paraId="759EB57F" w14:textId="77777777" w:rsidTr="00B153FA">
        <w:trPr>
          <w:cantSplit/>
        </w:trPr>
        <w:tc>
          <w:tcPr>
            <w:tcW w:w="2500" w:type="pct"/>
            <w:vAlign w:val="bottom"/>
          </w:tcPr>
          <w:p w14:paraId="76DFCB51" w14:textId="5BB6E63A" w:rsidR="00CA79D1" w:rsidRPr="007008A3" w:rsidRDefault="00CA79D1" w:rsidP="00B153FA">
            <w:pPr>
              <w:pStyle w:val="TABLECONTENT"/>
              <w:rPr>
                <w:color w:val="000000"/>
                <w:szCs w:val="20"/>
                <w:lang w:eastAsia="ru-RU"/>
              </w:rPr>
            </w:pPr>
            <w:r>
              <w:rPr>
                <w:color w:val="000000"/>
                <w:szCs w:val="20"/>
              </w:rPr>
              <w:t>Глоссарий Проекта</w:t>
            </w:r>
          </w:p>
        </w:tc>
        <w:tc>
          <w:tcPr>
            <w:tcW w:w="1542" w:type="pct"/>
          </w:tcPr>
          <w:p w14:paraId="0287E315" w14:textId="77777777" w:rsidR="00CA79D1" w:rsidRPr="007008A3" w:rsidRDefault="00CA79D1" w:rsidP="00B153FA">
            <w:pPr>
              <w:pStyle w:val="TABLECONTENT"/>
            </w:pPr>
          </w:p>
        </w:tc>
        <w:tc>
          <w:tcPr>
            <w:tcW w:w="958" w:type="pct"/>
          </w:tcPr>
          <w:p w14:paraId="321F4B76" w14:textId="77777777" w:rsidR="00CA79D1" w:rsidRPr="007008A3" w:rsidRDefault="00CA79D1" w:rsidP="00B153FA">
            <w:pPr>
              <w:pStyle w:val="TABLECONTENT"/>
            </w:pPr>
          </w:p>
        </w:tc>
      </w:tr>
      <w:tr w:rsidR="00CA79D1" w:rsidRPr="007008A3" w14:paraId="166D795F" w14:textId="77777777" w:rsidTr="00B153FA">
        <w:trPr>
          <w:cantSplit/>
        </w:trPr>
        <w:tc>
          <w:tcPr>
            <w:tcW w:w="2500" w:type="pct"/>
            <w:vAlign w:val="bottom"/>
          </w:tcPr>
          <w:p w14:paraId="25EF1F1D" w14:textId="2D8F6911" w:rsidR="00CA79D1" w:rsidRPr="007008A3" w:rsidRDefault="00CA79D1" w:rsidP="00CA79D1">
            <w:pPr>
              <w:pStyle w:val="TABLECONTENT"/>
              <w:rPr>
                <w:color w:val="000000"/>
                <w:szCs w:val="20"/>
                <w:lang w:eastAsia="ru-RU"/>
              </w:rPr>
            </w:pPr>
            <w:r w:rsidRPr="00595A3E">
              <w:rPr>
                <w:color w:val="000000"/>
                <w:szCs w:val="20"/>
              </w:rPr>
              <w:t xml:space="preserve">НМД </w:t>
            </w:r>
            <w:bookmarkStart w:id="40" w:name="OLE_LINK2"/>
            <w:r w:rsidRPr="00777793">
              <w:rPr>
                <w:color w:val="000000"/>
                <w:szCs w:val="20"/>
              </w:rPr>
              <w:t>«</w:t>
            </w:r>
            <w:r w:rsidRPr="00595A3E">
              <w:rPr>
                <w:color w:val="000000"/>
                <w:szCs w:val="20"/>
              </w:rPr>
              <w:t>ERP.2.1.14.PM Методика планирования (долгосрочного, годового, месячного, недельного) и учета работ по ТОиР, заменам и модернизациям производственных активов, включая выполняемые хоз. способом, в том числе планирования с использованием в качестве ресурса подрядчика</w:t>
            </w:r>
            <w:r w:rsidRPr="00777793">
              <w:rPr>
                <w:color w:val="000000"/>
                <w:szCs w:val="20"/>
              </w:rPr>
              <w:t>»</w:t>
            </w:r>
            <w:bookmarkEnd w:id="40"/>
          </w:p>
        </w:tc>
        <w:tc>
          <w:tcPr>
            <w:tcW w:w="1542" w:type="pct"/>
          </w:tcPr>
          <w:p w14:paraId="61896796" w14:textId="77777777" w:rsidR="00CA79D1" w:rsidRPr="007008A3" w:rsidRDefault="00CA79D1" w:rsidP="00CA79D1">
            <w:pPr>
              <w:pStyle w:val="TABLECONTENT"/>
            </w:pPr>
          </w:p>
        </w:tc>
        <w:tc>
          <w:tcPr>
            <w:tcW w:w="958" w:type="pct"/>
          </w:tcPr>
          <w:p w14:paraId="6F57CD57" w14:textId="77777777" w:rsidR="00CA79D1" w:rsidRPr="007008A3" w:rsidRDefault="00CA79D1" w:rsidP="00CA79D1">
            <w:pPr>
              <w:pStyle w:val="TABLECONTENT"/>
            </w:pPr>
          </w:p>
        </w:tc>
      </w:tr>
      <w:tr w:rsidR="00CA79D1" w:rsidRPr="007008A3" w14:paraId="58D3BFD5" w14:textId="77777777" w:rsidTr="00B153FA">
        <w:trPr>
          <w:cantSplit/>
        </w:trPr>
        <w:tc>
          <w:tcPr>
            <w:tcW w:w="2500" w:type="pct"/>
            <w:vAlign w:val="bottom"/>
          </w:tcPr>
          <w:p w14:paraId="64A5D2DA" w14:textId="12AB2E6B" w:rsidR="00CA79D1" w:rsidRPr="00F67405" w:rsidRDefault="00CA79D1" w:rsidP="00B153FA">
            <w:pPr>
              <w:pStyle w:val="TABLECONTENT"/>
              <w:rPr>
                <w:color w:val="000000"/>
                <w:szCs w:val="20"/>
                <w:lang w:eastAsia="ru-RU"/>
              </w:rPr>
            </w:pPr>
            <w:r w:rsidRPr="00B478E6">
              <w:rPr>
                <w:color w:val="000000"/>
                <w:szCs w:val="20"/>
              </w:rPr>
              <w:t xml:space="preserve">НМД </w:t>
            </w:r>
            <w:r w:rsidRPr="00777793">
              <w:rPr>
                <w:color w:val="000000"/>
                <w:szCs w:val="20"/>
              </w:rPr>
              <w:t>«</w:t>
            </w:r>
            <w:r w:rsidRPr="00B478E6">
              <w:rPr>
                <w:color w:val="000000"/>
                <w:szCs w:val="20"/>
              </w:rPr>
              <w:t>ERP.2.1.17.PM Методика планирования и контроля факта затрат на ТОиР (с учетом капитализации затрат на капитальный ремонт основных средств)</w:t>
            </w:r>
            <w:r w:rsidRPr="00777793">
              <w:rPr>
                <w:color w:val="000000"/>
                <w:szCs w:val="20"/>
              </w:rPr>
              <w:t>»</w:t>
            </w:r>
          </w:p>
        </w:tc>
        <w:tc>
          <w:tcPr>
            <w:tcW w:w="1542" w:type="pct"/>
          </w:tcPr>
          <w:p w14:paraId="4896F001" w14:textId="77777777" w:rsidR="00CA79D1" w:rsidRPr="007008A3" w:rsidRDefault="00CA79D1" w:rsidP="00B153FA">
            <w:pPr>
              <w:pStyle w:val="TABLECONTENT"/>
            </w:pPr>
          </w:p>
        </w:tc>
        <w:tc>
          <w:tcPr>
            <w:tcW w:w="958" w:type="pct"/>
          </w:tcPr>
          <w:p w14:paraId="61822509" w14:textId="77777777" w:rsidR="00CA79D1" w:rsidRPr="007008A3" w:rsidRDefault="00CA79D1" w:rsidP="00B153FA">
            <w:pPr>
              <w:pStyle w:val="TABLECONTENT"/>
            </w:pPr>
          </w:p>
        </w:tc>
      </w:tr>
      <w:tr w:rsidR="00CA79D1" w:rsidRPr="007008A3" w14:paraId="121BD417" w14:textId="77777777" w:rsidTr="00B153FA">
        <w:trPr>
          <w:cantSplit/>
        </w:trPr>
        <w:tc>
          <w:tcPr>
            <w:tcW w:w="2500" w:type="pct"/>
            <w:vAlign w:val="bottom"/>
          </w:tcPr>
          <w:p w14:paraId="4E7327FE" w14:textId="4C206F33" w:rsidR="00CA79D1" w:rsidRPr="0077442B" w:rsidRDefault="00CA79D1" w:rsidP="00B153FA">
            <w:pPr>
              <w:pStyle w:val="TABLECONTENT"/>
              <w:rPr>
                <w:color w:val="000000"/>
                <w:szCs w:val="20"/>
                <w:lang w:eastAsia="ru-RU"/>
              </w:rPr>
            </w:pPr>
            <w:r w:rsidRPr="00B478E6">
              <w:rPr>
                <w:color w:val="000000"/>
                <w:szCs w:val="20"/>
              </w:rPr>
              <w:t xml:space="preserve">НМД </w:t>
            </w:r>
            <w:r w:rsidRPr="00777793">
              <w:rPr>
                <w:color w:val="000000"/>
                <w:szCs w:val="20"/>
              </w:rPr>
              <w:t>«</w:t>
            </w:r>
            <w:r w:rsidRPr="00B478E6">
              <w:rPr>
                <w:color w:val="000000"/>
                <w:szCs w:val="20"/>
              </w:rPr>
              <w:t>ERP.2.1.19.PM Методика учета и управления обменным фондом</w:t>
            </w:r>
            <w:r w:rsidRPr="00777793">
              <w:rPr>
                <w:color w:val="000000"/>
                <w:szCs w:val="20"/>
              </w:rPr>
              <w:t>»</w:t>
            </w:r>
          </w:p>
        </w:tc>
        <w:tc>
          <w:tcPr>
            <w:tcW w:w="1542" w:type="pct"/>
          </w:tcPr>
          <w:p w14:paraId="32D21E68" w14:textId="77777777" w:rsidR="00CA79D1" w:rsidRPr="007008A3" w:rsidRDefault="00CA79D1" w:rsidP="00B153FA">
            <w:pPr>
              <w:pStyle w:val="TABLECONTENT"/>
            </w:pPr>
          </w:p>
        </w:tc>
        <w:tc>
          <w:tcPr>
            <w:tcW w:w="958" w:type="pct"/>
          </w:tcPr>
          <w:p w14:paraId="41E53B2C" w14:textId="77777777" w:rsidR="00CA79D1" w:rsidRPr="007008A3" w:rsidRDefault="00CA79D1" w:rsidP="00B153FA">
            <w:pPr>
              <w:pStyle w:val="TABLECONTENT"/>
            </w:pPr>
          </w:p>
        </w:tc>
      </w:tr>
      <w:tr w:rsidR="00CA79D1" w:rsidRPr="007008A3" w14:paraId="059CBB3C" w14:textId="77777777" w:rsidTr="00B153FA">
        <w:trPr>
          <w:cantSplit/>
        </w:trPr>
        <w:tc>
          <w:tcPr>
            <w:tcW w:w="2500" w:type="pct"/>
            <w:vAlign w:val="bottom"/>
          </w:tcPr>
          <w:p w14:paraId="50A4264F" w14:textId="0593AA59" w:rsidR="00CA79D1" w:rsidRPr="0077442B" w:rsidRDefault="00CA79D1" w:rsidP="00B153FA">
            <w:pPr>
              <w:pStyle w:val="TABLECONTENT"/>
              <w:rPr>
                <w:color w:val="000000"/>
                <w:szCs w:val="20"/>
                <w:lang w:eastAsia="ru-RU"/>
              </w:rPr>
            </w:pPr>
            <w:r w:rsidRPr="00B478E6">
              <w:rPr>
                <w:color w:val="000000"/>
                <w:szCs w:val="20"/>
              </w:rPr>
              <w:t xml:space="preserve">НМД </w:t>
            </w:r>
            <w:r w:rsidRPr="00777793">
              <w:rPr>
                <w:color w:val="000000"/>
                <w:szCs w:val="20"/>
              </w:rPr>
              <w:t>«</w:t>
            </w:r>
            <w:r w:rsidRPr="00B478E6">
              <w:rPr>
                <w:color w:val="000000"/>
                <w:szCs w:val="20"/>
              </w:rPr>
              <w:t>ERP.2.1.38 Методика определения плановой и фактической стоимости жизненного цикла производственных активов</w:t>
            </w:r>
            <w:r w:rsidRPr="00777793">
              <w:rPr>
                <w:color w:val="000000"/>
                <w:szCs w:val="20"/>
              </w:rPr>
              <w:t>»</w:t>
            </w:r>
          </w:p>
        </w:tc>
        <w:tc>
          <w:tcPr>
            <w:tcW w:w="1542" w:type="pct"/>
          </w:tcPr>
          <w:p w14:paraId="445E8821" w14:textId="77777777" w:rsidR="00CA79D1" w:rsidRPr="007008A3" w:rsidRDefault="00CA79D1" w:rsidP="00B153FA">
            <w:pPr>
              <w:pStyle w:val="TABLECONTENT"/>
            </w:pPr>
          </w:p>
        </w:tc>
        <w:tc>
          <w:tcPr>
            <w:tcW w:w="958" w:type="pct"/>
          </w:tcPr>
          <w:p w14:paraId="7999353F" w14:textId="77777777" w:rsidR="00CA79D1" w:rsidRPr="00723048" w:rsidRDefault="00CA79D1" w:rsidP="00B153FA">
            <w:pPr>
              <w:pStyle w:val="TABLECONTENT"/>
            </w:pPr>
          </w:p>
        </w:tc>
      </w:tr>
      <w:tr w:rsidR="00CA79D1" w:rsidRPr="007008A3" w14:paraId="633BE7B2" w14:textId="77777777" w:rsidTr="00B153FA">
        <w:trPr>
          <w:cantSplit/>
        </w:trPr>
        <w:tc>
          <w:tcPr>
            <w:tcW w:w="2500" w:type="pct"/>
            <w:vAlign w:val="bottom"/>
          </w:tcPr>
          <w:p w14:paraId="68C79E53" w14:textId="0CFAD6D3" w:rsidR="00CA79D1" w:rsidRPr="0077442B" w:rsidRDefault="00CA79D1" w:rsidP="00B153FA">
            <w:pPr>
              <w:pStyle w:val="TABLECONTENT"/>
              <w:rPr>
                <w:color w:val="000000"/>
                <w:szCs w:val="20"/>
                <w:lang w:eastAsia="ru-RU"/>
              </w:rPr>
            </w:pPr>
            <w:r w:rsidRPr="00B478E6">
              <w:rPr>
                <w:color w:val="000000"/>
                <w:szCs w:val="20"/>
              </w:rPr>
              <w:t xml:space="preserve">НМД </w:t>
            </w:r>
            <w:r w:rsidRPr="00777793">
              <w:rPr>
                <w:color w:val="000000"/>
                <w:szCs w:val="20"/>
              </w:rPr>
              <w:t>«</w:t>
            </w:r>
            <w:r w:rsidRPr="00B478E6">
              <w:rPr>
                <w:color w:val="000000"/>
                <w:szCs w:val="20"/>
              </w:rPr>
              <w:t>ERP.2.1.16.PM Методика определения компонентного состава объектов ТОиР в соответствии с требованиями компонентного учета основных средств и принятия</w:t>
            </w:r>
            <w:r w:rsidRPr="00777793">
              <w:rPr>
                <w:color w:val="000000"/>
                <w:szCs w:val="20"/>
              </w:rPr>
              <w:t>»</w:t>
            </w:r>
          </w:p>
        </w:tc>
        <w:tc>
          <w:tcPr>
            <w:tcW w:w="1542" w:type="pct"/>
          </w:tcPr>
          <w:p w14:paraId="4D11B277" w14:textId="77777777" w:rsidR="00CA79D1" w:rsidRPr="007008A3" w:rsidRDefault="00CA79D1" w:rsidP="00B153FA">
            <w:pPr>
              <w:pStyle w:val="TABLECONTENT"/>
            </w:pPr>
          </w:p>
        </w:tc>
        <w:tc>
          <w:tcPr>
            <w:tcW w:w="958" w:type="pct"/>
          </w:tcPr>
          <w:p w14:paraId="3AF850AE" w14:textId="77777777" w:rsidR="00CA79D1" w:rsidRPr="007008A3" w:rsidRDefault="00CA79D1" w:rsidP="00B153FA">
            <w:pPr>
              <w:pStyle w:val="TABLECONTENT"/>
            </w:pPr>
          </w:p>
        </w:tc>
      </w:tr>
      <w:tr w:rsidR="00CA79D1" w:rsidRPr="007008A3" w14:paraId="462E5D26" w14:textId="77777777" w:rsidTr="00927CCC">
        <w:trPr>
          <w:cantSplit/>
        </w:trPr>
        <w:tc>
          <w:tcPr>
            <w:tcW w:w="2500" w:type="pct"/>
          </w:tcPr>
          <w:p w14:paraId="0C347241" w14:textId="0E1022DD" w:rsidR="00CA79D1" w:rsidRPr="0077442B" w:rsidRDefault="00CA79D1" w:rsidP="00B153FA">
            <w:pPr>
              <w:pStyle w:val="TABLECONTENT"/>
              <w:rPr>
                <w:color w:val="000000"/>
                <w:szCs w:val="20"/>
                <w:lang w:eastAsia="ru-RU"/>
              </w:rPr>
            </w:pPr>
            <w:r w:rsidRPr="00777793">
              <w:rPr>
                <w:color w:val="000000"/>
                <w:szCs w:val="20"/>
                <w:lang w:eastAsia="ru-RU"/>
              </w:rPr>
              <w:t>Методологическое решение «Об учете капитализируемых ремонтов основных средств»</w:t>
            </w:r>
          </w:p>
        </w:tc>
        <w:tc>
          <w:tcPr>
            <w:tcW w:w="1542" w:type="pct"/>
          </w:tcPr>
          <w:p w14:paraId="530FF23E" w14:textId="1C163355" w:rsidR="00CA79D1" w:rsidRPr="007008A3" w:rsidRDefault="00CA79D1" w:rsidP="00B153FA">
            <w:pPr>
              <w:pStyle w:val="TABLECONTENT"/>
            </w:pPr>
            <w:r w:rsidRPr="00777793">
              <w:t>№83</w:t>
            </w:r>
          </w:p>
        </w:tc>
        <w:tc>
          <w:tcPr>
            <w:tcW w:w="958" w:type="pct"/>
          </w:tcPr>
          <w:p w14:paraId="25CD0B11" w14:textId="1ABBFC74" w:rsidR="00CA79D1" w:rsidRPr="007008A3" w:rsidRDefault="00CA79D1" w:rsidP="00B153FA">
            <w:pPr>
              <w:pStyle w:val="TABLECONTENT"/>
            </w:pPr>
            <w:r w:rsidRPr="00777793">
              <w:t>14.11.2016</w:t>
            </w:r>
          </w:p>
        </w:tc>
      </w:tr>
      <w:tr w:rsidR="00CA79D1" w:rsidRPr="007008A3" w14:paraId="61610D38" w14:textId="77777777" w:rsidTr="00927CCC">
        <w:trPr>
          <w:cantSplit/>
        </w:trPr>
        <w:tc>
          <w:tcPr>
            <w:tcW w:w="2500" w:type="pct"/>
          </w:tcPr>
          <w:p w14:paraId="7BB849B3" w14:textId="0985F759" w:rsidR="00CA79D1" w:rsidRPr="007008A3" w:rsidRDefault="00CA79D1" w:rsidP="00B153FA">
            <w:pPr>
              <w:pStyle w:val="TABLECONTENT"/>
            </w:pPr>
            <w:r w:rsidRPr="00777793">
              <w:rPr>
                <w:color w:val="000000"/>
                <w:szCs w:val="20"/>
                <w:lang w:eastAsia="ru-RU"/>
              </w:rPr>
              <w:t>КД «ERP.</w:t>
            </w:r>
            <w:ins w:id="41" w:author="Александр Шрамков" w:date="2021-03-05T12:35:00Z">
              <w:r w:rsidR="00B323B1">
                <w:rPr>
                  <w:color w:val="000000"/>
                  <w:szCs w:val="20"/>
                  <w:lang w:eastAsia="ru-RU"/>
                </w:rPr>
                <w:t>13</w:t>
              </w:r>
            </w:ins>
            <w:del w:id="42" w:author="Александр Шрамков" w:date="2021-03-05T12:35:00Z">
              <w:r w:rsidR="00230D33" w:rsidRPr="009721BA" w:rsidDel="00B323B1">
                <w:rPr>
                  <w:color w:val="000000"/>
                  <w:szCs w:val="20"/>
                  <w:lang w:eastAsia="ru-RU"/>
                </w:rPr>
                <w:delText>9</w:delText>
              </w:r>
            </w:del>
            <w:r w:rsidRPr="00777793">
              <w:rPr>
                <w:color w:val="000000"/>
                <w:szCs w:val="20"/>
                <w:lang w:eastAsia="ru-RU"/>
              </w:rPr>
              <w:t>.</w:t>
            </w:r>
            <w:r w:rsidR="00230D33" w:rsidRPr="009721BA">
              <w:rPr>
                <w:color w:val="000000"/>
                <w:szCs w:val="20"/>
                <w:lang w:eastAsia="ru-RU"/>
              </w:rPr>
              <w:t>9.2</w:t>
            </w:r>
            <w:r w:rsidRPr="00777793">
              <w:rPr>
                <w:color w:val="000000"/>
                <w:szCs w:val="20"/>
                <w:lang w:eastAsia="ru-RU"/>
              </w:rPr>
              <w:t>.7.PM.КД Управление основными данными по направлению ТОиР»</w:t>
            </w:r>
          </w:p>
        </w:tc>
        <w:tc>
          <w:tcPr>
            <w:tcW w:w="1542" w:type="pct"/>
          </w:tcPr>
          <w:p w14:paraId="67F0627E" w14:textId="77777777" w:rsidR="00CA79D1" w:rsidRPr="007008A3" w:rsidRDefault="00CA79D1" w:rsidP="00B153FA">
            <w:pPr>
              <w:pStyle w:val="TABLECONTENT"/>
            </w:pPr>
          </w:p>
        </w:tc>
        <w:tc>
          <w:tcPr>
            <w:tcW w:w="958" w:type="pct"/>
          </w:tcPr>
          <w:p w14:paraId="0BFF6F64" w14:textId="77777777" w:rsidR="00CA79D1" w:rsidRPr="007008A3" w:rsidRDefault="00CA79D1" w:rsidP="00B153FA">
            <w:pPr>
              <w:pStyle w:val="TABLECONTENT"/>
            </w:pPr>
          </w:p>
        </w:tc>
      </w:tr>
      <w:tr w:rsidR="00CA79D1" w:rsidRPr="007008A3" w14:paraId="52BD6B2B" w14:textId="77777777" w:rsidTr="00927CCC">
        <w:trPr>
          <w:cantSplit/>
        </w:trPr>
        <w:tc>
          <w:tcPr>
            <w:tcW w:w="2500" w:type="pct"/>
          </w:tcPr>
          <w:p w14:paraId="6344F888" w14:textId="13A47FA0" w:rsidR="00CA79D1" w:rsidRPr="007008A3" w:rsidRDefault="00CA79D1" w:rsidP="00B153FA">
            <w:pPr>
              <w:pStyle w:val="TABLECONTENT"/>
            </w:pPr>
            <w:r w:rsidRPr="00777793">
              <w:rPr>
                <w:color w:val="000000"/>
                <w:szCs w:val="20"/>
                <w:lang w:eastAsia="ru-RU"/>
              </w:rPr>
              <w:t>КД «ERP.</w:t>
            </w:r>
            <w:ins w:id="43" w:author="Александр Шрамков" w:date="2021-03-05T12:35:00Z">
              <w:r w:rsidR="00B323B1">
                <w:rPr>
                  <w:color w:val="000000"/>
                  <w:szCs w:val="20"/>
                  <w:lang w:eastAsia="ru-RU"/>
                </w:rPr>
                <w:t>13</w:t>
              </w:r>
            </w:ins>
            <w:del w:id="44" w:author="Александр Шрамков" w:date="2021-03-05T12:35:00Z">
              <w:r w:rsidR="00230D33" w:rsidRPr="00053BDF" w:rsidDel="00B323B1">
                <w:rPr>
                  <w:color w:val="000000"/>
                  <w:szCs w:val="20"/>
                  <w:lang w:eastAsia="ru-RU"/>
                </w:rPr>
                <w:delText>9</w:delText>
              </w:r>
            </w:del>
            <w:r w:rsidR="00230D33" w:rsidRPr="00777793">
              <w:rPr>
                <w:color w:val="000000"/>
                <w:szCs w:val="20"/>
                <w:lang w:eastAsia="ru-RU"/>
              </w:rPr>
              <w:t>.</w:t>
            </w:r>
            <w:r w:rsidR="00230D33" w:rsidRPr="00053BDF">
              <w:rPr>
                <w:color w:val="000000"/>
                <w:szCs w:val="20"/>
                <w:lang w:eastAsia="ru-RU"/>
              </w:rPr>
              <w:t>9.2</w:t>
            </w:r>
            <w:r w:rsidRPr="00777793">
              <w:rPr>
                <w:color w:val="000000"/>
                <w:szCs w:val="20"/>
                <w:lang w:eastAsia="ru-RU"/>
              </w:rPr>
              <w:t>.15.PM.КД Отчетность по направлению ТОиР»</w:t>
            </w:r>
          </w:p>
        </w:tc>
        <w:tc>
          <w:tcPr>
            <w:tcW w:w="1542" w:type="pct"/>
          </w:tcPr>
          <w:p w14:paraId="67FF556B" w14:textId="77777777" w:rsidR="00CA79D1" w:rsidRPr="007008A3" w:rsidRDefault="00CA79D1" w:rsidP="00B153FA">
            <w:pPr>
              <w:pStyle w:val="TABLECONTENT"/>
            </w:pPr>
          </w:p>
        </w:tc>
        <w:tc>
          <w:tcPr>
            <w:tcW w:w="958" w:type="pct"/>
          </w:tcPr>
          <w:p w14:paraId="497CC5CF" w14:textId="77777777" w:rsidR="00CA79D1" w:rsidRPr="007008A3" w:rsidRDefault="00CA79D1" w:rsidP="00B153FA">
            <w:pPr>
              <w:pStyle w:val="TABLECONTENT"/>
            </w:pPr>
          </w:p>
        </w:tc>
      </w:tr>
      <w:tr w:rsidR="00CA79D1" w:rsidRPr="007008A3" w14:paraId="2C7A1DF4" w14:textId="77777777" w:rsidTr="00927CCC">
        <w:trPr>
          <w:cantSplit/>
        </w:trPr>
        <w:tc>
          <w:tcPr>
            <w:tcW w:w="2500" w:type="pct"/>
          </w:tcPr>
          <w:p w14:paraId="47C529B6" w14:textId="1C3297CB" w:rsidR="00CA79D1" w:rsidRPr="00AA34DA" w:rsidRDefault="00CA79D1" w:rsidP="00B153FA">
            <w:pPr>
              <w:pStyle w:val="TABLECONTENT"/>
              <w:rPr>
                <w:strike/>
              </w:rPr>
            </w:pPr>
            <w:r w:rsidRPr="00777793">
              <w:rPr>
                <w:color w:val="000000"/>
                <w:szCs w:val="20"/>
                <w:lang w:eastAsia="ru-RU"/>
              </w:rPr>
              <w:t>КД «ERP.</w:t>
            </w:r>
            <w:ins w:id="45" w:author="Александр Шрамков" w:date="2021-03-05T12:35:00Z">
              <w:r w:rsidR="00B323B1">
                <w:rPr>
                  <w:color w:val="000000"/>
                  <w:szCs w:val="20"/>
                  <w:lang w:eastAsia="ru-RU"/>
                </w:rPr>
                <w:t>13</w:t>
              </w:r>
            </w:ins>
            <w:del w:id="46" w:author="Александр Шрамков" w:date="2021-03-05T12:35:00Z">
              <w:r w:rsidR="00230D33" w:rsidRPr="00053BDF" w:rsidDel="00B323B1">
                <w:rPr>
                  <w:color w:val="000000"/>
                  <w:szCs w:val="20"/>
                  <w:lang w:eastAsia="ru-RU"/>
                </w:rPr>
                <w:delText>9</w:delText>
              </w:r>
            </w:del>
            <w:r w:rsidR="00230D33" w:rsidRPr="00777793">
              <w:rPr>
                <w:color w:val="000000"/>
                <w:szCs w:val="20"/>
                <w:lang w:eastAsia="ru-RU"/>
              </w:rPr>
              <w:t>.</w:t>
            </w:r>
            <w:r w:rsidR="00230D33" w:rsidRPr="00053BDF">
              <w:rPr>
                <w:color w:val="000000"/>
                <w:szCs w:val="20"/>
                <w:lang w:eastAsia="ru-RU"/>
              </w:rPr>
              <w:t>9.2</w:t>
            </w:r>
            <w:r w:rsidRPr="00777793">
              <w:rPr>
                <w:color w:val="000000"/>
                <w:szCs w:val="20"/>
                <w:lang w:eastAsia="ru-RU"/>
              </w:rPr>
              <w:t>.51.PM.КД Формирование и управление бюджетами ТОиР»</w:t>
            </w:r>
          </w:p>
        </w:tc>
        <w:tc>
          <w:tcPr>
            <w:tcW w:w="1542" w:type="pct"/>
          </w:tcPr>
          <w:p w14:paraId="71DE03D4" w14:textId="77777777" w:rsidR="00CA79D1" w:rsidRPr="007008A3" w:rsidRDefault="00CA79D1" w:rsidP="00B153FA">
            <w:pPr>
              <w:pStyle w:val="TABLECONTENT"/>
            </w:pPr>
          </w:p>
        </w:tc>
        <w:tc>
          <w:tcPr>
            <w:tcW w:w="958" w:type="pct"/>
          </w:tcPr>
          <w:p w14:paraId="6D45DE9D" w14:textId="77777777" w:rsidR="00CA79D1" w:rsidRPr="007008A3" w:rsidRDefault="00CA79D1" w:rsidP="00B153FA">
            <w:pPr>
              <w:pStyle w:val="TABLECONTENT"/>
            </w:pPr>
          </w:p>
        </w:tc>
      </w:tr>
      <w:tr w:rsidR="00CA79D1" w:rsidRPr="007008A3" w14:paraId="5187796D" w14:textId="77777777" w:rsidTr="00927CCC">
        <w:trPr>
          <w:cantSplit/>
        </w:trPr>
        <w:tc>
          <w:tcPr>
            <w:tcW w:w="2500" w:type="pct"/>
          </w:tcPr>
          <w:p w14:paraId="63DBE94A" w14:textId="32062BCD" w:rsidR="00CA79D1" w:rsidRPr="007008A3" w:rsidRDefault="00CA79D1" w:rsidP="00B153FA">
            <w:pPr>
              <w:pStyle w:val="TABLECONTENT"/>
            </w:pPr>
            <w:r w:rsidRPr="00777793">
              <w:rPr>
                <w:color w:val="000000"/>
                <w:szCs w:val="20"/>
                <w:lang w:eastAsia="ru-RU"/>
              </w:rPr>
              <w:lastRenderedPageBreak/>
              <w:t>КД «ERP.</w:t>
            </w:r>
            <w:ins w:id="47" w:author="Александр Шрамков" w:date="2021-03-05T12:36:00Z">
              <w:r w:rsidR="00B323B1">
                <w:rPr>
                  <w:color w:val="000000"/>
                  <w:szCs w:val="20"/>
                  <w:lang w:eastAsia="ru-RU"/>
                </w:rPr>
                <w:t>13</w:t>
              </w:r>
            </w:ins>
            <w:del w:id="48" w:author="Александр Шрамков" w:date="2021-03-05T12:36:00Z">
              <w:r w:rsidR="00230D33" w:rsidRPr="00053BDF" w:rsidDel="00B323B1">
                <w:rPr>
                  <w:color w:val="000000"/>
                  <w:szCs w:val="20"/>
                  <w:lang w:eastAsia="ru-RU"/>
                </w:rPr>
                <w:delText>9</w:delText>
              </w:r>
            </w:del>
            <w:r w:rsidR="00230D33" w:rsidRPr="00777793">
              <w:rPr>
                <w:color w:val="000000"/>
                <w:szCs w:val="20"/>
                <w:lang w:eastAsia="ru-RU"/>
              </w:rPr>
              <w:t>.</w:t>
            </w:r>
            <w:r w:rsidR="00230D33" w:rsidRPr="00053BDF">
              <w:rPr>
                <w:color w:val="000000"/>
                <w:szCs w:val="20"/>
                <w:lang w:eastAsia="ru-RU"/>
              </w:rPr>
              <w:t>9.2</w:t>
            </w:r>
            <w:r w:rsidRPr="00777793">
              <w:rPr>
                <w:color w:val="000000"/>
                <w:szCs w:val="20"/>
                <w:lang w:eastAsia="ru-RU"/>
              </w:rPr>
              <w:t>.52.PM.КД Годовое планирование воздействий на ПА»</w:t>
            </w:r>
          </w:p>
        </w:tc>
        <w:tc>
          <w:tcPr>
            <w:tcW w:w="1542" w:type="pct"/>
          </w:tcPr>
          <w:p w14:paraId="069198F3" w14:textId="77777777" w:rsidR="00CA79D1" w:rsidRPr="007008A3" w:rsidRDefault="00CA79D1" w:rsidP="00B153FA">
            <w:pPr>
              <w:pStyle w:val="TABLECONTENT"/>
            </w:pPr>
          </w:p>
        </w:tc>
        <w:tc>
          <w:tcPr>
            <w:tcW w:w="958" w:type="pct"/>
          </w:tcPr>
          <w:p w14:paraId="1AA54652" w14:textId="77777777" w:rsidR="00CA79D1" w:rsidRPr="007008A3" w:rsidRDefault="00CA79D1" w:rsidP="00B153FA">
            <w:pPr>
              <w:pStyle w:val="TABLECONTENT"/>
            </w:pPr>
          </w:p>
        </w:tc>
      </w:tr>
      <w:tr w:rsidR="00CA79D1" w:rsidRPr="007008A3" w14:paraId="7B4A3DF3" w14:textId="77777777" w:rsidTr="00927CCC">
        <w:trPr>
          <w:cantSplit/>
        </w:trPr>
        <w:tc>
          <w:tcPr>
            <w:tcW w:w="2500" w:type="pct"/>
          </w:tcPr>
          <w:p w14:paraId="554A28EE" w14:textId="7CBD9491" w:rsidR="00CA79D1" w:rsidRPr="007008A3" w:rsidRDefault="00CA79D1" w:rsidP="00B153FA">
            <w:pPr>
              <w:pStyle w:val="TABLECONTENT"/>
            </w:pPr>
            <w:r w:rsidRPr="00777793">
              <w:rPr>
                <w:color w:val="000000"/>
                <w:szCs w:val="20"/>
                <w:lang w:eastAsia="ru-RU"/>
              </w:rPr>
              <w:t>КД «ERP</w:t>
            </w:r>
            <w:r w:rsidR="00230D33" w:rsidRPr="00777793">
              <w:rPr>
                <w:color w:val="000000"/>
                <w:szCs w:val="20"/>
                <w:lang w:eastAsia="ru-RU"/>
              </w:rPr>
              <w:t>.</w:t>
            </w:r>
            <w:ins w:id="49" w:author="Александр Шрамков" w:date="2021-03-05T12:36:00Z">
              <w:r w:rsidR="00B323B1">
                <w:rPr>
                  <w:color w:val="000000"/>
                  <w:szCs w:val="20"/>
                  <w:lang w:eastAsia="ru-RU"/>
                </w:rPr>
                <w:t>13</w:t>
              </w:r>
            </w:ins>
            <w:del w:id="50" w:author="Александр Шрамков" w:date="2021-03-05T12:36:00Z">
              <w:r w:rsidR="00230D33" w:rsidRPr="00053BDF" w:rsidDel="00B323B1">
                <w:rPr>
                  <w:color w:val="000000"/>
                  <w:szCs w:val="20"/>
                  <w:lang w:eastAsia="ru-RU"/>
                </w:rPr>
                <w:delText>9</w:delText>
              </w:r>
            </w:del>
            <w:r w:rsidR="00230D33" w:rsidRPr="00777793">
              <w:rPr>
                <w:color w:val="000000"/>
                <w:szCs w:val="20"/>
                <w:lang w:eastAsia="ru-RU"/>
              </w:rPr>
              <w:t>.</w:t>
            </w:r>
            <w:r w:rsidR="00230D33" w:rsidRPr="00053BDF">
              <w:rPr>
                <w:color w:val="000000"/>
                <w:szCs w:val="20"/>
                <w:lang w:eastAsia="ru-RU"/>
              </w:rPr>
              <w:t>9.2</w:t>
            </w:r>
            <w:r w:rsidR="00230D33" w:rsidRPr="00777793">
              <w:rPr>
                <w:color w:val="000000"/>
                <w:szCs w:val="20"/>
                <w:lang w:eastAsia="ru-RU"/>
              </w:rPr>
              <w:t>.</w:t>
            </w:r>
            <w:r w:rsidRPr="00777793">
              <w:rPr>
                <w:color w:val="000000"/>
                <w:szCs w:val="20"/>
                <w:lang w:eastAsia="ru-RU"/>
              </w:rPr>
              <w:t>53.PM.КД Планирование остановочных ремонтов»</w:t>
            </w:r>
          </w:p>
        </w:tc>
        <w:tc>
          <w:tcPr>
            <w:tcW w:w="1542" w:type="pct"/>
          </w:tcPr>
          <w:p w14:paraId="1911269A" w14:textId="77777777" w:rsidR="00CA79D1" w:rsidRPr="007008A3" w:rsidRDefault="00CA79D1" w:rsidP="00B153FA">
            <w:pPr>
              <w:pStyle w:val="TABLECONTENT"/>
            </w:pPr>
          </w:p>
        </w:tc>
        <w:tc>
          <w:tcPr>
            <w:tcW w:w="958" w:type="pct"/>
          </w:tcPr>
          <w:p w14:paraId="4202AA40" w14:textId="77777777" w:rsidR="00CA79D1" w:rsidRPr="007008A3" w:rsidRDefault="00CA79D1" w:rsidP="00B153FA">
            <w:pPr>
              <w:pStyle w:val="TABLECONTENT"/>
            </w:pPr>
          </w:p>
        </w:tc>
      </w:tr>
      <w:tr w:rsidR="00CA79D1" w:rsidRPr="007008A3" w14:paraId="6836AC05" w14:textId="77777777" w:rsidTr="00927CCC">
        <w:trPr>
          <w:cantSplit/>
        </w:trPr>
        <w:tc>
          <w:tcPr>
            <w:tcW w:w="2500" w:type="pct"/>
          </w:tcPr>
          <w:p w14:paraId="6A379846" w14:textId="55D46BE6" w:rsidR="00CA79D1" w:rsidRPr="007008A3" w:rsidRDefault="00CA79D1" w:rsidP="00B153FA">
            <w:pPr>
              <w:pStyle w:val="TABLECONTENT"/>
            </w:pPr>
            <w:r w:rsidRPr="00777793">
              <w:rPr>
                <w:color w:val="000000"/>
                <w:szCs w:val="20"/>
                <w:lang w:eastAsia="ru-RU"/>
              </w:rPr>
              <w:t>КД «ERP</w:t>
            </w:r>
            <w:r w:rsidR="00230D33" w:rsidRPr="00777793">
              <w:rPr>
                <w:color w:val="000000"/>
                <w:szCs w:val="20"/>
                <w:lang w:eastAsia="ru-RU"/>
              </w:rPr>
              <w:t>.</w:t>
            </w:r>
            <w:ins w:id="51" w:author="Александр Шрамков" w:date="2021-03-05T12:36:00Z">
              <w:r w:rsidR="00B323B1">
                <w:rPr>
                  <w:color w:val="000000"/>
                  <w:szCs w:val="20"/>
                  <w:lang w:eastAsia="ru-RU"/>
                </w:rPr>
                <w:t>13</w:t>
              </w:r>
            </w:ins>
            <w:del w:id="52" w:author="Александр Шрамков" w:date="2021-03-05T12:36:00Z">
              <w:r w:rsidR="00230D33" w:rsidRPr="00053BDF" w:rsidDel="00B323B1">
                <w:rPr>
                  <w:color w:val="000000"/>
                  <w:szCs w:val="20"/>
                  <w:lang w:eastAsia="ru-RU"/>
                </w:rPr>
                <w:delText>9</w:delText>
              </w:r>
            </w:del>
            <w:r w:rsidR="00230D33" w:rsidRPr="00777793">
              <w:rPr>
                <w:color w:val="000000"/>
                <w:szCs w:val="20"/>
                <w:lang w:eastAsia="ru-RU"/>
              </w:rPr>
              <w:t>.</w:t>
            </w:r>
            <w:r w:rsidR="00230D33" w:rsidRPr="00053BDF">
              <w:rPr>
                <w:color w:val="000000"/>
                <w:szCs w:val="20"/>
                <w:lang w:eastAsia="ru-RU"/>
              </w:rPr>
              <w:t>9.2</w:t>
            </w:r>
            <w:r w:rsidR="00230D33" w:rsidRPr="00777793">
              <w:rPr>
                <w:color w:val="000000"/>
                <w:szCs w:val="20"/>
                <w:lang w:eastAsia="ru-RU"/>
              </w:rPr>
              <w:t>.</w:t>
            </w:r>
            <w:r w:rsidRPr="00777793">
              <w:rPr>
                <w:color w:val="000000"/>
                <w:szCs w:val="20"/>
                <w:lang w:eastAsia="ru-RU"/>
              </w:rPr>
              <w:t>55.PM.КД Выполнение и фактический учет работ»</w:t>
            </w:r>
          </w:p>
        </w:tc>
        <w:tc>
          <w:tcPr>
            <w:tcW w:w="1542" w:type="pct"/>
          </w:tcPr>
          <w:p w14:paraId="71D99F27" w14:textId="77777777" w:rsidR="00CA79D1" w:rsidRPr="007008A3" w:rsidRDefault="00CA79D1" w:rsidP="00B153FA">
            <w:pPr>
              <w:pStyle w:val="TABLECONTENT"/>
            </w:pPr>
          </w:p>
        </w:tc>
        <w:tc>
          <w:tcPr>
            <w:tcW w:w="958" w:type="pct"/>
          </w:tcPr>
          <w:p w14:paraId="44BB8052" w14:textId="77777777" w:rsidR="00CA79D1" w:rsidRPr="007008A3" w:rsidRDefault="00CA79D1" w:rsidP="00B153FA">
            <w:pPr>
              <w:pStyle w:val="TABLECONTENT"/>
            </w:pPr>
          </w:p>
        </w:tc>
      </w:tr>
      <w:tr w:rsidR="00CA79D1" w:rsidRPr="007008A3" w14:paraId="73C3E577" w14:textId="77777777" w:rsidTr="00927CCC">
        <w:trPr>
          <w:cantSplit/>
        </w:trPr>
        <w:tc>
          <w:tcPr>
            <w:tcW w:w="2500" w:type="pct"/>
          </w:tcPr>
          <w:p w14:paraId="14721AAE" w14:textId="2BAA1FC4" w:rsidR="00CA79D1" w:rsidRPr="007008A3" w:rsidRDefault="00CA79D1" w:rsidP="00B153FA">
            <w:pPr>
              <w:pStyle w:val="TABLECONTENT"/>
            </w:pPr>
            <w:r w:rsidRPr="00777793">
              <w:rPr>
                <w:color w:val="000000"/>
                <w:szCs w:val="20"/>
                <w:lang w:eastAsia="ru-RU"/>
              </w:rPr>
              <w:t>КД «ERP</w:t>
            </w:r>
            <w:r w:rsidR="00F9737B" w:rsidRPr="00777793">
              <w:rPr>
                <w:color w:val="000000"/>
                <w:szCs w:val="20"/>
                <w:lang w:eastAsia="ru-RU"/>
              </w:rPr>
              <w:t>.</w:t>
            </w:r>
            <w:ins w:id="53" w:author="Александр Шрамков" w:date="2021-03-05T12:36:00Z">
              <w:r w:rsidR="00B323B1">
                <w:rPr>
                  <w:color w:val="000000"/>
                  <w:szCs w:val="20"/>
                  <w:lang w:eastAsia="ru-RU"/>
                </w:rPr>
                <w:t>13</w:t>
              </w:r>
            </w:ins>
            <w:del w:id="54" w:author="Александр Шрамков" w:date="2021-03-05T12:36:00Z">
              <w:r w:rsidR="00F9737B" w:rsidRPr="00053BDF" w:rsidDel="00B323B1">
                <w:rPr>
                  <w:color w:val="000000"/>
                  <w:szCs w:val="20"/>
                  <w:lang w:eastAsia="ru-RU"/>
                </w:rPr>
                <w:delText>9</w:delText>
              </w:r>
            </w:del>
            <w:r w:rsidR="00F9737B" w:rsidRPr="00777793">
              <w:rPr>
                <w:color w:val="000000"/>
                <w:szCs w:val="20"/>
                <w:lang w:eastAsia="ru-RU"/>
              </w:rPr>
              <w:t>.</w:t>
            </w:r>
            <w:r w:rsidR="00F9737B" w:rsidRPr="00053BDF">
              <w:rPr>
                <w:color w:val="000000"/>
                <w:szCs w:val="20"/>
                <w:lang w:eastAsia="ru-RU"/>
              </w:rPr>
              <w:t>9.2</w:t>
            </w:r>
            <w:r w:rsidR="00F9737B" w:rsidRPr="00777793">
              <w:rPr>
                <w:color w:val="000000"/>
                <w:szCs w:val="20"/>
                <w:lang w:eastAsia="ru-RU"/>
              </w:rPr>
              <w:t>.</w:t>
            </w:r>
            <w:r w:rsidRPr="00777793">
              <w:rPr>
                <w:color w:val="000000"/>
                <w:szCs w:val="20"/>
                <w:lang w:eastAsia="ru-RU"/>
              </w:rPr>
              <w:t>56.PM.КД Мониторинг и оценка технического состояния ПА»</w:t>
            </w:r>
          </w:p>
        </w:tc>
        <w:tc>
          <w:tcPr>
            <w:tcW w:w="1542" w:type="pct"/>
          </w:tcPr>
          <w:p w14:paraId="78763709" w14:textId="77777777" w:rsidR="00CA79D1" w:rsidRPr="007008A3" w:rsidRDefault="00CA79D1" w:rsidP="00B153FA">
            <w:pPr>
              <w:pStyle w:val="TABLECONTENT"/>
            </w:pPr>
          </w:p>
        </w:tc>
        <w:tc>
          <w:tcPr>
            <w:tcW w:w="958" w:type="pct"/>
          </w:tcPr>
          <w:p w14:paraId="6A2A4C74" w14:textId="77777777" w:rsidR="00CA79D1" w:rsidRPr="007008A3" w:rsidRDefault="00CA79D1" w:rsidP="00B153FA">
            <w:pPr>
              <w:pStyle w:val="TABLECONTENT"/>
            </w:pPr>
          </w:p>
        </w:tc>
      </w:tr>
      <w:tr w:rsidR="00CA79D1" w:rsidRPr="007008A3" w14:paraId="79A1E1D0" w14:textId="77777777" w:rsidTr="00927CCC">
        <w:trPr>
          <w:cantSplit/>
        </w:trPr>
        <w:tc>
          <w:tcPr>
            <w:tcW w:w="2500" w:type="pct"/>
          </w:tcPr>
          <w:p w14:paraId="3D46F294" w14:textId="7DB5199D" w:rsidR="00CA79D1" w:rsidRPr="007008A3" w:rsidRDefault="00CA79D1" w:rsidP="00B153FA">
            <w:pPr>
              <w:pStyle w:val="TABLECONTENT"/>
            </w:pPr>
            <w:r w:rsidRPr="00777793">
              <w:rPr>
                <w:color w:val="000000"/>
                <w:szCs w:val="20"/>
                <w:lang w:eastAsia="ru-RU"/>
              </w:rPr>
              <w:t>КД «ERP</w:t>
            </w:r>
            <w:r w:rsidR="00F9737B" w:rsidRPr="00777793">
              <w:rPr>
                <w:color w:val="000000"/>
                <w:szCs w:val="20"/>
                <w:lang w:eastAsia="ru-RU"/>
              </w:rPr>
              <w:t>.</w:t>
            </w:r>
            <w:ins w:id="55" w:author="Александр Шрамков" w:date="2021-03-05T12:36:00Z">
              <w:r w:rsidR="00B323B1">
                <w:rPr>
                  <w:color w:val="000000"/>
                  <w:szCs w:val="20"/>
                  <w:lang w:eastAsia="ru-RU"/>
                </w:rPr>
                <w:t>13</w:t>
              </w:r>
            </w:ins>
            <w:del w:id="56" w:author="Александр Шрамков" w:date="2021-03-05T12:36:00Z">
              <w:r w:rsidR="00F9737B" w:rsidRPr="00053BDF" w:rsidDel="00B323B1">
                <w:rPr>
                  <w:color w:val="000000"/>
                  <w:szCs w:val="20"/>
                  <w:lang w:eastAsia="ru-RU"/>
                </w:rPr>
                <w:delText>9</w:delText>
              </w:r>
            </w:del>
            <w:r w:rsidR="00F9737B" w:rsidRPr="00777793">
              <w:rPr>
                <w:color w:val="000000"/>
                <w:szCs w:val="20"/>
                <w:lang w:eastAsia="ru-RU"/>
              </w:rPr>
              <w:t>.</w:t>
            </w:r>
            <w:r w:rsidR="00F9737B" w:rsidRPr="00053BDF">
              <w:rPr>
                <w:color w:val="000000"/>
                <w:szCs w:val="20"/>
                <w:lang w:eastAsia="ru-RU"/>
              </w:rPr>
              <w:t>9.2</w:t>
            </w:r>
            <w:r w:rsidR="00F9737B" w:rsidRPr="00777793">
              <w:rPr>
                <w:color w:val="000000"/>
                <w:szCs w:val="20"/>
                <w:lang w:eastAsia="ru-RU"/>
              </w:rPr>
              <w:t>.</w:t>
            </w:r>
            <w:r w:rsidRPr="00777793">
              <w:rPr>
                <w:color w:val="000000"/>
                <w:szCs w:val="20"/>
                <w:lang w:eastAsia="ru-RU"/>
              </w:rPr>
              <w:t>57.PM.КД Ресурсное обеспечение ТОиР»</w:t>
            </w:r>
          </w:p>
        </w:tc>
        <w:tc>
          <w:tcPr>
            <w:tcW w:w="1542" w:type="pct"/>
          </w:tcPr>
          <w:p w14:paraId="65D4E46A" w14:textId="77777777" w:rsidR="00CA79D1" w:rsidRPr="007008A3" w:rsidRDefault="00CA79D1" w:rsidP="00B153FA">
            <w:pPr>
              <w:pStyle w:val="TABLECONTENT"/>
            </w:pPr>
          </w:p>
        </w:tc>
        <w:tc>
          <w:tcPr>
            <w:tcW w:w="958" w:type="pct"/>
          </w:tcPr>
          <w:p w14:paraId="334BAFBE" w14:textId="77777777" w:rsidR="00CA79D1" w:rsidRPr="007008A3" w:rsidRDefault="00CA79D1" w:rsidP="00B153FA">
            <w:pPr>
              <w:pStyle w:val="TABLECONTENT"/>
            </w:pPr>
          </w:p>
        </w:tc>
      </w:tr>
      <w:tr w:rsidR="00CA79D1" w:rsidRPr="007008A3" w14:paraId="0D2F7534" w14:textId="77777777" w:rsidTr="00927CCC">
        <w:trPr>
          <w:cantSplit/>
        </w:trPr>
        <w:tc>
          <w:tcPr>
            <w:tcW w:w="2500" w:type="pct"/>
          </w:tcPr>
          <w:p w14:paraId="5260E7F1" w14:textId="213D63A1" w:rsidR="00CA79D1" w:rsidRPr="007008A3" w:rsidRDefault="00CA79D1" w:rsidP="00B153FA">
            <w:pPr>
              <w:pStyle w:val="TABLECONTENT"/>
            </w:pPr>
            <w:r w:rsidRPr="00777793">
              <w:rPr>
                <w:color w:val="000000"/>
                <w:szCs w:val="20"/>
                <w:lang w:eastAsia="ru-RU"/>
              </w:rPr>
              <w:t>ERP</w:t>
            </w:r>
            <w:r w:rsidR="00F9737B" w:rsidRPr="00777793">
              <w:rPr>
                <w:color w:val="000000"/>
                <w:szCs w:val="20"/>
                <w:lang w:eastAsia="ru-RU"/>
              </w:rPr>
              <w:t>.</w:t>
            </w:r>
            <w:ins w:id="57" w:author="Александр Шрамков" w:date="2021-03-05T12:36:00Z">
              <w:r w:rsidR="00B323B1">
                <w:rPr>
                  <w:color w:val="000000"/>
                  <w:szCs w:val="20"/>
                  <w:lang w:eastAsia="ru-RU"/>
                </w:rPr>
                <w:t>13</w:t>
              </w:r>
            </w:ins>
            <w:del w:id="58" w:author="Александр Шрамков" w:date="2021-03-05T12:36:00Z">
              <w:r w:rsidR="00F9737B" w:rsidRPr="00053BDF" w:rsidDel="00B323B1">
                <w:rPr>
                  <w:color w:val="000000"/>
                  <w:szCs w:val="20"/>
                  <w:lang w:eastAsia="ru-RU"/>
                </w:rPr>
                <w:delText>9</w:delText>
              </w:r>
            </w:del>
            <w:r w:rsidR="00F9737B" w:rsidRPr="00777793">
              <w:rPr>
                <w:color w:val="000000"/>
                <w:szCs w:val="20"/>
                <w:lang w:eastAsia="ru-RU"/>
              </w:rPr>
              <w:t>.</w:t>
            </w:r>
            <w:r w:rsidR="00F9737B" w:rsidRPr="00053BDF">
              <w:rPr>
                <w:color w:val="000000"/>
                <w:szCs w:val="20"/>
                <w:lang w:eastAsia="ru-RU"/>
              </w:rPr>
              <w:t>9.2</w:t>
            </w:r>
            <w:r w:rsidR="00F9737B" w:rsidRPr="00777793">
              <w:rPr>
                <w:color w:val="000000"/>
                <w:szCs w:val="20"/>
                <w:lang w:eastAsia="ru-RU"/>
              </w:rPr>
              <w:t>.</w:t>
            </w:r>
            <w:r>
              <w:rPr>
                <w:color w:val="000000"/>
                <w:szCs w:val="20"/>
                <w:lang w:eastAsia="ru-RU"/>
              </w:rPr>
              <w:t>66</w:t>
            </w:r>
            <w:r w:rsidRPr="00777793">
              <w:rPr>
                <w:color w:val="000000"/>
                <w:szCs w:val="20"/>
                <w:lang w:eastAsia="ru-RU"/>
              </w:rPr>
              <w:t>.PM Альбом форм по направлению ТОиР</w:t>
            </w:r>
          </w:p>
        </w:tc>
        <w:tc>
          <w:tcPr>
            <w:tcW w:w="1542" w:type="pct"/>
          </w:tcPr>
          <w:p w14:paraId="6AAEDA4C" w14:textId="77777777" w:rsidR="00CA79D1" w:rsidRPr="007008A3" w:rsidRDefault="00CA79D1" w:rsidP="00B153FA">
            <w:pPr>
              <w:pStyle w:val="TABLECONTENT"/>
            </w:pPr>
          </w:p>
        </w:tc>
        <w:tc>
          <w:tcPr>
            <w:tcW w:w="958" w:type="pct"/>
          </w:tcPr>
          <w:p w14:paraId="50F975F7" w14:textId="77777777" w:rsidR="00CA79D1" w:rsidRPr="007008A3" w:rsidRDefault="00CA79D1" w:rsidP="00B153FA">
            <w:pPr>
              <w:pStyle w:val="TABLECONTENT"/>
            </w:pPr>
          </w:p>
        </w:tc>
      </w:tr>
      <w:tr w:rsidR="00CA79D1" w:rsidRPr="007008A3" w14:paraId="100E3334" w14:textId="77777777" w:rsidTr="00927CCC">
        <w:trPr>
          <w:cantSplit/>
        </w:trPr>
        <w:tc>
          <w:tcPr>
            <w:tcW w:w="2500" w:type="pct"/>
          </w:tcPr>
          <w:p w14:paraId="70AFF1A7" w14:textId="2993E0C7" w:rsidR="00CA79D1" w:rsidRPr="007008A3" w:rsidRDefault="00CA79D1" w:rsidP="00B153FA">
            <w:pPr>
              <w:pStyle w:val="TABLECONTENT"/>
            </w:pPr>
            <w:r w:rsidRPr="00777793">
              <w:rPr>
                <w:color w:val="000000"/>
                <w:szCs w:val="20"/>
                <w:lang w:eastAsia="ru-RU"/>
              </w:rPr>
              <w:t>КД ERP</w:t>
            </w:r>
            <w:r w:rsidR="00F9737B" w:rsidRPr="00777793">
              <w:rPr>
                <w:color w:val="000000"/>
                <w:szCs w:val="20"/>
                <w:lang w:eastAsia="ru-RU"/>
              </w:rPr>
              <w:t>.</w:t>
            </w:r>
            <w:ins w:id="59" w:author="Александр Шрамков" w:date="2021-03-05T12:36:00Z">
              <w:r w:rsidR="00B323B1">
                <w:rPr>
                  <w:color w:val="000000"/>
                  <w:szCs w:val="20"/>
                  <w:lang w:eastAsia="ru-RU"/>
                </w:rPr>
                <w:t>13</w:t>
              </w:r>
            </w:ins>
            <w:del w:id="60" w:author="Александр Шрамков" w:date="2021-03-05T12:36:00Z">
              <w:r w:rsidR="00F9737B" w:rsidRPr="00053BDF" w:rsidDel="00B323B1">
                <w:rPr>
                  <w:color w:val="000000"/>
                  <w:szCs w:val="20"/>
                  <w:lang w:eastAsia="ru-RU"/>
                </w:rPr>
                <w:delText>9</w:delText>
              </w:r>
            </w:del>
            <w:r w:rsidR="00F9737B" w:rsidRPr="00777793">
              <w:rPr>
                <w:color w:val="000000"/>
                <w:szCs w:val="20"/>
                <w:lang w:eastAsia="ru-RU"/>
              </w:rPr>
              <w:t>.</w:t>
            </w:r>
            <w:r w:rsidR="00F9737B" w:rsidRPr="00053BDF">
              <w:rPr>
                <w:color w:val="000000"/>
                <w:szCs w:val="20"/>
                <w:lang w:eastAsia="ru-RU"/>
              </w:rPr>
              <w:t>9.2</w:t>
            </w:r>
            <w:r w:rsidR="00F9737B" w:rsidRPr="00777793">
              <w:rPr>
                <w:color w:val="000000"/>
                <w:szCs w:val="20"/>
                <w:lang w:eastAsia="ru-RU"/>
              </w:rPr>
              <w:t>.</w:t>
            </w:r>
            <w:r w:rsidRPr="00777793">
              <w:rPr>
                <w:color w:val="000000"/>
                <w:szCs w:val="20"/>
                <w:lang w:eastAsia="ru-RU"/>
              </w:rPr>
              <w:t>58 Планирование обеспечения МТР, работами и услугами</w:t>
            </w:r>
          </w:p>
        </w:tc>
        <w:tc>
          <w:tcPr>
            <w:tcW w:w="1542" w:type="pct"/>
          </w:tcPr>
          <w:p w14:paraId="28D6827D" w14:textId="77777777" w:rsidR="00CA79D1" w:rsidRPr="007008A3" w:rsidRDefault="00CA79D1" w:rsidP="00B153FA">
            <w:pPr>
              <w:pStyle w:val="TABLECONTENT"/>
            </w:pPr>
          </w:p>
        </w:tc>
        <w:tc>
          <w:tcPr>
            <w:tcW w:w="958" w:type="pct"/>
          </w:tcPr>
          <w:p w14:paraId="4858C1C3" w14:textId="77777777" w:rsidR="00CA79D1" w:rsidRPr="007008A3" w:rsidRDefault="00CA79D1" w:rsidP="00B153FA">
            <w:pPr>
              <w:pStyle w:val="TABLECONTENT"/>
            </w:pPr>
          </w:p>
        </w:tc>
      </w:tr>
      <w:tr w:rsidR="00CA79D1" w:rsidRPr="007008A3" w14:paraId="455FC818" w14:textId="77777777" w:rsidTr="00927CCC">
        <w:trPr>
          <w:cantSplit/>
        </w:trPr>
        <w:tc>
          <w:tcPr>
            <w:tcW w:w="2500" w:type="pct"/>
          </w:tcPr>
          <w:p w14:paraId="0BCF11CF" w14:textId="30C6FFAC" w:rsidR="00CA79D1" w:rsidRPr="007008A3" w:rsidRDefault="00CA79D1" w:rsidP="00B153FA">
            <w:pPr>
              <w:pStyle w:val="TABLECONTENT"/>
            </w:pPr>
            <w:r w:rsidRPr="00777793">
              <w:rPr>
                <w:color w:val="000000"/>
                <w:szCs w:val="20"/>
                <w:lang w:eastAsia="ru-RU"/>
              </w:rPr>
              <w:t>КД ERP</w:t>
            </w:r>
            <w:r w:rsidR="00F9737B" w:rsidRPr="00777793">
              <w:rPr>
                <w:color w:val="000000"/>
                <w:szCs w:val="20"/>
                <w:lang w:eastAsia="ru-RU"/>
              </w:rPr>
              <w:t>.</w:t>
            </w:r>
            <w:ins w:id="61" w:author="Александр Шрамков" w:date="2021-03-05T12:36:00Z">
              <w:r w:rsidR="00B323B1">
                <w:rPr>
                  <w:color w:val="000000"/>
                  <w:szCs w:val="20"/>
                  <w:lang w:eastAsia="ru-RU"/>
                </w:rPr>
                <w:t>13</w:t>
              </w:r>
            </w:ins>
            <w:del w:id="62" w:author="Александр Шрамков" w:date="2021-03-05T12:36:00Z">
              <w:r w:rsidR="00F9737B" w:rsidRPr="00053BDF" w:rsidDel="00B323B1">
                <w:rPr>
                  <w:color w:val="000000"/>
                  <w:szCs w:val="20"/>
                  <w:lang w:eastAsia="ru-RU"/>
                </w:rPr>
                <w:delText>9</w:delText>
              </w:r>
            </w:del>
            <w:r w:rsidR="00F9737B" w:rsidRPr="00777793">
              <w:rPr>
                <w:color w:val="000000"/>
                <w:szCs w:val="20"/>
                <w:lang w:eastAsia="ru-RU"/>
              </w:rPr>
              <w:t>.</w:t>
            </w:r>
            <w:r w:rsidR="00F9737B" w:rsidRPr="00053BDF">
              <w:rPr>
                <w:color w:val="000000"/>
                <w:szCs w:val="20"/>
                <w:lang w:eastAsia="ru-RU"/>
              </w:rPr>
              <w:t>9.2</w:t>
            </w:r>
            <w:r w:rsidR="00F9737B" w:rsidRPr="00777793">
              <w:rPr>
                <w:color w:val="000000"/>
                <w:szCs w:val="20"/>
                <w:lang w:eastAsia="ru-RU"/>
              </w:rPr>
              <w:t>.</w:t>
            </w:r>
            <w:r w:rsidRPr="00777793">
              <w:rPr>
                <w:color w:val="000000"/>
                <w:szCs w:val="20"/>
                <w:lang w:eastAsia="ru-RU"/>
              </w:rPr>
              <w:t>37 Обеспечение плановых данных</w:t>
            </w:r>
          </w:p>
        </w:tc>
        <w:tc>
          <w:tcPr>
            <w:tcW w:w="1542" w:type="pct"/>
          </w:tcPr>
          <w:p w14:paraId="21EAE35B" w14:textId="77777777" w:rsidR="00CA79D1" w:rsidRPr="007008A3" w:rsidRDefault="00CA79D1" w:rsidP="00B153FA">
            <w:pPr>
              <w:pStyle w:val="TABLECONTENT"/>
            </w:pPr>
          </w:p>
        </w:tc>
        <w:tc>
          <w:tcPr>
            <w:tcW w:w="958" w:type="pct"/>
          </w:tcPr>
          <w:p w14:paraId="4B20D387" w14:textId="77777777" w:rsidR="00CA79D1" w:rsidRPr="007008A3" w:rsidRDefault="00CA79D1" w:rsidP="00B153FA">
            <w:pPr>
              <w:pStyle w:val="TABLECONTENT"/>
            </w:pPr>
          </w:p>
        </w:tc>
      </w:tr>
      <w:tr w:rsidR="00CA79D1" w:rsidRPr="007008A3" w14:paraId="087EEE9B" w14:textId="77777777" w:rsidTr="00927CCC">
        <w:trPr>
          <w:cantSplit/>
        </w:trPr>
        <w:tc>
          <w:tcPr>
            <w:tcW w:w="2500" w:type="pct"/>
          </w:tcPr>
          <w:p w14:paraId="13AF76FC" w14:textId="0F7B2A03" w:rsidR="00CA79D1" w:rsidRPr="00F34F72" w:rsidRDefault="00CA79D1" w:rsidP="00B153FA">
            <w:pPr>
              <w:pStyle w:val="TABLECONTENT"/>
              <w:rPr>
                <w:color w:val="000000"/>
                <w:szCs w:val="20"/>
                <w:lang w:eastAsia="ru-RU"/>
              </w:rPr>
            </w:pPr>
            <w:r w:rsidRPr="00777793">
              <w:rPr>
                <w:color w:val="000000"/>
                <w:szCs w:val="20"/>
                <w:lang w:eastAsia="ru-RU"/>
              </w:rPr>
              <w:t xml:space="preserve">СОИ «ERP.5.6.18 Соглашение об интеграции </w:t>
            </w:r>
            <w:r w:rsidRPr="00C11C4C">
              <w:rPr>
                <w:color w:val="000000"/>
                <w:szCs w:val="20"/>
                <w:lang w:eastAsia="ru-RU"/>
              </w:rPr>
              <w:t>3D-модели и каталог запчастей для оборудования</w:t>
            </w:r>
            <w:r w:rsidR="00710047">
              <w:rPr>
                <w:color w:val="000000"/>
                <w:szCs w:val="20"/>
                <w:lang w:eastAsia="ru-RU"/>
              </w:rPr>
              <w:t xml:space="preserve"> </w:t>
            </w:r>
            <w:r w:rsidR="00710047">
              <w:rPr>
                <w:color w:val="000000"/>
                <w:szCs w:val="20"/>
                <w:lang w:val="en-US" w:eastAsia="ru-RU"/>
              </w:rPr>
              <w:t>LinkOne</w:t>
            </w:r>
            <w:r w:rsidRPr="00777793">
              <w:rPr>
                <w:color w:val="000000"/>
                <w:szCs w:val="20"/>
                <w:lang w:eastAsia="ru-RU"/>
              </w:rPr>
              <w:t>»</w:t>
            </w:r>
          </w:p>
        </w:tc>
        <w:tc>
          <w:tcPr>
            <w:tcW w:w="1542" w:type="pct"/>
          </w:tcPr>
          <w:p w14:paraId="4D745A7E" w14:textId="77777777" w:rsidR="00CA79D1" w:rsidRPr="007008A3" w:rsidRDefault="00CA79D1" w:rsidP="00B153FA">
            <w:pPr>
              <w:pStyle w:val="TABLECONTENT"/>
            </w:pPr>
          </w:p>
        </w:tc>
        <w:tc>
          <w:tcPr>
            <w:tcW w:w="958" w:type="pct"/>
          </w:tcPr>
          <w:p w14:paraId="03C06F6A" w14:textId="77777777" w:rsidR="00CA79D1" w:rsidRPr="007008A3" w:rsidRDefault="00CA79D1" w:rsidP="00B153FA">
            <w:pPr>
              <w:pStyle w:val="TABLECONTENT"/>
            </w:pPr>
          </w:p>
        </w:tc>
      </w:tr>
      <w:tr w:rsidR="00CA79D1" w:rsidRPr="007008A3" w14:paraId="37DD4DC6" w14:textId="77777777" w:rsidTr="00927CCC">
        <w:trPr>
          <w:cantSplit/>
        </w:trPr>
        <w:tc>
          <w:tcPr>
            <w:tcW w:w="2500" w:type="pct"/>
          </w:tcPr>
          <w:p w14:paraId="00A35FA2" w14:textId="365B5701" w:rsidR="00CA79D1" w:rsidRPr="00777793" w:rsidRDefault="00CA79D1" w:rsidP="00CA79D1">
            <w:pPr>
              <w:pStyle w:val="TABLECONTENT"/>
              <w:rPr>
                <w:color w:val="000000"/>
                <w:szCs w:val="20"/>
                <w:lang w:eastAsia="ru-RU"/>
              </w:rPr>
            </w:pPr>
            <w:r w:rsidRPr="00B478E6">
              <w:rPr>
                <w:color w:val="000000"/>
                <w:szCs w:val="20"/>
                <w:lang w:eastAsia="ru-RU"/>
              </w:rPr>
              <w:t xml:space="preserve">СОИ </w:t>
            </w:r>
            <w:r w:rsidRPr="00777793">
              <w:rPr>
                <w:color w:val="000000"/>
                <w:szCs w:val="20"/>
                <w:lang w:eastAsia="ru-RU"/>
              </w:rPr>
              <w:t>«</w:t>
            </w:r>
            <w:r w:rsidRPr="00B478E6">
              <w:rPr>
                <w:color w:val="000000"/>
                <w:szCs w:val="20"/>
                <w:lang w:eastAsia="ru-RU"/>
              </w:rPr>
              <w:t>ERP.5.6.3. Разработка и внедрение автоматизированной системы управления персоналом</w:t>
            </w:r>
            <w:r>
              <w:rPr>
                <w:color w:val="000000"/>
                <w:szCs w:val="20"/>
                <w:lang w:eastAsia="ru-RU"/>
              </w:rPr>
              <w:t xml:space="preserve"> </w:t>
            </w:r>
            <w:r w:rsidR="006C32A4">
              <w:rPr>
                <w:color w:val="000000"/>
                <w:szCs w:val="20"/>
                <w:lang w:eastAsia="ru-RU"/>
              </w:rPr>
              <w:t>(АСУП</w:t>
            </w:r>
            <w:r w:rsidRPr="00C11C4C">
              <w:rPr>
                <w:color w:val="000000"/>
                <w:szCs w:val="20"/>
                <w:lang w:eastAsia="ru-RU"/>
              </w:rPr>
              <w:t>)</w:t>
            </w:r>
            <w:r w:rsidRPr="00777793">
              <w:rPr>
                <w:color w:val="000000"/>
                <w:szCs w:val="20"/>
                <w:lang w:eastAsia="ru-RU"/>
              </w:rPr>
              <w:t>»</w:t>
            </w:r>
          </w:p>
        </w:tc>
        <w:tc>
          <w:tcPr>
            <w:tcW w:w="1542" w:type="pct"/>
          </w:tcPr>
          <w:p w14:paraId="1698869F" w14:textId="77777777" w:rsidR="00CA79D1" w:rsidRPr="007008A3" w:rsidRDefault="00CA79D1" w:rsidP="00CA79D1">
            <w:pPr>
              <w:pStyle w:val="TABLECONTENT"/>
            </w:pPr>
          </w:p>
        </w:tc>
        <w:tc>
          <w:tcPr>
            <w:tcW w:w="958" w:type="pct"/>
          </w:tcPr>
          <w:p w14:paraId="74714126" w14:textId="77777777" w:rsidR="00CA79D1" w:rsidRPr="007008A3" w:rsidRDefault="00CA79D1" w:rsidP="00CA79D1">
            <w:pPr>
              <w:pStyle w:val="TABLECONTENT"/>
            </w:pPr>
          </w:p>
        </w:tc>
      </w:tr>
      <w:tr w:rsidR="005242FE" w:rsidRPr="007008A3" w14:paraId="33B77F15" w14:textId="77777777" w:rsidTr="00927CCC">
        <w:trPr>
          <w:cantSplit/>
        </w:trPr>
        <w:tc>
          <w:tcPr>
            <w:tcW w:w="2500" w:type="pct"/>
          </w:tcPr>
          <w:p w14:paraId="0FB6C1D9" w14:textId="39CCACEE" w:rsidR="005242FE" w:rsidRPr="00B478E6" w:rsidRDefault="005242FE" w:rsidP="00CA79D1">
            <w:pPr>
              <w:pStyle w:val="TABLECONTENT"/>
              <w:rPr>
                <w:color w:val="000000"/>
                <w:szCs w:val="20"/>
                <w:lang w:eastAsia="ru-RU"/>
              </w:rPr>
            </w:pPr>
            <w:r w:rsidRPr="00B478E6">
              <w:rPr>
                <w:color w:val="000000"/>
                <w:szCs w:val="20"/>
                <w:lang w:eastAsia="ru-RU"/>
              </w:rPr>
              <w:t xml:space="preserve">СОИ </w:t>
            </w:r>
            <w:r w:rsidRPr="00777793">
              <w:rPr>
                <w:color w:val="000000"/>
                <w:szCs w:val="20"/>
                <w:lang w:eastAsia="ru-RU"/>
              </w:rPr>
              <w:t>«</w:t>
            </w:r>
            <w:r w:rsidRPr="00B478E6">
              <w:rPr>
                <w:color w:val="000000"/>
                <w:szCs w:val="20"/>
                <w:lang w:eastAsia="ru-RU"/>
              </w:rPr>
              <w:t>ERP.5.6.</w:t>
            </w:r>
            <w:r>
              <w:rPr>
                <w:color w:val="000000"/>
                <w:szCs w:val="20"/>
                <w:lang w:eastAsia="ru-RU"/>
              </w:rPr>
              <w:t>8</w:t>
            </w:r>
            <w:r w:rsidRPr="00B478E6">
              <w:rPr>
                <w:color w:val="000000"/>
                <w:szCs w:val="20"/>
                <w:lang w:eastAsia="ru-RU"/>
              </w:rPr>
              <w:t xml:space="preserve">. </w:t>
            </w:r>
            <w:r>
              <w:rPr>
                <w:color w:val="000000"/>
                <w:szCs w:val="20"/>
                <w:lang w:eastAsia="ru-RU"/>
              </w:rPr>
              <w:t>КОНТУР ГСМ</w:t>
            </w:r>
            <w:r w:rsidRPr="00777793">
              <w:rPr>
                <w:color w:val="000000"/>
                <w:szCs w:val="20"/>
                <w:lang w:eastAsia="ru-RU"/>
              </w:rPr>
              <w:t>»</w:t>
            </w:r>
          </w:p>
        </w:tc>
        <w:tc>
          <w:tcPr>
            <w:tcW w:w="1542" w:type="pct"/>
          </w:tcPr>
          <w:p w14:paraId="71374BA4" w14:textId="77777777" w:rsidR="005242FE" w:rsidRPr="007008A3" w:rsidRDefault="005242FE" w:rsidP="00CA79D1">
            <w:pPr>
              <w:pStyle w:val="TABLECONTENT"/>
            </w:pPr>
          </w:p>
        </w:tc>
        <w:tc>
          <w:tcPr>
            <w:tcW w:w="958" w:type="pct"/>
          </w:tcPr>
          <w:p w14:paraId="715DBA0D" w14:textId="77777777" w:rsidR="005242FE" w:rsidRPr="007008A3" w:rsidRDefault="005242FE" w:rsidP="00CA79D1">
            <w:pPr>
              <w:pStyle w:val="TABLECONTENT"/>
            </w:pPr>
          </w:p>
        </w:tc>
      </w:tr>
      <w:tr w:rsidR="005242FE" w:rsidRPr="007008A3" w14:paraId="62DB6B05" w14:textId="77777777" w:rsidTr="00927CCC">
        <w:trPr>
          <w:cantSplit/>
        </w:trPr>
        <w:tc>
          <w:tcPr>
            <w:tcW w:w="2500" w:type="pct"/>
          </w:tcPr>
          <w:p w14:paraId="343ADF92" w14:textId="0B8444B7" w:rsidR="005242FE" w:rsidRPr="00B478E6" w:rsidRDefault="005242FE" w:rsidP="005242FE">
            <w:pPr>
              <w:pStyle w:val="TABLECONTENT"/>
              <w:rPr>
                <w:color w:val="000000"/>
                <w:szCs w:val="20"/>
                <w:lang w:eastAsia="ru-RU"/>
              </w:rPr>
            </w:pPr>
            <w:r w:rsidRPr="00B478E6">
              <w:rPr>
                <w:color w:val="000000"/>
                <w:szCs w:val="20"/>
                <w:lang w:eastAsia="ru-RU"/>
              </w:rPr>
              <w:t xml:space="preserve">СОИ </w:t>
            </w:r>
            <w:r w:rsidRPr="00777793">
              <w:rPr>
                <w:color w:val="000000"/>
                <w:szCs w:val="20"/>
                <w:lang w:eastAsia="ru-RU"/>
              </w:rPr>
              <w:t>«</w:t>
            </w:r>
            <w:r w:rsidRPr="00B478E6">
              <w:rPr>
                <w:color w:val="000000"/>
                <w:szCs w:val="20"/>
                <w:lang w:eastAsia="ru-RU"/>
              </w:rPr>
              <w:t>ERP.5.6.</w:t>
            </w:r>
            <w:r>
              <w:rPr>
                <w:color w:val="000000"/>
                <w:szCs w:val="20"/>
                <w:lang w:eastAsia="ru-RU"/>
              </w:rPr>
              <w:t>9</w:t>
            </w:r>
            <w:r w:rsidRPr="00B478E6">
              <w:rPr>
                <w:color w:val="000000"/>
                <w:szCs w:val="20"/>
                <w:lang w:eastAsia="ru-RU"/>
              </w:rPr>
              <w:t xml:space="preserve">. </w:t>
            </w:r>
            <w:r>
              <w:rPr>
                <w:color w:val="000000"/>
                <w:szCs w:val="20"/>
                <w:lang w:eastAsia="ru-RU"/>
              </w:rPr>
              <w:t>Система контроля расхода топлива и мониторинга транспорта (Автограф)</w:t>
            </w:r>
            <w:r w:rsidRPr="00777793">
              <w:rPr>
                <w:color w:val="000000"/>
                <w:szCs w:val="20"/>
                <w:lang w:eastAsia="ru-RU"/>
              </w:rPr>
              <w:t>»</w:t>
            </w:r>
          </w:p>
        </w:tc>
        <w:tc>
          <w:tcPr>
            <w:tcW w:w="1542" w:type="pct"/>
          </w:tcPr>
          <w:p w14:paraId="519FC12D" w14:textId="77777777" w:rsidR="005242FE" w:rsidRPr="007008A3" w:rsidRDefault="005242FE" w:rsidP="005242FE">
            <w:pPr>
              <w:pStyle w:val="TABLECONTENT"/>
            </w:pPr>
          </w:p>
        </w:tc>
        <w:tc>
          <w:tcPr>
            <w:tcW w:w="958" w:type="pct"/>
          </w:tcPr>
          <w:p w14:paraId="78C2C3B8" w14:textId="77777777" w:rsidR="005242FE" w:rsidRPr="007008A3" w:rsidRDefault="005242FE" w:rsidP="005242FE">
            <w:pPr>
              <w:pStyle w:val="TABLECONTENT"/>
            </w:pPr>
          </w:p>
        </w:tc>
      </w:tr>
      <w:tr w:rsidR="005242FE" w:rsidRPr="007008A3" w14:paraId="66C8C61A" w14:textId="77777777" w:rsidTr="00927CCC">
        <w:trPr>
          <w:cantSplit/>
        </w:trPr>
        <w:tc>
          <w:tcPr>
            <w:tcW w:w="2500" w:type="pct"/>
          </w:tcPr>
          <w:p w14:paraId="4648BB17" w14:textId="16F23E67" w:rsidR="005242FE" w:rsidRPr="00B478E6" w:rsidRDefault="005242FE" w:rsidP="005242FE">
            <w:pPr>
              <w:pStyle w:val="TABLECONTENT"/>
              <w:rPr>
                <w:color w:val="000000"/>
                <w:szCs w:val="20"/>
                <w:lang w:eastAsia="ru-RU"/>
              </w:rPr>
            </w:pPr>
            <w:r w:rsidRPr="00B478E6">
              <w:rPr>
                <w:color w:val="000000"/>
                <w:szCs w:val="20"/>
                <w:lang w:eastAsia="ru-RU"/>
              </w:rPr>
              <w:t xml:space="preserve">СОИ </w:t>
            </w:r>
            <w:r w:rsidRPr="00777793">
              <w:rPr>
                <w:color w:val="000000"/>
                <w:szCs w:val="20"/>
                <w:lang w:eastAsia="ru-RU"/>
              </w:rPr>
              <w:t>«</w:t>
            </w:r>
            <w:r w:rsidRPr="00B478E6">
              <w:rPr>
                <w:color w:val="000000"/>
                <w:szCs w:val="20"/>
                <w:lang w:eastAsia="ru-RU"/>
              </w:rPr>
              <w:t>ERP.5.6.</w:t>
            </w:r>
            <w:r>
              <w:rPr>
                <w:color w:val="000000"/>
                <w:szCs w:val="20"/>
                <w:lang w:eastAsia="ru-RU"/>
              </w:rPr>
              <w:t>11</w:t>
            </w:r>
            <w:r w:rsidRPr="00B478E6">
              <w:rPr>
                <w:color w:val="000000"/>
                <w:szCs w:val="20"/>
                <w:lang w:eastAsia="ru-RU"/>
              </w:rPr>
              <w:t xml:space="preserve">. </w:t>
            </w:r>
            <w:r>
              <w:rPr>
                <w:color w:val="000000"/>
                <w:szCs w:val="20"/>
                <w:lang w:eastAsia="ru-RU"/>
              </w:rPr>
              <w:t>Система управления закупками и реализацией НВИ (SRM)</w:t>
            </w:r>
            <w:r w:rsidRPr="00777793">
              <w:rPr>
                <w:color w:val="000000"/>
                <w:szCs w:val="20"/>
                <w:lang w:eastAsia="ru-RU"/>
              </w:rPr>
              <w:t>»</w:t>
            </w:r>
          </w:p>
        </w:tc>
        <w:tc>
          <w:tcPr>
            <w:tcW w:w="1542" w:type="pct"/>
          </w:tcPr>
          <w:p w14:paraId="6F3E49A7" w14:textId="77777777" w:rsidR="005242FE" w:rsidRPr="007008A3" w:rsidRDefault="005242FE" w:rsidP="005242FE">
            <w:pPr>
              <w:pStyle w:val="TABLECONTENT"/>
            </w:pPr>
          </w:p>
        </w:tc>
        <w:tc>
          <w:tcPr>
            <w:tcW w:w="958" w:type="pct"/>
          </w:tcPr>
          <w:p w14:paraId="439C85E0" w14:textId="77777777" w:rsidR="005242FE" w:rsidRPr="007008A3" w:rsidRDefault="005242FE" w:rsidP="005242FE">
            <w:pPr>
              <w:pStyle w:val="TABLECONTENT"/>
            </w:pPr>
          </w:p>
        </w:tc>
      </w:tr>
      <w:tr w:rsidR="00F131CD" w:rsidRPr="004C7C99" w14:paraId="3F03D0A7" w14:textId="77777777" w:rsidTr="00927CCC">
        <w:trPr>
          <w:cantSplit/>
        </w:trPr>
        <w:tc>
          <w:tcPr>
            <w:tcW w:w="2500" w:type="pct"/>
          </w:tcPr>
          <w:p w14:paraId="2C87B12D" w14:textId="7723C0EF" w:rsidR="00F131CD" w:rsidRPr="00910EF7" w:rsidRDefault="00F131CD" w:rsidP="005242FE">
            <w:pPr>
              <w:pStyle w:val="TABLECONTENT"/>
              <w:rPr>
                <w:color w:val="000000"/>
                <w:szCs w:val="20"/>
                <w:lang w:val="en-US" w:eastAsia="ru-RU"/>
              </w:rPr>
            </w:pPr>
            <w:r>
              <w:rPr>
                <w:color w:val="000000"/>
                <w:szCs w:val="20"/>
                <w:lang w:eastAsia="ru-RU"/>
              </w:rPr>
              <w:t>СОИ</w:t>
            </w:r>
            <w:r w:rsidRPr="00910EF7">
              <w:rPr>
                <w:color w:val="000000"/>
                <w:szCs w:val="20"/>
                <w:lang w:val="en-US" w:eastAsia="ru-RU"/>
              </w:rPr>
              <w:t xml:space="preserve"> «</w:t>
            </w:r>
            <w:r w:rsidR="00910EF7" w:rsidRPr="00910EF7">
              <w:rPr>
                <w:color w:val="000000"/>
                <w:szCs w:val="20"/>
                <w:lang w:val="en-US" w:eastAsia="ru-RU"/>
              </w:rPr>
              <w:t xml:space="preserve">ERP.5.6.7. </w:t>
            </w:r>
            <w:r w:rsidR="00910EF7">
              <w:rPr>
                <w:color w:val="000000"/>
                <w:szCs w:val="20"/>
                <w:lang w:eastAsia="ru-RU"/>
              </w:rPr>
              <w:t>АСКБ</w:t>
            </w:r>
            <w:r w:rsidR="00910EF7" w:rsidRPr="00910EF7">
              <w:rPr>
                <w:color w:val="000000"/>
                <w:szCs w:val="20"/>
                <w:lang w:val="en-US" w:eastAsia="ru-RU"/>
              </w:rPr>
              <w:t xml:space="preserve"> – S/4HANA</w:t>
            </w:r>
            <w:r w:rsidRPr="00910EF7">
              <w:rPr>
                <w:color w:val="000000"/>
                <w:szCs w:val="20"/>
                <w:lang w:val="en-US" w:eastAsia="ru-RU"/>
              </w:rPr>
              <w:t>»</w:t>
            </w:r>
          </w:p>
        </w:tc>
        <w:tc>
          <w:tcPr>
            <w:tcW w:w="1542" w:type="pct"/>
          </w:tcPr>
          <w:p w14:paraId="6CA4E76F" w14:textId="77777777" w:rsidR="00F131CD" w:rsidRPr="00910EF7" w:rsidRDefault="00F131CD" w:rsidP="005242FE">
            <w:pPr>
              <w:pStyle w:val="TABLECONTENT"/>
              <w:rPr>
                <w:lang w:val="en-US"/>
              </w:rPr>
            </w:pPr>
          </w:p>
        </w:tc>
        <w:tc>
          <w:tcPr>
            <w:tcW w:w="958" w:type="pct"/>
          </w:tcPr>
          <w:p w14:paraId="0D4F873C" w14:textId="77777777" w:rsidR="00F131CD" w:rsidRPr="00910EF7" w:rsidRDefault="00F131CD" w:rsidP="005242FE">
            <w:pPr>
              <w:pStyle w:val="TABLECONTENT"/>
              <w:rPr>
                <w:lang w:val="en-US"/>
              </w:rPr>
            </w:pPr>
          </w:p>
        </w:tc>
      </w:tr>
    </w:tbl>
    <w:p w14:paraId="7CAA4391" w14:textId="77777777" w:rsidR="008A64F0" w:rsidRPr="00910EF7" w:rsidRDefault="008A64F0" w:rsidP="00B153FA">
      <w:pPr>
        <w:pStyle w:val="TABLECONTENT"/>
        <w:rPr>
          <w:sz w:val="22"/>
          <w:lang w:val="en-US"/>
        </w:rPr>
      </w:pPr>
    </w:p>
    <w:p w14:paraId="54323C20" w14:textId="77777777" w:rsidR="00397DCF" w:rsidRPr="00910EF7" w:rsidRDefault="00397DCF" w:rsidP="00B153FA">
      <w:pPr>
        <w:pStyle w:val="TABLECONTENT"/>
        <w:rPr>
          <w:b/>
          <w:sz w:val="22"/>
          <w:lang w:val="en-US"/>
        </w:rPr>
      </w:pPr>
    </w:p>
    <w:p w14:paraId="08947386" w14:textId="7B6B023E" w:rsidR="00B81641" w:rsidRPr="00B153FA" w:rsidRDefault="00B81641" w:rsidP="00B153FA">
      <w:pPr>
        <w:pStyle w:val="TABLECONTENT"/>
        <w:jc w:val="right"/>
        <w:rPr>
          <w:b/>
          <w:sz w:val="22"/>
        </w:rPr>
      </w:pPr>
      <w:r w:rsidRPr="00B153FA">
        <w:rPr>
          <w:b/>
          <w:sz w:val="22"/>
        </w:rPr>
        <w:t xml:space="preserve">Таблица </w:t>
      </w:r>
      <w:r w:rsidR="00106AE3" w:rsidRPr="00B153FA">
        <w:rPr>
          <w:b/>
          <w:sz w:val="22"/>
        </w:rPr>
        <w:fldChar w:fldCharType="begin"/>
      </w:r>
      <w:r w:rsidR="00106AE3" w:rsidRPr="00B153FA">
        <w:rPr>
          <w:b/>
          <w:sz w:val="22"/>
        </w:rPr>
        <w:instrText xml:space="preserve"> SEQ Таблица \* ARABIC </w:instrText>
      </w:r>
      <w:r w:rsidR="00106AE3" w:rsidRPr="00B153FA">
        <w:rPr>
          <w:b/>
          <w:sz w:val="22"/>
        </w:rPr>
        <w:fldChar w:fldCharType="separate"/>
      </w:r>
      <w:r w:rsidR="00E24180">
        <w:rPr>
          <w:b/>
          <w:noProof/>
          <w:sz w:val="22"/>
        </w:rPr>
        <w:t>3</w:t>
      </w:r>
      <w:r w:rsidR="00106AE3" w:rsidRPr="00B153FA">
        <w:rPr>
          <w:b/>
          <w:sz w:val="22"/>
        </w:rPr>
        <w:fldChar w:fldCharType="end"/>
      </w:r>
      <w:r w:rsidRPr="00B153FA">
        <w:rPr>
          <w:b/>
          <w:sz w:val="22"/>
        </w:rPr>
        <w:t>. Приложения (являются неотъемлемой частью документа)</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088"/>
        <w:gridCol w:w="3138"/>
        <w:gridCol w:w="1950"/>
      </w:tblGrid>
      <w:tr w:rsidR="00175B15" w:rsidRPr="007008A3" w14:paraId="7B30506E" w14:textId="77777777" w:rsidTr="009355EA">
        <w:trPr>
          <w:cantSplit/>
          <w:trHeight w:val="397"/>
          <w:tblHeader/>
        </w:trPr>
        <w:tc>
          <w:tcPr>
            <w:tcW w:w="2500" w:type="pct"/>
            <w:shd w:val="clear" w:color="auto" w:fill="FFC000"/>
            <w:vAlign w:val="center"/>
          </w:tcPr>
          <w:p w14:paraId="42208C88" w14:textId="77777777" w:rsidR="00175B15" w:rsidRPr="007008A3" w:rsidRDefault="00175B15" w:rsidP="00B153FA">
            <w:pPr>
              <w:pStyle w:val="TABLECONTENT"/>
            </w:pPr>
            <w:r w:rsidRPr="007008A3">
              <w:t>Название документа</w:t>
            </w:r>
          </w:p>
        </w:tc>
        <w:tc>
          <w:tcPr>
            <w:tcW w:w="1542" w:type="pct"/>
            <w:shd w:val="clear" w:color="auto" w:fill="FFC000"/>
            <w:vAlign w:val="center"/>
          </w:tcPr>
          <w:p w14:paraId="75BC27BA" w14:textId="77777777" w:rsidR="00175B15" w:rsidRPr="007008A3" w:rsidRDefault="00175B15" w:rsidP="00B153FA">
            <w:pPr>
              <w:pStyle w:val="TABLECONTENT"/>
            </w:pPr>
            <w:r w:rsidRPr="007008A3">
              <w:t>Номер версии /</w:t>
            </w:r>
            <w:r w:rsidR="00E6247B" w:rsidRPr="007008A3">
              <w:t xml:space="preserve"> и</w:t>
            </w:r>
            <w:r w:rsidRPr="007008A3">
              <w:t>мя файла</w:t>
            </w:r>
          </w:p>
        </w:tc>
        <w:tc>
          <w:tcPr>
            <w:tcW w:w="958" w:type="pct"/>
            <w:shd w:val="clear" w:color="auto" w:fill="FFC000"/>
            <w:vAlign w:val="center"/>
          </w:tcPr>
          <w:p w14:paraId="4E4D011B" w14:textId="77777777" w:rsidR="00175B15" w:rsidRPr="007008A3" w:rsidRDefault="00175B15" w:rsidP="00B153FA">
            <w:pPr>
              <w:pStyle w:val="TABLECONTENT"/>
            </w:pPr>
            <w:r w:rsidRPr="007008A3">
              <w:t>Дата</w:t>
            </w:r>
          </w:p>
        </w:tc>
      </w:tr>
      <w:tr w:rsidR="004831B8" w:rsidRPr="007008A3" w14:paraId="757321E5" w14:textId="77777777" w:rsidTr="00927CCC">
        <w:trPr>
          <w:cantSplit/>
        </w:trPr>
        <w:tc>
          <w:tcPr>
            <w:tcW w:w="2500" w:type="pct"/>
          </w:tcPr>
          <w:p w14:paraId="078A942F" w14:textId="77777777" w:rsidR="004831B8" w:rsidRPr="007008A3" w:rsidRDefault="004831B8" w:rsidP="00B153FA">
            <w:pPr>
              <w:pStyle w:val="TABLECONTENT"/>
            </w:pPr>
            <w:r w:rsidRPr="007008A3">
              <w:t>ПРИЛОЖЕНИЕ № 1.</w:t>
            </w:r>
            <w:r w:rsidR="005915D4">
              <w:t xml:space="preserve"> </w:t>
            </w:r>
            <w:r w:rsidRPr="007008A3">
              <w:t>Модели бизнес-процессов</w:t>
            </w:r>
          </w:p>
        </w:tc>
        <w:tc>
          <w:tcPr>
            <w:tcW w:w="1542" w:type="pct"/>
          </w:tcPr>
          <w:p w14:paraId="6A638B3D" w14:textId="77777777" w:rsidR="004831B8" w:rsidRPr="007008A3" w:rsidRDefault="004831B8" w:rsidP="00B153FA">
            <w:pPr>
              <w:pStyle w:val="TABLECONTENT"/>
            </w:pPr>
          </w:p>
        </w:tc>
        <w:tc>
          <w:tcPr>
            <w:tcW w:w="958" w:type="pct"/>
          </w:tcPr>
          <w:p w14:paraId="07E19DE5" w14:textId="77777777" w:rsidR="004831B8" w:rsidRPr="007008A3" w:rsidRDefault="004831B8" w:rsidP="00B153FA">
            <w:pPr>
              <w:pStyle w:val="TABLECONTENT"/>
            </w:pPr>
          </w:p>
        </w:tc>
      </w:tr>
      <w:tr w:rsidR="004831B8" w:rsidRPr="007008A3" w14:paraId="5E4569EE" w14:textId="77777777" w:rsidTr="00927CCC">
        <w:trPr>
          <w:cantSplit/>
        </w:trPr>
        <w:tc>
          <w:tcPr>
            <w:tcW w:w="2500" w:type="pct"/>
          </w:tcPr>
          <w:p w14:paraId="5CE847E0" w14:textId="77777777" w:rsidR="004831B8" w:rsidRPr="007008A3" w:rsidRDefault="004831B8" w:rsidP="00B153FA">
            <w:pPr>
              <w:pStyle w:val="TABLECONTENT"/>
            </w:pPr>
            <w:r w:rsidRPr="007008A3">
              <w:t>ПРИЛОЖЕНИЕ № 2. Реестр бизнес-требований</w:t>
            </w:r>
          </w:p>
        </w:tc>
        <w:tc>
          <w:tcPr>
            <w:tcW w:w="1542" w:type="pct"/>
          </w:tcPr>
          <w:p w14:paraId="561A359D" w14:textId="77777777" w:rsidR="004831B8" w:rsidRPr="007008A3" w:rsidRDefault="004831B8" w:rsidP="00B153FA">
            <w:pPr>
              <w:pStyle w:val="TABLECONTENT"/>
            </w:pPr>
          </w:p>
        </w:tc>
        <w:tc>
          <w:tcPr>
            <w:tcW w:w="958" w:type="pct"/>
          </w:tcPr>
          <w:p w14:paraId="4687AEB0" w14:textId="77777777" w:rsidR="004831B8" w:rsidRPr="007008A3" w:rsidRDefault="004831B8" w:rsidP="00B153FA">
            <w:pPr>
              <w:pStyle w:val="TABLECONTENT"/>
            </w:pPr>
          </w:p>
        </w:tc>
      </w:tr>
      <w:tr w:rsidR="004831B8" w:rsidRPr="007008A3" w14:paraId="065C0263" w14:textId="77777777" w:rsidTr="00927CCC">
        <w:trPr>
          <w:cantSplit/>
        </w:trPr>
        <w:tc>
          <w:tcPr>
            <w:tcW w:w="2500" w:type="pct"/>
          </w:tcPr>
          <w:p w14:paraId="27FDC10E" w14:textId="77777777" w:rsidR="004831B8" w:rsidRPr="007008A3" w:rsidRDefault="004831B8" w:rsidP="00B153FA">
            <w:pPr>
              <w:pStyle w:val="TABLECONTENT"/>
            </w:pPr>
            <w:r w:rsidRPr="007008A3">
              <w:t>ПРИЛОЖЕНИЕ № 4. Описание шагов бизнес-процессов</w:t>
            </w:r>
          </w:p>
        </w:tc>
        <w:tc>
          <w:tcPr>
            <w:tcW w:w="1542" w:type="pct"/>
          </w:tcPr>
          <w:p w14:paraId="4CE3F7A6" w14:textId="77777777" w:rsidR="004831B8" w:rsidRPr="007008A3" w:rsidRDefault="004831B8" w:rsidP="00B153FA">
            <w:pPr>
              <w:pStyle w:val="TABLECONTENT"/>
            </w:pPr>
          </w:p>
        </w:tc>
        <w:tc>
          <w:tcPr>
            <w:tcW w:w="958" w:type="pct"/>
          </w:tcPr>
          <w:p w14:paraId="60A072AB" w14:textId="77777777" w:rsidR="004831B8" w:rsidRPr="007008A3" w:rsidRDefault="004831B8" w:rsidP="00B153FA">
            <w:pPr>
              <w:pStyle w:val="TABLECONTENT"/>
            </w:pPr>
          </w:p>
        </w:tc>
      </w:tr>
      <w:tr w:rsidR="004831B8" w:rsidRPr="007008A3" w14:paraId="314BB2BD" w14:textId="77777777" w:rsidTr="00927CCC">
        <w:trPr>
          <w:cantSplit/>
        </w:trPr>
        <w:tc>
          <w:tcPr>
            <w:tcW w:w="2500" w:type="pct"/>
          </w:tcPr>
          <w:p w14:paraId="753E8380" w14:textId="77777777" w:rsidR="004831B8" w:rsidRPr="007008A3" w:rsidRDefault="004831B8" w:rsidP="00B153FA">
            <w:pPr>
              <w:pStyle w:val="TABLECONTENT"/>
            </w:pPr>
            <w:r w:rsidRPr="007008A3">
              <w:t>ПРИЛОЖЕНИЕ № РП1-6: Роли и полномочия</w:t>
            </w:r>
          </w:p>
        </w:tc>
        <w:tc>
          <w:tcPr>
            <w:tcW w:w="1542" w:type="pct"/>
          </w:tcPr>
          <w:p w14:paraId="7A47BDC2" w14:textId="77777777" w:rsidR="004831B8" w:rsidRPr="007008A3" w:rsidRDefault="004831B8" w:rsidP="00B153FA">
            <w:pPr>
              <w:pStyle w:val="TABLECONTENT"/>
            </w:pPr>
          </w:p>
        </w:tc>
        <w:tc>
          <w:tcPr>
            <w:tcW w:w="958" w:type="pct"/>
          </w:tcPr>
          <w:p w14:paraId="2D47A9D9" w14:textId="77777777" w:rsidR="004831B8" w:rsidRPr="007008A3" w:rsidRDefault="004831B8" w:rsidP="00B153FA">
            <w:pPr>
              <w:pStyle w:val="TABLECONTENT"/>
            </w:pPr>
          </w:p>
        </w:tc>
      </w:tr>
      <w:tr w:rsidR="004831B8" w:rsidRPr="007008A3" w14:paraId="6C6B20E0" w14:textId="77777777" w:rsidTr="00927CCC">
        <w:trPr>
          <w:cantSplit/>
        </w:trPr>
        <w:tc>
          <w:tcPr>
            <w:tcW w:w="2500" w:type="pct"/>
          </w:tcPr>
          <w:p w14:paraId="4014CC62" w14:textId="77777777" w:rsidR="004831B8" w:rsidRPr="007008A3" w:rsidRDefault="004831B8" w:rsidP="00B153FA">
            <w:pPr>
              <w:pStyle w:val="TABLECONTENT"/>
            </w:pPr>
            <w:r w:rsidRPr="007008A3">
              <w:t>ПРИЛОЖЕНИЕ № РИК1. Матрица рисков и контрольных процедур</w:t>
            </w:r>
          </w:p>
        </w:tc>
        <w:tc>
          <w:tcPr>
            <w:tcW w:w="1542" w:type="pct"/>
          </w:tcPr>
          <w:p w14:paraId="78F1AFA1" w14:textId="77777777" w:rsidR="004831B8" w:rsidRPr="007008A3" w:rsidRDefault="004831B8" w:rsidP="00B153FA">
            <w:pPr>
              <w:pStyle w:val="TABLECONTENT"/>
            </w:pPr>
          </w:p>
        </w:tc>
        <w:tc>
          <w:tcPr>
            <w:tcW w:w="958" w:type="pct"/>
          </w:tcPr>
          <w:p w14:paraId="6AEBA022" w14:textId="77777777" w:rsidR="004831B8" w:rsidRPr="007008A3" w:rsidRDefault="004831B8" w:rsidP="00B153FA">
            <w:pPr>
              <w:pStyle w:val="TABLECONTENT"/>
            </w:pPr>
          </w:p>
        </w:tc>
      </w:tr>
      <w:tr w:rsidR="004831B8" w:rsidRPr="007008A3" w14:paraId="33677E45" w14:textId="77777777" w:rsidTr="00927CCC">
        <w:trPr>
          <w:cantSplit/>
        </w:trPr>
        <w:tc>
          <w:tcPr>
            <w:tcW w:w="2500" w:type="pct"/>
          </w:tcPr>
          <w:p w14:paraId="64D91A33" w14:textId="77777777" w:rsidR="004831B8" w:rsidRPr="007008A3" w:rsidRDefault="004831B8" w:rsidP="00B153FA">
            <w:pPr>
              <w:pStyle w:val="TABLECONTENT"/>
            </w:pPr>
            <w:r w:rsidRPr="007008A3">
              <w:t>ПРИЛОЖЕНИЕ № КП1. Матрица конфликтов полномочий</w:t>
            </w:r>
          </w:p>
        </w:tc>
        <w:tc>
          <w:tcPr>
            <w:tcW w:w="1542" w:type="pct"/>
          </w:tcPr>
          <w:p w14:paraId="77CEF4DC" w14:textId="77777777" w:rsidR="004831B8" w:rsidRPr="007008A3" w:rsidRDefault="004831B8" w:rsidP="00B153FA">
            <w:pPr>
              <w:pStyle w:val="TABLECONTENT"/>
            </w:pPr>
          </w:p>
        </w:tc>
        <w:tc>
          <w:tcPr>
            <w:tcW w:w="958" w:type="pct"/>
          </w:tcPr>
          <w:p w14:paraId="5994900F" w14:textId="77777777" w:rsidR="004831B8" w:rsidRPr="007008A3" w:rsidRDefault="004831B8" w:rsidP="00B153FA">
            <w:pPr>
              <w:pStyle w:val="TABLECONTENT"/>
            </w:pPr>
          </w:p>
        </w:tc>
      </w:tr>
    </w:tbl>
    <w:p w14:paraId="2463E958" w14:textId="77777777" w:rsidR="0033013D" w:rsidRPr="007008A3" w:rsidRDefault="0033013D" w:rsidP="00E0149C">
      <w:pPr>
        <w:pStyle w:val="a7"/>
        <w:keepNext/>
        <w:jc w:val="right"/>
        <w:rPr>
          <w:rFonts w:cs="Arial"/>
        </w:rPr>
      </w:pPr>
    </w:p>
    <w:p w14:paraId="27FBAB5D" w14:textId="77777777" w:rsidR="0033013D" w:rsidRPr="007008A3" w:rsidRDefault="0033013D">
      <w:pPr>
        <w:spacing w:after="200" w:line="276" w:lineRule="auto"/>
        <w:jc w:val="left"/>
        <w:rPr>
          <w:rFonts w:eastAsia="Calibri" w:cs="Arial"/>
          <w:szCs w:val="24"/>
          <w:lang w:eastAsia="ru-RU"/>
        </w:rPr>
      </w:pPr>
      <w:r w:rsidRPr="007008A3">
        <w:rPr>
          <w:rFonts w:cs="Arial"/>
        </w:rPr>
        <w:br w:type="page"/>
      </w:r>
    </w:p>
    <w:p w14:paraId="7CE9D2D1" w14:textId="77777777" w:rsidR="009355EA" w:rsidRPr="007008A3" w:rsidRDefault="009355EA" w:rsidP="009355EA">
      <w:pPr>
        <w:pStyle w:val="a7"/>
        <w:keepNext/>
        <w:spacing w:after="240" w:afterAutospacing="0" w:line="276" w:lineRule="auto"/>
        <w:jc w:val="left"/>
        <w:rPr>
          <w:rFonts w:cs="Arial"/>
          <w:b/>
          <w:sz w:val="22"/>
        </w:rPr>
      </w:pPr>
      <w:bookmarkStart w:id="63" w:name="_Toc392078586"/>
      <w:bookmarkStart w:id="64" w:name="_Toc392838968"/>
      <w:bookmarkStart w:id="65" w:name="_Toc393208389"/>
      <w:r w:rsidRPr="007008A3">
        <w:rPr>
          <w:rFonts w:cs="Arial"/>
          <w:b/>
          <w:sz w:val="28"/>
        </w:rPr>
        <w:lastRenderedPageBreak/>
        <w:t>ЛИСТ СОГЛАСОВАНИЯ</w:t>
      </w:r>
      <w:bookmarkEnd w:id="63"/>
      <w:bookmarkEnd w:id="64"/>
      <w:bookmarkEnd w:id="65"/>
    </w:p>
    <w:p w14:paraId="3149996F" w14:textId="301F8EBF" w:rsidR="00E0149C" w:rsidRPr="007008A3" w:rsidRDefault="00E0149C" w:rsidP="00916FAB">
      <w:pPr>
        <w:pStyle w:val="a7"/>
        <w:keepNext/>
        <w:spacing w:after="240" w:afterAutospacing="0" w:line="276" w:lineRule="auto"/>
        <w:jc w:val="right"/>
        <w:rPr>
          <w:rFonts w:cs="Arial"/>
          <w:b/>
          <w:sz w:val="22"/>
        </w:rPr>
      </w:pPr>
      <w:r w:rsidRPr="007008A3">
        <w:rPr>
          <w:rFonts w:cs="Arial"/>
          <w:b/>
          <w:sz w:val="22"/>
        </w:rPr>
        <w:t xml:space="preserve">Таблица </w:t>
      </w:r>
      <w:r w:rsidR="00106AE3" w:rsidRPr="007008A3">
        <w:rPr>
          <w:rFonts w:cs="Arial"/>
          <w:b/>
          <w:sz w:val="22"/>
        </w:rPr>
        <w:fldChar w:fldCharType="begin"/>
      </w:r>
      <w:r w:rsidR="00106AE3" w:rsidRPr="007008A3">
        <w:rPr>
          <w:rFonts w:cs="Arial"/>
          <w:b/>
          <w:sz w:val="22"/>
        </w:rPr>
        <w:instrText xml:space="preserve"> SEQ Таблица \* ARABIC </w:instrText>
      </w:r>
      <w:r w:rsidR="00106AE3" w:rsidRPr="007008A3">
        <w:rPr>
          <w:rFonts w:cs="Arial"/>
          <w:b/>
          <w:sz w:val="22"/>
        </w:rPr>
        <w:fldChar w:fldCharType="separate"/>
      </w:r>
      <w:r w:rsidR="00E24180">
        <w:rPr>
          <w:rFonts w:cs="Arial"/>
          <w:b/>
          <w:noProof/>
          <w:sz w:val="22"/>
        </w:rPr>
        <w:t>4</w:t>
      </w:r>
      <w:r w:rsidR="00106AE3" w:rsidRPr="007008A3">
        <w:rPr>
          <w:rFonts w:cs="Arial"/>
          <w:b/>
          <w:sz w:val="22"/>
        </w:rPr>
        <w:fldChar w:fldCharType="end"/>
      </w:r>
      <w:r w:rsidRPr="007008A3">
        <w:rPr>
          <w:rFonts w:cs="Arial"/>
          <w:b/>
          <w:sz w:val="22"/>
        </w:rPr>
        <w:t>. Документ утвержден</w:t>
      </w:r>
    </w:p>
    <w:tbl>
      <w:tblPr>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936"/>
        <w:gridCol w:w="2693"/>
        <w:gridCol w:w="1395"/>
        <w:gridCol w:w="2167"/>
      </w:tblGrid>
      <w:tr w:rsidR="00175B15" w:rsidRPr="007008A3" w14:paraId="41640993" w14:textId="77777777" w:rsidTr="009355EA">
        <w:trPr>
          <w:cantSplit/>
          <w:trHeight w:val="397"/>
          <w:tblHeader/>
        </w:trPr>
        <w:tc>
          <w:tcPr>
            <w:tcW w:w="3936" w:type="dxa"/>
            <w:shd w:val="clear" w:color="auto" w:fill="FFC000"/>
            <w:vAlign w:val="center"/>
          </w:tcPr>
          <w:p w14:paraId="6F8FF463" w14:textId="77777777" w:rsidR="00175B15" w:rsidRPr="007008A3" w:rsidRDefault="00175B15" w:rsidP="00BC56DB">
            <w:pPr>
              <w:jc w:val="center"/>
              <w:rPr>
                <w:rFonts w:cs="Arial"/>
                <w:b/>
                <w:sz w:val="20"/>
              </w:rPr>
            </w:pPr>
            <w:r w:rsidRPr="007008A3">
              <w:rPr>
                <w:rFonts w:cs="Arial"/>
                <w:b/>
                <w:sz w:val="20"/>
              </w:rPr>
              <w:t>Кто утвердил</w:t>
            </w:r>
          </w:p>
        </w:tc>
        <w:tc>
          <w:tcPr>
            <w:tcW w:w="2693" w:type="dxa"/>
            <w:shd w:val="clear" w:color="auto" w:fill="FFC000"/>
            <w:vAlign w:val="center"/>
          </w:tcPr>
          <w:p w14:paraId="009F7B98" w14:textId="77777777" w:rsidR="00175B15" w:rsidRPr="007008A3" w:rsidRDefault="00175B15" w:rsidP="00BC56DB">
            <w:pPr>
              <w:jc w:val="center"/>
              <w:rPr>
                <w:rFonts w:cs="Arial"/>
                <w:b/>
                <w:sz w:val="20"/>
              </w:rPr>
            </w:pPr>
            <w:r w:rsidRPr="007008A3">
              <w:rPr>
                <w:rFonts w:cs="Arial"/>
                <w:b/>
                <w:sz w:val="20"/>
              </w:rPr>
              <w:t>ФИО</w:t>
            </w:r>
          </w:p>
        </w:tc>
        <w:tc>
          <w:tcPr>
            <w:tcW w:w="1395" w:type="dxa"/>
            <w:shd w:val="clear" w:color="auto" w:fill="FFC000"/>
            <w:vAlign w:val="center"/>
          </w:tcPr>
          <w:p w14:paraId="015532FD" w14:textId="77777777" w:rsidR="00175B15" w:rsidRPr="007008A3" w:rsidRDefault="00175B15" w:rsidP="00BC56DB">
            <w:pPr>
              <w:jc w:val="center"/>
              <w:rPr>
                <w:rFonts w:cs="Arial"/>
                <w:b/>
                <w:sz w:val="20"/>
              </w:rPr>
            </w:pPr>
            <w:r w:rsidRPr="007008A3">
              <w:rPr>
                <w:rFonts w:cs="Arial"/>
                <w:b/>
                <w:sz w:val="20"/>
              </w:rPr>
              <w:t>Дата</w:t>
            </w:r>
          </w:p>
        </w:tc>
        <w:tc>
          <w:tcPr>
            <w:tcW w:w="2167" w:type="dxa"/>
            <w:shd w:val="clear" w:color="auto" w:fill="FFC000"/>
            <w:vAlign w:val="center"/>
          </w:tcPr>
          <w:p w14:paraId="3C91D34D" w14:textId="77777777" w:rsidR="00175B15" w:rsidRPr="007008A3" w:rsidRDefault="00175B15" w:rsidP="00BC56DB">
            <w:pPr>
              <w:jc w:val="center"/>
              <w:rPr>
                <w:rFonts w:cs="Arial"/>
                <w:b/>
                <w:sz w:val="20"/>
              </w:rPr>
            </w:pPr>
            <w:r w:rsidRPr="007008A3">
              <w:rPr>
                <w:rFonts w:cs="Arial"/>
                <w:b/>
                <w:sz w:val="20"/>
              </w:rPr>
              <w:t>Подпись</w:t>
            </w:r>
          </w:p>
        </w:tc>
      </w:tr>
      <w:tr w:rsidR="00175B15" w:rsidRPr="007008A3" w14:paraId="6E218D29" w14:textId="77777777" w:rsidTr="009355EA">
        <w:trPr>
          <w:cantSplit/>
          <w:trHeight w:val="51"/>
        </w:trPr>
        <w:tc>
          <w:tcPr>
            <w:tcW w:w="3936" w:type="dxa"/>
          </w:tcPr>
          <w:p w14:paraId="35D01A67" w14:textId="03077023" w:rsidR="00175B15" w:rsidRPr="007008A3" w:rsidRDefault="008706BC" w:rsidP="00B153FA">
            <w:pPr>
              <w:pStyle w:val="TABLECONTENT"/>
            </w:pPr>
            <w:r>
              <w:t>Спонсор проекта</w:t>
            </w:r>
          </w:p>
        </w:tc>
        <w:tc>
          <w:tcPr>
            <w:tcW w:w="2693" w:type="dxa"/>
          </w:tcPr>
          <w:p w14:paraId="0B91BEA2" w14:textId="4F65A749" w:rsidR="00175B15" w:rsidRPr="007008A3" w:rsidRDefault="008706BC" w:rsidP="00B153FA">
            <w:pPr>
              <w:pStyle w:val="TABLECONTENT"/>
            </w:pPr>
            <w:r>
              <w:t>Грачев П.С.</w:t>
            </w:r>
          </w:p>
        </w:tc>
        <w:tc>
          <w:tcPr>
            <w:tcW w:w="1395" w:type="dxa"/>
          </w:tcPr>
          <w:p w14:paraId="714AFED3" w14:textId="77777777" w:rsidR="00175B15" w:rsidRPr="007008A3" w:rsidRDefault="00175B15" w:rsidP="008708BD">
            <w:pPr>
              <w:jc w:val="center"/>
              <w:rPr>
                <w:rFonts w:cs="Arial"/>
                <w:sz w:val="20"/>
              </w:rPr>
            </w:pPr>
          </w:p>
        </w:tc>
        <w:tc>
          <w:tcPr>
            <w:tcW w:w="2167" w:type="dxa"/>
          </w:tcPr>
          <w:p w14:paraId="651EEAC6" w14:textId="77777777" w:rsidR="00175B15" w:rsidRPr="007008A3" w:rsidRDefault="00175B15" w:rsidP="008708BD">
            <w:pPr>
              <w:jc w:val="center"/>
              <w:rPr>
                <w:rFonts w:cs="Arial"/>
                <w:sz w:val="20"/>
              </w:rPr>
            </w:pPr>
          </w:p>
        </w:tc>
      </w:tr>
      <w:tr w:rsidR="008706BC" w:rsidRPr="007008A3" w14:paraId="66FFD720" w14:textId="77777777" w:rsidTr="009355EA">
        <w:trPr>
          <w:cantSplit/>
          <w:trHeight w:val="51"/>
        </w:trPr>
        <w:tc>
          <w:tcPr>
            <w:tcW w:w="3936" w:type="dxa"/>
          </w:tcPr>
          <w:p w14:paraId="4D6B5885" w14:textId="422C200F" w:rsidR="008706BC" w:rsidRDefault="008706BC" w:rsidP="00B153FA">
            <w:pPr>
              <w:pStyle w:val="TABLECONTENT"/>
            </w:pPr>
            <w:r>
              <w:t>Вице-президент по трансформации бизнеса</w:t>
            </w:r>
          </w:p>
        </w:tc>
        <w:tc>
          <w:tcPr>
            <w:tcW w:w="2693" w:type="dxa"/>
          </w:tcPr>
          <w:p w14:paraId="2A2FC421" w14:textId="0F8C3F27" w:rsidR="008706BC" w:rsidRDefault="009D6F6A" w:rsidP="00B153FA">
            <w:pPr>
              <w:pStyle w:val="TABLECONTENT"/>
            </w:pPr>
            <w:r>
              <w:t>Бондаренко Л.Г.</w:t>
            </w:r>
          </w:p>
        </w:tc>
        <w:tc>
          <w:tcPr>
            <w:tcW w:w="1395" w:type="dxa"/>
          </w:tcPr>
          <w:p w14:paraId="0583E95A" w14:textId="77777777" w:rsidR="008706BC" w:rsidRPr="007008A3" w:rsidRDefault="008706BC" w:rsidP="008708BD">
            <w:pPr>
              <w:jc w:val="center"/>
              <w:rPr>
                <w:rFonts w:cs="Arial"/>
                <w:sz w:val="20"/>
              </w:rPr>
            </w:pPr>
          </w:p>
        </w:tc>
        <w:tc>
          <w:tcPr>
            <w:tcW w:w="2167" w:type="dxa"/>
          </w:tcPr>
          <w:p w14:paraId="309BE07D" w14:textId="77777777" w:rsidR="008706BC" w:rsidRPr="007008A3" w:rsidRDefault="008706BC" w:rsidP="008708BD">
            <w:pPr>
              <w:jc w:val="center"/>
              <w:rPr>
                <w:rFonts w:cs="Arial"/>
                <w:sz w:val="20"/>
              </w:rPr>
            </w:pPr>
          </w:p>
        </w:tc>
      </w:tr>
    </w:tbl>
    <w:p w14:paraId="183158EE" w14:textId="08621E35" w:rsidR="00E0149C" w:rsidRPr="007008A3" w:rsidRDefault="00E0149C" w:rsidP="00916FAB">
      <w:pPr>
        <w:pStyle w:val="a7"/>
        <w:keepNext/>
        <w:spacing w:after="240" w:afterAutospacing="0" w:line="276" w:lineRule="auto"/>
        <w:jc w:val="right"/>
        <w:rPr>
          <w:rFonts w:cs="Arial"/>
          <w:b/>
          <w:sz w:val="22"/>
        </w:rPr>
      </w:pPr>
      <w:r w:rsidRPr="007008A3">
        <w:rPr>
          <w:rFonts w:cs="Arial"/>
          <w:b/>
          <w:sz w:val="22"/>
        </w:rPr>
        <w:t xml:space="preserve">Таблица </w:t>
      </w:r>
      <w:r w:rsidR="00106AE3" w:rsidRPr="007008A3">
        <w:rPr>
          <w:rFonts w:cs="Arial"/>
          <w:b/>
          <w:sz w:val="22"/>
        </w:rPr>
        <w:fldChar w:fldCharType="begin"/>
      </w:r>
      <w:r w:rsidR="00106AE3" w:rsidRPr="007008A3">
        <w:rPr>
          <w:rFonts w:cs="Arial"/>
          <w:b/>
          <w:sz w:val="22"/>
        </w:rPr>
        <w:instrText xml:space="preserve"> SEQ Таблица \* ARABIC </w:instrText>
      </w:r>
      <w:r w:rsidR="00106AE3" w:rsidRPr="007008A3">
        <w:rPr>
          <w:rFonts w:cs="Arial"/>
          <w:b/>
          <w:sz w:val="22"/>
        </w:rPr>
        <w:fldChar w:fldCharType="separate"/>
      </w:r>
      <w:r w:rsidR="00E24180">
        <w:rPr>
          <w:rFonts w:cs="Arial"/>
          <w:b/>
          <w:noProof/>
          <w:sz w:val="22"/>
        </w:rPr>
        <w:t>5</w:t>
      </w:r>
      <w:r w:rsidR="00106AE3" w:rsidRPr="007008A3">
        <w:rPr>
          <w:rFonts w:cs="Arial"/>
          <w:b/>
          <w:sz w:val="22"/>
        </w:rPr>
        <w:fldChar w:fldCharType="end"/>
      </w:r>
      <w:r w:rsidRPr="007008A3">
        <w:rPr>
          <w:rFonts w:cs="Arial"/>
          <w:b/>
          <w:sz w:val="22"/>
        </w:rPr>
        <w:t>. Документ согласован</w:t>
      </w:r>
    </w:p>
    <w:tbl>
      <w:tblPr>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077"/>
        <w:gridCol w:w="2552"/>
        <w:gridCol w:w="1395"/>
        <w:gridCol w:w="2167"/>
      </w:tblGrid>
      <w:tr w:rsidR="00175B15" w:rsidRPr="007008A3" w14:paraId="5BDA1457" w14:textId="77777777" w:rsidTr="009355EA">
        <w:trPr>
          <w:cantSplit/>
          <w:trHeight w:val="397"/>
          <w:tblHeader/>
        </w:trPr>
        <w:tc>
          <w:tcPr>
            <w:tcW w:w="4077" w:type="dxa"/>
            <w:shd w:val="clear" w:color="auto" w:fill="FFC000"/>
            <w:vAlign w:val="center"/>
          </w:tcPr>
          <w:p w14:paraId="382D5FD4" w14:textId="77777777" w:rsidR="00175B15" w:rsidRPr="007008A3" w:rsidRDefault="00175B15" w:rsidP="00BC56DB">
            <w:pPr>
              <w:jc w:val="center"/>
              <w:rPr>
                <w:rFonts w:cs="Arial"/>
                <w:b/>
                <w:sz w:val="20"/>
              </w:rPr>
            </w:pPr>
            <w:bookmarkStart w:id="66" w:name="_Hlk521591049"/>
            <w:r w:rsidRPr="007008A3">
              <w:rPr>
                <w:rFonts w:cs="Arial"/>
                <w:b/>
                <w:sz w:val="20"/>
              </w:rPr>
              <w:t>Дополнительные визы</w:t>
            </w:r>
          </w:p>
        </w:tc>
        <w:tc>
          <w:tcPr>
            <w:tcW w:w="2552" w:type="dxa"/>
            <w:shd w:val="clear" w:color="auto" w:fill="FFC000"/>
            <w:vAlign w:val="center"/>
          </w:tcPr>
          <w:p w14:paraId="3FC218CA" w14:textId="77777777" w:rsidR="00175B15" w:rsidRPr="007008A3" w:rsidRDefault="00175B15" w:rsidP="00BC56DB">
            <w:pPr>
              <w:jc w:val="center"/>
              <w:rPr>
                <w:rFonts w:cs="Arial"/>
                <w:b/>
                <w:sz w:val="20"/>
              </w:rPr>
            </w:pPr>
            <w:r w:rsidRPr="007008A3">
              <w:rPr>
                <w:rFonts w:cs="Arial"/>
                <w:b/>
                <w:sz w:val="20"/>
              </w:rPr>
              <w:t>ФИО</w:t>
            </w:r>
          </w:p>
        </w:tc>
        <w:tc>
          <w:tcPr>
            <w:tcW w:w="1395" w:type="dxa"/>
            <w:shd w:val="clear" w:color="auto" w:fill="FFC000"/>
            <w:vAlign w:val="center"/>
          </w:tcPr>
          <w:p w14:paraId="143DCFE2" w14:textId="77777777" w:rsidR="00175B15" w:rsidRPr="007008A3" w:rsidRDefault="00175B15" w:rsidP="00BC56DB">
            <w:pPr>
              <w:jc w:val="center"/>
              <w:rPr>
                <w:rFonts w:cs="Arial"/>
                <w:b/>
                <w:sz w:val="20"/>
              </w:rPr>
            </w:pPr>
            <w:r w:rsidRPr="007008A3">
              <w:rPr>
                <w:rFonts w:cs="Arial"/>
                <w:b/>
                <w:sz w:val="20"/>
              </w:rPr>
              <w:t>Дата</w:t>
            </w:r>
          </w:p>
        </w:tc>
        <w:tc>
          <w:tcPr>
            <w:tcW w:w="2167" w:type="dxa"/>
            <w:shd w:val="clear" w:color="auto" w:fill="FFC000"/>
            <w:vAlign w:val="center"/>
          </w:tcPr>
          <w:p w14:paraId="225CC40E" w14:textId="77777777" w:rsidR="00175B15" w:rsidRPr="007008A3" w:rsidRDefault="00175B15" w:rsidP="00BC56DB">
            <w:pPr>
              <w:jc w:val="center"/>
              <w:rPr>
                <w:rFonts w:cs="Arial"/>
                <w:b/>
                <w:sz w:val="20"/>
              </w:rPr>
            </w:pPr>
            <w:r w:rsidRPr="007008A3">
              <w:rPr>
                <w:rFonts w:cs="Arial"/>
                <w:b/>
                <w:sz w:val="20"/>
              </w:rPr>
              <w:t>Подпись</w:t>
            </w:r>
          </w:p>
        </w:tc>
      </w:tr>
      <w:tr w:rsidR="009F1ADA" w:rsidRPr="007008A3" w14:paraId="19ED399F" w14:textId="77777777" w:rsidTr="009355EA">
        <w:trPr>
          <w:cantSplit/>
        </w:trPr>
        <w:tc>
          <w:tcPr>
            <w:tcW w:w="4077" w:type="dxa"/>
          </w:tcPr>
          <w:p w14:paraId="584B43D7" w14:textId="77777777" w:rsidR="009F1ADA" w:rsidRPr="00FE0113" w:rsidRDefault="009F1ADA" w:rsidP="00B153FA">
            <w:pPr>
              <w:pStyle w:val="TABLECONTENT"/>
            </w:pPr>
            <w:r>
              <w:t>Вице-президент по производству и технической политике блока по производству и технической политике</w:t>
            </w:r>
          </w:p>
        </w:tc>
        <w:tc>
          <w:tcPr>
            <w:tcW w:w="2552" w:type="dxa"/>
          </w:tcPr>
          <w:p w14:paraId="5A768112" w14:textId="77777777" w:rsidR="009F1ADA" w:rsidRPr="00FE0113" w:rsidRDefault="009F1ADA" w:rsidP="00B153FA">
            <w:pPr>
              <w:pStyle w:val="TABLECONTENT"/>
            </w:pPr>
            <w:r>
              <w:t>Крылов А.М.</w:t>
            </w:r>
          </w:p>
        </w:tc>
        <w:tc>
          <w:tcPr>
            <w:tcW w:w="1395" w:type="dxa"/>
          </w:tcPr>
          <w:p w14:paraId="0F4273F2" w14:textId="77777777" w:rsidR="009F1ADA" w:rsidRPr="007008A3" w:rsidRDefault="009F1ADA" w:rsidP="00B153FA">
            <w:pPr>
              <w:pStyle w:val="TABLECONTENT"/>
            </w:pPr>
          </w:p>
        </w:tc>
        <w:tc>
          <w:tcPr>
            <w:tcW w:w="2167" w:type="dxa"/>
          </w:tcPr>
          <w:p w14:paraId="0366CDAE" w14:textId="77777777" w:rsidR="009F1ADA" w:rsidRPr="007008A3" w:rsidRDefault="009F1ADA" w:rsidP="009F1ADA">
            <w:pPr>
              <w:jc w:val="center"/>
              <w:rPr>
                <w:rFonts w:cs="Arial"/>
                <w:sz w:val="20"/>
              </w:rPr>
            </w:pPr>
          </w:p>
        </w:tc>
      </w:tr>
      <w:tr w:rsidR="009F1ADA" w:rsidRPr="007008A3" w14:paraId="724B07C3" w14:textId="77777777" w:rsidTr="009355EA">
        <w:trPr>
          <w:cantSplit/>
        </w:trPr>
        <w:tc>
          <w:tcPr>
            <w:tcW w:w="4077" w:type="dxa"/>
          </w:tcPr>
          <w:p w14:paraId="5C9C73FF" w14:textId="77777777" w:rsidR="009F1ADA" w:rsidRPr="00FE0113" w:rsidRDefault="009F1ADA" w:rsidP="00B153FA">
            <w:pPr>
              <w:pStyle w:val="TABLECONTENT"/>
            </w:pPr>
            <w:r>
              <w:t>Технический директор блока по производству и технической политике</w:t>
            </w:r>
          </w:p>
        </w:tc>
        <w:tc>
          <w:tcPr>
            <w:tcW w:w="2552" w:type="dxa"/>
          </w:tcPr>
          <w:p w14:paraId="791ADFF1" w14:textId="77777777" w:rsidR="009F1ADA" w:rsidRPr="00FE0113" w:rsidRDefault="009F1ADA" w:rsidP="00B153FA">
            <w:pPr>
              <w:pStyle w:val="TABLECONTENT"/>
            </w:pPr>
            <w:r>
              <w:t>Белоглазов К.В.</w:t>
            </w:r>
          </w:p>
        </w:tc>
        <w:tc>
          <w:tcPr>
            <w:tcW w:w="1395" w:type="dxa"/>
          </w:tcPr>
          <w:p w14:paraId="170E0662" w14:textId="77777777" w:rsidR="009F1ADA" w:rsidRPr="007008A3" w:rsidRDefault="009F1ADA" w:rsidP="00B153FA">
            <w:pPr>
              <w:pStyle w:val="TABLECONTENT"/>
            </w:pPr>
          </w:p>
        </w:tc>
        <w:tc>
          <w:tcPr>
            <w:tcW w:w="2167" w:type="dxa"/>
          </w:tcPr>
          <w:p w14:paraId="10178B63" w14:textId="77777777" w:rsidR="009F1ADA" w:rsidRPr="007008A3" w:rsidRDefault="009F1ADA" w:rsidP="009F1ADA">
            <w:pPr>
              <w:jc w:val="center"/>
              <w:rPr>
                <w:rFonts w:cs="Arial"/>
                <w:sz w:val="20"/>
              </w:rPr>
            </w:pPr>
          </w:p>
        </w:tc>
      </w:tr>
      <w:tr w:rsidR="009F1ADA" w:rsidRPr="007008A3" w14:paraId="2C87B7AA" w14:textId="77777777" w:rsidTr="009355EA">
        <w:trPr>
          <w:cantSplit/>
        </w:trPr>
        <w:tc>
          <w:tcPr>
            <w:tcW w:w="4077" w:type="dxa"/>
          </w:tcPr>
          <w:p w14:paraId="4375C9E3" w14:textId="77777777" w:rsidR="009F1ADA" w:rsidRPr="00FE0113" w:rsidRDefault="009F1ADA" w:rsidP="00B153FA">
            <w:pPr>
              <w:pStyle w:val="TABLECONTENT"/>
            </w:pPr>
            <w:r>
              <w:t>Директор департамента планирования, управления запасами и развития МТС</w:t>
            </w:r>
          </w:p>
        </w:tc>
        <w:tc>
          <w:tcPr>
            <w:tcW w:w="2552" w:type="dxa"/>
          </w:tcPr>
          <w:p w14:paraId="18CEE1A8" w14:textId="77777777" w:rsidR="009F1ADA" w:rsidRPr="00FE0113" w:rsidRDefault="009F1ADA" w:rsidP="00B153FA">
            <w:pPr>
              <w:pStyle w:val="TABLECONTENT"/>
            </w:pPr>
            <w:r>
              <w:t>Братцева Ю.С.</w:t>
            </w:r>
          </w:p>
        </w:tc>
        <w:tc>
          <w:tcPr>
            <w:tcW w:w="1395" w:type="dxa"/>
          </w:tcPr>
          <w:p w14:paraId="53B3BBDA" w14:textId="77777777" w:rsidR="009F1ADA" w:rsidRPr="007008A3" w:rsidRDefault="009F1ADA" w:rsidP="00B153FA">
            <w:pPr>
              <w:pStyle w:val="TABLECONTENT"/>
            </w:pPr>
          </w:p>
        </w:tc>
        <w:tc>
          <w:tcPr>
            <w:tcW w:w="2167" w:type="dxa"/>
          </w:tcPr>
          <w:p w14:paraId="313A8186" w14:textId="77777777" w:rsidR="009F1ADA" w:rsidRPr="007008A3" w:rsidRDefault="009F1ADA" w:rsidP="009F1ADA">
            <w:pPr>
              <w:jc w:val="center"/>
              <w:rPr>
                <w:rFonts w:cs="Arial"/>
                <w:sz w:val="20"/>
              </w:rPr>
            </w:pPr>
          </w:p>
        </w:tc>
      </w:tr>
      <w:tr w:rsidR="009F1ADA" w:rsidRPr="007008A3" w14:paraId="7813C8EC" w14:textId="77777777" w:rsidTr="009355EA">
        <w:trPr>
          <w:cantSplit/>
        </w:trPr>
        <w:tc>
          <w:tcPr>
            <w:tcW w:w="4077" w:type="dxa"/>
          </w:tcPr>
          <w:p w14:paraId="6D9DC142" w14:textId="09CF7AAF" w:rsidR="009F1ADA" w:rsidRPr="00FE0113" w:rsidRDefault="009F1ADA" w:rsidP="00B153FA">
            <w:pPr>
              <w:pStyle w:val="TABLECONTENT"/>
            </w:pPr>
            <w:r>
              <w:t>Директор департамента методологии и управления контролем корп. программ</w:t>
            </w:r>
          </w:p>
        </w:tc>
        <w:tc>
          <w:tcPr>
            <w:tcW w:w="2552" w:type="dxa"/>
          </w:tcPr>
          <w:p w14:paraId="580BEC46" w14:textId="77777777" w:rsidR="009F1ADA" w:rsidRPr="00FE0113" w:rsidRDefault="009F1ADA" w:rsidP="00B153FA">
            <w:pPr>
              <w:pStyle w:val="TABLECONTENT"/>
            </w:pPr>
            <w:r>
              <w:t>Арифулин Д.Р.</w:t>
            </w:r>
          </w:p>
        </w:tc>
        <w:tc>
          <w:tcPr>
            <w:tcW w:w="1395" w:type="dxa"/>
          </w:tcPr>
          <w:p w14:paraId="5C741777" w14:textId="77777777" w:rsidR="009F1ADA" w:rsidRPr="007008A3" w:rsidRDefault="009F1ADA" w:rsidP="00B153FA">
            <w:pPr>
              <w:pStyle w:val="TABLECONTENT"/>
            </w:pPr>
          </w:p>
        </w:tc>
        <w:tc>
          <w:tcPr>
            <w:tcW w:w="2167" w:type="dxa"/>
          </w:tcPr>
          <w:p w14:paraId="6CB5087E" w14:textId="77777777" w:rsidR="009F1ADA" w:rsidRPr="007008A3" w:rsidRDefault="009F1ADA" w:rsidP="009F1ADA">
            <w:pPr>
              <w:jc w:val="center"/>
              <w:rPr>
                <w:rFonts w:cs="Arial"/>
                <w:sz w:val="20"/>
              </w:rPr>
            </w:pPr>
          </w:p>
        </w:tc>
      </w:tr>
      <w:tr w:rsidR="009F1ADA" w:rsidRPr="007008A3" w14:paraId="66430854" w14:textId="77777777" w:rsidTr="009355EA">
        <w:trPr>
          <w:cantSplit/>
        </w:trPr>
        <w:tc>
          <w:tcPr>
            <w:tcW w:w="4077" w:type="dxa"/>
          </w:tcPr>
          <w:p w14:paraId="2A100F61" w14:textId="77A249E9" w:rsidR="009F1ADA" w:rsidRPr="00FE0113" w:rsidRDefault="009F1ADA" w:rsidP="00B153FA">
            <w:pPr>
              <w:pStyle w:val="TABLECONTENT"/>
            </w:pPr>
            <w:r>
              <w:t>Начальник управления информационной безопасности</w:t>
            </w:r>
          </w:p>
        </w:tc>
        <w:tc>
          <w:tcPr>
            <w:tcW w:w="2552" w:type="dxa"/>
          </w:tcPr>
          <w:p w14:paraId="452AC9A4" w14:textId="27FA74A5" w:rsidR="009F1ADA" w:rsidRPr="00FE0113" w:rsidRDefault="009F1ADA" w:rsidP="00B153FA">
            <w:pPr>
              <w:pStyle w:val="TABLECONTENT"/>
            </w:pPr>
            <w:r>
              <w:t>Епихов А.А.</w:t>
            </w:r>
          </w:p>
        </w:tc>
        <w:tc>
          <w:tcPr>
            <w:tcW w:w="1395" w:type="dxa"/>
          </w:tcPr>
          <w:p w14:paraId="15866469" w14:textId="77777777" w:rsidR="009F1ADA" w:rsidRPr="007008A3" w:rsidRDefault="009F1ADA" w:rsidP="00B153FA">
            <w:pPr>
              <w:pStyle w:val="TABLECONTENT"/>
            </w:pPr>
          </w:p>
        </w:tc>
        <w:tc>
          <w:tcPr>
            <w:tcW w:w="2167" w:type="dxa"/>
          </w:tcPr>
          <w:p w14:paraId="5FC6BCBA" w14:textId="77777777" w:rsidR="009F1ADA" w:rsidRPr="007008A3" w:rsidRDefault="009F1ADA" w:rsidP="009F1ADA">
            <w:pPr>
              <w:jc w:val="center"/>
              <w:rPr>
                <w:rFonts w:cs="Arial"/>
                <w:sz w:val="20"/>
              </w:rPr>
            </w:pPr>
          </w:p>
        </w:tc>
      </w:tr>
      <w:tr w:rsidR="009F1ADA" w:rsidRPr="007008A3" w14:paraId="1F562470" w14:textId="77777777" w:rsidTr="009355EA">
        <w:trPr>
          <w:cantSplit/>
        </w:trPr>
        <w:tc>
          <w:tcPr>
            <w:tcW w:w="4077" w:type="dxa"/>
          </w:tcPr>
          <w:p w14:paraId="34A379C6" w14:textId="4E59A14D" w:rsidR="009F1ADA" w:rsidRPr="00FE0113" w:rsidRDefault="009F1ADA" w:rsidP="00B153FA">
            <w:pPr>
              <w:pStyle w:val="TABLECONTENT"/>
            </w:pPr>
            <w:r w:rsidRPr="00B153FA">
              <w:t>Проектный офис программы по внедрению интегрированной системы управления</w:t>
            </w:r>
            <w:r w:rsidR="007070CA">
              <w:t>.</w:t>
            </w:r>
            <w:r w:rsidRPr="00B153FA">
              <w:t xml:space="preserve"> Руководитель программы </w:t>
            </w:r>
          </w:p>
        </w:tc>
        <w:tc>
          <w:tcPr>
            <w:tcW w:w="2552" w:type="dxa"/>
          </w:tcPr>
          <w:p w14:paraId="7E83730C" w14:textId="5F8DEC20" w:rsidR="009F1ADA" w:rsidRPr="00FE0113" w:rsidRDefault="009F1ADA" w:rsidP="00B153FA">
            <w:pPr>
              <w:pStyle w:val="TABLECONTENT"/>
            </w:pPr>
            <w:r>
              <w:t>Рындин Е.Б.</w:t>
            </w:r>
          </w:p>
        </w:tc>
        <w:tc>
          <w:tcPr>
            <w:tcW w:w="1395" w:type="dxa"/>
          </w:tcPr>
          <w:p w14:paraId="13E19690" w14:textId="77777777" w:rsidR="009F1ADA" w:rsidRPr="007008A3" w:rsidRDefault="009F1ADA" w:rsidP="00B153FA">
            <w:pPr>
              <w:pStyle w:val="TABLECONTENT"/>
            </w:pPr>
          </w:p>
        </w:tc>
        <w:tc>
          <w:tcPr>
            <w:tcW w:w="2167" w:type="dxa"/>
          </w:tcPr>
          <w:p w14:paraId="5059C7E3" w14:textId="77777777" w:rsidR="009F1ADA" w:rsidRPr="007008A3" w:rsidRDefault="009F1ADA" w:rsidP="009F1ADA">
            <w:pPr>
              <w:jc w:val="center"/>
              <w:rPr>
                <w:rFonts w:cs="Arial"/>
                <w:sz w:val="20"/>
              </w:rPr>
            </w:pPr>
          </w:p>
        </w:tc>
      </w:tr>
      <w:tr w:rsidR="009F1ADA" w:rsidRPr="007008A3" w14:paraId="25827D4D" w14:textId="77777777" w:rsidTr="009355EA">
        <w:trPr>
          <w:cantSplit/>
        </w:trPr>
        <w:tc>
          <w:tcPr>
            <w:tcW w:w="4077" w:type="dxa"/>
          </w:tcPr>
          <w:p w14:paraId="46C08F6A" w14:textId="62A869B4" w:rsidR="009F1ADA" w:rsidRPr="00FE0113" w:rsidRDefault="009F1ADA" w:rsidP="00B153FA">
            <w:pPr>
              <w:pStyle w:val="TABLECONTENT"/>
            </w:pPr>
            <w:r w:rsidRPr="00B153FA">
              <w:t>Директор по внедрению интегрированной системы управления</w:t>
            </w:r>
            <w:r w:rsidRPr="00850753">
              <w:t xml:space="preserve"> </w:t>
            </w:r>
            <w:r w:rsidRPr="00B153FA">
              <w:t>АО "Полюс Красноярск" (Красноярск)</w:t>
            </w:r>
          </w:p>
        </w:tc>
        <w:tc>
          <w:tcPr>
            <w:tcW w:w="2552" w:type="dxa"/>
          </w:tcPr>
          <w:p w14:paraId="644AAE39" w14:textId="71EC15AC" w:rsidR="009F1ADA" w:rsidRPr="00FE0113" w:rsidRDefault="009F1ADA" w:rsidP="00B153FA">
            <w:pPr>
              <w:pStyle w:val="TABLECONTENT"/>
            </w:pPr>
            <w:r>
              <w:t>Климовских Е.</w:t>
            </w:r>
            <w:r w:rsidRPr="00B153FA">
              <w:t>М.</w:t>
            </w:r>
          </w:p>
        </w:tc>
        <w:tc>
          <w:tcPr>
            <w:tcW w:w="1395" w:type="dxa"/>
          </w:tcPr>
          <w:p w14:paraId="200A9CF2" w14:textId="77777777" w:rsidR="009F1ADA" w:rsidRPr="007008A3" w:rsidRDefault="009F1ADA" w:rsidP="00B153FA">
            <w:pPr>
              <w:pStyle w:val="TABLECONTENT"/>
            </w:pPr>
          </w:p>
        </w:tc>
        <w:tc>
          <w:tcPr>
            <w:tcW w:w="2167" w:type="dxa"/>
          </w:tcPr>
          <w:p w14:paraId="5233BA64" w14:textId="77777777" w:rsidR="009F1ADA" w:rsidRPr="007008A3" w:rsidRDefault="009F1ADA" w:rsidP="009F1ADA">
            <w:pPr>
              <w:jc w:val="center"/>
              <w:rPr>
                <w:rFonts w:cs="Arial"/>
                <w:sz w:val="20"/>
              </w:rPr>
            </w:pPr>
          </w:p>
        </w:tc>
      </w:tr>
      <w:tr w:rsidR="009F1ADA" w:rsidRPr="007008A3" w14:paraId="5475AC81" w14:textId="77777777" w:rsidTr="009355EA">
        <w:trPr>
          <w:cantSplit/>
        </w:trPr>
        <w:tc>
          <w:tcPr>
            <w:tcW w:w="4077" w:type="dxa"/>
          </w:tcPr>
          <w:p w14:paraId="1A0DA6D3" w14:textId="09086E49" w:rsidR="009F1ADA" w:rsidRPr="00FE0113" w:rsidRDefault="009F1ADA" w:rsidP="00B153FA">
            <w:pPr>
              <w:pStyle w:val="TABLECONTENT"/>
            </w:pPr>
            <w:r w:rsidRPr="00B153FA">
              <w:t>Директор по внедрению интегрированной системы управления АО "Полюс Красноярск" (Нижний куранах)</w:t>
            </w:r>
          </w:p>
        </w:tc>
        <w:tc>
          <w:tcPr>
            <w:tcW w:w="2552" w:type="dxa"/>
          </w:tcPr>
          <w:p w14:paraId="18C5BACE" w14:textId="237B914E" w:rsidR="009F1ADA" w:rsidRPr="00FE0113" w:rsidRDefault="009F1ADA" w:rsidP="00B153FA">
            <w:pPr>
              <w:pStyle w:val="TABLECONTENT"/>
            </w:pPr>
            <w:r>
              <w:t>Валеев Е</w:t>
            </w:r>
            <w:r w:rsidRPr="00B153FA">
              <w:t>. Н.</w:t>
            </w:r>
          </w:p>
        </w:tc>
        <w:tc>
          <w:tcPr>
            <w:tcW w:w="1395" w:type="dxa"/>
          </w:tcPr>
          <w:p w14:paraId="749C359E" w14:textId="77777777" w:rsidR="009F1ADA" w:rsidRPr="007008A3" w:rsidRDefault="009F1ADA" w:rsidP="00B153FA">
            <w:pPr>
              <w:pStyle w:val="TABLECONTENT"/>
            </w:pPr>
          </w:p>
        </w:tc>
        <w:tc>
          <w:tcPr>
            <w:tcW w:w="2167" w:type="dxa"/>
          </w:tcPr>
          <w:p w14:paraId="27C1E4DD" w14:textId="77777777" w:rsidR="009F1ADA" w:rsidRPr="007008A3" w:rsidRDefault="009F1ADA" w:rsidP="009F1ADA">
            <w:pPr>
              <w:jc w:val="center"/>
              <w:rPr>
                <w:rFonts w:cs="Arial"/>
                <w:sz w:val="20"/>
              </w:rPr>
            </w:pPr>
          </w:p>
        </w:tc>
      </w:tr>
      <w:tr w:rsidR="009F1ADA" w:rsidRPr="007008A3" w14:paraId="157F241D" w14:textId="77777777" w:rsidTr="009355EA">
        <w:trPr>
          <w:cantSplit/>
        </w:trPr>
        <w:tc>
          <w:tcPr>
            <w:tcW w:w="4077" w:type="dxa"/>
          </w:tcPr>
          <w:p w14:paraId="4167AFDF" w14:textId="56822C4F" w:rsidR="009F1ADA" w:rsidRPr="00FE0113" w:rsidRDefault="009F1ADA" w:rsidP="00B153FA">
            <w:pPr>
              <w:pStyle w:val="TABLECONTENT"/>
            </w:pPr>
            <w:r w:rsidRPr="00B153FA">
              <w:t>Директор по внедрению интегрированной системы управления АО "Полюс Вернинское"</w:t>
            </w:r>
          </w:p>
        </w:tc>
        <w:tc>
          <w:tcPr>
            <w:tcW w:w="2552" w:type="dxa"/>
          </w:tcPr>
          <w:p w14:paraId="41D2E424" w14:textId="5AEABDC5" w:rsidR="009F1ADA" w:rsidRPr="00FE0113" w:rsidRDefault="009F1ADA" w:rsidP="00B153FA">
            <w:pPr>
              <w:pStyle w:val="TABLECONTENT"/>
            </w:pPr>
            <w:r>
              <w:t>Романова В</w:t>
            </w:r>
            <w:r w:rsidRPr="00B153FA">
              <w:t>. А.</w:t>
            </w:r>
          </w:p>
        </w:tc>
        <w:tc>
          <w:tcPr>
            <w:tcW w:w="1395" w:type="dxa"/>
          </w:tcPr>
          <w:p w14:paraId="528702A8" w14:textId="77777777" w:rsidR="009F1ADA" w:rsidRPr="007008A3" w:rsidRDefault="009F1ADA" w:rsidP="00B153FA">
            <w:pPr>
              <w:pStyle w:val="TABLECONTENT"/>
            </w:pPr>
          </w:p>
        </w:tc>
        <w:tc>
          <w:tcPr>
            <w:tcW w:w="2167" w:type="dxa"/>
          </w:tcPr>
          <w:p w14:paraId="207DCF1C" w14:textId="77777777" w:rsidR="009F1ADA" w:rsidRPr="007008A3" w:rsidRDefault="009F1ADA" w:rsidP="009F1ADA">
            <w:pPr>
              <w:jc w:val="center"/>
              <w:rPr>
                <w:rFonts w:cs="Arial"/>
                <w:sz w:val="20"/>
              </w:rPr>
            </w:pPr>
          </w:p>
        </w:tc>
      </w:tr>
      <w:tr w:rsidR="009F1ADA" w:rsidRPr="007008A3" w14:paraId="4611AB5F" w14:textId="77777777" w:rsidTr="009355EA">
        <w:trPr>
          <w:cantSplit/>
        </w:trPr>
        <w:tc>
          <w:tcPr>
            <w:tcW w:w="4077" w:type="dxa"/>
          </w:tcPr>
          <w:p w14:paraId="49993630" w14:textId="0104382B" w:rsidR="009F1ADA" w:rsidRPr="00FE0113" w:rsidRDefault="009F1ADA" w:rsidP="00B153FA">
            <w:pPr>
              <w:pStyle w:val="TABLECONTENT"/>
            </w:pPr>
            <w:r w:rsidRPr="00B153FA">
              <w:t xml:space="preserve">Директор по </w:t>
            </w:r>
            <w:r w:rsidR="0071595D" w:rsidRPr="00B153FA">
              <w:t>внедрению интегрированной</w:t>
            </w:r>
            <w:r w:rsidRPr="00B153FA">
              <w:t xml:space="preserve"> системы управления АО "Полюс Красноярск" (Магадан)</w:t>
            </w:r>
          </w:p>
        </w:tc>
        <w:tc>
          <w:tcPr>
            <w:tcW w:w="2552" w:type="dxa"/>
          </w:tcPr>
          <w:p w14:paraId="15C0BE7C" w14:textId="79B10A13" w:rsidR="009F1ADA" w:rsidRPr="00FE0113" w:rsidRDefault="009F1ADA" w:rsidP="00B153FA">
            <w:pPr>
              <w:pStyle w:val="TABLECONTENT"/>
            </w:pPr>
            <w:r>
              <w:t>Плешкова Е.</w:t>
            </w:r>
            <w:r w:rsidRPr="00B153FA">
              <w:t xml:space="preserve"> Н.</w:t>
            </w:r>
          </w:p>
        </w:tc>
        <w:tc>
          <w:tcPr>
            <w:tcW w:w="1395" w:type="dxa"/>
          </w:tcPr>
          <w:p w14:paraId="1E5855DE" w14:textId="77777777" w:rsidR="009F1ADA" w:rsidRPr="007008A3" w:rsidRDefault="009F1ADA" w:rsidP="00B153FA">
            <w:pPr>
              <w:pStyle w:val="TABLECONTENT"/>
            </w:pPr>
          </w:p>
        </w:tc>
        <w:tc>
          <w:tcPr>
            <w:tcW w:w="2167" w:type="dxa"/>
          </w:tcPr>
          <w:p w14:paraId="3DE2EFAE" w14:textId="77777777" w:rsidR="009F1ADA" w:rsidRPr="007008A3" w:rsidRDefault="009F1ADA" w:rsidP="009F1ADA">
            <w:pPr>
              <w:jc w:val="center"/>
              <w:rPr>
                <w:rFonts w:cs="Arial"/>
                <w:sz w:val="20"/>
              </w:rPr>
            </w:pPr>
          </w:p>
        </w:tc>
      </w:tr>
      <w:tr w:rsidR="009F1ADA" w:rsidRPr="007008A3" w14:paraId="0C6A2AF1" w14:textId="77777777" w:rsidTr="009355EA">
        <w:trPr>
          <w:cantSplit/>
        </w:trPr>
        <w:tc>
          <w:tcPr>
            <w:tcW w:w="4077" w:type="dxa"/>
          </w:tcPr>
          <w:p w14:paraId="2EE82817" w14:textId="17DC7902" w:rsidR="009F1ADA" w:rsidRPr="00FE0113" w:rsidRDefault="009F1ADA" w:rsidP="00B153FA">
            <w:pPr>
              <w:pStyle w:val="TABLECONTENT"/>
            </w:pPr>
            <w:r w:rsidRPr="00B153FA">
              <w:t>Руководитель направления архитектуры информационных систем</w:t>
            </w:r>
          </w:p>
        </w:tc>
        <w:tc>
          <w:tcPr>
            <w:tcW w:w="2552" w:type="dxa"/>
          </w:tcPr>
          <w:p w14:paraId="1B56C643" w14:textId="001B102E" w:rsidR="009F1ADA" w:rsidRPr="00FE0113" w:rsidRDefault="009F1ADA" w:rsidP="00B153FA">
            <w:pPr>
              <w:pStyle w:val="TABLECONTENT"/>
            </w:pPr>
            <w:r>
              <w:t>Безродний А.В.</w:t>
            </w:r>
          </w:p>
        </w:tc>
        <w:tc>
          <w:tcPr>
            <w:tcW w:w="1395" w:type="dxa"/>
          </w:tcPr>
          <w:p w14:paraId="6B00ABE3" w14:textId="77777777" w:rsidR="009F1ADA" w:rsidRPr="007008A3" w:rsidRDefault="009F1ADA" w:rsidP="00B153FA">
            <w:pPr>
              <w:pStyle w:val="TABLECONTENT"/>
            </w:pPr>
          </w:p>
        </w:tc>
        <w:tc>
          <w:tcPr>
            <w:tcW w:w="2167" w:type="dxa"/>
          </w:tcPr>
          <w:p w14:paraId="13CF2279" w14:textId="77777777" w:rsidR="009F1ADA" w:rsidRPr="007008A3" w:rsidRDefault="009F1ADA" w:rsidP="009F1ADA">
            <w:pPr>
              <w:jc w:val="center"/>
              <w:rPr>
                <w:rFonts w:cs="Arial"/>
                <w:sz w:val="20"/>
              </w:rPr>
            </w:pPr>
          </w:p>
        </w:tc>
      </w:tr>
      <w:tr w:rsidR="009F1ADA" w:rsidRPr="007008A3" w14:paraId="4AF9B461" w14:textId="77777777" w:rsidTr="009355EA">
        <w:trPr>
          <w:cantSplit/>
        </w:trPr>
        <w:tc>
          <w:tcPr>
            <w:tcW w:w="4077" w:type="dxa"/>
          </w:tcPr>
          <w:p w14:paraId="5FFE0EC1" w14:textId="29486F02" w:rsidR="009F1ADA" w:rsidRPr="00FE0113" w:rsidRDefault="009F1ADA" w:rsidP="00B153FA">
            <w:pPr>
              <w:pStyle w:val="TABLECONTENT"/>
            </w:pPr>
            <w:r w:rsidRPr="00B153FA">
              <w:t>Старший менеджер по интеграции проектов операционного блока</w:t>
            </w:r>
          </w:p>
        </w:tc>
        <w:tc>
          <w:tcPr>
            <w:tcW w:w="2552" w:type="dxa"/>
          </w:tcPr>
          <w:p w14:paraId="3088EC96" w14:textId="5AD75F57" w:rsidR="009F1ADA" w:rsidRPr="00FE0113" w:rsidRDefault="009F1ADA" w:rsidP="00B153FA">
            <w:pPr>
              <w:pStyle w:val="TABLECONTENT"/>
            </w:pPr>
            <w:r>
              <w:t>Кузьмин А.А.</w:t>
            </w:r>
          </w:p>
        </w:tc>
        <w:tc>
          <w:tcPr>
            <w:tcW w:w="1395" w:type="dxa"/>
          </w:tcPr>
          <w:p w14:paraId="0FE9149B" w14:textId="77777777" w:rsidR="009F1ADA" w:rsidRPr="007008A3" w:rsidRDefault="009F1ADA" w:rsidP="00B153FA">
            <w:pPr>
              <w:pStyle w:val="TABLECONTENT"/>
            </w:pPr>
          </w:p>
        </w:tc>
        <w:tc>
          <w:tcPr>
            <w:tcW w:w="2167" w:type="dxa"/>
          </w:tcPr>
          <w:p w14:paraId="7BC8372D" w14:textId="77777777" w:rsidR="009F1ADA" w:rsidRPr="007008A3" w:rsidRDefault="009F1ADA" w:rsidP="009F1ADA">
            <w:pPr>
              <w:jc w:val="center"/>
              <w:rPr>
                <w:rFonts w:cs="Arial"/>
                <w:sz w:val="20"/>
              </w:rPr>
            </w:pPr>
          </w:p>
        </w:tc>
      </w:tr>
      <w:tr w:rsidR="009F1ADA" w:rsidRPr="007008A3" w14:paraId="1F57EEBC" w14:textId="77777777" w:rsidTr="009355EA">
        <w:trPr>
          <w:cantSplit/>
        </w:trPr>
        <w:tc>
          <w:tcPr>
            <w:tcW w:w="4077" w:type="dxa"/>
          </w:tcPr>
          <w:p w14:paraId="6889D0F7" w14:textId="13717D00" w:rsidR="009F1ADA" w:rsidRPr="00FE0113" w:rsidRDefault="009F1ADA" w:rsidP="00B153FA">
            <w:pPr>
              <w:pStyle w:val="TABLECONTENT"/>
            </w:pPr>
            <w:r w:rsidRPr="00B153FA">
              <w:t>Старший менеджер по интеграции проектов корпоративных функций</w:t>
            </w:r>
          </w:p>
        </w:tc>
        <w:tc>
          <w:tcPr>
            <w:tcW w:w="2552" w:type="dxa"/>
          </w:tcPr>
          <w:p w14:paraId="0A228ADF" w14:textId="03D52E2A" w:rsidR="009F1ADA" w:rsidRPr="00FE0113" w:rsidRDefault="009F1ADA" w:rsidP="00B153FA">
            <w:pPr>
              <w:pStyle w:val="TABLECONTENT"/>
            </w:pPr>
            <w:r>
              <w:t>Тюриков М.Ю.</w:t>
            </w:r>
          </w:p>
        </w:tc>
        <w:tc>
          <w:tcPr>
            <w:tcW w:w="1395" w:type="dxa"/>
          </w:tcPr>
          <w:p w14:paraId="6A363924" w14:textId="77777777" w:rsidR="009F1ADA" w:rsidRPr="007008A3" w:rsidRDefault="009F1ADA" w:rsidP="00B153FA">
            <w:pPr>
              <w:pStyle w:val="TABLECONTENT"/>
            </w:pPr>
          </w:p>
        </w:tc>
        <w:tc>
          <w:tcPr>
            <w:tcW w:w="2167" w:type="dxa"/>
          </w:tcPr>
          <w:p w14:paraId="3D3B19C2" w14:textId="77777777" w:rsidR="009F1ADA" w:rsidRPr="007008A3" w:rsidRDefault="009F1ADA" w:rsidP="009F1ADA">
            <w:pPr>
              <w:jc w:val="center"/>
              <w:rPr>
                <w:rFonts w:cs="Arial"/>
                <w:sz w:val="20"/>
              </w:rPr>
            </w:pPr>
          </w:p>
        </w:tc>
      </w:tr>
      <w:tr w:rsidR="009F1ADA" w:rsidRPr="007008A3" w14:paraId="55C9D832" w14:textId="77777777" w:rsidTr="009355EA">
        <w:trPr>
          <w:cantSplit/>
        </w:trPr>
        <w:tc>
          <w:tcPr>
            <w:tcW w:w="4077" w:type="dxa"/>
          </w:tcPr>
          <w:p w14:paraId="0B6E722D" w14:textId="2458A779" w:rsidR="009F1ADA" w:rsidRPr="00FE0113" w:rsidRDefault="009F1ADA" w:rsidP="00B153FA">
            <w:pPr>
              <w:pStyle w:val="TABLECONTENT"/>
            </w:pPr>
            <w:r w:rsidRPr="00B153FA">
              <w:t>Руководитель группы по технической архитектуре и ИТ-безопасности</w:t>
            </w:r>
          </w:p>
        </w:tc>
        <w:tc>
          <w:tcPr>
            <w:tcW w:w="2552" w:type="dxa"/>
          </w:tcPr>
          <w:p w14:paraId="271ECD97" w14:textId="781D98DB" w:rsidR="009F1ADA" w:rsidRPr="00FE0113" w:rsidRDefault="009F1ADA" w:rsidP="00B153FA">
            <w:pPr>
              <w:pStyle w:val="TABLECONTENT"/>
            </w:pPr>
            <w:r>
              <w:t>Волков А.</w:t>
            </w:r>
            <w:r w:rsidRPr="00B153FA">
              <w:t xml:space="preserve"> В.</w:t>
            </w:r>
          </w:p>
        </w:tc>
        <w:tc>
          <w:tcPr>
            <w:tcW w:w="1395" w:type="dxa"/>
          </w:tcPr>
          <w:p w14:paraId="63C1D7E5" w14:textId="77777777" w:rsidR="009F1ADA" w:rsidRPr="007008A3" w:rsidRDefault="009F1ADA" w:rsidP="00B153FA">
            <w:pPr>
              <w:pStyle w:val="TABLECONTENT"/>
            </w:pPr>
          </w:p>
        </w:tc>
        <w:tc>
          <w:tcPr>
            <w:tcW w:w="2167" w:type="dxa"/>
          </w:tcPr>
          <w:p w14:paraId="1E845551" w14:textId="77777777" w:rsidR="009F1ADA" w:rsidRPr="007008A3" w:rsidRDefault="009F1ADA" w:rsidP="009F1ADA">
            <w:pPr>
              <w:jc w:val="center"/>
              <w:rPr>
                <w:rFonts w:cs="Arial"/>
                <w:sz w:val="20"/>
              </w:rPr>
            </w:pPr>
          </w:p>
        </w:tc>
      </w:tr>
      <w:tr w:rsidR="009F1ADA" w:rsidRPr="007008A3" w14:paraId="76585E67" w14:textId="77777777" w:rsidTr="009355EA">
        <w:trPr>
          <w:cantSplit/>
        </w:trPr>
        <w:tc>
          <w:tcPr>
            <w:tcW w:w="4077" w:type="dxa"/>
          </w:tcPr>
          <w:p w14:paraId="3B77D2DA" w14:textId="227E09D7" w:rsidR="009F1ADA" w:rsidRPr="00FE0113" w:rsidRDefault="009F1ADA" w:rsidP="00B153FA">
            <w:pPr>
              <w:pStyle w:val="TABLECONTENT"/>
            </w:pPr>
            <w:r w:rsidRPr="00B153FA">
              <w:t>Руководитель группы контроли и риски</w:t>
            </w:r>
          </w:p>
        </w:tc>
        <w:tc>
          <w:tcPr>
            <w:tcW w:w="2552" w:type="dxa"/>
          </w:tcPr>
          <w:p w14:paraId="7EE0C31E" w14:textId="584C2F62" w:rsidR="009F1ADA" w:rsidRPr="00FE0113" w:rsidRDefault="009F1ADA" w:rsidP="00B153FA">
            <w:pPr>
              <w:pStyle w:val="TABLECONTENT"/>
            </w:pPr>
            <w:r>
              <w:t>Глухова А</w:t>
            </w:r>
            <w:r w:rsidRPr="00B153FA">
              <w:t>. В.</w:t>
            </w:r>
          </w:p>
        </w:tc>
        <w:tc>
          <w:tcPr>
            <w:tcW w:w="1395" w:type="dxa"/>
          </w:tcPr>
          <w:p w14:paraId="0FAA5282" w14:textId="77777777" w:rsidR="009F1ADA" w:rsidRPr="007008A3" w:rsidRDefault="009F1ADA" w:rsidP="00B153FA">
            <w:pPr>
              <w:pStyle w:val="TABLECONTENT"/>
            </w:pPr>
          </w:p>
        </w:tc>
        <w:tc>
          <w:tcPr>
            <w:tcW w:w="2167" w:type="dxa"/>
          </w:tcPr>
          <w:p w14:paraId="142BFB67" w14:textId="77777777" w:rsidR="009F1ADA" w:rsidRPr="007008A3" w:rsidRDefault="009F1ADA" w:rsidP="009F1ADA">
            <w:pPr>
              <w:jc w:val="center"/>
              <w:rPr>
                <w:rFonts w:cs="Arial"/>
                <w:sz w:val="20"/>
              </w:rPr>
            </w:pPr>
          </w:p>
        </w:tc>
      </w:tr>
      <w:tr w:rsidR="009F1ADA" w:rsidRPr="007008A3" w14:paraId="55EBE796" w14:textId="77777777" w:rsidTr="009355EA">
        <w:trPr>
          <w:cantSplit/>
        </w:trPr>
        <w:tc>
          <w:tcPr>
            <w:tcW w:w="4077" w:type="dxa"/>
          </w:tcPr>
          <w:p w14:paraId="372A9A44" w14:textId="77777777" w:rsidR="009F1ADA" w:rsidRPr="00FE0113" w:rsidRDefault="009F1ADA" w:rsidP="00B153FA">
            <w:pPr>
              <w:pStyle w:val="TABLECONTENT"/>
            </w:pPr>
            <w:r w:rsidRPr="00B153FA">
              <w:t>Руководитель программы трансформации системы управления основными фондами</w:t>
            </w:r>
          </w:p>
        </w:tc>
        <w:tc>
          <w:tcPr>
            <w:tcW w:w="2552" w:type="dxa"/>
          </w:tcPr>
          <w:p w14:paraId="786CFE7D" w14:textId="77777777" w:rsidR="009F1ADA" w:rsidRDefault="009F1ADA" w:rsidP="00B153FA">
            <w:pPr>
              <w:pStyle w:val="TABLECONTENT"/>
            </w:pPr>
            <w:r>
              <w:t>Загребин В.В.</w:t>
            </w:r>
          </w:p>
        </w:tc>
        <w:tc>
          <w:tcPr>
            <w:tcW w:w="1395" w:type="dxa"/>
          </w:tcPr>
          <w:p w14:paraId="086BEECF" w14:textId="77777777" w:rsidR="009F1ADA" w:rsidRPr="007008A3" w:rsidRDefault="009F1ADA" w:rsidP="00B153FA">
            <w:pPr>
              <w:pStyle w:val="TABLECONTENT"/>
            </w:pPr>
          </w:p>
        </w:tc>
        <w:tc>
          <w:tcPr>
            <w:tcW w:w="2167" w:type="dxa"/>
          </w:tcPr>
          <w:p w14:paraId="2FB5362B" w14:textId="77777777" w:rsidR="009F1ADA" w:rsidRPr="007008A3" w:rsidRDefault="009F1ADA" w:rsidP="009F1ADA">
            <w:pPr>
              <w:jc w:val="center"/>
              <w:rPr>
                <w:rFonts w:cs="Arial"/>
                <w:sz w:val="20"/>
              </w:rPr>
            </w:pPr>
          </w:p>
        </w:tc>
      </w:tr>
      <w:bookmarkEnd w:id="66"/>
    </w:tbl>
    <w:p w14:paraId="72FBE637" w14:textId="02361CCE" w:rsidR="009721BA" w:rsidRDefault="009721BA" w:rsidP="001A2810">
      <w:pPr>
        <w:ind w:firstLine="426"/>
        <w:rPr>
          <w:ins w:id="67" w:author="Попова Дарья" w:date="2020-07-14T11:25:00Z"/>
          <w:rFonts w:cs="Arial"/>
          <w:i/>
        </w:rPr>
      </w:pPr>
      <w:ins w:id="68" w:author="Попова Дарья" w:date="2020-07-14T11:25:00Z">
        <w:r>
          <w:rPr>
            <w:rFonts w:cs="Arial"/>
            <w:i/>
          </w:rPr>
          <w:br w:type="page"/>
        </w:r>
      </w:ins>
    </w:p>
    <w:p w14:paraId="70FBC6A0" w14:textId="453FB1F7" w:rsidR="001A2810" w:rsidRPr="007008A3" w:rsidDel="009721BA" w:rsidRDefault="001A2810" w:rsidP="001A2810">
      <w:pPr>
        <w:ind w:firstLine="426"/>
        <w:rPr>
          <w:del w:id="69" w:author="Попова Дарья" w:date="2020-07-14T11:25:00Z"/>
          <w:rFonts w:cs="Arial"/>
          <w:i/>
        </w:rPr>
      </w:pPr>
    </w:p>
    <w:p w14:paraId="398D2213" w14:textId="379B3C67" w:rsidR="00C24F9B" w:rsidDel="009721BA" w:rsidRDefault="001A2810" w:rsidP="009E7971">
      <w:pPr>
        <w:pStyle w:val="1"/>
        <w:numPr>
          <w:ilvl w:val="0"/>
          <w:numId w:val="0"/>
        </w:numPr>
        <w:ind w:left="708"/>
        <w:rPr>
          <w:del w:id="70" w:author="Попова Дарья" w:date="2020-07-14T11:25:00Z"/>
        </w:rPr>
      </w:pPr>
      <w:del w:id="71" w:author="Попова Дарья" w:date="2020-07-14T11:25:00Z">
        <w:r w:rsidRPr="007008A3" w:rsidDel="009721BA">
          <w:delText xml:space="preserve"> </w:delText>
        </w:r>
        <w:bookmarkStart w:id="72" w:name="_Toc512271224"/>
      </w:del>
    </w:p>
    <w:bookmarkStart w:id="73" w:name="_Toc65846391" w:displacedByCustomXml="next"/>
    <w:sdt>
      <w:sdtPr>
        <w:rPr>
          <w:rFonts w:ascii="Times New Roman" w:hAnsi="Times New Roman" w:cs="Times New Roman"/>
          <w:b w:val="0"/>
          <w:bCs w:val="0"/>
          <w:caps w:val="0"/>
          <w:kern w:val="0"/>
          <w:sz w:val="24"/>
          <w:szCs w:val="22"/>
        </w:rPr>
        <w:id w:val="513270047"/>
        <w:docPartObj>
          <w:docPartGallery w:val="Table of Contents"/>
          <w:docPartUnique/>
        </w:docPartObj>
      </w:sdtPr>
      <w:sdtEndPr>
        <w:rPr>
          <w:rFonts w:ascii="Arial" w:hAnsi="Arial"/>
        </w:rPr>
      </w:sdtEndPr>
      <w:sdtContent>
        <w:p w14:paraId="77733D5B" w14:textId="1D82AF55" w:rsidR="00B778C7" w:rsidRPr="007008A3" w:rsidRDefault="00B778C7" w:rsidP="009E7971">
          <w:pPr>
            <w:pStyle w:val="1"/>
            <w:numPr>
              <w:ilvl w:val="0"/>
              <w:numId w:val="0"/>
            </w:numPr>
            <w:ind w:left="708"/>
          </w:pPr>
          <w:r w:rsidRPr="007008A3">
            <w:t>Оглавление</w:t>
          </w:r>
          <w:bookmarkEnd w:id="72"/>
          <w:bookmarkEnd w:id="73"/>
        </w:p>
        <w:p w14:paraId="5427AF07" w14:textId="124A9DE8" w:rsidR="00E24180" w:rsidRDefault="00B778C7">
          <w:pPr>
            <w:pStyle w:val="14"/>
            <w:rPr>
              <w:ins w:id="74" w:author="ShramkovAB" w:date="2021-03-05T14:19:00Z"/>
              <w:rFonts w:asciiTheme="minorHAnsi" w:eastAsiaTheme="minorEastAsia" w:hAnsiTheme="minorHAnsi" w:cstheme="minorBidi"/>
              <w:b w:val="0"/>
              <w:sz w:val="22"/>
              <w:szCs w:val="22"/>
              <w:lang w:eastAsia="ru-RU"/>
            </w:rPr>
          </w:pPr>
          <w:r w:rsidRPr="00A32F31">
            <w:fldChar w:fldCharType="begin"/>
          </w:r>
          <w:r w:rsidRPr="00154C26">
            <w:instrText xml:space="preserve"> TOC \o "1-3" \h \z \u </w:instrText>
          </w:r>
          <w:r w:rsidRPr="00A32F31">
            <w:rPr>
              <w:rPrChange w:id="75" w:author="Попова Дарья" w:date="2020-07-14T11:59:00Z">
                <w:rPr>
                  <w:bCs/>
                  <w:noProof w:val="0"/>
                  <w:sz w:val="24"/>
                  <w:szCs w:val="22"/>
                </w:rPr>
              </w:rPrChange>
            </w:rPr>
            <w:fldChar w:fldCharType="separate"/>
          </w:r>
          <w:ins w:id="76" w:author="ShramkovAB" w:date="2021-03-05T14:19:00Z">
            <w:r w:rsidR="00E24180" w:rsidRPr="00194187">
              <w:rPr>
                <w:rStyle w:val="a9"/>
              </w:rPr>
              <w:fldChar w:fldCharType="begin"/>
            </w:r>
            <w:r w:rsidR="00E24180" w:rsidRPr="00194187">
              <w:rPr>
                <w:rStyle w:val="a9"/>
              </w:rPr>
              <w:instrText xml:space="preserve"> </w:instrText>
            </w:r>
            <w:r w:rsidR="00E24180">
              <w:instrText>HYPERLINK \l "_Toc65846391"</w:instrText>
            </w:r>
            <w:r w:rsidR="00E24180" w:rsidRPr="00194187">
              <w:rPr>
                <w:rStyle w:val="a9"/>
              </w:rPr>
              <w:instrText xml:space="preserve"> </w:instrText>
            </w:r>
            <w:r w:rsidR="00E24180" w:rsidRPr="00194187">
              <w:rPr>
                <w:rStyle w:val="a9"/>
              </w:rPr>
              <w:fldChar w:fldCharType="separate"/>
            </w:r>
            <w:r w:rsidR="00E24180" w:rsidRPr="00194187">
              <w:rPr>
                <w:rStyle w:val="a9"/>
              </w:rPr>
              <w:t>Оглавление</w:t>
            </w:r>
            <w:r w:rsidR="00E24180">
              <w:rPr>
                <w:webHidden/>
              </w:rPr>
              <w:tab/>
            </w:r>
            <w:r w:rsidR="00E24180">
              <w:rPr>
                <w:webHidden/>
              </w:rPr>
              <w:fldChar w:fldCharType="begin"/>
            </w:r>
            <w:r w:rsidR="00E24180">
              <w:rPr>
                <w:webHidden/>
              </w:rPr>
              <w:instrText xml:space="preserve"> PAGEREF _Toc65846391 \h </w:instrText>
            </w:r>
          </w:ins>
          <w:r w:rsidR="00E24180">
            <w:rPr>
              <w:webHidden/>
            </w:rPr>
          </w:r>
          <w:r w:rsidR="00E24180">
            <w:rPr>
              <w:webHidden/>
            </w:rPr>
            <w:fldChar w:fldCharType="separate"/>
          </w:r>
          <w:ins w:id="77" w:author="ShramkovAB" w:date="2021-03-05T14:19:00Z">
            <w:r w:rsidR="00E24180">
              <w:rPr>
                <w:webHidden/>
              </w:rPr>
              <w:t>5</w:t>
            </w:r>
            <w:r w:rsidR="00E24180">
              <w:rPr>
                <w:webHidden/>
              </w:rPr>
              <w:fldChar w:fldCharType="end"/>
            </w:r>
            <w:r w:rsidR="00E24180" w:rsidRPr="00194187">
              <w:rPr>
                <w:rStyle w:val="a9"/>
              </w:rPr>
              <w:fldChar w:fldCharType="end"/>
            </w:r>
          </w:ins>
        </w:p>
        <w:p w14:paraId="11727A22" w14:textId="3000B526" w:rsidR="00E24180" w:rsidRDefault="00E24180">
          <w:pPr>
            <w:pStyle w:val="14"/>
            <w:rPr>
              <w:ins w:id="78" w:author="ShramkovAB" w:date="2021-03-05T14:19:00Z"/>
              <w:rFonts w:asciiTheme="minorHAnsi" w:eastAsiaTheme="minorEastAsia" w:hAnsiTheme="minorHAnsi" w:cstheme="minorBidi"/>
              <w:b w:val="0"/>
              <w:sz w:val="22"/>
              <w:szCs w:val="22"/>
              <w:lang w:eastAsia="ru-RU"/>
            </w:rPr>
          </w:pPr>
          <w:ins w:id="79" w:author="ShramkovAB" w:date="2021-03-05T14:19:00Z">
            <w:r w:rsidRPr="00194187">
              <w:rPr>
                <w:rStyle w:val="a9"/>
              </w:rPr>
              <w:fldChar w:fldCharType="begin"/>
            </w:r>
            <w:r w:rsidRPr="00194187">
              <w:rPr>
                <w:rStyle w:val="a9"/>
              </w:rPr>
              <w:instrText xml:space="preserve"> </w:instrText>
            </w:r>
            <w:r>
              <w:instrText>HYPERLINK \l "_Toc65846392"</w:instrText>
            </w:r>
            <w:r w:rsidRPr="00194187">
              <w:rPr>
                <w:rStyle w:val="a9"/>
              </w:rPr>
              <w:instrText xml:space="preserve"> </w:instrText>
            </w:r>
            <w:r w:rsidRPr="00194187">
              <w:rPr>
                <w:rStyle w:val="a9"/>
              </w:rPr>
              <w:fldChar w:fldCharType="separate"/>
            </w:r>
            <w:r w:rsidRPr="00194187">
              <w:rPr>
                <w:rStyle w:val="a9"/>
              </w:rPr>
              <w:t>1</w:t>
            </w:r>
            <w:r>
              <w:rPr>
                <w:rFonts w:asciiTheme="minorHAnsi" w:eastAsiaTheme="minorEastAsia" w:hAnsiTheme="minorHAnsi" w:cstheme="minorBidi"/>
                <w:b w:val="0"/>
                <w:sz w:val="22"/>
                <w:szCs w:val="22"/>
                <w:lang w:eastAsia="ru-RU"/>
              </w:rPr>
              <w:tab/>
            </w:r>
            <w:r w:rsidRPr="00194187">
              <w:rPr>
                <w:rStyle w:val="a9"/>
              </w:rPr>
              <w:t>Глоссарий</w:t>
            </w:r>
            <w:r>
              <w:rPr>
                <w:webHidden/>
              </w:rPr>
              <w:tab/>
            </w:r>
            <w:r>
              <w:rPr>
                <w:webHidden/>
              </w:rPr>
              <w:fldChar w:fldCharType="begin"/>
            </w:r>
            <w:r>
              <w:rPr>
                <w:webHidden/>
              </w:rPr>
              <w:instrText xml:space="preserve"> PAGEREF _Toc65846392 \h </w:instrText>
            </w:r>
          </w:ins>
          <w:r>
            <w:rPr>
              <w:webHidden/>
            </w:rPr>
          </w:r>
          <w:r>
            <w:rPr>
              <w:webHidden/>
            </w:rPr>
            <w:fldChar w:fldCharType="separate"/>
          </w:r>
          <w:ins w:id="80" w:author="ShramkovAB" w:date="2021-03-05T14:19:00Z">
            <w:r>
              <w:rPr>
                <w:webHidden/>
              </w:rPr>
              <w:t>7</w:t>
            </w:r>
            <w:r>
              <w:rPr>
                <w:webHidden/>
              </w:rPr>
              <w:fldChar w:fldCharType="end"/>
            </w:r>
            <w:r w:rsidRPr="00194187">
              <w:rPr>
                <w:rStyle w:val="a9"/>
              </w:rPr>
              <w:fldChar w:fldCharType="end"/>
            </w:r>
          </w:ins>
        </w:p>
        <w:p w14:paraId="6FC434FA" w14:textId="0150AE73" w:rsidR="00E24180" w:rsidRDefault="00E24180">
          <w:pPr>
            <w:pStyle w:val="14"/>
            <w:rPr>
              <w:ins w:id="81" w:author="ShramkovAB" w:date="2021-03-05T14:19:00Z"/>
              <w:rFonts w:asciiTheme="minorHAnsi" w:eastAsiaTheme="minorEastAsia" w:hAnsiTheme="minorHAnsi" w:cstheme="minorBidi"/>
              <w:b w:val="0"/>
              <w:sz w:val="22"/>
              <w:szCs w:val="22"/>
              <w:lang w:eastAsia="ru-RU"/>
            </w:rPr>
          </w:pPr>
          <w:ins w:id="82" w:author="ShramkovAB" w:date="2021-03-05T14:19:00Z">
            <w:r w:rsidRPr="00194187">
              <w:rPr>
                <w:rStyle w:val="a9"/>
              </w:rPr>
              <w:fldChar w:fldCharType="begin"/>
            </w:r>
            <w:r w:rsidRPr="00194187">
              <w:rPr>
                <w:rStyle w:val="a9"/>
              </w:rPr>
              <w:instrText xml:space="preserve"> </w:instrText>
            </w:r>
            <w:r>
              <w:instrText>HYPERLINK \l "_Toc65846393"</w:instrText>
            </w:r>
            <w:r w:rsidRPr="00194187">
              <w:rPr>
                <w:rStyle w:val="a9"/>
              </w:rPr>
              <w:instrText xml:space="preserve"> </w:instrText>
            </w:r>
            <w:r w:rsidRPr="00194187">
              <w:rPr>
                <w:rStyle w:val="a9"/>
              </w:rPr>
              <w:fldChar w:fldCharType="separate"/>
            </w:r>
            <w:r w:rsidRPr="00194187">
              <w:rPr>
                <w:rStyle w:val="a9"/>
              </w:rPr>
              <w:t>2</w:t>
            </w:r>
            <w:r>
              <w:rPr>
                <w:rFonts w:asciiTheme="minorHAnsi" w:eastAsiaTheme="minorEastAsia" w:hAnsiTheme="minorHAnsi" w:cstheme="minorBidi"/>
                <w:b w:val="0"/>
                <w:sz w:val="22"/>
                <w:szCs w:val="22"/>
                <w:lang w:eastAsia="ru-RU"/>
              </w:rPr>
              <w:tab/>
            </w:r>
            <w:r w:rsidRPr="00194187">
              <w:rPr>
                <w:rStyle w:val="a9"/>
              </w:rPr>
              <w:t>Назначение документа</w:t>
            </w:r>
            <w:r>
              <w:rPr>
                <w:webHidden/>
              </w:rPr>
              <w:tab/>
            </w:r>
            <w:r>
              <w:rPr>
                <w:webHidden/>
              </w:rPr>
              <w:fldChar w:fldCharType="begin"/>
            </w:r>
            <w:r>
              <w:rPr>
                <w:webHidden/>
              </w:rPr>
              <w:instrText xml:space="preserve"> PAGEREF _Toc65846393 \h </w:instrText>
            </w:r>
          </w:ins>
          <w:r>
            <w:rPr>
              <w:webHidden/>
            </w:rPr>
          </w:r>
          <w:r>
            <w:rPr>
              <w:webHidden/>
            </w:rPr>
            <w:fldChar w:fldCharType="separate"/>
          </w:r>
          <w:ins w:id="83" w:author="ShramkovAB" w:date="2021-03-05T14:19:00Z">
            <w:r>
              <w:rPr>
                <w:webHidden/>
              </w:rPr>
              <w:t>7</w:t>
            </w:r>
            <w:r>
              <w:rPr>
                <w:webHidden/>
              </w:rPr>
              <w:fldChar w:fldCharType="end"/>
            </w:r>
            <w:r w:rsidRPr="00194187">
              <w:rPr>
                <w:rStyle w:val="a9"/>
              </w:rPr>
              <w:fldChar w:fldCharType="end"/>
            </w:r>
          </w:ins>
        </w:p>
        <w:p w14:paraId="553157BA" w14:textId="5AFC02FA" w:rsidR="00E24180" w:rsidRDefault="00E24180">
          <w:pPr>
            <w:pStyle w:val="14"/>
            <w:rPr>
              <w:ins w:id="84" w:author="ShramkovAB" w:date="2021-03-05T14:19:00Z"/>
              <w:rFonts w:asciiTheme="minorHAnsi" w:eastAsiaTheme="minorEastAsia" w:hAnsiTheme="minorHAnsi" w:cstheme="minorBidi"/>
              <w:b w:val="0"/>
              <w:sz w:val="22"/>
              <w:szCs w:val="22"/>
              <w:lang w:eastAsia="ru-RU"/>
            </w:rPr>
          </w:pPr>
          <w:ins w:id="85" w:author="ShramkovAB" w:date="2021-03-05T14:19:00Z">
            <w:r w:rsidRPr="00194187">
              <w:rPr>
                <w:rStyle w:val="a9"/>
              </w:rPr>
              <w:fldChar w:fldCharType="begin"/>
            </w:r>
            <w:r w:rsidRPr="00194187">
              <w:rPr>
                <w:rStyle w:val="a9"/>
              </w:rPr>
              <w:instrText xml:space="preserve"> </w:instrText>
            </w:r>
            <w:r>
              <w:instrText>HYPERLINK \l "_Toc65846394"</w:instrText>
            </w:r>
            <w:r w:rsidRPr="00194187">
              <w:rPr>
                <w:rStyle w:val="a9"/>
              </w:rPr>
              <w:instrText xml:space="preserve"> </w:instrText>
            </w:r>
            <w:r w:rsidRPr="00194187">
              <w:rPr>
                <w:rStyle w:val="a9"/>
              </w:rPr>
              <w:fldChar w:fldCharType="separate"/>
            </w:r>
            <w:r w:rsidRPr="00194187">
              <w:rPr>
                <w:rStyle w:val="a9"/>
              </w:rPr>
              <w:t>3</w:t>
            </w:r>
            <w:r>
              <w:rPr>
                <w:rFonts w:asciiTheme="minorHAnsi" w:eastAsiaTheme="minorEastAsia" w:hAnsiTheme="minorHAnsi" w:cstheme="minorBidi"/>
                <w:b w:val="0"/>
                <w:sz w:val="22"/>
                <w:szCs w:val="22"/>
                <w:lang w:eastAsia="ru-RU"/>
              </w:rPr>
              <w:tab/>
            </w:r>
            <w:r w:rsidRPr="00194187">
              <w:rPr>
                <w:rStyle w:val="a9"/>
              </w:rPr>
              <w:t>Предпосылки успешной реализации</w:t>
            </w:r>
            <w:r>
              <w:rPr>
                <w:webHidden/>
              </w:rPr>
              <w:tab/>
            </w:r>
            <w:r>
              <w:rPr>
                <w:webHidden/>
              </w:rPr>
              <w:fldChar w:fldCharType="begin"/>
            </w:r>
            <w:r>
              <w:rPr>
                <w:webHidden/>
              </w:rPr>
              <w:instrText xml:space="preserve"> PAGEREF _Toc65846394 \h </w:instrText>
            </w:r>
          </w:ins>
          <w:r>
            <w:rPr>
              <w:webHidden/>
            </w:rPr>
          </w:r>
          <w:r>
            <w:rPr>
              <w:webHidden/>
            </w:rPr>
            <w:fldChar w:fldCharType="separate"/>
          </w:r>
          <w:ins w:id="86" w:author="ShramkovAB" w:date="2021-03-05T14:19:00Z">
            <w:r>
              <w:rPr>
                <w:webHidden/>
              </w:rPr>
              <w:t>7</w:t>
            </w:r>
            <w:r>
              <w:rPr>
                <w:webHidden/>
              </w:rPr>
              <w:fldChar w:fldCharType="end"/>
            </w:r>
            <w:r w:rsidRPr="00194187">
              <w:rPr>
                <w:rStyle w:val="a9"/>
              </w:rPr>
              <w:fldChar w:fldCharType="end"/>
            </w:r>
          </w:ins>
        </w:p>
        <w:p w14:paraId="60FF4C9D" w14:textId="54BF53AC" w:rsidR="00E24180" w:rsidRDefault="00E24180">
          <w:pPr>
            <w:pStyle w:val="14"/>
            <w:rPr>
              <w:ins w:id="87" w:author="ShramkovAB" w:date="2021-03-05T14:19:00Z"/>
              <w:rFonts w:asciiTheme="minorHAnsi" w:eastAsiaTheme="minorEastAsia" w:hAnsiTheme="minorHAnsi" w:cstheme="minorBidi"/>
              <w:b w:val="0"/>
              <w:sz w:val="22"/>
              <w:szCs w:val="22"/>
              <w:lang w:eastAsia="ru-RU"/>
            </w:rPr>
          </w:pPr>
          <w:ins w:id="88" w:author="ShramkovAB" w:date="2021-03-05T14:19:00Z">
            <w:r w:rsidRPr="00194187">
              <w:rPr>
                <w:rStyle w:val="a9"/>
              </w:rPr>
              <w:fldChar w:fldCharType="begin"/>
            </w:r>
            <w:r w:rsidRPr="00194187">
              <w:rPr>
                <w:rStyle w:val="a9"/>
              </w:rPr>
              <w:instrText xml:space="preserve"> </w:instrText>
            </w:r>
            <w:r>
              <w:instrText>HYPERLINK \l "_Toc65846395"</w:instrText>
            </w:r>
            <w:r w:rsidRPr="00194187">
              <w:rPr>
                <w:rStyle w:val="a9"/>
              </w:rPr>
              <w:instrText xml:space="preserve"> </w:instrText>
            </w:r>
            <w:r w:rsidRPr="00194187">
              <w:rPr>
                <w:rStyle w:val="a9"/>
              </w:rPr>
              <w:fldChar w:fldCharType="separate"/>
            </w:r>
            <w:r w:rsidRPr="00194187">
              <w:rPr>
                <w:rStyle w:val="a9"/>
                <w:rFonts w:eastAsia="Calibri"/>
              </w:rPr>
              <w:t>4</w:t>
            </w:r>
            <w:r>
              <w:rPr>
                <w:rFonts w:asciiTheme="minorHAnsi" w:eastAsiaTheme="minorEastAsia" w:hAnsiTheme="minorHAnsi" w:cstheme="minorBidi"/>
                <w:b w:val="0"/>
                <w:sz w:val="22"/>
                <w:szCs w:val="22"/>
                <w:lang w:eastAsia="ru-RU"/>
              </w:rPr>
              <w:tab/>
            </w:r>
            <w:r w:rsidRPr="00194187">
              <w:rPr>
                <w:rStyle w:val="a9"/>
                <w:rFonts w:eastAsia="Calibri"/>
              </w:rPr>
              <w:t>Бизнес-требования</w:t>
            </w:r>
            <w:r>
              <w:rPr>
                <w:webHidden/>
              </w:rPr>
              <w:tab/>
            </w:r>
            <w:r>
              <w:rPr>
                <w:webHidden/>
              </w:rPr>
              <w:fldChar w:fldCharType="begin"/>
            </w:r>
            <w:r>
              <w:rPr>
                <w:webHidden/>
              </w:rPr>
              <w:instrText xml:space="preserve"> PAGEREF _Toc65846395 \h </w:instrText>
            </w:r>
          </w:ins>
          <w:r>
            <w:rPr>
              <w:webHidden/>
            </w:rPr>
          </w:r>
          <w:r>
            <w:rPr>
              <w:webHidden/>
            </w:rPr>
            <w:fldChar w:fldCharType="separate"/>
          </w:r>
          <w:ins w:id="89" w:author="ShramkovAB" w:date="2021-03-05T14:19:00Z">
            <w:r>
              <w:rPr>
                <w:webHidden/>
              </w:rPr>
              <w:t>9</w:t>
            </w:r>
            <w:r>
              <w:rPr>
                <w:webHidden/>
              </w:rPr>
              <w:fldChar w:fldCharType="end"/>
            </w:r>
            <w:r w:rsidRPr="00194187">
              <w:rPr>
                <w:rStyle w:val="a9"/>
              </w:rPr>
              <w:fldChar w:fldCharType="end"/>
            </w:r>
          </w:ins>
        </w:p>
        <w:p w14:paraId="3D2B1F44" w14:textId="556B1DF8" w:rsidR="00E24180" w:rsidRDefault="00E24180">
          <w:pPr>
            <w:pStyle w:val="14"/>
            <w:rPr>
              <w:ins w:id="90" w:author="ShramkovAB" w:date="2021-03-05T14:19:00Z"/>
              <w:rFonts w:asciiTheme="minorHAnsi" w:eastAsiaTheme="minorEastAsia" w:hAnsiTheme="minorHAnsi" w:cstheme="minorBidi"/>
              <w:b w:val="0"/>
              <w:sz w:val="22"/>
              <w:szCs w:val="22"/>
              <w:lang w:eastAsia="ru-RU"/>
            </w:rPr>
          </w:pPr>
          <w:ins w:id="91" w:author="ShramkovAB" w:date="2021-03-05T14:19:00Z">
            <w:r w:rsidRPr="00194187">
              <w:rPr>
                <w:rStyle w:val="a9"/>
              </w:rPr>
              <w:fldChar w:fldCharType="begin"/>
            </w:r>
            <w:r w:rsidRPr="00194187">
              <w:rPr>
                <w:rStyle w:val="a9"/>
              </w:rPr>
              <w:instrText xml:space="preserve"> </w:instrText>
            </w:r>
            <w:r>
              <w:instrText>HYPERLINK \l "_Toc65846396"</w:instrText>
            </w:r>
            <w:r w:rsidRPr="00194187">
              <w:rPr>
                <w:rStyle w:val="a9"/>
              </w:rPr>
              <w:instrText xml:space="preserve"> </w:instrText>
            </w:r>
            <w:r w:rsidRPr="00194187">
              <w:rPr>
                <w:rStyle w:val="a9"/>
              </w:rPr>
              <w:fldChar w:fldCharType="separate"/>
            </w:r>
            <w:r w:rsidRPr="00194187">
              <w:rPr>
                <w:rStyle w:val="a9"/>
                <w:rFonts w:eastAsia="Calibri"/>
              </w:rPr>
              <w:t>5</w:t>
            </w:r>
            <w:r>
              <w:rPr>
                <w:rFonts w:asciiTheme="minorHAnsi" w:eastAsiaTheme="minorEastAsia" w:hAnsiTheme="minorHAnsi" w:cstheme="minorBidi"/>
                <w:b w:val="0"/>
                <w:sz w:val="22"/>
                <w:szCs w:val="22"/>
                <w:lang w:eastAsia="ru-RU"/>
              </w:rPr>
              <w:tab/>
            </w:r>
            <w:r w:rsidRPr="00194187">
              <w:rPr>
                <w:rStyle w:val="a9"/>
                <w:rFonts w:eastAsia="Calibri"/>
              </w:rPr>
              <w:t>Реализация бизнес-процессов</w:t>
            </w:r>
            <w:r>
              <w:rPr>
                <w:webHidden/>
              </w:rPr>
              <w:tab/>
            </w:r>
            <w:r>
              <w:rPr>
                <w:webHidden/>
              </w:rPr>
              <w:fldChar w:fldCharType="begin"/>
            </w:r>
            <w:r>
              <w:rPr>
                <w:webHidden/>
              </w:rPr>
              <w:instrText xml:space="preserve"> PAGEREF _Toc65846396 \h </w:instrText>
            </w:r>
          </w:ins>
          <w:r>
            <w:rPr>
              <w:webHidden/>
            </w:rPr>
          </w:r>
          <w:r>
            <w:rPr>
              <w:webHidden/>
            </w:rPr>
            <w:fldChar w:fldCharType="separate"/>
          </w:r>
          <w:ins w:id="92" w:author="ShramkovAB" w:date="2021-03-05T14:19:00Z">
            <w:r>
              <w:rPr>
                <w:webHidden/>
              </w:rPr>
              <w:t>9</w:t>
            </w:r>
            <w:r>
              <w:rPr>
                <w:webHidden/>
              </w:rPr>
              <w:fldChar w:fldCharType="end"/>
            </w:r>
            <w:r w:rsidRPr="00194187">
              <w:rPr>
                <w:rStyle w:val="a9"/>
              </w:rPr>
              <w:fldChar w:fldCharType="end"/>
            </w:r>
          </w:ins>
        </w:p>
        <w:p w14:paraId="3A5B53B0" w14:textId="7428D796" w:rsidR="00E24180" w:rsidRDefault="00E24180">
          <w:pPr>
            <w:pStyle w:val="24"/>
            <w:tabs>
              <w:tab w:val="left" w:pos="1320"/>
            </w:tabs>
            <w:rPr>
              <w:ins w:id="93" w:author="ShramkovAB" w:date="2021-03-05T14:19:00Z"/>
              <w:rFonts w:eastAsiaTheme="minorEastAsia" w:cstheme="minorBidi"/>
              <w:b w:val="0"/>
              <w:noProof/>
              <w:lang w:eastAsia="ru-RU"/>
            </w:rPr>
          </w:pPr>
          <w:ins w:id="94" w:author="ShramkovAB" w:date="2021-03-05T14:19:00Z">
            <w:r w:rsidRPr="00194187">
              <w:rPr>
                <w:rStyle w:val="a9"/>
                <w:noProof/>
              </w:rPr>
              <w:fldChar w:fldCharType="begin"/>
            </w:r>
            <w:r w:rsidRPr="00194187">
              <w:rPr>
                <w:rStyle w:val="a9"/>
                <w:noProof/>
              </w:rPr>
              <w:instrText xml:space="preserve"> </w:instrText>
            </w:r>
            <w:r>
              <w:rPr>
                <w:noProof/>
              </w:rPr>
              <w:instrText>HYPERLINK \l "_Toc65846397"</w:instrText>
            </w:r>
            <w:r w:rsidRPr="00194187">
              <w:rPr>
                <w:rStyle w:val="a9"/>
                <w:noProof/>
              </w:rPr>
              <w:instrText xml:space="preserve"> </w:instrText>
            </w:r>
            <w:r w:rsidRPr="00194187">
              <w:rPr>
                <w:rStyle w:val="a9"/>
                <w:noProof/>
              </w:rPr>
              <w:fldChar w:fldCharType="separate"/>
            </w:r>
            <w:r w:rsidRPr="00194187">
              <w:rPr>
                <w:rStyle w:val="a9"/>
                <w:rFonts w:eastAsiaTheme="majorEastAsia" w:cs="Arial"/>
                <w:noProof/>
              </w:rPr>
              <w:t>5.1</w:t>
            </w:r>
            <w:r>
              <w:rPr>
                <w:rFonts w:eastAsiaTheme="minorEastAsia" w:cstheme="minorBidi"/>
                <w:b w:val="0"/>
                <w:noProof/>
                <w:lang w:eastAsia="ru-RU"/>
              </w:rPr>
              <w:tab/>
            </w:r>
            <w:r w:rsidRPr="00194187">
              <w:rPr>
                <w:rStyle w:val="a9"/>
                <w:rFonts w:eastAsiaTheme="majorEastAsia" w:cs="Arial"/>
                <w:noProof/>
              </w:rPr>
              <w:t>Описание бизнес-процессов</w:t>
            </w:r>
            <w:r>
              <w:rPr>
                <w:noProof/>
                <w:webHidden/>
              </w:rPr>
              <w:tab/>
            </w:r>
            <w:r>
              <w:rPr>
                <w:noProof/>
                <w:webHidden/>
              </w:rPr>
              <w:fldChar w:fldCharType="begin"/>
            </w:r>
            <w:r>
              <w:rPr>
                <w:noProof/>
                <w:webHidden/>
              </w:rPr>
              <w:instrText xml:space="preserve"> PAGEREF _Toc65846397 \h </w:instrText>
            </w:r>
          </w:ins>
          <w:r>
            <w:rPr>
              <w:noProof/>
              <w:webHidden/>
            </w:rPr>
          </w:r>
          <w:r>
            <w:rPr>
              <w:noProof/>
              <w:webHidden/>
            </w:rPr>
            <w:fldChar w:fldCharType="separate"/>
          </w:r>
          <w:ins w:id="95" w:author="ShramkovAB" w:date="2021-03-05T14:19:00Z">
            <w:r>
              <w:rPr>
                <w:noProof/>
                <w:webHidden/>
              </w:rPr>
              <w:t>9</w:t>
            </w:r>
            <w:r>
              <w:rPr>
                <w:noProof/>
                <w:webHidden/>
              </w:rPr>
              <w:fldChar w:fldCharType="end"/>
            </w:r>
            <w:r w:rsidRPr="00194187">
              <w:rPr>
                <w:rStyle w:val="a9"/>
                <w:noProof/>
              </w:rPr>
              <w:fldChar w:fldCharType="end"/>
            </w:r>
          </w:ins>
        </w:p>
        <w:p w14:paraId="5CA65490" w14:textId="039330AC" w:rsidR="00E24180" w:rsidRDefault="00E24180">
          <w:pPr>
            <w:pStyle w:val="33"/>
            <w:rPr>
              <w:ins w:id="96" w:author="ShramkovAB" w:date="2021-03-05T14:19:00Z"/>
              <w:rFonts w:asciiTheme="minorHAnsi" w:eastAsiaTheme="minorEastAsia" w:hAnsiTheme="minorHAnsi" w:cstheme="minorBidi"/>
              <w:sz w:val="22"/>
              <w:szCs w:val="22"/>
              <w:lang w:eastAsia="ru-RU"/>
            </w:rPr>
          </w:pPr>
          <w:ins w:id="97" w:author="ShramkovAB" w:date="2021-03-05T14:19:00Z">
            <w:r w:rsidRPr="00194187">
              <w:rPr>
                <w:rStyle w:val="a9"/>
              </w:rPr>
              <w:fldChar w:fldCharType="begin"/>
            </w:r>
            <w:r w:rsidRPr="00194187">
              <w:rPr>
                <w:rStyle w:val="a9"/>
              </w:rPr>
              <w:instrText xml:space="preserve"> </w:instrText>
            </w:r>
            <w:r>
              <w:instrText>HYPERLINK \l "_Toc65846398"</w:instrText>
            </w:r>
            <w:r w:rsidRPr="00194187">
              <w:rPr>
                <w:rStyle w:val="a9"/>
              </w:rPr>
              <w:instrText xml:space="preserve"> </w:instrText>
            </w:r>
            <w:r w:rsidRPr="00194187">
              <w:rPr>
                <w:rStyle w:val="a9"/>
              </w:rPr>
              <w:fldChar w:fldCharType="separate"/>
            </w:r>
            <w:r w:rsidRPr="00194187">
              <w:rPr>
                <w:rStyle w:val="a9"/>
              </w:rPr>
              <w:t>5.1.1</w:t>
            </w:r>
            <w:r>
              <w:rPr>
                <w:rFonts w:asciiTheme="minorHAnsi" w:eastAsiaTheme="minorEastAsia" w:hAnsiTheme="minorHAnsi" w:cstheme="minorBidi"/>
                <w:sz w:val="22"/>
                <w:szCs w:val="22"/>
                <w:lang w:eastAsia="ru-RU"/>
              </w:rPr>
              <w:tab/>
            </w:r>
            <w:r w:rsidRPr="00194187">
              <w:rPr>
                <w:rStyle w:val="a9"/>
              </w:rPr>
              <w:t>Описание бизнес-процесса ПП-07.02.03.01-ERP Годовое планирование воздействий на ПА</w:t>
            </w:r>
            <w:r>
              <w:rPr>
                <w:webHidden/>
              </w:rPr>
              <w:tab/>
            </w:r>
            <w:r>
              <w:rPr>
                <w:webHidden/>
              </w:rPr>
              <w:fldChar w:fldCharType="begin"/>
            </w:r>
            <w:r>
              <w:rPr>
                <w:webHidden/>
              </w:rPr>
              <w:instrText xml:space="preserve"> PAGEREF _Toc65846398 \h </w:instrText>
            </w:r>
          </w:ins>
          <w:r>
            <w:rPr>
              <w:webHidden/>
            </w:rPr>
          </w:r>
          <w:r>
            <w:rPr>
              <w:webHidden/>
            </w:rPr>
            <w:fldChar w:fldCharType="separate"/>
          </w:r>
          <w:ins w:id="98" w:author="ShramkovAB" w:date="2021-03-05T14:19:00Z">
            <w:r>
              <w:rPr>
                <w:webHidden/>
              </w:rPr>
              <w:t>9</w:t>
            </w:r>
            <w:r>
              <w:rPr>
                <w:webHidden/>
              </w:rPr>
              <w:fldChar w:fldCharType="end"/>
            </w:r>
            <w:r w:rsidRPr="00194187">
              <w:rPr>
                <w:rStyle w:val="a9"/>
              </w:rPr>
              <w:fldChar w:fldCharType="end"/>
            </w:r>
          </w:ins>
        </w:p>
        <w:p w14:paraId="7406F90B" w14:textId="4C6F4790" w:rsidR="00E24180" w:rsidRDefault="00E24180">
          <w:pPr>
            <w:pStyle w:val="33"/>
            <w:rPr>
              <w:ins w:id="99" w:author="ShramkovAB" w:date="2021-03-05T14:19:00Z"/>
              <w:rFonts w:asciiTheme="minorHAnsi" w:eastAsiaTheme="minorEastAsia" w:hAnsiTheme="minorHAnsi" w:cstheme="minorBidi"/>
              <w:sz w:val="22"/>
              <w:szCs w:val="22"/>
              <w:lang w:eastAsia="ru-RU"/>
            </w:rPr>
          </w:pPr>
          <w:ins w:id="100" w:author="ShramkovAB" w:date="2021-03-05T14:19:00Z">
            <w:r w:rsidRPr="00194187">
              <w:rPr>
                <w:rStyle w:val="a9"/>
              </w:rPr>
              <w:fldChar w:fldCharType="begin"/>
            </w:r>
            <w:r w:rsidRPr="00194187">
              <w:rPr>
                <w:rStyle w:val="a9"/>
              </w:rPr>
              <w:instrText xml:space="preserve"> </w:instrText>
            </w:r>
            <w:r>
              <w:instrText>HYPERLINK \l "_Toc65846399"</w:instrText>
            </w:r>
            <w:r w:rsidRPr="00194187">
              <w:rPr>
                <w:rStyle w:val="a9"/>
              </w:rPr>
              <w:instrText xml:space="preserve"> </w:instrText>
            </w:r>
            <w:r w:rsidRPr="00194187">
              <w:rPr>
                <w:rStyle w:val="a9"/>
              </w:rPr>
              <w:fldChar w:fldCharType="separate"/>
            </w:r>
            <w:r w:rsidRPr="00194187">
              <w:rPr>
                <w:rStyle w:val="a9"/>
              </w:rPr>
              <w:t>5.1.2</w:t>
            </w:r>
            <w:r>
              <w:rPr>
                <w:rFonts w:asciiTheme="minorHAnsi" w:eastAsiaTheme="minorEastAsia" w:hAnsiTheme="minorHAnsi" w:cstheme="minorBidi"/>
                <w:sz w:val="22"/>
                <w:szCs w:val="22"/>
                <w:lang w:eastAsia="ru-RU"/>
              </w:rPr>
              <w:tab/>
            </w:r>
            <w:r w:rsidRPr="00194187">
              <w:rPr>
                <w:rStyle w:val="a9"/>
              </w:rPr>
              <w:t>Описание бизнес-процесса ПП-07.02.03.03-ERP Определение стоимости работ</w:t>
            </w:r>
            <w:r>
              <w:rPr>
                <w:webHidden/>
              </w:rPr>
              <w:tab/>
            </w:r>
            <w:r>
              <w:rPr>
                <w:webHidden/>
              </w:rPr>
              <w:fldChar w:fldCharType="begin"/>
            </w:r>
            <w:r>
              <w:rPr>
                <w:webHidden/>
              </w:rPr>
              <w:instrText xml:space="preserve"> PAGEREF _Toc65846399 \h </w:instrText>
            </w:r>
          </w:ins>
          <w:r>
            <w:rPr>
              <w:webHidden/>
            </w:rPr>
          </w:r>
          <w:r>
            <w:rPr>
              <w:webHidden/>
            </w:rPr>
            <w:fldChar w:fldCharType="separate"/>
          </w:r>
          <w:ins w:id="101" w:author="ShramkovAB" w:date="2021-03-05T14:19:00Z">
            <w:r>
              <w:rPr>
                <w:webHidden/>
              </w:rPr>
              <w:t>17</w:t>
            </w:r>
            <w:r>
              <w:rPr>
                <w:webHidden/>
              </w:rPr>
              <w:fldChar w:fldCharType="end"/>
            </w:r>
            <w:r w:rsidRPr="00194187">
              <w:rPr>
                <w:rStyle w:val="a9"/>
              </w:rPr>
              <w:fldChar w:fldCharType="end"/>
            </w:r>
          </w:ins>
        </w:p>
        <w:p w14:paraId="4A8D07F1" w14:textId="78EC6F35" w:rsidR="00E24180" w:rsidRDefault="00E24180">
          <w:pPr>
            <w:pStyle w:val="24"/>
            <w:tabs>
              <w:tab w:val="left" w:pos="1320"/>
            </w:tabs>
            <w:rPr>
              <w:ins w:id="102" w:author="ShramkovAB" w:date="2021-03-05T14:19:00Z"/>
              <w:rFonts w:eastAsiaTheme="minorEastAsia" w:cstheme="minorBidi"/>
              <w:b w:val="0"/>
              <w:noProof/>
              <w:lang w:eastAsia="ru-RU"/>
            </w:rPr>
          </w:pPr>
          <w:ins w:id="103" w:author="ShramkovAB" w:date="2021-03-05T14:19:00Z">
            <w:r w:rsidRPr="00194187">
              <w:rPr>
                <w:rStyle w:val="a9"/>
                <w:noProof/>
              </w:rPr>
              <w:fldChar w:fldCharType="begin"/>
            </w:r>
            <w:r w:rsidRPr="00194187">
              <w:rPr>
                <w:rStyle w:val="a9"/>
                <w:noProof/>
              </w:rPr>
              <w:instrText xml:space="preserve"> </w:instrText>
            </w:r>
            <w:r>
              <w:rPr>
                <w:noProof/>
              </w:rPr>
              <w:instrText>HYPERLINK \l "_Toc65846400"</w:instrText>
            </w:r>
            <w:r w:rsidRPr="00194187">
              <w:rPr>
                <w:rStyle w:val="a9"/>
                <w:noProof/>
              </w:rPr>
              <w:instrText xml:space="preserve"> </w:instrText>
            </w:r>
            <w:r w:rsidRPr="00194187">
              <w:rPr>
                <w:rStyle w:val="a9"/>
                <w:noProof/>
              </w:rPr>
              <w:fldChar w:fldCharType="separate"/>
            </w:r>
            <w:r w:rsidRPr="00194187">
              <w:rPr>
                <w:rStyle w:val="a9"/>
                <w:rFonts w:eastAsiaTheme="majorEastAsia" w:cs="Arial"/>
                <w:noProof/>
              </w:rPr>
              <w:t>5.2</w:t>
            </w:r>
            <w:r>
              <w:rPr>
                <w:rFonts w:eastAsiaTheme="minorEastAsia" w:cstheme="minorBidi"/>
                <w:b w:val="0"/>
                <w:noProof/>
                <w:lang w:eastAsia="ru-RU"/>
              </w:rPr>
              <w:tab/>
            </w:r>
            <w:r w:rsidRPr="00194187">
              <w:rPr>
                <w:rStyle w:val="a9"/>
                <w:rFonts w:eastAsiaTheme="majorEastAsia" w:cs="Arial"/>
                <w:noProof/>
              </w:rPr>
              <w:t>Описание шагов бизнес-процессов</w:t>
            </w:r>
            <w:r>
              <w:rPr>
                <w:noProof/>
                <w:webHidden/>
              </w:rPr>
              <w:tab/>
            </w:r>
            <w:r>
              <w:rPr>
                <w:noProof/>
                <w:webHidden/>
              </w:rPr>
              <w:fldChar w:fldCharType="begin"/>
            </w:r>
            <w:r>
              <w:rPr>
                <w:noProof/>
                <w:webHidden/>
              </w:rPr>
              <w:instrText xml:space="preserve"> PAGEREF _Toc65846400 \h </w:instrText>
            </w:r>
          </w:ins>
          <w:r>
            <w:rPr>
              <w:noProof/>
              <w:webHidden/>
            </w:rPr>
          </w:r>
          <w:r>
            <w:rPr>
              <w:noProof/>
              <w:webHidden/>
            </w:rPr>
            <w:fldChar w:fldCharType="separate"/>
          </w:r>
          <w:ins w:id="104" w:author="ShramkovAB" w:date="2021-03-05T14:19:00Z">
            <w:r>
              <w:rPr>
                <w:noProof/>
                <w:webHidden/>
              </w:rPr>
              <w:t>18</w:t>
            </w:r>
            <w:r>
              <w:rPr>
                <w:noProof/>
                <w:webHidden/>
              </w:rPr>
              <w:fldChar w:fldCharType="end"/>
            </w:r>
            <w:r w:rsidRPr="00194187">
              <w:rPr>
                <w:rStyle w:val="a9"/>
                <w:noProof/>
              </w:rPr>
              <w:fldChar w:fldCharType="end"/>
            </w:r>
          </w:ins>
        </w:p>
        <w:p w14:paraId="1F768697" w14:textId="630F170B" w:rsidR="00E24180" w:rsidRDefault="00E24180">
          <w:pPr>
            <w:pStyle w:val="33"/>
            <w:rPr>
              <w:ins w:id="105" w:author="ShramkovAB" w:date="2021-03-05T14:19:00Z"/>
              <w:rFonts w:asciiTheme="minorHAnsi" w:eastAsiaTheme="minorEastAsia" w:hAnsiTheme="minorHAnsi" w:cstheme="minorBidi"/>
              <w:sz w:val="22"/>
              <w:szCs w:val="22"/>
              <w:lang w:eastAsia="ru-RU"/>
            </w:rPr>
          </w:pPr>
          <w:ins w:id="106" w:author="ShramkovAB" w:date="2021-03-05T14:19:00Z">
            <w:r w:rsidRPr="00194187">
              <w:rPr>
                <w:rStyle w:val="a9"/>
              </w:rPr>
              <w:fldChar w:fldCharType="begin"/>
            </w:r>
            <w:r w:rsidRPr="00194187">
              <w:rPr>
                <w:rStyle w:val="a9"/>
              </w:rPr>
              <w:instrText xml:space="preserve"> </w:instrText>
            </w:r>
            <w:r>
              <w:instrText>HYPERLINK \l "_Toc65846401"</w:instrText>
            </w:r>
            <w:r w:rsidRPr="00194187">
              <w:rPr>
                <w:rStyle w:val="a9"/>
              </w:rPr>
              <w:instrText xml:space="preserve"> </w:instrText>
            </w:r>
            <w:r w:rsidRPr="00194187">
              <w:rPr>
                <w:rStyle w:val="a9"/>
              </w:rPr>
              <w:fldChar w:fldCharType="separate"/>
            </w:r>
            <w:r w:rsidRPr="00194187">
              <w:rPr>
                <w:rStyle w:val="a9"/>
              </w:rPr>
              <w:t>5.2.1</w:t>
            </w:r>
            <w:r>
              <w:rPr>
                <w:rFonts w:asciiTheme="minorHAnsi" w:eastAsiaTheme="minorEastAsia" w:hAnsiTheme="minorHAnsi" w:cstheme="minorBidi"/>
                <w:sz w:val="22"/>
                <w:szCs w:val="22"/>
                <w:lang w:eastAsia="ru-RU"/>
              </w:rPr>
              <w:tab/>
            </w:r>
            <w:r w:rsidRPr="00194187">
              <w:rPr>
                <w:rStyle w:val="a9"/>
              </w:rPr>
              <w:t>Описание шагов бизнес-процесса ПП-07.02.03.01-ERP Годовое планирование воздействий на ПА</w:t>
            </w:r>
            <w:r>
              <w:rPr>
                <w:webHidden/>
              </w:rPr>
              <w:tab/>
            </w:r>
            <w:r>
              <w:rPr>
                <w:webHidden/>
              </w:rPr>
              <w:fldChar w:fldCharType="begin"/>
            </w:r>
            <w:r>
              <w:rPr>
                <w:webHidden/>
              </w:rPr>
              <w:instrText xml:space="preserve"> PAGEREF _Toc65846401 \h </w:instrText>
            </w:r>
          </w:ins>
          <w:r>
            <w:rPr>
              <w:webHidden/>
            </w:rPr>
          </w:r>
          <w:r>
            <w:rPr>
              <w:webHidden/>
            </w:rPr>
            <w:fldChar w:fldCharType="separate"/>
          </w:r>
          <w:ins w:id="107" w:author="ShramkovAB" w:date="2021-03-05T14:19:00Z">
            <w:r>
              <w:rPr>
                <w:webHidden/>
              </w:rPr>
              <w:t>18</w:t>
            </w:r>
            <w:r>
              <w:rPr>
                <w:webHidden/>
              </w:rPr>
              <w:fldChar w:fldCharType="end"/>
            </w:r>
            <w:r w:rsidRPr="00194187">
              <w:rPr>
                <w:rStyle w:val="a9"/>
              </w:rPr>
              <w:fldChar w:fldCharType="end"/>
            </w:r>
          </w:ins>
        </w:p>
        <w:p w14:paraId="211600C3" w14:textId="50E50E29" w:rsidR="00E24180" w:rsidRDefault="00E24180">
          <w:pPr>
            <w:pStyle w:val="33"/>
            <w:rPr>
              <w:ins w:id="108" w:author="ShramkovAB" w:date="2021-03-05T14:19:00Z"/>
              <w:rFonts w:asciiTheme="minorHAnsi" w:eastAsiaTheme="minorEastAsia" w:hAnsiTheme="minorHAnsi" w:cstheme="minorBidi"/>
              <w:sz w:val="22"/>
              <w:szCs w:val="22"/>
              <w:lang w:eastAsia="ru-RU"/>
            </w:rPr>
          </w:pPr>
          <w:ins w:id="109" w:author="ShramkovAB" w:date="2021-03-05T14:19:00Z">
            <w:r w:rsidRPr="00194187">
              <w:rPr>
                <w:rStyle w:val="a9"/>
              </w:rPr>
              <w:fldChar w:fldCharType="begin"/>
            </w:r>
            <w:r w:rsidRPr="00194187">
              <w:rPr>
                <w:rStyle w:val="a9"/>
              </w:rPr>
              <w:instrText xml:space="preserve"> </w:instrText>
            </w:r>
            <w:r>
              <w:instrText>HYPERLINK \l "_Toc65846402"</w:instrText>
            </w:r>
            <w:r w:rsidRPr="00194187">
              <w:rPr>
                <w:rStyle w:val="a9"/>
              </w:rPr>
              <w:instrText xml:space="preserve"> </w:instrText>
            </w:r>
            <w:r w:rsidRPr="00194187">
              <w:rPr>
                <w:rStyle w:val="a9"/>
              </w:rPr>
              <w:fldChar w:fldCharType="separate"/>
            </w:r>
            <w:r w:rsidRPr="00194187">
              <w:rPr>
                <w:rStyle w:val="a9"/>
              </w:rPr>
              <w:t>5.2.2</w:t>
            </w:r>
            <w:r>
              <w:rPr>
                <w:rFonts w:asciiTheme="minorHAnsi" w:eastAsiaTheme="minorEastAsia" w:hAnsiTheme="minorHAnsi" w:cstheme="minorBidi"/>
                <w:sz w:val="22"/>
                <w:szCs w:val="22"/>
                <w:lang w:eastAsia="ru-RU"/>
              </w:rPr>
              <w:tab/>
            </w:r>
            <w:r w:rsidRPr="00194187">
              <w:rPr>
                <w:rStyle w:val="a9"/>
              </w:rPr>
              <w:t>Описание шагов бизнес-процесса ПП-07.02.03.03-ERP Определение стоимости работ</w:t>
            </w:r>
            <w:r>
              <w:rPr>
                <w:webHidden/>
              </w:rPr>
              <w:tab/>
            </w:r>
            <w:r>
              <w:rPr>
                <w:webHidden/>
              </w:rPr>
              <w:fldChar w:fldCharType="begin"/>
            </w:r>
            <w:r>
              <w:rPr>
                <w:webHidden/>
              </w:rPr>
              <w:instrText xml:space="preserve"> PAGEREF _Toc65846402 \h </w:instrText>
            </w:r>
          </w:ins>
          <w:r>
            <w:rPr>
              <w:webHidden/>
            </w:rPr>
          </w:r>
          <w:r>
            <w:rPr>
              <w:webHidden/>
            </w:rPr>
            <w:fldChar w:fldCharType="separate"/>
          </w:r>
          <w:ins w:id="110" w:author="ShramkovAB" w:date="2021-03-05T14:19:00Z">
            <w:r>
              <w:rPr>
                <w:webHidden/>
              </w:rPr>
              <w:t>57</w:t>
            </w:r>
            <w:r>
              <w:rPr>
                <w:webHidden/>
              </w:rPr>
              <w:fldChar w:fldCharType="end"/>
            </w:r>
            <w:r w:rsidRPr="00194187">
              <w:rPr>
                <w:rStyle w:val="a9"/>
              </w:rPr>
              <w:fldChar w:fldCharType="end"/>
            </w:r>
          </w:ins>
        </w:p>
        <w:p w14:paraId="6427EB44" w14:textId="31ADCBF2" w:rsidR="00E24180" w:rsidRDefault="00E24180">
          <w:pPr>
            <w:pStyle w:val="24"/>
            <w:tabs>
              <w:tab w:val="left" w:pos="1320"/>
            </w:tabs>
            <w:rPr>
              <w:ins w:id="111" w:author="ShramkovAB" w:date="2021-03-05T14:19:00Z"/>
              <w:rFonts w:eastAsiaTheme="minorEastAsia" w:cstheme="minorBidi"/>
              <w:b w:val="0"/>
              <w:noProof/>
              <w:lang w:eastAsia="ru-RU"/>
            </w:rPr>
          </w:pPr>
          <w:ins w:id="112" w:author="ShramkovAB" w:date="2021-03-05T14:19:00Z">
            <w:r w:rsidRPr="00194187">
              <w:rPr>
                <w:rStyle w:val="a9"/>
                <w:noProof/>
              </w:rPr>
              <w:fldChar w:fldCharType="begin"/>
            </w:r>
            <w:r w:rsidRPr="00194187">
              <w:rPr>
                <w:rStyle w:val="a9"/>
                <w:noProof/>
              </w:rPr>
              <w:instrText xml:space="preserve"> </w:instrText>
            </w:r>
            <w:r>
              <w:rPr>
                <w:noProof/>
              </w:rPr>
              <w:instrText>HYPERLINK \l "_Toc65846403"</w:instrText>
            </w:r>
            <w:r w:rsidRPr="00194187">
              <w:rPr>
                <w:rStyle w:val="a9"/>
                <w:noProof/>
              </w:rPr>
              <w:instrText xml:space="preserve"> </w:instrText>
            </w:r>
            <w:r w:rsidRPr="00194187">
              <w:rPr>
                <w:rStyle w:val="a9"/>
                <w:noProof/>
              </w:rPr>
              <w:fldChar w:fldCharType="separate"/>
            </w:r>
            <w:r w:rsidRPr="00194187">
              <w:rPr>
                <w:rStyle w:val="a9"/>
                <w:rFonts w:eastAsiaTheme="majorEastAsia" w:cs="Arial"/>
                <w:noProof/>
              </w:rPr>
              <w:t>5.3</w:t>
            </w:r>
            <w:r>
              <w:rPr>
                <w:rFonts w:eastAsiaTheme="minorEastAsia" w:cstheme="minorBidi"/>
                <w:b w:val="0"/>
                <w:noProof/>
                <w:lang w:eastAsia="ru-RU"/>
              </w:rPr>
              <w:tab/>
            </w:r>
            <w:r w:rsidRPr="00194187">
              <w:rPr>
                <w:rStyle w:val="a9"/>
                <w:rFonts w:eastAsiaTheme="majorEastAsia" w:cs="Arial"/>
                <w:noProof/>
              </w:rPr>
              <w:t>Роли и полномочия</w:t>
            </w:r>
            <w:r>
              <w:rPr>
                <w:noProof/>
                <w:webHidden/>
              </w:rPr>
              <w:tab/>
            </w:r>
            <w:r>
              <w:rPr>
                <w:noProof/>
                <w:webHidden/>
              </w:rPr>
              <w:fldChar w:fldCharType="begin"/>
            </w:r>
            <w:r>
              <w:rPr>
                <w:noProof/>
                <w:webHidden/>
              </w:rPr>
              <w:instrText xml:space="preserve"> PAGEREF _Toc65846403 \h </w:instrText>
            </w:r>
          </w:ins>
          <w:r>
            <w:rPr>
              <w:noProof/>
              <w:webHidden/>
            </w:rPr>
          </w:r>
          <w:r>
            <w:rPr>
              <w:noProof/>
              <w:webHidden/>
            </w:rPr>
            <w:fldChar w:fldCharType="separate"/>
          </w:r>
          <w:ins w:id="113" w:author="ShramkovAB" w:date="2021-03-05T14:19:00Z">
            <w:r>
              <w:rPr>
                <w:noProof/>
                <w:webHidden/>
              </w:rPr>
              <w:t>61</w:t>
            </w:r>
            <w:r>
              <w:rPr>
                <w:noProof/>
                <w:webHidden/>
              </w:rPr>
              <w:fldChar w:fldCharType="end"/>
            </w:r>
            <w:r w:rsidRPr="00194187">
              <w:rPr>
                <w:rStyle w:val="a9"/>
                <w:noProof/>
              </w:rPr>
              <w:fldChar w:fldCharType="end"/>
            </w:r>
          </w:ins>
        </w:p>
        <w:p w14:paraId="6A7972E8" w14:textId="6E176BCB" w:rsidR="00E24180" w:rsidRDefault="00E24180">
          <w:pPr>
            <w:pStyle w:val="24"/>
            <w:tabs>
              <w:tab w:val="left" w:pos="1320"/>
            </w:tabs>
            <w:rPr>
              <w:ins w:id="114" w:author="ShramkovAB" w:date="2021-03-05T14:19:00Z"/>
              <w:rFonts w:eastAsiaTheme="minorEastAsia" w:cstheme="minorBidi"/>
              <w:b w:val="0"/>
              <w:noProof/>
              <w:lang w:eastAsia="ru-RU"/>
            </w:rPr>
          </w:pPr>
          <w:ins w:id="115" w:author="ShramkovAB" w:date="2021-03-05T14:19:00Z">
            <w:r w:rsidRPr="00194187">
              <w:rPr>
                <w:rStyle w:val="a9"/>
                <w:noProof/>
              </w:rPr>
              <w:fldChar w:fldCharType="begin"/>
            </w:r>
            <w:r w:rsidRPr="00194187">
              <w:rPr>
                <w:rStyle w:val="a9"/>
                <w:noProof/>
              </w:rPr>
              <w:instrText xml:space="preserve"> </w:instrText>
            </w:r>
            <w:r>
              <w:rPr>
                <w:noProof/>
              </w:rPr>
              <w:instrText>HYPERLINK \l "_Toc65846404"</w:instrText>
            </w:r>
            <w:r w:rsidRPr="00194187">
              <w:rPr>
                <w:rStyle w:val="a9"/>
                <w:noProof/>
              </w:rPr>
              <w:instrText xml:space="preserve"> </w:instrText>
            </w:r>
            <w:r w:rsidRPr="00194187">
              <w:rPr>
                <w:rStyle w:val="a9"/>
                <w:noProof/>
              </w:rPr>
              <w:fldChar w:fldCharType="separate"/>
            </w:r>
            <w:r w:rsidRPr="00194187">
              <w:rPr>
                <w:rStyle w:val="a9"/>
                <w:rFonts w:eastAsiaTheme="majorEastAsia" w:cs="Arial"/>
                <w:noProof/>
              </w:rPr>
              <w:t>5.4</w:t>
            </w:r>
            <w:r>
              <w:rPr>
                <w:rFonts w:eastAsiaTheme="minorEastAsia" w:cstheme="minorBidi"/>
                <w:b w:val="0"/>
                <w:noProof/>
                <w:lang w:eastAsia="ru-RU"/>
              </w:rPr>
              <w:tab/>
            </w:r>
            <w:r w:rsidRPr="00194187">
              <w:rPr>
                <w:rStyle w:val="a9"/>
                <w:rFonts w:eastAsiaTheme="majorEastAsia" w:cs="Arial"/>
                <w:noProof/>
              </w:rPr>
              <w:t>Риски и контрольные процедуры</w:t>
            </w:r>
            <w:r>
              <w:rPr>
                <w:noProof/>
                <w:webHidden/>
              </w:rPr>
              <w:tab/>
            </w:r>
            <w:r>
              <w:rPr>
                <w:noProof/>
                <w:webHidden/>
              </w:rPr>
              <w:fldChar w:fldCharType="begin"/>
            </w:r>
            <w:r>
              <w:rPr>
                <w:noProof/>
                <w:webHidden/>
              </w:rPr>
              <w:instrText xml:space="preserve"> PAGEREF _Toc65846404 \h </w:instrText>
            </w:r>
          </w:ins>
          <w:r>
            <w:rPr>
              <w:noProof/>
              <w:webHidden/>
            </w:rPr>
          </w:r>
          <w:r>
            <w:rPr>
              <w:noProof/>
              <w:webHidden/>
            </w:rPr>
            <w:fldChar w:fldCharType="separate"/>
          </w:r>
          <w:ins w:id="116" w:author="ShramkovAB" w:date="2021-03-05T14:19:00Z">
            <w:r>
              <w:rPr>
                <w:noProof/>
                <w:webHidden/>
              </w:rPr>
              <w:t>63</w:t>
            </w:r>
            <w:r>
              <w:rPr>
                <w:noProof/>
                <w:webHidden/>
              </w:rPr>
              <w:fldChar w:fldCharType="end"/>
            </w:r>
            <w:r w:rsidRPr="00194187">
              <w:rPr>
                <w:rStyle w:val="a9"/>
                <w:noProof/>
              </w:rPr>
              <w:fldChar w:fldCharType="end"/>
            </w:r>
          </w:ins>
        </w:p>
        <w:p w14:paraId="503A1B00" w14:textId="38B14ECF" w:rsidR="00E24180" w:rsidRDefault="00E24180">
          <w:pPr>
            <w:pStyle w:val="33"/>
            <w:rPr>
              <w:ins w:id="117" w:author="ShramkovAB" w:date="2021-03-05T14:19:00Z"/>
              <w:rFonts w:asciiTheme="minorHAnsi" w:eastAsiaTheme="minorEastAsia" w:hAnsiTheme="minorHAnsi" w:cstheme="minorBidi"/>
              <w:sz w:val="22"/>
              <w:szCs w:val="22"/>
              <w:lang w:eastAsia="ru-RU"/>
            </w:rPr>
          </w:pPr>
          <w:ins w:id="118" w:author="ShramkovAB" w:date="2021-03-05T14:19:00Z">
            <w:r w:rsidRPr="00194187">
              <w:rPr>
                <w:rStyle w:val="a9"/>
              </w:rPr>
              <w:fldChar w:fldCharType="begin"/>
            </w:r>
            <w:r w:rsidRPr="00194187">
              <w:rPr>
                <w:rStyle w:val="a9"/>
              </w:rPr>
              <w:instrText xml:space="preserve"> </w:instrText>
            </w:r>
            <w:r>
              <w:instrText>HYPERLINK \l "_Toc65846405"</w:instrText>
            </w:r>
            <w:r w:rsidRPr="00194187">
              <w:rPr>
                <w:rStyle w:val="a9"/>
              </w:rPr>
              <w:instrText xml:space="preserve"> </w:instrText>
            </w:r>
            <w:r w:rsidRPr="00194187">
              <w:rPr>
                <w:rStyle w:val="a9"/>
              </w:rPr>
              <w:fldChar w:fldCharType="separate"/>
            </w:r>
            <w:r w:rsidRPr="00194187">
              <w:rPr>
                <w:rStyle w:val="a9"/>
              </w:rPr>
              <w:t>5.4.1</w:t>
            </w:r>
            <w:r>
              <w:rPr>
                <w:rFonts w:asciiTheme="minorHAnsi" w:eastAsiaTheme="minorEastAsia" w:hAnsiTheme="minorHAnsi" w:cstheme="minorBidi"/>
                <w:sz w:val="22"/>
                <w:szCs w:val="22"/>
                <w:lang w:eastAsia="ru-RU"/>
              </w:rPr>
              <w:tab/>
            </w:r>
            <w:r w:rsidRPr="00194187">
              <w:rPr>
                <w:rStyle w:val="a9"/>
              </w:rPr>
              <w:t>Риски и контроли</w:t>
            </w:r>
            <w:r>
              <w:rPr>
                <w:webHidden/>
              </w:rPr>
              <w:tab/>
            </w:r>
            <w:r>
              <w:rPr>
                <w:webHidden/>
              </w:rPr>
              <w:fldChar w:fldCharType="begin"/>
            </w:r>
            <w:r>
              <w:rPr>
                <w:webHidden/>
              </w:rPr>
              <w:instrText xml:space="preserve"> PAGEREF _Toc65846405 \h </w:instrText>
            </w:r>
          </w:ins>
          <w:r>
            <w:rPr>
              <w:webHidden/>
            </w:rPr>
          </w:r>
          <w:r>
            <w:rPr>
              <w:webHidden/>
            </w:rPr>
            <w:fldChar w:fldCharType="separate"/>
          </w:r>
          <w:ins w:id="119" w:author="ShramkovAB" w:date="2021-03-05T14:19:00Z">
            <w:r>
              <w:rPr>
                <w:webHidden/>
              </w:rPr>
              <w:t>63</w:t>
            </w:r>
            <w:r>
              <w:rPr>
                <w:webHidden/>
              </w:rPr>
              <w:fldChar w:fldCharType="end"/>
            </w:r>
            <w:r w:rsidRPr="00194187">
              <w:rPr>
                <w:rStyle w:val="a9"/>
              </w:rPr>
              <w:fldChar w:fldCharType="end"/>
            </w:r>
          </w:ins>
        </w:p>
        <w:p w14:paraId="602ABE58" w14:textId="7EEADD73" w:rsidR="00E24180" w:rsidRDefault="00E24180">
          <w:pPr>
            <w:pStyle w:val="33"/>
            <w:rPr>
              <w:ins w:id="120" w:author="ShramkovAB" w:date="2021-03-05T14:19:00Z"/>
              <w:rFonts w:asciiTheme="minorHAnsi" w:eastAsiaTheme="minorEastAsia" w:hAnsiTheme="minorHAnsi" w:cstheme="minorBidi"/>
              <w:sz w:val="22"/>
              <w:szCs w:val="22"/>
              <w:lang w:eastAsia="ru-RU"/>
            </w:rPr>
          </w:pPr>
          <w:ins w:id="121" w:author="ShramkovAB" w:date="2021-03-05T14:19:00Z">
            <w:r w:rsidRPr="00194187">
              <w:rPr>
                <w:rStyle w:val="a9"/>
              </w:rPr>
              <w:fldChar w:fldCharType="begin"/>
            </w:r>
            <w:r w:rsidRPr="00194187">
              <w:rPr>
                <w:rStyle w:val="a9"/>
              </w:rPr>
              <w:instrText xml:space="preserve"> </w:instrText>
            </w:r>
            <w:r>
              <w:instrText>HYPERLINK \l "_Toc65846406"</w:instrText>
            </w:r>
            <w:r w:rsidRPr="00194187">
              <w:rPr>
                <w:rStyle w:val="a9"/>
              </w:rPr>
              <w:instrText xml:space="preserve"> </w:instrText>
            </w:r>
            <w:r w:rsidRPr="00194187">
              <w:rPr>
                <w:rStyle w:val="a9"/>
              </w:rPr>
              <w:fldChar w:fldCharType="separate"/>
            </w:r>
            <w:r w:rsidRPr="00194187">
              <w:rPr>
                <w:rStyle w:val="a9"/>
              </w:rPr>
              <w:t>5.4.2</w:t>
            </w:r>
            <w:r>
              <w:rPr>
                <w:rFonts w:asciiTheme="minorHAnsi" w:eastAsiaTheme="minorEastAsia" w:hAnsiTheme="minorHAnsi" w:cstheme="minorBidi"/>
                <w:sz w:val="22"/>
                <w:szCs w:val="22"/>
                <w:lang w:eastAsia="ru-RU"/>
              </w:rPr>
              <w:tab/>
            </w:r>
            <w:r w:rsidRPr="00194187">
              <w:rPr>
                <w:rStyle w:val="a9"/>
              </w:rPr>
              <w:t>Разделение полномочий</w:t>
            </w:r>
            <w:r>
              <w:rPr>
                <w:webHidden/>
              </w:rPr>
              <w:tab/>
            </w:r>
            <w:r>
              <w:rPr>
                <w:webHidden/>
              </w:rPr>
              <w:fldChar w:fldCharType="begin"/>
            </w:r>
            <w:r>
              <w:rPr>
                <w:webHidden/>
              </w:rPr>
              <w:instrText xml:space="preserve"> PAGEREF _Toc65846406 \h </w:instrText>
            </w:r>
          </w:ins>
          <w:r>
            <w:rPr>
              <w:webHidden/>
            </w:rPr>
          </w:r>
          <w:r>
            <w:rPr>
              <w:webHidden/>
            </w:rPr>
            <w:fldChar w:fldCharType="separate"/>
          </w:r>
          <w:ins w:id="122" w:author="ShramkovAB" w:date="2021-03-05T14:19:00Z">
            <w:r>
              <w:rPr>
                <w:webHidden/>
              </w:rPr>
              <w:t>64</w:t>
            </w:r>
            <w:r>
              <w:rPr>
                <w:webHidden/>
              </w:rPr>
              <w:fldChar w:fldCharType="end"/>
            </w:r>
            <w:r w:rsidRPr="00194187">
              <w:rPr>
                <w:rStyle w:val="a9"/>
              </w:rPr>
              <w:fldChar w:fldCharType="end"/>
            </w:r>
          </w:ins>
        </w:p>
        <w:p w14:paraId="62D50CA9" w14:textId="3B77D586" w:rsidR="00E24180" w:rsidRDefault="00E24180">
          <w:pPr>
            <w:pStyle w:val="24"/>
            <w:tabs>
              <w:tab w:val="left" w:pos="1320"/>
            </w:tabs>
            <w:rPr>
              <w:ins w:id="123" w:author="ShramkovAB" w:date="2021-03-05T14:19:00Z"/>
              <w:rFonts w:eastAsiaTheme="minorEastAsia" w:cstheme="minorBidi"/>
              <w:b w:val="0"/>
              <w:noProof/>
              <w:lang w:eastAsia="ru-RU"/>
            </w:rPr>
          </w:pPr>
          <w:ins w:id="124" w:author="ShramkovAB" w:date="2021-03-05T14:19:00Z">
            <w:r w:rsidRPr="00194187">
              <w:rPr>
                <w:rStyle w:val="a9"/>
                <w:noProof/>
              </w:rPr>
              <w:fldChar w:fldCharType="begin"/>
            </w:r>
            <w:r w:rsidRPr="00194187">
              <w:rPr>
                <w:rStyle w:val="a9"/>
                <w:noProof/>
              </w:rPr>
              <w:instrText xml:space="preserve"> </w:instrText>
            </w:r>
            <w:r>
              <w:rPr>
                <w:noProof/>
              </w:rPr>
              <w:instrText>HYPERLINK \l "_Toc65846409"</w:instrText>
            </w:r>
            <w:r w:rsidRPr="00194187">
              <w:rPr>
                <w:rStyle w:val="a9"/>
                <w:noProof/>
              </w:rPr>
              <w:instrText xml:space="preserve"> </w:instrText>
            </w:r>
            <w:r w:rsidRPr="00194187">
              <w:rPr>
                <w:rStyle w:val="a9"/>
                <w:noProof/>
              </w:rPr>
              <w:fldChar w:fldCharType="separate"/>
            </w:r>
            <w:r w:rsidRPr="00194187">
              <w:rPr>
                <w:rStyle w:val="a9"/>
                <w:rFonts w:eastAsiaTheme="majorEastAsia" w:cs="Arial"/>
                <w:noProof/>
              </w:rPr>
              <w:t>5.5</w:t>
            </w:r>
            <w:r>
              <w:rPr>
                <w:rFonts w:eastAsiaTheme="minorEastAsia" w:cstheme="minorBidi"/>
                <w:b w:val="0"/>
                <w:noProof/>
                <w:lang w:eastAsia="ru-RU"/>
              </w:rPr>
              <w:tab/>
            </w:r>
            <w:r w:rsidRPr="00194187">
              <w:rPr>
                <w:rStyle w:val="a9"/>
                <w:rFonts w:eastAsiaTheme="majorEastAsia" w:cs="Arial"/>
                <w:noProof/>
              </w:rPr>
              <w:t>Интеграционные точки со смежными процессами</w:t>
            </w:r>
            <w:r>
              <w:rPr>
                <w:noProof/>
                <w:webHidden/>
              </w:rPr>
              <w:tab/>
            </w:r>
            <w:r>
              <w:rPr>
                <w:noProof/>
                <w:webHidden/>
              </w:rPr>
              <w:fldChar w:fldCharType="begin"/>
            </w:r>
            <w:r>
              <w:rPr>
                <w:noProof/>
                <w:webHidden/>
              </w:rPr>
              <w:instrText xml:space="preserve"> PAGEREF _Toc65846409 \h </w:instrText>
            </w:r>
          </w:ins>
          <w:r>
            <w:rPr>
              <w:noProof/>
              <w:webHidden/>
            </w:rPr>
          </w:r>
          <w:r>
            <w:rPr>
              <w:noProof/>
              <w:webHidden/>
            </w:rPr>
            <w:fldChar w:fldCharType="separate"/>
          </w:r>
          <w:ins w:id="125" w:author="ShramkovAB" w:date="2021-03-05T14:19:00Z">
            <w:r>
              <w:rPr>
                <w:noProof/>
                <w:webHidden/>
              </w:rPr>
              <w:t>67</w:t>
            </w:r>
            <w:r>
              <w:rPr>
                <w:noProof/>
                <w:webHidden/>
              </w:rPr>
              <w:fldChar w:fldCharType="end"/>
            </w:r>
            <w:r w:rsidRPr="00194187">
              <w:rPr>
                <w:rStyle w:val="a9"/>
                <w:noProof/>
              </w:rPr>
              <w:fldChar w:fldCharType="end"/>
            </w:r>
          </w:ins>
        </w:p>
        <w:p w14:paraId="22538F4E" w14:textId="024C01BF" w:rsidR="00E24180" w:rsidRDefault="00E24180">
          <w:pPr>
            <w:pStyle w:val="24"/>
            <w:tabs>
              <w:tab w:val="left" w:pos="1320"/>
            </w:tabs>
            <w:rPr>
              <w:ins w:id="126" w:author="ShramkovAB" w:date="2021-03-05T14:19:00Z"/>
              <w:rFonts w:eastAsiaTheme="minorEastAsia" w:cstheme="minorBidi"/>
              <w:b w:val="0"/>
              <w:noProof/>
              <w:lang w:eastAsia="ru-RU"/>
            </w:rPr>
          </w:pPr>
          <w:ins w:id="127" w:author="ShramkovAB" w:date="2021-03-05T14:19:00Z">
            <w:r w:rsidRPr="00194187">
              <w:rPr>
                <w:rStyle w:val="a9"/>
                <w:noProof/>
              </w:rPr>
              <w:fldChar w:fldCharType="begin"/>
            </w:r>
            <w:r w:rsidRPr="00194187">
              <w:rPr>
                <w:rStyle w:val="a9"/>
                <w:noProof/>
              </w:rPr>
              <w:instrText xml:space="preserve"> </w:instrText>
            </w:r>
            <w:r>
              <w:rPr>
                <w:noProof/>
              </w:rPr>
              <w:instrText>HYPERLINK \l "_Toc65846410"</w:instrText>
            </w:r>
            <w:r w:rsidRPr="00194187">
              <w:rPr>
                <w:rStyle w:val="a9"/>
                <w:noProof/>
              </w:rPr>
              <w:instrText xml:space="preserve"> </w:instrText>
            </w:r>
            <w:r w:rsidRPr="00194187">
              <w:rPr>
                <w:rStyle w:val="a9"/>
                <w:noProof/>
              </w:rPr>
              <w:fldChar w:fldCharType="separate"/>
            </w:r>
            <w:r w:rsidRPr="00194187">
              <w:rPr>
                <w:rStyle w:val="a9"/>
                <w:rFonts w:eastAsiaTheme="majorEastAsia" w:cs="Arial"/>
                <w:noProof/>
              </w:rPr>
              <w:t>5.6</w:t>
            </w:r>
            <w:r>
              <w:rPr>
                <w:rFonts w:eastAsiaTheme="minorEastAsia" w:cstheme="minorBidi"/>
                <w:b w:val="0"/>
                <w:noProof/>
                <w:lang w:eastAsia="ru-RU"/>
              </w:rPr>
              <w:tab/>
            </w:r>
            <w:r w:rsidRPr="00194187">
              <w:rPr>
                <w:rStyle w:val="a9"/>
                <w:rFonts w:eastAsiaTheme="majorEastAsia" w:cs="Arial"/>
                <w:noProof/>
              </w:rPr>
              <w:t>Основные данные</w:t>
            </w:r>
            <w:r>
              <w:rPr>
                <w:noProof/>
                <w:webHidden/>
              </w:rPr>
              <w:tab/>
            </w:r>
            <w:r>
              <w:rPr>
                <w:noProof/>
                <w:webHidden/>
              </w:rPr>
              <w:fldChar w:fldCharType="begin"/>
            </w:r>
            <w:r>
              <w:rPr>
                <w:noProof/>
                <w:webHidden/>
              </w:rPr>
              <w:instrText xml:space="preserve"> PAGEREF _Toc65846410 \h </w:instrText>
            </w:r>
          </w:ins>
          <w:r>
            <w:rPr>
              <w:noProof/>
              <w:webHidden/>
            </w:rPr>
          </w:r>
          <w:r>
            <w:rPr>
              <w:noProof/>
              <w:webHidden/>
            </w:rPr>
            <w:fldChar w:fldCharType="separate"/>
          </w:r>
          <w:ins w:id="128" w:author="ShramkovAB" w:date="2021-03-05T14:19:00Z">
            <w:r>
              <w:rPr>
                <w:noProof/>
                <w:webHidden/>
              </w:rPr>
              <w:t>71</w:t>
            </w:r>
            <w:r>
              <w:rPr>
                <w:noProof/>
                <w:webHidden/>
              </w:rPr>
              <w:fldChar w:fldCharType="end"/>
            </w:r>
            <w:r w:rsidRPr="00194187">
              <w:rPr>
                <w:rStyle w:val="a9"/>
                <w:noProof/>
              </w:rPr>
              <w:fldChar w:fldCharType="end"/>
            </w:r>
          </w:ins>
        </w:p>
        <w:p w14:paraId="7AAD69FD" w14:textId="72C6D1C8" w:rsidR="00E24180" w:rsidRDefault="00E24180">
          <w:pPr>
            <w:pStyle w:val="24"/>
            <w:tabs>
              <w:tab w:val="left" w:pos="1320"/>
            </w:tabs>
            <w:rPr>
              <w:ins w:id="129" w:author="ShramkovAB" w:date="2021-03-05T14:19:00Z"/>
              <w:rFonts w:eastAsiaTheme="minorEastAsia" w:cstheme="minorBidi"/>
              <w:b w:val="0"/>
              <w:noProof/>
              <w:lang w:eastAsia="ru-RU"/>
            </w:rPr>
          </w:pPr>
          <w:ins w:id="130" w:author="ShramkovAB" w:date="2021-03-05T14:19:00Z">
            <w:r w:rsidRPr="00194187">
              <w:rPr>
                <w:rStyle w:val="a9"/>
                <w:noProof/>
              </w:rPr>
              <w:fldChar w:fldCharType="begin"/>
            </w:r>
            <w:r w:rsidRPr="00194187">
              <w:rPr>
                <w:rStyle w:val="a9"/>
                <w:noProof/>
              </w:rPr>
              <w:instrText xml:space="preserve"> </w:instrText>
            </w:r>
            <w:r>
              <w:rPr>
                <w:noProof/>
              </w:rPr>
              <w:instrText>HYPERLINK \l "_Toc65846412"</w:instrText>
            </w:r>
            <w:r w:rsidRPr="00194187">
              <w:rPr>
                <w:rStyle w:val="a9"/>
                <w:noProof/>
              </w:rPr>
              <w:instrText xml:space="preserve"> </w:instrText>
            </w:r>
            <w:r w:rsidRPr="00194187">
              <w:rPr>
                <w:rStyle w:val="a9"/>
                <w:noProof/>
              </w:rPr>
              <w:fldChar w:fldCharType="separate"/>
            </w:r>
            <w:r w:rsidRPr="00194187">
              <w:rPr>
                <w:rStyle w:val="a9"/>
                <w:rFonts w:eastAsiaTheme="majorEastAsia" w:cs="Arial"/>
                <w:noProof/>
              </w:rPr>
              <w:t>5.7</w:t>
            </w:r>
            <w:r>
              <w:rPr>
                <w:rFonts w:eastAsiaTheme="minorEastAsia" w:cstheme="minorBidi"/>
                <w:b w:val="0"/>
                <w:noProof/>
                <w:lang w:eastAsia="ru-RU"/>
              </w:rPr>
              <w:tab/>
            </w:r>
            <w:r w:rsidRPr="00194187">
              <w:rPr>
                <w:rStyle w:val="a9"/>
                <w:rFonts w:eastAsiaTheme="majorEastAsia" w:cs="Arial"/>
                <w:noProof/>
              </w:rPr>
              <w:t>Транзакционные данные</w:t>
            </w:r>
            <w:r>
              <w:rPr>
                <w:noProof/>
                <w:webHidden/>
              </w:rPr>
              <w:tab/>
            </w:r>
            <w:r>
              <w:rPr>
                <w:noProof/>
                <w:webHidden/>
              </w:rPr>
              <w:fldChar w:fldCharType="begin"/>
            </w:r>
            <w:r>
              <w:rPr>
                <w:noProof/>
                <w:webHidden/>
              </w:rPr>
              <w:instrText xml:space="preserve"> PAGEREF _Toc65846412 \h </w:instrText>
            </w:r>
          </w:ins>
          <w:r>
            <w:rPr>
              <w:noProof/>
              <w:webHidden/>
            </w:rPr>
          </w:r>
          <w:r>
            <w:rPr>
              <w:noProof/>
              <w:webHidden/>
            </w:rPr>
            <w:fldChar w:fldCharType="separate"/>
          </w:r>
          <w:ins w:id="131" w:author="ShramkovAB" w:date="2021-03-05T14:19:00Z">
            <w:r>
              <w:rPr>
                <w:noProof/>
                <w:webHidden/>
              </w:rPr>
              <w:t>72</w:t>
            </w:r>
            <w:r>
              <w:rPr>
                <w:noProof/>
                <w:webHidden/>
              </w:rPr>
              <w:fldChar w:fldCharType="end"/>
            </w:r>
            <w:r w:rsidRPr="00194187">
              <w:rPr>
                <w:rStyle w:val="a9"/>
                <w:noProof/>
              </w:rPr>
              <w:fldChar w:fldCharType="end"/>
            </w:r>
          </w:ins>
        </w:p>
        <w:p w14:paraId="69C81A20" w14:textId="1DB96346" w:rsidR="00E24180" w:rsidRDefault="00E24180">
          <w:pPr>
            <w:pStyle w:val="33"/>
            <w:rPr>
              <w:ins w:id="132" w:author="ShramkovAB" w:date="2021-03-05T14:19:00Z"/>
              <w:rFonts w:asciiTheme="minorHAnsi" w:eastAsiaTheme="minorEastAsia" w:hAnsiTheme="minorHAnsi" w:cstheme="minorBidi"/>
              <w:sz w:val="22"/>
              <w:szCs w:val="22"/>
              <w:lang w:eastAsia="ru-RU"/>
            </w:rPr>
          </w:pPr>
          <w:ins w:id="133" w:author="ShramkovAB" w:date="2021-03-05T14:19:00Z">
            <w:r w:rsidRPr="00194187">
              <w:rPr>
                <w:rStyle w:val="a9"/>
              </w:rPr>
              <w:fldChar w:fldCharType="begin"/>
            </w:r>
            <w:r w:rsidRPr="00194187">
              <w:rPr>
                <w:rStyle w:val="a9"/>
              </w:rPr>
              <w:instrText xml:space="preserve"> </w:instrText>
            </w:r>
            <w:r>
              <w:instrText>HYPERLINK \l "_Toc65846413"</w:instrText>
            </w:r>
            <w:r w:rsidRPr="00194187">
              <w:rPr>
                <w:rStyle w:val="a9"/>
              </w:rPr>
              <w:instrText xml:space="preserve"> </w:instrText>
            </w:r>
            <w:r w:rsidRPr="00194187">
              <w:rPr>
                <w:rStyle w:val="a9"/>
              </w:rPr>
              <w:fldChar w:fldCharType="separate"/>
            </w:r>
            <w:r w:rsidRPr="00194187">
              <w:rPr>
                <w:rStyle w:val="a9"/>
              </w:rPr>
              <w:t>5.7.1</w:t>
            </w:r>
            <w:r>
              <w:rPr>
                <w:rFonts w:asciiTheme="minorHAnsi" w:eastAsiaTheme="minorEastAsia" w:hAnsiTheme="minorHAnsi" w:cstheme="minorBidi"/>
                <w:sz w:val="22"/>
                <w:szCs w:val="22"/>
                <w:lang w:eastAsia="ru-RU"/>
              </w:rPr>
              <w:tab/>
            </w:r>
            <w:r w:rsidRPr="00194187">
              <w:rPr>
                <w:rStyle w:val="a9"/>
              </w:rPr>
              <w:t>Заказы ТОРО</w:t>
            </w:r>
            <w:r>
              <w:rPr>
                <w:webHidden/>
              </w:rPr>
              <w:tab/>
            </w:r>
            <w:r>
              <w:rPr>
                <w:webHidden/>
              </w:rPr>
              <w:fldChar w:fldCharType="begin"/>
            </w:r>
            <w:r>
              <w:rPr>
                <w:webHidden/>
              </w:rPr>
              <w:instrText xml:space="preserve"> PAGEREF _Toc65846413 \h </w:instrText>
            </w:r>
          </w:ins>
          <w:r>
            <w:rPr>
              <w:webHidden/>
            </w:rPr>
          </w:r>
          <w:r>
            <w:rPr>
              <w:webHidden/>
            </w:rPr>
            <w:fldChar w:fldCharType="separate"/>
          </w:r>
          <w:ins w:id="134" w:author="ShramkovAB" w:date="2021-03-05T14:19:00Z">
            <w:r>
              <w:rPr>
                <w:webHidden/>
              </w:rPr>
              <w:t>72</w:t>
            </w:r>
            <w:r>
              <w:rPr>
                <w:webHidden/>
              </w:rPr>
              <w:fldChar w:fldCharType="end"/>
            </w:r>
            <w:r w:rsidRPr="00194187">
              <w:rPr>
                <w:rStyle w:val="a9"/>
              </w:rPr>
              <w:fldChar w:fldCharType="end"/>
            </w:r>
          </w:ins>
        </w:p>
        <w:p w14:paraId="3C9F2A59" w14:textId="7ECE33CD" w:rsidR="00E24180" w:rsidRDefault="00E24180">
          <w:pPr>
            <w:pStyle w:val="33"/>
            <w:rPr>
              <w:ins w:id="135" w:author="ShramkovAB" w:date="2021-03-05T14:19:00Z"/>
              <w:rFonts w:asciiTheme="minorHAnsi" w:eastAsiaTheme="minorEastAsia" w:hAnsiTheme="minorHAnsi" w:cstheme="minorBidi"/>
              <w:sz w:val="22"/>
              <w:szCs w:val="22"/>
              <w:lang w:eastAsia="ru-RU"/>
            </w:rPr>
          </w:pPr>
          <w:ins w:id="136" w:author="ShramkovAB" w:date="2021-03-05T14:19:00Z">
            <w:r w:rsidRPr="00194187">
              <w:rPr>
                <w:rStyle w:val="a9"/>
              </w:rPr>
              <w:fldChar w:fldCharType="begin"/>
            </w:r>
            <w:r w:rsidRPr="00194187">
              <w:rPr>
                <w:rStyle w:val="a9"/>
              </w:rPr>
              <w:instrText xml:space="preserve"> </w:instrText>
            </w:r>
            <w:r>
              <w:instrText>HYPERLINK \l "_Toc65846414"</w:instrText>
            </w:r>
            <w:r w:rsidRPr="00194187">
              <w:rPr>
                <w:rStyle w:val="a9"/>
              </w:rPr>
              <w:instrText xml:space="preserve"> </w:instrText>
            </w:r>
            <w:r w:rsidRPr="00194187">
              <w:rPr>
                <w:rStyle w:val="a9"/>
              </w:rPr>
              <w:fldChar w:fldCharType="separate"/>
            </w:r>
            <w:r w:rsidRPr="00194187">
              <w:rPr>
                <w:rStyle w:val="a9"/>
              </w:rPr>
              <w:t>5.7.2</w:t>
            </w:r>
            <w:r>
              <w:rPr>
                <w:rFonts w:asciiTheme="minorHAnsi" w:eastAsiaTheme="minorEastAsia" w:hAnsiTheme="minorHAnsi" w:cstheme="minorBidi"/>
                <w:sz w:val="22"/>
                <w:szCs w:val="22"/>
                <w:lang w:eastAsia="ru-RU"/>
              </w:rPr>
              <w:tab/>
            </w:r>
            <w:r w:rsidRPr="00194187">
              <w:rPr>
                <w:rStyle w:val="a9"/>
              </w:rPr>
              <w:t>Планы ТОРО</w:t>
            </w:r>
            <w:r>
              <w:rPr>
                <w:webHidden/>
              </w:rPr>
              <w:tab/>
            </w:r>
            <w:r>
              <w:rPr>
                <w:webHidden/>
              </w:rPr>
              <w:fldChar w:fldCharType="begin"/>
            </w:r>
            <w:r>
              <w:rPr>
                <w:webHidden/>
              </w:rPr>
              <w:instrText xml:space="preserve"> PAGEREF _Toc65846414 \h </w:instrText>
            </w:r>
          </w:ins>
          <w:r>
            <w:rPr>
              <w:webHidden/>
            </w:rPr>
          </w:r>
          <w:r>
            <w:rPr>
              <w:webHidden/>
            </w:rPr>
            <w:fldChar w:fldCharType="separate"/>
          </w:r>
          <w:ins w:id="137" w:author="ShramkovAB" w:date="2021-03-05T14:19:00Z">
            <w:r>
              <w:rPr>
                <w:webHidden/>
              </w:rPr>
              <w:t>87</w:t>
            </w:r>
            <w:r>
              <w:rPr>
                <w:webHidden/>
              </w:rPr>
              <w:fldChar w:fldCharType="end"/>
            </w:r>
            <w:r w:rsidRPr="00194187">
              <w:rPr>
                <w:rStyle w:val="a9"/>
              </w:rPr>
              <w:fldChar w:fldCharType="end"/>
            </w:r>
          </w:ins>
        </w:p>
        <w:p w14:paraId="41286150" w14:textId="0517975C" w:rsidR="00E24180" w:rsidRDefault="00E24180">
          <w:pPr>
            <w:pStyle w:val="33"/>
            <w:rPr>
              <w:ins w:id="138" w:author="ShramkovAB" w:date="2021-03-05T14:19:00Z"/>
              <w:rFonts w:asciiTheme="minorHAnsi" w:eastAsiaTheme="minorEastAsia" w:hAnsiTheme="minorHAnsi" w:cstheme="minorBidi"/>
              <w:sz w:val="22"/>
              <w:szCs w:val="22"/>
              <w:lang w:eastAsia="ru-RU"/>
            </w:rPr>
          </w:pPr>
          <w:ins w:id="139" w:author="ShramkovAB" w:date="2021-03-05T14:19:00Z">
            <w:r w:rsidRPr="00194187">
              <w:rPr>
                <w:rStyle w:val="a9"/>
              </w:rPr>
              <w:fldChar w:fldCharType="begin"/>
            </w:r>
            <w:r w:rsidRPr="00194187">
              <w:rPr>
                <w:rStyle w:val="a9"/>
              </w:rPr>
              <w:instrText xml:space="preserve"> </w:instrText>
            </w:r>
            <w:r>
              <w:instrText>HYPERLINK \l "_Toc65846415"</w:instrText>
            </w:r>
            <w:r w:rsidRPr="00194187">
              <w:rPr>
                <w:rStyle w:val="a9"/>
              </w:rPr>
              <w:instrText xml:space="preserve"> </w:instrText>
            </w:r>
            <w:r w:rsidRPr="00194187">
              <w:rPr>
                <w:rStyle w:val="a9"/>
              </w:rPr>
              <w:fldChar w:fldCharType="separate"/>
            </w:r>
            <w:r w:rsidRPr="00194187">
              <w:rPr>
                <w:rStyle w:val="a9"/>
              </w:rPr>
              <w:t>5.7.3</w:t>
            </w:r>
            <w:r>
              <w:rPr>
                <w:rFonts w:asciiTheme="minorHAnsi" w:eastAsiaTheme="minorEastAsia" w:hAnsiTheme="minorHAnsi" w:cstheme="minorBidi"/>
                <w:sz w:val="22"/>
                <w:szCs w:val="22"/>
                <w:lang w:eastAsia="ru-RU"/>
              </w:rPr>
              <w:tab/>
            </w:r>
            <w:r w:rsidRPr="00194187">
              <w:rPr>
                <w:rStyle w:val="a9"/>
              </w:rPr>
              <w:t>Сетевые графики</w:t>
            </w:r>
            <w:r>
              <w:rPr>
                <w:webHidden/>
              </w:rPr>
              <w:tab/>
            </w:r>
            <w:r>
              <w:rPr>
                <w:webHidden/>
              </w:rPr>
              <w:fldChar w:fldCharType="begin"/>
            </w:r>
            <w:r>
              <w:rPr>
                <w:webHidden/>
              </w:rPr>
              <w:instrText xml:space="preserve"> PAGEREF _Toc65846415 \h </w:instrText>
            </w:r>
          </w:ins>
          <w:r>
            <w:rPr>
              <w:webHidden/>
            </w:rPr>
          </w:r>
          <w:r>
            <w:rPr>
              <w:webHidden/>
            </w:rPr>
            <w:fldChar w:fldCharType="separate"/>
          </w:r>
          <w:ins w:id="140" w:author="ShramkovAB" w:date="2021-03-05T14:19:00Z">
            <w:r>
              <w:rPr>
                <w:webHidden/>
              </w:rPr>
              <w:t>92</w:t>
            </w:r>
            <w:r>
              <w:rPr>
                <w:webHidden/>
              </w:rPr>
              <w:fldChar w:fldCharType="end"/>
            </w:r>
            <w:r w:rsidRPr="00194187">
              <w:rPr>
                <w:rStyle w:val="a9"/>
              </w:rPr>
              <w:fldChar w:fldCharType="end"/>
            </w:r>
          </w:ins>
        </w:p>
        <w:p w14:paraId="452A10C1" w14:textId="0EB09CBD" w:rsidR="00E24180" w:rsidRDefault="00E24180">
          <w:pPr>
            <w:pStyle w:val="24"/>
            <w:tabs>
              <w:tab w:val="left" w:pos="1320"/>
            </w:tabs>
            <w:rPr>
              <w:ins w:id="141" w:author="ShramkovAB" w:date="2021-03-05T14:19:00Z"/>
              <w:rFonts w:eastAsiaTheme="minorEastAsia" w:cstheme="minorBidi"/>
              <w:b w:val="0"/>
              <w:noProof/>
              <w:lang w:eastAsia="ru-RU"/>
            </w:rPr>
          </w:pPr>
          <w:ins w:id="142" w:author="ShramkovAB" w:date="2021-03-05T14:19:00Z">
            <w:r w:rsidRPr="00194187">
              <w:rPr>
                <w:rStyle w:val="a9"/>
                <w:noProof/>
              </w:rPr>
              <w:fldChar w:fldCharType="begin"/>
            </w:r>
            <w:r w:rsidRPr="00194187">
              <w:rPr>
                <w:rStyle w:val="a9"/>
                <w:noProof/>
              </w:rPr>
              <w:instrText xml:space="preserve"> </w:instrText>
            </w:r>
            <w:r>
              <w:rPr>
                <w:noProof/>
              </w:rPr>
              <w:instrText>HYPERLINK \l "_Toc65846416"</w:instrText>
            </w:r>
            <w:r w:rsidRPr="00194187">
              <w:rPr>
                <w:rStyle w:val="a9"/>
                <w:noProof/>
              </w:rPr>
              <w:instrText xml:space="preserve"> </w:instrText>
            </w:r>
            <w:r w:rsidRPr="00194187">
              <w:rPr>
                <w:rStyle w:val="a9"/>
                <w:noProof/>
              </w:rPr>
              <w:fldChar w:fldCharType="separate"/>
            </w:r>
            <w:r w:rsidRPr="00194187">
              <w:rPr>
                <w:rStyle w:val="a9"/>
                <w:rFonts w:eastAsiaTheme="majorEastAsia" w:cs="Arial"/>
                <w:noProof/>
              </w:rPr>
              <w:t>5.8</w:t>
            </w:r>
            <w:r>
              <w:rPr>
                <w:rFonts w:eastAsiaTheme="minorEastAsia" w:cstheme="minorBidi"/>
                <w:b w:val="0"/>
                <w:noProof/>
                <w:lang w:eastAsia="ru-RU"/>
              </w:rPr>
              <w:tab/>
            </w:r>
            <w:r w:rsidRPr="00194187">
              <w:rPr>
                <w:rStyle w:val="a9"/>
                <w:rFonts w:eastAsiaTheme="majorEastAsia" w:cs="Arial"/>
                <w:noProof/>
              </w:rPr>
              <w:t>Отчетность и выходные формы</w:t>
            </w:r>
            <w:r>
              <w:rPr>
                <w:noProof/>
                <w:webHidden/>
              </w:rPr>
              <w:tab/>
            </w:r>
            <w:r>
              <w:rPr>
                <w:noProof/>
                <w:webHidden/>
              </w:rPr>
              <w:fldChar w:fldCharType="begin"/>
            </w:r>
            <w:r>
              <w:rPr>
                <w:noProof/>
                <w:webHidden/>
              </w:rPr>
              <w:instrText xml:space="preserve"> PAGEREF _Toc65846416 \h </w:instrText>
            </w:r>
          </w:ins>
          <w:r>
            <w:rPr>
              <w:noProof/>
              <w:webHidden/>
            </w:rPr>
          </w:r>
          <w:r>
            <w:rPr>
              <w:noProof/>
              <w:webHidden/>
            </w:rPr>
            <w:fldChar w:fldCharType="separate"/>
          </w:r>
          <w:ins w:id="143" w:author="ShramkovAB" w:date="2021-03-05T14:19:00Z">
            <w:r>
              <w:rPr>
                <w:noProof/>
                <w:webHidden/>
              </w:rPr>
              <w:t>93</w:t>
            </w:r>
            <w:r>
              <w:rPr>
                <w:noProof/>
                <w:webHidden/>
              </w:rPr>
              <w:fldChar w:fldCharType="end"/>
            </w:r>
            <w:r w:rsidRPr="00194187">
              <w:rPr>
                <w:rStyle w:val="a9"/>
                <w:noProof/>
              </w:rPr>
              <w:fldChar w:fldCharType="end"/>
            </w:r>
          </w:ins>
        </w:p>
        <w:p w14:paraId="79D19C05" w14:textId="2AB913BB" w:rsidR="00E24180" w:rsidRDefault="00E24180">
          <w:pPr>
            <w:pStyle w:val="24"/>
            <w:tabs>
              <w:tab w:val="left" w:pos="1320"/>
            </w:tabs>
            <w:rPr>
              <w:ins w:id="144" w:author="ShramkovAB" w:date="2021-03-05T14:19:00Z"/>
              <w:rFonts w:eastAsiaTheme="minorEastAsia" w:cstheme="minorBidi"/>
              <w:b w:val="0"/>
              <w:noProof/>
              <w:lang w:eastAsia="ru-RU"/>
            </w:rPr>
          </w:pPr>
          <w:ins w:id="145" w:author="ShramkovAB" w:date="2021-03-05T14:19:00Z">
            <w:r w:rsidRPr="00194187">
              <w:rPr>
                <w:rStyle w:val="a9"/>
                <w:noProof/>
              </w:rPr>
              <w:fldChar w:fldCharType="begin"/>
            </w:r>
            <w:r w:rsidRPr="00194187">
              <w:rPr>
                <w:rStyle w:val="a9"/>
                <w:noProof/>
              </w:rPr>
              <w:instrText xml:space="preserve"> </w:instrText>
            </w:r>
            <w:r>
              <w:rPr>
                <w:noProof/>
              </w:rPr>
              <w:instrText>HYPERLINK \l "_Toc65846417"</w:instrText>
            </w:r>
            <w:r w:rsidRPr="00194187">
              <w:rPr>
                <w:rStyle w:val="a9"/>
                <w:noProof/>
              </w:rPr>
              <w:instrText xml:space="preserve"> </w:instrText>
            </w:r>
            <w:r w:rsidRPr="00194187">
              <w:rPr>
                <w:rStyle w:val="a9"/>
                <w:noProof/>
              </w:rPr>
              <w:fldChar w:fldCharType="separate"/>
            </w:r>
            <w:r w:rsidRPr="00194187">
              <w:rPr>
                <w:rStyle w:val="a9"/>
                <w:rFonts w:eastAsiaTheme="majorEastAsia"/>
                <w:noProof/>
              </w:rPr>
              <w:t>5.9</w:t>
            </w:r>
            <w:r>
              <w:rPr>
                <w:rFonts w:eastAsiaTheme="minorEastAsia" w:cstheme="minorBidi"/>
                <w:b w:val="0"/>
                <w:noProof/>
                <w:lang w:eastAsia="ru-RU"/>
              </w:rPr>
              <w:tab/>
            </w:r>
            <w:r w:rsidRPr="00194187">
              <w:rPr>
                <w:rStyle w:val="a9"/>
                <w:rFonts w:eastAsiaTheme="majorEastAsia" w:cs="Arial"/>
                <w:noProof/>
              </w:rPr>
              <w:t>Перечень доработок, разработок и интеграция (интерфейсы)</w:t>
            </w:r>
            <w:r>
              <w:rPr>
                <w:noProof/>
                <w:webHidden/>
              </w:rPr>
              <w:tab/>
            </w:r>
            <w:r>
              <w:rPr>
                <w:noProof/>
                <w:webHidden/>
              </w:rPr>
              <w:fldChar w:fldCharType="begin"/>
            </w:r>
            <w:r>
              <w:rPr>
                <w:noProof/>
                <w:webHidden/>
              </w:rPr>
              <w:instrText xml:space="preserve"> PAGEREF _Toc65846417 \h </w:instrText>
            </w:r>
          </w:ins>
          <w:r>
            <w:rPr>
              <w:noProof/>
              <w:webHidden/>
            </w:rPr>
          </w:r>
          <w:r>
            <w:rPr>
              <w:noProof/>
              <w:webHidden/>
            </w:rPr>
            <w:fldChar w:fldCharType="separate"/>
          </w:r>
          <w:ins w:id="146" w:author="ShramkovAB" w:date="2021-03-05T14:19:00Z">
            <w:r>
              <w:rPr>
                <w:noProof/>
                <w:webHidden/>
              </w:rPr>
              <w:t>95</w:t>
            </w:r>
            <w:r>
              <w:rPr>
                <w:noProof/>
                <w:webHidden/>
              </w:rPr>
              <w:fldChar w:fldCharType="end"/>
            </w:r>
            <w:r w:rsidRPr="00194187">
              <w:rPr>
                <w:rStyle w:val="a9"/>
                <w:noProof/>
              </w:rPr>
              <w:fldChar w:fldCharType="end"/>
            </w:r>
          </w:ins>
        </w:p>
        <w:p w14:paraId="795B58D5" w14:textId="2E65B8C3" w:rsidR="00E24180" w:rsidRDefault="00E24180">
          <w:pPr>
            <w:pStyle w:val="24"/>
            <w:tabs>
              <w:tab w:val="left" w:pos="1680"/>
            </w:tabs>
            <w:rPr>
              <w:ins w:id="147" w:author="ShramkovAB" w:date="2021-03-05T14:19:00Z"/>
              <w:rFonts w:eastAsiaTheme="minorEastAsia" w:cstheme="minorBidi"/>
              <w:b w:val="0"/>
              <w:noProof/>
              <w:lang w:eastAsia="ru-RU"/>
            </w:rPr>
          </w:pPr>
          <w:ins w:id="148" w:author="ShramkovAB" w:date="2021-03-05T14:19:00Z">
            <w:r w:rsidRPr="00194187">
              <w:rPr>
                <w:rStyle w:val="a9"/>
                <w:noProof/>
              </w:rPr>
              <w:fldChar w:fldCharType="begin"/>
            </w:r>
            <w:r w:rsidRPr="00194187">
              <w:rPr>
                <w:rStyle w:val="a9"/>
                <w:noProof/>
              </w:rPr>
              <w:instrText xml:space="preserve"> </w:instrText>
            </w:r>
            <w:r>
              <w:rPr>
                <w:noProof/>
              </w:rPr>
              <w:instrText>HYPERLINK \l "_Toc65846418"</w:instrText>
            </w:r>
            <w:r w:rsidRPr="00194187">
              <w:rPr>
                <w:rStyle w:val="a9"/>
                <w:noProof/>
              </w:rPr>
              <w:instrText xml:space="preserve"> </w:instrText>
            </w:r>
            <w:r w:rsidRPr="00194187">
              <w:rPr>
                <w:rStyle w:val="a9"/>
                <w:noProof/>
              </w:rPr>
              <w:fldChar w:fldCharType="separate"/>
            </w:r>
            <w:r w:rsidRPr="00194187">
              <w:rPr>
                <w:rStyle w:val="a9"/>
                <w:rFonts w:eastAsiaTheme="majorEastAsia" w:cs="Arial"/>
                <w:noProof/>
              </w:rPr>
              <w:t>5.10</w:t>
            </w:r>
            <w:r>
              <w:rPr>
                <w:rFonts w:eastAsiaTheme="minorEastAsia" w:cstheme="minorBidi"/>
                <w:b w:val="0"/>
                <w:noProof/>
                <w:lang w:eastAsia="ru-RU"/>
              </w:rPr>
              <w:tab/>
            </w:r>
            <w:r w:rsidRPr="00194187">
              <w:rPr>
                <w:rStyle w:val="a9"/>
                <w:rFonts w:eastAsiaTheme="majorEastAsia" w:cs="Arial"/>
                <w:noProof/>
              </w:rPr>
              <w:t>Особенности технической реализации</w:t>
            </w:r>
            <w:r>
              <w:rPr>
                <w:noProof/>
                <w:webHidden/>
              </w:rPr>
              <w:tab/>
            </w:r>
            <w:r>
              <w:rPr>
                <w:noProof/>
                <w:webHidden/>
              </w:rPr>
              <w:fldChar w:fldCharType="begin"/>
            </w:r>
            <w:r>
              <w:rPr>
                <w:noProof/>
                <w:webHidden/>
              </w:rPr>
              <w:instrText xml:space="preserve"> PAGEREF _Toc65846418 \h </w:instrText>
            </w:r>
          </w:ins>
          <w:r>
            <w:rPr>
              <w:noProof/>
              <w:webHidden/>
            </w:rPr>
          </w:r>
          <w:r>
            <w:rPr>
              <w:noProof/>
              <w:webHidden/>
            </w:rPr>
            <w:fldChar w:fldCharType="separate"/>
          </w:r>
          <w:ins w:id="149" w:author="ShramkovAB" w:date="2021-03-05T14:19:00Z">
            <w:r>
              <w:rPr>
                <w:noProof/>
                <w:webHidden/>
              </w:rPr>
              <w:t>98</w:t>
            </w:r>
            <w:r>
              <w:rPr>
                <w:noProof/>
                <w:webHidden/>
              </w:rPr>
              <w:fldChar w:fldCharType="end"/>
            </w:r>
            <w:r w:rsidRPr="00194187">
              <w:rPr>
                <w:rStyle w:val="a9"/>
                <w:noProof/>
              </w:rPr>
              <w:fldChar w:fldCharType="end"/>
            </w:r>
          </w:ins>
        </w:p>
        <w:p w14:paraId="406BEEAC" w14:textId="5AC5B93A" w:rsidR="00E24180" w:rsidRDefault="00E24180">
          <w:pPr>
            <w:pStyle w:val="33"/>
            <w:rPr>
              <w:ins w:id="150" w:author="ShramkovAB" w:date="2021-03-05T14:19:00Z"/>
              <w:rFonts w:asciiTheme="minorHAnsi" w:eastAsiaTheme="minorEastAsia" w:hAnsiTheme="minorHAnsi" w:cstheme="minorBidi"/>
              <w:sz w:val="22"/>
              <w:szCs w:val="22"/>
              <w:lang w:eastAsia="ru-RU"/>
            </w:rPr>
          </w:pPr>
          <w:ins w:id="151" w:author="ShramkovAB" w:date="2021-03-05T14:19:00Z">
            <w:r w:rsidRPr="00194187">
              <w:rPr>
                <w:rStyle w:val="a9"/>
              </w:rPr>
              <w:fldChar w:fldCharType="begin"/>
            </w:r>
            <w:r w:rsidRPr="00194187">
              <w:rPr>
                <w:rStyle w:val="a9"/>
              </w:rPr>
              <w:instrText xml:space="preserve"> </w:instrText>
            </w:r>
            <w:r>
              <w:instrText>HYPERLINK \l "_Toc65846419"</w:instrText>
            </w:r>
            <w:r w:rsidRPr="00194187">
              <w:rPr>
                <w:rStyle w:val="a9"/>
              </w:rPr>
              <w:instrText xml:space="preserve"> </w:instrText>
            </w:r>
            <w:r w:rsidRPr="00194187">
              <w:rPr>
                <w:rStyle w:val="a9"/>
              </w:rPr>
              <w:fldChar w:fldCharType="separate"/>
            </w:r>
            <w:r w:rsidRPr="00194187">
              <w:rPr>
                <w:rStyle w:val="a9"/>
              </w:rPr>
              <w:t>5.10.1</w:t>
            </w:r>
            <w:r>
              <w:rPr>
                <w:rFonts w:asciiTheme="minorHAnsi" w:eastAsiaTheme="minorEastAsia" w:hAnsiTheme="minorHAnsi" w:cstheme="minorBidi"/>
                <w:sz w:val="22"/>
                <w:szCs w:val="22"/>
                <w:lang w:eastAsia="ru-RU"/>
              </w:rPr>
              <w:tab/>
            </w:r>
            <w:r w:rsidRPr="00194187">
              <w:rPr>
                <w:rStyle w:val="a9"/>
              </w:rPr>
              <w:t>Реализация связки между тех.объектами ТОРО и тех.объектами производства</w:t>
            </w:r>
            <w:r>
              <w:rPr>
                <w:webHidden/>
              </w:rPr>
              <w:tab/>
            </w:r>
            <w:r>
              <w:rPr>
                <w:webHidden/>
              </w:rPr>
              <w:fldChar w:fldCharType="begin"/>
            </w:r>
            <w:r>
              <w:rPr>
                <w:webHidden/>
              </w:rPr>
              <w:instrText xml:space="preserve"> PAGEREF _Toc65846419 \h </w:instrText>
            </w:r>
          </w:ins>
          <w:r>
            <w:rPr>
              <w:webHidden/>
            </w:rPr>
          </w:r>
          <w:r>
            <w:rPr>
              <w:webHidden/>
            </w:rPr>
            <w:fldChar w:fldCharType="separate"/>
          </w:r>
          <w:ins w:id="152" w:author="ShramkovAB" w:date="2021-03-05T14:19:00Z">
            <w:r>
              <w:rPr>
                <w:webHidden/>
              </w:rPr>
              <w:t>98</w:t>
            </w:r>
            <w:r>
              <w:rPr>
                <w:webHidden/>
              </w:rPr>
              <w:fldChar w:fldCharType="end"/>
            </w:r>
            <w:r w:rsidRPr="00194187">
              <w:rPr>
                <w:rStyle w:val="a9"/>
              </w:rPr>
              <w:fldChar w:fldCharType="end"/>
            </w:r>
          </w:ins>
        </w:p>
        <w:p w14:paraId="07B009BD" w14:textId="2B9FA3AA" w:rsidR="00E24180" w:rsidRDefault="00E24180">
          <w:pPr>
            <w:pStyle w:val="33"/>
            <w:rPr>
              <w:ins w:id="153" w:author="ShramkovAB" w:date="2021-03-05T14:19:00Z"/>
              <w:rFonts w:asciiTheme="minorHAnsi" w:eastAsiaTheme="minorEastAsia" w:hAnsiTheme="minorHAnsi" w:cstheme="minorBidi"/>
              <w:sz w:val="22"/>
              <w:szCs w:val="22"/>
              <w:lang w:eastAsia="ru-RU"/>
            </w:rPr>
          </w:pPr>
          <w:ins w:id="154" w:author="ShramkovAB" w:date="2021-03-05T14:19:00Z">
            <w:r w:rsidRPr="00194187">
              <w:rPr>
                <w:rStyle w:val="a9"/>
              </w:rPr>
              <w:fldChar w:fldCharType="begin"/>
            </w:r>
            <w:r w:rsidRPr="00194187">
              <w:rPr>
                <w:rStyle w:val="a9"/>
              </w:rPr>
              <w:instrText xml:space="preserve"> </w:instrText>
            </w:r>
            <w:r>
              <w:instrText>HYPERLINK \l "_Toc65846420"</w:instrText>
            </w:r>
            <w:r w:rsidRPr="00194187">
              <w:rPr>
                <w:rStyle w:val="a9"/>
              </w:rPr>
              <w:instrText xml:space="preserve"> </w:instrText>
            </w:r>
            <w:r w:rsidRPr="00194187">
              <w:rPr>
                <w:rStyle w:val="a9"/>
              </w:rPr>
              <w:fldChar w:fldCharType="separate"/>
            </w:r>
            <w:r w:rsidRPr="00194187">
              <w:rPr>
                <w:rStyle w:val="a9"/>
              </w:rPr>
              <w:t>5.10.2</w:t>
            </w:r>
            <w:r>
              <w:rPr>
                <w:rFonts w:asciiTheme="minorHAnsi" w:eastAsiaTheme="minorEastAsia" w:hAnsiTheme="minorHAnsi" w:cstheme="minorBidi"/>
                <w:sz w:val="22"/>
                <w:szCs w:val="22"/>
                <w:lang w:eastAsia="ru-RU"/>
              </w:rPr>
              <w:tab/>
            </w:r>
            <w:r w:rsidRPr="00194187">
              <w:rPr>
                <w:rStyle w:val="a9"/>
              </w:rPr>
              <w:t>Реализация планирования воздействий на ПА, планируемые к вводу в эксплуатацию</w:t>
            </w:r>
            <w:r>
              <w:rPr>
                <w:webHidden/>
              </w:rPr>
              <w:tab/>
            </w:r>
            <w:r>
              <w:rPr>
                <w:webHidden/>
              </w:rPr>
              <w:fldChar w:fldCharType="begin"/>
            </w:r>
            <w:r>
              <w:rPr>
                <w:webHidden/>
              </w:rPr>
              <w:instrText xml:space="preserve"> PAGEREF _Toc65846420 \h </w:instrText>
            </w:r>
          </w:ins>
          <w:r>
            <w:rPr>
              <w:webHidden/>
            </w:rPr>
          </w:r>
          <w:r>
            <w:rPr>
              <w:webHidden/>
            </w:rPr>
            <w:fldChar w:fldCharType="separate"/>
          </w:r>
          <w:ins w:id="155" w:author="ShramkovAB" w:date="2021-03-05T14:19:00Z">
            <w:r>
              <w:rPr>
                <w:webHidden/>
              </w:rPr>
              <w:t>98</w:t>
            </w:r>
            <w:r>
              <w:rPr>
                <w:webHidden/>
              </w:rPr>
              <w:fldChar w:fldCharType="end"/>
            </w:r>
            <w:r w:rsidRPr="00194187">
              <w:rPr>
                <w:rStyle w:val="a9"/>
              </w:rPr>
              <w:fldChar w:fldCharType="end"/>
            </w:r>
          </w:ins>
        </w:p>
        <w:p w14:paraId="0772558E" w14:textId="132ACBC7" w:rsidR="00E24180" w:rsidRDefault="00E24180">
          <w:pPr>
            <w:pStyle w:val="33"/>
            <w:rPr>
              <w:ins w:id="156" w:author="ShramkovAB" w:date="2021-03-05T14:19:00Z"/>
              <w:rFonts w:asciiTheme="minorHAnsi" w:eastAsiaTheme="minorEastAsia" w:hAnsiTheme="minorHAnsi" w:cstheme="minorBidi"/>
              <w:sz w:val="22"/>
              <w:szCs w:val="22"/>
              <w:lang w:eastAsia="ru-RU"/>
            </w:rPr>
          </w:pPr>
          <w:ins w:id="157" w:author="ShramkovAB" w:date="2021-03-05T14:19:00Z">
            <w:r w:rsidRPr="00194187">
              <w:rPr>
                <w:rStyle w:val="a9"/>
              </w:rPr>
              <w:fldChar w:fldCharType="begin"/>
            </w:r>
            <w:r w:rsidRPr="00194187">
              <w:rPr>
                <w:rStyle w:val="a9"/>
              </w:rPr>
              <w:instrText xml:space="preserve"> </w:instrText>
            </w:r>
            <w:r>
              <w:instrText>HYPERLINK \l "_Toc65846421"</w:instrText>
            </w:r>
            <w:r w:rsidRPr="00194187">
              <w:rPr>
                <w:rStyle w:val="a9"/>
              </w:rPr>
              <w:instrText xml:space="preserve"> </w:instrText>
            </w:r>
            <w:r w:rsidRPr="00194187">
              <w:rPr>
                <w:rStyle w:val="a9"/>
              </w:rPr>
              <w:fldChar w:fldCharType="separate"/>
            </w:r>
            <w:r w:rsidRPr="00194187">
              <w:rPr>
                <w:rStyle w:val="a9"/>
              </w:rPr>
              <w:t>5.10.3</w:t>
            </w:r>
            <w:r>
              <w:rPr>
                <w:rFonts w:asciiTheme="minorHAnsi" w:eastAsiaTheme="minorEastAsia" w:hAnsiTheme="minorHAnsi" w:cstheme="minorBidi"/>
                <w:sz w:val="22"/>
                <w:szCs w:val="22"/>
                <w:lang w:eastAsia="ru-RU"/>
              </w:rPr>
              <w:tab/>
            </w:r>
            <w:r w:rsidRPr="00194187">
              <w:rPr>
                <w:rStyle w:val="a9"/>
              </w:rPr>
              <w:t>Реализация интеграции заказов ТОРО с сетевыми графиками на уровне планов-графиков воздействий на ПА</w:t>
            </w:r>
            <w:r>
              <w:rPr>
                <w:webHidden/>
              </w:rPr>
              <w:tab/>
            </w:r>
            <w:r>
              <w:rPr>
                <w:webHidden/>
              </w:rPr>
              <w:fldChar w:fldCharType="begin"/>
            </w:r>
            <w:r>
              <w:rPr>
                <w:webHidden/>
              </w:rPr>
              <w:instrText xml:space="preserve"> PAGEREF _Toc65846421 \h </w:instrText>
            </w:r>
          </w:ins>
          <w:r>
            <w:rPr>
              <w:webHidden/>
            </w:rPr>
          </w:r>
          <w:r>
            <w:rPr>
              <w:webHidden/>
            </w:rPr>
            <w:fldChar w:fldCharType="separate"/>
          </w:r>
          <w:ins w:id="158" w:author="ShramkovAB" w:date="2021-03-05T14:19:00Z">
            <w:r>
              <w:rPr>
                <w:webHidden/>
              </w:rPr>
              <w:t>99</w:t>
            </w:r>
            <w:r>
              <w:rPr>
                <w:webHidden/>
              </w:rPr>
              <w:fldChar w:fldCharType="end"/>
            </w:r>
            <w:r w:rsidRPr="00194187">
              <w:rPr>
                <w:rStyle w:val="a9"/>
              </w:rPr>
              <w:fldChar w:fldCharType="end"/>
            </w:r>
          </w:ins>
        </w:p>
        <w:p w14:paraId="4848DD69" w14:textId="254971EE" w:rsidR="00E24180" w:rsidRDefault="00E24180">
          <w:pPr>
            <w:pStyle w:val="33"/>
            <w:rPr>
              <w:ins w:id="159" w:author="ShramkovAB" w:date="2021-03-05T14:19:00Z"/>
              <w:rFonts w:asciiTheme="minorHAnsi" w:eastAsiaTheme="minorEastAsia" w:hAnsiTheme="minorHAnsi" w:cstheme="minorBidi"/>
              <w:sz w:val="22"/>
              <w:szCs w:val="22"/>
              <w:lang w:eastAsia="ru-RU"/>
            </w:rPr>
          </w:pPr>
          <w:ins w:id="160" w:author="ShramkovAB" w:date="2021-03-05T14:19:00Z">
            <w:r w:rsidRPr="00194187">
              <w:rPr>
                <w:rStyle w:val="a9"/>
              </w:rPr>
              <w:fldChar w:fldCharType="begin"/>
            </w:r>
            <w:r w:rsidRPr="00194187">
              <w:rPr>
                <w:rStyle w:val="a9"/>
              </w:rPr>
              <w:instrText xml:space="preserve"> </w:instrText>
            </w:r>
            <w:r>
              <w:instrText>HYPERLINK \l "_Toc65846422"</w:instrText>
            </w:r>
            <w:r w:rsidRPr="00194187">
              <w:rPr>
                <w:rStyle w:val="a9"/>
              </w:rPr>
              <w:instrText xml:space="preserve"> </w:instrText>
            </w:r>
            <w:r w:rsidRPr="00194187">
              <w:rPr>
                <w:rStyle w:val="a9"/>
              </w:rPr>
              <w:fldChar w:fldCharType="separate"/>
            </w:r>
            <w:r w:rsidRPr="00194187">
              <w:rPr>
                <w:rStyle w:val="a9"/>
              </w:rPr>
              <w:t>5.10.4</w:t>
            </w:r>
            <w:r>
              <w:rPr>
                <w:rFonts w:asciiTheme="minorHAnsi" w:eastAsiaTheme="minorEastAsia" w:hAnsiTheme="minorHAnsi" w:cstheme="minorBidi"/>
                <w:sz w:val="22"/>
                <w:szCs w:val="22"/>
                <w:lang w:eastAsia="ru-RU"/>
              </w:rPr>
              <w:tab/>
            </w:r>
            <w:r w:rsidRPr="00194187">
              <w:rPr>
                <w:rStyle w:val="a9"/>
              </w:rPr>
              <w:t>Определение плановой цены МТР</w:t>
            </w:r>
            <w:r>
              <w:rPr>
                <w:webHidden/>
              </w:rPr>
              <w:tab/>
            </w:r>
            <w:r>
              <w:rPr>
                <w:webHidden/>
              </w:rPr>
              <w:fldChar w:fldCharType="begin"/>
            </w:r>
            <w:r>
              <w:rPr>
                <w:webHidden/>
              </w:rPr>
              <w:instrText xml:space="preserve"> PAGEREF _Toc65846422 \h </w:instrText>
            </w:r>
          </w:ins>
          <w:r>
            <w:rPr>
              <w:webHidden/>
            </w:rPr>
          </w:r>
          <w:r>
            <w:rPr>
              <w:webHidden/>
            </w:rPr>
            <w:fldChar w:fldCharType="separate"/>
          </w:r>
          <w:ins w:id="161" w:author="ShramkovAB" w:date="2021-03-05T14:19:00Z">
            <w:r>
              <w:rPr>
                <w:webHidden/>
              </w:rPr>
              <w:t>100</w:t>
            </w:r>
            <w:r>
              <w:rPr>
                <w:webHidden/>
              </w:rPr>
              <w:fldChar w:fldCharType="end"/>
            </w:r>
            <w:r w:rsidRPr="00194187">
              <w:rPr>
                <w:rStyle w:val="a9"/>
              </w:rPr>
              <w:fldChar w:fldCharType="end"/>
            </w:r>
          </w:ins>
        </w:p>
        <w:p w14:paraId="2E62E128" w14:textId="7B390687" w:rsidR="00E24180" w:rsidRDefault="00E24180">
          <w:pPr>
            <w:pStyle w:val="33"/>
            <w:rPr>
              <w:ins w:id="162" w:author="ShramkovAB" w:date="2021-03-05T14:19:00Z"/>
              <w:rFonts w:asciiTheme="minorHAnsi" w:eastAsiaTheme="minorEastAsia" w:hAnsiTheme="minorHAnsi" w:cstheme="minorBidi"/>
              <w:sz w:val="22"/>
              <w:szCs w:val="22"/>
              <w:lang w:eastAsia="ru-RU"/>
            </w:rPr>
          </w:pPr>
          <w:ins w:id="163" w:author="ShramkovAB" w:date="2021-03-05T14:19:00Z">
            <w:r w:rsidRPr="00194187">
              <w:rPr>
                <w:rStyle w:val="a9"/>
              </w:rPr>
              <w:fldChar w:fldCharType="begin"/>
            </w:r>
            <w:r w:rsidRPr="00194187">
              <w:rPr>
                <w:rStyle w:val="a9"/>
              </w:rPr>
              <w:instrText xml:space="preserve"> </w:instrText>
            </w:r>
            <w:r>
              <w:instrText>HYPERLINK \l "_Toc65846423"</w:instrText>
            </w:r>
            <w:r w:rsidRPr="00194187">
              <w:rPr>
                <w:rStyle w:val="a9"/>
              </w:rPr>
              <w:instrText xml:space="preserve"> </w:instrText>
            </w:r>
            <w:r w:rsidRPr="00194187">
              <w:rPr>
                <w:rStyle w:val="a9"/>
              </w:rPr>
              <w:fldChar w:fldCharType="separate"/>
            </w:r>
            <w:r w:rsidRPr="00194187">
              <w:rPr>
                <w:rStyle w:val="a9"/>
              </w:rPr>
              <w:t>5.10.5</w:t>
            </w:r>
            <w:r>
              <w:rPr>
                <w:rFonts w:asciiTheme="minorHAnsi" w:eastAsiaTheme="minorEastAsia" w:hAnsiTheme="minorHAnsi" w:cstheme="minorBidi"/>
                <w:sz w:val="22"/>
                <w:szCs w:val="22"/>
                <w:lang w:eastAsia="ru-RU"/>
              </w:rPr>
              <w:tab/>
            </w:r>
            <w:r w:rsidRPr="00194187">
              <w:rPr>
                <w:rStyle w:val="a9"/>
              </w:rPr>
              <w:t>Состояние производственной установки</w:t>
            </w:r>
            <w:r>
              <w:rPr>
                <w:webHidden/>
              </w:rPr>
              <w:tab/>
            </w:r>
            <w:r>
              <w:rPr>
                <w:webHidden/>
              </w:rPr>
              <w:fldChar w:fldCharType="begin"/>
            </w:r>
            <w:r>
              <w:rPr>
                <w:webHidden/>
              </w:rPr>
              <w:instrText xml:space="preserve"> PAGEREF _Toc65846423 \h </w:instrText>
            </w:r>
          </w:ins>
          <w:r>
            <w:rPr>
              <w:webHidden/>
            </w:rPr>
          </w:r>
          <w:r>
            <w:rPr>
              <w:webHidden/>
            </w:rPr>
            <w:fldChar w:fldCharType="separate"/>
          </w:r>
          <w:ins w:id="164" w:author="ShramkovAB" w:date="2021-03-05T14:19:00Z">
            <w:r>
              <w:rPr>
                <w:webHidden/>
              </w:rPr>
              <w:t>100</w:t>
            </w:r>
            <w:r>
              <w:rPr>
                <w:webHidden/>
              </w:rPr>
              <w:fldChar w:fldCharType="end"/>
            </w:r>
            <w:r w:rsidRPr="00194187">
              <w:rPr>
                <w:rStyle w:val="a9"/>
              </w:rPr>
              <w:fldChar w:fldCharType="end"/>
            </w:r>
          </w:ins>
        </w:p>
        <w:p w14:paraId="22649778" w14:textId="209BAFD0" w:rsidR="00E24180" w:rsidRDefault="00E24180">
          <w:pPr>
            <w:pStyle w:val="33"/>
            <w:rPr>
              <w:ins w:id="165" w:author="ShramkovAB" w:date="2021-03-05T14:19:00Z"/>
              <w:rFonts w:asciiTheme="minorHAnsi" w:eastAsiaTheme="minorEastAsia" w:hAnsiTheme="minorHAnsi" w:cstheme="minorBidi"/>
              <w:sz w:val="22"/>
              <w:szCs w:val="22"/>
              <w:lang w:eastAsia="ru-RU"/>
            </w:rPr>
          </w:pPr>
          <w:ins w:id="166" w:author="ShramkovAB" w:date="2021-03-05T14:19:00Z">
            <w:r w:rsidRPr="00194187">
              <w:rPr>
                <w:rStyle w:val="a9"/>
              </w:rPr>
              <w:fldChar w:fldCharType="begin"/>
            </w:r>
            <w:r w:rsidRPr="00194187">
              <w:rPr>
                <w:rStyle w:val="a9"/>
              </w:rPr>
              <w:instrText xml:space="preserve"> </w:instrText>
            </w:r>
            <w:r>
              <w:instrText>HYPERLINK \l "_Toc65846424"</w:instrText>
            </w:r>
            <w:r w:rsidRPr="00194187">
              <w:rPr>
                <w:rStyle w:val="a9"/>
              </w:rPr>
              <w:instrText xml:space="preserve"> </w:instrText>
            </w:r>
            <w:r w:rsidRPr="00194187">
              <w:rPr>
                <w:rStyle w:val="a9"/>
              </w:rPr>
              <w:fldChar w:fldCharType="separate"/>
            </w:r>
            <w:r w:rsidRPr="00194187">
              <w:rPr>
                <w:rStyle w:val="a9"/>
              </w:rPr>
              <w:t>5.10.6</w:t>
            </w:r>
            <w:r>
              <w:rPr>
                <w:rFonts w:asciiTheme="minorHAnsi" w:eastAsiaTheme="minorEastAsia" w:hAnsiTheme="minorHAnsi" w:cstheme="minorBidi"/>
                <w:sz w:val="22"/>
                <w:szCs w:val="22"/>
                <w:lang w:eastAsia="ru-RU"/>
              </w:rPr>
              <w:tab/>
            </w:r>
            <w:r w:rsidRPr="00194187">
              <w:rPr>
                <w:rStyle w:val="a9"/>
              </w:rPr>
              <w:t>Передача информации по КТГ в систему планирования FS-PER</w:t>
            </w:r>
            <w:r>
              <w:rPr>
                <w:webHidden/>
              </w:rPr>
              <w:tab/>
            </w:r>
            <w:r>
              <w:rPr>
                <w:webHidden/>
              </w:rPr>
              <w:fldChar w:fldCharType="begin"/>
            </w:r>
            <w:r>
              <w:rPr>
                <w:webHidden/>
              </w:rPr>
              <w:instrText xml:space="preserve"> PAGEREF _Toc65846424 \h </w:instrText>
            </w:r>
          </w:ins>
          <w:r>
            <w:rPr>
              <w:webHidden/>
            </w:rPr>
          </w:r>
          <w:r>
            <w:rPr>
              <w:webHidden/>
            </w:rPr>
            <w:fldChar w:fldCharType="separate"/>
          </w:r>
          <w:ins w:id="167" w:author="ShramkovAB" w:date="2021-03-05T14:19:00Z">
            <w:r>
              <w:rPr>
                <w:webHidden/>
              </w:rPr>
              <w:t>101</w:t>
            </w:r>
            <w:r>
              <w:rPr>
                <w:webHidden/>
              </w:rPr>
              <w:fldChar w:fldCharType="end"/>
            </w:r>
            <w:r w:rsidRPr="00194187">
              <w:rPr>
                <w:rStyle w:val="a9"/>
              </w:rPr>
              <w:fldChar w:fldCharType="end"/>
            </w:r>
          </w:ins>
        </w:p>
        <w:p w14:paraId="0813AB91" w14:textId="661F9CB7" w:rsidR="00E24180" w:rsidRDefault="00E24180">
          <w:pPr>
            <w:pStyle w:val="33"/>
            <w:rPr>
              <w:ins w:id="168" w:author="ShramkovAB" w:date="2021-03-05T14:19:00Z"/>
              <w:rFonts w:asciiTheme="minorHAnsi" w:eastAsiaTheme="minorEastAsia" w:hAnsiTheme="minorHAnsi" w:cstheme="minorBidi"/>
              <w:sz w:val="22"/>
              <w:szCs w:val="22"/>
              <w:lang w:eastAsia="ru-RU"/>
            </w:rPr>
          </w:pPr>
          <w:ins w:id="169" w:author="ShramkovAB" w:date="2021-03-05T14:19:00Z">
            <w:r w:rsidRPr="00194187">
              <w:rPr>
                <w:rStyle w:val="a9"/>
              </w:rPr>
              <w:fldChar w:fldCharType="begin"/>
            </w:r>
            <w:r w:rsidRPr="00194187">
              <w:rPr>
                <w:rStyle w:val="a9"/>
              </w:rPr>
              <w:instrText xml:space="preserve"> </w:instrText>
            </w:r>
            <w:r>
              <w:instrText>HYPERLINK \l "_Toc65846425"</w:instrText>
            </w:r>
            <w:r w:rsidRPr="00194187">
              <w:rPr>
                <w:rStyle w:val="a9"/>
              </w:rPr>
              <w:instrText xml:space="preserve"> </w:instrText>
            </w:r>
            <w:r w:rsidRPr="00194187">
              <w:rPr>
                <w:rStyle w:val="a9"/>
              </w:rPr>
              <w:fldChar w:fldCharType="separate"/>
            </w:r>
            <w:r w:rsidRPr="00194187">
              <w:rPr>
                <w:rStyle w:val="a9"/>
              </w:rPr>
              <w:t>5.10.7</w:t>
            </w:r>
            <w:r>
              <w:rPr>
                <w:rFonts w:asciiTheme="minorHAnsi" w:eastAsiaTheme="minorEastAsia" w:hAnsiTheme="minorHAnsi" w:cstheme="minorBidi"/>
                <w:sz w:val="22"/>
                <w:szCs w:val="22"/>
                <w:lang w:eastAsia="ru-RU"/>
              </w:rPr>
              <w:tab/>
            </w:r>
            <w:r w:rsidRPr="00194187">
              <w:rPr>
                <w:rStyle w:val="a9"/>
              </w:rPr>
              <w:t>Особенности разработок</w:t>
            </w:r>
            <w:r>
              <w:rPr>
                <w:webHidden/>
              </w:rPr>
              <w:tab/>
            </w:r>
            <w:r>
              <w:rPr>
                <w:webHidden/>
              </w:rPr>
              <w:fldChar w:fldCharType="begin"/>
            </w:r>
            <w:r>
              <w:rPr>
                <w:webHidden/>
              </w:rPr>
              <w:instrText xml:space="preserve"> PAGEREF _Toc65846425 \h </w:instrText>
            </w:r>
          </w:ins>
          <w:r>
            <w:rPr>
              <w:webHidden/>
            </w:rPr>
          </w:r>
          <w:r>
            <w:rPr>
              <w:webHidden/>
            </w:rPr>
            <w:fldChar w:fldCharType="separate"/>
          </w:r>
          <w:ins w:id="170" w:author="ShramkovAB" w:date="2021-03-05T14:19:00Z">
            <w:r>
              <w:rPr>
                <w:webHidden/>
              </w:rPr>
              <w:t>102</w:t>
            </w:r>
            <w:r>
              <w:rPr>
                <w:webHidden/>
              </w:rPr>
              <w:fldChar w:fldCharType="end"/>
            </w:r>
            <w:r w:rsidRPr="00194187">
              <w:rPr>
                <w:rStyle w:val="a9"/>
              </w:rPr>
              <w:fldChar w:fldCharType="end"/>
            </w:r>
          </w:ins>
        </w:p>
        <w:p w14:paraId="75A98C66" w14:textId="772693F4" w:rsidR="00E24180" w:rsidRDefault="00E24180">
          <w:pPr>
            <w:pStyle w:val="33"/>
            <w:rPr>
              <w:ins w:id="171" w:author="ShramkovAB" w:date="2021-03-05T14:19:00Z"/>
              <w:rFonts w:asciiTheme="minorHAnsi" w:eastAsiaTheme="minorEastAsia" w:hAnsiTheme="minorHAnsi" w:cstheme="minorBidi"/>
              <w:sz w:val="22"/>
              <w:szCs w:val="22"/>
              <w:lang w:eastAsia="ru-RU"/>
            </w:rPr>
          </w:pPr>
          <w:ins w:id="172" w:author="ShramkovAB" w:date="2021-03-05T14:19:00Z">
            <w:r w:rsidRPr="00194187">
              <w:rPr>
                <w:rStyle w:val="a9"/>
              </w:rPr>
              <w:fldChar w:fldCharType="begin"/>
            </w:r>
            <w:r w:rsidRPr="00194187">
              <w:rPr>
                <w:rStyle w:val="a9"/>
              </w:rPr>
              <w:instrText xml:space="preserve"> </w:instrText>
            </w:r>
            <w:r>
              <w:instrText>HYPERLINK \l "_Toc65846426"</w:instrText>
            </w:r>
            <w:r w:rsidRPr="00194187">
              <w:rPr>
                <w:rStyle w:val="a9"/>
              </w:rPr>
              <w:instrText xml:space="preserve"> </w:instrText>
            </w:r>
            <w:r w:rsidRPr="00194187">
              <w:rPr>
                <w:rStyle w:val="a9"/>
              </w:rPr>
              <w:fldChar w:fldCharType="separate"/>
            </w:r>
            <w:r w:rsidRPr="00194187">
              <w:rPr>
                <w:rStyle w:val="a9"/>
              </w:rPr>
              <w:t>5.10.8</w:t>
            </w:r>
            <w:r>
              <w:rPr>
                <w:rFonts w:asciiTheme="minorHAnsi" w:eastAsiaTheme="minorEastAsia" w:hAnsiTheme="minorHAnsi" w:cstheme="minorBidi"/>
                <w:sz w:val="22"/>
                <w:szCs w:val="22"/>
                <w:lang w:eastAsia="ru-RU"/>
              </w:rPr>
              <w:tab/>
            </w:r>
            <w:r w:rsidRPr="00194187">
              <w:rPr>
                <w:rStyle w:val="a9"/>
              </w:rPr>
              <w:t>Определение ранга заказа ТОРО</w:t>
            </w:r>
            <w:r>
              <w:rPr>
                <w:webHidden/>
              </w:rPr>
              <w:tab/>
            </w:r>
            <w:r>
              <w:rPr>
                <w:webHidden/>
              </w:rPr>
              <w:fldChar w:fldCharType="begin"/>
            </w:r>
            <w:r>
              <w:rPr>
                <w:webHidden/>
              </w:rPr>
              <w:instrText xml:space="preserve"> PAGEREF _Toc65846426 \h </w:instrText>
            </w:r>
          </w:ins>
          <w:r>
            <w:rPr>
              <w:webHidden/>
            </w:rPr>
          </w:r>
          <w:r>
            <w:rPr>
              <w:webHidden/>
            </w:rPr>
            <w:fldChar w:fldCharType="separate"/>
          </w:r>
          <w:ins w:id="173" w:author="ShramkovAB" w:date="2021-03-05T14:19:00Z">
            <w:r>
              <w:rPr>
                <w:webHidden/>
              </w:rPr>
              <w:t>130</w:t>
            </w:r>
            <w:r>
              <w:rPr>
                <w:webHidden/>
              </w:rPr>
              <w:fldChar w:fldCharType="end"/>
            </w:r>
            <w:r w:rsidRPr="00194187">
              <w:rPr>
                <w:rStyle w:val="a9"/>
              </w:rPr>
              <w:fldChar w:fldCharType="end"/>
            </w:r>
          </w:ins>
        </w:p>
        <w:p w14:paraId="047C2423" w14:textId="38784AB1" w:rsidR="00E24180" w:rsidRDefault="00E24180">
          <w:pPr>
            <w:pStyle w:val="33"/>
            <w:rPr>
              <w:ins w:id="174" w:author="ShramkovAB" w:date="2021-03-05T14:19:00Z"/>
              <w:rFonts w:asciiTheme="minorHAnsi" w:eastAsiaTheme="minorEastAsia" w:hAnsiTheme="minorHAnsi" w:cstheme="minorBidi"/>
              <w:sz w:val="22"/>
              <w:szCs w:val="22"/>
              <w:lang w:eastAsia="ru-RU"/>
            </w:rPr>
          </w:pPr>
          <w:ins w:id="175" w:author="ShramkovAB" w:date="2021-03-05T14:19:00Z">
            <w:r w:rsidRPr="00194187">
              <w:rPr>
                <w:rStyle w:val="a9"/>
              </w:rPr>
              <w:fldChar w:fldCharType="begin"/>
            </w:r>
            <w:r w:rsidRPr="00194187">
              <w:rPr>
                <w:rStyle w:val="a9"/>
              </w:rPr>
              <w:instrText xml:space="preserve"> </w:instrText>
            </w:r>
            <w:r>
              <w:instrText>HYPERLINK \l "_Toc65846427"</w:instrText>
            </w:r>
            <w:r w:rsidRPr="00194187">
              <w:rPr>
                <w:rStyle w:val="a9"/>
              </w:rPr>
              <w:instrText xml:space="preserve"> </w:instrText>
            </w:r>
            <w:r w:rsidRPr="00194187">
              <w:rPr>
                <w:rStyle w:val="a9"/>
              </w:rPr>
              <w:fldChar w:fldCharType="separate"/>
            </w:r>
            <w:r w:rsidRPr="00194187">
              <w:rPr>
                <w:rStyle w:val="a9"/>
              </w:rPr>
              <w:t>5.10.9</w:t>
            </w:r>
            <w:r>
              <w:rPr>
                <w:rFonts w:asciiTheme="minorHAnsi" w:eastAsiaTheme="minorEastAsia" w:hAnsiTheme="minorHAnsi" w:cstheme="minorBidi"/>
                <w:sz w:val="22"/>
                <w:szCs w:val="22"/>
                <w:lang w:eastAsia="ru-RU"/>
              </w:rPr>
              <w:tab/>
            </w:r>
            <w:r w:rsidRPr="00194187">
              <w:rPr>
                <w:rStyle w:val="a9"/>
              </w:rPr>
              <w:t>Правила преобразования рабочих мест</w:t>
            </w:r>
            <w:r>
              <w:rPr>
                <w:webHidden/>
              </w:rPr>
              <w:tab/>
            </w:r>
            <w:r>
              <w:rPr>
                <w:webHidden/>
              </w:rPr>
              <w:fldChar w:fldCharType="begin"/>
            </w:r>
            <w:r>
              <w:rPr>
                <w:webHidden/>
              </w:rPr>
              <w:instrText xml:space="preserve"> PAGEREF _Toc65846427 \h </w:instrText>
            </w:r>
          </w:ins>
          <w:r>
            <w:rPr>
              <w:webHidden/>
            </w:rPr>
          </w:r>
          <w:r>
            <w:rPr>
              <w:webHidden/>
            </w:rPr>
            <w:fldChar w:fldCharType="separate"/>
          </w:r>
          <w:ins w:id="176" w:author="ShramkovAB" w:date="2021-03-05T14:19:00Z">
            <w:r>
              <w:rPr>
                <w:webHidden/>
              </w:rPr>
              <w:t>130</w:t>
            </w:r>
            <w:r>
              <w:rPr>
                <w:webHidden/>
              </w:rPr>
              <w:fldChar w:fldCharType="end"/>
            </w:r>
            <w:r w:rsidRPr="00194187">
              <w:rPr>
                <w:rStyle w:val="a9"/>
              </w:rPr>
              <w:fldChar w:fldCharType="end"/>
            </w:r>
          </w:ins>
        </w:p>
        <w:p w14:paraId="29830897" w14:textId="2DB088D8" w:rsidR="00E24180" w:rsidRDefault="00E24180">
          <w:pPr>
            <w:pStyle w:val="33"/>
            <w:rPr>
              <w:ins w:id="177" w:author="ShramkovAB" w:date="2021-03-05T14:19:00Z"/>
              <w:rFonts w:asciiTheme="minorHAnsi" w:eastAsiaTheme="minorEastAsia" w:hAnsiTheme="minorHAnsi" w:cstheme="minorBidi"/>
              <w:sz w:val="22"/>
              <w:szCs w:val="22"/>
              <w:lang w:eastAsia="ru-RU"/>
            </w:rPr>
          </w:pPr>
          <w:ins w:id="178" w:author="ShramkovAB" w:date="2021-03-05T14:19:00Z">
            <w:r w:rsidRPr="00194187">
              <w:rPr>
                <w:rStyle w:val="a9"/>
              </w:rPr>
              <w:fldChar w:fldCharType="begin"/>
            </w:r>
            <w:r w:rsidRPr="00194187">
              <w:rPr>
                <w:rStyle w:val="a9"/>
              </w:rPr>
              <w:instrText xml:space="preserve"> </w:instrText>
            </w:r>
            <w:r>
              <w:instrText>HYPERLINK \l "_Toc65846428"</w:instrText>
            </w:r>
            <w:r w:rsidRPr="00194187">
              <w:rPr>
                <w:rStyle w:val="a9"/>
              </w:rPr>
              <w:instrText xml:space="preserve"> </w:instrText>
            </w:r>
            <w:r w:rsidRPr="00194187">
              <w:rPr>
                <w:rStyle w:val="a9"/>
              </w:rPr>
              <w:fldChar w:fldCharType="separate"/>
            </w:r>
            <w:r w:rsidRPr="00194187">
              <w:rPr>
                <w:rStyle w:val="a9"/>
              </w:rPr>
              <w:t>5.10.10</w:t>
            </w:r>
            <w:r>
              <w:rPr>
                <w:rFonts w:asciiTheme="minorHAnsi" w:eastAsiaTheme="minorEastAsia" w:hAnsiTheme="minorHAnsi" w:cstheme="minorBidi"/>
                <w:sz w:val="22"/>
                <w:szCs w:val="22"/>
                <w:lang w:eastAsia="ru-RU"/>
              </w:rPr>
              <w:tab/>
            </w:r>
            <w:r w:rsidRPr="00194187">
              <w:rPr>
                <w:rStyle w:val="a9"/>
              </w:rPr>
              <w:t>Планирование заказов ТОРО с длительным сроком поставки</w:t>
            </w:r>
            <w:r>
              <w:rPr>
                <w:webHidden/>
              </w:rPr>
              <w:tab/>
            </w:r>
            <w:r>
              <w:rPr>
                <w:webHidden/>
              </w:rPr>
              <w:fldChar w:fldCharType="begin"/>
            </w:r>
            <w:r>
              <w:rPr>
                <w:webHidden/>
              </w:rPr>
              <w:instrText xml:space="preserve"> PAGEREF _Toc65846428 \h </w:instrText>
            </w:r>
          </w:ins>
          <w:r>
            <w:rPr>
              <w:webHidden/>
            </w:rPr>
          </w:r>
          <w:r>
            <w:rPr>
              <w:webHidden/>
            </w:rPr>
            <w:fldChar w:fldCharType="separate"/>
          </w:r>
          <w:ins w:id="179" w:author="ShramkovAB" w:date="2021-03-05T14:19:00Z">
            <w:r>
              <w:rPr>
                <w:webHidden/>
              </w:rPr>
              <w:t>131</w:t>
            </w:r>
            <w:r>
              <w:rPr>
                <w:webHidden/>
              </w:rPr>
              <w:fldChar w:fldCharType="end"/>
            </w:r>
            <w:r w:rsidRPr="00194187">
              <w:rPr>
                <w:rStyle w:val="a9"/>
              </w:rPr>
              <w:fldChar w:fldCharType="end"/>
            </w:r>
          </w:ins>
        </w:p>
        <w:p w14:paraId="22ED5356" w14:textId="3636FEB1" w:rsidR="00E24180" w:rsidRDefault="00E24180">
          <w:pPr>
            <w:pStyle w:val="14"/>
            <w:rPr>
              <w:ins w:id="180" w:author="ShramkovAB" w:date="2021-03-05T14:19:00Z"/>
              <w:rFonts w:asciiTheme="minorHAnsi" w:eastAsiaTheme="minorEastAsia" w:hAnsiTheme="minorHAnsi" w:cstheme="minorBidi"/>
              <w:b w:val="0"/>
              <w:sz w:val="22"/>
              <w:szCs w:val="22"/>
              <w:lang w:eastAsia="ru-RU"/>
            </w:rPr>
          </w:pPr>
          <w:ins w:id="181" w:author="ShramkovAB" w:date="2021-03-05T14:19:00Z">
            <w:r w:rsidRPr="00194187">
              <w:rPr>
                <w:rStyle w:val="a9"/>
              </w:rPr>
              <w:fldChar w:fldCharType="begin"/>
            </w:r>
            <w:r w:rsidRPr="00194187">
              <w:rPr>
                <w:rStyle w:val="a9"/>
              </w:rPr>
              <w:instrText xml:space="preserve"> </w:instrText>
            </w:r>
            <w:r>
              <w:instrText>HYPERLINK \l "_Toc65846431"</w:instrText>
            </w:r>
            <w:r w:rsidRPr="00194187">
              <w:rPr>
                <w:rStyle w:val="a9"/>
              </w:rPr>
              <w:instrText xml:space="preserve"> </w:instrText>
            </w:r>
            <w:r w:rsidRPr="00194187">
              <w:rPr>
                <w:rStyle w:val="a9"/>
              </w:rPr>
              <w:fldChar w:fldCharType="separate"/>
            </w:r>
            <w:r w:rsidRPr="00194187">
              <w:rPr>
                <w:rStyle w:val="a9"/>
              </w:rPr>
              <w:t>6</w:t>
            </w:r>
            <w:r>
              <w:rPr>
                <w:rFonts w:asciiTheme="minorHAnsi" w:eastAsiaTheme="minorEastAsia" w:hAnsiTheme="minorHAnsi" w:cstheme="minorBidi"/>
                <w:b w:val="0"/>
                <w:sz w:val="22"/>
                <w:szCs w:val="22"/>
                <w:lang w:eastAsia="ru-RU"/>
              </w:rPr>
              <w:tab/>
            </w:r>
            <w:r w:rsidRPr="00194187">
              <w:rPr>
                <w:rStyle w:val="a9"/>
              </w:rPr>
              <w:t>Информационная Безопасность</w:t>
            </w:r>
            <w:r>
              <w:rPr>
                <w:webHidden/>
              </w:rPr>
              <w:tab/>
            </w:r>
            <w:r>
              <w:rPr>
                <w:webHidden/>
              </w:rPr>
              <w:fldChar w:fldCharType="begin"/>
            </w:r>
            <w:r>
              <w:rPr>
                <w:webHidden/>
              </w:rPr>
              <w:instrText xml:space="preserve"> PAGEREF _Toc65846431 \h </w:instrText>
            </w:r>
          </w:ins>
          <w:r>
            <w:rPr>
              <w:webHidden/>
            </w:rPr>
          </w:r>
          <w:r>
            <w:rPr>
              <w:webHidden/>
            </w:rPr>
            <w:fldChar w:fldCharType="separate"/>
          </w:r>
          <w:ins w:id="182" w:author="ShramkovAB" w:date="2021-03-05T14:19:00Z">
            <w:r>
              <w:rPr>
                <w:webHidden/>
              </w:rPr>
              <w:t>131</w:t>
            </w:r>
            <w:r>
              <w:rPr>
                <w:webHidden/>
              </w:rPr>
              <w:fldChar w:fldCharType="end"/>
            </w:r>
            <w:r w:rsidRPr="00194187">
              <w:rPr>
                <w:rStyle w:val="a9"/>
              </w:rPr>
              <w:fldChar w:fldCharType="end"/>
            </w:r>
          </w:ins>
        </w:p>
        <w:p w14:paraId="05A2D2DA" w14:textId="41E3873E" w:rsidR="00E24180" w:rsidRDefault="00E24180">
          <w:pPr>
            <w:pStyle w:val="14"/>
            <w:rPr>
              <w:ins w:id="183" w:author="ShramkovAB" w:date="2021-03-05T14:19:00Z"/>
              <w:rFonts w:asciiTheme="minorHAnsi" w:eastAsiaTheme="minorEastAsia" w:hAnsiTheme="minorHAnsi" w:cstheme="minorBidi"/>
              <w:b w:val="0"/>
              <w:sz w:val="22"/>
              <w:szCs w:val="22"/>
              <w:lang w:eastAsia="ru-RU"/>
            </w:rPr>
          </w:pPr>
          <w:ins w:id="184" w:author="ShramkovAB" w:date="2021-03-05T14:19:00Z">
            <w:r w:rsidRPr="00194187">
              <w:rPr>
                <w:rStyle w:val="a9"/>
              </w:rPr>
              <w:fldChar w:fldCharType="begin"/>
            </w:r>
            <w:r w:rsidRPr="00194187">
              <w:rPr>
                <w:rStyle w:val="a9"/>
              </w:rPr>
              <w:instrText xml:space="preserve"> </w:instrText>
            </w:r>
            <w:r>
              <w:instrText>HYPERLINK \l "_Toc65846432"</w:instrText>
            </w:r>
            <w:r w:rsidRPr="00194187">
              <w:rPr>
                <w:rStyle w:val="a9"/>
              </w:rPr>
              <w:instrText xml:space="preserve"> </w:instrText>
            </w:r>
            <w:r w:rsidRPr="00194187">
              <w:rPr>
                <w:rStyle w:val="a9"/>
              </w:rPr>
              <w:fldChar w:fldCharType="separate"/>
            </w:r>
            <w:r w:rsidRPr="00194187">
              <w:rPr>
                <w:rStyle w:val="a9"/>
                <w:rFonts w:eastAsia="Calibri"/>
              </w:rPr>
              <w:t>7</w:t>
            </w:r>
            <w:r>
              <w:rPr>
                <w:rFonts w:asciiTheme="minorHAnsi" w:eastAsiaTheme="minorEastAsia" w:hAnsiTheme="minorHAnsi" w:cstheme="minorBidi"/>
                <w:b w:val="0"/>
                <w:sz w:val="22"/>
                <w:szCs w:val="22"/>
                <w:lang w:eastAsia="ru-RU"/>
              </w:rPr>
              <w:tab/>
            </w:r>
            <w:r w:rsidRPr="00194187">
              <w:rPr>
                <w:rStyle w:val="a9"/>
                <w:rFonts w:eastAsia="Calibri"/>
              </w:rPr>
              <w:t>Организационные изменения</w:t>
            </w:r>
            <w:r>
              <w:rPr>
                <w:webHidden/>
              </w:rPr>
              <w:tab/>
            </w:r>
            <w:r>
              <w:rPr>
                <w:webHidden/>
              </w:rPr>
              <w:fldChar w:fldCharType="begin"/>
            </w:r>
            <w:r>
              <w:rPr>
                <w:webHidden/>
              </w:rPr>
              <w:instrText xml:space="preserve"> PAGEREF _Toc65846432 \h </w:instrText>
            </w:r>
          </w:ins>
          <w:r>
            <w:rPr>
              <w:webHidden/>
            </w:rPr>
          </w:r>
          <w:r>
            <w:rPr>
              <w:webHidden/>
            </w:rPr>
            <w:fldChar w:fldCharType="separate"/>
          </w:r>
          <w:ins w:id="185" w:author="ShramkovAB" w:date="2021-03-05T14:19:00Z">
            <w:r>
              <w:rPr>
                <w:webHidden/>
              </w:rPr>
              <w:t>132</w:t>
            </w:r>
            <w:r>
              <w:rPr>
                <w:webHidden/>
              </w:rPr>
              <w:fldChar w:fldCharType="end"/>
            </w:r>
            <w:r w:rsidRPr="00194187">
              <w:rPr>
                <w:rStyle w:val="a9"/>
              </w:rPr>
              <w:fldChar w:fldCharType="end"/>
            </w:r>
          </w:ins>
        </w:p>
        <w:p w14:paraId="527FA90B" w14:textId="0E4267E0" w:rsidR="00E24180" w:rsidRDefault="00E24180">
          <w:pPr>
            <w:pStyle w:val="24"/>
            <w:tabs>
              <w:tab w:val="left" w:pos="1320"/>
            </w:tabs>
            <w:rPr>
              <w:ins w:id="186" w:author="ShramkovAB" w:date="2021-03-05T14:19:00Z"/>
              <w:rFonts w:eastAsiaTheme="minorEastAsia" w:cstheme="minorBidi"/>
              <w:b w:val="0"/>
              <w:noProof/>
              <w:lang w:eastAsia="ru-RU"/>
            </w:rPr>
          </w:pPr>
          <w:ins w:id="187" w:author="ShramkovAB" w:date="2021-03-05T14:19:00Z">
            <w:r w:rsidRPr="00194187">
              <w:rPr>
                <w:rStyle w:val="a9"/>
                <w:noProof/>
              </w:rPr>
              <w:fldChar w:fldCharType="begin"/>
            </w:r>
            <w:r w:rsidRPr="00194187">
              <w:rPr>
                <w:rStyle w:val="a9"/>
                <w:noProof/>
              </w:rPr>
              <w:instrText xml:space="preserve"> </w:instrText>
            </w:r>
            <w:r>
              <w:rPr>
                <w:noProof/>
              </w:rPr>
              <w:instrText>HYPERLINK \l "_Toc65846433"</w:instrText>
            </w:r>
            <w:r w:rsidRPr="00194187">
              <w:rPr>
                <w:rStyle w:val="a9"/>
                <w:noProof/>
              </w:rPr>
              <w:instrText xml:space="preserve"> </w:instrText>
            </w:r>
            <w:r w:rsidRPr="00194187">
              <w:rPr>
                <w:rStyle w:val="a9"/>
                <w:noProof/>
              </w:rPr>
              <w:fldChar w:fldCharType="separate"/>
            </w:r>
            <w:r w:rsidRPr="00194187">
              <w:rPr>
                <w:rStyle w:val="a9"/>
                <w:rFonts w:eastAsiaTheme="majorEastAsia" w:cs="Arial"/>
                <w:noProof/>
              </w:rPr>
              <w:t>7.1</w:t>
            </w:r>
            <w:r>
              <w:rPr>
                <w:rFonts w:eastAsiaTheme="minorEastAsia" w:cstheme="minorBidi"/>
                <w:b w:val="0"/>
                <w:noProof/>
                <w:lang w:eastAsia="ru-RU"/>
              </w:rPr>
              <w:tab/>
            </w:r>
            <w:r w:rsidRPr="00194187">
              <w:rPr>
                <w:rStyle w:val="a9"/>
                <w:rFonts w:eastAsiaTheme="majorEastAsia" w:cs="Arial"/>
                <w:noProof/>
              </w:rPr>
              <w:t>Ключевые процессные изменения и области улучшений</w:t>
            </w:r>
            <w:r>
              <w:rPr>
                <w:noProof/>
                <w:webHidden/>
              </w:rPr>
              <w:tab/>
            </w:r>
            <w:r>
              <w:rPr>
                <w:noProof/>
                <w:webHidden/>
              </w:rPr>
              <w:fldChar w:fldCharType="begin"/>
            </w:r>
            <w:r>
              <w:rPr>
                <w:noProof/>
                <w:webHidden/>
              </w:rPr>
              <w:instrText xml:space="preserve"> PAGEREF _Toc65846433 \h </w:instrText>
            </w:r>
          </w:ins>
          <w:r>
            <w:rPr>
              <w:noProof/>
              <w:webHidden/>
            </w:rPr>
          </w:r>
          <w:r>
            <w:rPr>
              <w:noProof/>
              <w:webHidden/>
            </w:rPr>
            <w:fldChar w:fldCharType="separate"/>
          </w:r>
          <w:ins w:id="188" w:author="ShramkovAB" w:date="2021-03-05T14:19:00Z">
            <w:r>
              <w:rPr>
                <w:noProof/>
                <w:webHidden/>
              </w:rPr>
              <w:t>132</w:t>
            </w:r>
            <w:r>
              <w:rPr>
                <w:noProof/>
                <w:webHidden/>
              </w:rPr>
              <w:fldChar w:fldCharType="end"/>
            </w:r>
            <w:r w:rsidRPr="00194187">
              <w:rPr>
                <w:rStyle w:val="a9"/>
                <w:noProof/>
              </w:rPr>
              <w:fldChar w:fldCharType="end"/>
            </w:r>
          </w:ins>
        </w:p>
        <w:p w14:paraId="0684FF83" w14:textId="1D258A34" w:rsidR="00E24180" w:rsidRDefault="00E24180">
          <w:pPr>
            <w:pStyle w:val="24"/>
            <w:tabs>
              <w:tab w:val="left" w:pos="1320"/>
            </w:tabs>
            <w:rPr>
              <w:ins w:id="189" w:author="ShramkovAB" w:date="2021-03-05T14:19:00Z"/>
              <w:rFonts w:eastAsiaTheme="minorEastAsia" w:cstheme="minorBidi"/>
              <w:b w:val="0"/>
              <w:noProof/>
              <w:lang w:eastAsia="ru-RU"/>
            </w:rPr>
          </w:pPr>
          <w:ins w:id="190" w:author="ShramkovAB" w:date="2021-03-05T14:19:00Z">
            <w:r w:rsidRPr="00194187">
              <w:rPr>
                <w:rStyle w:val="a9"/>
                <w:noProof/>
              </w:rPr>
              <w:fldChar w:fldCharType="begin"/>
            </w:r>
            <w:r w:rsidRPr="00194187">
              <w:rPr>
                <w:rStyle w:val="a9"/>
                <w:noProof/>
              </w:rPr>
              <w:instrText xml:space="preserve"> </w:instrText>
            </w:r>
            <w:r>
              <w:rPr>
                <w:noProof/>
              </w:rPr>
              <w:instrText>HYPERLINK \l "_Toc65846434"</w:instrText>
            </w:r>
            <w:r w:rsidRPr="00194187">
              <w:rPr>
                <w:rStyle w:val="a9"/>
                <w:noProof/>
              </w:rPr>
              <w:instrText xml:space="preserve"> </w:instrText>
            </w:r>
            <w:r w:rsidRPr="00194187">
              <w:rPr>
                <w:rStyle w:val="a9"/>
                <w:noProof/>
              </w:rPr>
              <w:fldChar w:fldCharType="separate"/>
            </w:r>
            <w:r w:rsidRPr="00194187">
              <w:rPr>
                <w:rStyle w:val="a9"/>
                <w:rFonts w:eastAsiaTheme="majorEastAsia" w:cstheme="majorBidi"/>
                <w:noProof/>
              </w:rPr>
              <w:t>7.2</w:t>
            </w:r>
            <w:r>
              <w:rPr>
                <w:rFonts w:eastAsiaTheme="minorEastAsia" w:cstheme="minorBidi"/>
                <w:b w:val="0"/>
                <w:noProof/>
                <w:lang w:eastAsia="ru-RU"/>
              </w:rPr>
              <w:tab/>
            </w:r>
            <w:r w:rsidRPr="00194187">
              <w:rPr>
                <w:rStyle w:val="a9"/>
                <w:rFonts w:eastAsiaTheme="majorEastAsia" w:cstheme="majorBidi"/>
                <w:noProof/>
              </w:rPr>
              <w:t>Организационные аспекты</w:t>
            </w:r>
            <w:r>
              <w:rPr>
                <w:noProof/>
                <w:webHidden/>
              </w:rPr>
              <w:tab/>
            </w:r>
            <w:r>
              <w:rPr>
                <w:noProof/>
                <w:webHidden/>
              </w:rPr>
              <w:fldChar w:fldCharType="begin"/>
            </w:r>
            <w:r>
              <w:rPr>
                <w:noProof/>
                <w:webHidden/>
              </w:rPr>
              <w:instrText xml:space="preserve"> PAGEREF _Toc65846434 \h </w:instrText>
            </w:r>
          </w:ins>
          <w:r>
            <w:rPr>
              <w:noProof/>
              <w:webHidden/>
            </w:rPr>
          </w:r>
          <w:r>
            <w:rPr>
              <w:noProof/>
              <w:webHidden/>
            </w:rPr>
            <w:fldChar w:fldCharType="separate"/>
          </w:r>
          <w:ins w:id="191" w:author="ShramkovAB" w:date="2021-03-05T14:19:00Z">
            <w:r>
              <w:rPr>
                <w:noProof/>
                <w:webHidden/>
              </w:rPr>
              <w:t>139</w:t>
            </w:r>
            <w:r>
              <w:rPr>
                <w:noProof/>
                <w:webHidden/>
              </w:rPr>
              <w:fldChar w:fldCharType="end"/>
            </w:r>
            <w:r w:rsidRPr="00194187">
              <w:rPr>
                <w:rStyle w:val="a9"/>
                <w:noProof/>
              </w:rPr>
              <w:fldChar w:fldCharType="end"/>
            </w:r>
          </w:ins>
        </w:p>
        <w:p w14:paraId="374B0960" w14:textId="3A95CD1F" w:rsidR="00E24180" w:rsidRDefault="00E24180">
          <w:pPr>
            <w:pStyle w:val="14"/>
            <w:rPr>
              <w:ins w:id="192" w:author="ShramkovAB" w:date="2021-03-05T14:19:00Z"/>
              <w:rFonts w:asciiTheme="minorHAnsi" w:eastAsiaTheme="minorEastAsia" w:hAnsiTheme="minorHAnsi" w:cstheme="minorBidi"/>
              <w:b w:val="0"/>
              <w:sz w:val="22"/>
              <w:szCs w:val="22"/>
              <w:lang w:eastAsia="ru-RU"/>
            </w:rPr>
          </w:pPr>
          <w:ins w:id="193" w:author="ShramkovAB" w:date="2021-03-05T14:19:00Z">
            <w:r w:rsidRPr="00194187">
              <w:rPr>
                <w:rStyle w:val="a9"/>
              </w:rPr>
              <w:fldChar w:fldCharType="begin"/>
            </w:r>
            <w:r w:rsidRPr="00194187">
              <w:rPr>
                <w:rStyle w:val="a9"/>
              </w:rPr>
              <w:instrText xml:space="preserve"> </w:instrText>
            </w:r>
            <w:r>
              <w:instrText>HYPERLINK \l "_Toc65846441"</w:instrText>
            </w:r>
            <w:r w:rsidRPr="00194187">
              <w:rPr>
                <w:rStyle w:val="a9"/>
              </w:rPr>
              <w:instrText xml:space="preserve"> </w:instrText>
            </w:r>
            <w:r w:rsidRPr="00194187">
              <w:rPr>
                <w:rStyle w:val="a9"/>
              </w:rPr>
              <w:fldChar w:fldCharType="separate"/>
            </w:r>
            <w:r w:rsidRPr="00194187">
              <w:rPr>
                <w:rStyle w:val="a9"/>
                <w:rFonts w:eastAsia="Calibri"/>
              </w:rPr>
              <w:t>8</w:t>
            </w:r>
            <w:r>
              <w:rPr>
                <w:rFonts w:asciiTheme="minorHAnsi" w:eastAsiaTheme="minorEastAsia" w:hAnsiTheme="minorHAnsi" w:cstheme="minorBidi"/>
                <w:b w:val="0"/>
                <w:sz w:val="22"/>
                <w:szCs w:val="22"/>
                <w:lang w:eastAsia="ru-RU"/>
              </w:rPr>
              <w:tab/>
            </w:r>
            <w:r w:rsidRPr="00194187">
              <w:rPr>
                <w:rStyle w:val="a9"/>
                <w:rFonts w:eastAsia="Calibri"/>
              </w:rPr>
              <w:t>Открытые вопросы</w:t>
            </w:r>
            <w:r>
              <w:rPr>
                <w:webHidden/>
              </w:rPr>
              <w:tab/>
            </w:r>
            <w:r>
              <w:rPr>
                <w:webHidden/>
              </w:rPr>
              <w:fldChar w:fldCharType="begin"/>
            </w:r>
            <w:r>
              <w:rPr>
                <w:webHidden/>
              </w:rPr>
              <w:instrText xml:space="preserve"> PAGEREF _Toc65846441 \h </w:instrText>
            </w:r>
          </w:ins>
          <w:r>
            <w:rPr>
              <w:webHidden/>
            </w:rPr>
          </w:r>
          <w:r>
            <w:rPr>
              <w:webHidden/>
            </w:rPr>
            <w:fldChar w:fldCharType="separate"/>
          </w:r>
          <w:ins w:id="194" w:author="ShramkovAB" w:date="2021-03-05T14:19:00Z">
            <w:r>
              <w:rPr>
                <w:webHidden/>
              </w:rPr>
              <w:t>139</w:t>
            </w:r>
            <w:r>
              <w:rPr>
                <w:webHidden/>
              </w:rPr>
              <w:fldChar w:fldCharType="end"/>
            </w:r>
            <w:r w:rsidRPr="00194187">
              <w:rPr>
                <w:rStyle w:val="a9"/>
              </w:rPr>
              <w:fldChar w:fldCharType="end"/>
            </w:r>
          </w:ins>
        </w:p>
        <w:p w14:paraId="54B377F9" w14:textId="29E99F33" w:rsidR="00E24180" w:rsidRDefault="00E24180">
          <w:pPr>
            <w:pStyle w:val="14"/>
            <w:rPr>
              <w:ins w:id="195" w:author="ShramkovAB" w:date="2021-03-05T14:19:00Z"/>
              <w:rFonts w:asciiTheme="minorHAnsi" w:eastAsiaTheme="minorEastAsia" w:hAnsiTheme="minorHAnsi" w:cstheme="minorBidi"/>
              <w:b w:val="0"/>
              <w:sz w:val="22"/>
              <w:szCs w:val="22"/>
              <w:lang w:eastAsia="ru-RU"/>
            </w:rPr>
          </w:pPr>
          <w:ins w:id="196" w:author="ShramkovAB" w:date="2021-03-05T14:19:00Z">
            <w:r w:rsidRPr="00194187">
              <w:rPr>
                <w:rStyle w:val="a9"/>
              </w:rPr>
              <w:fldChar w:fldCharType="begin"/>
            </w:r>
            <w:r w:rsidRPr="00194187">
              <w:rPr>
                <w:rStyle w:val="a9"/>
              </w:rPr>
              <w:instrText xml:space="preserve"> </w:instrText>
            </w:r>
            <w:r>
              <w:instrText>HYPERLINK \l "_Toc65846442"</w:instrText>
            </w:r>
            <w:r w:rsidRPr="00194187">
              <w:rPr>
                <w:rStyle w:val="a9"/>
              </w:rPr>
              <w:instrText xml:space="preserve"> </w:instrText>
            </w:r>
            <w:r w:rsidRPr="00194187">
              <w:rPr>
                <w:rStyle w:val="a9"/>
              </w:rPr>
              <w:fldChar w:fldCharType="separate"/>
            </w:r>
            <w:r w:rsidRPr="00194187">
              <w:rPr>
                <w:rStyle w:val="a9"/>
                <w:rFonts w:eastAsia="Calibri"/>
              </w:rPr>
              <w:t>9</w:t>
            </w:r>
            <w:r>
              <w:rPr>
                <w:rFonts w:asciiTheme="minorHAnsi" w:eastAsiaTheme="minorEastAsia" w:hAnsiTheme="minorHAnsi" w:cstheme="minorBidi"/>
                <w:b w:val="0"/>
                <w:sz w:val="22"/>
                <w:szCs w:val="22"/>
                <w:lang w:eastAsia="ru-RU"/>
              </w:rPr>
              <w:tab/>
            </w:r>
            <w:r w:rsidRPr="00194187">
              <w:rPr>
                <w:rStyle w:val="a9"/>
                <w:rFonts w:eastAsia="Calibri"/>
              </w:rPr>
              <w:t>Приложения</w:t>
            </w:r>
            <w:r>
              <w:rPr>
                <w:webHidden/>
              </w:rPr>
              <w:tab/>
            </w:r>
            <w:r>
              <w:rPr>
                <w:webHidden/>
              </w:rPr>
              <w:fldChar w:fldCharType="begin"/>
            </w:r>
            <w:r>
              <w:rPr>
                <w:webHidden/>
              </w:rPr>
              <w:instrText xml:space="preserve"> PAGEREF _Toc65846442 \h </w:instrText>
            </w:r>
          </w:ins>
          <w:r>
            <w:rPr>
              <w:webHidden/>
            </w:rPr>
          </w:r>
          <w:r>
            <w:rPr>
              <w:webHidden/>
            </w:rPr>
            <w:fldChar w:fldCharType="separate"/>
          </w:r>
          <w:ins w:id="197" w:author="ShramkovAB" w:date="2021-03-05T14:19:00Z">
            <w:r>
              <w:rPr>
                <w:webHidden/>
              </w:rPr>
              <w:t>141</w:t>
            </w:r>
            <w:r>
              <w:rPr>
                <w:webHidden/>
              </w:rPr>
              <w:fldChar w:fldCharType="end"/>
            </w:r>
            <w:r w:rsidRPr="00194187">
              <w:rPr>
                <w:rStyle w:val="a9"/>
              </w:rPr>
              <w:fldChar w:fldCharType="end"/>
            </w:r>
          </w:ins>
        </w:p>
        <w:p w14:paraId="040E6BF8" w14:textId="32D1F5C0" w:rsidR="00E24180" w:rsidRDefault="00E24180">
          <w:pPr>
            <w:pStyle w:val="24"/>
            <w:tabs>
              <w:tab w:val="left" w:pos="1320"/>
            </w:tabs>
            <w:rPr>
              <w:ins w:id="198" w:author="ShramkovAB" w:date="2021-03-05T14:19:00Z"/>
              <w:rFonts w:eastAsiaTheme="minorEastAsia" w:cstheme="minorBidi"/>
              <w:b w:val="0"/>
              <w:noProof/>
              <w:lang w:eastAsia="ru-RU"/>
            </w:rPr>
          </w:pPr>
          <w:ins w:id="199" w:author="ShramkovAB" w:date="2021-03-05T14:19:00Z">
            <w:r w:rsidRPr="00194187">
              <w:rPr>
                <w:rStyle w:val="a9"/>
                <w:noProof/>
              </w:rPr>
              <w:fldChar w:fldCharType="begin"/>
            </w:r>
            <w:r w:rsidRPr="00194187">
              <w:rPr>
                <w:rStyle w:val="a9"/>
                <w:noProof/>
              </w:rPr>
              <w:instrText xml:space="preserve"> </w:instrText>
            </w:r>
            <w:r>
              <w:rPr>
                <w:noProof/>
              </w:rPr>
              <w:instrText>HYPERLINK \l "_Toc65846443"</w:instrText>
            </w:r>
            <w:r w:rsidRPr="00194187">
              <w:rPr>
                <w:rStyle w:val="a9"/>
                <w:noProof/>
              </w:rPr>
              <w:instrText xml:space="preserve"> </w:instrText>
            </w:r>
            <w:r w:rsidRPr="00194187">
              <w:rPr>
                <w:rStyle w:val="a9"/>
                <w:noProof/>
              </w:rPr>
              <w:fldChar w:fldCharType="separate"/>
            </w:r>
            <w:r w:rsidRPr="00194187">
              <w:rPr>
                <w:rStyle w:val="a9"/>
                <w:rFonts w:eastAsiaTheme="majorEastAsia" w:cs="Arial"/>
                <w:noProof/>
              </w:rPr>
              <w:t>9.1</w:t>
            </w:r>
            <w:r>
              <w:rPr>
                <w:rFonts w:eastAsiaTheme="minorEastAsia" w:cstheme="minorBidi"/>
                <w:b w:val="0"/>
                <w:noProof/>
                <w:lang w:eastAsia="ru-RU"/>
              </w:rPr>
              <w:tab/>
            </w:r>
            <w:r w:rsidRPr="00194187">
              <w:rPr>
                <w:rStyle w:val="a9"/>
                <w:rFonts w:eastAsiaTheme="majorEastAsia" w:cs="Arial"/>
                <w:noProof/>
              </w:rPr>
              <w:t>Приложение № 1. Модели бизнес-процессов</w:t>
            </w:r>
            <w:r>
              <w:rPr>
                <w:noProof/>
                <w:webHidden/>
              </w:rPr>
              <w:tab/>
            </w:r>
            <w:r>
              <w:rPr>
                <w:noProof/>
                <w:webHidden/>
              </w:rPr>
              <w:fldChar w:fldCharType="begin"/>
            </w:r>
            <w:r>
              <w:rPr>
                <w:noProof/>
                <w:webHidden/>
              </w:rPr>
              <w:instrText xml:space="preserve"> PAGEREF _Toc65846443 \h </w:instrText>
            </w:r>
          </w:ins>
          <w:r>
            <w:rPr>
              <w:noProof/>
              <w:webHidden/>
            </w:rPr>
          </w:r>
          <w:r>
            <w:rPr>
              <w:noProof/>
              <w:webHidden/>
            </w:rPr>
            <w:fldChar w:fldCharType="separate"/>
          </w:r>
          <w:ins w:id="200" w:author="ShramkovAB" w:date="2021-03-05T14:19:00Z">
            <w:r>
              <w:rPr>
                <w:noProof/>
                <w:webHidden/>
              </w:rPr>
              <w:t>141</w:t>
            </w:r>
            <w:r>
              <w:rPr>
                <w:noProof/>
                <w:webHidden/>
              </w:rPr>
              <w:fldChar w:fldCharType="end"/>
            </w:r>
            <w:r w:rsidRPr="00194187">
              <w:rPr>
                <w:rStyle w:val="a9"/>
                <w:noProof/>
              </w:rPr>
              <w:fldChar w:fldCharType="end"/>
            </w:r>
          </w:ins>
        </w:p>
        <w:p w14:paraId="3850BAC6" w14:textId="5CF63756" w:rsidR="00E24180" w:rsidRDefault="00E24180">
          <w:pPr>
            <w:pStyle w:val="24"/>
            <w:tabs>
              <w:tab w:val="left" w:pos="1320"/>
            </w:tabs>
            <w:rPr>
              <w:ins w:id="201" w:author="ShramkovAB" w:date="2021-03-05T14:19:00Z"/>
              <w:rFonts w:eastAsiaTheme="minorEastAsia" w:cstheme="minorBidi"/>
              <w:b w:val="0"/>
              <w:noProof/>
              <w:lang w:eastAsia="ru-RU"/>
            </w:rPr>
          </w:pPr>
          <w:ins w:id="202" w:author="ShramkovAB" w:date="2021-03-05T14:19:00Z">
            <w:r w:rsidRPr="00194187">
              <w:rPr>
                <w:rStyle w:val="a9"/>
                <w:noProof/>
              </w:rPr>
              <w:fldChar w:fldCharType="begin"/>
            </w:r>
            <w:r w:rsidRPr="00194187">
              <w:rPr>
                <w:rStyle w:val="a9"/>
                <w:noProof/>
              </w:rPr>
              <w:instrText xml:space="preserve"> </w:instrText>
            </w:r>
            <w:r>
              <w:rPr>
                <w:noProof/>
              </w:rPr>
              <w:instrText>HYPERLINK \l "_Toc65846444"</w:instrText>
            </w:r>
            <w:r w:rsidRPr="00194187">
              <w:rPr>
                <w:rStyle w:val="a9"/>
                <w:noProof/>
              </w:rPr>
              <w:instrText xml:space="preserve"> </w:instrText>
            </w:r>
            <w:r w:rsidRPr="00194187">
              <w:rPr>
                <w:rStyle w:val="a9"/>
                <w:noProof/>
              </w:rPr>
              <w:fldChar w:fldCharType="separate"/>
            </w:r>
            <w:r w:rsidRPr="00194187">
              <w:rPr>
                <w:rStyle w:val="a9"/>
                <w:rFonts w:eastAsiaTheme="majorEastAsia" w:cs="Arial"/>
                <w:noProof/>
              </w:rPr>
              <w:t>9.2</w:t>
            </w:r>
            <w:r>
              <w:rPr>
                <w:rFonts w:eastAsiaTheme="minorEastAsia" w:cstheme="minorBidi"/>
                <w:b w:val="0"/>
                <w:noProof/>
                <w:lang w:eastAsia="ru-RU"/>
              </w:rPr>
              <w:tab/>
            </w:r>
            <w:r w:rsidRPr="00194187">
              <w:rPr>
                <w:rStyle w:val="a9"/>
                <w:rFonts w:eastAsiaTheme="majorEastAsia" w:cs="Arial"/>
                <w:noProof/>
              </w:rPr>
              <w:t>Приложение № 2. Реестр бизнес-требований</w:t>
            </w:r>
            <w:r>
              <w:rPr>
                <w:noProof/>
                <w:webHidden/>
              </w:rPr>
              <w:tab/>
            </w:r>
            <w:r>
              <w:rPr>
                <w:noProof/>
                <w:webHidden/>
              </w:rPr>
              <w:fldChar w:fldCharType="begin"/>
            </w:r>
            <w:r>
              <w:rPr>
                <w:noProof/>
                <w:webHidden/>
              </w:rPr>
              <w:instrText xml:space="preserve"> PAGEREF _Toc65846444 \h </w:instrText>
            </w:r>
          </w:ins>
          <w:r>
            <w:rPr>
              <w:noProof/>
              <w:webHidden/>
            </w:rPr>
          </w:r>
          <w:r>
            <w:rPr>
              <w:noProof/>
              <w:webHidden/>
            </w:rPr>
            <w:fldChar w:fldCharType="separate"/>
          </w:r>
          <w:ins w:id="203" w:author="ShramkovAB" w:date="2021-03-05T14:19:00Z">
            <w:r>
              <w:rPr>
                <w:noProof/>
                <w:webHidden/>
              </w:rPr>
              <w:t>141</w:t>
            </w:r>
            <w:r>
              <w:rPr>
                <w:noProof/>
                <w:webHidden/>
              </w:rPr>
              <w:fldChar w:fldCharType="end"/>
            </w:r>
            <w:r w:rsidRPr="00194187">
              <w:rPr>
                <w:rStyle w:val="a9"/>
                <w:noProof/>
              </w:rPr>
              <w:fldChar w:fldCharType="end"/>
            </w:r>
          </w:ins>
        </w:p>
        <w:p w14:paraId="0C1A01D1" w14:textId="45D620F6" w:rsidR="00E24180" w:rsidRDefault="00E24180">
          <w:pPr>
            <w:pStyle w:val="24"/>
            <w:tabs>
              <w:tab w:val="left" w:pos="1320"/>
            </w:tabs>
            <w:rPr>
              <w:ins w:id="204" w:author="ShramkovAB" w:date="2021-03-05T14:19:00Z"/>
              <w:rFonts w:eastAsiaTheme="minorEastAsia" w:cstheme="minorBidi"/>
              <w:b w:val="0"/>
              <w:noProof/>
              <w:lang w:eastAsia="ru-RU"/>
            </w:rPr>
          </w:pPr>
          <w:ins w:id="205" w:author="ShramkovAB" w:date="2021-03-05T14:19:00Z">
            <w:r w:rsidRPr="00194187">
              <w:rPr>
                <w:rStyle w:val="a9"/>
                <w:noProof/>
              </w:rPr>
              <w:fldChar w:fldCharType="begin"/>
            </w:r>
            <w:r w:rsidRPr="00194187">
              <w:rPr>
                <w:rStyle w:val="a9"/>
                <w:noProof/>
              </w:rPr>
              <w:instrText xml:space="preserve"> </w:instrText>
            </w:r>
            <w:r>
              <w:rPr>
                <w:noProof/>
              </w:rPr>
              <w:instrText>HYPERLINK \l "_Toc65846445"</w:instrText>
            </w:r>
            <w:r w:rsidRPr="00194187">
              <w:rPr>
                <w:rStyle w:val="a9"/>
                <w:noProof/>
              </w:rPr>
              <w:instrText xml:space="preserve"> </w:instrText>
            </w:r>
            <w:r w:rsidRPr="00194187">
              <w:rPr>
                <w:rStyle w:val="a9"/>
                <w:noProof/>
              </w:rPr>
              <w:fldChar w:fldCharType="separate"/>
            </w:r>
            <w:r w:rsidRPr="00194187">
              <w:rPr>
                <w:rStyle w:val="a9"/>
                <w:rFonts w:eastAsiaTheme="majorEastAsia" w:cs="Arial"/>
                <w:noProof/>
              </w:rPr>
              <w:t>9.3</w:t>
            </w:r>
            <w:r>
              <w:rPr>
                <w:rFonts w:eastAsiaTheme="minorEastAsia" w:cstheme="minorBidi"/>
                <w:b w:val="0"/>
                <w:noProof/>
                <w:lang w:eastAsia="ru-RU"/>
              </w:rPr>
              <w:tab/>
            </w:r>
            <w:r w:rsidRPr="00194187">
              <w:rPr>
                <w:rStyle w:val="a9"/>
                <w:rFonts w:eastAsiaTheme="majorEastAsia" w:cs="Arial"/>
                <w:noProof/>
              </w:rPr>
              <w:t>Приложение № 3. Описание шагов бизнес-процессов</w:t>
            </w:r>
            <w:r>
              <w:rPr>
                <w:noProof/>
                <w:webHidden/>
              </w:rPr>
              <w:tab/>
            </w:r>
            <w:r>
              <w:rPr>
                <w:noProof/>
                <w:webHidden/>
              </w:rPr>
              <w:fldChar w:fldCharType="begin"/>
            </w:r>
            <w:r>
              <w:rPr>
                <w:noProof/>
                <w:webHidden/>
              </w:rPr>
              <w:instrText xml:space="preserve"> PAGEREF _Toc65846445 \h </w:instrText>
            </w:r>
          </w:ins>
          <w:r>
            <w:rPr>
              <w:noProof/>
              <w:webHidden/>
            </w:rPr>
          </w:r>
          <w:r>
            <w:rPr>
              <w:noProof/>
              <w:webHidden/>
            </w:rPr>
            <w:fldChar w:fldCharType="separate"/>
          </w:r>
          <w:ins w:id="206" w:author="ShramkovAB" w:date="2021-03-05T14:19:00Z">
            <w:r>
              <w:rPr>
                <w:noProof/>
                <w:webHidden/>
              </w:rPr>
              <w:t>141</w:t>
            </w:r>
            <w:r>
              <w:rPr>
                <w:noProof/>
                <w:webHidden/>
              </w:rPr>
              <w:fldChar w:fldCharType="end"/>
            </w:r>
            <w:r w:rsidRPr="00194187">
              <w:rPr>
                <w:rStyle w:val="a9"/>
                <w:noProof/>
              </w:rPr>
              <w:fldChar w:fldCharType="end"/>
            </w:r>
          </w:ins>
        </w:p>
        <w:p w14:paraId="5CC47821" w14:textId="7C700D8A" w:rsidR="00E24180" w:rsidRDefault="00E24180">
          <w:pPr>
            <w:pStyle w:val="24"/>
            <w:tabs>
              <w:tab w:val="left" w:pos="1320"/>
            </w:tabs>
            <w:rPr>
              <w:ins w:id="207" w:author="ShramkovAB" w:date="2021-03-05T14:19:00Z"/>
              <w:rFonts w:eastAsiaTheme="minorEastAsia" w:cstheme="minorBidi"/>
              <w:b w:val="0"/>
              <w:noProof/>
              <w:lang w:eastAsia="ru-RU"/>
            </w:rPr>
          </w:pPr>
          <w:ins w:id="208" w:author="ShramkovAB" w:date="2021-03-05T14:19:00Z">
            <w:r w:rsidRPr="00194187">
              <w:rPr>
                <w:rStyle w:val="a9"/>
                <w:noProof/>
              </w:rPr>
              <w:fldChar w:fldCharType="begin"/>
            </w:r>
            <w:r w:rsidRPr="00194187">
              <w:rPr>
                <w:rStyle w:val="a9"/>
                <w:noProof/>
              </w:rPr>
              <w:instrText xml:space="preserve"> </w:instrText>
            </w:r>
            <w:r>
              <w:rPr>
                <w:noProof/>
              </w:rPr>
              <w:instrText>HYPERLINK \l "_Toc65846446"</w:instrText>
            </w:r>
            <w:r w:rsidRPr="00194187">
              <w:rPr>
                <w:rStyle w:val="a9"/>
                <w:noProof/>
              </w:rPr>
              <w:instrText xml:space="preserve"> </w:instrText>
            </w:r>
            <w:r w:rsidRPr="00194187">
              <w:rPr>
                <w:rStyle w:val="a9"/>
                <w:noProof/>
              </w:rPr>
              <w:fldChar w:fldCharType="separate"/>
            </w:r>
            <w:r w:rsidRPr="00194187">
              <w:rPr>
                <w:rStyle w:val="a9"/>
                <w:rFonts w:eastAsiaTheme="majorEastAsia" w:cs="Arial"/>
                <w:noProof/>
              </w:rPr>
              <w:t>9.4</w:t>
            </w:r>
            <w:r>
              <w:rPr>
                <w:rFonts w:eastAsiaTheme="minorEastAsia" w:cstheme="minorBidi"/>
                <w:b w:val="0"/>
                <w:noProof/>
                <w:lang w:eastAsia="ru-RU"/>
              </w:rPr>
              <w:tab/>
            </w:r>
            <w:r w:rsidRPr="00194187">
              <w:rPr>
                <w:rStyle w:val="a9"/>
                <w:rFonts w:eastAsiaTheme="majorEastAsia" w:cs="Arial"/>
                <w:noProof/>
              </w:rPr>
              <w:t>Приложение № 4. Прочее</w:t>
            </w:r>
            <w:r>
              <w:rPr>
                <w:noProof/>
                <w:webHidden/>
              </w:rPr>
              <w:tab/>
            </w:r>
            <w:r>
              <w:rPr>
                <w:noProof/>
                <w:webHidden/>
              </w:rPr>
              <w:fldChar w:fldCharType="begin"/>
            </w:r>
            <w:r>
              <w:rPr>
                <w:noProof/>
                <w:webHidden/>
              </w:rPr>
              <w:instrText xml:space="preserve"> PAGEREF _Toc65846446 \h </w:instrText>
            </w:r>
          </w:ins>
          <w:r>
            <w:rPr>
              <w:noProof/>
              <w:webHidden/>
            </w:rPr>
          </w:r>
          <w:r>
            <w:rPr>
              <w:noProof/>
              <w:webHidden/>
            </w:rPr>
            <w:fldChar w:fldCharType="separate"/>
          </w:r>
          <w:ins w:id="209" w:author="ShramkovAB" w:date="2021-03-05T14:19:00Z">
            <w:r>
              <w:rPr>
                <w:noProof/>
                <w:webHidden/>
              </w:rPr>
              <w:t>141</w:t>
            </w:r>
            <w:r>
              <w:rPr>
                <w:noProof/>
                <w:webHidden/>
              </w:rPr>
              <w:fldChar w:fldCharType="end"/>
            </w:r>
            <w:r w:rsidRPr="00194187">
              <w:rPr>
                <w:rStyle w:val="a9"/>
                <w:noProof/>
              </w:rPr>
              <w:fldChar w:fldCharType="end"/>
            </w:r>
          </w:ins>
        </w:p>
        <w:p w14:paraId="78417595" w14:textId="6839E2D8" w:rsidR="00E24180" w:rsidRDefault="00E24180">
          <w:pPr>
            <w:pStyle w:val="24"/>
            <w:tabs>
              <w:tab w:val="left" w:pos="1320"/>
            </w:tabs>
            <w:rPr>
              <w:ins w:id="210" w:author="ShramkovAB" w:date="2021-03-05T14:19:00Z"/>
              <w:rFonts w:eastAsiaTheme="minorEastAsia" w:cstheme="minorBidi"/>
              <w:b w:val="0"/>
              <w:noProof/>
              <w:lang w:eastAsia="ru-RU"/>
            </w:rPr>
          </w:pPr>
          <w:ins w:id="211" w:author="ShramkovAB" w:date="2021-03-05T14:19:00Z">
            <w:r w:rsidRPr="00194187">
              <w:rPr>
                <w:rStyle w:val="a9"/>
                <w:noProof/>
              </w:rPr>
              <w:fldChar w:fldCharType="begin"/>
            </w:r>
            <w:r w:rsidRPr="00194187">
              <w:rPr>
                <w:rStyle w:val="a9"/>
                <w:noProof/>
              </w:rPr>
              <w:instrText xml:space="preserve"> </w:instrText>
            </w:r>
            <w:r>
              <w:rPr>
                <w:noProof/>
              </w:rPr>
              <w:instrText>HYPERLINK \l "_Toc65846447"</w:instrText>
            </w:r>
            <w:r w:rsidRPr="00194187">
              <w:rPr>
                <w:rStyle w:val="a9"/>
                <w:noProof/>
              </w:rPr>
              <w:instrText xml:space="preserve"> </w:instrText>
            </w:r>
            <w:r w:rsidRPr="00194187">
              <w:rPr>
                <w:rStyle w:val="a9"/>
                <w:noProof/>
              </w:rPr>
              <w:fldChar w:fldCharType="separate"/>
            </w:r>
            <w:r w:rsidRPr="00194187">
              <w:rPr>
                <w:rStyle w:val="a9"/>
                <w:rFonts w:eastAsiaTheme="majorEastAsia" w:cs="Arial"/>
                <w:noProof/>
              </w:rPr>
              <w:t>9.5</w:t>
            </w:r>
            <w:r>
              <w:rPr>
                <w:rFonts w:eastAsiaTheme="minorEastAsia" w:cstheme="minorBidi"/>
                <w:b w:val="0"/>
                <w:noProof/>
                <w:lang w:eastAsia="ru-RU"/>
              </w:rPr>
              <w:tab/>
            </w:r>
            <w:r w:rsidRPr="00194187">
              <w:rPr>
                <w:rStyle w:val="a9"/>
                <w:rFonts w:eastAsiaTheme="majorEastAsia" w:cs="Arial"/>
                <w:noProof/>
              </w:rPr>
              <w:t>Приложение № РП1-6: Роли и полномочия</w:t>
            </w:r>
            <w:r>
              <w:rPr>
                <w:noProof/>
                <w:webHidden/>
              </w:rPr>
              <w:tab/>
            </w:r>
            <w:r>
              <w:rPr>
                <w:noProof/>
                <w:webHidden/>
              </w:rPr>
              <w:fldChar w:fldCharType="begin"/>
            </w:r>
            <w:r>
              <w:rPr>
                <w:noProof/>
                <w:webHidden/>
              </w:rPr>
              <w:instrText xml:space="preserve"> PAGEREF _Toc65846447 \h </w:instrText>
            </w:r>
          </w:ins>
          <w:r>
            <w:rPr>
              <w:noProof/>
              <w:webHidden/>
            </w:rPr>
          </w:r>
          <w:r>
            <w:rPr>
              <w:noProof/>
              <w:webHidden/>
            </w:rPr>
            <w:fldChar w:fldCharType="separate"/>
          </w:r>
          <w:ins w:id="212" w:author="ShramkovAB" w:date="2021-03-05T14:19:00Z">
            <w:r>
              <w:rPr>
                <w:noProof/>
                <w:webHidden/>
              </w:rPr>
              <w:t>141</w:t>
            </w:r>
            <w:r>
              <w:rPr>
                <w:noProof/>
                <w:webHidden/>
              </w:rPr>
              <w:fldChar w:fldCharType="end"/>
            </w:r>
            <w:r w:rsidRPr="00194187">
              <w:rPr>
                <w:rStyle w:val="a9"/>
                <w:noProof/>
              </w:rPr>
              <w:fldChar w:fldCharType="end"/>
            </w:r>
          </w:ins>
        </w:p>
        <w:p w14:paraId="0248CF0B" w14:textId="54BB0DDD" w:rsidR="00E24180" w:rsidRDefault="00E24180">
          <w:pPr>
            <w:pStyle w:val="24"/>
            <w:tabs>
              <w:tab w:val="left" w:pos="1320"/>
            </w:tabs>
            <w:rPr>
              <w:ins w:id="213" w:author="ShramkovAB" w:date="2021-03-05T14:19:00Z"/>
              <w:rFonts w:eastAsiaTheme="minorEastAsia" w:cstheme="minorBidi"/>
              <w:b w:val="0"/>
              <w:noProof/>
              <w:lang w:eastAsia="ru-RU"/>
            </w:rPr>
          </w:pPr>
          <w:ins w:id="214" w:author="ShramkovAB" w:date="2021-03-05T14:19:00Z">
            <w:r w:rsidRPr="00194187">
              <w:rPr>
                <w:rStyle w:val="a9"/>
                <w:noProof/>
              </w:rPr>
              <w:lastRenderedPageBreak/>
              <w:fldChar w:fldCharType="begin"/>
            </w:r>
            <w:r w:rsidRPr="00194187">
              <w:rPr>
                <w:rStyle w:val="a9"/>
                <w:noProof/>
              </w:rPr>
              <w:instrText xml:space="preserve"> </w:instrText>
            </w:r>
            <w:r>
              <w:rPr>
                <w:noProof/>
              </w:rPr>
              <w:instrText>HYPERLINK \l "_Toc65846448"</w:instrText>
            </w:r>
            <w:r w:rsidRPr="00194187">
              <w:rPr>
                <w:rStyle w:val="a9"/>
                <w:noProof/>
              </w:rPr>
              <w:instrText xml:space="preserve"> </w:instrText>
            </w:r>
            <w:r w:rsidRPr="00194187">
              <w:rPr>
                <w:rStyle w:val="a9"/>
                <w:noProof/>
              </w:rPr>
              <w:fldChar w:fldCharType="separate"/>
            </w:r>
            <w:r w:rsidRPr="00194187">
              <w:rPr>
                <w:rStyle w:val="a9"/>
                <w:rFonts w:eastAsia="Calibri"/>
                <w:noProof/>
              </w:rPr>
              <w:t>9.6</w:t>
            </w:r>
            <w:r>
              <w:rPr>
                <w:rFonts w:eastAsiaTheme="minorEastAsia" w:cstheme="minorBidi"/>
                <w:b w:val="0"/>
                <w:noProof/>
                <w:lang w:eastAsia="ru-RU"/>
              </w:rPr>
              <w:tab/>
            </w:r>
            <w:r w:rsidRPr="00194187">
              <w:rPr>
                <w:rStyle w:val="a9"/>
                <w:rFonts w:eastAsiaTheme="majorEastAsia" w:cs="Arial"/>
                <w:noProof/>
              </w:rPr>
              <w:t>Приложение № РиК1. Матрица рисков и контрольных процедур</w:t>
            </w:r>
            <w:r>
              <w:rPr>
                <w:noProof/>
                <w:webHidden/>
              </w:rPr>
              <w:tab/>
            </w:r>
            <w:r>
              <w:rPr>
                <w:noProof/>
                <w:webHidden/>
              </w:rPr>
              <w:fldChar w:fldCharType="begin"/>
            </w:r>
            <w:r>
              <w:rPr>
                <w:noProof/>
                <w:webHidden/>
              </w:rPr>
              <w:instrText xml:space="preserve"> PAGEREF _Toc65846448 \h </w:instrText>
            </w:r>
          </w:ins>
          <w:r>
            <w:rPr>
              <w:noProof/>
              <w:webHidden/>
            </w:rPr>
          </w:r>
          <w:r>
            <w:rPr>
              <w:noProof/>
              <w:webHidden/>
            </w:rPr>
            <w:fldChar w:fldCharType="separate"/>
          </w:r>
          <w:ins w:id="215" w:author="ShramkovAB" w:date="2021-03-05T14:19:00Z">
            <w:r>
              <w:rPr>
                <w:noProof/>
                <w:webHidden/>
              </w:rPr>
              <w:t>141</w:t>
            </w:r>
            <w:r>
              <w:rPr>
                <w:noProof/>
                <w:webHidden/>
              </w:rPr>
              <w:fldChar w:fldCharType="end"/>
            </w:r>
            <w:r w:rsidRPr="00194187">
              <w:rPr>
                <w:rStyle w:val="a9"/>
                <w:noProof/>
              </w:rPr>
              <w:fldChar w:fldCharType="end"/>
            </w:r>
          </w:ins>
        </w:p>
        <w:p w14:paraId="3E3B7A7D" w14:textId="3E501B94" w:rsidR="00E24180" w:rsidRDefault="00E24180">
          <w:pPr>
            <w:pStyle w:val="24"/>
            <w:tabs>
              <w:tab w:val="left" w:pos="1320"/>
            </w:tabs>
            <w:rPr>
              <w:ins w:id="216" w:author="ShramkovAB" w:date="2021-03-05T14:19:00Z"/>
              <w:rFonts w:eastAsiaTheme="minorEastAsia" w:cstheme="minorBidi"/>
              <w:b w:val="0"/>
              <w:noProof/>
              <w:lang w:eastAsia="ru-RU"/>
            </w:rPr>
          </w:pPr>
          <w:ins w:id="217" w:author="ShramkovAB" w:date="2021-03-05T14:19:00Z">
            <w:r w:rsidRPr="00194187">
              <w:rPr>
                <w:rStyle w:val="a9"/>
                <w:noProof/>
              </w:rPr>
              <w:fldChar w:fldCharType="begin"/>
            </w:r>
            <w:r w:rsidRPr="00194187">
              <w:rPr>
                <w:rStyle w:val="a9"/>
                <w:noProof/>
              </w:rPr>
              <w:instrText xml:space="preserve"> </w:instrText>
            </w:r>
            <w:r>
              <w:rPr>
                <w:noProof/>
              </w:rPr>
              <w:instrText>HYPERLINK \l "_Toc65846449"</w:instrText>
            </w:r>
            <w:r w:rsidRPr="00194187">
              <w:rPr>
                <w:rStyle w:val="a9"/>
                <w:noProof/>
              </w:rPr>
              <w:instrText xml:space="preserve"> </w:instrText>
            </w:r>
            <w:r w:rsidRPr="00194187">
              <w:rPr>
                <w:rStyle w:val="a9"/>
                <w:noProof/>
              </w:rPr>
              <w:fldChar w:fldCharType="separate"/>
            </w:r>
            <w:r w:rsidRPr="00194187">
              <w:rPr>
                <w:rStyle w:val="a9"/>
                <w:rFonts w:eastAsiaTheme="majorEastAsia" w:cs="Arial"/>
                <w:noProof/>
              </w:rPr>
              <w:t>9.7</w:t>
            </w:r>
            <w:r>
              <w:rPr>
                <w:rFonts w:eastAsiaTheme="minorEastAsia" w:cstheme="minorBidi"/>
                <w:b w:val="0"/>
                <w:noProof/>
                <w:lang w:eastAsia="ru-RU"/>
              </w:rPr>
              <w:tab/>
            </w:r>
            <w:r w:rsidRPr="00194187">
              <w:rPr>
                <w:rStyle w:val="a9"/>
                <w:rFonts w:eastAsiaTheme="majorEastAsia" w:cs="Arial"/>
                <w:noProof/>
              </w:rPr>
              <w:t>Приложение № КП1. Матрица конфликтов полномочий</w:t>
            </w:r>
            <w:r>
              <w:rPr>
                <w:noProof/>
                <w:webHidden/>
              </w:rPr>
              <w:tab/>
            </w:r>
            <w:r>
              <w:rPr>
                <w:noProof/>
                <w:webHidden/>
              </w:rPr>
              <w:fldChar w:fldCharType="begin"/>
            </w:r>
            <w:r>
              <w:rPr>
                <w:noProof/>
                <w:webHidden/>
              </w:rPr>
              <w:instrText xml:space="preserve"> PAGEREF _Toc65846449 \h </w:instrText>
            </w:r>
          </w:ins>
          <w:r>
            <w:rPr>
              <w:noProof/>
              <w:webHidden/>
            </w:rPr>
          </w:r>
          <w:r>
            <w:rPr>
              <w:noProof/>
              <w:webHidden/>
            </w:rPr>
            <w:fldChar w:fldCharType="separate"/>
          </w:r>
          <w:ins w:id="218" w:author="ShramkovAB" w:date="2021-03-05T14:19:00Z">
            <w:r>
              <w:rPr>
                <w:noProof/>
                <w:webHidden/>
              </w:rPr>
              <w:t>141</w:t>
            </w:r>
            <w:r>
              <w:rPr>
                <w:noProof/>
                <w:webHidden/>
              </w:rPr>
              <w:fldChar w:fldCharType="end"/>
            </w:r>
            <w:r w:rsidRPr="00194187">
              <w:rPr>
                <w:rStyle w:val="a9"/>
                <w:noProof/>
              </w:rPr>
              <w:fldChar w:fldCharType="end"/>
            </w:r>
          </w:ins>
        </w:p>
        <w:p w14:paraId="7802E908" w14:textId="753D8517" w:rsidR="00CC36E9" w:rsidDel="00E24180" w:rsidRDefault="00CC36E9">
          <w:pPr>
            <w:pStyle w:val="14"/>
            <w:rPr>
              <w:ins w:id="219" w:author="Попова Дарья" w:date="2020-07-22T11:25:00Z"/>
              <w:del w:id="220" w:author="ShramkovAB" w:date="2021-03-05T14:19:00Z"/>
              <w:rFonts w:asciiTheme="minorHAnsi" w:eastAsiaTheme="minorEastAsia" w:hAnsiTheme="minorHAnsi" w:cstheme="minorBidi"/>
              <w:b w:val="0"/>
              <w:sz w:val="22"/>
              <w:szCs w:val="22"/>
              <w:lang w:eastAsia="ru-RU"/>
            </w:rPr>
          </w:pPr>
          <w:ins w:id="221" w:author="Попова Дарья" w:date="2020-07-22T11:25:00Z">
            <w:del w:id="222" w:author="ShramkovAB" w:date="2021-03-05T14:19:00Z">
              <w:r w:rsidRPr="00E24180" w:rsidDel="00E24180">
                <w:rPr>
                  <w:rStyle w:val="a9"/>
                  <w:b w:val="0"/>
                </w:rPr>
                <w:delText>Оглавление</w:delText>
              </w:r>
              <w:r w:rsidDel="00E24180">
                <w:rPr>
                  <w:webHidden/>
                </w:rPr>
                <w:tab/>
                <w:delText>5</w:delText>
              </w:r>
            </w:del>
          </w:ins>
        </w:p>
        <w:p w14:paraId="22B2C561" w14:textId="5A5B4AB7" w:rsidR="00CC36E9" w:rsidDel="00E24180" w:rsidRDefault="00CC36E9">
          <w:pPr>
            <w:pStyle w:val="14"/>
            <w:rPr>
              <w:ins w:id="223" w:author="Попова Дарья" w:date="2020-07-22T11:25:00Z"/>
              <w:del w:id="224" w:author="ShramkovAB" w:date="2021-03-05T14:19:00Z"/>
              <w:rFonts w:asciiTheme="minorHAnsi" w:eastAsiaTheme="minorEastAsia" w:hAnsiTheme="minorHAnsi" w:cstheme="minorBidi"/>
              <w:b w:val="0"/>
              <w:sz w:val="22"/>
              <w:szCs w:val="22"/>
              <w:lang w:eastAsia="ru-RU"/>
            </w:rPr>
          </w:pPr>
          <w:ins w:id="225" w:author="Попова Дарья" w:date="2020-07-22T11:25:00Z">
            <w:del w:id="226" w:author="ShramkovAB" w:date="2021-03-05T14:19:00Z">
              <w:r w:rsidRPr="00E24180" w:rsidDel="00E24180">
                <w:rPr>
                  <w:rStyle w:val="a9"/>
                  <w:b w:val="0"/>
                </w:rPr>
                <w:delText>1</w:delText>
              </w:r>
              <w:r w:rsidDel="00E24180">
                <w:rPr>
                  <w:rFonts w:asciiTheme="minorHAnsi" w:eastAsiaTheme="minorEastAsia" w:hAnsiTheme="minorHAnsi" w:cstheme="minorBidi"/>
                  <w:b w:val="0"/>
                  <w:sz w:val="22"/>
                  <w:szCs w:val="22"/>
                  <w:lang w:eastAsia="ru-RU"/>
                </w:rPr>
                <w:tab/>
              </w:r>
              <w:r w:rsidRPr="00E24180" w:rsidDel="00E24180">
                <w:rPr>
                  <w:rStyle w:val="a9"/>
                  <w:b w:val="0"/>
                </w:rPr>
                <w:delText>Глоссарий</w:delText>
              </w:r>
              <w:r w:rsidDel="00E24180">
                <w:rPr>
                  <w:webHidden/>
                </w:rPr>
                <w:tab/>
                <w:delText>7</w:delText>
              </w:r>
            </w:del>
          </w:ins>
        </w:p>
        <w:p w14:paraId="3F4ADC40" w14:textId="2FC4C115" w:rsidR="00CC36E9" w:rsidDel="00E24180" w:rsidRDefault="00CC36E9">
          <w:pPr>
            <w:pStyle w:val="14"/>
            <w:rPr>
              <w:ins w:id="227" w:author="Попова Дарья" w:date="2020-07-22T11:25:00Z"/>
              <w:del w:id="228" w:author="ShramkovAB" w:date="2021-03-05T14:19:00Z"/>
              <w:rFonts w:asciiTheme="minorHAnsi" w:eastAsiaTheme="minorEastAsia" w:hAnsiTheme="minorHAnsi" w:cstheme="minorBidi"/>
              <w:b w:val="0"/>
              <w:sz w:val="22"/>
              <w:szCs w:val="22"/>
              <w:lang w:eastAsia="ru-RU"/>
            </w:rPr>
          </w:pPr>
          <w:ins w:id="229" w:author="Попова Дарья" w:date="2020-07-22T11:25:00Z">
            <w:del w:id="230" w:author="ShramkovAB" w:date="2021-03-05T14:19:00Z">
              <w:r w:rsidRPr="00E24180" w:rsidDel="00E24180">
                <w:rPr>
                  <w:rStyle w:val="a9"/>
                  <w:b w:val="0"/>
                </w:rPr>
                <w:delText>2</w:delText>
              </w:r>
              <w:r w:rsidDel="00E24180">
                <w:rPr>
                  <w:rFonts w:asciiTheme="minorHAnsi" w:eastAsiaTheme="minorEastAsia" w:hAnsiTheme="minorHAnsi" w:cstheme="minorBidi"/>
                  <w:b w:val="0"/>
                  <w:sz w:val="22"/>
                  <w:szCs w:val="22"/>
                  <w:lang w:eastAsia="ru-RU"/>
                </w:rPr>
                <w:tab/>
              </w:r>
              <w:r w:rsidRPr="00E24180" w:rsidDel="00E24180">
                <w:rPr>
                  <w:rStyle w:val="a9"/>
                  <w:b w:val="0"/>
                </w:rPr>
                <w:delText>Назначение документа</w:delText>
              </w:r>
              <w:r w:rsidDel="00E24180">
                <w:rPr>
                  <w:webHidden/>
                </w:rPr>
                <w:tab/>
                <w:delText>7</w:delText>
              </w:r>
            </w:del>
          </w:ins>
        </w:p>
        <w:p w14:paraId="35F05E10" w14:textId="4D090CB6" w:rsidR="00CC36E9" w:rsidDel="00E24180" w:rsidRDefault="00CC36E9">
          <w:pPr>
            <w:pStyle w:val="14"/>
            <w:rPr>
              <w:ins w:id="231" w:author="Попова Дарья" w:date="2020-07-22T11:25:00Z"/>
              <w:del w:id="232" w:author="ShramkovAB" w:date="2021-03-05T14:19:00Z"/>
              <w:rFonts w:asciiTheme="minorHAnsi" w:eastAsiaTheme="minorEastAsia" w:hAnsiTheme="minorHAnsi" w:cstheme="minorBidi"/>
              <w:b w:val="0"/>
              <w:sz w:val="22"/>
              <w:szCs w:val="22"/>
              <w:lang w:eastAsia="ru-RU"/>
            </w:rPr>
          </w:pPr>
          <w:ins w:id="233" w:author="Попова Дарья" w:date="2020-07-22T11:25:00Z">
            <w:del w:id="234" w:author="ShramkovAB" w:date="2021-03-05T14:19:00Z">
              <w:r w:rsidRPr="00E24180" w:rsidDel="00E24180">
                <w:rPr>
                  <w:rStyle w:val="a9"/>
                  <w:b w:val="0"/>
                </w:rPr>
                <w:delText>3</w:delText>
              </w:r>
              <w:r w:rsidDel="00E24180">
                <w:rPr>
                  <w:rFonts w:asciiTheme="minorHAnsi" w:eastAsiaTheme="minorEastAsia" w:hAnsiTheme="minorHAnsi" w:cstheme="minorBidi"/>
                  <w:b w:val="0"/>
                  <w:sz w:val="22"/>
                  <w:szCs w:val="22"/>
                  <w:lang w:eastAsia="ru-RU"/>
                </w:rPr>
                <w:tab/>
              </w:r>
              <w:r w:rsidRPr="00E24180" w:rsidDel="00E24180">
                <w:rPr>
                  <w:rStyle w:val="a9"/>
                  <w:b w:val="0"/>
                </w:rPr>
                <w:delText>Предпосылки успешной реализации</w:delText>
              </w:r>
              <w:r w:rsidDel="00E24180">
                <w:rPr>
                  <w:webHidden/>
                </w:rPr>
                <w:tab/>
                <w:delText>7</w:delText>
              </w:r>
            </w:del>
          </w:ins>
        </w:p>
        <w:p w14:paraId="61556B58" w14:textId="6ECEB178" w:rsidR="00CC36E9" w:rsidDel="00E24180" w:rsidRDefault="00CC36E9">
          <w:pPr>
            <w:pStyle w:val="14"/>
            <w:rPr>
              <w:ins w:id="235" w:author="Попова Дарья" w:date="2020-07-22T11:25:00Z"/>
              <w:del w:id="236" w:author="ShramkovAB" w:date="2021-03-05T14:19:00Z"/>
              <w:rFonts w:asciiTheme="minorHAnsi" w:eastAsiaTheme="minorEastAsia" w:hAnsiTheme="minorHAnsi" w:cstheme="minorBidi"/>
              <w:b w:val="0"/>
              <w:sz w:val="22"/>
              <w:szCs w:val="22"/>
              <w:lang w:eastAsia="ru-RU"/>
            </w:rPr>
          </w:pPr>
          <w:ins w:id="237" w:author="Попова Дарья" w:date="2020-07-22T11:25:00Z">
            <w:del w:id="238" w:author="ShramkovAB" w:date="2021-03-05T14:19:00Z">
              <w:r w:rsidRPr="00E24180" w:rsidDel="00E24180">
                <w:rPr>
                  <w:rStyle w:val="a9"/>
                  <w:rFonts w:eastAsia="Calibri"/>
                  <w:b w:val="0"/>
                </w:rPr>
                <w:delText>4</w:delText>
              </w:r>
              <w:r w:rsidDel="00E24180">
                <w:rPr>
                  <w:rFonts w:asciiTheme="minorHAnsi" w:eastAsiaTheme="minorEastAsia" w:hAnsiTheme="minorHAnsi" w:cstheme="minorBidi"/>
                  <w:b w:val="0"/>
                  <w:sz w:val="22"/>
                  <w:szCs w:val="22"/>
                  <w:lang w:eastAsia="ru-RU"/>
                </w:rPr>
                <w:tab/>
              </w:r>
              <w:r w:rsidRPr="00E24180" w:rsidDel="00E24180">
                <w:rPr>
                  <w:rStyle w:val="a9"/>
                  <w:rFonts w:eastAsia="Calibri"/>
                  <w:b w:val="0"/>
                </w:rPr>
                <w:delText>Бизнес-требования</w:delText>
              </w:r>
              <w:r w:rsidDel="00E24180">
                <w:rPr>
                  <w:webHidden/>
                </w:rPr>
                <w:tab/>
                <w:delText>9</w:delText>
              </w:r>
            </w:del>
          </w:ins>
        </w:p>
        <w:p w14:paraId="2503FF83" w14:textId="7B96CF4C" w:rsidR="00CC36E9" w:rsidDel="00E24180" w:rsidRDefault="00CC36E9">
          <w:pPr>
            <w:pStyle w:val="14"/>
            <w:rPr>
              <w:ins w:id="239" w:author="Попова Дарья" w:date="2020-07-22T11:25:00Z"/>
              <w:del w:id="240" w:author="ShramkovAB" w:date="2021-03-05T14:19:00Z"/>
              <w:rFonts w:asciiTheme="minorHAnsi" w:eastAsiaTheme="minorEastAsia" w:hAnsiTheme="minorHAnsi" w:cstheme="minorBidi"/>
              <w:b w:val="0"/>
              <w:sz w:val="22"/>
              <w:szCs w:val="22"/>
              <w:lang w:eastAsia="ru-RU"/>
            </w:rPr>
          </w:pPr>
          <w:ins w:id="241" w:author="Попова Дарья" w:date="2020-07-22T11:25:00Z">
            <w:del w:id="242" w:author="ShramkovAB" w:date="2021-03-05T14:19:00Z">
              <w:r w:rsidRPr="00E24180" w:rsidDel="00E24180">
                <w:rPr>
                  <w:rStyle w:val="a9"/>
                  <w:rFonts w:eastAsia="Calibri"/>
                  <w:b w:val="0"/>
                </w:rPr>
                <w:delText>5</w:delText>
              </w:r>
              <w:r w:rsidDel="00E24180">
                <w:rPr>
                  <w:rFonts w:asciiTheme="minorHAnsi" w:eastAsiaTheme="minorEastAsia" w:hAnsiTheme="minorHAnsi" w:cstheme="minorBidi"/>
                  <w:b w:val="0"/>
                  <w:sz w:val="22"/>
                  <w:szCs w:val="22"/>
                  <w:lang w:eastAsia="ru-RU"/>
                </w:rPr>
                <w:tab/>
              </w:r>
              <w:r w:rsidRPr="00E24180" w:rsidDel="00E24180">
                <w:rPr>
                  <w:rStyle w:val="a9"/>
                  <w:rFonts w:eastAsia="Calibri"/>
                  <w:b w:val="0"/>
                </w:rPr>
                <w:delText>Реализация бизнес-процессов</w:delText>
              </w:r>
              <w:r w:rsidDel="00E24180">
                <w:rPr>
                  <w:webHidden/>
                </w:rPr>
                <w:tab/>
                <w:delText>9</w:delText>
              </w:r>
            </w:del>
          </w:ins>
        </w:p>
        <w:p w14:paraId="256E17B0" w14:textId="5007D88E" w:rsidR="00CC36E9" w:rsidDel="00E24180" w:rsidRDefault="00CC36E9">
          <w:pPr>
            <w:pStyle w:val="24"/>
            <w:tabs>
              <w:tab w:val="left" w:pos="1320"/>
            </w:tabs>
            <w:rPr>
              <w:ins w:id="243" w:author="Попова Дарья" w:date="2020-07-22T11:25:00Z"/>
              <w:del w:id="244" w:author="ShramkovAB" w:date="2021-03-05T14:19:00Z"/>
              <w:rFonts w:eastAsiaTheme="minorEastAsia" w:cstheme="minorBidi"/>
              <w:b w:val="0"/>
              <w:noProof/>
              <w:lang w:eastAsia="ru-RU"/>
            </w:rPr>
          </w:pPr>
          <w:ins w:id="245" w:author="Попова Дарья" w:date="2020-07-22T11:25:00Z">
            <w:del w:id="246" w:author="ShramkovAB" w:date="2021-03-05T14:19:00Z">
              <w:r w:rsidRPr="00E24180" w:rsidDel="00E24180">
                <w:rPr>
                  <w:rStyle w:val="a9"/>
                  <w:rFonts w:eastAsiaTheme="majorEastAsia" w:cs="Arial"/>
                  <w:b w:val="0"/>
                  <w:noProof/>
                </w:rPr>
                <w:delText>5.1</w:delText>
              </w:r>
              <w:r w:rsidDel="00E24180">
                <w:rPr>
                  <w:rFonts w:eastAsiaTheme="minorEastAsia" w:cstheme="minorBidi"/>
                  <w:b w:val="0"/>
                  <w:noProof/>
                  <w:lang w:eastAsia="ru-RU"/>
                </w:rPr>
                <w:tab/>
              </w:r>
              <w:r w:rsidRPr="00E24180" w:rsidDel="00E24180">
                <w:rPr>
                  <w:rStyle w:val="a9"/>
                  <w:rFonts w:eastAsiaTheme="majorEastAsia" w:cs="Arial"/>
                  <w:b w:val="0"/>
                  <w:noProof/>
                </w:rPr>
                <w:delText>Описание бизнес-процессов</w:delText>
              </w:r>
              <w:r w:rsidDel="00E24180">
                <w:rPr>
                  <w:noProof/>
                  <w:webHidden/>
                </w:rPr>
                <w:tab/>
                <w:delText>9</w:delText>
              </w:r>
            </w:del>
          </w:ins>
        </w:p>
        <w:p w14:paraId="0B8F7F47" w14:textId="2E1B250B" w:rsidR="00CC36E9" w:rsidDel="00E24180" w:rsidRDefault="00CC36E9">
          <w:pPr>
            <w:pStyle w:val="33"/>
            <w:rPr>
              <w:ins w:id="247" w:author="Попова Дарья" w:date="2020-07-22T11:25:00Z"/>
              <w:del w:id="248" w:author="ShramkovAB" w:date="2021-03-05T14:19:00Z"/>
              <w:rFonts w:asciiTheme="minorHAnsi" w:eastAsiaTheme="minorEastAsia" w:hAnsiTheme="minorHAnsi" w:cstheme="minorBidi"/>
              <w:sz w:val="22"/>
              <w:szCs w:val="22"/>
              <w:lang w:eastAsia="ru-RU"/>
            </w:rPr>
          </w:pPr>
          <w:ins w:id="249" w:author="Попова Дарья" w:date="2020-07-22T11:25:00Z">
            <w:del w:id="250" w:author="ShramkovAB" w:date="2021-03-05T14:19:00Z">
              <w:r w:rsidRPr="00E24180" w:rsidDel="00E24180">
                <w:rPr>
                  <w:rStyle w:val="a9"/>
                </w:rPr>
                <w:delText>5.1.1</w:delText>
              </w:r>
              <w:r w:rsidDel="00E24180">
                <w:rPr>
                  <w:rFonts w:asciiTheme="minorHAnsi" w:eastAsiaTheme="minorEastAsia" w:hAnsiTheme="minorHAnsi" w:cstheme="minorBidi"/>
                  <w:sz w:val="22"/>
                  <w:szCs w:val="22"/>
                  <w:lang w:eastAsia="ru-RU"/>
                </w:rPr>
                <w:tab/>
              </w:r>
              <w:r w:rsidRPr="00E24180" w:rsidDel="00E24180">
                <w:rPr>
                  <w:rStyle w:val="a9"/>
                </w:rPr>
                <w:delText>Описание бизнес-процесса ПП-07.02.03.01-ERP Годовое планирование воздействий на ПА</w:delText>
              </w:r>
              <w:r w:rsidDel="00E24180">
                <w:rPr>
                  <w:webHidden/>
                </w:rPr>
                <w:tab/>
                <w:delText>9</w:delText>
              </w:r>
            </w:del>
          </w:ins>
        </w:p>
        <w:p w14:paraId="1B126D15" w14:textId="2233D451" w:rsidR="00CC36E9" w:rsidDel="00E24180" w:rsidRDefault="00CC36E9">
          <w:pPr>
            <w:pStyle w:val="33"/>
            <w:rPr>
              <w:ins w:id="251" w:author="Попова Дарья" w:date="2020-07-22T11:25:00Z"/>
              <w:del w:id="252" w:author="ShramkovAB" w:date="2021-03-05T14:19:00Z"/>
              <w:rFonts w:asciiTheme="minorHAnsi" w:eastAsiaTheme="minorEastAsia" w:hAnsiTheme="minorHAnsi" w:cstheme="minorBidi"/>
              <w:sz w:val="22"/>
              <w:szCs w:val="22"/>
              <w:lang w:eastAsia="ru-RU"/>
            </w:rPr>
          </w:pPr>
          <w:ins w:id="253" w:author="Попова Дарья" w:date="2020-07-22T11:25:00Z">
            <w:del w:id="254" w:author="ShramkovAB" w:date="2021-03-05T14:19:00Z">
              <w:r w:rsidRPr="00E24180" w:rsidDel="00E24180">
                <w:rPr>
                  <w:rStyle w:val="a9"/>
                </w:rPr>
                <w:delText>5.1.2</w:delText>
              </w:r>
              <w:r w:rsidDel="00E24180">
                <w:rPr>
                  <w:rFonts w:asciiTheme="minorHAnsi" w:eastAsiaTheme="minorEastAsia" w:hAnsiTheme="minorHAnsi" w:cstheme="minorBidi"/>
                  <w:sz w:val="22"/>
                  <w:szCs w:val="22"/>
                  <w:lang w:eastAsia="ru-RU"/>
                </w:rPr>
                <w:tab/>
              </w:r>
              <w:r w:rsidRPr="00E24180" w:rsidDel="00E24180">
                <w:rPr>
                  <w:rStyle w:val="a9"/>
                </w:rPr>
                <w:delText>Описание бизнес-процесса ПП-07.02.03.03-ERP Определение стоимости работ</w:delText>
              </w:r>
              <w:r w:rsidDel="00E24180">
                <w:rPr>
                  <w:webHidden/>
                </w:rPr>
                <w:tab/>
                <w:delText>16</w:delText>
              </w:r>
            </w:del>
          </w:ins>
        </w:p>
        <w:p w14:paraId="2CEF9180" w14:textId="209E9FA0" w:rsidR="00CC36E9" w:rsidDel="00E24180" w:rsidRDefault="00CC36E9">
          <w:pPr>
            <w:pStyle w:val="24"/>
            <w:tabs>
              <w:tab w:val="left" w:pos="1320"/>
            </w:tabs>
            <w:rPr>
              <w:ins w:id="255" w:author="Попова Дарья" w:date="2020-07-22T11:25:00Z"/>
              <w:del w:id="256" w:author="ShramkovAB" w:date="2021-03-05T14:19:00Z"/>
              <w:rFonts w:eastAsiaTheme="minorEastAsia" w:cstheme="minorBidi"/>
              <w:b w:val="0"/>
              <w:noProof/>
              <w:lang w:eastAsia="ru-RU"/>
            </w:rPr>
          </w:pPr>
          <w:ins w:id="257" w:author="Попова Дарья" w:date="2020-07-22T11:25:00Z">
            <w:del w:id="258" w:author="ShramkovAB" w:date="2021-03-05T14:19:00Z">
              <w:r w:rsidRPr="00E24180" w:rsidDel="00E24180">
                <w:rPr>
                  <w:rStyle w:val="a9"/>
                  <w:rFonts w:eastAsiaTheme="majorEastAsia" w:cs="Arial"/>
                  <w:b w:val="0"/>
                  <w:noProof/>
                </w:rPr>
                <w:delText>5.2</w:delText>
              </w:r>
              <w:r w:rsidDel="00E24180">
                <w:rPr>
                  <w:rFonts w:eastAsiaTheme="minorEastAsia" w:cstheme="minorBidi"/>
                  <w:b w:val="0"/>
                  <w:noProof/>
                  <w:lang w:eastAsia="ru-RU"/>
                </w:rPr>
                <w:tab/>
              </w:r>
              <w:r w:rsidRPr="00E24180" w:rsidDel="00E24180">
                <w:rPr>
                  <w:rStyle w:val="a9"/>
                  <w:rFonts w:eastAsiaTheme="majorEastAsia" w:cs="Arial"/>
                  <w:b w:val="0"/>
                  <w:noProof/>
                </w:rPr>
                <w:delText>Описание шагов бизнес-процессов</w:delText>
              </w:r>
              <w:r w:rsidDel="00E24180">
                <w:rPr>
                  <w:noProof/>
                  <w:webHidden/>
                </w:rPr>
                <w:tab/>
                <w:delText>18</w:delText>
              </w:r>
            </w:del>
          </w:ins>
        </w:p>
        <w:p w14:paraId="7DADB14A" w14:textId="740629CF" w:rsidR="00CC36E9" w:rsidDel="00E24180" w:rsidRDefault="00CC36E9">
          <w:pPr>
            <w:pStyle w:val="33"/>
            <w:rPr>
              <w:ins w:id="259" w:author="Попова Дарья" w:date="2020-07-22T11:25:00Z"/>
              <w:del w:id="260" w:author="ShramkovAB" w:date="2021-03-05T14:19:00Z"/>
              <w:rFonts w:asciiTheme="minorHAnsi" w:eastAsiaTheme="minorEastAsia" w:hAnsiTheme="minorHAnsi" w:cstheme="minorBidi"/>
              <w:sz w:val="22"/>
              <w:szCs w:val="22"/>
              <w:lang w:eastAsia="ru-RU"/>
            </w:rPr>
          </w:pPr>
          <w:ins w:id="261" w:author="Попова Дарья" w:date="2020-07-22T11:25:00Z">
            <w:del w:id="262" w:author="ShramkovAB" w:date="2021-03-05T14:19:00Z">
              <w:r w:rsidRPr="00E24180" w:rsidDel="00E24180">
                <w:rPr>
                  <w:rStyle w:val="a9"/>
                </w:rPr>
                <w:delText>5.2.1</w:delText>
              </w:r>
              <w:r w:rsidDel="00E24180">
                <w:rPr>
                  <w:rFonts w:asciiTheme="minorHAnsi" w:eastAsiaTheme="minorEastAsia" w:hAnsiTheme="minorHAnsi" w:cstheme="minorBidi"/>
                  <w:sz w:val="22"/>
                  <w:szCs w:val="22"/>
                  <w:lang w:eastAsia="ru-RU"/>
                </w:rPr>
                <w:tab/>
              </w:r>
              <w:r w:rsidRPr="00E24180" w:rsidDel="00E24180">
                <w:rPr>
                  <w:rStyle w:val="a9"/>
                </w:rPr>
                <w:delText>Описание шагов бизнес-процесса ПП-07.02.03.01-ERP Годовое планирование воздействий на ПА</w:delText>
              </w:r>
              <w:r w:rsidDel="00E24180">
                <w:rPr>
                  <w:webHidden/>
                </w:rPr>
                <w:tab/>
                <w:delText>18</w:delText>
              </w:r>
            </w:del>
          </w:ins>
        </w:p>
        <w:p w14:paraId="0B776344" w14:textId="3296B6B8" w:rsidR="00CC36E9" w:rsidDel="00E24180" w:rsidRDefault="00CC36E9">
          <w:pPr>
            <w:pStyle w:val="33"/>
            <w:rPr>
              <w:ins w:id="263" w:author="Попова Дарья" w:date="2020-07-22T11:25:00Z"/>
              <w:del w:id="264" w:author="ShramkovAB" w:date="2021-03-05T14:19:00Z"/>
              <w:rFonts w:asciiTheme="minorHAnsi" w:eastAsiaTheme="minorEastAsia" w:hAnsiTheme="minorHAnsi" w:cstheme="minorBidi"/>
              <w:sz w:val="22"/>
              <w:szCs w:val="22"/>
              <w:lang w:eastAsia="ru-RU"/>
            </w:rPr>
          </w:pPr>
          <w:ins w:id="265" w:author="Попова Дарья" w:date="2020-07-22T11:25:00Z">
            <w:del w:id="266" w:author="ShramkovAB" w:date="2021-03-05T14:19:00Z">
              <w:r w:rsidRPr="00E24180" w:rsidDel="00E24180">
                <w:rPr>
                  <w:rStyle w:val="a9"/>
                </w:rPr>
                <w:delText>5.2.2</w:delText>
              </w:r>
              <w:r w:rsidDel="00E24180">
                <w:rPr>
                  <w:rFonts w:asciiTheme="minorHAnsi" w:eastAsiaTheme="minorEastAsia" w:hAnsiTheme="minorHAnsi" w:cstheme="minorBidi"/>
                  <w:sz w:val="22"/>
                  <w:szCs w:val="22"/>
                  <w:lang w:eastAsia="ru-RU"/>
                </w:rPr>
                <w:tab/>
              </w:r>
              <w:r w:rsidRPr="00E24180" w:rsidDel="00E24180">
                <w:rPr>
                  <w:rStyle w:val="a9"/>
                </w:rPr>
                <w:delText>Описание шагов бизнес-процесса ПП-07.02.03.03-ERP Определение стоимости работ</w:delText>
              </w:r>
              <w:r w:rsidDel="00E24180">
                <w:rPr>
                  <w:webHidden/>
                </w:rPr>
                <w:tab/>
              </w:r>
            </w:del>
          </w:ins>
          <w:ins w:id="267" w:author="Попова Дарья" w:date="2020-07-22T11:26:00Z">
            <w:del w:id="268" w:author="ShramkovAB" w:date="2021-03-05T14:19:00Z">
              <w:r w:rsidDel="00E24180">
                <w:rPr>
                  <w:webHidden/>
                </w:rPr>
                <w:tab/>
              </w:r>
              <w:r w:rsidDel="00E24180">
                <w:rPr>
                  <w:webHidden/>
                </w:rPr>
                <w:tab/>
              </w:r>
            </w:del>
          </w:ins>
          <w:ins w:id="269" w:author="Попова Дарья" w:date="2020-07-22T11:25:00Z">
            <w:del w:id="270" w:author="ShramkovAB" w:date="2021-03-05T14:19:00Z">
              <w:r w:rsidDel="00E24180">
                <w:rPr>
                  <w:webHidden/>
                </w:rPr>
                <w:delText>56</w:delText>
              </w:r>
            </w:del>
          </w:ins>
        </w:p>
        <w:p w14:paraId="7E27D315" w14:textId="5FF81384" w:rsidR="00CC36E9" w:rsidDel="00E24180" w:rsidRDefault="00CC36E9">
          <w:pPr>
            <w:pStyle w:val="24"/>
            <w:tabs>
              <w:tab w:val="left" w:pos="1320"/>
            </w:tabs>
            <w:rPr>
              <w:ins w:id="271" w:author="Попова Дарья" w:date="2020-07-22T11:25:00Z"/>
              <w:del w:id="272" w:author="ShramkovAB" w:date="2021-03-05T14:19:00Z"/>
              <w:rFonts w:eastAsiaTheme="minorEastAsia" w:cstheme="minorBidi"/>
              <w:b w:val="0"/>
              <w:noProof/>
              <w:lang w:eastAsia="ru-RU"/>
            </w:rPr>
          </w:pPr>
          <w:ins w:id="273" w:author="Попова Дарья" w:date="2020-07-22T11:25:00Z">
            <w:del w:id="274" w:author="ShramkovAB" w:date="2021-03-05T14:19:00Z">
              <w:r w:rsidRPr="00E24180" w:rsidDel="00E24180">
                <w:rPr>
                  <w:rStyle w:val="a9"/>
                  <w:rFonts w:eastAsiaTheme="majorEastAsia" w:cs="Arial"/>
                  <w:b w:val="0"/>
                  <w:noProof/>
                </w:rPr>
                <w:delText>5.3</w:delText>
              </w:r>
              <w:r w:rsidDel="00E24180">
                <w:rPr>
                  <w:rFonts w:eastAsiaTheme="minorEastAsia" w:cstheme="minorBidi"/>
                  <w:b w:val="0"/>
                  <w:noProof/>
                  <w:lang w:eastAsia="ru-RU"/>
                </w:rPr>
                <w:tab/>
              </w:r>
              <w:r w:rsidRPr="00E24180" w:rsidDel="00E24180">
                <w:rPr>
                  <w:rStyle w:val="a9"/>
                  <w:rFonts w:eastAsiaTheme="majorEastAsia" w:cs="Arial"/>
                  <w:b w:val="0"/>
                  <w:noProof/>
                </w:rPr>
                <w:delText>Роли и полномочия</w:delText>
              </w:r>
              <w:r w:rsidDel="00E24180">
                <w:rPr>
                  <w:noProof/>
                  <w:webHidden/>
                </w:rPr>
                <w:tab/>
                <w:delText>60</w:delText>
              </w:r>
            </w:del>
          </w:ins>
        </w:p>
        <w:p w14:paraId="58D9D359" w14:textId="08D8338D" w:rsidR="00CC36E9" w:rsidDel="00E24180" w:rsidRDefault="00CC36E9">
          <w:pPr>
            <w:pStyle w:val="24"/>
            <w:tabs>
              <w:tab w:val="left" w:pos="1320"/>
            </w:tabs>
            <w:rPr>
              <w:ins w:id="275" w:author="Попова Дарья" w:date="2020-07-22T11:25:00Z"/>
              <w:del w:id="276" w:author="ShramkovAB" w:date="2021-03-05T14:19:00Z"/>
              <w:rFonts w:eastAsiaTheme="minorEastAsia" w:cstheme="minorBidi"/>
              <w:b w:val="0"/>
              <w:noProof/>
              <w:lang w:eastAsia="ru-RU"/>
            </w:rPr>
          </w:pPr>
          <w:ins w:id="277" w:author="Попова Дарья" w:date="2020-07-22T11:25:00Z">
            <w:del w:id="278" w:author="ShramkovAB" w:date="2021-03-05T14:19:00Z">
              <w:r w:rsidRPr="00E24180" w:rsidDel="00E24180">
                <w:rPr>
                  <w:rStyle w:val="a9"/>
                  <w:rFonts w:eastAsiaTheme="majorEastAsia" w:cs="Arial"/>
                  <w:b w:val="0"/>
                  <w:noProof/>
                </w:rPr>
                <w:delText>5.4</w:delText>
              </w:r>
              <w:r w:rsidDel="00E24180">
                <w:rPr>
                  <w:rFonts w:eastAsiaTheme="minorEastAsia" w:cstheme="minorBidi"/>
                  <w:b w:val="0"/>
                  <w:noProof/>
                  <w:lang w:eastAsia="ru-RU"/>
                </w:rPr>
                <w:tab/>
              </w:r>
              <w:r w:rsidRPr="00E24180" w:rsidDel="00E24180">
                <w:rPr>
                  <w:rStyle w:val="a9"/>
                  <w:rFonts w:eastAsiaTheme="majorEastAsia" w:cs="Arial"/>
                  <w:b w:val="0"/>
                  <w:noProof/>
                </w:rPr>
                <w:delText>Риски и контрольные процедуры</w:delText>
              </w:r>
              <w:r w:rsidDel="00E24180">
                <w:rPr>
                  <w:noProof/>
                  <w:webHidden/>
                </w:rPr>
                <w:tab/>
                <w:delText>62</w:delText>
              </w:r>
            </w:del>
          </w:ins>
        </w:p>
        <w:p w14:paraId="378DEDF3" w14:textId="70184EAC" w:rsidR="00CC36E9" w:rsidDel="00E24180" w:rsidRDefault="00CC36E9">
          <w:pPr>
            <w:pStyle w:val="33"/>
            <w:rPr>
              <w:ins w:id="279" w:author="Попова Дарья" w:date="2020-07-22T11:25:00Z"/>
              <w:del w:id="280" w:author="ShramkovAB" w:date="2021-03-05T14:19:00Z"/>
              <w:rFonts w:asciiTheme="minorHAnsi" w:eastAsiaTheme="minorEastAsia" w:hAnsiTheme="minorHAnsi" w:cstheme="minorBidi"/>
              <w:sz w:val="22"/>
              <w:szCs w:val="22"/>
              <w:lang w:eastAsia="ru-RU"/>
            </w:rPr>
          </w:pPr>
          <w:ins w:id="281" w:author="Попова Дарья" w:date="2020-07-22T11:25:00Z">
            <w:del w:id="282" w:author="ShramkovAB" w:date="2021-03-05T14:19:00Z">
              <w:r w:rsidRPr="00E24180" w:rsidDel="00E24180">
                <w:rPr>
                  <w:rStyle w:val="a9"/>
                </w:rPr>
                <w:delText>5.4.1</w:delText>
              </w:r>
              <w:r w:rsidDel="00E24180">
                <w:rPr>
                  <w:rFonts w:asciiTheme="minorHAnsi" w:eastAsiaTheme="minorEastAsia" w:hAnsiTheme="minorHAnsi" w:cstheme="minorBidi"/>
                  <w:sz w:val="22"/>
                  <w:szCs w:val="22"/>
                  <w:lang w:eastAsia="ru-RU"/>
                </w:rPr>
                <w:tab/>
              </w:r>
              <w:r w:rsidRPr="00E24180" w:rsidDel="00E24180">
                <w:rPr>
                  <w:rStyle w:val="a9"/>
                </w:rPr>
                <w:delText>Риски и контроли</w:delText>
              </w:r>
              <w:r w:rsidDel="00E24180">
                <w:rPr>
                  <w:webHidden/>
                </w:rPr>
                <w:tab/>
                <w:delText>62</w:delText>
              </w:r>
            </w:del>
          </w:ins>
        </w:p>
        <w:p w14:paraId="5AEE5D57" w14:textId="28FABBAF" w:rsidR="00CC36E9" w:rsidDel="00E24180" w:rsidRDefault="00CC36E9">
          <w:pPr>
            <w:pStyle w:val="33"/>
            <w:rPr>
              <w:ins w:id="283" w:author="Попова Дарья" w:date="2020-07-22T11:25:00Z"/>
              <w:del w:id="284" w:author="ShramkovAB" w:date="2021-03-05T14:19:00Z"/>
              <w:rFonts w:asciiTheme="minorHAnsi" w:eastAsiaTheme="minorEastAsia" w:hAnsiTheme="minorHAnsi" w:cstheme="minorBidi"/>
              <w:sz w:val="22"/>
              <w:szCs w:val="22"/>
              <w:lang w:eastAsia="ru-RU"/>
            </w:rPr>
          </w:pPr>
          <w:ins w:id="285" w:author="Попова Дарья" w:date="2020-07-22T11:25:00Z">
            <w:del w:id="286" w:author="ShramkovAB" w:date="2021-03-05T14:19:00Z">
              <w:r w:rsidRPr="00E24180" w:rsidDel="00E24180">
                <w:rPr>
                  <w:rStyle w:val="a9"/>
                </w:rPr>
                <w:delText>5.4.2</w:delText>
              </w:r>
              <w:r w:rsidDel="00E24180">
                <w:rPr>
                  <w:rFonts w:asciiTheme="minorHAnsi" w:eastAsiaTheme="minorEastAsia" w:hAnsiTheme="minorHAnsi" w:cstheme="minorBidi"/>
                  <w:sz w:val="22"/>
                  <w:szCs w:val="22"/>
                  <w:lang w:eastAsia="ru-RU"/>
                </w:rPr>
                <w:tab/>
              </w:r>
              <w:r w:rsidRPr="00E24180" w:rsidDel="00E24180">
                <w:rPr>
                  <w:rStyle w:val="a9"/>
                </w:rPr>
                <w:delText>Разделение полномочий</w:delText>
              </w:r>
              <w:r w:rsidDel="00E24180">
                <w:rPr>
                  <w:webHidden/>
                </w:rPr>
                <w:tab/>
                <w:delText>63</w:delText>
              </w:r>
            </w:del>
          </w:ins>
        </w:p>
        <w:p w14:paraId="057FB930" w14:textId="4F0E6885" w:rsidR="00CC36E9" w:rsidDel="00E24180" w:rsidRDefault="00CC36E9">
          <w:pPr>
            <w:pStyle w:val="24"/>
            <w:tabs>
              <w:tab w:val="left" w:pos="1320"/>
            </w:tabs>
            <w:rPr>
              <w:ins w:id="287" w:author="Попова Дарья" w:date="2020-07-22T11:25:00Z"/>
              <w:del w:id="288" w:author="ShramkovAB" w:date="2021-03-05T14:19:00Z"/>
              <w:rFonts w:eastAsiaTheme="minorEastAsia" w:cstheme="minorBidi"/>
              <w:b w:val="0"/>
              <w:noProof/>
              <w:lang w:eastAsia="ru-RU"/>
            </w:rPr>
          </w:pPr>
          <w:ins w:id="289" w:author="Попова Дарья" w:date="2020-07-22T11:25:00Z">
            <w:del w:id="290" w:author="ShramkovAB" w:date="2021-03-05T14:19:00Z">
              <w:r w:rsidRPr="00E24180" w:rsidDel="00E24180">
                <w:rPr>
                  <w:rStyle w:val="a9"/>
                  <w:rFonts w:eastAsiaTheme="majorEastAsia" w:cs="Arial"/>
                  <w:b w:val="0"/>
                  <w:noProof/>
                </w:rPr>
                <w:delText>5.5</w:delText>
              </w:r>
              <w:r w:rsidDel="00E24180">
                <w:rPr>
                  <w:rFonts w:eastAsiaTheme="minorEastAsia" w:cstheme="minorBidi"/>
                  <w:b w:val="0"/>
                  <w:noProof/>
                  <w:lang w:eastAsia="ru-RU"/>
                </w:rPr>
                <w:tab/>
              </w:r>
              <w:r w:rsidRPr="00E24180" w:rsidDel="00E24180">
                <w:rPr>
                  <w:rStyle w:val="a9"/>
                  <w:rFonts w:eastAsiaTheme="majorEastAsia" w:cs="Arial"/>
                  <w:b w:val="0"/>
                  <w:noProof/>
                </w:rPr>
                <w:delText>Интеграционные точки со смежными процессами</w:delText>
              </w:r>
              <w:r w:rsidDel="00E24180">
                <w:rPr>
                  <w:noProof/>
                  <w:webHidden/>
                </w:rPr>
                <w:tab/>
                <w:delText>66</w:delText>
              </w:r>
            </w:del>
          </w:ins>
        </w:p>
        <w:p w14:paraId="0FF00D1B" w14:textId="0DEC971D" w:rsidR="00CC36E9" w:rsidDel="00E24180" w:rsidRDefault="00CC36E9">
          <w:pPr>
            <w:pStyle w:val="24"/>
            <w:tabs>
              <w:tab w:val="left" w:pos="1320"/>
            </w:tabs>
            <w:rPr>
              <w:ins w:id="291" w:author="Попова Дарья" w:date="2020-07-22T11:25:00Z"/>
              <w:del w:id="292" w:author="ShramkovAB" w:date="2021-03-05T14:19:00Z"/>
              <w:rFonts w:eastAsiaTheme="minorEastAsia" w:cstheme="minorBidi"/>
              <w:b w:val="0"/>
              <w:noProof/>
              <w:lang w:eastAsia="ru-RU"/>
            </w:rPr>
          </w:pPr>
          <w:ins w:id="293" w:author="Попова Дарья" w:date="2020-07-22T11:25:00Z">
            <w:del w:id="294" w:author="ShramkovAB" w:date="2021-03-05T14:19:00Z">
              <w:r w:rsidRPr="00E24180" w:rsidDel="00E24180">
                <w:rPr>
                  <w:rStyle w:val="a9"/>
                  <w:rFonts w:eastAsiaTheme="majorEastAsia" w:cs="Arial"/>
                  <w:b w:val="0"/>
                  <w:noProof/>
                </w:rPr>
                <w:delText>5.6</w:delText>
              </w:r>
              <w:r w:rsidDel="00E24180">
                <w:rPr>
                  <w:rFonts w:eastAsiaTheme="minorEastAsia" w:cstheme="minorBidi"/>
                  <w:b w:val="0"/>
                  <w:noProof/>
                  <w:lang w:eastAsia="ru-RU"/>
                </w:rPr>
                <w:tab/>
              </w:r>
              <w:r w:rsidRPr="00E24180" w:rsidDel="00E24180">
                <w:rPr>
                  <w:rStyle w:val="a9"/>
                  <w:rFonts w:eastAsiaTheme="majorEastAsia" w:cs="Arial"/>
                  <w:b w:val="0"/>
                  <w:noProof/>
                </w:rPr>
                <w:delText>Основные данные</w:delText>
              </w:r>
              <w:r w:rsidDel="00E24180">
                <w:rPr>
                  <w:noProof/>
                  <w:webHidden/>
                </w:rPr>
                <w:tab/>
                <w:delText>70</w:delText>
              </w:r>
            </w:del>
          </w:ins>
        </w:p>
        <w:p w14:paraId="07336DCC" w14:textId="1BFC5CEB" w:rsidR="00CC36E9" w:rsidDel="00E24180" w:rsidRDefault="00CC36E9">
          <w:pPr>
            <w:pStyle w:val="24"/>
            <w:tabs>
              <w:tab w:val="left" w:pos="1320"/>
            </w:tabs>
            <w:rPr>
              <w:ins w:id="295" w:author="Попова Дарья" w:date="2020-07-22T11:25:00Z"/>
              <w:del w:id="296" w:author="ShramkovAB" w:date="2021-03-05T14:19:00Z"/>
              <w:rFonts w:eastAsiaTheme="minorEastAsia" w:cstheme="minorBidi"/>
              <w:b w:val="0"/>
              <w:noProof/>
              <w:lang w:eastAsia="ru-RU"/>
            </w:rPr>
          </w:pPr>
          <w:ins w:id="297" w:author="Попова Дарья" w:date="2020-07-22T11:25:00Z">
            <w:del w:id="298" w:author="ShramkovAB" w:date="2021-03-05T14:19:00Z">
              <w:r w:rsidRPr="00E24180" w:rsidDel="00E24180">
                <w:rPr>
                  <w:rStyle w:val="a9"/>
                  <w:rFonts w:eastAsiaTheme="majorEastAsia" w:cs="Arial"/>
                  <w:b w:val="0"/>
                  <w:noProof/>
                </w:rPr>
                <w:delText>5.7</w:delText>
              </w:r>
              <w:r w:rsidDel="00E24180">
                <w:rPr>
                  <w:rFonts w:eastAsiaTheme="minorEastAsia" w:cstheme="minorBidi"/>
                  <w:b w:val="0"/>
                  <w:noProof/>
                  <w:lang w:eastAsia="ru-RU"/>
                </w:rPr>
                <w:tab/>
              </w:r>
              <w:r w:rsidRPr="00E24180" w:rsidDel="00E24180">
                <w:rPr>
                  <w:rStyle w:val="a9"/>
                  <w:rFonts w:eastAsiaTheme="majorEastAsia" w:cs="Arial"/>
                  <w:b w:val="0"/>
                  <w:noProof/>
                </w:rPr>
                <w:delText>Транзакционные данные</w:delText>
              </w:r>
              <w:r w:rsidDel="00E24180">
                <w:rPr>
                  <w:noProof/>
                  <w:webHidden/>
                </w:rPr>
                <w:tab/>
                <w:delText>71</w:delText>
              </w:r>
            </w:del>
          </w:ins>
        </w:p>
        <w:p w14:paraId="5B07EC4C" w14:textId="7CFDF476" w:rsidR="00CC36E9" w:rsidDel="00E24180" w:rsidRDefault="00CC36E9">
          <w:pPr>
            <w:pStyle w:val="33"/>
            <w:rPr>
              <w:ins w:id="299" w:author="Попова Дарья" w:date="2020-07-22T11:25:00Z"/>
              <w:del w:id="300" w:author="ShramkovAB" w:date="2021-03-05T14:19:00Z"/>
              <w:rFonts w:asciiTheme="minorHAnsi" w:eastAsiaTheme="minorEastAsia" w:hAnsiTheme="minorHAnsi" w:cstheme="minorBidi"/>
              <w:sz w:val="22"/>
              <w:szCs w:val="22"/>
              <w:lang w:eastAsia="ru-RU"/>
            </w:rPr>
          </w:pPr>
          <w:ins w:id="301" w:author="Попова Дарья" w:date="2020-07-22T11:25:00Z">
            <w:del w:id="302" w:author="ShramkovAB" w:date="2021-03-05T14:19:00Z">
              <w:r w:rsidRPr="00E24180" w:rsidDel="00E24180">
                <w:rPr>
                  <w:rStyle w:val="a9"/>
                </w:rPr>
                <w:delText>5.7.1</w:delText>
              </w:r>
              <w:r w:rsidDel="00E24180">
                <w:rPr>
                  <w:rFonts w:asciiTheme="minorHAnsi" w:eastAsiaTheme="minorEastAsia" w:hAnsiTheme="minorHAnsi" w:cstheme="minorBidi"/>
                  <w:sz w:val="22"/>
                  <w:szCs w:val="22"/>
                  <w:lang w:eastAsia="ru-RU"/>
                </w:rPr>
                <w:tab/>
              </w:r>
              <w:r w:rsidRPr="00E24180" w:rsidDel="00E24180">
                <w:rPr>
                  <w:rStyle w:val="a9"/>
                </w:rPr>
                <w:delText>Заказы ТОРО</w:delText>
              </w:r>
              <w:r w:rsidDel="00E24180">
                <w:rPr>
                  <w:webHidden/>
                </w:rPr>
                <w:tab/>
                <w:delText>71</w:delText>
              </w:r>
            </w:del>
          </w:ins>
        </w:p>
        <w:p w14:paraId="5A00FA7F" w14:textId="04D9ADA5" w:rsidR="00CC36E9" w:rsidDel="00E24180" w:rsidRDefault="00CC36E9">
          <w:pPr>
            <w:pStyle w:val="33"/>
            <w:rPr>
              <w:ins w:id="303" w:author="Попова Дарья" w:date="2020-07-22T11:25:00Z"/>
              <w:del w:id="304" w:author="ShramkovAB" w:date="2021-03-05T14:19:00Z"/>
              <w:rFonts w:asciiTheme="minorHAnsi" w:eastAsiaTheme="minorEastAsia" w:hAnsiTheme="minorHAnsi" w:cstheme="minorBidi"/>
              <w:sz w:val="22"/>
              <w:szCs w:val="22"/>
              <w:lang w:eastAsia="ru-RU"/>
            </w:rPr>
          </w:pPr>
          <w:ins w:id="305" w:author="Попова Дарья" w:date="2020-07-22T11:25:00Z">
            <w:del w:id="306" w:author="ShramkovAB" w:date="2021-03-05T14:19:00Z">
              <w:r w:rsidRPr="00E24180" w:rsidDel="00E24180">
                <w:rPr>
                  <w:rStyle w:val="a9"/>
                </w:rPr>
                <w:delText>5.7.2</w:delText>
              </w:r>
              <w:r w:rsidDel="00E24180">
                <w:rPr>
                  <w:rFonts w:asciiTheme="minorHAnsi" w:eastAsiaTheme="minorEastAsia" w:hAnsiTheme="minorHAnsi" w:cstheme="minorBidi"/>
                  <w:sz w:val="22"/>
                  <w:szCs w:val="22"/>
                  <w:lang w:eastAsia="ru-RU"/>
                </w:rPr>
                <w:tab/>
              </w:r>
              <w:r w:rsidRPr="00E24180" w:rsidDel="00E24180">
                <w:rPr>
                  <w:rStyle w:val="a9"/>
                </w:rPr>
                <w:delText>Планы ТОРО</w:delText>
              </w:r>
              <w:r w:rsidDel="00E24180">
                <w:rPr>
                  <w:webHidden/>
                </w:rPr>
                <w:tab/>
                <w:delText>86</w:delText>
              </w:r>
            </w:del>
          </w:ins>
        </w:p>
        <w:p w14:paraId="7296C0A3" w14:textId="21F4208C" w:rsidR="00CC36E9" w:rsidDel="00E24180" w:rsidRDefault="00CC36E9">
          <w:pPr>
            <w:pStyle w:val="33"/>
            <w:rPr>
              <w:ins w:id="307" w:author="Попова Дарья" w:date="2020-07-22T11:25:00Z"/>
              <w:del w:id="308" w:author="ShramkovAB" w:date="2021-03-05T14:19:00Z"/>
              <w:rFonts w:asciiTheme="minorHAnsi" w:eastAsiaTheme="minorEastAsia" w:hAnsiTheme="minorHAnsi" w:cstheme="minorBidi"/>
              <w:sz w:val="22"/>
              <w:szCs w:val="22"/>
              <w:lang w:eastAsia="ru-RU"/>
            </w:rPr>
          </w:pPr>
          <w:ins w:id="309" w:author="Попова Дарья" w:date="2020-07-22T11:25:00Z">
            <w:del w:id="310" w:author="ShramkovAB" w:date="2021-03-05T14:19:00Z">
              <w:r w:rsidRPr="00E24180" w:rsidDel="00E24180">
                <w:rPr>
                  <w:rStyle w:val="a9"/>
                </w:rPr>
                <w:delText>5.7.3</w:delText>
              </w:r>
              <w:r w:rsidDel="00E24180">
                <w:rPr>
                  <w:rFonts w:asciiTheme="minorHAnsi" w:eastAsiaTheme="minorEastAsia" w:hAnsiTheme="minorHAnsi" w:cstheme="minorBidi"/>
                  <w:sz w:val="22"/>
                  <w:szCs w:val="22"/>
                  <w:lang w:eastAsia="ru-RU"/>
                </w:rPr>
                <w:tab/>
              </w:r>
              <w:r w:rsidRPr="00E24180" w:rsidDel="00E24180">
                <w:rPr>
                  <w:rStyle w:val="a9"/>
                </w:rPr>
                <w:delText>Сетевые графики</w:delText>
              </w:r>
              <w:r w:rsidDel="00E24180">
                <w:rPr>
                  <w:webHidden/>
                </w:rPr>
                <w:tab/>
                <w:delText>91</w:delText>
              </w:r>
            </w:del>
          </w:ins>
        </w:p>
        <w:p w14:paraId="1C6919A3" w14:textId="18407F56" w:rsidR="00CC36E9" w:rsidDel="00E24180" w:rsidRDefault="00CC36E9">
          <w:pPr>
            <w:pStyle w:val="24"/>
            <w:tabs>
              <w:tab w:val="left" w:pos="1320"/>
            </w:tabs>
            <w:rPr>
              <w:ins w:id="311" w:author="Попова Дарья" w:date="2020-07-22T11:25:00Z"/>
              <w:del w:id="312" w:author="ShramkovAB" w:date="2021-03-05T14:19:00Z"/>
              <w:rFonts w:eastAsiaTheme="minorEastAsia" w:cstheme="minorBidi"/>
              <w:b w:val="0"/>
              <w:noProof/>
              <w:lang w:eastAsia="ru-RU"/>
            </w:rPr>
          </w:pPr>
          <w:ins w:id="313" w:author="Попова Дарья" w:date="2020-07-22T11:25:00Z">
            <w:del w:id="314" w:author="ShramkovAB" w:date="2021-03-05T14:19:00Z">
              <w:r w:rsidRPr="00E24180" w:rsidDel="00E24180">
                <w:rPr>
                  <w:rStyle w:val="a9"/>
                  <w:rFonts w:eastAsiaTheme="majorEastAsia" w:cs="Arial"/>
                  <w:b w:val="0"/>
                  <w:noProof/>
                </w:rPr>
                <w:delText>5.8</w:delText>
              </w:r>
              <w:r w:rsidDel="00E24180">
                <w:rPr>
                  <w:rFonts w:eastAsiaTheme="minorEastAsia" w:cstheme="minorBidi"/>
                  <w:b w:val="0"/>
                  <w:noProof/>
                  <w:lang w:eastAsia="ru-RU"/>
                </w:rPr>
                <w:tab/>
              </w:r>
              <w:r w:rsidRPr="00E24180" w:rsidDel="00E24180">
                <w:rPr>
                  <w:rStyle w:val="a9"/>
                  <w:rFonts w:eastAsiaTheme="majorEastAsia" w:cs="Arial"/>
                  <w:b w:val="0"/>
                  <w:noProof/>
                </w:rPr>
                <w:delText>Отчетность и выходные формы</w:delText>
              </w:r>
              <w:r w:rsidDel="00E24180">
                <w:rPr>
                  <w:noProof/>
                  <w:webHidden/>
                </w:rPr>
                <w:tab/>
                <w:delText>92</w:delText>
              </w:r>
            </w:del>
          </w:ins>
        </w:p>
        <w:p w14:paraId="070955C4" w14:textId="77E57A6C" w:rsidR="00CC36E9" w:rsidDel="00E24180" w:rsidRDefault="00CC36E9">
          <w:pPr>
            <w:pStyle w:val="24"/>
            <w:tabs>
              <w:tab w:val="left" w:pos="1320"/>
            </w:tabs>
            <w:rPr>
              <w:ins w:id="315" w:author="Попова Дарья" w:date="2020-07-22T11:25:00Z"/>
              <w:del w:id="316" w:author="ShramkovAB" w:date="2021-03-05T14:19:00Z"/>
              <w:rFonts w:eastAsiaTheme="minorEastAsia" w:cstheme="minorBidi"/>
              <w:b w:val="0"/>
              <w:noProof/>
              <w:lang w:eastAsia="ru-RU"/>
            </w:rPr>
          </w:pPr>
          <w:ins w:id="317" w:author="Попова Дарья" w:date="2020-07-22T11:25:00Z">
            <w:del w:id="318" w:author="ShramkovAB" w:date="2021-03-05T14:19:00Z">
              <w:r w:rsidRPr="00E24180" w:rsidDel="00E24180">
                <w:rPr>
                  <w:rStyle w:val="a9"/>
                  <w:rFonts w:eastAsiaTheme="majorEastAsia"/>
                  <w:b w:val="0"/>
                  <w:noProof/>
                </w:rPr>
                <w:delText>5.9</w:delText>
              </w:r>
              <w:r w:rsidDel="00E24180">
                <w:rPr>
                  <w:rFonts w:eastAsiaTheme="minorEastAsia" w:cstheme="minorBidi"/>
                  <w:b w:val="0"/>
                  <w:noProof/>
                  <w:lang w:eastAsia="ru-RU"/>
                </w:rPr>
                <w:tab/>
              </w:r>
              <w:r w:rsidRPr="00E24180" w:rsidDel="00E24180">
                <w:rPr>
                  <w:rStyle w:val="a9"/>
                  <w:rFonts w:eastAsiaTheme="majorEastAsia" w:cs="Arial"/>
                  <w:b w:val="0"/>
                  <w:noProof/>
                </w:rPr>
                <w:delText>Перечень доработок, Разработок и интеграция (интерфейсы)</w:delText>
              </w:r>
              <w:r w:rsidDel="00E24180">
                <w:rPr>
                  <w:noProof/>
                  <w:webHidden/>
                </w:rPr>
                <w:tab/>
                <w:delText>94</w:delText>
              </w:r>
            </w:del>
          </w:ins>
        </w:p>
        <w:p w14:paraId="0C2BE1A0" w14:textId="6474F33F" w:rsidR="00CC36E9" w:rsidDel="00E24180" w:rsidRDefault="00CC36E9">
          <w:pPr>
            <w:pStyle w:val="24"/>
            <w:tabs>
              <w:tab w:val="left" w:pos="1680"/>
            </w:tabs>
            <w:rPr>
              <w:ins w:id="319" w:author="Попова Дарья" w:date="2020-07-22T11:25:00Z"/>
              <w:del w:id="320" w:author="ShramkovAB" w:date="2021-03-05T14:19:00Z"/>
              <w:rFonts w:eastAsiaTheme="minorEastAsia" w:cstheme="minorBidi"/>
              <w:b w:val="0"/>
              <w:noProof/>
              <w:lang w:eastAsia="ru-RU"/>
            </w:rPr>
          </w:pPr>
          <w:ins w:id="321" w:author="Попова Дарья" w:date="2020-07-22T11:25:00Z">
            <w:del w:id="322" w:author="ShramkovAB" w:date="2021-03-05T14:19:00Z">
              <w:r w:rsidRPr="00E24180" w:rsidDel="00E24180">
                <w:rPr>
                  <w:rStyle w:val="a9"/>
                  <w:rFonts w:eastAsiaTheme="majorEastAsia" w:cs="Arial"/>
                  <w:b w:val="0"/>
                  <w:noProof/>
                </w:rPr>
                <w:delText>5.10</w:delText>
              </w:r>
              <w:r w:rsidDel="00E24180">
                <w:rPr>
                  <w:rFonts w:eastAsiaTheme="minorEastAsia" w:cstheme="minorBidi"/>
                  <w:b w:val="0"/>
                  <w:noProof/>
                  <w:lang w:eastAsia="ru-RU"/>
                </w:rPr>
                <w:tab/>
              </w:r>
              <w:r w:rsidRPr="00E24180" w:rsidDel="00E24180">
                <w:rPr>
                  <w:rStyle w:val="a9"/>
                  <w:rFonts w:eastAsiaTheme="majorEastAsia" w:cs="Arial"/>
                  <w:b w:val="0"/>
                  <w:noProof/>
                </w:rPr>
                <w:delText>Особенности технической реализации</w:delText>
              </w:r>
              <w:r w:rsidDel="00E24180">
                <w:rPr>
                  <w:noProof/>
                  <w:webHidden/>
                </w:rPr>
                <w:tab/>
                <w:delText>97</w:delText>
              </w:r>
            </w:del>
          </w:ins>
        </w:p>
        <w:p w14:paraId="0A7B6B0E" w14:textId="5BB1371A" w:rsidR="00CC36E9" w:rsidDel="00E24180" w:rsidRDefault="00CC36E9">
          <w:pPr>
            <w:pStyle w:val="33"/>
            <w:rPr>
              <w:ins w:id="323" w:author="Попова Дарья" w:date="2020-07-22T11:25:00Z"/>
              <w:del w:id="324" w:author="ShramkovAB" w:date="2021-03-05T14:19:00Z"/>
              <w:rFonts w:asciiTheme="minorHAnsi" w:eastAsiaTheme="minorEastAsia" w:hAnsiTheme="minorHAnsi" w:cstheme="minorBidi"/>
              <w:sz w:val="22"/>
              <w:szCs w:val="22"/>
              <w:lang w:eastAsia="ru-RU"/>
            </w:rPr>
          </w:pPr>
          <w:ins w:id="325" w:author="Попова Дарья" w:date="2020-07-22T11:25:00Z">
            <w:del w:id="326" w:author="ShramkovAB" w:date="2021-03-05T14:19:00Z">
              <w:r w:rsidRPr="00E24180" w:rsidDel="00E24180">
                <w:rPr>
                  <w:rStyle w:val="a9"/>
                </w:rPr>
                <w:delText>5.10.1</w:delText>
              </w:r>
              <w:r w:rsidDel="00E24180">
                <w:rPr>
                  <w:rFonts w:asciiTheme="minorHAnsi" w:eastAsiaTheme="minorEastAsia" w:hAnsiTheme="minorHAnsi" w:cstheme="minorBidi"/>
                  <w:sz w:val="22"/>
                  <w:szCs w:val="22"/>
                  <w:lang w:eastAsia="ru-RU"/>
                </w:rPr>
                <w:tab/>
              </w:r>
              <w:r w:rsidRPr="00E24180" w:rsidDel="00E24180">
                <w:rPr>
                  <w:rStyle w:val="a9"/>
                </w:rPr>
                <w:delText>Реализация связки между тех.объектами ТОРО и тех.объектами производства</w:delText>
              </w:r>
              <w:r w:rsidDel="00E24180">
                <w:rPr>
                  <w:webHidden/>
                </w:rPr>
                <w:tab/>
                <w:delText>97</w:delText>
              </w:r>
            </w:del>
          </w:ins>
        </w:p>
        <w:p w14:paraId="3BC6A6D7" w14:textId="2C7A3226" w:rsidR="00CC36E9" w:rsidDel="00E24180" w:rsidRDefault="00CC36E9">
          <w:pPr>
            <w:pStyle w:val="33"/>
            <w:rPr>
              <w:ins w:id="327" w:author="Попова Дарья" w:date="2020-07-22T11:25:00Z"/>
              <w:del w:id="328" w:author="ShramkovAB" w:date="2021-03-05T14:19:00Z"/>
              <w:rFonts w:asciiTheme="minorHAnsi" w:eastAsiaTheme="minorEastAsia" w:hAnsiTheme="minorHAnsi" w:cstheme="minorBidi"/>
              <w:sz w:val="22"/>
              <w:szCs w:val="22"/>
              <w:lang w:eastAsia="ru-RU"/>
            </w:rPr>
          </w:pPr>
          <w:ins w:id="329" w:author="Попова Дарья" w:date="2020-07-22T11:25:00Z">
            <w:del w:id="330" w:author="ShramkovAB" w:date="2021-03-05T14:19:00Z">
              <w:r w:rsidRPr="00E24180" w:rsidDel="00E24180">
                <w:rPr>
                  <w:rStyle w:val="a9"/>
                </w:rPr>
                <w:delText>5.10.2</w:delText>
              </w:r>
              <w:r w:rsidDel="00E24180">
                <w:rPr>
                  <w:rFonts w:asciiTheme="minorHAnsi" w:eastAsiaTheme="minorEastAsia" w:hAnsiTheme="minorHAnsi" w:cstheme="minorBidi"/>
                  <w:sz w:val="22"/>
                  <w:szCs w:val="22"/>
                  <w:lang w:eastAsia="ru-RU"/>
                </w:rPr>
                <w:tab/>
              </w:r>
              <w:r w:rsidRPr="00E24180" w:rsidDel="00E24180">
                <w:rPr>
                  <w:rStyle w:val="a9"/>
                </w:rPr>
                <w:delText>Реализация планирования воздействий на ПА, планируемые к вводу в эксплуатацию</w:delText>
              </w:r>
              <w:r w:rsidDel="00E24180">
                <w:rPr>
                  <w:webHidden/>
                </w:rPr>
                <w:tab/>
                <w:delText>97</w:delText>
              </w:r>
            </w:del>
          </w:ins>
        </w:p>
        <w:p w14:paraId="4EFB6D22" w14:textId="79AEE698" w:rsidR="00CC36E9" w:rsidDel="00E24180" w:rsidRDefault="00CC36E9">
          <w:pPr>
            <w:pStyle w:val="33"/>
            <w:rPr>
              <w:ins w:id="331" w:author="Попова Дарья" w:date="2020-07-22T11:25:00Z"/>
              <w:del w:id="332" w:author="ShramkovAB" w:date="2021-03-05T14:19:00Z"/>
              <w:rFonts w:asciiTheme="minorHAnsi" w:eastAsiaTheme="minorEastAsia" w:hAnsiTheme="minorHAnsi" w:cstheme="minorBidi"/>
              <w:sz w:val="22"/>
              <w:szCs w:val="22"/>
              <w:lang w:eastAsia="ru-RU"/>
            </w:rPr>
          </w:pPr>
          <w:ins w:id="333" w:author="Попова Дарья" w:date="2020-07-22T11:25:00Z">
            <w:del w:id="334" w:author="ShramkovAB" w:date="2021-03-05T14:19:00Z">
              <w:r w:rsidRPr="00E24180" w:rsidDel="00E24180">
                <w:rPr>
                  <w:rStyle w:val="a9"/>
                </w:rPr>
                <w:delText>5.10.3</w:delText>
              </w:r>
              <w:r w:rsidDel="00E24180">
                <w:rPr>
                  <w:rFonts w:asciiTheme="minorHAnsi" w:eastAsiaTheme="minorEastAsia" w:hAnsiTheme="minorHAnsi" w:cstheme="minorBidi"/>
                  <w:sz w:val="22"/>
                  <w:szCs w:val="22"/>
                  <w:lang w:eastAsia="ru-RU"/>
                </w:rPr>
                <w:tab/>
              </w:r>
              <w:r w:rsidRPr="00E24180" w:rsidDel="00E24180">
                <w:rPr>
                  <w:rStyle w:val="a9"/>
                </w:rPr>
                <w:delText>Реализация интеграции заказов ТОРО с сетевыми графиками на уровне планов-графиков воздействий на ПА</w:delText>
              </w:r>
              <w:r w:rsidDel="00E24180">
                <w:rPr>
                  <w:webHidden/>
                </w:rPr>
                <w:tab/>
                <w:delText>98</w:delText>
              </w:r>
            </w:del>
          </w:ins>
        </w:p>
        <w:p w14:paraId="1E9681D4" w14:textId="46926EC7" w:rsidR="00CC36E9" w:rsidDel="00E24180" w:rsidRDefault="00CC36E9">
          <w:pPr>
            <w:pStyle w:val="33"/>
            <w:rPr>
              <w:ins w:id="335" w:author="Попова Дарья" w:date="2020-07-22T11:25:00Z"/>
              <w:del w:id="336" w:author="ShramkovAB" w:date="2021-03-05T14:19:00Z"/>
              <w:rFonts w:asciiTheme="minorHAnsi" w:eastAsiaTheme="minorEastAsia" w:hAnsiTheme="minorHAnsi" w:cstheme="minorBidi"/>
              <w:sz w:val="22"/>
              <w:szCs w:val="22"/>
              <w:lang w:eastAsia="ru-RU"/>
            </w:rPr>
          </w:pPr>
          <w:ins w:id="337" w:author="Попова Дарья" w:date="2020-07-22T11:25:00Z">
            <w:del w:id="338" w:author="ShramkovAB" w:date="2021-03-05T14:19:00Z">
              <w:r w:rsidRPr="00E24180" w:rsidDel="00E24180">
                <w:rPr>
                  <w:rStyle w:val="a9"/>
                </w:rPr>
                <w:delText>5.10.4</w:delText>
              </w:r>
              <w:r w:rsidDel="00E24180">
                <w:rPr>
                  <w:rFonts w:asciiTheme="minorHAnsi" w:eastAsiaTheme="minorEastAsia" w:hAnsiTheme="minorHAnsi" w:cstheme="minorBidi"/>
                  <w:sz w:val="22"/>
                  <w:szCs w:val="22"/>
                  <w:lang w:eastAsia="ru-RU"/>
                </w:rPr>
                <w:tab/>
              </w:r>
              <w:r w:rsidRPr="00E24180" w:rsidDel="00E24180">
                <w:rPr>
                  <w:rStyle w:val="a9"/>
                </w:rPr>
                <w:delText>Определение плановой цены МТР</w:delText>
              </w:r>
              <w:r w:rsidDel="00E24180">
                <w:rPr>
                  <w:webHidden/>
                </w:rPr>
                <w:tab/>
                <w:delText>99</w:delText>
              </w:r>
            </w:del>
          </w:ins>
        </w:p>
        <w:p w14:paraId="0EFF58A4" w14:textId="20FDAC9D" w:rsidR="00CC36E9" w:rsidDel="00E24180" w:rsidRDefault="00CC36E9">
          <w:pPr>
            <w:pStyle w:val="33"/>
            <w:rPr>
              <w:ins w:id="339" w:author="Попова Дарья" w:date="2020-07-22T11:25:00Z"/>
              <w:del w:id="340" w:author="ShramkovAB" w:date="2021-03-05T14:19:00Z"/>
              <w:rFonts w:asciiTheme="minorHAnsi" w:eastAsiaTheme="minorEastAsia" w:hAnsiTheme="minorHAnsi" w:cstheme="minorBidi"/>
              <w:sz w:val="22"/>
              <w:szCs w:val="22"/>
              <w:lang w:eastAsia="ru-RU"/>
            </w:rPr>
          </w:pPr>
          <w:ins w:id="341" w:author="Попова Дарья" w:date="2020-07-22T11:25:00Z">
            <w:del w:id="342" w:author="ShramkovAB" w:date="2021-03-05T14:19:00Z">
              <w:r w:rsidRPr="00E24180" w:rsidDel="00E24180">
                <w:rPr>
                  <w:rStyle w:val="a9"/>
                </w:rPr>
                <w:delText>5.10.5</w:delText>
              </w:r>
              <w:r w:rsidDel="00E24180">
                <w:rPr>
                  <w:rFonts w:asciiTheme="minorHAnsi" w:eastAsiaTheme="minorEastAsia" w:hAnsiTheme="minorHAnsi" w:cstheme="minorBidi"/>
                  <w:sz w:val="22"/>
                  <w:szCs w:val="22"/>
                  <w:lang w:eastAsia="ru-RU"/>
                </w:rPr>
                <w:tab/>
              </w:r>
              <w:r w:rsidRPr="00E24180" w:rsidDel="00E24180">
                <w:rPr>
                  <w:rStyle w:val="a9"/>
                </w:rPr>
                <w:delText>Состояние производственной установки</w:delText>
              </w:r>
              <w:r w:rsidDel="00E24180">
                <w:rPr>
                  <w:webHidden/>
                </w:rPr>
                <w:tab/>
                <w:delText>99</w:delText>
              </w:r>
            </w:del>
          </w:ins>
        </w:p>
        <w:p w14:paraId="74F84F03" w14:textId="1B74C7CB" w:rsidR="00CC36E9" w:rsidDel="00E24180" w:rsidRDefault="00CC36E9">
          <w:pPr>
            <w:pStyle w:val="33"/>
            <w:rPr>
              <w:ins w:id="343" w:author="Попова Дарья" w:date="2020-07-22T11:25:00Z"/>
              <w:del w:id="344" w:author="ShramkovAB" w:date="2021-03-05T14:19:00Z"/>
              <w:rFonts w:asciiTheme="minorHAnsi" w:eastAsiaTheme="minorEastAsia" w:hAnsiTheme="minorHAnsi" w:cstheme="minorBidi"/>
              <w:sz w:val="22"/>
              <w:szCs w:val="22"/>
              <w:lang w:eastAsia="ru-RU"/>
            </w:rPr>
          </w:pPr>
          <w:ins w:id="345" w:author="Попова Дарья" w:date="2020-07-22T11:25:00Z">
            <w:del w:id="346" w:author="ShramkovAB" w:date="2021-03-05T14:19:00Z">
              <w:r w:rsidRPr="00E24180" w:rsidDel="00E24180">
                <w:rPr>
                  <w:rStyle w:val="a9"/>
                </w:rPr>
                <w:delText>5.10.6</w:delText>
              </w:r>
              <w:r w:rsidDel="00E24180">
                <w:rPr>
                  <w:rFonts w:asciiTheme="minorHAnsi" w:eastAsiaTheme="minorEastAsia" w:hAnsiTheme="minorHAnsi" w:cstheme="minorBidi"/>
                  <w:sz w:val="22"/>
                  <w:szCs w:val="22"/>
                  <w:lang w:eastAsia="ru-RU"/>
                </w:rPr>
                <w:tab/>
              </w:r>
              <w:r w:rsidRPr="00E24180" w:rsidDel="00E24180">
                <w:rPr>
                  <w:rStyle w:val="a9"/>
                </w:rPr>
                <w:delText>Передача информации по КТГ в систему планирования FS-PER</w:delText>
              </w:r>
              <w:r w:rsidDel="00E24180">
                <w:rPr>
                  <w:webHidden/>
                </w:rPr>
                <w:tab/>
                <w:delText>100</w:delText>
              </w:r>
            </w:del>
          </w:ins>
        </w:p>
        <w:p w14:paraId="74FC1235" w14:textId="08E0DA5E" w:rsidR="00CC36E9" w:rsidDel="00E24180" w:rsidRDefault="00CC36E9">
          <w:pPr>
            <w:pStyle w:val="33"/>
            <w:rPr>
              <w:ins w:id="347" w:author="Попова Дарья" w:date="2020-07-22T11:25:00Z"/>
              <w:del w:id="348" w:author="ShramkovAB" w:date="2021-03-05T14:19:00Z"/>
              <w:rFonts w:asciiTheme="minorHAnsi" w:eastAsiaTheme="minorEastAsia" w:hAnsiTheme="minorHAnsi" w:cstheme="minorBidi"/>
              <w:sz w:val="22"/>
              <w:szCs w:val="22"/>
              <w:lang w:eastAsia="ru-RU"/>
            </w:rPr>
          </w:pPr>
          <w:ins w:id="349" w:author="Попова Дарья" w:date="2020-07-22T11:25:00Z">
            <w:del w:id="350" w:author="ShramkovAB" w:date="2021-03-05T14:19:00Z">
              <w:r w:rsidRPr="00E24180" w:rsidDel="00E24180">
                <w:rPr>
                  <w:rStyle w:val="a9"/>
                </w:rPr>
                <w:delText>5.10.7</w:delText>
              </w:r>
              <w:r w:rsidDel="00E24180">
                <w:rPr>
                  <w:rFonts w:asciiTheme="minorHAnsi" w:eastAsiaTheme="minorEastAsia" w:hAnsiTheme="minorHAnsi" w:cstheme="minorBidi"/>
                  <w:sz w:val="22"/>
                  <w:szCs w:val="22"/>
                  <w:lang w:eastAsia="ru-RU"/>
                </w:rPr>
                <w:tab/>
              </w:r>
              <w:r w:rsidRPr="00E24180" w:rsidDel="00E24180">
                <w:rPr>
                  <w:rStyle w:val="a9"/>
                </w:rPr>
                <w:delText>Особенности разработок</w:delText>
              </w:r>
              <w:r w:rsidDel="00E24180">
                <w:rPr>
                  <w:webHidden/>
                </w:rPr>
                <w:tab/>
                <w:delText>101</w:delText>
              </w:r>
            </w:del>
          </w:ins>
        </w:p>
        <w:p w14:paraId="05537FA8" w14:textId="65484F04" w:rsidR="00CC36E9" w:rsidDel="00E24180" w:rsidRDefault="00CC36E9">
          <w:pPr>
            <w:pStyle w:val="33"/>
            <w:rPr>
              <w:ins w:id="351" w:author="Попова Дарья" w:date="2020-07-22T11:25:00Z"/>
              <w:del w:id="352" w:author="ShramkovAB" w:date="2021-03-05T14:19:00Z"/>
              <w:rFonts w:asciiTheme="minorHAnsi" w:eastAsiaTheme="minorEastAsia" w:hAnsiTheme="minorHAnsi" w:cstheme="minorBidi"/>
              <w:sz w:val="22"/>
              <w:szCs w:val="22"/>
              <w:lang w:eastAsia="ru-RU"/>
            </w:rPr>
          </w:pPr>
          <w:ins w:id="353" w:author="Попова Дарья" w:date="2020-07-22T11:25:00Z">
            <w:del w:id="354" w:author="ShramkovAB" w:date="2021-03-05T14:19:00Z">
              <w:r w:rsidRPr="00E24180" w:rsidDel="00E24180">
                <w:rPr>
                  <w:rStyle w:val="a9"/>
                </w:rPr>
                <w:delText>5.10.8</w:delText>
              </w:r>
              <w:r w:rsidDel="00E24180">
                <w:rPr>
                  <w:rFonts w:asciiTheme="minorHAnsi" w:eastAsiaTheme="minorEastAsia" w:hAnsiTheme="minorHAnsi" w:cstheme="minorBidi"/>
                  <w:sz w:val="22"/>
                  <w:szCs w:val="22"/>
                  <w:lang w:eastAsia="ru-RU"/>
                </w:rPr>
                <w:tab/>
              </w:r>
              <w:r w:rsidRPr="00E24180" w:rsidDel="00E24180">
                <w:rPr>
                  <w:rStyle w:val="a9"/>
                </w:rPr>
                <w:delText>Определение ранга заказа ТОРО</w:delText>
              </w:r>
              <w:r w:rsidDel="00E24180">
                <w:rPr>
                  <w:webHidden/>
                </w:rPr>
                <w:tab/>
                <w:delText>125</w:delText>
              </w:r>
            </w:del>
          </w:ins>
        </w:p>
        <w:p w14:paraId="6F550202" w14:textId="63B09F0C" w:rsidR="00CC36E9" w:rsidDel="00E24180" w:rsidRDefault="00CC36E9">
          <w:pPr>
            <w:pStyle w:val="33"/>
            <w:rPr>
              <w:ins w:id="355" w:author="Попова Дарья" w:date="2020-07-22T11:25:00Z"/>
              <w:del w:id="356" w:author="ShramkovAB" w:date="2021-03-05T14:19:00Z"/>
              <w:rFonts w:asciiTheme="minorHAnsi" w:eastAsiaTheme="minorEastAsia" w:hAnsiTheme="minorHAnsi" w:cstheme="minorBidi"/>
              <w:sz w:val="22"/>
              <w:szCs w:val="22"/>
              <w:lang w:eastAsia="ru-RU"/>
            </w:rPr>
          </w:pPr>
          <w:ins w:id="357" w:author="Попова Дарья" w:date="2020-07-22T11:25:00Z">
            <w:del w:id="358" w:author="ShramkovAB" w:date="2021-03-05T14:19:00Z">
              <w:r w:rsidRPr="00E24180" w:rsidDel="00E24180">
                <w:rPr>
                  <w:rStyle w:val="a9"/>
                </w:rPr>
                <w:delText>5.10.9</w:delText>
              </w:r>
              <w:r w:rsidDel="00E24180">
                <w:rPr>
                  <w:rFonts w:asciiTheme="minorHAnsi" w:eastAsiaTheme="minorEastAsia" w:hAnsiTheme="minorHAnsi" w:cstheme="minorBidi"/>
                  <w:sz w:val="22"/>
                  <w:szCs w:val="22"/>
                  <w:lang w:eastAsia="ru-RU"/>
                </w:rPr>
                <w:tab/>
              </w:r>
              <w:r w:rsidRPr="00E24180" w:rsidDel="00E24180">
                <w:rPr>
                  <w:rStyle w:val="a9"/>
                </w:rPr>
                <w:delText>Правила преобразования рабочих мест</w:delText>
              </w:r>
              <w:r w:rsidDel="00E24180">
                <w:rPr>
                  <w:webHidden/>
                </w:rPr>
                <w:tab/>
                <w:delText>125</w:delText>
              </w:r>
            </w:del>
          </w:ins>
        </w:p>
        <w:p w14:paraId="2B3AE67D" w14:textId="3D71B065" w:rsidR="00CC36E9" w:rsidDel="00E24180" w:rsidRDefault="00CC36E9">
          <w:pPr>
            <w:pStyle w:val="33"/>
            <w:rPr>
              <w:ins w:id="359" w:author="Попова Дарья" w:date="2020-07-22T11:25:00Z"/>
              <w:del w:id="360" w:author="ShramkovAB" w:date="2021-03-05T14:19:00Z"/>
              <w:rFonts w:asciiTheme="minorHAnsi" w:eastAsiaTheme="minorEastAsia" w:hAnsiTheme="minorHAnsi" w:cstheme="minorBidi"/>
              <w:sz w:val="22"/>
              <w:szCs w:val="22"/>
              <w:lang w:eastAsia="ru-RU"/>
            </w:rPr>
          </w:pPr>
          <w:ins w:id="361" w:author="Попова Дарья" w:date="2020-07-22T11:25:00Z">
            <w:del w:id="362" w:author="ShramkovAB" w:date="2021-03-05T14:19:00Z">
              <w:r w:rsidRPr="00E24180" w:rsidDel="00E24180">
                <w:rPr>
                  <w:rStyle w:val="a9"/>
                </w:rPr>
                <w:delText>5.10.10</w:delText>
              </w:r>
              <w:r w:rsidDel="00E24180">
                <w:rPr>
                  <w:rFonts w:asciiTheme="minorHAnsi" w:eastAsiaTheme="minorEastAsia" w:hAnsiTheme="minorHAnsi" w:cstheme="minorBidi"/>
                  <w:sz w:val="22"/>
                  <w:szCs w:val="22"/>
                  <w:lang w:eastAsia="ru-RU"/>
                </w:rPr>
                <w:tab/>
              </w:r>
              <w:r w:rsidRPr="00E24180" w:rsidDel="00E24180">
                <w:rPr>
                  <w:rStyle w:val="a9"/>
                </w:rPr>
                <w:delText>Планирование заказов ТОРО с длительным сроком поставки</w:delText>
              </w:r>
              <w:r w:rsidDel="00E24180">
                <w:rPr>
                  <w:webHidden/>
                </w:rPr>
                <w:tab/>
                <w:delText>126</w:delText>
              </w:r>
            </w:del>
          </w:ins>
        </w:p>
        <w:p w14:paraId="0DA90249" w14:textId="5BE8D39A" w:rsidR="00CC36E9" w:rsidDel="00E24180" w:rsidRDefault="00CC36E9">
          <w:pPr>
            <w:pStyle w:val="14"/>
            <w:rPr>
              <w:ins w:id="363" w:author="Попова Дарья" w:date="2020-07-22T11:25:00Z"/>
              <w:del w:id="364" w:author="ShramkovAB" w:date="2021-03-05T14:19:00Z"/>
              <w:rFonts w:asciiTheme="minorHAnsi" w:eastAsiaTheme="minorEastAsia" w:hAnsiTheme="minorHAnsi" w:cstheme="minorBidi"/>
              <w:b w:val="0"/>
              <w:sz w:val="22"/>
              <w:szCs w:val="22"/>
              <w:lang w:eastAsia="ru-RU"/>
            </w:rPr>
          </w:pPr>
          <w:ins w:id="365" w:author="Попова Дарья" w:date="2020-07-22T11:25:00Z">
            <w:del w:id="366" w:author="ShramkovAB" w:date="2021-03-05T14:19:00Z">
              <w:r w:rsidRPr="00E24180" w:rsidDel="00E24180">
                <w:rPr>
                  <w:rStyle w:val="a9"/>
                  <w:b w:val="0"/>
                </w:rPr>
                <w:delText>6</w:delText>
              </w:r>
              <w:r w:rsidDel="00E24180">
                <w:rPr>
                  <w:rFonts w:asciiTheme="minorHAnsi" w:eastAsiaTheme="minorEastAsia" w:hAnsiTheme="minorHAnsi" w:cstheme="minorBidi"/>
                  <w:b w:val="0"/>
                  <w:sz w:val="22"/>
                  <w:szCs w:val="22"/>
                  <w:lang w:eastAsia="ru-RU"/>
                </w:rPr>
                <w:tab/>
              </w:r>
              <w:r w:rsidRPr="00E24180" w:rsidDel="00E24180">
                <w:rPr>
                  <w:rStyle w:val="a9"/>
                  <w:b w:val="0"/>
                </w:rPr>
                <w:delText>Информационная Безопасность</w:delText>
              </w:r>
              <w:r w:rsidDel="00E24180">
                <w:rPr>
                  <w:webHidden/>
                </w:rPr>
                <w:tab/>
                <w:delText>126</w:delText>
              </w:r>
            </w:del>
          </w:ins>
        </w:p>
        <w:p w14:paraId="27C958D4" w14:textId="57B5D465" w:rsidR="00CC36E9" w:rsidDel="00E24180" w:rsidRDefault="00CC36E9">
          <w:pPr>
            <w:pStyle w:val="14"/>
            <w:rPr>
              <w:ins w:id="367" w:author="Попова Дарья" w:date="2020-07-22T11:25:00Z"/>
              <w:del w:id="368" w:author="ShramkovAB" w:date="2021-03-05T14:19:00Z"/>
              <w:rFonts w:asciiTheme="minorHAnsi" w:eastAsiaTheme="minorEastAsia" w:hAnsiTheme="minorHAnsi" w:cstheme="minorBidi"/>
              <w:b w:val="0"/>
              <w:sz w:val="22"/>
              <w:szCs w:val="22"/>
              <w:lang w:eastAsia="ru-RU"/>
            </w:rPr>
          </w:pPr>
          <w:ins w:id="369" w:author="Попова Дарья" w:date="2020-07-22T11:25:00Z">
            <w:del w:id="370" w:author="ShramkovAB" w:date="2021-03-05T14:19:00Z">
              <w:r w:rsidRPr="00E24180" w:rsidDel="00E24180">
                <w:rPr>
                  <w:rStyle w:val="a9"/>
                  <w:rFonts w:eastAsia="Calibri"/>
                  <w:b w:val="0"/>
                </w:rPr>
                <w:delText>7</w:delText>
              </w:r>
              <w:r w:rsidDel="00E24180">
                <w:rPr>
                  <w:rFonts w:asciiTheme="minorHAnsi" w:eastAsiaTheme="minorEastAsia" w:hAnsiTheme="minorHAnsi" w:cstheme="minorBidi"/>
                  <w:b w:val="0"/>
                  <w:sz w:val="22"/>
                  <w:szCs w:val="22"/>
                  <w:lang w:eastAsia="ru-RU"/>
                </w:rPr>
                <w:tab/>
              </w:r>
              <w:r w:rsidRPr="00E24180" w:rsidDel="00E24180">
                <w:rPr>
                  <w:rStyle w:val="a9"/>
                  <w:rFonts w:eastAsia="Calibri"/>
                  <w:b w:val="0"/>
                </w:rPr>
                <w:delText>Организационные изменения</w:delText>
              </w:r>
              <w:r w:rsidDel="00E24180">
                <w:rPr>
                  <w:webHidden/>
                </w:rPr>
                <w:tab/>
                <w:delText>127</w:delText>
              </w:r>
            </w:del>
          </w:ins>
        </w:p>
        <w:p w14:paraId="72617A3B" w14:textId="010B9C25" w:rsidR="00CC36E9" w:rsidDel="00E24180" w:rsidRDefault="00CC36E9">
          <w:pPr>
            <w:pStyle w:val="24"/>
            <w:tabs>
              <w:tab w:val="left" w:pos="1320"/>
            </w:tabs>
            <w:rPr>
              <w:ins w:id="371" w:author="Попова Дарья" w:date="2020-07-22T11:25:00Z"/>
              <w:del w:id="372" w:author="ShramkovAB" w:date="2021-03-05T14:19:00Z"/>
              <w:rFonts w:eastAsiaTheme="minorEastAsia" w:cstheme="minorBidi"/>
              <w:b w:val="0"/>
              <w:noProof/>
              <w:lang w:eastAsia="ru-RU"/>
            </w:rPr>
          </w:pPr>
          <w:ins w:id="373" w:author="Попова Дарья" w:date="2020-07-22T11:25:00Z">
            <w:del w:id="374" w:author="ShramkovAB" w:date="2021-03-05T14:19:00Z">
              <w:r w:rsidRPr="00E24180" w:rsidDel="00E24180">
                <w:rPr>
                  <w:rStyle w:val="a9"/>
                  <w:rFonts w:eastAsiaTheme="majorEastAsia" w:cs="Arial"/>
                  <w:b w:val="0"/>
                  <w:noProof/>
                </w:rPr>
                <w:delText>7.1</w:delText>
              </w:r>
              <w:r w:rsidDel="00E24180">
                <w:rPr>
                  <w:rFonts w:eastAsiaTheme="minorEastAsia" w:cstheme="minorBidi"/>
                  <w:b w:val="0"/>
                  <w:noProof/>
                  <w:lang w:eastAsia="ru-RU"/>
                </w:rPr>
                <w:tab/>
              </w:r>
              <w:r w:rsidRPr="00E24180" w:rsidDel="00E24180">
                <w:rPr>
                  <w:rStyle w:val="a9"/>
                  <w:rFonts w:eastAsiaTheme="majorEastAsia" w:cs="Arial"/>
                  <w:b w:val="0"/>
                  <w:noProof/>
                </w:rPr>
                <w:delText>Ключевые процессные изменения и области улучшений</w:delText>
              </w:r>
              <w:r w:rsidDel="00E24180">
                <w:rPr>
                  <w:noProof/>
                  <w:webHidden/>
                </w:rPr>
                <w:tab/>
                <w:delText>127</w:delText>
              </w:r>
            </w:del>
          </w:ins>
        </w:p>
        <w:p w14:paraId="209B12A3" w14:textId="71A03BDC" w:rsidR="00CC36E9" w:rsidDel="00E24180" w:rsidRDefault="00CC36E9">
          <w:pPr>
            <w:pStyle w:val="24"/>
            <w:tabs>
              <w:tab w:val="left" w:pos="1320"/>
            </w:tabs>
            <w:rPr>
              <w:ins w:id="375" w:author="Попова Дарья" w:date="2020-07-22T11:25:00Z"/>
              <w:del w:id="376" w:author="ShramkovAB" w:date="2021-03-05T14:19:00Z"/>
              <w:rFonts w:eastAsiaTheme="minorEastAsia" w:cstheme="minorBidi"/>
              <w:b w:val="0"/>
              <w:noProof/>
              <w:lang w:eastAsia="ru-RU"/>
            </w:rPr>
          </w:pPr>
          <w:ins w:id="377" w:author="Попова Дарья" w:date="2020-07-22T11:25:00Z">
            <w:del w:id="378" w:author="ShramkovAB" w:date="2021-03-05T14:19:00Z">
              <w:r w:rsidRPr="00E24180" w:rsidDel="00E24180">
                <w:rPr>
                  <w:rStyle w:val="a9"/>
                  <w:rFonts w:eastAsiaTheme="majorEastAsia" w:cstheme="majorBidi"/>
                  <w:b w:val="0"/>
                  <w:noProof/>
                </w:rPr>
                <w:delText>7.2</w:delText>
              </w:r>
              <w:r w:rsidDel="00E24180">
                <w:rPr>
                  <w:rFonts w:eastAsiaTheme="minorEastAsia" w:cstheme="minorBidi"/>
                  <w:b w:val="0"/>
                  <w:noProof/>
                  <w:lang w:eastAsia="ru-RU"/>
                </w:rPr>
                <w:tab/>
              </w:r>
              <w:r w:rsidRPr="00E24180" w:rsidDel="00E24180">
                <w:rPr>
                  <w:rStyle w:val="a9"/>
                  <w:rFonts w:eastAsiaTheme="majorEastAsia" w:cstheme="majorBidi"/>
                  <w:b w:val="0"/>
                  <w:noProof/>
                </w:rPr>
                <w:delText>Организационные аспекты</w:delText>
              </w:r>
              <w:r w:rsidDel="00E24180">
                <w:rPr>
                  <w:noProof/>
                  <w:webHidden/>
                </w:rPr>
                <w:tab/>
                <w:delText>134</w:delText>
              </w:r>
            </w:del>
          </w:ins>
        </w:p>
        <w:p w14:paraId="7826AB96" w14:textId="4FCDF7BA" w:rsidR="00CC36E9" w:rsidDel="00E24180" w:rsidRDefault="00CC36E9">
          <w:pPr>
            <w:pStyle w:val="14"/>
            <w:rPr>
              <w:ins w:id="379" w:author="Попова Дарья" w:date="2020-07-22T11:25:00Z"/>
              <w:del w:id="380" w:author="ShramkovAB" w:date="2021-03-05T14:19:00Z"/>
              <w:rFonts w:asciiTheme="minorHAnsi" w:eastAsiaTheme="minorEastAsia" w:hAnsiTheme="minorHAnsi" w:cstheme="minorBidi"/>
              <w:b w:val="0"/>
              <w:sz w:val="22"/>
              <w:szCs w:val="22"/>
              <w:lang w:eastAsia="ru-RU"/>
            </w:rPr>
          </w:pPr>
          <w:ins w:id="381" w:author="Попова Дарья" w:date="2020-07-22T11:25:00Z">
            <w:del w:id="382" w:author="ShramkovAB" w:date="2021-03-05T14:19:00Z">
              <w:r w:rsidRPr="00E24180" w:rsidDel="00E24180">
                <w:rPr>
                  <w:rStyle w:val="a9"/>
                  <w:rFonts w:eastAsia="Calibri"/>
                  <w:b w:val="0"/>
                </w:rPr>
                <w:delText>8</w:delText>
              </w:r>
              <w:r w:rsidDel="00E24180">
                <w:rPr>
                  <w:rFonts w:asciiTheme="minorHAnsi" w:eastAsiaTheme="minorEastAsia" w:hAnsiTheme="minorHAnsi" w:cstheme="minorBidi"/>
                  <w:b w:val="0"/>
                  <w:sz w:val="22"/>
                  <w:szCs w:val="22"/>
                  <w:lang w:eastAsia="ru-RU"/>
                </w:rPr>
                <w:tab/>
              </w:r>
              <w:r w:rsidRPr="00E24180" w:rsidDel="00E24180">
                <w:rPr>
                  <w:rStyle w:val="a9"/>
                  <w:rFonts w:eastAsia="Calibri"/>
                  <w:b w:val="0"/>
                </w:rPr>
                <w:delText>Открытые вопросы</w:delText>
              </w:r>
              <w:r w:rsidDel="00E24180">
                <w:rPr>
                  <w:webHidden/>
                </w:rPr>
                <w:tab/>
                <w:delText>134</w:delText>
              </w:r>
            </w:del>
          </w:ins>
        </w:p>
        <w:p w14:paraId="7E91986B" w14:textId="2D94D365" w:rsidR="00CC36E9" w:rsidDel="00E24180" w:rsidRDefault="00CC36E9">
          <w:pPr>
            <w:pStyle w:val="14"/>
            <w:rPr>
              <w:ins w:id="383" w:author="Попова Дарья" w:date="2020-07-22T11:25:00Z"/>
              <w:del w:id="384" w:author="ShramkovAB" w:date="2021-03-05T14:19:00Z"/>
              <w:rFonts w:asciiTheme="minorHAnsi" w:eastAsiaTheme="minorEastAsia" w:hAnsiTheme="minorHAnsi" w:cstheme="minorBidi"/>
              <w:b w:val="0"/>
              <w:sz w:val="22"/>
              <w:szCs w:val="22"/>
              <w:lang w:eastAsia="ru-RU"/>
            </w:rPr>
          </w:pPr>
          <w:ins w:id="385" w:author="Попова Дарья" w:date="2020-07-22T11:25:00Z">
            <w:del w:id="386" w:author="ShramkovAB" w:date="2021-03-05T14:19:00Z">
              <w:r w:rsidRPr="00E24180" w:rsidDel="00E24180">
                <w:rPr>
                  <w:rStyle w:val="a9"/>
                  <w:rFonts w:eastAsia="Calibri"/>
                  <w:b w:val="0"/>
                </w:rPr>
                <w:delText>9</w:delText>
              </w:r>
              <w:r w:rsidDel="00E24180">
                <w:rPr>
                  <w:rFonts w:asciiTheme="minorHAnsi" w:eastAsiaTheme="minorEastAsia" w:hAnsiTheme="minorHAnsi" w:cstheme="minorBidi"/>
                  <w:b w:val="0"/>
                  <w:sz w:val="22"/>
                  <w:szCs w:val="22"/>
                  <w:lang w:eastAsia="ru-RU"/>
                </w:rPr>
                <w:tab/>
              </w:r>
              <w:r w:rsidRPr="00E24180" w:rsidDel="00E24180">
                <w:rPr>
                  <w:rStyle w:val="a9"/>
                  <w:rFonts w:eastAsia="Calibri"/>
                  <w:b w:val="0"/>
                </w:rPr>
                <w:delText>Приложения</w:delText>
              </w:r>
              <w:r w:rsidDel="00E24180">
                <w:rPr>
                  <w:webHidden/>
                </w:rPr>
                <w:tab/>
                <w:delText>136</w:delText>
              </w:r>
            </w:del>
          </w:ins>
        </w:p>
        <w:p w14:paraId="329135AF" w14:textId="5EC2B1B9" w:rsidR="00CC36E9" w:rsidDel="00E24180" w:rsidRDefault="00CC36E9">
          <w:pPr>
            <w:pStyle w:val="24"/>
            <w:tabs>
              <w:tab w:val="left" w:pos="1320"/>
            </w:tabs>
            <w:rPr>
              <w:ins w:id="387" w:author="Попова Дарья" w:date="2020-07-22T11:25:00Z"/>
              <w:del w:id="388" w:author="ShramkovAB" w:date="2021-03-05T14:19:00Z"/>
              <w:rFonts w:eastAsiaTheme="minorEastAsia" w:cstheme="minorBidi"/>
              <w:b w:val="0"/>
              <w:noProof/>
              <w:lang w:eastAsia="ru-RU"/>
            </w:rPr>
          </w:pPr>
          <w:ins w:id="389" w:author="Попова Дарья" w:date="2020-07-22T11:25:00Z">
            <w:del w:id="390" w:author="ShramkovAB" w:date="2021-03-05T14:19:00Z">
              <w:r w:rsidRPr="00E24180" w:rsidDel="00E24180">
                <w:rPr>
                  <w:rStyle w:val="a9"/>
                  <w:rFonts w:eastAsiaTheme="majorEastAsia" w:cs="Arial"/>
                  <w:b w:val="0"/>
                  <w:noProof/>
                </w:rPr>
                <w:delText>9.1</w:delText>
              </w:r>
              <w:r w:rsidDel="00E24180">
                <w:rPr>
                  <w:rFonts w:eastAsiaTheme="minorEastAsia" w:cstheme="minorBidi"/>
                  <w:b w:val="0"/>
                  <w:noProof/>
                  <w:lang w:eastAsia="ru-RU"/>
                </w:rPr>
                <w:tab/>
              </w:r>
              <w:r w:rsidRPr="00E24180" w:rsidDel="00E24180">
                <w:rPr>
                  <w:rStyle w:val="a9"/>
                  <w:rFonts w:eastAsiaTheme="majorEastAsia" w:cs="Arial"/>
                  <w:b w:val="0"/>
                  <w:noProof/>
                </w:rPr>
                <w:delText>Приложение № 1. Модели бизнес-процессов</w:delText>
              </w:r>
              <w:r w:rsidDel="00E24180">
                <w:rPr>
                  <w:noProof/>
                  <w:webHidden/>
                </w:rPr>
                <w:tab/>
                <w:delText>136</w:delText>
              </w:r>
            </w:del>
          </w:ins>
        </w:p>
        <w:p w14:paraId="07C55B4F" w14:textId="69293882" w:rsidR="00CC36E9" w:rsidDel="00E24180" w:rsidRDefault="00CC36E9">
          <w:pPr>
            <w:pStyle w:val="24"/>
            <w:tabs>
              <w:tab w:val="left" w:pos="1320"/>
            </w:tabs>
            <w:rPr>
              <w:ins w:id="391" w:author="Попова Дарья" w:date="2020-07-22T11:25:00Z"/>
              <w:del w:id="392" w:author="ShramkovAB" w:date="2021-03-05T14:19:00Z"/>
              <w:rFonts w:eastAsiaTheme="minorEastAsia" w:cstheme="minorBidi"/>
              <w:b w:val="0"/>
              <w:noProof/>
              <w:lang w:eastAsia="ru-RU"/>
            </w:rPr>
          </w:pPr>
          <w:ins w:id="393" w:author="Попова Дарья" w:date="2020-07-22T11:25:00Z">
            <w:del w:id="394" w:author="ShramkovAB" w:date="2021-03-05T14:19:00Z">
              <w:r w:rsidRPr="00E24180" w:rsidDel="00E24180">
                <w:rPr>
                  <w:rStyle w:val="a9"/>
                  <w:rFonts w:eastAsiaTheme="majorEastAsia" w:cs="Arial"/>
                  <w:b w:val="0"/>
                  <w:noProof/>
                </w:rPr>
                <w:delText>9.2</w:delText>
              </w:r>
              <w:r w:rsidDel="00E24180">
                <w:rPr>
                  <w:rFonts w:eastAsiaTheme="minorEastAsia" w:cstheme="minorBidi"/>
                  <w:b w:val="0"/>
                  <w:noProof/>
                  <w:lang w:eastAsia="ru-RU"/>
                </w:rPr>
                <w:tab/>
              </w:r>
              <w:r w:rsidRPr="00E24180" w:rsidDel="00E24180">
                <w:rPr>
                  <w:rStyle w:val="a9"/>
                  <w:rFonts w:eastAsiaTheme="majorEastAsia" w:cs="Arial"/>
                  <w:b w:val="0"/>
                  <w:noProof/>
                </w:rPr>
                <w:delText>Приложение № 2. Реестр бизнес-требований</w:delText>
              </w:r>
              <w:r w:rsidDel="00E24180">
                <w:rPr>
                  <w:noProof/>
                  <w:webHidden/>
                </w:rPr>
                <w:tab/>
                <w:delText>136</w:delText>
              </w:r>
            </w:del>
          </w:ins>
        </w:p>
        <w:p w14:paraId="394CAC48" w14:textId="6645E70E" w:rsidR="00CC36E9" w:rsidDel="00E24180" w:rsidRDefault="00CC36E9">
          <w:pPr>
            <w:pStyle w:val="24"/>
            <w:tabs>
              <w:tab w:val="left" w:pos="1320"/>
            </w:tabs>
            <w:rPr>
              <w:ins w:id="395" w:author="Попова Дарья" w:date="2020-07-22T11:25:00Z"/>
              <w:del w:id="396" w:author="ShramkovAB" w:date="2021-03-05T14:19:00Z"/>
              <w:rFonts w:eastAsiaTheme="minorEastAsia" w:cstheme="minorBidi"/>
              <w:b w:val="0"/>
              <w:noProof/>
              <w:lang w:eastAsia="ru-RU"/>
            </w:rPr>
          </w:pPr>
          <w:ins w:id="397" w:author="Попова Дарья" w:date="2020-07-22T11:25:00Z">
            <w:del w:id="398" w:author="ShramkovAB" w:date="2021-03-05T14:19:00Z">
              <w:r w:rsidRPr="00E24180" w:rsidDel="00E24180">
                <w:rPr>
                  <w:rStyle w:val="a9"/>
                  <w:rFonts w:eastAsiaTheme="majorEastAsia" w:cs="Arial"/>
                  <w:b w:val="0"/>
                  <w:noProof/>
                </w:rPr>
                <w:delText>9.3</w:delText>
              </w:r>
              <w:r w:rsidDel="00E24180">
                <w:rPr>
                  <w:rFonts w:eastAsiaTheme="minorEastAsia" w:cstheme="minorBidi"/>
                  <w:b w:val="0"/>
                  <w:noProof/>
                  <w:lang w:eastAsia="ru-RU"/>
                </w:rPr>
                <w:tab/>
              </w:r>
              <w:r w:rsidRPr="00E24180" w:rsidDel="00E24180">
                <w:rPr>
                  <w:rStyle w:val="a9"/>
                  <w:rFonts w:eastAsiaTheme="majorEastAsia" w:cs="Arial"/>
                  <w:b w:val="0"/>
                  <w:noProof/>
                </w:rPr>
                <w:delText>Приложение № 3. Описание шагов бизнес-процессов</w:delText>
              </w:r>
              <w:r w:rsidDel="00E24180">
                <w:rPr>
                  <w:noProof/>
                  <w:webHidden/>
                </w:rPr>
                <w:tab/>
                <w:delText>136</w:delText>
              </w:r>
            </w:del>
          </w:ins>
        </w:p>
        <w:p w14:paraId="4D7A240A" w14:textId="767DBED2" w:rsidR="00CC36E9" w:rsidDel="00E24180" w:rsidRDefault="00CC36E9">
          <w:pPr>
            <w:pStyle w:val="24"/>
            <w:tabs>
              <w:tab w:val="left" w:pos="1320"/>
            </w:tabs>
            <w:rPr>
              <w:ins w:id="399" w:author="Попова Дарья" w:date="2020-07-22T11:25:00Z"/>
              <w:del w:id="400" w:author="ShramkovAB" w:date="2021-03-05T14:19:00Z"/>
              <w:rFonts w:eastAsiaTheme="minorEastAsia" w:cstheme="minorBidi"/>
              <w:b w:val="0"/>
              <w:noProof/>
              <w:lang w:eastAsia="ru-RU"/>
            </w:rPr>
          </w:pPr>
          <w:ins w:id="401" w:author="Попова Дарья" w:date="2020-07-22T11:25:00Z">
            <w:del w:id="402" w:author="ShramkovAB" w:date="2021-03-05T14:19:00Z">
              <w:r w:rsidRPr="00E24180" w:rsidDel="00E24180">
                <w:rPr>
                  <w:rStyle w:val="a9"/>
                  <w:rFonts w:eastAsiaTheme="majorEastAsia" w:cs="Arial"/>
                  <w:b w:val="0"/>
                  <w:noProof/>
                </w:rPr>
                <w:delText>9.4</w:delText>
              </w:r>
              <w:r w:rsidDel="00E24180">
                <w:rPr>
                  <w:rFonts w:eastAsiaTheme="minorEastAsia" w:cstheme="minorBidi"/>
                  <w:b w:val="0"/>
                  <w:noProof/>
                  <w:lang w:eastAsia="ru-RU"/>
                </w:rPr>
                <w:tab/>
              </w:r>
              <w:r w:rsidRPr="00E24180" w:rsidDel="00E24180">
                <w:rPr>
                  <w:rStyle w:val="a9"/>
                  <w:rFonts w:eastAsiaTheme="majorEastAsia" w:cs="Arial"/>
                  <w:b w:val="0"/>
                  <w:noProof/>
                </w:rPr>
                <w:delText>Приложение № 4. Прочее</w:delText>
              </w:r>
              <w:r w:rsidDel="00E24180">
                <w:rPr>
                  <w:noProof/>
                  <w:webHidden/>
                </w:rPr>
                <w:tab/>
                <w:delText>136</w:delText>
              </w:r>
            </w:del>
          </w:ins>
        </w:p>
        <w:p w14:paraId="61C58453" w14:textId="0A951093" w:rsidR="00CC36E9" w:rsidDel="00E24180" w:rsidRDefault="00CC36E9">
          <w:pPr>
            <w:pStyle w:val="24"/>
            <w:tabs>
              <w:tab w:val="left" w:pos="1320"/>
            </w:tabs>
            <w:rPr>
              <w:ins w:id="403" w:author="Попова Дарья" w:date="2020-07-22T11:25:00Z"/>
              <w:del w:id="404" w:author="ShramkovAB" w:date="2021-03-05T14:19:00Z"/>
              <w:rFonts w:eastAsiaTheme="minorEastAsia" w:cstheme="minorBidi"/>
              <w:b w:val="0"/>
              <w:noProof/>
              <w:lang w:eastAsia="ru-RU"/>
            </w:rPr>
          </w:pPr>
          <w:ins w:id="405" w:author="Попова Дарья" w:date="2020-07-22T11:25:00Z">
            <w:del w:id="406" w:author="ShramkovAB" w:date="2021-03-05T14:19:00Z">
              <w:r w:rsidRPr="00E24180" w:rsidDel="00E24180">
                <w:rPr>
                  <w:rStyle w:val="a9"/>
                  <w:rFonts w:eastAsiaTheme="majorEastAsia" w:cs="Arial"/>
                  <w:b w:val="0"/>
                  <w:noProof/>
                </w:rPr>
                <w:delText>9.5</w:delText>
              </w:r>
              <w:r w:rsidDel="00E24180">
                <w:rPr>
                  <w:rFonts w:eastAsiaTheme="minorEastAsia" w:cstheme="minorBidi"/>
                  <w:b w:val="0"/>
                  <w:noProof/>
                  <w:lang w:eastAsia="ru-RU"/>
                </w:rPr>
                <w:tab/>
              </w:r>
              <w:r w:rsidRPr="00E24180" w:rsidDel="00E24180">
                <w:rPr>
                  <w:rStyle w:val="a9"/>
                  <w:rFonts w:eastAsiaTheme="majorEastAsia" w:cs="Arial"/>
                  <w:b w:val="0"/>
                  <w:noProof/>
                </w:rPr>
                <w:delText>Приложение № РП1-6: Роли и полномочия</w:delText>
              </w:r>
              <w:r w:rsidDel="00E24180">
                <w:rPr>
                  <w:noProof/>
                  <w:webHidden/>
                </w:rPr>
                <w:tab/>
                <w:delText>136</w:delText>
              </w:r>
            </w:del>
          </w:ins>
        </w:p>
        <w:p w14:paraId="7172452F" w14:textId="13214F45" w:rsidR="00CC36E9" w:rsidDel="00E24180" w:rsidRDefault="00CC36E9">
          <w:pPr>
            <w:pStyle w:val="24"/>
            <w:tabs>
              <w:tab w:val="left" w:pos="1320"/>
            </w:tabs>
            <w:rPr>
              <w:ins w:id="407" w:author="Попова Дарья" w:date="2020-07-22T11:25:00Z"/>
              <w:del w:id="408" w:author="ShramkovAB" w:date="2021-03-05T14:19:00Z"/>
              <w:rFonts w:eastAsiaTheme="minorEastAsia" w:cstheme="minorBidi"/>
              <w:b w:val="0"/>
              <w:noProof/>
              <w:lang w:eastAsia="ru-RU"/>
            </w:rPr>
          </w:pPr>
          <w:ins w:id="409" w:author="Попова Дарья" w:date="2020-07-22T11:25:00Z">
            <w:del w:id="410" w:author="ShramkovAB" w:date="2021-03-05T14:19:00Z">
              <w:r w:rsidRPr="00E24180" w:rsidDel="00E24180">
                <w:rPr>
                  <w:rStyle w:val="a9"/>
                  <w:rFonts w:eastAsia="Calibri"/>
                  <w:b w:val="0"/>
                  <w:noProof/>
                </w:rPr>
                <w:delText>9.6</w:delText>
              </w:r>
              <w:r w:rsidDel="00E24180">
                <w:rPr>
                  <w:rFonts w:eastAsiaTheme="minorEastAsia" w:cstheme="minorBidi"/>
                  <w:b w:val="0"/>
                  <w:noProof/>
                  <w:lang w:eastAsia="ru-RU"/>
                </w:rPr>
                <w:tab/>
              </w:r>
              <w:r w:rsidRPr="00E24180" w:rsidDel="00E24180">
                <w:rPr>
                  <w:rStyle w:val="a9"/>
                  <w:rFonts w:eastAsiaTheme="majorEastAsia" w:cs="Arial"/>
                  <w:b w:val="0"/>
                  <w:noProof/>
                </w:rPr>
                <w:delText>Приложение № РиК1. Матрица рисков и контрольных процедур</w:delText>
              </w:r>
              <w:r w:rsidDel="00E24180">
                <w:rPr>
                  <w:noProof/>
                  <w:webHidden/>
                </w:rPr>
                <w:tab/>
                <w:delText>136</w:delText>
              </w:r>
            </w:del>
          </w:ins>
        </w:p>
        <w:p w14:paraId="47D4FE88" w14:textId="556AF8DB" w:rsidR="00CC36E9" w:rsidDel="00E24180" w:rsidRDefault="00CC36E9">
          <w:pPr>
            <w:pStyle w:val="24"/>
            <w:tabs>
              <w:tab w:val="left" w:pos="1320"/>
            </w:tabs>
            <w:rPr>
              <w:ins w:id="411" w:author="Попова Дарья" w:date="2020-07-22T11:25:00Z"/>
              <w:del w:id="412" w:author="ShramkovAB" w:date="2021-03-05T14:19:00Z"/>
              <w:rFonts w:eastAsiaTheme="minorEastAsia" w:cstheme="minorBidi"/>
              <w:b w:val="0"/>
              <w:noProof/>
              <w:lang w:eastAsia="ru-RU"/>
            </w:rPr>
          </w:pPr>
          <w:ins w:id="413" w:author="Попова Дарья" w:date="2020-07-22T11:25:00Z">
            <w:del w:id="414" w:author="ShramkovAB" w:date="2021-03-05T14:19:00Z">
              <w:r w:rsidRPr="00E24180" w:rsidDel="00E24180">
                <w:rPr>
                  <w:rStyle w:val="a9"/>
                  <w:rFonts w:eastAsiaTheme="majorEastAsia" w:cs="Arial"/>
                  <w:b w:val="0"/>
                  <w:noProof/>
                </w:rPr>
                <w:delText>9.7</w:delText>
              </w:r>
              <w:r w:rsidDel="00E24180">
                <w:rPr>
                  <w:rFonts w:eastAsiaTheme="minorEastAsia" w:cstheme="minorBidi"/>
                  <w:b w:val="0"/>
                  <w:noProof/>
                  <w:lang w:eastAsia="ru-RU"/>
                </w:rPr>
                <w:tab/>
              </w:r>
              <w:r w:rsidRPr="00E24180" w:rsidDel="00E24180">
                <w:rPr>
                  <w:rStyle w:val="a9"/>
                  <w:rFonts w:eastAsiaTheme="majorEastAsia" w:cs="Arial"/>
                  <w:b w:val="0"/>
                  <w:noProof/>
                </w:rPr>
                <w:delText>Приложение № КП1. Матрица конфликтов полномочий</w:delText>
              </w:r>
              <w:r w:rsidDel="00E24180">
                <w:rPr>
                  <w:noProof/>
                  <w:webHidden/>
                </w:rPr>
                <w:tab/>
                <w:delText>136</w:delText>
              </w:r>
            </w:del>
          </w:ins>
        </w:p>
        <w:p w14:paraId="4BECE8AA" w14:textId="2D14701A" w:rsidR="003D3074" w:rsidRPr="00154C26" w:rsidDel="00E24180" w:rsidRDefault="003D3074">
          <w:pPr>
            <w:pStyle w:val="14"/>
            <w:rPr>
              <w:del w:id="415" w:author="ShramkovAB" w:date="2021-03-05T14:19:00Z"/>
              <w:rFonts w:eastAsiaTheme="minorEastAsia"/>
              <w:b w:val="0"/>
              <w:lang w:eastAsia="ru-RU"/>
              <w:rPrChange w:id="416" w:author="Попова Дарья" w:date="2020-07-14T11:59:00Z">
                <w:rPr>
                  <w:del w:id="417" w:author="ShramkovAB" w:date="2021-03-05T14:19:00Z"/>
                  <w:rFonts w:asciiTheme="minorHAnsi" w:eastAsiaTheme="minorEastAsia" w:hAnsiTheme="minorHAnsi" w:cstheme="minorBidi"/>
                  <w:b w:val="0"/>
                  <w:sz w:val="22"/>
                  <w:szCs w:val="22"/>
                  <w:lang w:eastAsia="ru-RU"/>
                </w:rPr>
              </w:rPrChange>
            </w:rPr>
          </w:pPr>
          <w:del w:id="418" w:author="ShramkovAB" w:date="2021-03-05T14:19:00Z">
            <w:r w:rsidRPr="00154C26" w:rsidDel="00E24180">
              <w:rPr>
                <w:rStyle w:val="a9"/>
                <w:b w:val="0"/>
              </w:rPr>
              <w:delText>Оглавление</w:delText>
            </w:r>
            <w:r w:rsidRPr="00154C26" w:rsidDel="00E24180">
              <w:rPr>
                <w:b w:val="0"/>
                <w:webHidden/>
              </w:rPr>
              <w:tab/>
              <w:delText>5</w:delText>
            </w:r>
          </w:del>
        </w:p>
        <w:p w14:paraId="5AA6A88F" w14:textId="1A406BFC" w:rsidR="003D3074" w:rsidRPr="00154C26" w:rsidDel="00E24180" w:rsidRDefault="003D3074">
          <w:pPr>
            <w:pStyle w:val="14"/>
            <w:rPr>
              <w:del w:id="419" w:author="ShramkovAB" w:date="2021-03-05T14:19:00Z"/>
              <w:rFonts w:eastAsiaTheme="minorEastAsia"/>
              <w:b w:val="0"/>
              <w:lang w:eastAsia="ru-RU"/>
              <w:rPrChange w:id="420" w:author="Попова Дарья" w:date="2020-07-14T11:59:00Z">
                <w:rPr>
                  <w:del w:id="421" w:author="ShramkovAB" w:date="2021-03-05T14:19:00Z"/>
                  <w:rFonts w:asciiTheme="minorHAnsi" w:eastAsiaTheme="minorEastAsia" w:hAnsiTheme="minorHAnsi" w:cstheme="minorBidi"/>
                  <w:b w:val="0"/>
                  <w:sz w:val="22"/>
                  <w:szCs w:val="22"/>
                  <w:lang w:eastAsia="ru-RU"/>
                </w:rPr>
              </w:rPrChange>
            </w:rPr>
          </w:pPr>
          <w:del w:id="422" w:author="ShramkovAB" w:date="2021-03-05T14:19:00Z">
            <w:r w:rsidRPr="00154C26" w:rsidDel="00E24180">
              <w:rPr>
                <w:rStyle w:val="a9"/>
                <w:b w:val="0"/>
              </w:rPr>
              <w:delText>1</w:delText>
            </w:r>
            <w:r w:rsidRPr="00154C26" w:rsidDel="00E24180">
              <w:rPr>
                <w:rFonts w:eastAsiaTheme="minorEastAsia"/>
                <w:b w:val="0"/>
                <w:lang w:eastAsia="ru-RU"/>
                <w:rPrChange w:id="423" w:author="Попова Дарья" w:date="2020-07-14T11:59:00Z">
                  <w:rPr>
                    <w:rFonts w:asciiTheme="minorHAnsi" w:eastAsiaTheme="minorEastAsia" w:hAnsiTheme="minorHAnsi" w:cstheme="minorBidi"/>
                    <w:b w:val="0"/>
                    <w:sz w:val="22"/>
                    <w:lang w:eastAsia="ru-RU"/>
                  </w:rPr>
                </w:rPrChange>
              </w:rPr>
              <w:tab/>
            </w:r>
            <w:r w:rsidRPr="00154C26" w:rsidDel="00E24180">
              <w:rPr>
                <w:rStyle w:val="a9"/>
                <w:b w:val="0"/>
              </w:rPr>
              <w:delText>Глоссарий</w:delText>
            </w:r>
            <w:r w:rsidRPr="00154C26" w:rsidDel="00E24180">
              <w:rPr>
                <w:b w:val="0"/>
                <w:webHidden/>
              </w:rPr>
              <w:tab/>
              <w:delText>7</w:delText>
            </w:r>
          </w:del>
        </w:p>
        <w:p w14:paraId="469D57E1" w14:textId="2BCB0E76" w:rsidR="003D3074" w:rsidRPr="00154C26" w:rsidDel="00E24180" w:rsidRDefault="003D3074">
          <w:pPr>
            <w:pStyle w:val="14"/>
            <w:rPr>
              <w:del w:id="424" w:author="ShramkovAB" w:date="2021-03-05T14:19:00Z"/>
              <w:rFonts w:eastAsiaTheme="minorEastAsia"/>
              <w:b w:val="0"/>
              <w:lang w:eastAsia="ru-RU"/>
              <w:rPrChange w:id="425" w:author="Попова Дарья" w:date="2020-07-14T11:59:00Z">
                <w:rPr>
                  <w:del w:id="426" w:author="ShramkovAB" w:date="2021-03-05T14:19:00Z"/>
                  <w:rFonts w:asciiTheme="minorHAnsi" w:eastAsiaTheme="minorEastAsia" w:hAnsiTheme="minorHAnsi" w:cstheme="minorBidi"/>
                  <w:b w:val="0"/>
                  <w:sz w:val="22"/>
                  <w:szCs w:val="22"/>
                  <w:lang w:eastAsia="ru-RU"/>
                </w:rPr>
              </w:rPrChange>
            </w:rPr>
          </w:pPr>
          <w:del w:id="427" w:author="ShramkovAB" w:date="2021-03-05T14:19:00Z">
            <w:r w:rsidRPr="00154C26" w:rsidDel="00E24180">
              <w:rPr>
                <w:rStyle w:val="a9"/>
                <w:b w:val="0"/>
              </w:rPr>
              <w:delText>2</w:delText>
            </w:r>
            <w:r w:rsidRPr="00154C26" w:rsidDel="00E24180">
              <w:rPr>
                <w:rFonts w:eastAsiaTheme="minorEastAsia"/>
                <w:b w:val="0"/>
                <w:lang w:eastAsia="ru-RU"/>
                <w:rPrChange w:id="428" w:author="Попова Дарья" w:date="2020-07-14T11:59:00Z">
                  <w:rPr>
                    <w:rFonts w:asciiTheme="minorHAnsi" w:eastAsiaTheme="minorEastAsia" w:hAnsiTheme="minorHAnsi" w:cstheme="minorBidi"/>
                    <w:b w:val="0"/>
                    <w:sz w:val="22"/>
                    <w:lang w:eastAsia="ru-RU"/>
                  </w:rPr>
                </w:rPrChange>
              </w:rPr>
              <w:tab/>
            </w:r>
            <w:r w:rsidRPr="00154C26" w:rsidDel="00E24180">
              <w:rPr>
                <w:rStyle w:val="a9"/>
                <w:b w:val="0"/>
              </w:rPr>
              <w:delText>Назначение документа</w:delText>
            </w:r>
            <w:r w:rsidRPr="00154C26" w:rsidDel="00E24180">
              <w:rPr>
                <w:b w:val="0"/>
                <w:webHidden/>
              </w:rPr>
              <w:tab/>
              <w:delText>7</w:delText>
            </w:r>
          </w:del>
        </w:p>
        <w:p w14:paraId="1D413C17" w14:textId="193559F6" w:rsidR="003D3074" w:rsidRPr="00154C26" w:rsidDel="00E24180" w:rsidRDefault="003D3074">
          <w:pPr>
            <w:pStyle w:val="14"/>
            <w:rPr>
              <w:del w:id="429" w:author="ShramkovAB" w:date="2021-03-05T14:19:00Z"/>
              <w:rFonts w:eastAsiaTheme="minorEastAsia"/>
              <w:b w:val="0"/>
              <w:lang w:eastAsia="ru-RU"/>
              <w:rPrChange w:id="430" w:author="Попова Дарья" w:date="2020-07-14T11:59:00Z">
                <w:rPr>
                  <w:del w:id="431" w:author="ShramkovAB" w:date="2021-03-05T14:19:00Z"/>
                  <w:rFonts w:asciiTheme="minorHAnsi" w:eastAsiaTheme="minorEastAsia" w:hAnsiTheme="minorHAnsi" w:cstheme="minorBidi"/>
                  <w:b w:val="0"/>
                  <w:sz w:val="22"/>
                  <w:szCs w:val="22"/>
                  <w:lang w:eastAsia="ru-RU"/>
                </w:rPr>
              </w:rPrChange>
            </w:rPr>
          </w:pPr>
          <w:del w:id="432" w:author="ShramkovAB" w:date="2021-03-05T14:19:00Z">
            <w:r w:rsidRPr="00154C26" w:rsidDel="00E24180">
              <w:rPr>
                <w:rStyle w:val="a9"/>
                <w:b w:val="0"/>
              </w:rPr>
              <w:delText>3</w:delText>
            </w:r>
            <w:r w:rsidRPr="00154C26" w:rsidDel="00E24180">
              <w:rPr>
                <w:rFonts w:eastAsiaTheme="minorEastAsia"/>
                <w:b w:val="0"/>
                <w:lang w:eastAsia="ru-RU"/>
                <w:rPrChange w:id="433" w:author="Попова Дарья" w:date="2020-07-14T11:59:00Z">
                  <w:rPr>
                    <w:rFonts w:asciiTheme="minorHAnsi" w:eastAsiaTheme="minorEastAsia" w:hAnsiTheme="minorHAnsi" w:cstheme="minorBidi"/>
                    <w:b w:val="0"/>
                    <w:sz w:val="22"/>
                    <w:lang w:eastAsia="ru-RU"/>
                  </w:rPr>
                </w:rPrChange>
              </w:rPr>
              <w:tab/>
            </w:r>
            <w:r w:rsidRPr="00154C26" w:rsidDel="00E24180">
              <w:rPr>
                <w:rStyle w:val="a9"/>
                <w:b w:val="0"/>
              </w:rPr>
              <w:delText>Предпосылки успешной реализации</w:delText>
            </w:r>
            <w:r w:rsidRPr="00154C26" w:rsidDel="00E24180">
              <w:rPr>
                <w:b w:val="0"/>
                <w:webHidden/>
              </w:rPr>
              <w:tab/>
              <w:delText>7</w:delText>
            </w:r>
          </w:del>
        </w:p>
        <w:p w14:paraId="6AAB00AA" w14:textId="14E37ED1" w:rsidR="003D3074" w:rsidRPr="00154C26" w:rsidDel="00E24180" w:rsidRDefault="003D3074">
          <w:pPr>
            <w:pStyle w:val="14"/>
            <w:rPr>
              <w:del w:id="434" w:author="ShramkovAB" w:date="2021-03-05T14:19:00Z"/>
              <w:rFonts w:eastAsiaTheme="minorEastAsia"/>
              <w:b w:val="0"/>
              <w:lang w:eastAsia="ru-RU"/>
              <w:rPrChange w:id="435" w:author="Попова Дарья" w:date="2020-07-14T11:59:00Z">
                <w:rPr>
                  <w:del w:id="436" w:author="ShramkovAB" w:date="2021-03-05T14:19:00Z"/>
                  <w:rFonts w:asciiTheme="minorHAnsi" w:eastAsiaTheme="minorEastAsia" w:hAnsiTheme="minorHAnsi" w:cstheme="minorBidi"/>
                  <w:b w:val="0"/>
                  <w:sz w:val="22"/>
                  <w:szCs w:val="22"/>
                  <w:lang w:eastAsia="ru-RU"/>
                </w:rPr>
              </w:rPrChange>
            </w:rPr>
          </w:pPr>
          <w:del w:id="437" w:author="ShramkovAB" w:date="2021-03-05T14:19:00Z">
            <w:r w:rsidRPr="00154C26" w:rsidDel="00E24180">
              <w:rPr>
                <w:rStyle w:val="a9"/>
                <w:rFonts w:eastAsia="Calibri"/>
                <w:b w:val="0"/>
              </w:rPr>
              <w:delText>4</w:delText>
            </w:r>
            <w:r w:rsidRPr="00154C26" w:rsidDel="00E24180">
              <w:rPr>
                <w:rFonts w:eastAsiaTheme="minorEastAsia"/>
                <w:b w:val="0"/>
                <w:lang w:eastAsia="ru-RU"/>
                <w:rPrChange w:id="438" w:author="Попова Дарья" w:date="2020-07-14T11:59:00Z">
                  <w:rPr>
                    <w:rFonts w:asciiTheme="minorHAnsi" w:eastAsiaTheme="minorEastAsia" w:hAnsiTheme="minorHAnsi" w:cstheme="minorBidi"/>
                    <w:b w:val="0"/>
                    <w:sz w:val="22"/>
                    <w:lang w:eastAsia="ru-RU"/>
                  </w:rPr>
                </w:rPrChange>
              </w:rPr>
              <w:tab/>
            </w:r>
            <w:r w:rsidRPr="00154C26" w:rsidDel="00E24180">
              <w:rPr>
                <w:rStyle w:val="a9"/>
                <w:rFonts w:eastAsia="Calibri"/>
                <w:b w:val="0"/>
              </w:rPr>
              <w:delText>Бизнес-требования</w:delText>
            </w:r>
            <w:r w:rsidRPr="00154C26" w:rsidDel="00E24180">
              <w:rPr>
                <w:b w:val="0"/>
                <w:webHidden/>
              </w:rPr>
              <w:tab/>
              <w:delText>9</w:delText>
            </w:r>
          </w:del>
        </w:p>
        <w:p w14:paraId="3D457072" w14:textId="1D334748" w:rsidR="003D3074" w:rsidRPr="00154C26" w:rsidDel="00E24180" w:rsidRDefault="003D3074">
          <w:pPr>
            <w:pStyle w:val="14"/>
            <w:rPr>
              <w:del w:id="439" w:author="ShramkovAB" w:date="2021-03-05T14:19:00Z"/>
              <w:rFonts w:eastAsiaTheme="minorEastAsia"/>
              <w:b w:val="0"/>
              <w:lang w:eastAsia="ru-RU"/>
              <w:rPrChange w:id="440" w:author="Попова Дарья" w:date="2020-07-14T11:59:00Z">
                <w:rPr>
                  <w:del w:id="441" w:author="ShramkovAB" w:date="2021-03-05T14:19:00Z"/>
                  <w:rFonts w:asciiTheme="minorHAnsi" w:eastAsiaTheme="minorEastAsia" w:hAnsiTheme="minorHAnsi" w:cstheme="minorBidi"/>
                  <w:b w:val="0"/>
                  <w:sz w:val="22"/>
                  <w:szCs w:val="22"/>
                  <w:lang w:eastAsia="ru-RU"/>
                </w:rPr>
              </w:rPrChange>
            </w:rPr>
          </w:pPr>
          <w:del w:id="442" w:author="ShramkovAB" w:date="2021-03-05T14:19:00Z">
            <w:r w:rsidRPr="00154C26" w:rsidDel="00E24180">
              <w:rPr>
                <w:rStyle w:val="a9"/>
                <w:rFonts w:eastAsia="Calibri"/>
                <w:b w:val="0"/>
              </w:rPr>
              <w:delText>5</w:delText>
            </w:r>
            <w:r w:rsidRPr="00154C26" w:rsidDel="00E24180">
              <w:rPr>
                <w:rFonts w:eastAsiaTheme="minorEastAsia"/>
                <w:b w:val="0"/>
                <w:lang w:eastAsia="ru-RU"/>
                <w:rPrChange w:id="443" w:author="Попова Дарья" w:date="2020-07-14T11:59:00Z">
                  <w:rPr>
                    <w:rFonts w:asciiTheme="minorHAnsi" w:eastAsiaTheme="minorEastAsia" w:hAnsiTheme="minorHAnsi" w:cstheme="minorBidi"/>
                    <w:b w:val="0"/>
                    <w:sz w:val="22"/>
                    <w:lang w:eastAsia="ru-RU"/>
                  </w:rPr>
                </w:rPrChange>
              </w:rPr>
              <w:tab/>
            </w:r>
            <w:r w:rsidRPr="00154C26" w:rsidDel="00E24180">
              <w:rPr>
                <w:rStyle w:val="a9"/>
                <w:rFonts w:eastAsia="Calibri"/>
                <w:b w:val="0"/>
              </w:rPr>
              <w:delText>Реализация бизнес-процессов</w:delText>
            </w:r>
            <w:r w:rsidRPr="00154C26" w:rsidDel="00E24180">
              <w:rPr>
                <w:b w:val="0"/>
                <w:webHidden/>
              </w:rPr>
              <w:tab/>
              <w:delText>9</w:delText>
            </w:r>
          </w:del>
        </w:p>
        <w:p w14:paraId="2BF79477" w14:textId="20E7FB0C" w:rsidR="003D3074" w:rsidRPr="00154C26" w:rsidDel="00E24180" w:rsidRDefault="003D3074">
          <w:pPr>
            <w:pStyle w:val="24"/>
            <w:tabs>
              <w:tab w:val="left" w:pos="1320"/>
            </w:tabs>
            <w:rPr>
              <w:del w:id="444" w:author="ShramkovAB" w:date="2021-03-05T14:19:00Z"/>
              <w:rFonts w:ascii="Arial" w:eastAsiaTheme="minorEastAsia" w:hAnsi="Arial" w:cs="Arial"/>
              <w:b w:val="0"/>
              <w:noProof/>
              <w:sz w:val="20"/>
              <w:szCs w:val="20"/>
              <w:lang w:eastAsia="ru-RU"/>
              <w:rPrChange w:id="445" w:author="Попова Дарья" w:date="2020-07-14T11:59:00Z">
                <w:rPr>
                  <w:del w:id="446" w:author="ShramkovAB" w:date="2021-03-05T14:19:00Z"/>
                  <w:rFonts w:eastAsiaTheme="minorEastAsia" w:cstheme="minorBidi"/>
                  <w:b w:val="0"/>
                  <w:noProof/>
                  <w:lang w:eastAsia="ru-RU"/>
                </w:rPr>
              </w:rPrChange>
            </w:rPr>
          </w:pPr>
          <w:del w:id="447" w:author="ShramkovAB" w:date="2021-03-05T14:19:00Z">
            <w:r w:rsidRPr="00154C26" w:rsidDel="00E24180">
              <w:rPr>
                <w:rStyle w:val="a9"/>
                <w:rFonts w:ascii="Arial" w:eastAsiaTheme="majorEastAsia" w:hAnsi="Arial" w:cs="Arial"/>
                <w:noProof/>
                <w:sz w:val="20"/>
                <w:szCs w:val="20"/>
                <w:rPrChange w:id="448" w:author="Попова Дарья" w:date="2020-07-14T11:59:00Z">
                  <w:rPr>
                    <w:rStyle w:val="a9"/>
                    <w:rFonts w:eastAsiaTheme="majorEastAsia" w:cs="Arial"/>
                    <w:noProof/>
                  </w:rPr>
                </w:rPrChange>
              </w:rPr>
              <w:delText>5.1</w:delText>
            </w:r>
            <w:r w:rsidRPr="00154C26" w:rsidDel="00E24180">
              <w:rPr>
                <w:rFonts w:ascii="Arial" w:eastAsiaTheme="minorEastAsia" w:hAnsi="Arial" w:cs="Arial"/>
                <w:b w:val="0"/>
                <w:noProof/>
                <w:sz w:val="20"/>
                <w:szCs w:val="20"/>
                <w:lang w:eastAsia="ru-RU"/>
                <w:rPrChange w:id="449" w:author="Попова Дарья" w:date="2020-07-14T11:59:00Z">
                  <w:rPr>
                    <w:rFonts w:eastAsiaTheme="minorEastAsia" w:cstheme="minorBidi"/>
                    <w:b w:val="0"/>
                    <w:noProof/>
                    <w:lang w:eastAsia="ru-RU"/>
                  </w:rPr>
                </w:rPrChange>
              </w:rPr>
              <w:tab/>
            </w:r>
            <w:r w:rsidRPr="00154C26" w:rsidDel="00E24180">
              <w:rPr>
                <w:rStyle w:val="a9"/>
                <w:rFonts w:ascii="Arial" w:eastAsiaTheme="majorEastAsia" w:hAnsi="Arial" w:cs="Arial"/>
                <w:noProof/>
                <w:sz w:val="20"/>
                <w:szCs w:val="20"/>
                <w:rPrChange w:id="450" w:author="Попова Дарья" w:date="2020-07-14T11:59:00Z">
                  <w:rPr>
                    <w:rStyle w:val="a9"/>
                    <w:rFonts w:eastAsiaTheme="majorEastAsia" w:cs="Arial"/>
                    <w:noProof/>
                  </w:rPr>
                </w:rPrChange>
              </w:rPr>
              <w:delText>Описание бизнес-процессов</w:delText>
            </w:r>
            <w:r w:rsidRPr="00154C26" w:rsidDel="00E24180">
              <w:rPr>
                <w:rFonts w:ascii="Arial" w:hAnsi="Arial" w:cs="Arial"/>
                <w:noProof/>
                <w:webHidden/>
                <w:sz w:val="20"/>
                <w:szCs w:val="20"/>
                <w:rPrChange w:id="451" w:author="Попова Дарья" w:date="2020-07-14T11:59:00Z">
                  <w:rPr>
                    <w:noProof/>
                    <w:webHidden/>
                  </w:rPr>
                </w:rPrChange>
              </w:rPr>
              <w:tab/>
              <w:delText>9</w:delText>
            </w:r>
          </w:del>
        </w:p>
        <w:p w14:paraId="540764E8" w14:textId="5724A0D0" w:rsidR="003D3074" w:rsidRPr="00A32F31" w:rsidDel="00E24180" w:rsidRDefault="003D3074">
          <w:pPr>
            <w:pStyle w:val="33"/>
            <w:rPr>
              <w:del w:id="452" w:author="ShramkovAB" w:date="2021-03-05T14:19:00Z"/>
              <w:rFonts w:eastAsiaTheme="minorEastAsia"/>
              <w:lang w:eastAsia="ru-RU"/>
            </w:rPr>
          </w:pPr>
          <w:del w:id="453" w:author="ShramkovAB" w:date="2021-03-05T14:19:00Z">
            <w:r w:rsidRPr="00154C26" w:rsidDel="00E24180">
              <w:rPr>
                <w:rStyle w:val="a9"/>
              </w:rPr>
              <w:delText>5.1.1</w:delText>
            </w:r>
            <w:r w:rsidRPr="00A32F31" w:rsidDel="00E24180">
              <w:rPr>
                <w:rFonts w:eastAsiaTheme="minorEastAsia"/>
                <w:lang w:eastAsia="ru-RU"/>
              </w:rPr>
              <w:tab/>
            </w:r>
            <w:r w:rsidRPr="00154C26" w:rsidDel="00E24180">
              <w:rPr>
                <w:rStyle w:val="a9"/>
              </w:rPr>
              <w:delText>Описание бизнес-процесса ПП-07.02.03.01-ERP Годовое планирование воздействий на ПА</w:delText>
            </w:r>
            <w:r w:rsidRPr="00154C26" w:rsidDel="00E24180">
              <w:rPr>
                <w:webHidden/>
              </w:rPr>
              <w:tab/>
              <w:delText>9</w:delText>
            </w:r>
          </w:del>
        </w:p>
        <w:p w14:paraId="3AB703A7" w14:textId="49D5F34A" w:rsidR="003D3074" w:rsidRPr="00A32F31" w:rsidDel="00E24180" w:rsidRDefault="003D3074">
          <w:pPr>
            <w:pStyle w:val="33"/>
            <w:rPr>
              <w:del w:id="454" w:author="ShramkovAB" w:date="2021-03-05T14:19:00Z"/>
              <w:rFonts w:eastAsiaTheme="minorEastAsia"/>
              <w:lang w:eastAsia="ru-RU"/>
            </w:rPr>
          </w:pPr>
          <w:del w:id="455" w:author="ShramkovAB" w:date="2021-03-05T14:19:00Z">
            <w:r w:rsidRPr="00154C26" w:rsidDel="00E24180">
              <w:rPr>
                <w:rStyle w:val="a9"/>
              </w:rPr>
              <w:delText>5.1.2</w:delText>
            </w:r>
            <w:r w:rsidRPr="00A32F31" w:rsidDel="00E24180">
              <w:rPr>
                <w:rFonts w:eastAsiaTheme="minorEastAsia"/>
                <w:lang w:eastAsia="ru-RU"/>
              </w:rPr>
              <w:tab/>
            </w:r>
            <w:r w:rsidRPr="00154C26" w:rsidDel="00E24180">
              <w:rPr>
                <w:rStyle w:val="a9"/>
              </w:rPr>
              <w:delText>Описание бизнес-процесса ПП-07.02.03.03-ERP Определение стоимости работ</w:delText>
            </w:r>
            <w:r w:rsidRPr="00154C26" w:rsidDel="00E24180">
              <w:rPr>
                <w:webHidden/>
              </w:rPr>
              <w:tab/>
              <w:delText>16</w:delText>
            </w:r>
          </w:del>
        </w:p>
        <w:p w14:paraId="1A1402AD" w14:textId="6D553400" w:rsidR="003D3074" w:rsidRPr="00154C26" w:rsidDel="00E24180" w:rsidRDefault="003D3074">
          <w:pPr>
            <w:pStyle w:val="24"/>
            <w:tabs>
              <w:tab w:val="left" w:pos="1320"/>
            </w:tabs>
            <w:rPr>
              <w:del w:id="456" w:author="ShramkovAB" w:date="2021-03-05T14:19:00Z"/>
              <w:rFonts w:ascii="Arial" w:eastAsiaTheme="minorEastAsia" w:hAnsi="Arial" w:cs="Arial"/>
              <w:b w:val="0"/>
              <w:noProof/>
              <w:sz w:val="20"/>
              <w:szCs w:val="20"/>
              <w:lang w:eastAsia="ru-RU"/>
              <w:rPrChange w:id="457" w:author="Попова Дарья" w:date="2020-07-14T11:59:00Z">
                <w:rPr>
                  <w:del w:id="458" w:author="ShramkovAB" w:date="2021-03-05T14:19:00Z"/>
                  <w:rFonts w:eastAsiaTheme="minorEastAsia" w:cstheme="minorBidi"/>
                  <w:b w:val="0"/>
                  <w:noProof/>
                  <w:lang w:eastAsia="ru-RU"/>
                </w:rPr>
              </w:rPrChange>
            </w:rPr>
          </w:pPr>
          <w:del w:id="459" w:author="ShramkovAB" w:date="2021-03-05T14:19:00Z">
            <w:r w:rsidRPr="00154C26" w:rsidDel="00E24180">
              <w:rPr>
                <w:rStyle w:val="a9"/>
                <w:rFonts w:ascii="Arial" w:eastAsiaTheme="majorEastAsia" w:hAnsi="Arial" w:cs="Arial"/>
                <w:noProof/>
                <w:sz w:val="20"/>
                <w:szCs w:val="20"/>
                <w:rPrChange w:id="460" w:author="Попова Дарья" w:date="2020-07-14T11:59:00Z">
                  <w:rPr>
                    <w:rStyle w:val="a9"/>
                    <w:rFonts w:eastAsiaTheme="majorEastAsia" w:cs="Arial"/>
                    <w:noProof/>
                  </w:rPr>
                </w:rPrChange>
              </w:rPr>
              <w:delText>5.2</w:delText>
            </w:r>
            <w:r w:rsidRPr="00154C26" w:rsidDel="00E24180">
              <w:rPr>
                <w:rFonts w:ascii="Arial" w:eastAsiaTheme="minorEastAsia" w:hAnsi="Arial" w:cs="Arial"/>
                <w:b w:val="0"/>
                <w:noProof/>
                <w:sz w:val="20"/>
                <w:szCs w:val="20"/>
                <w:lang w:eastAsia="ru-RU"/>
                <w:rPrChange w:id="461" w:author="Попова Дарья" w:date="2020-07-14T11:59:00Z">
                  <w:rPr>
                    <w:rFonts w:eastAsiaTheme="minorEastAsia" w:cstheme="minorBidi"/>
                    <w:b w:val="0"/>
                    <w:noProof/>
                    <w:lang w:eastAsia="ru-RU"/>
                  </w:rPr>
                </w:rPrChange>
              </w:rPr>
              <w:tab/>
            </w:r>
            <w:r w:rsidRPr="00154C26" w:rsidDel="00E24180">
              <w:rPr>
                <w:rStyle w:val="a9"/>
                <w:rFonts w:ascii="Arial" w:eastAsiaTheme="majorEastAsia" w:hAnsi="Arial" w:cs="Arial"/>
                <w:noProof/>
                <w:sz w:val="20"/>
                <w:szCs w:val="20"/>
                <w:rPrChange w:id="462" w:author="Попова Дарья" w:date="2020-07-14T11:59:00Z">
                  <w:rPr>
                    <w:rStyle w:val="a9"/>
                    <w:rFonts w:eastAsiaTheme="majorEastAsia" w:cs="Arial"/>
                    <w:noProof/>
                  </w:rPr>
                </w:rPrChange>
              </w:rPr>
              <w:delText>Описание шагов бизнес-процессов</w:delText>
            </w:r>
            <w:r w:rsidRPr="00154C26" w:rsidDel="00E24180">
              <w:rPr>
                <w:rFonts w:ascii="Arial" w:hAnsi="Arial" w:cs="Arial"/>
                <w:noProof/>
                <w:webHidden/>
                <w:sz w:val="20"/>
                <w:szCs w:val="20"/>
                <w:rPrChange w:id="463" w:author="Попова Дарья" w:date="2020-07-14T11:59:00Z">
                  <w:rPr>
                    <w:noProof/>
                    <w:webHidden/>
                  </w:rPr>
                </w:rPrChange>
              </w:rPr>
              <w:tab/>
              <w:delText>17</w:delText>
            </w:r>
          </w:del>
        </w:p>
        <w:p w14:paraId="0CB754A2" w14:textId="7123C81E" w:rsidR="003D3074" w:rsidRPr="00A32F31" w:rsidDel="00E24180" w:rsidRDefault="003D3074">
          <w:pPr>
            <w:pStyle w:val="33"/>
            <w:rPr>
              <w:del w:id="464" w:author="ShramkovAB" w:date="2021-03-05T14:19:00Z"/>
              <w:rFonts w:eastAsiaTheme="minorEastAsia"/>
              <w:lang w:eastAsia="ru-RU"/>
            </w:rPr>
          </w:pPr>
          <w:del w:id="465" w:author="ShramkovAB" w:date="2021-03-05T14:19:00Z">
            <w:r w:rsidRPr="00154C26" w:rsidDel="00E24180">
              <w:rPr>
                <w:rStyle w:val="a9"/>
              </w:rPr>
              <w:delText>5.2.1</w:delText>
            </w:r>
            <w:r w:rsidRPr="00A32F31" w:rsidDel="00E24180">
              <w:rPr>
                <w:rFonts w:eastAsiaTheme="minorEastAsia"/>
                <w:lang w:eastAsia="ru-RU"/>
              </w:rPr>
              <w:tab/>
            </w:r>
            <w:r w:rsidRPr="00154C26" w:rsidDel="00E24180">
              <w:rPr>
                <w:rStyle w:val="a9"/>
              </w:rPr>
              <w:delText>Описание шагов бизнес-процесса ПП-07.02.03.01-ERP Годовое планирование воздействий на ПА</w:delText>
            </w:r>
            <w:r w:rsidRPr="00154C26" w:rsidDel="00E24180">
              <w:rPr>
                <w:webHidden/>
              </w:rPr>
              <w:tab/>
              <w:delText>17</w:delText>
            </w:r>
          </w:del>
        </w:p>
        <w:p w14:paraId="70367DA6" w14:textId="5BC90B71" w:rsidR="003D3074" w:rsidRPr="00A32F31" w:rsidDel="00E24180" w:rsidRDefault="003D3074">
          <w:pPr>
            <w:pStyle w:val="33"/>
            <w:rPr>
              <w:del w:id="466" w:author="ShramkovAB" w:date="2021-03-05T14:19:00Z"/>
              <w:rFonts w:eastAsiaTheme="minorEastAsia"/>
              <w:lang w:eastAsia="ru-RU"/>
            </w:rPr>
          </w:pPr>
          <w:del w:id="467" w:author="ShramkovAB" w:date="2021-03-05T14:19:00Z">
            <w:r w:rsidRPr="00154C26" w:rsidDel="00E24180">
              <w:rPr>
                <w:rStyle w:val="a9"/>
              </w:rPr>
              <w:delText>5.2.2</w:delText>
            </w:r>
            <w:r w:rsidRPr="00A32F31" w:rsidDel="00E24180">
              <w:rPr>
                <w:rFonts w:eastAsiaTheme="minorEastAsia"/>
                <w:lang w:eastAsia="ru-RU"/>
              </w:rPr>
              <w:tab/>
            </w:r>
            <w:r w:rsidRPr="00154C26" w:rsidDel="00E24180">
              <w:rPr>
                <w:rStyle w:val="a9"/>
              </w:rPr>
              <w:delText>Описание шагов бизнес-процесса ПП-07.02.03.03-ERP Определение стоимости работ</w:delText>
            </w:r>
            <w:r w:rsidRPr="00154C26" w:rsidDel="00E24180">
              <w:rPr>
                <w:webHidden/>
              </w:rPr>
              <w:tab/>
              <w:delText>49</w:delText>
            </w:r>
          </w:del>
        </w:p>
        <w:p w14:paraId="757F4F59" w14:textId="25104233" w:rsidR="003D3074" w:rsidRPr="00154C26" w:rsidDel="00E24180" w:rsidRDefault="003D3074">
          <w:pPr>
            <w:pStyle w:val="24"/>
            <w:tabs>
              <w:tab w:val="left" w:pos="1320"/>
            </w:tabs>
            <w:rPr>
              <w:del w:id="468" w:author="ShramkovAB" w:date="2021-03-05T14:19:00Z"/>
              <w:rFonts w:ascii="Arial" w:eastAsiaTheme="minorEastAsia" w:hAnsi="Arial" w:cs="Arial"/>
              <w:b w:val="0"/>
              <w:noProof/>
              <w:sz w:val="20"/>
              <w:szCs w:val="20"/>
              <w:lang w:eastAsia="ru-RU"/>
              <w:rPrChange w:id="469" w:author="Попова Дарья" w:date="2020-07-14T11:59:00Z">
                <w:rPr>
                  <w:del w:id="470" w:author="ShramkovAB" w:date="2021-03-05T14:19:00Z"/>
                  <w:rFonts w:eastAsiaTheme="minorEastAsia" w:cstheme="minorBidi"/>
                  <w:b w:val="0"/>
                  <w:noProof/>
                  <w:lang w:eastAsia="ru-RU"/>
                </w:rPr>
              </w:rPrChange>
            </w:rPr>
          </w:pPr>
          <w:del w:id="471" w:author="ShramkovAB" w:date="2021-03-05T14:19:00Z">
            <w:r w:rsidRPr="00154C26" w:rsidDel="00E24180">
              <w:rPr>
                <w:rStyle w:val="a9"/>
                <w:rFonts w:ascii="Arial" w:eastAsiaTheme="majorEastAsia" w:hAnsi="Arial" w:cs="Arial"/>
                <w:noProof/>
                <w:sz w:val="20"/>
                <w:szCs w:val="20"/>
                <w:rPrChange w:id="472" w:author="Попова Дарья" w:date="2020-07-14T11:59:00Z">
                  <w:rPr>
                    <w:rStyle w:val="a9"/>
                    <w:rFonts w:eastAsiaTheme="majorEastAsia" w:cs="Arial"/>
                    <w:noProof/>
                  </w:rPr>
                </w:rPrChange>
              </w:rPr>
              <w:delText>5.3</w:delText>
            </w:r>
            <w:r w:rsidRPr="00154C26" w:rsidDel="00E24180">
              <w:rPr>
                <w:rFonts w:ascii="Arial" w:eastAsiaTheme="minorEastAsia" w:hAnsi="Arial" w:cs="Arial"/>
                <w:b w:val="0"/>
                <w:noProof/>
                <w:sz w:val="20"/>
                <w:szCs w:val="20"/>
                <w:lang w:eastAsia="ru-RU"/>
                <w:rPrChange w:id="473" w:author="Попова Дарья" w:date="2020-07-14T11:59:00Z">
                  <w:rPr>
                    <w:rFonts w:eastAsiaTheme="minorEastAsia" w:cstheme="minorBidi"/>
                    <w:b w:val="0"/>
                    <w:noProof/>
                    <w:lang w:eastAsia="ru-RU"/>
                  </w:rPr>
                </w:rPrChange>
              </w:rPr>
              <w:tab/>
            </w:r>
            <w:r w:rsidRPr="00154C26" w:rsidDel="00E24180">
              <w:rPr>
                <w:rStyle w:val="a9"/>
                <w:rFonts w:ascii="Arial" w:eastAsiaTheme="majorEastAsia" w:hAnsi="Arial" w:cs="Arial"/>
                <w:noProof/>
                <w:sz w:val="20"/>
                <w:szCs w:val="20"/>
                <w:rPrChange w:id="474" w:author="Попова Дарья" w:date="2020-07-14T11:59:00Z">
                  <w:rPr>
                    <w:rStyle w:val="a9"/>
                    <w:rFonts w:eastAsiaTheme="majorEastAsia" w:cs="Arial"/>
                    <w:noProof/>
                  </w:rPr>
                </w:rPrChange>
              </w:rPr>
              <w:delText>Роли и полномочия</w:delText>
            </w:r>
            <w:r w:rsidRPr="00154C26" w:rsidDel="00E24180">
              <w:rPr>
                <w:rFonts w:ascii="Arial" w:hAnsi="Arial" w:cs="Arial"/>
                <w:noProof/>
                <w:webHidden/>
                <w:sz w:val="20"/>
                <w:szCs w:val="20"/>
                <w:rPrChange w:id="475" w:author="Попова Дарья" w:date="2020-07-14T11:59:00Z">
                  <w:rPr>
                    <w:noProof/>
                    <w:webHidden/>
                  </w:rPr>
                </w:rPrChange>
              </w:rPr>
              <w:tab/>
              <w:delText>53</w:delText>
            </w:r>
          </w:del>
        </w:p>
        <w:p w14:paraId="301407E3" w14:textId="5FB9790C" w:rsidR="003D3074" w:rsidRPr="00154C26" w:rsidDel="00E24180" w:rsidRDefault="003D3074">
          <w:pPr>
            <w:pStyle w:val="24"/>
            <w:tabs>
              <w:tab w:val="left" w:pos="1320"/>
            </w:tabs>
            <w:rPr>
              <w:del w:id="476" w:author="ShramkovAB" w:date="2021-03-05T14:19:00Z"/>
              <w:rFonts w:ascii="Arial" w:eastAsiaTheme="minorEastAsia" w:hAnsi="Arial" w:cs="Arial"/>
              <w:b w:val="0"/>
              <w:noProof/>
              <w:sz w:val="20"/>
              <w:szCs w:val="20"/>
              <w:lang w:eastAsia="ru-RU"/>
              <w:rPrChange w:id="477" w:author="Попова Дарья" w:date="2020-07-14T11:59:00Z">
                <w:rPr>
                  <w:del w:id="478" w:author="ShramkovAB" w:date="2021-03-05T14:19:00Z"/>
                  <w:rFonts w:eastAsiaTheme="minorEastAsia" w:cstheme="minorBidi"/>
                  <w:b w:val="0"/>
                  <w:noProof/>
                  <w:lang w:eastAsia="ru-RU"/>
                </w:rPr>
              </w:rPrChange>
            </w:rPr>
          </w:pPr>
          <w:del w:id="479" w:author="ShramkovAB" w:date="2021-03-05T14:19:00Z">
            <w:r w:rsidRPr="00154C26" w:rsidDel="00E24180">
              <w:rPr>
                <w:rStyle w:val="a9"/>
                <w:rFonts w:ascii="Arial" w:eastAsiaTheme="majorEastAsia" w:hAnsi="Arial" w:cs="Arial"/>
                <w:noProof/>
                <w:sz w:val="20"/>
                <w:szCs w:val="20"/>
                <w:rPrChange w:id="480" w:author="Попова Дарья" w:date="2020-07-14T11:59:00Z">
                  <w:rPr>
                    <w:rStyle w:val="a9"/>
                    <w:rFonts w:eastAsiaTheme="majorEastAsia" w:cs="Arial"/>
                    <w:noProof/>
                  </w:rPr>
                </w:rPrChange>
              </w:rPr>
              <w:delText>5.4</w:delText>
            </w:r>
            <w:r w:rsidRPr="00154C26" w:rsidDel="00E24180">
              <w:rPr>
                <w:rFonts w:ascii="Arial" w:eastAsiaTheme="minorEastAsia" w:hAnsi="Arial" w:cs="Arial"/>
                <w:b w:val="0"/>
                <w:noProof/>
                <w:sz w:val="20"/>
                <w:szCs w:val="20"/>
                <w:lang w:eastAsia="ru-RU"/>
                <w:rPrChange w:id="481" w:author="Попова Дарья" w:date="2020-07-14T11:59:00Z">
                  <w:rPr>
                    <w:rFonts w:eastAsiaTheme="minorEastAsia" w:cstheme="minorBidi"/>
                    <w:b w:val="0"/>
                    <w:noProof/>
                    <w:lang w:eastAsia="ru-RU"/>
                  </w:rPr>
                </w:rPrChange>
              </w:rPr>
              <w:tab/>
            </w:r>
            <w:r w:rsidRPr="00154C26" w:rsidDel="00E24180">
              <w:rPr>
                <w:rStyle w:val="a9"/>
                <w:rFonts w:ascii="Arial" w:eastAsiaTheme="majorEastAsia" w:hAnsi="Arial" w:cs="Arial"/>
                <w:noProof/>
                <w:sz w:val="20"/>
                <w:szCs w:val="20"/>
                <w:rPrChange w:id="482" w:author="Попова Дарья" w:date="2020-07-14T11:59:00Z">
                  <w:rPr>
                    <w:rStyle w:val="a9"/>
                    <w:rFonts w:eastAsiaTheme="majorEastAsia" w:cs="Arial"/>
                    <w:noProof/>
                  </w:rPr>
                </w:rPrChange>
              </w:rPr>
              <w:delText>Риски и контрольные процедуры</w:delText>
            </w:r>
            <w:r w:rsidRPr="00154C26" w:rsidDel="00E24180">
              <w:rPr>
                <w:rFonts w:ascii="Arial" w:hAnsi="Arial" w:cs="Arial"/>
                <w:noProof/>
                <w:webHidden/>
                <w:sz w:val="20"/>
                <w:szCs w:val="20"/>
                <w:rPrChange w:id="483" w:author="Попова Дарья" w:date="2020-07-14T11:59:00Z">
                  <w:rPr>
                    <w:noProof/>
                    <w:webHidden/>
                  </w:rPr>
                </w:rPrChange>
              </w:rPr>
              <w:tab/>
              <w:delText>54</w:delText>
            </w:r>
          </w:del>
        </w:p>
        <w:p w14:paraId="0B7F615D" w14:textId="082533A4" w:rsidR="003D3074" w:rsidRPr="00A32F31" w:rsidDel="00E24180" w:rsidRDefault="003D3074">
          <w:pPr>
            <w:pStyle w:val="33"/>
            <w:rPr>
              <w:del w:id="484" w:author="ShramkovAB" w:date="2021-03-05T14:19:00Z"/>
              <w:rFonts w:eastAsiaTheme="minorEastAsia"/>
              <w:lang w:eastAsia="ru-RU"/>
            </w:rPr>
          </w:pPr>
          <w:del w:id="485" w:author="ShramkovAB" w:date="2021-03-05T14:19:00Z">
            <w:r w:rsidRPr="00154C26" w:rsidDel="00E24180">
              <w:rPr>
                <w:rStyle w:val="a9"/>
              </w:rPr>
              <w:delText>5.4.1</w:delText>
            </w:r>
            <w:r w:rsidRPr="00A32F31" w:rsidDel="00E24180">
              <w:rPr>
                <w:rFonts w:eastAsiaTheme="minorEastAsia"/>
                <w:lang w:eastAsia="ru-RU"/>
              </w:rPr>
              <w:tab/>
            </w:r>
            <w:r w:rsidRPr="00154C26" w:rsidDel="00E24180">
              <w:rPr>
                <w:rStyle w:val="a9"/>
              </w:rPr>
              <w:delText>Риски и контроли</w:delText>
            </w:r>
            <w:r w:rsidRPr="00154C26" w:rsidDel="00E24180">
              <w:rPr>
                <w:webHidden/>
              </w:rPr>
              <w:tab/>
              <w:delText>54</w:delText>
            </w:r>
          </w:del>
        </w:p>
        <w:p w14:paraId="30C6F4B8" w14:textId="03DE2227" w:rsidR="003D3074" w:rsidRPr="00A32F31" w:rsidDel="00E24180" w:rsidRDefault="003D3074">
          <w:pPr>
            <w:pStyle w:val="33"/>
            <w:rPr>
              <w:del w:id="486" w:author="ShramkovAB" w:date="2021-03-05T14:19:00Z"/>
              <w:rFonts w:eastAsiaTheme="minorEastAsia"/>
              <w:lang w:eastAsia="ru-RU"/>
            </w:rPr>
          </w:pPr>
          <w:del w:id="487" w:author="ShramkovAB" w:date="2021-03-05T14:19:00Z">
            <w:r w:rsidRPr="00154C26" w:rsidDel="00E24180">
              <w:rPr>
                <w:rStyle w:val="a9"/>
              </w:rPr>
              <w:delText>5.4.2</w:delText>
            </w:r>
            <w:r w:rsidRPr="00A32F31" w:rsidDel="00E24180">
              <w:rPr>
                <w:rFonts w:eastAsiaTheme="minorEastAsia"/>
                <w:lang w:eastAsia="ru-RU"/>
              </w:rPr>
              <w:tab/>
            </w:r>
            <w:r w:rsidRPr="00154C26" w:rsidDel="00E24180">
              <w:rPr>
                <w:rStyle w:val="a9"/>
              </w:rPr>
              <w:delText>Разделение полномочий</w:delText>
            </w:r>
            <w:r w:rsidRPr="00154C26" w:rsidDel="00E24180">
              <w:rPr>
                <w:webHidden/>
              </w:rPr>
              <w:tab/>
              <w:delText>56</w:delText>
            </w:r>
          </w:del>
        </w:p>
        <w:p w14:paraId="5BA6F8B4" w14:textId="372E0578" w:rsidR="003D3074" w:rsidRPr="00154C26" w:rsidDel="00E24180" w:rsidRDefault="003D3074">
          <w:pPr>
            <w:pStyle w:val="24"/>
            <w:tabs>
              <w:tab w:val="left" w:pos="1320"/>
            </w:tabs>
            <w:rPr>
              <w:del w:id="488" w:author="ShramkovAB" w:date="2021-03-05T14:19:00Z"/>
              <w:rFonts w:ascii="Arial" w:eastAsiaTheme="minorEastAsia" w:hAnsi="Arial" w:cs="Arial"/>
              <w:b w:val="0"/>
              <w:noProof/>
              <w:sz w:val="20"/>
              <w:szCs w:val="20"/>
              <w:lang w:eastAsia="ru-RU"/>
              <w:rPrChange w:id="489" w:author="Попова Дарья" w:date="2020-07-14T11:59:00Z">
                <w:rPr>
                  <w:del w:id="490" w:author="ShramkovAB" w:date="2021-03-05T14:19:00Z"/>
                  <w:rFonts w:eastAsiaTheme="minorEastAsia" w:cstheme="minorBidi"/>
                  <w:b w:val="0"/>
                  <w:noProof/>
                  <w:lang w:eastAsia="ru-RU"/>
                </w:rPr>
              </w:rPrChange>
            </w:rPr>
          </w:pPr>
          <w:del w:id="491" w:author="ShramkovAB" w:date="2021-03-05T14:19:00Z">
            <w:r w:rsidRPr="00154C26" w:rsidDel="00E24180">
              <w:rPr>
                <w:rStyle w:val="a9"/>
                <w:rFonts w:ascii="Arial" w:eastAsiaTheme="majorEastAsia" w:hAnsi="Arial" w:cs="Arial"/>
                <w:noProof/>
                <w:sz w:val="20"/>
                <w:szCs w:val="20"/>
                <w:rPrChange w:id="492" w:author="Попова Дарья" w:date="2020-07-14T11:59:00Z">
                  <w:rPr>
                    <w:rStyle w:val="a9"/>
                    <w:rFonts w:eastAsiaTheme="majorEastAsia" w:cs="Arial"/>
                    <w:noProof/>
                  </w:rPr>
                </w:rPrChange>
              </w:rPr>
              <w:delText>5.5</w:delText>
            </w:r>
            <w:r w:rsidRPr="00154C26" w:rsidDel="00E24180">
              <w:rPr>
                <w:rFonts w:ascii="Arial" w:eastAsiaTheme="minorEastAsia" w:hAnsi="Arial" w:cs="Arial"/>
                <w:b w:val="0"/>
                <w:noProof/>
                <w:sz w:val="20"/>
                <w:szCs w:val="20"/>
                <w:lang w:eastAsia="ru-RU"/>
                <w:rPrChange w:id="493" w:author="Попова Дарья" w:date="2020-07-14T11:59:00Z">
                  <w:rPr>
                    <w:rFonts w:eastAsiaTheme="minorEastAsia" w:cstheme="minorBidi"/>
                    <w:b w:val="0"/>
                    <w:noProof/>
                    <w:lang w:eastAsia="ru-RU"/>
                  </w:rPr>
                </w:rPrChange>
              </w:rPr>
              <w:tab/>
            </w:r>
            <w:r w:rsidRPr="00154C26" w:rsidDel="00E24180">
              <w:rPr>
                <w:rStyle w:val="a9"/>
                <w:rFonts w:ascii="Arial" w:eastAsiaTheme="majorEastAsia" w:hAnsi="Arial" w:cs="Arial"/>
                <w:noProof/>
                <w:sz w:val="20"/>
                <w:szCs w:val="20"/>
                <w:rPrChange w:id="494" w:author="Попова Дарья" w:date="2020-07-14T11:59:00Z">
                  <w:rPr>
                    <w:rStyle w:val="a9"/>
                    <w:rFonts w:eastAsiaTheme="majorEastAsia" w:cs="Arial"/>
                    <w:noProof/>
                  </w:rPr>
                </w:rPrChange>
              </w:rPr>
              <w:delText>Интеграционные точки со смежными процессами</w:delText>
            </w:r>
            <w:r w:rsidRPr="00154C26" w:rsidDel="00E24180">
              <w:rPr>
                <w:rFonts w:ascii="Arial" w:hAnsi="Arial" w:cs="Arial"/>
                <w:noProof/>
                <w:webHidden/>
                <w:sz w:val="20"/>
                <w:szCs w:val="20"/>
                <w:rPrChange w:id="495" w:author="Попова Дарья" w:date="2020-07-14T11:59:00Z">
                  <w:rPr>
                    <w:noProof/>
                    <w:webHidden/>
                  </w:rPr>
                </w:rPrChange>
              </w:rPr>
              <w:tab/>
              <w:delText>58</w:delText>
            </w:r>
          </w:del>
        </w:p>
        <w:p w14:paraId="2FA004A2" w14:textId="37746628" w:rsidR="003D3074" w:rsidRPr="00154C26" w:rsidDel="00E24180" w:rsidRDefault="003D3074">
          <w:pPr>
            <w:pStyle w:val="24"/>
            <w:tabs>
              <w:tab w:val="left" w:pos="1320"/>
            </w:tabs>
            <w:rPr>
              <w:del w:id="496" w:author="ShramkovAB" w:date="2021-03-05T14:19:00Z"/>
              <w:rFonts w:ascii="Arial" w:eastAsiaTheme="minorEastAsia" w:hAnsi="Arial" w:cs="Arial"/>
              <w:b w:val="0"/>
              <w:noProof/>
              <w:sz w:val="20"/>
              <w:szCs w:val="20"/>
              <w:lang w:eastAsia="ru-RU"/>
              <w:rPrChange w:id="497" w:author="Попова Дарья" w:date="2020-07-14T11:59:00Z">
                <w:rPr>
                  <w:del w:id="498" w:author="ShramkovAB" w:date="2021-03-05T14:19:00Z"/>
                  <w:rFonts w:eastAsiaTheme="minorEastAsia" w:cstheme="minorBidi"/>
                  <w:b w:val="0"/>
                  <w:noProof/>
                  <w:lang w:eastAsia="ru-RU"/>
                </w:rPr>
              </w:rPrChange>
            </w:rPr>
          </w:pPr>
          <w:del w:id="499" w:author="ShramkovAB" w:date="2021-03-05T14:19:00Z">
            <w:r w:rsidRPr="00154C26" w:rsidDel="00E24180">
              <w:rPr>
                <w:rStyle w:val="a9"/>
                <w:rFonts w:ascii="Arial" w:eastAsiaTheme="majorEastAsia" w:hAnsi="Arial" w:cs="Arial"/>
                <w:noProof/>
                <w:sz w:val="20"/>
                <w:szCs w:val="20"/>
                <w:rPrChange w:id="500" w:author="Попова Дарья" w:date="2020-07-14T11:59:00Z">
                  <w:rPr>
                    <w:rStyle w:val="a9"/>
                    <w:rFonts w:eastAsiaTheme="majorEastAsia" w:cs="Arial"/>
                    <w:noProof/>
                  </w:rPr>
                </w:rPrChange>
              </w:rPr>
              <w:delText>5.6</w:delText>
            </w:r>
            <w:r w:rsidRPr="00154C26" w:rsidDel="00E24180">
              <w:rPr>
                <w:rFonts w:ascii="Arial" w:eastAsiaTheme="minorEastAsia" w:hAnsi="Arial" w:cs="Arial"/>
                <w:b w:val="0"/>
                <w:noProof/>
                <w:sz w:val="20"/>
                <w:szCs w:val="20"/>
                <w:lang w:eastAsia="ru-RU"/>
                <w:rPrChange w:id="501" w:author="Попова Дарья" w:date="2020-07-14T11:59:00Z">
                  <w:rPr>
                    <w:rFonts w:eastAsiaTheme="minorEastAsia" w:cstheme="minorBidi"/>
                    <w:b w:val="0"/>
                    <w:noProof/>
                    <w:lang w:eastAsia="ru-RU"/>
                  </w:rPr>
                </w:rPrChange>
              </w:rPr>
              <w:tab/>
            </w:r>
            <w:r w:rsidRPr="00154C26" w:rsidDel="00E24180">
              <w:rPr>
                <w:rStyle w:val="a9"/>
                <w:rFonts w:ascii="Arial" w:eastAsiaTheme="majorEastAsia" w:hAnsi="Arial" w:cs="Arial"/>
                <w:noProof/>
                <w:sz w:val="20"/>
                <w:szCs w:val="20"/>
                <w:rPrChange w:id="502" w:author="Попова Дарья" w:date="2020-07-14T11:59:00Z">
                  <w:rPr>
                    <w:rStyle w:val="a9"/>
                    <w:rFonts w:eastAsiaTheme="majorEastAsia" w:cs="Arial"/>
                    <w:noProof/>
                  </w:rPr>
                </w:rPrChange>
              </w:rPr>
              <w:delText>Основные данные</w:delText>
            </w:r>
            <w:r w:rsidRPr="00154C26" w:rsidDel="00E24180">
              <w:rPr>
                <w:rFonts w:ascii="Arial" w:hAnsi="Arial" w:cs="Arial"/>
                <w:noProof/>
                <w:webHidden/>
                <w:sz w:val="20"/>
                <w:szCs w:val="20"/>
                <w:rPrChange w:id="503" w:author="Попова Дарья" w:date="2020-07-14T11:59:00Z">
                  <w:rPr>
                    <w:noProof/>
                    <w:webHidden/>
                  </w:rPr>
                </w:rPrChange>
              </w:rPr>
              <w:tab/>
              <w:delText>63</w:delText>
            </w:r>
          </w:del>
        </w:p>
        <w:p w14:paraId="28DE7C44" w14:textId="38A26137" w:rsidR="003D3074" w:rsidRPr="00154C26" w:rsidDel="00E24180" w:rsidRDefault="003D3074">
          <w:pPr>
            <w:pStyle w:val="24"/>
            <w:tabs>
              <w:tab w:val="left" w:pos="1320"/>
            </w:tabs>
            <w:rPr>
              <w:del w:id="504" w:author="ShramkovAB" w:date="2021-03-05T14:19:00Z"/>
              <w:rFonts w:ascii="Arial" w:eastAsiaTheme="minorEastAsia" w:hAnsi="Arial" w:cs="Arial"/>
              <w:b w:val="0"/>
              <w:noProof/>
              <w:sz w:val="20"/>
              <w:szCs w:val="20"/>
              <w:lang w:eastAsia="ru-RU"/>
              <w:rPrChange w:id="505" w:author="Попова Дарья" w:date="2020-07-14T11:59:00Z">
                <w:rPr>
                  <w:del w:id="506" w:author="ShramkovAB" w:date="2021-03-05T14:19:00Z"/>
                  <w:rFonts w:eastAsiaTheme="minorEastAsia" w:cstheme="minorBidi"/>
                  <w:b w:val="0"/>
                  <w:noProof/>
                  <w:lang w:eastAsia="ru-RU"/>
                </w:rPr>
              </w:rPrChange>
            </w:rPr>
          </w:pPr>
          <w:del w:id="507" w:author="ShramkovAB" w:date="2021-03-05T14:19:00Z">
            <w:r w:rsidRPr="00154C26" w:rsidDel="00E24180">
              <w:rPr>
                <w:rStyle w:val="a9"/>
                <w:rFonts w:ascii="Arial" w:eastAsiaTheme="majorEastAsia" w:hAnsi="Arial" w:cs="Arial"/>
                <w:noProof/>
                <w:sz w:val="20"/>
                <w:szCs w:val="20"/>
                <w:rPrChange w:id="508" w:author="Попова Дарья" w:date="2020-07-14T11:59:00Z">
                  <w:rPr>
                    <w:rStyle w:val="a9"/>
                    <w:rFonts w:eastAsiaTheme="majorEastAsia" w:cs="Arial"/>
                    <w:noProof/>
                  </w:rPr>
                </w:rPrChange>
              </w:rPr>
              <w:delText>5.7</w:delText>
            </w:r>
            <w:r w:rsidRPr="00154C26" w:rsidDel="00E24180">
              <w:rPr>
                <w:rFonts w:ascii="Arial" w:eastAsiaTheme="minorEastAsia" w:hAnsi="Arial" w:cs="Arial"/>
                <w:b w:val="0"/>
                <w:noProof/>
                <w:sz w:val="20"/>
                <w:szCs w:val="20"/>
                <w:lang w:eastAsia="ru-RU"/>
                <w:rPrChange w:id="509" w:author="Попова Дарья" w:date="2020-07-14T11:59:00Z">
                  <w:rPr>
                    <w:rFonts w:eastAsiaTheme="minorEastAsia" w:cstheme="minorBidi"/>
                    <w:b w:val="0"/>
                    <w:noProof/>
                    <w:lang w:eastAsia="ru-RU"/>
                  </w:rPr>
                </w:rPrChange>
              </w:rPr>
              <w:tab/>
            </w:r>
            <w:r w:rsidRPr="00154C26" w:rsidDel="00E24180">
              <w:rPr>
                <w:rStyle w:val="a9"/>
                <w:rFonts w:ascii="Arial" w:eastAsiaTheme="majorEastAsia" w:hAnsi="Arial" w:cs="Arial"/>
                <w:noProof/>
                <w:sz w:val="20"/>
                <w:szCs w:val="20"/>
                <w:rPrChange w:id="510" w:author="Попова Дарья" w:date="2020-07-14T11:59:00Z">
                  <w:rPr>
                    <w:rStyle w:val="a9"/>
                    <w:rFonts w:eastAsiaTheme="majorEastAsia" w:cs="Arial"/>
                    <w:noProof/>
                  </w:rPr>
                </w:rPrChange>
              </w:rPr>
              <w:delText>Транзакционные данные</w:delText>
            </w:r>
            <w:r w:rsidRPr="00154C26" w:rsidDel="00E24180">
              <w:rPr>
                <w:rFonts w:ascii="Arial" w:hAnsi="Arial" w:cs="Arial"/>
                <w:noProof/>
                <w:webHidden/>
                <w:sz w:val="20"/>
                <w:szCs w:val="20"/>
                <w:rPrChange w:id="511" w:author="Попова Дарья" w:date="2020-07-14T11:59:00Z">
                  <w:rPr>
                    <w:noProof/>
                    <w:webHidden/>
                  </w:rPr>
                </w:rPrChange>
              </w:rPr>
              <w:tab/>
              <w:delText>64</w:delText>
            </w:r>
          </w:del>
        </w:p>
        <w:p w14:paraId="7A520621" w14:textId="226B3148" w:rsidR="003D3074" w:rsidRPr="00A32F31" w:rsidDel="00E24180" w:rsidRDefault="003D3074">
          <w:pPr>
            <w:pStyle w:val="33"/>
            <w:rPr>
              <w:del w:id="512" w:author="ShramkovAB" w:date="2021-03-05T14:19:00Z"/>
              <w:rFonts w:eastAsiaTheme="minorEastAsia"/>
              <w:lang w:eastAsia="ru-RU"/>
            </w:rPr>
          </w:pPr>
          <w:del w:id="513" w:author="ShramkovAB" w:date="2021-03-05T14:19:00Z">
            <w:r w:rsidRPr="00154C26" w:rsidDel="00E24180">
              <w:rPr>
                <w:rStyle w:val="a9"/>
              </w:rPr>
              <w:delText>5.7.1</w:delText>
            </w:r>
            <w:r w:rsidRPr="00A32F31" w:rsidDel="00E24180">
              <w:rPr>
                <w:rFonts w:eastAsiaTheme="minorEastAsia"/>
                <w:lang w:eastAsia="ru-RU"/>
              </w:rPr>
              <w:tab/>
            </w:r>
            <w:r w:rsidRPr="00154C26" w:rsidDel="00E24180">
              <w:rPr>
                <w:rStyle w:val="a9"/>
              </w:rPr>
              <w:delText>Заказы ТОРО</w:delText>
            </w:r>
            <w:r w:rsidRPr="00154C26" w:rsidDel="00E24180">
              <w:rPr>
                <w:webHidden/>
              </w:rPr>
              <w:tab/>
              <w:delText>64</w:delText>
            </w:r>
          </w:del>
        </w:p>
        <w:p w14:paraId="37C2207E" w14:textId="336573AD" w:rsidR="003D3074" w:rsidRPr="00A32F31" w:rsidDel="00E24180" w:rsidRDefault="003D3074">
          <w:pPr>
            <w:pStyle w:val="33"/>
            <w:rPr>
              <w:del w:id="514" w:author="ShramkovAB" w:date="2021-03-05T14:19:00Z"/>
              <w:rFonts w:eastAsiaTheme="minorEastAsia"/>
              <w:lang w:eastAsia="ru-RU"/>
            </w:rPr>
          </w:pPr>
          <w:del w:id="515" w:author="ShramkovAB" w:date="2021-03-05T14:19:00Z">
            <w:r w:rsidRPr="00154C26" w:rsidDel="00E24180">
              <w:rPr>
                <w:rStyle w:val="a9"/>
              </w:rPr>
              <w:delText>5.7.2</w:delText>
            </w:r>
            <w:r w:rsidRPr="00A32F31" w:rsidDel="00E24180">
              <w:rPr>
                <w:rFonts w:eastAsiaTheme="minorEastAsia"/>
                <w:lang w:eastAsia="ru-RU"/>
              </w:rPr>
              <w:tab/>
            </w:r>
            <w:r w:rsidRPr="00154C26" w:rsidDel="00E24180">
              <w:rPr>
                <w:rStyle w:val="a9"/>
              </w:rPr>
              <w:delText>Планы ТОРО</w:delText>
            </w:r>
            <w:r w:rsidRPr="00154C26" w:rsidDel="00E24180">
              <w:rPr>
                <w:webHidden/>
              </w:rPr>
              <w:tab/>
              <w:delText>80</w:delText>
            </w:r>
          </w:del>
        </w:p>
        <w:p w14:paraId="2D654908" w14:textId="28C491B7" w:rsidR="003D3074" w:rsidRPr="00154C26" w:rsidDel="00E24180" w:rsidRDefault="003D3074">
          <w:pPr>
            <w:pStyle w:val="24"/>
            <w:tabs>
              <w:tab w:val="left" w:pos="1320"/>
            </w:tabs>
            <w:rPr>
              <w:del w:id="516" w:author="ShramkovAB" w:date="2021-03-05T14:19:00Z"/>
              <w:rFonts w:ascii="Arial" w:eastAsiaTheme="minorEastAsia" w:hAnsi="Arial" w:cs="Arial"/>
              <w:b w:val="0"/>
              <w:noProof/>
              <w:sz w:val="20"/>
              <w:szCs w:val="20"/>
              <w:lang w:eastAsia="ru-RU"/>
              <w:rPrChange w:id="517" w:author="Попова Дарья" w:date="2020-07-14T11:59:00Z">
                <w:rPr>
                  <w:del w:id="518" w:author="ShramkovAB" w:date="2021-03-05T14:19:00Z"/>
                  <w:rFonts w:eastAsiaTheme="minorEastAsia" w:cstheme="minorBidi"/>
                  <w:b w:val="0"/>
                  <w:noProof/>
                  <w:lang w:eastAsia="ru-RU"/>
                </w:rPr>
              </w:rPrChange>
            </w:rPr>
          </w:pPr>
          <w:del w:id="519" w:author="ShramkovAB" w:date="2021-03-05T14:19:00Z">
            <w:r w:rsidRPr="00154C26" w:rsidDel="00E24180">
              <w:rPr>
                <w:rStyle w:val="a9"/>
                <w:rFonts w:ascii="Arial" w:eastAsiaTheme="majorEastAsia" w:hAnsi="Arial" w:cs="Arial"/>
                <w:noProof/>
                <w:sz w:val="20"/>
                <w:szCs w:val="20"/>
                <w:rPrChange w:id="520" w:author="Попова Дарья" w:date="2020-07-14T11:59:00Z">
                  <w:rPr>
                    <w:rStyle w:val="a9"/>
                    <w:rFonts w:eastAsiaTheme="majorEastAsia" w:cs="Arial"/>
                    <w:noProof/>
                  </w:rPr>
                </w:rPrChange>
              </w:rPr>
              <w:delText>5.8</w:delText>
            </w:r>
            <w:r w:rsidRPr="00154C26" w:rsidDel="00E24180">
              <w:rPr>
                <w:rFonts w:ascii="Arial" w:eastAsiaTheme="minorEastAsia" w:hAnsi="Arial" w:cs="Arial"/>
                <w:b w:val="0"/>
                <w:noProof/>
                <w:sz w:val="20"/>
                <w:szCs w:val="20"/>
                <w:lang w:eastAsia="ru-RU"/>
                <w:rPrChange w:id="521" w:author="Попова Дарья" w:date="2020-07-14T11:59:00Z">
                  <w:rPr>
                    <w:rFonts w:eastAsiaTheme="minorEastAsia" w:cstheme="minorBidi"/>
                    <w:b w:val="0"/>
                    <w:noProof/>
                    <w:lang w:eastAsia="ru-RU"/>
                  </w:rPr>
                </w:rPrChange>
              </w:rPr>
              <w:tab/>
            </w:r>
            <w:r w:rsidRPr="00154C26" w:rsidDel="00E24180">
              <w:rPr>
                <w:rStyle w:val="a9"/>
                <w:rFonts w:ascii="Arial" w:eastAsiaTheme="majorEastAsia" w:hAnsi="Arial" w:cs="Arial"/>
                <w:noProof/>
                <w:sz w:val="20"/>
                <w:szCs w:val="20"/>
                <w:rPrChange w:id="522" w:author="Попова Дарья" w:date="2020-07-14T11:59:00Z">
                  <w:rPr>
                    <w:rStyle w:val="a9"/>
                    <w:rFonts w:eastAsiaTheme="majorEastAsia" w:cs="Arial"/>
                    <w:noProof/>
                  </w:rPr>
                </w:rPrChange>
              </w:rPr>
              <w:delText>Отчетность и выходные формы</w:delText>
            </w:r>
            <w:r w:rsidRPr="00154C26" w:rsidDel="00E24180">
              <w:rPr>
                <w:rFonts w:ascii="Arial" w:hAnsi="Arial" w:cs="Arial"/>
                <w:noProof/>
                <w:webHidden/>
                <w:sz w:val="20"/>
                <w:szCs w:val="20"/>
                <w:rPrChange w:id="523" w:author="Попова Дарья" w:date="2020-07-14T11:59:00Z">
                  <w:rPr>
                    <w:noProof/>
                    <w:webHidden/>
                  </w:rPr>
                </w:rPrChange>
              </w:rPr>
              <w:tab/>
              <w:delText>84</w:delText>
            </w:r>
          </w:del>
        </w:p>
        <w:p w14:paraId="21AF87C8" w14:textId="16CF7048" w:rsidR="003D3074" w:rsidRPr="00154C26" w:rsidDel="00E24180" w:rsidRDefault="003D3074">
          <w:pPr>
            <w:pStyle w:val="24"/>
            <w:tabs>
              <w:tab w:val="left" w:pos="1320"/>
            </w:tabs>
            <w:rPr>
              <w:del w:id="524" w:author="ShramkovAB" w:date="2021-03-05T14:19:00Z"/>
              <w:rFonts w:ascii="Arial" w:eastAsiaTheme="minorEastAsia" w:hAnsi="Arial" w:cs="Arial"/>
              <w:b w:val="0"/>
              <w:noProof/>
              <w:sz w:val="20"/>
              <w:szCs w:val="20"/>
              <w:lang w:eastAsia="ru-RU"/>
              <w:rPrChange w:id="525" w:author="Попова Дарья" w:date="2020-07-14T11:59:00Z">
                <w:rPr>
                  <w:del w:id="526" w:author="ShramkovAB" w:date="2021-03-05T14:19:00Z"/>
                  <w:rFonts w:eastAsiaTheme="minorEastAsia" w:cstheme="minorBidi"/>
                  <w:b w:val="0"/>
                  <w:noProof/>
                  <w:lang w:eastAsia="ru-RU"/>
                </w:rPr>
              </w:rPrChange>
            </w:rPr>
          </w:pPr>
          <w:del w:id="527" w:author="ShramkovAB" w:date="2021-03-05T14:19:00Z">
            <w:r w:rsidRPr="00154C26" w:rsidDel="00E24180">
              <w:rPr>
                <w:rStyle w:val="a9"/>
                <w:rFonts w:ascii="Arial" w:eastAsiaTheme="majorEastAsia" w:hAnsi="Arial" w:cs="Arial"/>
                <w:noProof/>
                <w:sz w:val="20"/>
                <w:szCs w:val="20"/>
                <w:rPrChange w:id="528" w:author="Попова Дарья" w:date="2020-07-14T11:59:00Z">
                  <w:rPr>
                    <w:rStyle w:val="a9"/>
                    <w:rFonts w:eastAsiaTheme="majorEastAsia"/>
                    <w:noProof/>
                  </w:rPr>
                </w:rPrChange>
              </w:rPr>
              <w:delText>5.9</w:delText>
            </w:r>
            <w:r w:rsidRPr="00154C26" w:rsidDel="00E24180">
              <w:rPr>
                <w:rFonts w:ascii="Arial" w:eastAsiaTheme="minorEastAsia" w:hAnsi="Arial" w:cs="Arial"/>
                <w:b w:val="0"/>
                <w:noProof/>
                <w:sz w:val="20"/>
                <w:szCs w:val="20"/>
                <w:lang w:eastAsia="ru-RU"/>
                <w:rPrChange w:id="529" w:author="Попова Дарья" w:date="2020-07-14T11:59:00Z">
                  <w:rPr>
                    <w:rFonts w:eastAsiaTheme="minorEastAsia" w:cstheme="minorBidi"/>
                    <w:b w:val="0"/>
                    <w:noProof/>
                    <w:lang w:eastAsia="ru-RU"/>
                  </w:rPr>
                </w:rPrChange>
              </w:rPr>
              <w:tab/>
            </w:r>
            <w:r w:rsidRPr="00154C26" w:rsidDel="00E24180">
              <w:rPr>
                <w:rStyle w:val="a9"/>
                <w:rFonts w:ascii="Arial" w:eastAsiaTheme="majorEastAsia" w:hAnsi="Arial" w:cs="Arial"/>
                <w:noProof/>
                <w:sz w:val="20"/>
                <w:szCs w:val="20"/>
                <w:rPrChange w:id="530" w:author="Попова Дарья" w:date="2020-07-14T11:59:00Z">
                  <w:rPr>
                    <w:rStyle w:val="a9"/>
                    <w:rFonts w:eastAsiaTheme="majorEastAsia" w:cs="Arial"/>
                    <w:noProof/>
                  </w:rPr>
                </w:rPrChange>
              </w:rPr>
              <w:delText>Перечень доработок, Разработок и интеграция (интерфейсы)</w:delText>
            </w:r>
            <w:r w:rsidRPr="00154C26" w:rsidDel="00E24180">
              <w:rPr>
                <w:rFonts w:ascii="Arial" w:hAnsi="Arial" w:cs="Arial"/>
                <w:noProof/>
                <w:webHidden/>
                <w:sz w:val="20"/>
                <w:szCs w:val="20"/>
                <w:rPrChange w:id="531" w:author="Попова Дарья" w:date="2020-07-14T11:59:00Z">
                  <w:rPr>
                    <w:noProof/>
                    <w:webHidden/>
                  </w:rPr>
                </w:rPrChange>
              </w:rPr>
              <w:tab/>
              <w:delText>85</w:delText>
            </w:r>
          </w:del>
        </w:p>
        <w:p w14:paraId="65F8CF42" w14:textId="5DD6EF4E" w:rsidR="003D3074" w:rsidRPr="00154C26" w:rsidDel="00E24180" w:rsidRDefault="003D3074">
          <w:pPr>
            <w:pStyle w:val="24"/>
            <w:tabs>
              <w:tab w:val="left" w:pos="1680"/>
            </w:tabs>
            <w:rPr>
              <w:del w:id="532" w:author="ShramkovAB" w:date="2021-03-05T14:19:00Z"/>
              <w:rFonts w:ascii="Arial" w:eastAsiaTheme="minorEastAsia" w:hAnsi="Arial" w:cs="Arial"/>
              <w:b w:val="0"/>
              <w:noProof/>
              <w:sz w:val="20"/>
              <w:szCs w:val="20"/>
              <w:lang w:eastAsia="ru-RU"/>
              <w:rPrChange w:id="533" w:author="Попова Дарья" w:date="2020-07-14T11:59:00Z">
                <w:rPr>
                  <w:del w:id="534" w:author="ShramkovAB" w:date="2021-03-05T14:19:00Z"/>
                  <w:rFonts w:eastAsiaTheme="minorEastAsia" w:cstheme="minorBidi"/>
                  <w:b w:val="0"/>
                  <w:noProof/>
                  <w:lang w:eastAsia="ru-RU"/>
                </w:rPr>
              </w:rPrChange>
            </w:rPr>
          </w:pPr>
          <w:del w:id="535" w:author="ShramkovAB" w:date="2021-03-05T14:19:00Z">
            <w:r w:rsidRPr="00154C26" w:rsidDel="00E24180">
              <w:rPr>
                <w:rStyle w:val="a9"/>
                <w:rFonts w:ascii="Arial" w:eastAsiaTheme="majorEastAsia" w:hAnsi="Arial" w:cs="Arial"/>
                <w:noProof/>
                <w:sz w:val="20"/>
                <w:szCs w:val="20"/>
                <w:rPrChange w:id="536" w:author="Попова Дарья" w:date="2020-07-14T11:59:00Z">
                  <w:rPr>
                    <w:rStyle w:val="a9"/>
                    <w:rFonts w:eastAsiaTheme="majorEastAsia" w:cs="Arial"/>
                    <w:noProof/>
                  </w:rPr>
                </w:rPrChange>
              </w:rPr>
              <w:delText>5.10</w:delText>
            </w:r>
            <w:r w:rsidRPr="00154C26" w:rsidDel="00E24180">
              <w:rPr>
                <w:rFonts w:ascii="Arial" w:eastAsiaTheme="minorEastAsia" w:hAnsi="Arial" w:cs="Arial"/>
                <w:b w:val="0"/>
                <w:noProof/>
                <w:sz w:val="20"/>
                <w:szCs w:val="20"/>
                <w:lang w:eastAsia="ru-RU"/>
                <w:rPrChange w:id="537" w:author="Попова Дарья" w:date="2020-07-14T11:59:00Z">
                  <w:rPr>
                    <w:rFonts w:eastAsiaTheme="minorEastAsia" w:cstheme="minorBidi"/>
                    <w:b w:val="0"/>
                    <w:noProof/>
                    <w:lang w:eastAsia="ru-RU"/>
                  </w:rPr>
                </w:rPrChange>
              </w:rPr>
              <w:tab/>
            </w:r>
            <w:r w:rsidRPr="00154C26" w:rsidDel="00E24180">
              <w:rPr>
                <w:rStyle w:val="a9"/>
                <w:rFonts w:ascii="Arial" w:eastAsiaTheme="majorEastAsia" w:hAnsi="Arial" w:cs="Arial"/>
                <w:noProof/>
                <w:sz w:val="20"/>
                <w:szCs w:val="20"/>
                <w:rPrChange w:id="538" w:author="Попова Дарья" w:date="2020-07-14T11:59:00Z">
                  <w:rPr>
                    <w:rStyle w:val="a9"/>
                    <w:rFonts w:eastAsiaTheme="majorEastAsia" w:cs="Arial"/>
                    <w:noProof/>
                  </w:rPr>
                </w:rPrChange>
              </w:rPr>
              <w:delText>Особенности технической реализации</w:delText>
            </w:r>
            <w:r w:rsidRPr="00154C26" w:rsidDel="00E24180">
              <w:rPr>
                <w:rFonts w:ascii="Arial" w:hAnsi="Arial" w:cs="Arial"/>
                <w:noProof/>
                <w:webHidden/>
                <w:sz w:val="20"/>
                <w:szCs w:val="20"/>
                <w:rPrChange w:id="539" w:author="Попова Дарья" w:date="2020-07-14T11:59:00Z">
                  <w:rPr>
                    <w:noProof/>
                    <w:webHidden/>
                  </w:rPr>
                </w:rPrChange>
              </w:rPr>
              <w:tab/>
              <w:delText>89</w:delText>
            </w:r>
          </w:del>
        </w:p>
        <w:p w14:paraId="1533FB62" w14:textId="51D39C17" w:rsidR="003D3074" w:rsidRPr="00A32F31" w:rsidDel="00E24180" w:rsidRDefault="003D3074">
          <w:pPr>
            <w:pStyle w:val="33"/>
            <w:tabs>
              <w:tab w:val="left" w:pos="1824"/>
            </w:tabs>
            <w:rPr>
              <w:del w:id="540" w:author="ShramkovAB" w:date="2021-03-05T14:19:00Z"/>
              <w:rFonts w:eastAsiaTheme="minorEastAsia"/>
              <w:lang w:eastAsia="ru-RU"/>
            </w:rPr>
          </w:pPr>
          <w:del w:id="541" w:author="ShramkovAB" w:date="2021-03-05T14:19:00Z">
            <w:r w:rsidRPr="00154C26" w:rsidDel="00E24180">
              <w:rPr>
                <w:rStyle w:val="a9"/>
              </w:rPr>
              <w:delText>5.10.1</w:delText>
            </w:r>
            <w:r w:rsidRPr="00A32F31" w:rsidDel="00E24180">
              <w:rPr>
                <w:rFonts w:eastAsiaTheme="minorEastAsia"/>
                <w:lang w:eastAsia="ru-RU"/>
              </w:rPr>
              <w:tab/>
            </w:r>
            <w:r w:rsidRPr="00154C26" w:rsidDel="00E24180">
              <w:rPr>
                <w:rStyle w:val="a9"/>
              </w:rPr>
              <w:delText>Реализация связки между тех.объектами ТОРО и тех.объектами производства</w:delText>
            </w:r>
            <w:r w:rsidRPr="00154C26" w:rsidDel="00E24180">
              <w:rPr>
                <w:webHidden/>
              </w:rPr>
              <w:tab/>
              <w:delText>89</w:delText>
            </w:r>
          </w:del>
        </w:p>
        <w:p w14:paraId="063FA15E" w14:textId="2A9D193E" w:rsidR="003D3074" w:rsidRPr="00A32F31" w:rsidDel="00E24180" w:rsidRDefault="003D3074">
          <w:pPr>
            <w:pStyle w:val="33"/>
            <w:tabs>
              <w:tab w:val="left" w:pos="1824"/>
            </w:tabs>
            <w:rPr>
              <w:del w:id="542" w:author="ShramkovAB" w:date="2021-03-05T14:19:00Z"/>
              <w:rFonts w:eastAsiaTheme="minorEastAsia"/>
              <w:lang w:eastAsia="ru-RU"/>
            </w:rPr>
          </w:pPr>
          <w:del w:id="543" w:author="ShramkovAB" w:date="2021-03-05T14:19:00Z">
            <w:r w:rsidRPr="00154C26" w:rsidDel="00E24180">
              <w:rPr>
                <w:rStyle w:val="a9"/>
              </w:rPr>
              <w:delText>5.10.2</w:delText>
            </w:r>
            <w:r w:rsidRPr="00A32F31" w:rsidDel="00E24180">
              <w:rPr>
                <w:rFonts w:eastAsiaTheme="minorEastAsia"/>
                <w:lang w:eastAsia="ru-RU"/>
              </w:rPr>
              <w:tab/>
            </w:r>
            <w:r w:rsidRPr="00154C26" w:rsidDel="00E24180">
              <w:rPr>
                <w:rStyle w:val="a9"/>
              </w:rPr>
              <w:delText>Реализация планирования воздействий на ПА, планируемые к вводу в эксплуатацию</w:delText>
            </w:r>
            <w:r w:rsidRPr="00154C26" w:rsidDel="00E24180">
              <w:rPr>
                <w:webHidden/>
              </w:rPr>
              <w:tab/>
              <w:delText>89</w:delText>
            </w:r>
          </w:del>
        </w:p>
        <w:p w14:paraId="521E408E" w14:textId="5DCE5C0A" w:rsidR="003D3074" w:rsidRPr="00A32F31" w:rsidDel="00E24180" w:rsidRDefault="003D3074">
          <w:pPr>
            <w:pStyle w:val="33"/>
            <w:tabs>
              <w:tab w:val="left" w:pos="1824"/>
            </w:tabs>
            <w:rPr>
              <w:del w:id="544" w:author="ShramkovAB" w:date="2021-03-05T14:19:00Z"/>
              <w:rFonts w:eastAsiaTheme="minorEastAsia"/>
              <w:lang w:eastAsia="ru-RU"/>
            </w:rPr>
          </w:pPr>
          <w:del w:id="545" w:author="ShramkovAB" w:date="2021-03-05T14:19:00Z">
            <w:r w:rsidRPr="00154C26" w:rsidDel="00E24180">
              <w:rPr>
                <w:rStyle w:val="a9"/>
              </w:rPr>
              <w:delText>5.10.3</w:delText>
            </w:r>
            <w:r w:rsidRPr="00A32F31" w:rsidDel="00E24180">
              <w:rPr>
                <w:rFonts w:eastAsiaTheme="minorEastAsia"/>
                <w:lang w:eastAsia="ru-RU"/>
              </w:rPr>
              <w:tab/>
            </w:r>
            <w:r w:rsidRPr="00154C26" w:rsidDel="00E24180">
              <w:rPr>
                <w:rStyle w:val="a9"/>
              </w:rPr>
              <w:delText>Реализация интеграции заказов ТОРО с сетевыми графиками на уровне планов-графиков воздействий на ПА</w:delText>
            </w:r>
            <w:r w:rsidRPr="00154C26" w:rsidDel="00E24180">
              <w:rPr>
                <w:webHidden/>
              </w:rPr>
              <w:tab/>
              <w:delText>90</w:delText>
            </w:r>
          </w:del>
        </w:p>
        <w:p w14:paraId="6D9F6445" w14:textId="67302605" w:rsidR="003D3074" w:rsidRPr="00A32F31" w:rsidDel="00E24180" w:rsidRDefault="003D3074">
          <w:pPr>
            <w:pStyle w:val="33"/>
            <w:tabs>
              <w:tab w:val="left" w:pos="1824"/>
            </w:tabs>
            <w:rPr>
              <w:del w:id="546" w:author="ShramkovAB" w:date="2021-03-05T14:19:00Z"/>
              <w:rFonts w:eastAsiaTheme="minorEastAsia"/>
              <w:lang w:eastAsia="ru-RU"/>
            </w:rPr>
          </w:pPr>
          <w:del w:id="547" w:author="ShramkovAB" w:date="2021-03-05T14:19:00Z">
            <w:r w:rsidRPr="00154C26" w:rsidDel="00E24180">
              <w:rPr>
                <w:rStyle w:val="a9"/>
              </w:rPr>
              <w:delText>5.10.4</w:delText>
            </w:r>
            <w:r w:rsidRPr="00A32F31" w:rsidDel="00E24180">
              <w:rPr>
                <w:rFonts w:eastAsiaTheme="minorEastAsia"/>
                <w:lang w:eastAsia="ru-RU"/>
              </w:rPr>
              <w:tab/>
            </w:r>
            <w:r w:rsidRPr="00154C26" w:rsidDel="00E24180">
              <w:rPr>
                <w:rStyle w:val="a9"/>
              </w:rPr>
              <w:delText>Определение плановой цены МТР</w:delText>
            </w:r>
            <w:r w:rsidRPr="00154C26" w:rsidDel="00E24180">
              <w:rPr>
                <w:webHidden/>
              </w:rPr>
              <w:tab/>
              <w:delText>91</w:delText>
            </w:r>
          </w:del>
        </w:p>
        <w:p w14:paraId="16D69F5C" w14:textId="1399F0DE" w:rsidR="003D3074" w:rsidRPr="00A32F31" w:rsidDel="00E24180" w:rsidRDefault="003D3074">
          <w:pPr>
            <w:pStyle w:val="33"/>
            <w:tabs>
              <w:tab w:val="left" w:pos="1824"/>
            </w:tabs>
            <w:rPr>
              <w:del w:id="548" w:author="ShramkovAB" w:date="2021-03-05T14:19:00Z"/>
              <w:rFonts w:eastAsiaTheme="minorEastAsia"/>
              <w:lang w:eastAsia="ru-RU"/>
            </w:rPr>
          </w:pPr>
          <w:del w:id="549" w:author="ShramkovAB" w:date="2021-03-05T14:19:00Z">
            <w:r w:rsidRPr="00154C26" w:rsidDel="00E24180">
              <w:rPr>
                <w:rStyle w:val="a9"/>
              </w:rPr>
              <w:delText>5.10.5</w:delText>
            </w:r>
            <w:r w:rsidRPr="00A32F31" w:rsidDel="00E24180">
              <w:rPr>
                <w:rFonts w:eastAsiaTheme="minorEastAsia"/>
                <w:lang w:eastAsia="ru-RU"/>
              </w:rPr>
              <w:tab/>
            </w:r>
            <w:r w:rsidRPr="00154C26" w:rsidDel="00E24180">
              <w:rPr>
                <w:rStyle w:val="a9"/>
              </w:rPr>
              <w:delText>Состояние производственной установки</w:delText>
            </w:r>
            <w:r w:rsidRPr="00154C26" w:rsidDel="00E24180">
              <w:rPr>
                <w:webHidden/>
              </w:rPr>
              <w:tab/>
              <w:delText>91</w:delText>
            </w:r>
          </w:del>
        </w:p>
        <w:p w14:paraId="42AC3C4D" w14:textId="5021030F" w:rsidR="003D3074" w:rsidRPr="00A32F31" w:rsidDel="00E24180" w:rsidRDefault="003D3074">
          <w:pPr>
            <w:pStyle w:val="33"/>
            <w:tabs>
              <w:tab w:val="left" w:pos="1824"/>
            </w:tabs>
            <w:rPr>
              <w:del w:id="550" w:author="ShramkovAB" w:date="2021-03-05T14:19:00Z"/>
              <w:rFonts w:eastAsiaTheme="minorEastAsia"/>
              <w:lang w:eastAsia="ru-RU"/>
            </w:rPr>
          </w:pPr>
          <w:del w:id="551" w:author="ShramkovAB" w:date="2021-03-05T14:19:00Z">
            <w:r w:rsidRPr="00154C26" w:rsidDel="00E24180">
              <w:rPr>
                <w:rStyle w:val="a9"/>
              </w:rPr>
              <w:delText>5.10.6</w:delText>
            </w:r>
            <w:r w:rsidRPr="00A32F31" w:rsidDel="00E24180">
              <w:rPr>
                <w:rFonts w:eastAsiaTheme="minorEastAsia"/>
                <w:lang w:eastAsia="ru-RU"/>
              </w:rPr>
              <w:tab/>
            </w:r>
            <w:r w:rsidRPr="00154C26" w:rsidDel="00E24180">
              <w:rPr>
                <w:rStyle w:val="a9"/>
              </w:rPr>
              <w:delText>Передача информации по КТГ в систему планирования FS-PER</w:delText>
            </w:r>
            <w:r w:rsidRPr="00154C26" w:rsidDel="00E24180">
              <w:rPr>
                <w:webHidden/>
              </w:rPr>
              <w:tab/>
              <w:delText>92</w:delText>
            </w:r>
          </w:del>
        </w:p>
        <w:p w14:paraId="6492326F" w14:textId="171D6D91" w:rsidR="003D3074" w:rsidRPr="00A32F31" w:rsidDel="00E24180" w:rsidRDefault="003D3074">
          <w:pPr>
            <w:pStyle w:val="33"/>
            <w:tabs>
              <w:tab w:val="left" w:pos="1824"/>
            </w:tabs>
            <w:rPr>
              <w:del w:id="552" w:author="ShramkovAB" w:date="2021-03-05T14:19:00Z"/>
              <w:rFonts w:eastAsiaTheme="minorEastAsia"/>
              <w:lang w:eastAsia="ru-RU"/>
            </w:rPr>
          </w:pPr>
          <w:del w:id="553" w:author="ShramkovAB" w:date="2021-03-05T14:19:00Z">
            <w:r w:rsidRPr="00154C26" w:rsidDel="00E24180">
              <w:rPr>
                <w:rStyle w:val="a9"/>
              </w:rPr>
              <w:delText>5.10.7</w:delText>
            </w:r>
            <w:r w:rsidRPr="00A32F31" w:rsidDel="00E24180">
              <w:rPr>
                <w:rFonts w:eastAsiaTheme="minorEastAsia"/>
                <w:lang w:eastAsia="ru-RU"/>
              </w:rPr>
              <w:tab/>
            </w:r>
            <w:r w:rsidRPr="00154C26" w:rsidDel="00E24180">
              <w:rPr>
                <w:rStyle w:val="a9"/>
              </w:rPr>
              <w:delText>Особенности разработок</w:delText>
            </w:r>
            <w:r w:rsidRPr="00154C26" w:rsidDel="00E24180">
              <w:rPr>
                <w:webHidden/>
              </w:rPr>
              <w:tab/>
              <w:delText>93</w:delText>
            </w:r>
          </w:del>
        </w:p>
        <w:p w14:paraId="57A5ABB5" w14:textId="110791BD" w:rsidR="003D3074" w:rsidRPr="00A32F31" w:rsidDel="00E24180" w:rsidRDefault="003D3074">
          <w:pPr>
            <w:pStyle w:val="33"/>
            <w:tabs>
              <w:tab w:val="left" w:pos="1824"/>
            </w:tabs>
            <w:rPr>
              <w:del w:id="554" w:author="ShramkovAB" w:date="2021-03-05T14:19:00Z"/>
              <w:rFonts w:eastAsiaTheme="minorEastAsia"/>
              <w:lang w:eastAsia="ru-RU"/>
            </w:rPr>
          </w:pPr>
          <w:del w:id="555" w:author="ShramkovAB" w:date="2021-03-05T14:19:00Z">
            <w:r w:rsidRPr="00154C26" w:rsidDel="00E24180">
              <w:rPr>
                <w:rStyle w:val="a9"/>
              </w:rPr>
              <w:delText>5.10.8</w:delText>
            </w:r>
            <w:r w:rsidRPr="00A32F31" w:rsidDel="00E24180">
              <w:rPr>
                <w:rFonts w:eastAsiaTheme="minorEastAsia"/>
                <w:lang w:eastAsia="ru-RU"/>
              </w:rPr>
              <w:tab/>
            </w:r>
            <w:r w:rsidRPr="00154C26" w:rsidDel="00E24180">
              <w:rPr>
                <w:rStyle w:val="a9"/>
              </w:rPr>
              <w:delText>Определение ранга заказа ТОРО</w:delText>
            </w:r>
            <w:r w:rsidRPr="00154C26" w:rsidDel="00E24180">
              <w:rPr>
                <w:webHidden/>
              </w:rPr>
              <w:tab/>
              <w:delText>116</w:delText>
            </w:r>
          </w:del>
        </w:p>
        <w:p w14:paraId="09B9215D" w14:textId="7AC0B078" w:rsidR="003D3074" w:rsidRPr="00A32F31" w:rsidDel="00E24180" w:rsidRDefault="003D3074">
          <w:pPr>
            <w:pStyle w:val="33"/>
            <w:tabs>
              <w:tab w:val="left" w:pos="1824"/>
            </w:tabs>
            <w:rPr>
              <w:del w:id="556" w:author="ShramkovAB" w:date="2021-03-05T14:19:00Z"/>
              <w:rFonts w:eastAsiaTheme="minorEastAsia"/>
              <w:lang w:eastAsia="ru-RU"/>
            </w:rPr>
          </w:pPr>
          <w:del w:id="557" w:author="ShramkovAB" w:date="2021-03-05T14:19:00Z">
            <w:r w:rsidRPr="00154C26" w:rsidDel="00E24180">
              <w:rPr>
                <w:rStyle w:val="a9"/>
              </w:rPr>
              <w:delText>5.10.9</w:delText>
            </w:r>
            <w:r w:rsidRPr="00A32F31" w:rsidDel="00E24180">
              <w:rPr>
                <w:rFonts w:eastAsiaTheme="minorEastAsia"/>
                <w:lang w:eastAsia="ru-RU"/>
              </w:rPr>
              <w:tab/>
            </w:r>
            <w:r w:rsidRPr="00154C26" w:rsidDel="00E24180">
              <w:rPr>
                <w:rStyle w:val="a9"/>
              </w:rPr>
              <w:delText>Правила преобразования рабочих мест</w:delText>
            </w:r>
            <w:r w:rsidRPr="00154C26" w:rsidDel="00E24180">
              <w:rPr>
                <w:webHidden/>
              </w:rPr>
              <w:tab/>
              <w:delText>116</w:delText>
            </w:r>
          </w:del>
        </w:p>
        <w:p w14:paraId="1E41A1C3" w14:textId="539E3CE0" w:rsidR="003D3074" w:rsidRPr="00A32F31" w:rsidDel="00E24180" w:rsidRDefault="003D3074">
          <w:pPr>
            <w:pStyle w:val="33"/>
            <w:tabs>
              <w:tab w:val="left" w:pos="1936"/>
            </w:tabs>
            <w:rPr>
              <w:del w:id="558" w:author="ShramkovAB" w:date="2021-03-05T14:19:00Z"/>
              <w:rFonts w:eastAsiaTheme="minorEastAsia"/>
              <w:lang w:eastAsia="ru-RU"/>
            </w:rPr>
          </w:pPr>
          <w:del w:id="559" w:author="ShramkovAB" w:date="2021-03-05T14:19:00Z">
            <w:r w:rsidRPr="00154C26" w:rsidDel="00E24180">
              <w:rPr>
                <w:rStyle w:val="a9"/>
              </w:rPr>
              <w:delText>5.10.10</w:delText>
            </w:r>
            <w:r w:rsidRPr="00A32F31" w:rsidDel="00E24180">
              <w:rPr>
                <w:rFonts w:eastAsiaTheme="minorEastAsia"/>
                <w:lang w:eastAsia="ru-RU"/>
              </w:rPr>
              <w:tab/>
            </w:r>
            <w:r w:rsidRPr="00154C26" w:rsidDel="00E24180">
              <w:rPr>
                <w:rStyle w:val="a9"/>
              </w:rPr>
              <w:delText>Планирование заказов ТОРО с длительным сроком поставки</w:delText>
            </w:r>
            <w:r w:rsidRPr="00154C26" w:rsidDel="00E24180">
              <w:rPr>
                <w:webHidden/>
              </w:rPr>
              <w:tab/>
              <w:delText>117</w:delText>
            </w:r>
          </w:del>
        </w:p>
        <w:p w14:paraId="56E7796D" w14:textId="5EDCD73B" w:rsidR="003D3074" w:rsidRPr="00154C26" w:rsidDel="00E24180" w:rsidRDefault="003D3074">
          <w:pPr>
            <w:pStyle w:val="14"/>
            <w:rPr>
              <w:del w:id="560" w:author="ShramkovAB" w:date="2021-03-05T14:19:00Z"/>
              <w:rFonts w:eastAsiaTheme="minorEastAsia"/>
              <w:b w:val="0"/>
              <w:lang w:eastAsia="ru-RU"/>
              <w:rPrChange w:id="561" w:author="Попова Дарья" w:date="2020-07-14T11:59:00Z">
                <w:rPr>
                  <w:del w:id="562" w:author="ShramkovAB" w:date="2021-03-05T14:19:00Z"/>
                  <w:rFonts w:asciiTheme="minorHAnsi" w:eastAsiaTheme="minorEastAsia" w:hAnsiTheme="minorHAnsi" w:cstheme="minorBidi"/>
                  <w:b w:val="0"/>
                  <w:sz w:val="22"/>
                  <w:szCs w:val="22"/>
                  <w:lang w:eastAsia="ru-RU"/>
                </w:rPr>
              </w:rPrChange>
            </w:rPr>
          </w:pPr>
          <w:del w:id="563" w:author="ShramkovAB" w:date="2021-03-05T14:19:00Z">
            <w:r w:rsidRPr="00154C26" w:rsidDel="00E24180">
              <w:rPr>
                <w:rStyle w:val="a9"/>
                <w:b w:val="0"/>
              </w:rPr>
              <w:delText>6</w:delText>
            </w:r>
            <w:r w:rsidRPr="00154C26" w:rsidDel="00E24180">
              <w:rPr>
                <w:rFonts w:eastAsiaTheme="minorEastAsia"/>
                <w:b w:val="0"/>
                <w:lang w:eastAsia="ru-RU"/>
                <w:rPrChange w:id="564" w:author="Попова Дарья" w:date="2020-07-14T11:59:00Z">
                  <w:rPr>
                    <w:rFonts w:asciiTheme="minorHAnsi" w:eastAsiaTheme="minorEastAsia" w:hAnsiTheme="minorHAnsi" w:cstheme="minorBidi"/>
                    <w:b w:val="0"/>
                    <w:sz w:val="22"/>
                    <w:lang w:eastAsia="ru-RU"/>
                  </w:rPr>
                </w:rPrChange>
              </w:rPr>
              <w:tab/>
            </w:r>
            <w:r w:rsidRPr="00154C26" w:rsidDel="00E24180">
              <w:rPr>
                <w:rStyle w:val="a9"/>
                <w:b w:val="0"/>
              </w:rPr>
              <w:delText>Информационная Безопасность</w:delText>
            </w:r>
            <w:r w:rsidRPr="00154C26" w:rsidDel="00E24180">
              <w:rPr>
                <w:b w:val="0"/>
                <w:webHidden/>
              </w:rPr>
              <w:tab/>
              <w:delText>117</w:delText>
            </w:r>
          </w:del>
        </w:p>
        <w:p w14:paraId="092A1E4C" w14:textId="22ABB43F" w:rsidR="003D3074" w:rsidRPr="00154C26" w:rsidDel="00E24180" w:rsidRDefault="003D3074">
          <w:pPr>
            <w:pStyle w:val="14"/>
            <w:rPr>
              <w:del w:id="565" w:author="ShramkovAB" w:date="2021-03-05T14:19:00Z"/>
              <w:rFonts w:eastAsiaTheme="minorEastAsia"/>
              <w:b w:val="0"/>
              <w:lang w:eastAsia="ru-RU"/>
              <w:rPrChange w:id="566" w:author="Попова Дарья" w:date="2020-07-14T11:59:00Z">
                <w:rPr>
                  <w:del w:id="567" w:author="ShramkovAB" w:date="2021-03-05T14:19:00Z"/>
                  <w:rFonts w:asciiTheme="minorHAnsi" w:eastAsiaTheme="minorEastAsia" w:hAnsiTheme="minorHAnsi" w:cstheme="minorBidi"/>
                  <w:b w:val="0"/>
                  <w:sz w:val="22"/>
                  <w:szCs w:val="22"/>
                  <w:lang w:eastAsia="ru-RU"/>
                </w:rPr>
              </w:rPrChange>
            </w:rPr>
          </w:pPr>
          <w:del w:id="568" w:author="ShramkovAB" w:date="2021-03-05T14:19:00Z">
            <w:r w:rsidRPr="00154C26" w:rsidDel="00E24180">
              <w:rPr>
                <w:rStyle w:val="a9"/>
                <w:rFonts w:eastAsia="Calibri"/>
                <w:b w:val="0"/>
              </w:rPr>
              <w:delText>7</w:delText>
            </w:r>
            <w:r w:rsidRPr="00154C26" w:rsidDel="00E24180">
              <w:rPr>
                <w:rFonts w:eastAsiaTheme="minorEastAsia"/>
                <w:b w:val="0"/>
                <w:lang w:eastAsia="ru-RU"/>
                <w:rPrChange w:id="569" w:author="Попова Дарья" w:date="2020-07-14T11:59:00Z">
                  <w:rPr>
                    <w:rFonts w:asciiTheme="minorHAnsi" w:eastAsiaTheme="minorEastAsia" w:hAnsiTheme="minorHAnsi" w:cstheme="minorBidi"/>
                    <w:b w:val="0"/>
                    <w:sz w:val="22"/>
                    <w:lang w:eastAsia="ru-RU"/>
                  </w:rPr>
                </w:rPrChange>
              </w:rPr>
              <w:tab/>
            </w:r>
            <w:r w:rsidRPr="00154C26" w:rsidDel="00E24180">
              <w:rPr>
                <w:rStyle w:val="a9"/>
                <w:rFonts w:eastAsia="Calibri"/>
                <w:b w:val="0"/>
              </w:rPr>
              <w:delText>Организационные изменения</w:delText>
            </w:r>
            <w:r w:rsidRPr="00154C26" w:rsidDel="00E24180">
              <w:rPr>
                <w:b w:val="0"/>
                <w:webHidden/>
              </w:rPr>
              <w:tab/>
              <w:delText>118</w:delText>
            </w:r>
          </w:del>
        </w:p>
        <w:p w14:paraId="2FD8F8F7" w14:textId="7C2EC5D1" w:rsidR="003D3074" w:rsidRPr="00154C26" w:rsidDel="00E24180" w:rsidRDefault="003D3074">
          <w:pPr>
            <w:pStyle w:val="24"/>
            <w:tabs>
              <w:tab w:val="left" w:pos="1320"/>
            </w:tabs>
            <w:rPr>
              <w:del w:id="570" w:author="ShramkovAB" w:date="2021-03-05T14:19:00Z"/>
              <w:rFonts w:ascii="Arial" w:eastAsiaTheme="minorEastAsia" w:hAnsi="Arial" w:cs="Arial"/>
              <w:b w:val="0"/>
              <w:noProof/>
              <w:sz w:val="20"/>
              <w:szCs w:val="20"/>
              <w:lang w:eastAsia="ru-RU"/>
              <w:rPrChange w:id="571" w:author="Попова Дарья" w:date="2020-07-14T11:59:00Z">
                <w:rPr>
                  <w:del w:id="572" w:author="ShramkovAB" w:date="2021-03-05T14:19:00Z"/>
                  <w:rFonts w:eastAsiaTheme="minorEastAsia" w:cstheme="minorBidi"/>
                  <w:b w:val="0"/>
                  <w:noProof/>
                  <w:lang w:eastAsia="ru-RU"/>
                </w:rPr>
              </w:rPrChange>
            </w:rPr>
          </w:pPr>
          <w:del w:id="573" w:author="ShramkovAB" w:date="2021-03-05T14:19:00Z">
            <w:r w:rsidRPr="00154C26" w:rsidDel="00E24180">
              <w:rPr>
                <w:rStyle w:val="a9"/>
                <w:rFonts w:ascii="Arial" w:eastAsiaTheme="majorEastAsia" w:hAnsi="Arial" w:cs="Arial"/>
                <w:noProof/>
                <w:sz w:val="20"/>
                <w:szCs w:val="20"/>
                <w:rPrChange w:id="574" w:author="Попова Дарья" w:date="2020-07-14T11:59:00Z">
                  <w:rPr>
                    <w:rStyle w:val="a9"/>
                    <w:rFonts w:eastAsiaTheme="majorEastAsia" w:cs="Arial"/>
                    <w:noProof/>
                  </w:rPr>
                </w:rPrChange>
              </w:rPr>
              <w:delText>7.1</w:delText>
            </w:r>
            <w:r w:rsidRPr="00154C26" w:rsidDel="00E24180">
              <w:rPr>
                <w:rFonts w:ascii="Arial" w:eastAsiaTheme="minorEastAsia" w:hAnsi="Arial" w:cs="Arial"/>
                <w:b w:val="0"/>
                <w:noProof/>
                <w:sz w:val="20"/>
                <w:szCs w:val="20"/>
                <w:lang w:eastAsia="ru-RU"/>
                <w:rPrChange w:id="575" w:author="Попова Дарья" w:date="2020-07-14T11:59:00Z">
                  <w:rPr>
                    <w:rFonts w:eastAsiaTheme="minorEastAsia" w:cstheme="minorBidi"/>
                    <w:b w:val="0"/>
                    <w:noProof/>
                    <w:lang w:eastAsia="ru-RU"/>
                  </w:rPr>
                </w:rPrChange>
              </w:rPr>
              <w:tab/>
            </w:r>
            <w:r w:rsidRPr="00154C26" w:rsidDel="00E24180">
              <w:rPr>
                <w:rStyle w:val="a9"/>
                <w:rFonts w:ascii="Arial" w:eastAsiaTheme="majorEastAsia" w:hAnsi="Arial" w:cs="Arial"/>
                <w:noProof/>
                <w:sz w:val="20"/>
                <w:szCs w:val="20"/>
                <w:rPrChange w:id="576" w:author="Попова Дарья" w:date="2020-07-14T11:59:00Z">
                  <w:rPr>
                    <w:rStyle w:val="a9"/>
                    <w:rFonts w:eastAsiaTheme="majorEastAsia" w:cs="Arial"/>
                    <w:noProof/>
                  </w:rPr>
                </w:rPrChange>
              </w:rPr>
              <w:delText>Ключевые процессные изменения и области улучшений</w:delText>
            </w:r>
            <w:r w:rsidRPr="00154C26" w:rsidDel="00E24180">
              <w:rPr>
                <w:rFonts w:ascii="Arial" w:hAnsi="Arial" w:cs="Arial"/>
                <w:noProof/>
                <w:webHidden/>
                <w:sz w:val="20"/>
                <w:szCs w:val="20"/>
                <w:rPrChange w:id="577" w:author="Попова Дарья" w:date="2020-07-14T11:59:00Z">
                  <w:rPr>
                    <w:noProof/>
                    <w:webHidden/>
                  </w:rPr>
                </w:rPrChange>
              </w:rPr>
              <w:tab/>
              <w:delText>118</w:delText>
            </w:r>
          </w:del>
        </w:p>
        <w:p w14:paraId="31D3EDC7" w14:textId="14304CAE" w:rsidR="003D3074" w:rsidRPr="00154C26" w:rsidDel="00E24180" w:rsidRDefault="003D3074">
          <w:pPr>
            <w:pStyle w:val="24"/>
            <w:tabs>
              <w:tab w:val="left" w:pos="1320"/>
            </w:tabs>
            <w:rPr>
              <w:del w:id="578" w:author="ShramkovAB" w:date="2021-03-05T14:19:00Z"/>
              <w:rFonts w:ascii="Arial" w:eastAsiaTheme="minorEastAsia" w:hAnsi="Arial" w:cs="Arial"/>
              <w:b w:val="0"/>
              <w:noProof/>
              <w:sz w:val="20"/>
              <w:szCs w:val="20"/>
              <w:lang w:eastAsia="ru-RU"/>
              <w:rPrChange w:id="579" w:author="Попова Дарья" w:date="2020-07-14T11:59:00Z">
                <w:rPr>
                  <w:del w:id="580" w:author="ShramkovAB" w:date="2021-03-05T14:19:00Z"/>
                  <w:rFonts w:eastAsiaTheme="minorEastAsia" w:cstheme="minorBidi"/>
                  <w:b w:val="0"/>
                  <w:noProof/>
                  <w:lang w:eastAsia="ru-RU"/>
                </w:rPr>
              </w:rPrChange>
            </w:rPr>
          </w:pPr>
          <w:del w:id="581" w:author="ShramkovAB" w:date="2021-03-05T14:19:00Z">
            <w:r w:rsidRPr="00154C26" w:rsidDel="00E24180">
              <w:rPr>
                <w:rStyle w:val="a9"/>
                <w:rFonts w:ascii="Arial" w:eastAsiaTheme="majorEastAsia" w:hAnsi="Arial" w:cs="Arial"/>
                <w:noProof/>
                <w:sz w:val="20"/>
                <w:szCs w:val="20"/>
                <w:rPrChange w:id="582" w:author="Попова Дарья" w:date="2020-07-14T11:59:00Z">
                  <w:rPr>
                    <w:rStyle w:val="a9"/>
                    <w:rFonts w:eastAsiaTheme="majorEastAsia" w:cstheme="majorBidi"/>
                    <w:noProof/>
                  </w:rPr>
                </w:rPrChange>
              </w:rPr>
              <w:delText>7.2</w:delText>
            </w:r>
            <w:r w:rsidRPr="00154C26" w:rsidDel="00E24180">
              <w:rPr>
                <w:rFonts w:ascii="Arial" w:eastAsiaTheme="minorEastAsia" w:hAnsi="Arial" w:cs="Arial"/>
                <w:b w:val="0"/>
                <w:noProof/>
                <w:sz w:val="20"/>
                <w:szCs w:val="20"/>
                <w:lang w:eastAsia="ru-RU"/>
                <w:rPrChange w:id="583" w:author="Попова Дарья" w:date="2020-07-14T11:59:00Z">
                  <w:rPr>
                    <w:rFonts w:eastAsiaTheme="minorEastAsia" w:cstheme="minorBidi"/>
                    <w:b w:val="0"/>
                    <w:noProof/>
                    <w:lang w:eastAsia="ru-RU"/>
                  </w:rPr>
                </w:rPrChange>
              </w:rPr>
              <w:tab/>
            </w:r>
            <w:r w:rsidRPr="00154C26" w:rsidDel="00E24180">
              <w:rPr>
                <w:rStyle w:val="a9"/>
                <w:rFonts w:ascii="Arial" w:eastAsiaTheme="majorEastAsia" w:hAnsi="Arial" w:cs="Arial"/>
                <w:noProof/>
                <w:sz w:val="20"/>
                <w:szCs w:val="20"/>
                <w:rPrChange w:id="584" w:author="Попова Дарья" w:date="2020-07-14T11:59:00Z">
                  <w:rPr>
                    <w:rStyle w:val="a9"/>
                    <w:rFonts w:eastAsiaTheme="majorEastAsia" w:cstheme="majorBidi"/>
                    <w:noProof/>
                  </w:rPr>
                </w:rPrChange>
              </w:rPr>
              <w:delText>Организационные аспекты</w:delText>
            </w:r>
            <w:r w:rsidRPr="00154C26" w:rsidDel="00E24180">
              <w:rPr>
                <w:rFonts w:ascii="Arial" w:hAnsi="Arial" w:cs="Arial"/>
                <w:noProof/>
                <w:webHidden/>
                <w:sz w:val="20"/>
                <w:szCs w:val="20"/>
                <w:rPrChange w:id="585" w:author="Попова Дарья" w:date="2020-07-14T11:59:00Z">
                  <w:rPr>
                    <w:noProof/>
                    <w:webHidden/>
                  </w:rPr>
                </w:rPrChange>
              </w:rPr>
              <w:tab/>
              <w:delText>126</w:delText>
            </w:r>
          </w:del>
        </w:p>
        <w:p w14:paraId="2A55C12A" w14:textId="40B322D3" w:rsidR="003D3074" w:rsidRPr="00154C26" w:rsidDel="00E24180" w:rsidRDefault="003D3074">
          <w:pPr>
            <w:pStyle w:val="14"/>
            <w:rPr>
              <w:del w:id="586" w:author="ShramkovAB" w:date="2021-03-05T14:19:00Z"/>
              <w:rFonts w:eastAsiaTheme="minorEastAsia"/>
              <w:b w:val="0"/>
              <w:lang w:eastAsia="ru-RU"/>
              <w:rPrChange w:id="587" w:author="Попова Дарья" w:date="2020-07-14T11:59:00Z">
                <w:rPr>
                  <w:del w:id="588" w:author="ShramkovAB" w:date="2021-03-05T14:19:00Z"/>
                  <w:rFonts w:asciiTheme="minorHAnsi" w:eastAsiaTheme="minorEastAsia" w:hAnsiTheme="minorHAnsi" w:cstheme="minorBidi"/>
                  <w:b w:val="0"/>
                  <w:sz w:val="22"/>
                  <w:szCs w:val="22"/>
                  <w:lang w:eastAsia="ru-RU"/>
                </w:rPr>
              </w:rPrChange>
            </w:rPr>
          </w:pPr>
          <w:del w:id="589" w:author="ShramkovAB" w:date="2021-03-05T14:19:00Z">
            <w:r w:rsidRPr="00154C26" w:rsidDel="00E24180">
              <w:rPr>
                <w:rStyle w:val="a9"/>
                <w:rFonts w:eastAsia="Calibri"/>
                <w:b w:val="0"/>
              </w:rPr>
              <w:delText>8</w:delText>
            </w:r>
            <w:r w:rsidRPr="00154C26" w:rsidDel="00E24180">
              <w:rPr>
                <w:rFonts w:eastAsiaTheme="minorEastAsia"/>
                <w:b w:val="0"/>
                <w:lang w:eastAsia="ru-RU"/>
                <w:rPrChange w:id="590" w:author="Попова Дарья" w:date="2020-07-14T11:59:00Z">
                  <w:rPr>
                    <w:rFonts w:asciiTheme="minorHAnsi" w:eastAsiaTheme="minorEastAsia" w:hAnsiTheme="minorHAnsi" w:cstheme="minorBidi"/>
                    <w:b w:val="0"/>
                    <w:sz w:val="22"/>
                    <w:lang w:eastAsia="ru-RU"/>
                  </w:rPr>
                </w:rPrChange>
              </w:rPr>
              <w:tab/>
            </w:r>
            <w:r w:rsidRPr="00154C26" w:rsidDel="00E24180">
              <w:rPr>
                <w:rStyle w:val="a9"/>
                <w:rFonts w:eastAsia="Calibri"/>
                <w:b w:val="0"/>
              </w:rPr>
              <w:delText>Открытые вопросы</w:delText>
            </w:r>
            <w:r w:rsidRPr="00154C26" w:rsidDel="00E24180">
              <w:rPr>
                <w:b w:val="0"/>
                <w:webHidden/>
              </w:rPr>
              <w:tab/>
              <w:delText>126</w:delText>
            </w:r>
          </w:del>
        </w:p>
        <w:p w14:paraId="36E021E1" w14:textId="047226DF" w:rsidR="003D3074" w:rsidRPr="00154C26" w:rsidDel="00E24180" w:rsidRDefault="003D3074">
          <w:pPr>
            <w:pStyle w:val="14"/>
            <w:rPr>
              <w:del w:id="591" w:author="ShramkovAB" w:date="2021-03-05T14:19:00Z"/>
              <w:rFonts w:eastAsiaTheme="minorEastAsia"/>
              <w:b w:val="0"/>
              <w:lang w:eastAsia="ru-RU"/>
              <w:rPrChange w:id="592" w:author="Попова Дарья" w:date="2020-07-14T11:59:00Z">
                <w:rPr>
                  <w:del w:id="593" w:author="ShramkovAB" w:date="2021-03-05T14:19:00Z"/>
                  <w:rFonts w:asciiTheme="minorHAnsi" w:eastAsiaTheme="minorEastAsia" w:hAnsiTheme="minorHAnsi" w:cstheme="minorBidi"/>
                  <w:b w:val="0"/>
                  <w:sz w:val="22"/>
                  <w:szCs w:val="22"/>
                  <w:lang w:eastAsia="ru-RU"/>
                </w:rPr>
              </w:rPrChange>
            </w:rPr>
          </w:pPr>
          <w:del w:id="594" w:author="ShramkovAB" w:date="2021-03-05T14:19:00Z">
            <w:r w:rsidRPr="00154C26" w:rsidDel="00E24180">
              <w:rPr>
                <w:rStyle w:val="a9"/>
                <w:rFonts w:eastAsia="Calibri"/>
                <w:b w:val="0"/>
              </w:rPr>
              <w:delText>9</w:delText>
            </w:r>
            <w:r w:rsidRPr="00154C26" w:rsidDel="00E24180">
              <w:rPr>
                <w:rFonts w:eastAsiaTheme="minorEastAsia"/>
                <w:b w:val="0"/>
                <w:lang w:eastAsia="ru-RU"/>
                <w:rPrChange w:id="595" w:author="Попова Дарья" w:date="2020-07-14T11:59:00Z">
                  <w:rPr>
                    <w:rFonts w:asciiTheme="minorHAnsi" w:eastAsiaTheme="minorEastAsia" w:hAnsiTheme="minorHAnsi" w:cstheme="minorBidi"/>
                    <w:b w:val="0"/>
                    <w:sz w:val="22"/>
                    <w:lang w:eastAsia="ru-RU"/>
                  </w:rPr>
                </w:rPrChange>
              </w:rPr>
              <w:tab/>
            </w:r>
            <w:r w:rsidRPr="00154C26" w:rsidDel="00E24180">
              <w:rPr>
                <w:rStyle w:val="a9"/>
                <w:rFonts w:eastAsia="Calibri"/>
                <w:b w:val="0"/>
              </w:rPr>
              <w:delText>Приложения</w:delText>
            </w:r>
            <w:r w:rsidRPr="00154C26" w:rsidDel="00E24180">
              <w:rPr>
                <w:b w:val="0"/>
                <w:webHidden/>
              </w:rPr>
              <w:tab/>
              <w:delText>129</w:delText>
            </w:r>
          </w:del>
        </w:p>
        <w:p w14:paraId="4F80825D" w14:textId="1C4F09FF" w:rsidR="003D3074" w:rsidRPr="00154C26" w:rsidDel="00E24180" w:rsidRDefault="003D3074">
          <w:pPr>
            <w:pStyle w:val="24"/>
            <w:tabs>
              <w:tab w:val="left" w:pos="1320"/>
            </w:tabs>
            <w:rPr>
              <w:del w:id="596" w:author="ShramkovAB" w:date="2021-03-05T14:19:00Z"/>
              <w:rFonts w:ascii="Arial" w:eastAsiaTheme="minorEastAsia" w:hAnsi="Arial" w:cs="Arial"/>
              <w:b w:val="0"/>
              <w:noProof/>
              <w:sz w:val="20"/>
              <w:szCs w:val="20"/>
              <w:lang w:eastAsia="ru-RU"/>
              <w:rPrChange w:id="597" w:author="Попова Дарья" w:date="2020-07-14T11:59:00Z">
                <w:rPr>
                  <w:del w:id="598" w:author="ShramkovAB" w:date="2021-03-05T14:19:00Z"/>
                  <w:rFonts w:eastAsiaTheme="minorEastAsia" w:cstheme="minorBidi"/>
                  <w:b w:val="0"/>
                  <w:noProof/>
                  <w:lang w:eastAsia="ru-RU"/>
                </w:rPr>
              </w:rPrChange>
            </w:rPr>
          </w:pPr>
          <w:del w:id="599" w:author="ShramkovAB" w:date="2021-03-05T14:19:00Z">
            <w:r w:rsidRPr="00154C26" w:rsidDel="00E24180">
              <w:rPr>
                <w:rStyle w:val="a9"/>
                <w:rFonts w:ascii="Arial" w:eastAsiaTheme="majorEastAsia" w:hAnsi="Arial" w:cs="Arial"/>
                <w:noProof/>
                <w:sz w:val="20"/>
                <w:szCs w:val="20"/>
                <w:rPrChange w:id="600" w:author="Попова Дарья" w:date="2020-07-14T11:59:00Z">
                  <w:rPr>
                    <w:rStyle w:val="a9"/>
                    <w:rFonts w:eastAsiaTheme="majorEastAsia" w:cs="Arial"/>
                    <w:noProof/>
                  </w:rPr>
                </w:rPrChange>
              </w:rPr>
              <w:delText>9.1</w:delText>
            </w:r>
            <w:r w:rsidRPr="00154C26" w:rsidDel="00E24180">
              <w:rPr>
                <w:rFonts w:ascii="Arial" w:eastAsiaTheme="minorEastAsia" w:hAnsi="Arial" w:cs="Arial"/>
                <w:b w:val="0"/>
                <w:noProof/>
                <w:sz w:val="20"/>
                <w:szCs w:val="20"/>
                <w:lang w:eastAsia="ru-RU"/>
                <w:rPrChange w:id="601" w:author="Попова Дарья" w:date="2020-07-14T11:59:00Z">
                  <w:rPr>
                    <w:rFonts w:eastAsiaTheme="minorEastAsia" w:cstheme="minorBidi"/>
                    <w:b w:val="0"/>
                    <w:noProof/>
                    <w:lang w:eastAsia="ru-RU"/>
                  </w:rPr>
                </w:rPrChange>
              </w:rPr>
              <w:tab/>
            </w:r>
            <w:r w:rsidRPr="00154C26" w:rsidDel="00E24180">
              <w:rPr>
                <w:rStyle w:val="a9"/>
                <w:rFonts w:ascii="Arial" w:eastAsiaTheme="majorEastAsia" w:hAnsi="Arial" w:cs="Arial"/>
                <w:noProof/>
                <w:sz w:val="20"/>
                <w:szCs w:val="20"/>
                <w:rPrChange w:id="602" w:author="Попова Дарья" w:date="2020-07-14T11:59:00Z">
                  <w:rPr>
                    <w:rStyle w:val="a9"/>
                    <w:rFonts w:eastAsiaTheme="majorEastAsia" w:cs="Arial"/>
                    <w:noProof/>
                  </w:rPr>
                </w:rPrChange>
              </w:rPr>
              <w:delText>Приложение № 1. Модели бизнес-процессов</w:delText>
            </w:r>
            <w:r w:rsidRPr="00154C26" w:rsidDel="00E24180">
              <w:rPr>
                <w:rFonts w:ascii="Arial" w:hAnsi="Arial" w:cs="Arial"/>
                <w:noProof/>
                <w:webHidden/>
                <w:sz w:val="20"/>
                <w:szCs w:val="20"/>
                <w:rPrChange w:id="603" w:author="Попова Дарья" w:date="2020-07-14T11:59:00Z">
                  <w:rPr>
                    <w:noProof/>
                    <w:webHidden/>
                  </w:rPr>
                </w:rPrChange>
              </w:rPr>
              <w:tab/>
              <w:delText>129</w:delText>
            </w:r>
          </w:del>
        </w:p>
        <w:p w14:paraId="10160A85" w14:textId="211FD74F" w:rsidR="003D3074" w:rsidRPr="00154C26" w:rsidDel="00E24180" w:rsidRDefault="003D3074">
          <w:pPr>
            <w:pStyle w:val="24"/>
            <w:tabs>
              <w:tab w:val="left" w:pos="1320"/>
            </w:tabs>
            <w:rPr>
              <w:del w:id="604" w:author="ShramkovAB" w:date="2021-03-05T14:19:00Z"/>
              <w:rFonts w:ascii="Arial" w:eastAsiaTheme="minorEastAsia" w:hAnsi="Arial" w:cs="Arial"/>
              <w:b w:val="0"/>
              <w:noProof/>
              <w:sz w:val="20"/>
              <w:szCs w:val="20"/>
              <w:lang w:eastAsia="ru-RU"/>
              <w:rPrChange w:id="605" w:author="Попова Дарья" w:date="2020-07-14T11:59:00Z">
                <w:rPr>
                  <w:del w:id="606" w:author="ShramkovAB" w:date="2021-03-05T14:19:00Z"/>
                  <w:rFonts w:eastAsiaTheme="minorEastAsia" w:cstheme="minorBidi"/>
                  <w:b w:val="0"/>
                  <w:noProof/>
                  <w:lang w:eastAsia="ru-RU"/>
                </w:rPr>
              </w:rPrChange>
            </w:rPr>
          </w:pPr>
          <w:del w:id="607" w:author="ShramkovAB" w:date="2021-03-05T14:19:00Z">
            <w:r w:rsidRPr="00154C26" w:rsidDel="00E24180">
              <w:rPr>
                <w:rStyle w:val="a9"/>
                <w:rFonts w:ascii="Arial" w:eastAsiaTheme="majorEastAsia" w:hAnsi="Arial" w:cs="Arial"/>
                <w:noProof/>
                <w:sz w:val="20"/>
                <w:szCs w:val="20"/>
                <w:rPrChange w:id="608" w:author="Попова Дарья" w:date="2020-07-14T11:59:00Z">
                  <w:rPr>
                    <w:rStyle w:val="a9"/>
                    <w:rFonts w:eastAsiaTheme="majorEastAsia" w:cs="Arial"/>
                    <w:noProof/>
                  </w:rPr>
                </w:rPrChange>
              </w:rPr>
              <w:delText>9.2</w:delText>
            </w:r>
            <w:r w:rsidRPr="00154C26" w:rsidDel="00E24180">
              <w:rPr>
                <w:rFonts w:ascii="Arial" w:eastAsiaTheme="minorEastAsia" w:hAnsi="Arial" w:cs="Arial"/>
                <w:b w:val="0"/>
                <w:noProof/>
                <w:sz w:val="20"/>
                <w:szCs w:val="20"/>
                <w:lang w:eastAsia="ru-RU"/>
                <w:rPrChange w:id="609" w:author="Попова Дарья" w:date="2020-07-14T11:59:00Z">
                  <w:rPr>
                    <w:rFonts w:eastAsiaTheme="minorEastAsia" w:cstheme="minorBidi"/>
                    <w:b w:val="0"/>
                    <w:noProof/>
                    <w:lang w:eastAsia="ru-RU"/>
                  </w:rPr>
                </w:rPrChange>
              </w:rPr>
              <w:tab/>
            </w:r>
            <w:r w:rsidRPr="00154C26" w:rsidDel="00E24180">
              <w:rPr>
                <w:rStyle w:val="a9"/>
                <w:rFonts w:ascii="Arial" w:eastAsiaTheme="majorEastAsia" w:hAnsi="Arial" w:cs="Arial"/>
                <w:noProof/>
                <w:sz w:val="20"/>
                <w:szCs w:val="20"/>
                <w:rPrChange w:id="610" w:author="Попова Дарья" w:date="2020-07-14T11:59:00Z">
                  <w:rPr>
                    <w:rStyle w:val="a9"/>
                    <w:rFonts w:eastAsiaTheme="majorEastAsia" w:cs="Arial"/>
                    <w:noProof/>
                  </w:rPr>
                </w:rPrChange>
              </w:rPr>
              <w:delText>Приложение № 2. Реестр бизнес-требований</w:delText>
            </w:r>
            <w:r w:rsidRPr="00154C26" w:rsidDel="00E24180">
              <w:rPr>
                <w:rFonts w:ascii="Arial" w:hAnsi="Arial" w:cs="Arial"/>
                <w:noProof/>
                <w:webHidden/>
                <w:sz w:val="20"/>
                <w:szCs w:val="20"/>
                <w:rPrChange w:id="611" w:author="Попова Дарья" w:date="2020-07-14T11:59:00Z">
                  <w:rPr>
                    <w:noProof/>
                    <w:webHidden/>
                  </w:rPr>
                </w:rPrChange>
              </w:rPr>
              <w:tab/>
              <w:delText>129</w:delText>
            </w:r>
          </w:del>
        </w:p>
        <w:p w14:paraId="389E56E6" w14:textId="7AEC28BE" w:rsidR="003D3074" w:rsidRPr="00154C26" w:rsidDel="00E24180" w:rsidRDefault="003D3074">
          <w:pPr>
            <w:pStyle w:val="24"/>
            <w:tabs>
              <w:tab w:val="left" w:pos="1320"/>
            </w:tabs>
            <w:rPr>
              <w:del w:id="612" w:author="ShramkovAB" w:date="2021-03-05T14:19:00Z"/>
              <w:rFonts w:ascii="Arial" w:eastAsiaTheme="minorEastAsia" w:hAnsi="Arial" w:cs="Arial"/>
              <w:b w:val="0"/>
              <w:noProof/>
              <w:sz w:val="20"/>
              <w:szCs w:val="20"/>
              <w:lang w:eastAsia="ru-RU"/>
              <w:rPrChange w:id="613" w:author="Попова Дарья" w:date="2020-07-14T11:59:00Z">
                <w:rPr>
                  <w:del w:id="614" w:author="ShramkovAB" w:date="2021-03-05T14:19:00Z"/>
                  <w:rFonts w:eastAsiaTheme="minorEastAsia" w:cstheme="minorBidi"/>
                  <w:b w:val="0"/>
                  <w:noProof/>
                  <w:lang w:eastAsia="ru-RU"/>
                </w:rPr>
              </w:rPrChange>
            </w:rPr>
          </w:pPr>
          <w:del w:id="615" w:author="ShramkovAB" w:date="2021-03-05T14:19:00Z">
            <w:r w:rsidRPr="00154C26" w:rsidDel="00E24180">
              <w:rPr>
                <w:rStyle w:val="a9"/>
                <w:rFonts w:ascii="Arial" w:eastAsiaTheme="majorEastAsia" w:hAnsi="Arial" w:cs="Arial"/>
                <w:noProof/>
                <w:sz w:val="20"/>
                <w:szCs w:val="20"/>
                <w:rPrChange w:id="616" w:author="Попова Дарья" w:date="2020-07-14T11:59:00Z">
                  <w:rPr>
                    <w:rStyle w:val="a9"/>
                    <w:rFonts w:eastAsiaTheme="majorEastAsia" w:cs="Arial"/>
                    <w:noProof/>
                  </w:rPr>
                </w:rPrChange>
              </w:rPr>
              <w:delText>9.3</w:delText>
            </w:r>
            <w:r w:rsidRPr="00154C26" w:rsidDel="00E24180">
              <w:rPr>
                <w:rFonts w:ascii="Arial" w:eastAsiaTheme="minorEastAsia" w:hAnsi="Arial" w:cs="Arial"/>
                <w:b w:val="0"/>
                <w:noProof/>
                <w:sz w:val="20"/>
                <w:szCs w:val="20"/>
                <w:lang w:eastAsia="ru-RU"/>
                <w:rPrChange w:id="617" w:author="Попова Дарья" w:date="2020-07-14T11:59:00Z">
                  <w:rPr>
                    <w:rFonts w:eastAsiaTheme="minorEastAsia" w:cstheme="minorBidi"/>
                    <w:b w:val="0"/>
                    <w:noProof/>
                    <w:lang w:eastAsia="ru-RU"/>
                  </w:rPr>
                </w:rPrChange>
              </w:rPr>
              <w:tab/>
            </w:r>
            <w:r w:rsidRPr="00154C26" w:rsidDel="00E24180">
              <w:rPr>
                <w:rStyle w:val="a9"/>
                <w:rFonts w:ascii="Arial" w:eastAsiaTheme="majorEastAsia" w:hAnsi="Arial" w:cs="Arial"/>
                <w:noProof/>
                <w:sz w:val="20"/>
                <w:szCs w:val="20"/>
                <w:rPrChange w:id="618" w:author="Попова Дарья" w:date="2020-07-14T11:59:00Z">
                  <w:rPr>
                    <w:rStyle w:val="a9"/>
                    <w:rFonts w:eastAsiaTheme="majorEastAsia" w:cs="Arial"/>
                    <w:noProof/>
                  </w:rPr>
                </w:rPrChange>
              </w:rPr>
              <w:delText>Приложение № 3. Описание шагов бизнес-процессов</w:delText>
            </w:r>
            <w:r w:rsidRPr="00154C26" w:rsidDel="00E24180">
              <w:rPr>
                <w:rFonts w:ascii="Arial" w:hAnsi="Arial" w:cs="Arial"/>
                <w:noProof/>
                <w:webHidden/>
                <w:sz w:val="20"/>
                <w:szCs w:val="20"/>
                <w:rPrChange w:id="619" w:author="Попова Дарья" w:date="2020-07-14T11:59:00Z">
                  <w:rPr>
                    <w:noProof/>
                    <w:webHidden/>
                  </w:rPr>
                </w:rPrChange>
              </w:rPr>
              <w:tab/>
              <w:delText>129</w:delText>
            </w:r>
          </w:del>
        </w:p>
        <w:p w14:paraId="2D789371" w14:textId="5036290A" w:rsidR="003D3074" w:rsidRPr="00154C26" w:rsidDel="00E24180" w:rsidRDefault="003D3074">
          <w:pPr>
            <w:pStyle w:val="24"/>
            <w:tabs>
              <w:tab w:val="left" w:pos="1320"/>
            </w:tabs>
            <w:rPr>
              <w:del w:id="620" w:author="ShramkovAB" w:date="2021-03-05T14:19:00Z"/>
              <w:rFonts w:ascii="Arial" w:eastAsiaTheme="minorEastAsia" w:hAnsi="Arial" w:cs="Arial"/>
              <w:b w:val="0"/>
              <w:noProof/>
              <w:sz w:val="20"/>
              <w:szCs w:val="20"/>
              <w:lang w:eastAsia="ru-RU"/>
              <w:rPrChange w:id="621" w:author="Попова Дарья" w:date="2020-07-14T11:59:00Z">
                <w:rPr>
                  <w:del w:id="622" w:author="ShramkovAB" w:date="2021-03-05T14:19:00Z"/>
                  <w:rFonts w:eastAsiaTheme="minorEastAsia" w:cstheme="minorBidi"/>
                  <w:b w:val="0"/>
                  <w:noProof/>
                  <w:lang w:eastAsia="ru-RU"/>
                </w:rPr>
              </w:rPrChange>
            </w:rPr>
          </w:pPr>
          <w:del w:id="623" w:author="ShramkovAB" w:date="2021-03-05T14:19:00Z">
            <w:r w:rsidRPr="00154C26" w:rsidDel="00E24180">
              <w:rPr>
                <w:rStyle w:val="a9"/>
                <w:rFonts w:ascii="Arial" w:eastAsiaTheme="majorEastAsia" w:hAnsi="Arial" w:cs="Arial"/>
                <w:noProof/>
                <w:sz w:val="20"/>
                <w:szCs w:val="20"/>
                <w:rPrChange w:id="624" w:author="Попова Дарья" w:date="2020-07-14T11:59:00Z">
                  <w:rPr>
                    <w:rStyle w:val="a9"/>
                    <w:rFonts w:eastAsiaTheme="majorEastAsia" w:cs="Arial"/>
                    <w:noProof/>
                  </w:rPr>
                </w:rPrChange>
              </w:rPr>
              <w:delText>9.4</w:delText>
            </w:r>
            <w:r w:rsidRPr="00154C26" w:rsidDel="00E24180">
              <w:rPr>
                <w:rFonts w:ascii="Arial" w:eastAsiaTheme="minorEastAsia" w:hAnsi="Arial" w:cs="Arial"/>
                <w:b w:val="0"/>
                <w:noProof/>
                <w:sz w:val="20"/>
                <w:szCs w:val="20"/>
                <w:lang w:eastAsia="ru-RU"/>
                <w:rPrChange w:id="625" w:author="Попова Дарья" w:date="2020-07-14T11:59:00Z">
                  <w:rPr>
                    <w:rFonts w:eastAsiaTheme="minorEastAsia" w:cstheme="minorBidi"/>
                    <w:b w:val="0"/>
                    <w:noProof/>
                    <w:lang w:eastAsia="ru-RU"/>
                  </w:rPr>
                </w:rPrChange>
              </w:rPr>
              <w:tab/>
            </w:r>
            <w:r w:rsidRPr="00154C26" w:rsidDel="00E24180">
              <w:rPr>
                <w:rStyle w:val="a9"/>
                <w:rFonts w:ascii="Arial" w:eastAsiaTheme="majorEastAsia" w:hAnsi="Arial" w:cs="Arial"/>
                <w:noProof/>
                <w:sz w:val="20"/>
                <w:szCs w:val="20"/>
                <w:rPrChange w:id="626" w:author="Попова Дарья" w:date="2020-07-14T11:59:00Z">
                  <w:rPr>
                    <w:rStyle w:val="a9"/>
                    <w:rFonts w:eastAsiaTheme="majorEastAsia" w:cs="Arial"/>
                    <w:noProof/>
                  </w:rPr>
                </w:rPrChange>
              </w:rPr>
              <w:delText>Приложение № 4. Прочее</w:delText>
            </w:r>
            <w:r w:rsidRPr="00154C26" w:rsidDel="00E24180">
              <w:rPr>
                <w:rFonts w:ascii="Arial" w:hAnsi="Arial" w:cs="Arial"/>
                <w:noProof/>
                <w:webHidden/>
                <w:sz w:val="20"/>
                <w:szCs w:val="20"/>
                <w:rPrChange w:id="627" w:author="Попова Дарья" w:date="2020-07-14T11:59:00Z">
                  <w:rPr>
                    <w:noProof/>
                    <w:webHidden/>
                  </w:rPr>
                </w:rPrChange>
              </w:rPr>
              <w:tab/>
              <w:delText>129</w:delText>
            </w:r>
          </w:del>
        </w:p>
        <w:p w14:paraId="05BD2062" w14:textId="1CE7C0EC" w:rsidR="003D3074" w:rsidRPr="00154C26" w:rsidDel="00E24180" w:rsidRDefault="003D3074">
          <w:pPr>
            <w:pStyle w:val="24"/>
            <w:tabs>
              <w:tab w:val="left" w:pos="1320"/>
            </w:tabs>
            <w:rPr>
              <w:del w:id="628" w:author="ShramkovAB" w:date="2021-03-05T14:19:00Z"/>
              <w:rFonts w:ascii="Arial" w:eastAsiaTheme="minorEastAsia" w:hAnsi="Arial" w:cs="Arial"/>
              <w:b w:val="0"/>
              <w:noProof/>
              <w:sz w:val="20"/>
              <w:szCs w:val="20"/>
              <w:lang w:eastAsia="ru-RU"/>
              <w:rPrChange w:id="629" w:author="Попова Дарья" w:date="2020-07-14T11:59:00Z">
                <w:rPr>
                  <w:del w:id="630" w:author="ShramkovAB" w:date="2021-03-05T14:19:00Z"/>
                  <w:rFonts w:eastAsiaTheme="minorEastAsia" w:cstheme="minorBidi"/>
                  <w:b w:val="0"/>
                  <w:noProof/>
                  <w:lang w:eastAsia="ru-RU"/>
                </w:rPr>
              </w:rPrChange>
            </w:rPr>
          </w:pPr>
          <w:del w:id="631" w:author="ShramkovAB" w:date="2021-03-05T14:19:00Z">
            <w:r w:rsidRPr="00154C26" w:rsidDel="00E24180">
              <w:rPr>
                <w:rStyle w:val="a9"/>
                <w:rFonts w:ascii="Arial" w:eastAsiaTheme="majorEastAsia" w:hAnsi="Arial" w:cs="Arial"/>
                <w:noProof/>
                <w:sz w:val="20"/>
                <w:szCs w:val="20"/>
                <w:rPrChange w:id="632" w:author="Попова Дарья" w:date="2020-07-14T11:59:00Z">
                  <w:rPr>
                    <w:rStyle w:val="a9"/>
                    <w:rFonts w:eastAsiaTheme="majorEastAsia" w:cs="Arial"/>
                    <w:noProof/>
                  </w:rPr>
                </w:rPrChange>
              </w:rPr>
              <w:delText>9.5</w:delText>
            </w:r>
            <w:r w:rsidRPr="00154C26" w:rsidDel="00E24180">
              <w:rPr>
                <w:rFonts w:ascii="Arial" w:eastAsiaTheme="minorEastAsia" w:hAnsi="Arial" w:cs="Arial"/>
                <w:b w:val="0"/>
                <w:noProof/>
                <w:sz w:val="20"/>
                <w:szCs w:val="20"/>
                <w:lang w:eastAsia="ru-RU"/>
                <w:rPrChange w:id="633" w:author="Попова Дарья" w:date="2020-07-14T11:59:00Z">
                  <w:rPr>
                    <w:rFonts w:eastAsiaTheme="minorEastAsia" w:cstheme="minorBidi"/>
                    <w:b w:val="0"/>
                    <w:noProof/>
                    <w:lang w:eastAsia="ru-RU"/>
                  </w:rPr>
                </w:rPrChange>
              </w:rPr>
              <w:tab/>
            </w:r>
            <w:r w:rsidRPr="00154C26" w:rsidDel="00E24180">
              <w:rPr>
                <w:rStyle w:val="a9"/>
                <w:rFonts w:ascii="Arial" w:eastAsiaTheme="majorEastAsia" w:hAnsi="Arial" w:cs="Arial"/>
                <w:noProof/>
                <w:sz w:val="20"/>
                <w:szCs w:val="20"/>
                <w:rPrChange w:id="634" w:author="Попова Дарья" w:date="2020-07-14T11:59:00Z">
                  <w:rPr>
                    <w:rStyle w:val="a9"/>
                    <w:rFonts w:eastAsiaTheme="majorEastAsia" w:cs="Arial"/>
                    <w:noProof/>
                  </w:rPr>
                </w:rPrChange>
              </w:rPr>
              <w:delText>Приложение № РП1-6: Роли и полномочия</w:delText>
            </w:r>
            <w:r w:rsidRPr="00154C26" w:rsidDel="00E24180">
              <w:rPr>
                <w:rFonts w:ascii="Arial" w:hAnsi="Arial" w:cs="Arial"/>
                <w:noProof/>
                <w:webHidden/>
                <w:sz w:val="20"/>
                <w:szCs w:val="20"/>
                <w:rPrChange w:id="635" w:author="Попова Дарья" w:date="2020-07-14T11:59:00Z">
                  <w:rPr>
                    <w:noProof/>
                    <w:webHidden/>
                  </w:rPr>
                </w:rPrChange>
              </w:rPr>
              <w:tab/>
              <w:delText>129</w:delText>
            </w:r>
          </w:del>
        </w:p>
        <w:p w14:paraId="43900A45" w14:textId="1DD68BE5" w:rsidR="003D3074" w:rsidRPr="00154C26" w:rsidDel="00E24180" w:rsidRDefault="003D3074">
          <w:pPr>
            <w:pStyle w:val="24"/>
            <w:tabs>
              <w:tab w:val="left" w:pos="1320"/>
            </w:tabs>
            <w:rPr>
              <w:del w:id="636" w:author="ShramkovAB" w:date="2021-03-05T14:19:00Z"/>
              <w:rFonts w:ascii="Arial" w:eastAsiaTheme="minorEastAsia" w:hAnsi="Arial" w:cs="Arial"/>
              <w:b w:val="0"/>
              <w:noProof/>
              <w:sz w:val="20"/>
              <w:szCs w:val="20"/>
              <w:lang w:eastAsia="ru-RU"/>
              <w:rPrChange w:id="637" w:author="Попова Дарья" w:date="2020-07-14T11:59:00Z">
                <w:rPr>
                  <w:del w:id="638" w:author="ShramkovAB" w:date="2021-03-05T14:19:00Z"/>
                  <w:rFonts w:eastAsiaTheme="minorEastAsia" w:cstheme="minorBidi"/>
                  <w:b w:val="0"/>
                  <w:noProof/>
                  <w:lang w:eastAsia="ru-RU"/>
                </w:rPr>
              </w:rPrChange>
            </w:rPr>
          </w:pPr>
          <w:del w:id="639" w:author="ShramkovAB" w:date="2021-03-05T14:19:00Z">
            <w:r w:rsidRPr="00154C26" w:rsidDel="00E24180">
              <w:rPr>
                <w:rStyle w:val="a9"/>
                <w:rFonts w:ascii="Arial" w:eastAsia="Calibri" w:hAnsi="Arial" w:cs="Arial"/>
                <w:noProof/>
                <w:sz w:val="20"/>
                <w:szCs w:val="20"/>
                <w:rPrChange w:id="640" w:author="Попова Дарья" w:date="2020-07-14T11:59:00Z">
                  <w:rPr>
                    <w:rStyle w:val="a9"/>
                    <w:rFonts w:eastAsia="Calibri"/>
                    <w:noProof/>
                  </w:rPr>
                </w:rPrChange>
              </w:rPr>
              <w:delText>9.6</w:delText>
            </w:r>
            <w:r w:rsidRPr="00154C26" w:rsidDel="00E24180">
              <w:rPr>
                <w:rFonts w:ascii="Arial" w:eastAsiaTheme="minorEastAsia" w:hAnsi="Arial" w:cs="Arial"/>
                <w:b w:val="0"/>
                <w:noProof/>
                <w:sz w:val="20"/>
                <w:szCs w:val="20"/>
                <w:lang w:eastAsia="ru-RU"/>
                <w:rPrChange w:id="641" w:author="Попова Дарья" w:date="2020-07-14T11:59:00Z">
                  <w:rPr>
                    <w:rFonts w:eastAsiaTheme="minorEastAsia" w:cstheme="minorBidi"/>
                    <w:b w:val="0"/>
                    <w:noProof/>
                    <w:lang w:eastAsia="ru-RU"/>
                  </w:rPr>
                </w:rPrChange>
              </w:rPr>
              <w:tab/>
            </w:r>
            <w:r w:rsidRPr="00154C26" w:rsidDel="00E24180">
              <w:rPr>
                <w:rStyle w:val="a9"/>
                <w:rFonts w:ascii="Arial" w:eastAsiaTheme="majorEastAsia" w:hAnsi="Arial" w:cs="Arial"/>
                <w:noProof/>
                <w:sz w:val="20"/>
                <w:szCs w:val="20"/>
                <w:rPrChange w:id="642" w:author="Попова Дарья" w:date="2020-07-14T11:59:00Z">
                  <w:rPr>
                    <w:rStyle w:val="a9"/>
                    <w:rFonts w:eastAsiaTheme="majorEastAsia" w:cs="Arial"/>
                    <w:noProof/>
                  </w:rPr>
                </w:rPrChange>
              </w:rPr>
              <w:delText>Приложение № РиК1. Матрица рисков и контрольных процедур</w:delText>
            </w:r>
            <w:r w:rsidRPr="00154C26" w:rsidDel="00E24180">
              <w:rPr>
                <w:rFonts w:ascii="Arial" w:hAnsi="Arial" w:cs="Arial"/>
                <w:noProof/>
                <w:webHidden/>
                <w:sz w:val="20"/>
                <w:szCs w:val="20"/>
                <w:rPrChange w:id="643" w:author="Попова Дарья" w:date="2020-07-14T11:59:00Z">
                  <w:rPr>
                    <w:noProof/>
                    <w:webHidden/>
                  </w:rPr>
                </w:rPrChange>
              </w:rPr>
              <w:tab/>
              <w:delText>129</w:delText>
            </w:r>
          </w:del>
        </w:p>
        <w:p w14:paraId="07E6DB87" w14:textId="47DEA751" w:rsidR="003D3074" w:rsidRPr="00154C26" w:rsidDel="00E24180" w:rsidRDefault="003D3074">
          <w:pPr>
            <w:pStyle w:val="24"/>
            <w:tabs>
              <w:tab w:val="left" w:pos="1320"/>
            </w:tabs>
            <w:rPr>
              <w:del w:id="644" w:author="ShramkovAB" w:date="2021-03-05T14:19:00Z"/>
              <w:rFonts w:ascii="Arial" w:eastAsiaTheme="minorEastAsia" w:hAnsi="Arial" w:cs="Arial"/>
              <w:b w:val="0"/>
              <w:noProof/>
              <w:lang w:eastAsia="ru-RU"/>
              <w:rPrChange w:id="645" w:author="Попова Дарья" w:date="2020-07-14T11:59:00Z">
                <w:rPr>
                  <w:del w:id="646" w:author="ShramkovAB" w:date="2021-03-05T14:19:00Z"/>
                  <w:rFonts w:eastAsiaTheme="minorEastAsia" w:cstheme="minorBidi"/>
                  <w:b w:val="0"/>
                  <w:noProof/>
                  <w:lang w:eastAsia="ru-RU"/>
                </w:rPr>
              </w:rPrChange>
            </w:rPr>
          </w:pPr>
          <w:del w:id="647" w:author="ShramkovAB" w:date="2021-03-05T14:19:00Z">
            <w:r w:rsidRPr="00154C26" w:rsidDel="00E24180">
              <w:rPr>
                <w:rStyle w:val="a9"/>
                <w:rFonts w:ascii="Arial" w:eastAsiaTheme="majorEastAsia" w:hAnsi="Arial" w:cs="Arial"/>
                <w:noProof/>
                <w:sz w:val="20"/>
                <w:szCs w:val="20"/>
                <w:rPrChange w:id="648" w:author="Попова Дарья" w:date="2020-07-14T11:59:00Z">
                  <w:rPr>
                    <w:rStyle w:val="a9"/>
                    <w:rFonts w:eastAsiaTheme="majorEastAsia" w:cs="Arial"/>
                    <w:noProof/>
                  </w:rPr>
                </w:rPrChange>
              </w:rPr>
              <w:delText>9.7</w:delText>
            </w:r>
            <w:r w:rsidRPr="00154C26" w:rsidDel="00E24180">
              <w:rPr>
                <w:rFonts w:ascii="Arial" w:eastAsiaTheme="minorEastAsia" w:hAnsi="Arial" w:cs="Arial"/>
                <w:b w:val="0"/>
                <w:noProof/>
                <w:sz w:val="20"/>
                <w:szCs w:val="20"/>
                <w:lang w:eastAsia="ru-RU"/>
                <w:rPrChange w:id="649" w:author="Попова Дарья" w:date="2020-07-14T11:59:00Z">
                  <w:rPr>
                    <w:rFonts w:eastAsiaTheme="minorEastAsia" w:cstheme="minorBidi"/>
                    <w:b w:val="0"/>
                    <w:noProof/>
                    <w:lang w:eastAsia="ru-RU"/>
                  </w:rPr>
                </w:rPrChange>
              </w:rPr>
              <w:tab/>
            </w:r>
            <w:r w:rsidRPr="00154C26" w:rsidDel="00E24180">
              <w:rPr>
                <w:rStyle w:val="a9"/>
                <w:rFonts w:ascii="Arial" w:eastAsiaTheme="majorEastAsia" w:hAnsi="Arial" w:cs="Arial"/>
                <w:noProof/>
                <w:sz w:val="20"/>
                <w:szCs w:val="20"/>
                <w:rPrChange w:id="650" w:author="Попова Дарья" w:date="2020-07-14T11:59:00Z">
                  <w:rPr>
                    <w:rStyle w:val="a9"/>
                    <w:rFonts w:eastAsiaTheme="majorEastAsia" w:cs="Arial"/>
                    <w:noProof/>
                  </w:rPr>
                </w:rPrChange>
              </w:rPr>
              <w:delText>Приложение № КП1. Матрица конфликтов полномочий</w:delText>
            </w:r>
            <w:r w:rsidRPr="00154C26" w:rsidDel="00E24180">
              <w:rPr>
                <w:rFonts w:ascii="Arial" w:hAnsi="Arial" w:cs="Arial"/>
                <w:noProof/>
                <w:webHidden/>
                <w:sz w:val="20"/>
                <w:szCs w:val="20"/>
                <w:rPrChange w:id="651" w:author="Попова Дарья" w:date="2020-07-14T11:59:00Z">
                  <w:rPr>
                    <w:noProof/>
                    <w:webHidden/>
                  </w:rPr>
                </w:rPrChange>
              </w:rPr>
              <w:tab/>
              <w:delText>129</w:delText>
            </w:r>
          </w:del>
        </w:p>
        <w:p w14:paraId="38598F0A" w14:textId="311243AF" w:rsidR="009F5EA5" w:rsidRPr="007008A3" w:rsidRDefault="00B778C7" w:rsidP="00850753">
          <w:pPr>
            <w:ind w:hanging="426"/>
            <w:rPr>
              <w:rFonts w:cs="Arial"/>
            </w:rPr>
          </w:pPr>
          <w:r w:rsidRPr="00A32F31">
            <w:rPr>
              <w:rFonts w:cs="Arial"/>
              <w:b/>
              <w:bCs/>
            </w:rPr>
            <w:fldChar w:fldCharType="end"/>
          </w:r>
        </w:p>
      </w:sdtContent>
    </w:sdt>
    <w:p w14:paraId="5ED15769" w14:textId="77777777" w:rsidR="009F5EA5" w:rsidRPr="007008A3" w:rsidRDefault="009F5EA5" w:rsidP="00895A65">
      <w:pPr>
        <w:rPr>
          <w:rFonts w:cs="Arial"/>
        </w:rPr>
      </w:pPr>
    </w:p>
    <w:p w14:paraId="20133CC0" w14:textId="77777777" w:rsidR="00252D72" w:rsidRPr="007008A3" w:rsidRDefault="00252D72" w:rsidP="00895A65">
      <w:pPr>
        <w:rPr>
          <w:rFonts w:cs="Arial"/>
        </w:rPr>
        <w:sectPr w:rsidR="00252D72" w:rsidRPr="007008A3" w:rsidSect="00916FAB">
          <w:headerReference w:type="default" r:id="rId11"/>
          <w:footerReference w:type="default" r:id="rId12"/>
          <w:headerReference w:type="first" r:id="rId13"/>
          <w:pgSz w:w="11907" w:h="16840" w:code="9"/>
          <w:pgMar w:top="1134" w:right="567" w:bottom="1134" w:left="1134" w:header="737" w:footer="680" w:gutter="0"/>
          <w:cols w:space="708"/>
          <w:titlePg/>
          <w:docGrid w:linePitch="360"/>
        </w:sectPr>
      </w:pPr>
    </w:p>
    <w:p w14:paraId="1D0E50EB" w14:textId="77777777" w:rsidR="00FA572B" w:rsidRPr="007008A3" w:rsidRDefault="001135C1" w:rsidP="009E7971">
      <w:pPr>
        <w:pStyle w:val="1"/>
      </w:pPr>
      <w:bookmarkStart w:id="663" w:name="_Toc65846392"/>
      <w:r w:rsidRPr="007008A3">
        <w:lastRenderedPageBreak/>
        <w:t>Глоссарий</w:t>
      </w:r>
      <w:bookmarkEnd w:id="663"/>
    </w:p>
    <w:p w14:paraId="4942FF91" w14:textId="77777777" w:rsidR="00C22B26" w:rsidRPr="00B153FA" w:rsidRDefault="008910E5" w:rsidP="00FA572B">
      <w:pPr>
        <w:rPr>
          <w:rFonts w:cs="Arial"/>
        </w:rPr>
      </w:pPr>
      <w:r w:rsidRPr="008305CC">
        <w:rPr>
          <w:rFonts w:cs="Arial"/>
        </w:rPr>
        <w:t xml:space="preserve">Глоссарий ведется централизованно на Портале Проекта и доступен по ссылке: </w:t>
      </w:r>
      <w:r w:rsidRPr="00B153FA">
        <w:rPr>
          <w:rFonts w:cs="Arial"/>
        </w:rPr>
        <w:t>http://portal.polyus.com/ERP/ERPDocuments/00_Управление проектом/02_Реестры и списки/04_Глоссарий</w:t>
      </w:r>
    </w:p>
    <w:p w14:paraId="2A53405C" w14:textId="77777777" w:rsidR="00C22B26" w:rsidRDefault="00C22B26" w:rsidP="00FA572B">
      <w:pPr>
        <w:rPr>
          <w:rFonts w:cs="Arial"/>
          <w:i/>
        </w:rPr>
      </w:pPr>
    </w:p>
    <w:p w14:paraId="5C06C62B" w14:textId="77777777" w:rsidR="00FA572B" w:rsidRPr="007008A3" w:rsidRDefault="001135C1" w:rsidP="009E7971">
      <w:pPr>
        <w:pStyle w:val="1"/>
      </w:pPr>
      <w:bookmarkStart w:id="664" w:name="_Toc65846393"/>
      <w:r w:rsidRPr="007008A3">
        <w:t>Назн</w:t>
      </w:r>
      <w:r w:rsidR="00A8186B" w:rsidRPr="007008A3">
        <w:t>а</w:t>
      </w:r>
      <w:r w:rsidRPr="007008A3">
        <w:t>чение документа</w:t>
      </w:r>
      <w:bookmarkEnd w:id="664"/>
    </w:p>
    <w:p w14:paraId="0AED4B26" w14:textId="0B3C979B" w:rsidR="008862A5" w:rsidRPr="00562687" w:rsidRDefault="008862A5" w:rsidP="008862A5">
      <w:pPr>
        <w:rPr>
          <w:rFonts w:cs="Arial"/>
        </w:rPr>
      </w:pPr>
      <w:r w:rsidRPr="00562687">
        <w:rPr>
          <w:rFonts w:cs="Arial"/>
        </w:rPr>
        <w:t xml:space="preserve">Данный документ концептуально описывает реализацию процессов </w:t>
      </w:r>
      <w:r>
        <w:rPr>
          <w:rFonts w:cs="Arial"/>
        </w:rPr>
        <w:t>годового</w:t>
      </w:r>
      <w:r w:rsidRPr="00562687">
        <w:rPr>
          <w:rFonts w:cs="Arial"/>
        </w:rPr>
        <w:t xml:space="preserve"> планирования воздействий на ПА</w:t>
      </w:r>
      <w:r w:rsidR="008910E5">
        <w:rPr>
          <w:rFonts w:cs="Arial"/>
        </w:rPr>
        <w:t xml:space="preserve"> и процесса определения стоимости работ</w:t>
      </w:r>
      <w:r w:rsidR="004F0B6E">
        <w:rPr>
          <w:rFonts w:cs="Arial"/>
        </w:rPr>
        <w:t xml:space="preserve"> на основании ведомости дефектов</w:t>
      </w:r>
      <w:r w:rsidRPr="00562687">
        <w:rPr>
          <w:rFonts w:cs="Arial"/>
        </w:rPr>
        <w:t xml:space="preserve"> в системе SAP S/4HANA.</w:t>
      </w:r>
    </w:p>
    <w:p w14:paraId="4C689705" w14:textId="77777777" w:rsidR="00363CBE" w:rsidRPr="007008A3" w:rsidRDefault="00363CBE" w:rsidP="00363CBE">
      <w:pPr>
        <w:rPr>
          <w:rFonts w:cs="Arial"/>
        </w:rPr>
      </w:pPr>
    </w:p>
    <w:p w14:paraId="637666B8" w14:textId="77777777" w:rsidR="00FF5232" w:rsidRPr="007008A3" w:rsidRDefault="00FF5232" w:rsidP="009E7971">
      <w:pPr>
        <w:pStyle w:val="1"/>
      </w:pPr>
      <w:bookmarkStart w:id="665" w:name="_Toc469481037"/>
      <w:bookmarkStart w:id="666" w:name="_Toc65846394"/>
      <w:r w:rsidRPr="007008A3">
        <w:t>Предпосылки успешной реализации</w:t>
      </w:r>
      <w:bookmarkEnd w:id="665"/>
      <w:bookmarkEnd w:id="666"/>
    </w:p>
    <w:p w14:paraId="504F7AC2" w14:textId="77777777" w:rsidR="00C31041" w:rsidRPr="00E111F5" w:rsidRDefault="00CB7684" w:rsidP="00BD5CCE">
      <w:pPr>
        <w:spacing w:after="240" w:line="276" w:lineRule="auto"/>
        <w:rPr>
          <w:rFonts w:cs="Arial"/>
          <w:szCs w:val="24"/>
        </w:rPr>
      </w:pPr>
      <w:r w:rsidRPr="00E111F5">
        <w:rPr>
          <w:rFonts w:cs="Arial"/>
          <w:szCs w:val="24"/>
        </w:rPr>
        <w:t xml:space="preserve">Для успешной реализации бизнес-процесса годового планирования воздействий на ПА в системе SAP S4/HANA </w:t>
      </w:r>
      <w:r w:rsidR="00C31041" w:rsidRPr="00E111F5">
        <w:rPr>
          <w:rFonts w:cs="Arial"/>
          <w:szCs w:val="24"/>
        </w:rPr>
        <w:t>необходима реализация связанных бизнес-процессов</w:t>
      </w:r>
      <w:r w:rsidRPr="00E111F5">
        <w:rPr>
          <w:rFonts w:cs="Arial"/>
          <w:szCs w:val="24"/>
        </w:rPr>
        <w:t>:</w:t>
      </w:r>
    </w:p>
    <w:p w14:paraId="14253D1F" w14:textId="3A6056B5" w:rsidR="00C31041" w:rsidRPr="00850753" w:rsidRDefault="00C31041" w:rsidP="002E665C">
      <w:pPr>
        <w:pStyle w:val="afa"/>
        <w:numPr>
          <w:ilvl w:val="0"/>
          <w:numId w:val="42"/>
        </w:numPr>
        <w:spacing w:after="240" w:line="276" w:lineRule="auto"/>
        <w:ind w:left="567"/>
        <w:rPr>
          <w:rFonts w:cs="Arial"/>
          <w:szCs w:val="24"/>
        </w:rPr>
      </w:pPr>
      <w:r w:rsidRPr="00850753">
        <w:rPr>
          <w:rFonts w:cs="Arial"/>
          <w:szCs w:val="24"/>
        </w:rPr>
        <w:t>ПП-07.05.03-ERP</w:t>
      </w:r>
      <w:r w:rsidRPr="00850753">
        <w:rPr>
          <w:rFonts w:cs="Arial"/>
          <w:szCs w:val="24"/>
        </w:rPr>
        <w:tab/>
        <w:t>Формирование и потребление обменного фонда</w:t>
      </w:r>
      <w:r w:rsidR="00CB7684" w:rsidRPr="00E111F5">
        <w:rPr>
          <w:rFonts w:cs="Arial"/>
          <w:szCs w:val="24"/>
        </w:rPr>
        <w:t xml:space="preserve"> (описан в КД</w:t>
      </w:r>
      <w:r w:rsidR="00E47801" w:rsidRPr="00E111F5">
        <w:rPr>
          <w:rFonts w:cs="Arial"/>
          <w:szCs w:val="24"/>
        </w:rPr>
        <w:t xml:space="preserve"> «ERP.</w:t>
      </w:r>
      <w:ins w:id="667" w:author="Александр Шрамков" w:date="2021-03-05T12:36:00Z">
        <w:r w:rsidR="009E19AF">
          <w:rPr>
            <w:rFonts w:cs="Arial"/>
            <w:szCs w:val="24"/>
          </w:rPr>
          <w:t>13</w:t>
        </w:r>
      </w:ins>
      <w:del w:id="668" w:author="Александр Шрамков" w:date="2021-03-05T12:36:00Z">
        <w:r w:rsidR="00D27EF8" w:rsidDel="009E19AF">
          <w:rPr>
            <w:rFonts w:cs="Arial"/>
            <w:szCs w:val="24"/>
          </w:rPr>
          <w:delText>9</w:delText>
        </w:r>
      </w:del>
      <w:r w:rsidR="00E47801" w:rsidRPr="00E111F5">
        <w:rPr>
          <w:rFonts w:cs="Arial"/>
          <w:szCs w:val="24"/>
        </w:rPr>
        <w:t>.</w:t>
      </w:r>
      <w:r w:rsidR="00D27EF8">
        <w:rPr>
          <w:rFonts w:cs="Arial"/>
          <w:szCs w:val="24"/>
        </w:rPr>
        <w:t>9.2</w:t>
      </w:r>
      <w:r w:rsidR="00E47801" w:rsidRPr="00E111F5">
        <w:rPr>
          <w:rFonts w:cs="Arial"/>
          <w:szCs w:val="24"/>
        </w:rPr>
        <w:t>.57.PM.КД Ресурсное обеспечение ТОиР»</w:t>
      </w:r>
      <w:r w:rsidR="00CB7684" w:rsidRPr="00E111F5">
        <w:rPr>
          <w:rFonts w:cs="Arial"/>
          <w:szCs w:val="24"/>
        </w:rPr>
        <w:t>)</w:t>
      </w:r>
      <w:ins w:id="669" w:author="Попова Дарья" w:date="2020-07-14T12:03:00Z">
        <w:r w:rsidR="00154C26">
          <w:rPr>
            <w:rFonts w:cs="Arial"/>
            <w:szCs w:val="24"/>
          </w:rPr>
          <w:t>;</w:t>
        </w:r>
      </w:ins>
    </w:p>
    <w:p w14:paraId="73A67D2A" w14:textId="6D595231" w:rsidR="00C31041" w:rsidRPr="00850753" w:rsidRDefault="00CB7684" w:rsidP="002E665C">
      <w:pPr>
        <w:pStyle w:val="afa"/>
        <w:numPr>
          <w:ilvl w:val="0"/>
          <w:numId w:val="42"/>
        </w:numPr>
        <w:spacing w:after="240" w:line="276" w:lineRule="auto"/>
        <w:ind w:left="567"/>
        <w:rPr>
          <w:rFonts w:cs="Arial"/>
          <w:szCs w:val="24"/>
        </w:rPr>
      </w:pPr>
      <w:r w:rsidRPr="00E111F5">
        <w:rPr>
          <w:rFonts w:cs="Arial"/>
          <w:szCs w:val="24"/>
        </w:rPr>
        <w:t xml:space="preserve">ПП-07.02.03.03-ERP </w:t>
      </w:r>
      <w:r w:rsidR="00C31041" w:rsidRPr="00850753">
        <w:rPr>
          <w:rFonts w:cs="Arial"/>
          <w:szCs w:val="24"/>
        </w:rPr>
        <w:t>Определение стоимости работ</w:t>
      </w:r>
      <w:r w:rsidRPr="00E111F5">
        <w:rPr>
          <w:rFonts w:cs="Arial"/>
          <w:szCs w:val="24"/>
        </w:rPr>
        <w:t xml:space="preserve"> (описан в текущем КД)</w:t>
      </w:r>
      <w:ins w:id="670" w:author="Попова Дарья" w:date="2020-07-14T12:03:00Z">
        <w:r w:rsidR="00154C26">
          <w:rPr>
            <w:rFonts w:cs="Arial"/>
            <w:szCs w:val="24"/>
          </w:rPr>
          <w:t>;</w:t>
        </w:r>
      </w:ins>
    </w:p>
    <w:p w14:paraId="551CA938" w14:textId="197D3FBD" w:rsidR="00C31041" w:rsidRPr="00850753" w:rsidRDefault="00C31041" w:rsidP="002E665C">
      <w:pPr>
        <w:pStyle w:val="afa"/>
        <w:numPr>
          <w:ilvl w:val="0"/>
          <w:numId w:val="42"/>
        </w:numPr>
        <w:spacing w:after="240" w:line="276" w:lineRule="auto"/>
        <w:ind w:left="567"/>
        <w:rPr>
          <w:rFonts w:cs="Arial"/>
          <w:szCs w:val="24"/>
        </w:rPr>
      </w:pPr>
      <w:r w:rsidRPr="00850753">
        <w:rPr>
          <w:rFonts w:cs="Arial"/>
          <w:szCs w:val="24"/>
        </w:rPr>
        <w:t>ПП-07.04.02-ERP</w:t>
      </w:r>
      <w:r w:rsidR="00106266" w:rsidRPr="00E111F5">
        <w:rPr>
          <w:rFonts w:cs="Arial"/>
          <w:szCs w:val="24"/>
        </w:rPr>
        <w:t xml:space="preserve"> </w:t>
      </w:r>
      <w:r w:rsidRPr="00850753">
        <w:rPr>
          <w:rFonts w:cs="Arial"/>
          <w:szCs w:val="24"/>
        </w:rPr>
        <w:t>Регистрация технических параметров эксплуатации оборудования (измерения, наработка)</w:t>
      </w:r>
      <w:r w:rsidR="00E47801" w:rsidRPr="00E111F5">
        <w:rPr>
          <w:rFonts w:cs="Arial"/>
          <w:szCs w:val="24"/>
        </w:rPr>
        <w:t xml:space="preserve"> (описан в КД «</w:t>
      </w:r>
      <w:del w:id="671" w:author="Александр Шрамков" w:date="2021-03-05T12:38:00Z">
        <w:r w:rsidR="00E47801" w:rsidRPr="00E111F5" w:rsidDel="001710A8">
          <w:rPr>
            <w:rFonts w:cs="Arial"/>
            <w:szCs w:val="24"/>
          </w:rPr>
          <w:delText>ERP</w:delText>
        </w:r>
        <w:r w:rsidR="00D27EF8" w:rsidRPr="00E111F5" w:rsidDel="001710A8">
          <w:rPr>
            <w:rFonts w:cs="Arial"/>
            <w:szCs w:val="24"/>
          </w:rPr>
          <w:delText>.</w:delText>
        </w:r>
        <w:r w:rsidR="00D27EF8" w:rsidDel="001710A8">
          <w:rPr>
            <w:rFonts w:cs="Arial"/>
            <w:szCs w:val="24"/>
          </w:rPr>
          <w:delText>9</w:delText>
        </w:r>
        <w:r w:rsidR="00D27EF8" w:rsidRPr="00E111F5" w:rsidDel="001710A8">
          <w:rPr>
            <w:rFonts w:cs="Arial"/>
            <w:szCs w:val="24"/>
          </w:rPr>
          <w:delText>.</w:delText>
        </w:r>
        <w:r w:rsidR="00D27EF8" w:rsidDel="001710A8">
          <w:rPr>
            <w:rFonts w:cs="Arial"/>
            <w:szCs w:val="24"/>
          </w:rPr>
          <w:delText>9.</w:delText>
        </w:r>
      </w:del>
      <w:ins w:id="672" w:author="Александр Шрамков" w:date="2021-03-05T12:38:00Z">
        <w:r w:rsidR="001710A8">
          <w:rPr>
            <w:rFonts w:cs="Arial"/>
            <w:szCs w:val="24"/>
          </w:rPr>
          <w:t>ERP.13.9.</w:t>
        </w:r>
      </w:ins>
      <w:r w:rsidR="00D27EF8">
        <w:rPr>
          <w:rFonts w:cs="Arial"/>
          <w:szCs w:val="24"/>
        </w:rPr>
        <w:t>2</w:t>
      </w:r>
      <w:r w:rsidR="00D27EF8" w:rsidRPr="00E111F5">
        <w:rPr>
          <w:rFonts w:cs="Arial"/>
          <w:szCs w:val="24"/>
        </w:rPr>
        <w:t>.</w:t>
      </w:r>
      <w:r w:rsidR="00E47801" w:rsidRPr="00E111F5">
        <w:rPr>
          <w:rFonts w:cs="Arial"/>
          <w:szCs w:val="24"/>
        </w:rPr>
        <w:t>56.PM.КД Мониторинг и оценка технического состояния ПА»)</w:t>
      </w:r>
      <w:ins w:id="673" w:author="Попова Дарья" w:date="2020-07-14T12:03:00Z">
        <w:r w:rsidR="00154C26">
          <w:rPr>
            <w:rFonts w:cs="Arial"/>
            <w:szCs w:val="24"/>
          </w:rPr>
          <w:t>;</w:t>
        </w:r>
      </w:ins>
    </w:p>
    <w:p w14:paraId="4794B803" w14:textId="06920C20" w:rsidR="00C31041" w:rsidRPr="00850753" w:rsidRDefault="00106266" w:rsidP="002E665C">
      <w:pPr>
        <w:pStyle w:val="afa"/>
        <w:numPr>
          <w:ilvl w:val="0"/>
          <w:numId w:val="42"/>
        </w:numPr>
        <w:spacing w:after="240" w:line="276" w:lineRule="auto"/>
        <w:ind w:left="567"/>
        <w:rPr>
          <w:rFonts w:cs="Arial"/>
          <w:szCs w:val="24"/>
        </w:rPr>
      </w:pPr>
      <w:r w:rsidRPr="00E111F5">
        <w:rPr>
          <w:rFonts w:cs="Arial"/>
          <w:szCs w:val="24"/>
        </w:rPr>
        <w:t xml:space="preserve">ПП-07.06.03-ERP </w:t>
      </w:r>
      <w:r w:rsidR="00C31041" w:rsidRPr="00850753">
        <w:rPr>
          <w:rFonts w:cs="Arial"/>
          <w:szCs w:val="24"/>
        </w:rPr>
        <w:t>Формирование годового бюджета воздействий на производственные активы (описан в КД</w:t>
      </w:r>
      <w:r w:rsidRPr="00E111F5">
        <w:rPr>
          <w:rFonts w:cs="Arial"/>
          <w:szCs w:val="24"/>
        </w:rPr>
        <w:t xml:space="preserve"> </w:t>
      </w:r>
      <w:del w:id="674" w:author="Александр Шрамков" w:date="2021-03-05T12:38:00Z">
        <w:r w:rsidRPr="00E111F5" w:rsidDel="001710A8">
          <w:rPr>
            <w:rFonts w:cs="Arial"/>
            <w:szCs w:val="24"/>
          </w:rPr>
          <w:delText>ERP</w:delText>
        </w:r>
        <w:r w:rsidR="00D27EF8" w:rsidRPr="00E111F5" w:rsidDel="001710A8">
          <w:rPr>
            <w:rFonts w:cs="Arial"/>
            <w:szCs w:val="24"/>
          </w:rPr>
          <w:delText>.</w:delText>
        </w:r>
        <w:r w:rsidR="00D27EF8" w:rsidDel="001710A8">
          <w:rPr>
            <w:rFonts w:cs="Arial"/>
            <w:szCs w:val="24"/>
          </w:rPr>
          <w:delText>9</w:delText>
        </w:r>
        <w:r w:rsidR="00D27EF8" w:rsidRPr="00E111F5" w:rsidDel="001710A8">
          <w:rPr>
            <w:rFonts w:cs="Arial"/>
            <w:szCs w:val="24"/>
          </w:rPr>
          <w:delText>.</w:delText>
        </w:r>
        <w:r w:rsidR="00D27EF8" w:rsidDel="001710A8">
          <w:rPr>
            <w:rFonts w:cs="Arial"/>
            <w:szCs w:val="24"/>
          </w:rPr>
          <w:delText>9.</w:delText>
        </w:r>
      </w:del>
      <w:ins w:id="675" w:author="Александр Шрамков" w:date="2021-03-05T12:38:00Z">
        <w:r w:rsidR="001710A8">
          <w:rPr>
            <w:rFonts w:cs="Arial"/>
            <w:szCs w:val="24"/>
          </w:rPr>
          <w:t>ERP.13.9.</w:t>
        </w:r>
      </w:ins>
      <w:r w:rsidR="00D27EF8">
        <w:rPr>
          <w:rFonts w:cs="Arial"/>
          <w:szCs w:val="24"/>
        </w:rPr>
        <w:t>2</w:t>
      </w:r>
      <w:r w:rsidR="00D27EF8" w:rsidRPr="00E111F5">
        <w:rPr>
          <w:rFonts w:cs="Arial"/>
          <w:szCs w:val="24"/>
        </w:rPr>
        <w:t>.</w:t>
      </w:r>
      <w:r w:rsidRPr="00E111F5">
        <w:rPr>
          <w:rFonts w:cs="Arial"/>
          <w:szCs w:val="24"/>
        </w:rPr>
        <w:t>51.PM.КД "Формирование и управление бюджетами ТОиР"</w:t>
      </w:r>
      <w:r w:rsidR="00C31041" w:rsidRPr="00850753">
        <w:rPr>
          <w:rFonts w:cs="Arial"/>
          <w:szCs w:val="24"/>
        </w:rPr>
        <w:t>)</w:t>
      </w:r>
      <w:ins w:id="676" w:author="Попова Дарья" w:date="2020-07-14T12:03:00Z">
        <w:r w:rsidR="00154C26">
          <w:rPr>
            <w:rFonts w:cs="Arial"/>
            <w:szCs w:val="24"/>
          </w:rPr>
          <w:t>;</w:t>
        </w:r>
      </w:ins>
    </w:p>
    <w:p w14:paraId="2F642FCB" w14:textId="430A350A" w:rsidR="00C31041" w:rsidRPr="00850753" w:rsidRDefault="00106266" w:rsidP="002E665C">
      <w:pPr>
        <w:pStyle w:val="afa"/>
        <w:numPr>
          <w:ilvl w:val="0"/>
          <w:numId w:val="42"/>
        </w:numPr>
        <w:spacing w:after="240" w:line="276" w:lineRule="auto"/>
        <w:ind w:left="567"/>
        <w:rPr>
          <w:rFonts w:cs="Arial"/>
          <w:szCs w:val="24"/>
        </w:rPr>
      </w:pPr>
      <w:r w:rsidRPr="00E111F5">
        <w:rPr>
          <w:rFonts w:cs="Arial"/>
          <w:szCs w:val="24"/>
        </w:rPr>
        <w:t xml:space="preserve">УП-04.02.04-ERP </w:t>
      </w:r>
      <w:r w:rsidR="00C31041" w:rsidRPr="00850753">
        <w:rPr>
          <w:rFonts w:cs="Arial"/>
          <w:szCs w:val="24"/>
        </w:rPr>
        <w:t>Загрузка плановых данных контроллинга (описан в КД</w:t>
      </w:r>
      <w:r w:rsidRPr="00E111F5">
        <w:rPr>
          <w:rFonts w:cs="Arial"/>
          <w:szCs w:val="24"/>
        </w:rPr>
        <w:t xml:space="preserve"> «</w:t>
      </w:r>
      <w:del w:id="677" w:author="Александр Шрамков" w:date="2021-03-05T12:38:00Z">
        <w:r w:rsidRPr="00E111F5" w:rsidDel="001710A8">
          <w:rPr>
            <w:rFonts w:cs="Arial"/>
            <w:szCs w:val="24"/>
          </w:rPr>
          <w:delText>ERP</w:delText>
        </w:r>
        <w:r w:rsidR="00D27EF8" w:rsidRPr="00E111F5" w:rsidDel="001710A8">
          <w:rPr>
            <w:rFonts w:cs="Arial"/>
            <w:szCs w:val="24"/>
          </w:rPr>
          <w:delText>.</w:delText>
        </w:r>
        <w:r w:rsidR="00D27EF8" w:rsidDel="001710A8">
          <w:rPr>
            <w:rFonts w:cs="Arial"/>
            <w:szCs w:val="24"/>
          </w:rPr>
          <w:delText>9</w:delText>
        </w:r>
        <w:r w:rsidR="00D27EF8" w:rsidRPr="00E111F5" w:rsidDel="001710A8">
          <w:rPr>
            <w:rFonts w:cs="Arial"/>
            <w:szCs w:val="24"/>
          </w:rPr>
          <w:delText>.</w:delText>
        </w:r>
        <w:r w:rsidR="00D27EF8" w:rsidDel="001710A8">
          <w:rPr>
            <w:rFonts w:cs="Arial"/>
            <w:szCs w:val="24"/>
          </w:rPr>
          <w:delText>9.</w:delText>
        </w:r>
      </w:del>
      <w:ins w:id="678" w:author="Александр Шрамков" w:date="2021-03-05T12:38:00Z">
        <w:r w:rsidR="001710A8">
          <w:rPr>
            <w:rFonts w:cs="Arial"/>
            <w:szCs w:val="24"/>
          </w:rPr>
          <w:t>ERP.13.9.</w:t>
        </w:r>
      </w:ins>
      <w:r w:rsidR="00D27EF8">
        <w:rPr>
          <w:rFonts w:cs="Arial"/>
          <w:szCs w:val="24"/>
        </w:rPr>
        <w:t>2</w:t>
      </w:r>
      <w:r w:rsidR="00D27EF8" w:rsidRPr="00E111F5">
        <w:rPr>
          <w:rFonts w:cs="Arial"/>
          <w:szCs w:val="24"/>
        </w:rPr>
        <w:t>.</w:t>
      </w:r>
      <w:r w:rsidRPr="00E111F5">
        <w:rPr>
          <w:rFonts w:cs="Arial"/>
          <w:szCs w:val="24"/>
        </w:rPr>
        <w:t>37 Обеспечение плановых данных»</w:t>
      </w:r>
      <w:r w:rsidR="00C31041" w:rsidRPr="00850753">
        <w:rPr>
          <w:rFonts w:cs="Arial"/>
          <w:szCs w:val="24"/>
        </w:rPr>
        <w:t>)</w:t>
      </w:r>
      <w:ins w:id="679" w:author="Попова Дарья" w:date="2020-07-14T12:03:00Z">
        <w:r w:rsidR="00154C26">
          <w:rPr>
            <w:rFonts w:cs="Arial"/>
            <w:szCs w:val="24"/>
          </w:rPr>
          <w:t>;</w:t>
        </w:r>
      </w:ins>
    </w:p>
    <w:p w14:paraId="318A5D62" w14:textId="79A19EE4" w:rsidR="00C31041" w:rsidRPr="00850753" w:rsidRDefault="00106266" w:rsidP="002E665C">
      <w:pPr>
        <w:pStyle w:val="afa"/>
        <w:numPr>
          <w:ilvl w:val="0"/>
          <w:numId w:val="42"/>
        </w:numPr>
        <w:spacing w:after="240" w:line="276" w:lineRule="auto"/>
        <w:ind w:left="567"/>
        <w:rPr>
          <w:rFonts w:cs="Arial"/>
          <w:szCs w:val="24"/>
        </w:rPr>
      </w:pPr>
      <w:r w:rsidRPr="00E111F5">
        <w:rPr>
          <w:rFonts w:cs="Arial"/>
          <w:szCs w:val="24"/>
        </w:rPr>
        <w:t xml:space="preserve">ПП-10.03.01-ERP </w:t>
      </w:r>
      <w:r w:rsidR="00C31041" w:rsidRPr="00850753">
        <w:rPr>
          <w:rFonts w:cs="Arial"/>
          <w:szCs w:val="24"/>
        </w:rPr>
        <w:t xml:space="preserve">Ведение плановых цен (описан в </w:t>
      </w:r>
      <w:r w:rsidRPr="00B153FA">
        <w:rPr>
          <w:rFonts w:cs="Arial"/>
          <w:szCs w:val="24"/>
        </w:rPr>
        <w:t xml:space="preserve">КД </w:t>
      </w:r>
      <w:r w:rsidRPr="00E111F5">
        <w:rPr>
          <w:rFonts w:cs="Arial"/>
          <w:szCs w:val="24"/>
        </w:rPr>
        <w:t>«</w:t>
      </w:r>
      <w:del w:id="680" w:author="Александр Шрамков" w:date="2021-03-05T12:38:00Z">
        <w:r w:rsidRPr="00B153FA" w:rsidDel="001710A8">
          <w:rPr>
            <w:rFonts w:cs="Arial"/>
            <w:szCs w:val="24"/>
          </w:rPr>
          <w:delText>ERP</w:delText>
        </w:r>
        <w:r w:rsidR="00D27EF8" w:rsidRPr="00E111F5" w:rsidDel="001710A8">
          <w:rPr>
            <w:rFonts w:cs="Arial"/>
            <w:szCs w:val="24"/>
          </w:rPr>
          <w:delText>.</w:delText>
        </w:r>
        <w:r w:rsidR="00D27EF8" w:rsidDel="001710A8">
          <w:rPr>
            <w:rFonts w:cs="Arial"/>
            <w:szCs w:val="24"/>
          </w:rPr>
          <w:delText>9</w:delText>
        </w:r>
        <w:r w:rsidR="00D27EF8" w:rsidRPr="00E111F5" w:rsidDel="001710A8">
          <w:rPr>
            <w:rFonts w:cs="Arial"/>
            <w:szCs w:val="24"/>
          </w:rPr>
          <w:delText>.</w:delText>
        </w:r>
        <w:r w:rsidR="00D27EF8" w:rsidDel="001710A8">
          <w:rPr>
            <w:rFonts w:cs="Arial"/>
            <w:szCs w:val="24"/>
          </w:rPr>
          <w:delText>9.</w:delText>
        </w:r>
      </w:del>
      <w:ins w:id="681" w:author="Александр Шрамков" w:date="2021-03-05T12:38:00Z">
        <w:r w:rsidR="001710A8">
          <w:rPr>
            <w:rFonts w:cs="Arial"/>
            <w:szCs w:val="24"/>
          </w:rPr>
          <w:t>ERP.13.9.</w:t>
        </w:r>
      </w:ins>
      <w:r w:rsidR="00D27EF8">
        <w:rPr>
          <w:rFonts w:cs="Arial"/>
          <w:szCs w:val="24"/>
        </w:rPr>
        <w:t>2</w:t>
      </w:r>
      <w:r w:rsidR="00D27EF8" w:rsidRPr="00E111F5">
        <w:rPr>
          <w:rFonts w:cs="Arial"/>
          <w:szCs w:val="24"/>
        </w:rPr>
        <w:t>.</w:t>
      </w:r>
      <w:r w:rsidRPr="00B153FA">
        <w:rPr>
          <w:rFonts w:cs="Arial"/>
          <w:szCs w:val="24"/>
        </w:rPr>
        <w:t>58 Планирование обеспечения МТР, работами и услугами</w:t>
      </w:r>
      <w:r w:rsidRPr="00E111F5">
        <w:rPr>
          <w:rFonts w:cs="Arial"/>
          <w:szCs w:val="24"/>
        </w:rPr>
        <w:t>»</w:t>
      </w:r>
      <w:r w:rsidR="00C31041" w:rsidRPr="00850753">
        <w:rPr>
          <w:rFonts w:cs="Arial"/>
          <w:szCs w:val="24"/>
        </w:rPr>
        <w:t>)</w:t>
      </w:r>
      <w:ins w:id="682" w:author="Попова Дарья" w:date="2020-07-14T12:03:00Z">
        <w:r w:rsidR="00154C26">
          <w:rPr>
            <w:rFonts w:cs="Arial"/>
            <w:szCs w:val="24"/>
          </w:rPr>
          <w:t>;</w:t>
        </w:r>
      </w:ins>
    </w:p>
    <w:p w14:paraId="242D3BE4" w14:textId="48597E00" w:rsidR="00C31041" w:rsidRPr="00E111F5" w:rsidRDefault="00106266" w:rsidP="002E665C">
      <w:pPr>
        <w:pStyle w:val="afa"/>
        <w:numPr>
          <w:ilvl w:val="0"/>
          <w:numId w:val="42"/>
        </w:numPr>
        <w:spacing w:after="240" w:line="276" w:lineRule="auto"/>
        <w:ind w:left="567"/>
        <w:rPr>
          <w:rFonts w:cs="Arial"/>
          <w:szCs w:val="24"/>
        </w:rPr>
      </w:pPr>
      <w:r w:rsidRPr="00E111F5">
        <w:rPr>
          <w:rFonts w:cs="Arial"/>
          <w:szCs w:val="24"/>
        </w:rPr>
        <w:t xml:space="preserve">ПП-07.03.01-ERP </w:t>
      </w:r>
      <w:r w:rsidR="00C31041" w:rsidRPr="00850753">
        <w:rPr>
          <w:rFonts w:cs="Arial"/>
          <w:szCs w:val="24"/>
        </w:rPr>
        <w:t>Оперативное (месячное) планирование</w:t>
      </w:r>
      <w:r w:rsidR="00E111F5" w:rsidRPr="00E111F5">
        <w:rPr>
          <w:rFonts w:cs="Arial"/>
          <w:szCs w:val="24"/>
        </w:rPr>
        <w:t xml:space="preserve"> воздей</w:t>
      </w:r>
      <w:r w:rsidR="00C31041" w:rsidRPr="00850753">
        <w:rPr>
          <w:rFonts w:cs="Arial"/>
          <w:szCs w:val="24"/>
        </w:rPr>
        <w:t>ствий на производственные активы (описан в КД</w:t>
      </w:r>
      <w:r w:rsidRPr="00E111F5">
        <w:rPr>
          <w:rFonts w:cs="Arial"/>
          <w:szCs w:val="24"/>
        </w:rPr>
        <w:t xml:space="preserve"> «</w:t>
      </w:r>
      <w:del w:id="683" w:author="Александр Шрамков" w:date="2021-03-05T12:38:00Z">
        <w:r w:rsidRPr="00E111F5" w:rsidDel="001710A8">
          <w:rPr>
            <w:rFonts w:cs="Arial"/>
            <w:szCs w:val="24"/>
          </w:rPr>
          <w:delText>ERP</w:delText>
        </w:r>
        <w:r w:rsidR="00D27EF8" w:rsidRPr="00E111F5" w:rsidDel="001710A8">
          <w:rPr>
            <w:rFonts w:cs="Arial"/>
            <w:szCs w:val="24"/>
          </w:rPr>
          <w:delText>.</w:delText>
        </w:r>
        <w:r w:rsidR="00D27EF8" w:rsidDel="001710A8">
          <w:rPr>
            <w:rFonts w:cs="Arial"/>
            <w:szCs w:val="24"/>
          </w:rPr>
          <w:delText>9</w:delText>
        </w:r>
        <w:r w:rsidR="00D27EF8" w:rsidRPr="00E111F5" w:rsidDel="001710A8">
          <w:rPr>
            <w:rFonts w:cs="Arial"/>
            <w:szCs w:val="24"/>
          </w:rPr>
          <w:delText>.</w:delText>
        </w:r>
        <w:r w:rsidR="00D27EF8" w:rsidDel="001710A8">
          <w:rPr>
            <w:rFonts w:cs="Arial"/>
            <w:szCs w:val="24"/>
          </w:rPr>
          <w:delText>9.</w:delText>
        </w:r>
      </w:del>
      <w:ins w:id="684" w:author="Александр Шрамков" w:date="2021-03-05T12:38:00Z">
        <w:r w:rsidR="001710A8">
          <w:rPr>
            <w:rFonts w:cs="Arial"/>
            <w:szCs w:val="24"/>
          </w:rPr>
          <w:t>ERP.13.9.</w:t>
        </w:r>
      </w:ins>
      <w:r w:rsidR="00D27EF8">
        <w:rPr>
          <w:rFonts w:cs="Arial"/>
          <w:szCs w:val="24"/>
        </w:rPr>
        <w:t>2</w:t>
      </w:r>
      <w:r w:rsidR="00D27EF8" w:rsidRPr="00E111F5">
        <w:rPr>
          <w:rFonts w:cs="Arial"/>
          <w:szCs w:val="24"/>
        </w:rPr>
        <w:t>.</w:t>
      </w:r>
      <w:r w:rsidRPr="00E111F5">
        <w:rPr>
          <w:rFonts w:cs="Arial"/>
          <w:szCs w:val="24"/>
        </w:rPr>
        <w:t>54.PM.КД Оперативное планирование мероприятий ТОиР»</w:t>
      </w:r>
      <w:del w:id="685" w:author="Попова Дарья" w:date="2020-07-14T12:03:00Z">
        <w:r w:rsidRPr="00E111F5" w:rsidDel="00154C26">
          <w:rPr>
            <w:rFonts w:cs="Arial"/>
            <w:szCs w:val="24"/>
          </w:rPr>
          <w:delText>)</w:delText>
        </w:r>
      </w:del>
      <w:r w:rsidR="00C31041" w:rsidRPr="00850753">
        <w:rPr>
          <w:rFonts w:cs="Arial"/>
          <w:szCs w:val="24"/>
        </w:rPr>
        <w:t>)</w:t>
      </w:r>
      <w:ins w:id="686" w:author="Попова Дарья" w:date="2020-07-14T12:03:00Z">
        <w:r w:rsidR="00154C26">
          <w:rPr>
            <w:rFonts w:cs="Arial"/>
            <w:szCs w:val="24"/>
          </w:rPr>
          <w:t>;</w:t>
        </w:r>
      </w:ins>
    </w:p>
    <w:p w14:paraId="765F51A6" w14:textId="2C439281" w:rsidR="00E47801" w:rsidRPr="00850753" w:rsidRDefault="00106266" w:rsidP="002E665C">
      <w:pPr>
        <w:pStyle w:val="afa"/>
        <w:numPr>
          <w:ilvl w:val="0"/>
          <w:numId w:val="42"/>
        </w:numPr>
        <w:spacing w:after="240" w:line="276" w:lineRule="auto"/>
        <w:ind w:left="567"/>
        <w:rPr>
          <w:rFonts w:cs="Arial"/>
          <w:szCs w:val="24"/>
        </w:rPr>
      </w:pPr>
      <w:r w:rsidRPr="00E111F5">
        <w:rPr>
          <w:rFonts w:cs="Arial"/>
          <w:szCs w:val="24"/>
        </w:rPr>
        <w:t xml:space="preserve">ПП-07.03.02-ERP </w:t>
      </w:r>
      <w:r w:rsidR="00E47801" w:rsidRPr="00E111F5">
        <w:rPr>
          <w:rFonts w:cs="Arial"/>
          <w:szCs w:val="24"/>
        </w:rPr>
        <w:t>Недельно-суточное планирование воздействий на производственные активы (описан в КД</w:t>
      </w:r>
      <w:r w:rsidRPr="00E111F5">
        <w:rPr>
          <w:rFonts w:cs="Arial"/>
          <w:szCs w:val="24"/>
        </w:rPr>
        <w:t xml:space="preserve"> «</w:t>
      </w:r>
      <w:del w:id="687" w:author="Александр Шрамков" w:date="2021-03-05T12:38:00Z">
        <w:r w:rsidRPr="00E111F5" w:rsidDel="001710A8">
          <w:rPr>
            <w:rFonts w:cs="Arial"/>
            <w:szCs w:val="24"/>
          </w:rPr>
          <w:delText>ERP</w:delText>
        </w:r>
        <w:r w:rsidR="00D27EF8" w:rsidRPr="00E111F5" w:rsidDel="001710A8">
          <w:rPr>
            <w:rFonts w:cs="Arial"/>
            <w:szCs w:val="24"/>
          </w:rPr>
          <w:delText>.</w:delText>
        </w:r>
        <w:r w:rsidR="00D27EF8" w:rsidDel="001710A8">
          <w:rPr>
            <w:rFonts w:cs="Arial"/>
            <w:szCs w:val="24"/>
          </w:rPr>
          <w:delText>9</w:delText>
        </w:r>
        <w:r w:rsidR="00D27EF8" w:rsidRPr="00E111F5" w:rsidDel="001710A8">
          <w:rPr>
            <w:rFonts w:cs="Arial"/>
            <w:szCs w:val="24"/>
          </w:rPr>
          <w:delText>.</w:delText>
        </w:r>
        <w:r w:rsidR="00D27EF8" w:rsidDel="001710A8">
          <w:rPr>
            <w:rFonts w:cs="Arial"/>
            <w:szCs w:val="24"/>
          </w:rPr>
          <w:delText>9.</w:delText>
        </w:r>
      </w:del>
      <w:ins w:id="688" w:author="Александр Шрамков" w:date="2021-03-05T12:38:00Z">
        <w:r w:rsidR="001710A8">
          <w:rPr>
            <w:rFonts w:cs="Arial"/>
            <w:szCs w:val="24"/>
          </w:rPr>
          <w:t>ERP.13.9.</w:t>
        </w:r>
      </w:ins>
      <w:r w:rsidR="00D27EF8">
        <w:rPr>
          <w:rFonts w:cs="Arial"/>
          <w:szCs w:val="24"/>
        </w:rPr>
        <w:t>2</w:t>
      </w:r>
      <w:r w:rsidR="00D27EF8" w:rsidRPr="00E111F5">
        <w:rPr>
          <w:rFonts w:cs="Arial"/>
          <w:szCs w:val="24"/>
        </w:rPr>
        <w:t>.</w:t>
      </w:r>
      <w:r w:rsidRPr="00E111F5">
        <w:rPr>
          <w:rFonts w:cs="Arial"/>
          <w:szCs w:val="24"/>
        </w:rPr>
        <w:t>54.PM.КД Оперативное планирование мероприятий ТОиР»</w:t>
      </w:r>
      <w:r w:rsidR="00E47801" w:rsidRPr="00E111F5">
        <w:rPr>
          <w:rFonts w:cs="Arial"/>
          <w:szCs w:val="24"/>
        </w:rPr>
        <w:t>)</w:t>
      </w:r>
      <w:ins w:id="689" w:author="Попова Дарья" w:date="2020-07-14T12:03:00Z">
        <w:r w:rsidR="00154C26">
          <w:rPr>
            <w:rFonts w:cs="Arial"/>
            <w:szCs w:val="24"/>
          </w:rPr>
          <w:t>;</w:t>
        </w:r>
      </w:ins>
    </w:p>
    <w:p w14:paraId="41CC3382" w14:textId="375823CC" w:rsidR="00C31041" w:rsidRPr="00850753" w:rsidRDefault="00106266" w:rsidP="002E665C">
      <w:pPr>
        <w:pStyle w:val="afa"/>
        <w:numPr>
          <w:ilvl w:val="0"/>
          <w:numId w:val="42"/>
        </w:numPr>
        <w:spacing w:after="240" w:line="276" w:lineRule="auto"/>
        <w:ind w:left="567"/>
        <w:rPr>
          <w:rFonts w:cs="Arial"/>
          <w:szCs w:val="24"/>
        </w:rPr>
      </w:pPr>
      <w:r w:rsidRPr="00E111F5">
        <w:rPr>
          <w:rFonts w:cs="Arial"/>
          <w:szCs w:val="24"/>
        </w:rPr>
        <w:t xml:space="preserve">ПП-07.02.03.02-ERP </w:t>
      </w:r>
      <w:r w:rsidR="00C31041" w:rsidRPr="00850753">
        <w:rPr>
          <w:rFonts w:cs="Arial"/>
          <w:szCs w:val="24"/>
        </w:rPr>
        <w:t>Планирование остановочных ремонтов (описан в КД</w:t>
      </w:r>
      <w:r w:rsidR="00E47801" w:rsidRPr="00E111F5">
        <w:rPr>
          <w:rFonts w:cs="Arial"/>
          <w:szCs w:val="24"/>
        </w:rPr>
        <w:t xml:space="preserve"> </w:t>
      </w:r>
      <w:r w:rsidRPr="00E111F5">
        <w:rPr>
          <w:rFonts w:cs="Arial"/>
          <w:szCs w:val="24"/>
        </w:rPr>
        <w:t>«</w:t>
      </w:r>
      <w:del w:id="690" w:author="Александр Шрамков" w:date="2021-03-05T12:38:00Z">
        <w:r w:rsidR="00E47801" w:rsidRPr="00E111F5" w:rsidDel="001710A8">
          <w:rPr>
            <w:rFonts w:cs="Arial"/>
            <w:szCs w:val="24"/>
          </w:rPr>
          <w:delText>ERP</w:delText>
        </w:r>
        <w:r w:rsidR="00D27EF8" w:rsidRPr="00E111F5" w:rsidDel="001710A8">
          <w:rPr>
            <w:rFonts w:cs="Arial"/>
            <w:szCs w:val="24"/>
          </w:rPr>
          <w:delText>.</w:delText>
        </w:r>
        <w:r w:rsidR="00D27EF8" w:rsidDel="001710A8">
          <w:rPr>
            <w:rFonts w:cs="Arial"/>
            <w:szCs w:val="24"/>
          </w:rPr>
          <w:delText>9</w:delText>
        </w:r>
        <w:r w:rsidR="00D27EF8" w:rsidRPr="00E111F5" w:rsidDel="001710A8">
          <w:rPr>
            <w:rFonts w:cs="Arial"/>
            <w:szCs w:val="24"/>
          </w:rPr>
          <w:delText>.</w:delText>
        </w:r>
        <w:r w:rsidR="00D27EF8" w:rsidDel="001710A8">
          <w:rPr>
            <w:rFonts w:cs="Arial"/>
            <w:szCs w:val="24"/>
          </w:rPr>
          <w:delText>9.</w:delText>
        </w:r>
      </w:del>
      <w:ins w:id="691" w:author="Александр Шрамков" w:date="2021-03-05T12:38:00Z">
        <w:r w:rsidR="001710A8">
          <w:rPr>
            <w:rFonts w:cs="Arial"/>
            <w:szCs w:val="24"/>
          </w:rPr>
          <w:t>ERP.13.9.</w:t>
        </w:r>
      </w:ins>
      <w:r w:rsidR="00D27EF8">
        <w:rPr>
          <w:rFonts w:cs="Arial"/>
          <w:szCs w:val="24"/>
        </w:rPr>
        <w:t>2</w:t>
      </w:r>
      <w:r w:rsidR="00D27EF8" w:rsidRPr="00E111F5">
        <w:rPr>
          <w:rFonts w:cs="Arial"/>
          <w:szCs w:val="24"/>
        </w:rPr>
        <w:t>.</w:t>
      </w:r>
      <w:r w:rsidR="00E47801" w:rsidRPr="00E111F5">
        <w:rPr>
          <w:rFonts w:cs="Arial"/>
          <w:szCs w:val="24"/>
        </w:rPr>
        <w:t>53.PM.КД Пла</w:t>
      </w:r>
      <w:r w:rsidRPr="00E111F5">
        <w:rPr>
          <w:rFonts w:cs="Arial"/>
          <w:szCs w:val="24"/>
        </w:rPr>
        <w:t>нирование остановочных ремонтов»</w:t>
      </w:r>
      <w:r w:rsidR="00C31041" w:rsidRPr="00850753">
        <w:rPr>
          <w:rFonts w:cs="Arial"/>
          <w:szCs w:val="24"/>
        </w:rPr>
        <w:t>)</w:t>
      </w:r>
      <w:ins w:id="692" w:author="Попова Дарья" w:date="2020-07-14T12:03:00Z">
        <w:r w:rsidR="00154C26">
          <w:rPr>
            <w:rFonts w:cs="Arial"/>
            <w:szCs w:val="24"/>
          </w:rPr>
          <w:t>;</w:t>
        </w:r>
      </w:ins>
    </w:p>
    <w:p w14:paraId="51E0D2C6" w14:textId="4B622725" w:rsidR="00E47801" w:rsidRPr="00E111F5" w:rsidRDefault="00C31041" w:rsidP="002E665C">
      <w:pPr>
        <w:pStyle w:val="afa"/>
        <w:numPr>
          <w:ilvl w:val="0"/>
          <w:numId w:val="42"/>
        </w:numPr>
        <w:spacing w:after="120" w:line="276" w:lineRule="auto"/>
        <w:ind w:left="567"/>
        <w:rPr>
          <w:rFonts w:cs="Arial"/>
          <w:szCs w:val="24"/>
        </w:rPr>
      </w:pPr>
      <w:r w:rsidRPr="00850753">
        <w:rPr>
          <w:rFonts w:cs="Arial"/>
          <w:szCs w:val="24"/>
        </w:rPr>
        <w:lastRenderedPageBreak/>
        <w:t>ПП-10</w:t>
      </w:r>
      <w:r w:rsidR="00E47801" w:rsidRPr="00E111F5">
        <w:rPr>
          <w:rFonts w:cs="Arial"/>
          <w:szCs w:val="24"/>
        </w:rPr>
        <w:t>.04.03.01-ERP Выполнение закупки (описан в КД «</w:t>
      </w:r>
      <w:del w:id="693" w:author="Александр Шрамков" w:date="2021-03-05T12:38:00Z">
        <w:r w:rsidR="00E47801" w:rsidRPr="00E111F5" w:rsidDel="001710A8">
          <w:rPr>
            <w:rFonts w:cs="Arial"/>
            <w:szCs w:val="24"/>
          </w:rPr>
          <w:delText>ERP</w:delText>
        </w:r>
        <w:r w:rsidR="00E06A62" w:rsidRPr="00E111F5" w:rsidDel="001710A8">
          <w:rPr>
            <w:rFonts w:cs="Arial"/>
            <w:szCs w:val="24"/>
          </w:rPr>
          <w:delText>.</w:delText>
        </w:r>
        <w:r w:rsidR="00E06A62" w:rsidDel="001710A8">
          <w:rPr>
            <w:rFonts w:cs="Arial"/>
            <w:szCs w:val="24"/>
          </w:rPr>
          <w:delText>9</w:delText>
        </w:r>
        <w:r w:rsidR="00E06A62" w:rsidRPr="00E111F5" w:rsidDel="001710A8">
          <w:rPr>
            <w:rFonts w:cs="Arial"/>
            <w:szCs w:val="24"/>
          </w:rPr>
          <w:delText>.</w:delText>
        </w:r>
        <w:r w:rsidR="00E06A62" w:rsidDel="001710A8">
          <w:rPr>
            <w:rFonts w:cs="Arial"/>
            <w:szCs w:val="24"/>
          </w:rPr>
          <w:delText>9.</w:delText>
        </w:r>
      </w:del>
      <w:ins w:id="694" w:author="Александр Шрамков" w:date="2021-03-05T12:38:00Z">
        <w:r w:rsidR="001710A8">
          <w:rPr>
            <w:rFonts w:cs="Arial"/>
            <w:szCs w:val="24"/>
          </w:rPr>
          <w:t>ERP.13.9.</w:t>
        </w:r>
      </w:ins>
      <w:r w:rsidR="00E06A62">
        <w:rPr>
          <w:rFonts w:cs="Arial"/>
          <w:szCs w:val="24"/>
        </w:rPr>
        <w:t>2</w:t>
      </w:r>
      <w:r w:rsidR="00E06A62" w:rsidRPr="00E111F5">
        <w:rPr>
          <w:rFonts w:cs="Arial"/>
          <w:szCs w:val="24"/>
        </w:rPr>
        <w:t>.</w:t>
      </w:r>
      <w:r w:rsidR="00E47801" w:rsidRPr="00E111F5">
        <w:rPr>
          <w:rFonts w:cs="Arial"/>
          <w:szCs w:val="24"/>
        </w:rPr>
        <w:t>59 Закупка МТР, работ, услуг»)</w:t>
      </w:r>
      <w:ins w:id="695" w:author="Попова Дарья" w:date="2020-07-14T12:04:00Z">
        <w:r w:rsidR="00154C26">
          <w:rPr>
            <w:rFonts w:cs="Arial"/>
            <w:szCs w:val="24"/>
          </w:rPr>
          <w:t>;</w:t>
        </w:r>
      </w:ins>
    </w:p>
    <w:p w14:paraId="3902D9E3" w14:textId="0F848EB6" w:rsidR="00C31041" w:rsidRPr="00E111F5" w:rsidRDefault="00C31041" w:rsidP="002E665C">
      <w:pPr>
        <w:pStyle w:val="afa"/>
        <w:numPr>
          <w:ilvl w:val="0"/>
          <w:numId w:val="42"/>
        </w:numPr>
        <w:spacing w:after="120" w:line="276" w:lineRule="auto"/>
        <w:ind w:left="567"/>
        <w:rPr>
          <w:rFonts w:cs="Arial"/>
          <w:szCs w:val="24"/>
        </w:rPr>
      </w:pPr>
      <w:r w:rsidRPr="00E111F5">
        <w:rPr>
          <w:rFonts w:cs="Arial"/>
          <w:szCs w:val="24"/>
        </w:rPr>
        <w:t>ПП-07.03.03.01-ERP Выполнение и фактический учет воздействий (описан в КД «</w:t>
      </w:r>
      <w:del w:id="696" w:author="Александр Шрамков" w:date="2021-03-05T12:38:00Z">
        <w:r w:rsidRPr="00E111F5" w:rsidDel="001710A8">
          <w:rPr>
            <w:rFonts w:cs="Arial"/>
            <w:szCs w:val="24"/>
          </w:rPr>
          <w:delText>ERP</w:delText>
        </w:r>
        <w:r w:rsidR="00E06A62" w:rsidRPr="00E111F5" w:rsidDel="001710A8">
          <w:rPr>
            <w:rFonts w:cs="Arial"/>
            <w:szCs w:val="24"/>
          </w:rPr>
          <w:delText>.</w:delText>
        </w:r>
        <w:r w:rsidR="00E06A62" w:rsidDel="001710A8">
          <w:rPr>
            <w:rFonts w:cs="Arial"/>
            <w:szCs w:val="24"/>
          </w:rPr>
          <w:delText>9</w:delText>
        </w:r>
        <w:r w:rsidR="00E06A62" w:rsidRPr="00E111F5" w:rsidDel="001710A8">
          <w:rPr>
            <w:rFonts w:cs="Arial"/>
            <w:szCs w:val="24"/>
          </w:rPr>
          <w:delText>.</w:delText>
        </w:r>
        <w:r w:rsidR="00E06A62" w:rsidDel="001710A8">
          <w:rPr>
            <w:rFonts w:cs="Arial"/>
            <w:szCs w:val="24"/>
          </w:rPr>
          <w:delText>9.</w:delText>
        </w:r>
      </w:del>
      <w:ins w:id="697" w:author="Александр Шрамков" w:date="2021-03-05T12:38:00Z">
        <w:r w:rsidR="001710A8">
          <w:rPr>
            <w:rFonts w:cs="Arial"/>
            <w:szCs w:val="24"/>
          </w:rPr>
          <w:t>ERP.13.9.</w:t>
        </w:r>
      </w:ins>
      <w:r w:rsidR="00E06A62">
        <w:rPr>
          <w:rFonts w:cs="Arial"/>
          <w:szCs w:val="24"/>
        </w:rPr>
        <w:t>2</w:t>
      </w:r>
      <w:r w:rsidR="00E06A62" w:rsidRPr="00E111F5">
        <w:rPr>
          <w:rFonts w:cs="Arial"/>
          <w:szCs w:val="24"/>
        </w:rPr>
        <w:t>.</w:t>
      </w:r>
      <w:r w:rsidRPr="00E111F5">
        <w:rPr>
          <w:rFonts w:cs="Arial"/>
          <w:szCs w:val="24"/>
        </w:rPr>
        <w:t>55</w:t>
      </w:r>
      <w:r w:rsidR="00E47801" w:rsidRPr="00E111F5">
        <w:rPr>
          <w:rFonts w:cs="Arial"/>
          <w:szCs w:val="24"/>
        </w:rPr>
        <w:t>.PM.</w:t>
      </w:r>
      <w:r w:rsidRPr="00E111F5">
        <w:rPr>
          <w:rFonts w:cs="Arial"/>
          <w:szCs w:val="24"/>
        </w:rPr>
        <w:t>КД Выполнение и фактический учет работ»);</w:t>
      </w:r>
    </w:p>
    <w:p w14:paraId="3D6D98C8" w14:textId="6B638E8B" w:rsidR="00C31041" w:rsidRDefault="00106266" w:rsidP="002E665C">
      <w:pPr>
        <w:pStyle w:val="afa"/>
        <w:numPr>
          <w:ilvl w:val="0"/>
          <w:numId w:val="42"/>
        </w:numPr>
        <w:spacing w:after="120" w:line="276" w:lineRule="auto"/>
        <w:ind w:left="567"/>
        <w:rPr>
          <w:rFonts w:cs="Arial"/>
          <w:szCs w:val="24"/>
        </w:rPr>
      </w:pPr>
      <w:r w:rsidRPr="00E111F5">
        <w:rPr>
          <w:rFonts w:cs="Arial"/>
          <w:szCs w:val="24"/>
        </w:rPr>
        <w:t xml:space="preserve">ПП-07.03.03.02-ERP </w:t>
      </w:r>
      <w:r w:rsidR="00C31041" w:rsidRPr="00850753">
        <w:rPr>
          <w:rFonts w:cs="Arial"/>
          <w:szCs w:val="24"/>
        </w:rPr>
        <w:t>Управление внеплановыми воздействиями ТОиР (описан в КД</w:t>
      </w:r>
      <w:ins w:id="698" w:author="Попова Дарья" w:date="2020-07-14T12:03:00Z">
        <w:r w:rsidR="00154C26">
          <w:rPr>
            <w:rFonts w:cs="Arial"/>
            <w:szCs w:val="24"/>
          </w:rPr>
          <w:t xml:space="preserve"> </w:t>
        </w:r>
      </w:ins>
      <w:r w:rsidR="00E47801" w:rsidRPr="00E111F5">
        <w:rPr>
          <w:rFonts w:cs="Arial"/>
          <w:szCs w:val="24"/>
        </w:rPr>
        <w:t>«</w:t>
      </w:r>
      <w:del w:id="699" w:author="Александр Шрамков" w:date="2021-03-05T12:38:00Z">
        <w:r w:rsidR="00E47801" w:rsidRPr="00E111F5" w:rsidDel="001710A8">
          <w:rPr>
            <w:rFonts w:cs="Arial"/>
            <w:szCs w:val="24"/>
          </w:rPr>
          <w:delText>ERP</w:delText>
        </w:r>
        <w:r w:rsidR="00E06A62" w:rsidRPr="00E111F5" w:rsidDel="001710A8">
          <w:rPr>
            <w:rFonts w:cs="Arial"/>
            <w:szCs w:val="24"/>
          </w:rPr>
          <w:delText>.</w:delText>
        </w:r>
        <w:r w:rsidR="00E06A62" w:rsidDel="001710A8">
          <w:rPr>
            <w:rFonts w:cs="Arial"/>
            <w:szCs w:val="24"/>
          </w:rPr>
          <w:delText>9</w:delText>
        </w:r>
        <w:r w:rsidR="00E06A62" w:rsidRPr="00E111F5" w:rsidDel="001710A8">
          <w:rPr>
            <w:rFonts w:cs="Arial"/>
            <w:szCs w:val="24"/>
          </w:rPr>
          <w:delText>.</w:delText>
        </w:r>
        <w:r w:rsidR="00E06A62" w:rsidDel="001710A8">
          <w:rPr>
            <w:rFonts w:cs="Arial"/>
            <w:szCs w:val="24"/>
          </w:rPr>
          <w:delText>9.</w:delText>
        </w:r>
      </w:del>
      <w:ins w:id="700" w:author="Александр Шрамков" w:date="2021-03-05T12:38:00Z">
        <w:r w:rsidR="001710A8">
          <w:rPr>
            <w:rFonts w:cs="Arial"/>
            <w:szCs w:val="24"/>
          </w:rPr>
          <w:t>ERP.13.9.</w:t>
        </w:r>
      </w:ins>
      <w:r w:rsidR="00E06A62">
        <w:rPr>
          <w:rFonts w:cs="Arial"/>
          <w:szCs w:val="24"/>
        </w:rPr>
        <w:t>2</w:t>
      </w:r>
      <w:r w:rsidR="00E06A62" w:rsidRPr="00E111F5">
        <w:rPr>
          <w:rFonts w:cs="Arial"/>
          <w:szCs w:val="24"/>
        </w:rPr>
        <w:t>.</w:t>
      </w:r>
      <w:r w:rsidR="00E47801" w:rsidRPr="00E111F5">
        <w:rPr>
          <w:rFonts w:cs="Arial"/>
          <w:szCs w:val="24"/>
        </w:rPr>
        <w:t>55.PM.КД Выполнение и фактический учет работ»)</w:t>
      </w:r>
      <w:ins w:id="701" w:author="Попова Дарья" w:date="2020-07-14T12:04:00Z">
        <w:r w:rsidR="00154C26">
          <w:rPr>
            <w:rFonts w:cs="Arial"/>
            <w:szCs w:val="24"/>
          </w:rPr>
          <w:t>;</w:t>
        </w:r>
      </w:ins>
      <w:del w:id="702" w:author="Попова Дарья" w:date="2020-07-14T12:04:00Z">
        <w:r w:rsidR="00E47801" w:rsidRPr="00E111F5" w:rsidDel="00154C26">
          <w:rPr>
            <w:rFonts w:cs="Arial"/>
            <w:szCs w:val="24"/>
          </w:rPr>
          <w:delText>.</w:delText>
        </w:r>
      </w:del>
    </w:p>
    <w:p w14:paraId="308AF6CA" w14:textId="3A568ABE" w:rsidR="00DF607D" w:rsidRPr="00850753" w:rsidRDefault="00DF607D" w:rsidP="002E665C">
      <w:pPr>
        <w:pStyle w:val="afa"/>
        <w:numPr>
          <w:ilvl w:val="0"/>
          <w:numId w:val="42"/>
        </w:numPr>
        <w:spacing w:after="120" w:line="276" w:lineRule="auto"/>
        <w:ind w:left="567"/>
        <w:rPr>
          <w:rFonts w:cs="Arial"/>
          <w:szCs w:val="24"/>
        </w:rPr>
      </w:pPr>
      <w:r>
        <w:rPr>
          <w:rFonts w:cs="Arial"/>
          <w:szCs w:val="24"/>
        </w:rPr>
        <w:t>УП-03.03.04.02-ERP Регистрация согласованных плановых показателей производственной программы и формирование потребности в основных нормируемых материалах (описан в КД)</w:t>
      </w:r>
      <w:ins w:id="703" w:author="Попова Дарья" w:date="2020-07-14T12:04:00Z">
        <w:r w:rsidR="00154C26">
          <w:rPr>
            <w:rFonts w:cs="Arial"/>
            <w:szCs w:val="24"/>
          </w:rPr>
          <w:t>;</w:t>
        </w:r>
      </w:ins>
    </w:p>
    <w:p w14:paraId="5E2A7DD2" w14:textId="251568F3" w:rsidR="00106266" w:rsidRPr="0061768F" w:rsidRDefault="00106266" w:rsidP="0061768F">
      <w:pPr>
        <w:pStyle w:val="afa"/>
        <w:numPr>
          <w:ilvl w:val="0"/>
          <w:numId w:val="42"/>
        </w:numPr>
        <w:spacing w:after="240" w:line="276" w:lineRule="auto"/>
        <w:rPr>
          <w:rFonts w:cs="Arial"/>
          <w:szCs w:val="24"/>
        </w:rPr>
      </w:pPr>
      <w:r w:rsidRPr="00723048">
        <w:rPr>
          <w:rFonts w:cs="Arial"/>
          <w:szCs w:val="24"/>
        </w:rPr>
        <w:t>ПП-07.01.02.05 Управление заменой и модернизацией ПА (</w:t>
      </w:r>
      <w:r w:rsidR="0061768F" w:rsidRPr="00723048">
        <w:rPr>
          <w:rFonts w:cs="Arial"/>
          <w:szCs w:val="24"/>
        </w:rPr>
        <w:t xml:space="preserve">описан в КД </w:t>
      </w:r>
      <w:r w:rsidR="0061768F" w:rsidRPr="000367AC">
        <w:rPr>
          <w:rFonts w:cs="Arial"/>
          <w:szCs w:val="24"/>
        </w:rPr>
        <w:t>Планирование программы ОВП</w:t>
      </w:r>
      <w:r w:rsidR="0061768F" w:rsidRPr="00DE184D">
        <w:rPr>
          <w:rFonts w:cs="Arial"/>
          <w:szCs w:val="24"/>
        </w:rPr>
        <w:t xml:space="preserve"> в рамках программы воздействий на </w:t>
      </w:r>
      <w:r w:rsidR="0061768F" w:rsidRPr="0061768F">
        <w:rPr>
          <w:rFonts w:cs="Arial"/>
          <w:szCs w:val="24"/>
        </w:rPr>
        <w:t>ПА и инвестиционной программы</w:t>
      </w:r>
      <w:r w:rsidRPr="0061768F">
        <w:rPr>
          <w:rFonts w:cs="Arial"/>
          <w:szCs w:val="24"/>
        </w:rPr>
        <w:t>)</w:t>
      </w:r>
      <w:ins w:id="704" w:author="Попова Дарья" w:date="2020-07-14T12:04:00Z">
        <w:r w:rsidR="00154C26">
          <w:rPr>
            <w:rFonts w:cs="Arial"/>
            <w:szCs w:val="24"/>
          </w:rPr>
          <w:t>.</w:t>
        </w:r>
      </w:ins>
    </w:p>
    <w:p w14:paraId="1F29C459" w14:textId="5702169E" w:rsidR="00BD5CCE" w:rsidRPr="00E111F5" w:rsidRDefault="00E111F5" w:rsidP="002E665C">
      <w:pPr>
        <w:spacing w:after="240" w:line="276" w:lineRule="auto"/>
        <w:ind w:left="567"/>
        <w:rPr>
          <w:rFonts w:cs="Arial"/>
          <w:szCs w:val="24"/>
        </w:rPr>
      </w:pPr>
      <w:r>
        <w:rPr>
          <w:rFonts w:cs="Arial"/>
          <w:szCs w:val="24"/>
        </w:rPr>
        <w:t>Связанные бизнес-процессы должны обеспечивать</w:t>
      </w:r>
      <w:r w:rsidR="00F729D4" w:rsidRPr="00F729D4">
        <w:rPr>
          <w:rFonts w:cs="Arial"/>
          <w:szCs w:val="24"/>
        </w:rPr>
        <w:t xml:space="preserve"> </w:t>
      </w:r>
      <w:r w:rsidR="00F729D4" w:rsidRPr="00E111F5">
        <w:rPr>
          <w:rFonts w:cs="Arial"/>
          <w:szCs w:val="24"/>
        </w:rPr>
        <w:t>в системе SAP S4/HANA</w:t>
      </w:r>
      <w:r w:rsidR="00BD5CCE" w:rsidRPr="00E111F5">
        <w:rPr>
          <w:rFonts w:cs="Arial"/>
          <w:szCs w:val="24"/>
        </w:rPr>
        <w:t>:</w:t>
      </w:r>
    </w:p>
    <w:p w14:paraId="1797D607" w14:textId="11F0E769" w:rsidR="00BD5CCE" w:rsidRPr="009772FB" w:rsidRDefault="005B4392" w:rsidP="002E665C">
      <w:pPr>
        <w:pStyle w:val="afa"/>
        <w:numPr>
          <w:ilvl w:val="0"/>
          <w:numId w:val="43"/>
        </w:numPr>
        <w:spacing w:after="240" w:line="276" w:lineRule="auto"/>
        <w:ind w:left="567"/>
        <w:rPr>
          <w:rFonts w:cs="Arial"/>
          <w:szCs w:val="24"/>
        </w:rPr>
      </w:pPr>
      <w:r w:rsidRPr="00A44015">
        <w:rPr>
          <w:rFonts w:cs="Arial"/>
          <w:szCs w:val="24"/>
        </w:rPr>
        <w:t>наличие плановых цен</w:t>
      </w:r>
      <w:r w:rsidR="00BD5CCE" w:rsidRPr="009772FB">
        <w:rPr>
          <w:rFonts w:cs="Arial"/>
          <w:szCs w:val="24"/>
        </w:rPr>
        <w:t xml:space="preserve"> МТР;</w:t>
      </w:r>
    </w:p>
    <w:p w14:paraId="36FA940C" w14:textId="7766CEA3" w:rsidR="009C3273" w:rsidRPr="00B153FA" w:rsidRDefault="009C3273" w:rsidP="002E665C">
      <w:pPr>
        <w:pStyle w:val="afa"/>
        <w:numPr>
          <w:ilvl w:val="0"/>
          <w:numId w:val="43"/>
        </w:numPr>
        <w:spacing w:after="240" w:line="276" w:lineRule="auto"/>
        <w:ind w:left="567"/>
        <w:rPr>
          <w:rFonts w:cs="Arial"/>
          <w:szCs w:val="24"/>
        </w:rPr>
      </w:pPr>
      <w:r w:rsidRPr="009772FB">
        <w:rPr>
          <w:rFonts w:cs="Arial"/>
          <w:szCs w:val="24"/>
        </w:rPr>
        <w:t>наличие плановых тарифов видов работ для исполнителей воздействий на ПА;</w:t>
      </w:r>
    </w:p>
    <w:p w14:paraId="460E7177" w14:textId="5BDF8691" w:rsidR="00BD5CCE" w:rsidRPr="00850753" w:rsidRDefault="00BD5CCE" w:rsidP="002E665C">
      <w:pPr>
        <w:pStyle w:val="afa"/>
        <w:numPr>
          <w:ilvl w:val="0"/>
          <w:numId w:val="43"/>
        </w:numPr>
        <w:spacing w:after="240" w:line="276" w:lineRule="auto"/>
        <w:ind w:left="567"/>
        <w:rPr>
          <w:rFonts w:cs="Arial"/>
          <w:szCs w:val="24"/>
        </w:rPr>
      </w:pPr>
      <w:r w:rsidRPr="00850753">
        <w:rPr>
          <w:rFonts w:cs="Arial"/>
          <w:szCs w:val="24"/>
        </w:rPr>
        <w:t xml:space="preserve">оперативный ввод </w:t>
      </w:r>
      <w:r w:rsidR="00000E18" w:rsidRPr="00850753">
        <w:rPr>
          <w:rFonts w:cs="Arial"/>
          <w:szCs w:val="24"/>
        </w:rPr>
        <w:t>измерений (наработки, техсостояния), на основе которых выполняется (пере)расчет сроков планируемых воздействий</w:t>
      </w:r>
      <w:r w:rsidRPr="00850753">
        <w:rPr>
          <w:rFonts w:cs="Arial"/>
          <w:szCs w:val="24"/>
        </w:rPr>
        <w:t xml:space="preserve">; </w:t>
      </w:r>
    </w:p>
    <w:p w14:paraId="3323CBA8" w14:textId="74A65BAC" w:rsidR="00E111F5" w:rsidRDefault="00BD5CCE" w:rsidP="002E665C">
      <w:pPr>
        <w:pStyle w:val="afa"/>
        <w:numPr>
          <w:ilvl w:val="0"/>
          <w:numId w:val="43"/>
        </w:numPr>
        <w:spacing w:after="240" w:line="276" w:lineRule="auto"/>
        <w:ind w:left="567"/>
        <w:rPr>
          <w:rFonts w:cs="Arial"/>
          <w:szCs w:val="24"/>
        </w:rPr>
      </w:pPr>
      <w:r w:rsidRPr="00754AC0">
        <w:rPr>
          <w:rFonts w:cs="Arial"/>
          <w:szCs w:val="24"/>
        </w:rPr>
        <w:t>оперативно</w:t>
      </w:r>
      <w:r w:rsidR="00E111F5">
        <w:rPr>
          <w:rFonts w:cs="Arial"/>
          <w:szCs w:val="24"/>
        </w:rPr>
        <w:t>е</w:t>
      </w:r>
      <w:r w:rsidRPr="00850753">
        <w:rPr>
          <w:rFonts w:cs="Arial"/>
          <w:szCs w:val="24"/>
        </w:rPr>
        <w:t xml:space="preserve"> </w:t>
      </w:r>
      <w:r w:rsidR="00E111F5" w:rsidRPr="00E111F5">
        <w:rPr>
          <w:rFonts w:cs="Arial"/>
          <w:szCs w:val="24"/>
        </w:rPr>
        <w:t>отраж</w:t>
      </w:r>
      <w:r w:rsidR="00E111F5">
        <w:rPr>
          <w:rFonts w:cs="Arial"/>
          <w:szCs w:val="24"/>
        </w:rPr>
        <w:t xml:space="preserve">ение </w:t>
      </w:r>
      <w:r w:rsidRPr="00850753">
        <w:rPr>
          <w:rFonts w:cs="Arial"/>
          <w:szCs w:val="24"/>
        </w:rPr>
        <w:t>техническо</w:t>
      </w:r>
      <w:r w:rsidR="00E111F5">
        <w:rPr>
          <w:rFonts w:cs="Arial"/>
          <w:szCs w:val="24"/>
        </w:rPr>
        <w:t>го</w:t>
      </w:r>
      <w:r w:rsidRPr="00850753">
        <w:rPr>
          <w:rFonts w:cs="Arial"/>
          <w:szCs w:val="24"/>
        </w:rPr>
        <w:t xml:space="preserve"> закрыти</w:t>
      </w:r>
      <w:r w:rsidR="00E111F5">
        <w:rPr>
          <w:rFonts w:cs="Arial"/>
          <w:szCs w:val="24"/>
        </w:rPr>
        <w:t>я</w:t>
      </w:r>
      <w:r w:rsidR="00D139D7" w:rsidRPr="00850753">
        <w:rPr>
          <w:rFonts w:cs="Arial"/>
          <w:szCs w:val="24"/>
        </w:rPr>
        <w:t xml:space="preserve"> заказ</w:t>
      </w:r>
      <w:r w:rsidRPr="00850753">
        <w:rPr>
          <w:rFonts w:cs="Arial"/>
          <w:szCs w:val="24"/>
        </w:rPr>
        <w:t>ов</w:t>
      </w:r>
      <w:ins w:id="705" w:author="Попова Дарья" w:date="2020-07-14T12:25:00Z">
        <w:r w:rsidR="00674F1B">
          <w:rPr>
            <w:rFonts w:cs="Arial"/>
            <w:szCs w:val="24"/>
          </w:rPr>
          <w:t xml:space="preserve"> и сетевых графиков</w:t>
        </w:r>
      </w:ins>
      <w:r w:rsidRPr="00850753">
        <w:rPr>
          <w:rFonts w:cs="Arial"/>
          <w:szCs w:val="24"/>
        </w:rPr>
        <w:t xml:space="preserve"> по факту их выполнения</w:t>
      </w:r>
      <w:r w:rsidR="00E111F5" w:rsidRPr="00E111F5">
        <w:rPr>
          <w:rFonts w:cs="Arial"/>
          <w:szCs w:val="24"/>
        </w:rPr>
        <w:t xml:space="preserve">; </w:t>
      </w:r>
    </w:p>
    <w:p w14:paraId="7F48B54F" w14:textId="77777777" w:rsidR="00DF607D" w:rsidRDefault="00DF607D" w:rsidP="002E665C">
      <w:pPr>
        <w:pStyle w:val="afa"/>
        <w:numPr>
          <w:ilvl w:val="0"/>
          <w:numId w:val="43"/>
        </w:numPr>
        <w:spacing w:after="240" w:line="276" w:lineRule="auto"/>
        <w:ind w:left="567"/>
        <w:rPr>
          <w:rFonts w:cs="Arial"/>
          <w:szCs w:val="24"/>
        </w:rPr>
      </w:pPr>
      <w:r>
        <w:rPr>
          <w:rFonts w:cs="Arial"/>
          <w:szCs w:val="24"/>
        </w:rPr>
        <w:t>наличие плановых объемов первичной переработки руды (плановых заказов);</w:t>
      </w:r>
    </w:p>
    <w:p w14:paraId="23608A44" w14:textId="77777777" w:rsidR="00E111F5" w:rsidRPr="00723048" w:rsidRDefault="00E111F5" w:rsidP="002E665C">
      <w:pPr>
        <w:pStyle w:val="afa"/>
        <w:numPr>
          <w:ilvl w:val="0"/>
          <w:numId w:val="43"/>
        </w:numPr>
        <w:spacing w:after="240" w:line="276" w:lineRule="auto"/>
        <w:ind w:left="567"/>
        <w:rPr>
          <w:rFonts w:cs="Arial"/>
          <w:szCs w:val="24"/>
        </w:rPr>
      </w:pPr>
      <w:r w:rsidRPr="00723048">
        <w:rPr>
          <w:rFonts w:cs="Arial"/>
          <w:szCs w:val="24"/>
        </w:rPr>
        <w:t>наличие графиков проектов по замене и модернизации ПА.</w:t>
      </w:r>
    </w:p>
    <w:p w14:paraId="5F1DF403" w14:textId="782BE684" w:rsidR="00000E18" w:rsidRPr="00E111F5" w:rsidRDefault="00000E18" w:rsidP="002E665C">
      <w:pPr>
        <w:spacing w:after="240" w:line="276" w:lineRule="auto"/>
        <w:ind w:left="567"/>
        <w:rPr>
          <w:rFonts w:cs="Arial"/>
          <w:szCs w:val="24"/>
        </w:rPr>
      </w:pPr>
      <w:r w:rsidRPr="00E111F5">
        <w:rPr>
          <w:rFonts w:cs="Arial"/>
          <w:szCs w:val="24"/>
        </w:rPr>
        <w:t>Для успешной реализации процесса определения стоимости работ</w:t>
      </w:r>
      <w:r w:rsidR="00CB7684" w:rsidRPr="00E111F5">
        <w:rPr>
          <w:rFonts w:cs="Arial"/>
          <w:szCs w:val="24"/>
        </w:rPr>
        <w:t xml:space="preserve"> на основании дефектной ведомости в системе SAP S4/HANA</w:t>
      </w:r>
      <w:r w:rsidRPr="00E111F5">
        <w:rPr>
          <w:rFonts w:cs="Arial"/>
          <w:szCs w:val="24"/>
        </w:rPr>
        <w:t xml:space="preserve"> </w:t>
      </w:r>
      <w:r w:rsidR="00CB7684" w:rsidRPr="00E111F5">
        <w:rPr>
          <w:rFonts w:cs="Arial"/>
          <w:szCs w:val="24"/>
        </w:rPr>
        <w:t>необходима реализация связанных бизнес-процессов</w:t>
      </w:r>
      <w:r w:rsidRPr="00E111F5">
        <w:rPr>
          <w:rFonts w:cs="Arial"/>
          <w:szCs w:val="24"/>
        </w:rPr>
        <w:t>:</w:t>
      </w:r>
    </w:p>
    <w:p w14:paraId="1B27101A" w14:textId="2F163AF1" w:rsidR="00E111F5" w:rsidRPr="00850753" w:rsidRDefault="00E111F5" w:rsidP="002E665C">
      <w:pPr>
        <w:pStyle w:val="afa"/>
        <w:numPr>
          <w:ilvl w:val="0"/>
          <w:numId w:val="42"/>
        </w:numPr>
        <w:spacing w:after="240" w:line="276" w:lineRule="auto"/>
        <w:ind w:left="567"/>
        <w:rPr>
          <w:rFonts w:cs="Arial"/>
          <w:szCs w:val="24"/>
        </w:rPr>
      </w:pPr>
      <w:r w:rsidRPr="00E111F5">
        <w:rPr>
          <w:rFonts w:cs="Arial"/>
          <w:szCs w:val="24"/>
        </w:rPr>
        <w:t xml:space="preserve">ПП-07.03.01-ERP </w:t>
      </w:r>
      <w:r>
        <w:rPr>
          <w:rFonts w:cs="Arial"/>
          <w:szCs w:val="24"/>
        </w:rPr>
        <w:t>Годовое</w:t>
      </w:r>
      <w:r w:rsidRPr="00E111F5">
        <w:rPr>
          <w:rFonts w:cs="Arial"/>
          <w:szCs w:val="24"/>
        </w:rPr>
        <w:t xml:space="preserve"> планирование воздействий на производственные активы (описан в </w:t>
      </w:r>
      <w:r>
        <w:rPr>
          <w:rFonts w:cs="Arial"/>
          <w:szCs w:val="24"/>
        </w:rPr>
        <w:t xml:space="preserve">текущем </w:t>
      </w:r>
      <w:r w:rsidRPr="00E111F5">
        <w:rPr>
          <w:rFonts w:cs="Arial"/>
          <w:szCs w:val="24"/>
        </w:rPr>
        <w:t>КД)</w:t>
      </w:r>
      <w:ins w:id="706" w:author="Попова Дарья" w:date="2020-07-15T09:31:00Z">
        <w:r w:rsidR="00D1054A">
          <w:rPr>
            <w:rFonts w:cs="Arial"/>
            <w:szCs w:val="24"/>
          </w:rPr>
          <w:t>;</w:t>
        </w:r>
      </w:ins>
    </w:p>
    <w:p w14:paraId="44A17655" w14:textId="65604DB3" w:rsidR="00E111F5" w:rsidRPr="00E111F5" w:rsidRDefault="00E111F5" w:rsidP="002E665C">
      <w:pPr>
        <w:pStyle w:val="afa"/>
        <w:numPr>
          <w:ilvl w:val="0"/>
          <w:numId w:val="42"/>
        </w:numPr>
        <w:spacing w:after="240" w:line="276" w:lineRule="auto"/>
        <w:ind w:left="567"/>
        <w:rPr>
          <w:rFonts w:cs="Arial"/>
          <w:szCs w:val="24"/>
        </w:rPr>
      </w:pPr>
      <w:r w:rsidRPr="00E111F5">
        <w:rPr>
          <w:rFonts w:cs="Arial"/>
          <w:szCs w:val="24"/>
        </w:rPr>
        <w:t>ПП-07.03.01-ERP Оперативное (месячное) планирование воздействий на производственные активы (описан в КД «</w:t>
      </w:r>
      <w:del w:id="707" w:author="Александр Шрамков" w:date="2021-03-05T12:38:00Z">
        <w:r w:rsidRPr="00E111F5" w:rsidDel="001710A8">
          <w:rPr>
            <w:rFonts w:cs="Arial"/>
            <w:szCs w:val="24"/>
          </w:rPr>
          <w:delText>ERP</w:delText>
        </w:r>
        <w:r w:rsidR="008343E2" w:rsidRPr="00E111F5" w:rsidDel="001710A8">
          <w:rPr>
            <w:rFonts w:cs="Arial"/>
            <w:szCs w:val="24"/>
          </w:rPr>
          <w:delText>.</w:delText>
        </w:r>
        <w:r w:rsidR="008343E2" w:rsidDel="001710A8">
          <w:rPr>
            <w:rFonts w:cs="Arial"/>
            <w:szCs w:val="24"/>
          </w:rPr>
          <w:delText>9</w:delText>
        </w:r>
        <w:r w:rsidR="008343E2" w:rsidRPr="00E111F5" w:rsidDel="001710A8">
          <w:rPr>
            <w:rFonts w:cs="Arial"/>
            <w:szCs w:val="24"/>
          </w:rPr>
          <w:delText>.</w:delText>
        </w:r>
        <w:r w:rsidR="008343E2" w:rsidDel="001710A8">
          <w:rPr>
            <w:rFonts w:cs="Arial"/>
            <w:szCs w:val="24"/>
          </w:rPr>
          <w:delText>9.</w:delText>
        </w:r>
      </w:del>
      <w:ins w:id="708" w:author="Александр Шрамков" w:date="2021-03-05T12:38:00Z">
        <w:r w:rsidR="001710A8">
          <w:rPr>
            <w:rFonts w:cs="Arial"/>
            <w:szCs w:val="24"/>
          </w:rPr>
          <w:t>ERP.13.9.</w:t>
        </w:r>
      </w:ins>
      <w:r w:rsidR="008343E2">
        <w:rPr>
          <w:rFonts w:cs="Arial"/>
          <w:szCs w:val="24"/>
        </w:rPr>
        <w:t>2</w:t>
      </w:r>
      <w:r w:rsidR="008343E2" w:rsidRPr="00E111F5">
        <w:rPr>
          <w:rFonts w:cs="Arial"/>
          <w:szCs w:val="24"/>
        </w:rPr>
        <w:t>.</w:t>
      </w:r>
      <w:r w:rsidRPr="00E111F5">
        <w:rPr>
          <w:rFonts w:cs="Arial"/>
          <w:szCs w:val="24"/>
        </w:rPr>
        <w:t>54.PM.КД Оперативное планирование мероприятий ТОиР»)</w:t>
      </w:r>
      <w:ins w:id="709" w:author="Попова Дарья" w:date="2020-07-15T09:32:00Z">
        <w:r w:rsidR="00D1054A">
          <w:rPr>
            <w:rFonts w:cs="Arial"/>
            <w:szCs w:val="24"/>
          </w:rPr>
          <w:t>;</w:t>
        </w:r>
      </w:ins>
    </w:p>
    <w:p w14:paraId="01458043" w14:textId="3A91B8C0" w:rsidR="00E111F5" w:rsidRPr="00E111F5" w:rsidRDefault="00E111F5" w:rsidP="002E665C">
      <w:pPr>
        <w:pStyle w:val="afa"/>
        <w:numPr>
          <w:ilvl w:val="0"/>
          <w:numId w:val="42"/>
        </w:numPr>
        <w:spacing w:after="240" w:line="276" w:lineRule="auto"/>
        <w:ind w:left="567"/>
        <w:rPr>
          <w:rFonts w:cs="Arial"/>
          <w:szCs w:val="24"/>
        </w:rPr>
      </w:pPr>
      <w:r w:rsidRPr="00E111F5">
        <w:rPr>
          <w:rFonts w:cs="Arial"/>
          <w:szCs w:val="24"/>
        </w:rPr>
        <w:lastRenderedPageBreak/>
        <w:t>ПП-07.03.02-ERP Недельно-суточное планирование воздействий на производственные активы (описан в КД «</w:t>
      </w:r>
      <w:del w:id="710" w:author="Александр Шрамков" w:date="2021-03-05T12:38:00Z">
        <w:r w:rsidRPr="00E111F5" w:rsidDel="001710A8">
          <w:rPr>
            <w:rFonts w:cs="Arial"/>
            <w:szCs w:val="24"/>
          </w:rPr>
          <w:delText>ERP</w:delText>
        </w:r>
        <w:r w:rsidR="008343E2" w:rsidRPr="00E111F5" w:rsidDel="001710A8">
          <w:rPr>
            <w:rFonts w:cs="Arial"/>
            <w:szCs w:val="24"/>
          </w:rPr>
          <w:delText>.</w:delText>
        </w:r>
        <w:r w:rsidR="008343E2" w:rsidDel="001710A8">
          <w:rPr>
            <w:rFonts w:cs="Arial"/>
            <w:szCs w:val="24"/>
          </w:rPr>
          <w:delText>9</w:delText>
        </w:r>
        <w:r w:rsidR="008343E2" w:rsidRPr="00E111F5" w:rsidDel="001710A8">
          <w:rPr>
            <w:rFonts w:cs="Arial"/>
            <w:szCs w:val="24"/>
          </w:rPr>
          <w:delText>.</w:delText>
        </w:r>
        <w:r w:rsidR="008343E2" w:rsidDel="001710A8">
          <w:rPr>
            <w:rFonts w:cs="Arial"/>
            <w:szCs w:val="24"/>
          </w:rPr>
          <w:delText>9.</w:delText>
        </w:r>
      </w:del>
      <w:ins w:id="711" w:author="Александр Шрамков" w:date="2021-03-05T12:38:00Z">
        <w:r w:rsidR="001710A8">
          <w:rPr>
            <w:rFonts w:cs="Arial"/>
            <w:szCs w:val="24"/>
          </w:rPr>
          <w:t>ERP.13.9.</w:t>
        </w:r>
      </w:ins>
      <w:r w:rsidR="008343E2">
        <w:rPr>
          <w:rFonts w:cs="Arial"/>
          <w:szCs w:val="24"/>
        </w:rPr>
        <w:t>2</w:t>
      </w:r>
      <w:r w:rsidR="008343E2" w:rsidRPr="00E111F5">
        <w:rPr>
          <w:rFonts w:cs="Arial"/>
          <w:szCs w:val="24"/>
        </w:rPr>
        <w:t>.</w:t>
      </w:r>
      <w:r w:rsidRPr="00E111F5">
        <w:rPr>
          <w:rFonts w:cs="Arial"/>
          <w:szCs w:val="24"/>
        </w:rPr>
        <w:t>54.PM.КД Оперативное планирование мероприятий ТОиР»)</w:t>
      </w:r>
      <w:ins w:id="712" w:author="Попова Дарья" w:date="2020-07-15T09:32:00Z">
        <w:r w:rsidR="00D1054A">
          <w:rPr>
            <w:rFonts w:cs="Arial"/>
            <w:szCs w:val="24"/>
          </w:rPr>
          <w:t>.</w:t>
        </w:r>
      </w:ins>
    </w:p>
    <w:p w14:paraId="62563499" w14:textId="77777777" w:rsidR="00E30D2C" w:rsidRPr="00850753" w:rsidRDefault="00E30D2C" w:rsidP="002E665C">
      <w:pPr>
        <w:spacing w:after="240" w:line="276" w:lineRule="auto"/>
        <w:ind w:left="567"/>
        <w:rPr>
          <w:rFonts w:cs="Arial"/>
          <w:szCs w:val="24"/>
        </w:rPr>
      </w:pPr>
      <w:r w:rsidRPr="00850753">
        <w:rPr>
          <w:rFonts w:cs="Arial"/>
          <w:szCs w:val="24"/>
        </w:rPr>
        <w:t>Связанные бизнес-процессы должны обеспечивать:</w:t>
      </w:r>
    </w:p>
    <w:p w14:paraId="4D77FBF4" w14:textId="450D6564" w:rsidR="00000E18" w:rsidRPr="00850753" w:rsidRDefault="00000E18" w:rsidP="002E665C">
      <w:pPr>
        <w:pStyle w:val="afa"/>
        <w:numPr>
          <w:ilvl w:val="0"/>
          <w:numId w:val="42"/>
        </w:numPr>
        <w:spacing w:after="240" w:line="276" w:lineRule="auto"/>
        <w:ind w:left="567"/>
        <w:rPr>
          <w:rFonts w:cs="Arial"/>
          <w:szCs w:val="24"/>
        </w:rPr>
      </w:pPr>
      <w:r w:rsidRPr="00850753">
        <w:rPr>
          <w:rFonts w:cs="Arial"/>
          <w:szCs w:val="24"/>
        </w:rPr>
        <w:t>своевременн</w:t>
      </w:r>
      <w:r w:rsidR="002E5222" w:rsidRPr="00850753">
        <w:rPr>
          <w:rFonts w:cs="Arial"/>
          <w:szCs w:val="24"/>
        </w:rPr>
        <w:t>ое</w:t>
      </w:r>
      <w:r w:rsidRPr="00850753">
        <w:rPr>
          <w:rFonts w:cs="Arial"/>
          <w:szCs w:val="24"/>
        </w:rPr>
        <w:t xml:space="preserve"> формирование</w:t>
      </w:r>
      <w:r w:rsidR="00D139D7" w:rsidRPr="00850753">
        <w:rPr>
          <w:rFonts w:cs="Arial"/>
          <w:szCs w:val="24"/>
        </w:rPr>
        <w:t xml:space="preserve"> заказ</w:t>
      </w:r>
      <w:r w:rsidRPr="00850753">
        <w:rPr>
          <w:rFonts w:cs="Arial"/>
          <w:szCs w:val="24"/>
        </w:rPr>
        <w:t xml:space="preserve">ов ТОРО, на базе которых будет формироваться </w:t>
      </w:r>
      <w:r w:rsidR="00EF0077" w:rsidRPr="00850753">
        <w:rPr>
          <w:rFonts w:cs="Arial"/>
          <w:szCs w:val="24"/>
        </w:rPr>
        <w:t>дефектная</w:t>
      </w:r>
      <w:r w:rsidRPr="00850753">
        <w:rPr>
          <w:rFonts w:cs="Arial"/>
          <w:szCs w:val="24"/>
        </w:rPr>
        <w:t xml:space="preserve"> ведомость;</w:t>
      </w:r>
    </w:p>
    <w:p w14:paraId="1A3A118F" w14:textId="5F965FA2" w:rsidR="003E4042" w:rsidRDefault="00000E18" w:rsidP="003E4042">
      <w:pPr>
        <w:pStyle w:val="afa"/>
        <w:numPr>
          <w:ilvl w:val="0"/>
          <w:numId w:val="42"/>
        </w:numPr>
        <w:spacing w:after="240" w:line="276" w:lineRule="auto"/>
        <w:ind w:left="567"/>
        <w:rPr>
          <w:rFonts w:cs="Arial"/>
          <w:szCs w:val="24"/>
        </w:rPr>
      </w:pPr>
      <w:r w:rsidRPr="00850753">
        <w:rPr>
          <w:rFonts w:cs="Arial"/>
          <w:szCs w:val="24"/>
        </w:rPr>
        <w:t>обеспечение оперативно</w:t>
      </w:r>
      <w:r w:rsidR="00E74558" w:rsidRPr="00850753">
        <w:rPr>
          <w:rFonts w:cs="Arial"/>
          <w:szCs w:val="24"/>
        </w:rPr>
        <w:t>й</w:t>
      </w:r>
      <w:r w:rsidR="000047C9" w:rsidRPr="00AF2D49">
        <w:rPr>
          <w:rFonts w:cs="Arial"/>
          <w:szCs w:val="24"/>
        </w:rPr>
        <w:t xml:space="preserve"> </w:t>
      </w:r>
      <w:r w:rsidR="00E74558" w:rsidRPr="00754AC0">
        <w:rPr>
          <w:rFonts w:cs="Arial"/>
          <w:szCs w:val="24"/>
        </w:rPr>
        <w:t xml:space="preserve">расценки </w:t>
      </w:r>
      <w:r w:rsidR="00E74558" w:rsidRPr="00850753">
        <w:rPr>
          <w:rFonts w:cs="Arial"/>
          <w:szCs w:val="24"/>
        </w:rPr>
        <w:t xml:space="preserve">стоимости работ сметным отделом и </w:t>
      </w:r>
      <w:r w:rsidR="008A11B9" w:rsidRPr="00850753">
        <w:rPr>
          <w:rFonts w:cs="Arial"/>
          <w:szCs w:val="24"/>
        </w:rPr>
        <w:t>подрядными организациями, выполняющих расценку своими силами</w:t>
      </w:r>
      <w:r w:rsidR="00E30D2C" w:rsidRPr="00850753">
        <w:rPr>
          <w:rFonts w:cs="Arial"/>
          <w:szCs w:val="24"/>
        </w:rPr>
        <w:t>.</w:t>
      </w:r>
    </w:p>
    <w:p w14:paraId="26DFC423" w14:textId="77777777" w:rsidR="003E4042" w:rsidRPr="003E4042" w:rsidRDefault="003E4042" w:rsidP="003E4042"/>
    <w:p w14:paraId="31C319E5" w14:textId="77777777" w:rsidR="00FA572B" w:rsidRPr="007008A3" w:rsidRDefault="00FA572B" w:rsidP="009E7971">
      <w:pPr>
        <w:pStyle w:val="1"/>
        <w:rPr>
          <w:rFonts w:eastAsia="Calibri"/>
        </w:rPr>
      </w:pPr>
      <w:bookmarkStart w:id="713" w:name="_Toc521936649"/>
      <w:bookmarkStart w:id="714" w:name="_Toc521937119"/>
      <w:bookmarkStart w:id="715" w:name="_Toc522001673"/>
      <w:bookmarkStart w:id="716" w:name="_Toc522267710"/>
      <w:bookmarkStart w:id="717" w:name="_Toc523174605"/>
      <w:bookmarkStart w:id="718" w:name="_Toc523174995"/>
      <w:bookmarkStart w:id="719" w:name="_Toc523175134"/>
      <w:bookmarkStart w:id="720" w:name="_Toc65846395"/>
      <w:bookmarkStart w:id="721" w:name="_Toc70236844"/>
      <w:bookmarkEnd w:id="713"/>
      <w:bookmarkEnd w:id="714"/>
      <w:bookmarkEnd w:id="715"/>
      <w:bookmarkEnd w:id="716"/>
      <w:bookmarkEnd w:id="717"/>
      <w:bookmarkEnd w:id="718"/>
      <w:bookmarkEnd w:id="719"/>
      <w:r w:rsidRPr="007008A3">
        <w:rPr>
          <w:rFonts w:eastAsia="Calibri"/>
        </w:rPr>
        <w:t>Бизнес-требования</w:t>
      </w:r>
      <w:bookmarkEnd w:id="720"/>
      <w:r w:rsidRPr="007008A3">
        <w:rPr>
          <w:rFonts w:eastAsia="Calibri"/>
        </w:rPr>
        <w:t xml:space="preserve"> </w:t>
      </w:r>
    </w:p>
    <w:p w14:paraId="24C5461A" w14:textId="77777777" w:rsidR="00FA572B" w:rsidRPr="007008A3" w:rsidRDefault="00363CBE" w:rsidP="00FA572B">
      <w:pPr>
        <w:spacing w:after="240" w:line="276" w:lineRule="auto"/>
        <w:rPr>
          <w:rFonts w:cs="Arial"/>
          <w:color w:val="000000" w:themeColor="text1"/>
        </w:rPr>
      </w:pPr>
      <w:r w:rsidRPr="007008A3">
        <w:rPr>
          <w:rFonts w:cs="Arial"/>
          <w:color w:val="000000" w:themeColor="text1"/>
        </w:rPr>
        <w:t>Формализованные бизнес-требования приведены в Приложении № 2.</w:t>
      </w:r>
    </w:p>
    <w:p w14:paraId="3F1F259B" w14:textId="77777777" w:rsidR="00695202" w:rsidRPr="007008A3" w:rsidRDefault="00695202" w:rsidP="009E7971">
      <w:pPr>
        <w:pStyle w:val="1"/>
        <w:rPr>
          <w:rFonts w:eastAsia="Calibri"/>
        </w:rPr>
      </w:pPr>
      <w:bookmarkStart w:id="722" w:name="_Toc65846396"/>
      <w:r w:rsidRPr="007008A3">
        <w:rPr>
          <w:rFonts w:eastAsia="Calibri"/>
        </w:rPr>
        <w:t>Реализация бизнес-процесс</w:t>
      </w:r>
      <w:r w:rsidR="00954BE3" w:rsidRPr="007008A3">
        <w:rPr>
          <w:rFonts w:eastAsia="Calibri"/>
        </w:rPr>
        <w:t>ов</w:t>
      </w:r>
      <w:bookmarkEnd w:id="722"/>
      <w:r w:rsidR="006C49F8" w:rsidRPr="007008A3">
        <w:rPr>
          <w:rFonts w:eastAsia="Calibri"/>
          <w:lang w:val="en-US"/>
        </w:rPr>
        <w:t xml:space="preserve"> </w:t>
      </w:r>
    </w:p>
    <w:p w14:paraId="28F27873" w14:textId="77777777" w:rsidR="000835FE" w:rsidRPr="007008A3" w:rsidRDefault="000835FE" w:rsidP="00BE014D">
      <w:pPr>
        <w:pStyle w:val="22"/>
        <w:keepNext/>
        <w:keepLines/>
        <w:numPr>
          <w:ilvl w:val="1"/>
          <w:numId w:val="8"/>
        </w:numPr>
        <w:spacing w:before="160" w:after="120" w:line="276" w:lineRule="auto"/>
        <w:rPr>
          <w:rFonts w:eastAsiaTheme="majorEastAsia" w:cs="Arial"/>
          <w:bCs w:val="0"/>
          <w:iCs w:val="0"/>
          <w:szCs w:val="26"/>
        </w:rPr>
      </w:pPr>
      <w:bookmarkStart w:id="723" w:name="_Toc65846397"/>
      <w:bookmarkStart w:id="724" w:name="_Ref491168313"/>
      <w:r w:rsidRPr="007008A3">
        <w:rPr>
          <w:rFonts w:eastAsiaTheme="majorEastAsia" w:cs="Arial"/>
          <w:bCs w:val="0"/>
          <w:iCs w:val="0"/>
          <w:szCs w:val="26"/>
        </w:rPr>
        <w:t>Описание бизнес-процессов</w:t>
      </w:r>
      <w:bookmarkEnd w:id="723"/>
    </w:p>
    <w:p w14:paraId="79039A5B" w14:textId="77777777" w:rsidR="00695202" w:rsidRDefault="00695202" w:rsidP="001215BE">
      <w:pPr>
        <w:pStyle w:val="3"/>
      </w:pPr>
      <w:bookmarkStart w:id="725" w:name="_Toc65846398"/>
      <w:bookmarkStart w:id="726" w:name="_Hlk519244140"/>
      <w:r w:rsidRPr="007008A3">
        <w:t>Описание бизнес-процесса</w:t>
      </w:r>
      <w:r w:rsidR="00954BE3" w:rsidRPr="007008A3">
        <w:t xml:space="preserve"> </w:t>
      </w:r>
      <w:r w:rsidR="0067644E" w:rsidRPr="007008A3">
        <w:t>ПП-07.</w:t>
      </w:r>
      <w:r w:rsidR="008A11B9">
        <w:t>02.</w:t>
      </w:r>
      <w:r w:rsidR="0067644E" w:rsidRPr="007008A3">
        <w:t>03.01-ERP Годовое планирование воздействий на ПА</w:t>
      </w:r>
      <w:bookmarkEnd w:id="725"/>
    </w:p>
    <w:p w14:paraId="1A45994F" w14:textId="77777777" w:rsidR="00485CD5" w:rsidRDefault="00485CD5" w:rsidP="00220A5C">
      <w:pPr>
        <w:pStyle w:val="afff5"/>
        <w:rPr>
          <w:rFonts w:ascii="Arial" w:hAnsi="Arial" w:cs="Arial"/>
        </w:rPr>
      </w:pPr>
      <w:r>
        <w:rPr>
          <w:rFonts w:ascii="Arial" w:hAnsi="Arial" w:cs="Arial"/>
        </w:rPr>
        <w:t>Границы процесса</w:t>
      </w:r>
      <w:r w:rsidRPr="00485CD5">
        <w:rPr>
          <w:rFonts w:ascii="Arial" w:hAnsi="Arial" w:cs="Arial"/>
        </w:rPr>
        <w:t xml:space="preserve"> </w:t>
      </w:r>
      <w:r>
        <w:rPr>
          <w:rFonts w:ascii="Arial" w:hAnsi="Arial" w:cs="Arial"/>
        </w:rPr>
        <w:t>годового планирования воздействий на ПА: от выпуска приказа о начале планирования до утверждения годового плана-графика воздействий в системе.</w:t>
      </w:r>
    </w:p>
    <w:p w14:paraId="7B17361A" w14:textId="77777777" w:rsidR="001335E4" w:rsidRDefault="001335E4" w:rsidP="00220A5C">
      <w:pPr>
        <w:pStyle w:val="afff5"/>
        <w:rPr>
          <w:rFonts w:ascii="Arial" w:hAnsi="Arial" w:cs="Arial"/>
        </w:rPr>
      </w:pPr>
      <w:r>
        <w:rPr>
          <w:rFonts w:ascii="Arial" w:hAnsi="Arial" w:cs="Arial"/>
        </w:rPr>
        <w:t xml:space="preserve">Целью процесса годового планирования воздействий на ПА является </w:t>
      </w:r>
      <w:r w:rsidRPr="001335E4">
        <w:rPr>
          <w:rFonts w:ascii="Arial" w:hAnsi="Arial" w:cs="Arial"/>
        </w:rPr>
        <w:t>формирование, согласование и утверждение годовой программы воздействий на ПА</w:t>
      </w:r>
      <w:r>
        <w:rPr>
          <w:rFonts w:ascii="Arial" w:hAnsi="Arial" w:cs="Arial"/>
        </w:rPr>
        <w:t>.</w:t>
      </w:r>
    </w:p>
    <w:p w14:paraId="44836B72" w14:textId="77777777" w:rsidR="00485CD5" w:rsidRDefault="00485CD5" w:rsidP="00220A5C">
      <w:pPr>
        <w:pStyle w:val="afff5"/>
        <w:rPr>
          <w:rFonts w:ascii="Arial" w:hAnsi="Arial" w:cs="Arial"/>
        </w:rPr>
      </w:pPr>
      <w:r>
        <w:rPr>
          <w:rFonts w:ascii="Arial" w:hAnsi="Arial" w:cs="Arial"/>
        </w:rPr>
        <w:t>Основные входящие данные</w:t>
      </w:r>
      <w:r w:rsidR="00AF3D74" w:rsidRPr="00AF3D74">
        <w:rPr>
          <w:rFonts w:ascii="Arial" w:hAnsi="Arial" w:cs="Arial"/>
        </w:rPr>
        <w:t xml:space="preserve"> </w:t>
      </w:r>
      <w:r w:rsidR="00AF3D74">
        <w:rPr>
          <w:rFonts w:ascii="Arial" w:hAnsi="Arial" w:cs="Arial"/>
        </w:rPr>
        <w:t>процесса годового планирования воздействий на ПА</w:t>
      </w:r>
      <w:r>
        <w:rPr>
          <w:rFonts w:ascii="Arial" w:hAnsi="Arial" w:cs="Arial"/>
        </w:rPr>
        <w:t>:</w:t>
      </w:r>
    </w:p>
    <w:p w14:paraId="00BDD2C1" w14:textId="32E6D87B" w:rsidR="00485CD5" w:rsidRPr="00485CD5" w:rsidRDefault="00485CD5" w:rsidP="00485CD5">
      <w:pPr>
        <w:pStyle w:val="afff5"/>
        <w:numPr>
          <w:ilvl w:val="0"/>
          <w:numId w:val="37"/>
        </w:numPr>
        <w:rPr>
          <w:rFonts w:ascii="Arial" w:hAnsi="Arial" w:cs="Arial"/>
        </w:rPr>
      </w:pPr>
      <w:r w:rsidRPr="00485CD5">
        <w:rPr>
          <w:rFonts w:ascii="Arial" w:hAnsi="Arial" w:cs="Arial"/>
        </w:rPr>
        <w:t>Приказ о начале планирования</w:t>
      </w:r>
      <w:r w:rsidR="00475F95">
        <w:rPr>
          <w:rFonts w:ascii="Arial" w:hAnsi="Arial" w:cs="Arial"/>
        </w:rPr>
        <w:t>;</w:t>
      </w:r>
    </w:p>
    <w:p w14:paraId="0D4ADD87" w14:textId="5D0BBCED" w:rsidR="00485CD5" w:rsidRPr="00485CD5" w:rsidRDefault="00485CD5" w:rsidP="00B153FA">
      <w:pPr>
        <w:pStyle w:val="afff5"/>
        <w:numPr>
          <w:ilvl w:val="0"/>
          <w:numId w:val="37"/>
        </w:numPr>
        <w:rPr>
          <w:rFonts w:ascii="Arial" w:hAnsi="Arial" w:cs="Arial"/>
        </w:rPr>
      </w:pPr>
      <w:r>
        <w:rPr>
          <w:rFonts w:ascii="Arial" w:hAnsi="Arial" w:cs="Arial"/>
        </w:rPr>
        <w:t xml:space="preserve">База данных производственных активов </w:t>
      </w:r>
      <w:r w:rsidRPr="00485CD5">
        <w:rPr>
          <w:rFonts w:ascii="Arial" w:hAnsi="Arial" w:cs="Arial"/>
        </w:rPr>
        <w:t>с присвоенным техническим состоянием</w:t>
      </w:r>
      <w:r w:rsidR="00475F95">
        <w:rPr>
          <w:rFonts w:ascii="Arial" w:hAnsi="Arial" w:cs="Arial"/>
        </w:rPr>
        <w:t>;</w:t>
      </w:r>
    </w:p>
    <w:p w14:paraId="0C214C5A" w14:textId="008A311B" w:rsidR="00485CD5" w:rsidRDefault="00485CD5" w:rsidP="00B153FA">
      <w:pPr>
        <w:pStyle w:val="afff5"/>
        <w:numPr>
          <w:ilvl w:val="0"/>
          <w:numId w:val="37"/>
        </w:numPr>
        <w:rPr>
          <w:ins w:id="727" w:author="ShramkovAB" w:date="2021-04-01T15:16:00Z"/>
          <w:rFonts w:ascii="Arial" w:hAnsi="Arial" w:cs="Arial"/>
        </w:rPr>
      </w:pPr>
      <w:r w:rsidRPr="00485CD5">
        <w:rPr>
          <w:rFonts w:ascii="Arial" w:hAnsi="Arial" w:cs="Arial"/>
        </w:rPr>
        <w:t>График проектов по замене и модернизации</w:t>
      </w:r>
      <w:r w:rsidR="00475F95">
        <w:rPr>
          <w:rFonts w:ascii="Arial" w:hAnsi="Arial" w:cs="Arial"/>
        </w:rPr>
        <w:t>;</w:t>
      </w:r>
    </w:p>
    <w:p w14:paraId="508A9739" w14:textId="441B3B00" w:rsidR="00D5304E" w:rsidRPr="00485CD5" w:rsidRDefault="00D5304E" w:rsidP="00D5304E">
      <w:pPr>
        <w:pStyle w:val="afff5"/>
        <w:numPr>
          <w:ilvl w:val="0"/>
          <w:numId w:val="37"/>
        </w:numPr>
        <w:rPr>
          <w:rFonts w:ascii="Arial" w:hAnsi="Arial" w:cs="Arial"/>
        </w:rPr>
      </w:pPr>
      <w:ins w:id="728" w:author="ShramkovAB" w:date="2021-04-01T15:16:00Z">
        <w:r>
          <w:rPr>
            <w:rFonts w:ascii="Arial" w:hAnsi="Arial" w:cs="Arial"/>
          </w:rPr>
          <w:t>И</w:t>
        </w:r>
        <w:r w:rsidRPr="00D5304E">
          <w:rPr>
            <w:rFonts w:ascii="Arial" w:hAnsi="Arial" w:cs="Arial"/>
          </w:rPr>
          <w:t>нформация о консервации/расконсервации оборудования</w:t>
        </w:r>
        <w:r w:rsidRPr="00D5304E">
          <w:rPr>
            <w:rFonts w:ascii="Arial" w:hAnsi="Arial" w:cs="Arial"/>
            <w:rPrChange w:id="729" w:author="ShramkovAB" w:date="2021-04-01T15:16:00Z">
              <w:rPr>
                <w:rFonts w:ascii="Arial" w:hAnsi="Arial" w:cs="Arial"/>
                <w:lang w:val="en-US"/>
              </w:rPr>
            </w:rPrChange>
          </w:rPr>
          <w:t>;</w:t>
        </w:r>
      </w:ins>
    </w:p>
    <w:p w14:paraId="747AE289" w14:textId="25F7C956" w:rsidR="00485CD5" w:rsidRPr="00485CD5" w:rsidRDefault="00485CD5" w:rsidP="00B153FA">
      <w:pPr>
        <w:pStyle w:val="afff5"/>
        <w:numPr>
          <w:ilvl w:val="0"/>
          <w:numId w:val="37"/>
        </w:numPr>
        <w:rPr>
          <w:rFonts w:ascii="Arial" w:hAnsi="Arial" w:cs="Arial"/>
        </w:rPr>
      </w:pPr>
      <w:r w:rsidRPr="00485CD5">
        <w:rPr>
          <w:rFonts w:ascii="Arial" w:hAnsi="Arial" w:cs="Arial"/>
        </w:rPr>
        <w:t>Документ</w:t>
      </w:r>
      <w:r>
        <w:rPr>
          <w:rFonts w:ascii="Arial" w:hAnsi="Arial" w:cs="Arial"/>
        </w:rPr>
        <w:t>ы</w:t>
      </w:r>
      <w:r w:rsidRPr="00485CD5">
        <w:rPr>
          <w:rFonts w:ascii="Arial" w:hAnsi="Arial" w:cs="Arial"/>
        </w:rPr>
        <w:t xml:space="preserve"> измерений</w:t>
      </w:r>
      <w:r>
        <w:rPr>
          <w:rFonts w:ascii="Arial" w:hAnsi="Arial" w:cs="Arial"/>
        </w:rPr>
        <w:t xml:space="preserve"> (наработки/пробега, состояния)</w:t>
      </w:r>
      <w:r w:rsidR="00475F95">
        <w:rPr>
          <w:rFonts w:ascii="Arial" w:hAnsi="Arial" w:cs="Arial"/>
        </w:rPr>
        <w:t>;</w:t>
      </w:r>
    </w:p>
    <w:p w14:paraId="29518F0E" w14:textId="2DF3A47C" w:rsidR="00485CD5" w:rsidRPr="00485CD5" w:rsidRDefault="00485CD5" w:rsidP="00B153FA">
      <w:pPr>
        <w:pStyle w:val="afff5"/>
        <w:numPr>
          <w:ilvl w:val="0"/>
          <w:numId w:val="37"/>
        </w:numPr>
        <w:rPr>
          <w:rFonts w:ascii="Arial" w:hAnsi="Arial" w:cs="Arial"/>
        </w:rPr>
      </w:pPr>
      <w:r w:rsidRPr="00485CD5">
        <w:rPr>
          <w:rFonts w:ascii="Arial" w:hAnsi="Arial" w:cs="Arial"/>
        </w:rPr>
        <w:t>Структура СПП-элементов на плановый год</w:t>
      </w:r>
      <w:r w:rsidR="00475F95">
        <w:rPr>
          <w:rFonts w:ascii="Arial" w:hAnsi="Arial" w:cs="Arial"/>
        </w:rPr>
        <w:t>;</w:t>
      </w:r>
    </w:p>
    <w:p w14:paraId="38E9CFE6" w14:textId="76FA0462" w:rsidR="00485CD5" w:rsidRPr="00485CD5" w:rsidRDefault="00AF3D74" w:rsidP="00B153FA">
      <w:pPr>
        <w:pStyle w:val="afff5"/>
        <w:numPr>
          <w:ilvl w:val="0"/>
          <w:numId w:val="37"/>
        </w:numPr>
        <w:rPr>
          <w:rFonts w:ascii="Arial" w:hAnsi="Arial" w:cs="Arial"/>
        </w:rPr>
      </w:pPr>
      <w:r>
        <w:rPr>
          <w:rFonts w:ascii="Arial" w:hAnsi="Arial" w:cs="Arial"/>
        </w:rPr>
        <w:t>Т</w:t>
      </w:r>
      <w:r w:rsidR="00485CD5" w:rsidRPr="00485CD5">
        <w:rPr>
          <w:rFonts w:ascii="Arial" w:hAnsi="Arial" w:cs="Arial"/>
        </w:rPr>
        <w:t>арифы</w:t>
      </w:r>
      <w:r>
        <w:rPr>
          <w:rFonts w:ascii="Arial" w:hAnsi="Arial" w:cs="Arial"/>
        </w:rPr>
        <w:t xml:space="preserve"> видов работ</w:t>
      </w:r>
      <w:r w:rsidR="004737FA">
        <w:rPr>
          <w:rFonts w:ascii="Arial" w:hAnsi="Arial" w:cs="Arial"/>
        </w:rPr>
        <w:t xml:space="preserve"> контроллинга</w:t>
      </w:r>
      <w:r>
        <w:rPr>
          <w:rFonts w:ascii="Arial" w:hAnsi="Arial" w:cs="Arial"/>
        </w:rPr>
        <w:t xml:space="preserve"> (определяют плановую стоимость работы исполнителей)</w:t>
      </w:r>
      <w:r w:rsidR="00475F95">
        <w:rPr>
          <w:rFonts w:ascii="Arial" w:hAnsi="Arial" w:cs="Arial"/>
        </w:rPr>
        <w:t>;</w:t>
      </w:r>
    </w:p>
    <w:p w14:paraId="7CD96CCA" w14:textId="70870D8C" w:rsidR="00485CD5" w:rsidRPr="00485CD5" w:rsidRDefault="00485CD5" w:rsidP="00B153FA">
      <w:pPr>
        <w:pStyle w:val="afff5"/>
        <w:numPr>
          <w:ilvl w:val="0"/>
          <w:numId w:val="37"/>
        </w:numPr>
        <w:rPr>
          <w:rFonts w:ascii="Arial" w:hAnsi="Arial" w:cs="Arial"/>
        </w:rPr>
      </w:pPr>
      <w:r w:rsidRPr="00485CD5">
        <w:rPr>
          <w:rFonts w:ascii="Arial" w:hAnsi="Arial" w:cs="Arial"/>
        </w:rPr>
        <w:t>Плановая цена</w:t>
      </w:r>
      <w:r w:rsidR="00AF3D74">
        <w:rPr>
          <w:rFonts w:ascii="Arial" w:hAnsi="Arial" w:cs="Arial"/>
        </w:rPr>
        <w:t xml:space="preserve"> МТР</w:t>
      </w:r>
      <w:r w:rsidR="00475F95">
        <w:rPr>
          <w:rFonts w:ascii="Arial" w:hAnsi="Arial" w:cs="Arial"/>
        </w:rPr>
        <w:t>;</w:t>
      </w:r>
    </w:p>
    <w:p w14:paraId="3C2F711A" w14:textId="1A5B7F51" w:rsidR="00485CD5" w:rsidRPr="00485CD5" w:rsidRDefault="00485CD5" w:rsidP="00B153FA">
      <w:pPr>
        <w:pStyle w:val="afff5"/>
        <w:numPr>
          <w:ilvl w:val="0"/>
          <w:numId w:val="37"/>
        </w:numPr>
        <w:rPr>
          <w:rFonts w:ascii="Arial" w:hAnsi="Arial" w:cs="Arial"/>
        </w:rPr>
      </w:pPr>
      <w:r>
        <w:rPr>
          <w:rFonts w:ascii="Arial" w:hAnsi="Arial" w:cs="Arial"/>
        </w:rPr>
        <w:t>Перенесенные с пр</w:t>
      </w:r>
      <w:r w:rsidR="004737FA">
        <w:rPr>
          <w:rFonts w:ascii="Arial" w:hAnsi="Arial" w:cs="Arial"/>
        </w:rPr>
        <w:t>едыдущих</w:t>
      </w:r>
      <w:r>
        <w:rPr>
          <w:rFonts w:ascii="Arial" w:hAnsi="Arial" w:cs="Arial"/>
        </w:rPr>
        <w:t xml:space="preserve"> периодов з</w:t>
      </w:r>
      <w:r w:rsidRPr="00485CD5">
        <w:rPr>
          <w:rFonts w:ascii="Arial" w:hAnsi="Arial" w:cs="Arial"/>
        </w:rPr>
        <w:t>аказ</w:t>
      </w:r>
      <w:r>
        <w:rPr>
          <w:rFonts w:ascii="Arial" w:hAnsi="Arial" w:cs="Arial"/>
        </w:rPr>
        <w:t>ы</w:t>
      </w:r>
      <w:r w:rsidR="00AF3D74">
        <w:rPr>
          <w:rFonts w:ascii="Arial" w:hAnsi="Arial" w:cs="Arial"/>
        </w:rPr>
        <w:t xml:space="preserve"> ТОРО</w:t>
      </w:r>
      <w:ins w:id="730" w:author="Попова Дарья" w:date="2020-07-15T09:33:00Z">
        <w:r w:rsidR="00D1054A">
          <w:rPr>
            <w:rFonts w:ascii="Arial" w:hAnsi="Arial" w:cs="Arial"/>
          </w:rPr>
          <w:t xml:space="preserve"> и сетевые графики</w:t>
        </w:r>
      </w:ins>
      <w:r w:rsidR="00475F95">
        <w:rPr>
          <w:rFonts w:ascii="Arial" w:hAnsi="Arial" w:cs="Arial"/>
        </w:rPr>
        <w:t>.</w:t>
      </w:r>
    </w:p>
    <w:p w14:paraId="0312C5B2" w14:textId="77777777" w:rsidR="00485CD5" w:rsidRDefault="00485CD5" w:rsidP="00485CD5">
      <w:pPr>
        <w:pStyle w:val="afff5"/>
        <w:rPr>
          <w:rFonts w:ascii="Arial" w:hAnsi="Arial" w:cs="Arial"/>
        </w:rPr>
      </w:pPr>
    </w:p>
    <w:p w14:paraId="0236E993" w14:textId="77777777" w:rsidR="00220A5C" w:rsidRPr="00220A5C" w:rsidRDefault="00220A5C" w:rsidP="00B153FA">
      <w:pPr>
        <w:pStyle w:val="afff5"/>
        <w:spacing w:after="240" w:line="240" w:lineRule="auto"/>
        <w:rPr>
          <w:rFonts w:ascii="Arial" w:hAnsi="Arial" w:cs="Arial"/>
        </w:rPr>
      </w:pPr>
      <w:r w:rsidRPr="00220A5C">
        <w:rPr>
          <w:rFonts w:ascii="Arial" w:hAnsi="Arial" w:cs="Arial"/>
        </w:rPr>
        <w:lastRenderedPageBreak/>
        <w:t>Результат</w:t>
      </w:r>
      <w:r>
        <w:rPr>
          <w:rFonts w:ascii="Arial" w:hAnsi="Arial" w:cs="Arial"/>
        </w:rPr>
        <w:t>ом</w:t>
      </w:r>
      <w:r w:rsidRPr="00220A5C">
        <w:rPr>
          <w:rFonts w:ascii="Arial" w:hAnsi="Arial" w:cs="Arial"/>
        </w:rPr>
        <w:t xml:space="preserve"> </w:t>
      </w:r>
      <w:r>
        <w:rPr>
          <w:rFonts w:ascii="Arial" w:hAnsi="Arial" w:cs="Arial"/>
        </w:rPr>
        <w:t xml:space="preserve">годового </w:t>
      </w:r>
      <w:r w:rsidRPr="00220A5C">
        <w:rPr>
          <w:rFonts w:ascii="Arial" w:hAnsi="Arial" w:cs="Arial"/>
        </w:rPr>
        <w:t>планирования</w:t>
      </w:r>
      <w:r>
        <w:rPr>
          <w:rFonts w:ascii="Arial" w:hAnsi="Arial" w:cs="Arial"/>
        </w:rPr>
        <w:t xml:space="preserve"> воздействий на ПА является</w:t>
      </w:r>
      <w:r w:rsidRPr="00220A5C">
        <w:rPr>
          <w:rFonts w:ascii="Arial" w:hAnsi="Arial" w:cs="Arial"/>
        </w:rPr>
        <w:t xml:space="preserve"> набор</w:t>
      </w:r>
      <w:r w:rsidR="00691B34">
        <w:rPr>
          <w:rFonts w:ascii="Arial" w:hAnsi="Arial" w:cs="Arial"/>
        </w:rPr>
        <w:t xml:space="preserve"> согласованных</w:t>
      </w:r>
      <w:r w:rsidR="00D139D7">
        <w:rPr>
          <w:rFonts w:ascii="Arial" w:hAnsi="Arial" w:cs="Arial"/>
        </w:rPr>
        <w:t xml:space="preserve"> </w:t>
      </w:r>
      <w:r w:rsidR="00B06B37">
        <w:rPr>
          <w:rFonts w:ascii="Arial" w:hAnsi="Arial" w:cs="Arial"/>
        </w:rPr>
        <w:t>сетевых графиков</w:t>
      </w:r>
      <w:r w:rsidR="00B06B37" w:rsidRPr="00220A5C">
        <w:rPr>
          <w:rFonts w:ascii="Arial" w:hAnsi="Arial" w:cs="Arial"/>
        </w:rPr>
        <w:t xml:space="preserve"> </w:t>
      </w:r>
      <w:r w:rsidR="00B06B37">
        <w:rPr>
          <w:rFonts w:ascii="Arial" w:hAnsi="Arial" w:cs="Arial"/>
        </w:rPr>
        <w:t xml:space="preserve">и </w:t>
      </w:r>
      <w:r w:rsidR="00D139D7">
        <w:rPr>
          <w:rFonts w:ascii="Arial" w:hAnsi="Arial" w:cs="Arial"/>
        </w:rPr>
        <w:t>заказ</w:t>
      </w:r>
      <w:r w:rsidRPr="00220A5C">
        <w:rPr>
          <w:rFonts w:ascii="Arial" w:hAnsi="Arial" w:cs="Arial"/>
        </w:rPr>
        <w:t>ов ТОРО</w:t>
      </w:r>
      <w:r w:rsidR="00F85C42">
        <w:rPr>
          <w:rFonts w:ascii="Arial" w:hAnsi="Arial" w:cs="Arial"/>
        </w:rPr>
        <w:t xml:space="preserve"> </w:t>
      </w:r>
      <w:r w:rsidRPr="00220A5C">
        <w:rPr>
          <w:rFonts w:ascii="Arial" w:hAnsi="Arial" w:cs="Arial"/>
        </w:rPr>
        <w:t xml:space="preserve">в системе </w:t>
      </w:r>
      <w:r w:rsidR="006B15A4">
        <w:rPr>
          <w:rFonts w:ascii="Arial" w:hAnsi="Arial" w:cs="Arial"/>
        </w:rPr>
        <w:t>SAP S/4HANA</w:t>
      </w:r>
      <w:r w:rsidRPr="00220A5C">
        <w:rPr>
          <w:rFonts w:ascii="Arial" w:hAnsi="Arial" w:cs="Arial"/>
        </w:rPr>
        <w:t xml:space="preserve">, имеющих всю необходимую информацию о сроках выполнения, необходимых ресурсах, содержании работ, стоимости </w:t>
      </w:r>
      <w:r w:rsidR="00F67405">
        <w:rPr>
          <w:rFonts w:ascii="Arial" w:hAnsi="Arial" w:cs="Arial"/>
        </w:rPr>
        <w:t>воздействий</w:t>
      </w:r>
      <w:r w:rsidRPr="00220A5C">
        <w:rPr>
          <w:rFonts w:ascii="Arial" w:hAnsi="Arial" w:cs="Arial"/>
        </w:rPr>
        <w:t>.</w:t>
      </w:r>
    </w:p>
    <w:p w14:paraId="0FAB70D1" w14:textId="589EAB6B" w:rsidR="00220A5C" w:rsidRDefault="00220A5C" w:rsidP="00B153FA">
      <w:pPr>
        <w:spacing w:after="240"/>
        <w:rPr>
          <w:rFonts w:cs="Arial"/>
        </w:rPr>
      </w:pPr>
      <w:r w:rsidRPr="00220A5C">
        <w:rPr>
          <w:rFonts w:cs="Arial"/>
        </w:rPr>
        <w:t xml:space="preserve">Методология планирования </w:t>
      </w:r>
      <w:r w:rsidR="00A45FC6">
        <w:rPr>
          <w:rFonts w:cs="Arial"/>
        </w:rPr>
        <w:t xml:space="preserve">воздействий на ПА </w:t>
      </w:r>
      <w:r w:rsidRPr="00220A5C">
        <w:rPr>
          <w:rFonts w:cs="Arial"/>
        </w:rPr>
        <w:t xml:space="preserve">описана в документе </w:t>
      </w:r>
      <w:r w:rsidR="0077442B" w:rsidRPr="0077442B">
        <w:rPr>
          <w:rFonts w:cs="Arial"/>
        </w:rPr>
        <w:t>ERP.2.1.14</w:t>
      </w:r>
      <w:r w:rsidR="00A14116">
        <w:rPr>
          <w:rFonts w:cs="Arial"/>
        </w:rPr>
        <w:t>.PM</w:t>
      </w:r>
      <w:r w:rsidR="0077442B" w:rsidRPr="00220A5C">
        <w:rPr>
          <w:rFonts w:cs="Arial"/>
        </w:rPr>
        <w:t xml:space="preserve"> </w:t>
      </w:r>
      <w:r w:rsidRPr="00220A5C">
        <w:rPr>
          <w:rFonts w:cs="Arial"/>
        </w:rPr>
        <w:t>«</w:t>
      </w:r>
      <w:r w:rsidR="0077442B" w:rsidRPr="0077442B">
        <w:rPr>
          <w:rFonts w:cs="Arial"/>
        </w:rPr>
        <w:t>Методика планирования (долгосрочного, годового, месячного, недельного) и учета работ по ТОиР, заменам и модернизациям производственных активов, включая выполняемые хоз. способом, в том числе планирования с использованием в качестве ресурса подрядчика</w:t>
      </w:r>
      <w:r w:rsidRPr="00220A5C">
        <w:rPr>
          <w:rFonts w:cs="Arial"/>
        </w:rPr>
        <w:t>».</w:t>
      </w:r>
    </w:p>
    <w:p w14:paraId="5A2306F4" w14:textId="0C111B49" w:rsidR="00B31C05" w:rsidRDefault="00B31C05" w:rsidP="00B153FA">
      <w:pPr>
        <w:spacing w:after="240"/>
        <w:rPr>
          <w:ins w:id="731" w:author="Попова Дарья" w:date="2020-07-15T09:39:00Z"/>
          <w:rFonts w:cs="Arial"/>
          <w:color w:val="000000" w:themeColor="text1"/>
        </w:rPr>
      </w:pPr>
      <w:r>
        <w:rPr>
          <w:rFonts w:cs="Arial"/>
        </w:rPr>
        <w:t xml:space="preserve">Для СПП-элементов «Компонентный учет» на этапе годового планирования создаются сетевые графики, в которых осуществляется планирование компонентов. Для компонентов указывается количество и дата потребности. При этом если при планировании используются компоненты с ОЛ/ ТЗ, то оценка таких компонентов выполняется по каждому сетевому графику (резервированию). </w:t>
      </w:r>
      <w:r>
        <w:rPr>
          <w:rFonts w:cs="Arial"/>
          <w:color w:val="000000" w:themeColor="text1"/>
        </w:rPr>
        <w:t xml:space="preserve">Подробнее в концептуальном дизайне </w:t>
      </w:r>
      <w:del w:id="732" w:author="Александр Шрамков" w:date="2021-03-05T12:38:00Z">
        <w:r w:rsidDel="001710A8">
          <w:rPr>
            <w:rFonts w:cs="Arial"/>
            <w:color w:val="000000" w:themeColor="text1"/>
            <w:lang w:val="en-US"/>
          </w:rPr>
          <w:delText>ERP</w:delText>
        </w:r>
        <w:r w:rsidRPr="00651CA1" w:rsidDel="001710A8">
          <w:rPr>
            <w:rFonts w:cs="Arial"/>
            <w:color w:val="000000" w:themeColor="text1"/>
          </w:rPr>
          <w:delText>.9.9.</w:delText>
        </w:r>
      </w:del>
      <w:ins w:id="733" w:author="Александр Шрамков" w:date="2021-03-05T12:38:00Z">
        <w:r w:rsidR="001710A8">
          <w:rPr>
            <w:rFonts w:cs="Arial"/>
            <w:color w:val="000000" w:themeColor="text1"/>
            <w:lang w:val="en-US"/>
          </w:rPr>
          <w:t>ERP</w:t>
        </w:r>
        <w:r w:rsidR="001710A8" w:rsidRPr="001710A8">
          <w:rPr>
            <w:rFonts w:cs="Arial"/>
            <w:color w:val="000000" w:themeColor="text1"/>
            <w:rPrChange w:id="734" w:author="Александр Шрамков" w:date="2021-03-05T12:39:00Z">
              <w:rPr>
                <w:rFonts w:cs="Arial"/>
                <w:color w:val="000000" w:themeColor="text1"/>
                <w:lang w:val="en-US"/>
              </w:rPr>
            </w:rPrChange>
          </w:rPr>
          <w:t>.13.9.</w:t>
        </w:r>
      </w:ins>
      <w:r w:rsidRPr="00651CA1">
        <w:rPr>
          <w:rFonts w:cs="Arial"/>
          <w:color w:val="000000" w:themeColor="text1"/>
        </w:rPr>
        <w:t xml:space="preserve">2.48 </w:t>
      </w:r>
      <w:r>
        <w:rPr>
          <w:rFonts w:cs="Arial"/>
          <w:color w:val="000000" w:themeColor="text1"/>
        </w:rPr>
        <w:t>«Планирование и реализация проектов КСиИ».</w:t>
      </w:r>
    </w:p>
    <w:p w14:paraId="4330195F" w14:textId="62DF1FE6" w:rsidR="00D1054A" w:rsidRDefault="00D1054A" w:rsidP="00B153FA">
      <w:pPr>
        <w:spacing w:after="240"/>
        <w:rPr>
          <w:rFonts w:cs="Arial"/>
        </w:rPr>
      </w:pPr>
      <w:ins w:id="735" w:author="Попова Дарья" w:date="2020-07-15T09:39:00Z">
        <w:r>
          <w:rPr>
            <w:rFonts w:cs="Arial"/>
            <w:color w:val="000000" w:themeColor="text1"/>
          </w:rPr>
          <w:t xml:space="preserve">Для СПП-элементов </w:t>
        </w:r>
      </w:ins>
      <w:ins w:id="736" w:author="Попова Дарья" w:date="2020-07-15T09:40:00Z">
        <w:r>
          <w:rPr>
            <w:rFonts w:cs="Arial"/>
            <w:color w:val="000000" w:themeColor="text1"/>
          </w:rPr>
          <w:t>«Здания и сооружения» на этапе годового планирования создаются сетевые графики для воздействий на Здания и Сооружения (</w:t>
        </w:r>
      </w:ins>
      <w:ins w:id="737" w:author="Попова Дарья" w:date="2020-07-15T09:41:00Z">
        <w:r>
          <w:rPr>
            <w:rFonts w:cs="Arial"/>
            <w:color w:val="000000" w:themeColor="text1"/>
          </w:rPr>
          <w:t>ЗиС), в которых</w:t>
        </w:r>
      </w:ins>
      <w:ins w:id="738" w:author="Попова Дарья" w:date="2020-07-15T11:23:00Z">
        <w:r w:rsidR="0001037C">
          <w:rPr>
            <w:rFonts w:cs="Arial"/>
            <w:color w:val="000000" w:themeColor="text1"/>
          </w:rPr>
          <w:t xml:space="preserve"> вручную</w:t>
        </w:r>
      </w:ins>
      <w:ins w:id="739" w:author="Попова Дарья" w:date="2020-07-15T09:41:00Z">
        <w:r>
          <w:rPr>
            <w:rFonts w:cs="Arial"/>
            <w:color w:val="000000" w:themeColor="text1"/>
          </w:rPr>
          <w:t xml:space="preserve"> осуществляется планирование </w:t>
        </w:r>
      </w:ins>
      <w:ins w:id="740" w:author="Попова Дарья" w:date="2020-07-15T09:42:00Z">
        <w:r w:rsidR="0059627B">
          <w:rPr>
            <w:rFonts w:cs="Arial"/>
            <w:color w:val="000000" w:themeColor="text1"/>
          </w:rPr>
          <w:t>операций</w:t>
        </w:r>
        <w:r w:rsidRPr="00D1054A">
          <w:rPr>
            <w:rFonts w:cs="Arial"/>
            <w:color w:val="000000" w:themeColor="text1"/>
          </w:rPr>
          <w:t>, выполняемые собственными силами или сторонней организацией, материал</w:t>
        </w:r>
        <w:r w:rsidR="0059627B">
          <w:rPr>
            <w:rFonts w:cs="Arial"/>
            <w:color w:val="000000" w:themeColor="text1"/>
          </w:rPr>
          <w:t>ов и услуг.</w:t>
        </w:r>
      </w:ins>
    </w:p>
    <w:p w14:paraId="3F13C62E" w14:textId="551F57A6" w:rsidR="00691B34" w:rsidRDefault="00B31C05" w:rsidP="00B153FA">
      <w:pPr>
        <w:spacing w:after="240"/>
        <w:rPr>
          <w:rFonts w:cs="Arial"/>
        </w:rPr>
      </w:pPr>
      <w:r>
        <w:rPr>
          <w:rFonts w:cs="Arial"/>
        </w:rPr>
        <w:t xml:space="preserve">Реализация работы с сетевыми графиками по проектам ОВП представлена в КД «Годовое </w:t>
      </w:r>
      <w:r>
        <w:rPr>
          <w:rFonts w:cs="Arial"/>
          <w:szCs w:val="24"/>
        </w:rPr>
        <w:t>п</w:t>
      </w:r>
      <w:r w:rsidRPr="00053BDF">
        <w:rPr>
          <w:rFonts w:cs="Arial"/>
          <w:szCs w:val="24"/>
        </w:rPr>
        <w:t>ланирование программы ОВП в рамках программы воздействий на ПА и инвестиционной программы</w:t>
      </w:r>
      <w:r>
        <w:rPr>
          <w:rFonts w:cs="Arial"/>
        </w:rPr>
        <w:t>»</w:t>
      </w:r>
      <w:r w:rsidRPr="00B153FA">
        <w:rPr>
          <w:rFonts w:cs="Arial"/>
        </w:rPr>
        <w:t xml:space="preserve">. </w:t>
      </w:r>
      <w:r w:rsidRPr="00AF2D49">
        <w:rPr>
          <w:rFonts w:cs="Arial"/>
        </w:rPr>
        <w:t>Основные</w:t>
      </w:r>
      <w:r>
        <w:rPr>
          <w:rFonts w:cs="Arial"/>
        </w:rPr>
        <w:t xml:space="preserve"> особенности интеграции указанных сетевых графиков и заказов ТОРО описаны в разделе 5.10.5 текущего КД.</w:t>
      </w:r>
    </w:p>
    <w:p w14:paraId="74A6B721" w14:textId="77777777" w:rsidR="00086C0D" w:rsidRDefault="00086C0D" w:rsidP="00B153FA">
      <w:pPr>
        <w:spacing w:after="240"/>
        <w:rPr>
          <w:rFonts w:cs="Arial"/>
        </w:rPr>
      </w:pPr>
      <w:r>
        <w:rPr>
          <w:rFonts w:cs="Arial"/>
        </w:rPr>
        <w:t xml:space="preserve">Планирование </w:t>
      </w:r>
      <w:r w:rsidR="008845B3">
        <w:rPr>
          <w:rFonts w:cs="Arial"/>
        </w:rPr>
        <w:t>воздействий на ПА</w:t>
      </w:r>
      <w:r>
        <w:rPr>
          <w:rFonts w:cs="Arial"/>
        </w:rPr>
        <w:t xml:space="preserve"> </w:t>
      </w:r>
      <w:r w:rsidR="008845B3">
        <w:rPr>
          <w:rFonts w:cs="Arial"/>
        </w:rPr>
        <w:t xml:space="preserve">выполняется </w:t>
      </w:r>
      <w:r>
        <w:rPr>
          <w:rFonts w:cs="Arial"/>
        </w:rPr>
        <w:t xml:space="preserve">в системе </w:t>
      </w:r>
      <w:r w:rsidR="008845B3">
        <w:rPr>
          <w:rFonts w:cs="Arial"/>
        </w:rPr>
        <w:t>S</w:t>
      </w:r>
      <w:r w:rsidR="008845B3" w:rsidRPr="008845B3">
        <w:rPr>
          <w:rFonts w:cs="Arial"/>
        </w:rPr>
        <w:t>/4</w:t>
      </w:r>
      <w:r w:rsidR="008845B3">
        <w:rPr>
          <w:rFonts w:cs="Arial"/>
          <w:lang w:val="en-US"/>
        </w:rPr>
        <w:t>HANA</w:t>
      </w:r>
      <w:r w:rsidR="008845B3" w:rsidRPr="008845B3">
        <w:rPr>
          <w:rFonts w:cs="Arial"/>
        </w:rPr>
        <w:t xml:space="preserve"> </w:t>
      </w:r>
      <w:r w:rsidR="008845B3">
        <w:rPr>
          <w:rFonts w:cs="Arial"/>
        </w:rPr>
        <w:t xml:space="preserve">и </w:t>
      </w:r>
      <w:r>
        <w:rPr>
          <w:rFonts w:cs="Arial"/>
        </w:rPr>
        <w:t xml:space="preserve">основывается на типовых регламентах обслуживания, результатах диагностики, оценке технического состояния </w:t>
      </w:r>
      <w:r w:rsidR="008845B3">
        <w:rPr>
          <w:rFonts w:cs="Arial"/>
        </w:rPr>
        <w:t>производственных активов</w:t>
      </w:r>
      <w:r>
        <w:rPr>
          <w:rFonts w:cs="Arial"/>
        </w:rPr>
        <w:t>.</w:t>
      </w:r>
    </w:p>
    <w:p w14:paraId="3ACC749C" w14:textId="07507D57" w:rsidR="00086C0D" w:rsidRDefault="00086C0D" w:rsidP="00B153FA">
      <w:pPr>
        <w:spacing w:after="240"/>
        <w:rPr>
          <w:rFonts w:cs="Arial"/>
        </w:rPr>
      </w:pPr>
      <w:r>
        <w:rPr>
          <w:rFonts w:cs="Arial"/>
        </w:rPr>
        <w:t>Типовые регламенты обслуживания в системе представлены в виде технологических карт, содержащих перечень работ и нормативы</w:t>
      </w:r>
      <w:r w:rsidR="008845B3">
        <w:rPr>
          <w:rFonts w:cs="Arial"/>
        </w:rPr>
        <w:t xml:space="preserve"> трудоемкост</w:t>
      </w:r>
      <w:r w:rsidR="00D179EF">
        <w:rPr>
          <w:rFonts w:cs="Arial"/>
        </w:rPr>
        <w:t>и и расхода материалов по каждому</w:t>
      </w:r>
      <w:r w:rsidR="008845B3">
        <w:rPr>
          <w:rFonts w:cs="Arial"/>
        </w:rPr>
        <w:t xml:space="preserve"> </w:t>
      </w:r>
      <w:r w:rsidR="00D179EF">
        <w:rPr>
          <w:rFonts w:cs="Arial"/>
        </w:rPr>
        <w:t>планируемому воздействию</w:t>
      </w:r>
      <w:r w:rsidR="003B1D00">
        <w:rPr>
          <w:rFonts w:cs="Arial"/>
        </w:rPr>
        <w:t>, а также</w:t>
      </w:r>
      <w:r w:rsidR="00D179EF">
        <w:rPr>
          <w:rFonts w:cs="Arial"/>
        </w:rPr>
        <w:t xml:space="preserve"> планов </w:t>
      </w:r>
      <w:r w:rsidR="00D6298F">
        <w:rPr>
          <w:rFonts w:cs="Arial"/>
        </w:rPr>
        <w:t xml:space="preserve">и стратегий </w:t>
      </w:r>
      <w:r w:rsidR="00D179EF">
        <w:rPr>
          <w:rFonts w:cs="Arial"/>
        </w:rPr>
        <w:t>ТОРО, содержащих нормативы периодичности проведения воздействий</w:t>
      </w:r>
      <w:r w:rsidR="00924766">
        <w:rPr>
          <w:rFonts w:cs="Arial"/>
        </w:rPr>
        <w:t xml:space="preserve"> (более подробно справочники представлены в КД «</w:t>
      </w:r>
      <w:del w:id="741" w:author="Александр Шрамков" w:date="2021-03-05T12:38:00Z">
        <w:r w:rsidR="00924766" w:rsidRPr="00070AED" w:rsidDel="001710A8">
          <w:rPr>
            <w:rFonts w:cs="Arial"/>
          </w:rPr>
          <w:delText>ERP.</w:delText>
        </w:r>
        <w:r w:rsidR="00615663" w:rsidRPr="009721BA" w:rsidDel="001710A8">
          <w:rPr>
            <w:rFonts w:cs="Arial"/>
          </w:rPr>
          <w:delText>9.9</w:delText>
        </w:r>
        <w:r w:rsidR="00924766" w:rsidRPr="00070AED" w:rsidDel="001710A8">
          <w:rPr>
            <w:rFonts w:cs="Arial"/>
          </w:rPr>
          <w:delText>.</w:delText>
        </w:r>
      </w:del>
      <w:ins w:id="742" w:author="Александр Шрамков" w:date="2021-03-05T12:38:00Z">
        <w:r w:rsidR="001710A8">
          <w:rPr>
            <w:rFonts w:cs="Arial"/>
          </w:rPr>
          <w:t>ERP.13.9.</w:t>
        </w:r>
      </w:ins>
      <w:r w:rsidR="00615663" w:rsidRPr="009721BA">
        <w:rPr>
          <w:rFonts w:cs="Arial"/>
        </w:rPr>
        <w:t>2</w:t>
      </w:r>
      <w:r w:rsidR="00924766">
        <w:rPr>
          <w:rFonts w:cs="Arial"/>
        </w:rPr>
        <w:t>.7.</w:t>
      </w:r>
      <w:r w:rsidR="00924766" w:rsidRPr="00070AED">
        <w:rPr>
          <w:rFonts w:cs="Arial"/>
        </w:rPr>
        <w:t>PM</w:t>
      </w:r>
      <w:r w:rsidR="00924766">
        <w:rPr>
          <w:rFonts w:cs="Arial"/>
        </w:rPr>
        <w:t>.</w:t>
      </w:r>
      <w:r w:rsidR="00924766" w:rsidRPr="00070AED">
        <w:rPr>
          <w:rFonts w:cs="Arial"/>
        </w:rPr>
        <w:t>КД</w:t>
      </w:r>
      <w:r w:rsidR="00924766">
        <w:rPr>
          <w:rFonts w:cs="Arial"/>
        </w:rPr>
        <w:t xml:space="preserve"> Управление основными данными по направлению ТОиР»)</w:t>
      </w:r>
      <w:r w:rsidR="00D179EF">
        <w:rPr>
          <w:rFonts w:cs="Arial"/>
        </w:rPr>
        <w:t>.</w:t>
      </w:r>
    </w:p>
    <w:p w14:paraId="50A255D2" w14:textId="321B2F00" w:rsidR="000F6D08" w:rsidRDefault="000F6D08" w:rsidP="00B153FA">
      <w:pPr>
        <w:spacing w:after="240"/>
        <w:rPr>
          <w:rFonts w:cs="Arial"/>
        </w:rPr>
      </w:pPr>
      <w:r>
        <w:rPr>
          <w:rFonts w:cs="Arial"/>
        </w:rPr>
        <w:t>Результаты диагностики и оценки технического состояния содержатся в документах измерений и сообщениях ТОРО</w:t>
      </w:r>
      <w:r w:rsidR="00D028B3">
        <w:rPr>
          <w:rFonts w:cs="Arial"/>
        </w:rPr>
        <w:t>, на основании которых формируются</w:t>
      </w:r>
      <w:r w:rsidR="00D139D7">
        <w:rPr>
          <w:rFonts w:cs="Arial"/>
        </w:rPr>
        <w:t xml:space="preserve"> заказ</w:t>
      </w:r>
      <w:r w:rsidR="00D179EF">
        <w:rPr>
          <w:rFonts w:cs="Arial"/>
        </w:rPr>
        <w:t>ы ТОРО по состоянию</w:t>
      </w:r>
      <w:r w:rsidR="00070AED">
        <w:rPr>
          <w:rFonts w:cs="Arial"/>
        </w:rPr>
        <w:t xml:space="preserve"> </w:t>
      </w:r>
      <w:r w:rsidR="00D179EF">
        <w:rPr>
          <w:rFonts w:cs="Arial"/>
        </w:rPr>
        <w:t xml:space="preserve">(аварийные и внеплановые - возникшие помимо регламентных воздействий, в результате непредвиденных производственных ситуаций и ухудшения </w:t>
      </w:r>
      <w:r w:rsidR="004F0B6E">
        <w:rPr>
          <w:rFonts w:cs="Arial"/>
        </w:rPr>
        <w:t xml:space="preserve">технического </w:t>
      </w:r>
      <w:r w:rsidR="00D179EF">
        <w:rPr>
          <w:rFonts w:cs="Arial"/>
        </w:rPr>
        <w:t>состояния оборудования).</w:t>
      </w:r>
      <w:r w:rsidR="00070AED">
        <w:rPr>
          <w:rFonts w:cs="Arial"/>
        </w:rPr>
        <w:t xml:space="preserve"> Процесс формирования</w:t>
      </w:r>
      <w:r w:rsidR="00D139D7">
        <w:rPr>
          <w:rFonts w:cs="Arial"/>
        </w:rPr>
        <w:t xml:space="preserve"> заказ</w:t>
      </w:r>
      <w:r w:rsidR="00070AED">
        <w:rPr>
          <w:rFonts w:cs="Arial"/>
        </w:rPr>
        <w:t xml:space="preserve">ов по состоянию описан в КД </w:t>
      </w:r>
      <w:r w:rsidR="00710759">
        <w:rPr>
          <w:rFonts w:cs="Arial"/>
        </w:rPr>
        <w:t>«</w:t>
      </w:r>
      <w:del w:id="743" w:author="Александр Шрамков" w:date="2021-03-05T12:38:00Z">
        <w:r w:rsidR="000367AC" w:rsidDel="001710A8">
          <w:rPr>
            <w:rFonts w:cs="Arial"/>
          </w:rPr>
          <w:delText>ERP.9.9.</w:delText>
        </w:r>
      </w:del>
      <w:ins w:id="744" w:author="Александр Шрамков" w:date="2021-03-05T12:38:00Z">
        <w:r w:rsidR="001710A8">
          <w:rPr>
            <w:rFonts w:cs="Arial"/>
          </w:rPr>
          <w:t>ERP.13.9.</w:t>
        </w:r>
      </w:ins>
      <w:r w:rsidR="000367AC">
        <w:rPr>
          <w:rFonts w:cs="Arial"/>
        </w:rPr>
        <w:t>2.</w:t>
      </w:r>
      <w:r w:rsidR="00070AED" w:rsidRPr="00070AED">
        <w:rPr>
          <w:rFonts w:cs="Arial"/>
        </w:rPr>
        <w:t>56</w:t>
      </w:r>
      <w:r w:rsidR="00070AED">
        <w:rPr>
          <w:rFonts w:cs="Arial"/>
        </w:rPr>
        <w:t>.</w:t>
      </w:r>
      <w:r w:rsidR="00070AED" w:rsidRPr="00070AED">
        <w:rPr>
          <w:rFonts w:cs="Arial"/>
        </w:rPr>
        <w:t>PM</w:t>
      </w:r>
      <w:r w:rsidR="00070AED">
        <w:rPr>
          <w:rFonts w:cs="Arial"/>
        </w:rPr>
        <w:t>.</w:t>
      </w:r>
      <w:r w:rsidR="00070AED" w:rsidRPr="00070AED">
        <w:rPr>
          <w:rFonts w:cs="Arial"/>
        </w:rPr>
        <w:t>КД Мониторинг и оценка технического состояния ПА</w:t>
      </w:r>
      <w:r w:rsidR="00710759">
        <w:rPr>
          <w:rFonts w:cs="Arial"/>
        </w:rPr>
        <w:t>»</w:t>
      </w:r>
      <w:r w:rsidR="00070AED">
        <w:rPr>
          <w:rFonts w:cs="Arial"/>
        </w:rPr>
        <w:t xml:space="preserve"> и КД </w:t>
      </w:r>
      <w:r w:rsidR="00710759">
        <w:rPr>
          <w:rFonts w:cs="Arial"/>
        </w:rPr>
        <w:t>«</w:t>
      </w:r>
      <w:del w:id="745" w:author="Александр Шрамков" w:date="2021-03-05T12:38:00Z">
        <w:r w:rsidR="000367AC" w:rsidDel="001710A8">
          <w:rPr>
            <w:rFonts w:cs="Arial"/>
          </w:rPr>
          <w:delText>ERP.9.9.</w:delText>
        </w:r>
      </w:del>
      <w:ins w:id="746" w:author="Александр Шрамков" w:date="2021-03-05T12:38:00Z">
        <w:r w:rsidR="001710A8">
          <w:rPr>
            <w:rFonts w:cs="Arial"/>
          </w:rPr>
          <w:t>ERP.13.9.</w:t>
        </w:r>
      </w:ins>
      <w:r w:rsidR="000367AC">
        <w:rPr>
          <w:rFonts w:cs="Arial"/>
        </w:rPr>
        <w:t>2.</w:t>
      </w:r>
      <w:r w:rsidR="00070AED" w:rsidRPr="00070AED">
        <w:rPr>
          <w:rFonts w:cs="Arial"/>
        </w:rPr>
        <w:t>55</w:t>
      </w:r>
      <w:r w:rsidR="00070AED">
        <w:rPr>
          <w:rFonts w:cs="Arial"/>
        </w:rPr>
        <w:t>.</w:t>
      </w:r>
      <w:r w:rsidR="00070AED" w:rsidRPr="00070AED">
        <w:rPr>
          <w:rFonts w:cs="Arial"/>
        </w:rPr>
        <w:t>PM</w:t>
      </w:r>
      <w:r w:rsidR="00070AED">
        <w:rPr>
          <w:rFonts w:cs="Arial"/>
        </w:rPr>
        <w:t>.</w:t>
      </w:r>
      <w:r w:rsidR="00070AED" w:rsidRPr="00070AED">
        <w:rPr>
          <w:rFonts w:cs="Arial"/>
        </w:rPr>
        <w:t>КД Выполнение и фактический учет работ</w:t>
      </w:r>
      <w:r w:rsidR="00710759">
        <w:rPr>
          <w:rFonts w:cs="Arial"/>
        </w:rPr>
        <w:t>»</w:t>
      </w:r>
      <w:r w:rsidR="00070AED">
        <w:rPr>
          <w:rFonts w:cs="Arial"/>
        </w:rPr>
        <w:t>.</w:t>
      </w:r>
    </w:p>
    <w:p w14:paraId="1FEC7D6A" w14:textId="77777777" w:rsidR="00086C0D" w:rsidRDefault="00EC2C75" w:rsidP="00B153FA">
      <w:pPr>
        <w:spacing w:after="240"/>
        <w:rPr>
          <w:rFonts w:cs="Arial"/>
        </w:rPr>
      </w:pPr>
      <w:r>
        <w:rPr>
          <w:rFonts w:cs="Arial"/>
        </w:rPr>
        <w:t xml:space="preserve">Планирование воздействий на ПА </w:t>
      </w:r>
      <w:r w:rsidR="00086C0D">
        <w:rPr>
          <w:rFonts w:cs="Arial"/>
        </w:rPr>
        <w:t>осуществляется путем формирования плана-графика воздействий на основе</w:t>
      </w:r>
      <w:r w:rsidR="00D139D7">
        <w:rPr>
          <w:rFonts w:cs="Arial"/>
        </w:rPr>
        <w:t xml:space="preserve"> заказ</w:t>
      </w:r>
      <w:r w:rsidR="00086C0D">
        <w:rPr>
          <w:rFonts w:cs="Arial"/>
        </w:rPr>
        <w:t>ов ТОРО</w:t>
      </w:r>
      <w:r w:rsidR="00B06B37">
        <w:rPr>
          <w:rFonts w:cs="Arial"/>
        </w:rPr>
        <w:t xml:space="preserve"> и сетевых графиков</w:t>
      </w:r>
      <w:r w:rsidR="00086C0D">
        <w:rPr>
          <w:rFonts w:cs="Arial"/>
        </w:rPr>
        <w:t>.</w:t>
      </w:r>
    </w:p>
    <w:p w14:paraId="4E9414B6" w14:textId="3CDF91CD" w:rsidR="00086C0D" w:rsidRDefault="00086C0D" w:rsidP="003E4042">
      <w:pPr>
        <w:spacing w:after="120"/>
        <w:rPr>
          <w:rFonts w:cs="Arial"/>
        </w:rPr>
      </w:pPr>
      <w:r>
        <w:rPr>
          <w:rFonts w:cs="Arial"/>
        </w:rPr>
        <w:lastRenderedPageBreak/>
        <w:t xml:space="preserve">При планировании </w:t>
      </w:r>
      <w:r w:rsidR="009750FA">
        <w:rPr>
          <w:rFonts w:cs="Arial"/>
        </w:rPr>
        <w:t>воздействий</w:t>
      </w:r>
      <w:r w:rsidR="004330D7">
        <w:rPr>
          <w:rFonts w:cs="Arial"/>
        </w:rPr>
        <w:t xml:space="preserve"> на ПА</w:t>
      </w:r>
      <w:r w:rsidR="009750FA">
        <w:rPr>
          <w:rFonts w:cs="Arial"/>
        </w:rPr>
        <w:t xml:space="preserve"> </w:t>
      </w:r>
      <w:r w:rsidR="00D811A4">
        <w:rPr>
          <w:rFonts w:cs="Arial"/>
        </w:rPr>
        <w:t>в плане-графике учитываются:</w:t>
      </w:r>
    </w:p>
    <w:p w14:paraId="21EB75B7" w14:textId="7C1D1B7D" w:rsidR="00086C0D" w:rsidRPr="00086C0D" w:rsidRDefault="00D139D7" w:rsidP="003E4042">
      <w:pPr>
        <w:pStyle w:val="afa"/>
        <w:numPr>
          <w:ilvl w:val="0"/>
          <w:numId w:val="16"/>
        </w:numPr>
        <w:spacing w:after="120"/>
        <w:ind w:left="851" w:hanging="284"/>
        <w:rPr>
          <w:rFonts w:cs="Arial"/>
        </w:rPr>
      </w:pPr>
      <w:r>
        <w:rPr>
          <w:rFonts w:cs="Arial"/>
        </w:rPr>
        <w:t>заказ</w:t>
      </w:r>
      <w:r w:rsidR="00086C0D" w:rsidRPr="00086C0D">
        <w:rPr>
          <w:rFonts w:cs="Arial"/>
        </w:rPr>
        <w:t>ы</w:t>
      </w:r>
      <w:r w:rsidR="00DE41DA">
        <w:rPr>
          <w:rFonts w:cs="Arial"/>
        </w:rPr>
        <w:t xml:space="preserve"> ТОРО</w:t>
      </w:r>
      <w:r w:rsidR="00086C0D" w:rsidRPr="00086C0D">
        <w:rPr>
          <w:rFonts w:cs="Arial"/>
        </w:rPr>
        <w:t>, сформированные на основе регламентов ППР (планов и техкарт);</w:t>
      </w:r>
    </w:p>
    <w:p w14:paraId="610FC106" w14:textId="77777777" w:rsidR="00086C0D" w:rsidRPr="00086C0D" w:rsidRDefault="00086C0D" w:rsidP="003E4042">
      <w:pPr>
        <w:pStyle w:val="afa"/>
        <w:numPr>
          <w:ilvl w:val="0"/>
          <w:numId w:val="16"/>
        </w:numPr>
        <w:spacing w:after="120"/>
        <w:ind w:left="851" w:hanging="284"/>
        <w:rPr>
          <w:rFonts w:cs="Arial"/>
        </w:rPr>
      </w:pPr>
      <w:r w:rsidRPr="00086C0D">
        <w:rPr>
          <w:rFonts w:cs="Arial"/>
        </w:rPr>
        <w:t>заказы</w:t>
      </w:r>
      <w:r w:rsidR="00DE41DA">
        <w:rPr>
          <w:rFonts w:cs="Arial"/>
        </w:rPr>
        <w:t xml:space="preserve"> ТОРО</w:t>
      </w:r>
      <w:r w:rsidRPr="00086C0D">
        <w:rPr>
          <w:rFonts w:cs="Arial"/>
        </w:rPr>
        <w:t>, созданные по результатам диагностики/ анализа состояния оборудования</w:t>
      </w:r>
      <w:r w:rsidR="00DE41DA">
        <w:rPr>
          <w:rFonts w:cs="Arial"/>
        </w:rPr>
        <w:t xml:space="preserve"> на планируемый период</w:t>
      </w:r>
      <w:r w:rsidRPr="00086C0D">
        <w:rPr>
          <w:rFonts w:cs="Arial"/>
        </w:rPr>
        <w:t>, вне регламентов ППР;</w:t>
      </w:r>
    </w:p>
    <w:p w14:paraId="5272D771" w14:textId="77777777" w:rsidR="00086C0D" w:rsidRDefault="008845B3" w:rsidP="003E4042">
      <w:pPr>
        <w:pStyle w:val="afa"/>
        <w:numPr>
          <w:ilvl w:val="0"/>
          <w:numId w:val="16"/>
        </w:numPr>
        <w:spacing w:after="120"/>
        <w:ind w:left="851" w:hanging="284"/>
        <w:rPr>
          <w:rFonts w:cs="Arial"/>
        </w:rPr>
      </w:pPr>
      <w:r>
        <w:rPr>
          <w:rFonts w:cs="Arial"/>
        </w:rPr>
        <w:t xml:space="preserve">плановые </w:t>
      </w:r>
      <w:r w:rsidR="00086C0D" w:rsidRPr="00086C0D">
        <w:rPr>
          <w:rFonts w:cs="Arial"/>
        </w:rPr>
        <w:t xml:space="preserve">сроки </w:t>
      </w:r>
      <w:r w:rsidR="00D811A4">
        <w:rPr>
          <w:rFonts w:cs="Arial"/>
        </w:rPr>
        <w:t>мероприятий по замене</w:t>
      </w:r>
      <w:r w:rsidR="00086C0D" w:rsidRPr="00086C0D">
        <w:rPr>
          <w:rFonts w:cs="Arial"/>
        </w:rPr>
        <w:t xml:space="preserve"> и модернизации оборудования</w:t>
      </w:r>
      <w:r w:rsidR="00B05E10">
        <w:rPr>
          <w:rFonts w:cs="Arial"/>
        </w:rPr>
        <w:t>;</w:t>
      </w:r>
    </w:p>
    <w:p w14:paraId="1ABFDF2C" w14:textId="4625AFDE" w:rsidR="00D179EF" w:rsidRDefault="00AC4727" w:rsidP="003E4042">
      <w:pPr>
        <w:pStyle w:val="afa"/>
        <w:numPr>
          <w:ilvl w:val="0"/>
          <w:numId w:val="16"/>
        </w:numPr>
        <w:spacing w:after="120"/>
        <w:ind w:left="851" w:hanging="284"/>
        <w:rPr>
          <w:ins w:id="747" w:author="Попова Дарья" w:date="2020-07-15T09:49:00Z"/>
          <w:rFonts w:cs="Arial"/>
        </w:rPr>
      </w:pPr>
      <w:r>
        <w:rPr>
          <w:rFonts w:cs="Arial"/>
        </w:rPr>
        <w:t>обмен</w:t>
      </w:r>
      <w:r w:rsidR="00D179EF">
        <w:rPr>
          <w:rFonts w:cs="Arial"/>
        </w:rPr>
        <w:t>ный фонд и плановые сроки восстановления оборудования/запчастей</w:t>
      </w:r>
      <w:r w:rsidR="00B05E10">
        <w:rPr>
          <w:rFonts w:cs="Arial"/>
        </w:rPr>
        <w:t>;</w:t>
      </w:r>
    </w:p>
    <w:p w14:paraId="07C16E61" w14:textId="77EB01E0" w:rsidR="0059627B" w:rsidRDefault="0059627B" w:rsidP="003E4042">
      <w:pPr>
        <w:pStyle w:val="afa"/>
        <w:numPr>
          <w:ilvl w:val="0"/>
          <w:numId w:val="16"/>
        </w:numPr>
        <w:spacing w:after="120"/>
        <w:ind w:left="851" w:hanging="284"/>
        <w:rPr>
          <w:rFonts w:cs="Arial"/>
        </w:rPr>
      </w:pPr>
      <w:ins w:id="748" w:author="Попова Дарья" w:date="2020-07-15T09:49:00Z">
        <w:r>
          <w:rPr>
            <w:rFonts w:cs="Arial"/>
          </w:rPr>
          <w:t>сетевые графики, созданные для воздействий на ЗиС;</w:t>
        </w:r>
      </w:ins>
    </w:p>
    <w:p w14:paraId="4DE15BA6" w14:textId="7FCBE0A9" w:rsidR="008845B3" w:rsidRDefault="008845B3" w:rsidP="003E4042">
      <w:pPr>
        <w:pStyle w:val="afa"/>
        <w:numPr>
          <w:ilvl w:val="0"/>
          <w:numId w:val="16"/>
        </w:numPr>
        <w:spacing w:after="120"/>
        <w:ind w:left="851" w:hanging="284"/>
        <w:rPr>
          <w:rFonts w:cs="Arial"/>
        </w:rPr>
      </w:pPr>
      <w:r>
        <w:rPr>
          <w:rFonts w:cs="Arial"/>
        </w:rPr>
        <w:t xml:space="preserve">сроки ввода </w:t>
      </w:r>
      <w:r w:rsidR="00B05E10">
        <w:rPr>
          <w:rFonts w:cs="Arial"/>
        </w:rPr>
        <w:t xml:space="preserve">нового </w:t>
      </w:r>
      <w:r>
        <w:rPr>
          <w:rFonts w:cs="Arial"/>
        </w:rPr>
        <w:t>оборудования в эксплуатацию (</w:t>
      </w:r>
      <w:r w:rsidR="0002438C">
        <w:rPr>
          <w:rFonts w:cs="Arial"/>
        </w:rPr>
        <w:t xml:space="preserve">БДН, а именно </w:t>
      </w:r>
      <w:r>
        <w:rPr>
          <w:rFonts w:cs="Arial"/>
        </w:rPr>
        <w:t>планы с техкартами</w:t>
      </w:r>
      <w:r w:rsidR="00734449">
        <w:rPr>
          <w:rFonts w:cs="Arial"/>
        </w:rPr>
        <w:t xml:space="preserve"> для оборудования, планируемого к вводу в эксплуатацию,</w:t>
      </w:r>
      <w:r>
        <w:rPr>
          <w:rFonts w:cs="Arial"/>
        </w:rPr>
        <w:t xml:space="preserve"> должны создаваться и запускаться заранее</w:t>
      </w:r>
      <w:r w:rsidR="00734449">
        <w:rPr>
          <w:rFonts w:cs="Arial"/>
        </w:rPr>
        <w:t xml:space="preserve">, для </w:t>
      </w:r>
      <w:r w:rsidR="00A141A0">
        <w:rPr>
          <w:rFonts w:cs="Arial"/>
        </w:rPr>
        <w:t xml:space="preserve">своевременного планирования затрат в бюджете, </w:t>
      </w:r>
      <w:r w:rsidR="00734449">
        <w:rPr>
          <w:rFonts w:cs="Arial"/>
        </w:rPr>
        <w:t>обеспечения своевременной закупки МТР и услуг</w:t>
      </w:r>
      <w:r>
        <w:rPr>
          <w:rFonts w:cs="Arial"/>
        </w:rPr>
        <w:t>)</w:t>
      </w:r>
      <w:r w:rsidR="00135D92">
        <w:rPr>
          <w:rFonts w:cs="Arial"/>
        </w:rPr>
        <w:t>.</w:t>
      </w:r>
    </w:p>
    <w:p w14:paraId="5985BFC7" w14:textId="77777777" w:rsidR="00C65525" w:rsidRDefault="009750FA" w:rsidP="003E4042">
      <w:pPr>
        <w:spacing w:after="120"/>
        <w:ind w:left="851" w:hanging="284"/>
        <w:rPr>
          <w:rFonts w:cs="Arial"/>
        </w:rPr>
      </w:pPr>
      <w:r>
        <w:rPr>
          <w:rFonts w:cs="Arial"/>
        </w:rPr>
        <w:t>Расчет с</w:t>
      </w:r>
      <w:r w:rsidR="00C65525">
        <w:rPr>
          <w:rFonts w:cs="Arial"/>
        </w:rPr>
        <w:t>тоимост</w:t>
      </w:r>
      <w:r>
        <w:rPr>
          <w:rFonts w:cs="Arial"/>
        </w:rPr>
        <w:t>и воздействий</w:t>
      </w:r>
      <w:r w:rsidR="004330D7">
        <w:rPr>
          <w:rFonts w:cs="Arial"/>
        </w:rPr>
        <w:t xml:space="preserve"> на ПА</w:t>
      </w:r>
      <w:r>
        <w:rPr>
          <w:rFonts w:cs="Arial"/>
        </w:rPr>
        <w:t xml:space="preserve"> выполняется онлайн. При расчете стоимости учитываются:</w:t>
      </w:r>
    </w:p>
    <w:p w14:paraId="7B1B1247" w14:textId="77777777" w:rsidR="009750FA" w:rsidRPr="00850753" w:rsidRDefault="009750FA" w:rsidP="003E4042">
      <w:pPr>
        <w:pStyle w:val="afa"/>
        <w:numPr>
          <w:ilvl w:val="0"/>
          <w:numId w:val="36"/>
        </w:numPr>
        <w:spacing w:after="120"/>
        <w:ind w:left="851" w:hanging="284"/>
        <w:rPr>
          <w:rFonts w:cs="Arial"/>
        </w:rPr>
      </w:pPr>
      <w:r>
        <w:rPr>
          <w:rFonts w:cs="Arial"/>
        </w:rPr>
        <w:t>п</w:t>
      </w:r>
      <w:r w:rsidRPr="00850753">
        <w:rPr>
          <w:rFonts w:cs="Arial"/>
        </w:rPr>
        <w:t>лановые цены для МТР</w:t>
      </w:r>
      <w:r>
        <w:rPr>
          <w:rFonts w:cs="Arial"/>
        </w:rPr>
        <w:t>;</w:t>
      </w:r>
    </w:p>
    <w:p w14:paraId="58991797" w14:textId="77777777" w:rsidR="009750FA" w:rsidRPr="00850753" w:rsidRDefault="009750FA" w:rsidP="003E4042">
      <w:pPr>
        <w:pStyle w:val="afa"/>
        <w:numPr>
          <w:ilvl w:val="0"/>
          <w:numId w:val="36"/>
        </w:numPr>
        <w:spacing w:after="240"/>
        <w:ind w:left="851" w:hanging="284"/>
        <w:rPr>
          <w:rFonts w:cs="Arial"/>
        </w:rPr>
      </w:pPr>
      <w:r>
        <w:rPr>
          <w:rFonts w:cs="Arial"/>
        </w:rPr>
        <w:t>п</w:t>
      </w:r>
      <w:r w:rsidRPr="00850753">
        <w:rPr>
          <w:rFonts w:cs="Arial"/>
        </w:rPr>
        <w:t>лановые тарифы для исполнителей</w:t>
      </w:r>
      <w:r>
        <w:rPr>
          <w:rFonts w:cs="Arial"/>
        </w:rPr>
        <w:t>.</w:t>
      </w:r>
    </w:p>
    <w:p w14:paraId="7D123FC7" w14:textId="7DC2DCD2" w:rsidR="00734449" w:rsidRDefault="00734449" w:rsidP="00B153FA">
      <w:pPr>
        <w:spacing w:after="240"/>
        <w:ind w:left="567"/>
        <w:rPr>
          <w:rFonts w:cs="Arial"/>
        </w:rPr>
      </w:pPr>
      <w:r>
        <w:rPr>
          <w:rFonts w:cs="Arial"/>
        </w:rPr>
        <w:t xml:space="preserve">В процессе годового планирования </w:t>
      </w:r>
      <w:r w:rsidR="00135D92">
        <w:rPr>
          <w:rFonts w:cs="Arial"/>
        </w:rPr>
        <w:t xml:space="preserve">предусматриваются </w:t>
      </w:r>
      <w:r w:rsidR="009E16B4">
        <w:rPr>
          <w:rFonts w:cs="Arial"/>
        </w:rPr>
        <w:t>следующи</w:t>
      </w:r>
      <w:r w:rsidR="00135D92">
        <w:rPr>
          <w:rFonts w:cs="Arial"/>
        </w:rPr>
        <w:t>е</w:t>
      </w:r>
      <w:r w:rsidR="009E16B4">
        <w:rPr>
          <w:rFonts w:cs="Arial"/>
        </w:rPr>
        <w:t xml:space="preserve"> </w:t>
      </w:r>
      <w:r>
        <w:rPr>
          <w:rFonts w:cs="Arial"/>
        </w:rPr>
        <w:t>этап</w:t>
      </w:r>
      <w:r w:rsidR="00135D92">
        <w:rPr>
          <w:rFonts w:cs="Arial"/>
        </w:rPr>
        <w:t>ы</w:t>
      </w:r>
      <w:r>
        <w:rPr>
          <w:rFonts w:cs="Arial"/>
        </w:rPr>
        <w:t>:</w:t>
      </w:r>
    </w:p>
    <w:p w14:paraId="0068E9A1" w14:textId="77777777" w:rsidR="00734449" w:rsidRDefault="00734449" w:rsidP="00B153FA">
      <w:pPr>
        <w:spacing w:after="240"/>
        <w:rPr>
          <w:rFonts w:cs="Arial"/>
        </w:rPr>
      </w:pPr>
      <w:r>
        <w:rPr>
          <w:rFonts w:cs="Arial"/>
        </w:rPr>
        <w:t>1. Формирование</w:t>
      </w:r>
      <w:r w:rsidR="00D139D7">
        <w:rPr>
          <w:rFonts w:cs="Arial"/>
        </w:rPr>
        <w:t xml:space="preserve"> заказ</w:t>
      </w:r>
      <w:r>
        <w:rPr>
          <w:rFonts w:cs="Arial"/>
        </w:rPr>
        <w:t xml:space="preserve">ов </w:t>
      </w:r>
      <w:r w:rsidR="00135D92">
        <w:rPr>
          <w:rFonts w:cs="Arial"/>
        </w:rPr>
        <w:t xml:space="preserve">ТОРО </w:t>
      </w:r>
      <w:r>
        <w:rPr>
          <w:rFonts w:cs="Arial"/>
        </w:rPr>
        <w:t>на основе регламентов ППР</w:t>
      </w:r>
      <w:r w:rsidR="00135D92">
        <w:rPr>
          <w:rFonts w:cs="Arial"/>
        </w:rPr>
        <w:t>.</w:t>
      </w:r>
    </w:p>
    <w:p w14:paraId="53D788EC" w14:textId="379E67DD" w:rsidR="00734449" w:rsidRDefault="000F6D08" w:rsidP="00B153FA">
      <w:pPr>
        <w:spacing w:after="240"/>
        <w:rPr>
          <w:rFonts w:cs="Arial"/>
        </w:rPr>
      </w:pPr>
      <w:r>
        <w:rPr>
          <w:rFonts w:cs="Arial"/>
        </w:rPr>
        <w:t xml:space="preserve">2. </w:t>
      </w:r>
      <w:r w:rsidR="00734449">
        <w:rPr>
          <w:rFonts w:cs="Arial"/>
        </w:rPr>
        <w:t xml:space="preserve">Формирование </w:t>
      </w:r>
      <w:r>
        <w:rPr>
          <w:rFonts w:cs="Arial"/>
        </w:rPr>
        <w:t>плана-</w:t>
      </w:r>
      <w:r w:rsidR="00734449">
        <w:rPr>
          <w:rFonts w:cs="Arial"/>
        </w:rPr>
        <w:t>графика, включающего регламентные и работы</w:t>
      </w:r>
      <w:r w:rsidR="00D179EF">
        <w:rPr>
          <w:rFonts w:cs="Arial"/>
        </w:rPr>
        <w:t xml:space="preserve"> по состоянию</w:t>
      </w:r>
      <w:r>
        <w:rPr>
          <w:rFonts w:cs="Arial"/>
        </w:rPr>
        <w:t>, для последующего анализа и балансировки ресурсов</w:t>
      </w:r>
      <w:r w:rsidR="009E16B4">
        <w:rPr>
          <w:rFonts w:cs="Arial"/>
        </w:rPr>
        <w:t xml:space="preserve">. </w:t>
      </w:r>
      <w:r>
        <w:rPr>
          <w:rFonts w:cs="Arial"/>
        </w:rPr>
        <w:t>План-график содержит сроки по каждому виду</w:t>
      </w:r>
      <w:r w:rsidR="00F5738F">
        <w:rPr>
          <w:rFonts w:cs="Arial"/>
        </w:rPr>
        <w:t xml:space="preserve"> воздействий на ПА</w:t>
      </w:r>
      <w:r>
        <w:rPr>
          <w:rFonts w:cs="Arial"/>
        </w:rPr>
        <w:t xml:space="preserve">, объемы потребности ресурсов в привязке к </w:t>
      </w:r>
      <w:r w:rsidR="00686BD8">
        <w:rPr>
          <w:rFonts w:cs="Arial"/>
        </w:rPr>
        <w:t>точным датам проведения работ</w:t>
      </w:r>
      <w:r>
        <w:rPr>
          <w:rFonts w:cs="Arial"/>
        </w:rPr>
        <w:t>.</w:t>
      </w:r>
    </w:p>
    <w:p w14:paraId="0EACB1DC" w14:textId="42B01D3E" w:rsidR="00734449" w:rsidRPr="00B153FA" w:rsidRDefault="00734449" w:rsidP="00B153FA">
      <w:pPr>
        <w:spacing w:after="240"/>
        <w:rPr>
          <w:rFonts w:ascii="Times New Roman" w:hAnsi="Times New Roman"/>
        </w:rPr>
      </w:pPr>
      <w:r>
        <w:rPr>
          <w:rFonts w:cs="Arial"/>
        </w:rPr>
        <w:t>3. Анализ</w:t>
      </w:r>
      <w:r w:rsidR="00D139D7">
        <w:rPr>
          <w:rFonts w:cs="Arial"/>
        </w:rPr>
        <w:t xml:space="preserve"> заказ</w:t>
      </w:r>
      <w:r>
        <w:rPr>
          <w:rFonts w:cs="Arial"/>
        </w:rPr>
        <w:t>ов</w:t>
      </w:r>
      <w:ins w:id="749" w:author="Попова Дарья" w:date="2020-07-15T09:52:00Z">
        <w:r w:rsidR="0059627B">
          <w:rPr>
            <w:rFonts w:cs="Arial"/>
          </w:rPr>
          <w:t xml:space="preserve"> и сетевых графиков</w:t>
        </w:r>
      </w:ins>
      <w:r>
        <w:rPr>
          <w:rFonts w:cs="Arial"/>
        </w:rPr>
        <w:t xml:space="preserve">, включающий </w:t>
      </w:r>
      <w:r w:rsidR="00B81C00">
        <w:rPr>
          <w:rFonts w:cs="Arial"/>
        </w:rPr>
        <w:t xml:space="preserve">балансировку всех планируемых ресурсов: МТР, </w:t>
      </w:r>
      <w:r w:rsidR="0002438C">
        <w:rPr>
          <w:rFonts w:cs="Arial"/>
        </w:rPr>
        <w:t>исполнителей</w:t>
      </w:r>
      <w:r w:rsidR="00B81C00">
        <w:rPr>
          <w:rFonts w:cs="Arial"/>
        </w:rPr>
        <w:t xml:space="preserve">, вспомогательного оборудования. </w:t>
      </w:r>
      <w:r w:rsidR="003D3074">
        <w:rPr>
          <w:rFonts w:cs="Arial"/>
        </w:rPr>
        <w:t>Также</w:t>
      </w:r>
      <w:r w:rsidR="00B81C00">
        <w:rPr>
          <w:rFonts w:cs="Arial"/>
        </w:rPr>
        <w:t xml:space="preserve"> выполняется </w:t>
      </w:r>
      <w:r w:rsidR="000F6D08">
        <w:rPr>
          <w:rFonts w:cs="Arial"/>
        </w:rPr>
        <w:t>анализ целесообразности использования</w:t>
      </w:r>
      <w:r w:rsidR="00B81C00">
        <w:rPr>
          <w:rFonts w:cs="Arial"/>
        </w:rPr>
        <w:t xml:space="preserve"> планируемых ресурсов</w:t>
      </w:r>
      <w:r w:rsidR="00F7434F">
        <w:rPr>
          <w:rFonts w:cs="Arial"/>
        </w:rPr>
        <w:t xml:space="preserve"> (возможность рассмотрения использования аналогов материалов либо других исполнителей)</w:t>
      </w:r>
      <w:r w:rsidR="000F6D08">
        <w:rPr>
          <w:rFonts w:cs="Arial"/>
        </w:rPr>
        <w:t xml:space="preserve">. </w:t>
      </w:r>
      <w:r w:rsidR="0002438C">
        <w:rPr>
          <w:rFonts w:cs="Arial"/>
        </w:rPr>
        <w:t>Также выполняется анализ</w:t>
      </w:r>
      <w:r w:rsidR="0002438C" w:rsidRPr="0002438C">
        <w:rPr>
          <w:rFonts w:cs="Arial"/>
        </w:rPr>
        <w:t xml:space="preserve"> зака</w:t>
      </w:r>
      <w:r w:rsidR="0002438C">
        <w:rPr>
          <w:rFonts w:cs="Arial"/>
        </w:rPr>
        <w:t>зов на наличие тех.</w:t>
      </w:r>
      <w:r w:rsidR="00106522">
        <w:rPr>
          <w:rFonts w:cs="Arial"/>
        </w:rPr>
        <w:t xml:space="preserve"> </w:t>
      </w:r>
      <w:r w:rsidR="0002438C">
        <w:rPr>
          <w:rFonts w:cs="Arial"/>
        </w:rPr>
        <w:t>карт, наполнение</w:t>
      </w:r>
      <w:r w:rsidR="0002438C" w:rsidRPr="0002438C">
        <w:rPr>
          <w:rFonts w:cs="Arial"/>
        </w:rPr>
        <w:t xml:space="preserve"> операциями и компонентами</w:t>
      </w:r>
      <w:r w:rsidR="0002438C">
        <w:rPr>
          <w:rFonts w:cs="Arial"/>
        </w:rPr>
        <w:t>, а также качества этого наполнения.</w:t>
      </w:r>
      <w:ins w:id="750" w:author="Александр Шрамков" w:date="2021-03-05T11:40:00Z">
        <w:r w:rsidR="00DF639A">
          <w:rPr>
            <w:rFonts w:cs="Arial"/>
          </w:rPr>
          <w:t xml:space="preserve"> В зависимости от базисных сроков, определенных в заказах </w:t>
        </w:r>
      </w:ins>
      <w:ins w:id="751" w:author="Александр Шрамков" w:date="2021-03-05T11:41:00Z">
        <w:r w:rsidR="00DF639A">
          <w:rPr>
            <w:rFonts w:cs="Arial"/>
          </w:rPr>
          <w:t xml:space="preserve">ТОРО, выполняется анализ </w:t>
        </w:r>
      </w:ins>
      <w:ins w:id="752" w:author="Александр Шрамков" w:date="2021-03-05T11:47:00Z">
        <w:r w:rsidR="005F5CE9">
          <w:rPr>
            <w:rFonts w:cs="Arial"/>
          </w:rPr>
          <w:t xml:space="preserve">наличия в тех картах информации о </w:t>
        </w:r>
      </w:ins>
      <w:ins w:id="753" w:author="Александр Шрамков" w:date="2021-03-05T11:41:00Z">
        <w:r w:rsidR="00DF639A">
          <w:rPr>
            <w:rFonts w:cs="Arial"/>
          </w:rPr>
          <w:t>сезонных МТР, соответствующим МТР в заказах ТОРО</w:t>
        </w:r>
      </w:ins>
      <w:ins w:id="754" w:author="Александр Шрамков" w:date="2021-03-05T11:42:00Z">
        <w:r w:rsidR="00DF639A">
          <w:rPr>
            <w:rFonts w:cs="Arial"/>
          </w:rPr>
          <w:t xml:space="preserve"> с автоматизированным применением сезонности при планировании.</w:t>
        </w:r>
      </w:ins>
    </w:p>
    <w:p w14:paraId="12300AE8" w14:textId="6904D0EF" w:rsidR="00734449" w:rsidRPr="00970A96" w:rsidRDefault="000F6D08" w:rsidP="00B153FA">
      <w:pPr>
        <w:spacing w:after="240"/>
        <w:rPr>
          <w:rFonts w:cs="Arial"/>
        </w:rPr>
      </w:pPr>
      <w:r>
        <w:rPr>
          <w:rFonts w:cs="Arial"/>
        </w:rPr>
        <w:t xml:space="preserve">На этапах 1 - 3 при помощи специальной программной разработки </w:t>
      </w:r>
      <w:r w:rsidR="00A1513C" w:rsidRPr="00A1513C">
        <w:rPr>
          <w:rFonts w:cs="Arial"/>
        </w:rPr>
        <w:t>(№ в реестре разработок PM21)</w:t>
      </w:r>
      <w:r w:rsidR="00987B21" w:rsidRPr="009721BA">
        <w:rPr>
          <w:rFonts w:cs="Arial"/>
        </w:rPr>
        <w:t xml:space="preserve"> </w:t>
      </w:r>
      <w:r w:rsidR="00987B21">
        <w:rPr>
          <w:rFonts w:cs="Arial"/>
        </w:rPr>
        <w:t xml:space="preserve">–транзакции </w:t>
      </w:r>
      <w:r w:rsidR="00987B21">
        <w:rPr>
          <w:rFonts w:cs="Arial"/>
          <w:lang w:val="en-US"/>
        </w:rPr>
        <w:t>ZPM</w:t>
      </w:r>
      <w:r w:rsidR="00987B21" w:rsidRPr="009721BA">
        <w:rPr>
          <w:rFonts w:cs="Arial"/>
        </w:rPr>
        <w:t>_</w:t>
      </w:r>
      <w:r w:rsidR="00987B21">
        <w:rPr>
          <w:rFonts w:cs="Arial"/>
          <w:lang w:val="en-US"/>
        </w:rPr>
        <w:t>PLAN</w:t>
      </w:r>
      <w:r w:rsidR="00987B21" w:rsidRPr="009721BA">
        <w:rPr>
          <w:rFonts w:cs="Arial"/>
        </w:rPr>
        <w:t xml:space="preserve"> </w:t>
      </w:r>
      <w:r w:rsidR="00987B21">
        <w:rPr>
          <w:rFonts w:cs="Arial"/>
        </w:rPr>
        <w:t>«АРМ планировщика ТОиР»</w:t>
      </w:r>
      <w:r w:rsidR="00A1513C">
        <w:rPr>
          <w:rFonts w:cs="Arial"/>
        </w:rPr>
        <w:t xml:space="preserve"> </w:t>
      </w:r>
      <w:r>
        <w:rPr>
          <w:rFonts w:cs="Arial"/>
        </w:rPr>
        <w:t>выполняется оптимиза</w:t>
      </w:r>
      <w:r w:rsidR="00F40127">
        <w:rPr>
          <w:rFonts w:cs="Arial"/>
        </w:rPr>
        <w:t>ция плана-графика, с целью синхронизации работ и сокращения простоя ПА в ремонте</w:t>
      </w:r>
      <w:r>
        <w:rPr>
          <w:rFonts w:cs="Arial"/>
        </w:rPr>
        <w:t>.</w:t>
      </w:r>
      <w:ins w:id="755" w:author="ShramkovAB" w:date="2021-04-01T15:59:00Z">
        <w:r w:rsidR="00970A96">
          <w:rPr>
            <w:rFonts w:cs="Arial"/>
          </w:rPr>
          <w:t xml:space="preserve"> При этом, если имеются заказы ТОРО, выпущенные из планов предупредительного ТОРО, либо созданные вручную, чьи базисные сроки пересекаются с периодами консервации</w:t>
        </w:r>
      </w:ins>
      <w:ins w:id="756" w:author="ShramkovAB" w:date="2021-04-01T16:00:00Z">
        <w:r w:rsidR="00970A96" w:rsidRPr="00970A96">
          <w:rPr>
            <w:rFonts w:cs="Arial"/>
            <w:rPrChange w:id="757" w:author="ShramkovAB" w:date="2021-04-01T16:00:00Z">
              <w:rPr>
                <w:rFonts w:cs="Arial"/>
                <w:lang w:val="en-US"/>
              </w:rPr>
            </w:rPrChange>
          </w:rPr>
          <w:t xml:space="preserve"> </w:t>
        </w:r>
        <w:r w:rsidR="00970A96">
          <w:rPr>
            <w:rFonts w:cs="Arial"/>
          </w:rPr>
          <w:t>оборудования (кроме вида работ «РКО работы на консервированном оборудовании»), либо выходят за границы сроков ввода оборудования в эксплуатацию</w:t>
        </w:r>
      </w:ins>
      <w:ins w:id="758" w:author="ShramkovAB" w:date="2021-04-01T16:01:00Z">
        <w:r w:rsidR="00970A96" w:rsidRPr="00970A96">
          <w:rPr>
            <w:rFonts w:cs="Arial"/>
            <w:rPrChange w:id="759" w:author="ShramkovAB" w:date="2021-04-01T16:01:00Z">
              <w:rPr>
                <w:rFonts w:cs="Arial"/>
                <w:lang w:val="en-US"/>
              </w:rPr>
            </w:rPrChange>
          </w:rPr>
          <w:t>/</w:t>
        </w:r>
        <w:r w:rsidR="00970A96">
          <w:rPr>
            <w:rFonts w:cs="Arial"/>
          </w:rPr>
          <w:t xml:space="preserve">вывода оборудования из эксплуатации, то с помощью транзакции </w:t>
        </w:r>
        <w:r w:rsidR="00970A96">
          <w:rPr>
            <w:rFonts w:cs="Arial"/>
            <w:lang w:val="en-US"/>
          </w:rPr>
          <w:t>ZPM</w:t>
        </w:r>
        <w:r w:rsidR="00970A96" w:rsidRPr="00970A96">
          <w:rPr>
            <w:rFonts w:cs="Arial"/>
            <w:rPrChange w:id="760" w:author="ShramkovAB" w:date="2021-04-01T16:01:00Z">
              <w:rPr>
                <w:rFonts w:cs="Arial"/>
                <w:lang w:val="en-US"/>
              </w:rPr>
            </w:rPrChange>
          </w:rPr>
          <w:t>_</w:t>
        </w:r>
        <w:r w:rsidR="00970A96">
          <w:rPr>
            <w:rFonts w:cs="Arial"/>
            <w:lang w:val="en-US"/>
          </w:rPr>
          <w:t>PLAN</w:t>
        </w:r>
        <w:r w:rsidR="00970A96" w:rsidRPr="00970A96">
          <w:rPr>
            <w:rFonts w:cs="Arial"/>
            <w:rPrChange w:id="761" w:author="ShramkovAB" w:date="2021-04-01T16:01:00Z">
              <w:rPr>
                <w:rFonts w:cs="Arial"/>
                <w:lang w:val="en-US"/>
              </w:rPr>
            </w:rPrChange>
          </w:rPr>
          <w:t xml:space="preserve"> </w:t>
        </w:r>
        <w:r w:rsidR="00970A96">
          <w:rPr>
            <w:rFonts w:cs="Arial"/>
          </w:rPr>
          <w:t>можно такие заказы ТОРО пометить на удаление (системный статус МТКУ).</w:t>
        </w:r>
      </w:ins>
    </w:p>
    <w:p w14:paraId="581F32C8" w14:textId="77777777" w:rsidR="007A239F" w:rsidRDefault="000F6D08" w:rsidP="00B153FA">
      <w:pPr>
        <w:spacing w:after="240"/>
        <w:rPr>
          <w:rFonts w:cs="Arial"/>
        </w:rPr>
      </w:pPr>
      <w:r>
        <w:rPr>
          <w:rFonts w:cs="Arial"/>
        </w:rPr>
        <w:lastRenderedPageBreak/>
        <w:t xml:space="preserve">4. Согласование </w:t>
      </w:r>
      <w:r w:rsidR="009E3B3A">
        <w:rPr>
          <w:rFonts w:cs="Arial"/>
        </w:rPr>
        <w:t xml:space="preserve">и утверждение </w:t>
      </w:r>
      <w:r>
        <w:rPr>
          <w:rFonts w:cs="Arial"/>
        </w:rPr>
        <w:t>плана-графика воздействий</w:t>
      </w:r>
      <w:r w:rsidR="00AD4688">
        <w:rPr>
          <w:rFonts w:cs="Arial"/>
        </w:rPr>
        <w:t xml:space="preserve"> на ПА на год.</w:t>
      </w:r>
    </w:p>
    <w:p w14:paraId="3FEC0DF4" w14:textId="77777777" w:rsidR="007070CA" w:rsidRDefault="007070CA" w:rsidP="00B153FA">
      <w:pPr>
        <w:spacing w:after="240"/>
        <w:ind w:left="567"/>
        <w:rPr>
          <w:rFonts w:cs="Arial"/>
        </w:rPr>
      </w:pPr>
    </w:p>
    <w:p w14:paraId="5DE027AD" w14:textId="77777777" w:rsidR="00F5738F" w:rsidRPr="00B153FA" w:rsidRDefault="00F5738F" w:rsidP="00B153FA">
      <w:pPr>
        <w:spacing w:after="240"/>
        <w:ind w:left="567"/>
        <w:rPr>
          <w:rFonts w:cs="Arial"/>
          <w:b/>
        </w:rPr>
      </w:pPr>
      <w:r w:rsidRPr="00B153FA">
        <w:rPr>
          <w:rFonts w:cs="Arial"/>
          <w:b/>
        </w:rPr>
        <w:t>Этап 1. Формирование заказов ТОРО на основе регламентов ППР</w:t>
      </w:r>
    </w:p>
    <w:p w14:paraId="7B5EF01C" w14:textId="0E26F01C" w:rsidR="004737FA" w:rsidRDefault="00F62E46" w:rsidP="00B153FA">
      <w:pPr>
        <w:spacing w:after="240"/>
        <w:rPr>
          <w:rFonts w:cs="Arial"/>
        </w:rPr>
      </w:pPr>
      <w:r>
        <w:rPr>
          <w:rFonts w:cs="Arial"/>
        </w:rPr>
        <w:t>Планировщик</w:t>
      </w:r>
      <w:r w:rsidR="00734449">
        <w:rPr>
          <w:rFonts w:cs="Arial"/>
        </w:rPr>
        <w:t xml:space="preserve"> </w:t>
      </w:r>
      <w:r w:rsidR="00AE2036">
        <w:rPr>
          <w:rFonts w:cs="Arial"/>
        </w:rPr>
        <w:t>ТОиР УО</w:t>
      </w:r>
      <w:r w:rsidR="006E5988">
        <w:rPr>
          <w:rFonts w:cs="Arial"/>
        </w:rPr>
        <w:t xml:space="preserve"> </w:t>
      </w:r>
      <w:r w:rsidR="00734449">
        <w:rPr>
          <w:rFonts w:cs="Arial"/>
        </w:rPr>
        <w:t>при помощи системных инструментов планирования</w:t>
      </w:r>
      <w:r w:rsidR="00AD4688">
        <w:rPr>
          <w:rFonts w:cs="Arial"/>
        </w:rPr>
        <w:t xml:space="preserve"> (техническое исполнение шагов описано в разделе 5.2.1 данного </w:t>
      </w:r>
      <w:r w:rsidR="004737FA">
        <w:rPr>
          <w:rFonts w:cs="Arial"/>
        </w:rPr>
        <w:t>КД</w:t>
      </w:r>
      <w:r w:rsidR="00AD4688">
        <w:rPr>
          <w:rFonts w:cs="Arial"/>
        </w:rPr>
        <w:t>)</w:t>
      </w:r>
      <w:r w:rsidR="004737FA">
        <w:rPr>
          <w:rFonts w:cs="Arial"/>
        </w:rPr>
        <w:t>:</w:t>
      </w:r>
    </w:p>
    <w:p w14:paraId="042E6154" w14:textId="1B1970C4" w:rsidR="004737FA" w:rsidRPr="00176E86" w:rsidRDefault="004737FA" w:rsidP="00B153FA">
      <w:pPr>
        <w:pStyle w:val="afa"/>
        <w:numPr>
          <w:ilvl w:val="0"/>
          <w:numId w:val="38"/>
        </w:numPr>
        <w:tabs>
          <w:tab w:val="left" w:pos="993"/>
        </w:tabs>
        <w:spacing w:after="240"/>
        <w:ind w:left="142" w:firstLine="851"/>
        <w:rPr>
          <w:rFonts w:cs="Arial"/>
        </w:rPr>
      </w:pPr>
      <w:r w:rsidRPr="00850753">
        <w:rPr>
          <w:rFonts w:cs="Arial"/>
        </w:rPr>
        <w:t xml:space="preserve">формирует </w:t>
      </w:r>
      <w:r w:rsidR="004C5ADB" w:rsidRPr="00850753">
        <w:rPr>
          <w:rFonts w:cs="Arial"/>
        </w:rPr>
        <w:t>предварительный план-график</w:t>
      </w:r>
      <w:r w:rsidR="00DF1167" w:rsidRPr="00850753">
        <w:rPr>
          <w:rFonts w:cs="Arial"/>
        </w:rPr>
        <w:t xml:space="preserve"> по объектам в своей зоне ответственности</w:t>
      </w:r>
      <w:r w:rsidR="004C5ADB" w:rsidRPr="00850753">
        <w:rPr>
          <w:rFonts w:cs="Arial"/>
        </w:rPr>
        <w:t xml:space="preserve">, </w:t>
      </w:r>
      <w:r w:rsidR="00AD4688" w:rsidRPr="00850753">
        <w:rPr>
          <w:rFonts w:cs="Arial"/>
        </w:rPr>
        <w:t>в</w:t>
      </w:r>
      <w:ins w:id="762" w:author="Попова Дарья" w:date="2020-07-15T15:27:00Z">
        <w:r w:rsidR="005D77CA">
          <w:rPr>
            <w:rFonts w:cs="Arial"/>
          </w:rPr>
          <w:t xml:space="preserve"> </w:t>
        </w:r>
      </w:ins>
      <w:r w:rsidR="00AD4688" w:rsidRPr="00850753">
        <w:rPr>
          <w:rFonts w:cs="Arial"/>
        </w:rPr>
        <w:t>начале в ви</w:t>
      </w:r>
      <w:r w:rsidR="004C5ADB" w:rsidRPr="00850753">
        <w:rPr>
          <w:rFonts w:cs="Arial"/>
        </w:rPr>
        <w:t>де отчета, без создания</w:t>
      </w:r>
      <w:r w:rsidR="00D139D7" w:rsidRPr="00850753">
        <w:rPr>
          <w:rFonts w:cs="Arial"/>
        </w:rPr>
        <w:t xml:space="preserve"> заказ</w:t>
      </w:r>
      <w:r w:rsidR="004C5ADB" w:rsidRPr="00AF2D49">
        <w:rPr>
          <w:rFonts w:cs="Arial"/>
        </w:rPr>
        <w:t>ов</w:t>
      </w:r>
      <w:r w:rsidR="00DF1167" w:rsidRPr="00754AC0">
        <w:rPr>
          <w:rFonts w:cs="Arial"/>
        </w:rPr>
        <w:t xml:space="preserve">; </w:t>
      </w:r>
    </w:p>
    <w:p w14:paraId="02589070" w14:textId="4E66A4E7" w:rsidR="004737FA" w:rsidRPr="00850753" w:rsidRDefault="004737FA" w:rsidP="00B153FA">
      <w:pPr>
        <w:pStyle w:val="afa"/>
        <w:numPr>
          <w:ilvl w:val="0"/>
          <w:numId w:val="38"/>
        </w:numPr>
        <w:tabs>
          <w:tab w:val="left" w:pos="993"/>
        </w:tabs>
        <w:spacing w:after="240"/>
        <w:ind w:left="142" w:firstLine="851"/>
        <w:rPr>
          <w:rFonts w:cs="Arial"/>
        </w:rPr>
      </w:pPr>
      <w:r w:rsidRPr="009772FB">
        <w:rPr>
          <w:rFonts w:cs="Arial"/>
        </w:rPr>
        <w:t xml:space="preserve">выполняет анализ предварительного плана-графика </w:t>
      </w:r>
      <w:r w:rsidR="00AD4688" w:rsidRPr="009772FB">
        <w:rPr>
          <w:rFonts w:cs="Arial"/>
        </w:rPr>
        <w:t>на полноту (лишние/недостающие объекты), корректность (правильные/неправильные сроки мероприятий), чтобы удостовериться в отсутствии ошибок в НСИ и документов измерений, на основе которых выполнен расчет сроков, при необхо</w:t>
      </w:r>
      <w:r w:rsidR="00AD4688" w:rsidRPr="00C5068F">
        <w:rPr>
          <w:rFonts w:cs="Arial"/>
        </w:rPr>
        <w:t xml:space="preserve">димости </w:t>
      </w:r>
      <w:r>
        <w:rPr>
          <w:rFonts w:cs="Arial"/>
        </w:rPr>
        <w:t>выполняет</w:t>
      </w:r>
      <w:r w:rsidRPr="00850753">
        <w:rPr>
          <w:rFonts w:cs="Arial"/>
        </w:rPr>
        <w:t xml:space="preserve"> </w:t>
      </w:r>
      <w:r w:rsidR="00AD4688" w:rsidRPr="00850753">
        <w:rPr>
          <w:rFonts w:cs="Arial"/>
        </w:rPr>
        <w:t>корректировку планов</w:t>
      </w:r>
      <w:r>
        <w:rPr>
          <w:rFonts w:cs="Arial"/>
        </w:rPr>
        <w:t>;</w:t>
      </w:r>
    </w:p>
    <w:p w14:paraId="58B94307" w14:textId="57E6EE90" w:rsidR="00EF032C" w:rsidRDefault="00587A17" w:rsidP="00B153FA">
      <w:pPr>
        <w:pStyle w:val="afa"/>
        <w:numPr>
          <w:ilvl w:val="0"/>
          <w:numId w:val="38"/>
        </w:numPr>
        <w:tabs>
          <w:tab w:val="left" w:pos="993"/>
        </w:tabs>
        <w:spacing w:after="240"/>
        <w:ind w:left="142" w:firstLine="851"/>
        <w:rPr>
          <w:rFonts w:cs="Arial"/>
        </w:rPr>
      </w:pPr>
      <w:ins w:id="763" w:author="Попова Дарья" w:date="2020-07-15T09:55:00Z">
        <w:r>
          <w:rPr>
            <w:rFonts w:cs="Arial"/>
          </w:rPr>
          <w:t>п</w:t>
        </w:r>
      </w:ins>
      <w:del w:id="764" w:author="Попова Дарья" w:date="2020-07-15T09:55:00Z">
        <w:r w:rsidR="006E4A78" w:rsidRPr="00850753" w:rsidDel="00587A17">
          <w:rPr>
            <w:rFonts w:cs="Arial"/>
          </w:rPr>
          <w:delText>П</w:delText>
        </w:r>
      </w:del>
      <w:r w:rsidR="006E4A78" w:rsidRPr="00850753">
        <w:rPr>
          <w:rFonts w:cs="Arial"/>
        </w:rPr>
        <w:t xml:space="preserve">осле </w:t>
      </w:r>
      <w:r w:rsidR="00B31005" w:rsidRPr="00AF2D49">
        <w:rPr>
          <w:rFonts w:cs="Arial"/>
        </w:rPr>
        <w:t xml:space="preserve">анализа </w:t>
      </w:r>
      <w:r w:rsidR="00B31005" w:rsidRPr="00754AC0">
        <w:rPr>
          <w:rFonts w:cs="Arial"/>
        </w:rPr>
        <w:t xml:space="preserve">плановых </w:t>
      </w:r>
      <w:r w:rsidR="006B15A4" w:rsidRPr="00176E86">
        <w:rPr>
          <w:rFonts w:cs="Arial"/>
        </w:rPr>
        <w:t>сроков</w:t>
      </w:r>
      <w:r w:rsidR="00D139D7" w:rsidRPr="00176E86">
        <w:rPr>
          <w:rFonts w:cs="Arial"/>
        </w:rPr>
        <w:t xml:space="preserve"> </w:t>
      </w:r>
      <w:r w:rsidR="00B31005" w:rsidRPr="009772FB">
        <w:rPr>
          <w:rFonts w:cs="Arial"/>
        </w:rPr>
        <w:t xml:space="preserve">мероприятий ТОиР </w:t>
      </w:r>
      <w:r w:rsidR="006E4A78" w:rsidRPr="009772FB">
        <w:rPr>
          <w:rFonts w:cs="Arial"/>
        </w:rPr>
        <w:t xml:space="preserve">в </w:t>
      </w:r>
      <w:r w:rsidR="00DF1167" w:rsidRPr="009772FB">
        <w:rPr>
          <w:rFonts w:cs="Arial"/>
        </w:rPr>
        <w:t>отчет</w:t>
      </w:r>
      <w:r w:rsidR="006E4A78" w:rsidRPr="009772FB">
        <w:rPr>
          <w:rFonts w:cs="Arial"/>
        </w:rPr>
        <w:t>е</w:t>
      </w:r>
      <w:r w:rsidR="00B31005" w:rsidRPr="009772FB">
        <w:rPr>
          <w:rFonts w:cs="Arial"/>
        </w:rPr>
        <w:t xml:space="preserve"> </w:t>
      </w:r>
      <w:r w:rsidR="00C57ECF" w:rsidRPr="009772FB">
        <w:rPr>
          <w:rFonts w:cs="Arial"/>
        </w:rPr>
        <w:t>для просмотра п</w:t>
      </w:r>
      <w:r w:rsidR="00B31005" w:rsidRPr="009772FB">
        <w:rPr>
          <w:rFonts w:cs="Arial"/>
        </w:rPr>
        <w:t>редварительн</w:t>
      </w:r>
      <w:r w:rsidR="00C57ECF" w:rsidRPr="009772FB">
        <w:rPr>
          <w:rFonts w:cs="Arial"/>
        </w:rPr>
        <w:t>ого</w:t>
      </w:r>
      <w:r w:rsidR="00B31005" w:rsidRPr="009772FB">
        <w:rPr>
          <w:rFonts w:cs="Arial"/>
        </w:rPr>
        <w:t xml:space="preserve"> график</w:t>
      </w:r>
      <w:r w:rsidR="00C57ECF" w:rsidRPr="009772FB">
        <w:rPr>
          <w:rFonts w:cs="Arial"/>
        </w:rPr>
        <w:t>а</w:t>
      </w:r>
      <w:r w:rsidR="00B31005" w:rsidRPr="009772FB">
        <w:rPr>
          <w:rFonts w:cs="Arial"/>
        </w:rPr>
        <w:t xml:space="preserve"> воздействий на ПА</w:t>
      </w:r>
      <w:r w:rsidR="00C57ECF" w:rsidRPr="009772FB">
        <w:rPr>
          <w:rFonts w:cs="Arial"/>
        </w:rPr>
        <w:t xml:space="preserve"> (транзакция IP19)</w:t>
      </w:r>
      <w:r w:rsidR="00DF1167" w:rsidRPr="009772FB">
        <w:rPr>
          <w:rFonts w:cs="Arial"/>
        </w:rPr>
        <w:t xml:space="preserve">, </w:t>
      </w:r>
      <w:r w:rsidR="00F62E46" w:rsidRPr="009772FB">
        <w:rPr>
          <w:rFonts w:cs="Arial"/>
        </w:rPr>
        <w:t>Планировщик</w:t>
      </w:r>
      <w:r w:rsidR="00DF1167" w:rsidRPr="009772FB">
        <w:rPr>
          <w:rFonts w:cs="Arial"/>
        </w:rPr>
        <w:t xml:space="preserve"> </w:t>
      </w:r>
      <w:r w:rsidR="00AE2036">
        <w:rPr>
          <w:rFonts w:cs="Arial"/>
        </w:rPr>
        <w:t>ТОиР УО</w:t>
      </w:r>
      <w:r w:rsidR="006E5988">
        <w:rPr>
          <w:rFonts w:cs="Arial"/>
        </w:rPr>
        <w:t xml:space="preserve"> </w:t>
      </w:r>
      <w:r w:rsidR="006E4A78" w:rsidRPr="009772FB">
        <w:rPr>
          <w:rFonts w:cs="Arial"/>
        </w:rPr>
        <w:t>формирует</w:t>
      </w:r>
      <w:r w:rsidR="00D139D7" w:rsidRPr="009772FB">
        <w:rPr>
          <w:rFonts w:cs="Arial"/>
        </w:rPr>
        <w:t xml:space="preserve"> заказ</w:t>
      </w:r>
      <w:r w:rsidR="006E4A78" w:rsidRPr="009772FB">
        <w:rPr>
          <w:rFonts w:cs="Arial"/>
        </w:rPr>
        <w:t>ы на планируемый год из планов ТОРО.</w:t>
      </w:r>
      <w:r w:rsidR="000020C3" w:rsidRPr="009772FB">
        <w:rPr>
          <w:rFonts w:cs="Arial"/>
        </w:rPr>
        <w:t xml:space="preserve"> </w:t>
      </w:r>
      <w:r w:rsidR="00C5068F">
        <w:rPr>
          <w:rFonts w:cs="Arial"/>
        </w:rPr>
        <w:t xml:space="preserve">Планировщик ТОиР </w:t>
      </w:r>
      <w:r w:rsidR="00AE2036">
        <w:rPr>
          <w:rFonts w:cs="Arial"/>
        </w:rPr>
        <w:t>УО</w:t>
      </w:r>
      <w:r w:rsidR="006E5988">
        <w:rPr>
          <w:rFonts w:cs="Arial"/>
        </w:rPr>
        <w:t xml:space="preserve"> </w:t>
      </w:r>
      <w:r w:rsidR="00EF032C">
        <w:rPr>
          <w:rFonts w:cs="Arial"/>
        </w:rPr>
        <w:t xml:space="preserve">присваивает </w:t>
      </w:r>
      <w:r w:rsidR="006E4A78" w:rsidRPr="00176E86">
        <w:rPr>
          <w:rFonts w:cs="Arial"/>
        </w:rPr>
        <w:t>СПП-элемент</w:t>
      </w:r>
      <w:r w:rsidR="006E4A78" w:rsidRPr="00850753">
        <w:rPr>
          <w:rFonts w:cs="Arial"/>
        </w:rPr>
        <w:t xml:space="preserve"> </w:t>
      </w:r>
      <w:r w:rsidR="00EF032C">
        <w:rPr>
          <w:rFonts w:cs="Arial"/>
        </w:rPr>
        <w:t xml:space="preserve">заказу ТОРО </w:t>
      </w:r>
      <w:r w:rsidR="006E4A78" w:rsidRPr="00850753">
        <w:rPr>
          <w:rFonts w:cs="Arial"/>
        </w:rPr>
        <w:t>(для последующих обоснования и контроля бюджета; более подробно – см. КД «</w:t>
      </w:r>
      <w:del w:id="765" w:author="Александр Шрамков" w:date="2021-03-05T12:38:00Z">
        <w:r w:rsidR="000367AC" w:rsidDel="001710A8">
          <w:rPr>
            <w:rFonts w:cs="Arial"/>
          </w:rPr>
          <w:delText>ERP.9.9.</w:delText>
        </w:r>
      </w:del>
      <w:ins w:id="766" w:author="Александр Шрамков" w:date="2021-03-05T12:38:00Z">
        <w:r w:rsidR="001710A8">
          <w:rPr>
            <w:rFonts w:cs="Arial"/>
          </w:rPr>
          <w:t>ERP.13.9.</w:t>
        </w:r>
      </w:ins>
      <w:r w:rsidR="000367AC">
        <w:rPr>
          <w:rFonts w:cs="Arial"/>
        </w:rPr>
        <w:t>2.</w:t>
      </w:r>
      <w:r w:rsidR="006E4A78" w:rsidRPr="00850753">
        <w:rPr>
          <w:rFonts w:cs="Arial"/>
        </w:rPr>
        <w:t>51.PM.КД Формирование и управление бюджетами ТОиР»)</w:t>
      </w:r>
      <w:r w:rsidR="00EF032C">
        <w:rPr>
          <w:rFonts w:cs="Arial"/>
        </w:rPr>
        <w:t>.</w:t>
      </w:r>
      <w:r w:rsidR="00CC5496">
        <w:rPr>
          <w:rFonts w:cs="Arial"/>
        </w:rPr>
        <w:t xml:space="preserve"> При сохранении заказа </w:t>
      </w:r>
      <w:r w:rsidR="00987384">
        <w:rPr>
          <w:rFonts w:cs="Arial"/>
        </w:rPr>
        <w:t>выполняется проверка на соответствие СПП-элемента БЕ, году выполнения работ и разделу структуры бюджета (</w:t>
      </w:r>
      <w:ins w:id="767" w:author="Попова Дарья" w:date="2020-07-15T09:57:00Z">
        <w:r>
          <w:rPr>
            <w:rFonts w:cs="Arial"/>
          </w:rPr>
          <w:t>р</w:t>
        </w:r>
      </w:ins>
      <w:del w:id="768" w:author="Попова Дарья" w:date="2020-07-15T09:57:00Z">
        <w:r w:rsidR="00987384" w:rsidDel="00587A17">
          <w:rPr>
            <w:rFonts w:cs="Arial"/>
          </w:rPr>
          <w:delText>Р</w:delText>
        </w:r>
      </w:del>
      <w:r w:rsidR="00987384">
        <w:rPr>
          <w:rFonts w:cs="Arial"/>
        </w:rPr>
        <w:t xml:space="preserve">азработка </w:t>
      </w:r>
      <w:r w:rsidR="0029466B">
        <w:rPr>
          <w:rFonts w:cs="Arial"/>
        </w:rPr>
        <w:t>PM46 «Проверка при сохранении заказов ТОРО»)</w:t>
      </w:r>
      <w:r w:rsidR="00987384">
        <w:rPr>
          <w:rFonts w:cs="Arial"/>
        </w:rPr>
        <w:t>.</w:t>
      </w:r>
    </w:p>
    <w:p w14:paraId="20190FA4" w14:textId="1D8672CF" w:rsidR="00DB521A" w:rsidRDefault="00721CB3" w:rsidP="00B153FA">
      <w:pPr>
        <w:pStyle w:val="afa"/>
        <w:numPr>
          <w:ilvl w:val="0"/>
          <w:numId w:val="38"/>
        </w:numPr>
        <w:tabs>
          <w:tab w:val="left" w:pos="993"/>
        </w:tabs>
        <w:spacing w:after="240"/>
        <w:ind w:left="142" w:firstLine="851"/>
        <w:rPr>
          <w:rFonts w:cs="Arial"/>
        </w:rPr>
      </w:pPr>
      <w:del w:id="769" w:author="Попова Дарья" w:date="2020-07-15T09:55:00Z">
        <w:r w:rsidDel="00587A17">
          <w:rPr>
            <w:rFonts w:cs="Arial"/>
          </w:rPr>
          <w:delText>В</w:delText>
        </w:r>
      </w:del>
      <w:ins w:id="770" w:author="Попова Дарья" w:date="2020-07-15T09:55:00Z">
        <w:r w:rsidR="00587A17">
          <w:rPr>
            <w:rFonts w:cs="Arial"/>
          </w:rPr>
          <w:t>в</w:t>
        </w:r>
      </w:ins>
      <w:r>
        <w:rPr>
          <w:rFonts w:cs="Arial"/>
        </w:rPr>
        <w:t xml:space="preserve"> системе </w:t>
      </w:r>
      <w:r w:rsidR="00D84AD6">
        <w:rPr>
          <w:rFonts w:cs="Arial"/>
        </w:rPr>
        <w:t xml:space="preserve">предусматривается </w:t>
      </w:r>
      <w:r w:rsidR="00D84AD6" w:rsidRPr="009721BA">
        <w:rPr>
          <w:rFonts w:cs="Arial"/>
        </w:rPr>
        <w:t>автомати</w:t>
      </w:r>
      <w:ins w:id="771" w:author="Александр Шрамков" w:date="2021-03-04T11:03:00Z">
        <w:r w:rsidR="002175C8">
          <w:rPr>
            <w:rFonts w:cs="Arial"/>
          </w:rPr>
          <w:t>зированное</w:t>
        </w:r>
      </w:ins>
      <w:del w:id="772" w:author="Александр Шрамков" w:date="2021-03-04T11:03:00Z">
        <w:r w:rsidR="00D84AD6" w:rsidRPr="009721BA" w:rsidDel="002175C8">
          <w:rPr>
            <w:rFonts w:cs="Arial"/>
          </w:rPr>
          <w:delText>ческое</w:delText>
        </w:r>
      </w:del>
      <w:r w:rsidR="00D84AD6" w:rsidRPr="009721BA">
        <w:rPr>
          <w:rFonts w:cs="Arial"/>
        </w:rPr>
        <w:t xml:space="preserve"> </w:t>
      </w:r>
      <w:r w:rsidR="00DB521A" w:rsidRPr="009721BA">
        <w:rPr>
          <w:rFonts w:cs="Arial"/>
        </w:rPr>
        <w:t xml:space="preserve">определение </w:t>
      </w:r>
      <w:del w:id="773" w:author="Александр Шрамков" w:date="2021-03-04T11:03:00Z">
        <w:r w:rsidR="00DB521A" w:rsidRPr="009721BA" w:rsidDel="002175C8">
          <w:rPr>
            <w:rFonts w:cs="Arial"/>
          </w:rPr>
          <w:delText>ранга</w:delText>
        </w:r>
        <w:r w:rsidR="007B0024" w:rsidDel="002175C8">
          <w:rPr>
            <w:rFonts w:cs="Arial"/>
          </w:rPr>
          <w:delText xml:space="preserve"> </w:delText>
        </w:r>
      </w:del>
      <w:ins w:id="774" w:author="Александр Шрамков" w:date="2021-03-04T11:03:00Z">
        <w:r w:rsidR="002175C8">
          <w:rPr>
            <w:rFonts w:cs="Arial"/>
          </w:rPr>
          <w:t xml:space="preserve">приоритета </w:t>
        </w:r>
      </w:ins>
      <w:del w:id="775" w:author="Александр Шрамков" w:date="2021-03-04T11:03:00Z">
        <w:r w:rsidR="007B0024" w:rsidDel="002175C8">
          <w:rPr>
            <w:rFonts w:cs="Arial"/>
          </w:rPr>
          <w:delText xml:space="preserve">в </w:delText>
        </w:r>
      </w:del>
      <w:r w:rsidR="007B0024">
        <w:rPr>
          <w:rFonts w:cs="Arial"/>
        </w:rPr>
        <w:t>заказ</w:t>
      </w:r>
      <w:ins w:id="776" w:author="Александр Шрамков" w:date="2021-03-04T11:03:00Z">
        <w:r w:rsidR="002175C8">
          <w:rPr>
            <w:rFonts w:cs="Arial"/>
          </w:rPr>
          <w:t>а</w:t>
        </w:r>
      </w:ins>
      <w:del w:id="777" w:author="Александр Шрамков" w:date="2021-03-04T11:03:00Z">
        <w:r w:rsidR="007B0024" w:rsidDel="002175C8">
          <w:rPr>
            <w:rFonts w:cs="Arial"/>
          </w:rPr>
          <w:delText>е</w:delText>
        </w:r>
      </w:del>
      <w:r w:rsidR="007B0024">
        <w:rPr>
          <w:rFonts w:cs="Arial"/>
        </w:rPr>
        <w:t xml:space="preserve"> ТОРО </w:t>
      </w:r>
      <w:r w:rsidR="00BD3DDA">
        <w:rPr>
          <w:rFonts w:cs="Arial"/>
        </w:rPr>
        <w:t>на закладке «</w:t>
      </w:r>
      <w:del w:id="778" w:author="Александр Шрамков" w:date="2021-03-04T11:04:00Z">
        <w:r w:rsidR="00DB521A" w:rsidDel="002175C8">
          <w:rPr>
            <w:rFonts w:cs="Arial"/>
          </w:rPr>
          <w:delText>Расширение заказа ТОРО</w:delText>
        </w:r>
      </w:del>
      <w:ins w:id="779" w:author="Александр Шрамков" w:date="2021-03-04T11:04:00Z">
        <w:r w:rsidR="002175C8">
          <w:rPr>
            <w:rFonts w:cs="Arial"/>
          </w:rPr>
          <w:t>Приоритизация работ по ТОиР</w:t>
        </w:r>
      </w:ins>
      <w:r w:rsidR="00BD3DDA">
        <w:rPr>
          <w:rFonts w:cs="Arial"/>
        </w:rPr>
        <w:t>» на основании алгоритма, описанного в Методи</w:t>
      </w:r>
      <w:ins w:id="780" w:author="Александр Шрамков" w:date="2021-03-04T11:05:00Z">
        <w:r w:rsidR="002175C8">
          <w:rPr>
            <w:rFonts w:cs="Arial"/>
          </w:rPr>
          <w:t xml:space="preserve">ческих указаниях </w:t>
        </w:r>
      </w:ins>
      <w:del w:id="781" w:author="Александр Шрамков" w:date="2021-03-04T11:05:00Z">
        <w:r w:rsidR="00BD3DDA" w:rsidDel="002175C8">
          <w:rPr>
            <w:rFonts w:cs="Arial"/>
          </w:rPr>
          <w:delText>ке</w:delText>
        </w:r>
      </w:del>
      <w:r w:rsidR="00BD3DDA">
        <w:rPr>
          <w:rFonts w:cs="Arial"/>
        </w:rPr>
        <w:t xml:space="preserve"> </w:t>
      </w:r>
      <w:del w:id="782" w:author="Александр Шрамков" w:date="2021-03-04T11:05:00Z">
        <w:r w:rsidR="00BD3DDA" w:rsidDel="002175C8">
          <w:rPr>
            <w:rFonts w:cs="Arial"/>
          </w:rPr>
          <w:delText xml:space="preserve">ранжирования </w:delText>
        </w:r>
        <w:r w:rsidR="006E4F84" w:rsidDel="002175C8">
          <w:rPr>
            <w:rFonts w:cs="Arial"/>
          </w:rPr>
          <w:delText>воздействий на ПА</w:delText>
        </w:r>
      </w:del>
      <w:ins w:id="783" w:author="Александр Шрамков" w:date="2021-03-04T11:05:00Z">
        <w:r w:rsidR="002175C8">
          <w:rPr>
            <w:rFonts w:cs="Arial"/>
          </w:rPr>
          <w:t xml:space="preserve"> «Приоритизация работ по ТОиР»</w:t>
        </w:r>
      </w:ins>
      <w:r w:rsidR="00BD3DDA">
        <w:rPr>
          <w:rFonts w:cs="Arial"/>
        </w:rPr>
        <w:t>. При отсутствии необходимых данных для расчета</w:t>
      </w:r>
      <w:r w:rsidR="00DB521A">
        <w:rPr>
          <w:rFonts w:cs="Arial"/>
        </w:rPr>
        <w:t xml:space="preserve"> </w:t>
      </w:r>
      <w:del w:id="784" w:author="Александр Шрамков" w:date="2021-03-04T11:05:00Z">
        <w:r w:rsidR="00DB521A" w:rsidDel="002175C8">
          <w:rPr>
            <w:rFonts w:cs="Arial"/>
          </w:rPr>
          <w:delText xml:space="preserve">ранга </w:delText>
        </w:r>
      </w:del>
      <w:ins w:id="785" w:author="Александр Шрамков" w:date="2021-03-04T11:05:00Z">
        <w:r w:rsidR="002175C8">
          <w:rPr>
            <w:rFonts w:cs="Arial"/>
          </w:rPr>
          <w:t xml:space="preserve">приоритета </w:t>
        </w:r>
      </w:ins>
      <w:r w:rsidR="00DB521A">
        <w:rPr>
          <w:rFonts w:cs="Arial"/>
        </w:rPr>
        <w:t xml:space="preserve">данное поле остается пустым </w:t>
      </w:r>
      <w:ins w:id="786" w:author="Александр Шрамков" w:date="2021-03-04T11:05:00Z">
        <w:r w:rsidR="002175C8">
          <w:rPr>
            <w:rFonts w:cs="Arial"/>
          </w:rPr>
          <w:t xml:space="preserve">и </w:t>
        </w:r>
      </w:ins>
      <w:r w:rsidR="00DB521A">
        <w:rPr>
          <w:rFonts w:cs="Arial"/>
        </w:rPr>
        <w:t>не заполняется. Описание разработки приведено в</w:t>
      </w:r>
      <w:r w:rsidR="00DB521A" w:rsidRPr="00B153FA">
        <w:rPr>
          <w:rFonts w:cs="Arial"/>
        </w:rPr>
        <w:t xml:space="preserve"> п.5.10.8 данного КД</w:t>
      </w:r>
      <w:del w:id="787" w:author="Попова Дарья" w:date="2020-07-15T09:57:00Z">
        <w:r w:rsidR="00DB521A" w:rsidRPr="00B153FA" w:rsidDel="00587A17">
          <w:rPr>
            <w:rFonts w:cs="Arial"/>
          </w:rPr>
          <w:delText>)</w:delText>
        </w:r>
      </w:del>
      <w:r w:rsidR="00DB521A" w:rsidRPr="00EF6009">
        <w:rPr>
          <w:rFonts w:cs="Arial"/>
        </w:rPr>
        <w:t>.</w:t>
      </w:r>
    </w:p>
    <w:p w14:paraId="7D2A2E87" w14:textId="77777777" w:rsidR="00D811A4" w:rsidRDefault="00D811A4" w:rsidP="00B153FA">
      <w:pPr>
        <w:spacing w:after="240"/>
        <w:rPr>
          <w:rFonts w:cs="Arial"/>
        </w:rPr>
      </w:pPr>
    </w:p>
    <w:p w14:paraId="5647DF1D" w14:textId="77777777" w:rsidR="004737FA" w:rsidRDefault="004737FA" w:rsidP="00B153FA">
      <w:pPr>
        <w:spacing w:after="240"/>
        <w:rPr>
          <w:rFonts w:cs="Arial"/>
        </w:rPr>
      </w:pPr>
      <w:r>
        <w:rPr>
          <w:rFonts w:cs="Arial"/>
          <w:b/>
        </w:rPr>
        <w:t>Этап 2</w:t>
      </w:r>
      <w:r w:rsidRPr="00A56639">
        <w:rPr>
          <w:rFonts w:cs="Arial"/>
          <w:b/>
        </w:rPr>
        <w:t xml:space="preserve">. Формирование </w:t>
      </w:r>
      <w:r>
        <w:rPr>
          <w:rFonts w:cs="Arial"/>
          <w:b/>
        </w:rPr>
        <w:t>плана-графика воздействий на ПА</w:t>
      </w:r>
    </w:p>
    <w:p w14:paraId="1E472EEF" w14:textId="7CB16431" w:rsidR="00034904" w:rsidRPr="00850753" w:rsidRDefault="00F62E46" w:rsidP="00B153FA">
      <w:pPr>
        <w:spacing w:after="240"/>
        <w:rPr>
          <w:rFonts w:cs="Arial"/>
        </w:rPr>
      </w:pPr>
      <w:r>
        <w:rPr>
          <w:rFonts w:cs="Arial"/>
        </w:rPr>
        <w:t>Планировщик</w:t>
      </w:r>
      <w:r w:rsidR="006B15A4">
        <w:rPr>
          <w:rFonts w:cs="Arial"/>
        </w:rPr>
        <w:t xml:space="preserve"> </w:t>
      </w:r>
      <w:r w:rsidR="002535C0">
        <w:rPr>
          <w:rFonts w:cs="Arial"/>
        </w:rPr>
        <w:t>ТОиР УО</w:t>
      </w:r>
      <w:r w:rsidR="00BB53B0">
        <w:rPr>
          <w:rFonts w:cs="Arial"/>
        </w:rPr>
        <w:t xml:space="preserve"> </w:t>
      </w:r>
      <w:r w:rsidR="00570A57" w:rsidRPr="00850753">
        <w:rPr>
          <w:rFonts w:cs="Arial"/>
        </w:rPr>
        <w:t xml:space="preserve">на базе </w:t>
      </w:r>
      <w:r w:rsidR="00D139D7" w:rsidRPr="00AF2D49">
        <w:rPr>
          <w:rFonts w:cs="Arial"/>
        </w:rPr>
        <w:t>заказ</w:t>
      </w:r>
      <w:r w:rsidR="00570A57" w:rsidRPr="00754AC0">
        <w:rPr>
          <w:rFonts w:cs="Arial"/>
        </w:rPr>
        <w:t>ов</w:t>
      </w:r>
      <w:r w:rsidR="004737FA">
        <w:rPr>
          <w:rFonts w:cs="Arial"/>
        </w:rPr>
        <w:t xml:space="preserve"> ТОРО</w:t>
      </w:r>
      <w:r w:rsidR="00570A57" w:rsidRPr="00850753">
        <w:rPr>
          <w:rFonts w:cs="Arial"/>
        </w:rPr>
        <w:t xml:space="preserve">, сформированных </w:t>
      </w:r>
      <w:r w:rsidR="00DB06B7">
        <w:rPr>
          <w:rFonts w:cs="Arial"/>
        </w:rPr>
        <w:t xml:space="preserve">как </w:t>
      </w:r>
      <w:r w:rsidR="00570A57" w:rsidRPr="00850753">
        <w:rPr>
          <w:rFonts w:cs="Arial"/>
        </w:rPr>
        <w:t xml:space="preserve">из планов ТОРО, </w:t>
      </w:r>
      <w:r w:rsidR="00DB06B7">
        <w:rPr>
          <w:rFonts w:cs="Arial"/>
        </w:rPr>
        <w:t xml:space="preserve">так </w:t>
      </w:r>
      <w:r w:rsidR="00570A57" w:rsidRPr="00850753">
        <w:rPr>
          <w:rFonts w:cs="Arial"/>
        </w:rPr>
        <w:t>и</w:t>
      </w:r>
      <w:r w:rsidR="00DB06B7">
        <w:rPr>
          <w:rFonts w:cs="Arial"/>
        </w:rPr>
        <w:t xml:space="preserve"> заказов, перенесенных из предыдущих периодов (включая плановые и внеплановые заказы)</w:t>
      </w:r>
      <w:r w:rsidR="00570A57" w:rsidRPr="00850753">
        <w:rPr>
          <w:rFonts w:cs="Arial"/>
        </w:rPr>
        <w:t xml:space="preserve">, </w:t>
      </w:r>
      <w:r w:rsidR="00DB06B7">
        <w:rPr>
          <w:rFonts w:cs="Arial"/>
        </w:rPr>
        <w:t xml:space="preserve">а также сетевых графиков, </w:t>
      </w:r>
      <w:r w:rsidR="00F735BF" w:rsidRPr="00850753">
        <w:rPr>
          <w:rFonts w:cs="Arial"/>
        </w:rPr>
        <w:t>формирует общий план-график</w:t>
      </w:r>
      <w:r w:rsidR="0038070E" w:rsidRPr="00850753">
        <w:rPr>
          <w:rFonts w:cs="Arial"/>
        </w:rPr>
        <w:t xml:space="preserve"> </w:t>
      </w:r>
      <w:r w:rsidR="004737FA">
        <w:rPr>
          <w:rFonts w:cs="Arial"/>
        </w:rPr>
        <w:t xml:space="preserve">воздействий на ПА </w:t>
      </w:r>
      <w:r w:rsidR="0038070E" w:rsidRPr="00850753">
        <w:rPr>
          <w:rFonts w:cs="Arial"/>
        </w:rPr>
        <w:t>на планируемый календарный год</w:t>
      </w:r>
      <w:r w:rsidR="00570A57" w:rsidRPr="00AF2D49">
        <w:rPr>
          <w:rFonts w:cs="Arial"/>
        </w:rPr>
        <w:t xml:space="preserve">, </w:t>
      </w:r>
      <w:r w:rsidR="00570A57" w:rsidRPr="009721BA">
        <w:rPr>
          <w:rFonts w:cs="Arial"/>
        </w:rPr>
        <w:t>при этом используется алгоритм</w:t>
      </w:r>
      <w:r w:rsidR="0038070E" w:rsidRPr="009721BA">
        <w:rPr>
          <w:rFonts w:cs="Arial"/>
        </w:rPr>
        <w:t xml:space="preserve"> оптимизации</w:t>
      </w:r>
      <w:r w:rsidR="00570A57" w:rsidRPr="009721BA">
        <w:rPr>
          <w:rFonts w:cs="Arial"/>
        </w:rPr>
        <w:t xml:space="preserve">, направленный на </w:t>
      </w:r>
      <w:r w:rsidR="005964C6" w:rsidRPr="009721BA">
        <w:rPr>
          <w:rFonts w:cs="Arial"/>
        </w:rPr>
        <w:t xml:space="preserve">синхронизацию работ и </w:t>
      </w:r>
      <w:r w:rsidR="006E3885" w:rsidRPr="009721BA">
        <w:rPr>
          <w:rFonts w:cs="Arial"/>
        </w:rPr>
        <w:t>сокращение времени простоев ПА в ремонте</w:t>
      </w:r>
      <w:r w:rsidR="00570A57" w:rsidRPr="009721BA">
        <w:rPr>
          <w:rFonts w:cs="Arial"/>
        </w:rPr>
        <w:t xml:space="preserve">, </w:t>
      </w:r>
      <w:del w:id="788" w:author="Попова Дарья" w:date="2020-07-15T10:39:00Z">
        <w:r w:rsidR="004737FA" w:rsidRPr="009721BA" w:rsidDel="004B135A">
          <w:rPr>
            <w:rFonts w:cs="Arial"/>
          </w:rPr>
          <w:delText xml:space="preserve"> </w:delText>
        </w:r>
      </w:del>
      <w:r w:rsidR="004737FA" w:rsidRPr="009721BA">
        <w:rPr>
          <w:rFonts w:cs="Arial"/>
        </w:rPr>
        <w:t>см описание разработки PM21 в разделе 5.10.7.1 данного КД)</w:t>
      </w:r>
      <w:r w:rsidR="00570A57" w:rsidRPr="009721BA">
        <w:rPr>
          <w:rFonts w:cs="Arial"/>
        </w:rPr>
        <w:t>.</w:t>
      </w:r>
      <w:r w:rsidR="00570A57" w:rsidRPr="00850753">
        <w:rPr>
          <w:rFonts w:cs="Arial"/>
        </w:rPr>
        <w:t xml:space="preserve"> </w:t>
      </w:r>
    </w:p>
    <w:p w14:paraId="05B0F580" w14:textId="77777777" w:rsidR="00C24F9B" w:rsidRPr="009F3653" w:rsidRDefault="00C24F9B" w:rsidP="00B153FA">
      <w:pPr>
        <w:spacing w:after="240"/>
        <w:rPr>
          <w:rFonts w:cs="Arial"/>
          <w:b/>
        </w:rPr>
      </w:pPr>
    </w:p>
    <w:p w14:paraId="551DC2A7" w14:textId="5B536A60" w:rsidR="00034904" w:rsidRPr="00B153FA" w:rsidRDefault="004737FA" w:rsidP="00B153FA">
      <w:pPr>
        <w:spacing w:after="240"/>
        <w:rPr>
          <w:rFonts w:cs="Arial"/>
          <w:b/>
        </w:rPr>
      </w:pPr>
      <w:del w:id="789" w:author="Попова Дарья" w:date="2020-07-15T10:39:00Z">
        <w:r w:rsidDel="004B135A">
          <w:rPr>
            <w:rFonts w:cs="Arial"/>
            <w:b/>
          </w:rPr>
          <w:delText xml:space="preserve"> </w:delText>
        </w:r>
      </w:del>
      <w:r w:rsidRPr="004737FA">
        <w:rPr>
          <w:rFonts w:cs="Arial"/>
          <w:b/>
        </w:rPr>
        <w:t>Этап 3.</w:t>
      </w:r>
      <w:r w:rsidRPr="00B153FA">
        <w:rPr>
          <w:rFonts w:cs="Arial"/>
          <w:b/>
        </w:rPr>
        <w:t xml:space="preserve"> Анализ заказов</w:t>
      </w:r>
      <w:ins w:id="790" w:author="Попова Дарья" w:date="2020-07-15T15:28:00Z">
        <w:r w:rsidR="005D77CA">
          <w:rPr>
            <w:rFonts w:cs="Arial"/>
            <w:b/>
          </w:rPr>
          <w:t xml:space="preserve"> и сетевых графиков</w:t>
        </w:r>
      </w:ins>
    </w:p>
    <w:p w14:paraId="71C15509" w14:textId="6DDF13AA" w:rsidR="006E4A78" w:rsidRDefault="0038070E" w:rsidP="00B153FA">
      <w:pPr>
        <w:spacing w:after="240"/>
        <w:rPr>
          <w:rFonts w:cs="Arial"/>
        </w:rPr>
      </w:pPr>
      <w:r>
        <w:rPr>
          <w:rFonts w:cs="Arial"/>
        </w:rPr>
        <w:t>Н</w:t>
      </w:r>
      <w:r w:rsidR="00034904">
        <w:rPr>
          <w:rFonts w:cs="Arial"/>
        </w:rPr>
        <w:t>а третьем этапе</w:t>
      </w:r>
      <w:r>
        <w:rPr>
          <w:rFonts w:cs="Arial"/>
        </w:rPr>
        <w:t xml:space="preserve"> </w:t>
      </w:r>
      <w:r w:rsidR="00F62E46">
        <w:rPr>
          <w:rFonts w:cs="Arial"/>
        </w:rPr>
        <w:t>Планировщик</w:t>
      </w:r>
      <w:r w:rsidR="00005FC4">
        <w:rPr>
          <w:rFonts w:cs="Arial"/>
        </w:rPr>
        <w:t>ом</w:t>
      </w:r>
      <w:r w:rsidR="00DB58A1">
        <w:rPr>
          <w:rFonts w:cs="Arial"/>
        </w:rPr>
        <w:t xml:space="preserve"> </w:t>
      </w:r>
      <w:r w:rsidR="002535C0">
        <w:rPr>
          <w:rFonts w:cs="Arial"/>
        </w:rPr>
        <w:t>ТОиР УО</w:t>
      </w:r>
      <w:r w:rsidR="00BB53B0">
        <w:rPr>
          <w:rFonts w:cs="Arial"/>
        </w:rPr>
        <w:t xml:space="preserve"> </w:t>
      </w:r>
      <w:r w:rsidR="00DB58A1">
        <w:rPr>
          <w:rFonts w:cs="Arial"/>
        </w:rPr>
        <w:t>выполняются:</w:t>
      </w:r>
    </w:p>
    <w:p w14:paraId="20E82857" w14:textId="13BE6B23" w:rsidR="00DB58A1" w:rsidRPr="00850753" w:rsidRDefault="00DB58A1" w:rsidP="002E665C">
      <w:pPr>
        <w:pStyle w:val="afa"/>
        <w:numPr>
          <w:ilvl w:val="0"/>
          <w:numId w:val="32"/>
        </w:numPr>
        <w:spacing w:after="240"/>
        <w:ind w:left="851" w:hanging="284"/>
        <w:rPr>
          <w:rFonts w:cs="Arial"/>
        </w:rPr>
      </w:pPr>
      <w:r w:rsidRPr="00850753">
        <w:rPr>
          <w:rFonts w:cs="Arial"/>
        </w:rPr>
        <w:lastRenderedPageBreak/>
        <w:t>проверка наличия и полноты техкарты, на основе которой должен создаваться</w:t>
      </w:r>
      <w:r w:rsidR="00D139D7" w:rsidRPr="00850753">
        <w:rPr>
          <w:rFonts w:cs="Arial"/>
        </w:rPr>
        <w:t xml:space="preserve"> заказ</w:t>
      </w:r>
      <w:r w:rsidRPr="00850753">
        <w:rPr>
          <w:rFonts w:cs="Arial"/>
        </w:rPr>
        <w:t>. В случае ее отсутствия –</w:t>
      </w:r>
      <w:r w:rsidR="00D139D7" w:rsidRPr="00850753">
        <w:rPr>
          <w:rFonts w:cs="Arial"/>
        </w:rPr>
        <w:t xml:space="preserve"> заказ</w:t>
      </w:r>
      <w:r w:rsidRPr="00850753">
        <w:rPr>
          <w:rFonts w:cs="Arial"/>
        </w:rPr>
        <w:t xml:space="preserve"> (операции, трудоемкость, компоненты, плановые объемы расхода) </w:t>
      </w:r>
      <w:ins w:id="791" w:author="Попова Дарья" w:date="2020-07-15T10:41:00Z">
        <w:r w:rsidR="004B135A">
          <w:rPr>
            <w:rFonts w:cs="Arial"/>
          </w:rPr>
          <w:t xml:space="preserve">и сетевой график </w:t>
        </w:r>
      </w:ins>
      <w:r w:rsidRPr="00850753">
        <w:rPr>
          <w:rFonts w:cs="Arial"/>
        </w:rPr>
        <w:t xml:space="preserve">должен быть наполнен </w:t>
      </w:r>
      <w:r w:rsidR="00F62E46" w:rsidRPr="00AF2D49">
        <w:rPr>
          <w:rFonts w:cs="Arial"/>
        </w:rPr>
        <w:t>Планировщик</w:t>
      </w:r>
      <w:r w:rsidRPr="00754AC0">
        <w:rPr>
          <w:rFonts w:cs="Arial"/>
        </w:rPr>
        <w:t xml:space="preserve">ом, а его наполнение согласовано со </w:t>
      </w:r>
      <w:r w:rsidR="000168D4" w:rsidRPr="00176E86">
        <w:rPr>
          <w:rFonts w:cs="Arial"/>
        </w:rPr>
        <w:t>С</w:t>
      </w:r>
      <w:r w:rsidRPr="00A44015">
        <w:rPr>
          <w:rFonts w:cs="Arial"/>
        </w:rPr>
        <w:t xml:space="preserve">таршим </w:t>
      </w:r>
      <w:r w:rsidR="000168D4" w:rsidRPr="009772FB">
        <w:rPr>
          <w:rFonts w:cs="Arial"/>
        </w:rPr>
        <w:t>п</w:t>
      </w:r>
      <w:r w:rsidR="00F62E46" w:rsidRPr="009772FB">
        <w:rPr>
          <w:rFonts w:cs="Arial"/>
        </w:rPr>
        <w:t>ланировщик</w:t>
      </w:r>
      <w:r w:rsidRPr="009772FB">
        <w:rPr>
          <w:rFonts w:cs="Arial"/>
        </w:rPr>
        <w:t>ом</w:t>
      </w:r>
      <w:r w:rsidR="00005FC4" w:rsidRPr="009772FB">
        <w:rPr>
          <w:rFonts w:cs="Arial"/>
        </w:rPr>
        <w:t>;</w:t>
      </w:r>
    </w:p>
    <w:p w14:paraId="05606501" w14:textId="515AE2CD" w:rsidR="00DB58A1" w:rsidRPr="00AF2D49" w:rsidRDefault="00DB58A1" w:rsidP="002E665C">
      <w:pPr>
        <w:pStyle w:val="afa"/>
        <w:numPr>
          <w:ilvl w:val="0"/>
          <w:numId w:val="32"/>
        </w:numPr>
        <w:spacing w:after="240"/>
        <w:ind w:left="851" w:hanging="284"/>
        <w:rPr>
          <w:rFonts w:cs="Arial"/>
        </w:rPr>
      </w:pPr>
      <w:r w:rsidRPr="00850753">
        <w:rPr>
          <w:rFonts w:cs="Arial"/>
        </w:rPr>
        <w:t xml:space="preserve">проверка и при необходимости актуализация </w:t>
      </w:r>
      <w:r w:rsidR="00AD3032" w:rsidRPr="00754AC0">
        <w:rPr>
          <w:rFonts w:cs="Arial"/>
        </w:rPr>
        <w:t xml:space="preserve">индикатора </w:t>
      </w:r>
      <w:r w:rsidR="00D139D7" w:rsidRPr="00176E86">
        <w:rPr>
          <w:rFonts w:cs="Arial"/>
        </w:rPr>
        <w:t>заказ</w:t>
      </w:r>
      <w:r w:rsidRPr="00176E86">
        <w:rPr>
          <w:rFonts w:cs="Arial"/>
        </w:rPr>
        <w:t>ов</w:t>
      </w:r>
      <w:r w:rsidRPr="00850753">
        <w:rPr>
          <w:rFonts w:cs="Arial"/>
        </w:rPr>
        <w:t xml:space="preserve">, определяющих выполнение работ во время остановки оборудования (индикаторы </w:t>
      </w:r>
      <w:r w:rsidR="006C0900" w:rsidRPr="00850753">
        <w:rPr>
          <w:rFonts w:cs="Arial"/>
        </w:rPr>
        <w:t xml:space="preserve">описываются в КД </w:t>
      </w:r>
      <w:del w:id="792" w:author="Александр Шрамков" w:date="2021-03-05T12:38:00Z">
        <w:r w:rsidR="000367AC" w:rsidDel="001710A8">
          <w:rPr>
            <w:rFonts w:cs="Arial"/>
          </w:rPr>
          <w:delText>ERP.9.9.</w:delText>
        </w:r>
      </w:del>
      <w:ins w:id="793" w:author="Александр Шрамков" w:date="2021-03-05T12:38:00Z">
        <w:r w:rsidR="001710A8">
          <w:rPr>
            <w:rFonts w:cs="Arial"/>
          </w:rPr>
          <w:t>ERP.13.9.</w:t>
        </w:r>
      </w:ins>
      <w:r w:rsidR="000367AC">
        <w:rPr>
          <w:rFonts w:cs="Arial"/>
        </w:rPr>
        <w:t>2.</w:t>
      </w:r>
      <w:r w:rsidR="006C0900" w:rsidRPr="00850753">
        <w:rPr>
          <w:rFonts w:cs="Arial"/>
        </w:rPr>
        <w:t>53.PM.КД «Планирование остановочных ремонтов»)</w:t>
      </w:r>
      <w:r w:rsidR="00005FC4" w:rsidRPr="00850753">
        <w:rPr>
          <w:rFonts w:cs="Arial"/>
        </w:rPr>
        <w:t>;</w:t>
      </w:r>
    </w:p>
    <w:p w14:paraId="7B8A181E" w14:textId="58D4E18D" w:rsidR="00FE3304" w:rsidRDefault="00005FC4" w:rsidP="002E665C">
      <w:pPr>
        <w:pStyle w:val="afa"/>
        <w:numPr>
          <w:ilvl w:val="0"/>
          <w:numId w:val="32"/>
        </w:numPr>
        <w:spacing w:after="240"/>
        <w:ind w:left="851" w:hanging="284"/>
        <w:rPr>
          <w:rFonts w:cs="Arial"/>
        </w:rPr>
      </w:pPr>
      <w:r w:rsidRPr="00176E86">
        <w:rPr>
          <w:rFonts w:cs="Arial"/>
        </w:rPr>
        <w:t>анализ целесообразности использования МТР в</w:t>
      </w:r>
      <w:r w:rsidR="00D139D7" w:rsidRPr="00176E86">
        <w:rPr>
          <w:rFonts w:cs="Arial"/>
        </w:rPr>
        <w:t xml:space="preserve"> заказ</w:t>
      </w:r>
      <w:r w:rsidRPr="00A44015">
        <w:rPr>
          <w:rFonts w:cs="Arial"/>
        </w:rPr>
        <w:t xml:space="preserve">ах </w:t>
      </w:r>
      <w:ins w:id="794" w:author="Попова Дарья" w:date="2020-07-15T11:48:00Z">
        <w:r w:rsidR="00812FCA">
          <w:rPr>
            <w:rFonts w:cs="Arial"/>
          </w:rPr>
          <w:t xml:space="preserve">и сетевых графиках </w:t>
        </w:r>
      </w:ins>
      <w:r w:rsidRPr="00A44015">
        <w:rPr>
          <w:rFonts w:cs="Arial"/>
        </w:rPr>
        <w:t xml:space="preserve">(с учетом стоимости материалов-аналогов, как закупаемых, так и собственного изготовления, также анализируется стоимость проведения воздействия на ПА по отношению к </w:t>
      </w:r>
      <w:r w:rsidR="00705C78" w:rsidRPr="009772FB">
        <w:rPr>
          <w:rFonts w:cs="Arial"/>
        </w:rPr>
        <w:t xml:space="preserve">стоимости </w:t>
      </w:r>
      <w:r w:rsidRPr="009772FB">
        <w:rPr>
          <w:rFonts w:cs="Arial"/>
        </w:rPr>
        <w:t>закупк</w:t>
      </w:r>
      <w:r w:rsidR="00705C78" w:rsidRPr="009772FB">
        <w:rPr>
          <w:rFonts w:cs="Arial"/>
        </w:rPr>
        <w:t>и</w:t>
      </w:r>
      <w:r w:rsidRPr="009772FB">
        <w:rPr>
          <w:rFonts w:cs="Arial"/>
        </w:rPr>
        <w:t xml:space="preserve"> нового оборудования</w:t>
      </w:r>
      <w:r w:rsidR="00705C78" w:rsidRPr="00850753">
        <w:rPr>
          <w:rFonts w:cs="Arial"/>
        </w:rPr>
        <w:t>)</w:t>
      </w:r>
      <w:r w:rsidR="009772FB">
        <w:rPr>
          <w:rFonts w:cs="Arial"/>
        </w:rPr>
        <w:t>.</w:t>
      </w:r>
      <w:r w:rsidR="00705C78" w:rsidRPr="00850753">
        <w:rPr>
          <w:rFonts w:cs="Arial"/>
        </w:rPr>
        <w:t xml:space="preserve"> </w:t>
      </w:r>
      <w:r w:rsidR="00DD7BDA" w:rsidRPr="00850753">
        <w:rPr>
          <w:rFonts w:cs="Arial"/>
        </w:rPr>
        <w:t xml:space="preserve">В случае </w:t>
      </w:r>
      <w:r w:rsidR="00843DF5" w:rsidRPr="00850753">
        <w:rPr>
          <w:rFonts w:cs="Arial"/>
        </w:rPr>
        <w:t xml:space="preserve">выявления нецелесообразных к использованию МТР в заказах, </w:t>
      </w:r>
      <w:r w:rsidR="00583B3B" w:rsidRPr="00176E86">
        <w:rPr>
          <w:rFonts w:cs="Arial"/>
        </w:rPr>
        <w:t xml:space="preserve">Планировщик </w:t>
      </w:r>
      <w:r w:rsidR="00705C78" w:rsidRPr="00A44015">
        <w:rPr>
          <w:rFonts w:cs="Arial"/>
        </w:rPr>
        <w:t xml:space="preserve">должен заменить МТР </w:t>
      </w:r>
      <w:r w:rsidR="00F07ABC" w:rsidRPr="009772FB">
        <w:rPr>
          <w:rFonts w:cs="Arial"/>
        </w:rPr>
        <w:t>в</w:t>
      </w:r>
      <w:r w:rsidR="00D139D7" w:rsidRPr="009772FB">
        <w:rPr>
          <w:rFonts w:cs="Arial"/>
        </w:rPr>
        <w:t xml:space="preserve"> заказ</w:t>
      </w:r>
      <w:r w:rsidR="00F07ABC" w:rsidRPr="009772FB">
        <w:rPr>
          <w:rFonts w:cs="Arial"/>
        </w:rPr>
        <w:t xml:space="preserve">ах </w:t>
      </w:r>
      <w:r w:rsidR="00705C78" w:rsidRPr="009772FB">
        <w:rPr>
          <w:rFonts w:cs="Arial"/>
        </w:rPr>
        <w:t>на более целесообразные</w:t>
      </w:r>
      <w:r w:rsidR="00843DF5" w:rsidRPr="009772FB">
        <w:rPr>
          <w:rFonts w:cs="Arial"/>
        </w:rPr>
        <w:t xml:space="preserve"> (например, на более дешевые </w:t>
      </w:r>
      <w:r w:rsidR="00B81C00" w:rsidRPr="009772FB">
        <w:rPr>
          <w:rFonts w:cs="Arial"/>
        </w:rPr>
        <w:t>безусловные</w:t>
      </w:r>
      <w:r w:rsidR="00843DF5" w:rsidRPr="009772FB">
        <w:rPr>
          <w:rFonts w:cs="Arial"/>
        </w:rPr>
        <w:t xml:space="preserve"> аналоги). </w:t>
      </w:r>
      <w:ins w:id="795" w:author="Александр Шрамков" w:date="2021-03-05T11:43:00Z">
        <w:r w:rsidR="00040B24">
          <w:rPr>
            <w:rFonts w:cs="Arial"/>
          </w:rPr>
          <w:t xml:space="preserve">Также в момент анализа </w:t>
        </w:r>
        <w:r w:rsidR="00423DEE">
          <w:rPr>
            <w:rFonts w:cs="Arial"/>
          </w:rPr>
          <w:t>МТР</w:t>
        </w:r>
      </w:ins>
      <w:ins w:id="796" w:author="Александр Шрамков" w:date="2021-03-05T11:44:00Z">
        <w:r w:rsidR="00423DEE">
          <w:rPr>
            <w:rFonts w:cs="Arial"/>
          </w:rPr>
          <w:t xml:space="preserve"> учитывается наличие сезонных МТР к МТР, запланированным в заказах ТОРО, с автоматизированным </w:t>
        </w:r>
      </w:ins>
      <w:ins w:id="797" w:author="Александр Шрамков" w:date="2021-03-05T11:45:00Z">
        <w:r w:rsidR="00423DEE">
          <w:rPr>
            <w:rFonts w:cs="Arial"/>
          </w:rPr>
          <w:t>предложением замены МТР на сезонные аналоги.</w:t>
        </w:r>
      </w:ins>
    </w:p>
    <w:p w14:paraId="5E0F9135" w14:textId="66202DCE" w:rsidR="00005FC4" w:rsidRPr="00A44015" w:rsidRDefault="00843DF5" w:rsidP="002E665C">
      <w:pPr>
        <w:pStyle w:val="afa"/>
        <w:numPr>
          <w:ilvl w:val="0"/>
          <w:numId w:val="32"/>
        </w:numPr>
        <w:spacing w:after="240"/>
        <w:ind w:left="851" w:hanging="284"/>
        <w:rPr>
          <w:rFonts w:cs="Arial"/>
        </w:rPr>
      </w:pPr>
      <w:r w:rsidRPr="00176E86">
        <w:rPr>
          <w:rFonts w:cs="Arial"/>
        </w:rPr>
        <w:t>В случае определения неэффективности проведения ремонта и целесообразности замены</w:t>
      </w:r>
      <w:r w:rsidRPr="00850753">
        <w:rPr>
          <w:rFonts w:cs="Arial"/>
        </w:rPr>
        <w:t xml:space="preserve"> (например, путем закупки нового) оборудования</w:t>
      </w:r>
      <w:r w:rsidR="00081566" w:rsidRPr="00850753">
        <w:rPr>
          <w:rFonts w:cs="Arial"/>
        </w:rPr>
        <w:t xml:space="preserve"> либо узла</w:t>
      </w:r>
      <w:r w:rsidRPr="00850753">
        <w:rPr>
          <w:rFonts w:cs="Arial"/>
        </w:rPr>
        <w:t xml:space="preserve"> </w:t>
      </w:r>
      <w:del w:id="798" w:author="Попова Дарья" w:date="2020-07-15T10:43:00Z">
        <w:r w:rsidR="00705C78" w:rsidRPr="00850753" w:rsidDel="004B135A">
          <w:rPr>
            <w:rFonts w:cs="Arial"/>
          </w:rPr>
          <w:delText xml:space="preserve"> </w:delText>
        </w:r>
      </w:del>
      <w:r w:rsidRPr="00AF2D49">
        <w:rPr>
          <w:rFonts w:cs="Arial"/>
        </w:rPr>
        <w:t xml:space="preserve">- </w:t>
      </w:r>
      <w:r w:rsidR="00705C78" w:rsidRPr="00754AC0">
        <w:rPr>
          <w:rFonts w:cs="Arial"/>
        </w:rPr>
        <w:t>принять решение об отмене ремонта и инициировать замену оборудования</w:t>
      </w:r>
      <w:r w:rsidR="00081566" w:rsidRPr="00176E86">
        <w:rPr>
          <w:rFonts w:cs="Arial"/>
        </w:rPr>
        <w:t xml:space="preserve"> либо узла</w:t>
      </w:r>
      <w:r w:rsidR="00705C78" w:rsidRPr="00176E86">
        <w:rPr>
          <w:rFonts w:cs="Arial"/>
        </w:rPr>
        <w:t>;</w:t>
      </w:r>
    </w:p>
    <w:p w14:paraId="164280CA" w14:textId="2249C40F" w:rsidR="001618E1" w:rsidRPr="00850753" w:rsidRDefault="001618E1" w:rsidP="002E665C">
      <w:pPr>
        <w:pStyle w:val="afa"/>
        <w:numPr>
          <w:ilvl w:val="0"/>
          <w:numId w:val="32"/>
        </w:numPr>
        <w:spacing w:after="240"/>
        <w:ind w:left="851" w:hanging="284"/>
        <w:rPr>
          <w:rFonts w:cs="Arial"/>
        </w:rPr>
      </w:pPr>
      <w:r w:rsidRPr="009772FB">
        <w:rPr>
          <w:rFonts w:cs="Arial"/>
        </w:rPr>
        <w:t>согласование объема потребности в ЗЧ собственного производства из</w:t>
      </w:r>
      <w:r w:rsidR="00D139D7" w:rsidRPr="009772FB">
        <w:rPr>
          <w:rFonts w:cs="Arial"/>
        </w:rPr>
        <w:t xml:space="preserve"> заказ</w:t>
      </w:r>
      <w:r w:rsidRPr="009772FB">
        <w:rPr>
          <w:rFonts w:cs="Arial"/>
        </w:rPr>
        <w:t xml:space="preserve">ов ТОРО </w:t>
      </w:r>
      <w:ins w:id="799" w:author="Попова Дарья" w:date="2020-07-15T11:48:00Z">
        <w:r w:rsidR="00812FCA">
          <w:rPr>
            <w:rFonts w:cs="Arial"/>
          </w:rPr>
          <w:t xml:space="preserve">и сетевых графиков </w:t>
        </w:r>
      </w:ins>
      <w:r w:rsidRPr="009772FB">
        <w:rPr>
          <w:rFonts w:cs="Arial"/>
        </w:rPr>
        <w:t>с плановиком ЦРММ, в случае отсутствия возможности производства</w:t>
      </w:r>
      <w:r w:rsidR="000745E5">
        <w:rPr>
          <w:rFonts w:cs="Arial"/>
        </w:rPr>
        <w:t xml:space="preserve"> – </w:t>
      </w:r>
      <w:r w:rsidRPr="00850753">
        <w:rPr>
          <w:rFonts w:cs="Arial"/>
        </w:rPr>
        <w:t>осуществление</w:t>
      </w:r>
      <w:r w:rsidR="000745E5">
        <w:rPr>
          <w:rFonts w:cs="Arial"/>
        </w:rPr>
        <w:t xml:space="preserve"> </w:t>
      </w:r>
      <w:r w:rsidRPr="00850753">
        <w:rPr>
          <w:rFonts w:cs="Arial"/>
        </w:rPr>
        <w:t>замены ЗЧ собственного производства в</w:t>
      </w:r>
      <w:r w:rsidR="00D139D7" w:rsidRPr="00850753">
        <w:rPr>
          <w:rFonts w:cs="Arial"/>
        </w:rPr>
        <w:t xml:space="preserve"> заказ</w:t>
      </w:r>
      <w:r w:rsidRPr="00850753">
        <w:rPr>
          <w:rFonts w:cs="Arial"/>
        </w:rPr>
        <w:t>ах</w:t>
      </w:r>
      <w:ins w:id="800" w:author="Попова Дарья" w:date="2020-07-15T11:48:00Z">
        <w:r w:rsidR="00812FCA">
          <w:rPr>
            <w:rFonts w:cs="Arial"/>
          </w:rPr>
          <w:t xml:space="preserve"> и сетевых графиках</w:t>
        </w:r>
      </w:ins>
      <w:r w:rsidRPr="00850753">
        <w:rPr>
          <w:rFonts w:cs="Arial"/>
        </w:rPr>
        <w:t xml:space="preserve"> на закупаемые;</w:t>
      </w:r>
    </w:p>
    <w:p w14:paraId="10537364" w14:textId="02F34B45" w:rsidR="001618E1" w:rsidRPr="00AF2D49" w:rsidRDefault="001618E1" w:rsidP="002E665C">
      <w:pPr>
        <w:pStyle w:val="afa"/>
        <w:numPr>
          <w:ilvl w:val="0"/>
          <w:numId w:val="32"/>
        </w:numPr>
        <w:spacing w:after="240"/>
        <w:ind w:left="851" w:hanging="284"/>
        <w:rPr>
          <w:rFonts w:cs="Arial"/>
        </w:rPr>
      </w:pPr>
      <w:r w:rsidRPr="00850753">
        <w:rPr>
          <w:rFonts w:cs="Arial"/>
        </w:rPr>
        <w:t xml:space="preserve">анализ целесообразности привлечения исполнителей </w:t>
      </w:r>
      <w:r w:rsidR="00A02CEB" w:rsidRPr="00850753">
        <w:rPr>
          <w:rFonts w:cs="Arial"/>
        </w:rPr>
        <w:t xml:space="preserve">работ </w:t>
      </w:r>
      <w:r w:rsidRPr="00850753">
        <w:rPr>
          <w:rFonts w:cs="Arial"/>
        </w:rPr>
        <w:t xml:space="preserve">на предмет стоимости, </w:t>
      </w:r>
      <w:r w:rsidR="00656D9C" w:rsidRPr="00656D9C">
        <w:rPr>
          <w:rFonts w:cs="Arial"/>
        </w:rPr>
        <w:t>при необходимости заменяет ресурсы в операциях заказа</w:t>
      </w:r>
      <w:ins w:id="801" w:author="Попова Дарья" w:date="2020-07-15T11:49:00Z">
        <w:r w:rsidR="00812FCA">
          <w:rPr>
            <w:rFonts w:cs="Arial"/>
          </w:rPr>
          <w:t xml:space="preserve"> и сетевых графиках</w:t>
        </w:r>
      </w:ins>
      <w:r w:rsidR="00656D9C" w:rsidRPr="00656D9C">
        <w:rPr>
          <w:rFonts w:cs="Arial"/>
        </w:rPr>
        <w:t>, на ресурсы, применение которых, в данном случае, более целесообразно</w:t>
      </w:r>
      <w:r w:rsidR="00852012" w:rsidRPr="00850753">
        <w:rPr>
          <w:rFonts w:cs="Arial"/>
        </w:rPr>
        <w:t>. При замене исполнителя должны учитываться требования НМД «Методические указания по выбору способа выполнения работ по ТОиР оборудования (собственные силы или услуги сторонних организаций)»</w:t>
      </w:r>
      <w:r w:rsidRPr="00AF2D49">
        <w:rPr>
          <w:rFonts w:cs="Arial"/>
        </w:rPr>
        <w:t>;</w:t>
      </w:r>
    </w:p>
    <w:p w14:paraId="6C7E8B08" w14:textId="4A9B450C" w:rsidR="001618E1" w:rsidRPr="009772FB" w:rsidRDefault="001618E1" w:rsidP="002E665C">
      <w:pPr>
        <w:pStyle w:val="afa"/>
        <w:numPr>
          <w:ilvl w:val="0"/>
          <w:numId w:val="32"/>
        </w:numPr>
        <w:spacing w:after="240"/>
        <w:ind w:left="851" w:hanging="284"/>
        <w:rPr>
          <w:rFonts w:cs="Arial"/>
        </w:rPr>
      </w:pPr>
      <w:r w:rsidRPr="00176E86">
        <w:rPr>
          <w:rFonts w:cs="Arial"/>
        </w:rPr>
        <w:t xml:space="preserve">для работ, </w:t>
      </w:r>
      <w:r w:rsidR="00131AA2">
        <w:rPr>
          <w:rFonts w:cs="Arial"/>
        </w:rPr>
        <w:t>которые выполняются</w:t>
      </w:r>
      <w:r w:rsidRPr="00176E86">
        <w:rPr>
          <w:rFonts w:cs="Arial"/>
        </w:rPr>
        <w:t xml:space="preserve"> сторонними организациями, </w:t>
      </w:r>
      <w:r w:rsidR="00131AA2">
        <w:rPr>
          <w:rFonts w:cs="Arial"/>
        </w:rPr>
        <w:t xml:space="preserve">и </w:t>
      </w:r>
      <w:r w:rsidRPr="00176E86">
        <w:rPr>
          <w:rFonts w:cs="Arial"/>
        </w:rPr>
        <w:t xml:space="preserve">по которым </w:t>
      </w:r>
      <w:r w:rsidR="00EF0077" w:rsidRPr="00176E86">
        <w:rPr>
          <w:rFonts w:cs="Arial"/>
        </w:rPr>
        <w:t>отсутствует</w:t>
      </w:r>
      <w:r w:rsidRPr="00A44015">
        <w:rPr>
          <w:rFonts w:cs="Arial"/>
        </w:rPr>
        <w:t xml:space="preserve"> плановая (например, </w:t>
      </w:r>
      <w:r w:rsidR="00131AA2">
        <w:rPr>
          <w:rFonts w:cs="Arial"/>
        </w:rPr>
        <w:t>на основе договоров) стоимость, Планировщик</w:t>
      </w:r>
      <w:r w:rsidRPr="00A44015">
        <w:rPr>
          <w:rFonts w:cs="Arial"/>
        </w:rPr>
        <w:t xml:space="preserve"> </w:t>
      </w:r>
      <w:r w:rsidR="00131AA2">
        <w:rPr>
          <w:rFonts w:cs="Arial"/>
        </w:rPr>
        <w:t>инициирует процесс</w:t>
      </w:r>
      <w:r w:rsidRPr="00A44015">
        <w:rPr>
          <w:rFonts w:cs="Arial"/>
        </w:rPr>
        <w:t xml:space="preserve"> определения ст</w:t>
      </w:r>
      <w:r w:rsidRPr="009772FB">
        <w:rPr>
          <w:rFonts w:cs="Arial"/>
        </w:rPr>
        <w:t>оимости работ</w:t>
      </w:r>
      <w:r w:rsidR="00930A35" w:rsidRPr="009772FB">
        <w:rPr>
          <w:rFonts w:cs="Arial"/>
        </w:rPr>
        <w:t xml:space="preserve"> ПП-07.02.03.03-ERP</w:t>
      </w:r>
      <w:r w:rsidR="00131AA2">
        <w:rPr>
          <w:rFonts w:cs="Arial"/>
        </w:rPr>
        <w:t>. Данный процесс также представлен в текущем КД в разделе</w:t>
      </w:r>
      <w:r w:rsidR="00930A35" w:rsidRPr="009772FB">
        <w:rPr>
          <w:rFonts w:cs="Arial"/>
        </w:rPr>
        <w:t xml:space="preserve"> </w:t>
      </w:r>
      <w:r w:rsidR="00131AA2">
        <w:rPr>
          <w:rFonts w:cs="Arial"/>
        </w:rPr>
        <w:t>5.2.2. В</w:t>
      </w:r>
      <w:r w:rsidRPr="009772FB">
        <w:rPr>
          <w:rFonts w:cs="Arial"/>
        </w:rPr>
        <w:t xml:space="preserve"> рамках </w:t>
      </w:r>
      <w:r w:rsidR="00131AA2">
        <w:rPr>
          <w:rFonts w:cs="Arial"/>
        </w:rPr>
        <w:t xml:space="preserve">данного процесса </w:t>
      </w:r>
      <w:r w:rsidRPr="009772FB">
        <w:rPr>
          <w:rFonts w:cs="Arial"/>
        </w:rPr>
        <w:t>формируютс</w:t>
      </w:r>
      <w:r w:rsidR="00131AA2">
        <w:rPr>
          <w:rFonts w:cs="Arial"/>
        </w:rPr>
        <w:t xml:space="preserve">я дефектные ведомости и сметы, в итоге полученная стоимость УСО </w:t>
      </w:r>
      <w:r w:rsidRPr="009772FB">
        <w:rPr>
          <w:rFonts w:cs="Arial"/>
        </w:rPr>
        <w:t>вносится в</w:t>
      </w:r>
      <w:r w:rsidR="00D139D7" w:rsidRPr="009772FB">
        <w:rPr>
          <w:rFonts w:cs="Arial"/>
        </w:rPr>
        <w:t xml:space="preserve"> заказ</w:t>
      </w:r>
      <w:r w:rsidRPr="009772FB">
        <w:rPr>
          <w:rFonts w:cs="Arial"/>
        </w:rPr>
        <w:t>ы ТОРО</w:t>
      </w:r>
      <w:ins w:id="802" w:author="Попова Дарья" w:date="2020-07-15T11:50:00Z">
        <w:r w:rsidR="00812FCA">
          <w:rPr>
            <w:rFonts w:cs="Arial"/>
          </w:rPr>
          <w:t xml:space="preserve"> и сетевые графики</w:t>
        </w:r>
      </w:ins>
      <w:r w:rsidRPr="009772FB">
        <w:rPr>
          <w:rFonts w:cs="Arial"/>
        </w:rPr>
        <w:t>;</w:t>
      </w:r>
    </w:p>
    <w:p w14:paraId="4DA8AB97" w14:textId="63A6EC6C" w:rsidR="001618E1" w:rsidRPr="00850753" w:rsidRDefault="00020054" w:rsidP="002E665C">
      <w:pPr>
        <w:pStyle w:val="afa"/>
        <w:numPr>
          <w:ilvl w:val="0"/>
          <w:numId w:val="32"/>
        </w:numPr>
        <w:spacing w:after="240"/>
        <w:ind w:left="851" w:hanging="284"/>
        <w:rPr>
          <w:rFonts w:cs="Arial"/>
        </w:rPr>
      </w:pPr>
      <w:r w:rsidRPr="009772FB">
        <w:rPr>
          <w:rFonts w:cs="Arial"/>
        </w:rPr>
        <w:t xml:space="preserve">для работ, планируемых на ПА с высоким уровнем критичности, </w:t>
      </w:r>
      <w:r w:rsidR="00F62E46" w:rsidRPr="009772FB">
        <w:rPr>
          <w:rFonts w:cs="Arial"/>
        </w:rPr>
        <w:t>Планировщик</w:t>
      </w:r>
      <w:r w:rsidRPr="009772FB">
        <w:rPr>
          <w:rFonts w:cs="Arial"/>
        </w:rPr>
        <w:t xml:space="preserve">и </w:t>
      </w:r>
      <w:r w:rsidR="002535C0">
        <w:rPr>
          <w:rFonts w:cs="Arial"/>
        </w:rPr>
        <w:t>ТОиР УО</w:t>
      </w:r>
      <w:r w:rsidR="00BB53B0">
        <w:rPr>
          <w:rFonts w:cs="Arial"/>
        </w:rPr>
        <w:t xml:space="preserve"> </w:t>
      </w:r>
      <w:r w:rsidRPr="009772FB">
        <w:rPr>
          <w:rFonts w:cs="Arial"/>
        </w:rPr>
        <w:t>(в т.ч. разных служб) выполня</w:t>
      </w:r>
      <w:r w:rsidR="00930A35" w:rsidRPr="009772FB">
        <w:rPr>
          <w:rFonts w:cs="Arial"/>
        </w:rPr>
        <w:t>ют</w:t>
      </w:r>
      <w:r w:rsidRPr="009772FB">
        <w:rPr>
          <w:rFonts w:cs="Arial"/>
        </w:rPr>
        <w:t xml:space="preserve"> синхронизацию работ </w:t>
      </w:r>
      <w:r w:rsidRPr="00850753">
        <w:rPr>
          <w:rFonts w:cs="Arial"/>
        </w:rPr>
        <w:t>(устанавливая отношения сроков) между различными</w:t>
      </w:r>
      <w:r w:rsidR="00D139D7" w:rsidRPr="00850753">
        <w:rPr>
          <w:rFonts w:cs="Arial"/>
        </w:rPr>
        <w:t xml:space="preserve"> заказ</w:t>
      </w:r>
      <w:r w:rsidRPr="00850753">
        <w:rPr>
          <w:rFonts w:cs="Arial"/>
        </w:rPr>
        <w:t>ами ТОРО;</w:t>
      </w:r>
    </w:p>
    <w:p w14:paraId="5ACB9918" w14:textId="41B4B2EE" w:rsidR="00020054" w:rsidRPr="00850753" w:rsidRDefault="00020054" w:rsidP="002E665C">
      <w:pPr>
        <w:pStyle w:val="afa"/>
        <w:numPr>
          <w:ilvl w:val="0"/>
          <w:numId w:val="32"/>
        </w:numPr>
        <w:spacing w:after="240"/>
        <w:ind w:left="851" w:hanging="284"/>
        <w:rPr>
          <w:rFonts w:cs="Arial"/>
        </w:rPr>
      </w:pPr>
      <w:r w:rsidRPr="00850753">
        <w:rPr>
          <w:rFonts w:cs="Arial"/>
        </w:rPr>
        <w:t xml:space="preserve">балансировка персонала в рамках ответственности </w:t>
      </w:r>
      <w:r w:rsidR="00F62E46" w:rsidRPr="00850753">
        <w:rPr>
          <w:rFonts w:cs="Arial"/>
        </w:rPr>
        <w:t>Планировщик</w:t>
      </w:r>
      <w:r w:rsidRPr="00850753">
        <w:rPr>
          <w:rFonts w:cs="Arial"/>
        </w:rPr>
        <w:t xml:space="preserve">а на уровне </w:t>
      </w:r>
      <w:r w:rsidR="00FD575B">
        <w:rPr>
          <w:rFonts w:cs="Arial"/>
        </w:rPr>
        <w:t>способа исполнения</w:t>
      </w:r>
      <w:r w:rsidR="00FD575B" w:rsidRPr="00850753">
        <w:rPr>
          <w:rFonts w:cs="Arial"/>
        </w:rPr>
        <w:t xml:space="preserve"> </w:t>
      </w:r>
      <w:r w:rsidRPr="00850753">
        <w:rPr>
          <w:rFonts w:cs="Arial"/>
        </w:rPr>
        <w:t>(</w:t>
      </w:r>
      <w:r w:rsidR="00FD575B">
        <w:rPr>
          <w:rFonts w:cs="Arial"/>
        </w:rPr>
        <w:t xml:space="preserve">по </w:t>
      </w:r>
      <w:r w:rsidR="00760F2B" w:rsidRPr="00850753">
        <w:rPr>
          <w:rFonts w:cs="Arial"/>
        </w:rPr>
        <w:t>хозспособу, так и по подрядным организациям</w:t>
      </w:r>
      <w:r w:rsidRPr="00850753">
        <w:rPr>
          <w:rFonts w:cs="Arial"/>
        </w:rPr>
        <w:t>), при необхо</w:t>
      </w:r>
      <w:r w:rsidRPr="00850753">
        <w:rPr>
          <w:rFonts w:cs="Arial"/>
        </w:rPr>
        <w:lastRenderedPageBreak/>
        <w:t>димости, с целью планирования более равномерной загрузки персонала, производится замена рабочих мест в</w:t>
      </w:r>
      <w:r w:rsidR="00D139D7" w:rsidRPr="00850753">
        <w:rPr>
          <w:rFonts w:cs="Arial"/>
        </w:rPr>
        <w:t xml:space="preserve"> заказ</w:t>
      </w:r>
      <w:r w:rsidRPr="00850753">
        <w:rPr>
          <w:rFonts w:cs="Arial"/>
        </w:rPr>
        <w:t xml:space="preserve">ах </w:t>
      </w:r>
      <w:ins w:id="803" w:author="Попова Дарья" w:date="2020-07-15T11:50:00Z">
        <w:r w:rsidR="00812FCA">
          <w:rPr>
            <w:rFonts w:cs="Arial"/>
          </w:rPr>
          <w:t xml:space="preserve">и сетевых графиках </w:t>
        </w:r>
      </w:ins>
      <w:r w:rsidRPr="00850753">
        <w:rPr>
          <w:rFonts w:cs="Arial"/>
        </w:rPr>
        <w:t>(можно выполнять в режиме массовой обработки</w:t>
      </w:r>
      <w:r w:rsidR="00FD575B" w:rsidRPr="00850753">
        <w:rPr>
          <w:rFonts w:cs="Arial"/>
        </w:rPr>
        <w:t>)</w:t>
      </w:r>
      <w:r w:rsidR="00FD575B">
        <w:rPr>
          <w:rFonts w:cs="Arial"/>
        </w:rPr>
        <w:t>. Назначение конкретных бригад выбранного исполнителя работ будет выполняться в ходе оперативного планирования;</w:t>
      </w:r>
    </w:p>
    <w:p w14:paraId="4FBD145F" w14:textId="0DEB955F" w:rsidR="00020054" w:rsidRPr="00850753" w:rsidRDefault="00020054" w:rsidP="002E665C">
      <w:pPr>
        <w:pStyle w:val="afa"/>
        <w:numPr>
          <w:ilvl w:val="0"/>
          <w:numId w:val="32"/>
        </w:numPr>
        <w:spacing w:after="240"/>
        <w:ind w:left="851" w:hanging="284"/>
        <w:rPr>
          <w:rFonts w:cs="Arial"/>
        </w:rPr>
      </w:pPr>
      <w:r w:rsidRPr="00850753">
        <w:rPr>
          <w:rFonts w:cs="Arial"/>
        </w:rPr>
        <w:t>проверка загрузки и при необходимости балансировка вспомогательных производственных средств (например, грузоподъемных механизмов) с целью снижения перегрузки</w:t>
      </w:r>
      <w:r w:rsidR="006C123D">
        <w:rPr>
          <w:rFonts w:cs="Arial"/>
        </w:rPr>
        <w:t>.</w:t>
      </w:r>
      <w:r w:rsidRPr="00850753">
        <w:rPr>
          <w:rFonts w:cs="Arial"/>
        </w:rPr>
        <w:t xml:space="preserve"> </w:t>
      </w:r>
      <w:r w:rsidR="006C123D">
        <w:rPr>
          <w:rFonts w:cs="Arial"/>
        </w:rPr>
        <w:t xml:space="preserve">При этом перегрузка может быть </w:t>
      </w:r>
      <w:r w:rsidRPr="00850753">
        <w:rPr>
          <w:rFonts w:cs="Arial"/>
        </w:rPr>
        <w:t xml:space="preserve">обнаружена </w:t>
      </w:r>
      <w:r w:rsidR="006C123D">
        <w:rPr>
          <w:rFonts w:cs="Arial"/>
        </w:rPr>
        <w:t xml:space="preserve">из-за потребностей </w:t>
      </w:r>
      <w:r w:rsidRPr="00850753">
        <w:rPr>
          <w:rFonts w:cs="Arial"/>
        </w:rPr>
        <w:t>собственного подразделения</w:t>
      </w:r>
      <w:r w:rsidR="006C123D">
        <w:rPr>
          <w:rFonts w:cs="Arial"/>
        </w:rPr>
        <w:t xml:space="preserve"> – в этом случае Планировщик выполняет балансировку самостоятельно. В случае выявления </w:t>
      </w:r>
      <w:r w:rsidR="0002438C">
        <w:rPr>
          <w:rFonts w:cs="Arial"/>
        </w:rPr>
        <w:t xml:space="preserve">перегрузки использования ВПС из-за потребностей </w:t>
      </w:r>
      <w:r w:rsidRPr="00850753">
        <w:rPr>
          <w:rFonts w:cs="Arial"/>
        </w:rPr>
        <w:t>смежны</w:t>
      </w:r>
      <w:r w:rsidR="0002438C">
        <w:rPr>
          <w:rFonts w:cs="Arial"/>
        </w:rPr>
        <w:t>х</w:t>
      </w:r>
      <w:r w:rsidRPr="00850753">
        <w:rPr>
          <w:rFonts w:cs="Arial"/>
        </w:rPr>
        <w:t xml:space="preserve"> подразделени</w:t>
      </w:r>
      <w:r w:rsidR="0002438C">
        <w:rPr>
          <w:rFonts w:cs="Arial"/>
        </w:rPr>
        <w:t>й</w:t>
      </w:r>
      <w:r w:rsidRPr="00850753">
        <w:rPr>
          <w:rFonts w:cs="Arial"/>
        </w:rPr>
        <w:t xml:space="preserve"> и служб</w:t>
      </w:r>
      <w:r w:rsidR="0002438C">
        <w:rPr>
          <w:rFonts w:cs="Arial"/>
        </w:rPr>
        <w:t xml:space="preserve"> – выполняет балансировку совместно с другими Планировщиками</w:t>
      </w:r>
      <w:r w:rsidR="0036325B" w:rsidRPr="00850753">
        <w:rPr>
          <w:rFonts w:cs="Arial"/>
        </w:rPr>
        <w:t>;</w:t>
      </w:r>
    </w:p>
    <w:p w14:paraId="23C35482" w14:textId="7BCAEF71" w:rsidR="0036325B" w:rsidRPr="00850753" w:rsidRDefault="0036325B" w:rsidP="002E665C">
      <w:pPr>
        <w:pStyle w:val="afa"/>
        <w:numPr>
          <w:ilvl w:val="0"/>
          <w:numId w:val="32"/>
        </w:numPr>
        <w:spacing w:after="240"/>
        <w:ind w:left="851" w:hanging="284"/>
        <w:rPr>
          <w:rFonts w:cs="Arial"/>
        </w:rPr>
      </w:pPr>
      <w:r w:rsidRPr="00850753">
        <w:rPr>
          <w:rFonts w:cs="Arial"/>
        </w:rPr>
        <w:t>в случае невозможности выполнения</w:t>
      </w:r>
      <w:r w:rsidR="00D139D7" w:rsidRPr="00850753">
        <w:rPr>
          <w:rFonts w:cs="Arial"/>
        </w:rPr>
        <w:t xml:space="preserve"> заказ</w:t>
      </w:r>
      <w:r w:rsidRPr="00850753">
        <w:rPr>
          <w:rFonts w:cs="Arial"/>
        </w:rPr>
        <w:t>ов</w:t>
      </w:r>
      <w:ins w:id="804" w:author="Попова Дарья" w:date="2020-07-15T11:51:00Z">
        <w:r w:rsidR="00812FCA">
          <w:rPr>
            <w:rFonts w:cs="Arial"/>
          </w:rPr>
          <w:t xml:space="preserve"> и сетевых графиков</w:t>
        </w:r>
      </w:ins>
      <w:r w:rsidRPr="00850753">
        <w:rPr>
          <w:rFonts w:cs="Arial"/>
        </w:rPr>
        <w:t xml:space="preserve"> из-за несбалансированности/отсутствия ресурсов</w:t>
      </w:r>
      <w:r w:rsidR="00FF1E34" w:rsidRPr="00850753">
        <w:rPr>
          <w:rFonts w:cs="Arial"/>
        </w:rPr>
        <w:t>,</w:t>
      </w:r>
      <w:r w:rsidRPr="00850753">
        <w:rPr>
          <w:rFonts w:cs="Arial"/>
        </w:rPr>
        <w:t xml:space="preserve"> </w:t>
      </w:r>
      <w:r w:rsidR="00F62E46" w:rsidRPr="00850753">
        <w:rPr>
          <w:rFonts w:cs="Arial"/>
        </w:rPr>
        <w:t>Планировщик</w:t>
      </w:r>
      <w:r w:rsidRPr="00850753">
        <w:rPr>
          <w:rFonts w:cs="Arial"/>
        </w:rPr>
        <w:t>ом производится изменение их сроков, и затем повторяется цикл проверки ресурсов по всему обрабатываемому набору</w:t>
      </w:r>
      <w:r w:rsidR="00D139D7" w:rsidRPr="00850753">
        <w:rPr>
          <w:rFonts w:cs="Arial"/>
        </w:rPr>
        <w:t xml:space="preserve"> заказ</w:t>
      </w:r>
      <w:r w:rsidRPr="00850753">
        <w:rPr>
          <w:rFonts w:cs="Arial"/>
        </w:rPr>
        <w:t>ов</w:t>
      </w:r>
      <w:ins w:id="805" w:author="Попова Дарья" w:date="2020-07-15T11:51:00Z">
        <w:r w:rsidR="00812FCA">
          <w:rPr>
            <w:rFonts w:cs="Arial"/>
          </w:rPr>
          <w:t xml:space="preserve"> и сетевых графиков</w:t>
        </w:r>
      </w:ins>
      <w:r w:rsidRPr="00850753">
        <w:rPr>
          <w:rFonts w:cs="Arial"/>
        </w:rPr>
        <w:t xml:space="preserve"> заново.</w:t>
      </w:r>
    </w:p>
    <w:p w14:paraId="359CAC11" w14:textId="77777777" w:rsidR="00DB06B7" w:rsidRPr="00B153FA" w:rsidRDefault="00DB06B7" w:rsidP="00B153FA">
      <w:pPr>
        <w:spacing w:after="240"/>
        <w:rPr>
          <w:rFonts w:cs="Arial"/>
          <w:b/>
        </w:rPr>
      </w:pPr>
      <w:r w:rsidRPr="00DB06B7">
        <w:rPr>
          <w:rFonts w:cs="Arial"/>
          <w:b/>
        </w:rPr>
        <w:t xml:space="preserve">Этап 4. </w:t>
      </w:r>
      <w:r w:rsidRPr="00B153FA">
        <w:rPr>
          <w:rFonts w:cs="Arial"/>
          <w:b/>
        </w:rPr>
        <w:t>Согласование и утверждение плана-графика воздействий на ПА на год</w:t>
      </w:r>
    </w:p>
    <w:p w14:paraId="5681DF8B" w14:textId="547661F7" w:rsidR="00DB06B7" w:rsidRPr="009772FB" w:rsidRDefault="00DB06B7" w:rsidP="002E665C">
      <w:pPr>
        <w:pStyle w:val="afa"/>
        <w:numPr>
          <w:ilvl w:val="0"/>
          <w:numId w:val="45"/>
        </w:numPr>
        <w:spacing w:after="240"/>
        <w:ind w:left="851" w:hanging="284"/>
        <w:rPr>
          <w:rFonts w:cs="Arial"/>
        </w:rPr>
      </w:pPr>
      <w:r w:rsidRPr="00A44015">
        <w:rPr>
          <w:rFonts w:cs="Arial"/>
        </w:rPr>
        <w:t xml:space="preserve">Планировщиком </w:t>
      </w:r>
      <w:r w:rsidR="002535C0">
        <w:rPr>
          <w:rFonts w:cs="Arial"/>
        </w:rPr>
        <w:t>ТОиР УО</w:t>
      </w:r>
      <w:r w:rsidR="00BB53B0">
        <w:rPr>
          <w:rFonts w:cs="Arial"/>
        </w:rPr>
        <w:t xml:space="preserve"> </w:t>
      </w:r>
      <w:r w:rsidR="00034904" w:rsidRPr="009772FB">
        <w:rPr>
          <w:rFonts w:cs="Arial"/>
        </w:rPr>
        <w:t xml:space="preserve">производится формирование </w:t>
      </w:r>
      <w:r w:rsidR="0036325B" w:rsidRPr="009772FB">
        <w:rPr>
          <w:rFonts w:cs="Arial"/>
        </w:rPr>
        <w:t xml:space="preserve">из системы бумажного </w:t>
      </w:r>
      <w:r w:rsidR="00034904" w:rsidRPr="009772FB">
        <w:rPr>
          <w:rFonts w:cs="Arial"/>
        </w:rPr>
        <w:t>варианта плана-графика</w:t>
      </w:r>
      <w:r w:rsidR="0036325B" w:rsidRPr="009772FB">
        <w:rPr>
          <w:rFonts w:cs="Arial"/>
        </w:rPr>
        <w:t xml:space="preserve">, и параллельный анализ плана-графика </w:t>
      </w:r>
      <w:r w:rsidR="0046738E" w:rsidRPr="009772FB">
        <w:rPr>
          <w:rFonts w:cs="Arial"/>
        </w:rPr>
        <w:t>в системе (в случае согласования проставляется соответствующий статус на</w:t>
      </w:r>
      <w:r w:rsidR="00D139D7" w:rsidRPr="009772FB">
        <w:rPr>
          <w:rFonts w:cs="Arial"/>
        </w:rPr>
        <w:t xml:space="preserve"> заказ</w:t>
      </w:r>
      <w:r w:rsidR="0046738E" w:rsidRPr="009772FB">
        <w:rPr>
          <w:rFonts w:cs="Arial"/>
        </w:rPr>
        <w:t xml:space="preserve">ах) </w:t>
      </w:r>
      <w:r w:rsidR="0036325B" w:rsidRPr="009772FB">
        <w:rPr>
          <w:rFonts w:cs="Arial"/>
        </w:rPr>
        <w:t xml:space="preserve">и подписание </w:t>
      </w:r>
      <w:r w:rsidR="0046738E" w:rsidRPr="009772FB">
        <w:rPr>
          <w:rFonts w:cs="Arial"/>
        </w:rPr>
        <w:t xml:space="preserve">его </w:t>
      </w:r>
      <w:r w:rsidR="0036325B" w:rsidRPr="009772FB">
        <w:rPr>
          <w:rFonts w:cs="Arial"/>
        </w:rPr>
        <w:t xml:space="preserve">бумажного варианта: </w:t>
      </w:r>
    </w:p>
    <w:p w14:paraId="4F69A964" w14:textId="7CBEF51E" w:rsidR="00DB06B7" w:rsidRPr="00850753" w:rsidRDefault="00F62E46" w:rsidP="00B153FA">
      <w:pPr>
        <w:pStyle w:val="afa"/>
        <w:numPr>
          <w:ilvl w:val="0"/>
          <w:numId w:val="40"/>
        </w:numPr>
        <w:spacing w:after="240"/>
        <w:rPr>
          <w:rFonts w:cs="Arial"/>
        </w:rPr>
      </w:pPr>
      <w:r w:rsidRPr="009772FB">
        <w:rPr>
          <w:rFonts w:cs="Arial"/>
        </w:rPr>
        <w:t>Планировщик</w:t>
      </w:r>
      <w:r w:rsidR="0036325B" w:rsidRPr="009772FB">
        <w:rPr>
          <w:rFonts w:cs="Arial"/>
        </w:rPr>
        <w:t xml:space="preserve">ом </w:t>
      </w:r>
      <w:r w:rsidR="002535C0">
        <w:rPr>
          <w:rFonts w:cs="Arial"/>
        </w:rPr>
        <w:t>ТОиР УО</w:t>
      </w:r>
      <w:r w:rsidR="0036325B" w:rsidRPr="00850753">
        <w:rPr>
          <w:rFonts w:cs="Arial"/>
        </w:rPr>
        <w:t xml:space="preserve">, </w:t>
      </w:r>
    </w:p>
    <w:p w14:paraId="23944FA0" w14:textId="3DF61B25" w:rsidR="00DB06B7" w:rsidRPr="009772FB" w:rsidRDefault="00DB06B7" w:rsidP="00B153FA">
      <w:pPr>
        <w:pStyle w:val="afa"/>
        <w:numPr>
          <w:ilvl w:val="0"/>
          <w:numId w:val="40"/>
        </w:numPr>
        <w:spacing w:after="240"/>
        <w:rPr>
          <w:rFonts w:cs="Arial"/>
        </w:rPr>
      </w:pPr>
      <w:r w:rsidRPr="00AF2D49">
        <w:rPr>
          <w:rFonts w:cs="Arial"/>
        </w:rPr>
        <w:t>С</w:t>
      </w:r>
      <w:r w:rsidR="0036325B" w:rsidRPr="00176E86">
        <w:rPr>
          <w:rFonts w:cs="Arial"/>
        </w:rPr>
        <w:t xml:space="preserve">таршим </w:t>
      </w:r>
      <w:r w:rsidRPr="009772FB">
        <w:rPr>
          <w:rFonts w:cs="Arial"/>
        </w:rPr>
        <w:t xml:space="preserve">планировщиком </w:t>
      </w:r>
      <w:r w:rsidR="002535C0">
        <w:rPr>
          <w:rFonts w:cs="Arial"/>
        </w:rPr>
        <w:t>ТОиР УО</w:t>
      </w:r>
      <w:r w:rsidR="0036325B" w:rsidRPr="009772FB">
        <w:rPr>
          <w:rFonts w:cs="Arial"/>
        </w:rPr>
        <w:t xml:space="preserve">, </w:t>
      </w:r>
    </w:p>
    <w:p w14:paraId="0BBF6EFE" w14:textId="291F5DA2" w:rsidR="00DB06B7" w:rsidRDefault="00DB06B7" w:rsidP="00B153FA">
      <w:pPr>
        <w:pStyle w:val="afa"/>
        <w:numPr>
          <w:ilvl w:val="0"/>
          <w:numId w:val="40"/>
        </w:numPr>
        <w:spacing w:after="240"/>
        <w:rPr>
          <w:ins w:id="806" w:author="Попова Дарья" w:date="2020-07-15T11:54:00Z"/>
          <w:rFonts w:cs="Arial"/>
        </w:rPr>
      </w:pPr>
      <w:r w:rsidRPr="009772FB">
        <w:rPr>
          <w:rFonts w:cs="Arial"/>
        </w:rPr>
        <w:t>Г</w:t>
      </w:r>
      <w:r w:rsidR="0036325B" w:rsidRPr="009772FB">
        <w:rPr>
          <w:rFonts w:cs="Arial"/>
        </w:rPr>
        <w:t xml:space="preserve">лавным специалистом </w:t>
      </w:r>
      <w:r w:rsidR="002535C0">
        <w:rPr>
          <w:rFonts w:cs="Arial"/>
        </w:rPr>
        <w:t>ТОиР УО</w:t>
      </w:r>
      <w:r w:rsidR="0036325B" w:rsidRPr="009772FB">
        <w:rPr>
          <w:rFonts w:cs="Arial"/>
        </w:rPr>
        <w:t xml:space="preserve">. </w:t>
      </w:r>
    </w:p>
    <w:p w14:paraId="3F457B5B" w14:textId="4B8BC639" w:rsidR="001C6D58" w:rsidRDefault="001C6D58">
      <w:pPr>
        <w:pStyle w:val="afa"/>
        <w:numPr>
          <w:ilvl w:val="0"/>
          <w:numId w:val="45"/>
        </w:numPr>
        <w:spacing w:after="240"/>
        <w:ind w:left="851" w:hanging="284"/>
        <w:rPr>
          <w:ins w:id="807" w:author="Попова Дарья" w:date="2020-07-15T11:54:00Z"/>
          <w:rFonts w:cs="Arial"/>
        </w:rPr>
        <w:pPrChange w:id="808" w:author="Попова Дарья" w:date="2020-07-15T11:54:00Z">
          <w:pPr>
            <w:pStyle w:val="afa"/>
            <w:numPr>
              <w:numId w:val="40"/>
            </w:numPr>
            <w:spacing w:after="240"/>
            <w:ind w:left="1776" w:hanging="360"/>
          </w:pPr>
        </w:pPrChange>
      </w:pPr>
      <w:ins w:id="809" w:author="Попова Дарья" w:date="2020-07-15T11:54:00Z">
        <w:r>
          <w:rPr>
            <w:rFonts w:cs="Arial"/>
          </w:rPr>
          <w:t>Для воздействий на ЗиС согласование сетевых графиков осуществляется:</w:t>
        </w:r>
      </w:ins>
    </w:p>
    <w:p w14:paraId="57901310" w14:textId="2A24CD1A" w:rsidR="001C6D58" w:rsidRPr="00850753" w:rsidRDefault="001C6D58">
      <w:pPr>
        <w:pStyle w:val="afa"/>
        <w:numPr>
          <w:ilvl w:val="0"/>
          <w:numId w:val="40"/>
        </w:numPr>
        <w:spacing w:after="240"/>
        <w:rPr>
          <w:ins w:id="810" w:author="Попова Дарья" w:date="2020-07-15T11:54:00Z"/>
          <w:rFonts w:cs="Arial"/>
        </w:rPr>
        <w:pPrChange w:id="811" w:author="Попова Дарья" w:date="2020-07-15T11:54:00Z">
          <w:pPr>
            <w:pStyle w:val="afa"/>
            <w:numPr>
              <w:numId w:val="45"/>
            </w:numPr>
            <w:spacing w:after="240"/>
            <w:ind w:left="1287" w:hanging="360"/>
          </w:pPr>
        </w:pPrChange>
      </w:pPr>
      <w:ins w:id="812" w:author="Попова Дарья" w:date="2020-07-15T11:54:00Z">
        <w:r w:rsidRPr="009772FB">
          <w:rPr>
            <w:rFonts w:cs="Arial"/>
          </w:rPr>
          <w:t xml:space="preserve">Планировщиком </w:t>
        </w:r>
        <w:r>
          <w:rPr>
            <w:rFonts w:cs="Arial"/>
          </w:rPr>
          <w:t>ЗиС</w:t>
        </w:r>
      </w:ins>
      <w:ins w:id="813" w:author="Попова Дарья" w:date="2020-07-15T15:30:00Z">
        <w:r w:rsidR="005D77CA">
          <w:rPr>
            <w:rFonts w:cs="Arial"/>
          </w:rPr>
          <w:t xml:space="preserve"> УО</w:t>
        </w:r>
      </w:ins>
      <w:ins w:id="814" w:author="Попова Дарья" w:date="2020-07-15T11:54:00Z">
        <w:r w:rsidRPr="00850753">
          <w:rPr>
            <w:rFonts w:cs="Arial"/>
          </w:rPr>
          <w:t xml:space="preserve">, </w:t>
        </w:r>
      </w:ins>
    </w:p>
    <w:p w14:paraId="4D382766" w14:textId="7C94D150" w:rsidR="001C6D58" w:rsidRPr="009772FB" w:rsidRDefault="001C6D58">
      <w:pPr>
        <w:pStyle w:val="afa"/>
        <w:numPr>
          <w:ilvl w:val="0"/>
          <w:numId w:val="40"/>
        </w:numPr>
        <w:spacing w:after="240"/>
        <w:rPr>
          <w:ins w:id="815" w:author="Попова Дарья" w:date="2020-07-15T11:54:00Z"/>
          <w:rFonts w:cs="Arial"/>
        </w:rPr>
        <w:pPrChange w:id="816" w:author="Попова Дарья" w:date="2020-07-15T11:54:00Z">
          <w:pPr>
            <w:pStyle w:val="afa"/>
            <w:numPr>
              <w:numId w:val="45"/>
            </w:numPr>
            <w:spacing w:after="240"/>
            <w:ind w:left="1287" w:hanging="360"/>
          </w:pPr>
        </w:pPrChange>
      </w:pPr>
      <w:ins w:id="817" w:author="Попова Дарья" w:date="2020-07-15T11:54:00Z">
        <w:r w:rsidRPr="00AF2D49">
          <w:rPr>
            <w:rFonts w:cs="Arial"/>
          </w:rPr>
          <w:t>С</w:t>
        </w:r>
        <w:r w:rsidRPr="00176E86">
          <w:rPr>
            <w:rFonts w:cs="Arial"/>
          </w:rPr>
          <w:t xml:space="preserve">таршим </w:t>
        </w:r>
        <w:r w:rsidRPr="009772FB">
          <w:rPr>
            <w:rFonts w:cs="Arial"/>
          </w:rPr>
          <w:t xml:space="preserve">планировщиком </w:t>
        </w:r>
        <w:r>
          <w:rPr>
            <w:rFonts w:cs="Arial"/>
          </w:rPr>
          <w:t>ТОиР УО.</w:t>
        </w:r>
        <w:r w:rsidRPr="009772FB">
          <w:rPr>
            <w:rFonts w:cs="Arial"/>
          </w:rPr>
          <w:t xml:space="preserve"> </w:t>
        </w:r>
      </w:ins>
    </w:p>
    <w:p w14:paraId="6A43F145" w14:textId="440E3856" w:rsidR="001C6D58" w:rsidRPr="009772FB" w:rsidDel="001C6D58" w:rsidRDefault="001C6D58">
      <w:pPr>
        <w:pStyle w:val="afa"/>
        <w:numPr>
          <w:ilvl w:val="0"/>
          <w:numId w:val="45"/>
        </w:numPr>
        <w:spacing w:after="240"/>
        <w:ind w:left="851" w:hanging="284"/>
        <w:rPr>
          <w:del w:id="818" w:author="Попова Дарья" w:date="2020-07-15T11:55:00Z"/>
          <w:rFonts w:cs="Arial"/>
        </w:rPr>
        <w:pPrChange w:id="819" w:author="Попова Дарья" w:date="2020-07-15T11:54:00Z">
          <w:pPr>
            <w:pStyle w:val="afa"/>
            <w:numPr>
              <w:numId w:val="40"/>
            </w:numPr>
            <w:spacing w:after="240"/>
            <w:ind w:left="1776" w:hanging="360"/>
          </w:pPr>
        </w:pPrChange>
      </w:pPr>
    </w:p>
    <w:p w14:paraId="4A11ACC9" w14:textId="171E305B" w:rsidR="00DB06B7" w:rsidRPr="00850753" w:rsidRDefault="0036325B" w:rsidP="002E665C">
      <w:pPr>
        <w:pStyle w:val="afa"/>
        <w:numPr>
          <w:ilvl w:val="0"/>
          <w:numId w:val="46"/>
        </w:numPr>
        <w:spacing w:after="240"/>
        <w:ind w:left="851" w:hanging="284"/>
        <w:rPr>
          <w:rFonts w:cs="Arial"/>
        </w:rPr>
      </w:pPr>
      <w:r w:rsidRPr="009772FB">
        <w:rPr>
          <w:rFonts w:cs="Arial"/>
        </w:rPr>
        <w:t>После согласования</w:t>
      </w:r>
      <w:r w:rsidR="00DB06B7" w:rsidRPr="009772FB">
        <w:rPr>
          <w:rFonts w:cs="Arial"/>
        </w:rPr>
        <w:t xml:space="preserve"> плана-графика</w:t>
      </w:r>
      <w:r w:rsidRPr="009772FB">
        <w:rPr>
          <w:rFonts w:cs="Arial"/>
        </w:rPr>
        <w:t xml:space="preserve"> </w:t>
      </w:r>
      <w:r w:rsidR="00DB06B7" w:rsidRPr="009772FB">
        <w:rPr>
          <w:rFonts w:cs="Arial"/>
        </w:rPr>
        <w:t xml:space="preserve">Главным </w:t>
      </w:r>
      <w:r w:rsidRPr="009772FB">
        <w:rPr>
          <w:rFonts w:cs="Arial"/>
        </w:rPr>
        <w:t xml:space="preserve">специалистом </w:t>
      </w:r>
      <w:r w:rsidR="002535C0">
        <w:rPr>
          <w:rFonts w:cs="Arial"/>
        </w:rPr>
        <w:t>ТОиР УО</w:t>
      </w:r>
      <w:r w:rsidR="00120649" w:rsidRPr="009772FB">
        <w:rPr>
          <w:rFonts w:cs="Arial"/>
        </w:rPr>
        <w:t>,</w:t>
      </w:r>
      <w:r w:rsidRPr="009772FB">
        <w:rPr>
          <w:rFonts w:cs="Arial"/>
        </w:rPr>
        <w:t xml:space="preserve"> </w:t>
      </w:r>
      <w:r w:rsidR="006624A9" w:rsidRPr="009772FB">
        <w:rPr>
          <w:rFonts w:cs="Arial"/>
        </w:rPr>
        <w:t>рассчитанный</w:t>
      </w:r>
      <w:r w:rsidRPr="009772FB">
        <w:rPr>
          <w:rFonts w:cs="Arial"/>
        </w:rPr>
        <w:t xml:space="preserve"> </w:t>
      </w:r>
      <w:r w:rsidRPr="00850753">
        <w:rPr>
          <w:rFonts w:cs="Arial"/>
        </w:rPr>
        <w:t>планов</w:t>
      </w:r>
      <w:r w:rsidR="006624A9" w:rsidRPr="00850753">
        <w:rPr>
          <w:rFonts w:cs="Arial"/>
        </w:rPr>
        <w:t>ый</w:t>
      </w:r>
      <w:r w:rsidRPr="00850753">
        <w:rPr>
          <w:rFonts w:cs="Arial"/>
        </w:rPr>
        <w:t xml:space="preserve"> КТГ</w:t>
      </w:r>
      <w:r w:rsidR="006624A9" w:rsidRPr="00850753">
        <w:rPr>
          <w:rFonts w:cs="Arial"/>
        </w:rPr>
        <w:t xml:space="preserve"> по группам оборудования</w:t>
      </w:r>
      <w:r w:rsidRPr="00850753">
        <w:rPr>
          <w:rFonts w:cs="Arial"/>
        </w:rPr>
        <w:t xml:space="preserve"> переда</w:t>
      </w:r>
      <w:r w:rsidR="006624A9" w:rsidRPr="00850753">
        <w:rPr>
          <w:rFonts w:cs="Arial"/>
        </w:rPr>
        <w:t>е</w:t>
      </w:r>
      <w:r w:rsidRPr="00850753">
        <w:rPr>
          <w:rFonts w:cs="Arial"/>
        </w:rPr>
        <w:t xml:space="preserve">тся в ПТО (при наличии системы </w:t>
      </w:r>
      <w:r w:rsidR="00B213DA">
        <w:rPr>
          <w:rFonts w:cs="Arial"/>
          <w:lang w:val="en-US"/>
        </w:rPr>
        <w:t>FS</w:t>
      </w:r>
      <w:r w:rsidR="00B213DA" w:rsidRPr="009721BA">
        <w:rPr>
          <w:rFonts w:cs="Arial"/>
        </w:rPr>
        <w:t>-</w:t>
      </w:r>
      <w:r w:rsidR="00B213DA">
        <w:rPr>
          <w:rFonts w:cs="Arial"/>
          <w:lang w:val="en-US"/>
        </w:rPr>
        <w:t>PER</w:t>
      </w:r>
      <w:r w:rsidR="00B213DA" w:rsidRPr="00850753">
        <w:rPr>
          <w:rFonts w:cs="Arial"/>
        </w:rPr>
        <w:t xml:space="preserve"> </w:t>
      </w:r>
      <w:r w:rsidRPr="00850753">
        <w:rPr>
          <w:rFonts w:cs="Arial"/>
        </w:rPr>
        <w:t>–</w:t>
      </w:r>
      <w:r w:rsidR="005915D4" w:rsidRPr="00AF2D49">
        <w:rPr>
          <w:rFonts w:cs="Arial"/>
        </w:rPr>
        <w:t xml:space="preserve"> </w:t>
      </w:r>
      <w:r w:rsidRPr="00754AC0">
        <w:rPr>
          <w:rFonts w:cs="Arial"/>
        </w:rPr>
        <w:t>при помощи механизма</w:t>
      </w:r>
      <w:r w:rsidRPr="00176E86">
        <w:rPr>
          <w:rFonts w:cs="Arial"/>
        </w:rPr>
        <w:t xml:space="preserve"> инте</w:t>
      </w:r>
      <w:r w:rsidR="003F3728" w:rsidRPr="00176E86">
        <w:rPr>
          <w:rFonts w:cs="Arial"/>
        </w:rPr>
        <w:t>грации между системами</w:t>
      </w:r>
      <w:r w:rsidR="003F3728" w:rsidRPr="00850753">
        <w:rPr>
          <w:rFonts w:cs="Arial"/>
        </w:rPr>
        <w:t xml:space="preserve">), </w:t>
      </w:r>
    </w:p>
    <w:p w14:paraId="231E82CC" w14:textId="6A036027" w:rsidR="007070CA" w:rsidRPr="009772FB" w:rsidRDefault="002E665C" w:rsidP="002E665C">
      <w:pPr>
        <w:pStyle w:val="afa"/>
        <w:numPr>
          <w:ilvl w:val="0"/>
          <w:numId w:val="46"/>
        </w:numPr>
        <w:spacing w:after="240"/>
        <w:ind w:left="851" w:hanging="284"/>
        <w:rPr>
          <w:rFonts w:cs="Arial"/>
        </w:rPr>
      </w:pPr>
      <w:r>
        <w:rPr>
          <w:rFonts w:cs="Arial"/>
        </w:rPr>
        <w:t>П</w:t>
      </w:r>
      <w:r w:rsidR="00E95445" w:rsidRPr="00AF2D49">
        <w:rPr>
          <w:rFonts w:cs="Arial"/>
        </w:rPr>
        <w:t xml:space="preserve">лан-график согласовывается </w:t>
      </w:r>
      <w:r w:rsidR="003F3728" w:rsidRPr="00754AC0">
        <w:rPr>
          <w:rFonts w:cs="Arial"/>
        </w:rPr>
        <w:t>Г</w:t>
      </w:r>
      <w:r w:rsidR="0036325B" w:rsidRPr="00176E86">
        <w:rPr>
          <w:rFonts w:cs="Arial"/>
        </w:rPr>
        <w:t>лавн</w:t>
      </w:r>
      <w:r w:rsidR="00E95445" w:rsidRPr="00176E86">
        <w:rPr>
          <w:rFonts w:cs="Arial"/>
        </w:rPr>
        <w:t>ы</w:t>
      </w:r>
      <w:r w:rsidR="0036325B" w:rsidRPr="00A44015">
        <w:rPr>
          <w:rFonts w:cs="Arial"/>
        </w:rPr>
        <w:t>м</w:t>
      </w:r>
      <w:r w:rsidR="009262AC" w:rsidRPr="009772FB">
        <w:rPr>
          <w:rFonts w:cs="Arial"/>
        </w:rPr>
        <w:t xml:space="preserve"> инженер</w:t>
      </w:r>
      <w:r w:rsidR="00E95445" w:rsidRPr="009772FB">
        <w:rPr>
          <w:rFonts w:cs="Arial"/>
        </w:rPr>
        <w:t>ом</w:t>
      </w:r>
      <w:r w:rsidR="009262AC" w:rsidRPr="009772FB">
        <w:rPr>
          <w:rFonts w:cs="Arial"/>
        </w:rPr>
        <w:t xml:space="preserve"> </w:t>
      </w:r>
      <w:r w:rsidR="00752C70">
        <w:rPr>
          <w:rFonts w:cs="Arial"/>
        </w:rPr>
        <w:t>УО</w:t>
      </w:r>
      <w:r w:rsidR="009262AC" w:rsidRPr="009772FB">
        <w:rPr>
          <w:rFonts w:cs="Arial"/>
        </w:rPr>
        <w:t xml:space="preserve"> Управления</w:t>
      </w:r>
      <w:ins w:id="820" w:author="Попова Дарья" w:date="2020-07-15T15:10:00Z">
        <w:r w:rsidR="00307F8D" w:rsidRPr="002175C8">
          <w:rPr>
            <w:rFonts w:cs="Arial"/>
            <w:rPrChange w:id="821" w:author="Александр Шрамков" w:date="2021-03-04T10:31:00Z">
              <w:rPr>
                <w:rFonts w:cs="Arial"/>
                <w:lang w:val="en-US"/>
              </w:rPr>
            </w:rPrChange>
          </w:rPr>
          <w:t>/</w:t>
        </w:r>
      </w:ins>
    </w:p>
    <w:p w14:paraId="648C958A" w14:textId="1F186ABC" w:rsidR="00DB06B7" w:rsidRPr="009772FB" w:rsidRDefault="002E665C" w:rsidP="002E665C">
      <w:pPr>
        <w:pStyle w:val="afa"/>
        <w:numPr>
          <w:ilvl w:val="0"/>
          <w:numId w:val="46"/>
        </w:numPr>
        <w:spacing w:after="240"/>
        <w:ind w:left="851" w:hanging="284"/>
        <w:rPr>
          <w:rFonts w:cs="Arial"/>
        </w:rPr>
      </w:pPr>
      <w:r>
        <w:rPr>
          <w:rFonts w:cs="Arial"/>
        </w:rPr>
        <w:t>Б</w:t>
      </w:r>
      <w:r w:rsidR="002E3D19" w:rsidRPr="009772FB">
        <w:rPr>
          <w:rFonts w:cs="Arial"/>
        </w:rPr>
        <w:t xml:space="preserve">юджет рассматривается Техническим Комитетом </w:t>
      </w:r>
      <w:r w:rsidR="00752C70">
        <w:rPr>
          <w:rFonts w:cs="Arial"/>
        </w:rPr>
        <w:t>УО</w:t>
      </w:r>
      <w:r w:rsidR="009262AC" w:rsidRPr="009772FB">
        <w:rPr>
          <w:rFonts w:cs="Arial"/>
        </w:rPr>
        <w:t>.</w:t>
      </w:r>
      <w:r w:rsidR="0046738E" w:rsidRPr="009772FB">
        <w:rPr>
          <w:rFonts w:cs="Arial"/>
        </w:rPr>
        <w:t xml:space="preserve"> </w:t>
      </w:r>
    </w:p>
    <w:p w14:paraId="57D7A99C" w14:textId="12BE7D69" w:rsidR="007070CA" w:rsidRPr="00850753" w:rsidRDefault="002E665C" w:rsidP="002E665C">
      <w:pPr>
        <w:pStyle w:val="afa"/>
        <w:numPr>
          <w:ilvl w:val="0"/>
          <w:numId w:val="46"/>
        </w:numPr>
        <w:spacing w:after="240"/>
        <w:ind w:left="851" w:hanging="284"/>
        <w:rPr>
          <w:rFonts w:cs="Arial"/>
        </w:rPr>
      </w:pPr>
      <w:r>
        <w:rPr>
          <w:rFonts w:cs="Arial"/>
        </w:rPr>
        <w:t>Ф</w:t>
      </w:r>
      <w:r w:rsidR="0046738E">
        <w:rPr>
          <w:rFonts w:cs="Arial"/>
        </w:rPr>
        <w:t>ормируется потребность</w:t>
      </w:r>
      <w:r w:rsidR="003F3728">
        <w:rPr>
          <w:rFonts w:cs="Arial"/>
        </w:rPr>
        <w:t xml:space="preserve"> для службы МТО</w:t>
      </w:r>
      <w:r w:rsidR="0046738E">
        <w:rPr>
          <w:rFonts w:cs="Arial"/>
        </w:rPr>
        <w:t xml:space="preserve"> в закупаемых МТР и услугах на </w:t>
      </w:r>
      <w:r w:rsidR="0030339E">
        <w:rPr>
          <w:rFonts w:cs="Arial"/>
        </w:rPr>
        <w:t>планируемый год</w:t>
      </w:r>
      <w:r w:rsidR="003F3728">
        <w:rPr>
          <w:rFonts w:cs="Arial"/>
        </w:rPr>
        <w:t xml:space="preserve">. </w:t>
      </w:r>
      <w:r w:rsidR="003F3728" w:rsidRPr="00850753">
        <w:rPr>
          <w:rFonts w:cs="Arial"/>
        </w:rPr>
        <w:t>На данном этапе физические объемы воздействий на ПА, определенные в</w:t>
      </w:r>
      <w:r w:rsidR="00D139D7" w:rsidRPr="00850753">
        <w:rPr>
          <w:rFonts w:cs="Arial"/>
        </w:rPr>
        <w:t xml:space="preserve"> заказ</w:t>
      </w:r>
      <w:r w:rsidR="003F3728" w:rsidRPr="00850753">
        <w:rPr>
          <w:rFonts w:cs="Arial"/>
        </w:rPr>
        <w:t>ах ТОРО</w:t>
      </w:r>
      <w:ins w:id="822" w:author="Попова Дарья" w:date="2020-07-15T15:11:00Z">
        <w:r w:rsidR="00307F8D" w:rsidRPr="002175C8">
          <w:rPr>
            <w:rFonts w:cs="Arial"/>
            <w:rPrChange w:id="823" w:author="Александр Шрамков" w:date="2021-03-04T10:31:00Z">
              <w:rPr>
                <w:rFonts w:cs="Arial"/>
                <w:lang w:val="en-US"/>
              </w:rPr>
            </w:rPrChange>
          </w:rPr>
          <w:t xml:space="preserve"> </w:t>
        </w:r>
        <w:r w:rsidR="00307F8D">
          <w:rPr>
            <w:rFonts w:cs="Arial"/>
          </w:rPr>
          <w:t>и сетевых графиках</w:t>
        </w:r>
      </w:ins>
      <w:r w:rsidR="003F3728" w:rsidRPr="00850753">
        <w:rPr>
          <w:rFonts w:cs="Arial"/>
        </w:rPr>
        <w:t>, считаются со</w:t>
      </w:r>
      <w:r w:rsidR="00A75FD9" w:rsidRPr="00850753">
        <w:rPr>
          <w:rFonts w:cs="Arial"/>
        </w:rPr>
        <w:t>г</w:t>
      </w:r>
      <w:r w:rsidR="003F3728" w:rsidRPr="00850753">
        <w:rPr>
          <w:rFonts w:cs="Arial"/>
        </w:rPr>
        <w:t xml:space="preserve">ласованными. </w:t>
      </w:r>
    </w:p>
    <w:p w14:paraId="0792B4F2" w14:textId="26BBC02B" w:rsidR="003F3728" w:rsidRPr="00754AC0" w:rsidRDefault="002E665C" w:rsidP="002E665C">
      <w:pPr>
        <w:pStyle w:val="afa"/>
        <w:numPr>
          <w:ilvl w:val="0"/>
          <w:numId w:val="46"/>
        </w:numPr>
        <w:spacing w:after="240"/>
        <w:ind w:left="851" w:hanging="284"/>
        <w:rPr>
          <w:rFonts w:cs="Arial"/>
        </w:rPr>
      </w:pPr>
      <w:r>
        <w:rPr>
          <w:rFonts w:cs="Arial"/>
        </w:rPr>
        <w:lastRenderedPageBreak/>
        <w:t>П</w:t>
      </w:r>
      <w:r w:rsidR="003F3728" w:rsidRPr="00850753">
        <w:rPr>
          <w:rFonts w:cs="Arial"/>
        </w:rPr>
        <w:t xml:space="preserve">роводится формирование и согласование в системе MCB годового бюджета воздействий на ПА (см. КД </w:t>
      </w:r>
      <w:del w:id="824" w:author="Александр Шрамков" w:date="2021-03-05T12:38:00Z">
        <w:r w:rsidR="000367AC" w:rsidDel="001710A8">
          <w:rPr>
            <w:rFonts w:cs="Arial"/>
          </w:rPr>
          <w:delText>ERP.9.9.</w:delText>
        </w:r>
      </w:del>
      <w:ins w:id="825" w:author="Александр Шрамков" w:date="2021-03-05T12:38:00Z">
        <w:r w:rsidR="001710A8">
          <w:rPr>
            <w:rFonts w:cs="Arial"/>
          </w:rPr>
          <w:t>ERP.13.9.</w:t>
        </w:r>
      </w:ins>
      <w:r w:rsidR="000367AC">
        <w:rPr>
          <w:rFonts w:cs="Arial"/>
        </w:rPr>
        <w:t>2.</w:t>
      </w:r>
      <w:r w:rsidR="003F3728" w:rsidRPr="00850753">
        <w:rPr>
          <w:rFonts w:cs="Arial"/>
        </w:rPr>
        <w:t xml:space="preserve">51.PM.КД </w:t>
      </w:r>
      <w:ins w:id="826" w:author="Попова Дарья" w:date="2020-07-15T15:11:00Z">
        <w:r w:rsidR="00307F8D">
          <w:rPr>
            <w:rFonts w:cs="Arial"/>
          </w:rPr>
          <w:t>«</w:t>
        </w:r>
      </w:ins>
      <w:r w:rsidR="003F3728" w:rsidRPr="00850753">
        <w:rPr>
          <w:rFonts w:cs="Arial"/>
        </w:rPr>
        <w:t>Формирование и управление бюджетами ТОиР</w:t>
      </w:r>
      <w:ins w:id="827" w:author="Попова Дарья" w:date="2020-07-15T15:11:00Z">
        <w:r w:rsidR="00307F8D">
          <w:rPr>
            <w:rFonts w:cs="Arial"/>
          </w:rPr>
          <w:t>»</w:t>
        </w:r>
      </w:ins>
      <w:r w:rsidR="003F3728" w:rsidRPr="00850753">
        <w:rPr>
          <w:rFonts w:cs="Arial"/>
        </w:rPr>
        <w:t>), по результатам которого формируются лимиты бюджета, которые автоматически передаются на СПП-элементы, к которым привязаны</w:t>
      </w:r>
      <w:r w:rsidR="00D139D7" w:rsidRPr="00AF2D49">
        <w:rPr>
          <w:rFonts w:cs="Arial"/>
        </w:rPr>
        <w:t xml:space="preserve"> заказ</w:t>
      </w:r>
      <w:r w:rsidR="003F3728" w:rsidRPr="00754AC0">
        <w:rPr>
          <w:rFonts w:cs="Arial"/>
        </w:rPr>
        <w:t>ы ТОРО</w:t>
      </w:r>
      <w:ins w:id="828" w:author="Попова Дарья" w:date="2020-07-15T15:12:00Z">
        <w:r w:rsidR="00307F8D">
          <w:rPr>
            <w:rFonts w:cs="Arial"/>
          </w:rPr>
          <w:t xml:space="preserve"> и сетевые графики</w:t>
        </w:r>
      </w:ins>
      <w:r w:rsidR="003F3728" w:rsidRPr="00754AC0">
        <w:rPr>
          <w:rFonts w:cs="Arial"/>
        </w:rPr>
        <w:t>.</w:t>
      </w:r>
    </w:p>
    <w:p w14:paraId="22345FAA" w14:textId="60DD2B52" w:rsidR="0036325B" w:rsidRPr="009772FB" w:rsidRDefault="0036325B" w:rsidP="002E665C">
      <w:pPr>
        <w:pStyle w:val="afa"/>
        <w:numPr>
          <w:ilvl w:val="0"/>
          <w:numId w:val="46"/>
        </w:numPr>
        <w:spacing w:after="240"/>
        <w:ind w:left="851" w:hanging="284"/>
        <w:rPr>
          <w:rFonts w:cs="Arial"/>
        </w:rPr>
      </w:pPr>
      <w:r w:rsidRPr="00176E86">
        <w:rPr>
          <w:rFonts w:cs="Arial"/>
        </w:rPr>
        <w:t>В случае наличия замечаний от различных участников согласования,</w:t>
      </w:r>
      <w:r w:rsidR="0046738E" w:rsidRPr="00176E86">
        <w:rPr>
          <w:rFonts w:cs="Arial"/>
        </w:rPr>
        <w:t xml:space="preserve"> в том числе</w:t>
      </w:r>
      <w:r w:rsidR="00E95445" w:rsidRPr="00A44015">
        <w:rPr>
          <w:rFonts w:cs="Arial"/>
        </w:rPr>
        <w:t xml:space="preserve"> после принятия версии бюджета</w:t>
      </w:r>
      <w:r w:rsidR="0046738E" w:rsidRPr="009772FB">
        <w:rPr>
          <w:rFonts w:cs="Arial"/>
        </w:rPr>
        <w:t>,</w:t>
      </w:r>
      <w:r w:rsidRPr="009772FB">
        <w:rPr>
          <w:rFonts w:cs="Arial"/>
        </w:rPr>
        <w:t xml:space="preserve"> замечания передаются </w:t>
      </w:r>
      <w:r w:rsidR="00F62E46" w:rsidRPr="009772FB">
        <w:rPr>
          <w:rFonts w:cs="Arial"/>
        </w:rPr>
        <w:t>Планировщик</w:t>
      </w:r>
      <w:r w:rsidRPr="009772FB">
        <w:rPr>
          <w:rFonts w:cs="Arial"/>
        </w:rPr>
        <w:t>у</w:t>
      </w:r>
      <w:r w:rsidR="00E95445" w:rsidRPr="009772FB">
        <w:rPr>
          <w:rFonts w:cs="Arial"/>
        </w:rPr>
        <w:t xml:space="preserve"> </w:t>
      </w:r>
      <w:r w:rsidR="002535C0">
        <w:rPr>
          <w:rFonts w:cs="Arial"/>
        </w:rPr>
        <w:t>ТОиР УО</w:t>
      </w:r>
      <w:ins w:id="829" w:author="Попова Дарья" w:date="2020-07-15T15:12:00Z">
        <w:r w:rsidR="00307F8D">
          <w:rPr>
            <w:rFonts w:cs="Arial"/>
          </w:rPr>
          <w:t xml:space="preserve"> или Планировщику ЗиС</w:t>
        </w:r>
      </w:ins>
      <w:ins w:id="830" w:author="Попова Дарья" w:date="2020-07-15T15:30:00Z">
        <w:r w:rsidR="005D77CA">
          <w:rPr>
            <w:rFonts w:cs="Arial"/>
          </w:rPr>
          <w:t xml:space="preserve"> УО</w:t>
        </w:r>
      </w:ins>
      <w:r w:rsidRPr="009772FB">
        <w:rPr>
          <w:rFonts w:cs="Arial"/>
        </w:rPr>
        <w:t>, он выполняет корректировку</w:t>
      </w:r>
      <w:r w:rsidR="00D139D7" w:rsidRPr="009772FB">
        <w:rPr>
          <w:rFonts w:cs="Arial"/>
        </w:rPr>
        <w:t xml:space="preserve"> заказ</w:t>
      </w:r>
      <w:r w:rsidRPr="009772FB">
        <w:rPr>
          <w:rFonts w:cs="Arial"/>
        </w:rPr>
        <w:t>ов</w:t>
      </w:r>
      <w:ins w:id="831" w:author="Попова Дарья" w:date="2020-07-15T15:12:00Z">
        <w:r w:rsidR="00307F8D">
          <w:rPr>
            <w:rFonts w:cs="Arial"/>
          </w:rPr>
          <w:t>/ сетевых графиков</w:t>
        </w:r>
      </w:ins>
      <w:r w:rsidRPr="009772FB">
        <w:rPr>
          <w:rFonts w:cs="Arial"/>
        </w:rPr>
        <w:t xml:space="preserve"> с учетом полученных замечаний и повторяет цикл анализа запланированных ресурсов перед повторной отправкой плана-графика на согласование</w:t>
      </w:r>
      <w:r w:rsidR="00E95445" w:rsidRPr="009772FB">
        <w:rPr>
          <w:rFonts w:cs="Arial"/>
        </w:rPr>
        <w:t xml:space="preserve"> (повторяется вначале согласование в системе </w:t>
      </w:r>
      <w:r w:rsidR="00E95445" w:rsidRPr="009772FB">
        <w:rPr>
          <w:rFonts w:cs="Arial"/>
          <w:lang w:val="en-US"/>
        </w:rPr>
        <w:t>S</w:t>
      </w:r>
      <w:r w:rsidR="00E95445" w:rsidRPr="009772FB">
        <w:rPr>
          <w:rFonts w:cs="Arial"/>
        </w:rPr>
        <w:t>/4</w:t>
      </w:r>
      <w:r w:rsidR="00E95445" w:rsidRPr="009772FB">
        <w:rPr>
          <w:rFonts w:cs="Arial"/>
          <w:lang w:val="en-US"/>
        </w:rPr>
        <w:t>HANA</w:t>
      </w:r>
      <w:r w:rsidR="00E95445" w:rsidRPr="009772FB">
        <w:rPr>
          <w:rFonts w:cs="Arial"/>
        </w:rPr>
        <w:t xml:space="preserve">, затем в </w:t>
      </w:r>
      <w:r w:rsidR="00E95445" w:rsidRPr="009772FB">
        <w:rPr>
          <w:rFonts w:cs="Arial"/>
          <w:lang w:val="en-US"/>
        </w:rPr>
        <w:t>MCB</w:t>
      </w:r>
      <w:r w:rsidR="00E95445" w:rsidRPr="009772FB">
        <w:rPr>
          <w:rFonts w:cs="Arial"/>
        </w:rPr>
        <w:t>)</w:t>
      </w:r>
      <w:r w:rsidRPr="009772FB">
        <w:rPr>
          <w:rFonts w:cs="Arial"/>
        </w:rPr>
        <w:t>.</w:t>
      </w:r>
    </w:p>
    <w:p w14:paraId="4E46B5A1" w14:textId="3361B293" w:rsidR="007070CA" w:rsidRPr="00850753" w:rsidRDefault="003F3728" w:rsidP="002E665C">
      <w:pPr>
        <w:pStyle w:val="afa"/>
        <w:numPr>
          <w:ilvl w:val="0"/>
          <w:numId w:val="46"/>
        </w:numPr>
        <w:spacing w:after="240"/>
        <w:ind w:left="851" w:hanging="284"/>
        <w:rPr>
          <w:rFonts w:cs="Arial"/>
        </w:rPr>
      </w:pPr>
      <w:r w:rsidRPr="007070CA">
        <w:rPr>
          <w:rFonts w:cs="Arial"/>
        </w:rPr>
        <w:t xml:space="preserve">После </w:t>
      </w:r>
      <w:r w:rsidR="007070CA" w:rsidRPr="00B153FA">
        <w:rPr>
          <w:rFonts w:cs="Arial"/>
        </w:rPr>
        <w:t>утверждения</w:t>
      </w:r>
      <w:r w:rsidRPr="007070CA">
        <w:rPr>
          <w:rFonts w:cs="Arial"/>
        </w:rPr>
        <w:t xml:space="preserve"> бюджета </w:t>
      </w:r>
      <w:r w:rsidR="007070CA" w:rsidRPr="00B153FA">
        <w:rPr>
          <w:rFonts w:cs="Arial"/>
        </w:rPr>
        <w:t>и анализа плана-графика воздействий на ПА С</w:t>
      </w:r>
      <w:r w:rsidRPr="007070CA">
        <w:rPr>
          <w:rFonts w:cs="Arial"/>
        </w:rPr>
        <w:t xml:space="preserve">тарший </w:t>
      </w:r>
      <w:r w:rsidR="007070CA" w:rsidRPr="00B153FA">
        <w:rPr>
          <w:rFonts w:cs="Arial"/>
        </w:rPr>
        <w:t>п</w:t>
      </w:r>
      <w:r w:rsidR="00F62E46" w:rsidRPr="007070CA">
        <w:rPr>
          <w:rFonts w:cs="Arial"/>
        </w:rPr>
        <w:t>ланировщик</w:t>
      </w:r>
      <w:r w:rsidRPr="007070CA">
        <w:rPr>
          <w:rFonts w:cs="Arial"/>
        </w:rPr>
        <w:t xml:space="preserve"> </w:t>
      </w:r>
      <w:r w:rsidR="002535C0">
        <w:rPr>
          <w:rFonts w:cs="Arial"/>
        </w:rPr>
        <w:t>ТОиР УО</w:t>
      </w:r>
      <w:r w:rsidR="00BB53B0">
        <w:rPr>
          <w:rFonts w:cs="Arial"/>
        </w:rPr>
        <w:t xml:space="preserve"> </w:t>
      </w:r>
      <w:r w:rsidRPr="00850753">
        <w:rPr>
          <w:rFonts w:cs="Arial"/>
        </w:rPr>
        <w:t>устанавливает на</w:t>
      </w:r>
      <w:r w:rsidR="00D139D7" w:rsidRPr="00850753">
        <w:rPr>
          <w:rFonts w:cs="Arial"/>
        </w:rPr>
        <w:t xml:space="preserve"> заказ</w:t>
      </w:r>
      <w:r w:rsidRPr="00850753">
        <w:rPr>
          <w:rFonts w:cs="Arial"/>
        </w:rPr>
        <w:t>ах статус, показывающий, что</w:t>
      </w:r>
      <w:r w:rsidR="00D139D7" w:rsidRPr="00AF2D49">
        <w:rPr>
          <w:rFonts w:cs="Arial"/>
        </w:rPr>
        <w:t xml:space="preserve"> заказ</w:t>
      </w:r>
      <w:r w:rsidRPr="00754AC0">
        <w:rPr>
          <w:rFonts w:cs="Arial"/>
        </w:rPr>
        <w:t>ы утверждены в годовой программе</w:t>
      </w:r>
      <w:r w:rsidRPr="00850753">
        <w:rPr>
          <w:rFonts w:cs="Arial"/>
        </w:rPr>
        <w:t xml:space="preserve">. </w:t>
      </w:r>
    </w:p>
    <w:p w14:paraId="09B2B629" w14:textId="13F984B7" w:rsidR="003F3728" w:rsidRPr="00176E86" w:rsidRDefault="00D318A7" w:rsidP="002E665C">
      <w:pPr>
        <w:pStyle w:val="afa"/>
        <w:numPr>
          <w:ilvl w:val="0"/>
          <w:numId w:val="46"/>
        </w:numPr>
        <w:spacing w:after="240"/>
        <w:ind w:left="851" w:hanging="284"/>
        <w:rPr>
          <w:rFonts w:cs="Arial"/>
        </w:rPr>
      </w:pPr>
      <w:r w:rsidRPr="00AF2D49">
        <w:rPr>
          <w:rFonts w:cs="Arial"/>
        </w:rPr>
        <w:t>После установки данного статуса передается потребность д</w:t>
      </w:r>
      <w:r w:rsidR="00921054" w:rsidRPr="00176E86">
        <w:rPr>
          <w:rFonts w:cs="Arial"/>
        </w:rPr>
        <w:t xml:space="preserve">ля </w:t>
      </w:r>
      <w:r w:rsidR="00921054" w:rsidRPr="00A44015">
        <w:rPr>
          <w:rFonts w:cs="Arial"/>
        </w:rPr>
        <w:t>обеспечения</w:t>
      </w:r>
      <w:r w:rsidRPr="009772FB">
        <w:rPr>
          <w:rFonts w:cs="Arial"/>
        </w:rPr>
        <w:t xml:space="preserve"> закупки</w:t>
      </w:r>
      <w:r w:rsidR="00A75FD9" w:rsidRPr="009772FB">
        <w:rPr>
          <w:rFonts w:cs="Arial"/>
        </w:rPr>
        <w:t xml:space="preserve"> (см. КД «</w:t>
      </w:r>
      <w:del w:id="832" w:author="Александр Шрамков" w:date="2021-03-05T12:38:00Z">
        <w:r w:rsidR="000367AC" w:rsidDel="001710A8">
          <w:rPr>
            <w:rFonts w:cs="Arial"/>
          </w:rPr>
          <w:delText>ERP.9.9.</w:delText>
        </w:r>
      </w:del>
      <w:ins w:id="833" w:author="Александр Шрамков" w:date="2021-03-05T12:38:00Z">
        <w:r w:rsidR="001710A8">
          <w:rPr>
            <w:rFonts w:cs="Arial"/>
          </w:rPr>
          <w:t>ERP.13.9.</w:t>
        </w:r>
      </w:ins>
      <w:r w:rsidR="000367AC">
        <w:rPr>
          <w:rFonts w:cs="Arial"/>
        </w:rPr>
        <w:t>2.</w:t>
      </w:r>
      <w:r w:rsidR="00A75FD9" w:rsidRPr="009772FB">
        <w:rPr>
          <w:rFonts w:cs="Arial"/>
        </w:rPr>
        <w:t>58 Планирование обеспечения МТР, работами и услугами»)</w:t>
      </w:r>
      <w:r w:rsidR="00921054" w:rsidRPr="00850753">
        <w:rPr>
          <w:rFonts w:cs="Arial"/>
        </w:rPr>
        <w:t xml:space="preserve">. </w:t>
      </w:r>
      <w:r w:rsidR="003F3728" w:rsidRPr="00850753">
        <w:rPr>
          <w:rFonts w:cs="Arial"/>
        </w:rPr>
        <w:t>Последующая обработка</w:t>
      </w:r>
      <w:r w:rsidR="00D139D7" w:rsidRPr="00AF2D49">
        <w:rPr>
          <w:rFonts w:cs="Arial"/>
        </w:rPr>
        <w:t xml:space="preserve"> заказ</w:t>
      </w:r>
      <w:r w:rsidR="003F3728" w:rsidRPr="00754AC0">
        <w:rPr>
          <w:rFonts w:cs="Arial"/>
        </w:rPr>
        <w:t xml:space="preserve">ов </w:t>
      </w:r>
      <w:r w:rsidR="00921054" w:rsidRPr="00176E86">
        <w:rPr>
          <w:rFonts w:cs="Arial"/>
        </w:rPr>
        <w:t xml:space="preserve">ТОРО </w:t>
      </w:r>
      <w:ins w:id="834" w:author="Попова Дарья" w:date="2020-07-15T15:18:00Z">
        <w:r w:rsidR="00307F8D">
          <w:rPr>
            <w:rFonts w:cs="Arial"/>
          </w:rPr>
          <w:t xml:space="preserve">и сетевых графиков </w:t>
        </w:r>
      </w:ins>
      <w:r w:rsidR="003F3728" w:rsidRPr="00176E86">
        <w:rPr>
          <w:rFonts w:cs="Arial"/>
        </w:rPr>
        <w:t>вып</w:t>
      </w:r>
      <w:r w:rsidR="003F3728" w:rsidRPr="00A44015">
        <w:rPr>
          <w:rFonts w:cs="Arial"/>
        </w:rPr>
        <w:t>олняется в рамках процессов оперативного планирования воздействий на ПА</w:t>
      </w:r>
      <w:r w:rsidR="00A75FD9" w:rsidRPr="009772FB">
        <w:rPr>
          <w:rFonts w:cs="Arial"/>
        </w:rPr>
        <w:t xml:space="preserve"> (КД «</w:t>
      </w:r>
      <w:del w:id="835" w:author="Александр Шрамков" w:date="2021-03-05T12:38:00Z">
        <w:r w:rsidR="000367AC" w:rsidDel="001710A8">
          <w:rPr>
            <w:rFonts w:cs="Arial"/>
          </w:rPr>
          <w:delText>ERP.9.9.</w:delText>
        </w:r>
      </w:del>
      <w:ins w:id="836" w:author="Александр Шрамков" w:date="2021-03-05T12:38:00Z">
        <w:r w:rsidR="001710A8">
          <w:rPr>
            <w:rFonts w:cs="Arial"/>
          </w:rPr>
          <w:t>ERP.13.9.</w:t>
        </w:r>
      </w:ins>
      <w:r w:rsidR="000367AC">
        <w:rPr>
          <w:rFonts w:cs="Arial"/>
        </w:rPr>
        <w:t>2.</w:t>
      </w:r>
      <w:r w:rsidR="00A75FD9" w:rsidRPr="009772FB">
        <w:rPr>
          <w:rFonts w:cs="Arial"/>
        </w:rPr>
        <w:t xml:space="preserve">54.PM.КД </w:t>
      </w:r>
      <w:r w:rsidR="00BC2B99">
        <w:rPr>
          <w:rFonts w:cs="Arial"/>
        </w:rPr>
        <w:t>Оперативное планирование мероприятий ТОиР</w:t>
      </w:r>
      <w:r w:rsidR="00A75FD9" w:rsidRPr="00176E86">
        <w:rPr>
          <w:rFonts w:cs="Arial"/>
        </w:rPr>
        <w:t>»)</w:t>
      </w:r>
      <w:r w:rsidR="003F3728" w:rsidRPr="00176E86">
        <w:rPr>
          <w:rFonts w:cs="Arial"/>
        </w:rPr>
        <w:t>.</w:t>
      </w:r>
    </w:p>
    <w:p w14:paraId="16281B60" w14:textId="77777777" w:rsidR="00F722B2" w:rsidRPr="001618E1" w:rsidRDefault="00B81C00" w:rsidP="00B153FA">
      <w:pPr>
        <w:spacing w:after="240"/>
        <w:rPr>
          <w:rFonts w:cs="Arial"/>
        </w:rPr>
      </w:pPr>
      <w:r>
        <w:rPr>
          <w:rFonts w:cs="Arial"/>
        </w:rPr>
        <w:t>Детальное описание шагов процесса годового планирования воздействий на ПА представлено в разделе 5.2.</w:t>
      </w:r>
      <w:r w:rsidRPr="00B81C00">
        <w:rPr>
          <w:rFonts w:cs="Arial"/>
        </w:rPr>
        <w:t xml:space="preserve"> </w:t>
      </w:r>
      <w:r>
        <w:rPr>
          <w:rFonts w:cs="Arial"/>
        </w:rPr>
        <w:t>данного документа, ряд особенностей</w:t>
      </w:r>
      <w:r w:rsidR="00F722B2">
        <w:rPr>
          <w:rFonts w:cs="Arial"/>
        </w:rPr>
        <w:t xml:space="preserve"> технической реализации </w:t>
      </w:r>
      <w:r>
        <w:rPr>
          <w:rFonts w:cs="Arial"/>
        </w:rPr>
        <w:t>представлен</w:t>
      </w:r>
      <w:r w:rsidR="00F722B2">
        <w:rPr>
          <w:rFonts w:cs="Arial"/>
        </w:rPr>
        <w:t xml:space="preserve"> в разделе 5.10</w:t>
      </w:r>
      <w:r w:rsidRPr="00B81C00">
        <w:rPr>
          <w:rFonts w:cs="Arial"/>
        </w:rPr>
        <w:t xml:space="preserve"> </w:t>
      </w:r>
      <w:r>
        <w:rPr>
          <w:rFonts w:cs="Arial"/>
        </w:rPr>
        <w:t>данного документа</w:t>
      </w:r>
      <w:r w:rsidR="00F722B2">
        <w:rPr>
          <w:rFonts w:cs="Arial"/>
        </w:rPr>
        <w:t>.</w:t>
      </w:r>
    </w:p>
    <w:bookmarkEnd w:id="726"/>
    <w:p w14:paraId="1BAEE641" w14:textId="77777777" w:rsidR="00F67405" w:rsidRPr="00220A5C" w:rsidRDefault="00F67405" w:rsidP="00220A5C">
      <w:pPr>
        <w:rPr>
          <w:rFonts w:cs="Arial"/>
        </w:rPr>
      </w:pPr>
    </w:p>
    <w:p w14:paraId="1FC3FDD1" w14:textId="00C7C8B0" w:rsidR="00A152FB" w:rsidRPr="007008A3" w:rsidRDefault="00B9591F" w:rsidP="00916FAB">
      <w:pPr>
        <w:pStyle w:val="a7"/>
        <w:keepNext/>
        <w:spacing w:after="240" w:afterAutospacing="0" w:line="276" w:lineRule="auto"/>
        <w:jc w:val="right"/>
        <w:rPr>
          <w:rFonts w:cs="Arial"/>
          <w:b/>
          <w:sz w:val="22"/>
        </w:rPr>
      </w:pPr>
      <w:bookmarkStart w:id="837" w:name="OLE_LINK1"/>
      <w:r w:rsidRPr="007008A3">
        <w:rPr>
          <w:rFonts w:cs="Arial"/>
          <w:b/>
          <w:sz w:val="22"/>
        </w:rPr>
        <w:t xml:space="preserve">Таблица </w:t>
      </w:r>
      <w:r w:rsidRPr="007008A3">
        <w:rPr>
          <w:rFonts w:cs="Arial"/>
          <w:b/>
          <w:sz w:val="22"/>
        </w:rPr>
        <w:fldChar w:fldCharType="begin"/>
      </w:r>
      <w:r w:rsidRPr="007008A3">
        <w:rPr>
          <w:rFonts w:cs="Arial"/>
          <w:b/>
          <w:sz w:val="22"/>
        </w:rPr>
        <w:instrText xml:space="preserve"> SEQ Таблица \* ARABIC </w:instrText>
      </w:r>
      <w:r w:rsidRPr="007008A3">
        <w:rPr>
          <w:rFonts w:cs="Arial"/>
          <w:b/>
          <w:sz w:val="22"/>
        </w:rPr>
        <w:fldChar w:fldCharType="separate"/>
      </w:r>
      <w:r w:rsidR="00E24180">
        <w:rPr>
          <w:rFonts w:cs="Arial"/>
          <w:b/>
          <w:noProof/>
          <w:sz w:val="22"/>
        </w:rPr>
        <w:t>6</w:t>
      </w:r>
      <w:r w:rsidRPr="007008A3">
        <w:rPr>
          <w:rFonts w:cs="Arial"/>
          <w:b/>
          <w:sz w:val="22"/>
        </w:rPr>
        <w:fldChar w:fldCharType="end"/>
      </w:r>
      <w:bookmarkEnd w:id="837"/>
      <w:r w:rsidRPr="007008A3">
        <w:rPr>
          <w:rFonts w:cs="Arial"/>
          <w:b/>
          <w:sz w:val="22"/>
        </w:rPr>
        <w:t>. Описание бизнес-процесса</w:t>
      </w:r>
      <w:r w:rsidR="000835FE" w:rsidRPr="007008A3">
        <w:rPr>
          <w:rFonts w:cs="Arial"/>
          <w:b/>
          <w:sz w:val="22"/>
        </w:rPr>
        <w:t xml:space="preserve"> </w:t>
      </w:r>
      <w:r w:rsidR="00921054" w:rsidRPr="00921054">
        <w:rPr>
          <w:rFonts w:cs="Arial"/>
          <w:b/>
          <w:sz w:val="22"/>
        </w:rPr>
        <w:t>ПП-07.02.03.01-ERP</w:t>
      </w:r>
      <w:r w:rsidR="00921054" w:rsidRPr="00921054">
        <w:rPr>
          <w:rFonts w:cs="Arial"/>
          <w:b/>
          <w:sz w:val="22"/>
        </w:rPr>
        <w:tab/>
      </w:r>
      <w:r w:rsidR="00167F36">
        <w:rPr>
          <w:rFonts w:cs="Arial"/>
          <w:b/>
          <w:sz w:val="22"/>
        </w:rPr>
        <w:t xml:space="preserve"> </w:t>
      </w:r>
      <w:r w:rsidR="00921054" w:rsidRPr="00921054">
        <w:rPr>
          <w:rFonts w:cs="Arial"/>
          <w:b/>
          <w:sz w:val="22"/>
        </w:rPr>
        <w:t>Годовое планирование воздействий на производственные активы</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655043" w:rsidRPr="007008A3" w14:paraId="302EDB9B" w14:textId="77777777" w:rsidTr="00BE014D">
        <w:trPr>
          <w:cantSplit/>
          <w:trHeight w:val="396"/>
          <w:tblHeader/>
        </w:trPr>
        <w:tc>
          <w:tcPr>
            <w:tcW w:w="2962" w:type="dxa"/>
            <w:shd w:val="clear" w:color="auto" w:fill="FFC000"/>
          </w:tcPr>
          <w:p w14:paraId="3CED093A" w14:textId="77777777" w:rsidR="00655043" w:rsidRPr="00B153FA" w:rsidRDefault="00655043" w:rsidP="00B153FA">
            <w:pPr>
              <w:ind w:hanging="123"/>
              <w:rPr>
                <w:rFonts w:cs="Arial"/>
                <w:b/>
                <w:sz w:val="20"/>
                <w:szCs w:val="20"/>
              </w:rPr>
            </w:pPr>
            <w:r w:rsidRPr="00B153FA">
              <w:rPr>
                <w:rFonts w:cs="Arial"/>
                <w:b/>
                <w:sz w:val="20"/>
                <w:szCs w:val="20"/>
              </w:rPr>
              <w:t>Код бизнес-процесса</w:t>
            </w:r>
          </w:p>
        </w:tc>
        <w:tc>
          <w:tcPr>
            <w:tcW w:w="7229" w:type="dxa"/>
            <w:vAlign w:val="bottom"/>
          </w:tcPr>
          <w:p w14:paraId="6C87C8CA" w14:textId="77777777" w:rsidR="00655043" w:rsidRPr="007008A3" w:rsidRDefault="005042A1" w:rsidP="00B153FA">
            <w:pPr>
              <w:pStyle w:val="TABLECONTENT"/>
              <w:rPr>
                <w:lang w:eastAsia="ru-RU"/>
              </w:rPr>
            </w:pPr>
            <w:r w:rsidRPr="005042A1">
              <w:rPr>
                <w:lang w:eastAsia="ru-RU"/>
              </w:rPr>
              <w:t>ПП-07.02.03.01-ERP</w:t>
            </w:r>
            <w:r w:rsidRPr="005042A1">
              <w:rPr>
                <w:lang w:eastAsia="ru-RU"/>
              </w:rPr>
              <w:tab/>
              <w:t>Годовое планирование воздействий на производственные активы</w:t>
            </w:r>
          </w:p>
        </w:tc>
      </w:tr>
      <w:tr w:rsidR="00655043" w:rsidRPr="007008A3" w14:paraId="221248C2" w14:textId="77777777" w:rsidTr="00BE014D">
        <w:trPr>
          <w:cantSplit/>
          <w:trHeight w:val="290"/>
        </w:trPr>
        <w:tc>
          <w:tcPr>
            <w:tcW w:w="2962" w:type="dxa"/>
            <w:shd w:val="clear" w:color="auto" w:fill="FFC000"/>
          </w:tcPr>
          <w:p w14:paraId="10AB8448" w14:textId="77777777" w:rsidR="00655043" w:rsidRPr="00B153FA" w:rsidRDefault="00655043" w:rsidP="00B153FA">
            <w:pPr>
              <w:ind w:hanging="123"/>
              <w:rPr>
                <w:rFonts w:cs="Arial"/>
                <w:b/>
                <w:sz w:val="20"/>
                <w:szCs w:val="20"/>
              </w:rPr>
            </w:pPr>
            <w:r w:rsidRPr="00B153FA">
              <w:rPr>
                <w:rFonts w:cs="Arial"/>
                <w:b/>
                <w:sz w:val="20"/>
                <w:szCs w:val="20"/>
              </w:rPr>
              <w:t>Цель бизнес-процесса</w:t>
            </w:r>
          </w:p>
        </w:tc>
        <w:tc>
          <w:tcPr>
            <w:tcW w:w="7229" w:type="dxa"/>
            <w:vAlign w:val="bottom"/>
          </w:tcPr>
          <w:p w14:paraId="1EFE6FC3" w14:textId="77777777" w:rsidR="00655043" w:rsidRPr="00AA34DA" w:rsidRDefault="005042A1" w:rsidP="00B153FA">
            <w:pPr>
              <w:pStyle w:val="TABLECONTENT"/>
              <w:rPr>
                <w:lang w:eastAsia="ru-RU"/>
              </w:rPr>
            </w:pPr>
            <w:r>
              <w:rPr>
                <w:lang w:eastAsia="ru-RU"/>
              </w:rPr>
              <w:t>Формирование, согласование и утверждение годовой программы воздействий на ПА</w:t>
            </w:r>
          </w:p>
        </w:tc>
      </w:tr>
      <w:tr w:rsidR="00655043" w:rsidRPr="007008A3" w14:paraId="5D5239BB" w14:textId="77777777" w:rsidTr="00BE014D">
        <w:trPr>
          <w:cantSplit/>
          <w:trHeight w:val="290"/>
        </w:trPr>
        <w:tc>
          <w:tcPr>
            <w:tcW w:w="2962" w:type="dxa"/>
            <w:shd w:val="clear" w:color="auto" w:fill="FFC000"/>
          </w:tcPr>
          <w:p w14:paraId="327E07CE" w14:textId="77777777" w:rsidR="00655043" w:rsidRPr="00B153FA" w:rsidRDefault="00655043" w:rsidP="00B153FA">
            <w:pPr>
              <w:ind w:hanging="123"/>
              <w:rPr>
                <w:rFonts w:cs="Arial"/>
                <w:b/>
                <w:sz w:val="20"/>
                <w:szCs w:val="20"/>
              </w:rPr>
            </w:pPr>
            <w:r w:rsidRPr="00B153FA">
              <w:rPr>
                <w:rFonts w:cs="Arial"/>
                <w:b/>
                <w:sz w:val="20"/>
                <w:szCs w:val="20"/>
              </w:rPr>
              <w:t>Периодичность</w:t>
            </w:r>
          </w:p>
        </w:tc>
        <w:tc>
          <w:tcPr>
            <w:tcW w:w="7229" w:type="dxa"/>
            <w:vAlign w:val="bottom"/>
          </w:tcPr>
          <w:p w14:paraId="27FE2EB2" w14:textId="77777777" w:rsidR="00655043" w:rsidRPr="007008A3" w:rsidRDefault="00655043" w:rsidP="00B153FA">
            <w:pPr>
              <w:pStyle w:val="TABLECONTENT"/>
              <w:rPr>
                <w:lang w:eastAsia="ru-RU"/>
              </w:rPr>
            </w:pPr>
            <w:r w:rsidRPr="007008A3">
              <w:t>Ежегодно</w:t>
            </w:r>
          </w:p>
        </w:tc>
      </w:tr>
      <w:tr w:rsidR="00655043" w:rsidRPr="007008A3" w14:paraId="47F3622F" w14:textId="77777777" w:rsidTr="00BE014D">
        <w:trPr>
          <w:cantSplit/>
          <w:trHeight w:val="293"/>
        </w:trPr>
        <w:tc>
          <w:tcPr>
            <w:tcW w:w="2962" w:type="dxa"/>
            <w:shd w:val="clear" w:color="auto" w:fill="FFC000"/>
          </w:tcPr>
          <w:p w14:paraId="367D9752" w14:textId="77777777" w:rsidR="00655043" w:rsidRPr="00B153FA" w:rsidRDefault="00655043" w:rsidP="00B153FA">
            <w:pPr>
              <w:ind w:hanging="123"/>
              <w:jc w:val="left"/>
              <w:rPr>
                <w:rFonts w:cs="Arial"/>
                <w:b/>
                <w:sz w:val="20"/>
                <w:szCs w:val="20"/>
              </w:rPr>
            </w:pPr>
            <w:r w:rsidRPr="00B153FA">
              <w:rPr>
                <w:rFonts w:cs="Arial"/>
                <w:b/>
                <w:sz w:val="20"/>
                <w:szCs w:val="20"/>
              </w:rPr>
              <w:t>Предваряющие связанные процессы</w:t>
            </w:r>
          </w:p>
        </w:tc>
        <w:tc>
          <w:tcPr>
            <w:tcW w:w="7229" w:type="dxa"/>
            <w:vAlign w:val="bottom"/>
          </w:tcPr>
          <w:p w14:paraId="0B22FD35" w14:textId="77777777" w:rsidR="005042A1" w:rsidRPr="005042A1" w:rsidRDefault="005042A1" w:rsidP="00B153FA">
            <w:pPr>
              <w:pStyle w:val="TABLECONTENT"/>
              <w:rPr>
                <w:lang w:eastAsia="ru-RU"/>
              </w:rPr>
            </w:pPr>
            <w:r w:rsidRPr="005042A1">
              <w:rPr>
                <w:lang w:eastAsia="ru-RU"/>
              </w:rPr>
              <w:t>УП-03.03.04.02-ERP</w:t>
            </w:r>
            <w:r w:rsidRPr="005042A1">
              <w:rPr>
                <w:lang w:eastAsia="ru-RU"/>
              </w:rPr>
              <w:tab/>
              <w:t>Регистрация согласованных плановых показателей производственной программы и формирование потребности в основных нормируемых материалах</w:t>
            </w:r>
          </w:p>
          <w:p w14:paraId="58589A9E" w14:textId="77777777" w:rsidR="005042A1" w:rsidRPr="005042A1" w:rsidRDefault="005042A1" w:rsidP="00B153FA">
            <w:pPr>
              <w:pStyle w:val="TABLECONTENT"/>
              <w:rPr>
                <w:lang w:eastAsia="ru-RU"/>
              </w:rPr>
            </w:pPr>
            <w:r w:rsidRPr="005042A1">
              <w:rPr>
                <w:lang w:eastAsia="ru-RU"/>
              </w:rPr>
              <w:t>ПП-07.04.04-ERP</w:t>
            </w:r>
            <w:r w:rsidRPr="005042A1">
              <w:rPr>
                <w:lang w:eastAsia="ru-RU"/>
              </w:rPr>
              <w:tab/>
              <w:t xml:space="preserve">Анализ технического состояния </w:t>
            </w:r>
            <w:r w:rsidR="00EF0077" w:rsidRPr="005042A1">
              <w:rPr>
                <w:lang w:eastAsia="ru-RU"/>
              </w:rPr>
              <w:t>производственных активов</w:t>
            </w:r>
          </w:p>
          <w:p w14:paraId="5A307A5C" w14:textId="287533BF" w:rsidR="005042A1" w:rsidRPr="005042A1" w:rsidRDefault="005042A1" w:rsidP="00B153FA">
            <w:pPr>
              <w:pStyle w:val="TABLECONTENT"/>
              <w:rPr>
                <w:lang w:eastAsia="ru-RU"/>
              </w:rPr>
            </w:pPr>
            <w:r w:rsidRPr="005042A1">
              <w:rPr>
                <w:lang w:eastAsia="ru-RU"/>
              </w:rPr>
              <w:t>ПП-07.05.03-ERP</w:t>
            </w:r>
            <w:r w:rsidRPr="005042A1">
              <w:rPr>
                <w:lang w:eastAsia="ru-RU"/>
              </w:rPr>
              <w:tab/>
              <w:t xml:space="preserve">Формирование и потребление </w:t>
            </w:r>
            <w:r w:rsidR="00AC4727">
              <w:rPr>
                <w:lang w:eastAsia="ru-RU"/>
              </w:rPr>
              <w:t>обмен</w:t>
            </w:r>
            <w:r w:rsidRPr="005042A1">
              <w:rPr>
                <w:lang w:eastAsia="ru-RU"/>
              </w:rPr>
              <w:t>ного фонда</w:t>
            </w:r>
          </w:p>
          <w:p w14:paraId="0B08FB22" w14:textId="7705370B" w:rsidR="005042A1" w:rsidRPr="005042A1" w:rsidRDefault="005042A1" w:rsidP="00B153FA">
            <w:pPr>
              <w:pStyle w:val="TABLECONTENT"/>
              <w:rPr>
                <w:lang w:eastAsia="ru-RU"/>
              </w:rPr>
            </w:pPr>
            <w:r w:rsidRPr="005042A1">
              <w:rPr>
                <w:lang w:eastAsia="ru-RU"/>
              </w:rPr>
              <w:t>ПП-07.01.02.05</w:t>
            </w:r>
            <w:r w:rsidR="006620A8">
              <w:rPr>
                <w:lang w:eastAsia="ru-RU"/>
              </w:rPr>
              <w:t xml:space="preserve"> </w:t>
            </w:r>
            <w:r w:rsidRPr="005042A1">
              <w:rPr>
                <w:lang w:eastAsia="ru-RU"/>
              </w:rPr>
              <w:tab/>
              <w:t>Управление заменой и модернизацией ПА</w:t>
            </w:r>
          </w:p>
          <w:p w14:paraId="5DC86FD5" w14:textId="77777777" w:rsidR="002A21D1" w:rsidRDefault="005042A1" w:rsidP="00B153FA">
            <w:pPr>
              <w:pStyle w:val="TABLECONTENT"/>
              <w:rPr>
                <w:ins w:id="838" w:author="Попова Дарья" w:date="2020-07-15T15:35:00Z"/>
                <w:lang w:eastAsia="ru-RU"/>
              </w:rPr>
            </w:pPr>
            <w:r w:rsidRPr="005042A1">
              <w:rPr>
                <w:lang w:eastAsia="ru-RU"/>
              </w:rPr>
              <w:t>ПП-07.04.02-ERP</w:t>
            </w:r>
            <w:r w:rsidRPr="005042A1">
              <w:rPr>
                <w:lang w:eastAsia="ru-RU"/>
              </w:rPr>
              <w:tab/>
              <w:t>Регистрация технических параметров эксплуатации оборудования (измерения, наработка)</w:t>
            </w:r>
          </w:p>
          <w:p w14:paraId="5B4BE809" w14:textId="6D7736A3" w:rsidR="005042A1" w:rsidRPr="005042A1" w:rsidRDefault="005042A1" w:rsidP="00B153FA">
            <w:pPr>
              <w:pStyle w:val="TABLECONTENT"/>
              <w:rPr>
                <w:lang w:eastAsia="ru-RU"/>
              </w:rPr>
            </w:pPr>
            <w:r w:rsidRPr="005042A1">
              <w:rPr>
                <w:lang w:eastAsia="ru-RU"/>
              </w:rPr>
              <w:t>УП-04.02.04-ERP</w:t>
            </w:r>
            <w:r w:rsidRPr="005042A1">
              <w:rPr>
                <w:lang w:eastAsia="ru-RU"/>
              </w:rPr>
              <w:tab/>
              <w:t>Загрузка плановых данных контроллинга</w:t>
            </w:r>
          </w:p>
          <w:p w14:paraId="0A11932A" w14:textId="77777777" w:rsidR="005042A1" w:rsidRPr="005042A1" w:rsidRDefault="005042A1" w:rsidP="00B153FA">
            <w:pPr>
              <w:pStyle w:val="TABLECONTENT"/>
              <w:rPr>
                <w:lang w:eastAsia="ru-RU"/>
              </w:rPr>
            </w:pPr>
            <w:r w:rsidRPr="005042A1">
              <w:rPr>
                <w:lang w:eastAsia="ru-RU"/>
              </w:rPr>
              <w:t>ПП-10.03.01-ERP</w:t>
            </w:r>
            <w:r w:rsidRPr="005042A1">
              <w:rPr>
                <w:lang w:eastAsia="ru-RU"/>
              </w:rPr>
              <w:tab/>
              <w:t>Ведение плановых цен</w:t>
            </w:r>
          </w:p>
          <w:p w14:paraId="51A0A8C3" w14:textId="0AB48B0D" w:rsidR="005042A1" w:rsidRPr="005042A1" w:rsidRDefault="005042A1" w:rsidP="00B153FA">
            <w:pPr>
              <w:pStyle w:val="TABLECONTENT"/>
              <w:rPr>
                <w:lang w:eastAsia="ru-RU"/>
              </w:rPr>
            </w:pPr>
            <w:r w:rsidRPr="005042A1">
              <w:rPr>
                <w:lang w:eastAsia="ru-RU"/>
              </w:rPr>
              <w:t>ПП-07.03.02-ERP</w:t>
            </w:r>
            <w:r w:rsidRPr="005042A1">
              <w:rPr>
                <w:lang w:eastAsia="ru-RU"/>
              </w:rPr>
              <w:tab/>
              <w:t>Недельно-суточное планирование воздействий на производственные активы</w:t>
            </w:r>
          </w:p>
          <w:p w14:paraId="1B77143D" w14:textId="77777777" w:rsidR="005042A1" w:rsidRPr="005042A1" w:rsidRDefault="005042A1" w:rsidP="00B153FA">
            <w:pPr>
              <w:pStyle w:val="TABLECONTENT"/>
              <w:rPr>
                <w:lang w:eastAsia="ru-RU"/>
              </w:rPr>
            </w:pPr>
            <w:r w:rsidRPr="005042A1">
              <w:rPr>
                <w:lang w:eastAsia="ru-RU"/>
              </w:rPr>
              <w:lastRenderedPageBreak/>
              <w:t>ПП-07.03.01-ERP</w:t>
            </w:r>
            <w:r w:rsidRPr="005042A1">
              <w:rPr>
                <w:lang w:eastAsia="ru-RU"/>
              </w:rPr>
              <w:tab/>
              <w:t>Оперативное (месячное) планирование воздействий на производственные активы</w:t>
            </w:r>
          </w:p>
          <w:p w14:paraId="42502201" w14:textId="77777777" w:rsidR="005042A1" w:rsidRPr="005042A1" w:rsidRDefault="005042A1" w:rsidP="00B153FA">
            <w:pPr>
              <w:pStyle w:val="TABLECONTENT"/>
              <w:rPr>
                <w:lang w:eastAsia="ru-RU"/>
              </w:rPr>
            </w:pPr>
            <w:r w:rsidRPr="005042A1">
              <w:rPr>
                <w:lang w:eastAsia="ru-RU"/>
              </w:rPr>
              <w:t>ПП-07.02.03.02-ERP</w:t>
            </w:r>
            <w:r w:rsidRPr="005042A1">
              <w:rPr>
                <w:lang w:eastAsia="ru-RU"/>
              </w:rPr>
              <w:tab/>
              <w:t>Планирование остановочных ремонтов</w:t>
            </w:r>
          </w:p>
          <w:p w14:paraId="761FBF8F" w14:textId="1C2A1825" w:rsidR="005042A1" w:rsidRPr="005042A1" w:rsidRDefault="005042A1" w:rsidP="00B153FA">
            <w:pPr>
              <w:pStyle w:val="TABLECONTENT"/>
              <w:rPr>
                <w:lang w:eastAsia="ru-RU"/>
              </w:rPr>
            </w:pPr>
            <w:r w:rsidRPr="005042A1">
              <w:rPr>
                <w:lang w:eastAsia="ru-RU"/>
              </w:rPr>
              <w:t>УП-03.03.04.01</w:t>
            </w:r>
            <w:r w:rsidRPr="005042A1">
              <w:rPr>
                <w:lang w:eastAsia="ru-RU"/>
              </w:rPr>
              <w:tab/>
            </w:r>
            <w:r w:rsidR="006620A8">
              <w:rPr>
                <w:lang w:eastAsia="ru-RU"/>
              </w:rPr>
              <w:t xml:space="preserve">             </w:t>
            </w:r>
            <w:r w:rsidRPr="005042A1">
              <w:rPr>
                <w:lang w:eastAsia="ru-RU"/>
              </w:rPr>
              <w:t>Выбор оптимального сценария и регистрация объемных показателей в ERP</w:t>
            </w:r>
          </w:p>
          <w:p w14:paraId="3B04BF05" w14:textId="77777777" w:rsidR="005042A1" w:rsidRPr="005042A1" w:rsidRDefault="005042A1" w:rsidP="00B153FA">
            <w:pPr>
              <w:pStyle w:val="TABLECONTENT"/>
              <w:rPr>
                <w:lang w:eastAsia="ru-RU"/>
              </w:rPr>
            </w:pPr>
            <w:r w:rsidRPr="005042A1">
              <w:rPr>
                <w:lang w:eastAsia="ru-RU"/>
              </w:rPr>
              <w:t>ПП-07.03.03.01-ERP</w:t>
            </w:r>
            <w:r w:rsidRPr="005042A1">
              <w:rPr>
                <w:lang w:eastAsia="ru-RU"/>
              </w:rPr>
              <w:tab/>
              <w:t>Выполнение и фактический учет воздействий</w:t>
            </w:r>
          </w:p>
          <w:p w14:paraId="4020F636" w14:textId="77777777" w:rsidR="005042A1" w:rsidRPr="005042A1" w:rsidRDefault="005042A1" w:rsidP="00B153FA">
            <w:pPr>
              <w:pStyle w:val="TABLECONTENT"/>
              <w:rPr>
                <w:lang w:eastAsia="ru-RU"/>
              </w:rPr>
            </w:pPr>
            <w:r w:rsidRPr="005042A1">
              <w:rPr>
                <w:lang w:eastAsia="ru-RU"/>
              </w:rPr>
              <w:t>ПП-07.03.03.02-ERP</w:t>
            </w:r>
            <w:r w:rsidRPr="005042A1">
              <w:rPr>
                <w:lang w:eastAsia="ru-RU"/>
              </w:rPr>
              <w:tab/>
              <w:t>Управление внеплановыми воздействиями ТОиР</w:t>
            </w:r>
          </w:p>
          <w:p w14:paraId="098B21E8" w14:textId="77777777" w:rsidR="00655043" w:rsidRDefault="005042A1" w:rsidP="00B153FA">
            <w:pPr>
              <w:pStyle w:val="TABLECONTENT"/>
              <w:rPr>
                <w:ins w:id="839" w:author="Попова Дарья" w:date="2020-07-15T15:35:00Z"/>
                <w:lang w:eastAsia="ru-RU"/>
              </w:rPr>
            </w:pPr>
            <w:r w:rsidRPr="005042A1">
              <w:rPr>
                <w:lang w:eastAsia="ru-RU"/>
              </w:rPr>
              <w:t>ПП-07.02.02-ERP</w:t>
            </w:r>
            <w:r w:rsidRPr="005042A1">
              <w:rPr>
                <w:lang w:eastAsia="ru-RU"/>
              </w:rPr>
              <w:tab/>
              <w:t>Перспективное среднесрочное планирование воздействий на производственные активы (3-х летний период)</w:t>
            </w:r>
          </w:p>
          <w:p w14:paraId="4B9255D3" w14:textId="559BA704" w:rsidR="002A21D1" w:rsidRPr="007008A3" w:rsidRDefault="002A21D1" w:rsidP="00B153FA">
            <w:pPr>
              <w:pStyle w:val="TABLECONTENT"/>
              <w:rPr>
                <w:lang w:eastAsia="ru-RU"/>
              </w:rPr>
            </w:pPr>
            <w:ins w:id="840" w:author="Попова Дарья" w:date="2020-07-15T15:35:00Z">
              <w:r>
                <w:rPr>
                  <w:lang w:eastAsia="ru-RU"/>
                </w:rPr>
                <w:t>ПП-07.06</w:t>
              </w:r>
              <w:r w:rsidRPr="005042A1">
                <w:rPr>
                  <w:lang w:eastAsia="ru-RU"/>
                </w:rPr>
                <w:t>.0</w:t>
              </w:r>
              <w:r>
                <w:rPr>
                  <w:lang w:eastAsia="ru-RU"/>
                </w:rPr>
                <w:t>3</w:t>
              </w:r>
              <w:r w:rsidRPr="005042A1">
                <w:rPr>
                  <w:lang w:eastAsia="ru-RU"/>
                </w:rPr>
                <w:t>-ERP</w:t>
              </w:r>
              <w:r>
                <w:rPr>
                  <w:lang w:eastAsia="ru-RU"/>
                </w:rPr>
                <w:t xml:space="preserve"> </w:t>
              </w:r>
              <w:r w:rsidRPr="005042A1">
                <w:rPr>
                  <w:lang w:eastAsia="ru-RU"/>
                </w:rPr>
                <w:tab/>
              </w:r>
              <w:r>
                <w:rPr>
                  <w:lang w:eastAsia="ru-RU"/>
                </w:rPr>
                <w:t>Формирование годового бюджета воздействий на ПА</w:t>
              </w:r>
            </w:ins>
          </w:p>
        </w:tc>
      </w:tr>
      <w:tr w:rsidR="00655043" w:rsidRPr="007008A3" w14:paraId="139D77A9" w14:textId="77777777" w:rsidTr="00BE014D">
        <w:trPr>
          <w:cantSplit/>
          <w:trHeight w:val="293"/>
        </w:trPr>
        <w:tc>
          <w:tcPr>
            <w:tcW w:w="2962" w:type="dxa"/>
            <w:shd w:val="clear" w:color="auto" w:fill="FFC000"/>
          </w:tcPr>
          <w:p w14:paraId="5F0A7971" w14:textId="77777777" w:rsidR="00655043" w:rsidRPr="00B153FA" w:rsidRDefault="00655043" w:rsidP="00B153FA">
            <w:pPr>
              <w:ind w:hanging="123"/>
              <w:jc w:val="left"/>
              <w:rPr>
                <w:rFonts w:cs="Arial"/>
                <w:b/>
                <w:sz w:val="20"/>
                <w:szCs w:val="20"/>
              </w:rPr>
            </w:pPr>
            <w:r w:rsidRPr="00B153FA">
              <w:rPr>
                <w:rFonts w:cs="Arial"/>
                <w:b/>
                <w:sz w:val="20"/>
                <w:szCs w:val="20"/>
              </w:rPr>
              <w:lastRenderedPageBreak/>
              <w:t>Последующие связанные процессы</w:t>
            </w:r>
          </w:p>
        </w:tc>
        <w:tc>
          <w:tcPr>
            <w:tcW w:w="7229" w:type="dxa"/>
            <w:vAlign w:val="bottom"/>
          </w:tcPr>
          <w:p w14:paraId="2FE1D21F" w14:textId="15ECF186" w:rsidR="005042A1" w:rsidRPr="005042A1" w:rsidRDefault="005042A1" w:rsidP="00B153FA">
            <w:pPr>
              <w:pStyle w:val="TABLECONTENT"/>
              <w:rPr>
                <w:lang w:eastAsia="ru-RU"/>
              </w:rPr>
            </w:pPr>
            <w:r w:rsidRPr="005042A1">
              <w:rPr>
                <w:lang w:eastAsia="ru-RU"/>
              </w:rPr>
              <w:t>ПП-07.05.03-ERP</w:t>
            </w:r>
            <w:r w:rsidRPr="005042A1">
              <w:rPr>
                <w:lang w:eastAsia="ru-RU"/>
              </w:rPr>
              <w:tab/>
              <w:t xml:space="preserve">Формирование и потребление </w:t>
            </w:r>
            <w:r w:rsidR="00AC4727">
              <w:rPr>
                <w:lang w:eastAsia="ru-RU"/>
              </w:rPr>
              <w:t>обмен</w:t>
            </w:r>
            <w:r w:rsidRPr="005042A1">
              <w:rPr>
                <w:lang w:eastAsia="ru-RU"/>
              </w:rPr>
              <w:t>ного фонда</w:t>
            </w:r>
          </w:p>
          <w:p w14:paraId="0546C296" w14:textId="77777777" w:rsidR="005042A1" w:rsidRPr="005042A1" w:rsidRDefault="005042A1" w:rsidP="00B153FA">
            <w:pPr>
              <w:pStyle w:val="TABLECONTENT"/>
              <w:rPr>
                <w:lang w:eastAsia="ru-RU"/>
              </w:rPr>
            </w:pPr>
            <w:r w:rsidRPr="005042A1">
              <w:rPr>
                <w:lang w:eastAsia="ru-RU"/>
              </w:rPr>
              <w:t>ПП-10.03.04-ERP</w:t>
            </w:r>
            <w:r w:rsidRPr="005042A1">
              <w:rPr>
                <w:lang w:eastAsia="ru-RU"/>
              </w:rPr>
              <w:tab/>
              <w:t>Оперативное планирование обеспечения</w:t>
            </w:r>
          </w:p>
          <w:p w14:paraId="06A3A75F" w14:textId="77777777" w:rsidR="005042A1" w:rsidRPr="005042A1" w:rsidRDefault="005042A1" w:rsidP="00B153FA">
            <w:pPr>
              <w:pStyle w:val="TABLECONTENT"/>
              <w:rPr>
                <w:lang w:eastAsia="ru-RU"/>
              </w:rPr>
            </w:pPr>
            <w:r w:rsidRPr="005042A1">
              <w:rPr>
                <w:lang w:eastAsia="ru-RU"/>
              </w:rPr>
              <w:t>ПП-07.02.03.03-ERP</w:t>
            </w:r>
            <w:r w:rsidRPr="005042A1">
              <w:rPr>
                <w:lang w:eastAsia="ru-RU"/>
              </w:rPr>
              <w:tab/>
              <w:t>Определение стоимости работ</w:t>
            </w:r>
          </w:p>
          <w:p w14:paraId="4F58A7CD" w14:textId="77777777" w:rsidR="005042A1" w:rsidRPr="005042A1" w:rsidRDefault="005042A1" w:rsidP="00B153FA">
            <w:pPr>
              <w:pStyle w:val="TABLECONTENT"/>
              <w:rPr>
                <w:lang w:eastAsia="ru-RU"/>
              </w:rPr>
            </w:pPr>
            <w:r w:rsidRPr="005042A1">
              <w:rPr>
                <w:lang w:eastAsia="ru-RU"/>
              </w:rPr>
              <w:t>ОП-03.02.19.02-ERP</w:t>
            </w:r>
            <w:r w:rsidRPr="005042A1">
              <w:rPr>
                <w:lang w:eastAsia="ru-RU"/>
              </w:rPr>
              <w:tab/>
              <w:t xml:space="preserve"> Управление потребностью и стоимостью на работы, выполняемые собственными силами</w:t>
            </w:r>
          </w:p>
          <w:p w14:paraId="172A3778" w14:textId="77777777" w:rsidR="005042A1" w:rsidRPr="005042A1" w:rsidRDefault="005042A1" w:rsidP="00B153FA">
            <w:pPr>
              <w:pStyle w:val="TABLECONTENT"/>
              <w:rPr>
                <w:lang w:eastAsia="ru-RU"/>
              </w:rPr>
            </w:pPr>
            <w:r w:rsidRPr="005042A1">
              <w:rPr>
                <w:lang w:eastAsia="ru-RU"/>
              </w:rPr>
              <w:t>ПП-07.06.03-ERP</w:t>
            </w:r>
            <w:r w:rsidRPr="005042A1">
              <w:rPr>
                <w:lang w:eastAsia="ru-RU"/>
              </w:rPr>
              <w:tab/>
              <w:t>Формирование годового бюджета воздействий на производственные активы</w:t>
            </w:r>
          </w:p>
          <w:p w14:paraId="499EC1D2" w14:textId="4F632C3A" w:rsidR="005042A1" w:rsidRPr="005042A1" w:rsidRDefault="005042A1" w:rsidP="00B153FA">
            <w:pPr>
              <w:pStyle w:val="TABLECONTENT"/>
              <w:rPr>
                <w:lang w:eastAsia="ru-RU"/>
              </w:rPr>
            </w:pPr>
            <w:r w:rsidRPr="005042A1">
              <w:rPr>
                <w:lang w:eastAsia="ru-RU"/>
              </w:rPr>
              <w:t>ПП-07.05.02</w:t>
            </w:r>
            <w:r w:rsidRPr="005042A1">
              <w:rPr>
                <w:lang w:eastAsia="ru-RU"/>
              </w:rPr>
              <w:tab/>
            </w:r>
            <w:ins w:id="841" w:author="Попова Дарья" w:date="2020-07-15T15:36:00Z">
              <w:r w:rsidR="002A21D1" w:rsidRPr="005042A1">
                <w:rPr>
                  <w:lang w:eastAsia="ru-RU"/>
                </w:rPr>
                <w:tab/>
              </w:r>
            </w:ins>
            <w:r w:rsidRPr="005042A1">
              <w:rPr>
                <w:lang w:eastAsia="ru-RU"/>
              </w:rPr>
              <w:t>Формирование перечня МТР - РПМ, АТЗ, ЗИП</w:t>
            </w:r>
          </w:p>
          <w:p w14:paraId="11967E5A" w14:textId="7EF01796" w:rsidR="005042A1" w:rsidRPr="005042A1" w:rsidRDefault="005042A1" w:rsidP="00B153FA">
            <w:pPr>
              <w:pStyle w:val="TABLECONTENT"/>
              <w:rPr>
                <w:lang w:eastAsia="ru-RU"/>
              </w:rPr>
            </w:pPr>
            <w:r w:rsidRPr="005042A1">
              <w:rPr>
                <w:lang w:eastAsia="ru-RU"/>
              </w:rPr>
              <w:t>ПП-07.05.01.02-ERP</w:t>
            </w:r>
            <w:r w:rsidRPr="005042A1">
              <w:rPr>
                <w:lang w:eastAsia="ru-RU"/>
              </w:rPr>
              <w:tab/>
              <w:t>Формирование производственной программы запасных частей на год</w:t>
            </w:r>
          </w:p>
          <w:p w14:paraId="5579EE3A" w14:textId="77777777" w:rsidR="005042A1" w:rsidRPr="005042A1" w:rsidRDefault="005042A1" w:rsidP="00B153FA">
            <w:pPr>
              <w:pStyle w:val="TABLECONTENT"/>
              <w:rPr>
                <w:lang w:eastAsia="ru-RU"/>
              </w:rPr>
            </w:pPr>
            <w:r w:rsidRPr="005042A1">
              <w:rPr>
                <w:lang w:eastAsia="ru-RU"/>
              </w:rPr>
              <w:t>ПП-07.03.01-ERP</w:t>
            </w:r>
            <w:r w:rsidRPr="005042A1">
              <w:rPr>
                <w:lang w:eastAsia="ru-RU"/>
              </w:rPr>
              <w:tab/>
              <w:t>Оперативное (месячное) планирование воздействий на производственные активы</w:t>
            </w:r>
          </w:p>
          <w:p w14:paraId="41B5155D" w14:textId="77777777" w:rsidR="005042A1" w:rsidRPr="005042A1" w:rsidRDefault="005042A1" w:rsidP="00B153FA">
            <w:pPr>
              <w:pStyle w:val="TABLECONTENT"/>
              <w:rPr>
                <w:lang w:eastAsia="ru-RU"/>
              </w:rPr>
            </w:pPr>
            <w:r w:rsidRPr="005042A1">
              <w:rPr>
                <w:lang w:eastAsia="ru-RU"/>
              </w:rPr>
              <w:t>ПП-07.02.03.02-ERP</w:t>
            </w:r>
            <w:r w:rsidRPr="005042A1">
              <w:rPr>
                <w:lang w:eastAsia="ru-RU"/>
              </w:rPr>
              <w:tab/>
              <w:t>Планирование остановочных ремонтов</w:t>
            </w:r>
          </w:p>
          <w:p w14:paraId="5B017902" w14:textId="0822A46D" w:rsidR="005042A1" w:rsidRPr="005042A1" w:rsidRDefault="005042A1" w:rsidP="00B153FA">
            <w:pPr>
              <w:pStyle w:val="TABLECONTENT"/>
              <w:rPr>
                <w:lang w:eastAsia="ru-RU"/>
              </w:rPr>
            </w:pPr>
            <w:r w:rsidRPr="005042A1">
              <w:rPr>
                <w:lang w:eastAsia="ru-RU"/>
              </w:rPr>
              <w:t>УП-03.03.04.01</w:t>
            </w:r>
            <w:r w:rsidRPr="005042A1">
              <w:rPr>
                <w:lang w:eastAsia="ru-RU"/>
              </w:rPr>
              <w:tab/>
            </w:r>
            <w:r w:rsidR="006620A8">
              <w:rPr>
                <w:lang w:eastAsia="ru-RU"/>
              </w:rPr>
              <w:t xml:space="preserve"> </w:t>
            </w:r>
            <w:ins w:id="842" w:author="Попова Дарья" w:date="2020-07-15T15:36:00Z">
              <w:r w:rsidR="002A21D1" w:rsidRPr="005042A1">
                <w:rPr>
                  <w:lang w:eastAsia="ru-RU"/>
                </w:rPr>
                <w:tab/>
              </w:r>
            </w:ins>
            <w:del w:id="843" w:author="Попова Дарья" w:date="2020-07-15T15:36:00Z">
              <w:r w:rsidR="006620A8" w:rsidDel="002A21D1">
                <w:rPr>
                  <w:lang w:eastAsia="ru-RU"/>
                </w:rPr>
                <w:delText xml:space="preserve">            </w:delText>
              </w:r>
            </w:del>
            <w:r w:rsidRPr="005042A1">
              <w:rPr>
                <w:lang w:eastAsia="ru-RU"/>
              </w:rPr>
              <w:t>Выбор оптимального сценария и регистрация объемных показателей в ERP</w:t>
            </w:r>
          </w:p>
          <w:p w14:paraId="628C34F7" w14:textId="77777777" w:rsidR="005042A1" w:rsidRPr="005042A1" w:rsidRDefault="005042A1" w:rsidP="00B153FA">
            <w:pPr>
              <w:pStyle w:val="TABLECONTENT"/>
              <w:rPr>
                <w:lang w:eastAsia="ru-RU"/>
              </w:rPr>
            </w:pPr>
            <w:r w:rsidRPr="005042A1">
              <w:rPr>
                <w:lang w:eastAsia="ru-RU"/>
              </w:rPr>
              <w:t>ПП-10.04.03.01-ERP</w:t>
            </w:r>
            <w:r w:rsidRPr="005042A1">
              <w:rPr>
                <w:lang w:eastAsia="ru-RU"/>
              </w:rPr>
              <w:tab/>
              <w:t>Выполнение закупки</w:t>
            </w:r>
          </w:p>
          <w:p w14:paraId="37D8CF82" w14:textId="77777777" w:rsidR="00655043" w:rsidRPr="007008A3" w:rsidRDefault="005042A1" w:rsidP="00B153FA">
            <w:pPr>
              <w:pStyle w:val="TABLECONTENT"/>
              <w:rPr>
                <w:lang w:eastAsia="ru-RU"/>
              </w:rPr>
            </w:pPr>
            <w:r w:rsidRPr="005042A1">
              <w:rPr>
                <w:lang w:eastAsia="ru-RU"/>
              </w:rPr>
              <w:t>ПП-07.02.02-ERP</w:t>
            </w:r>
            <w:r w:rsidRPr="005042A1">
              <w:rPr>
                <w:lang w:eastAsia="ru-RU"/>
              </w:rPr>
              <w:tab/>
              <w:t>Перспективное среднесрочное планирование воздействий на производственные активы (3-х летний период)</w:t>
            </w:r>
          </w:p>
        </w:tc>
      </w:tr>
      <w:tr w:rsidR="00655043" w:rsidRPr="007008A3" w14:paraId="45B58AAD" w14:textId="77777777" w:rsidTr="00BE014D">
        <w:trPr>
          <w:cantSplit/>
          <w:trHeight w:val="293"/>
        </w:trPr>
        <w:tc>
          <w:tcPr>
            <w:tcW w:w="2962" w:type="dxa"/>
            <w:shd w:val="clear" w:color="auto" w:fill="FFC000"/>
          </w:tcPr>
          <w:p w14:paraId="1B04422C" w14:textId="77777777" w:rsidR="00655043" w:rsidRPr="00B153FA" w:rsidRDefault="00655043" w:rsidP="00B153FA">
            <w:pPr>
              <w:ind w:hanging="123"/>
              <w:rPr>
                <w:rFonts w:cs="Arial"/>
                <w:b/>
                <w:sz w:val="20"/>
                <w:szCs w:val="20"/>
              </w:rPr>
            </w:pPr>
            <w:r w:rsidRPr="00B153FA">
              <w:rPr>
                <w:rFonts w:cs="Arial"/>
                <w:b/>
                <w:sz w:val="20"/>
                <w:szCs w:val="20"/>
              </w:rPr>
              <w:t>Входящие данные</w:t>
            </w:r>
          </w:p>
        </w:tc>
        <w:tc>
          <w:tcPr>
            <w:tcW w:w="7229" w:type="dxa"/>
            <w:vAlign w:val="bottom"/>
          </w:tcPr>
          <w:p w14:paraId="0D6B592B" w14:textId="77777777" w:rsidR="006620A8" w:rsidRDefault="006620A8" w:rsidP="00B153FA">
            <w:pPr>
              <w:pStyle w:val="TABLECONTENT"/>
              <w:rPr>
                <w:lang w:eastAsia="ru-RU"/>
              </w:rPr>
            </w:pPr>
            <w:r>
              <w:rPr>
                <w:lang w:eastAsia="ru-RU"/>
              </w:rPr>
              <w:t>Реестр оборудования</w:t>
            </w:r>
          </w:p>
          <w:p w14:paraId="6A488F86" w14:textId="77777777" w:rsidR="005042A1" w:rsidRPr="005042A1" w:rsidRDefault="005042A1" w:rsidP="00B153FA">
            <w:pPr>
              <w:pStyle w:val="TABLECONTENT"/>
              <w:rPr>
                <w:lang w:eastAsia="ru-RU"/>
              </w:rPr>
            </w:pPr>
            <w:r w:rsidRPr="005042A1">
              <w:rPr>
                <w:lang w:eastAsia="ru-RU"/>
              </w:rPr>
              <w:t>Плановые объемы первичной переработки руды (плановые</w:t>
            </w:r>
            <w:r w:rsidR="00D139D7">
              <w:rPr>
                <w:lang w:eastAsia="ru-RU"/>
              </w:rPr>
              <w:t xml:space="preserve"> заказ</w:t>
            </w:r>
            <w:r w:rsidRPr="005042A1">
              <w:rPr>
                <w:lang w:eastAsia="ru-RU"/>
              </w:rPr>
              <w:t>ы)</w:t>
            </w:r>
          </w:p>
          <w:p w14:paraId="7CB6FDC3" w14:textId="77777777" w:rsidR="005042A1" w:rsidRPr="005042A1" w:rsidRDefault="005042A1" w:rsidP="00B153FA">
            <w:pPr>
              <w:pStyle w:val="TABLECONTENT"/>
              <w:rPr>
                <w:lang w:eastAsia="ru-RU"/>
              </w:rPr>
            </w:pPr>
            <w:r w:rsidRPr="005042A1">
              <w:rPr>
                <w:lang w:eastAsia="ru-RU"/>
              </w:rPr>
              <w:t>Технический объект с присвоенным техническим состоянием</w:t>
            </w:r>
          </w:p>
          <w:p w14:paraId="13322C3C" w14:textId="51084F60" w:rsidR="005042A1" w:rsidRPr="005042A1" w:rsidRDefault="005042A1" w:rsidP="00B153FA">
            <w:pPr>
              <w:pStyle w:val="TABLECONTENT"/>
              <w:rPr>
                <w:lang w:eastAsia="ru-RU"/>
              </w:rPr>
            </w:pPr>
            <w:r w:rsidRPr="005042A1">
              <w:rPr>
                <w:lang w:eastAsia="ru-RU"/>
              </w:rPr>
              <w:t xml:space="preserve">Отчет о состоянии </w:t>
            </w:r>
            <w:r w:rsidR="00AC4727">
              <w:rPr>
                <w:lang w:eastAsia="ru-RU"/>
              </w:rPr>
              <w:t>обмен</w:t>
            </w:r>
            <w:r w:rsidRPr="005042A1">
              <w:rPr>
                <w:lang w:eastAsia="ru-RU"/>
              </w:rPr>
              <w:t>ного фонда</w:t>
            </w:r>
          </w:p>
          <w:p w14:paraId="06D7C029" w14:textId="28EF38E7" w:rsidR="005042A1" w:rsidRDefault="005042A1" w:rsidP="00B153FA">
            <w:pPr>
              <w:pStyle w:val="TABLECONTENT"/>
              <w:rPr>
                <w:ins w:id="844" w:author="ShramkovAB" w:date="2021-04-01T15:52:00Z"/>
                <w:lang w:eastAsia="ru-RU"/>
              </w:rPr>
            </w:pPr>
            <w:r w:rsidRPr="005042A1">
              <w:rPr>
                <w:lang w:eastAsia="ru-RU"/>
              </w:rPr>
              <w:t>График проектов по замене и модернизации</w:t>
            </w:r>
          </w:p>
          <w:p w14:paraId="7C66B11C" w14:textId="213AE021" w:rsidR="007B28BC" w:rsidRPr="005042A1" w:rsidRDefault="007B28BC" w:rsidP="00B153FA">
            <w:pPr>
              <w:pStyle w:val="TABLECONTENT"/>
              <w:rPr>
                <w:lang w:eastAsia="ru-RU"/>
              </w:rPr>
            </w:pPr>
            <w:ins w:id="845" w:author="ShramkovAB" w:date="2021-04-01T15:52:00Z">
              <w:r>
                <w:t>И</w:t>
              </w:r>
              <w:r w:rsidRPr="00D5304E">
                <w:t>нформация о консервации/расконсервации оборудования</w:t>
              </w:r>
            </w:ins>
          </w:p>
          <w:p w14:paraId="1DF38784" w14:textId="77777777" w:rsidR="005042A1" w:rsidRPr="005042A1" w:rsidRDefault="005042A1" w:rsidP="00B153FA">
            <w:pPr>
              <w:pStyle w:val="TABLECONTENT"/>
              <w:rPr>
                <w:lang w:eastAsia="ru-RU"/>
              </w:rPr>
            </w:pPr>
            <w:r w:rsidRPr="005042A1">
              <w:rPr>
                <w:lang w:eastAsia="ru-RU"/>
              </w:rPr>
              <w:t>Смета</w:t>
            </w:r>
          </w:p>
          <w:p w14:paraId="5B6841BC" w14:textId="77777777" w:rsidR="008C6948" w:rsidRDefault="005042A1" w:rsidP="00B153FA">
            <w:pPr>
              <w:pStyle w:val="TABLECONTENT"/>
              <w:rPr>
                <w:lang w:eastAsia="ru-RU"/>
              </w:rPr>
            </w:pPr>
            <w:r w:rsidRPr="005042A1">
              <w:rPr>
                <w:lang w:eastAsia="ru-RU"/>
              </w:rPr>
              <w:t>Документ измерений</w:t>
            </w:r>
          </w:p>
          <w:p w14:paraId="38084823" w14:textId="77777777" w:rsidR="008C6948" w:rsidRDefault="005042A1" w:rsidP="00B153FA">
            <w:pPr>
              <w:pStyle w:val="TABLECONTENT"/>
              <w:rPr>
                <w:lang w:eastAsia="ru-RU"/>
              </w:rPr>
            </w:pPr>
            <w:r w:rsidRPr="005042A1">
              <w:rPr>
                <w:lang w:eastAsia="ru-RU"/>
              </w:rPr>
              <w:t>Лимиты бюджета по СПП-элементам</w:t>
            </w:r>
          </w:p>
          <w:p w14:paraId="6A035825" w14:textId="77777777" w:rsidR="008C6948" w:rsidRDefault="005042A1" w:rsidP="00B153FA">
            <w:pPr>
              <w:pStyle w:val="TABLECONTENT"/>
              <w:rPr>
                <w:lang w:eastAsia="ru-RU"/>
              </w:rPr>
            </w:pPr>
            <w:r w:rsidRPr="005042A1">
              <w:rPr>
                <w:lang w:eastAsia="ru-RU"/>
              </w:rPr>
              <w:t>Структура СПП-элементов на плановый год</w:t>
            </w:r>
          </w:p>
          <w:p w14:paraId="66AE6C18" w14:textId="277FB9B0" w:rsidR="005042A1" w:rsidRPr="005042A1" w:rsidRDefault="005042A1" w:rsidP="00B153FA">
            <w:pPr>
              <w:pStyle w:val="TABLECONTENT"/>
              <w:rPr>
                <w:lang w:eastAsia="ru-RU"/>
              </w:rPr>
            </w:pPr>
            <w:r w:rsidRPr="005042A1">
              <w:rPr>
                <w:lang w:eastAsia="ru-RU"/>
              </w:rPr>
              <w:t>Проверенные тарифы</w:t>
            </w:r>
          </w:p>
          <w:p w14:paraId="4C75BC6B" w14:textId="77777777" w:rsidR="005042A1" w:rsidRPr="005042A1" w:rsidRDefault="005042A1" w:rsidP="00B153FA">
            <w:pPr>
              <w:pStyle w:val="TABLECONTENT"/>
              <w:rPr>
                <w:lang w:eastAsia="ru-RU"/>
              </w:rPr>
            </w:pPr>
            <w:r w:rsidRPr="005042A1">
              <w:rPr>
                <w:lang w:eastAsia="ru-RU"/>
              </w:rPr>
              <w:t>Плановая цена</w:t>
            </w:r>
          </w:p>
          <w:p w14:paraId="5BCA3DB2" w14:textId="77777777" w:rsidR="005042A1" w:rsidRDefault="005042A1" w:rsidP="00B153FA">
            <w:pPr>
              <w:pStyle w:val="TABLECONTENT"/>
              <w:rPr>
                <w:ins w:id="846" w:author="Попова Дарья" w:date="2020-07-15T15:32:00Z"/>
                <w:lang w:eastAsia="ru-RU"/>
              </w:rPr>
            </w:pPr>
            <w:r w:rsidRPr="005042A1">
              <w:rPr>
                <w:lang w:eastAsia="ru-RU"/>
              </w:rPr>
              <w:t>Заказ ТОРО (прим: перенесенный)</w:t>
            </w:r>
          </w:p>
          <w:p w14:paraId="7FEC0714" w14:textId="1BA06A9A" w:rsidR="005D77CA" w:rsidRPr="005042A1" w:rsidRDefault="005D77CA" w:rsidP="00B153FA">
            <w:pPr>
              <w:pStyle w:val="TABLECONTENT"/>
              <w:rPr>
                <w:lang w:eastAsia="ru-RU"/>
              </w:rPr>
            </w:pPr>
            <w:ins w:id="847" w:author="Попова Дарья" w:date="2020-07-15T15:32:00Z">
              <w:r>
                <w:rPr>
                  <w:lang w:eastAsia="ru-RU"/>
                </w:rPr>
                <w:t xml:space="preserve">Сетевой график </w:t>
              </w:r>
              <w:r w:rsidRPr="005042A1">
                <w:rPr>
                  <w:lang w:eastAsia="ru-RU"/>
                </w:rPr>
                <w:t>(прим: перенесенный)</w:t>
              </w:r>
            </w:ins>
          </w:p>
          <w:p w14:paraId="78ADB3EC" w14:textId="77777777" w:rsidR="005042A1" w:rsidRPr="005042A1" w:rsidRDefault="005042A1" w:rsidP="00B153FA">
            <w:pPr>
              <w:pStyle w:val="TABLECONTENT"/>
              <w:rPr>
                <w:lang w:eastAsia="ru-RU"/>
              </w:rPr>
            </w:pPr>
            <w:r w:rsidRPr="005042A1">
              <w:rPr>
                <w:lang w:eastAsia="ru-RU"/>
              </w:rPr>
              <w:t xml:space="preserve">Заявка на закупку работ, услуг </w:t>
            </w:r>
          </w:p>
          <w:p w14:paraId="3ADC51E8" w14:textId="77777777" w:rsidR="005042A1" w:rsidRPr="005042A1" w:rsidRDefault="005042A1" w:rsidP="00B153FA">
            <w:pPr>
              <w:pStyle w:val="TABLECONTENT"/>
              <w:rPr>
                <w:lang w:eastAsia="ru-RU"/>
              </w:rPr>
            </w:pPr>
            <w:r>
              <w:rPr>
                <w:lang w:eastAsia="ru-RU"/>
              </w:rPr>
              <w:t>Приказ о начале планирования</w:t>
            </w:r>
          </w:p>
          <w:p w14:paraId="313EFDC9" w14:textId="5B60F364" w:rsidR="005042A1" w:rsidRPr="005042A1" w:rsidRDefault="005042A1" w:rsidP="00B153FA">
            <w:pPr>
              <w:pStyle w:val="TABLECONTENT"/>
              <w:rPr>
                <w:lang w:eastAsia="ru-RU"/>
              </w:rPr>
            </w:pPr>
            <w:r w:rsidRPr="005042A1">
              <w:rPr>
                <w:lang w:eastAsia="ru-RU"/>
              </w:rPr>
              <w:t>П</w:t>
            </w:r>
            <w:r>
              <w:rPr>
                <w:lang w:eastAsia="ru-RU"/>
              </w:rPr>
              <w:t xml:space="preserve">еречень проектов </w:t>
            </w:r>
            <w:r w:rsidR="00752C70">
              <w:rPr>
                <w:lang w:eastAsia="ru-RU"/>
              </w:rPr>
              <w:t>УО</w:t>
            </w:r>
            <w:r>
              <w:rPr>
                <w:lang w:eastAsia="ru-RU"/>
              </w:rPr>
              <w:t xml:space="preserve"> на три года</w:t>
            </w:r>
          </w:p>
          <w:p w14:paraId="589ACCF4" w14:textId="77777777" w:rsidR="00655043" w:rsidRPr="007008A3" w:rsidRDefault="005042A1" w:rsidP="00B153FA">
            <w:pPr>
              <w:pStyle w:val="TABLECONTENT"/>
              <w:rPr>
                <w:lang w:eastAsia="ru-RU"/>
              </w:rPr>
            </w:pPr>
            <w:r w:rsidRPr="005042A1">
              <w:rPr>
                <w:lang w:eastAsia="ru-RU"/>
              </w:rPr>
              <w:t>Ориентиры в затратах на ремонты</w:t>
            </w:r>
          </w:p>
        </w:tc>
      </w:tr>
      <w:tr w:rsidR="00655043" w:rsidRPr="007008A3" w14:paraId="23C712A1" w14:textId="77777777" w:rsidTr="00BE014D">
        <w:trPr>
          <w:cantSplit/>
          <w:trHeight w:val="293"/>
        </w:trPr>
        <w:tc>
          <w:tcPr>
            <w:tcW w:w="2962" w:type="dxa"/>
            <w:shd w:val="clear" w:color="auto" w:fill="FFC000"/>
          </w:tcPr>
          <w:p w14:paraId="6095E71D" w14:textId="77777777" w:rsidR="00655043" w:rsidRPr="00B153FA" w:rsidRDefault="00655043" w:rsidP="00B153FA">
            <w:pPr>
              <w:ind w:hanging="123"/>
              <w:rPr>
                <w:rFonts w:cs="Arial"/>
                <w:b/>
                <w:sz w:val="20"/>
                <w:szCs w:val="20"/>
              </w:rPr>
            </w:pPr>
            <w:r w:rsidRPr="00B153FA">
              <w:rPr>
                <w:rFonts w:cs="Arial"/>
                <w:b/>
                <w:sz w:val="20"/>
                <w:szCs w:val="20"/>
              </w:rPr>
              <w:t>Исходящие данные</w:t>
            </w:r>
          </w:p>
        </w:tc>
        <w:tc>
          <w:tcPr>
            <w:tcW w:w="7229" w:type="dxa"/>
            <w:vAlign w:val="bottom"/>
          </w:tcPr>
          <w:p w14:paraId="71D01C53" w14:textId="77777777" w:rsidR="005042A1" w:rsidRDefault="005042A1" w:rsidP="00B153FA">
            <w:pPr>
              <w:pStyle w:val="TABLECONTENT"/>
              <w:rPr>
                <w:ins w:id="848" w:author="Попова Дарья" w:date="2020-07-15T15:32:00Z"/>
                <w:lang w:eastAsia="ru-RU"/>
              </w:rPr>
            </w:pPr>
            <w:r w:rsidRPr="005042A1">
              <w:rPr>
                <w:lang w:eastAsia="ru-RU"/>
              </w:rPr>
              <w:t xml:space="preserve">Заказ ТОРО </w:t>
            </w:r>
          </w:p>
          <w:p w14:paraId="7DC076EB" w14:textId="5B9F0E14" w:rsidR="005D77CA" w:rsidRDefault="005D77CA" w:rsidP="00B153FA">
            <w:pPr>
              <w:pStyle w:val="TABLECONTENT"/>
              <w:rPr>
                <w:lang w:eastAsia="ru-RU"/>
              </w:rPr>
            </w:pPr>
            <w:ins w:id="849" w:author="Попова Дарья" w:date="2020-07-15T15:32:00Z">
              <w:r>
                <w:rPr>
                  <w:lang w:eastAsia="ru-RU"/>
                </w:rPr>
                <w:t>Сетевой график</w:t>
              </w:r>
            </w:ins>
          </w:p>
          <w:p w14:paraId="57DB7F5B" w14:textId="31662496" w:rsidR="006620A8" w:rsidRDefault="006620A8" w:rsidP="00B153FA">
            <w:pPr>
              <w:pStyle w:val="TABLECONTENT"/>
              <w:rPr>
                <w:lang w:eastAsia="ru-RU"/>
              </w:rPr>
            </w:pPr>
            <w:r>
              <w:rPr>
                <w:lang w:eastAsia="ru-RU"/>
              </w:rPr>
              <w:t xml:space="preserve">Бюджет </w:t>
            </w:r>
            <w:r w:rsidR="00752C70">
              <w:rPr>
                <w:lang w:eastAsia="ru-RU"/>
              </w:rPr>
              <w:t>УО</w:t>
            </w:r>
          </w:p>
          <w:p w14:paraId="1AB1B2C8" w14:textId="77777777" w:rsidR="006620A8" w:rsidRPr="005042A1" w:rsidRDefault="006620A8" w:rsidP="00B153FA">
            <w:pPr>
              <w:pStyle w:val="TABLECONTENT"/>
              <w:rPr>
                <w:lang w:eastAsia="ru-RU"/>
              </w:rPr>
            </w:pPr>
            <w:r>
              <w:rPr>
                <w:lang w:eastAsia="ru-RU"/>
              </w:rPr>
              <w:t>Бюджет УК</w:t>
            </w:r>
          </w:p>
          <w:p w14:paraId="2E246BA3" w14:textId="77777777" w:rsidR="005042A1" w:rsidRPr="005042A1" w:rsidRDefault="005042A1" w:rsidP="00B153FA">
            <w:pPr>
              <w:pStyle w:val="TABLECONTENT"/>
              <w:rPr>
                <w:lang w:eastAsia="ru-RU"/>
              </w:rPr>
            </w:pPr>
            <w:r w:rsidRPr="005042A1">
              <w:rPr>
                <w:lang w:eastAsia="ru-RU"/>
              </w:rPr>
              <w:t xml:space="preserve">Потребность в МТР </w:t>
            </w:r>
          </w:p>
          <w:p w14:paraId="464222E8" w14:textId="77777777" w:rsidR="005042A1" w:rsidRPr="005042A1" w:rsidRDefault="005042A1" w:rsidP="00B153FA">
            <w:pPr>
              <w:pStyle w:val="TABLECONTENT"/>
              <w:rPr>
                <w:lang w:eastAsia="ru-RU"/>
              </w:rPr>
            </w:pPr>
            <w:r w:rsidRPr="005042A1">
              <w:rPr>
                <w:lang w:eastAsia="ru-RU"/>
              </w:rPr>
              <w:t>Сбалансированная загрузка по рабочему месту (бригаде/ участку/ машине)</w:t>
            </w:r>
          </w:p>
          <w:p w14:paraId="7241FE30" w14:textId="77777777" w:rsidR="005042A1" w:rsidRDefault="005042A1" w:rsidP="00B153FA">
            <w:pPr>
              <w:pStyle w:val="TABLECONTENT"/>
              <w:rPr>
                <w:lang w:eastAsia="ru-RU"/>
              </w:rPr>
            </w:pPr>
            <w:r w:rsidRPr="005042A1">
              <w:rPr>
                <w:lang w:eastAsia="ru-RU"/>
              </w:rPr>
              <w:t>Согласованный план-график воздействий на ПА по Предприятию</w:t>
            </w:r>
          </w:p>
          <w:p w14:paraId="68C16475" w14:textId="77777777" w:rsidR="005042A1" w:rsidRPr="005042A1" w:rsidRDefault="005042A1" w:rsidP="00B153FA">
            <w:pPr>
              <w:pStyle w:val="TABLECONTENT"/>
              <w:rPr>
                <w:lang w:eastAsia="ru-RU"/>
              </w:rPr>
            </w:pPr>
            <w:r w:rsidRPr="005042A1">
              <w:rPr>
                <w:lang w:eastAsia="ru-RU"/>
              </w:rPr>
              <w:t>Утвержденный план-график воздействий на ПА по Предприятию</w:t>
            </w:r>
          </w:p>
          <w:p w14:paraId="5E37C16E" w14:textId="77777777" w:rsidR="005042A1" w:rsidRPr="005042A1" w:rsidRDefault="005042A1" w:rsidP="00B153FA">
            <w:pPr>
              <w:pStyle w:val="TABLECONTENT"/>
              <w:rPr>
                <w:lang w:eastAsia="ru-RU"/>
              </w:rPr>
            </w:pPr>
            <w:r w:rsidRPr="005042A1">
              <w:rPr>
                <w:lang w:eastAsia="ru-RU"/>
              </w:rPr>
              <w:t>Потребность в запасных частях собственного производства</w:t>
            </w:r>
          </w:p>
          <w:p w14:paraId="1C048C81" w14:textId="77777777" w:rsidR="005042A1" w:rsidRPr="005042A1" w:rsidRDefault="005042A1" w:rsidP="00B153FA">
            <w:pPr>
              <w:pStyle w:val="TABLECONTENT"/>
              <w:rPr>
                <w:lang w:eastAsia="ru-RU"/>
              </w:rPr>
            </w:pPr>
            <w:r w:rsidRPr="005042A1">
              <w:rPr>
                <w:lang w:eastAsia="ru-RU"/>
              </w:rPr>
              <w:lastRenderedPageBreak/>
              <w:t>Уведомление об отказе от потребности</w:t>
            </w:r>
          </w:p>
          <w:p w14:paraId="758EE7C8" w14:textId="77777777" w:rsidR="005042A1" w:rsidRPr="005042A1" w:rsidRDefault="005042A1" w:rsidP="00B153FA">
            <w:pPr>
              <w:pStyle w:val="TABLECONTENT"/>
              <w:rPr>
                <w:lang w:eastAsia="ru-RU"/>
              </w:rPr>
            </w:pPr>
            <w:r w:rsidRPr="005042A1">
              <w:rPr>
                <w:lang w:eastAsia="ru-RU"/>
              </w:rPr>
              <w:t>Уведомление о согласо</w:t>
            </w:r>
            <w:r>
              <w:rPr>
                <w:lang w:eastAsia="ru-RU"/>
              </w:rPr>
              <w:t>вании нового срока изготовления</w:t>
            </w:r>
          </w:p>
          <w:p w14:paraId="065EE955" w14:textId="77777777" w:rsidR="005042A1" w:rsidRPr="005042A1" w:rsidRDefault="005042A1" w:rsidP="00B153FA">
            <w:pPr>
              <w:pStyle w:val="TABLECONTENT"/>
              <w:rPr>
                <w:lang w:eastAsia="ru-RU"/>
              </w:rPr>
            </w:pPr>
            <w:r w:rsidRPr="005042A1">
              <w:rPr>
                <w:lang w:eastAsia="ru-RU"/>
              </w:rPr>
              <w:t>График остановов основного оборудования</w:t>
            </w:r>
          </w:p>
          <w:p w14:paraId="022A1728" w14:textId="77777777" w:rsidR="00655043" w:rsidRPr="007008A3" w:rsidRDefault="005042A1" w:rsidP="00B153FA">
            <w:pPr>
              <w:pStyle w:val="TABLECONTENT"/>
              <w:rPr>
                <w:lang w:eastAsia="ru-RU"/>
              </w:rPr>
            </w:pPr>
            <w:r w:rsidRPr="005042A1">
              <w:rPr>
                <w:lang w:eastAsia="ru-RU"/>
              </w:rPr>
              <w:t>Заявка на закупку работ, услуг</w:t>
            </w:r>
          </w:p>
        </w:tc>
      </w:tr>
    </w:tbl>
    <w:p w14:paraId="27226DB4" w14:textId="77777777" w:rsidR="00B9591F" w:rsidRPr="007008A3" w:rsidRDefault="00B9591F" w:rsidP="00B9591F">
      <w:pPr>
        <w:pStyle w:val="a7"/>
        <w:keepNext/>
        <w:spacing w:after="0" w:afterAutospacing="0"/>
        <w:jc w:val="right"/>
        <w:rPr>
          <w:rFonts w:cs="Arial"/>
          <w:sz w:val="22"/>
        </w:rPr>
      </w:pPr>
    </w:p>
    <w:p w14:paraId="6ED75A3F" w14:textId="31ADC289" w:rsidR="00A84116" w:rsidRPr="007008A3" w:rsidRDefault="00A84116" w:rsidP="00B61C4B">
      <w:pPr>
        <w:rPr>
          <w:rFonts w:eastAsia="Calibri" w:cs="Arial"/>
          <w:i/>
          <w:color w:val="808080" w:themeColor="background1" w:themeShade="80"/>
        </w:rPr>
      </w:pPr>
    </w:p>
    <w:p w14:paraId="60DDB859" w14:textId="69E0B651" w:rsidR="00904BC5" w:rsidRDefault="00904BC5" w:rsidP="009721BA">
      <w:pPr>
        <w:rPr>
          <w:rFonts w:cs="Arial"/>
          <w:color w:val="000000" w:themeColor="text1"/>
          <w:szCs w:val="24"/>
        </w:rPr>
      </w:pPr>
      <w:r w:rsidRPr="00777793">
        <w:rPr>
          <w:rFonts w:cs="Arial"/>
          <w:color w:val="000000" w:themeColor="text1"/>
          <w:szCs w:val="24"/>
        </w:rPr>
        <w:t>A</w:t>
      </w:r>
      <w:r>
        <w:rPr>
          <w:rFonts w:cs="Arial"/>
          <w:color w:val="000000" w:themeColor="text1"/>
          <w:szCs w:val="24"/>
          <w:lang w:val="en-US"/>
        </w:rPr>
        <w:t>RIS</w:t>
      </w:r>
      <w:r w:rsidRPr="00777793">
        <w:rPr>
          <w:rFonts w:cs="Arial"/>
          <w:color w:val="000000" w:themeColor="text1"/>
          <w:szCs w:val="24"/>
        </w:rPr>
        <w:t>-cхем</w:t>
      </w:r>
      <w:r w:rsidR="006D15F4">
        <w:rPr>
          <w:rFonts w:cs="Arial"/>
          <w:color w:val="000000" w:themeColor="text1"/>
          <w:szCs w:val="24"/>
        </w:rPr>
        <w:t>а</w:t>
      </w:r>
      <w:r w:rsidRPr="00777793">
        <w:rPr>
          <w:rFonts w:cs="Arial"/>
          <w:color w:val="000000" w:themeColor="text1"/>
          <w:szCs w:val="24"/>
        </w:rPr>
        <w:t xml:space="preserve"> приведен</w:t>
      </w:r>
      <w:r w:rsidR="006D15F4">
        <w:rPr>
          <w:rFonts w:cs="Arial"/>
          <w:color w:val="000000" w:themeColor="text1"/>
          <w:szCs w:val="24"/>
        </w:rPr>
        <w:t>а</w:t>
      </w:r>
      <w:r w:rsidRPr="00777793">
        <w:rPr>
          <w:rFonts w:cs="Arial"/>
          <w:color w:val="000000" w:themeColor="text1"/>
          <w:szCs w:val="24"/>
        </w:rPr>
        <w:t xml:space="preserve"> в Приложении 1 к данному КД.</w:t>
      </w:r>
    </w:p>
    <w:p w14:paraId="3BCC1D99" w14:textId="77777777" w:rsidR="006D15F4" w:rsidRPr="00777793" w:rsidRDefault="006D15F4" w:rsidP="009721BA">
      <w:pPr>
        <w:rPr>
          <w:rFonts w:cs="Arial"/>
          <w:color w:val="000000" w:themeColor="text1"/>
          <w:szCs w:val="24"/>
        </w:rPr>
      </w:pPr>
    </w:p>
    <w:p w14:paraId="4BCDE775" w14:textId="3B968517" w:rsidR="000835FE" w:rsidRPr="007008A3" w:rsidRDefault="000835FE" w:rsidP="001215BE">
      <w:pPr>
        <w:pStyle w:val="3"/>
      </w:pPr>
      <w:bookmarkStart w:id="850" w:name="_Toc65846399"/>
      <w:r w:rsidRPr="007008A3">
        <w:t xml:space="preserve">Описание бизнес-процесса </w:t>
      </w:r>
      <w:r w:rsidR="00707C1E" w:rsidRPr="007008A3">
        <w:t xml:space="preserve">ПП-07.02.03.03-ERP </w:t>
      </w:r>
      <w:r w:rsidR="001D34DB">
        <w:t>О</w:t>
      </w:r>
      <w:r w:rsidR="00425D69">
        <w:t>пределение стоимости</w:t>
      </w:r>
      <w:r w:rsidR="009E1318">
        <w:t xml:space="preserve"> работ</w:t>
      </w:r>
      <w:bookmarkEnd w:id="850"/>
    </w:p>
    <w:p w14:paraId="35354BEC" w14:textId="2E7FBE88" w:rsidR="0067644E" w:rsidRDefault="000020C3" w:rsidP="002E665C">
      <w:pPr>
        <w:rPr>
          <w:rFonts w:eastAsiaTheme="majorEastAsia" w:cs="Arial"/>
        </w:rPr>
      </w:pPr>
      <w:r>
        <w:rPr>
          <w:rFonts w:eastAsiaTheme="majorEastAsia" w:cs="Arial"/>
        </w:rPr>
        <w:t>В рамках бизнес-процесса «ПП-07.02.03.03</w:t>
      </w:r>
      <w:r w:rsidR="005234EB">
        <w:rPr>
          <w:rFonts w:eastAsiaTheme="majorEastAsia" w:cs="Arial"/>
        </w:rPr>
        <w:t>-ERP</w:t>
      </w:r>
      <w:r>
        <w:rPr>
          <w:rFonts w:eastAsiaTheme="majorEastAsia" w:cs="Arial"/>
        </w:rPr>
        <w:t xml:space="preserve"> </w:t>
      </w:r>
      <w:r w:rsidRPr="000020C3">
        <w:rPr>
          <w:rFonts w:eastAsiaTheme="majorEastAsia" w:cs="Arial"/>
        </w:rPr>
        <w:t>О</w:t>
      </w:r>
      <w:r w:rsidR="009E1318">
        <w:rPr>
          <w:rFonts w:eastAsiaTheme="majorEastAsia" w:cs="Arial"/>
        </w:rPr>
        <w:t>пределение</w:t>
      </w:r>
      <w:r w:rsidRPr="000020C3">
        <w:rPr>
          <w:rFonts w:eastAsiaTheme="majorEastAsia" w:cs="Arial"/>
        </w:rPr>
        <w:t xml:space="preserve"> стоимости работ</w:t>
      </w:r>
      <w:r>
        <w:rPr>
          <w:rFonts w:eastAsiaTheme="majorEastAsia" w:cs="Arial"/>
        </w:rPr>
        <w:t xml:space="preserve">» из заказов ТОРО, в которых планируется выполнение работ с привлечением сторонних организаций, формируется </w:t>
      </w:r>
      <w:r w:rsidR="002E5222">
        <w:rPr>
          <w:rFonts w:eastAsiaTheme="majorEastAsia" w:cs="Arial"/>
        </w:rPr>
        <w:t xml:space="preserve">и согласовывается </w:t>
      </w:r>
      <w:r>
        <w:rPr>
          <w:rFonts w:eastAsiaTheme="majorEastAsia" w:cs="Arial"/>
        </w:rPr>
        <w:t>дефектная ведомость</w:t>
      </w:r>
      <w:r w:rsidR="002E5222">
        <w:rPr>
          <w:rFonts w:eastAsiaTheme="majorEastAsia" w:cs="Arial"/>
        </w:rPr>
        <w:t>. З</w:t>
      </w:r>
      <w:r>
        <w:rPr>
          <w:rFonts w:eastAsiaTheme="majorEastAsia" w:cs="Arial"/>
        </w:rPr>
        <w:t xml:space="preserve">атем, на </w:t>
      </w:r>
      <w:r w:rsidR="005234EB">
        <w:rPr>
          <w:rFonts w:eastAsiaTheme="majorEastAsia" w:cs="Arial"/>
        </w:rPr>
        <w:t>основании согласованной дефектной ведомости</w:t>
      </w:r>
      <w:r>
        <w:rPr>
          <w:rFonts w:eastAsiaTheme="majorEastAsia" w:cs="Arial"/>
        </w:rPr>
        <w:t xml:space="preserve">, формируется смета. </w:t>
      </w:r>
    </w:p>
    <w:p w14:paraId="0EB150B4" w14:textId="00CE4832" w:rsidR="00907E37" w:rsidRPr="007008A3" w:rsidRDefault="00907E37" w:rsidP="002E665C">
      <w:pPr>
        <w:rPr>
          <w:rFonts w:eastAsiaTheme="majorEastAsia" w:cs="Arial"/>
        </w:rPr>
      </w:pPr>
      <w:r>
        <w:rPr>
          <w:rFonts w:eastAsiaTheme="majorEastAsia" w:cs="Arial"/>
        </w:rPr>
        <w:t>Границы данного бизнес-процесса: «от формирования дефектной ведомости - до получения сметы».</w:t>
      </w:r>
    </w:p>
    <w:p w14:paraId="3436630C" w14:textId="75BD36FA" w:rsidR="000020C3" w:rsidRDefault="00EB01B6" w:rsidP="002E665C">
      <w:pPr>
        <w:rPr>
          <w:rFonts w:eastAsiaTheme="majorEastAsia" w:cs="Arial"/>
        </w:rPr>
      </w:pPr>
      <w:r>
        <w:rPr>
          <w:rFonts w:eastAsiaTheme="majorEastAsia" w:cs="Arial"/>
        </w:rPr>
        <w:t xml:space="preserve">Дефектная ведомость – это </w:t>
      </w:r>
      <w:r w:rsidR="0070636A">
        <w:rPr>
          <w:rFonts w:eastAsiaTheme="majorEastAsia" w:cs="Arial"/>
        </w:rPr>
        <w:t xml:space="preserve">вспомогательный </w:t>
      </w:r>
      <w:r>
        <w:rPr>
          <w:rFonts w:eastAsiaTheme="majorEastAsia" w:cs="Arial"/>
        </w:rPr>
        <w:t>документ</w:t>
      </w:r>
      <w:r w:rsidR="009C0083">
        <w:rPr>
          <w:rFonts w:eastAsiaTheme="majorEastAsia" w:cs="Arial"/>
        </w:rPr>
        <w:t>,</w:t>
      </w:r>
      <w:r w:rsidR="0070636A">
        <w:rPr>
          <w:rFonts w:eastAsiaTheme="majorEastAsia" w:cs="Arial"/>
        </w:rPr>
        <w:t xml:space="preserve"> </w:t>
      </w:r>
      <w:r>
        <w:rPr>
          <w:rFonts w:eastAsiaTheme="majorEastAsia" w:cs="Arial"/>
        </w:rPr>
        <w:t xml:space="preserve">содержащий перечень </w:t>
      </w:r>
      <w:r w:rsidR="0070636A">
        <w:rPr>
          <w:rFonts w:eastAsiaTheme="majorEastAsia" w:cs="Arial"/>
        </w:rPr>
        <w:t xml:space="preserve">и объемы </w:t>
      </w:r>
      <w:r>
        <w:rPr>
          <w:rFonts w:eastAsiaTheme="majorEastAsia" w:cs="Arial"/>
        </w:rPr>
        <w:t xml:space="preserve">работ, которые необходимо выполнить в рамках воздействия на ПА, а также перечень возникших неисправностей. Необходимость формирования дефектных ведомостей возникает </w:t>
      </w:r>
      <w:r w:rsidR="000020C3">
        <w:rPr>
          <w:rFonts w:eastAsiaTheme="majorEastAsia" w:cs="Arial"/>
        </w:rPr>
        <w:t>в процессах</w:t>
      </w:r>
      <w:r>
        <w:rPr>
          <w:rFonts w:eastAsiaTheme="majorEastAsia" w:cs="Arial"/>
        </w:rPr>
        <w:t xml:space="preserve"> планирования воздействий на ПА</w:t>
      </w:r>
      <w:r w:rsidR="005234EB">
        <w:rPr>
          <w:rFonts w:eastAsiaTheme="majorEastAsia" w:cs="Arial"/>
        </w:rPr>
        <w:t>, в частности, процессов «ПП-07.02.03.01-ERP Годовое планирование воздействий на ПА», «ПП-07.03.01-ERP Оперативное (месячное) планирование воздействий на ПА», «ПП-07.03.02-ERP Недельно-суточное планирование воздействий на ПА»</w:t>
      </w:r>
      <w:r>
        <w:rPr>
          <w:rFonts w:eastAsiaTheme="majorEastAsia" w:cs="Arial"/>
        </w:rPr>
        <w:t xml:space="preserve">. </w:t>
      </w:r>
    </w:p>
    <w:p w14:paraId="25828A78" w14:textId="74F1ADFF" w:rsidR="00EB01B6" w:rsidRDefault="00D15052" w:rsidP="002E665C">
      <w:pPr>
        <w:rPr>
          <w:rFonts w:eastAsiaTheme="majorEastAsia" w:cs="Arial"/>
        </w:rPr>
      </w:pPr>
      <w:r>
        <w:rPr>
          <w:rFonts w:eastAsiaTheme="majorEastAsia" w:cs="Arial"/>
        </w:rPr>
        <w:t xml:space="preserve">Дефектная ведомость печатается из системы S/4HANA (№ разработки </w:t>
      </w:r>
      <w:r w:rsidR="00112EF8">
        <w:rPr>
          <w:rFonts w:eastAsiaTheme="majorEastAsia" w:cs="Arial"/>
        </w:rPr>
        <w:t>PM32, ссылка на форму приведена в таблице 5.8 данного КД</w:t>
      </w:r>
      <w:r>
        <w:rPr>
          <w:rFonts w:eastAsiaTheme="majorEastAsia" w:cs="Arial"/>
        </w:rPr>
        <w:t>) на бумажном носителе на основе заказа ТОРО</w:t>
      </w:r>
      <w:r w:rsidR="00907E37">
        <w:rPr>
          <w:rFonts w:eastAsiaTheme="majorEastAsia" w:cs="Arial"/>
        </w:rPr>
        <w:t xml:space="preserve"> (заказ ТОРО является входящими данными процесса)</w:t>
      </w:r>
      <w:r>
        <w:rPr>
          <w:rFonts w:eastAsiaTheme="majorEastAsia" w:cs="Arial"/>
        </w:rPr>
        <w:t xml:space="preserve">. </w:t>
      </w:r>
      <w:r w:rsidR="00EB01B6">
        <w:rPr>
          <w:rFonts w:eastAsiaTheme="majorEastAsia" w:cs="Arial"/>
        </w:rPr>
        <w:t>На основании</w:t>
      </w:r>
      <w:r w:rsidR="00EB01B6" w:rsidRPr="00EB01B6">
        <w:rPr>
          <w:rFonts w:eastAsiaTheme="majorEastAsia" w:cs="Arial"/>
        </w:rPr>
        <w:t xml:space="preserve"> </w:t>
      </w:r>
      <w:r w:rsidR="00EB01B6">
        <w:rPr>
          <w:rFonts w:eastAsiaTheme="majorEastAsia" w:cs="Arial"/>
        </w:rPr>
        <w:t>дефектной ведомости формируется смета, содержащая оценочную стоимость работ.</w:t>
      </w:r>
      <w:r>
        <w:rPr>
          <w:rFonts w:eastAsiaTheme="majorEastAsia" w:cs="Arial"/>
        </w:rPr>
        <w:t xml:space="preserve"> </w:t>
      </w:r>
      <w:r w:rsidR="00EB01B6">
        <w:rPr>
          <w:rFonts w:eastAsiaTheme="majorEastAsia" w:cs="Arial"/>
        </w:rPr>
        <w:t xml:space="preserve">Смета может формироваться как специалистами подрядной организации, планируемой для привлечения к выполнению работ, так и специалистами сметного отдела. </w:t>
      </w:r>
    </w:p>
    <w:p w14:paraId="1C06DF88" w14:textId="2C7BCDEC" w:rsidR="00D15052" w:rsidRDefault="00EB01B6" w:rsidP="002E665C">
      <w:pPr>
        <w:rPr>
          <w:rFonts w:eastAsiaTheme="majorEastAsia" w:cs="Arial"/>
        </w:rPr>
      </w:pPr>
      <w:r>
        <w:rPr>
          <w:rFonts w:eastAsiaTheme="majorEastAsia" w:cs="Arial"/>
        </w:rPr>
        <w:t xml:space="preserve">Результатом данного бизнес-процесса является проверенная </w:t>
      </w:r>
      <w:r w:rsidR="00583B3B">
        <w:rPr>
          <w:rFonts w:eastAsiaTheme="majorEastAsia" w:cs="Arial"/>
        </w:rPr>
        <w:t xml:space="preserve">Планировщиком </w:t>
      </w:r>
      <w:r w:rsidR="002535C0">
        <w:rPr>
          <w:rFonts w:eastAsiaTheme="majorEastAsia" w:cs="Arial"/>
        </w:rPr>
        <w:t>ТОиР УО</w:t>
      </w:r>
      <w:r w:rsidR="0070636A">
        <w:rPr>
          <w:rFonts w:eastAsiaTheme="majorEastAsia" w:cs="Arial"/>
        </w:rPr>
        <w:t xml:space="preserve"> </w:t>
      </w:r>
      <w:r>
        <w:rPr>
          <w:rFonts w:eastAsiaTheme="majorEastAsia" w:cs="Arial"/>
        </w:rPr>
        <w:t xml:space="preserve">смета на выполнение работ сторонними организациями, стоимость из которой </w:t>
      </w:r>
      <w:r w:rsidR="00583B3B">
        <w:rPr>
          <w:rFonts w:eastAsiaTheme="majorEastAsia" w:cs="Arial"/>
        </w:rPr>
        <w:t xml:space="preserve">Планировщик </w:t>
      </w:r>
      <w:r w:rsidR="002535C0">
        <w:rPr>
          <w:rFonts w:eastAsiaTheme="majorEastAsia" w:cs="Arial"/>
        </w:rPr>
        <w:t>ТОиР УО</w:t>
      </w:r>
      <w:r w:rsidR="00BB53B0">
        <w:rPr>
          <w:rFonts w:cs="Arial"/>
        </w:rPr>
        <w:t xml:space="preserve"> </w:t>
      </w:r>
      <w:r>
        <w:rPr>
          <w:rFonts w:eastAsiaTheme="majorEastAsia" w:cs="Arial"/>
        </w:rPr>
        <w:t>указывает в заказе</w:t>
      </w:r>
      <w:r w:rsidR="0070636A">
        <w:rPr>
          <w:rFonts w:eastAsiaTheme="majorEastAsia" w:cs="Arial"/>
        </w:rPr>
        <w:t xml:space="preserve"> ТОРО на соответствующем шаге процесса годового либо оперативного планирования</w:t>
      </w:r>
      <w:r w:rsidR="009C1C90">
        <w:rPr>
          <w:rFonts w:eastAsiaTheme="majorEastAsia" w:cs="Arial"/>
        </w:rPr>
        <w:t xml:space="preserve">, после чего прикладывает отсканированную копию </w:t>
      </w:r>
      <w:r w:rsidR="00D15052">
        <w:rPr>
          <w:rFonts w:eastAsiaTheme="majorEastAsia" w:cs="Arial"/>
        </w:rPr>
        <w:t xml:space="preserve">подписанной дефектной ведомости и </w:t>
      </w:r>
      <w:r w:rsidR="009C1C90">
        <w:rPr>
          <w:rFonts w:eastAsiaTheme="majorEastAsia" w:cs="Arial"/>
        </w:rPr>
        <w:t>сметы к заказу.</w:t>
      </w:r>
    </w:p>
    <w:p w14:paraId="4EBA3840" w14:textId="0CC45BBC" w:rsidR="00EB01B6" w:rsidRPr="00B153FA" w:rsidRDefault="00FA23D8" w:rsidP="00B153FA">
      <w:pPr>
        <w:pStyle w:val="a7"/>
        <w:keepNext/>
        <w:spacing w:after="240" w:afterAutospacing="0" w:line="276" w:lineRule="auto"/>
        <w:jc w:val="right"/>
        <w:rPr>
          <w:rFonts w:cs="Arial"/>
          <w:b/>
          <w:sz w:val="22"/>
        </w:rPr>
      </w:pPr>
      <w:r w:rsidRPr="007008A3">
        <w:rPr>
          <w:rFonts w:cs="Arial"/>
          <w:b/>
          <w:sz w:val="22"/>
        </w:rPr>
        <w:t xml:space="preserve">Таблица </w:t>
      </w:r>
      <w:r w:rsidRPr="007008A3">
        <w:rPr>
          <w:rFonts w:cs="Arial"/>
          <w:b/>
          <w:sz w:val="22"/>
        </w:rPr>
        <w:fldChar w:fldCharType="begin"/>
      </w:r>
      <w:r w:rsidRPr="007008A3">
        <w:rPr>
          <w:rFonts w:cs="Arial"/>
          <w:b/>
          <w:sz w:val="22"/>
        </w:rPr>
        <w:instrText xml:space="preserve"> SEQ Таблица \* ARABIC </w:instrText>
      </w:r>
      <w:r w:rsidRPr="007008A3">
        <w:rPr>
          <w:rFonts w:cs="Arial"/>
          <w:b/>
          <w:sz w:val="22"/>
        </w:rPr>
        <w:fldChar w:fldCharType="separate"/>
      </w:r>
      <w:r w:rsidR="00E24180">
        <w:rPr>
          <w:rFonts w:cs="Arial"/>
          <w:b/>
          <w:noProof/>
          <w:sz w:val="22"/>
        </w:rPr>
        <w:t>7</w:t>
      </w:r>
      <w:r w:rsidRPr="007008A3">
        <w:rPr>
          <w:rFonts w:cs="Arial"/>
          <w:b/>
          <w:sz w:val="22"/>
        </w:rPr>
        <w:fldChar w:fldCharType="end"/>
      </w:r>
      <w:r w:rsidR="00850753" w:rsidRPr="007008A3">
        <w:rPr>
          <w:rFonts w:cs="Arial"/>
          <w:b/>
          <w:sz w:val="22"/>
        </w:rPr>
        <w:t xml:space="preserve">. Описание бизнес-процесса </w:t>
      </w:r>
      <w:r w:rsidR="00850753" w:rsidRPr="00850753">
        <w:rPr>
          <w:rFonts w:cs="Arial"/>
          <w:b/>
          <w:sz w:val="22"/>
        </w:rPr>
        <w:t xml:space="preserve">ПП-07.02.03.03-ERP </w:t>
      </w:r>
      <w:r w:rsidR="001D34DB">
        <w:rPr>
          <w:rFonts w:cs="Arial"/>
          <w:b/>
          <w:sz w:val="22"/>
        </w:rPr>
        <w:t>О</w:t>
      </w:r>
      <w:r w:rsidR="00AF7E3B">
        <w:rPr>
          <w:rFonts w:cs="Arial"/>
          <w:b/>
          <w:sz w:val="22"/>
        </w:rPr>
        <w:t>пределение стоимости работ</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67644E" w:rsidRPr="007008A3" w14:paraId="1A859A9D" w14:textId="77777777" w:rsidTr="002D3EFC">
        <w:trPr>
          <w:cantSplit/>
          <w:trHeight w:val="396"/>
          <w:tblHeader/>
        </w:trPr>
        <w:tc>
          <w:tcPr>
            <w:tcW w:w="2962" w:type="dxa"/>
            <w:shd w:val="clear" w:color="auto" w:fill="FFC000"/>
          </w:tcPr>
          <w:p w14:paraId="590CD2E7" w14:textId="77777777" w:rsidR="0067644E" w:rsidRPr="00B153FA" w:rsidRDefault="0067644E" w:rsidP="00B153FA">
            <w:pPr>
              <w:ind w:firstLine="0"/>
              <w:rPr>
                <w:rFonts w:cs="Arial"/>
                <w:b/>
                <w:sz w:val="20"/>
                <w:szCs w:val="20"/>
              </w:rPr>
            </w:pPr>
            <w:r w:rsidRPr="00B153FA">
              <w:rPr>
                <w:rFonts w:cs="Arial"/>
                <w:b/>
                <w:sz w:val="20"/>
                <w:szCs w:val="20"/>
              </w:rPr>
              <w:t>Код бизнес-процесса</w:t>
            </w:r>
          </w:p>
        </w:tc>
        <w:tc>
          <w:tcPr>
            <w:tcW w:w="7229" w:type="dxa"/>
            <w:vAlign w:val="bottom"/>
          </w:tcPr>
          <w:p w14:paraId="5C03D816" w14:textId="6709E896" w:rsidR="0067644E" w:rsidRPr="007008A3" w:rsidRDefault="001C000A" w:rsidP="00B153FA">
            <w:pPr>
              <w:pStyle w:val="TABLECONTENT"/>
              <w:rPr>
                <w:lang w:eastAsia="ru-RU"/>
              </w:rPr>
            </w:pPr>
            <w:r w:rsidRPr="007008A3">
              <w:rPr>
                <w:lang w:eastAsia="ru-RU"/>
              </w:rPr>
              <w:t xml:space="preserve">ПП-07.02.03.03-ERP </w:t>
            </w:r>
            <w:r w:rsidR="009B78A5">
              <w:rPr>
                <w:lang w:eastAsia="ru-RU"/>
              </w:rPr>
              <w:t>Определение стоимости работ</w:t>
            </w:r>
          </w:p>
        </w:tc>
      </w:tr>
      <w:tr w:rsidR="0067644E" w:rsidRPr="007008A3" w14:paraId="42D5400B" w14:textId="77777777" w:rsidTr="002D3EFC">
        <w:trPr>
          <w:cantSplit/>
          <w:trHeight w:val="290"/>
        </w:trPr>
        <w:tc>
          <w:tcPr>
            <w:tcW w:w="2962" w:type="dxa"/>
            <w:shd w:val="clear" w:color="auto" w:fill="FFC000"/>
          </w:tcPr>
          <w:p w14:paraId="12892B9D" w14:textId="77777777" w:rsidR="0067644E" w:rsidRPr="00B153FA" w:rsidRDefault="0067644E" w:rsidP="00B153FA">
            <w:pPr>
              <w:ind w:firstLine="0"/>
              <w:rPr>
                <w:rFonts w:cs="Arial"/>
                <w:b/>
                <w:sz w:val="20"/>
                <w:szCs w:val="20"/>
              </w:rPr>
            </w:pPr>
            <w:r w:rsidRPr="00B153FA">
              <w:rPr>
                <w:rFonts w:cs="Arial"/>
                <w:b/>
                <w:sz w:val="20"/>
                <w:szCs w:val="20"/>
              </w:rPr>
              <w:t>Цель бизнес-процесса</w:t>
            </w:r>
          </w:p>
        </w:tc>
        <w:tc>
          <w:tcPr>
            <w:tcW w:w="7229" w:type="dxa"/>
            <w:vAlign w:val="bottom"/>
          </w:tcPr>
          <w:p w14:paraId="335AF0D1" w14:textId="77777777" w:rsidR="0067644E" w:rsidRPr="00D743FE" w:rsidRDefault="00D743FE" w:rsidP="00B153FA">
            <w:pPr>
              <w:pStyle w:val="TABLECONTENT"/>
              <w:rPr>
                <w:lang w:eastAsia="ru-RU"/>
              </w:rPr>
            </w:pPr>
            <w:r>
              <w:rPr>
                <w:lang w:eastAsia="ru-RU"/>
              </w:rPr>
              <w:t>Определение стоимости работ, планируемых для выполнения сторонними организациями, на основании дефектной ведомости.</w:t>
            </w:r>
          </w:p>
        </w:tc>
      </w:tr>
      <w:tr w:rsidR="0067644E" w:rsidRPr="007008A3" w14:paraId="62493B67" w14:textId="77777777" w:rsidTr="002D3EFC">
        <w:trPr>
          <w:cantSplit/>
          <w:trHeight w:val="290"/>
        </w:trPr>
        <w:tc>
          <w:tcPr>
            <w:tcW w:w="2962" w:type="dxa"/>
            <w:shd w:val="clear" w:color="auto" w:fill="FFC000"/>
          </w:tcPr>
          <w:p w14:paraId="0A06AFBB" w14:textId="77777777" w:rsidR="0067644E" w:rsidRPr="00B153FA" w:rsidRDefault="0067644E" w:rsidP="00B153FA">
            <w:pPr>
              <w:ind w:firstLine="0"/>
              <w:rPr>
                <w:rFonts w:cs="Arial"/>
                <w:b/>
                <w:sz w:val="20"/>
                <w:szCs w:val="20"/>
              </w:rPr>
            </w:pPr>
            <w:r w:rsidRPr="00B153FA">
              <w:rPr>
                <w:rFonts w:cs="Arial"/>
                <w:b/>
                <w:sz w:val="20"/>
                <w:szCs w:val="20"/>
              </w:rPr>
              <w:t>Периодичность</w:t>
            </w:r>
          </w:p>
        </w:tc>
        <w:tc>
          <w:tcPr>
            <w:tcW w:w="7229" w:type="dxa"/>
            <w:vAlign w:val="bottom"/>
          </w:tcPr>
          <w:p w14:paraId="3D904238" w14:textId="77777777" w:rsidR="0067644E" w:rsidRPr="007008A3" w:rsidRDefault="001C000A" w:rsidP="00B153FA">
            <w:pPr>
              <w:pStyle w:val="TABLECONTENT"/>
              <w:rPr>
                <w:lang w:eastAsia="ru-RU"/>
              </w:rPr>
            </w:pPr>
            <w:r w:rsidRPr="007008A3">
              <w:rPr>
                <w:lang w:eastAsia="ru-RU"/>
              </w:rPr>
              <w:t>По событиям</w:t>
            </w:r>
            <w:r w:rsidR="00B81DB0">
              <w:rPr>
                <w:lang w:eastAsia="ru-RU"/>
              </w:rPr>
              <w:t xml:space="preserve"> появления</w:t>
            </w:r>
            <w:r w:rsidR="00D139D7">
              <w:rPr>
                <w:lang w:eastAsia="ru-RU"/>
              </w:rPr>
              <w:t xml:space="preserve"> заказ</w:t>
            </w:r>
            <w:r w:rsidR="00B81DB0">
              <w:rPr>
                <w:lang w:eastAsia="ru-RU"/>
              </w:rPr>
              <w:t>ов на выполнение работ сторонними организациями, требующих дополнительной оценки стоимости</w:t>
            </w:r>
            <w:r w:rsidR="005234EB">
              <w:rPr>
                <w:lang w:eastAsia="ru-RU"/>
              </w:rPr>
              <w:t xml:space="preserve"> работ.</w:t>
            </w:r>
          </w:p>
        </w:tc>
      </w:tr>
      <w:tr w:rsidR="0067644E" w:rsidRPr="007008A3" w14:paraId="399E0671" w14:textId="77777777" w:rsidTr="002D3EFC">
        <w:trPr>
          <w:cantSplit/>
          <w:trHeight w:val="293"/>
        </w:trPr>
        <w:tc>
          <w:tcPr>
            <w:tcW w:w="2962" w:type="dxa"/>
            <w:shd w:val="clear" w:color="auto" w:fill="FFC000"/>
          </w:tcPr>
          <w:p w14:paraId="2E78CF30" w14:textId="77777777" w:rsidR="0067644E" w:rsidRPr="00B153FA" w:rsidRDefault="0067644E" w:rsidP="00B153FA">
            <w:pPr>
              <w:ind w:firstLine="0"/>
              <w:jc w:val="left"/>
              <w:rPr>
                <w:rFonts w:cs="Arial"/>
                <w:b/>
                <w:sz w:val="20"/>
                <w:szCs w:val="20"/>
              </w:rPr>
            </w:pPr>
            <w:r w:rsidRPr="00B153FA">
              <w:rPr>
                <w:rFonts w:cs="Arial"/>
                <w:b/>
                <w:sz w:val="20"/>
                <w:szCs w:val="20"/>
              </w:rPr>
              <w:t>Предваряющие связанные процессы</w:t>
            </w:r>
          </w:p>
        </w:tc>
        <w:tc>
          <w:tcPr>
            <w:tcW w:w="7229" w:type="dxa"/>
            <w:vAlign w:val="bottom"/>
          </w:tcPr>
          <w:p w14:paraId="6BB12613" w14:textId="77777777" w:rsidR="001C000A" w:rsidRPr="007008A3" w:rsidRDefault="001C000A" w:rsidP="00B153FA">
            <w:pPr>
              <w:pStyle w:val="TABLECONTENT"/>
              <w:rPr>
                <w:lang w:eastAsia="ru-RU"/>
              </w:rPr>
            </w:pPr>
            <w:r w:rsidRPr="007008A3">
              <w:rPr>
                <w:lang w:eastAsia="ru-RU"/>
              </w:rPr>
              <w:t>[ПП-07.02.03.01-ERP]</w:t>
            </w:r>
          </w:p>
          <w:p w14:paraId="060E853E" w14:textId="77777777" w:rsidR="001C000A" w:rsidRPr="007008A3" w:rsidRDefault="00EF0077" w:rsidP="00B153FA">
            <w:pPr>
              <w:pStyle w:val="TABLECONTENT"/>
              <w:rPr>
                <w:lang w:eastAsia="ru-RU"/>
              </w:rPr>
            </w:pPr>
            <w:r w:rsidRPr="007008A3">
              <w:rPr>
                <w:lang w:eastAsia="ru-RU"/>
              </w:rPr>
              <w:t>Годовое планирование</w:t>
            </w:r>
            <w:r w:rsidR="001C000A" w:rsidRPr="007008A3">
              <w:rPr>
                <w:lang w:eastAsia="ru-RU"/>
              </w:rPr>
              <w:t xml:space="preserve"> воздействий на производственные активы</w:t>
            </w:r>
          </w:p>
          <w:p w14:paraId="761A4302" w14:textId="77777777" w:rsidR="001C000A" w:rsidRPr="007008A3" w:rsidRDefault="001C000A" w:rsidP="00B153FA">
            <w:pPr>
              <w:pStyle w:val="TABLECONTENT"/>
              <w:rPr>
                <w:lang w:eastAsia="ru-RU"/>
              </w:rPr>
            </w:pPr>
            <w:r w:rsidRPr="007008A3">
              <w:rPr>
                <w:lang w:eastAsia="ru-RU"/>
              </w:rPr>
              <w:t>[ПП-07.03.02-ERP]</w:t>
            </w:r>
          </w:p>
          <w:p w14:paraId="6889995D" w14:textId="77777777" w:rsidR="001C000A" w:rsidRPr="007008A3" w:rsidRDefault="001C000A" w:rsidP="00B153FA">
            <w:pPr>
              <w:pStyle w:val="TABLECONTENT"/>
              <w:rPr>
                <w:lang w:eastAsia="ru-RU"/>
              </w:rPr>
            </w:pPr>
            <w:r w:rsidRPr="007008A3">
              <w:rPr>
                <w:lang w:eastAsia="ru-RU"/>
              </w:rPr>
              <w:t>Недельно-суточное планирование воздействий на производственные активы</w:t>
            </w:r>
          </w:p>
          <w:p w14:paraId="01CD6586" w14:textId="77777777" w:rsidR="001C000A" w:rsidRPr="007008A3" w:rsidRDefault="001C000A" w:rsidP="00B153FA">
            <w:pPr>
              <w:pStyle w:val="TABLECONTENT"/>
              <w:rPr>
                <w:lang w:eastAsia="ru-RU"/>
              </w:rPr>
            </w:pPr>
            <w:r w:rsidRPr="007008A3">
              <w:rPr>
                <w:lang w:eastAsia="ru-RU"/>
              </w:rPr>
              <w:t>[ПП-07.03.01-ERP]</w:t>
            </w:r>
          </w:p>
          <w:p w14:paraId="3FBC65E6" w14:textId="77777777" w:rsidR="001C000A" w:rsidRPr="007008A3" w:rsidRDefault="001C000A" w:rsidP="00B153FA">
            <w:pPr>
              <w:pStyle w:val="TABLECONTENT"/>
              <w:rPr>
                <w:lang w:eastAsia="ru-RU"/>
              </w:rPr>
            </w:pPr>
            <w:r w:rsidRPr="007008A3">
              <w:rPr>
                <w:lang w:eastAsia="ru-RU"/>
              </w:rPr>
              <w:lastRenderedPageBreak/>
              <w:t>Оперативное (месячное) планирование воздействий на производственные активы</w:t>
            </w:r>
          </w:p>
        </w:tc>
      </w:tr>
      <w:tr w:rsidR="001C000A" w:rsidRPr="007008A3" w14:paraId="44BDDC3B" w14:textId="77777777" w:rsidTr="002D3EFC">
        <w:trPr>
          <w:cantSplit/>
          <w:trHeight w:val="293"/>
        </w:trPr>
        <w:tc>
          <w:tcPr>
            <w:tcW w:w="2962" w:type="dxa"/>
            <w:shd w:val="clear" w:color="auto" w:fill="FFC000"/>
          </w:tcPr>
          <w:p w14:paraId="7E69FE61" w14:textId="77777777" w:rsidR="001C000A" w:rsidRPr="00B153FA" w:rsidRDefault="001C000A" w:rsidP="00B153FA">
            <w:pPr>
              <w:ind w:firstLine="0"/>
              <w:jc w:val="left"/>
              <w:rPr>
                <w:rFonts w:cs="Arial"/>
                <w:b/>
                <w:sz w:val="20"/>
                <w:szCs w:val="20"/>
              </w:rPr>
            </w:pPr>
            <w:r w:rsidRPr="00B153FA">
              <w:rPr>
                <w:rFonts w:cs="Arial"/>
                <w:b/>
                <w:sz w:val="20"/>
                <w:szCs w:val="20"/>
              </w:rPr>
              <w:lastRenderedPageBreak/>
              <w:t>Последующие связанные процессы</w:t>
            </w:r>
          </w:p>
        </w:tc>
        <w:tc>
          <w:tcPr>
            <w:tcW w:w="7229" w:type="dxa"/>
            <w:vAlign w:val="bottom"/>
          </w:tcPr>
          <w:p w14:paraId="4350CD91" w14:textId="77777777" w:rsidR="001C000A" w:rsidRPr="007008A3" w:rsidRDefault="001C000A" w:rsidP="00B153FA">
            <w:pPr>
              <w:pStyle w:val="TABLECONTENT"/>
              <w:rPr>
                <w:lang w:eastAsia="ru-RU"/>
              </w:rPr>
            </w:pPr>
            <w:r w:rsidRPr="007008A3">
              <w:rPr>
                <w:lang w:eastAsia="ru-RU"/>
              </w:rPr>
              <w:t>[ПП-07.02.03.01-ERP]</w:t>
            </w:r>
          </w:p>
          <w:p w14:paraId="0DEB171C" w14:textId="77777777" w:rsidR="001C000A" w:rsidRPr="007008A3" w:rsidRDefault="00EF0077" w:rsidP="00B153FA">
            <w:pPr>
              <w:pStyle w:val="TABLECONTENT"/>
              <w:rPr>
                <w:lang w:eastAsia="ru-RU"/>
              </w:rPr>
            </w:pPr>
            <w:r w:rsidRPr="007008A3">
              <w:rPr>
                <w:lang w:eastAsia="ru-RU"/>
              </w:rPr>
              <w:t>Годовое планирование</w:t>
            </w:r>
            <w:r w:rsidR="001C000A" w:rsidRPr="007008A3">
              <w:rPr>
                <w:lang w:eastAsia="ru-RU"/>
              </w:rPr>
              <w:t xml:space="preserve"> воздействий на производственные активы</w:t>
            </w:r>
          </w:p>
          <w:p w14:paraId="0EE24213" w14:textId="77777777" w:rsidR="001C000A" w:rsidRPr="007008A3" w:rsidRDefault="001C000A" w:rsidP="00B153FA">
            <w:pPr>
              <w:pStyle w:val="TABLECONTENT"/>
              <w:rPr>
                <w:lang w:eastAsia="ru-RU"/>
              </w:rPr>
            </w:pPr>
            <w:r w:rsidRPr="007008A3">
              <w:rPr>
                <w:lang w:eastAsia="ru-RU"/>
              </w:rPr>
              <w:t>[ПП-07.03.02-ERP]</w:t>
            </w:r>
          </w:p>
          <w:p w14:paraId="190D8F86" w14:textId="77777777" w:rsidR="001C000A" w:rsidRPr="007008A3" w:rsidRDefault="001C000A" w:rsidP="00B153FA">
            <w:pPr>
              <w:pStyle w:val="TABLECONTENT"/>
              <w:rPr>
                <w:lang w:eastAsia="ru-RU"/>
              </w:rPr>
            </w:pPr>
            <w:r w:rsidRPr="007008A3">
              <w:rPr>
                <w:lang w:eastAsia="ru-RU"/>
              </w:rPr>
              <w:t>Недельно-суточное планирование воздействий на производственные активы</w:t>
            </w:r>
          </w:p>
          <w:p w14:paraId="3847B922" w14:textId="77777777" w:rsidR="001C000A" w:rsidRPr="007008A3" w:rsidRDefault="001C000A" w:rsidP="00B153FA">
            <w:pPr>
              <w:pStyle w:val="TABLECONTENT"/>
              <w:rPr>
                <w:lang w:eastAsia="ru-RU"/>
              </w:rPr>
            </w:pPr>
            <w:r w:rsidRPr="007008A3">
              <w:rPr>
                <w:lang w:eastAsia="ru-RU"/>
              </w:rPr>
              <w:t>[ПП-07.03.01-ERP]</w:t>
            </w:r>
          </w:p>
          <w:p w14:paraId="329622B2" w14:textId="77777777" w:rsidR="001C000A" w:rsidRPr="007008A3" w:rsidRDefault="001C000A" w:rsidP="00B153FA">
            <w:pPr>
              <w:pStyle w:val="TABLECONTENT"/>
              <w:rPr>
                <w:lang w:eastAsia="ru-RU"/>
              </w:rPr>
            </w:pPr>
            <w:r w:rsidRPr="007008A3">
              <w:rPr>
                <w:lang w:eastAsia="ru-RU"/>
              </w:rPr>
              <w:t>Оперативное (месячное) планирование воздействий на производственные активы</w:t>
            </w:r>
          </w:p>
        </w:tc>
      </w:tr>
      <w:tr w:rsidR="001C000A" w:rsidRPr="007008A3" w14:paraId="5F9C8A8F" w14:textId="77777777" w:rsidTr="002D3EFC">
        <w:trPr>
          <w:cantSplit/>
          <w:trHeight w:val="293"/>
        </w:trPr>
        <w:tc>
          <w:tcPr>
            <w:tcW w:w="2962" w:type="dxa"/>
            <w:shd w:val="clear" w:color="auto" w:fill="FFC000"/>
          </w:tcPr>
          <w:p w14:paraId="42B6ADE8" w14:textId="77777777" w:rsidR="001C000A" w:rsidRPr="00B153FA" w:rsidRDefault="001C000A" w:rsidP="00B153FA">
            <w:pPr>
              <w:ind w:firstLine="0"/>
              <w:rPr>
                <w:rFonts w:cs="Arial"/>
                <w:b/>
                <w:sz w:val="20"/>
                <w:szCs w:val="20"/>
              </w:rPr>
            </w:pPr>
            <w:r w:rsidRPr="00B153FA">
              <w:rPr>
                <w:rFonts w:cs="Arial"/>
                <w:b/>
                <w:sz w:val="20"/>
                <w:szCs w:val="20"/>
              </w:rPr>
              <w:t>Входящие данные</w:t>
            </w:r>
          </w:p>
        </w:tc>
        <w:tc>
          <w:tcPr>
            <w:tcW w:w="7229" w:type="dxa"/>
            <w:vAlign w:val="bottom"/>
          </w:tcPr>
          <w:p w14:paraId="753A7B63" w14:textId="77777777" w:rsidR="001C000A" w:rsidRPr="007008A3" w:rsidRDefault="001C000A" w:rsidP="00B153FA">
            <w:pPr>
              <w:pStyle w:val="TABLECONTENT"/>
              <w:rPr>
                <w:lang w:eastAsia="ru-RU"/>
              </w:rPr>
            </w:pPr>
            <w:r w:rsidRPr="007008A3">
              <w:rPr>
                <w:lang w:eastAsia="ru-RU"/>
              </w:rPr>
              <w:t>Заказ ТОРО</w:t>
            </w:r>
          </w:p>
        </w:tc>
      </w:tr>
      <w:tr w:rsidR="001C000A" w:rsidRPr="007008A3" w14:paraId="4C1A3693" w14:textId="77777777" w:rsidTr="002D3EFC">
        <w:trPr>
          <w:cantSplit/>
          <w:trHeight w:val="293"/>
        </w:trPr>
        <w:tc>
          <w:tcPr>
            <w:tcW w:w="2962" w:type="dxa"/>
            <w:shd w:val="clear" w:color="auto" w:fill="FFC000"/>
          </w:tcPr>
          <w:p w14:paraId="137C8B0F" w14:textId="77777777" w:rsidR="001C000A" w:rsidRPr="00B153FA" w:rsidRDefault="001C000A" w:rsidP="00B153FA">
            <w:pPr>
              <w:ind w:firstLine="0"/>
              <w:rPr>
                <w:rFonts w:cs="Arial"/>
                <w:b/>
                <w:sz w:val="20"/>
                <w:szCs w:val="20"/>
              </w:rPr>
            </w:pPr>
            <w:r w:rsidRPr="00B153FA">
              <w:rPr>
                <w:rFonts w:cs="Arial"/>
                <w:b/>
                <w:sz w:val="20"/>
                <w:szCs w:val="20"/>
              </w:rPr>
              <w:t>Исходящие данные</w:t>
            </w:r>
          </w:p>
        </w:tc>
        <w:tc>
          <w:tcPr>
            <w:tcW w:w="7229" w:type="dxa"/>
            <w:vAlign w:val="bottom"/>
          </w:tcPr>
          <w:p w14:paraId="2BEF82A3" w14:textId="77777777" w:rsidR="001C000A" w:rsidRPr="007008A3" w:rsidRDefault="001C000A" w:rsidP="00B153FA">
            <w:pPr>
              <w:pStyle w:val="TABLECONTENT"/>
              <w:rPr>
                <w:lang w:eastAsia="ru-RU"/>
              </w:rPr>
            </w:pPr>
            <w:r w:rsidRPr="007008A3">
              <w:rPr>
                <w:lang w:eastAsia="ru-RU"/>
              </w:rPr>
              <w:t>Смета</w:t>
            </w:r>
          </w:p>
          <w:p w14:paraId="1E7365EF" w14:textId="77777777" w:rsidR="001C000A" w:rsidRPr="007008A3" w:rsidRDefault="001C000A" w:rsidP="00B153FA">
            <w:pPr>
              <w:pStyle w:val="TABLECONTENT"/>
              <w:rPr>
                <w:lang w:eastAsia="ru-RU"/>
              </w:rPr>
            </w:pPr>
            <w:r w:rsidRPr="007008A3">
              <w:rPr>
                <w:lang w:eastAsia="ru-RU"/>
              </w:rPr>
              <w:t>Дефектная ведомость</w:t>
            </w:r>
          </w:p>
        </w:tc>
      </w:tr>
    </w:tbl>
    <w:p w14:paraId="04EA8017" w14:textId="14D1AF69" w:rsidR="00ED7195" w:rsidRDefault="00ED7195" w:rsidP="00ED7195">
      <w:pPr>
        <w:rPr>
          <w:rFonts w:cs="Arial"/>
          <w:color w:val="000000" w:themeColor="text1"/>
          <w:szCs w:val="24"/>
        </w:rPr>
      </w:pPr>
    </w:p>
    <w:p w14:paraId="3340ABC0" w14:textId="18F8B682" w:rsidR="00ED7195" w:rsidRPr="00777793" w:rsidRDefault="00ED7195" w:rsidP="00ED7195">
      <w:pPr>
        <w:spacing w:after="240" w:line="276" w:lineRule="auto"/>
        <w:rPr>
          <w:rFonts w:cs="Arial"/>
          <w:color w:val="000000" w:themeColor="text1"/>
          <w:szCs w:val="24"/>
        </w:rPr>
      </w:pPr>
      <w:r w:rsidRPr="00777793">
        <w:rPr>
          <w:rFonts w:cs="Arial"/>
          <w:color w:val="000000" w:themeColor="text1"/>
          <w:szCs w:val="24"/>
        </w:rPr>
        <w:t>A</w:t>
      </w:r>
      <w:r>
        <w:rPr>
          <w:rFonts w:cs="Arial"/>
          <w:color w:val="000000" w:themeColor="text1"/>
          <w:szCs w:val="24"/>
          <w:lang w:val="en-US"/>
        </w:rPr>
        <w:t>RIS</w:t>
      </w:r>
      <w:r w:rsidRPr="00777793">
        <w:rPr>
          <w:rFonts w:cs="Arial"/>
          <w:color w:val="000000" w:themeColor="text1"/>
          <w:szCs w:val="24"/>
        </w:rPr>
        <w:t>-cхем</w:t>
      </w:r>
      <w:r w:rsidR="00D7746E">
        <w:rPr>
          <w:rFonts w:cs="Arial"/>
          <w:color w:val="000000" w:themeColor="text1"/>
          <w:szCs w:val="24"/>
        </w:rPr>
        <w:t>а</w:t>
      </w:r>
      <w:r w:rsidRPr="00777793">
        <w:rPr>
          <w:rFonts w:cs="Arial"/>
          <w:color w:val="000000" w:themeColor="text1"/>
          <w:szCs w:val="24"/>
        </w:rPr>
        <w:t xml:space="preserve"> приведен</w:t>
      </w:r>
      <w:r w:rsidR="00D7746E">
        <w:rPr>
          <w:rFonts w:cs="Arial"/>
          <w:color w:val="000000" w:themeColor="text1"/>
          <w:szCs w:val="24"/>
        </w:rPr>
        <w:t>а</w:t>
      </w:r>
      <w:r w:rsidRPr="00777793">
        <w:rPr>
          <w:rFonts w:cs="Arial"/>
          <w:color w:val="000000" w:themeColor="text1"/>
          <w:szCs w:val="24"/>
        </w:rPr>
        <w:t xml:space="preserve"> в Приложении 1 к данному КД.</w:t>
      </w:r>
    </w:p>
    <w:p w14:paraId="362514E0" w14:textId="77777777" w:rsidR="0043622A" w:rsidRPr="007008A3" w:rsidRDefault="0043622A" w:rsidP="0043622A">
      <w:pPr>
        <w:pStyle w:val="22"/>
        <w:keepNext/>
        <w:keepLines/>
        <w:numPr>
          <w:ilvl w:val="1"/>
          <w:numId w:val="8"/>
        </w:numPr>
        <w:spacing w:before="160" w:after="120" w:line="276" w:lineRule="auto"/>
        <w:rPr>
          <w:rFonts w:eastAsiaTheme="majorEastAsia" w:cs="Arial"/>
          <w:bCs w:val="0"/>
          <w:iCs w:val="0"/>
          <w:szCs w:val="26"/>
        </w:rPr>
      </w:pPr>
      <w:bookmarkStart w:id="851" w:name="_Toc39074855"/>
      <w:bookmarkStart w:id="852" w:name="_Toc39079069"/>
      <w:bookmarkStart w:id="853" w:name="_Toc39089170"/>
      <w:bookmarkStart w:id="854" w:name="_Toc39147108"/>
      <w:bookmarkStart w:id="855" w:name="_Toc39151154"/>
      <w:bookmarkStart w:id="856" w:name="_Toc65846400"/>
      <w:bookmarkEnd w:id="851"/>
      <w:bookmarkEnd w:id="852"/>
      <w:bookmarkEnd w:id="853"/>
      <w:bookmarkEnd w:id="854"/>
      <w:bookmarkEnd w:id="855"/>
      <w:r w:rsidRPr="007008A3">
        <w:rPr>
          <w:rFonts w:eastAsiaTheme="majorEastAsia" w:cs="Arial"/>
          <w:bCs w:val="0"/>
          <w:iCs w:val="0"/>
          <w:szCs w:val="26"/>
        </w:rPr>
        <w:t>Описание шагов бизнес-процесс</w:t>
      </w:r>
      <w:r w:rsidR="00231ACC" w:rsidRPr="007008A3">
        <w:rPr>
          <w:rFonts w:eastAsiaTheme="majorEastAsia" w:cs="Arial"/>
          <w:bCs w:val="0"/>
          <w:iCs w:val="0"/>
          <w:szCs w:val="26"/>
        </w:rPr>
        <w:t>ов</w:t>
      </w:r>
      <w:bookmarkEnd w:id="856"/>
    </w:p>
    <w:p w14:paraId="479E9D02" w14:textId="77777777" w:rsidR="0067644E" w:rsidRPr="007008A3" w:rsidRDefault="0067644E" w:rsidP="0067644E">
      <w:pPr>
        <w:rPr>
          <w:rFonts w:eastAsiaTheme="majorEastAsia" w:cs="Arial"/>
        </w:rPr>
      </w:pPr>
    </w:p>
    <w:p w14:paraId="2AFA2215" w14:textId="3EFF7B5E" w:rsidR="0043622A" w:rsidRPr="007008A3" w:rsidRDefault="0043622A" w:rsidP="001215BE">
      <w:pPr>
        <w:pStyle w:val="3"/>
      </w:pPr>
      <w:bookmarkStart w:id="857" w:name="_Toc514340553"/>
      <w:bookmarkStart w:id="858" w:name="_Toc65846401"/>
      <w:r w:rsidRPr="007008A3">
        <w:t xml:space="preserve">Описание шагов бизнес-процесса </w:t>
      </w:r>
      <w:bookmarkEnd w:id="857"/>
      <w:r w:rsidR="00655043" w:rsidRPr="007008A3">
        <w:t>ПП-07.</w:t>
      </w:r>
      <w:r w:rsidR="008A11B9">
        <w:t>02.</w:t>
      </w:r>
      <w:r w:rsidR="00655043" w:rsidRPr="007008A3">
        <w:t>03.01-ERP Годовое планирование воздействий на ПА</w:t>
      </w:r>
      <w:bookmarkEnd w:id="858"/>
    </w:p>
    <w:p w14:paraId="6D9EF8C0" w14:textId="187E5506" w:rsidR="00655043" w:rsidRPr="007008A3" w:rsidRDefault="00655043">
      <w:pPr>
        <w:pStyle w:val="4"/>
      </w:pPr>
      <w:r w:rsidRPr="007008A3">
        <w:t xml:space="preserve">Шаг процесса </w:t>
      </w:r>
      <w:r w:rsidR="00D0249F">
        <w:t>2</w:t>
      </w:r>
      <w:r w:rsidR="00627C3D" w:rsidRPr="007008A3">
        <w:t>0</w:t>
      </w:r>
      <w:r w:rsidRPr="007008A3">
        <w:t xml:space="preserve"> – </w:t>
      </w:r>
      <w:r w:rsidR="00996D74">
        <w:t>Анализ</w:t>
      </w:r>
      <w:r w:rsidR="00996D74" w:rsidRPr="007008A3">
        <w:t xml:space="preserve"> </w:t>
      </w:r>
      <w:r w:rsidR="00627C3D" w:rsidRPr="007008A3">
        <w:t>планов ТОРО для ППР</w:t>
      </w:r>
      <w:r w:rsidR="00996D74">
        <w:t xml:space="preserve"> на актуальность</w:t>
      </w:r>
    </w:p>
    <w:p w14:paraId="210C47D7" w14:textId="6D0C852F" w:rsidR="00627C3D" w:rsidRDefault="00F62E46" w:rsidP="00627C3D">
      <w:pPr>
        <w:spacing w:after="240" w:line="276" w:lineRule="auto"/>
        <w:rPr>
          <w:rFonts w:cs="Arial"/>
        </w:rPr>
      </w:pPr>
      <w:r>
        <w:rPr>
          <w:rFonts w:cs="Arial"/>
        </w:rPr>
        <w:t>Перед формированием</w:t>
      </w:r>
      <w:r w:rsidR="00D139D7">
        <w:rPr>
          <w:rFonts w:cs="Arial"/>
        </w:rPr>
        <w:t xml:space="preserve"> заказ</w:t>
      </w:r>
      <w:r>
        <w:rPr>
          <w:rFonts w:cs="Arial"/>
        </w:rPr>
        <w:t xml:space="preserve">ов на планируемый год Планировщик </w:t>
      </w:r>
      <w:r w:rsidR="002535C0">
        <w:rPr>
          <w:rFonts w:cs="Arial"/>
        </w:rPr>
        <w:t>ТОиР УО</w:t>
      </w:r>
      <w:r w:rsidR="00BB53B0">
        <w:rPr>
          <w:rFonts w:cs="Arial"/>
        </w:rPr>
        <w:t xml:space="preserve"> </w:t>
      </w:r>
      <w:r w:rsidR="00627C3D" w:rsidRPr="007008A3">
        <w:rPr>
          <w:rFonts w:cs="Arial"/>
        </w:rPr>
        <w:t>проводит проверку наличия</w:t>
      </w:r>
      <w:r w:rsidR="00F95D44">
        <w:rPr>
          <w:rFonts w:cs="Arial"/>
        </w:rPr>
        <w:t xml:space="preserve"> (полноты, по количеству объектов и видов обслуживания)</w:t>
      </w:r>
      <w:r w:rsidR="00627C3D" w:rsidRPr="007008A3">
        <w:rPr>
          <w:rFonts w:cs="Arial"/>
        </w:rPr>
        <w:t xml:space="preserve"> и актуальности планов ППР, стратегий и нормативов для оборудования и</w:t>
      </w:r>
      <w:r w:rsidR="00F95D44">
        <w:rPr>
          <w:rFonts w:cs="Arial"/>
        </w:rPr>
        <w:t>,</w:t>
      </w:r>
      <w:r w:rsidR="00627C3D" w:rsidRPr="007008A3">
        <w:rPr>
          <w:rFonts w:cs="Arial"/>
        </w:rPr>
        <w:t xml:space="preserve"> при необходимости</w:t>
      </w:r>
      <w:r w:rsidR="00F76C41">
        <w:rPr>
          <w:rFonts w:cs="Arial"/>
        </w:rPr>
        <w:t xml:space="preserve"> через смежный процесс </w:t>
      </w:r>
      <w:r w:rsidR="00F76C41" w:rsidRPr="00F76C41">
        <w:rPr>
          <w:rFonts w:cs="Arial"/>
        </w:rPr>
        <w:t xml:space="preserve">ПП-07.01.02.05-ERP </w:t>
      </w:r>
      <w:del w:id="859" w:author="Попова Дарья" w:date="2020-07-15T15:54:00Z">
        <w:r w:rsidR="00F76C41" w:rsidDel="00C21402">
          <w:rPr>
            <w:rFonts w:cs="Arial"/>
          </w:rPr>
          <w:delText xml:space="preserve"> </w:delText>
        </w:r>
      </w:del>
      <w:r w:rsidR="00F76C41">
        <w:rPr>
          <w:rFonts w:cs="Arial"/>
        </w:rPr>
        <w:t>«Ведение НСИ ТОиР» формирует потребность в создании</w:t>
      </w:r>
      <w:r w:rsidR="00627C3D" w:rsidRPr="007008A3">
        <w:rPr>
          <w:rFonts w:cs="Arial"/>
        </w:rPr>
        <w:t xml:space="preserve"> </w:t>
      </w:r>
      <w:r w:rsidR="00F76C41">
        <w:rPr>
          <w:rFonts w:cs="Arial"/>
        </w:rPr>
        <w:t xml:space="preserve">новых </w:t>
      </w:r>
      <w:r w:rsidR="00627C3D" w:rsidRPr="007008A3">
        <w:rPr>
          <w:rFonts w:cs="Arial"/>
        </w:rPr>
        <w:t>план</w:t>
      </w:r>
      <w:r w:rsidR="00F76C41">
        <w:rPr>
          <w:rFonts w:cs="Arial"/>
        </w:rPr>
        <w:t>ов</w:t>
      </w:r>
      <w:r w:rsidR="00627C3D" w:rsidRPr="007008A3">
        <w:rPr>
          <w:rFonts w:cs="Arial"/>
        </w:rPr>
        <w:t xml:space="preserve"> ТОРО для ППР</w:t>
      </w:r>
      <w:r w:rsidR="00F76C41">
        <w:rPr>
          <w:rFonts w:cs="Arial"/>
        </w:rPr>
        <w:t>, либо актуализации существующих планов</w:t>
      </w:r>
      <w:r w:rsidR="0099048B">
        <w:rPr>
          <w:rFonts w:cs="Arial"/>
        </w:rPr>
        <w:t>.</w:t>
      </w:r>
    </w:p>
    <w:p w14:paraId="6F2CD560" w14:textId="77777777" w:rsidR="00D3182E" w:rsidRDefault="00D3182E" w:rsidP="00627C3D">
      <w:pPr>
        <w:spacing w:after="240" w:line="276" w:lineRule="auto"/>
        <w:rPr>
          <w:rFonts w:cs="Arial"/>
        </w:rPr>
      </w:pPr>
      <w:r>
        <w:rPr>
          <w:rFonts w:cs="Arial"/>
        </w:rPr>
        <w:t>Типы планов представлены в разделе 5.7. данного КД.</w:t>
      </w:r>
    </w:p>
    <w:p w14:paraId="2602AEA6" w14:textId="77777777" w:rsidR="00BD2947" w:rsidRDefault="00BD2947" w:rsidP="00627C3D">
      <w:pPr>
        <w:spacing w:after="240" w:line="276" w:lineRule="auto"/>
        <w:rPr>
          <w:rFonts w:cs="Arial"/>
        </w:rPr>
      </w:pPr>
      <w:r>
        <w:rPr>
          <w:rFonts w:cs="Arial"/>
        </w:rPr>
        <w:t>Используемые транзакции:</w:t>
      </w:r>
    </w:p>
    <w:p w14:paraId="4FF2EA00" w14:textId="0163346D" w:rsidR="00BD2947" w:rsidRDefault="00BD2947" w:rsidP="00627C3D">
      <w:pPr>
        <w:spacing w:after="240" w:line="276" w:lineRule="auto"/>
        <w:rPr>
          <w:rFonts w:cs="Arial"/>
        </w:rPr>
      </w:pPr>
      <w:r>
        <w:rPr>
          <w:rFonts w:cs="Arial"/>
        </w:rPr>
        <w:t>- IP0</w:t>
      </w:r>
      <w:r w:rsidR="00313227">
        <w:rPr>
          <w:rFonts w:cs="Arial"/>
        </w:rPr>
        <w:t>3</w:t>
      </w:r>
      <w:r>
        <w:rPr>
          <w:rFonts w:cs="Arial"/>
        </w:rPr>
        <w:t xml:space="preserve"> </w:t>
      </w:r>
      <w:r w:rsidR="00313227">
        <w:rPr>
          <w:rFonts w:cs="Arial"/>
        </w:rPr>
        <w:t xml:space="preserve">Просмотр </w:t>
      </w:r>
      <w:r>
        <w:rPr>
          <w:rFonts w:cs="Arial"/>
        </w:rPr>
        <w:t>плана;</w:t>
      </w:r>
    </w:p>
    <w:p w14:paraId="3507D7B8" w14:textId="63622D46" w:rsidR="00BD2947" w:rsidRDefault="00BD2947" w:rsidP="00627C3D">
      <w:pPr>
        <w:spacing w:after="240" w:line="276" w:lineRule="auto"/>
        <w:rPr>
          <w:rFonts w:cs="Arial"/>
        </w:rPr>
      </w:pPr>
      <w:r>
        <w:rPr>
          <w:rFonts w:cs="Arial"/>
        </w:rPr>
        <w:t>- IP1</w:t>
      </w:r>
      <w:r w:rsidR="00945089" w:rsidRPr="009721BA">
        <w:rPr>
          <w:rFonts w:cs="Arial"/>
        </w:rPr>
        <w:t>6</w:t>
      </w:r>
      <w:r>
        <w:rPr>
          <w:rFonts w:cs="Arial"/>
        </w:rPr>
        <w:t xml:space="preserve"> </w:t>
      </w:r>
      <w:r w:rsidR="00945089">
        <w:rPr>
          <w:rFonts w:cs="Arial"/>
        </w:rPr>
        <w:t xml:space="preserve">Просмотр </w:t>
      </w:r>
      <w:r>
        <w:rPr>
          <w:rFonts w:cs="Arial"/>
        </w:rPr>
        <w:t>списка планов.</w:t>
      </w:r>
    </w:p>
    <w:p w14:paraId="08EB7FE5" w14:textId="01C401FB" w:rsidR="00AC4727" w:rsidRDefault="00AC4727" w:rsidP="00AC4727">
      <w:pPr>
        <w:spacing w:after="240" w:line="276" w:lineRule="auto"/>
        <w:rPr>
          <w:rFonts w:cs="Arial"/>
        </w:rPr>
      </w:pPr>
      <w:bookmarkStart w:id="860" w:name="_Hlk521491182"/>
      <w:r>
        <w:rPr>
          <w:rFonts w:cs="Arial"/>
        </w:rPr>
        <w:t>- IP1</w:t>
      </w:r>
      <w:r w:rsidR="00945089">
        <w:rPr>
          <w:rFonts w:cs="Arial"/>
        </w:rPr>
        <w:t>8</w:t>
      </w:r>
      <w:r>
        <w:rPr>
          <w:rFonts w:cs="Arial"/>
        </w:rPr>
        <w:t xml:space="preserve"> </w:t>
      </w:r>
      <w:r w:rsidR="00945089">
        <w:rPr>
          <w:rFonts w:cs="Arial"/>
        </w:rPr>
        <w:t xml:space="preserve">Просмотр </w:t>
      </w:r>
      <w:r>
        <w:rPr>
          <w:rFonts w:cs="Arial"/>
        </w:rPr>
        <w:t>списка позиций предупредительного ТОРО</w:t>
      </w:r>
      <w:bookmarkEnd w:id="860"/>
    </w:p>
    <w:p w14:paraId="5573E7BF" w14:textId="66651EE5" w:rsidR="00BD2947" w:rsidRDefault="00284E8F" w:rsidP="009721BA">
      <w:pPr>
        <w:spacing w:after="240" w:line="276" w:lineRule="auto"/>
        <w:rPr>
          <w:rFonts w:cs="Arial"/>
        </w:rPr>
      </w:pPr>
      <w:r>
        <w:rPr>
          <w:rFonts w:cs="Arial"/>
        </w:rPr>
        <w:t xml:space="preserve">На данном этапе могут </w:t>
      </w:r>
      <w:r w:rsidR="00896D31">
        <w:rPr>
          <w:rFonts w:cs="Arial"/>
        </w:rPr>
        <w:t xml:space="preserve">проверяться </w:t>
      </w:r>
      <w:r>
        <w:rPr>
          <w:rFonts w:cs="Arial"/>
        </w:rPr>
        <w:t>следующие данные</w:t>
      </w:r>
      <w:r w:rsidR="000305F8">
        <w:rPr>
          <w:rFonts w:cs="Arial"/>
        </w:rPr>
        <w:t xml:space="preserve"> (подробное описание указанных в перечне ниже полей представлено в КД «</w:t>
      </w:r>
      <w:del w:id="861" w:author="Александр Шрамков" w:date="2021-03-05T12:38:00Z">
        <w:r w:rsidR="000367AC" w:rsidDel="001710A8">
          <w:rPr>
            <w:rFonts w:cs="Arial"/>
          </w:rPr>
          <w:delText>ERP.9.9.</w:delText>
        </w:r>
      </w:del>
      <w:ins w:id="862" w:author="Александр Шрамков" w:date="2021-03-05T12:38:00Z">
        <w:r w:rsidR="001710A8">
          <w:rPr>
            <w:rFonts w:cs="Arial"/>
          </w:rPr>
          <w:t>ERP.13.9.</w:t>
        </w:r>
      </w:ins>
      <w:r w:rsidR="000367AC">
        <w:rPr>
          <w:rFonts w:cs="Arial"/>
        </w:rPr>
        <w:t>2.</w:t>
      </w:r>
      <w:r w:rsidR="000305F8" w:rsidRPr="000305F8">
        <w:rPr>
          <w:rFonts w:cs="Arial"/>
        </w:rPr>
        <w:t>7.PM.КД Управление основными данными по направлению ТОиР</w:t>
      </w:r>
      <w:r w:rsidR="000305F8">
        <w:rPr>
          <w:rFonts w:cs="Arial"/>
        </w:rPr>
        <w:t>»)</w:t>
      </w:r>
      <w:r w:rsidR="00313227">
        <w:rPr>
          <w:rFonts w:cs="Arial"/>
        </w:rPr>
        <w:t>.</w:t>
      </w:r>
    </w:p>
    <w:p w14:paraId="5A8E6845" w14:textId="6BE07D46" w:rsidR="00BD2947" w:rsidRDefault="00BD2947" w:rsidP="00A46114">
      <w:pPr>
        <w:rPr>
          <w:rFonts w:cs="Arial"/>
        </w:rPr>
      </w:pPr>
      <w:r>
        <w:rPr>
          <w:rFonts w:cs="Arial"/>
        </w:rPr>
        <w:t xml:space="preserve">Планировщиком </w:t>
      </w:r>
      <w:r w:rsidR="002535C0">
        <w:rPr>
          <w:rFonts w:cs="Arial"/>
        </w:rPr>
        <w:t>ТОиР УО</w:t>
      </w:r>
      <w:r w:rsidR="00BB53B0">
        <w:rPr>
          <w:rFonts w:cs="Arial"/>
        </w:rPr>
        <w:t xml:space="preserve"> </w:t>
      </w:r>
      <w:r>
        <w:rPr>
          <w:rFonts w:cs="Arial"/>
        </w:rPr>
        <w:t xml:space="preserve">должны также проверяться справочники, на основании которых выполняется планирование: при обнаружении несоответствий в НСИ (рабочие места, стратегии, технологические карты, справочник единиц оборудования) </w:t>
      </w:r>
      <w:r w:rsidR="00583B3B">
        <w:rPr>
          <w:rFonts w:cs="Arial"/>
        </w:rPr>
        <w:t xml:space="preserve">Планировщик </w:t>
      </w:r>
      <w:r w:rsidR="002535C0">
        <w:rPr>
          <w:rFonts w:cs="Arial"/>
        </w:rPr>
        <w:t>ТОиР УО</w:t>
      </w:r>
      <w:r w:rsidR="00BB53B0">
        <w:rPr>
          <w:rFonts w:cs="Arial"/>
        </w:rPr>
        <w:t xml:space="preserve"> </w:t>
      </w:r>
      <w:r>
        <w:rPr>
          <w:rFonts w:cs="Arial"/>
        </w:rPr>
        <w:t xml:space="preserve">должен </w:t>
      </w:r>
      <w:r w:rsidR="00116A69">
        <w:rPr>
          <w:rFonts w:cs="Arial"/>
        </w:rPr>
        <w:t>действовать в соответствии с КД «</w:t>
      </w:r>
      <w:del w:id="863" w:author="Александр Шрамков" w:date="2021-03-05T12:38:00Z">
        <w:r w:rsidR="000367AC" w:rsidDel="001710A8">
          <w:rPr>
            <w:rFonts w:cs="Arial"/>
          </w:rPr>
          <w:delText>ERP.9.9.</w:delText>
        </w:r>
      </w:del>
      <w:ins w:id="864" w:author="Александр Шрамков" w:date="2021-03-05T12:38:00Z">
        <w:r w:rsidR="001710A8">
          <w:rPr>
            <w:rFonts w:cs="Arial"/>
          </w:rPr>
          <w:t>ERP.13.9.</w:t>
        </w:r>
      </w:ins>
      <w:r w:rsidR="000367AC">
        <w:rPr>
          <w:rFonts w:cs="Arial"/>
        </w:rPr>
        <w:t>2.</w:t>
      </w:r>
      <w:r w:rsidR="00116A69" w:rsidRPr="00116A69">
        <w:rPr>
          <w:rFonts w:cs="Arial"/>
        </w:rPr>
        <w:t>7.PM.КД Управление ос</w:t>
      </w:r>
      <w:r w:rsidR="00116A69" w:rsidRPr="00116A69">
        <w:rPr>
          <w:rFonts w:cs="Arial"/>
        </w:rPr>
        <w:lastRenderedPageBreak/>
        <w:t>новными данными по направлению ТОиР</w:t>
      </w:r>
      <w:r w:rsidR="00116A69">
        <w:rPr>
          <w:rFonts w:cs="Arial"/>
        </w:rPr>
        <w:t>»</w:t>
      </w:r>
      <w:r>
        <w:rPr>
          <w:rFonts w:cs="Arial"/>
        </w:rPr>
        <w:t>, запуск планов проводить только после корректировки справочников. Более подробная информация о справочниках содержится в КД «</w:t>
      </w:r>
      <w:del w:id="865" w:author="Александр Шрамков" w:date="2021-03-05T12:38:00Z">
        <w:r w:rsidR="000367AC" w:rsidDel="001710A8">
          <w:rPr>
            <w:rFonts w:cs="Arial"/>
          </w:rPr>
          <w:delText>ERP.9.9.</w:delText>
        </w:r>
      </w:del>
      <w:ins w:id="866" w:author="Александр Шрамков" w:date="2021-03-05T12:38:00Z">
        <w:r w:rsidR="001710A8">
          <w:rPr>
            <w:rFonts w:cs="Arial"/>
          </w:rPr>
          <w:t>ERP.13.9.</w:t>
        </w:r>
      </w:ins>
      <w:r w:rsidR="000367AC">
        <w:rPr>
          <w:rFonts w:cs="Arial"/>
        </w:rPr>
        <w:t>2.</w:t>
      </w:r>
      <w:r w:rsidRPr="00BD2947">
        <w:rPr>
          <w:rFonts w:cs="Arial"/>
        </w:rPr>
        <w:t>7.PM.КД Управление основными данными по направлению ТОиР</w:t>
      </w:r>
      <w:r>
        <w:rPr>
          <w:rFonts w:cs="Arial"/>
        </w:rPr>
        <w:t>» и связанных с указанным КД документах.</w:t>
      </w:r>
    </w:p>
    <w:p w14:paraId="24430FC3" w14:textId="77777777" w:rsidR="00561432" w:rsidRDefault="00561432" w:rsidP="00561432">
      <w:pPr>
        <w:widowControl w:val="0"/>
        <w:ind w:firstLine="708"/>
        <w:rPr>
          <w:rFonts w:eastAsiaTheme="majorEastAsia" w:cs="Arial"/>
        </w:rPr>
      </w:pPr>
    </w:p>
    <w:p w14:paraId="5314E5F9" w14:textId="0C22367B" w:rsidR="00627C3D" w:rsidRDefault="00116A69" w:rsidP="002E665C">
      <w:pPr>
        <w:widowControl w:val="0"/>
        <w:rPr>
          <w:rFonts w:eastAsiaTheme="majorEastAsia" w:cs="Arial"/>
        </w:rPr>
      </w:pPr>
      <w:r w:rsidRPr="00116A69">
        <w:rPr>
          <w:rFonts w:eastAsiaTheme="majorEastAsia" w:cs="Arial"/>
        </w:rPr>
        <w:t>При ведении планов ТОРО должны учитываться требования методологического решения «Об учете капитализируемых ремонтов основных средств». Если заказы ТОРО, создаваемые из планов ТОРО, соответствуют представленным в указанном методологическом решении критериям,</w:t>
      </w:r>
      <w:r w:rsidR="007B398A" w:rsidRPr="009721BA">
        <w:rPr>
          <w:rFonts w:eastAsiaTheme="majorEastAsia" w:cs="Arial"/>
        </w:rPr>
        <w:t xml:space="preserve"> </w:t>
      </w:r>
      <w:r w:rsidR="007B398A">
        <w:rPr>
          <w:rFonts w:eastAsiaTheme="majorEastAsia" w:cs="Arial"/>
        </w:rPr>
        <w:t xml:space="preserve">в заказе ТОРО автоматически устанавливается </w:t>
      </w:r>
      <w:r w:rsidR="00F91551">
        <w:rPr>
          <w:rFonts w:eastAsiaTheme="majorEastAsia" w:cs="Arial"/>
        </w:rPr>
        <w:t xml:space="preserve">пользовательский </w:t>
      </w:r>
      <w:r w:rsidR="007B398A">
        <w:rPr>
          <w:rFonts w:eastAsiaTheme="majorEastAsia" w:cs="Arial"/>
        </w:rPr>
        <w:t>статус КРМТ «Капитализируемый ремонт»</w:t>
      </w:r>
      <w:r w:rsidRPr="00116A69">
        <w:rPr>
          <w:rFonts w:eastAsiaTheme="majorEastAsia" w:cs="Arial"/>
        </w:rPr>
        <w:t>.</w:t>
      </w:r>
    </w:p>
    <w:p w14:paraId="1CE2CA0D" w14:textId="190327BE" w:rsidR="00D632AC" w:rsidRDefault="00D632AC" w:rsidP="002E665C">
      <w:pPr>
        <w:widowControl w:val="0"/>
        <w:rPr>
          <w:rFonts w:eastAsiaTheme="majorEastAsia" w:cs="Arial"/>
        </w:rPr>
      </w:pPr>
      <w:r>
        <w:rPr>
          <w:rFonts w:eastAsiaTheme="majorEastAsia" w:cs="Arial"/>
        </w:rPr>
        <w:t xml:space="preserve">Если </w:t>
      </w:r>
      <w:r w:rsidR="00B85480">
        <w:rPr>
          <w:rFonts w:eastAsiaTheme="majorEastAsia" w:cs="Arial"/>
        </w:rPr>
        <w:t xml:space="preserve">затраты определяются как капитализируемые, </w:t>
      </w:r>
      <w:r w:rsidR="00C1409C">
        <w:rPr>
          <w:rFonts w:eastAsiaTheme="majorEastAsia" w:cs="Arial"/>
        </w:rPr>
        <w:t>в за</w:t>
      </w:r>
      <w:r w:rsidR="00C50C32">
        <w:rPr>
          <w:rFonts w:eastAsiaTheme="majorEastAsia" w:cs="Arial"/>
        </w:rPr>
        <w:t>казе ТОРО должен быть установлен</w:t>
      </w:r>
      <w:r w:rsidR="00C1409C">
        <w:rPr>
          <w:rFonts w:eastAsiaTheme="majorEastAsia" w:cs="Arial"/>
        </w:rPr>
        <w:t xml:space="preserve"> </w:t>
      </w:r>
      <w:r w:rsidR="00C50C32">
        <w:rPr>
          <w:rFonts w:eastAsiaTheme="majorEastAsia" w:cs="Arial"/>
        </w:rPr>
        <w:t xml:space="preserve">профиль инвестиций и </w:t>
      </w:r>
      <w:r w:rsidR="00C1409C">
        <w:rPr>
          <w:rFonts w:eastAsiaTheme="majorEastAsia" w:cs="Arial"/>
        </w:rPr>
        <w:t>правило расчета с контировкой на соответствующее оборудованию основное средство.</w:t>
      </w:r>
    </w:p>
    <w:p w14:paraId="6EB3AB39" w14:textId="77777777" w:rsidR="00A569F9" w:rsidRDefault="0046268D" w:rsidP="002E665C">
      <w:pPr>
        <w:widowControl w:val="0"/>
        <w:rPr>
          <w:rFonts w:eastAsiaTheme="majorEastAsia" w:cs="Arial"/>
        </w:rPr>
      </w:pPr>
      <w:r>
        <w:rPr>
          <w:rFonts w:eastAsiaTheme="majorEastAsia" w:cs="Arial"/>
        </w:rPr>
        <w:t xml:space="preserve">Если в нормативах и соответствующей технологической карте </w:t>
      </w:r>
      <w:r w:rsidR="00D92D75">
        <w:rPr>
          <w:rFonts w:eastAsiaTheme="majorEastAsia" w:cs="Arial"/>
        </w:rPr>
        <w:t>указан компонент в соответствии с критериями, установленными в «Методике компонентного учета» как необходимый ресурс для выполнения работ, то такой заказ необх</w:t>
      </w:r>
      <w:r w:rsidR="00A569F9">
        <w:rPr>
          <w:rFonts w:eastAsiaTheme="majorEastAsia" w:cs="Arial"/>
        </w:rPr>
        <w:t>одимо считать капитализируемым.</w:t>
      </w:r>
    </w:p>
    <w:p w14:paraId="4C3DEB63" w14:textId="515C25AC" w:rsidR="00716259" w:rsidRDefault="003237E0" w:rsidP="002E665C">
      <w:pPr>
        <w:widowControl w:val="0"/>
        <w:rPr>
          <w:rFonts w:eastAsiaTheme="majorEastAsia" w:cs="Arial"/>
        </w:rPr>
      </w:pPr>
      <w:r>
        <w:rPr>
          <w:rFonts w:eastAsiaTheme="majorEastAsia" w:cs="Arial"/>
        </w:rPr>
        <w:t xml:space="preserve">При сохранении </w:t>
      </w:r>
      <w:r w:rsidR="00963335">
        <w:rPr>
          <w:rFonts w:eastAsiaTheme="majorEastAsia" w:cs="Arial"/>
        </w:rPr>
        <w:t>плана</w:t>
      </w:r>
      <w:r w:rsidR="00A569F9">
        <w:rPr>
          <w:rFonts w:eastAsiaTheme="majorEastAsia" w:cs="Arial"/>
        </w:rPr>
        <w:t xml:space="preserve"> ТОРО, в котором указана технологическая карта</w:t>
      </w:r>
      <w:r w:rsidR="00D92D75">
        <w:rPr>
          <w:rFonts w:eastAsiaTheme="majorEastAsia" w:cs="Arial"/>
        </w:rPr>
        <w:t xml:space="preserve"> </w:t>
      </w:r>
      <w:r w:rsidR="00A569F9">
        <w:rPr>
          <w:rFonts w:eastAsiaTheme="majorEastAsia" w:cs="Arial"/>
        </w:rPr>
        <w:t>с компонентом</w:t>
      </w:r>
      <w:r w:rsidR="00E73B0E">
        <w:rPr>
          <w:rFonts w:eastAsiaTheme="majorEastAsia" w:cs="Arial"/>
        </w:rPr>
        <w:t>,</w:t>
      </w:r>
      <w:r w:rsidR="00A569F9">
        <w:rPr>
          <w:rFonts w:eastAsiaTheme="majorEastAsia" w:cs="Arial"/>
        </w:rPr>
        <w:t xml:space="preserve"> выполняется проверка при сохранении, что в </w:t>
      </w:r>
      <w:r w:rsidR="00953EFF">
        <w:rPr>
          <w:rFonts w:eastAsiaTheme="majorEastAsia" w:cs="Arial"/>
        </w:rPr>
        <w:t xml:space="preserve">позиции плана </w:t>
      </w:r>
      <w:r w:rsidR="00716259">
        <w:rPr>
          <w:rFonts w:eastAsiaTheme="majorEastAsia" w:cs="Arial"/>
        </w:rPr>
        <w:t xml:space="preserve">указан </w:t>
      </w:r>
      <w:r w:rsidR="00F91551">
        <w:rPr>
          <w:rFonts w:eastAsiaTheme="majorEastAsia" w:cs="Arial"/>
        </w:rPr>
        <w:t>заказ с пользовательским статусом КРМТ.</w:t>
      </w:r>
    </w:p>
    <w:p w14:paraId="291861D7" w14:textId="597DBC15" w:rsidR="00C50C32" w:rsidRDefault="00E73B0E" w:rsidP="002E665C">
      <w:pPr>
        <w:widowControl w:val="0"/>
        <w:rPr>
          <w:rFonts w:eastAsiaTheme="majorEastAsia" w:cs="Arial"/>
        </w:rPr>
      </w:pPr>
      <w:r>
        <w:rPr>
          <w:rFonts w:eastAsiaTheme="majorEastAsia" w:cs="Arial"/>
        </w:rPr>
        <w:t>При сохранении</w:t>
      </w:r>
      <w:r w:rsidR="00403A73">
        <w:rPr>
          <w:rFonts w:eastAsiaTheme="majorEastAsia" w:cs="Arial"/>
        </w:rPr>
        <w:t xml:space="preserve"> заказа ТОРО, в котором указан</w:t>
      </w:r>
      <w:r w:rsidR="0023369D">
        <w:rPr>
          <w:rFonts w:eastAsiaTheme="majorEastAsia" w:cs="Arial"/>
        </w:rPr>
        <w:t xml:space="preserve"> компонент как ресурс, выполняется проверка, что указан профиль инвестиций и правило расчета с контировкой на соответствующее оборудованию основное средство</w:t>
      </w:r>
      <w:r w:rsidR="00907224">
        <w:rPr>
          <w:rFonts w:eastAsiaTheme="majorEastAsia" w:cs="Arial"/>
        </w:rPr>
        <w:t xml:space="preserve">, т.к. </w:t>
      </w:r>
      <w:r w:rsidR="00D92D75">
        <w:rPr>
          <w:rFonts w:eastAsiaTheme="majorEastAsia" w:cs="Arial"/>
        </w:rPr>
        <w:t>в соответствии с Методикой компонентного учета данный заказ</w:t>
      </w:r>
      <w:r w:rsidR="00642218">
        <w:rPr>
          <w:rFonts w:eastAsiaTheme="majorEastAsia" w:cs="Arial"/>
        </w:rPr>
        <w:t xml:space="preserve"> считается</w:t>
      </w:r>
      <w:r w:rsidR="00D92D75">
        <w:rPr>
          <w:rFonts w:eastAsiaTheme="majorEastAsia" w:cs="Arial"/>
        </w:rPr>
        <w:t xml:space="preserve"> </w:t>
      </w:r>
      <w:r w:rsidR="00642218">
        <w:rPr>
          <w:rFonts w:eastAsiaTheme="majorEastAsia" w:cs="Arial"/>
        </w:rPr>
        <w:t>капитализируемым</w:t>
      </w:r>
      <w:r w:rsidR="00907224">
        <w:rPr>
          <w:rFonts w:eastAsiaTheme="majorEastAsia" w:cs="Arial"/>
        </w:rPr>
        <w:t>.</w:t>
      </w:r>
    </w:p>
    <w:p w14:paraId="1E6EAB12" w14:textId="4157DC80" w:rsidR="00170ABE" w:rsidRPr="00C50C32" w:rsidDel="00244BDC" w:rsidRDefault="00170ABE" w:rsidP="002E665C">
      <w:pPr>
        <w:widowControl w:val="0"/>
        <w:rPr>
          <w:del w:id="867" w:author="Попова Дарья" w:date="2020-07-16T18:24:00Z"/>
          <w:rFonts w:cs="Arial"/>
        </w:rPr>
      </w:pPr>
    </w:p>
    <w:p w14:paraId="63C773A5" w14:textId="62B2E32E" w:rsidR="00655043" w:rsidRPr="007008A3" w:rsidDel="00244BDC" w:rsidRDefault="00655043" w:rsidP="00A46114">
      <w:pPr>
        <w:rPr>
          <w:del w:id="868" w:author="Попова Дарья" w:date="2020-07-16T18:24:00Z"/>
          <w:rFonts w:cs="Arial"/>
        </w:rPr>
      </w:pPr>
    </w:p>
    <w:p w14:paraId="75AC7A3F" w14:textId="0AE1450C" w:rsidR="00655043" w:rsidRPr="007008A3" w:rsidRDefault="00655043">
      <w:pPr>
        <w:pStyle w:val="4"/>
      </w:pPr>
      <w:r w:rsidRPr="007008A3">
        <w:t xml:space="preserve">Шаг процесса </w:t>
      </w:r>
      <w:r w:rsidR="00D0249F">
        <w:t>3</w:t>
      </w:r>
      <w:r w:rsidR="00627C3D" w:rsidRPr="007008A3">
        <w:t>0</w:t>
      </w:r>
      <w:r w:rsidRPr="007008A3">
        <w:t xml:space="preserve"> – </w:t>
      </w:r>
      <w:r w:rsidR="00627C3D" w:rsidRPr="007008A3">
        <w:t>Календарное планирование планов ТОРО</w:t>
      </w:r>
    </w:p>
    <w:p w14:paraId="74DAC602" w14:textId="03C23CE6" w:rsidR="00655043" w:rsidRPr="007008A3" w:rsidDel="00244BDC" w:rsidRDefault="00655043" w:rsidP="00A46114">
      <w:pPr>
        <w:rPr>
          <w:del w:id="869" w:author="Попова Дарья" w:date="2020-07-16T18:24:00Z"/>
          <w:rFonts w:cs="Arial"/>
        </w:rPr>
      </w:pPr>
    </w:p>
    <w:p w14:paraId="07EB3623" w14:textId="2D0D7818" w:rsidR="00627C3D" w:rsidRDefault="00627C3D" w:rsidP="00627C3D">
      <w:pPr>
        <w:spacing w:after="240" w:line="276" w:lineRule="auto"/>
        <w:rPr>
          <w:rFonts w:cs="Arial"/>
        </w:rPr>
      </w:pPr>
      <w:r w:rsidRPr="007008A3">
        <w:rPr>
          <w:rFonts w:cs="Arial"/>
        </w:rPr>
        <w:t>После того</w:t>
      </w:r>
      <w:r w:rsidR="008A612E">
        <w:rPr>
          <w:rFonts w:cs="Arial"/>
        </w:rPr>
        <w:t>,</w:t>
      </w:r>
      <w:r w:rsidRPr="007008A3">
        <w:rPr>
          <w:rFonts w:cs="Arial"/>
        </w:rPr>
        <w:t xml:space="preserve"> как </w:t>
      </w:r>
      <w:r w:rsidR="00F62E46">
        <w:rPr>
          <w:rFonts w:cs="Arial"/>
        </w:rPr>
        <w:t>Планировщик</w:t>
      </w:r>
      <w:r w:rsidRPr="007008A3">
        <w:rPr>
          <w:rFonts w:cs="Arial"/>
        </w:rPr>
        <w:t xml:space="preserve"> </w:t>
      </w:r>
      <w:r w:rsidR="002535C0">
        <w:rPr>
          <w:rFonts w:cs="Arial"/>
        </w:rPr>
        <w:t>ТОиР УО</w:t>
      </w:r>
      <w:r w:rsidR="00BB53B0">
        <w:rPr>
          <w:rFonts w:cs="Arial"/>
        </w:rPr>
        <w:t xml:space="preserve"> </w:t>
      </w:r>
      <w:r w:rsidRPr="007008A3">
        <w:rPr>
          <w:rFonts w:cs="Arial"/>
        </w:rPr>
        <w:t>запускает календарное планирование планов ТОРО</w:t>
      </w:r>
      <w:r w:rsidR="00EF0077">
        <w:rPr>
          <w:rFonts w:cs="Arial"/>
        </w:rPr>
        <w:t>,</w:t>
      </w:r>
      <w:r w:rsidRPr="007008A3">
        <w:rPr>
          <w:rFonts w:cs="Arial"/>
        </w:rPr>
        <w:t xml:space="preserve"> в с</w:t>
      </w:r>
      <w:r w:rsidR="002849E0">
        <w:rPr>
          <w:rFonts w:cs="Arial"/>
        </w:rPr>
        <w:t>истеме автоматически рассчит</w:t>
      </w:r>
      <w:r w:rsidR="00074A24">
        <w:rPr>
          <w:rFonts w:cs="Arial"/>
        </w:rPr>
        <w:t>ыв</w:t>
      </w:r>
      <w:r w:rsidR="002849E0">
        <w:rPr>
          <w:rFonts w:cs="Arial"/>
        </w:rPr>
        <w:t>аю</w:t>
      </w:r>
      <w:r w:rsidRPr="007008A3">
        <w:rPr>
          <w:rFonts w:cs="Arial"/>
        </w:rPr>
        <w:t>тся сроки и формируется график работ на основе данных планов ТОРО, стратегий и нормативов п</w:t>
      </w:r>
      <w:r w:rsidR="00BD2947">
        <w:rPr>
          <w:rFonts w:cs="Arial"/>
        </w:rPr>
        <w:t>о соответствующему оборудованию</w:t>
      </w:r>
      <w:r w:rsidR="008A612E">
        <w:rPr>
          <w:rFonts w:cs="Arial"/>
        </w:rPr>
        <w:t xml:space="preserve">, а также </w:t>
      </w:r>
      <w:r w:rsidR="008A612E" w:rsidRPr="00562687">
        <w:rPr>
          <w:rFonts w:cs="Arial"/>
        </w:rPr>
        <w:t xml:space="preserve">исходя из фактических значений </w:t>
      </w:r>
      <w:r w:rsidR="008A612E">
        <w:rPr>
          <w:rFonts w:cs="Arial"/>
        </w:rPr>
        <w:t>наработки</w:t>
      </w:r>
      <w:r w:rsidR="002E5222">
        <w:rPr>
          <w:rFonts w:cs="Arial"/>
        </w:rPr>
        <w:t xml:space="preserve"> </w:t>
      </w:r>
      <w:r w:rsidR="008A612E" w:rsidRPr="00562687">
        <w:rPr>
          <w:rFonts w:cs="Arial"/>
        </w:rPr>
        <w:t>в документах измерений</w:t>
      </w:r>
      <w:r w:rsidRPr="007008A3">
        <w:rPr>
          <w:rFonts w:cs="Arial"/>
        </w:rPr>
        <w:t>.</w:t>
      </w:r>
      <w:r w:rsidR="00BD2947">
        <w:rPr>
          <w:rFonts w:cs="Arial"/>
        </w:rPr>
        <w:t xml:space="preserve"> </w:t>
      </w:r>
      <w:r w:rsidR="00E84CC5">
        <w:rPr>
          <w:rFonts w:cs="Arial"/>
        </w:rPr>
        <w:t>Проверка результатов планиров</w:t>
      </w:r>
      <w:r w:rsidR="00D0249F">
        <w:rPr>
          <w:rFonts w:cs="Arial"/>
        </w:rPr>
        <w:t>ания будет выполняться на шаге 5</w:t>
      </w:r>
      <w:r w:rsidR="00E84CC5">
        <w:rPr>
          <w:rFonts w:cs="Arial"/>
        </w:rPr>
        <w:t>0 текущего пр</w:t>
      </w:r>
      <w:r w:rsidR="00D0249F">
        <w:rPr>
          <w:rFonts w:cs="Arial"/>
        </w:rPr>
        <w:t>оцесса, после выполнения шага 40</w:t>
      </w:r>
      <w:r w:rsidR="00E84CC5">
        <w:rPr>
          <w:rFonts w:cs="Arial"/>
        </w:rPr>
        <w:t>, на котором выполняется оптимизация.</w:t>
      </w:r>
      <w:r w:rsidR="00BD2947">
        <w:rPr>
          <w:rFonts w:cs="Arial"/>
        </w:rPr>
        <w:t xml:space="preserve"> </w:t>
      </w:r>
    </w:p>
    <w:p w14:paraId="6588967C" w14:textId="77777777" w:rsidR="002A4CD7" w:rsidRDefault="00E84CC5" w:rsidP="002A4CD7">
      <w:pPr>
        <w:spacing w:after="240" w:line="276" w:lineRule="auto"/>
        <w:rPr>
          <w:rFonts w:cs="Arial"/>
        </w:rPr>
      </w:pPr>
      <w:r>
        <w:rPr>
          <w:rFonts w:cs="Arial"/>
        </w:rPr>
        <w:t>Используется транзакция IP10</w:t>
      </w:r>
      <w:r w:rsidR="00BD2947">
        <w:rPr>
          <w:rFonts w:cs="Arial"/>
        </w:rPr>
        <w:t>.</w:t>
      </w:r>
      <w:r w:rsidR="002A4CD7">
        <w:rPr>
          <w:rFonts w:cs="Arial"/>
        </w:rPr>
        <w:t xml:space="preserve"> </w:t>
      </w:r>
    </w:p>
    <w:p w14:paraId="4401EE9C" w14:textId="77777777" w:rsidR="00425C91" w:rsidRDefault="002A4CD7" w:rsidP="002A4CD7">
      <w:pPr>
        <w:spacing w:after="240" w:line="276" w:lineRule="auto"/>
        <w:rPr>
          <w:rFonts w:cs="Arial"/>
        </w:rPr>
      </w:pPr>
      <w:r>
        <w:rPr>
          <w:rFonts w:cs="Arial"/>
        </w:rPr>
        <w:t>Поле для заполнения</w:t>
      </w:r>
      <w:r w:rsidR="00425C91">
        <w:rPr>
          <w:rFonts w:cs="Arial"/>
        </w:rPr>
        <w:t xml:space="preserve"> на селекционном экране</w:t>
      </w:r>
      <w:r>
        <w:rPr>
          <w:rFonts w:cs="Arial"/>
        </w:rPr>
        <w:t xml:space="preserve">: </w:t>
      </w:r>
    </w:p>
    <w:p w14:paraId="192BAF2A" w14:textId="77777777" w:rsidR="00BD2947" w:rsidRDefault="00425C91" w:rsidP="002A4CD7">
      <w:pPr>
        <w:spacing w:after="240" w:line="276" w:lineRule="auto"/>
        <w:rPr>
          <w:rFonts w:cs="Arial"/>
        </w:rPr>
      </w:pPr>
      <w:r>
        <w:rPr>
          <w:rFonts w:cs="Arial"/>
        </w:rPr>
        <w:t xml:space="preserve">- </w:t>
      </w:r>
      <w:r w:rsidR="002E5222">
        <w:rPr>
          <w:rFonts w:cs="Arial"/>
        </w:rPr>
        <w:t>н</w:t>
      </w:r>
      <w:r w:rsidR="002A4CD7">
        <w:rPr>
          <w:rFonts w:cs="Arial"/>
        </w:rPr>
        <w:t>омер плана предупредительного ТОРО.</w:t>
      </w:r>
    </w:p>
    <w:p w14:paraId="3BEBA597" w14:textId="1E32C4FE" w:rsidR="00655043" w:rsidRDefault="00BD2947" w:rsidP="00E84CC5">
      <w:pPr>
        <w:spacing w:after="240" w:line="276" w:lineRule="auto"/>
        <w:rPr>
          <w:rFonts w:cs="Arial"/>
        </w:rPr>
      </w:pPr>
      <w:r>
        <w:rPr>
          <w:rFonts w:cs="Arial"/>
        </w:rPr>
        <w:t>Дальнейшая корректировка сроков на годовом горизонте реализуется на уровне обработки</w:t>
      </w:r>
      <w:r w:rsidR="00D139D7">
        <w:rPr>
          <w:rFonts w:cs="Arial"/>
        </w:rPr>
        <w:t xml:space="preserve"> заказ</w:t>
      </w:r>
      <w:r>
        <w:rPr>
          <w:rFonts w:cs="Arial"/>
        </w:rPr>
        <w:t>ов, и выполняется при помощи</w:t>
      </w:r>
      <w:r w:rsidR="00055A62">
        <w:rPr>
          <w:rFonts w:cs="Arial"/>
        </w:rPr>
        <w:t xml:space="preserve"> транзакции </w:t>
      </w:r>
      <w:r w:rsidR="00055A62">
        <w:rPr>
          <w:rFonts w:cs="Arial"/>
          <w:lang w:val="en-US"/>
        </w:rPr>
        <w:t>ZPM</w:t>
      </w:r>
      <w:r w:rsidR="00055A62" w:rsidRPr="00E92377">
        <w:rPr>
          <w:rFonts w:cs="Arial"/>
        </w:rPr>
        <w:t>_</w:t>
      </w:r>
      <w:r w:rsidR="00055A62">
        <w:rPr>
          <w:rFonts w:cs="Arial"/>
          <w:lang w:val="en-US"/>
        </w:rPr>
        <w:t>PLAN</w:t>
      </w:r>
      <w:r w:rsidR="00055A62" w:rsidRPr="00E92377">
        <w:rPr>
          <w:rFonts w:cs="Arial"/>
        </w:rPr>
        <w:t xml:space="preserve"> </w:t>
      </w:r>
      <w:r w:rsidR="00055A62">
        <w:rPr>
          <w:rFonts w:cs="Arial"/>
        </w:rPr>
        <w:t xml:space="preserve">«АРМ планировщика ТОиР» </w:t>
      </w:r>
      <w:del w:id="870" w:author="Попова Дарья" w:date="2020-07-16T18:24:00Z">
        <w:r w:rsidR="00055A62" w:rsidDel="00244BDC">
          <w:rPr>
            <w:rFonts w:cs="Arial"/>
          </w:rPr>
          <w:delText xml:space="preserve"> </w:delText>
        </w:r>
      </w:del>
      <w:r w:rsidR="00055A62">
        <w:rPr>
          <w:rFonts w:cs="Arial"/>
        </w:rPr>
        <w:t>(</w:t>
      </w:r>
      <w:r>
        <w:rPr>
          <w:rFonts w:cs="Arial"/>
        </w:rPr>
        <w:t>разработки по оптимизации плана-графика, номер в реестре разработок PM21</w:t>
      </w:r>
      <w:r w:rsidR="00055A62">
        <w:rPr>
          <w:rFonts w:cs="Arial"/>
        </w:rPr>
        <w:t>)</w:t>
      </w:r>
      <w:r>
        <w:rPr>
          <w:rFonts w:cs="Arial"/>
        </w:rPr>
        <w:t>; следует также учитывать корректировки сроков</w:t>
      </w:r>
      <w:r w:rsidR="00D139D7">
        <w:rPr>
          <w:rFonts w:cs="Arial"/>
        </w:rPr>
        <w:t xml:space="preserve"> заказ</w:t>
      </w:r>
      <w:r>
        <w:rPr>
          <w:rFonts w:cs="Arial"/>
        </w:rPr>
        <w:t xml:space="preserve">ов (уточнение графика) на оперативных горизонтах, см. КД </w:t>
      </w:r>
      <w:del w:id="871" w:author="Александр Шрамков" w:date="2021-03-05T12:38:00Z">
        <w:r w:rsidR="000367AC" w:rsidDel="001710A8">
          <w:rPr>
            <w:rFonts w:cs="Arial"/>
          </w:rPr>
          <w:delText>ERP.9.9.</w:delText>
        </w:r>
      </w:del>
      <w:ins w:id="872" w:author="Александр Шрамков" w:date="2021-03-05T12:38:00Z">
        <w:r w:rsidR="001710A8">
          <w:rPr>
            <w:rFonts w:cs="Arial"/>
          </w:rPr>
          <w:t>ERP.13.9.</w:t>
        </w:r>
      </w:ins>
      <w:r w:rsidR="000367AC">
        <w:rPr>
          <w:rFonts w:cs="Arial"/>
        </w:rPr>
        <w:t>2.</w:t>
      </w:r>
      <w:r w:rsidRPr="00BD2947">
        <w:rPr>
          <w:rFonts w:cs="Arial"/>
        </w:rPr>
        <w:t xml:space="preserve">54.PM.КД </w:t>
      </w:r>
      <w:r>
        <w:rPr>
          <w:rFonts w:cs="Arial"/>
        </w:rPr>
        <w:t>«</w:t>
      </w:r>
      <w:r w:rsidRPr="00BD2947">
        <w:rPr>
          <w:rFonts w:cs="Arial"/>
        </w:rPr>
        <w:t>Оперативное планирование мероприятий ТОиР</w:t>
      </w:r>
      <w:r>
        <w:rPr>
          <w:rFonts w:cs="Arial"/>
        </w:rPr>
        <w:t>».</w:t>
      </w:r>
    </w:p>
    <w:p w14:paraId="5A3C68B2" w14:textId="629D6FFB" w:rsidR="00655043" w:rsidRPr="007008A3" w:rsidRDefault="00655043">
      <w:pPr>
        <w:pStyle w:val="4"/>
      </w:pPr>
      <w:r w:rsidRPr="007008A3">
        <w:lastRenderedPageBreak/>
        <w:t xml:space="preserve">Шаг процесса </w:t>
      </w:r>
      <w:r w:rsidR="00D0249F">
        <w:t>4</w:t>
      </w:r>
      <w:r w:rsidR="00627C3D" w:rsidRPr="007008A3">
        <w:t>0</w:t>
      </w:r>
      <w:r w:rsidRPr="007008A3">
        <w:t xml:space="preserve"> – </w:t>
      </w:r>
      <w:r w:rsidR="00627C3D" w:rsidRPr="007008A3">
        <w:t>Формирование предварительного графика ППР</w:t>
      </w:r>
    </w:p>
    <w:p w14:paraId="5A896282" w14:textId="4DA6E738" w:rsidR="00655043" w:rsidRPr="007008A3" w:rsidDel="00244BDC" w:rsidRDefault="00655043" w:rsidP="00A46114">
      <w:pPr>
        <w:rPr>
          <w:del w:id="873" w:author="Попова Дарья" w:date="2020-07-16T18:24:00Z"/>
          <w:rFonts w:eastAsiaTheme="majorEastAsia" w:cs="Arial"/>
          <w:b/>
          <w:szCs w:val="24"/>
        </w:rPr>
      </w:pPr>
    </w:p>
    <w:p w14:paraId="6394FA01" w14:textId="05A24124" w:rsidR="00627C3D" w:rsidRDefault="00F62E46" w:rsidP="00627C3D">
      <w:pPr>
        <w:spacing w:after="240" w:line="276" w:lineRule="auto"/>
        <w:rPr>
          <w:rFonts w:cs="Arial"/>
        </w:rPr>
      </w:pPr>
      <w:r>
        <w:rPr>
          <w:rFonts w:cs="Arial"/>
        </w:rPr>
        <w:t>Планировщик</w:t>
      </w:r>
      <w:r w:rsidR="00627C3D" w:rsidRPr="007008A3">
        <w:rPr>
          <w:rFonts w:cs="Arial"/>
        </w:rPr>
        <w:t xml:space="preserve"> формирует </w:t>
      </w:r>
      <w:r w:rsidR="00E84CC5">
        <w:rPr>
          <w:rFonts w:cs="Arial"/>
        </w:rPr>
        <w:t>в виде отчета (примечание:</w:t>
      </w:r>
      <w:r w:rsidR="00D139D7">
        <w:rPr>
          <w:rFonts w:cs="Arial"/>
        </w:rPr>
        <w:t xml:space="preserve"> заказ</w:t>
      </w:r>
      <w:r w:rsidR="00E84CC5">
        <w:rPr>
          <w:rFonts w:cs="Arial"/>
        </w:rPr>
        <w:t xml:space="preserve">ы еще не создаются) </w:t>
      </w:r>
      <w:r w:rsidR="00627C3D" w:rsidRPr="007008A3">
        <w:rPr>
          <w:rFonts w:cs="Arial"/>
        </w:rPr>
        <w:t>предварительный график ППР на основе данных планов и</w:t>
      </w:r>
      <w:r w:rsidR="00D139D7">
        <w:rPr>
          <w:rFonts w:cs="Arial"/>
        </w:rPr>
        <w:t xml:space="preserve"> заказ</w:t>
      </w:r>
      <w:r w:rsidR="00627C3D" w:rsidRPr="007008A3">
        <w:rPr>
          <w:rFonts w:cs="Arial"/>
        </w:rPr>
        <w:t>ов ТОРО.</w:t>
      </w:r>
      <w:r w:rsidR="00D139D7">
        <w:rPr>
          <w:rFonts w:cs="Arial"/>
        </w:rPr>
        <w:t xml:space="preserve"> </w:t>
      </w:r>
      <w:r w:rsidR="000020C3">
        <w:rPr>
          <w:rFonts w:cs="Arial"/>
        </w:rPr>
        <w:t>З</w:t>
      </w:r>
      <w:r w:rsidR="00D139D7">
        <w:rPr>
          <w:rFonts w:cs="Arial"/>
        </w:rPr>
        <w:t>аказ</w:t>
      </w:r>
      <w:r w:rsidR="00627C3D" w:rsidRPr="007008A3">
        <w:rPr>
          <w:rFonts w:cs="Arial"/>
        </w:rPr>
        <w:t>ы, требующие останова оборудования/производственной установки, формируются автоматически - индикатор останова копируется из техкарты</w:t>
      </w:r>
      <w:r w:rsidR="00284E8F">
        <w:rPr>
          <w:rFonts w:cs="Arial"/>
        </w:rPr>
        <w:t>, може</w:t>
      </w:r>
      <w:r w:rsidR="00D0249F">
        <w:rPr>
          <w:rFonts w:cs="Arial"/>
        </w:rPr>
        <w:t>т быть скорректирован на шаге 130 (см. п. 5.2.1.13</w:t>
      </w:r>
      <w:r w:rsidR="00284E8F">
        <w:rPr>
          <w:rFonts w:cs="Arial"/>
        </w:rPr>
        <w:t xml:space="preserve"> данного документа)</w:t>
      </w:r>
      <w:r w:rsidR="00627C3D" w:rsidRPr="007008A3">
        <w:rPr>
          <w:rFonts w:cs="Arial"/>
        </w:rPr>
        <w:t>.</w:t>
      </w:r>
    </w:p>
    <w:p w14:paraId="6547DDF7" w14:textId="6E56C653" w:rsidR="00E84CC5" w:rsidRDefault="00E84CC5" w:rsidP="00627C3D">
      <w:pPr>
        <w:spacing w:after="240" w:line="276" w:lineRule="auto"/>
        <w:rPr>
          <w:rFonts w:cs="Arial"/>
        </w:rPr>
      </w:pPr>
      <w:bookmarkStart w:id="874" w:name="_Hlk522034313"/>
      <w:r>
        <w:rPr>
          <w:rFonts w:cs="Arial"/>
        </w:rPr>
        <w:t xml:space="preserve">Используется </w:t>
      </w:r>
      <w:r w:rsidR="00647ABB">
        <w:rPr>
          <w:rFonts w:cs="Arial"/>
        </w:rPr>
        <w:t xml:space="preserve">транзакция </w:t>
      </w:r>
      <w:r w:rsidR="00647ABB">
        <w:rPr>
          <w:rFonts w:cs="Arial"/>
          <w:lang w:val="en-US"/>
        </w:rPr>
        <w:t>ZPM</w:t>
      </w:r>
      <w:r w:rsidR="00647ABB" w:rsidRPr="00E92377">
        <w:rPr>
          <w:rFonts w:cs="Arial"/>
        </w:rPr>
        <w:t>_</w:t>
      </w:r>
      <w:r w:rsidR="00647ABB">
        <w:rPr>
          <w:rFonts w:cs="Arial"/>
          <w:lang w:val="en-US"/>
        </w:rPr>
        <w:t>PLAN</w:t>
      </w:r>
      <w:r w:rsidR="00647ABB" w:rsidRPr="00E92377">
        <w:rPr>
          <w:rFonts w:cs="Arial"/>
        </w:rPr>
        <w:t xml:space="preserve"> </w:t>
      </w:r>
      <w:r w:rsidR="00647ABB">
        <w:rPr>
          <w:rFonts w:cs="Arial"/>
        </w:rPr>
        <w:t>«АРМ планировщика ТОиР»</w:t>
      </w:r>
      <w:r>
        <w:rPr>
          <w:rFonts w:cs="Arial"/>
        </w:rPr>
        <w:t>.</w:t>
      </w:r>
    </w:p>
    <w:p w14:paraId="111B3243" w14:textId="77777777" w:rsidR="00425C91" w:rsidRPr="00A56639" w:rsidRDefault="00425C91" w:rsidP="003E4042">
      <w:pPr>
        <w:spacing w:after="120" w:line="276" w:lineRule="auto"/>
        <w:rPr>
          <w:rFonts w:cs="Arial"/>
        </w:rPr>
      </w:pPr>
      <w:r w:rsidRPr="00A56639">
        <w:rPr>
          <w:rFonts w:cs="Arial"/>
        </w:rPr>
        <w:t>Поля для заполнения</w:t>
      </w:r>
      <w:r>
        <w:rPr>
          <w:rFonts w:cs="Arial"/>
        </w:rPr>
        <w:t xml:space="preserve"> на селекционном экране</w:t>
      </w:r>
      <w:r w:rsidRPr="00A56639">
        <w:rPr>
          <w:rFonts w:cs="Arial"/>
        </w:rPr>
        <w:t>:</w:t>
      </w:r>
    </w:p>
    <w:p w14:paraId="614D0E7D" w14:textId="239D994A" w:rsidR="001D70EA" w:rsidRDefault="001D70EA" w:rsidP="003E4042">
      <w:pPr>
        <w:spacing w:after="120" w:line="276" w:lineRule="auto"/>
        <w:ind w:left="851" w:firstLine="283"/>
        <w:rPr>
          <w:rFonts w:cs="Arial"/>
        </w:rPr>
      </w:pPr>
      <w:r>
        <w:rPr>
          <w:rFonts w:cs="Arial"/>
        </w:rPr>
        <w:t>- Режим работы «Моделирование, анализ предварительного плана-графика»</w:t>
      </w:r>
    </w:p>
    <w:p w14:paraId="140D86DB" w14:textId="5341A442" w:rsidR="001D70EA" w:rsidRPr="001D70EA" w:rsidRDefault="001D70EA" w:rsidP="003E4042">
      <w:pPr>
        <w:spacing w:after="120" w:line="276" w:lineRule="auto"/>
        <w:ind w:left="851" w:firstLine="283"/>
        <w:rPr>
          <w:rFonts w:cs="Arial"/>
        </w:rPr>
      </w:pPr>
      <w:r>
        <w:rPr>
          <w:rFonts w:cs="Arial"/>
        </w:rPr>
        <w:t>- Планирующий завод</w:t>
      </w:r>
      <w:r w:rsidRPr="009721BA">
        <w:rPr>
          <w:rFonts w:cs="Arial"/>
        </w:rPr>
        <w:t>;</w:t>
      </w:r>
    </w:p>
    <w:p w14:paraId="23762674" w14:textId="1AF10F04" w:rsidR="006F0665" w:rsidRDefault="006F0665" w:rsidP="003E4042">
      <w:pPr>
        <w:spacing w:after="120" w:line="276" w:lineRule="auto"/>
        <w:ind w:left="851" w:firstLine="283"/>
        <w:rPr>
          <w:rFonts w:cs="Arial"/>
        </w:rPr>
      </w:pPr>
      <w:r w:rsidRPr="00A56639">
        <w:rPr>
          <w:rFonts w:cs="Arial"/>
        </w:rPr>
        <w:t>- Группа планирования;</w:t>
      </w:r>
    </w:p>
    <w:p w14:paraId="2CD9D9EE" w14:textId="42850471" w:rsidR="001D70EA" w:rsidRPr="001D70EA" w:rsidRDefault="001D70EA" w:rsidP="003E4042">
      <w:pPr>
        <w:spacing w:after="120" w:line="276" w:lineRule="auto"/>
        <w:ind w:left="851" w:firstLine="283"/>
        <w:rPr>
          <w:rFonts w:cs="Arial"/>
        </w:rPr>
      </w:pPr>
      <w:r>
        <w:rPr>
          <w:rFonts w:cs="Arial"/>
        </w:rPr>
        <w:t>- Год планирования</w:t>
      </w:r>
      <w:r w:rsidRPr="009721BA">
        <w:rPr>
          <w:rFonts w:cs="Arial"/>
        </w:rPr>
        <w:t>;</w:t>
      </w:r>
    </w:p>
    <w:p w14:paraId="06ADEC16" w14:textId="3156888F" w:rsidR="006F0665" w:rsidRPr="00A56639" w:rsidRDefault="001D70EA" w:rsidP="009721BA">
      <w:pPr>
        <w:spacing w:after="120" w:line="276" w:lineRule="auto"/>
        <w:ind w:left="851" w:firstLine="283"/>
        <w:rPr>
          <w:rFonts w:cs="Arial"/>
        </w:rPr>
      </w:pPr>
      <w:r w:rsidRPr="00A56639">
        <w:rPr>
          <w:rFonts w:cs="Arial"/>
        </w:rPr>
        <w:t>- Техническое место</w:t>
      </w:r>
      <w:r>
        <w:rPr>
          <w:rFonts w:cs="Arial"/>
        </w:rPr>
        <w:t>.</w:t>
      </w:r>
    </w:p>
    <w:bookmarkEnd w:id="874"/>
    <w:p w14:paraId="494F8499" w14:textId="253C233A" w:rsidR="00655043" w:rsidRPr="007008A3" w:rsidDel="00244BDC" w:rsidRDefault="00655043" w:rsidP="00A46114">
      <w:pPr>
        <w:rPr>
          <w:del w:id="875" w:author="Попова Дарья" w:date="2020-07-16T18:24:00Z"/>
          <w:rFonts w:cs="Arial"/>
        </w:rPr>
      </w:pPr>
    </w:p>
    <w:p w14:paraId="0A9EC564" w14:textId="756C6803" w:rsidR="00655043" w:rsidRPr="007008A3" w:rsidRDefault="00655043">
      <w:pPr>
        <w:pStyle w:val="4"/>
      </w:pPr>
      <w:r w:rsidRPr="007008A3">
        <w:t xml:space="preserve">Шаг процесса </w:t>
      </w:r>
      <w:r w:rsidR="00D0249F">
        <w:t>5</w:t>
      </w:r>
      <w:r w:rsidR="001E13A9" w:rsidRPr="007008A3">
        <w:t>0</w:t>
      </w:r>
      <w:r w:rsidRPr="007008A3">
        <w:t xml:space="preserve"> – </w:t>
      </w:r>
      <w:r w:rsidR="001E13A9" w:rsidRPr="007008A3">
        <w:t>Анализ предварительного графика ППР</w:t>
      </w:r>
    </w:p>
    <w:p w14:paraId="08073EB6" w14:textId="17013ADE" w:rsidR="00655043" w:rsidRPr="007008A3" w:rsidDel="00244BDC" w:rsidRDefault="00655043" w:rsidP="00A46114">
      <w:pPr>
        <w:rPr>
          <w:del w:id="876" w:author="Попова Дарья" w:date="2020-07-16T18:24:00Z"/>
          <w:rFonts w:cs="Arial"/>
        </w:rPr>
      </w:pPr>
    </w:p>
    <w:p w14:paraId="18FD7422" w14:textId="66FA1A67" w:rsidR="001E13A9" w:rsidRPr="007008A3" w:rsidRDefault="00C845F6" w:rsidP="001E13A9">
      <w:pPr>
        <w:spacing w:after="240" w:line="276" w:lineRule="auto"/>
        <w:rPr>
          <w:rFonts w:cs="Arial"/>
        </w:rPr>
      </w:pPr>
      <w:r>
        <w:rPr>
          <w:rFonts w:cs="Arial"/>
        </w:rPr>
        <w:t>При</w:t>
      </w:r>
      <w:r w:rsidRPr="007008A3">
        <w:rPr>
          <w:rFonts w:cs="Arial"/>
        </w:rPr>
        <w:t xml:space="preserve"> </w:t>
      </w:r>
      <w:r w:rsidR="001E13A9" w:rsidRPr="007008A3">
        <w:rPr>
          <w:rFonts w:cs="Arial"/>
        </w:rPr>
        <w:t>годовом планировании</w:t>
      </w:r>
      <w:r>
        <w:rPr>
          <w:rFonts w:cs="Arial"/>
        </w:rPr>
        <w:t xml:space="preserve"> Планировщик </w:t>
      </w:r>
      <w:r w:rsidR="002535C0">
        <w:rPr>
          <w:rFonts w:cs="Arial"/>
        </w:rPr>
        <w:t>ТОиР УО</w:t>
      </w:r>
      <w:r w:rsidR="00BB53B0">
        <w:rPr>
          <w:rFonts w:cs="Arial"/>
        </w:rPr>
        <w:t xml:space="preserve"> </w:t>
      </w:r>
      <w:r>
        <w:rPr>
          <w:rFonts w:cs="Arial"/>
        </w:rPr>
        <w:t>(</w:t>
      </w:r>
      <w:r w:rsidR="001E13A9" w:rsidRPr="007008A3">
        <w:rPr>
          <w:rFonts w:cs="Arial"/>
        </w:rPr>
        <w:t>Исполнитель КП</w:t>
      </w:r>
      <w:r>
        <w:rPr>
          <w:rFonts w:cs="Arial"/>
        </w:rPr>
        <w:t>)</w:t>
      </w:r>
      <w:r w:rsidR="001E13A9" w:rsidRPr="007008A3">
        <w:rPr>
          <w:rFonts w:cs="Arial"/>
        </w:rPr>
        <w:t xml:space="preserve"> анализирует предварительный график ППР на предмет видов воздействий и запланированных сроков, проверяет корректность предварительного план-графика и полноту планирования запланирован</w:t>
      </w:r>
      <w:r w:rsidR="003B56D2">
        <w:rPr>
          <w:rFonts w:cs="Arial"/>
        </w:rPr>
        <w:t>н</w:t>
      </w:r>
      <w:r w:rsidR="001E13A9" w:rsidRPr="007008A3">
        <w:rPr>
          <w:rFonts w:cs="Arial"/>
        </w:rPr>
        <w:t>ы</w:t>
      </w:r>
      <w:r w:rsidR="003B56D2">
        <w:rPr>
          <w:rFonts w:cs="Arial"/>
        </w:rPr>
        <w:t>х</w:t>
      </w:r>
      <w:r w:rsidR="001E13A9" w:rsidRPr="007008A3">
        <w:rPr>
          <w:rFonts w:cs="Arial"/>
        </w:rPr>
        <w:t xml:space="preserve"> </w:t>
      </w:r>
      <w:r w:rsidR="003B56D2" w:rsidRPr="007008A3">
        <w:rPr>
          <w:rFonts w:cs="Arial"/>
        </w:rPr>
        <w:t>мероприяти</w:t>
      </w:r>
      <w:r w:rsidR="003B56D2">
        <w:rPr>
          <w:rFonts w:cs="Arial"/>
        </w:rPr>
        <w:t>й</w:t>
      </w:r>
      <w:r w:rsidR="001E13A9" w:rsidRPr="007008A3">
        <w:rPr>
          <w:rFonts w:cs="Arial"/>
        </w:rPr>
        <w:t>:</w:t>
      </w:r>
    </w:p>
    <w:p w14:paraId="4E5CEFAD" w14:textId="77777777" w:rsidR="001E13A9" w:rsidRPr="007008A3" w:rsidRDefault="001E13A9" w:rsidP="001E13A9">
      <w:pPr>
        <w:spacing w:after="240" w:line="276" w:lineRule="auto"/>
        <w:rPr>
          <w:rFonts w:cs="Arial"/>
        </w:rPr>
      </w:pPr>
      <w:r w:rsidRPr="007008A3">
        <w:rPr>
          <w:rFonts w:cs="Arial"/>
        </w:rPr>
        <w:t>- по всему требуемому перечню оборудования (проверка оборудования без запланированных отзывов на планируемый период)</w:t>
      </w:r>
      <w:r w:rsidR="00820D84">
        <w:rPr>
          <w:rFonts w:cs="Arial"/>
        </w:rPr>
        <w:t>;</w:t>
      </w:r>
    </w:p>
    <w:p w14:paraId="5E63A9F2" w14:textId="4AD363FC" w:rsidR="001E13A9" w:rsidRPr="007008A3" w:rsidRDefault="001E13A9" w:rsidP="001E13A9">
      <w:pPr>
        <w:spacing w:after="240" w:line="276" w:lineRule="auto"/>
        <w:rPr>
          <w:rFonts w:cs="Arial"/>
        </w:rPr>
      </w:pPr>
      <w:r w:rsidRPr="007008A3">
        <w:rPr>
          <w:rFonts w:cs="Arial"/>
        </w:rPr>
        <w:t>- по всем требуемым видам воздействий (проверка формирования отзывов по планам на планируемый горизонт)</w:t>
      </w:r>
      <w:r w:rsidR="00820D84">
        <w:rPr>
          <w:rFonts w:cs="Arial"/>
        </w:rPr>
        <w:t>;</w:t>
      </w:r>
    </w:p>
    <w:p w14:paraId="307B8A8C" w14:textId="77777777" w:rsidR="001E13A9" w:rsidRPr="007008A3" w:rsidRDefault="00820D84" w:rsidP="001E13A9">
      <w:pPr>
        <w:spacing w:after="240" w:line="276" w:lineRule="auto"/>
        <w:rPr>
          <w:rFonts w:cs="Arial"/>
        </w:rPr>
      </w:pPr>
      <w:r>
        <w:rPr>
          <w:rFonts w:cs="Arial"/>
        </w:rPr>
        <w:t xml:space="preserve">- </w:t>
      </w:r>
      <w:r w:rsidR="00E84CC5">
        <w:rPr>
          <w:rFonts w:cs="Arial"/>
        </w:rPr>
        <w:t>выполняет</w:t>
      </w:r>
      <w:r w:rsidR="001E13A9" w:rsidRPr="007008A3">
        <w:rPr>
          <w:rFonts w:cs="Arial"/>
        </w:rPr>
        <w:t xml:space="preserve"> сравнение с историческим</w:t>
      </w:r>
      <w:r w:rsidR="00E84CC5">
        <w:rPr>
          <w:rFonts w:cs="Arial"/>
        </w:rPr>
        <w:t>и</w:t>
      </w:r>
      <w:r w:rsidR="001E13A9" w:rsidRPr="007008A3">
        <w:rPr>
          <w:rFonts w:cs="Arial"/>
        </w:rPr>
        <w:t xml:space="preserve"> данным</w:t>
      </w:r>
      <w:r w:rsidR="00E84CC5">
        <w:rPr>
          <w:rFonts w:cs="Arial"/>
        </w:rPr>
        <w:t>и</w:t>
      </w:r>
      <w:r w:rsidR="001E13A9" w:rsidRPr="007008A3">
        <w:rPr>
          <w:rFonts w:cs="Arial"/>
        </w:rPr>
        <w:t xml:space="preserve"> прошлых лет</w:t>
      </w:r>
      <w:r w:rsidR="00E84CC5">
        <w:rPr>
          <w:rFonts w:cs="Arial"/>
        </w:rPr>
        <w:t xml:space="preserve"> (при наличии таковых в системе)</w:t>
      </w:r>
      <w:r w:rsidR="001E13A9" w:rsidRPr="007008A3">
        <w:rPr>
          <w:rFonts w:cs="Arial"/>
        </w:rPr>
        <w:t xml:space="preserve">. </w:t>
      </w:r>
    </w:p>
    <w:p w14:paraId="0E7EEA57" w14:textId="24D80411" w:rsidR="00655043" w:rsidRDefault="001E13A9" w:rsidP="001E13A9">
      <w:pPr>
        <w:spacing w:after="240" w:line="276" w:lineRule="auto"/>
        <w:rPr>
          <w:rFonts w:cs="Arial"/>
        </w:rPr>
      </w:pPr>
      <w:r w:rsidRPr="007008A3">
        <w:rPr>
          <w:rFonts w:cs="Arial"/>
        </w:rPr>
        <w:t xml:space="preserve">В случае выявления </w:t>
      </w:r>
      <w:r w:rsidR="00B32E52">
        <w:rPr>
          <w:rFonts w:cs="Arial"/>
        </w:rPr>
        <w:t>несоответствий,</w:t>
      </w:r>
      <w:r w:rsidRPr="007008A3">
        <w:rPr>
          <w:rFonts w:cs="Arial"/>
        </w:rPr>
        <w:t xml:space="preserve"> корректир</w:t>
      </w:r>
      <w:r w:rsidR="007305ED">
        <w:rPr>
          <w:rFonts w:cs="Arial"/>
        </w:rPr>
        <w:t>ует</w:t>
      </w:r>
      <w:r w:rsidR="00D139D7">
        <w:rPr>
          <w:rFonts w:cs="Arial"/>
        </w:rPr>
        <w:t xml:space="preserve"> </w:t>
      </w:r>
      <w:r w:rsidR="00820D84">
        <w:rPr>
          <w:rFonts w:cs="Arial"/>
        </w:rPr>
        <w:t>планы</w:t>
      </w:r>
      <w:r w:rsidR="007305ED">
        <w:rPr>
          <w:rFonts w:cs="Arial"/>
        </w:rPr>
        <w:t xml:space="preserve"> ТОРО</w:t>
      </w:r>
      <w:r w:rsidRPr="007008A3">
        <w:rPr>
          <w:rFonts w:cs="Arial"/>
        </w:rPr>
        <w:t xml:space="preserve"> или </w:t>
      </w:r>
      <w:r w:rsidR="007305ED" w:rsidRPr="007008A3">
        <w:rPr>
          <w:rFonts w:cs="Arial"/>
        </w:rPr>
        <w:t>инициирует</w:t>
      </w:r>
      <w:r w:rsidR="007305ED">
        <w:rPr>
          <w:rFonts w:cs="Arial"/>
        </w:rPr>
        <w:t xml:space="preserve"> </w:t>
      </w:r>
      <w:r w:rsidR="00B32E52">
        <w:rPr>
          <w:rFonts w:cs="Arial"/>
        </w:rPr>
        <w:t xml:space="preserve">корректировку НСИ </w:t>
      </w:r>
      <w:r w:rsidRPr="007008A3">
        <w:rPr>
          <w:rFonts w:cs="Arial"/>
        </w:rPr>
        <w:t>и</w:t>
      </w:r>
      <w:r w:rsidR="00827725">
        <w:rPr>
          <w:rFonts w:cs="Arial"/>
        </w:rPr>
        <w:t>,</w:t>
      </w:r>
      <w:r w:rsidRPr="007008A3">
        <w:rPr>
          <w:rFonts w:cs="Arial"/>
        </w:rPr>
        <w:t xml:space="preserve"> </w:t>
      </w:r>
      <w:r w:rsidR="00827725" w:rsidRPr="007008A3">
        <w:rPr>
          <w:rFonts w:cs="Arial"/>
        </w:rPr>
        <w:t xml:space="preserve">в зависимости от характера </w:t>
      </w:r>
      <w:r w:rsidR="00827725">
        <w:rPr>
          <w:rFonts w:cs="Arial"/>
        </w:rPr>
        <w:t xml:space="preserve">выявленного несоответствия, выполняет </w:t>
      </w:r>
      <w:r w:rsidRPr="007008A3">
        <w:rPr>
          <w:rFonts w:cs="Arial"/>
        </w:rPr>
        <w:t>планирование</w:t>
      </w:r>
      <w:r w:rsidR="00D0249F">
        <w:rPr>
          <w:rFonts w:cs="Arial"/>
        </w:rPr>
        <w:t xml:space="preserve"> повторно (20-3</w:t>
      </w:r>
      <w:r w:rsidR="00827725">
        <w:rPr>
          <w:rFonts w:cs="Arial"/>
        </w:rPr>
        <w:t>0 шаг данного процесса)</w:t>
      </w:r>
      <w:r w:rsidR="007305ED">
        <w:rPr>
          <w:rFonts w:cs="Arial"/>
        </w:rPr>
        <w:t>,</w:t>
      </w:r>
      <w:r w:rsidR="00827725">
        <w:rPr>
          <w:rFonts w:cs="Arial"/>
        </w:rPr>
        <w:t xml:space="preserve"> </w:t>
      </w:r>
      <w:r w:rsidRPr="007008A3">
        <w:rPr>
          <w:rFonts w:cs="Arial"/>
        </w:rPr>
        <w:t xml:space="preserve">в случае отсутствия </w:t>
      </w:r>
      <w:r w:rsidR="00827725">
        <w:rPr>
          <w:rFonts w:cs="Arial"/>
        </w:rPr>
        <w:t>несоответствий переходит к шагу по созданию</w:t>
      </w:r>
      <w:r w:rsidR="00D139D7">
        <w:rPr>
          <w:rFonts w:cs="Arial"/>
        </w:rPr>
        <w:t xml:space="preserve"> заказ</w:t>
      </w:r>
      <w:r w:rsidR="00D0249F">
        <w:rPr>
          <w:rFonts w:cs="Arial"/>
        </w:rPr>
        <w:t>ов и сообщений из планов (шаг 7</w:t>
      </w:r>
      <w:r w:rsidR="00827725">
        <w:rPr>
          <w:rFonts w:cs="Arial"/>
        </w:rPr>
        <w:t>0 данного процесса)</w:t>
      </w:r>
      <w:r w:rsidRPr="007008A3">
        <w:rPr>
          <w:rFonts w:cs="Arial"/>
        </w:rPr>
        <w:t>.</w:t>
      </w:r>
    </w:p>
    <w:p w14:paraId="50C52B2F" w14:textId="23D3C7EC" w:rsidR="00D20F2C" w:rsidRDefault="00D20F2C" w:rsidP="001E13A9">
      <w:pPr>
        <w:spacing w:after="240" w:line="276" w:lineRule="auto"/>
        <w:rPr>
          <w:rFonts w:cs="Arial"/>
        </w:rPr>
      </w:pPr>
      <w:r>
        <w:rPr>
          <w:rFonts w:cs="Arial"/>
        </w:rPr>
        <w:t xml:space="preserve">По остановочным ремонтам Планировщик </w:t>
      </w:r>
      <w:r w:rsidR="002535C0">
        <w:rPr>
          <w:rFonts w:cs="Arial"/>
        </w:rPr>
        <w:t>ТОиР УО</w:t>
      </w:r>
      <w:r>
        <w:rPr>
          <w:rFonts w:cs="Arial"/>
        </w:rPr>
        <w:t xml:space="preserve"> на данном этапе ничего не делает, т.к. заказы еще в системе не созданы.</w:t>
      </w:r>
    </w:p>
    <w:p w14:paraId="23D9006C" w14:textId="77777777" w:rsidR="002F593F" w:rsidRDefault="002F593F" w:rsidP="002F593F">
      <w:pPr>
        <w:spacing w:after="240" w:line="276" w:lineRule="auto"/>
        <w:rPr>
          <w:rFonts w:cs="Arial"/>
        </w:rPr>
      </w:pPr>
      <w:r>
        <w:rPr>
          <w:rFonts w:cs="Arial"/>
        </w:rPr>
        <w:t xml:space="preserve">Используется транзакция </w:t>
      </w:r>
      <w:r>
        <w:rPr>
          <w:rFonts w:cs="Arial"/>
          <w:lang w:val="en-US"/>
        </w:rPr>
        <w:t>ZPM</w:t>
      </w:r>
      <w:r w:rsidRPr="00E92377">
        <w:rPr>
          <w:rFonts w:cs="Arial"/>
        </w:rPr>
        <w:t>_</w:t>
      </w:r>
      <w:r>
        <w:rPr>
          <w:rFonts w:cs="Arial"/>
          <w:lang w:val="en-US"/>
        </w:rPr>
        <w:t>PLAN</w:t>
      </w:r>
      <w:r w:rsidRPr="00E92377">
        <w:rPr>
          <w:rFonts w:cs="Arial"/>
        </w:rPr>
        <w:t xml:space="preserve"> </w:t>
      </w:r>
      <w:r>
        <w:rPr>
          <w:rFonts w:cs="Arial"/>
        </w:rPr>
        <w:t>«АРМ планировщика ТОиР».</w:t>
      </w:r>
    </w:p>
    <w:p w14:paraId="56F1EB2D" w14:textId="77777777" w:rsidR="002F593F" w:rsidRPr="00A56639" w:rsidRDefault="002F593F" w:rsidP="002F593F">
      <w:pPr>
        <w:spacing w:after="120" w:line="276" w:lineRule="auto"/>
        <w:rPr>
          <w:rFonts w:cs="Arial"/>
        </w:rPr>
      </w:pPr>
      <w:r w:rsidRPr="00A56639">
        <w:rPr>
          <w:rFonts w:cs="Arial"/>
        </w:rPr>
        <w:lastRenderedPageBreak/>
        <w:t>Поля для заполнения</w:t>
      </w:r>
      <w:r>
        <w:rPr>
          <w:rFonts w:cs="Arial"/>
        </w:rPr>
        <w:t xml:space="preserve"> на селекционном экране</w:t>
      </w:r>
      <w:r w:rsidRPr="00A56639">
        <w:rPr>
          <w:rFonts w:cs="Arial"/>
        </w:rPr>
        <w:t>:</w:t>
      </w:r>
    </w:p>
    <w:p w14:paraId="38CC5B4D" w14:textId="62CAFB1F" w:rsidR="007A4853" w:rsidRDefault="002F593F" w:rsidP="002F593F">
      <w:pPr>
        <w:spacing w:after="120" w:line="276" w:lineRule="auto"/>
        <w:ind w:left="851" w:firstLine="283"/>
        <w:rPr>
          <w:rFonts w:cs="Arial"/>
        </w:rPr>
      </w:pPr>
      <w:r>
        <w:rPr>
          <w:rFonts w:cs="Arial"/>
        </w:rPr>
        <w:t>- Режим работы «Моделирование, анализ предварительного плана-графика»</w:t>
      </w:r>
      <w:r w:rsidR="00F65FB9">
        <w:rPr>
          <w:rFonts w:cs="Arial"/>
        </w:rPr>
        <w:t xml:space="preserve"> / </w:t>
      </w:r>
      <w:r w:rsidR="007A4853">
        <w:rPr>
          <w:rFonts w:cs="Arial"/>
        </w:rPr>
        <w:t>Режим работы «Формирование годового графика ремонтов»</w:t>
      </w:r>
    </w:p>
    <w:p w14:paraId="0EFEA96C" w14:textId="77777777" w:rsidR="002F593F" w:rsidRPr="007A28D9" w:rsidRDefault="002F593F" w:rsidP="002F593F">
      <w:pPr>
        <w:spacing w:after="120" w:line="276" w:lineRule="auto"/>
        <w:ind w:left="851" w:firstLine="283"/>
        <w:rPr>
          <w:rFonts w:cs="Arial"/>
        </w:rPr>
      </w:pPr>
      <w:r>
        <w:rPr>
          <w:rFonts w:cs="Arial"/>
        </w:rPr>
        <w:t>- Планирующий завод</w:t>
      </w:r>
      <w:r w:rsidRPr="009721BA">
        <w:rPr>
          <w:rFonts w:cs="Arial"/>
        </w:rPr>
        <w:t>;</w:t>
      </w:r>
    </w:p>
    <w:p w14:paraId="5AB64011" w14:textId="77777777" w:rsidR="002F593F" w:rsidRDefault="002F593F" w:rsidP="002F593F">
      <w:pPr>
        <w:spacing w:after="120" w:line="276" w:lineRule="auto"/>
        <w:ind w:left="851" w:firstLine="283"/>
        <w:rPr>
          <w:rFonts w:cs="Arial"/>
        </w:rPr>
      </w:pPr>
      <w:r w:rsidRPr="00A56639">
        <w:rPr>
          <w:rFonts w:cs="Arial"/>
        </w:rPr>
        <w:t>- Группа планирования;</w:t>
      </w:r>
    </w:p>
    <w:p w14:paraId="1CC4AFFC" w14:textId="77777777" w:rsidR="002F593F" w:rsidRPr="007A28D9" w:rsidRDefault="002F593F" w:rsidP="002F593F">
      <w:pPr>
        <w:spacing w:after="120" w:line="276" w:lineRule="auto"/>
        <w:ind w:left="851" w:firstLine="283"/>
        <w:rPr>
          <w:rFonts w:cs="Arial"/>
        </w:rPr>
      </w:pPr>
      <w:r>
        <w:rPr>
          <w:rFonts w:cs="Arial"/>
        </w:rPr>
        <w:t>- Год планирования</w:t>
      </w:r>
      <w:r w:rsidRPr="007A28D9">
        <w:rPr>
          <w:rFonts w:cs="Arial"/>
        </w:rPr>
        <w:t>;</w:t>
      </w:r>
    </w:p>
    <w:p w14:paraId="7CD58D06" w14:textId="0BACF211" w:rsidR="006F0665" w:rsidRPr="00A56639" w:rsidRDefault="002F593F" w:rsidP="009721BA">
      <w:pPr>
        <w:spacing w:after="120" w:line="276" w:lineRule="auto"/>
        <w:ind w:left="851" w:firstLine="283"/>
        <w:rPr>
          <w:rFonts w:cs="Arial"/>
        </w:rPr>
      </w:pPr>
      <w:r w:rsidRPr="00A56639">
        <w:rPr>
          <w:rFonts w:cs="Arial"/>
        </w:rPr>
        <w:t>- Техническое место</w:t>
      </w:r>
      <w:r>
        <w:rPr>
          <w:rFonts w:cs="Arial"/>
        </w:rPr>
        <w:t>.</w:t>
      </w:r>
    </w:p>
    <w:p w14:paraId="3989F46F" w14:textId="652ABB94" w:rsidR="00655043" w:rsidRPr="007008A3" w:rsidRDefault="00655043">
      <w:pPr>
        <w:pStyle w:val="4"/>
      </w:pPr>
      <w:r w:rsidRPr="007008A3">
        <w:t xml:space="preserve">Шаг процесса </w:t>
      </w:r>
      <w:r w:rsidR="00D0249F">
        <w:t>60</w:t>
      </w:r>
      <w:r w:rsidR="001E13A9" w:rsidRPr="007008A3">
        <w:t xml:space="preserve"> </w:t>
      </w:r>
      <w:r w:rsidRPr="007008A3">
        <w:t xml:space="preserve">– </w:t>
      </w:r>
      <w:r w:rsidR="001E13A9" w:rsidRPr="007008A3">
        <w:t>Удаление/корректировка существующих</w:t>
      </w:r>
      <w:r w:rsidR="00D139D7">
        <w:t xml:space="preserve"> заказ</w:t>
      </w:r>
      <w:r w:rsidR="001E13A9" w:rsidRPr="007008A3">
        <w:t>ов</w:t>
      </w:r>
    </w:p>
    <w:p w14:paraId="7C7315AB" w14:textId="0F2033FA" w:rsidR="00655043" w:rsidRPr="007008A3" w:rsidDel="00244BDC" w:rsidRDefault="00655043" w:rsidP="00A46114">
      <w:pPr>
        <w:rPr>
          <w:del w:id="877" w:author="Попова Дарья" w:date="2020-07-16T18:24:00Z"/>
          <w:rFonts w:cs="Arial"/>
        </w:rPr>
      </w:pPr>
    </w:p>
    <w:p w14:paraId="66134F09" w14:textId="62A5C461" w:rsidR="001E13A9" w:rsidRDefault="00F62E46" w:rsidP="001E13A9">
      <w:pPr>
        <w:spacing w:after="240" w:line="276" w:lineRule="auto"/>
        <w:rPr>
          <w:rFonts w:cs="Arial"/>
        </w:rPr>
      </w:pPr>
      <w:r>
        <w:rPr>
          <w:rFonts w:cs="Arial"/>
        </w:rPr>
        <w:t>Планировщик</w:t>
      </w:r>
      <w:r w:rsidR="001E13A9" w:rsidRPr="007008A3">
        <w:rPr>
          <w:rFonts w:cs="Arial"/>
        </w:rPr>
        <w:t xml:space="preserve"> </w:t>
      </w:r>
      <w:r w:rsidR="002535C0">
        <w:rPr>
          <w:rFonts w:cs="Arial"/>
        </w:rPr>
        <w:t>ТОиР УО</w:t>
      </w:r>
      <w:r w:rsidR="00BB53B0">
        <w:rPr>
          <w:rFonts w:cs="Arial"/>
        </w:rPr>
        <w:t xml:space="preserve"> </w:t>
      </w:r>
      <w:r w:rsidR="001E13A9" w:rsidRPr="007008A3">
        <w:rPr>
          <w:rFonts w:cs="Arial"/>
        </w:rPr>
        <w:t>удаляет/корректирует существующие</w:t>
      </w:r>
      <w:r w:rsidR="00D139D7">
        <w:rPr>
          <w:rFonts w:cs="Arial"/>
        </w:rPr>
        <w:t xml:space="preserve"> заказ</w:t>
      </w:r>
      <w:r w:rsidR="001E13A9" w:rsidRPr="007008A3">
        <w:rPr>
          <w:rFonts w:cs="Arial"/>
        </w:rPr>
        <w:t>ы</w:t>
      </w:r>
      <w:r w:rsidR="00B32E52">
        <w:rPr>
          <w:rFonts w:cs="Arial"/>
        </w:rPr>
        <w:t xml:space="preserve"> ТОРО</w:t>
      </w:r>
      <w:r w:rsidR="001E13A9" w:rsidRPr="007008A3">
        <w:rPr>
          <w:rFonts w:cs="Arial"/>
        </w:rPr>
        <w:t>, на которые оказывают влияние план замены/модернизации оборудования</w:t>
      </w:r>
      <w:ins w:id="878" w:author="ShramkovAB" w:date="2021-04-01T15:56:00Z">
        <w:r w:rsidR="00DA100B">
          <w:rPr>
            <w:rFonts w:cs="Arial"/>
          </w:rPr>
          <w:t>, информация о консервации</w:t>
        </w:r>
        <w:r w:rsidR="00DA100B" w:rsidRPr="00DA100B">
          <w:rPr>
            <w:rFonts w:cs="Arial"/>
            <w:rPrChange w:id="879" w:author="ShramkovAB" w:date="2021-04-01T15:56:00Z">
              <w:rPr>
                <w:rFonts w:cs="Arial"/>
                <w:lang w:val="en-US"/>
              </w:rPr>
            </w:rPrChange>
          </w:rPr>
          <w:t>/</w:t>
        </w:r>
        <w:r w:rsidR="00DA100B">
          <w:rPr>
            <w:rFonts w:cs="Arial"/>
          </w:rPr>
          <w:t>расконсервации оборудования</w:t>
        </w:r>
      </w:ins>
      <w:r w:rsidR="001E13A9" w:rsidRPr="007008A3">
        <w:rPr>
          <w:rFonts w:cs="Arial"/>
        </w:rPr>
        <w:t xml:space="preserve"> и выполненные в шагах выше изменения в планах ТОРО</w:t>
      </w:r>
      <w:r w:rsidR="007070CA">
        <w:rPr>
          <w:rFonts w:cs="Arial"/>
        </w:rPr>
        <w:t xml:space="preserve"> (например, были пересмотрены нормативы </w:t>
      </w:r>
      <w:r w:rsidR="00200AB2">
        <w:rPr>
          <w:rFonts w:cs="Arial"/>
        </w:rPr>
        <w:t xml:space="preserve">периодичности </w:t>
      </w:r>
      <w:r w:rsidR="007070CA">
        <w:rPr>
          <w:rFonts w:cs="Arial"/>
        </w:rPr>
        <w:t>обслуживания</w:t>
      </w:r>
      <w:r w:rsidR="00200AB2">
        <w:rPr>
          <w:rFonts w:cs="Arial"/>
        </w:rPr>
        <w:t>, и в системе выявлены лишние заказы, запланированные по старым</w:t>
      </w:r>
      <w:r w:rsidR="00200AB2" w:rsidRPr="00B153FA">
        <w:rPr>
          <w:rFonts w:cs="Arial"/>
        </w:rPr>
        <w:t xml:space="preserve"> </w:t>
      </w:r>
      <w:r w:rsidR="00200AB2">
        <w:rPr>
          <w:rFonts w:cs="Arial"/>
        </w:rPr>
        <w:t>нормативам, вследствие изначально заложенных нормативов периодичности либо переноса сроков попали в планируемый год, и эти заказы необходимо удалить)</w:t>
      </w:r>
      <w:r w:rsidR="00B32E52">
        <w:rPr>
          <w:rFonts w:cs="Arial"/>
        </w:rPr>
        <w:t xml:space="preserve">, </w:t>
      </w:r>
      <w:r w:rsidR="00D0249F">
        <w:rPr>
          <w:rFonts w:cs="Arial"/>
        </w:rPr>
        <w:t>после чего возвращается на шаг 4</w:t>
      </w:r>
      <w:r w:rsidR="00B32E52">
        <w:rPr>
          <w:rFonts w:cs="Arial"/>
        </w:rPr>
        <w:t>0 с целью повторного формирования предварительного плана-графика и его анализа.</w:t>
      </w:r>
    </w:p>
    <w:p w14:paraId="0DCBE750" w14:textId="77777777" w:rsidR="00B32E52" w:rsidRDefault="00B32E52" w:rsidP="001E13A9">
      <w:pPr>
        <w:spacing w:after="240" w:line="276" w:lineRule="auto"/>
        <w:rPr>
          <w:rFonts w:cs="Arial"/>
        </w:rPr>
      </w:pPr>
      <w:r>
        <w:rPr>
          <w:rFonts w:cs="Arial"/>
        </w:rPr>
        <w:t>Используются транзакции</w:t>
      </w:r>
    </w:p>
    <w:p w14:paraId="14C79D65" w14:textId="067EB549" w:rsidR="00425C91" w:rsidRPr="00850753" w:rsidRDefault="002E1D14" w:rsidP="00425C91">
      <w:pPr>
        <w:pStyle w:val="afa"/>
        <w:numPr>
          <w:ilvl w:val="0"/>
          <w:numId w:val="17"/>
        </w:numPr>
        <w:spacing w:after="240" w:line="276" w:lineRule="auto"/>
        <w:rPr>
          <w:rFonts w:cs="Arial"/>
        </w:rPr>
      </w:pPr>
      <w:r>
        <w:rPr>
          <w:rFonts w:cs="Arial"/>
        </w:rPr>
        <w:t>Транзакция ZPM_PLAN «АРМ планировщика ТОиР»</w:t>
      </w:r>
    </w:p>
    <w:p w14:paraId="2FD77BBA" w14:textId="7A5F8061" w:rsidR="006925B9" w:rsidRPr="009721BA" w:rsidRDefault="006925B9" w:rsidP="009721BA">
      <w:pPr>
        <w:tabs>
          <w:tab w:val="clear" w:pos="567"/>
          <w:tab w:val="left" w:pos="1134"/>
        </w:tabs>
        <w:spacing w:after="120" w:line="276" w:lineRule="auto"/>
        <w:ind w:left="1418" w:firstLine="0"/>
        <w:rPr>
          <w:rFonts w:cs="Arial"/>
        </w:rPr>
      </w:pPr>
      <w:r w:rsidRPr="006D146E">
        <w:rPr>
          <w:rFonts w:cs="Arial"/>
        </w:rPr>
        <w:t xml:space="preserve">- </w:t>
      </w:r>
      <w:r w:rsidRPr="009721BA">
        <w:rPr>
          <w:rFonts w:cs="Arial"/>
        </w:rPr>
        <w:t>Режим работы «Формирование годового графика ремонтов»</w:t>
      </w:r>
    </w:p>
    <w:p w14:paraId="78B257D9" w14:textId="77777777" w:rsidR="006925B9" w:rsidRPr="009721BA" w:rsidRDefault="006925B9" w:rsidP="009721BA">
      <w:pPr>
        <w:tabs>
          <w:tab w:val="clear" w:pos="567"/>
          <w:tab w:val="left" w:pos="1134"/>
        </w:tabs>
        <w:spacing w:after="120" w:line="276" w:lineRule="auto"/>
        <w:ind w:left="1418" w:firstLine="0"/>
        <w:rPr>
          <w:rFonts w:cs="Arial"/>
        </w:rPr>
      </w:pPr>
      <w:r w:rsidRPr="009721BA">
        <w:rPr>
          <w:rFonts w:cs="Arial"/>
        </w:rPr>
        <w:t>- Планирующий завод;</w:t>
      </w:r>
    </w:p>
    <w:p w14:paraId="6CE11265" w14:textId="77777777" w:rsidR="006925B9" w:rsidRPr="009721BA" w:rsidRDefault="006925B9" w:rsidP="009721BA">
      <w:pPr>
        <w:tabs>
          <w:tab w:val="clear" w:pos="567"/>
          <w:tab w:val="left" w:pos="1134"/>
        </w:tabs>
        <w:spacing w:after="120" w:line="276" w:lineRule="auto"/>
        <w:ind w:left="1418" w:firstLine="0"/>
        <w:rPr>
          <w:rFonts w:cs="Arial"/>
        </w:rPr>
      </w:pPr>
      <w:r w:rsidRPr="009721BA">
        <w:rPr>
          <w:rFonts w:cs="Arial"/>
        </w:rPr>
        <w:t>- Группа планирования;</w:t>
      </w:r>
    </w:p>
    <w:p w14:paraId="1341BB03" w14:textId="77777777" w:rsidR="004659B2" w:rsidRDefault="006925B9" w:rsidP="009721BA">
      <w:pPr>
        <w:tabs>
          <w:tab w:val="clear" w:pos="567"/>
          <w:tab w:val="left" w:pos="1134"/>
        </w:tabs>
        <w:ind w:left="1418" w:firstLine="0"/>
        <w:rPr>
          <w:rFonts w:cs="Arial"/>
        </w:rPr>
      </w:pPr>
      <w:r w:rsidRPr="009721BA">
        <w:rPr>
          <w:rFonts w:cs="Arial"/>
        </w:rPr>
        <w:t>- Год планирования;</w:t>
      </w:r>
    </w:p>
    <w:p w14:paraId="6D76941C" w14:textId="2915C6B6" w:rsidR="006925B9" w:rsidRDefault="004659B2" w:rsidP="009721BA">
      <w:pPr>
        <w:tabs>
          <w:tab w:val="clear" w:pos="567"/>
          <w:tab w:val="left" w:pos="1134"/>
        </w:tabs>
        <w:ind w:left="1418" w:firstLine="0"/>
      </w:pPr>
      <w:r>
        <w:rPr>
          <w:rFonts w:cs="Arial"/>
          <w:lang w:val="en-US"/>
        </w:rPr>
        <w:t xml:space="preserve">- </w:t>
      </w:r>
      <w:r w:rsidRPr="00A56639">
        <w:rPr>
          <w:rFonts w:cs="Arial"/>
        </w:rPr>
        <w:t>Техническое место</w:t>
      </w:r>
      <w:r>
        <w:rPr>
          <w:rFonts w:cs="Arial"/>
        </w:rPr>
        <w:t>.</w:t>
      </w:r>
    </w:p>
    <w:p w14:paraId="72EFE791" w14:textId="77777777" w:rsidR="006925B9" w:rsidRDefault="006925B9" w:rsidP="009721BA">
      <w:pPr>
        <w:tabs>
          <w:tab w:val="clear" w:pos="567"/>
          <w:tab w:val="left" w:pos="1134"/>
        </w:tabs>
        <w:ind w:left="1418" w:firstLine="0"/>
      </w:pPr>
    </w:p>
    <w:p w14:paraId="60ABC83B" w14:textId="77777777" w:rsidR="006925B9" w:rsidRPr="009721BA" w:rsidRDefault="006925B9" w:rsidP="009721BA">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Pr>
          <w:rFonts w:cs="Arial"/>
        </w:rPr>
        <w:t xml:space="preserve"> заказ</w:t>
      </w:r>
      <w:r w:rsidRPr="00B32E52">
        <w:rPr>
          <w:rFonts w:cs="Arial"/>
        </w:rPr>
        <w:t>ов ТОРО</w:t>
      </w:r>
      <w:r>
        <w:rPr>
          <w:rFonts w:cs="Arial"/>
        </w:rPr>
        <w:t xml:space="preserve"> (список заказов)</w:t>
      </w:r>
      <w:r w:rsidRPr="009721BA">
        <w:rPr>
          <w:rFonts w:cs="Arial"/>
        </w:rPr>
        <w:t>;</w:t>
      </w:r>
    </w:p>
    <w:p w14:paraId="507D7697" w14:textId="6F1A94AF" w:rsidR="006925B9" w:rsidRDefault="006925B9" w:rsidP="006925B9">
      <w:pPr>
        <w:pStyle w:val="afa"/>
        <w:numPr>
          <w:ilvl w:val="0"/>
          <w:numId w:val="17"/>
        </w:numPr>
        <w:spacing w:after="240" w:line="276" w:lineRule="auto"/>
        <w:rPr>
          <w:rFonts w:cs="Arial"/>
        </w:rPr>
      </w:pPr>
      <w:r w:rsidRPr="00B32E52">
        <w:rPr>
          <w:rFonts w:cs="Arial"/>
        </w:rPr>
        <w:t>IW32 – Изменение</w:t>
      </w:r>
      <w:r>
        <w:rPr>
          <w:rFonts w:cs="Arial"/>
        </w:rPr>
        <w:t xml:space="preserve"> заказа</w:t>
      </w:r>
      <w:r w:rsidRPr="00B32E52">
        <w:rPr>
          <w:rFonts w:cs="Arial"/>
        </w:rPr>
        <w:t xml:space="preserve"> ТОРО</w:t>
      </w:r>
      <w:r>
        <w:rPr>
          <w:rFonts w:cs="Arial"/>
          <w:lang w:val="en-US"/>
        </w:rPr>
        <w:t>.</w:t>
      </w:r>
    </w:p>
    <w:p w14:paraId="22A78079" w14:textId="6176B15F" w:rsidR="006F0665" w:rsidRPr="00A56639" w:rsidDel="00244BDC" w:rsidRDefault="006F0665" w:rsidP="009721BA">
      <w:pPr>
        <w:tabs>
          <w:tab w:val="clear" w:pos="567"/>
          <w:tab w:val="left" w:pos="1134"/>
        </w:tabs>
        <w:ind w:left="1418" w:firstLine="0"/>
        <w:rPr>
          <w:del w:id="880" w:author="Попова Дарья" w:date="2020-07-16T18:24:00Z"/>
        </w:rPr>
      </w:pPr>
    </w:p>
    <w:p w14:paraId="0EF878CD" w14:textId="217F6227" w:rsidR="00655043" w:rsidRPr="007008A3" w:rsidDel="00244BDC" w:rsidRDefault="00655043" w:rsidP="00A46114">
      <w:pPr>
        <w:rPr>
          <w:del w:id="881" w:author="Попова Дарья" w:date="2020-07-16T18:24:00Z"/>
          <w:rFonts w:cs="Arial"/>
        </w:rPr>
      </w:pPr>
    </w:p>
    <w:p w14:paraId="6D3F17F4" w14:textId="04BAB4AE" w:rsidR="00655043" w:rsidRDefault="00655043">
      <w:pPr>
        <w:pStyle w:val="4"/>
      </w:pPr>
      <w:r w:rsidRPr="007008A3">
        <w:t xml:space="preserve">Шаг процесса </w:t>
      </w:r>
      <w:r w:rsidR="00D0249F">
        <w:t>7</w:t>
      </w:r>
      <w:r w:rsidR="001E13A9" w:rsidRPr="007008A3">
        <w:t xml:space="preserve">0 </w:t>
      </w:r>
      <w:r w:rsidRPr="007008A3">
        <w:t xml:space="preserve">– </w:t>
      </w:r>
      <w:r w:rsidR="001E13A9" w:rsidRPr="007008A3">
        <w:t>Создание</w:t>
      </w:r>
      <w:r w:rsidR="00D139D7">
        <w:t xml:space="preserve"> заказ</w:t>
      </w:r>
      <w:r w:rsidR="001E13A9" w:rsidRPr="007008A3">
        <w:t>ов и сообщений из планов ТОРО</w:t>
      </w:r>
    </w:p>
    <w:p w14:paraId="2886D06C" w14:textId="735CAAEF" w:rsidR="00D20339" w:rsidRPr="00B153FA" w:rsidRDefault="00D20339" w:rsidP="00B153FA">
      <w:pPr>
        <w:spacing w:after="240" w:line="276" w:lineRule="auto"/>
        <w:rPr>
          <w:rFonts w:cs="Arial"/>
        </w:rPr>
      </w:pPr>
      <w:r w:rsidRPr="00B153FA">
        <w:rPr>
          <w:rFonts w:cs="Arial"/>
        </w:rPr>
        <w:t xml:space="preserve">В системе </w:t>
      </w:r>
      <w:r w:rsidR="00662423" w:rsidRPr="00E111F5">
        <w:rPr>
          <w:rFonts w:cs="Arial"/>
          <w:szCs w:val="24"/>
        </w:rPr>
        <w:t>SAP S4/HANA</w:t>
      </w:r>
      <w:r w:rsidRPr="00B153FA">
        <w:rPr>
          <w:rFonts w:cs="Arial"/>
        </w:rPr>
        <w:t xml:space="preserve"> задача планирования и учета затрат на ТО</w:t>
      </w:r>
      <w:r w:rsidR="00352229" w:rsidRPr="00B153FA">
        <w:rPr>
          <w:rFonts w:cs="Arial"/>
        </w:rPr>
        <w:t>иР</w:t>
      </w:r>
      <w:r w:rsidR="007332CC" w:rsidRPr="00B153FA">
        <w:rPr>
          <w:rFonts w:cs="Arial"/>
        </w:rPr>
        <w:t xml:space="preserve"> </w:t>
      </w:r>
      <w:r w:rsidRPr="00B153FA">
        <w:rPr>
          <w:rFonts w:cs="Arial"/>
        </w:rPr>
        <w:t>решается с помощью функциональности «Заказы ТОРО».  Состав заказа (набор полей), виды заказов</w:t>
      </w:r>
      <w:r w:rsidR="00352229" w:rsidRPr="00B153FA">
        <w:rPr>
          <w:rFonts w:cs="Arial"/>
        </w:rPr>
        <w:t>, набор статусов</w:t>
      </w:r>
      <w:r w:rsidRPr="00B153FA">
        <w:rPr>
          <w:rFonts w:cs="Arial"/>
        </w:rPr>
        <w:t xml:space="preserve"> представлены в разделе 5.7 данного КД.</w:t>
      </w:r>
    </w:p>
    <w:p w14:paraId="546AD01F" w14:textId="25FE138D" w:rsidR="00157FAF" w:rsidRDefault="00F62E46" w:rsidP="00B153FA">
      <w:pPr>
        <w:spacing w:after="240" w:line="276" w:lineRule="auto"/>
        <w:rPr>
          <w:rFonts w:cs="Arial"/>
        </w:rPr>
      </w:pPr>
      <w:r>
        <w:rPr>
          <w:rFonts w:cs="Arial"/>
        </w:rPr>
        <w:t>Планировщик</w:t>
      </w:r>
      <w:r w:rsidR="00594AE6">
        <w:rPr>
          <w:rFonts w:cs="Arial"/>
        </w:rPr>
        <w:t xml:space="preserve"> </w:t>
      </w:r>
      <w:r w:rsidR="002535C0">
        <w:rPr>
          <w:rFonts w:cs="Arial"/>
        </w:rPr>
        <w:t>ТОиР УО</w:t>
      </w:r>
      <w:r w:rsidR="00BB53B0">
        <w:rPr>
          <w:rFonts w:cs="Arial"/>
        </w:rPr>
        <w:t xml:space="preserve"> </w:t>
      </w:r>
      <w:r w:rsidR="000D1EC5">
        <w:rPr>
          <w:rFonts w:cs="Arial"/>
        </w:rPr>
        <w:t>выполняет фиксацию отзывов</w:t>
      </w:r>
      <w:r w:rsidR="001E13A9" w:rsidRPr="007008A3">
        <w:rPr>
          <w:rFonts w:cs="Arial"/>
        </w:rPr>
        <w:t xml:space="preserve"> </w:t>
      </w:r>
      <w:r w:rsidR="004570E2" w:rsidRPr="004570E2">
        <w:rPr>
          <w:rFonts w:cs="Arial"/>
        </w:rPr>
        <w:t>(термин "</w:t>
      </w:r>
      <w:r w:rsidR="000D1EC5">
        <w:rPr>
          <w:rFonts w:cs="Arial"/>
        </w:rPr>
        <w:t>фиксировать отзывы</w:t>
      </w:r>
      <w:r w:rsidR="004570E2" w:rsidRPr="004570E2">
        <w:rPr>
          <w:rFonts w:cs="Arial"/>
        </w:rPr>
        <w:t xml:space="preserve">" означает создание из </w:t>
      </w:r>
      <w:r w:rsidR="000D1EC5">
        <w:rPr>
          <w:rFonts w:cs="Arial"/>
        </w:rPr>
        <w:t xml:space="preserve">планов предупредительного ТОРО объектов отзыва - </w:t>
      </w:r>
      <w:r w:rsidR="004570E2" w:rsidRPr="004570E2">
        <w:rPr>
          <w:rFonts w:cs="Arial"/>
        </w:rPr>
        <w:t>заказов или сообщений на заданный период)</w:t>
      </w:r>
      <w:r w:rsidR="004570E2">
        <w:rPr>
          <w:rFonts w:cs="Arial"/>
        </w:rPr>
        <w:t xml:space="preserve"> </w:t>
      </w:r>
      <w:r w:rsidR="001E13A9" w:rsidRPr="007008A3">
        <w:rPr>
          <w:rFonts w:cs="Arial"/>
        </w:rPr>
        <w:t xml:space="preserve">и создает из них </w:t>
      </w:r>
      <w:r w:rsidR="00594AE6" w:rsidRPr="007008A3">
        <w:rPr>
          <w:rFonts w:cs="Arial"/>
        </w:rPr>
        <w:t>на планируемый год</w:t>
      </w:r>
      <w:r w:rsidR="00D80C25">
        <w:rPr>
          <w:rFonts w:cs="Arial"/>
        </w:rPr>
        <w:t xml:space="preserve"> следующие объекты</w:t>
      </w:r>
      <w:r w:rsidR="00157FAF" w:rsidRPr="00B153FA">
        <w:rPr>
          <w:rFonts w:cs="Arial"/>
        </w:rPr>
        <w:t>:</w:t>
      </w:r>
    </w:p>
    <w:p w14:paraId="7C4ACF60" w14:textId="168F389A" w:rsidR="00157FAF" w:rsidRPr="00A44015" w:rsidRDefault="00157FAF" w:rsidP="0025284D">
      <w:pPr>
        <w:pStyle w:val="afa"/>
        <w:numPr>
          <w:ilvl w:val="0"/>
          <w:numId w:val="49"/>
        </w:numPr>
        <w:spacing w:after="120"/>
        <w:rPr>
          <w:rFonts w:cs="Arial"/>
          <w:szCs w:val="24"/>
        </w:rPr>
      </w:pPr>
      <w:r>
        <w:rPr>
          <w:rFonts w:cs="Arial"/>
        </w:rPr>
        <w:lastRenderedPageBreak/>
        <w:t>С</w:t>
      </w:r>
      <w:r w:rsidR="001E13A9" w:rsidRPr="00176E86">
        <w:rPr>
          <w:rFonts w:cs="Arial"/>
        </w:rPr>
        <w:t>ообщения ТОРО по КИП и метр</w:t>
      </w:r>
      <w:r w:rsidR="001E13A9" w:rsidRPr="00962BB7">
        <w:rPr>
          <w:rFonts w:cs="Arial"/>
        </w:rPr>
        <w:t>ологии</w:t>
      </w:r>
      <w:r w:rsidR="00FD6F0A" w:rsidRPr="00176E86">
        <w:rPr>
          <w:rFonts w:cs="Arial"/>
        </w:rPr>
        <w:t xml:space="preserve"> вида А</w:t>
      </w:r>
      <w:r w:rsidR="0025284D">
        <w:rPr>
          <w:rFonts w:cs="Arial"/>
          <w:lang w:val="en-US"/>
        </w:rPr>
        <w:t>D</w:t>
      </w:r>
      <w:r w:rsidR="00594AE6" w:rsidRPr="00176E86">
        <w:rPr>
          <w:rFonts w:cs="Arial"/>
        </w:rPr>
        <w:t xml:space="preserve"> «</w:t>
      </w:r>
      <w:r w:rsidR="0025284D" w:rsidRPr="0025284D">
        <w:rPr>
          <w:rFonts w:cs="Arial"/>
        </w:rPr>
        <w:t>КИП/Метрология</w:t>
      </w:r>
      <w:r w:rsidR="00594AE6" w:rsidRPr="00176E86">
        <w:rPr>
          <w:rFonts w:cs="Arial"/>
        </w:rPr>
        <w:t>»</w:t>
      </w:r>
      <w:r w:rsidR="001E13A9" w:rsidRPr="00A44015">
        <w:rPr>
          <w:rFonts w:cs="Arial"/>
        </w:rPr>
        <w:t xml:space="preserve">, </w:t>
      </w:r>
    </w:p>
    <w:p w14:paraId="26334D25" w14:textId="30F6B9AE" w:rsidR="00157FAF" w:rsidRPr="00176E86" w:rsidRDefault="0000360E" w:rsidP="001F00CA">
      <w:pPr>
        <w:pStyle w:val="afa"/>
        <w:numPr>
          <w:ilvl w:val="0"/>
          <w:numId w:val="49"/>
        </w:numPr>
        <w:spacing w:after="120"/>
        <w:ind w:left="924" w:hanging="357"/>
        <w:rPr>
          <w:rFonts w:cs="Arial"/>
          <w:szCs w:val="24"/>
        </w:rPr>
      </w:pPr>
      <w:r>
        <w:rPr>
          <w:rFonts w:cs="Arial"/>
        </w:rPr>
        <w:t xml:space="preserve">Заказы </w:t>
      </w:r>
      <w:r w:rsidR="001E13A9" w:rsidRPr="00176E86">
        <w:rPr>
          <w:rFonts w:cs="Arial"/>
        </w:rPr>
        <w:t>ТОРО</w:t>
      </w:r>
      <w:r w:rsidR="00FD6F0A" w:rsidRPr="00176E86">
        <w:rPr>
          <w:rFonts w:cs="Arial"/>
        </w:rPr>
        <w:t xml:space="preserve"> вида</w:t>
      </w:r>
      <w:r w:rsidR="00594AE6" w:rsidRPr="00A44015">
        <w:rPr>
          <w:rFonts w:cs="Arial"/>
        </w:rPr>
        <w:t xml:space="preserve"> </w:t>
      </w:r>
      <w:bookmarkStart w:id="882" w:name="OLE_LINK4"/>
      <w:r w:rsidR="00594AE6" w:rsidRPr="00A44015">
        <w:rPr>
          <w:rFonts w:cs="Arial"/>
        </w:rPr>
        <w:t>APP1</w:t>
      </w:r>
      <w:bookmarkEnd w:id="882"/>
      <w:r w:rsidR="00594AE6" w:rsidRPr="00A44015">
        <w:rPr>
          <w:rFonts w:cs="Arial"/>
        </w:rPr>
        <w:t xml:space="preserve"> «</w:t>
      </w:r>
      <w:r w:rsidR="00CE6E77" w:rsidRPr="009772FB">
        <w:rPr>
          <w:rFonts w:cs="Arial"/>
        </w:rPr>
        <w:t>ТОРО по ППР</w:t>
      </w:r>
      <w:r w:rsidR="00594AE6" w:rsidRPr="009772FB">
        <w:rPr>
          <w:rFonts w:cs="Arial"/>
        </w:rPr>
        <w:t>»</w:t>
      </w:r>
      <w:r>
        <w:rPr>
          <w:rFonts w:cs="Arial"/>
        </w:rPr>
        <w:t xml:space="preserve"> по</w:t>
      </w:r>
      <w:r w:rsidRPr="004B08A9">
        <w:rPr>
          <w:rFonts w:cs="Arial"/>
        </w:rPr>
        <w:t xml:space="preserve"> остальному об</w:t>
      </w:r>
      <w:r w:rsidRPr="001E1D67">
        <w:rPr>
          <w:rFonts w:cs="Arial"/>
        </w:rPr>
        <w:t>орудованию</w:t>
      </w:r>
      <w:r>
        <w:rPr>
          <w:rFonts w:cs="Arial"/>
        </w:rPr>
        <w:t>, включая:</w:t>
      </w:r>
    </w:p>
    <w:p w14:paraId="1739E316" w14:textId="55440EAF" w:rsidR="00463E38" w:rsidRPr="00176E86" w:rsidRDefault="00463E38" w:rsidP="001F00CA">
      <w:pPr>
        <w:pStyle w:val="afa"/>
        <w:numPr>
          <w:ilvl w:val="0"/>
          <w:numId w:val="49"/>
        </w:numPr>
        <w:spacing w:after="120"/>
        <w:ind w:left="924" w:hanging="357"/>
        <w:rPr>
          <w:rFonts w:cs="Arial"/>
          <w:szCs w:val="24"/>
        </w:rPr>
      </w:pPr>
      <w:r>
        <w:rPr>
          <w:rFonts w:cs="Arial"/>
        </w:rPr>
        <w:t>Заказы ТОРО на капитальные ремонты компонентов узлов</w:t>
      </w:r>
      <w:r w:rsidR="005E2EA8">
        <w:rPr>
          <w:rFonts w:cs="Arial"/>
        </w:rPr>
        <w:t>/запчастей</w:t>
      </w:r>
      <w:r>
        <w:rPr>
          <w:rFonts w:cs="Arial"/>
        </w:rPr>
        <w:t xml:space="preserve"> вида </w:t>
      </w:r>
      <w:r w:rsidR="00897938">
        <w:rPr>
          <w:rFonts w:cs="Arial"/>
          <w:lang w:val="en-US"/>
        </w:rPr>
        <w:t>APP</w:t>
      </w:r>
      <w:r w:rsidR="00897938" w:rsidRPr="009721BA">
        <w:rPr>
          <w:rFonts w:cs="Arial"/>
        </w:rPr>
        <w:t>1</w:t>
      </w:r>
      <w:r>
        <w:rPr>
          <w:rFonts w:cs="Arial"/>
        </w:rPr>
        <w:t xml:space="preserve"> – заказы на восстановление.</w:t>
      </w:r>
    </w:p>
    <w:p w14:paraId="70FDCBCF" w14:textId="5985F17C" w:rsidR="005E2EA8" w:rsidRPr="009772FB" w:rsidRDefault="00463E38" w:rsidP="001F00CA">
      <w:pPr>
        <w:pStyle w:val="afa"/>
        <w:numPr>
          <w:ilvl w:val="0"/>
          <w:numId w:val="49"/>
        </w:numPr>
        <w:spacing w:after="120"/>
        <w:ind w:left="924" w:hanging="357"/>
        <w:rPr>
          <w:rFonts w:cs="Arial"/>
          <w:szCs w:val="24"/>
        </w:rPr>
      </w:pPr>
      <w:r w:rsidRPr="00A44015">
        <w:rPr>
          <w:rFonts w:cs="Arial"/>
        </w:rPr>
        <w:t>Заказы ТОРО на диагностику</w:t>
      </w:r>
      <w:r w:rsidR="005E2EA8" w:rsidRPr="00A44015">
        <w:rPr>
          <w:rFonts w:cs="Arial"/>
        </w:rPr>
        <w:t xml:space="preserve"> вида </w:t>
      </w:r>
      <w:r w:rsidR="00594AE6" w:rsidRPr="009772FB">
        <w:rPr>
          <w:rFonts w:cs="Arial"/>
        </w:rPr>
        <w:t xml:space="preserve">ADI1 «Диагностика», </w:t>
      </w:r>
      <w:bookmarkStart w:id="883" w:name="OLE_LINK3"/>
    </w:p>
    <w:p w14:paraId="53E48B5D" w14:textId="404AB943" w:rsidR="004B1594" w:rsidRPr="00B153FA" w:rsidRDefault="005E2EA8" w:rsidP="001F00CA">
      <w:pPr>
        <w:pStyle w:val="afa"/>
        <w:numPr>
          <w:ilvl w:val="0"/>
          <w:numId w:val="49"/>
        </w:numPr>
        <w:spacing w:after="120"/>
        <w:ind w:left="924" w:hanging="357"/>
        <w:rPr>
          <w:rFonts w:cs="Arial"/>
          <w:szCs w:val="24"/>
        </w:rPr>
      </w:pPr>
      <w:r>
        <w:rPr>
          <w:rFonts w:cs="Arial"/>
        </w:rPr>
        <w:t xml:space="preserve">Заказы ТОРО на выполнение ЭПБ вида </w:t>
      </w:r>
      <w:r w:rsidR="00C9258D">
        <w:rPr>
          <w:rFonts w:cs="Arial"/>
          <w:lang w:val="en-US"/>
        </w:rPr>
        <w:t>APB</w:t>
      </w:r>
      <w:r w:rsidR="00C9258D" w:rsidRPr="00B153FA">
        <w:rPr>
          <w:rFonts w:cs="Arial"/>
        </w:rPr>
        <w:t xml:space="preserve">1 </w:t>
      </w:r>
      <w:r w:rsidR="00C9258D">
        <w:rPr>
          <w:rFonts w:cs="Arial"/>
        </w:rPr>
        <w:t>«Заказ на выполнение ЭПБ»</w:t>
      </w:r>
      <w:r w:rsidR="00FA5062">
        <w:rPr>
          <w:rFonts w:cs="Arial"/>
        </w:rPr>
        <w:t>.</w:t>
      </w:r>
    </w:p>
    <w:p w14:paraId="0DB20F11" w14:textId="77777777" w:rsidR="009B5DBF" w:rsidRPr="00B153FA" w:rsidRDefault="009B5DBF" w:rsidP="00B153FA">
      <w:pPr>
        <w:ind w:firstLine="0"/>
        <w:rPr>
          <w:rFonts w:cs="Arial"/>
          <w:szCs w:val="24"/>
        </w:rPr>
      </w:pPr>
    </w:p>
    <w:p w14:paraId="23B39B46" w14:textId="2F1F018E" w:rsidR="004B1594" w:rsidRDefault="00D80C25" w:rsidP="00B153FA">
      <w:pPr>
        <w:spacing w:after="240" w:line="276" w:lineRule="auto"/>
        <w:rPr>
          <w:rFonts w:cs="Arial"/>
        </w:rPr>
      </w:pPr>
      <w:r w:rsidRPr="00176E86">
        <w:rPr>
          <w:rFonts w:cs="Arial"/>
        </w:rPr>
        <w:t xml:space="preserve">На всех </w:t>
      </w:r>
      <w:r>
        <w:rPr>
          <w:rFonts w:cs="Arial"/>
        </w:rPr>
        <w:t xml:space="preserve">перечисленных видах заказов </w:t>
      </w:r>
      <w:r w:rsidRPr="00176E86">
        <w:rPr>
          <w:rFonts w:cs="Arial"/>
        </w:rPr>
        <w:t>планируются материалы разового потребления, услуги сторонних органи</w:t>
      </w:r>
      <w:r w:rsidRPr="00A44015">
        <w:rPr>
          <w:rFonts w:cs="Arial"/>
        </w:rPr>
        <w:t>заций по договорам</w:t>
      </w:r>
      <w:r>
        <w:rPr>
          <w:rFonts w:cs="Arial"/>
        </w:rPr>
        <w:t xml:space="preserve"> с оплатой фактически выполненной работы и</w:t>
      </w:r>
      <w:r w:rsidRPr="009772FB">
        <w:rPr>
          <w:rFonts w:cs="Arial"/>
        </w:rPr>
        <w:t xml:space="preserve"> работы собственных подразделений.</w:t>
      </w:r>
    </w:p>
    <w:bookmarkEnd w:id="883"/>
    <w:p w14:paraId="2FB72931" w14:textId="7D241BDD" w:rsidR="007332CC" w:rsidRPr="004570E2" w:rsidRDefault="006809BA" w:rsidP="00B153FA">
      <w:pPr>
        <w:spacing w:after="240" w:line="276" w:lineRule="auto"/>
        <w:rPr>
          <w:rFonts w:cs="Arial"/>
        </w:rPr>
      </w:pPr>
      <w:r w:rsidRPr="004570E2">
        <w:rPr>
          <w:rFonts w:cs="Arial"/>
        </w:rPr>
        <w:t>В случае, если</w:t>
      </w:r>
      <w:r w:rsidR="00D139D7" w:rsidRPr="004570E2">
        <w:rPr>
          <w:rFonts w:cs="Arial"/>
        </w:rPr>
        <w:t xml:space="preserve"> заказ</w:t>
      </w:r>
      <w:r w:rsidRPr="004570E2">
        <w:rPr>
          <w:rFonts w:cs="Arial"/>
        </w:rPr>
        <w:t>ы ТОРО создаются на основании инструкций ТОРО</w:t>
      </w:r>
      <w:r w:rsidR="00594AE6" w:rsidRPr="004570E2">
        <w:rPr>
          <w:rFonts w:cs="Arial"/>
        </w:rPr>
        <w:t xml:space="preserve"> (примечание: техкарт, привязанных к типу оборудования, а не к конкретной единице)</w:t>
      </w:r>
      <w:r w:rsidRPr="004570E2">
        <w:rPr>
          <w:rFonts w:cs="Arial"/>
        </w:rPr>
        <w:t xml:space="preserve">, то необходимо </w:t>
      </w:r>
      <w:r w:rsidR="00823851" w:rsidRPr="004570E2">
        <w:rPr>
          <w:rFonts w:cs="Arial"/>
        </w:rPr>
        <w:t xml:space="preserve">в транзакции MEBOR </w:t>
      </w:r>
      <w:r w:rsidRPr="004570E2">
        <w:rPr>
          <w:rFonts w:cs="Arial"/>
        </w:rPr>
        <w:t>настроить правила преобразования рабочих мест, что позволит в автоматическом режиме изменять рабочее место операции</w:t>
      </w:r>
      <w:r w:rsidR="00D139D7" w:rsidRPr="004570E2">
        <w:rPr>
          <w:rFonts w:cs="Arial"/>
        </w:rPr>
        <w:t xml:space="preserve"> заказ</w:t>
      </w:r>
      <w:r w:rsidRPr="004570E2">
        <w:rPr>
          <w:rFonts w:cs="Arial"/>
        </w:rPr>
        <w:t>а при его создании (в соответствии с правилами преобразования).</w:t>
      </w:r>
      <w:r w:rsidR="007332CC" w:rsidRPr="004570E2">
        <w:rPr>
          <w:rFonts w:cs="Arial"/>
        </w:rPr>
        <w:t xml:space="preserve"> См. раздел 5.10.9 данного КД.</w:t>
      </w:r>
    </w:p>
    <w:p w14:paraId="20B41B96" w14:textId="77777777" w:rsidR="006809BA" w:rsidRPr="004570E2" w:rsidRDefault="006809BA" w:rsidP="006809BA">
      <w:pPr>
        <w:spacing w:after="240" w:line="276" w:lineRule="auto"/>
        <w:rPr>
          <w:rFonts w:cs="Arial"/>
        </w:rPr>
      </w:pPr>
      <w:r w:rsidRPr="004570E2">
        <w:rPr>
          <w:rFonts w:cs="Arial"/>
        </w:rPr>
        <w:t>Используются транзакции</w:t>
      </w:r>
    </w:p>
    <w:p w14:paraId="38931AB7" w14:textId="77777777" w:rsidR="0009078B" w:rsidRPr="004570E2" w:rsidRDefault="0009078B" w:rsidP="0009078B">
      <w:pPr>
        <w:pStyle w:val="afa"/>
        <w:numPr>
          <w:ilvl w:val="0"/>
          <w:numId w:val="17"/>
        </w:numPr>
        <w:spacing w:after="240" w:line="276" w:lineRule="auto"/>
        <w:rPr>
          <w:rFonts w:cs="Arial"/>
        </w:rPr>
      </w:pPr>
      <w:r w:rsidRPr="004570E2">
        <w:rPr>
          <w:rFonts w:cs="Arial"/>
        </w:rPr>
        <w:t>MEBOR - Преобразование рабочего места</w:t>
      </w:r>
      <w:r w:rsidR="004570E2">
        <w:rPr>
          <w:rFonts w:cs="Arial"/>
        </w:rPr>
        <w:t xml:space="preserve"> (cм. раздел 5.10.9. данного КД)</w:t>
      </w:r>
      <w:r w:rsidR="009C0BE0" w:rsidRPr="004570E2">
        <w:rPr>
          <w:rFonts w:cs="Arial"/>
        </w:rPr>
        <w:t>;</w:t>
      </w:r>
    </w:p>
    <w:p w14:paraId="7BA8157E" w14:textId="77777777" w:rsidR="008F2186" w:rsidRPr="008F2186" w:rsidRDefault="008F2186" w:rsidP="008F2186">
      <w:pPr>
        <w:pStyle w:val="afa"/>
        <w:numPr>
          <w:ilvl w:val="0"/>
          <w:numId w:val="17"/>
        </w:numPr>
        <w:spacing w:after="240" w:line="276" w:lineRule="auto"/>
        <w:rPr>
          <w:rFonts w:cs="Arial"/>
        </w:rPr>
      </w:pPr>
      <w:r w:rsidRPr="008F2186">
        <w:rPr>
          <w:rFonts w:cs="Arial"/>
          <w:lang w:val="en-US"/>
        </w:rPr>
        <w:t>ZPM</w:t>
      </w:r>
      <w:r w:rsidRPr="008F2186">
        <w:rPr>
          <w:rFonts w:cs="Arial"/>
        </w:rPr>
        <w:t>_</w:t>
      </w:r>
      <w:r w:rsidRPr="008F2186">
        <w:rPr>
          <w:rFonts w:cs="Arial"/>
          <w:lang w:val="en-US"/>
        </w:rPr>
        <w:t>PLAN</w:t>
      </w:r>
      <w:r w:rsidRPr="008F2186">
        <w:rPr>
          <w:rFonts w:cs="Arial"/>
        </w:rPr>
        <w:t xml:space="preserve"> «АРМ планировщика ТОиР».</w:t>
      </w:r>
    </w:p>
    <w:p w14:paraId="7A4D7E41" w14:textId="77777777" w:rsidR="008F2186" w:rsidRPr="009721BA" w:rsidRDefault="008F2186" w:rsidP="009721BA">
      <w:pPr>
        <w:spacing w:after="120" w:line="276" w:lineRule="auto"/>
        <w:ind w:left="1276" w:firstLine="0"/>
        <w:rPr>
          <w:rFonts w:cs="Arial"/>
        </w:rPr>
      </w:pPr>
      <w:r w:rsidRPr="006D146E">
        <w:rPr>
          <w:rFonts w:cs="Arial"/>
        </w:rPr>
        <w:t>Поля для заполнения</w:t>
      </w:r>
      <w:r w:rsidRPr="009721BA">
        <w:rPr>
          <w:rFonts w:cs="Arial"/>
        </w:rPr>
        <w:t xml:space="preserve"> на селекционном экране:</w:t>
      </w:r>
    </w:p>
    <w:p w14:paraId="09F16AA5" w14:textId="77777777" w:rsidR="008F2186" w:rsidRPr="009721BA" w:rsidRDefault="008F2186" w:rsidP="009721BA">
      <w:pPr>
        <w:spacing w:after="120" w:line="276" w:lineRule="auto"/>
        <w:ind w:left="1276" w:firstLine="0"/>
        <w:rPr>
          <w:rFonts w:cs="Arial"/>
        </w:rPr>
      </w:pPr>
      <w:r w:rsidRPr="009721BA">
        <w:rPr>
          <w:rFonts w:cs="Arial"/>
        </w:rPr>
        <w:t>- Режим работы «Моделирование, анализ предварительного плана-графика»</w:t>
      </w:r>
    </w:p>
    <w:p w14:paraId="0D94E621" w14:textId="77777777" w:rsidR="008F2186" w:rsidRPr="006D146E" w:rsidRDefault="008F2186" w:rsidP="009721BA">
      <w:pPr>
        <w:spacing w:after="120" w:line="276" w:lineRule="auto"/>
        <w:ind w:left="1276" w:firstLine="0"/>
        <w:rPr>
          <w:rFonts w:cs="Arial"/>
        </w:rPr>
      </w:pPr>
      <w:r w:rsidRPr="009721BA">
        <w:rPr>
          <w:rFonts w:cs="Arial"/>
        </w:rPr>
        <w:t>- Планирующий завод;</w:t>
      </w:r>
    </w:p>
    <w:p w14:paraId="244D3D95" w14:textId="77777777" w:rsidR="008F2186" w:rsidRPr="009721BA" w:rsidRDefault="008F2186" w:rsidP="009721BA">
      <w:pPr>
        <w:spacing w:after="120" w:line="276" w:lineRule="auto"/>
        <w:ind w:left="1276" w:firstLine="0"/>
        <w:rPr>
          <w:rFonts w:cs="Arial"/>
        </w:rPr>
      </w:pPr>
      <w:r w:rsidRPr="009721BA">
        <w:rPr>
          <w:rFonts w:cs="Arial"/>
        </w:rPr>
        <w:t>- Группа планирования;</w:t>
      </w:r>
    </w:p>
    <w:p w14:paraId="42403C72" w14:textId="77777777" w:rsidR="008F2186" w:rsidRPr="009721BA" w:rsidRDefault="008F2186" w:rsidP="009721BA">
      <w:pPr>
        <w:spacing w:after="120" w:line="276" w:lineRule="auto"/>
        <w:ind w:left="1276" w:firstLine="0"/>
        <w:rPr>
          <w:rFonts w:cs="Arial"/>
        </w:rPr>
      </w:pPr>
      <w:r w:rsidRPr="009721BA">
        <w:rPr>
          <w:rFonts w:cs="Arial"/>
        </w:rPr>
        <w:t>- Год планирования;</w:t>
      </w:r>
    </w:p>
    <w:p w14:paraId="680B7AA4" w14:textId="77777777" w:rsidR="008F2186" w:rsidRPr="009721BA" w:rsidRDefault="008F2186" w:rsidP="009721BA">
      <w:pPr>
        <w:ind w:left="1276" w:firstLine="0"/>
        <w:rPr>
          <w:rFonts w:cs="Arial"/>
        </w:rPr>
      </w:pPr>
      <w:r w:rsidRPr="009721BA">
        <w:rPr>
          <w:rFonts w:cs="Arial"/>
        </w:rPr>
        <w:t>- Техническое место.</w:t>
      </w:r>
    </w:p>
    <w:p w14:paraId="0C15E5E9" w14:textId="77777777" w:rsidR="008F2186" w:rsidRDefault="008F2186" w:rsidP="008F2186">
      <w:pPr>
        <w:pStyle w:val="afa"/>
      </w:pPr>
    </w:p>
    <w:p w14:paraId="730CECD7" w14:textId="35AEC059" w:rsidR="00923052" w:rsidRPr="00923052" w:rsidRDefault="00923052" w:rsidP="00923052">
      <w:pPr>
        <w:spacing w:after="240" w:line="276" w:lineRule="auto"/>
        <w:rPr>
          <w:rFonts w:cs="Arial"/>
        </w:rPr>
      </w:pPr>
      <w:r>
        <w:rPr>
          <w:rFonts w:cs="Arial"/>
        </w:rPr>
        <w:t>Ожидаемый результат</w:t>
      </w:r>
      <w:r w:rsidR="002A4CD7">
        <w:rPr>
          <w:rFonts w:cs="Arial"/>
        </w:rPr>
        <w:t xml:space="preserve"> запуска: созданные сообщения ТОРО и/или заказы ТОРО.</w:t>
      </w:r>
    </w:p>
    <w:p w14:paraId="51E6EA1E" w14:textId="6DAAEA6B" w:rsidR="001E13A9" w:rsidRPr="00244BDC" w:rsidRDefault="0013074C">
      <w:pPr>
        <w:pStyle w:val="4"/>
        <w:rPr>
          <w:rPrChange w:id="884" w:author="Попова Дарья" w:date="2020-07-16T18:23:00Z">
            <w:rPr>
              <w:b w:val="0"/>
              <w:i/>
              <w:caps/>
            </w:rPr>
          </w:rPrChange>
        </w:rPr>
        <w:pPrChange w:id="885" w:author="Попова Дарья" w:date="2020-07-16T18:23:00Z">
          <w:pPr>
            <w:pStyle w:val="4"/>
            <w:ind w:left="862" w:hanging="862"/>
          </w:pPr>
        </w:pPrChange>
      </w:pPr>
      <w:r w:rsidRPr="00244BDC">
        <w:rPr>
          <w:rPrChange w:id="886" w:author="Попова Дарья" w:date="2020-07-16T18:23:00Z">
            <w:rPr>
              <w:b w:val="0"/>
              <w:i/>
              <w:caps/>
            </w:rPr>
          </w:rPrChange>
        </w:rPr>
        <w:t>Шаг процесса 80</w:t>
      </w:r>
      <w:r w:rsidR="001E13A9" w:rsidRPr="00244BDC">
        <w:rPr>
          <w:rPrChange w:id="887" w:author="Попова Дарья" w:date="2020-07-16T18:23:00Z">
            <w:rPr>
              <w:b w:val="0"/>
              <w:i/>
              <w:caps/>
            </w:rPr>
          </w:rPrChange>
        </w:rPr>
        <w:t xml:space="preserve"> – Формирование</w:t>
      </w:r>
      <w:r w:rsidR="00D139D7" w:rsidRPr="00244BDC">
        <w:rPr>
          <w:rPrChange w:id="888" w:author="Попова Дарья" w:date="2020-07-16T18:23:00Z">
            <w:rPr>
              <w:b w:val="0"/>
              <w:i/>
              <w:caps/>
            </w:rPr>
          </w:rPrChange>
        </w:rPr>
        <w:t xml:space="preserve"> заказ</w:t>
      </w:r>
      <w:r w:rsidR="001E13A9" w:rsidRPr="00244BDC">
        <w:rPr>
          <w:rPrChange w:id="889" w:author="Попова Дарья" w:date="2020-07-16T18:23:00Z">
            <w:rPr>
              <w:b w:val="0"/>
              <w:i/>
              <w:caps/>
            </w:rPr>
          </w:rPrChange>
        </w:rPr>
        <w:t>ов из сообщений ТОРО</w:t>
      </w:r>
    </w:p>
    <w:p w14:paraId="147E8552" w14:textId="77777777" w:rsidR="00E86BFD" w:rsidRDefault="00E86BFD" w:rsidP="001E13A9">
      <w:pPr>
        <w:spacing w:after="240" w:line="276" w:lineRule="auto"/>
        <w:rPr>
          <w:rFonts w:cs="Arial"/>
        </w:rPr>
      </w:pPr>
      <w:r w:rsidRPr="00E86BFD">
        <w:rPr>
          <w:rFonts w:cs="Arial"/>
        </w:rPr>
        <w:t>Заказы ТОРО по планам предупредительных работ создаются по нормативам из планов предупредительного ТОРО или из сообщений ТОРО, созданных из планов предупредительного ТОРО.</w:t>
      </w:r>
    </w:p>
    <w:p w14:paraId="22B05E09" w14:textId="31BE4B8C" w:rsidR="001E13A9" w:rsidRDefault="00E86BFD" w:rsidP="001E13A9">
      <w:pPr>
        <w:spacing w:after="240" w:line="276" w:lineRule="auto"/>
        <w:rPr>
          <w:rFonts w:cs="Arial"/>
        </w:rPr>
      </w:pPr>
      <w:r>
        <w:rPr>
          <w:rFonts w:cs="Arial"/>
        </w:rPr>
        <w:lastRenderedPageBreak/>
        <w:t>На основании</w:t>
      </w:r>
      <w:r w:rsidR="00AC1D5A">
        <w:rPr>
          <w:rFonts w:cs="Arial"/>
        </w:rPr>
        <w:t xml:space="preserve"> сообщений, </w:t>
      </w:r>
      <w:r>
        <w:rPr>
          <w:rFonts w:cs="Arial"/>
        </w:rPr>
        <w:t>созданных из планов предупредительных работ</w:t>
      </w:r>
      <w:r w:rsidR="00AC1D5A">
        <w:rPr>
          <w:rFonts w:cs="Arial"/>
        </w:rPr>
        <w:t>,</w:t>
      </w:r>
      <w:r>
        <w:rPr>
          <w:rFonts w:cs="Arial"/>
        </w:rPr>
        <w:t xml:space="preserve"> </w:t>
      </w:r>
      <w:r w:rsidR="00F62E46">
        <w:rPr>
          <w:rFonts w:cs="Arial"/>
        </w:rPr>
        <w:t>Планировщик</w:t>
      </w:r>
      <w:r w:rsidR="00B752BE">
        <w:rPr>
          <w:rFonts w:cs="Arial"/>
        </w:rPr>
        <w:t xml:space="preserve"> </w:t>
      </w:r>
      <w:r w:rsidR="002535C0">
        <w:rPr>
          <w:rFonts w:cs="Arial"/>
        </w:rPr>
        <w:t>ТОиР УО</w:t>
      </w:r>
      <w:r w:rsidR="00BB53B0">
        <w:rPr>
          <w:rFonts w:cs="Arial"/>
        </w:rPr>
        <w:t xml:space="preserve"> </w:t>
      </w:r>
      <w:r w:rsidR="001E13A9" w:rsidRPr="007008A3">
        <w:rPr>
          <w:rFonts w:cs="Arial"/>
        </w:rPr>
        <w:t>формирует</w:t>
      </w:r>
      <w:r w:rsidR="00D139D7">
        <w:rPr>
          <w:rFonts w:cs="Arial"/>
        </w:rPr>
        <w:t xml:space="preserve"> заказ</w:t>
      </w:r>
      <w:r w:rsidR="001E13A9" w:rsidRPr="007008A3">
        <w:rPr>
          <w:rFonts w:cs="Arial"/>
        </w:rPr>
        <w:t xml:space="preserve">ы из </w:t>
      </w:r>
      <w:r w:rsidR="0058194E">
        <w:rPr>
          <w:rFonts w:cs="Arial"/>
        </w:rPr>
        <w:t xml:space="preserve">плановых </w:t>
      </w:r>
      <w:r w:rsidR="001E13A9" w:rsidRPr="007008A3">
        <w:rPr>
          <w:rFonts w:cs="Arial"/>
        </w:rPr>
        <w:t xml:space="preserve">сообщений ТОРО </w:t>
      </w:r>
      <w:r w:rsidR="0058194E">
        <w:rPr>
          <w:rFonts w:cs="Arial"/>
        </w:rPr>
        <w:t xml:space="preserve">(вид </w:t>
      </w:r>
      <w:r w:rsidR="00AC1D5A">
        <w:rPr>
          <w:rFonts w:cs="Arial"/>
        </w:rPr>
        <w:t>«</w:t>
      </w:r>
      <w:r w:rsidR="0058194E">
        <w:rPr>
          <w:rFonts w:cs="Arial"/>
        </w:rPr>
        <w:t>А</w:t>
      </w:r>
      <w:r w:rsidR="00464B45">
        <w:rPr>
          <w:rFonts w:cs="Arial"/>
          <w:lang w:val="en-US"/>
        </w:rPr>
        <w:t>D</w:t>
      </w:r>
      <w:r w:rsidR="00AC1D5A">
        <w:rPr>
          <w:rFonts w:cs="Arial"/>
        </w:rPr>
        <w:t>»</w:t>
      </w:r>
      <w:r w:rsidR="0058194E">
        <w:rPr>
          <w:rFonts w:cs="Arial"/>
        </w:rPr>
        <w:t xml:space="preserve">) </w:t>
      </w:r>
      <w:r w:rsidR="001E13A9" w:rsidRPr="007008A3">
        <w:rPr>
          <w:rFonts w:cs="Arial"/>
        </w:rPr>
        <w:t>по КИП и метрологии</w:t>
      </w:r>
      <w:r w:rsidR="00114060">
        <w:rPr>
          <w:rFonts w:cs="Arial"/>
        </w:rPr>
        <w:t>. В результате, в системе формируется перечень запланированных</w:t>
      </w:r>
      <w:r w:rsidR="00D139D7">
        <w:rPr>
          <w:rFonts w:cs="Arial"/>
        </w:rPr>
        <w:t xml:space="preserve"> заказ</w:t>
      </w:r>
      <w:r w:rsidR="00114060">
        <w:rPr>
          <w:rFonts w:cs="Arial"/>
        </w:rPr>
        <w:t>ов ТОРО на планируемый год.</w:t>
      </w:r>
    </w:p>
    <w:p w14:paraId="388400B5" w14:textId="6C6501DD" w:rsidR="00AC1D5A" w:rsidRDefault="00AC1D5A" w:rsidP="001E13A9">
      <w:pPr>
        <w:spacing w:after="240" w:line="276" w:lineRule="auto"/>
        <w:rPr>
          <w:rFonts w:cs="Arial"/>
        </w:rPr>
      </w:pPr>
      <w:bookmarkStart w:id="890" w:name="OLE_LINK30"/>
      <w:r w:rsidRPr="00AC1D5A">
        <w:rPr>
          <w:rFonts w:cs="Arial"/>
        </w:rPr>
        <w:t>По плановым мероприятиям ТОРО, отозванным в виде сообщений</w:t>
      </w:r>
      <w:r>
        <w:rPr>
          <w:rFonts w:cs="Arial"/>
        </w:rPr>
        <w:t xml:space="preserve"> «</w:t>
      </w:r>
      <w:r w:rsidRPr="00176E86">
        <w:rPr>
          <w:rFonts w:cs="Arial"/>
        </w:rPr>
        <w:t>A</w:t>
      </w:r>
      <w:r w:rsidR="00464B45">
        <w:rPr>
          <w:rFonts w:cs="Arial"/>
          <w:lang w:val="en-US"/>
        </w:rPr>
        <w:t>D</w:t>
      </w:r>
      <w:r>
        <w:rPr>
          <w:rFonts w:cs="Arial"/>
        </w:rPr>
        <w:t>», анализи</w:t>
      </w:r>
      <w:r w:rsidRPr="00AC1D5A">
        <w:rPr>
          <w:rFonts w:cs="Arial"/>
        </w:rPr>
        <w:t>руется возможность объединения сообщений ТОРО в заказ</w:t>
      </w:r>
      <w:r w:rsidR="00BD717C">
        <w:rPr>
          <w:rFonts w:cs="Arial"/>
        </w:rPr>
        <w:t>ы ТОРО</w:t>
      </w:r>
      <w:r w:rsidRPr="00AC1D5A">
        <w:rPr>
          <w:rFonts w:cs="Arial"/>
        </w:rPr>
        <w:t>. Объединение в системе сообщений ТОРО в заказ</w:t>
      </w:r>
      <w:r w:rsidR="00BD717C">
        <w:rPr>
          <w:rFonts w:cs="Arial"/>
        </w:rPr>
        <w:t>ы ТОРО</w:t>
      </w:r>
      <w:r w:rsidRPr="00AC1D5A">
        <w:rPr>
          <w:rFonts w:cs="Arial"/>
        </w:rPr>
        <w:t xml:space="preserve"> осуществляется с целью </w:t>
      </w:r>
      <w:r w:rsidR="00BD717C">
        <w:rPr>
          <w:rFonts w:cs="Arial"/>
        </w:rPr>
        <w:t>снижения</w:t>
      </w:r>
      <w:r w:rsidRPr="00AC1D5A">
        <w:rPr>
          <w:rFonts w:cs="Arial"/>
        </w:rPr>
        <w:t xml:space="preserve"> количества заказов ТОРО, создаваемых по планам предупредительного ТОРО</w:t>
      </w:r>
      <w:r w:rsidR="00BD717C">
        <w:rPr>
          <w:rFonts w:cs="Arial"/>
        </w:rPr>
        <w:t xml:space="preserve"> по КИП и метрологии</w:t>
      </w:r>
      <w:r w:rsidRPr="00AC1D5A">
        <w:rPr>
          <w:rFonts w:cs="Arial"/>
        </w:rPr>
        <w:t xml:space="preserve">.  Используется </w:t>
      </w:r>
      <w:r w:rsidR="007B4B3D">
        <w:rPr>
          <w:rFonts w:cs="Arial"/>
        </w:rPr>
        <w:t xml:space="preserve">транзакция </w:t>
      </w:r>
      <w:r w:rsidR="007B4B3D" w:rsidRPr="007B4B3D">
        <w:rPr>
          <w:rFonts w:cs="Arial"/>
        </w:rPr>
        <w:t>ZPM_QM2OR</w:t>
      </w:r>
      <w:r w:rsidR="007B4B3D">
        <w:rPr>
          <w:rFonts w:cs="Arial"/>
        </w:rPr>
        <w:t xml:space="preserve"> (</w:t>
      </w:r>
      <w:r w:rsidRPr="00AC1D5A">
        <w:rPr>
          <w:rFonts w:cs="Arial"/>
        </w:rPr>
        <w:t xml:space="preserve">разработка </w:t>
      </w:r>
      <w:r w:rsidR="00F02BDD" w:rsidRPr="00176E86">
        <w:rPr>
          <w:rFonts w:cs="Arial"/>
          <w:lang w:val="en-US"/>
        </w:rPr>
        <w:t>PM</w:t>
      </w:r>
      <w:r w:rsidR="00F02BDD" w:rsidRPr="00B153FA">
        <w:rPr>
          <w:rFonts w:cs="Arial"/>
        </w:rPr>
        <w:t>68 «</w:t>
      </w:r>
      <w:bookmarkStart w:id="891" w:name="OLE_LINK25"/>
      <w:bookmarkStart w:id="892" w:name="OLE_LINK26"/>
      <w:r w:rsidR="00F02BDD" w:rsidRPr="00B153FA">
        <w:rPr>
          <w:rFonts w:cs="Arial"/>
        </w:rPr>
        <w:t>Отчет для</w:t>
      </w:r>
      <w:r w:rsidRPr="00176E86">
        <w:rPr>
          <w:rFonts w:cs="Arial"/>
        </w:rPr>
        <w:t xml:space="preserve"> </w:t>
      </w:r>
      <w:bookmarkStart w:id="893" w:name="OLE_LINK27"/>
      <w:bookmarkStart w:id="894" w:name="OLE_LINK28"/>
      <w:r w:rsidRPr="00176E86">
        <w:rPr>
          <w:rFonts w:cs="Arial"/>
        </w:rPr>
        <w:t>объединения сообщений ТОРО в заказ</w:t>
      </w:r>
      <w:r w:rsidR="00560D46" w:rsidRPr="00176E86">
        <w:rPr>
          <w:rFonts w:cs="Arial"/>
        </w:rPr>
        <w:t xml:space="preserve"> ТОРО</w:t>
      </w:r>
      <w:bookmarkEnd w:id="891"/>
      <w:bookmarkEnd w:id="892"/>
      <w:bookmarkEnd w:id="893"/>
      <w:bookmarkEnd w:id="894"/>
      <w:r w:rsidRPr="00A44015">
        <w:rPr>
          <w:rFonts w:cs="Arial"/>
        </w:rPr>
        <w:t>»</w:t>
      </w:r>
      <w:r w:rsidR="007B4B3D">
        <w:rPr>
          <w:rFonts w:cs="Arial"/>
        </w:rPr>
        <w:t>)</w:t>
      </w:r>
      <w:r w:rsidRPr="00A44015">
        <w:rPr>
          <w:rFonts w:cs="Arial"/>
        </w:rPr>
        <w:t>.</w:t>
      </w:r>
    </w:p>
    <w:bookmarkEnd w:id="890"/>
    <w:p w14:paraId="75F76E72" w14:textId="002DC7F6" w:rsidR="00FB4A0F" w:rsidRDefault="00FB4A0F" w:rsidP="001E13A9">
      <w:pPr>
        <w:spacing w:after="240" w:line="276" w:lineRule="auto"/>
        <w:rPr>
          <w:rFonts w:cs="Arial"/>
        </w:rPr>
      </w:pPr>
      <w:r w:rsidRPr="00FB4A0F">
        <w:rPr>
          <w:rFonts w:cs="Arial"/>
        </w:rPr>
        <w:t>Результатом действия является определе</w:t>
      </w:r>
      <w:r>
        <w:rPr>
          <w:rFonts w:cs="Arial"/>
        </w:rPr>
        <w:t>ние возможности объединения ото</w:t>
      </w:r>
      <w:r w:rsidRPr="00FB4A0F">
        <w:rPr>
          <w:rFonts w:cs="Arial"/>
        </w:rPr>
        <w:t>званных сообщений ТОРО в заказ</w:t>
      </w:r>
      <w:r w:rsidRPr="00B153FA">
        <w:rPr>
          <w:rFonts w:cs="Arial"/>
        </w:rPr>
        <w:t xml:space="preserve"> ТОРО</w:t>
      </w:r>
      <w:r w:rsidRPr="00FB4A0F">
        <w:rPr>
          <w:rFonts w:cs="Arial"/>
        </w:rPr>
        <w:t>.</w:t>
      </w:r>
    </w:p>
    <w:p w14:paraId="631450A4" w14:textId="5AF23F70" w:rsidR="009C0BE0" w:rsidRDefault="009C0BE0" w:rsidP="002E665C">
      <w:pPr>
        <w:spacing w:after="120" w:line="276" w:lineRule="auto"/>
        <w:rPr>
          <w:rFonts w:cs="Arial"/>
        </w:rPr>
      </w:pPr>
      <w:r>
        <w:rPr>
          <w:rFonts w:cs="Arial"/>
        </w:rPr>
        <w:t>Используются транзакции</w:t>
      </w:r>
      <w:r w:rsidR="00190729">
        <w:rPr>
          <w:rFonts w:cs="Arial"/>
        </w:rPr>
        <w:t>:</w:t>
      </w:r>
    </w:p>
    <w:p w14:paraId="6907DB9E" w14:textId="6383E2A3" w:rsidR="00C50128" w:rsidRPr="00176E86" w:rsidRDefault="007B4B3D" w:rsidP="002E665C">
      <w:pPr>
        <w:spacing w:after="120" w:line="276" w:lineRule="auto"/>
        <w:rPr>
          <w:rFonts w:cs="Arial"/>
        </w:rPr>
      </w:pPr>
      <w:r w:rsidRPr="007B4B3D">
        <w:rPr>
          <w:rFonts w:cs="Arial"/>
        </w:rPr>
        <w:t>ZPM_QM2OR</w:t>
      </w:r>
      <w:r w:rsidRPr="009721BA">
        <w:rPr>
          <w:rFonts w:cs="Arial"/>
        </w:rPr>
        <w:t xml:space="preserve"> </w:t>
      </w:r>
      <w:r>
        <w:rPr>
          <w:rFonts w:cs="Arial"/>
        </w:rPr>
        <w:t xml:space="preserve"> (разработка </w:t>
      </w:r>
      <w:r w:rsidR="00C50128">
        <w:rPr>
          <w:rFonts w:cs="Arial"/>
          <w:lang w:val="en-US"/>
        </w:rPr>
        <w:t>ZPM</w:t>
      </w:r>
      <w:r w:rsidR="007F7DF9">
        <w:rPr>
          <w:rFonts w:cs="Arial"/>
        </w:rPr>
        <w:t>68</w:t>
      </w:r>
      <w:r w:rsidR="00C50128" w:rsidRPr="00B153FA">
        <w:rPr>
          <w:rFonts w:cs="Arial"/>
        </w:rPr>
        <w:t xml:space="preserve"> – </w:t>
      </w:r>
      <w:r w:rsidR="00C50128" w:rsidRPr="00176E86">
        <w:rPr>
          <w:rFonts w:cs="Arial"/>
        </w:rPr>
        <w:t xml:space="preserve">Отчет для </w:t>
      </w:r>
      <w:r w:rsidR="00FD031C" w:rsidRPr="00B153FA">
        <w:rPr>
          <w:rFonts w:cs="Arial"/>
        </w:rPr>
        <w:t>объединения сообщений ТОРО в заказ ТОРО</w:t>
      </w:r>
      <w:r>
        <w:rPr>
          <w:rFonts w:cs="Arial"/>
        </w:rPr>
        <w:t>)</w:t>
      </w:r>
      <w:r w:rsidR="00FD031C" w:rsidRPr="00176E86">
        <w:rPr>
          <w:rFonts w:cs="Arial"/>
        </w:rPr>
        <w:t>;</w:t>
      </w:r>
    </w:p>
    <w:p w14:paraId="7895723B" w14:textId="482CF611" w:rsidR="00425C91" w:rsidRDefault="00425C91" w:rsidP="002E665C">
      <w:pPr>
        <w:spacing w:after="120" w:line="276" w:lineRule="auto"/>
        <w:ind w:left="567" w:firstLine="0"/>
        <w:rPr>
          <w:rFonts w:cs="Arial"/>
        </w:rPr>
      </w:pPr>
      <w:r w:rsidRPr="00A56639">
        <w:rPr>
          <w:rFonts w:cs="Arial"/>
        </w:rPr>
        <w:t>Поля для заполнения</w:t>
      </w:r>
      <w:r>
        <w:rPr>
          <w:rFonts w:cs="Arial"/>
        </w:rPr>
        <w:t xml:space="preserve"> на селекционном экране</w:t>
      </w:r>
      <w:r w:rsidRPr="00A56639">
        <w:rPr>
          <w:rFonts w:cs="Arial"/>
        </w:rPr>
        <w:t>:</w:t>
      </w:r>
    </w:p>
    <w:p w14:paraId="7FE8C79C" w14:textId="223B4FC1" w:rsidR="003C1B1B" w:rsidRPr="00A56639" w:rsidRDefault="003C1B1B" w:rsidP="002E665C">
      <w:pPr>
        <w:spacing w:after="120" w:line="276" w:lineRule="auto"/>
        <w:ind w:left="567" w:firstLine="0"/>
        <w:rPr>
          <w:rFonts w:cs="Arial"/>
        </w:rPr>
      </w:pPr>
      <w:r>
        <w:rPr>
          <w:rFonts w:cs="Arial"/>
        </w:rPr>
        <w:t>- Статусы сообщений ТОРО (открыто, в работе, завершены)</w:t>
      </w:r>
    </w:p>
    <w:p w14:paraId="184C41DD" w14:textId="77777777" w:rsidR="00425C91" w:rsidRPr="00A56639" w:rsidRDefault="00425C91" w:rsidP="002E665C">
      <w:pPr>
        <w:spacing w:after="120" w:line="276" w:lineRule="auto"/>
        <w:ind w:left="567" w:firstLine="0"/>
        <w:rPr>
          <w:rFonts w:cs="Arial"/>
        </w:rPr>
      </w:pPr>
      <w:r w:rsidRPr="00A56639">
        <w:rPr>
          <w:rFonts w:cs="Arial"/>
        </w:rPr>
        <w:t>- Техническое место;</w:t>
      </w:r>
    </w:p>
    <w:p w14:paraId="4087870A" w14:textId="57B9CFE9" w:rsidR="00425C91" w:rsidRPr="00A56639" w:rsidRDefault="00425C91" w:rsidP="002E665C">
      <w:pPr>
        <w:spacing w:after="120" w:line="276" w:lineRule="auto"/>
        <w:ind w:left="567" w:firstLine="0"/>
        <w:rPr>
          <w:rFonts w:cs="Arial"/>
        </w:rPr>
      </w:pPr>
      <w:r w:rsidRPr="00A56639">
        <w:rPr>
          <w:rFonts w:cs="Arial"/>
        </w:rPr>
        <w:t xml:space="preserve">- </w:t>
      </w:r>
      <w:r w:rsidR="003C1B1B">
        <w:rPr>
          <w:rFonts w:cs="Arial"/>
        </w:rPr>
        <w:t>Год</w:t>
      </w:r>
      <w:r w:rsidRPr="00A56639">
        <w:rPr>
          <w:rFonts w:cs="Arial"/>
        </w:rPr>
        <w:t>;</w:t>
      </w:r>
    </w:p>
    <w:p w14:paraId="2A54569D" w14:textId="0E69EF8B" w:rsidR="00425C91" w:rsidRDefault="00425C91" w:rsidP="002E665C">
      <w:pPr>
        <w:spacing w:after="120" w:line="276" w:lineRule="auto"/>
        <w:ind w:left="567" w:firstLine="0"/>
        <w:rPr>
          <w:rFonts w:cs="Arial"/>
        </w:rPr>
      </w:pPr>
      <w:r w:rsidRPr="00A56639">
        <w:rPr>
          <w:rFonts w:cs="Arial"/>
        </w:rPr>
        <w:t xml:space="preserve">- </w:t>
      </w:r>
      <w:r w:rsidR="003C1B1B">
        <w:rPr>
          <w:rFonts w:cs="Arial"/>
        </w:rPr>
        <w:t>Месяц</w:t>
      </w:r>
      <w:r>
        <w:rPr>
          <w:rFonts w:cs="Arial"/>
        </w:rPr>
        <w:t>;</w:t>
      </w:r>
    </w:p>
    <w:p w14:paraId="008B7F8F" w14:textId="11176F6E" w:rsidR="00425C91" w:rsidRDefault="00425C91" w:rsidP="00B153FA">
      <w:pPr>
        <w:spacing w:after="240" w:line="276" w:lineRule="auto"/>
        <w:ind w:left="567" w:firstLine="0"/>
        <w:rPr>
          <w:rFonts w:cs="Arial"/>
        </w:rPr>
      </w:pPr>
      <w:r>
        <w:rPr>
          <w:rFonts w:cs="Arial"/>
        </w:rPr>
        <w:t xml:space="preserve">- </w:t>
      </w:r>
      <w:r w:rsidR="003C1B1B">
        <w:rPr>
          <w:rFonts w:cs="Arial"/>
        </w:rPr>
        <w:t>Неделя</w:t>
      </w:r>
      <w:r w:rsidR="003C1B1B" w:rsidRPr="009721BA">
        <w:rPr>
          <w:rFonts w:cs="Arial"/>
        </w:rPr>
        <w:t>;</w:t>
      </w:r>
    </w:p>
    <w:p w14:paraId="6130C9D3" w14:textId="0406885B" w:rsidR="003C1B1B" w:rsidRDefault="003C1B1B" w:rsidP="00B153FA">
      <w:pPr>
        <w:spacing w:after="240" w:line="276" w:lineRule="auto"/>
        <w:ind w:left="567" w:firstLine="0"/>
        <w:rPr>
          <w:rFonts w:cs="Arial"/>
        </w:rPr>
      </w:pPr>
      <w:r>
        <w:rPr>
          <w:rFonts w:cs="Arial"/>
        </w:rPr>
        <w:t>- Вид сообщения</w:t>
      </w:r>
      <w:r w:rsidRPr="009721BA">
        <w:rPr>
          <w:rFonts w:cs="Arial"/>
        </w:rPr>
        <w:t>;</w:t>
      </w:r>
    </w:p>
    <w:p w14:paraId="09A9B3C0" w14:textId="6E3DCFB0" w:rsidR="003C1B1B" w:rsidRDefault="003C1B1B" w:rsidP="00B153FA">
      <w:pPr>
        <w:spacing w:after="240" w:line="276" w:lineRule="auto"/>
        <w:ind w:left="567" w:firstLine="0"/>
        <w:rPr>
          <w:rFonts w:cs="Arial"/>
        </w:rPr>
      </w:pPr>
      <w:r>
        <w:rPr>
          <w:rFonts w:cs="Arial"/>
        </w:rPr>
        <w:t>- Сообщение</w:t>
      </w:r>
      <w:r w:rsidRPr="009721BA">
        <w:rPr>
          <w:rFonts w:cs="Arial"/>
        </w:rPr>
        <w:t>;</w:t>
      </w:r>
    </w:p>
    <w:p w14:paraId="54557791" w14:textId="02338822" w:rsidR="003C1B1B" w:rsidRPr="009721BA" w:rsidRDefault="003C1B1B" w:rsidP="00B153FA">
      <w:pPr>
        <w:spacing w:after="240" w:line="276" w:lineRule="auto"/>
        <w:ind w:left="567" w:firstLine="0"/>
        <w:rPr>
          <w:rFonts w:cs="Arial"/>
        </w:rPr>
      </w:pPr>
      <w:r>
        <w:rPr>
          <w:rFonts w:cs="Arial"/>
        </w:rPr>
        <w:t>- Описание сообщения</w:t>
      </w:r>
      <w:r w:rsidRPr="009721BA">
        <w:rPr>
          <w:rFonts w:cs="Arial"/>
        </w:rPr>
        <w:t>;</w:t>
      </w:r>
    </w:p>
    <w:p w14:paraId="0DFA309C" w14:textId="0F36A9AB" w:rsidR="003C1B1B" w:rsidRDefault="003C1B1B" w:rsidP="00B153FA">
      <w:pPr>
        <w:spacing w:after="240" w:line="276" w:lineRule="auto"/>
        <w:ind w:left="567" w:firstLine="0"/>
        <w:rPr>
          <w:rFonts w:cs="Arial"/>
        </w:rPr>
      </w:pPr>
      <w:r>
        <w:rPr>
          <w:rFonts w:cs="Arial"/>
        </w:rPr>
        <w:t>- Техническое место</w:t>
      </w:r>
      <w:r>
        <w:rPr>
          <w:rFonts w:cs="Arial"/>
          <w:lang w:val="en-US"/>
        </w:rPr>
        <w:t>;</w:t>
      </w:r>
    </w:p>
    <w:p w14:paraId="3F17B2C1" w14:textId="50E3176E" w:rsidR="003C1B1B" w:rsidRPr="006D146E" w:rsidRDefault="003C1B1B" w:rsidP="00B153FA">
      <w:pPr>
        <w:spacing w:after="240" w:line="276" w:lineRule="auto"/>
        <w:ind w:left="567" w:firstLine="0"/>
        <w:rPr>
          <w:rFonts w:cs="Arial"/>
        </w:rPr>
      </w:pPr>
      <w:r>
        <w:rPr>
          <w:rFonts w:cs="Arial"/>
        </w:rPr>
        <w:t>- Единица оборудования.</w:t>
      </w:r>
    </w:p>
    <w:p w14:paraId="111FC037" w14:textId="5532BB87" w:rsidR="00E51E5D" w:rsidRPr="007008A3" w:rsidRDefault="00E8720D">
      <w:pPr>
        <w:pStyle w:val="4"/>
        <w:pPrChange w:id="895" w:author="Попова Дарья" w:date="2020-07-16T18:23:00Z">
          <w:pPr>
            <w:pStyle w:val="4"/>
            <w:ind w:left="862" w:hanging="862"/>
          </w:pPr>
        </w:pPrChange>
      </w:pPr>
      <w:r>
        <w:t xml:space="preserve">Шаг процесса </w:t>
      </w:r>
      <w:r w:rsidR="00BE4DC4" w:rsidRPr="009721BA">
        <w:t>85</w:t>
      </w:r>
      <w:r w:rsidR="00E51E5D" w:rsidRPr="007008A3">
        <w:t xml:space="preserve"> – Формирование</w:t>
      </w:r>
      <w:r w:rsidR="00E51E5D">
        <w:t xml:space="preserve"> заказ</w:t>
      </w:r>
      <w:r w:rsidR="00E51E5D" w:rsidRPr="007008A3">
        <w:t>ов ТОРО</w:t>
      </w:r>
      <w:r w:rsidR="00E51E5D">
        <w:t xml:space="preserve"> по РПМ</w:t>
      </w:r>
    </w:p>
    <w:p w14:paraId="64BDBFA4" w14:textId="4F9DB531" w:rsidR="00D0249F" w:rsidRDefault="00E51E5D" w:rsidP="00D0249F">
      <w:pPr>
        <w:spacing w:after="240" w:line="276" w:lineRule="auto"/>
      </w:pPr>
      <w:r>
        <w:rPr>
          <w:rFonts w:cs="Arial"/>
        </w:rPr>
        <w:t xml:space="preserve">На основании анализа </w:t>
      </w:r>
      <w:r w:rsidR="004A2509">
        <w:rPr>
          <w:rFonts w:cs="Arial"/>
        </w:rPr>
        <w:t>сводного перечня МТР с категориями запасов</w:t>
      </w:r>
      <w:r>
        <w:rPr>
          <w:rFonts w:cs="Arial"/>
        </w:rPr>
        <w:t xml:space="preserve">, Планировщик </w:t>
      </w:r>
      <w:r w:rsidR="002535C0">
        <w:rPr>
          <w:rFonts w:cs="Arial"/>
        </w:rPr>
        <w:t>ТОиР УО</w:t>
      </w:r>
      <w:r>
        <w:rPr>
          <w:rFonts w:cs="Arial"/>
        </w:rPr>
        <w:t xml:space="preserve"> </w:t>
      </w:r>
      <w:r w:rsidR="00F877A5">
        <w:rPr>
          <w:rFonts w:cs="Arial"/>
        </w:rPr>
        <w:t xml:space="preserve">при помощи транзакции «IW31 – Создание заказа ТОРО» </w:t>
      </w:r>
      <w:r w:rsidRPr="007008A3">
        <w:rPr>
          <w:rFonts w:cs="Arial"/>
        </w:rPr>
        <w:t>формирует</w:t>
      </w:r>
      <w:r>
        <w:rPr>
          <w:rFonts w:cs="Arial"/>
        </w:rPr>
        <w:t xml:space="preserve"> </w:t>
      </w:r>
      <w:bookmarkStart w:id="896" w:name="OLE_LINK12"/>
      <w:r w:rsidR="00D0249F" w:rsidRPr="004E76B7">
        <w:rPr>
          <w:rFonts w:cs="Arial"/>
        </w:rPr>
        <w:t>заказ</w:t>
      </w:r>
      <w:r w:rsidR="00D0249F">
        <w:rPr>
          <w:rFonts w:cs="Arial"/>
        </w:rPr>
        <w:t>ы</w:t>
      </w:r>
      <w:r w:rsidR="00D0249F" w:rsidRPr="004E76B7">
        <w:rPr>
          <w:rFonts w:cs="Arial"/>
        </w:rPr>
        <w:t xml:space="preserve"> ТОРО вида ARP1</w:t>
      </w:r>
      <w:r w:rsidR="00D0249F" w:rsidRPr="00B153FA">
        <w:rPr>
          <w:rFonts w:cs="Arial"/>
        </w:rPr>
        <w:t xml:space="preserve"> </w:t>
      </w:r>
      <w:r w:rsidR="00D0249F">
        <w:rPr>
          <w:rFonts w:cs="Arial"/>
        </w:rPr>
        <w:t>«Заказ на общие РПМ»</w:t>
      </w:r>
      <w:r w:rsidR="00D0249F" w:rsidRPr="004E76B7">
        <w:rPr>
          <w:rFonts w:cs="Arial"/>
        </w:rPr>
        <w:t xml:space="preserve"> на техническое место (уровень цех/участок) для планирования потребности в РПМ </w:t>
      </w:r>
      <w:r w:rsidR="00D0249F">
        <w:rPr>
          <w:rFonts w:cs="Arial"/>
        </w:rPr>
        <w:t xml:space="preserve">(регулярно потребляемых материалов) </w:t>
      </w:r>
      <w:r w:rsidR="00D0249F" w:rsidRPr="004E76B7">
        <w:rPr>
          <w:rFonts w:cs="Arial"/>
        </w:rPr>
        <w:t xml:space="preserve">в целом на </w:t>
      </w:r>
      <w:r w:rsidR="00D0249F" w:rsidRPr="004E76B7">
        <w:rPr>
          <w:rFonts w:cs="Arial"/>
        </w:rPr>
        <w:lastRenderedPageBreak/>
        <w:t>цех/подразделение (например, WD-40, масла, ветошь).</w:t>
      </w:r>
      <w:r w:rsidR="00D0249F">
        <w:rPr>
          <w:rFonts w:cs="Arial"/>
        </w:rPr>
        <w:t xml:space="preserve"> </w:t>
      </w:r>
      <w:bookmarkEnd w:id="896"/>
      <w:r w:rsidR="00D0249F" w:rsidRPr="002A7519">
        <w:rPr>
          <w:rFonts w:cs="Arial"/>
        </w:rPr>
        <w:t>На заказе планируются только материалы регулярного потребления.</w:t>
      </w:r>
      <w:del w:id="897" w:author="ShramkovAB" w:date="2021-04-07T17:24:00Z">
        <w:r w:rsidR="00D0249F" w:rsidDel="002E7BF9">
          <w:rPr>
            <w:rFonts w:cs="Arial"/>
          </w:rPr>
          <w:delText xml:space="preserve"> Списание на такой заказ запрещается (путем запрета деблокирования).</w:delText>
        </w:r>
        <w:r w:rsidR="00D0249F" w:rsidRPr="00D0249F" w:rsidDel="002E7BF9">
          <w:delText xml:space="preserve"> </w:delText>
        </w:r>
        <w:r w:rsidR="00D0249F" w:rsidDel="002E7BF9">
          <w:delText xml:space="preserve">Учет списания материалов должен выполняться на конкретные работы по заказам ТОРО по тех.состоянию. Для материалов при учете факта должно выполняться перезервирование, с заказа вида </w:delText>
        </w:r>
        <w:r w:rsidR="000D082F" w:rsidDel="002E7BF9">
          <w:rPr>
            <w:lang w:val="en-US"/>
          </w:rPr>
          <w:delText>ARP</w:delText>
        </w:r>
        <w:r w:rsidR="00D0249F" w:rsidDel="002E7BF9">
          <w:delText>1 на заказы других видов, допускающих учет фактических затрат.</w:delText>
        </w:r>
      </w:del>
    </w:p>
    <w:p w14:paraId="6A89B4F1" w14:textId="0B5A22D3" w:rsidR="00D0249F" w:rsidRDefault="00D0249F" w:rsidP="00D0249F">
      <w:pPr>
        <w:spacing w:after="240" w:line="276" w:lineRule="auto"/>
        <w:rPr>
          <w:rFonts w:cs="Arial"/>
        </w:rPr>
      </w:pPr>
      <w:r w:rsidRPr="004E76B7">
        <w:rPr>
          <w:rFonts w:cs="Arial"/>
        </w:rPr>
        <w:t xml:space="preserve">Планировщик </w:t>
      </w:r>
      <w:r w:rsidR="002535C0">
        <w:rPr>
          <w:rFonts w:cs="Arial"/>
        </w:rPr>
        <w:t>ТОиР УО</w:t>
      </w:r>
      <w:r>
        <w:rPr>
          <w:rFonts w:cs="Arial"/>
        </w:rPr>
        <w:t xml:space="preserve"> также вручную </w:t>
      </w:r>
      <w:r w:rsidRPr="004E76B7">
        <w:rPr>
          <w:rFonts w:cs="Arial"/>
        </w:rPr>
        <w:t>создает заказ</w:t>
      </w:r>
      <w:r>
        <w:rPr>
          <w:rFonts w:cs="Arial"/>
        </w:rPr>
        <w:t>ы</w:t>
      </w:r>
      <w:r w:rsidRPr="004E76B7">
        <w:rPr>
          <w:rFonts w:cs="Arial"/>
        </w:rPr>
        <w:t xml:space="preserve"> ТОРО вида A</w:t>
      </w:r>
      <w:r>
        <w:rPr>
          <w:rFonts w:cs="Arial"/>
          <w:lang w:val="en-US"/>
        </w:rPr>
        <w:t>TU</w:t>
      </w:r>
      <w:r>
        <w:rPr>
          <w:rFonts w:cs="Arial"/>
        </w:rPr>
        <w:t>1 – «</w:t>
      </w:r>
      <w:r w:rsidRPr="00B153FA">
        <w:rPr>
          <w:rFonts w:cs="Arial"/>
        </w:rPr>
        <w:t xml:space="preserve">Технический </w:t>
      </w:r>
      <w:r>
        <w:rPr>
          <w:rFonts w:cs="Arial"/>
        </w:rPr>
        <w:t xml:space="preserve">заказ ТОРО» </w:t>
      </w:r>
      <w:r w:rsidRPr="004E76B7">
        <w:rPr>
          <w:rFonts w:cs="Arial"/>
        </w:rPr>
        <w:t xml:space="preserve">на техническое место (уровень цех/участок) для </w:t>
      </w:r>
      <w:r>
        <w:rPr>
          <w:rFonts w:cs="Arial"/>
        </w:rPr>
        <w:t xml:space="preserve">работ, когда нормативы воздействий не известны или еще в процессе подготовки. </w:t>
      </w:r>
      <w:r w:rsidRPr="00862B93">
        <w:rPr>
          <w:rFonts w:cs="Arial"/>
        </w:rPr>
        <w:t xml:space="preserve">На заказе планируются </w:t>
      </w:r>
      <w:r>
        <w:rPr>
          <w:rFonts w:cs="Arial"/>
        </w:rPr>
        <w:t xml:space="preserve">материалы, </w:t>
      </w:r>
      <w:r w:rsidRPr="00862B93">
        <w:rPr>
          <w:rFonts w:cs="Arial"/>
        </w:rPr>
        <w:t xml:space="preserve">услуги сторонних организаций и работы собственных подразделений. Заказ позволяет планировать работы на техническое место, без указания </w:t>
      </w:r>
      <w:r>
        <w:rPr>
          <w:rFonts w:cs="Arial"/>
        </w:rPr>
        <w:t>единицы оборудования.</w:t>
      </w:r>
      <w:ins w:id="898" w:author="ShramkovAB" w:date="2021-04-07T16:41:00Z">
        <w:r w:rsidR="00B74D84">
          <w:rPr>
            <w:rFonts w:cs="Arial"/>
          </w:rPr>
          <w:t xml:space="preserve"> </w:t>
        </w:r>
      </w:ins>
      <w:ins w:id="899" w:author="ShramkovAB" w:date="2021-04-07T17:15:00Z">
        <w:r w:rsidR="004C7C99">
          <w:rPr>
            <w:rFonts w:cs="Arial"/>
          </w:rPr>
          <w:t>Списа</w:t>
        </w:r>
        <w:r w:rsidR="004C7C99">
          <w:rPr>
            <w:rFonts w:cs="Arial"/>
          </w:rPr>
          <w:t xml:space="preserve">ние на такой заказ запрещается </w:t>
        </w:r>
      </w:ins>
      <w:ins w:id="900" w:author="ShramkovAB" w:date="2021-04-07T17:23:00Z">
        <w:r w:rsidR="00110B1D">
          <w:rPr>
            <w:rFonts w:cs="Arial"/>
          </w:rPr>
          <w:t xml:space="preserve">за счет </w:t>
        </w:r>
      </w:ins>
      <w:ins w:id="901" w:author="ShramkovAB" w:date="2021-04-07T17:15:00Z">
        <w:r w:rsidR="004C7C99">
          <w:rPr>
            <w:rFonts w:cs="Arial"/>
          </w:rPr>
          <w:t>р</w:t>
        </w:r>
        <w:r w:rsidR="00110B1D">
          <w:rPr>
            <w:rFonts w:cs="Arial"/>
          </w:rPr>
          <w:t>еализ</w:t>
        </w:r>
      </w:ins>
      <w:ins w:id="902" w:author="ShramkovAB" w:date="2021-04-07T17:23:00Z">
        <w:r w:rsidR="00110B1D">
          <w:rPr>
            <w:rFonts w:cs="Arial"/>
          </w:rPr>
          <w:t>ованной</w:t>
        </w:r>
      </w:ins>
      <w:ins w:id="903" w:author="ShramkovAB" w:date="2021-04-07T17:15:00Z">
        <w:r w:rsidR="004C7C99">
          <w:rPr>
            <w:rFonts w:cs="Arial"/>
          </w:rPr>
          <w:t xml:space="preserve"> в рамках разработки </w:t>
        </w:r>
        <w:r w:rsidR="004C7C99">
          <w:rPr>
            <w:rFonts w:cs="Arial"/>
            <w:lang w:val="en-US"/>
          </w:rPr>
          <w:t>PM</w:t>
        </w:r>
        <w:r w:rsidR="004C7C99" w:rsidRPr="004C7C99">
          <w:rPr>
            <w:rFonts w:cs="Arial"/>
            <w:rPrChange w:id="904" w:author="ShramkovAB" w:date="2021-04-07T17:15:00Z">
              <w:rPr>
                <w:rFonts w:cs="Arial"/>
                <w:lang w:val="en-US"/>
              </w:rPr>
            </w:rPrChange>
          </w:rPr>
          <w:t>18</w:t>
        </w:r>
        <w:r w:rsidR="00F83B05" w:rsidRPr="00F83B05">
          <w:rPr>
            <w:rFonts w:cs="Arial"/>
            <w:rPrChange w:id="905" w:author="ShramkovAB" w:date="2021-04-07T17:15:00Z">
              <w:rPr>
                <w:rFonts w:cs="Arial"/>
                <w:lang w:val="en-US"/>
              </w:rPr>
            </w:rPrChange>
          </w:rPr>
          <w:t xml:space="preserve"> </w:t>
        </w:r>
      </w:ins>
      <w:ins w:id="906" w:author="ShramkovAB" w:date="2021-04-07T17:23:00Z">
        <w:r w:rsidR="00110B1D">
          <w:rPr>
            <w:rFonts w:cs="Arial"/>
          </w:rPr>
          <w:t xml:space="preserve">проверки </w:t>
        </w:r>
      </w:ins>
      <w:ins w:id="907" w:author="ShramkovAB" w:date="2021-04-07T17:15:00Z">
        <w:r w:rsidR="00F83B05" w:rsidRPr="00F83B05">
          <w:rPr>
            <w:rFonts w:cs="Arial"/>
            <w:rPrChange w:id="908" w:author="ShramkovAB" w:date="2021-04-07T17:15:00Z">
              <w:rPr>
                <w:rFonts w:cs="Arial"/>
                <w:lang w:val="en-US"/>
              </w:rPr>
            </w:rPrChange>
          </w:rPr>
          <w:t>(</w:t>
        </w:r>
        <w:r w:rsidR="00F83B05">
          <w:rPr>
            <w:rFonts w:cs="Arial"/>
          </w:rPr>
          <w:t xml:space="preserve">описание в </w:t>
        </w:r>
      </w:ins>
      <w:ins w:id="909" w:author="ShramkovAB" w:date="2021-04-07T17:16:00Z">
        <w:r w:rsidR="00F83B05">
          <w:rPr>
            <w:rFonts w:cs="Arial"/>
          </w:rPr>
          <w:t xml:space="preserve">КД </w:t>
        </w:r>
        <w:r w:rsidR="00F83B05" w:rsidRPr="00F83B05">
          <w:rPr>
            <w:rFonts w:cs="Arial"/>
          </w:rPr>
          <w:t>ERP.13.9.2.55_PM_КД_ Выполнение и фактический учет работ</w:t>
        </w:r>
      </w:ins>
      <w:ins w:id="910" w:author="ShramkovAB" w:date="2021-04-07T17:15:00Z">
        <w:r w:rsidR="00F83B05" w:rsidRPr="00F83B05">
          <w:rPr>
            <w:rFonts w:cs="Arial"/>
            <w:rPrChange w:id="911" w:author="ShramkovAB" w:date="2021-04-07T17:15:00Z">
              <w:rPr>
                <w:rFonts w:cs="Arial"/>
                <w:lang w:val="en-US"/>
              </w:rPr>
            </w:rPrChange>
          </w:rPr>
          <w:t>)</w:t>
        </w:r>
        <w:r w:rsidR="004C7C99">
          <w:rPr>
            <w:rFonts w:cs="Arial"/>
          </w:rPr>
          <w:t>.</w:t>
        </w:r>
      </w:ins>
      <w:ins w:id="912" w:author="ShramkovAB" w:date="2021-04-07T17:16:00Z">
        <w:r w:rsidR="00123BDA">
          <w:rPr>
            <w:rFonts w:cs="Arial"/>
          </w:rPr>
          <w:t xml:space="preserve"> </w:t>
        </w:r>
      </w:ins>
      <w:ins w:id="913" w:author="ShramkovAB" w:date="2021-04-07T17:17:00Z">
        <w:r w:rsidR="00DF0429">
          <w:rPr>
            <w:rFonts w:cs="Arial"/>
          </w:rPr>
          <w:t xml:space="preserve">Для списания материалов, запланированных на заказах вида </w:t>
        </w:r>
        <w:r w:rsidR="00DF0429">
          <w:rPr>
            <w:rFonts w:cs="Arial"/>
            <w:lang w:val="en-US"/>
          </w:rPr>
          <w:t>ATU</w:t>
        </w:r>
        <w:r w:rsidR="00DF0429" w:rsidRPr="00DF0429">
          <w:rPr>
            <w:rFonts w:cs="Arial"/>
            <w:rPrChange w:id="914" w:author="ShramkovAB" w:date="2021-04-07T17:18:00Z">
              <w:rPr>
                <w:rFonts w:cs="Arial"/>
                <w:lang w:val="en-US"/>
              </w:rPr>
            </w:rPrChange>
          </w:rPr>
          <w:t xml:space="preserve">1 </w:t>
        </w:r>
        <w:r w:rsidR="00DF0429">
          <w:rPr>
            <w:rFonts w:cs="Arial"/>
          </w:rPr>
          <w:t xml:space="preserve">требуется выполнить </w:t>
        </w:r>
      </w:ins>
      <w:ins w:id="915" w:author="ShramkovAB" w:date="2021-04-07T17:18:00Z">
        <w:r w:rsidR="003A6773">
          <w:rPr>
            <w:rFonts w:cs="Arial"/>
          </w:rPr>
          <w:t>пере</w:t>
        </w:r>
        <w:r w:rsidR="00DF0429">
          <w:rPr>
            <w:rFonts w:cs="Arial"/>
          </w:rPr>
          <w:t>резервирование</w:t>
        </w:r>
      </w:ins>
      <w:ins w:id="916" w:author="ShramkovAB" w:date="2021-04-07T17:17:00Z">
        <w:r w:rsidR="00DF0429">
          <w:rPr>
            <w:rFonts w:cs="Arial"/>
          </w:rPr>
          <w:t xml:space="preserve"> </w:t>
        </w:r>
      </w:ins>
      <w:ins w:id="917" w:author="ShramkovAB" w:date="2021-04-07T17:18:00Z">
        <w:r w:rsidR="00DF0429">
          <w:rPr>
            <w:rFonts w:cs="Arial"/>
          </w:rPr>
          <w:t xml:space="preserve">путем исключения объёма потребности </w:t>
        </w:r>
      </w:ins>
      <w:ins w:id="918" w:author="ShramkovAB" w:date="2021-04-07T17:22:00Z">
        <w:r w:rsidR="003A6773">
          <w:rPr>
            <w:rFonts w:cs="Arial"/>
          </w:rPr>
          <w:t>в МТР на</w:t>
        </w:r>
      </w:ins>
      <w:ins w:id="919" w:author="ShramkovAB" w:date="2021-04-07T17:18:00Z">
        <w:r w:rsidR="00DF0429">
          <w:rPr>
            <w:rFonts w:cs="Arial"/>
          </w:rPr>
          <w:t xml:space="preserve"> заказе-доноре (</w:t>
        </w:r>
        <w:r w:rsidR="00DF0429">
          <w:rPr>
            <w:rFonts w:cs="Arial"/>
            <w:lang w:val="en-US"/>
          </w:rPr>
          <w:t>ATU</w:t>
        </w:r>
        <w:r w:rsidR="00DF0429" w:rsidRPr="00DF0429">
          <w:rPr>
            <w:rFonts w:cs="Arial"/>
            <w:rPrChange w:id="920" w:author="ShramkovAB" w:date="2021-04-07T17:18:00Z">
              <w:rPr>
                <w:rFonts w:cs="Arial"/>
                <w:lang w:val="en-US"/>
              </w:rPr>
            </w:rPrChange>
          </w:rPr>
          <w:t xml:space="preserve">1) </w:t>
        </w:r>
        <w:r w:rsidR="00DF0429">
          <w:rPr>
            <w:rFonts w:cs="Arial"/>
          </w:rPr>
          <w:t>и указании нужного объёма потребности в МТР на заказе ТОРО по конкретной работе.</w:t>
        </w:r>
      </w:ins>
    </w:p>
    <w:p w14:paraId="733BC39D" w14:textId="66622975" w:rsidR="00F877A5" w:rsidRDefault="00F877A5" w:rsidP="00F877A5">
      <w:pPr>
        <w:spacing w:after="240" w:line="276" w:lineRule="auto"/>
        <w:rPr>
          <w:rFonts w:cs="Arial"/>
        </w:rPr>
      </w:pPr>
      <w:r>
        <w:rPr>
          <w:rFonts w:cs="Arial"/>
        </w:rPr>
        <w:t>Используемая транзакция:</w:t>
      </w:r>
    </w:p>
    <w:p w14:paraId="34E4D535" w14:textId="1F6BD666" w:rsidR="00F877A5" w:rsidRDefault="00F877A5" w:rsidP="00F877A5">
      <w:pPr>
        <w:pStyle w:val="afa"/>
        <w:numPr>
          <w:ilvl w:val="0"/>
          <w:numId w:val="17"/>
        </w:numPr>
        <w:spacing w:after="240" w:line="276" w:lineRule="auto"/>
        <w:rPr>
          <w:rFonts w:cs="Arial"/>
        </w:rPr>
      </w:pPr>
      <w:r>
        <w:rPr>
          <w:rFonts w:cs="Arial"/>
        </w:rPr>
        <w:t>IW31 – Создание заказа</w:t>
      </w:r>
      <w:r w:rsidRPr="00B32E52">
        <w:rPr>
          <w:rFonts w:cs="Arial"/>
        </w:rPr>
        <w:t xml:space="preserve"> ТОРО</w:t>
      </w:r>
    </w:p>
    <w:p w14:paraId="2F081410" w14:textId="77777777" w:rsidR="00F877A5" w:rsidRPr="00F877A5" w:rsidRDefault="00F877A5" w:rsidP="00F877A5">
      <w:pPr>
        <w:pStyle w:val="afa"/>
        <w:spacing w:after="120" w:line="276" w:lineRule="auto"/>
        <w:ind w:left="1287" w:firstLine="0"/>
        <w:rPr>
          <w:rFonts w:cs="Arial"/>
        </w:rPr>
      </w:pPr>
      <w:r w:rsidRPr="00F877A5">
        <w:rPr>
          <w:rFonts w:cs="Arial"/>
        </w:rPr>
        <w:t>Поля для заполнения на селекционном экране:</w:t>
      </w:r>
    </w:p>
    <w:p w14:paraId="070CC52D" w14:textId="4F947F50" w:rsidR="00F877A5" w:rsidRDefault="00F877A5" w:rsidP="00F877A5">
      <w:pPr>
        <w:pStyle w:val="afa"/>
        <w:spacing w:after="240" w:line="276" w:lineRule="auto"/>
        <w:ind w:left="1287" w:firstLine="0"/>
        <w:rPr>
          <w:rFonts w:cs="Arial"/>
        </w:rPr>
      </w:pPr>
      <w:r>
        <w:rPr>
          <w:rFonts w:cs="Arial"/>
        </w:rPr>
        <w:t>- Вид заказа;</w:t>
      </w:r>
    </w:p>
    <w:p w14:paraId="0CB8AE56" w14:textId="720F5EA5" w:rsidR="00F877A5" w:rsidRDefault="00F877A5" w:rsidP="00F877A5">
      <w:pPr>
        <w:pStyle w:val="afa"/>
        <w:spacing w:after="240" w:line="276" w:lineRule="auto"/>
        <w:ind w:left="1287" w:firstLine="0"/>
        <w:rPr>
          <w:rFonts w:cs="Arial"/>
        </w:rPr>
      </w:pPr>
      <w:r>
        <w:rPr>
          <w:rFonts w:cs="Arial"/>
        </w:rPr>
        <w:t>- Техническое место.</w:t>
      </w:r>
    </w:p>
    <w:p w14:paraId="0817A8E8" w14:textId="4CA80F39" w:rsidR="00BE4DC4" w:rsidRPr="007008A3" w:rsidRDefault="00BE4DC4">
      <w:pPr>
        <w:pStyle w:val="4"/>
        <w:pPrChange w:id="921" w:author="Попова Дарья" w:date="2020-07-16T18:23:00Z">
          <w:pPr>
            <w:pStyle w:val="4"/>
            <w:ind w:left="862" w:hanging="862"/>
          </w:pPr>
        </w:pPrChange>
      </w:pPr>
      <w:r>
        <w:t>Шаг процесса 90</w:t>
      </w:r>
      <w:r w:rsidRPr="007008A3">
        <w:t xml:space="preserve"> – Формирование</w:t>
      </w:r>
      <w:r>
        <w:t xml:space="preserve"> заказ</w:t>
      </w:r>
      <w:r w:rsidRPr="007008A3">
        <w:t>ов ТОРО</w:t>
      </w:r>
      <w:r>
        <w:t xml:space="preserve"> по ТС</w:t>
      </w:r>
    </w:p>
    <w:p w14:paraId="2F095A08" w14:textId="188D1A9C" w:rsidR="00BE4DC4" w:rsidRDefault="00BE4DC4" w:rsidP="006D146E">
      <w:pPr>
        <w:spacing w:after="240" w:line="276" w:lineRule="auto"/>
        <w:rPr>
          <w:rFonts w:cs="Arial"/>
        </w:rPr>
      </w:pPr>
      <w:r>
        <w:rPr>
          <w:rFonts w:cs="Arial"/>
        </w:rPr>
        <w:t xml:space="preserve">На основании анализа документов измерений и данных технического состояния оборудования, Планировщик ТОиР УО при помощи транзакции «IW31 – Создание заказа ТОРО» </w:t>
      </w:r>
      <w:r w:rsidRPr="007008A3">
        <w:rPr>
          <w:rFonts w:cs="Arial"/>
        </w:rPr>
        <w:t>формирует</w:t>
      </w:r>
      <w:r>
        <w:rPr>
          <w:rFonts w:cs="Arial"/>
        </w:rPr>
        <w:t xml:space="preserve"> </w:t>
      </w:r>
      <w:r w:rsidRPr="004E76B7">
        <w:rPr>
          <w:rFonts w:cs="Arial"/>
        </w:rPr>
        <w:t>заказ</w:t>
      </w:r>
      <w:r>
        <w:rPr>
          <w:rFonts w:cs="Arial"/>
        </w:rPr>
        <w:t>ы</w:t>
      </w:r>
      <w:r w:rsidR="00221F83">
        <w:rPr>
          <w:rFonts w:cs="Arial"/>
        </w:rPr>
        <w:t xml:space="preserve"> ТОРО вида A</w:t>
      </w:r>
      <w:r w:rsidR="00221F83" w:rsidRPr="00244BDC">
        <w:rPr>
          <w:rFonts w:cs="Arial"/>
          <w:rPrChange w:id="922" w:author="Попова Дарья" w:date="2020-07-16T18:25:00Z">
            <w:rPr>
              <w:rFonts w:cs="Arial"/>
              <w:lang w:val="en-US"/>
            </w:rPr>
          </w:rPrChange>
        </w:rPr>
        <w:t>TS</w:t>
      </w:r>
      <w:r w:rsidRPr="004E76B7">
        <w:rPr>
          <w:rFonts w:cs="Arial"/>
        </w:rPr>
        <w:t>1</w:t>
      </w:r>
      <w:r w:rsidRPr="00B153FA">
        <w:rPr>
          <w:rFonts w:cs="Arial"/>
        </w:rPr>
        <w:t xml:space="preserve"> </w:t>
      </w:r>
      <w:r>
        <w:rPr>
          <w:rFonts w:cs="Arial"/>
        </w:rPr>
        <w:t>«</w:t>
      </w:r>
      <w:r w:rsidR="00150671">
        <w:rPr>
          <w:rFonts w:cs="Arial"/>
        </w:rPr>
        <w:t>ТОРО по состоянию</w:t>
      </w:r>
      <w:r>
        <w:rPr>
          <w:rFonts w:cs="Arial"/>
        </w:rPr>
        <w:t>».</w:t>
      </w:r>
    </w:p>
    <w:p w14:paraId="14CFB229" w14:textId="77777777" w:rsidR="00BE4DC4" w:rsidRDefault="00BE4DC4" w:rsidP="00BE4DC4">
      <w:pPr>
        <w:spacing w:after="240" w:line="276" w:lineRule="auto"/>
        <w:rPr>
          <w:rFonts w:cs="Arial"/>
        </w:rPr>
      </w:pPr>
      <w:r>
        <w:rPr>
          <w:rFonts w:cs="Arial"/>
        </w:rPr>
        <w:t>Используемая транзакция:</w:t>
      </w:r>
    </w:p>
    <w:p w14:paraId="7EF28CC8" w14:textId="77777777" w:rsidR="00BE4DC4" w:rsidRDefault="00BE4DC4" w:rsidP="00BE4DC4">
      <w:pPr>
        <w:pStyle w:val="afa"/>
        <w:numPr>
          <w:ilvl w:val="0"/>
          <w:numId w:val="17"/>
        </w:numPr>
        <w:spacing w:after="240" w:line="276" w:lineRule="auto"/>
        <w:rPr>
          <w:rFonts w:cs="Arial"/>
        </w:rPr>
      </w:pPr>
      <w:r>
        <w:rPr>
          <w:rFonts w:cs="Arial"/>
        </w:rPr>
        <w:t>IW31 – Создание заказа</w:t>
      </w:r>
      <w:r w:rsidRPr="00B32E52">
        <w:rPr>
          <w:rFonts w:cs="Arial"/>
        </w:rPr>
        <w:t xml:space="preserve"> ТОРО</w:t>
      </w:r>
    </w:p>
    <w:p w14:paraId="3A0FD635" w14:textId="77777777" w:rsidR="00BE4DC4" w:rsidRPr="00F877A5" w:rsidRDefault="00BE4DC4" w:rsidP="00BE4DC4">
      <w:pPr>
        <w:pStyle w:val="afa"/>
        <w:spacing w:after="120" w:line="276" w:lineRule="auto"/>
        <w:ind w:left="1287" w:firstLine="0"/>
        <w:rPr>
          <w:rFonts w:cs="Arial"/>
        </w:rPr>
      </w:pPr>
      <w:r w:rsidRPr="00F877A5">
        <w:rPr>
          <w:rFonts w:cs="Arial"/>
        </w:rPr>
        <w:t>Поля для заполнения на селекционном экране:</w:t>
      </w:r>
    </w:p>
    <w:p w14:paraId="0C998B58" w14:textId="77777777" w:rsidR="00BE4DC4" w:rsidRDefault="00BE4DC4" w:rsidP="00BE4DC4">
      <w:pPr>
        <w:pStyle w:val="afa"/>
        <w:spacing w:after="240" w:line="276" w:lineRule="auto"/>
        <w:ind w:left="1287" w:firstLine="0"/>
        <w:rPr>
          <w:rFonts w:cs="Arial"/>
        </w:rPr>
      </w:pPr>
      <w:r>
        <w:rPr>
          <w:rFonts w:cs="Arial"/>
        </w:rPr>
        <w:t>- Вид заказа;</w:t>
      </w:r>
    </w:p>
    <w:p w14:paraId="79836B82" w14:textId="3E4B1255" w:rsidR="00BE4DC4" w:rsidRDefault="00BE4DC4" w:rsidP="00BE4DC4">
      <w:pPr>
        <w:pStyle w:val="afa"/>
        <w:spacing w:after="240" w:line="276" w:lineRule="auto"/>
        <w:ind w:left="1287" w:firstLine="0"/>
        <w:rPr>
          <w:rFonts w:cs="Arial"/>
        </w:rPr>
      </w:pPr>
      <w:r>
        <w:rPr>
          <w:rFonts w:cs="Arial"/>
        </w:rPr>
        <w:t xml:space="preserve">- </w:t>
      </w:r>
      <w:r w:rsidR="0064478F">
        <w:rPr>
          <w:rFonts w:cs="Arial"/>
        </w:rPr>
        <w:t>Единица оборудования</w:t>
      </w:r>
      <w:r>
        <w:rPr>
          <w:rFonts w:cs="Arial"/>
        </w:rPr>
        <w:t>.</w:t>
      </w:r>
    </w:p>
    <w:p w14:paraId="0D461237" w14:textId="108AF07C" w:rsidR="00462C9B" w:rsidRPr="00244BDC" w:rsidRDefault="00C21402">
      <w:pPr>
        <w:pStyle w:val="4"/>
        <w:ind w:left="862" w:hanging="862"/>
        <w:rPr>
          <w:ins w:id="923" w:author="Попова Дарья" w:date="2020-07-15T15:55:00Z"/>
          <w:b w:val="0"/>
          <w:rPrChange w:id="924" w:author="Попова Дарья" w:date="2020-07-16T18:24:00Z">
            <w:rPr>
              <w:ins w:id="925" w:author="Попова Дарья" w:date="2020-07-15T15:55:00Z"/>
              <w:rFonts w:eastAsiaTheme="majorEastAsia"/>
              <w:b/>
              <w:i/>
              <w:caps/>
            </w:rPr>
          </w:rPrChange>
        </w:rPr>
        <w:pPrChange w:id="926" w:author="Попова Дарья" w:date="2020-07-16T18:24:00Z">
          <w:pPr>
            <w:pStyle w:val="TABLECONTENT"/>
            <w:jc w:val="both"/>
          </w:pPr>
        </w:pPrChange>
      </w:pPr>
      <w:ins w:id="927" w:author="Попова Дарья" w:date="2020-07-15T15:55:00Z">
        <w:r w:rsidRPr="00244BDC">
          <w:rPr>
            <w:rPrChange w:id="928" w:author="Попова Дарья" w:date="2020-07-16T18:24:00Z">
              <w:rPr>
                <w:b/>
                <w:i/>
                <w:caps/>
              </w:rPr>
            </w:rPrChange>
          </w:rPr>
          <w:t xml:space="preserve">Шаг процесса 91 - </w:t>
        </w:r>
        <w:r w:rsidRPr="00C21402">
          <w:rPr>
            <w:rPrChange w:id="929" w:author="Попова Дарья" w:date="2020-07-15T15:55:00Z">
              <w:rPr>
                <w:color w:val="000000"/>
              </w:rPr>
            </w:rPrChange>
          </w:rPr>
          <w:t>Формирование сетевых графиков OPEX для воздейст</w:t>
        </w:r>
        <w:r w:rsidRPr="00244BDC">
          <w:rPr>
            <w:rPrChange w:id="930" w:author="Попова Дарья" w:date="2020-07-16T18:24:00Z">
              <w:rPr>
                <w:b/>
                <w:i/>
                <w:caps/>
              </w:rPr>
            </w:rPrChange>
          </w:rPr>
          <w:t>вий</w:t>
        </w:r>
        <w:r w:rsidRPr="00C21402">
          <w:rPr>
            <w:rPrChange w:id="931" w:author="Попова Дарья" w:date="2020-07-15T15:55:00Z">
              <w:rPr>
                <w:color w:val="000000"/>
              </w:rPr>
            </w:rPrChange>
          </w:rPr>
          <w:t xml:space="preserve"> на ЗиС</w:t>
        </w:r>
      </w:ins>
    </w:p>
    <w:p w14:paraId="3D387EBE" w14:textId="2A5154BF" w:rsidR="00C21402" w:rsidRPr="002175C8" w:rsidRDefault="00C21402">
      <w:pPr>
        <w:spacing w:after="240" w:line="276" w:lineRule="auto"/>
        <w:rPr>
          <w:ins w:id="932" w:author="Попова Дарья" w:date="2020-07-15T17:22:00Z"/>
          <w:rPrChange w:id="933" w:author="Александр Шрамков" w:date="2021-03-04T10:31:00Z">
            <w:rPr>
              <w:ins w:id="934" w:author="Попова Дарья" w:date="2020-07-15T17:22:00Z"/>
              <w:rFonts w:eastAsiaTheme="majorEastAsia"/>
            </w:rPr>
          </w:rPrChange>
        </w:rPr>
        <w:pPrChange w:id="935" w:author="Попова Дарья" w:date="2020-07-15T18:57:00Z">
          <w:pPr>
            <w:pStyle w:val="TABLECONTENT"/>
            <w:jc w:val="both"/>
          </w:pPr>
        </w:pPrChange>
      </w:pPr>
      <w:ins w:id="936" w:author="Попова Дарья" w:date="2020-07-15T15:58:00Z">
        <w:r w:rsidRPr="00B44557">
          <w:rPr>
            <w:rFonts w:cs="Arial"/>
            <w:rPrChange w:id="937" w:author="Попова Дарья" w:date="2020-07-15T18:57:00Z">
              <w:rPr>
                <w:rFonts w:eastAsiaTheme="majorEastAsia"/>
              </w:rPr>
            </w:rPrChange>
          </w:rPr>
          <w:t xml:space="preserve">На основании </w:t>
        </w:r>
      </w:ins>
      <w:ins w:id="938" w:author="Попова Дарья" w:date="2020-07-15T16:56:00Z">
        <w:r w:rsidR="004744DA" w:rsidRPr="00B44557">
          <w:rPr>
            <w:rFonts w:cs="Arial"/>
            <w:rPrChange w:id="939" w:author="Попова Дарья" w:date="2020-07-15T18:57:00Z">
              <w:rPr>
                <w:rFonts w:eastAsiaTheme="majorEastAsia"/>
              </w:rPr>
            </w:rPrChange>
          </w:rPr>
          <w:t xml:space="preserve">данных о результатах осмотров ЗиС Планировщик ЗиС УО при помощи транзакции </w:t>
        </w:r>
      </w:ins>
      <w:ins w:id="940" w:author="Попова Дарья" w:date="2020-07-15T16:57:00Z">
        <w:r w:rsidR="004744DA" w:rsidRPr="00B44557">
          <w:rPr>
            <w:rFonts w:cs="Arial"/>
            <w:rPrChange w:id="941" w:author="Попова Дарья" w:date="2020-07-15T18:57:00Z">
              <w:rPr>
                <w:rFonts w:eastAsiaTheme="majorEastAsia"/>
                <w:lang w:val="en-US"/>
              </w:rPr>
            </w:rPrChange>
          </w:rPr>
          <w:t xml:space="preserve">CJ20N </w:t>
        </w:r>
      </w:ins>
      <w:ins w:id="942" w:author="Попова Дарья" w:date="2020-07-15T17:16:00Z">
        <w:r w:rsidR="00477DB8" w:rsidRPr="00B44557">
          <w:rPr>
            <w:rFonts w:cs="Arial"/>
            <w:rPrChange w:id="943" w:author="Попова Дарья" w:date="2020-07-15T18:57:00Z">
              <w:rPr>
                <w:rFonts w:eastAsiaTheme="majorEastAsia"/>
              </w:rPr>
            </w:rPrChange>
          </w:rPr>
          <w:t>создает</w:t>
        </w:r>
      </w:ins>
      <w:ins w:id="944" w:author="Попова Дарья" w:date="2020-07-15T16:58:00Z">
        <w:r w:rsidR="004744DA" w:rsidRPr="00B44557">
          <w:rPr>
            <w:rFonts w:cs="Arial"/>
            <w:rPrChange w:id="945" w:author="Попова Дарья" w:date="2020-07-15T18:57:00Z">
              <w:rPr>
                <w:rFonts w:eastAsiaTheme="majorEastAsia"/>
              </w:rPr>
            </w:rPrChange>
          </w:rPr>
          <w:t xml:space="preserve"> с</w:t>
        </w:r>
        <w:r w:rsidR="004744DA" w:rsidRPr="00B44557">
          <w:rPr>
            <w:rFonts w:cs="Arial"/>
            <w:rPrChange w:id="946" w:author="Попова Дарья" w:date="2020-07-15T18:57:00Z">
              <w:rPr>
                <w:rFonts w:eastAsiaTheme="majorEastAsia"/>
                <w:lang w:val="en-US"/>
              </w:rPr>
            </w:rPrChange>
          </w:rPr>
          <w:t>етевой график</w:t>
        </w:r>
      </w:ins>
      <w:ins w:id="947" w:author="Попова Дарья" w:date="2020-07-15T17:19:00Z">
        <w:r w:rsidR="00477DB8" w:rsidRPr="00B44557">
          <w:rPr>
            <w:rFonts w:cs="Arial"/>
            <w:rPrChange w:id="948" w:author="Попова Дарья" w:date="2020-07-15T18:57:00Z">
              <w:rPr>
                <w:rFonts w:eastAsiaTheme="majorEastAsia"/>
              </w:rPr>
            </w:rPrChange>
          </w:rPr>
          <w:t xml:space="preserve"> с профилем </w:t>
        </w:r>
      </w:ins>
      <w:ins w:id="949" w:author="Попова Дарья" w:date="2020-07-15T17:20:00Z">
        <w:r w:rsidR="00477DB8" w:rsidRPr="00B44557">
          <w:rPr>
            <w:rFonts w:cs="Arial"/>
            <w:rPrChange w:id="950" w:author="Попова Дарья" w:date="2020-07-15T18:57:00Z">
              <w:rPr>
                <w:rFonts w:eastAsiaTheme="majorEastAsia"/>
                <w:lang w:val="en-US"/>
              </w:rPr>
            </w:rPrChange>
          </w:rPr>
          <w:t>P00330 «</w:t>
        </w:r>
        <w:r w:rsidR="00477DB8" w:rsidRPr="00B44557">
          <w:rPr>
            <w:rFonts w:cs="Arial"/>
            <w:rPrChange w:id="951" w:author="Попова Дарья" w:date="2020-07-15T18:57:00Z">
              <w:rPr>
                <w:rFonts w:eastAsiaTheme="majorEastAsia"/>
              </w:rPr>
            </w:rPrChange>
          </w:rPr>
          <w:t>ЗиС (</w:t>
        </w:r>
        <w:r w:rsidR="00477DB8" w:rsidRPr="00B44557">
          <w:rPr>
            <w:rFonts w:cs="Arial"/>
            <w:rPrChange w:id="952" w:author="Попова Дарья" w:date="2020-07-15T18:57:00Z">
              <w:rPr>
                <w:rFonts w:eastAsiaTheme="majorEastAsia"/>
                <w:lang w:val="en-US"/>
              </w:rPr>
            </w:rPrChange>
          </w:rPr>
          <w:t>OPEX</w:t>
        </w:r>
        <w:r w:rsidR="00477DB8" w:rsidRPr="00B44557">
          <w:rPr>
            <w:rFonts w:cs="Arial"/>
            <w:rPrChange w:id="953" w:author="Попова Дарья" w:date="2020-07-15T18:57:00Z">
              <w:rPr>
                <w:rFonts w:eastAsiaTheme="majorEastAsia"/>
              </w:rPr>
            </w:rPrChange>
          </w:rPr>
          <w:t>)»</w:t>
        </w:r>
      </w:ins>
      <w:ins w:id="954" w:author="Попова Дарья" w:date="2020-07-15T16:58:00Z">
        <w:r w:rsidR="004744DA" w:rsidRPr="00B44557">
          <w:rPr>
            <w:rFonts w:cs="Arial"/>
            <w:rPrChange w:id="955" w:author="Попова Дарья" w:date="2020-07-15T18:57:00Z">
              <w:rPr>
                <w:rFonts w:eastAsiaTheme="majorEastAsia"/>
                <w:lang w:val="en-US"/>
              </w:rPr>
            </w:rPrChange>
          </w:rPr>
          <w:t xml:space="preserve"> </w:t>
        </w:r>
      </w:ins>
      <w:ins w:id="956" w:author="Попова Дарья" w:date="2020-07-15T17:11:00Z">
        <w:r w:rsidR="00477DB8" w:rsidRPr="00B44557">
          <w:rPr>
            <w:rFonts w:cs="Arial"/>
            <w:rPrChange w:id="957" w:author="Попова Дарья" w:date="2020-07-15T18:57:00Z">
              <w:rPr>
                <w:rFonts w:eastAsiaTheme="majorEastAsia"/>
              </w:rPr>
            </w:rPrChange>
          </w:rPr>
          <w:t xml:space="preserve">вида </w:t>
        </w:r>
        <w:r w:rsidR="00477DB8" w:rsidRPr="00B44557">
          <w:rPr>
            <w:rFonts w:cs="Arial"/>
            <w:rPrChange w:id="958" w:author="Попова Дарья" w:date="2020-07-15T18:57:00Z">
              <w:rPr>
                <w:rFonts w:eastAsiaTheme="majorEastAsia"/>
                <w:lang w:val="en-US"/>
              </w:rPr>
            </w:rPrChange>
          </w:rPr>
          <w:t xml:space="preserve">P330 </w:t>
        </w:r>
        <w:r w:rsidR="00477DB8" w:rsidRPr="00B44557">
          <w:rPr>
            <w:rFonts w:cs="Arial"/>
            <w:rPrChange w:id="959" w:author="Попова Дарья" w:date="2020-07-15T18:57:00Z">
              <w:rPr>
                <w:rFonts w:eastAsiaTheme="majorEastAsia"/>
              </w:rPr>
            </w:rPrChange>
          </w:rPr>
          <w:t>«</w:t>
        </w:r>
      </w:ins>
      <w:ins w:id="960" w:author="Попова Дарья" w:date="2020-07-15T17:12:00Z">
        <w:r w:rsidR="00477DB8" w:rsidRPr="00B44557">
          <w:rPr>
            <w:rFonts w:cs="Arial"/>
            <w:rPrChange w:id="961" w:author="Попова Дарья" w:date="2020-07-15T18:57:00Z">
              <w:rPr>
                <w:rFonts w:eastAsiaTheme="majorEastAsia"/>
              </w:rPr>
            </w:rPrChange>
          </w:rPr>
          <w:t xml:space="preserve">Воздействия на </w:t>
        </w:r>
      </w:ins>
      <w:ins w:id="962" w:author="Попова Дарья" w:date="2020-07-15T17:11:00Z">
        <w:r w:rsidR="00477DB8" w:rsidRPr="00B44557">
          <w:rPr>
            <w:rFonts w:cs="Arial"/>
            <w:rPrChange w:id="963" w:author="Попова Дарья" w:date="2020-07-15T18:57:00Z">
              <w:rPr>
                <w:rFonts w:eastAsiaTheme="majorEastAsia"/>
              </w:rPr>
            </w:rPrChange>
          </w:rPr>
          <w:t xml:space="preserve">ЗиС </w:t>
        </w:r>
      </w:ins>
      <w:ins w:id="964" w:author="Попова Дарья" w:date="2020-07-15T17:12:00Z">
        <w:r w:rsidR="00477DB8" w:rsidRPr="00B44557">
          <w:rPr>
            <w:rFonts w:cs="Arial"/>
            <w:rPrChange w:id="965" w:author="Попова Дарья" w:date="2020-07-15T18:57:00Z">
              <w:rPr>
                <w:rFonts w:eastAsiaTheme="majorEastAsia"/>
              </w:rPr>
            </w:rPrChange>
          </w:rPr>
          <w:t>(</w:t>
        </w:r>
        <w:r w:rsidR="00477DB8" w:rsidRPr="00B44557">
          <w:rPr>
            <w:rFonts w:cs="Arial"/>
            <w:rPrChange w:id="966" w:author="Попова Дарья" w:date="2020-07-15T18:57:00Z">
              <w:rPr>
                <w:rFonts w:eastAsiaTheme="majorEastAsia"/>
                <w:lang w:val="en-US"/>
              </w:rPr>
            </w:rPrChange>
          </w:rPr>
          <w:t>OPEX)</w:t>
        </w:r>
      </w:ins>
      <w:ins w:id="967" w:author="Попова Дарья" w:date="2020-07-15T17:11:00Z">
        <w:r w:rsidR="00477DB8" w:rsidRPr="00B44557">
          <w:rPr>
            <w:rFonts w:cs="Arial"/>
            <w:rPrChange w:id="968" w:author="Попова Дарья" w:date="2020-07-15T18:57:00Z">
              <w:rPr>
                <w:rFonts w:eastAsiaTheme="majorEastAsia"/>
              </w:rPr>
            </w:rPrChange>
          </w:rPr>
          <w:t>»</w:t>
        </w:r>
      </w:ins>
      <w:ins w:id="969" w:author="Попова Дарья" w:date="2020-07-15T16:58:00Z">
        <w:r w:rsidR="004744DA" w:rsidRPr="00B44557">
          <w:rPr>
            <w:rFonts w:cs="Arial"/>
            <w:rPrChange w:id="970" w:author="Попова Дарья" w:date="2020-07-15T18:57:00Z">
              <w:rPr>
                <w:rFonts w:eastAsiaTheme="majorEastAsia"/>
              </w:rPr>
            </w:rPrChange>
          </w:rPr>
          <w:t xml:space="preserve"> </w:t>
        </w:r>
        <w:r w:rsidR="004744DA" w:rsidRPr="00B44557">
          <w:rPr>
            <w:rFonts w:cs="Arial"/>
            <w:rPrChange w:id="971" w:author="Попова Дарья" w:date="2020-07-15T18:57:00Z">
              <w:rPr>
                <w:rFonts w:eastAsiaTheme="majorEastAsia"/>
                <w:lang w:val="en-US"/>
              </w:rPr>
            </w:rPrChange>
          </w:rPr>
          <w:t xml:space="preserve">на </w:t>
        </w:r>
      </w:ins>
      <w:ins w:id="972" w:author="Попова Дарья" w:date="2020-07-15T17:14:00Z">
        <w:r w:rsidR="00477DB8" w:rsidRPr="00B44557">
          <w:rPr>
            <w:rFonts w:cs="Arial"/>
            <w:rPrChange w:id="973" w:author="Попова Дарья" w:date="2020-07-15T18:57:00Z">
              <w:rPr>
                <w:rFonts w:eastAsiaTheme="majorEastAsia"/>
              </w:rPr>
            </w:rPrChange>
          </w:rPr>
          <w:t xml:space="preserve">отдельное ЗиС </w:t>
        </w:r>
      </w:ins>
      <w:ins w:id="974" w:author="Попова Дарья" w:date="2020-07-15T16:58:00Z">
        <w:r w:rsidR="004744DA" w:rsidRPr="00B44557">
          <w:rPr>
            <w:rFonts w:cs="Arial"/>
            <w:rPrChange w:id="975" w:author="Попова Дарья" w:date="2020-07-15T18:57:00Z">
              <w:rPr>
                <w:rFonts w:eastAsiaTheme="majorEastAsia"/>
                <w:lang w:val="en-US"/>
              </w:rPr>
            </w:rPrChange>
          </w:rPr>
          <w:t xml:space="preserve">в рамках группирующего СПП-элемента </w:t>
        </w:r>
      </w:ins>
      <w:ins w:id="976" w:author="Попова Дарья" w:date="2020-07-15T17:15:00Z">
        <w:r w:rsidR="00477DB8" w:rsidRPr="00B44557">
          <w:rPr>
            <w:rFonts w:cs="Arial"/>
            <w:rPrChange w:id="977" w:author="Попова Дарья" w:date="2020-07-15T18:57:00Z">
              <w:rPr>
                <w:rFonts w:eastAsiaTheme="majorEastAsia"/>
              </w:rPr>
            </w:rPrChange>
          </w:rPr>
          <w:lastRenderedPageBreak/>
          <w:t>«Здания и Сооружения (</w:t>
        </w:r>
        <w:r w:rsidR="00477DB8" w:rsidRPr="00B44557">
          <w:rPr>
            <w:rFonts w:cs="Arial"/>
            <w:rPrChange w:id="978" w:author="Попова Дарья" w:date="2020-07-15T18:57:00Z">
              <w:rPr>
                <w:rFonts w:eastAsiaTheme="majorEastAsia"/>
                <w:lang w:val="en-US"/>
              </w:rPr>
            </w:rPrChange>
          </w:rPr>
          <w:t>OPEX)</w:t>
        </w:r>
        <w:r w:rsidR="00477DB8" w:rsidRPr="00B44557">
          <w:rPr>
            <w:rFonts w:cs="Arial"/>
            <w:rPrChange w:id="979" w:author="Попова Дарья" w:date="2020-07-15T18:57:00Z">
              <w:rPr>
                <w:rFonts w:eastAsiaTheme="majorEastAsia"/>
              </w:rPr>
            </w:rPrChange>
          </w:rPr>
          <w:t>»</w:t>
        </w:r>
      </w:ins>
      <w:ins w:id="980" w:author="Попова Дарья" w:date="2020-07-15T16:58:00Z">
        <w:r w:rsidR="00477DB8" w:rsidRPr="00B44557">
          <w:rPr>
            <w:rFonts w:cs="Arial"/>
            <w:rPrChange w:id="981" w:author="Попова Дарья" w:date="2020-07-15T18:57:00Z">
              <w:rPr>
                <w:rFonts w:eastAsiaTheme="majorEastAsia"/>
              </w:rPr>
            </w:rPrChange>
          </w:rPr>
          <w:t>, осуществляет</w:t>
        </w:r>
        <w:r w:rsidR="004744DA" w:rsidRPr="00B44557">
          <w:rPr>
            <w:rFonts w:cs="Arial"/>
            <w:rPrChange w:id="982" w:author="Попова Дарья" w:date="2020-07-15T18:57:00Z">
              <w:rPr>
                <w:rFonts w:eastAsiaTheme="majorEastAsia"/>
                <w:lang w:val="en-US"/>
              </w:rPr>
            </w:rPrChange>
          </w:rPr>
          <w:t xml:space="preserve"> ручное наполнение сетевого графика операциями, выполняемые собственными си</w:t>
        </w:r>
        <w:r w:rsidR="00477DB8" w:rsidRPr="00B44557">
          <w:rPr>
            <w:rFonts w:cs="Arial"/>
            <w:rPrChange w:id="983" w:author="Попова Дарья" w:date="2020-07-15T18:57:00Z">
              <w:rPr>
                <w:rFonts w:eastAsiaTheme="majorEastAsia"/>
              </w:rPr>
            </w:rPrChange>
          </w:rPr>
          <w:t>лами или сторонней организацией</w:t>
        </w:r>
        <w:r w:rsidR="004744DA" w:rsidRPr="00B44557">
          <w:rPr>
            <w:rFonts w:cs="Arial"/>
            <w:rPrChange w:id="984" w:author="Попова Дарья" w:date="2020-07-15T18:57:00Z">
              <w:rPr>
                <w:rFonts w:eastAsiaTheme="majorEastAsia"/>
                <w:lang w:val="en-US"/>
              </w:rPr>
            </w:rPrChange>
          </w:rPr>
          <w:t>, материалами</w:t>
        </w:r>
      </w:ins>
      <w:ins w:id="985" w:author="Попова Дарья" w:date="2020-07-15T17:19:00Z">
        <w:r w:rsidR="00477DB8" w:rsidRPr="00B44557">
          <w:rPr>
            <w:rFonts w:cs="Arial"/>
            <w:rPrChange w:id="986" w:author="Попова Дарья" w:date="2020-07-15T18:57:00Z">
              <w:rPr>
                <w:rFonts w:eastAsiaTheme="majorEastAsia"/>
              </w:rPr>
            </w:rPrChange>
          </w:rPr>
          <w:t xml:space="preserve"> и услугами</w:t>
        </w:r>
      </w:ins>
      <w:ins w:id="987" w:author="Попова Дарья" w:date="2020-07-15T16:58:00Z">
        <w:r w:rsidR="004744DA" w:rsidRPr="00B44557">
          <w:rPr>
            <w:rFonts w:cs="Arial"/>
            <w:rPrChange w:id="988" w:author="Попова Дарья" w:date="2020-07-15T18:57:00Z">
              <w:rPr>
                <w:rFonts w:eastAsiaTheme="majorEastAsia"/>
                <w:lang w:val="en-US"/>
              </w:rPr>
            </w:rPrChange>
          </w:rPr>
          <w:t>.</w:t>
        </w:r>
      </w:ins>
      <w:ins w:id="989" w:author="Попова Дарья" w:date="2020-07-21T11:10:00Z">
        <w:r w:rsidR="00187450">
          <w:rPr>
            <w:rFonts w:cs="Arial"/>
          </w:rPr>
          <w:t xml:space="preserve"> При сохранении сетевого графика </w:t>
        </w:r>
      </w:ins>
      <w:ins w:id="990" w:author="Попова Дарья" w:date="2020-07-21T11:13:00Z">
        <w:r w:rsidR="00187450">
          <w:rPr>
            <w:rFonts w:cs="Arial"/>
          </w:rPr>
          <w:t xml:space="preserve">вида </w:t>
        </w:r>
        <w:r w:rsidR="00187450">
          <w:rPr>
            <w:rFonts w:cs="Arial"/>
            <w:lang w:val="en-US"/>
          </w:rPr>
          <w:t>P</w:t>
        </w:r>
        <w:r w:rsidR="00187450" w:rsidRPr="002175C8">
          <w:rPr>
            <w:rFonts w:cs="Arial"/>
            <w:rPrChange w:id="991" w:author="Александр Шрамков" w:date="2021-03-04T10:31:00Z">
              <w:rPr>
                <w:lang w:val="en-US"/>
              </w:rPr>
            </w:rPrChange>
          </w:rPr>
          <w:t xml:space="preserve">330 </w:t>
        </w:r>
      </w:ins>
      <w:ins w:id="992" w:author="Попова Дарья" w:date="2020-07-21T11:10:00Z">
        <w:r w:rsidR="00187450">
          <w:rPr>
            <w:rFonts w:cs="Arial"/>
          </w:rPr>
          <w:t xml:space="preserve">должна </w:t>
        </w:r>
      </w:ins>
      <w:ins w:id="993" w:author="Попова Дарья" w:date="2020-07-21T11:14:00Z">
        <w:r w:rsidR="00187450">
          <w:rPr>
            <w:rFonts w:cs="Arial"/>
          </w:rPr>
          <w:t>выполняться</w:t>
        </w:r>
      </w:ins>
      <w:ins w:id="994" w:author="Попова Дарья" w:date="2020-07-21T11:10:00Z">
        <w:r w:rsidR="00187450">
          <w:rPr>
            <w:rFonts w:cs="Arial"/>
          </w:rPr>
          <w:t xml:space="preserve"> проверка по присвоению к СПП-элементу</w:t>
        </w:r>
      </w:ins>
      <w:ins w:id="995" w:author="Попова Дарья" w:date="2020-07-21T11:11:00Z">
        <w:r w:rsidR="00187450">
          <w:rPr>
            <w:rFonts w:cs="Arial"/>
          </w:rPr>
          <w:t xml:space="preserve"> </w:t>
        </w:r>
        <w:r w:rsidR="00187450">
          <w:rPr>
            <w:rFonts w:cs="Arial"/>
            <w:lang w:val="en-US"/>
          </w:rPr>
          <w:t>OPEX</w:t>
        </w:r>
        <w:r w:rsidR="00187450" w:rsidRPr="002175C8">
          <w:rPr>
            <w:rFonts w:cs="Arial"/>
            <w:rPrChange w:id="996" w:author="Александр Шрамков" w:date="2021-03-04T10:31:00Z">
              <w:rPr>
                <w:lang w:val="en-US"/>
              </w:rPr>
            </w:rPrChange>
          </w:rPr>
          <w:t xml:space="preserve"> (</w:t>
        </w:r>
        <w:r w:rsidR="00187450">
          <w:rPr>
            <w:rFonts w:cs="Arial"/>
          </w:rPr>
          <w:t xml:space="preserve">причина инвестиции </w:t>
        </w:r>
      </w:ins>
      <w:ins w:id="997" w:author="Попова Дарья" w:date="2020-07-21T11:12:00Z">
        <w:r w:rsidR="00187450">
          <w:rPr>
            <w:rFonts w:cs="Arial"/>
            <w:lang w:val="en-US"/>
          </w:rPr>
          <w:t>O</w:t>
        </w:r>
        <w:r w:rsidR="00187450" w:rsidRPr="002175C8">
          <w:rPr>
            <w:rFonts w:cs="Arial"/>
            <w:rPrChange w:id="998" w:author="Александр Шрамков" w:date="2021-03-04T10:31:00Z">
              <w:rPr>
                <w:lang w:val="en-US"/>
              </w:rPr>
            </w:rPrChange>
          </w:rPr>
          <w:t>1</w:t>
        </w:r>
      </w:ins>
      <w:ins w:id="999" w:author="Попова Дарья" w:date="2020-07-21T11:11:00Z">
        <w:r w:rsidR="00187450" w:rsidRPr="002175C8">
          <w:rPr>
            <w:rFonts w:cs="Arial"/>
            <w:rPrChange w:id="1000" w:author="Александр Шрамков" w:date="2021-03-04T10:31:00Z">
              <w:rPr>
                <w:lang w:val="en-US"/>
              </w:rPr>
            </w:rPrChange>
          </w:rPr>
          <w:t>)</w:t>
        </w:r>
      </w:ins>
      <w:ins w:id="1001" w:author="Попова Дарья" w:date="2020-10-22T15:44:00Z">
        <w:r w:rsidR="00431F4F" w:rsidRPr="002175C8">
          <w:rPr>
            <w:rFonts w:cs="Arial"/>
            <w:rPrChange w:id="1002" w:author="Александр Шрамков" w:date="2021-03-04T10:31:00Z">
              <w:rPr>
                <w:lang w:val="en-US"/>
              </w:rPr>
            </w:rPrChange>
          </w:rPr>
          <w:t xml:space="preserve"> (</w:t>
        </w:r>
        <w:r w:rsidR="00431F4F">
          <w:rPr>
            <w:rFonts w:cs="Arial"/>
          </w:rPr>
          <w:t xml:space="preserve">разработка </w:t>
        </w:r>
        <w:r w:rsidR="00431F4F">
          <w:rPr>
            <w:rFonts w:cs="Arial"/>
            <w:lang w:val="en-US"/>
          </w:rPr>
          <w:t>PM</w:t>
        </w:r>
        <w:r w:rsidR="00431F4F" w:rsidRPr="002175C8">
          <w:rPr>
            <w:rFonts w:cs="Arial"/>
            <w:rPrChange w:id="1003" w:author="Александр Шрамков" w:date="2021-03-04T10:31:00Z">
              <w:rPr>
                <w:lang w:val="en-US"/>
              </w:rPr>
            </w:rPrChange>
          </w:rPr>
          <w:t>50)</w:t>
        </w:r>
      </w:ins>
      <w:ins w:id="1004" w:author="Попова Дарья" w:date="2020-07-21T11:12:00Z">
        <w:r w:rsidR="00187450" w:rsidRPr="002175C8">
          <w:rPr>
            <w:rFonts w:cs="Arial"/>
            <w:rPrChange w:id="1005" w:author="Александр Шрамков" w:date="2021-03-04T10:31:00Z">
              <w:rPr>
                <w:lang w:val="en-US"/>
              </w:rPr>
            </w:rPrChange>
          </w:rPr>
          <w:t>.</w:t>
        </w:r>
      </w:ins>
    </w:p>
    <w:p w14:paraId="633FD294" w14:textId="77777777" w:rsidR="00AA72D3" w:rsidRDefault="00AA72D3" w:rsidP="00AA72D3">
      <w:pPr>
        <w:spacing w:after="240" w:line="276" w:lineRule="auto"/>
        <w:rPr>
          <w:ins w:id="1006" w:author="Попова Дарья" w:date="2020-07-15T17:22:00Z"/>
          <w:rFonts w:cs="Arial"/>
        </w:rPr>
      </w:pPr>
      <w:ins w:id="1007" w:author="Попова Дарья" w:date="2020-07-15T17:22:00Z">
        <w:r>
          <w:rPr>
            <w:rFonts w:cs="Arial"/>
          </w:rPr>
          <w:t>Используемая транзакция:</w:t>
        </w:r>
      </w:ins>
    </w:p>
    <w:p w14:paraId="227E6C22" w14:textId="605FAEB5" w:rsidR="00AA72D3" w:rsidRDefault="00AA72D3" w:rsidP="00AA72D3">
      <w:pPr>
        <w:pStyle w:val="afa"/>
        <w:numPr>
          <w:ilvl w:val="0"/>
          <w:numId w:val="17"/>
        </w:numPr>
        <w:spacing w:after="240" w:line="276" w:lineRule="auto"/>
        <w:rPr>
          <w:ins w:id="1008" w:author="Попова Дарья" w:date="2020-07-15T17:22:00Z"/>
          <w:rFonts w:cs="Arial"/>
        </w:rPr>
      </w:pPr>
      <w:ins w:id="1009" w:author="Попова Дарья" w:date="2020-07-15T17:22:00Z">
        <w:r>
          <w:rPr>
            <w:rFonts w:cs="Arial"/>
            <w:lang w:val="en-US"/>
          </w:rPr>
          <w:t>CJ20N</w:t>
        </w:r>
        <w:r>
          <w:rPr>
            <w:rFonts w:cs="Arial"/>
          </w:rPr>
          <w:t xml:space="preserve"> – </w:t>
        </w:r>
      </w:ins>
      <w:ins w:id="1010" w:author="Попова Дарья" w:date="2020-07-15T17:23:00Z">
        <w:r w:rsidRPr="00AA72D3">
          <w:rPr>
            <w:rFonts w:cs="Arial"/>
          </w:rPr>
          <w:t>Project Builder</w:t>
        </w:r>
      </w:ins>
      <w:ins w:id="1011" w:author="Попова Дарья" w:date="2020-07-15T18:59:00Z">
        <w:r w:rsidR="00A50282">
          <w:rPr>
            <w:rFonts w:cs="Arial"/>
          </w:rPr>
          <w:t>.</w:t>
        </w:r>
      </w:ins>
    </w:p>
    <w:p w14:paraId="67070B32" w14:textId="77777777" w:rsidR="00AA72D3" w:rsidRPr="00F877A5" w:rsidRDefault="00AA72D3" w:rsidP="00AA72D3">
      <w:pPr>
        <w:pStyle w:val="afa"/>
        <w:spacing w:after="120" w:line="276" w:lineRule="auto"/>
        <w:ind w:left="1287" w:firstLine="0"/>
        <w:rPr>
          <w:ins w:id="1012" w:author="Попова Дарья" w:date="2020-07-15T17:22:00Z"/>
          <w:rFonts w:cs="Arial"/>
        </w:rPr>
      </w:pPr>
      <w:ins w:id="1013" w:author="Попова Дарья" w:date="2020-07-15T17:22:00Z">
        <w:r w:rsidRPr="00F877A5">
          <w:rPr>
            <w:rFonts w:cs="Arial"/>
          </w:rPr>
          <w:t>Поля для заполнения на селекционном экране:</w:t>
        </w:r>
      </w:ins>
    </w:p>
    <w:p w14:paraId="14457BDF" w14:textId="2C5B827B" w:rsidR="00AA72D3" w:rsidRDefault="00AA72D3" w:rsidP="00AA72D3">
      <w:pPr>
        <w:pStyle w:val="afa"/>
        <w:spacing w:after="240" w:line="276" w:lineRule="auto"/>
        <w:ind w:left="1287" w:firstLine="0"/>
        <w:rPr>
          <w:ins w:id="1014" w:author="Попова Дарья" w:date="2020-07-15T17:22:00Z"/>
          <w:rFonts w:cs="Arial"/>
        </w:rPr>
      </w:pPr>
      <w:ins w:id="1015" w:author="Попова Дарья" w:date="2020-07-15T17:22:00Z">
        <w:r>
          <w:rPr>
            <w:rFonts w:cs="Arial"/>
          </w:rPr>
          <w:t xml:space="preserve">- </w:t>
        </w:r>
      </w:ins>
      <w:ins w:id="1016" w:author="Попова Дарья" w:date="2020-07-15T17:23:00Z">
        <w:r>
          <w:rPr>
            <w:rFonts w:cs="Arial"/>
          </w:rPr>
          <w:t>Проект</w:t>
        </w:r>
      </w:ins>
      <w:ins w:id="1017" w:author="Попова Дарья" w:date="2020-07-15T17:22:00Z">
        <w:r>
          <w:rPr>
            <w:rFonts w:cs="Arial"/>
          </w:rPr>
          <w:t>;</w:t>
        </w:r>
      </w:ins>
    </w:p>
    <w:p w14:paraId="48ADD368" w14:textId="794F13E0" w:rsidR="00AA72D3" w:rsidRDefault="00AA72D3" w:rsidP="00AA72D3">
      <w:pPr>
        <w:pStyle w:val="afa"/>
        <w:spacing w:after="240" w:line="276" w:lineRule="auto"/>
        <w:ind w:left="1287" w:firstLine="0"/>
        <w:rPr>
          <w:ins w:id="1018" w:author="Попова Дарья" w:date="2020-07-15T17:22:00Z"/>
          <w:rFonts w:cs="Arial"/>
        </w:rPr>
      </w:pPr>
      <w:ins w:id="1019" w:author="Попова Дарья" w:date="2020-07-15T17:22:00Z">
        <w:r>
          <w:rPr>
            <w:rFonts w:cs="Arial"/>
          </w:rPr>
          <w:t xml:space="preserve">- </w:t>
        </w:r>
      </w:ins>
      <w:ins w:id="1020" w:author="Попова Дарья" w:date="2020-07-15T17:23:00Z">
        <w:r>
          <w:rPr>
            <w:rFonts w:cs="Arial"/>
          </w:rPr>
          <w:t>СПП-элемент</w:t>
        </w:r>
      </w:ins>
      <w:ins w:id="1021" w:author="Попова Дарья" w:date="2020-07-15T17:22:00Z">
        <w:r>
          <w:rPr>
            <w:rFonts w:cs="Arial"/>
          </w:rPr>
          <w:t>.</w:t>
        </w:r>
      </w:ins>
    </w:p>
    <w:p w14:paraId="74510528" w14:textId="6B74DE92" w:rsidR="00AA72D3" w:rsidRPr="00244BDC" w:rsidRDefault="00EE49F9">
      <w:pPr>
        <w:pStyle w:val="4"/>
        <w:ind w:left="862" w:hanging="862"/>
        <w:rPr>
          <w:ins w:id="1022" w:author="Попова Дарья" w:date="2020-07-15T17:25:00Z"/>
          <w:b w:val="0"/>
          <w:rPrChange w:id="1023" w:author="Попова Дарья" w:date="2020-07-16T18:25:00Z">
            <w:rPr>
              <w:ins w:id="1024" w:author="Попова Дарья" w:date="2020-07-15T17:25:00Z"/>
              <w:rFonts w:eastAsiaTheme="majorEastAsia"/>
              <w:b/>
              <w:i/>
              <w:caps/>
            </w:rPr>
          </w:rPrChange>
        </w:rPr>
        <w:pPrChange w:id="1025" w:author="Попова Дарья" w:date="2020-07-16T18:25:00Z">
          <w:pPr>
            <w:pStyle w:val="TABLECONTENT"/>
            <w:jc w:val="both"/>
          </w:pPr>
        </w:pPrChange>
      </w:pPr>
      <w:ins w:id="1026" w:author="Попова Дарья" w:date="2020-07-15T17:24:00Z">
        <w:r w:rsidRPr="00244BDC">
          <w:rPr>
            <w:rPrChange w:id="1027" w:author="Попова Дарья" w:date="2020-07-16T18:25:00Z">
              <w:rPr>
                <w:b/>
                <w:i/>
                <w:caps/>
              </w:rPr>
            </w:rPrChange>
          </w:rPr>
          <w:t xml:space="preserve">Шаг процесса 92 - </w:t>
        </w:r>
        <w:r w:rsidRPr="00A32F31">
          <w:t>Создание СПП-элемента для капитализируемого воздействия на ЗиС</w:t>
        </w:r>
      </w:ins>
    </w:p>
    <w:p w14:paraId="7D8B6F90" w14:textId="0E87B805" w:rsidR="00EE49F9" w:rsidRPr="00B44557" w:rsidRDefault="00CE7A15">
      <w:pPr>
        <w:spacing w:after="240" w:line="276" w:lineRule="auto"/>
        <w:rPr>
          <w:ins w:id="1028" w:author="Попова Дарья" w:date="2020-07-15T17:32:00Z"/>
          <w:rPrChange w:id="1029" w:author="Попова Дарья" w:date="2020-07-15T18:57:00Z">
            <w:rPr>
              <w:ins w:id="1030" w:author="Попова Дарья" w:date="2020-07-15T17:32:00Z"/>
              <w:rFonts w:eastAsiaTheme="majorEastAsia"/>
            </w:rPr>
          </w:rPrChange>
        </w:rPr>
        <w:pPrChange w:id="1031" w:author="Попова Дарья" w:date="2020-07-15T18:57:00Z">
          <w:pPr>
            <w:pStyle w:val="TABLECONTENT"/>
            <w:jc w:val="both"/>
          </w:pPr>
        </w:pPrChange>
      </w:pPr>
      <w:ins w:id="1032" w:author="Попова Дарья" w:date="2020-07-15T18:46:00Z">
        <w:r w:rsidRPr="00B44557">
          <w:rPr>
            <w:rFonts w:cs="Arial"/>
            <w:rPrChange w:id="1033" w:author="Попова Дарья" w:date="2020-07-15T18:57:00Z">
              <w:rPr>
                <w:rFonts w:eastAsiaTheme="majorEastAsia"/>
              </w:rPr>
            </w:rPrChange>
          </w:rPr>
          <w:t>На основании данных о результатах осмотров ЗиС и периодичности проведения капитальных ремонтов п</w:t>
        </w:r>
      </w:ins>
      <w:ins w:id="1034" w:author="Попова Дарья" w:date="2020-07-15T18:08:00Z">
        <w:r w:rsidR="006C75ED" w:rsidRPr="00B44557">
          <w:rPr>
            <w:rFonts w:cs="Arial"/>
            <w:rPrChange w:id="1035" w:author="Попова Дарья" w:date="2020-07-15T18:57:00Z">
              <w:rPr>
                <w:rFonts w:eastAsiaTheme="majorEastAsia"/>
              </w:rPr>
            </w:rPrChange>
          </w:rPr>
          <w:t xml:space="preserve">ри помощи транзакции </w:t>
        </w:r>
        <w:r w:rsidR="006C75ED" w:rsidRPr="00B44557">
          <w:rPr>
            <w:rFonts w:cs="Arial"/>
            <w:rPrChange w:id="1036" w:author="Попова Дарья" w:date="2020-07-15T18:57:00Z">
              <w:rPr>
                <w:rFonts w:eastAsiaTheme="majorEastAsia"/>
                <w:lang w:val="en-US"/>
              </w:rPr>
            </w:rPrChange>
          </w:rPr>
          <w:t>CJ20N</w:t>
        </w:r>
        <w:r w:rsidR="006C75ED" w:rsidRPr="00B44557">
          <w:rPr>
            <w:rFonts w:cs="Arial"/>
            <w:rPrChange w:id="1037" w:author="Попова Дарья" w:date="2020-07-15T18:57:00Z">
              <w:rPr>
                <w:rFonts w:eastAsiaTheme="majorEastAsia"/>
              </w:rPr>
            </w:rPrChange>
          </w:rPr>
          <w:t xml:space="preserve"> </w:t>
        </w:r>
      </w:ins>
      <w:ins w:id="1038" w:author="Попова Дарья" w:date="2020-07-15T17:30:00Z">
        <w:r w:rsidR="006C75ED" w:rsidRPr="00B44557">
          <w:rPr>
            <w:rFonts w:cs="Arial"/>
            <w:rPrChange w:id="1039" w:author="Попова Дарья" w:date="2020-07-15T18:57:00Z">
              <w:rPr>
                <w:rFonts w:eastAsiaTheme="majorEastAsia"/>
              </w:rPr>
            </w:rPrChange>
          </w:rPr>
          <w:t>в</w:t>
        </w:r>
        <w:r w:rsidR="000671A2" w:rsidRPr="00B44557">
          <w:rPr>
            <w:rFonts w:cs="Arial"/>
            <w:rPrChange w:id="1040" w:author="Попова Дарья" w:date="2020-07-15T18:57:00Z">
              <w:rPr>
                <w:rFonts w:eastAsiaTheme="majorEastAsia"/>
              </w:rPr>
            </w:rPrChange>
          </w:rPr>
          <w:t xml:space="preserve"> рамках группирующего СПП-элемента «Здания и Сооружения (CAPEX)» </w:t>
        </w:r>
      </w:ins>
      <w:ins w:id="1041" w:author="Попова Дарья" w:date="2020-07-15T17:26:00Z">
        <w:r w:rsidRPr="00B44557">
          <w:rPr>
            <w:rFonts w:cs="Arial"/>
            <w:rPrChange w:id="1042" w:author="Попова Дарья" w:date="2020-07-15T18:57:00Z">
              <w:rPr>
                <w:rFonts w:eastAsiaTheme="majorEastAsia"/>
              </w:rPr>
            </w:rPrChange>
          </w:rPr>
          <w:t>Планировщик</w:t>
        </w:r>
        <w:r w:rsidR="000671A2" w:rsidRPr="00B44557">
          <w:rPr>
            <w:rFonts w:cs="Arial"/>
            <w:rPrChange w:id="1043" w:author="Попова Дарья" w:date="2020-07-15T18:57:00Z">
              <w:rPr>
                <w:rFonts w:eastAsiaTheme="majorEastAsia"/>
              </w:rPr>
            </w:rPrChange>
          </w:rPr>
          <w:t xml:space="preserve"> ЗиС </w:t>
        </w:r>
      </w:ins>
      <w:ins w:id="1044" w:author="Попова Дарья" w:date="2020-07-15T17:27:00Z">
        <w:r w:rsidR="000671A2" w:rsidRPr="00B44557">
          <w:rPr>
            <w:rFonts w:cs="Arial"/>
            <w:rPrChange w:id="1045" w:author="Попова Дарья" w:date="2020-07-15T18:57:00Z">
              <w:rPr>
                <w:rFonts w:eastAsiaTheme="majorEastAsia"/>
              </w:rPr>
            </w:rPrChange>
          </w:rPr>
          <w:t>с</w:t>
        </w:r>
      </w:ins>
      <w:ins w:id="1046" w:author="Попова Дарья" w:date="2020-07-15T17:26:00Z">
        <w:r w:rsidRPr="00B44557">
          <w:rPr>
            <w:rFonts w:cs="Arial"/>
            <w:rPrChange w:id="1047" w:author="Попова Дарья" w:date="2020-07-15T18:57:00Z">
              <w:rPr>
                <w:rFonts w:eastAsiaTheme="majorEastAsia"/>
              </w:rPr>
            </w:rPrChange>
          </w:rPr>
          <w:t>оздает</w:t>
        </w:r>
        <w:r w:rsidR="000671A2" w:rsidRPr="00B44557">
          <w:rPr>
            <w:rFonts w:cs="Arial"/>
            <w:rPrChange w:id="1048" w:author="Попова Дарья" w:date="2020-07-15T18:57:00Z">
              <w:rPr>
                <w:rFonts w:eastAsiaTheme="majorEastAsia"/>
              </w:rPr>
            </w:rPrChange>
          </w:rPr>
          <w:t xml:space="preserve"> СПП-элемент на конкретное капитализируемое возде</w:t>
        </w:r>
      </w:ins>
      <w:ins w:id="1049" w:author="Попова Дарья" w:date="2020-07-15T17:27:00Z">
        <w:r w:rsidR="000671A2" w:rsidRPr="00B44557">
          <w:rPr>
            <w:rFonts w:cs="Arial"/>
            <w:rPrChange w:id="1050" w:author="Попова Дарья" w:date="2020-07-15T18:57:00Z">
              <w:rPr>
                <w:rFonts w:eastAsiaTheme="majorEastAsia"/>
              </w:rPr>
            </w:rPrChange>
          </w:rPr>
          <w:t>й</w:t>
        </w:r>
      </w:ins>
      <w:ins w:id="1051" w:author="Попова Дарья" w:date="2020-07-15T17:26:00Z">
        <w:r w:rsidR="000671A2" w:rsidRPr="00B44557">
          <w:rPr>
            <w:rFonts w:cs="Arial"/>
            <w:rPrChange w:id="1052" w:author="Попова Дарья" w:date="2020-07-15T18:57:00Z">
              <w:rPr>
                <w:rFonts w:eastAsiaTheme="majorEastAsia"/>
              </w:rPr>
            </w:rPrChange>
          </w:rPr>
          <w:t>ствие</w:t>
        </w:r>
      </w:ins>
      <w:ins w:id="1053" w:author="Попова Дарья" w:date="2020-07-15T17:29:00Z">
        <w:r w:rsidR="000671A2" w:rsidRPr="00B44557">
          <w:rPr>
            <w:rFonts w:cs="Arial"/>
            <w:rPrChange w:id="1054" w:author="Попова Дарья" w:date="2020-07-15T18:57:00Z">
              <w:rPr>
                <w:rFonts w:eastAsiaTheme="majorEastAsia"/>
              </w:rPr>
            </w:rPrChange>
          </w:rPr>
          <w:t xml:space="preserve">, указав вид проекта </w:t>
        </w:r>
        <w:r w:rsidR="000671A2" w:rsidRPr="00B44557">
          <w:rPr>
            <w:rFonts w:cs="Arial"/>
            <w:rPrChange w:id="1055" w:author="Попова Дарья" w:date="2020-07-15T18:57:00Z">
              <w:rPr>
                <w:rFonts w:eastAsiaTheme="majorEastAsia"/>
                <w:lang w:val="en-US"/>
              </w:rPr>
            </w:rPrChange>
          </w:rPr>
          <w:t xml:space="preserve">L4 </w:t>
        </w:r>
        <w:r w:rsidR="000671A2" w:rsidRPr="00B44557">
          <w:rPr>
            <w:rFonts w:cs="Arial"/>
            <w:rPrChange w:id="1056" w:author="Попова Дарья" w:date="2020-07-15T18:57:00Z">
              <w:rPr>
                <w:rFonts w:eastAsiaTheme="majorEastAsia"/>
              </w:rPr>
            </w:rPrChange>
          </w:rPr>
          <w:t>«Проект мероприятие»</w:t>
        </w:r>
      </w:ins>
      <w:ins w:id="1057" w:author="Попова Дарья" w:date="2020-07-15T17:31:00Z">
        <w:r w:rsidR="000671A2" w:rsidRPr="00B44557">
          <w:rPr>
            <w:rFonts w:cs="Arial"/>
            <w:rPrChange w:id="1058" w:author="Попова Дарья" w:date="2020-07-15T18:57:00Z">
              <w:rPr>
                <w:rFonts w:eastAsiaTheme="majorEastAsia"/>
              </w:rPr>
            </w:rPrChange>
          </w:rPr>
          <w:t xml:space="preserve"> и</w:t>
        </w:r>
      </w:ins>
      <w:ins w:id="1059" w:author="Попова Дарья" w:date="2020-07-15T17:30:00Z">
        <w:r w:rsidR="000671A2" w:rsidRPr="00B44557">
          <w:rPr>
            <w:rFonts w:cs="Arial"/>
            <w:rPrChange w:id="1060" w:author="Попова Дарья" w:date="2020-07-15T18:57:00Z">
              <w:rPr>
                <w:rFonts w:eastAsiaTheme="majorEastAsia"/>
              </w:rPr>
            </w:rPrChange>
          </w:rPr>
          <w:t xml:space="preserve"> причину инвестиций</w:t>
        </w:r>
      </w:ins>
      <w:ins w:id="1061" w:author="Попова Дарья" w:date="2020-07-15T17:31:00Z">
        <w:r w:rsidR="000671A2" w:rsidRPr="00B44557">
          <w:rPr>
            <w:rFonts w:cs="Arial"/>
            <w:rPrChange w:id="1062" w:author="Попова Дарья" w:date="2020-07-15T18:57:00Z">
              <w:rPr>
                <w:rFonts w:eastAsiaTheme="majorEastAsia"/>
              </w:rPr>
            </w:rPrChange>
          </w:rPr>
          <w:t xml:space="preserve"> </w:t>
        </w:r>
        <w:r w:rsidR="000671A2" w:rsidRPr="00B44557">
          <w:rPr>
            <w:rFonts w:cs="Arial"/>
            <w:rPrChange w:id="1063" w:author="Попова Дарья" w:date="2020-07-15T18:57:00Z">
              <w:rPr>
                <w:rFonts w:eastAsiaTheme="majorEastAsia"/>
                <w:lang w:val="en-US"/>
              </w:rPr>
            </w:rPrChange>
          </w:rPr>
          <w:t xml:space="preserve">A1 </w:t>
        </w:r>
        <w:r w:rsidR="000671A2" w:rsidRPr="00B44557">
          <w:rPr>
            <w:rFonts w:cs="Arial"/>
            <w:rPrChange w:id="1064" w:author="Попова Дарья" w:date="2020-07-15T18:57:00Z">
              <w:rPr>
                <w:rFonts w:eastAsiaTheme="majorEastAsia"/>
              </w:rPr>
            </w:rPrChange>
          </w:rPr>
          <w:t>«</w:t>
        </w:r>
      </w:ins>
      <w:ins w:id="1065" w:author="Попова Дарья" w:date="2020-07-15T17:32:00Z">
        <w:r w:rsidR="000671A2" w:rsidRPr="00B44557">
          <w:rPr>
            <w:rFonts w:cs="Arial"/>
            <w:rPrChange w:id="1066" w:author="Попова Дарья" w:date="2020-07-15T18:57:00Z">
              <w:rPr>
                <w:rFonts w:eastAsiaTheme="majorEastAsia"/>
              </w:rPr>
            </w:rPrChange>
          </w:rPr>
          <w:t>Капитализируемые ремонты</w:t>
        </w:r>
      </w:ins>
      <w:ins w:id="1067" w:author="Попова Дарья" w:date="2020-07-15T17:31:00Z">
        <w:r w:rsidR="000671A2" w:rsidRPr="00B44557">
          <w:rPr>
            <w:rFonts w:cs="Arial"/>
            <w:rPrChange w:id="1068" w:author="Попова Дарья" w:date="2020-07-15T18:57:00Z">
              <w:rPr>
                <w:rFonts w:eastAsiaTheme="majorEastAsia"/>
              </w:rPr>
            </w:rPrChange>
          </w:rPr>
          <w:t>»</w:t>
        </w:r>
      </w:ins>
      <w:ins w:id="1069" w:author="Попова Дарья" w:date="2020-07-15T17:26:00Z">
        <w:r w:rsidR="000671A2" w:rsidRPr="00B44557">
          <w:rPr>
            <w:rFonts w:cs="Arial"/>
            <w:rPrChange w:id="1070" w:author="Попова Дарья" w:date="2020-07-15T18:57:00Z">
              <w:rPr>
                <w:rFonts w:eastAsiaTheme="majorEastAsia"/>
              </w:rPr>
            </w:rPrChange>
          </w:rPr>
          <w:t>.</w:t>
        </w:r>
      </w:ins>
    </w:p>
    <w:p w14:paraId="4172A25B" w14:textId="54684A2B" w:rsidR="000671A2" w:rsidRPr="00B44557" w:rsidRDefault="000671A2">
      <w:pPr>
        <w:spacing w:after="240" w:line="276" w:lineRule="auto"/>
        <w:rPr>
          <w:ins w:id="1071" w:author="Попова Дарья" w:date="2020-07-15T18:03:00Z"/>
          <w:rPrChange w:id="1072" w:author="Попова Дарья" w:date="2020-07-15T18:57:00Z">
            <w:rPr>
              <w:ins w:id="1073" w:author="Попова Дарья" w:date="2020-07-15T18:03:00Z"/>
              <w:rFonts w:eastAsiaTheme="majorEastAsia"/>
            </w:rPr>
          </w:rPrChange>
        </w:rPr>
        <w:pPrChange w:id="1074" w:author="Попова Дарья" w:date="2020-07-15T18:57:00Z">
          <w:pPr>
            <w:pStyle w:val="TABLECONTENT"/>
            <w:jc w:val="both"/>
          </w:pPr>
        </w:pPrChange>
      </w:pPr>
      <w:ins w:id="1075" w:author="Попова Дарья" w:date="2020-07-15T17:32:00Z">
        <w:r w:rsidRPr="00B44557">
          <w:rPr>
            <w:rFonts w:cs="Arial"/>
            <w:rPrChange w:id="1076" w:author="Попова Дарья" w:date="2020-07-15T18:57:00Z">
              <w:rPr>
                <w:rFonts w:eastAsiaTheme="majorEastAsia"/>
              </w:rPr>
            </w:rPrChange>
          </w:rPr>
          <w:t xml:space="preserve">Для СПП-элемента с видом </w:t>
        </w:r>
        <w:r w:rsidRPr="00B44557">
          <w:rPr>
            <w:rFonts w:cs="Arial"/>
            <w:rPrChange w:id="1077" w:author="Попова Дарья" w:date="2020-07-15T18:57:00Z">
              <w:rPr>
                <w:rFonts w:eastAsiaTheme="majorEastAsia"/>
                <w:lang w:val="en-US"/>
              </w:rPr>
            </w:rPrChange>
          </w:rPr>
          <w:t xml:space="preserve">проекта L4 и причиной инвестиций </w:t>
        </w:r>
      </w:ins>
      <w:ins w:id="1078" w:author="Попова Дарья" w:date="2020-07-15T17:33:00Z">
        <w:r w:rsidRPr="00B44557">
          <w:rPr>
            <w:rFonts w:cs="Arial"/>
            <w:rPrChange w:id="1079" w:author="Попова Дарья" w:date="2020-07-15T18:57:00Z">
              <w:rPr>
                <w:rFonts w:eastAsiaTheme="majorEastAsia"/>
                <w:lang w:val="en-US"/>
              </w:rPr>
            </w:rPrChange>
          </w:rPr>
          <w:t>A1</w:t>
        </w:r>
      </w:ins>
      <w:ins w:id="1080" w:author="Попова Дарья" w:date="2020-07-15T17:59:00Z">
        <w:r w:rsidR="006C75ED" w:rsidRPr="00B44557">
          <w:rPr>
            <w:rFonts w:cs="Arial"/>
            <w:rPrChange w:id="1081" w:author="Попова Дарья" w:date="2020-07-15T18:57:00Z">
              <w:rPr>
                <w:rFonts w:eastAsiaTheme="majorEastAsia"/>
              </w:rPr>
            </w:rPrChange>
          </w:rPr>
          <w:t xml:space="preserve"> при сохранении автоматически подставляется профиль инвестиции </w:t>
        </w:r>
      </w:ins>
      <w:ins w:id="1082" w:author="Попова Дарья" w:date="2020-07-15T18:00:00Z">
        <w:r w:rsidR="006C75ED" w:rsidRPr="00B44557">
          <w:rPr>
            <w:rFonts w:cs="Arial"/>
            <w:rPrChange w:id="1083" w:author="Попова Дарья" w:date="2020-07-15T18:57:00Z">
              <w:rPr>
                <w:rFonts w:eastAsiaTheme="majorEastAsia"/>
              </w:rPr>
            </w:rPrChange>
          </w:rPr>
          <w:t>Z97071 «РБП/НКС:Капитализируемые ремонты в процессе выполн», функциональна</w:t>
        </w:r>
      </w:ins>
      <w:ins w:id="1084" w:author="Попова Дарья" w:date="2020-07-15T18:01:00Z">
        <w:r w:rsidR="006C75ED" w:rsidRPr="00B44557">
          <w:rPr>
            <w:rFonts w:cs="Arial"/>
            <w:rPrChange w:id="1085" w:author="Попова Дарья" w:date="2020-07-15T18:57:00Z">
              <w:rPr>
                <w:rFonts w:eastAsiaTheme="majorEastAsia"/>
              </w:rPr>
            </w:rPrChange>
          </w:rPr>
          <w:t xml:space="preserve">я схема </w:t>
        </w:r>
        <w:r w:rsidR="006C75ED" w:rsidRPr="00B44557">
          <w:rPr>
            <w:rFonts w:cs="Arial"/>
            <w:rPrChange w:id="1086" w:author="Попова Дарья" w:date="2020-07-15T18:57:00Z">
              <w:rPr>
                <w:rFonts w:eastAsiaTheme="majorEastAsia"/>
                <w:lang w:val="en-US"/>
              </w:rPr>
            </w:rPrChange>
          </w:rPr>
          <w:t xml:space="preserve">A_97 </w:t>
        </w:r>
        <w:r w:rsidR="006C75ED" w:rsidRPr="00B44557">
          <w:rPr>
            <w:rFonts w:cs="Arial"/>
            <w:rPrChange w:id="1087" w:author="Попова Дарья" w:date="2020-07-15T18:57:00Z">
              <w:rPr>
                <w:rFonts w:eastAsiaTheme="majorEastAsia"/>
              </w:rPr>
            </w:rPrChange>
          </w:rPr>
          <w:t>«РБП», снимается индикатор «Статистический»</w:t>
        </w:r>
      </w:ins>
      <w:ins w:id="1088" w:author="Попова Дарья" w:date="2020-07-15T18:02:00Z">
        <w:r w:rsidR="006C75ED" w:rsidRPr="00B44557">
          <w:rPr>
            <w:rFonts w:cs="Arial"/>
            <w:rPrChange w:id="1089" w:author="Попова Дарья" w:date="2020-07-15T18:57:00Z">
              <w:rPr>
                <w:rFonts w:eastAsiaTheme="majorEastAsia"/>
              </w:rPr>
            </w:rPrChange>
          </w:rPr>
          <w:t>, наследуется код проекта НСИ и объект лимитирования с вышестоящего группирующего СПП-элемента.</w:t>
        </w:r>
      </w:ins>
    </w:p>
    <w:p w14:paraId="0E33DDCA" w14:textId="77777777" w:rsidR="006C75ED" w:rsidRDefault="006C75ED" w:rsidP="006C75ED">
      <w:pPr>
        <w:spacing w:after="240" w:line="276" w:lineRule="auto"/>
        <w:rPr>
          <w:ins w:id="1090" w:author="Попова Дарья" w:date="2020-07-15T18:03:00Z"/>
          <w:rFonts w:cs="Arial"/>
        </w:rPr>
      </w:pPr>
      <w:ins w:id="1091" w:author="Попова Дарья" w:date="2020-07-15T18:03:00Z">
        <w:r>
          <w:rPr>
            <w:rFonts w:cs="Arial"/>
          </w:rPr>
          <w:t>Используемая транзакция:</w:t>
        </w:r>
      </w:ins>
    </w:p>
    <w:p w14:paraId="76D03AE4" w14:textId="51BE4F83" w:rsidR="006C75ED" w:rsidRDefault="006C75ED" w:rsidP="006C75ED">
      <w:pPr>
        <w:pStyle w:val="afa"/>
        <w:numPr>
          <w:ilvl w:val="0"/>
          <w:numId w:val="17"/>
        </w:numPr>
        <w:spacing w:after="240" w:line="276" w:lineRule="auto"/>
        <w:rPr>
          <w:ins w:id="1092" w:author="Попова Дарья" w:date="2020-07-15T18:03:00Z"/>
          <w:rFonts w:cs="Arial"/>
        </w:rPr>
      </w:pPr>
      <w:ins w:id="1093" w:author="Попова Дарья" w:date="2020-07-15T18:03:00Z">
        <w:r>
          <w:rPr>
            <w:rFonts w:cs="Arial"/>
            <w:lang w:val="en-US"/>
          </w:rPr>
          <w:t>CJ20N</w:t>
        </w:r>
        <w:r>
          <w:rPr>
            <w:rFonts w:cs="Arial"/>
          </w:rPr>
          <w:t xml:space="preserve"> – </w:t>
        </w:r>
        <w:r w:rsidRPr="00AA72D3">
          <w:rPr>
            <w:rFonts w:cs="Arial"/>
          </w:rPr>
          <w:t>Project Builder</w:t>
        </w:r>
      </w:ins>
      <w:ins w:id="1094" w:author="Попова Дарья" w:date="2020-07-15T18:59:00Z">
        <w:r w:rsidR="00A50282">
          <w:rPr>
            <w:rFonts w:cs="Arial"/>
          </w:rPr>
          <w:t>.</w:t>
        </w:r>
      </w:ins>
    </w:p>
    <w:p w14:paraId="2D7029A0" w14:textId="77777777" w:rsidR="006C75ED" w:rsidRPr="00F877A5" w:rsidRDefault="006C75ED" w:rsidP="006C75ED">
      <w:pPr>
        <w:pStyle w:val="afa"/>
        <w:spacing w:after="120" w:line="276" w:lineRule="auto"/>
        <w:ind w:left="1287" w:firstLine="0"/>
        <w:rPr>
          <w:ins w:id="1095" w:author="Попова Дарья" w:date="2020-07-15T18:03:00Z"/>
          <w:rFonts w:cs="Arial"/>
        </w:rPr>
      </w:pPr>
      <w:ins w:id="1096" w:author="Попова Дарья" w:date="2020-07-15T18:03:00Z">
        <w:r w:rsidRPr="00F877A5">
          <w:rPr>
            <w:rFonts w:cs="Arial"/>
          </w:rPr>
          <w:t>Поля для заполнения на селекционном экране:</w:t>
        </w:r>
      </w:ins>
    </w:p>
    <w:p w14:paraId="42F9AF13" w14:textId="77777777" w:rsidR="006C75ED" w:rsidRDefault="006C75ED" w:rsidP="006C75ED">
      <w:pPr>
        <w:pStyle w:val="afa"/>
        <w:spacing w:after="240" w:line="276" w:lineRule="auto"/>
        <w:ind w:left="1287" w:firstLine="0"/>
        <w:rPr>
          <w:ins w:id="1097" w:author="Попова Дарья" w:date="2020-07-15T18:03:00Z"/>
          <w:rFonts w:cs="Arial"/>
        </w:rPr>
      </w:pPr>
      <w:ins w:id="1098" w:author="Попова Дарья" w:date="2020-07-15T18:03:00Z">
        <w:r>
          <w:rPr>
            <w:rFonts w:cs="Arial"/>
          </w:rPr>
          <w:t>- Проект;</w:t>
        </w:r>
      </w:ins>
    </w:p>
    <w:p w14:paraId="7FBE3E78" w14:textId="77777777" w:rsidR="006C75ED" w:rsidRDefault="006C75ED" w:rsidP="006C75ED">
      <w:pPr>
        <w:pStyle w:val="afa"/>
        <w:spacing w:after="240" w:line="276" w:lineRule="auto"/>
        <w:ind w:left="1287" w:firstLine="0"/>
        <w:rPr>
          <w:ins w:id="1099" w:author="Попова Дарья" w:date="2020-07-15T18:03:00Z"/>
          <w:rFonts w:cs="Arial"/>
        </w:rPr>
      </w:pPr>
      <w:ins w:id="1100" w:author="Попова Дарья" w:date="2020-07-15T18:03:00Z">
        <w:r>
          <w:rPr>
            <w:rFonts w:cs="Arial"/>
          </w:rPr>
          <w:t>- СПП-элемент.</w:t>
        </w:r>
      </w:ins>
    </w:p>
    <w:p w14:paraId="030FBF8B" w14:textId="0EDB0393" w:rsidR="006C75ED" w:rsidRPr="00244BDC" w:rsidRDefault="00CE7A15">
      <w:pPr>
        <w:pStyle w:val="4"/>
        <w:ind w:left="862" w:hanging="862"/>
        <w:rPr>
          <w:ins w:id="1101" w:author="Попова Дарья" w:date="2020-07-15T18:45:00Z"/>
          <w:b w:val="0"/>
          <w:rPrChange w:id="1102" w:author="Попова Дарья" w:date="2020-07-16T18:25:00Z">
            <w:rPr>
              <w:ins w:id="1103" w:author="Попова Дарья" w:date="2020-07-15T18:45:00Z"/>
              <w:rFonts w:eastAsiaTheme="majorEastAsia"/>
              <w:b/>
              <w:i/>
              <w:caps/>
            </w:rPr>
          </w:rPrChange>
        </w:rPr>
        <w:pPrChange w:id="1104" w:author="Попова Дарья" w:date="2020-07-16T18:25:00Z">
          <w:pPr>
            <w:pStyle w:val="TABLECONTENT"/>
            <w:jc w:val="both"/>
          </w:pPr>
        </w:pPrChange>
      </w:pPr>
      <w:ins w:id="1105" w:author="Попова Дарья" w:date="2020-07-15T18:45:00Z">
        <w:r w:rsidRPr="00244BDC">
          <w:rPr>
            <w:rPrChange w:id="1106" w:author="Попова Дарья" w:date="2020-07-16T18:25:00Z">
              <w:rPr>
                <w:b/>
                <w:i/>
                <w:caps/>
              </w:rPr>
            </w:rPrChange>
          </w:rPr>
          <w:t xml:space="preserve">Шаг процесса 93 - </w:t>
        </w:r>
      </w:ins>
      <w:ins w:id="1107" w:author="Попова Дарья" w:date="2020-07-15T18:44:00Z">
        <w:r w:rsidRPr="00A32F31">
          <w:t>Формирование сетевых граф</w:t>
        </w:r>
        <w:r w:rsidRPr="002175C8">
          <w:t>иков CAPEX для воздейств</w:t>
        </w:r>
      </w:ins>
      <w:ins w:id="1108" w:author="Попова Дарья" w:date="2020-07-15T18:45:00Z">
        <w:r w:rsidRPr="00244BDC">
          <w:rPr>
            <w:rPrChange w:id="1109" w:author="Попова Дарья" w:date="2020-07-16T18:25:00Z">
              <w:rPr>
                <w:b/>
                <w:i/>
                <w:caps/>
              </w:rPr>
            </w:rPrChange>
          </w:rPr>
          <w:t>ий</w:t>
        </w:r>
      </w:ins>
      <w:ins w:id="1110" w:author="Попова Дарья" w:date="2020-07-15T18:44:00Z">
        <w:r w:rsidRPr="00A32F31">
          <w:t xml:space="preserve"> на ЗиС</w:t>
        </w:r>
      </w:ins>
    </w:p>
    <w:p w14:paraId="0324E789" w14:textId="62935797" w:rsidR="00CE7A15" w:rsidRPr="002175C8" w:rsidRDefault="00CE7A15">
      <w:pPr>
        <w:spacing w:after="240" w:line="276" w:lineRule="auto"/>
        <w:rPr>
          <w:ins w:id="1111" w:author="Попова Дарья" w:date="2020-07-15T18:56:00Z"/>
          <w:rPrChange w:id="1112" w:author="Александр Шрамков" w:date="2021-03-04T10:31:00Z">
            <w:rPr>
              <w:ins w:id="1113" w:author="Попова Дарья" w:date="2020-07-15T18:56:00Z"/>
              <w:rFonts w:eastAsiaTheme="majorEastAsia"/>
              <w:lang w:val="en-US"/>
            </w:rPr>
          </w:rPrChange>
        </w:rPr>
        <w:pPrChange w:id="1114" w:author="Попова Дарья" w:date="2020-07-15T18:57:00Z">
          <w:pPr>
            <w:pStyle w:val="TABLECONTENT"/>
            <w:jc w:val="both"/>
          </w:pPr>
        </w:pPrChange>
      </w:pPr>
      <w:ins w:id="1115" w:author="Попова Дарья" w:date="2020-07-15T18:54:00Z">
        <w:r w:rsidRPr="00B44557">
          <w:rPr>
            <w:rFonts w:cs="Arial"/>
            <w:rPrChange w:id="1116" w:author="Попова Дарья" w:date="2020-07-15T18:57:00Z">
              <w:rPr>
                <w:rFonts w:eastAsiaTheme="majorEastAsia"/>
              </w:rPr>
            </w:rPrChange>
          </w:rPr>
          <w:t xml:space="preserve">Планировщик ЗиС УО при помощи транзакции </w:t>
        </w:r>
        <w:r w:rsidRPr="00B44557">
          <w:rPr>
            <w:rFonts w:cs="Arial"/>
            <w:rPrChange w:id="1117" w:author="Попова Дарья" w:date="2020-07-15T18:57:00Z">
              <w:rPr>
                <w:rFonts w:eastAsiaTheme="majorEastAsia"/>
                <w:lang w:val="en-US"/>
              </w:rPr>
            </w:rPrChange>
          </w:rPr>
          <w:t xml:space="preserve">CJ20N </w:t>
        </w:r>
        <w:r w:rsidRPr="00B44557">
          <w:rPr>
            <w:rFonts w:cs="Arial"/>
            <w:rPrChange w:id="1118" w:author="Попова Дарья" w:date="2020-07-15T18:57:00Z">
              <w:rPr>
                <w:rFonts w:eastAsiaTheme="majorEastAsia"/>
              </w:rPr>
            </w:rPrChange>
          </w:rPr>
          <w:t xml:space="preserve">создает сетевой график с профилем </w:t>
        </w:r>
        <w:r w:rsidR="00B44557" w:rsidRPr="00B44557">
          <w:rPr>
            <w:rFonts w:cs="Arial"/>
            <w:rPrChange w:id="1119" w:author="Попова Дарья" w:date="2020-07-15T18:57:00Z">
              <w:rPr>
                <w:rFonts w:eastAsiaTheme="majorEastAsia"/>
                <w:lang w:val="en-US"/>
              </w:rPr>
            </w:rPrChange>
          </w:rPr>
          <w:t>P0034</w:t>
        </w:r>
        <w:r w:rsidRPr="00B44557">
          <w:rPr>
            <w:rFonts w:cs="Arial"/>
            <w:rPrChange w:id="1120" w:author="Попова Дарья" w:date="2020-07-15T18:57:00Z">
              <w:rPr>
                <w:rFonts w:eastAsiaTheme="majorEastAsia"/>
                <w:lang w:val="en-US"/>
              </w:rPr>
            </w:rPrChange>
          </w:rPr>
          <w:t>0 «</w:t>
        </w:r>
        <w:r w:rsidRPr="00B44557">
          <w:rPr>
            <w:rFonts w:cs="Arial"/>
            <w:rPrChange w:id="1121" w:author="Попова Дарья" w:date="2020-07-15T18:57:00Z">
              <w:rPr>
                <w:rFonts w:eastAsiaTheme="majorEastAsia"/>
              </w:rPr>
            </w:rPrChange>
          </w:rPr>
          <w:t>ЗиС (</w:t>
        </w:r>
        <w:r w:rsidR="00B44557" w:rsidRPr="00B44557">
          <w:rPr>
            <w:rFonts w:cs="Arial"/>
            <w:rPrChange w:id="1122" w:author="Попова Дарья" w:date="2020-07-15T18:57:00Z">
              <w:rPr>
                <w:rFonts w:eastAsiaTheme="majorEastAsia"/>
                <w:lang w:val="en-US"/>
              </w:rPr>
            </w:rPrChange>
          </w:rPr>
          <w:t>CA</w:t>
        </w:r>
        <w:r w:rsidRPr="00B44557">
          <w:rPr>
            <w:rFonts w:cs="Arial"/>
            <w:rPrChange w:id="1123" w:author="Попова Дарья" w:date="2020-07-15T18:57:00Z">
              <w:rPr>
                <w:rFonts w:eastAsiaTheme="majorEastAsia"/>
                <w:lang w:val="en-US"/>
              </w:rPr>
            </w:rPrChange>
          </w:rPr>
          <w:t>PEX</w:t>
        </w:r>
        <w:r w:rsidRPr="00B44557">
          <w:rPr>
            <w:rFonts w:cs="Arial"/>
            <w:rPrChange w:id="1124" w:author="Попова Дарья" w:date="2020-07-15T18:57:00Z">
              <w:rPr>
                <w:rFonts w:eastAsiaTheme="majorEastAsia"/>
              </w:rPr>
            </w:rPrChange>
          </w:rPr>
          <w:t xml:space="preserve">)» вида </w:t>
        </w:r>
        <w:r w:rsidR="00B44557" w:rsidRPr="00B44557">
          <w:rPr>
            <w:rFonts w:cs="Arial"/>
            <w:rPrChange w:id="1125" w:author="Попова Дарья" w:date="2020-07-15T18:57:00Z">
              <w:rPr>
                <w:rFonts w:eastAsiaTheme="majorEastAsia"/>
                <w:lang w:val="en-US"/>
              </w:rPr>
            </w:rPrChange>
          </w:rPr>
          <w:t>P34</w:t>
        </w:r>
        <w:r w:rsidRPr="00B44557">
          <w:rPr>
            <w:rFonts w:cs="Arial"/>
            <w:rPrChange w:id="1126" w:author="Попова Дарья" w:date="2020-07-15T18:57:00Z">
              <w:rPr>
                <w:rFonts w:eastAsiaTheme="majorEastAsia"/>
                <w:lang w:val="en-US"/>
              </w:rPr>
            </w:rPrChange>
          </w:rPr>
          <w:t xml:space="preserve">0 «Воздействия на </w:t>
        </w:r>
        <w:r w:rsidRPr="00B44557">
          <w:rPr>
            <w:rFonts w:cs="Arial"/>
            <w:rPrChange w:id="1127" w:author="Попова Дарья" w:date="2020-07-15T18:57:00Z">
              <w:rPr>
                <w:rFonts w:eastAsiaTheme="majorEastAsia"/>
              </w:rPr>
            </w:rPrChange>
          </w:rPr>
          <w:t>ЗиС (</w:t>
        </w:r>
        <w:r w:rsidR="00B44557" w:rsidRPr="00B44557">
          <w:rPr>
            <w:rFonts w:cs="Arial"/>
            <w:rPrChange w:id="1128" w:author="Попова Дарья" w:date="2020-07-15T18:57:00Z">
              <w:rPr>
                <w:rFonts w:eastAsiaTheme="majorEastAsia"/>
                <w:lang w:val="en-US"/>
              </w:rPr>
            </w:rPrChange>
          </w:rPr>
          <w:t>CA</w:t>
        </w:r>
        <w:r w:rsidRPr="00B44557">
          <w:rPr>
            <w:rFonts w:cs="Arial"/>
            <w:rPrChange w:id="1129" w:author="Попова Дарья" w:date="2020-07-15T18:57:00Z">
              <w:rPr>
                <w:rFonts w:eastAsiaTheme="majorEastAsia"/>
                <w:lang w:val="en-US"/>
              </w:rPr>
            </w:rPrChange>
          </w:rPr>
          <w:t xml:space="preserve">PEX)» на отдельное </w:t>
        </w:r>
        <w:r w:rsidRPr="00B44557">
          <w:rPr>
            <w:rFonts w:cs="Arial"/>
            <w:rPrChange w:id="1130" w:author="Попова Дарья" w:date="2020-07-15T18:57:00Z">
              <w:rPr>
                <w:rFonts w:eastAsiaTheme="majorEastAsia"/>
              </w:rPr>
            </w:rPrChange>
          </w:rPr>
          <w:lastRenderedPageBreak/>
          <w:t>ЗиС в</w:t>
        </w:r>
      </w:ins>
      <w:ins w:id="1131" w:author="Попова Дарья" w:date="2020-07-15T18:55:00Z">
        <w:r w:rsidR="00B44557" w:rsidRPr="00B44557">
          <w:rPr>
            <w:rFonts w:cs="Arial"/>
            <w:rPrChange w:id="1132" w:author="Попова Дарья" w:date="2020-07-15T18:57:00Z">
              <w:rPr>
                <w:rFonts w:eastAsiaTheme="majorEastAsia"/>
                <w:lang w:val="en-US"/>
              </w:rPr>
            </w:rPrChange>
          </w:rPr>
          <w:t xml:space="preserve"> рамках СПП-элемента по </w:t>
        </w:r>
      </w:ins>
      <w:ins w:id="1133" w:author="Попова Дарья" w:date="2020-07-15T18:56:00Z">
        <w:r w:rsidR="00B44557" w:rsidRPr="00B44557">
          <w:rPr>
            <w:rFonts w:cs="Arial"/>
            <w:rPrChange w:id="1134" w:author="Попова Дарья" w:date="2020-07-15T18:57:00Z">
              <w:rPr>
                <w:rFonts w:eastAsiaTheme="majorEastAsia"/>
              </w:rPr>
            </w:rPrChange>
          </w:rPr>
          <w:t xml:space="preserve">конкретному </w:t>
        </w:r>
      </w:ins>
      <w:ins w:id="1135" w:author="Попова Дарья" w:date="2020-07-15T18:55:00Z">
        <w:r w:rsidR="00B44557" w:rsidRPr="00B44557">
          <w:rPr>
            <w:rFonts w:cs="Arial"/>
            <w:rPrChange w:id="1136" w:author="Попова Дарья" w:date="2020-07-15T18:57:00Z">
              <w:rPr>
                <w:rFonts w:eastAsiaTheme="majorEastAsia"/>
                <w:lang w:val="en-US"/>
              </w:rPr>
            </w:rPrChange>
          </w:rPr>
          <w:t>капитализируемому воздействию.</w:t>
        </w:r>
      </w:ins>
      <w:ins w:id="1137" w:author="Попова Дарья" w:date="2020-07-21T11:13:00Z">
        <w:r w:rsidR="00187450">
          <w:rPr>
            <w:rFonts w:cs="Arial"/>
          </w:rPr>
          <w:t xml:space="preserve"> При сохранении сетевого графика вида </w:t>
        </w:r>
        <w:r w:rsidR="00187450">
          <w:rPr>
            <w:rFonts w:cs="Arial"/>
            <w:lang w:val="en-US"/>
          </w:rPr>
          <w:t>P</w:t>
        </w:r>
        <w:r w:rsidR="00187450" w:rsidRPr="002175C8">
          <w:rPr>
            <w:rFonts w:cs="Arial"/>
            <w:rPrChange w:id="1138" w:author="Александр Шрамков" w:date="2021-03-04T10:31:00Z">
              <w:rPr>
                <w:lang w:val="en-US"/>
              </w:rPr>
            </w:rPrChange>
          </w:rPr>
          <w:t>340</w:t>
        </w:r>
      </w:ins>
      <w:ins w:id="1139" w:author="Попова Дарья" w:date="2020-07-21T11:14:00Z">
        <w:r w:rsidR="00187450">
          <w:rPr>
            <w:rFonts w:cs="Arial"/>
          </w:rPr>
          <w:t xml:space="preserve"> должна выполняться проверка по присвоению к СПП-элементу </w:t>
        </w:r>
        <w:r w:rsidR="00187450">
          <w:rPr>
            <w:rFonts w:cs="Arial"/>
            <w:lang w:val="en-US"/>
          </w:rPr>
          <w:t>CAPEX</w:t>
        </w:r>
        <w:r w:rsidR="00187450" w:rsidRPr="002175C8">
          <w:rPr>
            <w:rFonts w:cs="Arial"/>
            <w:rPrChange w:id="1140" w:author="Александр Шрамков" w:date="2021-03-04T10:31:00Z">
              <w:rPr>
                <w:lang w:val="en-US"/>
              </w:rPr>
            </w:rPrChange>
          </w:rPr>
          <w:t xml:space="preserve"> (</w:t>
        </w:r>
      </w:ins>
      <w:ins w:id="1141" w:author="Попова Дарья" w:date="2020-07-21T11:15:00Z">
        <w:r w:rsidR="00187450">
          <w:rPr>
            <w:rFonts w:cs="Arial"/>
          </w:rPr>
          <w:t>причина</w:t>
        </w:r>
        <w:r w:rsidR="00187450" w:rsidRPr="002854E0">
          <w:rPr>
            <w:rFonts w:cs="Arial"/>
          </w:rPr>
          <w:t xml:space="preserve"> инвестиций A1</w:t>
        </w:r>
      </w:ins>
      <w:ins w:id="1142" w:author="Попова Дарья" w:date="2020-07-21T11:14:00Z">
        <w:r w:rsidR="00187450" w:rsidRPr="002175C8">
          <w:rPr>
            <w:rFonts w:cs="Arial"/>
            <w:rPrChange w:id="1143" w:author="Александр Шрамков" w:date="2021-03-04T10:31:00Z">
              <w:rPr>
                <w:lang w:val="en-US"/>
              </w:rPr>
            </w:rPrChange>
          </w:rPr>
          <w:t>)</w:t>
        </w:r>
      </w:ins>
      <w:ins w:id="1144" w:author="Попова Дарья" w:date="2020-10-22T15:45:00Z">
        <w:r w:rsidR="002C0E29" w:rsidRPr="002175C8">
          <w:rPr>
            <w:rFonts w:cs="Arial"/>
            <w:rPrChange w:id="1145" w:author="Александр Шрамков" w:date="2021-03-04T10:31:00Z">
              <w:rPr>
                <w:lang w:val="en-US"/>
              </w:rPr>
            </w:rPrChange>
          </w:rPr>
          <w:t xml:space="preserve"> (</w:t>
        </w:r>
      </w:ins>
      <w:ins w:id="1146" w:author="Попова Дарья" w:date="2020-10-22T15:46:00Z">
        <w:r w:rsidR="002C0E29">
          <w:rPr>
            <w:rFonts w:cs="Arial"/>
          </w:rPr>
          <w:t xml:space="preserve">разработка </w:t>
        </w:r>
        <w:r w:rsidR="002C0E29">
          <w:rPr>
            <w:rFonts w:cs="Arial"/>
            <w:lang w:val="en-US"/>
          </w:rPr>
          <w:t>PM</w:t>
        </w:r>
        <w:r w:rsidR="002C0E29" w:rsidRPr="002175C8">
          <w:rPr>
            <w:rFonts w:cs="Arial"/>
            <w:rPrChange w:id="1147" w:author="Александр Шрамков" w:date="2021-03-04T10:31:00Z">
              <w:rPr>
                <w:lang w:val="en-US"/>
              </w:rPr>
            </w:rPrChange>
          </w:rPr>
          <w:t>50</w:t>
        </w:r>
      </w:ins>
      <w:ins w:id="1148" w:author="Попова Дарья" w:date="2020-10-22T15:45:00Z">
        <w:r w:rsidR="002C0E29" w:rsidRPr="002175C8">
          <w:rPr>
            <w:rFonts w:cs="Arial"/>
            <w:rPrChange w:id="1149" w:author="Александр Шрамков" w:date="2021-03-04T10:31:00Z">
              <w:rPr>
                <w:lang w:val="en-US"/>
              </w:rPr>
            </w:rPrChange>
          </w:rPr>
          <w:t>)</w:t>
        </w:r>
      </w:ins>
      <w:ins w:id="1150" w:author="Попова Дарья" w:date="2020-07-21T11:15:00Z">
        <w:r w:rsidR="00187450" w:rsidRPr="002175C8">
          <w:rPr>
            <w:rFonts w:cs="Arial"/>
            <w:rPrChange w:id="1151" w:author="Александр Шрамков" w:date="2021-03-04T10:31:00Z">
              <w:rPr>
                <w:lang w:val="en-US"/>
              </w:rPr>
            </w:rPrChange>
          </w:rPr>
          <w:t>.</w:t>
        </w:r>
      </w:ins>
    </w:p>
    <w:p w14:paraId="47FA53E5" w14:textId="77777777" w:rsidR="00B44557" w:rsidRDefault="00B44557" w:rsidP="00B44557">
      <w:pPr>
        <w:spacing w:after="240" w:line="276" w:lineRule="auto"/>
        <w:rPr>
          <w:ins w:id="1152" w:author="Попова Дарья" w:date="2020-07-15T18:56:00Z"/>
          <w:rFonts w:cs="Arial"/>
        </w:rPr>
      </w:pPr>
      <w:ins w:id="1153" w:author="Попова Дарья" w:date="2020-07-15T18:56:00Z">
        <w:r>
          <w:rPr>
            <w:rFonts w:cs="Arial"/>
          </w:rPr>
          <w:t>Используемая транзакция:</w:t>
        </w:r>
      </w:ins>
    </w:p>
    <w:p w14:paraId="6971577F" w14:textId="0CFD34CD" w:rsidR="00B44557" w:rsidRDefault="00B44557" w:rsidP="00B44557">
      <w:pPr>
        <w:pStyle w:val="afa"/>
        <w:numPr>
          <w:ilvl w:val="0"/>
          <w:numId w:val="17"/>
        </w:numPr>
        <w:spacing w:after="240" w:line="276" w:lineRule="auto"/>
        <w:rPr>
          <w:ins w:id="1154" w:author="Попова Дарья" w:date="2020-07-15T18:56:00Z"/>
          <w:rFonts w:cs="Arial"/>
        </w:rPr>
      </w:pPr>
      <w:ins w:id="1155" w:author="Попова Дарья" w:date="2020-07-15T18:56:00Z">
        <w:r>
          <w:rPr>
            <w:rFonts w:cs="Arial"/>
            <w:lang w:val="en-US"/>
          </w:rPr>
          <w:t>CJ20N</w:t>
        </w:r>
        <w:r>
          <w:rPr>
            <w:rFonts w:cs="Arial"/>
          </w:rPr>
          <w:t xml:space="preserve"> – </w:t>
        </w:r>
        <w:r w:rsidRPr="00AA72D3">
          <w:rPr>
            <w:rFonts w:cs="Arial"/>
          </w:rPr>
          <w:t>Project Builder</w:t>
        </w:r>
      </w:ins>
      <w:ins w:id="1156" w:author="Попова Дарья" w:date="2020-07-15T18:59:00Z">
        <w:r w:rsidR="00A50282">
          <w:rPr>
            <w:rFonts w:cs="Arial"/>
          </w:rPr>
          <w:t>.</w:t>
        </w:r>
      </w:ins>
    </w:p>
    <w:p w14:paraId="3C36A523" w14:textId="77777777" w:rsidR="00B44557" w:rsidRPr="00F877A5" w:rsidRDefault="00B44557" w:rsidP="00B44557">
      <w:pPr>
        <w:pStyle w:val="afa"/>
        <w:spacing w:after="120" w:line="276" w:lineRule="auto"/>
        <w:ind w:left="1287" w:firstLine="0"/>
        <w:rPr>
          <w:ins w:id="1157" w:author="Попова Дарья" w:date="2020-07-15T18:56:00Z"/>
          <w:rFonts w:cs="Arial"/>
        </w:rPr>
      </w:pPr>
      <w:ins w:id="1158" w:author="Попова Дарья" w:date="2020-07-15T18:56:00Z">
        <w:r w:rsidRPr="00F877A5">
          <w:rPr>
            <w:rFonts w:cs="Arial"/>
          </w:rPr>
          <w:t>Поля для заполнения на селекционном экране:</w:t>
        </w:r>
      </w:ins>
    </w:p>
    <w:p w14:paraId="5AD4F48F" w14:textId="77777777" w:rsidR="00B44557" w:rsidRDefault="00B44557" w:rsidP="00B44557">
      <w:pPr>
        <w:pStyle w:val="afa"/>
        <w:spacing w:after="240" w:line="276" w:lineRule="auto"/>
        <w:ind w:left="1287" w:firstLine="0"/>
        <w:rPr>
          <w:ins w:id="1159" w:author="Попова Дарья" w:date="2020-07-15T18:56:00Z"/>
          <w:rFonts w:cs="Arial"/>
        </w:rPr>
      </w:pPr>
      <w:ins w:id="1160" w:author="Попова Дарья" w:date="2020-07-15T18:56:00Z">
        <w:r>
          <w:rPr>
            <w:rFonts w:cs="Arial"/>
          </w:rPr>
          <w:t>- СПП-элемент.</w:t>
        </w:r>
      </w:ins>
    </w:p>
    <w:p w14:paraId="67031A30" w14:textId="45FC3585" w:rsidR="00B44557" w:rsidRPr="00244BDC" w:rsidRDefault="005C735A">
      <w:pPr>
        <w:pStyle w:val="4"/>
        <w:ind w:left="862" w:hanging="862"/>
        <w:rPr>
          <w:ins w:id="1161" w:author="Попова Дарья" w:date="2020-07-15T19:03:00Z"/>
          <w:rPrChange w:id="1162" w:author="Попова Дарья" w:date="2020-07-16T18:25:00Z">
            <w:rPr>
              <w:ins w:id="1163" w:author="Попова Дарья" w:date="2020-07-15T19:03:00Z"/>
              <w:rFonts w:eastAsiaTheme="majorEastAsia"/>
              <w:i/>
              <w:caps/>
            </w:rPr>
          </w:rPrChange>
        </w:rPr>
        <w:pPrChange w:id="1164" w:author="Попова Дарья" w:date="2020-07-16T18:25:00Z">
          <w:pPr>
            <w:pStyle w:val="TABLECONTENT"/>
            <w:jc w:val="both"/>
          </w:pPr>
        </w:pPrChange>
      </w:pPr>
      <w:ins w:id="1165" w:author="Попова Дарья" w:date="2020-07-15T19:04:00Z">
        <w:r w:rsidRPr="00244BDC">
          <w:rPr>
            <w:rPrChange w:id="1166" w:author="Попова Дарья" w:date="2020-07-16T18:25:00Z">
              <w:rPr>
                <w:i/>
                <w:caps/>
              </w:rPr>
            </w:rPrChange>
          </w:rPr>
          <w:t xml:space="preserve">Шаг процесса 94 - </w:t>
        </w:r>
      </w:ins>
      <w:ins w:id="1167" w:author="Попова Дарья" w:date="2020-07-15T19:03:00Z">
        <w:r w:rsidRPr="00244BDC">
          <w:rPr>
            <w:rPrChange w:id="1168" w:author="Попова Дарья" w:date="2020-07-16T18:25:00Z">
              <w:rPr>
                <w:i/>
                <w:caps/>
              </w:rPr>
            </w:rPrChange>
          </w:rPr>
          <w:t>Разрабо</w:t>
        </w:r>
        <w:r w:rsidRPr="005C735A">
          <w:rPr>
            <w:rPrChange w:id="1169" w:author="Попова Дарья" w:date="2020-07-15T19:03:00Z">
              <w:rPr>
                <w:lang w:val="en-US"/>
              </w:rPr>
            </w:rPrChange>
          </w:rPr>
          <w:t>т</w:t>
        </w:r>
      </w:ins>
      <w:ins w:id="1170" w:author="Попова Дарья" w:date="2020-07-15T19:04:00Z">
        <w:r w:rsidRPr="00244BDC">
          <w:rPr>
            <w:rPrChange w:id="1171" w:author="Попова Дарья" w:date="2020-07-16T18:25:00Z">
              <w:rPr>
                <w:i/>
                <w:caps/>
              </w:rPr>
            </w:rPrChange>
          </w:rPr>
          <w:t>к</w:t>
        </w:r>
      </w:ins>
      <w:ins w:id="1172" w:author="Попова Дарья" w:date="2020-07-15T19:03:00Z">
        <w:r w:rsidRPr="005C735A">
          <w:rPr>
            <w:rPrChange w:id="1173" w:author="Попова Дарья" w:date="2020-07-15T19:03:00Z">
              <w:rPr>
                <w:lang w:val="en-US"/>
              </w:rPr>
            </w:rPrChange>
          </w:rPr>
          <w:t>а проектно-сметной документации</w:t>
        </w:r>
      </w:ins>
    </w:p>
    <w:p w14:paraId="3936A691" w14:textId="3D7BDDF6" w:rsidR="005C735A" w:rsidRDefault="00FF2C1D">
      <w:pPr>
        <w:spacing w:after="240" w:line="276" w:lineRule="auto"/>
        <w:rPr>
          <w:ins w:id="1174" w:author="Попова Дарья" w:date="2020-07-16T16:42:00Z"/>
        </w:rPr>
        <w:pPrChange w:id="1175" w:author="Попова Дарья" w:date="2020-07-16T16:40:00Z">
          <w:pPr>
            <w:pStyle w:val="TABLECONTENT"/>
            <w:jc w:val="both"/>
          </w:pPr>
        </w:pPrChange>
      </w:pPr>
      <w:ins w:id="1176" w:author="Попова Дарья" w:date="2020-07-16T16:40:00Z">
        <w:r w:rsidRPr="004A57AC">
          <w:rPr>
            <w:rFonts w:cs="Arial"/>
          </w:rPr>
          <w:t xml:space="preserve">Проектно-сметная документация на КР ЗиС разрабатывается </w:t>
        </w:r>
      </w:ins>
      <w:ins w:id="1177" w:author="Попова Дарья" w:date="2020-07-16T16:44:00Z">
        <w:r>
          <w:rPr>
            <w:rFonts w:cs="Arial"/>
          </w:rPr>
          <w:t xml:space="preserve">Проектировщиком - </w:t>
        </w:r>
      </w:ins>
      <w:ins w:id="1178" w:author="Попова Дарья" w:date="2020-07-16T16:40:00Z">
        <w:r w:rsidRPr="004A57AC">
          <w:rPr>
            <w:rFonts w:cs="Arial"/>
          </w:rPr>
          <w:t xml:space="preserve">специализированными проектными организациями, </w:t>
        </w:r>
        <w:r>
          <w:rPr>
            <w:rFonts w:cs="Arial"/>
          </w:rPr>
          <w:t>состоящими в соответствующих СРО, либо собственными силами УО</w:t>
        </w:r>
        <w:r w:rsidRPr="004A57AC">
          <w:rPr>
            <w:rFonts w:cs="Arial"/>
          </w:rPr>
          <w:t xml:space="preserve">. </w:t>
        </w:r>
        <w:r w:rsidRPr="00E77F0D">
          <w:rPr>
            <w:rFonts w:cs="Arial"/>
          </w:rPr>
          <w:t>Сроки проектирования устанавливаются графиком, согласованным с Заказчиком</w:t>
        </w:r>
      </w:ins>
      <w:ins w:id="1179" w:author="Попова Дарья" w:date="2020-07-16T16:42:00Z">
        <w:r>
          <w:rPr>
            <w:rFonts w:cs="Arial"/>
          </w:rPr>
          <w:t>. Шаг выполняется вне системы.</w:t>
        </w:r>
      </w:ins>
    </w:p>
    <w:p w14:paraId="47EB8628" w14:textId="5A199D5C" w:rsidR="00FF2C1D" w:rsidRDefault="00FF2C1D">
      <w:pPr>
        <w:spacing w:after="240" w:line="276" w:lineRule="auto"/>
        <w:rPr>
          <w:ins w:id="1180" w:author="Александр Шрамков" w:date="2021-03-04T11:26:00Z"/>
        </w:rPr>
        <w:pPrChange w:id="1181" w:author="Попова Дарья" w:date="2020-07-16T16:40:00Z">
          <w:pPr>
            <w:pStyle w:val="TABLECONTENT"/>
            <w:jc w:val="both"/>
          </w:pPr>
        </w:pPrChange>
      </w:pPr>
      <w:ins w:id="1182" w:author="Попова Дарья" w:date="2020-07-16T16:42:00Z">
        <w:r w:rsidRPr="002175C8">
          <w:rPr>
            <w:rFonts w:cs="Arial"/>
          </w:rPr>
          <w:t>По результату выполнения шага проектно-смет</w:t>
        </w:r>
        <w:r w:rsidRPr="006E2127">
          <w:rPr>
            <w:rFonts w:cs="Arial"/>
          </w:rPr>
          <w:t xml:space="preserve">ная документация выкладывается </w:t>
        </w:r>
      </w:ins>
      <w:ins w:id="1183" w:author="Попова Дарья" w:date="2020-07-16T16:48:00Z">
        <w:r w:rsidRPr="00431F4F">
          <w:rPr>
            <w:rFonts w:cs="Arial"/>
            <w:rPrChange w:id="1184" w:author="Попова Дарья" w:date="2020-10-22T15:38:00Z">
              <w:rPr>
                <w:highlight w:val="yellow"/>
              </w:rPr>
            </w:rPrChange>
          </w:rPr>
          <w:t>на</w:t>
        </w:r>
      </w:ins>
      <w:ins w:id="1185" w:author="Попова Дарья" w:date="2020-07-16T16:42:00Z">
        <w:r w:rsidRPr="002175C8">
          <w:rPr>
            <w:rFonts w:cs="Arial"/>
          </w:rPr>
          <w:t xml:space="preserve"> </w:t>
        </w:r>
      </w:ins>
      <w:ins w:id="1186" w:author="Попова Дарья" w:date="2020-07-16T16:44:00Z">
        <w:r w:rsidRPr="006E2127">
          <w:rPr>
            <w:rFonts w:cs="Arial"/>
          </w:rPr>
          <w:t xml:space="preserve">общий ресурс </w:t>
        </w:r>
      </w:ins>
      <w:ins w:id="1187" w:author="Попова Дарья" w:date="2020-07-16T16:48:00Z">
        <w:r w:rsidRPr="00431F4F">
          <w:rPr>
            <w:rFonts w:cs="Arial"/>
            <w:rPrChange w:id="1188" w:author="Попова Дарья" w:date="2020-10-22T15:38:00Z">
              <w:rPr>
                <w:highlight w:val="yellow"/>
              </w:rPr>
            </w:rPrChange>
          </w:rPr>
          <w:t>Заказчика</w:t>
        </w:r>
      </w:ins>
      <w:ins w:id="1189" w:author="Попова Дарья" w:date="2020-07-16T16:44:00Z">
        <w:r w:rsidRPr="002175C8">
          <w:rPr>
            <w:rFonts w:cs="Arial"/>
          </w:rPr>
          <w:t>, в сетевом графике</w:t>
        </w:r>
      </w:ins>
      <w:ins w:id="1190" w:author="Попова Дарья" w:date="2020-07-16T16:48:00Z">
        <w:r w:rsidRPr="00431F4F">
          <w:rPr>
            <w:rFonts w:cs="Arial"/>
            <w:rPrChange w:id="1191" w:author="Попова Дарья" w:date="2020-10-22T15:38:00Z">
              <w:rPr>
                <w:highlight w:val="yellow"/>
              </w:rPr>
            </w:rPrChange>
          </w:rPr>
          <w:t xml:space="preserve"> </w:t>
        </w:r>
      </w:ins>
      <w:ins w:id="1192" w:author="Попова Дарья" w:date="2020-10-22T15:37:00Z">
        <w:r w:rsidR="00431F4F" w:rsidRPr="00431F4F">
          <w:rPr>
            <w:rFonts w:cs="Arial"/>
            <w:rPrChange w:id="1193" w:author="Попова Дарья" w:date="2020-10-22T15:38:00Z">
              <w:rPr>
                <w:highlight w:val="yellow"/>
              </w:rPr>
            </w:rPrChange>
          </w:rPr>
          <w:t xml:space="preserve">на уровне операции </w:t>
        </w:r>
      </w:ins>
      <w:ins w:id="1194" w:author="Попова Дарья" w:date="2020-07-16T16:48:00Z">
        <w:r w:rsidRPr="00431F4F">
          <w:rPr>
            <w:rFonts w:cs="Arial"/>
            <w:rPrChange w:id="1195" w:author="Попова Дарья" w:date="2020-10-22T15:38:00Z">
              <w:rPr>
                <w:highlight w:val="yellow"/>
              </w:rPr>
            </w:rPrChange>
          </w:rPr>
          <w:t>Планировщиком ЗиС</w:t>
        </w:r>
      </w:ins>
      <w:ins w:id="1196" w:author="Попова Дарья" w:date="2020-07-16T16:44:00Z">
        <w:r w:rsidRPr="002175C8">
          <w:rPr>
            <w:rFonts w:cs="Arial"/>
          </w:rPr>
          <w:t xml:space="preserve"> указывается шифр проектно-сметной документации.</w:t>
        </w:r>
      </w:ins>
    </w:p>
    <w:p w14:paraId="23B6AFC9" w14:textId="02C86ED9" w:rsidR="006E2127" w:rsidRPr="00FF2C1D" w:rsidDel="006E2127" w:rsidRDefault="006E2127">
      <w:pPr>
        <w:pStyle w:val="afa"/>
        <w:numPr>
          <w:ilvl w:val="0"/>
          <w:numId w:val="17"/>
        </w:numPr>
        <w:spacing w:after="240" w:line="276" w:lineRule="auto"/>
        <w:rPr>
          <w:ins w:id="1197" w:author="Попова Дарья" w:date="2020-07-15T19:03:00Z"/>
          <w:del w:id="1198" w:author="Александр Шрамков" w:date="2021-03-04T11:26:00Z"/>
          <w:rPrChange w:id="1199" w:author="Попова Дарья" w:date="2020-07-16T16:40:00Z">
            <w:rPr>
              <w:ins w:id="1200" w:author="Попова Дарья" w:date="2020-07-15T19:03:00Z"/>
              <w:del w:id="1201" w:author="Александр Шрамков" w:date="2021-03-04T11:26:00Z"/>
              <w:rFonts w:eastAsiaTheme="majorEastAsia"/>
              <w:lang w:val="en-US"/>
            </w:rPr>
          </w:rPrChange>
        </w:rPr>
        <w:pPrChange w:id="1202" w:author="Попова Дарья" w:date="2020-07-16T16:40:00Z">
          <w:pPr>
            <w:pStyle w:val="TABLECONTENT"/>
            <w:jc w:val="both"/>
          </w:pPr>
        </w:pPrChange>
      </w:pPr>
    </w:p>
    <w:p w14:paraId="104B454E" w14:textId="08BEE6EA" w:rsidR="005C735A" w:rsidRPr="00244BDC" w:rsidRDefault="00FF2C1D">
      <w:pPr>
        <w:pStyle w:val="4"/>
        <w:ind w:left="862" w:hanging="862"/>
        <w:rPr>
          <w:ins w:id="1203" w:author="Попова Дарья" w:date="2020-07-16T16:46:00Z"/>
          <w:b w:val="0"/>
          <w:rPrChange w:id="1204" w:author="Попова Дарья" w:date="2020-07-16T18:25:00Z">
            <w:rPr>
              <w:ins w:id="1205" w:author="Попова Дарья" w:date="2020-07-16T16:46:00Z"/>
              <w:rFonts w:eastAsiaTheme="majorEastAsia"/>
              <w:b/>
              <w:i/>
              <w:caps/>
            </w:rPr>
          </w:rPrChange>
        </w:rPr>
        <w:pPrChange w:id="1206" w:author="Попова Дарья" w:date="2020-07-16T18:25:00Z">
          <w:pPr>
            <w:pStyle w:val="TABLECONTENT"/>
            <w:jc w:val="both"/>
          </w:pPr>
        </w:pPrChange>
      </w:pPr>
      <w:ins w:id="1207" w:author="Попова Дарья" w:date="2020-07-16T16:45:00Z">
        <w:r w:rsidRPr="00FF2C1D">
          <w:rPr>
            <w:rPrChange w:id="1208" w:author="Попова Дарья" w:date="2020-07-16T16:46:00Z">
              <w:rPr>
                <w:b/>
                <w:i/>
                <w:caps/>
              </w:rPr>
            </w:rPrChange>
          </w:rPr>
          <w:t xml:space="preserve">Шаг процесса 95 - </w:t>
        </w:r>
      </w:ins>
      <w:ins w:id="1209" w:author="Попова Дарья" w:date="2020-07-16T16:46:00Z">
        <w:r w:rsidRPr="00FF2C1D">
          <w:t>Наполнение сетев</w:t>
        </w:r>
        <w:r w:rsidRPr="00244BDC">
          <w:rPr>
            <w:rPrChange w:id="1210" w:author="Попова Дарья" w:date="2020-07-16T18:25:00Z">
              <w:rPr>
                <w:b/>
                <w:i/>
                <w:caps/>
              </w:rPr>
            </w:rPrChange>
          </w:rPr>
          <w:t>ых графиков CAPEX для воздействий</w:t>
        </w:r>
        <w:r w:rsidRPr="00FF2C1D">
          <w:t xml:space="preserve"> на ЗиС</w:t>
        </w:r>
      </w:ins>
    </w:p>
    <w:p w14:paraId="1CF3B1EA" w14:textId="12EAFF56" w:rsidR="00FF2C1D" w:rsidRDefault="00334049">
      <w:pPr>
        <w:spacing w:after="240" w:line="276" w:lineRule="auto"/>
        <w:rPr>
          <w:ins w:id="1211" w:author="Александр Шрамков" w:date="2021-03-04T11:26:00Z"/>
        </w:rPr>
        <w:pPrChange w:id="1212" w:author="Попова Дарья" w:date="2020-07-16T16:46:00Z">
          <w:pPr>
            <w:pStyle w:val="TABLECONTENT"/>
            <w:jc w:val="both"/>
          </w:pPr>
        </w:pPrChange>
      </w:pPr>
      <w:ins w:id="1213" w:author="Попова Дарья" w:date="2020-07-16T16:50:00Z">
        <w:r w:rsidRPr="00244BDC">
          <w:rPr>
            <w:rFonts w:cs="Arial"/>
            <w:rPrChange w:id="1214" w:author="Попова Дарья" w:date="2020-07-16T18:26:00Z">
              <w:rPr>
                <w:rFonts w:eastAsiaTheme="majorEastAsia"/>
              </w:rPr>
            </w:rPrChange>
          </w:rPr>
          <w:t xml:space="preserve">На основании проектно-сметной документации Планировщик ЗиС </w:t>
        </w:r>
        <w:r w:rsidRPr="006B17BB">
          <w:rPr>
            <w:rFonts w:cs="Arial"/>
          </w:rPr>
          <w:t xml:space="preserve">осуществляет ручное наполнение сетевого графика </w:t>
        </w:r>
        <w:r>
          <w:rPr>
            <w:rFonts w:cs="Arial"/>
          </w:rPr>
          <w:t xml:space="preserve">вида </w:t>
        </w:r>
        <w:r w:rsidRPr="00244BDC">
          <w:rPr>
            <w:rFonts w:cs="Arial"/>
            <w:rPrChange w:id="1215" w:author="Попова Дарья" w:date="2020-07-16T18:26:00Z">
              <w:rPr>
                <w:lang w:val="en-US"/>
              </w:rPr>
            </w:rPrChange>
          </w:rPr>
          <w:t>P340</w:t>
        </w:r>
      </w:ins>
      <w:ins w:id="1216" w:author="Попова Дарья" w:date="2020-07-16T16:51:00Z">
        <w:r w:rsidRPr="00244BDC">
          <w:rPr>
            <w:rFonts w:cs="Arial"/>
            <w:rPrChange w:id="1217" w:author="Попова Дарья" w:date="2020-07-16T18:26:00Z">
              <w:rPr>
                <w:lang w:val="en-US"/>
              </w:rPr>
            </w:rPrChange>
          </w:rPr>
          <w:t xml:space="preserve"> </w:t>
        </w:r>
        <w:r w:rsidRPr="006B17BB">
          <w:rPr>
            <w:rFonts w:cs="Arial"/>
          </w:rPr>
          <w:t>«Воздействия на ЗиС (CAPEX)»</w:t>
        </w:r>
      </w:ins>
      <w:ins w:id="1218" w:author="Попова Дарья" w:date="2020-07-16T16:50:00Z">
        <w:r w:rsidRPr="00244BDC">
          <w:rPr>
            <w:rFonts w:cs="Arial"/>
            <w:rPrChange w:id="1219" w:author="Попова Дарья" w:date="2020-07-16T18:26:00Z">
              <w:rPr>
                <w:lang w:val="en-US"/>
              </w:rPr>
            </w:rPrChange>
          </w:rPr>
          <w:t xml:space="preserve"> </w:t>
        </w:r>
        <w:r w:rsidRPr="006B17BB">
          <w:rPr>
            <w:rFonts w:cs="Arial"/>
          </w:rPr>
          <w:t>операциями, выполняемые собственными силами или сторонней организацией, материалами и услугами.</w:t>
        </w:r>
      </w:ins>
    </w:p>
    <w:p w14:paraId="34A35DEB" w14:textId="77777777" w:rsidR="006E2127" w:rsidRDefault="006E2127" w:rsidP="006E2127">
      <w:pPr>
        <w:spacing w:after="240" w:line="276" w:lineRule="auto"/>
        <w:rPr>
          <w:ins w:id="1220" w:author="Александр Шрамков" w:date="2021-03-04T11:26:00Z"/>
          <w:rFonts w:cs="Arial"/>
        </w:rPr>
      </w:pPr>
      <w:ins w:id="1221" w:author="Александр Шрамков" w:date="2021-03-04T11:26:00Z">
        <w:r>
          <w:rPr>
            <w:rFonts w:cs="Arial"/>
          </w:rPr>
          <w:t>Используемая транзакция:</w:t>
        </w:r>
      </w:ins>
    </w:p>
    <w:p w14:paraId="5C5246FB" w14:textId="6CBF428D" w:rsidR="006E2127" w:rsidRDefault="006E2127">
      <w:pPr>
        <w:pStyle w:val="afa"/>
        <w:numPr>
          <w:ilvl w:val="0"/>
          <w:numId w:val="17"/>
        </w:numPr>
        <w:spacing w:after="240" w:line="276" w:lineRule="auto"/>
        <w:rPr>
          <w:ins w:id="1222" w:author="Попова Дарья" w:date="2020-07-16T16:54:00Z"/>
        </w:rPr>
        <w:pPrChange w:id="1223" w:author="Попова Дарья" w:date="2020-07-16T16:46:00Z">
          <w:pPr>
            <w:pStyle w:val="TABLECONTENT"/>
            <w:jc w:val="both"/>
          </w:pPr>
        </w:pPrChange>
      </w:pPr>
      <w:ins w:id="1224" w:author="Александр Шрамков" w:date="2021-03-04T11:26:00Z">
        <w:r w:rsidRPr="006E2127">
          <w:rPr>
            <w:rFonts w:cs="Arial"/>
            <w:lang w:val="en-US"/>
          </w:rPr>
          <w:t>CJ20N</w:t>
        </w:r>
        <w:r w:rsidRPr="006E2127">
          <w:rPr>
            <w:rFonts w:cs="Arial"/>
          </w:rPr>
          <w:t xml:space="preserve"> – Project Builder.</w:t>
        </w:r>
      </w:ins>
    </w:p>
    <w:p w14:paraId="2CDD4559" w14:textId="666BF126" w:rsidR="00334049" w:rsidRPr="00244BDC" w:rsidRDefault="005C7079">
      <w:pPr>
        <w:pStyle w:val="4"/>
        <w:ind w:left="862" w:hanging="862"/>
        <w:rPr>
          <w:ins w:id="1225" w:author="Попова Дарья" w:date="2020-07-16T17:02:00Z"/>
          <w:b w:val="0"/>
          <w:rPrChange w:id="1226" w:author="Попова Дарья" w:date="2020-07-16T18:25:00Z">
            <w:rPr>
              <w:ins w:id="1227" w:author="Попова Дарья" w:date="2020-07-16T17:02:00Z"/>
              <w:rFonts w:eastAsiaTheme="majorEastAsia"/>
              <w:b/>
              <w:i/>
              <w:caps/>
            </w:rPr>
          </w:rPrChange>
        </w:rPr>
        <w:pPrChange w:id="1228" w:author="Попова Дарья" w:date="2020-07-16T18:25:00Z">
          <w:pPr>
            <w:pStyle w:val="TABLECONTENT"/>
            <w:jc w:val="both"/>
          </w:pPr>
        </w:pPrChange>
      </w:pPr>
      <w:ins w:id="1229" w:author="Попова Дарья" w:date="2020-07-16T17:02:00Z">
        <w:r w:rsidRPr="00244BDC">
          <w:rPr>
            <w:rPrChange w:id="1230" w:author="Попова Дарья" w:date="2020-07-16T18:25:00Z">
              <w:rPr>
                <w:b/>
                <w:i/>
                <w:caps/>
              </w:rPr>
            </w:rPrChange>
          </w:rPr>
          <w:t xml:space="preserve">Шаг процесса 96 - </w:t>
        </w:r>
      </w:ins>
      <w:ins w:id="1231" w:author="Попова Дарья" w:date="2020-07-16T16:55:00Z">
        <w:r w:rsidR="00334049" w:rsidRPr="00A32F31">
          <w:t>Ранжирование сетевых графиков</w:t>
        </w:r>
      </w:ins>
    </w:p>
    <w:p w14:paraId="560F289A" w14:textId="03709858" w:rsidR="005C7079" w:rsidRDefault="005C7079">
      <w:pPr>
        <w:spacing w:after="240" w:line="276" w:lineRule="auto"/>
        <w:rPr>
          <w:ins w:id="1232" w:author="Александр Шрамков" w:date="2021-03-04T11:26:00Z"/>
        </w:rPr>
        <w:pPrChange w:id="1233" w:author="Попова Дарья" w:date="2020-07-16T18:26:00Z">
          <w:pPr>
            <w:pStyle w:val="TABLECONTENT"/>
            <w:jc w:val="both"/>
          </w:pPr>
        </w:pPrChange>
      </w:pPr>
      <w:ins w:id="1234" w:author="Попова Дарья" w:date="2020-07-16T17:03:00Z">
        <w:r w:rsidRPr="00244BDC">
          <w:rPr>
            <w:rFonts w:cs="Arial"/>
            <w:rPrChange w:id="1235" w:author="Попова Дарья" w:date="2020-07-16T18:26:00Z">
              <w:rPr>
                <w:rFonts w:eastAsiaTheme="majorEastAsia"/>
              </w:rPr>
            </w:rPrChange>
          </w:rPr>
          <w:t xml:space="preserve">Планировщиком ЗиС вручную осуществляется </w:t>
        </w:r>
      </w:ins>
      <w:ins w:id="1236" w:author="Попова Дарья" w:date="2020-07-16T17:04:00Z">
        <w:r w:rsidRPr="00244BDC">
          <w:rPr>
            <w:rFonts w:cs="Arial"/>
            <w:rPrChange w:id="1237" w:author="Попова Дарья" w:date="2020-07-16T18:26:00Z">
              <w:rPr>
                <w:rFonts w:eastAsiaTheme="majorEastAsia"/>
              </w:rPr>
            </w:rPrChange>
          </w:rPr>
          <w:t>ранжирование сетевых графиков</w:t>
        </w:r>
      </w:ins>
      <w:ins w:id="1238" w:author="Попова Дарья" w:date="2020-07-16T17:03:00Z">
        <w:r w:rsidRPr="00244BDC">
          <w:rPr>
            <w:rFonts w:cs="Arial"/>
            <w:rPrChange w:id="1239" w:author="Попова Дарья" w:date="2020-07-16T18:26:00Z">
              <w:rPr>
                <w:rFonts w:eastAsiaTheme="majorEastAsia"/>
              </w:rPr>
            </w:rPrChange>
          </w:rPr>
          <w:t xml:space="preserve"> на основании категорий</w:t>
        </w:r>
      </w:ins>
      <w:ins w:id="1240" w:author="Попова Дарья" w:date="2020-07-16T17:04:00Z">
        <w:r w:rsidRPr="00244BDC">
          <w:rPr>
            <w:rFonts w:cs="Arial"/>
            <w:rPrChange w:id="1241" w:author="Попова Дарья" w:date="2020-07-16T18:26:00Z">
              <w:rPr>
                <w:rFonts w:eastAsiaTheme="majorEastAsia"/>
              </w:rPr>
            </w:rPrChange>
          </w:rPr>
          <w:t xml:space="preserve"> ЗиС</w:t>
        </w:r>
      </w:ins>
      <w:ins w:id="1242" w:author="Попова Дарья" w:date="2020-07-16T17:03:00Z">
        <w:r w:rsidRPr="00244BDC">
          <w:rPr>
            <w:rFonts w:cs="Arial"/>
            <w:rPrChange w:id="1243" w:author="Попова Дарья" w:date="2020-07-16T18:26:00Z">
              <w:rPr>
                <w:rFonts w:eastAsiaTheme="majorEastAsia"/>
              </w:rPr>
            </w:rPrChange>
          </w:rPr>
          <w:t xml:space="preserve">. Для ЗиС категории 1, 2, 3 в порядке убывания назначается наивысший приоритет и проведение обследований технического состояния, проектирование, а также выполнение работ </w:t>
        </w:r>
      </w:ins>
      <w:ins w:id="1244" w:author="Попова Дарья" w:date="2020-07-16T17:05:00Z">
        <w:r w:rsidR="00281755" w:rsidRPr="00244BDC">
          <w:rPr>
            <w:rFonts w:cs="Arial"/>
            <w:rPrChange w:id="1245" w:author="Попова Дарья" w:date="2020-07-16T18:26:00Z">
              <w:rPr>
                <w:rFonts w:eastAsiaTheme="majorEastAsia"/>
              </w:rPr>
            </w:rPrChange>
          </w:rPr>
          <w:t xml:space="preserve">КР </w:t>
        </w:r>
      </w:ins>
      <w:ins w:id="1246" w:author="Попова Дарья" w:date="2020-07-16T17:03:00Z">
        <w:r w:rsidRPr="00244BDC">
          <w:rPr>
            <w:rFonts w:cs="Arial"/>
            <w:rPrChange w:id="1247" w:author="Попова Дарья" w:date="2020-07-16T18:26:00Z">
              <w:rPr>
                <w:rFonts w:eastAsiaTheme="majorEastAsia"/>
              </w:rPr>
            </w:rPrChange>
          </w:rPr>
          <w:t>для этих ЗиС следует планировать в первую очередь.</w:t>
        </w:r>
      </w:ins>
    </w:p>
    <w:p w14:paraId="656A6CC3" w14:textId="77777777" w:rsidR="006E2127" w:rsidRDefault="006E2127" w:rsidP="006E2127">
      <w:pPr>
        <w:spacing w:after="240" w:line="276" w:lineRule="auto"/>
        <w:rPr>
          <w:ins w:id="1248" w:author="Александр Шрамков" w:date="2021-03-04T11:26:00Z"/>
          <w:rFonts w:cs="Arial"/>
        </w:rPr>
      </w:pPr>
      <w:ins w:id="1249" w:author="Александр Шрамков" w:date="2021-03-04T11:26:00Z">
        <w:r>
          <w:rPr>
            <w:rFonts w:cs="Arial"/>
          </w:rPr>
          <w:t>Используемая транзакция:</w:t>
        </w:r>
      </w:ins>
    </w:p>
    <w:p w14:paraId="1191293C" w14:textId="32036474" w:rsidR="006E2127" w:rsidRPr="00244BDC" w:rsidRDefault="006E2127">
      <w:pPr>
        <w:pStyle w:val="afa"/>
        <w:numPr>
          <w:ilvl w:val="0"/>
          <w:numId w:val="17"/>
        </w:numPr>
        <w:spacing w:after="240" w:line="276" w:lineRule="auto"/>
        <w:rPr>
          <w:rPrChange w:id="1250" w:author="Попова Дарья" w:date="2020-07-16T18:26:00Z">
            <w:rPr>
              <w:color w:val="000000"/>
            </w:rPr>
          </w:rPrChange>
        </w:rPr>
        <w:pPrChange w:id="1251" w:author="Попова Дарья" w:date="2020-07-16T18:26:00Z">
          <w:pPr>
            <w:pStyle w:val="TABLECONTENT"/>
            <w:jc w:val="both"/>
          </w:pPr>
        </w:pPrChange>
      </w:pPr>
      <w:ins w:id="1252" w:author="Александр Шрамков" w:date="2021-03-04T11:26:00Z">
        <w:r w:rsidRPr="006E2127">
          <w:rPr>
            <w:rFonts w:cs="Arial"/>
            <w:lang w:val="en-US"/>
          </w:rPr>
          <w:t>CJ20N</w:t>
        </w:r>
        <w:r w:rsidRPr="006E2127">
          <w:rPr>
            <w:rFonts w:cs="Arial"/>
          </w:rPr>
          <w:t xml:space="preserve"> – </w:t>
        </w:r>
        <w:r w:rsidRPr="00D6359B">
          <w:rPr>
            <w:rFonts w:cs="Arial"/>
          </w:rPr>
          <w:t>Project Builder.</w:t>
        </w:r>
      </w:ins>
    </w:p>
    <w:p w14:paraId="31E6C474" w14:textId="30238890" w:rsidR="001E13A9" w:rsidRPr="007008A3" w:rsidRDefault="00E8720D">
      <w:pPr>
        <w:pStyle w:val="4"/>
        <w:pPrChange w:id="1253" w:author="Попова Дарья" w:date="2020-07-16T18:23:00Z">
          <w:pPr>
            <w:pStyle w:val="4"/>
            <w:ind w:left="862" w:hanging="862"/>
          </w:pPr>
        </w:pPrChange>
      </w:pPr>
      <w:r>
        <w:lastRenderedPageBreak/>
        <w:t xml:space="preserve">Шаг процесса 100 </w:t>
      </w:r>
      <w:r w:rsidR="001E13A9" w:rsidRPr="007008A3">
        <w:t>– Анализ наличия техкарты в</w:t>
      </w:r>
      <w:r w:rsidR="00D139D7">
        <w:t xml:space="preserve"> заказ</w:t>
      </w:r>
      <w:r w:rsidR="001E13A9" w:rsidRPr="007008A3">
        <w:t>е</w:t>
      </w:r>
    </w:p>
    <w:p w14:paraId="7D0B6CB7" w14:textId="5B2BE0A4" w:rsidR="001E13A9" w:rsidRPr="007008A3" w:rsidRDefault="00F62E46" w:rsidP="001E13A9">
      <w:pPr>
        <w:spacing w:after="240" w:line="276" w:lineRule="auto"/>
        <w:rPr>
          <w:rFonts w:cs="Arial"/>
        </w:rPr>
      </w:pPr>
      <w:r w:rsidRPr="00754AC0">
        <w:rPr>
          <w:rFonts w:cs="Arial"/>
        </w:rPr>
        <w:t>Планировщик</w:t>
      </w:r>
      <w:r w:rsidR="00114060" w:rsidRPr="00754AC0">
        <w:rPr>
          <w:rFonts w:cs="Arial"/>
        </w:rPr>
        <w:t xml:space="preserve"> </w:t>
      </w:r>
      <w:r w:rsidR="002535C0">
        <w:rPr>
          <w:rFonts w:cs="Arial"/>
        </w:rPr>
        <w:t>ТОиР УО</w:t>
      </w:r>
      <w:r w:rsidR="001E13A9" w:rsidRPr="00754AC0">
        <w:rPr>
          <w:rFonts w:cs="Arial"/>
        </w:rPr>
        <w:t xml:space="preserve"> (Исполнитель КП) </w:t>
      </w:r>
      <w:r w:rsidR="001E13A9" w:rsidRPr="001823D7">
        <w:rPr>
          <w:rFonts w:cs="Arial"/>
        </w:rPr>
        <w:t>прове</w:t>
      </w:r>
      <w:r w:rsidR="001E13A9" w:rsidRPr="00754AC0">
        <w:rPr>
          <w:rFonts w:cs="Arial"/>
        </w:rPr>
        <w:t>ряет корректность и обоснованность планирования данных</w:t>
      </w:r>
      <w:r w:rsidR="00D139D7" w:rsidRPr="00754AC0">
        <w:rPr>
          <w:rFonts w:cs="Arial"/>
        </w:rPr>
        <w:t xml:space="preserve"> </w:t>
      </w:r>
      <w:r w:rsidR="00820D84" w:rsidRPr="00754AC0">
        <w:rPr>
          <w:rFonts w:cs="Arial"/>
        </w:rPr>
        <w:t>заказов ТОРО</w:t>
      </w:r>
      <w:r w:rsidR="001E13A9" w:rsidRPr="00754AC0">
        <w:rPr>
          <w:rFonts w:cs="Arial"/>
        </w:rPr>
        <w:t>:</w:t>
      </w:r>
    </w:p>
    <w:p w14:paraId="3A56A07B" w14:textId="3F48B250" w:rsidR="001E13A9" w:rsidRPr="007008A3" w:rsidRDefault="001E13A9" w:rsidP="001E13A9">
      <w:pPr>
        <w:spacing w:after="240" w:line="276" w:lineRule="auto"/>
        <w:rPr>
          <w:rFonts w:cs="Arial"/>
        </w:rPr>
      </w:pPr>
      <w:r w:rsidRPr="007008A3">
        <w:rPr>
          <w:rFonts w:cs="Arial"/>
        </w:rPr>
        <w:t>- наличие присвоенных техкарт</w:t>
      </w:r>
      <w:r w:rsidR="00D139D7">
        <w:rPr>
          <w:rFonts w:cs="Arial"/>
        </w:rPr>
        <w:t xml:space="preserve"> заказ</w:t>
      </w:r>
      <w:r w:rsidRPr="007008A3">
        <w:rPr>
          <w:rFonts w:cs="Arial"/>
        </w:rPr>
        <w:t xml:space="preserve">у, для этого </w:t>
      </w:r>
      <w:r w:rsidR="00820D84">
        <w:rPr>
          <w:rFonts w:cs="Arial"/>
        </w:rPr>
        <w:t xml:space="preserve">выявляет </w:t>
      </w:r>
      <w:r w:rsidR="00EF0077">
        <w:rPr>
          <w:rFonts w:cs="Arial"/>
        </w:rPr>
        <w:t>в отчет</w:t>
      </w:r>
      <w:r w:rsidR="00820D84">
        <w:rPr>
          <w:rFonts w:cs="Arial"/>
        </w:rPr>
        <w:t>е IW38 (по полям «Группа техкарт», «Счетчик группы техкарт»)</w:t>
      </w:r>
      <w:r w:rsidR="00EF0077">
        <w:rPr>
          <w:rFonts w:cs="Arial"/>
        </w:rPr>
        <w:t xml:space="preserve"> </w:t>
      </w:r>
      <w:r w:rsidR="00D139D7">
        <w:rPr>
          <w:rFonts w:cs="Arial"/>
        </w:rPr>
        <w:t>заказ</w:t>
      </w:r>
      <w:r w:rsidRPr="007008A3">
        <w:rPr>
          <w:rFonts w:cs="Arial"/>
        </w:rPr>
        <w:t>ы</w:t>
      </w:r>
      <w:r w:rsidR="00E92909">
        <w:rPr>
          <w:rFonts w:cs="Arial"/>
        </w:rPr>
        <w:t>,</w:t>
      </w:r>
      <w:r w:rsidRPr="007008A3">
        <w:rPr>
          <w:rFonts w:cs="Arial"/>
        </w:rPr>
        <w:t xml:space="preserve"> спланированные по техкарте и без техкарт</w:t>
      </w:r>
      <w:r w:rsidR="00EF0077">
        <w:rPr>
          <w:rFonts w:cs="Arial"/>
        </w:rPr>
        <w:t>,</w:t>
      </w:r>
      <w:r w:rsidRPr="007008A3">
        <w:rPr>
          <w:rFonts w:cs="Arial"/>
        </w:rPr>
        <w:t xml:space="preserve"> и наличие для ссылочных объектов в этих</w:t>
      </w:r>
      <w:r w:rsidR="00D139D7">
        <w:rPr>
          <w:rFonts w:cs="Arial"/>
        </w:rPr>
        <w:t xml:space="preserve"> заказ</w:t>
      </w:r>
      <w:r w:rsidRPr="007008A3">
        <w:rPr>
          <w:rFonts w:cs="Arial"/>
        </w:rPr>
        <w:t>ах</w:t>
      </w:r>
      <w:ins w:id="1254" w:author="Попова Дарья" w:date="2020-07-16T16:51:00Z">
        <w:r w:rsidR="00334049" w:rsidRPr="002175C8">
          <w:rPr>
            <w:rFonts w:cs="Arial"/>
            <w:rPrChange w:id="1255" w:author="Александр Шрамков" w:date="2021-03-04T10:31:00Z">
              <w:rPr>
                <w:rFonts w:cs="Arial"/>
                <w:lang w:val="en-US"/>
              </w:rPr>
            </w:rPrChange>
          </w:rPr>
          <w:t>,</w:t>
        </w:r>
      </w:ins>
      <w:r w:rsidRPr="007008A3">
        <w:rPr>
          <w:rFonts w:cs="Arial"/>
        </w:rPr>
        <w:t xml:space="preserve"> соответствующих техкарт (по виду ремонта)</w:t>
      </w:r>
    </w:p>
    <w:p w14:paraId="28575172" w14:textId="1CBC00BE" w:rsidR="001E13A9" w:rsidRPr="007008A3" w:rsidRDefault="001E13A9" w:rsidP="001E13A9">
      <w:pPr>
        <w:spacing w:after="240" w:line="276" w:lineRule="auto"/>
        <w:rPr>
          <w:rFonts w:cs="Arial"/>
        </w:rPr>
      </w:pPr>
      <w:r w:rsidRPr="007008A3">
        <w:rPr>
          <w:rFonts w:cs="Arial"/>
        </w:rPr>
        <w:t xml:space="preserve">- наличие обоснования (результатов диагностики, оценки </w:t>
      </w:r>
      <w:r w:rsidR="008204AB" w:rsidRPr="007008A3">
        <w:rPr>
          <w:rFonts w:cs="Arial"/>
        </w:rPr>
        <w:t>техсостояния</w:t>
      </w:r>
      <w:r w:rsidR="008204AB">
        <w:rPr>
          <w:rFonts w:cs="Arial"/>
        </w:rPr>
        <w:t xml:space="preserve"> актива</w:t>
      </w:r>
      <w:r w:rsidR="009D0189">
        <w:rPr>
          <w:rFonts w:cs="Arial"/>
        </w:rPr>
        <w:t xml:space="preserve"> – при помощи </w:t>
      </w:r>
      <w:r w:rsidR="0082044A">
        <w:rPr>
          <w:rFonts w:cs="Arial"/>
        </w:rPr>
        <w:t xml:space="preserve">транзакции </w:t>
      </w:r>
      <w:r w:rsidR="0082044A">
        <w:rPr>
          <w:rFonts w:cs="Arial"/>
          <w:lang w:val="en-US"/>
        </w:rPr>
        <w:t>ZPM</w:t>
      </w:r>
      <w:r w:rsidR="0082044A" w:rsidRPr="009721BA">
        <w:rPr>
          <w:rFonts w:cs="Arial"/>
        </w:rPr>
        <w:t>_</w:t>
      </w:r>
      <w:r w:rsidR="0082044A">
        <w:rPr>
          <w:rFonts w:cs="Arial"/>
          <w:lang w:val="en-US"/>
        </w:rPr>
        <w:t>DOCIZM</w:t>
      </w:r>
      <w:r w:rsidR="0082044A" w:rsidRPr="009721BA">
        <w:rPr>
          <w:rFonts w:cs="Arial"/>
        </w:rPr>
        <w:t xml:space="preserve"> (</w:t>
      </w:r>
      <w:r w:rsidR="009D0189">
        <w:rPr>
          <w:rFonts w:cs="Arial"/>
        </w:rPr>
        <w:t>разработки PM07 – Модификация транзакции IK17</w:t>
      </w:r>
      <w:r w:rsidR="0082044A" w:rsidRPr="009721BA">
        <w:rPr>
          <w:rFonts w:cs="Arial"/>
        </w:rPr>
        <w:t>)</w:t>
      </w:r>
      <w:r w:rsidR="009D0189">
        <w:rPr>
          <w:rFonts w:cs="Arial"/>
        </w:rPr>
        <w:t xml:space="preserve"> (примечание: список документов измерений), описание приводится в КД «</w:t>
      </w:r>
      <w:del w:id="1256" w:author="Александр Шрамков" w:date="2021-03-05T12:38:00Z">
        <w:r w:rsidR="000367AC" w:rsidDel="001710A8">
          <w:rPr>
            <w:rFonts w:cs="Arial"/>
          </w:rPr>
          <w:delText>ERP.9.9.</w:delText>
        </w:r>
      </w:del>
      <w:ins w:id="1257" w:author="Александр Шрамков" w:date="2021-03-05T12:38:00Z">
        <w:r w:rsidR="001710A8">
          <w:rPr>
            <w:rFonts w:cs="Arial"/>
          </w:rPr>
          <w:t>ERP.13.9.</w:t>
        </w:r>
      </w:ins>
      <w:r w:rsidR="000367AC">
        <w:rPr>
          <w:rFonts w:cs="Arial"/>
        </w:rPr>
        <w:t>2.</w:t>
      </w:r>
      <w:r w:rsidR="009D0189" w:rsidRPr="009D0189">
        <w:rPr>
          <w:rFonts w:cs="Arial"/>
        </w:rPr>
        <w:t>56 Мониторинг и оценка технического состояния ПА</w:t>
      </w:r>
      <w:r w:rsidR="009D0189">
        <w:rPr>
          <w:rFonts w:cs="Arial"/>
        </w:rPr>
        <w:t>»</w:t>
      </w:r>
      <w:r w:rsidRPr="007008A3">
        <w:rPr>
          <w:rFonts w:cs="Arial"/>
        </w:rPr>
        <w:t>) в случае отсутствия техкарт.</w:t>
      </w:r>
    </w:p>
    <w:p w14:paraId="38DC562F" w14:textId="420C13AD" w:rsidR="001E13A9" w:rsidRPr="007008A3" w:rsidRDefault="001E13A9" w:rsidP="001E13A9">
      <w:pPr>
        <w:spacing w:after="240" w:line="276" w:lineRule="auto"/>
        <w:rPr>
          <w:rFonts w:cs="Arial"/>
        </w:rPr>
      </w:pPr>
      <w:r w:rsidRPr="007008A3">
        <w:rPr>
          <w:rFonts w:cs="Arial"/>
        </w:rPr>
        <w:t xml:space="preserve">В случае выявления </w:t>
      </w:r>
      <w:r w:rsidR="00EF0077">
        <w:rPr>
          <w:rFonts w:cs="Arial"/>
        </w:rPr>
        <w:t>заказ</w:t>
      </w:r>
      <w:r w:rsidR="00EF0077" w:rsidRPr="007008A3">
        <w:rPr>
          <w:rFonts w:cs="Arial"/>
        </w:rPr>
        <w:t>ов</w:t>
      </w:r>
      <w:r w:rsidR="00EF0077">
        <w:rPr>
          <w:rFonts w:cs="Arial"/>
        </w:rPr>
        <w:t>,</w:t>
      </w:r>
      <w:r w:rsidR="00EF0077" w:rsidRPr="007008A3">
        <w:rPr>
          <w:rFonts w:cs="Arial"/>
        </w:rPr>
        <w:t xml:space="preserve"> </w:t>
      </w:r>
      <w:r w:rsidRPr="007008A3">
        <w:rPr>
          <w:rFonts w:cs="Arial"/>
        </w:rPr>
        <w:t>запланированных</w:t>
      </w:r>
      <w:r w:rsidR="00D139D7">
        <w:rPr>
          <w:rFonts w:cs="Arial"/>
        </w:rPr>
        <w:t xml:space="preserve"> </w:t>
      </w:r>
      <w:r w:rsidRPr="007008A3">
        <w:rPr>
          <w:rFonts w:cs="Arial"/>
        </w:rPr>
        <w:t>без техкарт</w:t>
      </w:r>
      <w:r w:rsidR="00EF0077">
        <w:rPr>
          <w:rFonts w:cs="Arial"/>
        </w:rPr>
        <w:t>,</w:t>
      </w:r>
      <w:r w:rsidRPr="007008A3">
        <w:rPr>
          <w:rFonts w:cs="Arial"/>
        </w:rPr>
        <w:t xml:space="preserve"> </w:t>
      </w:r>
      <w:r w:rsidR="00820D84">
        <w:rPr>
          <w:rFonts w:cs="Arial"/>
        </w:rPr>
        <w:t>проверяет при помощи транзакции I</w:t>
      </w:r>
      <w:r w:rsidR="00AE047F">
        <w:rPr>
          <w:rFonts w:cs="Arial"/>
          <w:lang w:val="en-US"/>
        </w:rPr>
        <w:t>H</w:t>
      </w:r>
      <w:r w:rsidR="00820D84">
        <w:rPr>
          <w:rFonts w:cs="Arial"/>
        </w:rPr>
        <w:t>0</w:t>
      </w:r>
      <w:r w:rsidR="00AE047F" w:rsidRPr="00B153FA">
        <w:rPr>
          <w:rFonts w:cs="Arial"/>
        </w:rPr>
        <w:t>8</w:t>
      </w:r>
      <w:r w:rsidR="00820D84">
        <w:rPr>
          <w:rFonts w:cs="Arial"/>
        </w:rPr>
        <w:t xml:space="preserve"> «Просмотр </w:t>
      </w:r>
      <w:r w:rsidR="00730C84">
        <w:rPr>
          <w:rFonts w:cs="Arial"/>
        </w:rPr>
        <w:t>единиц оборудования</w:t>
      </w:r>
      <w:r w:rsidR="00820D84">
        <w:rPr>
          <w:rFonts w:cs="Arial"/>
        </w:rPr>
        <w:t xml:space="preserve">» наличие техкарт для указанного в заголовке заказа ТОРО технического объекта (ТМ либо ЕО), выполняя также поиск инструкций ТОРО по </w:t>
      </w:r>
      <w:r w:rsidR="00DF5B2B">
        <w:rPr>
          <w:rFonts w:cs="Arial"/>
        </w:rPr>
        <w:t xml:space="preserve">коду ОЗМ, определенного в </w:t>
      </w:r>
      <w:r w:rsidR="00820D84">
        <w:rPr>
          <w:rFonts w:cs="Arial"/>
        </w:rPr>
        <w:t>пол</w:t>
      </w:r>
      <w:r w:rsidR="00DF5B2B">
        <w:rPr>
          <w:rFonts w:cs="Arial"/>
        </w:rPr>
        <w:t>е</w:t>
      </w:r>
      <w:r w:rsidR="00820D84">
        <w:rPr>
          <w:rFonts w:cs="Arial"/>
        </w:rPr>
        <w:t xml:space="preserve"> «Монтажный узел»</w:t>
      </w:r>
      <w:r w:rsidR="00DF5B2B">
        <w:rPr>
          <w:rFonts w:cs="Arial"/>
        </w:rPr>
        <w:t xml:space="preserve"> инструкции ТОРО</w:t>
      </w:r>
      <w:r w:rsidR="00820D84">
        <w:rPr>
          <w:rFonts w:cs="Arial"/>
        </w:rPr>
        <w:t xml:space="preserve">, указанного </w:t>
      </w:r>
      <w:r w:rsidR="00DF5B2B">
        <w:rPr>
          <w:rFonts w:cs="Arial"/>
        </w:rPr>
        <w:t xml:space="preserve">также в </w:t>
      </w:r>
      <w:r w:rsidR="00820D84">
        <w:rPr>
          <w:rFonts w:cs="Arial"/>
        </w:rPr>
        <w:t>поле</w:t>
      </w:r>
      <w:r w:rsidR="00DF5B2B">
        <w:rPr>
          <w:rFonts w:cs="Arial"/>
        </w:rPr>
        <w:t xml:space="preserve"> «Тип конструкции»</w:t>
      </w:r>
      <w:r w:rsidR="00820D84">
        <w:rPr>
          <w:rFonts w:cs="Arial"/>
        </w:rPr>
        <w:t xml:space="preserve"> ТМ либо ЕО. Если выявлено</w:t>
      </w:r>
      <w:r w:rsidR="00EF0077">
        <w:rPr>
          <w:rFonts w:cs="Arial"/>
        </w:rPr>
        <w:t xml:space="preserve"> наличие техкарт</w:t>
      </w:r>
      <w:r w:rsidRPr="007008A3">
        <w:rPr>
          <w:rFonts w:cs="Arial"/>
        </w:rPr>
        <w:t xml:space="preserve"> в </w:t>
      </w:r>
      <w:r w:rsidR="00EF0077">
        <w:rPr>
          <w:rFonts w:cs="Arial"/>
        </w:rPr>
        <w:t>системе</w:t>
      </w:r>
      <w:r w:rsidR="00DF5B2B">
        <w:rPr>
          <w:rFonts w:cs="Arial"/>
        </w:rPr>
        <w:t xml:space="preserve"> для требуемого вида воздействия на ПА</w:t>
      </w:r>
      <w:r w:rsidR="00730C84">
        <w:rPr>
          <w:rFonts w:cs="Arial"/>
        </w:rPr>
        <w:t xml:space="preserve"> и единицы оборудования</w:t>
      </w:r>
      <w:r w:rsidR="00EF0077">
        <w:rPr>
          <w:rFonts w:cs="Arial"/>
        </w:rPr>
        <w:t>,</w:t>
      </w:r>
      <w:r w:rsidR="00730C84">
        <w:rPr>
          <w:rFonts w:cs="Arial"/>
        </w:rPr>
        <w:t xml:space="preserve"> то</w:t>
      </w:r>
      <w:r w:rsidR="00EF0077">
        <w:rPr>
          <w:rFonts w:cs="Arial"/>
        </w:rPr>
        <w:t xml:space="preserve"> </w:t>
      </w:r>
      <w:r w:rsidR="00167155">
        <w:rPr>
          <w:rFonts w:cs="Arial"/>
        </w:rPr>
        <w:t xml:space="preserve">Планировщик </w:t>
      </w:r>
      <w:r w:rsidR="002535C0">
        <w:rPr>
          <w:rFonts w:cs="Arial"/>
        </w:rPr>
        <w:t>ТОиР УО</w:t>
      </w:r>
      <w:r w:rsidRPr="007008A3">
        <w:rPr>
          <w:rFonts w:cs="Arial"/>
        </w:rPr>
        <w:t xml:space="preserve"> </w:t>
      </w:r>
      <w:r w:rsidR="00EF0077">
        <w:rPr>
          <w:rFonts w:cs="Arial"/>
        </w:rPr>
        <w:t xml:space="preserve">должен добавить </w:t>
      </w:r>
      <w:r w:rsidR="00167155">
        <w:rPr>
          <w:rFonts w:cs="Arial"/>
        </w:rPr>
        <w:t>техкарту в</w:t>
      </w:r>
      <w:r w:rsidR="00D139D7">
        <w:rPr>
          <w:rFonts w:cs="Arial"/>
        </w:rPr>
        <w:t xml:space="preserve"> заказ</w:t>
      </w:r>
      <w:r w:rsidR="00DF5B2B">
        <w:rPr>
          <w:rFonts w:cs="Arial"/>
        </w:rPr>
        <w:t xml:space="preserve"> ТОРО</w:t>
      </w:r>
      <w:r w:rsidRPr="007008A3">
        <w:rPr>
          <w:rFonts w:cs="Arial"/>
        </w:rPr>
        <w:t>.</w:t>
      </w:r>
    </w:p>
    <w:p w14:paraId="77E325C2" w14:textId="29CA45A4" w:rsidR="001E13A9" w:rsidRDefault="001E13A9" w:rsidP="001E13A9">
      <w:pPr>
        <w:spacing w:after="240" w:line="276" w:lineRule="auto"/>
        <w:rPr>
          <w:rFonts w:cs="Arial"/>
        </w:rPr>
      </w:pPr>
      <w:r w:rsidRPr="007008A3">
        <w:rPr>
          <w:rFonts w:cs="Arial"/>
        </w:rPr>
        <w:t>В случае отсутствия техкарты для</w:t>
      </w:r>
      <w:r w:rsidR="00D139D7">
        <w:rPr>
          <w:rFonts w:cs="Arial"/>
        </w:rPr>
        <w:t xml:space="preserve"> заказ</w:t>
      </w:r>
      <w:r w:rsidRPr="007008A3">
        <w:rPr>
          <w:rFonts w:cs="Arial"/>
        </w:rPr>
        <w:t xml:space="preserve">а, требующего ее использования, </w:t>
      </w:r>
      <w:r w:rsidR="00583B3B">
        <w:rPr>
          <w:rFonts w:cs="Arial"/>
        </w:rPr>
        <w:t xml:space="preserve">Планировщик </w:t>
      </w:r>
      <w:r w:rsidR="002535C0">
        <w:rPr>
          <w:rFonts w:cs="Arial"/>
        </w:rPr>
        <w:t>ТОиР УО</w:t>
      </w:r>
      <w:r w:rsidR="00BB53B0">
        <w:rPr>
          <w:rFonts w:cs="Arial"/>
        </w:rPr>
        <w:t xml:space="preserve"> </w:t>
      </w:r>
      <w:r w:rsidR="00D3794E">
        <w:rPr>
          <w:rFonts w:cs="Arial"/>
        </w:rPr>
        <w:t>устанавливает на</w:t>
      </w:r>
      <w:r w:rsidR="00D139D7">
        <w:rPr>
          <w:rFonts w:cs="Arial"/>
        </w:rPr>
        <w:t xml:space="preserve"> заказ</w:t>
      </w:r>
      <w:r w:rsidR="00D3794E">
        <w:rPr>
          <w:rFonts w:cs="Arial"/>
        </w:rPr>
        <w:t xml:space="preserve">е статус «ПУСТ – требует наполнения» и </w:t>
      </w:r>
      <w:r w:rsidR="00EF0077">
        <w:rPr>
          <w:rFonts w:cs="Arial"/>
        </w:rPr>
        <w:t>инициирует</w:t>
      </w:r>
      <w:r w:rsidR="00D3794E">
        <w:rPr>
          <w:rFonts w:cs="Arial"/>
        </w:rPr>
        <w:t xml:space="preserve"> заявку</w:t>
      </w:r>
      <w:r w:rsidR="00167155">
        <w:rPr>
          <w:rFonts w:cs="Arial"/>
        </w:rPr>
        <w:t xml:space="preserve"> в НСИ на заведение техкарты</w:t>
      </w:r>
      <w:r w:rsidR="00DF5B2B">
        <w:rPr>
          <w:rFonts w:cs="Arial"/>
        </w:rPr>
        <w:t>, после чего добавляет ее в заказ</w:t>
      </w:r>
      <w:r w:rsidR="00167155">
        <w:rPr>
          <w:rFonts w:cs="Arial"/>
        </w:rPr>
        <w:t>, либо выполняет наполнение</w:t>
      </w:r>
      <w:r w:rsidR="00D139D7">
        <w:rPr>
          <w:rFonts w:cs="Arial"/>
        </w:rPr>
        <w:t xml:space="preserve"> заказ</w:t>
      </w:r>
      <w:r w:rsidR="00167155">
        <w:rPr>
          <w:rFonts w:cs="Arial"/>
        </w:rPr>
        <w:t>а</w:t>
      </w:r>
      <w:r w:rsidR="00DF5B2B">
        <w:rPr>
          <w:rFonts w:cs="Arial"/>
        </w:rPr>
        <w:t xml:space="preserve"> вручную</w:t>
      </w:r>
      <w:r w:rsidR="001618D1">
        <w:rPr>
          <w:rFonts w:cs="Arial"/>
        </w:rPr>
        <w:t xml:space="preserve"> (шаг 110</w:t>
      </w:r>
      <w:r w:rsidR="00167155">
        <w:rPr>
          <w:rFonts w:cs="Arial"/>
        </w:rPr>
        <w:t>).</w:t>
      </w:r>
    </w:p>
    <w:p w14:paraId="602C77C3" w14:textId="094B968B" w:rsidR="001E13A9" w:rsidRDefault="00167155" w:rsidP="001E13A9">
      <w:pPr>
        <w:spacing w:after="240" w:line="276" w:lineRule="auto"/>
        <w:rPr>
          <w:rFonts w:cs="Arial"/>
        </w:rPr>
      </w:pPr>
      <w:r>
        <w:rPr>
          <w:rFonts w:cs="Arial"/>
        </w:rPr>
        <w:t>Если</w:t>
      </w:r>
      <w:r w:rsidR="00D139D7">
        <w:rPr>
          <w:rFonts w:cs="Arial"/>
        </w:rPr>
        <w:t xml:space="preserve"> заказ</w:t>
      </w:r>
      <w:r>
        <w:rPr>
          <w:rFonts w:cs="Arial"/>
        </w:rPr>
        <w:t>у присвоена полноценная те</w:t>
      </w:r>
      <w:r w:rsidR="001618D1">
        <w:rPr>
          <w:rFonts w:cs="Arial"/>
        </w:rPr>
        <w:t>хкарта, далее выполняется шаг 130</w:t>
      </w:r>
      <w:r w:rsidR="001E13A9" w:rsidRPr="007008A3">
        <w:rPr>
          <w:rFonts w:cs="Arial"/>
        </w:rPr>
        <w:t>.</w:t>
      </w:r>
    </w:p>
    <w:p w14:paraId="24FB7073" w14:textId="77777777" w:rsidR="00167155" w:rsidRDefault="00167155" w:rsidP="00167155">
      <w:pPr>
        <w:spacing w:after="240" w:line="276" w:lineRule="auto"/>
        <w:rPr>
          <w:rFonts w:cs="Arial"/>
        </w:rPr>
      </w:pPr>
      <w:r>
        <w:rPr>
          <w:rFonts w:cs="Arial"/>
        </w:rPr>
        <w:t>Используются транзакции</w:t>
      </w:r>
      <w:r w:rsidR="00D139D7">
        <w:rPr>
          <w:rFonts w:cs="Arial"/>
        </w:rPr>
        <w:t>:</w:t>
      </w:r>
    </w:p>
    <w:p w14:paraId="5D15A1E0" w14:textId="0385A858" w:rsidR="006F0665" w:rsidRDefault="006F0665" w:rsidP="006F0665">
      <w:pPr>
        <w:pStyle w:val="afa"/>
        <w:numPr>
          <w:ilvl w:val="0"/>
          <w:numId w:val="17"/>
        </w:numPr>
        <w:spacing w:after="240" w:line="276" w:lineRule="auto"/>
        <w:rPr>
          <w:rFonts w:cs="Arial"/>
        </w:rPr>
      </w:pPr>
      <w:r>
        <w:rPr>
          <w:rFonts w:cs="Arial"/>
        </w:rPr>
        <w:t>I</w:t>
      </w:r>
      <w:r w:rsidR="0083494C">
        <w:rPr>
          <w:rFonts w:cs="Arial"/>
          <w:lang w:val="en-US"/>
        </w:rPr>
        <w:t>H</w:t>
      </w:r>
      <w:r>
        <w:rPr>
          <w:rFonts w:cs="Arial"/>
        </w:rPr>
        <w:t>0</w:t>
      </w:r>
      <w:r w:rsidR="0083494C">
        <w:rPr>
          <w:rFonts w:cs="Arial"/>
          <w:lang w:val="en-US"/>
        </w:rPr>
        <w:t>8</w:t>
      </w:r>
      <w:r>
        <w:rPr>
          <w:rFonts w:cs="Arial"/>
        </w:rPr>
        <w:t xml:space="preserve"> – Просмотр </w:t>
      </w:r>
      <w:r w:rsidR="005214EA">
        <w:rPr>
          <w:rFonts w:cs="Arial"/>
        </w:rPr>
        <w:t>единиц оборудования</w:t>
      </w:r>
    </w:p>
    <w:p w14:paraId="21EFEDC3" w14:textId="77777777" w:rsidR="006F0665" w:rsidRPr="00850753" w:rsidRDefault="006F0665" w:rsidP="001F00CA">
      <w:pPr>
        <w:spacing w:after="120" w:line="276" w:lineRule="auto"/>
        <w:ind w:left="924"/>
        <w:rPr>
          <w:rFonts w:cs="Arial"/>
        </w:rPr>
      </w:pPr>
      <w:r w:rsidRPr="00850753">
        <w:rPr>
          <w:rFonts w:cs="Arial"/>
        </w:rPr>
        <w:t>Поля для заполнения на селекционном экране:</w:t>
      </w:r>
    </w:p>
    <w:p w14:paraId="0C810E16" w14:textId="13C5EAE0" w:rsidR="006F0665" w:rsidRDefault="006F0665" w:rsidP="001F00CA">
      <w:pPr>
        <w:spacing w:after="120" w:line="276" w:lineRule="auto"/>
        <w:ind w:left="924"/>
        <w:rPr>
          <w:rFonts w:cs="Arial"/>
        </w:rPr>
      </w:pPr>
      <w:r w:rsidRPr="00AF2D49">
        <w:rPr>
          <w:rFonts w:cs="Arial"/>
        </w:rPr>
        <w:t xml:space="preserve">- </w:t>
      </w:r>
      <w:r w:rsidR="00996833">
        <w:rPr>
          <w:rFonts w:cs="Arial"/>
        </w:rPr>
        <w:t>Единица оборудования</w:t>
      </w:r>
      <w:r w:rsidRPr="00AF2D49">
        <w:rPr>
          <w:rFonts w:cs="Arial"/>
        </w:rPr>
        <w:t>;</w:t>
      </w:r>
    </w:p>
    <w:p w14:paraId="4E0616F7" w14:textId="2AD0456E" w:rsidR="006F0665" w:rsidRDefault="006F0665" w:rsidP="00B153FA">
      <w:pPr>
        <w:spacing w:after="240" w:line="276" w:lineRule="auto"/>
        <w:ind w:left="927"/>
        <w:rPr>
          <w:rFonts w:cs="Arial"/>
        </w:rPr>
      </w:pPr>
      <w:r>
        <w:rPr>
          <w:rFonts w:cs="Arial"/>
        </w:rPr>
        <w:t xml:space="preserve">- </w:t>
      </w:r>
      <w:r w:rsidR="00996833">
        <w:rPr>
          <w:rFonts w:cs="Arial"/>
        </w:rPr>
        <w:t>Материал (Монтажный узел ТОРО, тип конструкции)</w:t>
      </w:r>
      <w:r>
        <w:rPr>
          <w:rFonts w:cs="Arial"/>
        </w:rPr>
        <w:t>;</w:t>
      </w:r>
    </w:p>
    <w:p w14:paraId="30EFAB00" w14:textId="77777777" w:rsidR="00167155" w:rsidRDefault="00167155" w:rsidP="00167155">
      <w:pPr>
        <w:pStyle w:val="afa"/>
        <w:numPr>
          <w:ilvl w:val="0"/>
          <w:numId w:val="17"/>
        </w:numPr>
        <w:spacing w:after="240" w:line="276" w:lineRule="auto"/>
        <w:rPr>
          <w:rFonts w:cs="Arial"/>
        </w:rPr>
      </w:pPr>
      <w:r w:rsidRPr="00B32E52">
        <w:rPr>
          <w:rFonts w:cs="Arial"/>
        </w:rPr>
        <w:t>IW32 – Изменение</w:t>
      </w:r>
      <w:r w:rsidR="00D139D7">
        <w:rPr>
          <w:rFonts w:cs="Arial"/>
        </w:rPr>
        <w:t xml:space="preserve"> заказ</w:t>
      </w:r>
      <w:r>
        <w:rPr>
          <w:rFonts w:cs="Arial"/>
        </w:rPr>
        <w:t>а</w:t>
      </w:r>
      <w:r w:rsidRPr="00B32E52">
        <w:rPr>
          <w:rFonts w:cs="Arial"/>
        </w:rPr>
        <w:t xml:space="preserve"> ТОРО</w:t>
      </w:r>
    </w:p>
    <w:p w14:paraId="757FF10B" w14:textId="77777777" w:rsidR="00167155" w:rsidRDefault="00167155" w:rsidP="00167155">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14:paraId="6CCB16EF" w14:textId="77777777" w:rsidR="00013C8B" w:rsidRPr="00850753" w:rsidRDefault="00013C8B" w:rsidP="00013C8B">
      <w:pPr>
        <w:pStyle w:val="afa"/>
        <w:numPr>
          <w:ilvl w:val="0"/>
          <w:numId w:val="17"/>
        </w:numPr>
        <w:spacing w:after="240" w:line="276" w:lineRule="auto"/>
        <w:rPr>
          <w:rFonts w:cs="Arial"/>
        </w:rPr>
      </w:pPr>
      <w:r>
        <w:rPr>
          <w:rFonts w:cs="Arial"/>
        </w:rPr>
        <w:t>Транзакция ZPM_PLAN «АРМ планировщика ТОиР»</w:t>
      </w:r>
    </w:p>
    <w:p w14:paraId="463BD35F" w14:textId="77777777" w:rsidR="00013C8B" w:rsidRPr="009D29C7" w:rsidRDefault="00013C8B" w:rsidP="00013C8B">
      <w:pPr>
        <w:tabs>
          <w:tab w:val="clear" w:pos="567"/>
          <w:tab w:val="left" w:pos="1134"/>
        </w:tabs>
        <w:spacing w:after="120" w:line="276" w:lineRule="auto"/>
        <w:ind w:left="1418" w:firstLine="0"/>
        <w:rPr>
          <w:rFonts w:cs="Arial"/>
        </w:rPr>
      </w:pPr>
      <w:r w:rsidRPr="009D29C7">
        <w:rPr>
          <w:rFonts w:cs="Arial"/>
        </w:rPr>
        <w:lastRenderedPageBreak/>
        <w:t>- Режим работы «Формирование годового графика ремонтов»</w:t>
      </w:r>
    </w:p>
    <w:p w14:paraId="0028C9CB" w14:textId="77777777" w:rsidR="00013C8B" w:rsidRPr="009D29C7" w:rsidRDefault="00013C8B" w:rsidP="00013C8B">
      <w:pPr>
        <w:tabs>
          <w:tab w:val="clear" w:pos="567"/>
          <w:tab w:val="left" w:pos="1134"/>
        </w:tabs>
        <w:spacing w:after="120" w:line="276" w:lineRule="auto"/>
        <w:ind w:left="1418" w:firstLine="0"/>
        <w:rPr>
          <w:rFonts w:cs="Arial"/>
        </w:rPr>
      </w:pPr>
      <w:r w:rsidRPr="009D29C7">
        <w:rPr>
          <w:rFonts w:cs="Arial"/>
        </w:rPr>
        <w:t>- Планирующий завод;</w:t>
      </w:r>
    </w:p>
    <w:p w14:paraId="37D221E6" w14:textId="77777777" w:rsidR="00013C8B" w:rsidRPr="009D29C7" w:rsidRDefault="00013C8B" w:rsidP="00013C8B">
      <w:pPr>
        <w:tabs>
          <w:tab w:val="clear" w:pos="567"/>
          <w:tab w:val="left" w:pos="1134"/>
        </w:tabs>
        <w:spacing w:after="120" w:line="276" w:lineRule="auto"/>
        <w:ind w:left="1418" w:firstLine="0"/>
        <w:rPr>
          <w:rFonts w:cs="Arial"/>
        </w:rPr>
      </w:pPr>
      <w:r w:rsidRPr="009D29C7">
        <w:rPr>
          <w:rFonts w:cs="Arial"/>
        </w:rPr>
        <w:t>- Группа планирования;</w:t>
      </w:r>
    </w:p>
    <w:p w14:paraId="136B5464" w14:textId="77777777" w:rsidR="00013C8B" w:rsidRDefault="00013C8B" w:rsidP="00013C8B">
      <w:pPr>
        <w:tabs>
          <w:tab w:val="clear" w:pos="567"/>
          <w:tab w:val="left" w:pos="1134"/>
        </w:tabs>
        <w:ind w:left="1418" w:firstLine="0"/>
        <w:rPr>
          <w:rFonts w:cs="Arial"/>
        </w:rPr>
      </w:pPr>
      <w:r w:rsidRPr="009D29C7">
        <w:rPr>
          <w:rFonts w:cs="Arial"/>
        </w:rPr>
        <w:t>- Год планирования;</w:t>
      </w:r>
    </w:p>
    <w:p w14:paraId="480A83C9" w14:textId="69F657A1" w:rsidR="006F0665" w:rsidRPr="00BD1CA4" w:rsidRDefault="00013C8B" w:rsidP="009721BA">
      <w:pPr>
        <w:tabs>
          <w:tab w:val="clear" w:pos="567"/>
          <w:tab w:val="left" w:pos="1134"/>
        </w:tabs>
        <w:spacing w:after="120" w:line="276" w:lineRule="auto"/>
        <w:ind w:left="1418" w:firstLine="0"/>
        <w:rPr>
          <w:rFonts w:cs="Arial"/>
        </w:rPr>
      </w:pPr>
      <w:r w:rsidRPr="009721BA">
        <w:rPr>
          <w:rFonts w:cs="Arial"/>
        </w:rPr>
        <w:t xml:space="preserve">- </w:t>
      </w:r>
      <w:r w:rsidRPr="00A56639">
        <w:rPr>
          <w:rFonts w:cs="Arial"/>
        </w:rPr>
        <w:t>Техническое место</w:t>
      </w:r>
      <w:r>
        <w:rPr>
          <w:rFonts w:cs="Arial"/>
        </w:rPr>
        <w:t>.</w:t>
      </w:r>
    </w:p>
    <w:p w14:paraId="566E9FBE" w14:textId="3DF21BE8" w:rsidR="001E13A9" w:rsidRPr="007008A3" w:rsidDel="00244BDC" w:rsidRDefault="001E13A9" w:rsidP="001E13A9">
      <w:pPr>
        <w:rPr>
          <w:del w:id="1258" w:author="Попова Дарья" w:date="2020-07-16T18:26:00Z"/>
          <w:rFonts w:eastAsiaTheme="majorEastAsia" w:cs="Arial"/>
        </w:rPr>
      </w:pPr>
    </w:p>
    <w:p w14:paraId="6CF3212D" w14:textId="27D03E3B" w:rsidR="001E13A9" w:rsidRPr="007008A3" w:rsidRDefault="001618D1">
      <w:pPr>
        <w:pStyle w:val="4"/>
        <w:pPrChange w:id="1259" w:author="Попова Дарья" w:date="2020-07-16T18:23:00Z">
          <w:pPr>
            <w:pStyle w:val="4"/>
            <w:ind w:left="862" w:hanging="862"/>
          </w:pPr>
        </w:pPrChange>
      </w:pPr>
      <w:r>
        <w:t>Шаг процесса 110</w:t>
      </w:r>
      <w:r w:rsidR="001E13A9" w:rsidRPr="007008A3">
        <w:t xml:space="preserve"> – Наполнение</w:t>
      </w:r>
      <w:r w:rsidR="00D139D7">
        <w:t xml:space="preserve"> заказ</w:t>
      </w:r>
      <w:r w:rsidR="001E13A9" w:rsidRPr="007008A3">
        <w:t>а операциями и компонентами</w:t>
      </w:r>
    </w:p>
    <w:p w14:paraId="464C9D6E" w14:textId="717CC454" w:rsidR="001E13A9" w:rsidRDefault="00F62E46" w:rsidP="001E13A9">
      <w:pPr>
        <w:spacing w:after="240" w:line="276" w:lineRule="auto"/>
        <w:rPr>
          <w:rFonts w:cs="Arial"/>
        </w:rPr>
      </w:pPr>
      <w:r>
        <w:rPr>
          <w:rFonts w:cs="Arial"/>
        </w:rPr>
        <w:t>Планировщик</w:t>
      </w:r>
      <w:r w:rsidR="001E13A9" w:rsidRPr="007008A3">
        <w:rPr>
          <w:rFonts w:cs="Arial"/>
        </w:rPr>
        <w:t xml:space="preserve"> </w:t>
      </w:r>
      <w:r w:rsidR="002535C0">
        <w:rPr>
          <w:rFonts w:cs="Arial"/>
        </w:rPr>
        <w:t>ТОиР УО</w:t>
      </w:r>
      <w:r w:rsidR="00BB53B0">
        <w:rPr>
          <w:rFonts w:cs="Arial"/>
        </w:rPr>
        <w:t xml:space="preserve"> </w:t>
      </w:r>
      <w:r w:rsidR="00D3794E">
        <w:rPr>
          <w:rFonts w:cs="Arial"/>
        </w:rPr>
        <w:t>вносит в</w:t>
      </w:r>
      <w:r w:rsidR="00D139D7">
        <w:rPr>
          <w:rFonts w:cs="Arial"/>
        </w:rPr>
        <w:t xml:space="preserve"> заказ</w:t>
      </w:r>
      <w:r w:rsidR="00D3794E">
        <w:rPr>
          <w:rFonts w:cs="Arial"/>
        </w:rPr>
        <w:t xml:space="preserve"> ТОРО </w:t>
      </w:r>
      <w:r w:rsidR="001E13A9" w:rsidRPr="009D0189">
        <w:rPr>
          <w:rFonts w:cs="Arial"/>
        </w:rPr>
        <w:t>операции</w:t>
      </w:r>
      <w:r w:rsidR="00D3794E" w:rsidRPr="009D0189">
        <w:rPr>
          <w:rFonts w:cs="Arial"/>
        </w:rPr>
        <w:t>, нормативные объемы</w:t>
      </w:r>
      <w:r w:rsidR="001E13A9" w:rsidRPr="009D0189">
        <w:rPr>
          <w:rFonts w:cs="Arial"/>
        </w:rPr>
        <w:t xml:space="preserve"> и ресурсы для них (рабочие</w:t>
      </w:r>
      <w:r w:rsidR="001E13A9" w:rsidRPr="007008A3">
        <w:rPr>
          <w:rFonts w:cs="Arial"/>
        </w:rPr>
        <w:t xml:space="preserve"> места</w:t>
      </w:r>
      <w:r w:rsidR="009069C2">
        <w:rPr>
          <w:rFonts w:cs="Arial"/>
        </w:rPr>
        <w:t xml:space="preserve"> – как для хозспособа, так и подрядные организациям</w:t>
      </w:r>
      <w:r w:rsidR="001E13A9" w:rsidRPr="007008A3">
        <w:rPr>
          <w:rFonts w:cs="Arial"/>
        </w:rPr>
        <w:t>, компоненты</w:t>
      </w:r>
      <w:r w:rsidR="009069C2">
        <w:rPr>
          <w:rFonts w:cs="Arial"/>
        </w:rPr>
        <w:t>, ВПС</w:t>
      </w:r>
      <w:r w:rsidR="001E13A9" w:rsidRPr="007008A3">
        <w:rPr>
          <w:rFonts w:cs="Arial"/>
        </w:rPr>
        <w:t>)</w:t>
      </w:r>
      <w:r w:rsidR="00D3794E">
        <w:rPr>
          <w:rFonts w:cs="Arial"/>
        </w:rPr>
        <w:t xml:space="preserve">. </w:t>
      </w:r>
      <w:r w:rsidR="009069C2">
        <w:rPr>
          <w:rFonts w:cs="Arial"/>
        </w:rPr>
        <w:t>После завершения наполнения заказа проверяет наполнение, и</w:t>
      </w:r>
      <w:r w:rsidR="00D3794E">
        <w:rPr>
          <w:rFonts w:cs="Arial"/>
        </w:rPr>
        <w:t xml:space="preserve"> устанавливает статус ПОЛН</w:t>
      </w:r>
      <w:r w:rsidR="00734CAC">
        <w:rPr>
          <w:rFonts w:cs="Arial"/>
        </w:rPr>
        <w:t xml:space="preserve"> (</w:t>
      </w:r>
      <w:r w:rsidR="007928D1">
        <w:rPr>
          <w:rFonts w:cs="Arial"/>
        </w:rPr>
        <w:t>перечень статусов заказов и статусная схема представлены в разделе 5.7.1 данного КД)</w:t>
      </w:r>
      <w:r w:rsidR="00D3794E">
        <w:rPr>
          <w:rFonts w:cs="Arial"/>
        </w:rPr>
        <w:t xml:space="preserve">, </w:t>
      </w:r>
      <w:r w:rsidR="009069C2">
        <w:rPr>
          <w:rFonts w:cs="Arial"/>
        </w:rPr>
        <w:t>затем</w:t>
      </w:r>
      <w:r w:rsidR="004343FE">
        <w:rPr>
          <w:rFonts w:cs="Arial"/>
        </w:rPr>
        <w:t xml:space="preserve"> по электронной почте</w:t>
      </w:r>
      <w:r w:rsidR="009069C2">
        <w:rPr>
          <w:rFonts w:cs="Arial"/>
        </w:rPr>
        <w:t xml:space="preserve"> </w:t>
      </w:r>
      <w:r w:rsidR="00D3794E">
        <w:rPr>
          <w:rFonts w:cs="Arial"/>
        </w:rPr>
        <w:t xml:space="preserve">извещает старшего </w:t>
      </w:r>
      <w:r w:rsidR="00583B3B">
        <w:rPr>
          <w:rFonts w:cs="Arial"/>
        </w:rPr>
        <w:t xml:space="preserve">Планировщика </w:t>
      </w:r>
      <w:r w:rsidR="00D3794E">
        <w:rPr>
          <w:rFonts w:cs="Arial"/>
        </w:rPr>
        <w:t>о необходимости проверить</w:t>
      </w:r>
      <w:r w:rsidR="00D139D7">
        <w:rPr>
          <w:rFonts w:cs="Arial"/>
        </w:rPr>
        <w:t xml:space="preserve"> заказ</w:t>
      </w:r>
      <w:r w:rsidR="00D3794E">
        <w:rPr>
          <w:rFonts w:cs="Arial"/>
        </w:rPr>
        <w:t>ы, созданные вручную без техкарт.</w:t>
      </w:r>
    </w:p>
    <w:p w14:paraId="044055F6" w14:textId="04AE1BA6" w:rsidR="00B06B37" w:rsidRDefault="00B06B37" w:rsidP="001E13A9">
      <w:pPr>
        <w:spacing w:after="240" w:line="276" w:lineRule="auto"/>
        <w:rPr>
          <w:rFonts w:cs="Arial"/>
        </w:rPr>
      </w:pPr>
      <w:r>
        <w:rPr>
          <w:rFonts w:cs="Arial"/>
        </w:rPr>
        <w:t>При добавлении компонентов из каталога LinkOne может возникнуть отсутстви</w:t>
      </w:r>
      <w:r w:rsidR="000E59CA">
        <w:rPr>
          <w:rFonts w:cs="Arial"/>
        </w:rPr>
        <w:t>е</w:t>
      </w:r>
      <w:r>
        <w:rPr>
          <w:rFonts w:cs="Arial"/>
        </w:rPr>
        <w:t xml:space="preserve"> ОЗМ в системе</w:t>
      </w:r>
      <w:r w:rsidR="00C8680E">
        <w:rPr>
          <w:rFonts w:cs="Arial"/>
        </w:rPr>
        <w:t xml:space="preserve"> для выбранного </w:t>
      </w:r>
      <w:r w:rsidR="00A01D9B">
        <w:rPr>
          <w:rFonts w:cs="Arial"/>
        </w:rPr>
        <w:t xml:space="preserve">каталожного номера </w:t>
      </w:r>
      <w:r w:rsidR="00C8680E">
        <w:rPr>
          <w:rFonts w:cs="Arial"/>
        </w:rPr>
        <w:t>из LinkOne</w:t>
      </w:r>
      <w:r>
        <w:rPr>
          <w:rFonts w:cs="Arial"/>
        </w:rPr>
        <w:t xml:space="preserve">, в этом случае </w:t>
      </w:r>
      <w:r w:rsidR="00C8680E">
        <w:rPr>
          <w:rFonts w:cs="Arial"/>
        </w:rPr>
        <w:t>каталожный номер</w:t>
      </w:r>
      <w:del w:id="1260" w:author="Попова Дарья" w:date="2020-07-21T10:39:00Z">
        <w:r w:rsidDel="008E59C7">
          <w:rPr>
            <w:rFonts w:cs="Arial"/>
          </w:rPr>
          <w:delText xml:space="preserve"> </w:delText>
        </w:r>
      </w:del>
      <w:r w:rsidR="00C8680E">
        <w:rPr>
          <w:rFonts w:cs="Arial"/>
        </w:rPr>
        <w:t xml:space="preserve"> </w:t>
      </w:r>
      <w:r>
        <w:rPr>
          <w:rFonts w:cs="Arial"/>
        </w:rPr>
        <w:t>LinkOne должен указываться в тексте позиции компонента операции. После заведения ОЗМ</w:t>
      </w:r>
      <w:r w:rsidR="00100565">
        <w:rPr>
          <w:rFonts w:cs="Arial"/>
        </w:rPr>
        <w:t xml:space="preserve"> в системе SAP S/4HANA</w:t>
      </w:r>
      <w:r>
        <w:rPr>
          <w:rFonts w:cs="Arial"/>
        </w:rPr>
        <w:t xml:space="preserve"> – </w:t>
      </w:r>
      <w:r w:rsidR="00100565">
        <w:rPr>
          <w:rFonts w:cs="Arial"/>
        </w:rPr>
        <w:t xml:space="preserve">будет заполняться код </w:t>
      </w:r>
      <w:r>
        <w:rPr>
          <w:rFonts w:cs="Arial"/>
        </w:rPr>
        <w:t>ОЗМ</w:t>
      </w:r>
      <w:r w:rsidR="00100565">
        <w:rPr>
          <w:rFonts w:cs="Arial"/>
        </w:rPr>
        <w:t xml:space="preserve">, для этого </w:t>
      </w:r>
      <w:del w:id="1261" w:author="ShramkovAB" w:date="2021-04-01T13:36:00Z">
        <w:r w:rsidR="00100565" w:rsidDel="002F2EDF">
          <w:rPr>
            <w:rFonts w:cs="Arial"/>
          </w:rPr>
          <w:delText xml:space="preserve">будет </w:delText>
        </w:r>
      </w:del>
      <w:r w:rsidR="00100565">
        <w:rPr>
          <w:rFonts w:cs="Arial"/>
        </w:rPr>
        <w:t>использ</w:t>
      </w:r>
      <w:ins w:id="1262" w:author="ShramkovAB" w:date="2021-04-01T13:36:00Z">
        <w:r w:rsidR="002F2EDF">
          <w:rPr>
            <w:rFonts w:cs="Arial"/>
          </w:rPr>
          <w:t>уе</w:t>
        </w:r>
      </w:ins>
      <w:del w:id="1263" w:author="ShramkovAB" w:date="2021-04-01T13:36:00Z">
        <w:r w:rsidR="00100565" w:rsidDel="002F2EDF">
          <w:rPr>
            <w:rFonts w:cs="Arial"/>
          </w:rPr>
          <w:delText>ова</w:delText>
        </w:r>
      </w:del>
      <w:r w:rsidR="00100565">
        <w:rPr>
          <w:rFonts w:cs="Arial"/>
        </w:rPr>
        <w:t>т</w:t>
      </w:r>
      <w:del w:id="1264" w:author="ShramkovAB" w:date="2021-04-01T13:36:00Z">
        <w:r w:rsidR="00100565" w:rsidDel="002F2EDF">
          <w:rPr>
            <w:rFonts w:cs="Arial"/>
          </w:rPr>
          <w:delText>ь</w:delText>
        </w:r>
      </w:del>
      <w:r w:rsidR="00100565">
        <w:rPr>
          <w:rFonts w:cs="Arial"/>
        </w:rPr>
        <w:t xml:space="preserve">ся разработка, работающая </w:t>
      </w:r>
      <w:r w:rsidR="000453AA">
        <w:rPr>
          <w:rFonts w:cs="Arial"/>
        </w:rPr>
        <w:t xml:space="preserve">из транзакции </w:t>
      </w:r>
      <w:r w:rsidR="000453AA">
        <w:rPr>
          <w:rFonts w:cs="Arial"/>
          <w:lang w:val="en-US"/>
        </w:rPr>
        <w:t>IW</w:t>
      </w:r>
      <w:r w:rsidR="000453AA" w:rsidRPr="00B153FA">
        <w:rPr>
          <w:rFonts w:cs="Arial"/>
        </w:rPr>
        <w:t>38</w:t>
      </w:r>
      <w:r w:rsidR="000453AA">
        <w:rPr>
          <w:rFonts w:cs="Arial"/>
        </w:rPr>
        <w:t xml:space="preserve"> или в </w:t>
      </w:r>
      <w:r w:rsidR="00100565">
        <w:rPr>
          <w:rFonts w:cs="Arial"/>
        </w:rPr>
        <w:t xml:space="preserve">фоновом режиме (№ разработки в реестре – PM59, более подробно – см. СОИ </w:t>
      </w:r>
      <w:r w:rsidR="00F34F72">
        <w:rPr>
          <w:rFonts w:cs="Arial"/>
        </w:rPr>
        <w:t>«</w:t>
      </w:r>
      <w:r w:rsidR="00100565">
        <w:rPr>
          <w:rFonts w:cs="Arial"/>
        </w:rPr>
        <w:t>ERP.5.6.18 Соглашение об интеграции LinkOne</w:t>
      </w:r>
      <w:r w:rsidR="00F34F72">
        <w:rPr>
          <w:rFonts w:cs="Arial"/>
        </w:rPr>
        <w:t>»</w:t>
      </w:r>
      <w:r w:rsidR="00100565">
        <w:rPr>
          <w:rFonts w:cs="Arial"/>
        </w:rPr>
        <w:t>)</w:t>
      </w:r>
      <w:r>
        <w:rPr>
          <w:rFonts w:cs="Arial"/>
        </w:rPr>
        <w:t>. До тех пор, пока заказ не будет полностью наполнен ОЗМ, и в нем присутствуют текстовые позиции компонентов, он не должен проходить дальнейшее согласование. В рамках программного расширения (номер в реестре разработок PM4</w:t>
      </w:r>
      <w:r w:rsidR="008214FD">
        <w:rPr>
          <w:rFonts w:cs="Arial"/>
        </w:rPr>
        <w:t>6 «Проверка при сохранении заказов ТОРО»</w:t>
      </w:r>
      <w:r>
        <w:rPr>
          <w:rFonts w:cs="Arial"/>
        </w:rPr>
        <w:t xml:space="preserve">) </w:t>
      </w:r>
      <w:del w:id="1265" w:author="ShramkovAB" w:date="2021-04-01T13:37:00Z">
        <w:r w:rsidDel="002F2EDF">
          <w:rPr>
            <w:rFonts w:cs="Arial"/>
          </w:rPr>
          <w:delText xml:space="preserve">должна быть </w:delText>
        </w:r>
      </w:del>
      <w:r>
        <w:rPr>
          <w:rFonts w:cs="Arial"/>
        </w:rPr>
        <w:t>реализована проверка – при наличии в заказе текстовых позиций статус ПОЛН должен сбрасываться на ПУСТ.</w:t>
      </w:r>
    </w:p>
    <w:p w14:paraId="332E7F68" w14:textId="77777777" w:rsidR="009069C2" w:rsidRDefault="009069C2" w:rsidP="001E13A9">
      <w:pPr>
        <w:spacing w:after="240" w:line="276" w:lineRule="auto"/>
        <w:rPr>
          <w:rFonts w:cs="Arial"/>
        </w:rPr>
      </w:pPr>
      <w:r>
        <w:rPr>
          <w:rFonts w:cs="Arial"/>
        </w:rPr>
        <w:t>Заполняемые поля в заказе ТОРО приведены в разделе 5.7. данного КД.</w:t>
      </w:r>
    </w:p>
    <w:p w14:paraId="19DA85BC" w14:textId="77777777" w:rsidR="00167155" w:rsidRDefault="00167155" w:rsidP="001F00CA">
      <w:pPr>
        <w:spacing w:after="120" w:line="276" w:lineRule="auto"/>
        <w:rPr>
          <w:rFonts w:cs="Arial"/>
        </w:rPr>
      </w:pPr>
      <w:r>
        <w:rPr>
          <w:rFonts w:cs="Arial"/>
        </w:rPr>
        <w:t>Используются транзакции</w:t>
      </w:r>
      <w:r w:rsidR="00D139D7">
        <w:rPr>
          <w:rFonts w:cs="Arial"/>
        </w:rPr>
        <w:t>:</w:t>
      </w:r>
    </w:p>
    <w:p w14:paraId="6F4945AD" w14:textId="77777777" w:rsidR="00167155" w:rsidRDefault="00167155" w:rsidP="001F00CA">
      <w:pPr>
        <w:pStyle w:val="afa"/>
        <w:numPr>
          <w:ilvl w:val="0"/>
          <w:numId w:val="17"/>
        </w:numPr>
        <w:spacing w:after="120" w:line="276" w:lineRule="auto"/>
        <w:rPr>
          <w:rFonts w:cs="Arial"/>
        </w:rPr>
      </w:pPr>
      <w:r w:rsidRPr="00B32E52">
        <w:rPr>
          <w:rFonts w:cs="Arial"/>
        </w:rPr>
        <w:t>IW32 – Изменение</w:t>
      </w:r>
      <w:r w:rsidR="00D139D7">
        <w:rPr>
          <w:rFonts w:cs="Arial"/>
        </w:rPr>
        <w:t xml:space="preserve"> заказ</w:t>
      </w:r>
      <w:r>
        <w:rPr>
          <w:rFonts w:cs="Arial"/>
        </w:rPr>
        <w:t>а</w:t>
      </w:r>
      <w:r w:rsidRPr="00B32E52">
        <w:rPr>
          <w:rFonts w:cs="Arial"/>
        </w:rPr>
        <w:t xml:space="preserve"> ТОРО</w:t>
      </w:r>
    </w:p>
    <w:p w14:paraId="6902E984" w14:textId="77777777" w:rsidR="006F0665" w:rsidRDefault="00167155" w:rsidP="001F00CA">
      <w:pPr>
        <w:pStyle w:val="afa"/>
        <w:numPr>
          <w:ilvl w:val="0"/>
          <w:numId w:val="17"/>
        </w:numPr>
        <w:spacing w:after="12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14:paraId="2FC56DE8" w14:textId="2B1D0C19" w:rsidR="006F0665" w:rsidRDefault="006F0665" w:rsidP="001F00CA">
      <w:pPr>
        <w:pStyle w:val="afa"/>
        <w:numPr>
          <w:ilvl w:val="0"/>
          <w:numId w:val="17"/>
        </w:numPr>
        <w:spacing w:after="120" w:line="276" w:lineRule="auto"/>
        <w:rPr>
          <w:rFonts w:cs="Arial"/>
        </w:rPr>
      </w:pPr>
      <w:r>
        <w:rPr>
          <w:rFonts w:cs="Arial"/>
        </w:rPr>
        <w:t xml:space="preserve">Разработка (расширение) </w:t>
      </w:r>
      <w:r w:rsidRPr="00B634EF">
        <w:rPr>
          <w:rFonts w:cs="Arial"/>
        </w:rPr>
        <w:t>РМ4</w:t>
      </w:r>
      <w:r w:rsidR="008214FD">
        <w:rPr>
          <w:rFonts w:cs="Arial"/>
        </w:rPr>
        <w:t>6</w:t>
      </w:r>
      <w:r w:rsidRPr="00084EE8">
        <w:rPr>
          <w:rFonts w:cs="Arial"/>
        </w:rPr>
        <w:t xml:space="preserve"> </w:t>
      </w:r>
      <w:r>
        <w:rPr>
          <w:rFonts w:cs="Arial"/>
        </w:rPr>
        <w:t>П</w:t>
      </w:r>
      <w:r w:rsidRPr="00562687">
        <w:rPr>
          <w:rFonts w:cs="Arial"/>
        </w:rPr>
        <w:t xml:space="preserve">роверка </w:t>
      </w:r>
      <w:r w:rsidR="008214FD">
        <w:rPr>
          <w:rFonts w:cs="Arial"/>
        </w:rPr>
        <w:t>при сохранении заказов ТОРО</w:t>
      </w:r>
      <w:r>
        <w:rPr>
          <w:rFonts w:cs="Arial"/>
        </w:rPr>
        <w:t>.</w:t>
      </w:r>
    </w:p>
    <w:p w14:paraId="2105EC30" w14:textId="5A84B2AA" w:rsidR="00167155" w:rsidRDefault="002E1D14" w:rsidP="00167155">
      <w:pPr>
        <w:pStyle w:val="afa"/>
        <w:numPr>
          <w:ilvl w:val="0"/>
          <w:numId w:val="17"/>
        </w:numPr>
        <w:spacing w:after="240" w:line="276" w:lineRule="auto"/>
        <w:rPr>
          <w:rFonts w:cs="Arial"/>
        </w:rPr>
      </w:pPr>
      <w:r>
        <w:rPr>
          <w:rFonts w:cs="Arial"/>
        </w:rPr>
        <w:t>Транзакция ZPM_PLAN «АРМ планировщика ТОиР»</w:t>
      </w:r>
      <w:r w:rsidR="001F00CA">
        <w:rPr>
          <w:rFonts w:cs="Arial"/>
        </w:rPr>
        <w:t>.</w:t>
      </w:r>
    </w:p>
    <w:p w14:paraId="65A4D01C" w14:textId="0379AB9D" w:rsidR="001E13A9" w:rsidRPr="007008A3" w:rsidRDefault="001618D1">
      <w:pPr>
        <w:pStyle w:val="4"/>
        <w:pPrChange w:id="1266" w:author="Попова Дарья" w:date="2020-07-16T18:23:00Z">
          <w:pPr>
            <w:pStyle w:val="4"/>
            <w:ind w:left="862" w:hanging="862"/>
          </w:pPr>
        </w:pPrChange>
      </w:pPr>
      <w:r>
        <w:t>Шаг процесса 120</w:t>
      </w:r>
      <w:r w:rsidR="001E13A9" w:rsidRPr="007008A3">
        <w:t xml:space="preserve"> – Проверка наполнения</w:t>
      </w:r>
      <w:r w:rsidR="00D139D7">
        <w:t xml:space="preserve"> заказ</w:t>
      </w:r>
      <w:r w:rsidR="001E13A9" w:rsidRPr="007008A3">
        <w:t>ов</w:t>
      </w:r>
    </w:p>
    <w:p w14:paraId="7ED0A7D9" w14:textId="185260BF" w:rsidR="001E13A9" w:rsidRPr="007008A3" w:rsidRDefault="001E13A9" w:rsidP="001E13A9">
      <w:pPr>
        <w:spacing w:after="240" w:line="276" w:lineRule="auto"/>
        <w:rPr>
          <w:rFonts w:cs="Arial"/>
        </w:rPr>
      </w:pPr>
      <w:r w:rsidRPr="007008A3">
        <w:rPr>
          <w:rFonts w:cs="Arial"/>
        </w:rPr>
        <w:t xml:space="preserve">Старший </w:t>
      </w:r>
      <w:r w:rsidR="00F62E46" w:rsidRPr="00754AC0">
        <w:rPr>
          <w:rFonts w:cs="Arial"/>
        </w:rPr>
        <w:t>Планировщик</w:t>
      </w:r>
      <w:r w:rsidRPr="00754AC0">
        <w:rPr>
          <w:rFonts w:cs="Arial"/>
        </w:rPr>
        <w:t xml:space="preserve"> </w:t>
      </w:r>
      <w:r w:rsidR="002535C0">
        <w:rPr>
          <w:rFonts w:cs="Arial"/>
        </w:rPr>
        <w:t>ТОиР УО</w:t>
      </w:r>
      <w:r w:rsidR="00BB53B0">
        <w:rPr>
          <w:rFonts w:cs="Arial"/>
        </w:rPr>
        <w:t xml:space="preserve"> </w:t>
      </w:r>
      <w:r w:rsidRPr="00754AC0">
        <w:rPr>
          <w:rFonts w:cs="Arial"/>
        </w:rPr>
        <w:t>(далее Исполнитель КП) выполняет проверку корректности, соответствия и обоснования наполнения</w:t>
      </w:r>
      <w:r w:rsidR="00D139D7">
        <w:rPr>
          <w:rFonts w:cs="Arial"/>
        </w:rPr>
        <w:t xml:space="preserve"> заказ</w:t>
      </w:r>
      <w:r w:rsidRPr="007008A3">
        <w:rPr>
          <w:rFonts w:cs="Arial"/>
        </w:rPr>
        <w:t>ов: операции, объемы работ, объ</w:t>
      </w:r>
      <w:r w:rsidRPr="007008A3">
        <w:rPr>
          <w:rFonts w:cs="Arial"/>
        </w:rPr>
        <w:lastRenderedPageBreak/>
        <w:t xml:space="preserve">емы расхода материалов с </w:t>
      </w:r>
      <w:r w:rsidRPr="00425C91">
        <w:rPr>
          <w:rFonts w:cs="Arial"/>
        </w:rPr>
        <w:t xml:space="preserve">помощью </w:t>
      </w:r>
      <w:r w:rsidR="00FB6040">
        <w:rPr>
          <w:rFonts w:cs="Arial"/>
        </w:rPr>
        <w:t xml:space="preserve">транзакции </w:t>
      </w:r>
      <w:r w:rsidR="00FB6040" w:rsidRPr="00FB6040">
        <w:rPr>
          <w:rFonts w:cs="Arial"/>
        </w:rPr>
        <w:t>ZPM_ORD_OPER</w:t>
      </w:r>
      <w:r w:rsidR="00FB6040" w:rsidRPr="009721BA">
        <w:rPr>
          <w:rFonts w:cs="Arial"/>
        </w:rPr>
        <w:t xml:space="preserve"> - </w:t>
      </w:r>
      <w:r w:rsidRPr="00425C91">
        <w:rPr>
          <w:rFonts w:cs="Arial"/>
        </w:rPr>
        <w:t>отчета "Анализ операций</w:t>
      </w:r>
      <w:r w:rsidR="00D139D7" w:rsidRPr="00425C91">
        <w:rPr>
          <w:rFonts w:cs="Arial"/>
        </w:rPr>
        <w:t xml:space="preserve"> заказ</w:t>
      </w:r>
      <w:r w:rsidRPr="00425C91">
        <w:rPr>
          <w:rFonts w:cs="Arial"/>
        </w:rPr>
        <w:t>ов ТОРО"</w:t>
      </w:r>
      <w:r w:rsidR="003B56D2" w:rsidRPr="00425C91">
        <w:rPr>
          <w:rFonts w:cs="Arial"/>
        </w:rPr>
        <w:t xml:space="preserve"> (</w:t>
      </w:r>
      <w:r w:rsidR="003B56D2">
        <w:rPr>
          <w:rFonts w:cs="Arial"/>
        </w:rPr>
        <w:t>номер в реестре разработок PM</w:t>
      </w:r>
      <w:r w:rsidR="009920B2">
        <w:rPr>
          <w:rFonts w:cs="Arial"/>
        </w:rPr>
        <w:t>19</w:t>
      </w:r>
      <w:r w:rsidR="003B56D2">
        <w:rPr>
          <w:rFonts w:cs="Arial"/>
        </w:rPr>
        <w:t>)</w:t>
      </w:r>
      <w:r w:rsidRPr="007008A3">
        <w:rPr>
          <w:rFonts w:cs="Arial"/>
        </w:rPr>
        <w:t xml:space="preserve"> с индикацией отклонений операций</w:t>
      </w:r>
      <w:r w:rsidR="00D139D7">
        <w:rPr>
          <w:rFonts w:cs="Arial"/>
        </w:rPr>
        <w:t xml:space="preserve"> заказ</w:t>
      </w:r>
      <w:r w:rsidRPr="007008A3">
        <w:rPr>
          <w:rFonts w:cs="Arial"/>
        </w:rPr>
        <w:t>ов от техкарт и добавленных вручную/удаленных операций.</w:t>
      </w:r>
    </w:p>
    <w:p w14:paraId="0DB51FB3" w14:textId="256DB90D" w:rsidR="005B4392" w:rsidRDefault="009207CC" w:rsidP="001E13A9">
      <w:pPr>
        <w:spacing w:after="240" w:line="276" w:lineRule="auto"/>
        <w:rPr>
          <w:rFonts w:cs="Arial"/>
        </w:rPr>
      </w:pPr>
      <w:r>
        <w:rPr>
          <w:rFonts w:cs="Arial"/>
        </w:rPr>
        <w:t>Описание статусов и статусных схем заказов ТОРО приведено в разделе 5.7.1 данного КД.</w:t>
      </w:r>
    </w:p>
    <w:p w14:paraId="788DCE98" w14:textId="77777777" w:rsidR="00167155" w:rsidRDefault="00167155" w:rsidP="00D139D7">
      <w:pPr>
        <w:tabs>
          <w:tab w:val="center" w:pos="5386"/>
        </w:tabs>
        <w:spacing w:after="240" w:line="276" w:lineRule="auto"/>
        <w:rPr>
          <w:rFonts w:cs="Arial"/>
        </w:rPr>
      </w:pPr>
      <w:r>
        <w:rPr>
          <w:rFonts w:cs="Arial"/>
        </w:rPr>
        <w:t>Используются транзакции</w:t>
      </w:r>
      <w:r w:rsidR="00D139D7">
        <w:rPr>
          <w:rFonts w:cs="Arial"/>
        </w:rPr>
        <w:t>:</w:t>
      </w:r>
    </w:p>
    <w:p w14:paraId="733BA2BD" w14:textId="6F86E092" w:rsidR="003B56D2" w:rsidRPr="00B153FA" w:rsidRDefault="00FB6040" w:rsidP="00FB6040">
      <w:pPr>
        <w:pStyle w:val="afa"/>
        <w:numPr>
          <w:ilvl w:val="0"/>
          <w:numId w:val="17"/>
        </w:numPr>
        <w:spacing w:after="240" w:line="276" w:lineRule="auto"/>
        <w:rPr>
          <w:rFonts w:cs="Arial"/>
        </w:rPr>
      </w:pPr>
      <w:r w:rsidRPr="00FB6040">
        <w:rPr>
          <w:rFonts w:cs="Arial"/>
        </w:rPr>
        <w:t>ZPM_ORD_OPER</w:t>
      </w:r>
      <w:r w:rsidRPr="009721BA">
        <w:rPr>
          <w:rFonts w:cs="Arial"/>
        </w:rPr>
        <w:t xml:space="preserve"> - </w:t>
      </w:r>
      <w:r w:rsidR="003B56D2" w:rsidRPr="00B153FA">
        <w:rPr>
          <w:rFonts w:cs="Arial"/>
        </w:rPr>
        <w:t>Отчет "Анализ операций заказов ТОРО</w:t>
      </w:r>
      <w:r w:rsidR="003B56D2" w:rsidRPr="00B153FA" w:rsidDel="00DC4FDF">
        <w:rPr>
          <w:rFonts w:cs="Arial"/>
        </w:rPr>
        <w:t xml:space="preserve"> </w:t>
      </w:r>
      <w:r w:rsidR="009920B2">
        <w:rPr>
          <w:rFonts w:cs="Arial"/>
        </w:rPr>
        <w:t>(номер в реестре разработок PM19</w:t>
      </w:r>
      <w:r w:rsidR="003B56D2" w:rsidRPr="00B153FA">
        <w:rPr>
          <w:rFonts w:cs="Arial"/>
        </w:rPr>
        <w:t>)</w:t>
      </w:r>
    </w:p>
    <w:p w14:paraId="51DF20E0" w14:textId="77777777" w:rsidR="00167155" w:rsidRDefault="00167155" w:rsidP="00167155">
      <w:pPr>
        <w:pStyle w:val="afa"/>
        <w:numPr>
          <w:ilvl w:val="0"/>
          <w:numId w:val="17"/>
        </w:numPr>
        <w:spacing w:after="240" w:line="276" w:lineRule="auto"/>
        <w:rPr>
          <w:rFonts w:cs="Arial"/>
        </w:rPr>
      </w:pPr>
      <w:r w:rsidRPr="00B32E52">
        <w:rPr>
          <w:rFonts w:cs="Arial"/>
        </w:rPr>
        <w:t>IW32 – Изменение</w:t>
      </w:r>
      <w:r w:rsidR="00D139D7">
        <w:rPr>
          <w:rFonts w:cs="Arial"/>
        </w:rPr>
        <w:t xml:space="preserve"> заказ</w:t>
      </w:r>
      <w:r>
        <w:rPr>
          <w:rFonts w:cs="Arial"/>
        </w:rPr>
        <w:t>а</w:t>
      </w:r>
      <w:r w:rsidRPr="00B32E52">
        <w:rPr>
          <w:rFonts w:cs="Arial"/>
        </w:rPr>
        <w:t xml:space="preserve"> ТОРО</w:t>
      </w:r>
    </w:p>
    <w:p w14:paraId="4011A0C2" w14:textId="7D60E05D" w:rsidR="00DC4FDF" w:rsidRDefault="00167155" w:rsidP="00B153FA">
      <w:pPr>
        <w:pStyle w:val="afa"/>
        <w:numPr>
          <w:ilvl w:val="0"/>
          <w:numId w:val="17"/>
        </w:numPr>
        <w:spacing w:after="240" w:line="276" w:lineRule="auto"/>
        <w:rPr>
          <w:rFonts w:cs="Arial"/>
        </w:rPr>
      </w:pPr>
      <w:r w:rsidRPr="00DC4FDF">
        <w:rPr>
          <w:rFonts w:cs="Arial"/>
        </w:rPr>
        <w:t>IW38 – Изменение</w:t>
      </w:r>
      <w:r w:rsidR="00D139D7" w:rsidRPr="00DC4FDF">
        <w:rPr>
          <w:rFonts w:cs="Arial"/>
        </w:rPr>
        <w:t xml:space="preserve"> заказ</w:t>
      </w:r>
      <w:r w:rsidRPr="00DC4FDF">
        <w:rPr>
          <w:rFonts w:cs="Arial"/>
        </w:rPr>
        <w:t>ов ТОРО (список</w:t>
      </w:r>
      <w:r w:rsidR="00D139D7" w:rsidRPr="00DC4FDF">
        <w:rPr>
          <w:rFonts w:cs="Arial"/>
        </w:rPr>
        <w:t xml:space="preserve"> заказ</w:t>
      </w:r>
      <w:r w:rsidRPr="00DC4FDF">
        <w:rPr>
          <w:rFonts w:cs="Arial"/>
        </w:rPr>
        <w:t>ов)</w:t>
      </w:r>
    </w:p>
    <w:p w14:paraId="2561BD5E" w14:textId="14CEDA24" w:rsidR="001E13A9" w:rsidRPr="007008A3" w:rsidRDefault="001618D1">
      <w:pPr>
        <w:pStyle w:val="4"/>
      </w:pPr>
      <w:r>
        <w:t>Шаг процесса 130</w:t>
      </w:r>
      <w:r w:rsidR="001E13A9" w:rsidRPr="007008A3">
        <w:t xml:space="preserve"> – Установка/актуализация индикатора "Останов" на</w:t>
      </w:r>
      <w:r w:rsidR="00D139D7">
        <w:t xml:space="preserve"> заказ</w:t>
      </w:r>
      <w:r w:rsidR="001E13A9" w:rsidRPr="007008A3">
        <w:t>ах ТОРО</w:t>
      </w:r>
    </w:p>
    <w:p w14:paraId="31AA83A2" w14:textId="737542E6" w:rsidR="001E13A9" w:rsidRDefault="00F62E46" w:rsidP="001E13A9">
      <w:pPr>
        <w:spacing w:after="240" w:line="276" w:lineRule="auto"/>
        <w:rPr>
          <w:rFonts w:cs="Arial"/>
        </w:rPr>
      </w:pPr>
      <w:r>
        <w:rPr>
          <w:rFonts w:cs="Arial"/>
        </w:rPr>
        <w:t>Планировщик</w:t>
      </w:r>
      <w:r w:rsidR="005E3616">
        <w:rPr>
          <w:rFonts w:cs="Arial"/>
        </w:rPr>
        <w:t xml:space="preserve"> </w:t>
      </w:r>
      <w:r w:rsidR="002535C0">
        <w:rPr>
          <w:rFonts w:cs="Arial"/>
        </w:rPr>
        <w:t>ТОиР УО</w:t>
      </w:r>
      <w:r w:rsidR="00BB53B0">
        <w:rPr>
          <w:rFonts w:cs="Arial"/>
        </w:rPr>
        <w:t xml:space="preserve"> </w:t>
      </w:r>
      <w:r w:rsidR="005E3616">
        <w:rPr>
          <w:rFonts w:cs="Arial"/>
        </w:rPr>
        <w:t>проверяет, и, при необходимости, изменяет</w:t>
      </w:r>
      <w:r w:rsidR="000047C9">
        <w:rPr>
          <w:rFonts w:cs="Arial"/>
        </w:rPr>
        <w:t xml:space="preserve"> значение</w:t>
      </w:r>
      <w:r w:rsidR="001E13A9" w:rsidRPr="007008A3">
        <w:rPr>
          <w:rFonts w:cs="Arial"/>
        </w:rPr>
        <w:t xml:space="preserve"> индикатор</w:t>
      </w:r>
      <w:r w:rsidR="000047C9">
        <w:rPr>
          <w:rFonts w:cs="Arial"/>
        </w:rPr>
        <w:t>а</w:t>
      </w:r>
      <w:r w:rsidR="001E13A9" w:rsidRPr="007008A3">
        <w:rPr>
          <w:rFonts w:cs="Arial"/>
        </w:rPr>
        <w:t xml:space="preserve"> "</w:t>
      </w:r>
      <w:r w:rsidR="005E3616">
        <w:rPr>
          <w:rFonts w:cs="Arial"/>
        </w:rPr>
        <w:t>Состояние производственной установки</w:t>
      </w:r>
      <w:r w:rsidR="001E13A9" w:rsidRPr="007008A3">
        <w:rPr>
          <w:rFonts w:cs="Arial"/>
        </w:rPr>
        <w:t>" для</w:t>
      </w:r>
      <w:r w:rsidR="00D139D7">
        <w:rPr>
          <w:rFonts w:cs="Arial"/>
        </w:rPr>
        <w:t xml:space="preserve"> заказ</w:t>
      </w:r>
      <w:r w:rsidR="001E13A9" w:rsidRPr="007008A3">
        <w:rPr>
          <w:rFonts w:cs="Arial"/>
        </w:rPr>
        <w:t>ов, выполнение работ по которым должно реализовываться в рамках остановочного ремонта.</w:t>
      </w:r>
      <w:r w:rsidR="005E3616">
        <w:rPr>
          <w:rFonts w:cs="Arial"/>
        </w:rPr>
        <w:t xml:space="preserve"> Индикатор может иметь следующее значение</w:t>
      </w:r>
      <w:r w:rsidR="00951D71">
        <w:rPr>
          <w:rFonts w:cs="Arial"/>
        </w:rPr>
        <w:t>, и впоследствии будет влиять на включение</w:t>
      </w:r>
      <w:r w:rsidR="00D139D7">
        <w:rPr>
          <w:rFonts w:cs="Arial"/>
        </w:rPr>
        <w:t xml:space="preserve"> заказ</w:t>
      </w:r>
      <w:r w:rsidR="00951D71">
        <w:rPr>
          <w:rFonts w:cs="Arial"/>
        </w:rPr>
        <w:t>ов в остановочный ремонт</w:t>
      </w:r>
      <w:r w:rsidR="005E3616">
        <w:rPr>
          <w:rFonts w:cs="Arial"/>
        </w:rPr>
        <w:t xml:space="preserve"> (более подробное описание применения </w:t>
      </w:r>
      <w:r w:rsidR="00951D71">
        <w:rPr>
          <w:rFonts w:cs="Arial"/>
        </w:rPr>
        <w:t>индикатора</w:t>
      </w:r>
      <w:r w:rsidR="001618D1">
        <w:rPr>
          <w:rFonts w:cs="Arial"/>
        </w:rPr>
        <w:t xml:space="preserve"> представлено в разделе 5.10.6</w:t>
      </w:r>
      <w:r w:rsidR="000047C9">
        <w:rPr>
          <w:rFonts w:cs="Arial"/>
        </w:rPr>
        <w:t xml:space="preserve"> данного КД; </w:t>
      </w:r>
      <w:r w:rsidR="00951D71">
        <w:rPr>
          <w:rFonts w:cs="Arial"/>
        </w:rPr>
        <w:t xml:space="preserve">процесс </w:t>
      </w:r>
      <w:r w:rsidR="00BB00AD">
        <w:rPr>
          <w:rFonts w:cs="Arial"/>
        </w:rPr>
        <w:t xml:space="preserve">планирования </w:t>
      </w:r>
      <w:r w:rsidR="00951D71">
        <w:rPr>
          <w:rFonts w:cs="Arial"/>
        </w:rPr>
        <w:t xml:space="preserve">остановочных ремонтов </w:t>
      </w:r>
      <w:r w:rsidR="005E3616">
        <w:rPr>
          <w:rFonts w:cs="Arial"/>
        </w:rPr>
        <w:t xml:space="preserve">описывается в КД </w:t>
      </w:r>
      <w:del w:id="1267" w:author="Александр Шрамков" w:date="2021-03-05T12:38:00Z">
        <w:r w:rsidR="000367AC" w:rsidDel="001710A8">
          <w:rPr>
            <w:rFonts w:cs="Arial"/>
          </w:rPr>
          <w:delText>ERP.9.9.</w:delText>
        </w:r>
      </w:del>
      <w:ins w:id="1268" w:author="Александр Шрамков" w:date="2021-03-05T12:38:00Z">
        <w:r w:rsidR="001710A8">
          <w:rPr>
            <w:rFonts w:cs="Arial"/>
          </w:rPr>
          <w:t>ERP.13.9.</w:t>
        </w:r>
      </w:ins>
      <w:r w:rsidR="000367AC">
        <w:rPr>
          <w:rFonts w:cs="Arial"/>
        </w:rPr>
        <w:t>2.</w:t>
      </w:r>
      <w:r w:rsidR="008062A6" w:rsidRPr="008062A6">
        <w:rPr>
          <w:rFonts w:cs="Arial"/>
        </w:rPr>
        <w:t>53.PM.КД "Планирование остановочных ремонтов"</w:t>
      </w:r>
      <w:r w:rsidR="008062A6">
        <w:rPr>
          <w:rFonts w:cs="Arial"/>
        </w:rPr>
        <w:t>):</w:t>
      </w:r>
    </w:p>
    <w:p w14:paraId="08452471" w14:textId="5378B173" w:rsidR="00493429" w:rsidRPr="001D3943" w:rsidRDefault="00493429" w:rsidP="00493429">
      <w:pPr>
        <w:pStyle w:val="a7"/>
        <w:keepNext/>
        <w:spacing w:after="240" w:afterAutospacing="0" w:line="276" w:lineRule="auto"/>
        <w:jc w:val="right"/>
        <w:rPr>
          <w:rFonts w:cs="Arial"/>
          <w:sz w:val="22"/>
        </w:rPr>
      </w:pPr>
      <w:r w:rsidRPr="007008A3">
        <w:rPr>
          <w:rFonts w:cs="Arial"/>
          <w:b/>
          <w:sz w:val="22"/>
        </w:rPr>
        <w:t xml:space="preserve">Таблица </w:t>
      </w:r>
      <w:r w:rsidRPr="007008A3">
        <w:rPr>
          <w:rFonts w:cs="Arial"/>
          <w:b/>
          <w:sz w:val="22"/>
        </w:rPr>
        <w:fldChar w:fldCharType="begin"/>
      </w:r>
      <w:r w:rsidRPr="007008A3">
        <w:rPr>
          <w:rFonts w:cs="Arial"/>
          <w:b/>
          <w:sz w:val="22"/>
        </w:rPr>
        <w:instrText xml:space="preserve"> SEQ Таблица \* ARABIC </w:instrText>
      </w:r>
      <w:r w:rsidRPr="007008A3">
        <w:rPr>
          <w:rFonts w:cs="Arial"/>
          <w:b/>
          <w:sz w:val="22"/>
        </w:rPr>
        <w:fldChar w:fldCharType="separate"/>
      </w:r>
      <w:r w:rsidR="00E24180">
        <w:rPr>
          <w:rFonts w:cs="Arial"/>
          <w:b/>
          <w:noProof/>
          <w:sz w:val="22"/>
        </w:rPr>
        <w:t>8</w:t>
      </w:r>
      <w:r w:rsidRPr="007008A3">
        <w:rPr>
          <w:rFonts w:cs="Arial"/>
          <w:b/>
          <w:sz w:val="22"/>
        </w:rPr>
        <w:fldChar w:fldCharType="end"/>
      </w:r>
      <w:r w:rsidRPr="007008A3">
        <w:rPr>
          <w:rFonts w:cs="Arial"/>
          <w:b/>
          <w:sz w:val="22"/>
        </w:rPr>
        <w:t>.</w:t>
      </w:r>
      <w:r w:rsidR="002229E8">
        <w:rPr>
          <w:rFonts w:cs="Arial"/>
          <w:b/>
          <w:sz w:val="22"/>
        </w:rPr>
        <w:t>Состояние производственной установки</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319"/>
        <w:gridCol w:w="8857"/>
      </w:tblGrid>
      <w:tr w:rsidR="00F65450" w:rsidRPr="007008A3" w14:paraId="73A6D537" w14:textId="77777777" w:rsidTr="00B153FA">
        <w:trPr>
          <w:cantSplit/>
          <w:trHeight w:val="397"/>
          <w:tblHeader/>
        </w:trPr>
        <w:tc>
          <w:tcPr>
            <w:tcW w:w="648" w:type="pct"/>
            <w:shd w:val="clear" w:color="auto" w:fill="FFC000"/>
            <w:vAlign w:val="center"/>
          </w:tcPr>
          <w:p w14:paraId="5F93C570" w14:textId="3B2E1D3B" w:rsidR="00F65450" w:rsidRPr="007008A3" w:rsidRDefault="00F65450" w:rsidP="00D36507">
            <w:pPr>
              <w:ind w:firstLine="19"/>
              <w:jc w:val="center"/>
              <w:rPr>
                <w:rFonts w:cs="Arial"/>
                <w:b/>
                <w:sz w:val="20"/>
              </w:rPr>
            </w:pPr>
            <w:r w:rsidRPr="007008A3">
              <w:rPr>
                <w:rFonts w:cs="Arial"/>
                <w:b/>
                <w:sz w:val="20"/>
                <w:szCs w:val="20"/>
                <w:lang w:eastAsia="ru-RU"/>
              </w:rPr>
              <w:t>Код</w:t>
            </w:r>
          </w:p>
        </w:tc>
        <w:tc>
          <w:tcPr>
            <w:tcW w:w="4352" w:type="pct"/>
            <w:shd w:val="clear" w:color="auto" w:fill="FFC000"/>
            <w:vAlign w:val="center"/>
          </w:tcPr>
          <w:p w14:paraId="430A30FB" w14:textId="419DAF21" w:rsidR="00F65450" w:rsidRPr="007008A3" w:rsidRDefault="00F65450" w:rsidP="00D36507">
            <w:pPr>
              <w:ind w:firstLine="19"/>
              <w:jc w:val="center"/>
              <w:rPr>
                <w:rFonts w:cs="Arial"/>
                <w:b/>
                <w:sz w:val="20"/>
              </w:rPr>
            </w:pPr>
            <w:r>
              <w:rPr>
                <w:rFonts w:cs="Arial"/>
                <w:b/>
                <w:sz w:val="20"/>
                <w:szCs w:val="20"/>
                <w:lang w:eastAsia="ru-RU"/>
              </w:rPr>
              <w:t>Описание</w:t>
            </w:r>
          </w:p>
        </w:tc>
      </w:tr>
      <w:tr w:rsidR="00F65450" w:rsidRPr="007008A3" w14:paraId="1AC420D0" w14:textId="77777777" w:rsidTr="00B153FA">
        <w:trPr>
          <w:cantSplit/>
        </w:trPr>
        <w:tc>
          <w:tcPr>
            <w:tcW w:w="648" w:type="pct"/>
          </w:tcPr>
          <w:p w14:paraId="624E8A6D" w14:textId="182A7185" w:rsidR="00F65450" w:rsidRPr="007008A3" w:rsidRDefault="00F65450" w:rsidP="00F65450">
            <w:pPr>
              <w:ind w:firstLine="19"/>
              <w:rPr>
                <w:rFonts w:cs="Arial"/>
                <w:sz w:val="20"/>
              </w:rPr>
            </w:pPr>
            <w:r>
              <w:rPr>
                <w:rFonts w:cs="Arial"/>
                <w:sz w:val="20"/>
              </w:rPr>
              <w:t>1</w:t>
            </w:r>
          </w:p>
        </w:tc>
        <w:tc>
          <w:tcPr>
            <w:tcW w:w="4352" w:type="pct"/>
            <w:shd w:val="clear" w:color="auto" w:fill="auto"/>
          </w:tcPr>
          <w:p w14:paraId="7A2163B7" w14:textId="46FE7F2E" w:rsidR="00F65450" w:rsidRPr="007008A3" w:rsidRDefault="00D9695C" w:rsidP="00B153FA">
            <w:pPr>
              <w:ind w:firstLine="19"/>
              <w:jc w:val="left"/>
              <w:rPr>
                <w:rFonts w:cs="Arial"/>
                <w:sz w:val="20"/>
              </w:rPr>
            </w:pPr>
            <w:r>
              <w:rPr>
                <w:sz w:val="20"/>
              </w:rPr>
              <w:t>Остановочный ремонт</w:t>
            </w:r>
          </w:p>
        </w:tc>
      </w:tr>
      <w:tr w:rsidR="00F65450" w:rsidRPr="007008A3" w14:paraId="0AF02A8D" w14:textId="77777777" w:rsidTr="00B153FA">
        <w:trPr>
          <w:cantSplit/>
        </w:trPr>
        <w:tc>
          <w:tcPr>
            <w:tcW w:w="648" w:type="pct"/>
          </w:tcPr>
          <w:p w14:paraId="58E031AB" w14:textId="6C328D56" w:rsidR="00F65450" w:rsidRPr="007008A3" w:rsidRDefault="00F65450" w:rsidP="00F65450">
            <w:pPr>
              <w:ind w:firstLine="19"/>
              <w:rPr>
                <w:rFonts w:cs="Arial"/>
                <w:sz w:val="20"/>
              </w:rPr>
            </w:pPr>
            <w:r>
              <w:rPr>
                <w:rFonts w:cs="Arial"/>
                <w:sz w:val="20"/>
              </w:rPr>
              <w:t>2</w:t>
            </w:r>
          </w:p>
        </w:tc>
        <w:tc>
          <w:tcPr>
            <w:tcW w:w="4352" w:type="pct"/>
            <w:shd w:val="clear" w:color="auto" w:fill="auto"/>
          </w:tcPr>
          <w:p w14:paraId="2BDE51AD" w14:textId="6A651A1F" w:rsidR="00F65450" w:rsidRPr="007008A3" w:rsidRDefault="00F65450" w:rsidP="00B153FA">
            <w:pPr>
              <w:ind w:firstLine="19"/>
              <w:jc w:val="left"/>
              <w:rPr>
                <w:rFonts w:cs="Arial"/>
                <w:sz w:val="20"/>
              </w:rPr>
            </w:pPr>
            <w:r w:rsidRPr="004B08A9">
              <w:rPr>
                <w:sz w:val="20"/>
              </w:rPr>
              <w:t>Дополнительно включено в остановочный ремонт</w:t>
            </w:r>
          </w:p>
        </w:tc>
      </w:tr>
    </w:tbl>
    <w:p w14:paraId="1EB557D5" w14:textId="77777777" w:rsidR="00167155" w:rsidRDefault="00167155" w:rsidP="003E4042">
      <w:pPr>
        <w:spacing w:before="240" w:after="240" w:line="276" w:lineRule="auto"/>
        <w:rPr>
          <w:rFonts w:cs="Arial"/>
        </w:rPr>
      </w:pPr>
      <w:r>
        <w:rPr>
          <w:rFonts w:cs="Arial"/>
        </w:rPr>
        <w:t>Используются транзакции</w:t>
      </w:r>
      <w:r w:rsidR="00D139D7">
        <w:rPr>
          <w:rFonts w:cs="Arial"/>
        </w:rPr>
        <w:t>:</w:t>
      </w:r>
    </w:p>
    <w:p w14:paraId="2DF73E94" w14:textId="77777777" w:rsidR="00167155" w:rsidRDefault="00167155" w:rsidP="00167155">
      <w:pPr>
        <w:pStyle w:val="afa"/>
        <w:numPr>
          <w:ilvl w:val="0"/>
          <w:numId w:val="17"/>
        </w:numPr>
        <w:spacing w:after="240" w:line="276" w:lineRule="auto"/>
        <w:rPr>
          <w:rFonts w:cs="Arial"/>
        </w:rPr>
      </w:pPr>
      <w:r w:rsidRPr="00B32E52">
        <w:rPr>
          <w:rFonts w:cs="Arial"/>
        </w:rPr>
        <w:t>IW32 – Изменение</w:t>
      </w:r>
      <w:r w:rsidR="00D139D7">
        <w:rPr>
          <w:rFonts w:cs="Arial"/>
        </w:rPr>
        <w:t xml:space="preserve"> заказ</w:t>
      </w:r>
      <w:r>
        <w:rPr>
          <w:rFonts w:cs="Arial"/>
        </w:rPr>
        <w:t>а</w:t>
      </w:r>
      <w:r w:rsidRPr="00B32E52">
        <w:rPr>
          <w:rFonts w:cs="Arial"/>
        </w:rPr>
        <w:t xml:space="preserve"> ТОРО</w:t>
      </w:r>
    </w:p>
    <w:p w14:paraId="2B81A59E" w14:textId="75529CD9" w:rsidR="003E4042" w:rsidRPr="001618D1" w:rsidRDefault="00167155" w:rsidP="001618D1">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14:paraId="2F313E65" w14:textId="35CE63C7" w:rsidR="001E13A9" w:rsidRPr="007008A3" w:rsidRDefault="001618D1">
      <w:pPr>
        <w:pStyle w:val="4"/>
      </w:pPr>
      <w:r>
        <w:t>Шаг процесса 140</w:t>
      </w:r>
      <w:r w:rsidR="001E13A9" w:rsidRPr="007008A3">
        <w:t xml:space="preserve"> – Автоматическое присвоение</w:t>
      </w:r>
      <w:r w:rsidR="00D139D7">
        <w:t xml:space="preserve"> заказ</w:t>
      </w:r>
      <w:r w:rsidR="001E13A9" w:rsidRPr="007008A3">
        <w:t xml:space="preserve">ов </w:t>
      </w:r>
      <w:r w:rsidR="00D139D7">
        <w:t xml:space="preserve">ТОРО </w:t>
      </w:r>
      <w:r w:rsidR="001E13A9" w:rsidRPr="007008A3">
        <w:t>СПП-элементам</w:t>
      </w:r>
    </w:p>
    <w:p w14:paraId="0F8A2FD8" w14:textId="7CDEE56A" w:rsidR="00345EBC" w:rsidRPr="00345EBC" w:rsidRDefault="00997E61" w:rsidP="00345EBC">
      <w:pPr>
        <w:spacing w:after="240" w:line="276" w:lineRule="auto"/>
        <w:rPr>
          <w:rFonts w:cs="Arial"/>
        </w:rPr>
      </w:pPr>
      <w:r w:rsidRPr="007008A3">
        <w:rPr>
          <w:rFonts w:cs="Arial"/>
        </w:rPr>
        <w:t xml:space="preserve">В системе </w:t>
      </w:r>
      <w:r w:rsidR="00034AF0">
        <w:rPr>
          <w:rFonts w:cs="Arial"/>
        </w:rPr>
        <w:t>реализуется</w:t>
      </w:r>
      <w:r w:rsidR="00E0479C">
        <w:rPr>
          <w:rFonts w:cs="Arial"/>
        </w:rPr>
        <w:t xml:space="preserve"> автоматическое</w:t>
      </w:r>
      <w:r w:rsidRPr="007008A3">
        <w:rPr>
          <w:rFonts w:cs="Arial"/>
        </w:rPr>
        <w:t xml:space="preserve"> присвоение</w:t>
      </w:r>
      <w:r w:rsidR="00D139D7">
        <w:rPr>
          <w:rFonts w:cs="Arial"/>
        </w:rPr>
        <w:t xml:space="preserve"> заказ</w:t>
      </w:r>
      <w:r w:rsidRPr="007008A3">
        <w:rPr>
          <w:rFonts w:cs="Arial"/>
        </w:rPr>
        <w:t>ов ТОРО СПП-элементам с выделенными лимитами на основе подразделения и алгоритма соотнесения по основным данным (вида</w:t>
      </w:r>
      <w:r w:rsidR="00D139D7">
        <w:rPr>
          <w:rFonts w:cs="Arial"/>
        </w:rPr>
        <w:t xml:space="preserve"> заказ</w:t>
      </w:r>
      <w:r w:rsidRPr="007008A3">
        <w:rPr>
          <w:rFonts w:cs="Arial"/>
        </w:rPr>
        <w:t xml:space="preserve">а, сроков работ, </w:t>
      </w:r>
      <w:r w:rsidR="000D3161" w:rsidRPr="009721BA">
        <w:rPr>
          <w:rFonts w:cs="Arial"/>
        </w:rPr>
        <w:t>группы планирования</w:t>
      </w:r>
      <w:r w:rsidR="000D3161">
        <w:rPr>
          <w:rFonts w:cs="Arial"/>
        </w:rPr>
        <w:t>, завода планирования, МВЗ-заказа</w:t>
      </w:r>
      <w:r w:rsidR="000D3161" w:rsidRPr="009721BA">
        <w:rPr>
          <w:rFonts w:cs="Arial"/>
        </w:rPr>
        <w:t>/</w:t>
      </w:r>
      <w:r w:rsidR="000D3161">
        <w:rPr>
          <w:rFonts w:cs="Arial"/>
        </w:rPr>
        <w:t xml:space="preserve">группы МВЗ СПП-элемента, </w:t>
      </w:r>
      <w:r w:rsidR="000D3161">
        <w:rPr>
          <w:rFonts w:cs="Arial"/>
          <w:lang w:val="en-US"/>
        </w:rPr>
        <w:t>CAPEX</w:t>
      </w:r>
      <w:r w:rsidR="000D3161">
        <w:rPr>
          <w:rFonts w:cs="Arial"/>
        </w:rPr>
        <w:t>/</w:t>
      </w:r>
      <w:r w:rsidR="000D3161">
        <w:rPr>
          <w:rFonts w:cs="Arial"/>
          <w:lang w:val="en-US"/>
        </w:rPr>
        <w:t>OPEX</w:t>
      </w:r>
      <w:r w:rsidR="000D3161" w:rsidRPr="009721BA">
        <w:rPr>
          <w:rFonts w:cs="Arial"/>
        </w:rPr>
        <w:t xml:space="preserve"> </w:t>
      </w:r>
      <w:r w:rsidR="000D3161">
        <w:rPr>
          <w:rFonts w:cs="Arial"/>
        </w:rPr>
        <w:t>заказа и СПП-элемента</w:t>
      </w:r>
      <w:del w:id="1269" w:author="Попова Дарья" w:date="2020-07-21T10:42:00Z">
        <w:r w:rsidRPr="007008A3" w:rsidDel="008E59C7">
          <w:rPr>
            <w:rFonts w:cs="Arial"/>
          </w:rPr>
          <w:delText>.</w:delText>
        </w:r>
      </w:del>
      <w:r w:rsidRPr="007008A3">
        <w:rPr>
          <w:rFonts w:cs="Arial"/>
        </w:rPr>
        <w:t xml:space="preserve">) при </w:t>
      </w:r>
      <w:r w:rsidR="00E0479C">
        <w:rPr>
          <w:rFonts w:cs="Arial"/>
        </w:rPr>
        <w:t>сохранении</w:t>
      </w:r>
      <w:r w:rsidR="00D139D7">
        <w:rPr>
          <w:rFonts w:cs="Arial"/>
        </w:rPr>
        <w:t xml:space="preserve"> </w:t>
      </w:r>
      <w:r w:rsidR="00D139D7">
        <w:rPr>
          <w:rFonts w:cs="Arial"/>
        </w:rPr>
        <w:lastRenderedPageBreak/>
        <w:t>заказ</w:t>
      </w:r>
      <w:r w:rsidR="00E0479C">
        <w:rPr>
          <w:rFonts w:cs="Arial"/>
        </w:rPr>
        <w:t>а</w:t>
      </w:r>
      <w:r w:rsidR="000D3161">
        <w:rPr>
          <w:rFonts w:cs="Arial"/>
        </w:rPr>
        <w:t xml:space="preserve"> ТОРО</w:t>
      </w:r>
      <w:r w:rsidRPr="007008A3">
        <w:rPr>
          <w:rFonts w:cs="Arial"/>
        </w:rPr>
        <w:t>.</w:t>
      </w:r>
      <w:r w:rsidR="00345EBC" w:rsidRPr="00345EBC">
        <w:rPr>
          <w:rFonts w:cs="Arial"/>
        </w:rPr>
        <w:t xml:space="preserve"> Следует учитывать </w:t>
      </w:r>
      <w:ins w:id="1270" w:author="Попова Дарья" w:date="2020-07-21T10:42:00Z">
        <w:r w:rsidR="008E59C7">
          <w:rPr>
            <w:rFonts w:cs="Arial"/>
          </w:rPr>
          <w:t>з</w:t>
        </w:r>
      </w:ins>
      <w:del w:id="1271" w:author="Попова Дарья" w:date="2020-07-21T10:42:00Z">
        <w:r w:rsidR="00345EBC" w:rsidRPr="00345EBC" w:rsidDel="008E59C7">
          <w:rPr>
            <w:rFonts w:cs="Arial"/>
          </w:rPr>
          <w:delText>З</w:delText>
        </w:r>
      </w:del>
      <w:r w:rsidR="00345EBC" w:rsidRPr="00345EBC">
        <w:rPr>
          <w:rFonts w:cs="Arial"/>
        </w:rPr>
        <w:t xml:space="preserve">апрет на привязку </w:t>
      </w:r>
      <w:del w:id="1272" w:author="Попова Дарья" w:date="2020-07-21T10:42:00Z">
        <w:r w:rsidR="00345EBC" w:rsidRPr="00345EBC" w:rsidDel="008E59C7">
          <w:rPr>
            <w:rFonts w:cs="Arial"/>
          </w:rPr>
          <w:delText xml:space="preserve">capex </w:delText>
        </w:r>
      </w:del>
      <w:ins w:id="1273" w:author="Попова Дарья" w:date="2020-07-21T10:42:00Z">
        <w:r w:rsidR="008E59C7">
          <w:rPr>
            <w:rFonts w:cs="Arial"/>
            <w:lang w:val="en-US"/>
          </w:rPr>
          <w:t>CAPEX</w:t>
        </w:r>
        <w:r w:rsidR="008E59C7" w:rsidRPr="00345EBC">
          <w:rPr>
            <w:rFonts w:cs="Arial"/>
          </w:rPr>
          <w:t xml:space="preserve"> </w:t>
        </w:r>
      </w:ins>
      <w:r w:rsidR="00345EBC" w:rsidRPr="00345EBC">
        <w:rPr>
          <w:rFonts w:cs="Arial"/>
        </w:rPr>
        <w:t xml:space="preserve">заказов и ОСГ к </w:t>
      </w:r>
      <w:del w:id="1274" w:author="Попова Дарья" w:date="2020-07-21T10:42:00Z">
        <w:r w:rsidR="00345EBC" w:rsidRPr="00345EBC" w:rsidDel="008E59C7">
          <w:rPr>
            <w:rFonts w:cs="Arial"/>
          </w:rPr>
          <w:delText xml:space="preserve">opex </w:delText>
        </w:r>
      </w:del>
      <w:ins w:id="1275" w:author="Попова Дарья" w:date="2020-07-21T10:42:00Z">
        <w:r w:rsidR="008E59C7">
          <w:rPr>
            <w:rFonts w:cs="Arial"/>
            <w:lang w:val="en-US"/>
          </w:rPr>
          <w:t>OPEX</w:t>
        </w:r>
        <w:r w:rsidR="008E59C7" w:rsidRPr="00345EBC">
          <w:rPr>
            <w:rFonts w:cs="Arial"/>
          </w:rPr>
          <w:t xml:space="preserve"> </w:t>
        </w:r>
      </w:ins>
      <w:r w:rsidR="00345EBC" w:rsidRPr="00345EBC">
        <w:rPr>
          <w:rFonts w:cs="Arial"/>
        </w:rPr>
        <w:t>СПП и наоборот, описанный в разделе 5.10.7.3.</w:t>
      </w:r>
      <w:del w:id="1276" w:author="Попова Дарья" w:date="2020-07-21T10:42:00Z">
        <w:r w:rsidR="00345EBC" w:rsidRPr="00345EBC" w:rsidDel="008E59C7">
          <w:rPr>
            <w:rFonts w:cs="Arial"/>
          </w:rPr>
          <w:delText xml:space="preserve"> Н.</w:delText>
        </w:r>
      </w:del>
      <w:r w:rsidR="00345EBC" w:rsidRPr="00345EBC">
        <w:rPr>
          <w:rFonts w:cs="Arial"/>
        </w:rPr>
        <w:t xml:space="preserve"> данного КД.</w:t>
      </w:r>
    </w:p>
    <w:p w14:paraId="0F30180D" w14:textId="6859E933" w:rsidR="00E0479C" w:rsidRDefault="00E0479C" w:rsidP="00997E61">
      <w:pPr>
        <w:spacing w:after="240" w:line="276" w:lineRule="auto"/>
        <w:rPr>
          <w:rFonts w:cs="Arial"/>
        </w:rPr>
      </w:pPr>
      <w:r>
        <w:rPr>
          <w:rFonts w:cs="Arial"/>
        </w:rPr>
        <w:t xml:space="preserve">Планировщик </w:t>
      </w:r>
      <w:r w:rsidR="002535C0">
        <w:rPr>
          <w:rFonts w:cs="Arial"/>
        </w:rPr>
        <w:t>ТОиР УО</w:t>
      </w:r>
      <w:r w:rsidR="00BB53B0">
        <w:rPr>
          <w:rFonts w:cs="Arial"/>
        </w:rPr>
        <w:t xml:space="preserve"> </w:t>
      </w:r>
      <w:r>
        <w:rPr>
          <w:rFonts w:cs="Arial"/>
        </w:rPr>
        <w:t>должен проверить в списке</w:t>
      </w:r>
      <w:r w:rsidR="00D139D7">
        <w:rPr>
          <w:rFonts w:cs="Arial"/>
        </w:rPr>
        <w:t xml:space="preserve"> заказ</w:t>
      </w:r>
      <w:r>
        <w:rPr>
          <w:rFonts w:cs="Arial"/>
        </w:rPr>
        <w:t>ов наличие СПП-элемента по</w:t>
      </w:r>
      <w:r w:rsidR="00D139D7">
        <w:rPr>
          <w:rFonts w:cs="Arial"/>
        </w:rPr>
        <w:t xml:space="preserve"> заказ</w:t>
      </w:r>
      <w:r>
        <w:rPr>
          <w:rFonts w:cs="Arial"/>
        </w:rPr>
        <w:t>ам, в случае выявления не</w:t>
      </w:r>
      <w:r w:rsidR="003D4E30">
        <w:rPr>
          <w:rFonts w:cs="Arial"/>
        </w:rPr>
        <w:t xml:space="preserve"> </w:t>
      </w:r>
      <w:r>
        <w:rPr>
          <w:rFonts w:cs="Arial"/>
        </w:rPr>
        <w:t>присвоенных</w:t>
      </w:r>
      <w:r w:rsidR="00D139D7">
        <w:rPr>
          <w:rFonts w:cs="Arial"/>
        </w:rPr>
        <w:t xml:space="preserve"> заказ</w:t>
      </w:r>
      <w:r>
        <w:rPr>
          <w:rFonts w:cs="Arial"/>
        </w:rPr>
        <w:t>ов – выполнить присвоение вручную, передать в службу поддержки номера</w:t>
      </w:r>
      <w:r w:rsidR="00D139D7">
        <w:rPr>
          <w:rFonts w:cs="Arial"/>
        </w:rPr>
        <w:t xml:space="preserve"> заказ</w:t>
      </w:r>
      <w:r>
        <w:rPr>
          <w:rFonts w:cs="Arial"/>
        </w:rPr>
        <w:t>ов для анализа, почему присвоение не произошло.</w:t>
      </w:r>
    </w:p>
    <w:p w14:paraId="43175EF3" w14:textId="77777777" w:rsidR="00E0479C" w:rsidRDefault="00E0479C" w:rsidP="00E0479C">
      <w:pPr>
        <w:spacing w:after="240" w:line="276" w:lineRule="auto"/>
        <w:rPr>
          <w:rFonts w:cs="Arial"/>
        </w:rPr>
      </w:pPr>
      <w:r>
        <w:rPr>
          <w:rFonts w:cs="Arial"/>
        </w:rPr>
        <w:t>Используются транзакции</w:t>
      </w:r>
      <w:r w:rsidR="00D139D7">
        <w:rPr>
          <w:rFonts w:cs="Arial"/>
        </w:rPr>
        <w:t>:</w:t>
      </w:r>
    </w:p>
    <w:p w14:paraId="72A25AE7" w14:textId="77777777" w:rsidR="00425C91" w:rsidRDefault="00E0479C" w:rsidP="00425C91">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r w:rsidR="00425C91" w:rsidRPr="00425C91">
        <w:rPr>
          <w:rFonts w:cs="Arial"/>
        </w:rPr>
        <w:t xml:space="preserve"> </w:t>
      </w:r>
    </w:p>
    <w:p w14:paraId="59864CD2" w14:textId="5C544409" w:rsidR="00425C91" w:rsidRPr="00B32E52" w:rsidRDefault="00425C91" w:rsidP="00425C91">
      <w:pPr>
        <w:pStyle w:val="afa"/>
        <w:numPr>
          <w:ilvl w:val="0"/>
          <w:numId w:val="17"/>
        </w:numPr>
        <w:spacing w:after="240" w:line="276" w:lineRule="auto"/>
        <w:rPr>
          <w:rFonts w:cs="Arial"/>
        </w:rPr>
      </w:pPr>
      <w:r>
        <w:rPr>
          <w:rFonts w:cs="Arial"/>
        </w:rPr>
        <w:t>Разработка (расширение) PM</w:t>
      </w:r>
      <w:r w:rsidR="00497065">
        <w:rPr>
          <w:rFonts w:cs="Arial"/>
        </w:rPr>
        <w:t>46</w:t>
      </w:r>
      <w:r>
        <w:rPr>
          <w:rFonts w:cs="Arial"/>
        </w:rPr>
        <w:t xml:space="preserve"> Присвоение заказов СПП-элементам</w:t>
      </w:r>
      <w:r w:rsidR="00034AF0">
        <w:rPr>
          <w:rFonts w:cs="Arial"/>
        </w:rPr>
        <w:t>, см. раздел 5.10.7.6 данного КД</w:t>
      </w:r>
      <w:r>
        <w:rPr>
          <w:rFonts w:cs="Arial"/>
        </w:rPr>
        <w:t>.</w:t>
      </w:r>
    </w:p>
    <w:p w14:paraId="377A04E5" w14:textId="27C2E670" w:rsidR="00E0479C" w:rsidRDefault="002E1D14" w:rsidP="00E0479C">
      <w:pPr>
        <w:pStyle w:val="afa"/>
        <w:numPr>
          <w:ilvl w:val="0"/>
          <w:numId w:val="17"/>
        </w:numPr>
        <w:spacing w:after="240" w:line="276" w:lineRule="auto"/>
        <w:rPr>
          <w:rFonts w:cs="Arial"/>
        </w:rPr>
      </w:pPr>
      <w:r>
        <w:rPr>
          <w:rFonts w:cs="Arial"/>
        </w:rPr>
        <w:t>Транзакция ZPM_PLAN «АРМ планировщика ТОиР»</w:t>
      </w:r>
    </w:p>
    <w:p w14:paraId="02737C91" w14:textId="6F5A0069" w:rsidR="00BD3619" w:rsidRPr="007008A3" w:rsidRDefault="00BD3619">
      <w:pPr>
        <w:pStyle w:val="4"/>
      </w:pPr>
      <w:r w:rsidRPr="007008A3">
        <w:t xml:space="preserve">Шаг процесса </w:t>
      </w:r>
      <w:r w:rsidR="001618D1">
        <w:t>150</w:t>
      </w:r>
      <w:r w:rsidRPr="007008A3">
        <w:t xml:space="preserve"> – Ранжирование</w:t>
      </w:r>
      <w:r w:rsidR="00D139D7">
        <w:t xml:space="preserve"> заказ</w:t>
      </w:r>
      <w:r w:rsidRPr="007008A3">
        <w:t>ов ТОРО</w:t>
      </w:r>
    </w:p>
    <w:p w14:paraId="237E7EA6" w14:textId="0C256CAD" w:rsidR="00BD3619" w:rsidRPr="007008A3" w:rsidDel="00244BDC" w:rsidRDefault="00BD3619" w:rsidP="00BD3619">
      <w:pPr>
        <w:rPr>
          <w:del w:id="1277" w:author="Попова Дарья" w:date="2020-07-16T18:26:00Z"/>
          <w:rFonts w:cs="Arial"/>
        </w:rPr>
      </w:pPr>
    </w:p>
    <w:p w14:paraId="46CD7415" w14:textId="0CAEA55C" w:rsidR="00D139D7" w:rsidRDefault="00BD3619" w:rsidP="00BD3619">
      <w:pPr>
        <w:spacing w:after="240" w:line="276" w:lineRule="auto"/>
        <w:rPr>
          <w:rFonts w:cs="Arial"/>
        </w:rPr>
      </w:pPr>
      <w:bookmarkStart w:id="1278" w:name="_Hlk522034046"/>
      <w:r w:rsidRPr="00562687">
        <w:rPr>
          <w:rFonts w:cs="Arial"/>
        </w:rPr>
        <w:t xml:space="preserve">В системе </w:t>
      </w:r>
      <w:r w:rsidRPr="002B4695">
        <w:rPr>
          <w:rFonts w:cs="Arial"/>
        </w:rPr>
        <w:t>реализуется автомати</w:t>
      </w:r>
      <w:ins w:id="1279" w:author="Александр Шрамков" w:date="2021-03-04T16:59:00Z">
        <w:r w:rsidR="0057314D">
          <w:rPr>
            <w:rFonts w:cs="Arial"/>
          </w:rPr>
          <w:t>зированное</w:t>
        </w:r>
      </w:ins>
      <w:del w:id="1280" w:author="Александр Шрамков" w:date="2021-03-04T16:59:00Z">
        <w:r w:rsidRPr="002B4695" w:rsidDel="0057314D">
          <w:rPr>
            <w:rFonts w:cs="Arial"/>
          </w:rPr>
          <w:delText>ческое</w:delText>
        </w:r>
      </w:del>
      <w:r w:rsidRPr="002B4695">
        <w:rPr>
          <w:rFonts w:cs="Arial"/>
        </w:rPr>
        <w:t xml:space="preserve"> оп</w:t>
      </w:r>
      <w:r w:rsidR="00D82ED6">
        <w:rPr>
          <w:rFonts w:cs="Arial"/>
        </w:rPr>
        <w:t xml:space="preserve">ределение и установка </w:t>
      </w:r>
      <w:ins w:id="1281" w:author="Александр Шрамков" w:date="2021-03-04T17:53:00Z">
        <w:r w:rsidR="00FF5273">
          <w:rPr>
            <w:rFonts w:cs="Arial"/>
          </w:rPr>
          <w:t>ранга (</w:t>
        </w:r>
      </w:ins>
      <w:del w:id="1282" w:author="Александр Шрамков" w:date="2021-03-04T16:59:00Z">
        <w:r w:rsidR="00D82ED6" w:rsidDel="0057314D">
          <w:rPr>
            <w:rFonts w:cs="Arial"/>
          </w:rPr>
          <w:delText>ранга</w:delText>
        </w:r>
        <w:r w:rsidR="00D139D7" w:rsidDel="0057314D">
          <w:rPr>
            <w:rFonts w:cs="Arial"/>
          </w:rPr>
          <w:delText xml:space="preserve"> </w:delText>
        </w:r>
      </w:del>
      <w:ins w:id="1283" w:author="Александр Шрамков" w:date="2021-03-04T16:59:00Z">
        <w:r w:rsidR="0057314D">
          <w:rPr>
            <w:rFonts w:cs="Arial"/>
          </w:rPr>
          <w:t>приоритета</w:t>
        </w:r>
      </w:ins>
      <w:ins w:id="1284" w:author="Александр Шрамков" w:date="2021-03-04T17:53:00Z">
        <w:r w:rsidR="00FF5273">
          <w:rPr>
            <w:rFonts w:cs="Arial"/>
          </w:rPr>
          <w:t>)</w:t>
        </w:r>
      </w:ins>
      <w:ins w:id="1285" w:author="Александр Шрамков" w:date="2021-03-04T16:59:00Z">
        <w:r w:rsidR="0057314D">
          <w:rPr>
            <w:rFonts w:cs="Arial"/>
          </w:rPr>
          <w:t xml:space="preserve"> </w:t>
        </w:r>
      </w:ins>
      <w:r w:rsidR="00D139D7">
        <w:rPr>
          <w:rFonts w:cs="Arial"/>
        </w:rPr>
        <w:t>заказ</w:t>
      </w:r>
      <w:r w:rsidRPr="002B4695">
        <w:rPr>
          <w:rFonts w:cs="Arial"/>
        </w:rPr>
        <w:t>а ТОРО на основе крит</w:t>
      </w:r>
      <w:r w:rsidR="009F2640">
        <w:rPr>
          <w:rFonts w:cs="Arial"/>
        </w:rPr>
        <w:t>ичнос</w:t>
      </w:r>
      <w:r w:rsidR="00872C93">
        <w:rPr>
          <w:rFonts w:cs="Arial"/>
        </w:rPr>
        <w:t xml:space="preserve">ти ПА </w:t>
      </w:r>
      <w:r w:rsidR="009F2640">
        <w:rPr>
          <w:rFonts w:cs="Arial"/>
        </w:rPr>
        <w:t xml:space="preserve">согласно </w:t>
      </w:r>
      <w:del w:id="1286" w:author="Александр Шрамков" w:date="2021-03-04T16:59:00Z">
        <w:r w:rsidR="009F2640" w:rsidDel="0057314D">
          <w:rPr>
            <w:rFonts w:cs="Arial"/>
          </w:rPr>
          <w:delText>М</w:delText>
        </w:r>
        <w:r w:rsidRPr="002B4695" w:rsidDel="0057314D">
          <w:rPr>
            <w:rFonts w:cs="Arial"/>
          </w:rPr>
          <w:delText xml:space="preserve">етодике ранжирования </w:delText>
        </w:r>
        <w:r w:rsidR="00D216F9" w:rsidDel="0057314D">
          <w:rPr>
            <w:rFonts w:cs="Arial"/>
          </w:rPr>
          <w:delText>воздействий на ПА</w:delText>
        </w:r>
      </w:del>
      <w:ins w:id="1287" w:author="Александр Шрамков" w:date="2021-03-04T16:59:00Z">
        <w:r w:rsidR="0057314D">
          <w:rPr>
            <w:rFonts w:cs="Arial"/>
          </w:rPr>
          <w:t xml:space="preserve">МУ </w:t>
        </w:r>
      </w:ins>
      <w:ins w:id="1288" w:author="Александр Шрамков" w:date="2021-03-04T17:00:00Z">
        <w:r w:rsidR="0057314D">
          <w:rPr>
            <w:rFonts w:cs="Arial"/>
          </w:rPr>
          <w:t>«Приоритизация работ по ТОиР»</w:t>
        </w:r>
      </w:ins>
      <w:r w:rsidR="009F2640">
        <w:rPr>
          <w:rFonts w:cs="Arial"/>
        </w:rPr>
        <w:t>. См. раздел 5.10.8 данного КД.</w:t>
      </w:r>
      <w:r w:rsidRPr="002B4695">
        <w:rPr>
          <w:rFonts w:cs="Arial"/>
        </w:rPr>
        <w:t xml:space="preserve"> </w:t>
      </w:r>
    </w:p>
    <w:p w14:paraId="52EB28F0" w14:textId="77777777" w:rsidR="00BD3619" w:rsidRPr="00562687" w:rsidRDefault="00BD3619" w:rsidP="00BD3619">
      <w:pPr>
        <w:spacing w:after="240" w:line="276" w:lineRule="auto"/>
        <w:rPr>
          <w:rFonts w:cs="Arial"/>
        </w:rPr>
      </w:pPr>
      <w:r w:rsidRPr="002B4695">
        <w:rPr>
          <w:rFonts w:cs="Arial"/>
        </w:rPr>
        <w:t>Используется разработка</w:t>
      </w:r>
      <w:r>
        <w:rPr>
          <w:rFonts w:cs="Arial"/>
        </w:rPr>
        <w:t xml:space="preserve"> (расширение)</w:t>
      </w:r>
      <w:r w:rsidRPr="002B4695">
        <w:rPr>
          <w:rFonts w:cs="Arial"/>
        </w:rPr>
        <w:t>, код в реестре разработок PM23.</w:t>
      </w:r>
    </w:p>
    <w:p w14:paraId="228E5AD4" w14:textId="7DA084B2" w:rsidR="009F2640" w:rsidRDefault="00BD3619" w:rsidP="00BD3619">
      <w:pPr>
        <w:spacing w:after="240" w:line="276" w:lineRule="auto"/>
        <w:rPr>
          <w:rFonts w:cs="Arial"/>
        </w:rPr>
      </w:pPr>
      <w:r w:rsidRPr="00562687">
        <w:rPr>
          <w:rFonts w:cs="Arial"/>
        </w:rPr>
        <w:t xml:space="preserve">Установленное автоматически значение </w:t>
      </w:r>
      <w:ins w:id="1289" w:author="Александр Шрамков" w:date="2021-03-04T17:00:00Z">
        <w:r w:rsidR="00E31631">
          <w:rPr>
            <w:rFonts w:cs="Arial"/>
          </w:rPr>
          <w:t>приоритета</w:t>
        </w:r>
      </w:ins>
      <w:del w:id="1290" w:author="Александр Шрамков" w:date="2021-03-04T17:00:00Z">
        <w:r w:rsidR="005D066D" w:rsidDel="00E31631">
          <w:rPr>
            <w:rFonts w:cs="Arial"/>
          </w:rPr>
          <w:delText>ранга</w:delText>
        </w:r>
      </w:del>
      <w:r w:rsidR="005D066D" w:rsidRPr="00562687">
        <w:rPr>
          <w:rFonts w:cs="Arial"/>
        </w:rPr>
        <w:t xml:space="preserve"> </w:t>
      </w:r>
      <w:r w:rsidRPr="00562687">
        <w:rPr>
          <w:rFonts w:cs="Arial"/>
        </w:rPr>
        <w:t>не будет доступно для корректировки</w:t>
      </w:r>
      <w:ins w:id="1291" w:author="Александр Шрамков" w:date="2021-03-04T17:00:00Z">
        <w:r w:rsidR="00E31631">
          <w:rPr>
            <w:rFonts w:cs="Arial"/>
          </w:rPr>
          <w:t xml:space="preserve"> без изменения параметров (баллов), влияющих на расчет итогового значения</w:t>
        </w:r>
      </w:ins>
      <w:r w:rsidRPr="00562687">
        <w:rPr>
          <w:rFonts w:cs="Arial"/>
        </w:rPr>
        <w:t>.</w:t>
      </w:r>
      <w:r w:rsidR="00D216F9">
        <w:rPr>
          <w:rFonts w:cs="Arial"/>
        </w:rPr>
        <w:t xml:space="preserve"> </w:t>
      </w:r>
      <w:r w:rsidR="002C0DBF">
        <w:rPr>
          <w:rFonts w:cs="Arial"/>
        </w:rPr>
        <w:t xml:space="preserve">При отсутствии данных для определения </w:t>
      </w:r>
      <w:del w:id="1292" w:author="Александр Шрамков" w:date="2021-03-04T17:00:00Z">
        <w:r w:rsidR="002C0DBF" w:rsidDel="00E31631">
          <w:rPr>
            <w:rFonts w:cs="Arial"/>
          </w:rPr>
          <w:delText xml:space="preserve">ранга </w:delText>
        </w:r>
      </w:del>
      <w:ins w:id="1293" w:author="Александр Шрамков" w:date="2021-03-04T17:00:00Z">
        <w:r w:rsidR="00E31631">
          <w:rPr>
            <w:rFonts w:cs="Arial"/>
          </w:rPr>
          <w:t xml:space="preserve">приоритета </w:t>
        </w:r>
      </w:ins>
      <w:r w:rsidR="002C0DBF">
        <w:rPr>
          <w:rFonts w:cs="Arial"/>
        </w:rPr>
        <w:t>данное поле остается пустым и не заполняется.</w:t>
      </w:r>
    </w:p>
    <w:p w14:paraId="4A3F301C" w14:textId="38B8DB64" w:rsidR="00BD3619" w:rsidRPr="00562687" w:rsidRDefault="00BD3619" w:rsidP="00BD3619">
      <w:pPr>
        <w:spacing w:after="240" w:line="276" w:lineRule="auto"/>
        <w:rPr>
          <w:rFonts w:cs="Arial"/>
        </w:rPr>
      </w:pPr>
      <w:r>
        <w:rPr>
          <w:rFonts w:cs="Arial"/>
        </w:rPr>
        <w:t xml:space="preserve">Значение </w:t>
      </w:r>
      <w:del w:id="1294" w:author="Александр Шрамков" w:date="2021-03-04T17:01:00Z">
        <w:r w:rsidDel="003A0B39">
          <w:rPr>
            <w:rFonts w:cs="Arial"/>
          </w:rPr>
          <w:delText>ранга</w:delText>
        </w:r>
        <w:r w:rsidR="00D139D7" w:rsidDel="003A0B39">
          <w:rPr>
            <w:rFonts w:cs="Arial"/>
          </w:rPr>
          <w:delText xml:space="preserve"> </w:delText>
        </w:r>
      </w:del>
      <w:ins w:id="1295" w:author="Александр Шрамков" w:date="2021-03-04T17:01:00Z">
        <w:r w:rsidR="003A0B39">
          <w:rPr>
            <w:rFonts w:cs="Arial"/>
          </w:rPr>
          <w:t xml:space="preserve">приоритета </w:t>
        </w:r>
      </w:ins>
      <w:r w:rsidR="00D139D7">
        <w:rPr>
          <w:rFonts w:cs="Arial"/>
        </w:rPr>
        <w:t>заказ</w:t>
      </w:r>
      <w:r>
        <w:rPr>
          <w:rFonts w:cs="Arial"/>
        </w:rPr>
        <w:t xml:space="preserve">а впоследствии используется </w:t>
      </w:r>
      <w:r w:rsidR="00583B3B">
        <w:rPr>
          <w:rFonts w:cs="Arial"/>
        </w:rPr>
        <w:t xml:space="preserve">Планировщиком </w:t>
      </w:r>
      <w:r w:rsidR="00292D72">
        <w:rPr>
          <w:rFonts w:cs="Arial"/>
        </w:rPr>
        <w:t>УО</w:t>
      </w:r>
      <w:r>
        <w:rPr>
          <w:rFonts w:cs="Arial"/>
        </w:rPr>
        <w:t xml:space="preserve"> в случае нехватки бюджета/ресурсов, предназначенного для выполнения работ в рамках запланированного горизонта (</w:t>
      </w:r>
      <w:r w:rsidR="00C30D55">
        <w:rPr>
          <w:rFonts w:cs="Arial"/>
        </w:rPr>
        <w:t xml:space="preserve">года, </w:t>
      </w:r>
      <w:r>
        <w:rPr>
          <w:rFonts w:cs="Arial"/>
        </w:rPr>
        <w:t>месяца)</w:t>
      </w:r>
      <w:r w:rsidR="005D066D">
        <w:rPr>
          <w:rFonts w:cs="Arial"/>
        </w:rPr>
        <w:t>, для определения, какие воздействия не включать в план-график</w:t>
      </w:r>
      <w:r w:rsidR="00C30D55">
        <w:rPr>
          <w:rFonts w:cs="Arial"/>
        </w:rPr>
        <w:t>.</w:t>
      </w:r>
    </w:p>
    <w:bookmarkEnd w:id="1278"/>
    <w:p w14:paraId="75258BBE" w14:textId="12C6D0B6" w:rsidR="001E13A9" w:rsidRPr="007008A3" w:rsidDel="00244BDC" w:rsidRDefault="001E13A9" w:rsidP="001E13A9">
      <w:pPr>
        <w:rPr>
          <w:del w:id="1296" w:author="Попова Дарья" w:date="2020-07-16T18:26:00Z"/>
          <w:rFonts w:eastAsiaTheme="majorEastAsia" w:cs="Arial"/>
        </w:rPr>
      </w:pPr>
    </w:p>
    <w:p w14:paraId="3C6EF59B" w14:textId="0A285B43" w:rsidR="001E13A9" w:rsidRPr="007008A3" w:rsidRDefault="001E13A9">
      <w:pPr>
        <w:pStyle w:val="4"/>
      </w:pPr>
      <w:r w:rsidRPr="007008A3">
        <w:t xml:space="preserve">Шаг процесса </w:t>
      </w:r>
      <w:r w:rsidR="001618D1">
        <w:t>160</w:t>
      </w:r>
      <w:r w:rsidR="00997E61" w:rsidRPr="007008A3">
        <w:t xml:space="preserve"> </w:t>
      </w:r>
      <w:r w:rsidRPr="007008A3">
        <w:t xml:space="preserve">– </w:t>
      </w:r>
      <w:del w:id="1297" w:author="ShramkovAB" w:date="2021-04-06T19:59:00Z">
        <w:r w:rsidR="00997E61" w:rsidRPr="007008A3" w:rsidDel="0071088C">
          <w:delText>Формирование предварительного графика ППР</w:delText>
        </w:r>
      </w:del>
      <w:ins w:id="1298" w:author="ShramkovAB" w:date="2021-04-06T19:59:00Z">
        <w:r w:rsidR="0071088C">
          <w:t xml:space="preserve">Включение заказов ТОРО в годовой </w:t>
        </w:r>
      </w:ins>
      <w:ins w:id="1299" w:author="ShramkovAB" w:date="2021-04-06T20:00:00Z">
        <w:r w:rsidR="0071088C">
          <w:t>план</w:t>
        </w:r>
      </w:ins>
      <w:ins w:id="1300" w:author="ShramkovAB" w:date="2021-04-06T20:01:00Z">
        <w:r w:rsidR="0071088C">
          <w:t>-график</w:t>
        </w:r>
      </w:ins>
      <w:ins w:id="1301" w:author="ShramkovAB" w:date="2021-04-06T20:00:00Z">
        <w:r w:rsidR="0071088C">
          <w:t xml:space="preserve"> воздействий на ПА</w:t>
        </w:r>
      </w:ins>
      <w:del w:id="1302" w:author="ShramkovAB" w:date="2021-04-06T19:58:00Z">
        <w:r w:rsidR="00997E61" w:rsidRPr="007008A3" w:rsidDel="006358DE">
          <w:delText xml:space="preserve"> (с учетом поглощений)</w:delText>
        </w:r>
      </w:del>
    </w:p>
    <w:p w14:paraId="07D0FF46" w14:textId="7041A1DE" w:rsidR="001E13A9" w:rsidRPr="007008A3" w:rsidDel="00244BDC" w:rsidRDefault="001E13A9" w:rsidP="001E13A9">
      <w:pPr>
        <w:rPr>
          <w:del w:id="1303" w:author="Попова Дарья" w:date="2020-07-16T18:27:00Z"/>
          <w:rFonts w:eastAsiaTheme="majorEastAsia" w:cs="Arial"/>
        </w:rPr>
      </w:pPr>
    </w:p>
    <w:p w14:paraId="77DDCA3D" w14:textId="740794E7" w:rsidR="00997E61" w:rsidRPr="007008A3" w:rsidDel="006358DE" w:rsidRDefault="00997E61" w:rsidP="00997E61">
      <w:pPr>
        <w:spacing w:after="240" w:line="276" w:lineRule="auto"/>
        <w:rPr>
          <w:del w:id="1304" w:author="ShramkovAB" w:date="2021-04-06T19:58:00Z"/>
          <w:rFonts w:cs="Arial"/>
        </w:rPr>
      </w:pPr>
      <w:del w:id="1305" w:author="ShramkovAB" w:date="2021-04-06T19:58:00Z">
        <w:r w:rsidRPr="007008A3" w:rsidDel="006358DE">
          <w:rPr>
            <w:rFonts w:cs="Arial"/>
          </w:rPr>
          <w:delText xml:space="preserve">В системе </w:delText>
        </w:r>
        <w:r w:rsidR="00B448BF" w:rsidDel="006358DE">
          <w:rPr>
            <w:rFonts w:cs="Arial"/>
          </w:rPr>
          <w:delText>реализуется</w:delText>
        </w:r>
        <w:r w:rsidRPr="007008A3" w:rsidDel="006358DE">
          <w:rPr>
            <w:rFonts w:cs="Arial"/>
          </w:rPr>
          <w:delText xml:space="preserve"> автоматическое перепланирование графика работ и поглощение согласно </w:delText>
        </w:r>
        <w:r w:rsidR="00B45E97" w:rsidRPr="00B153FA" w:rsidDel="006358DE">
          <w:rPr>
            <w:rFonts w:cs="Arial"/>
          </w:rPr>
          <w:delText>Методик</w:delText>
        </w:r>
        <w:r w:rsidR="00B45E97" w:rsidDel="006358DE">
          <w:rPr>
            <w:rFonts w:cs="Arial"/>
          </w:rPr>
          <w:delText>е</w:delText>
        </w:r>
        <w:r w:rsidR="00B45E97" w:rsidRPr="00B153FA" w:rsidDel="006358DE">
          <w:rPr>
            <w:rFonts w:cs="Arial"/>
          </w:rPr>
          <w:delText xml:space="preserve"> планирования (долгосрочного, годового, месячного, недельного) и учета работ по ТОиР, заменам и модернизациям производственных активов, включая выполняемые хоз. способом, в том числе планирования с использованием в качестве ресурса подрядчика [ERP.2.1.14.PM]</w:delText>
        </w:r>
        <w:r w:rsidR="00B45E97" w:rsidDel="006358DE">
          <w:rPr>
            <w:rFonts w:cs="Arial"/>
          </w:rPr>
          <w:delText>, а также согласно</w:delText>
        </w:r>
        <w:r w:rsidRPr="007008A3" w:rsidDel="006358DE">
          <w:rPr>
            <w:rFonts w:cs="Arial"/>
          </w:rPr>
          <w:delText xml:space="preserve"> нормативам работ ТОиР (включая остановочные ремонты, по наработке, узловые ремонты).</w:delText>
        </w:r>
      </w:del>
    </w:p>
    <w:p w14:paraId="12A46DA4" w14:textId="72D63557" w:rsidR="00997E61" w:rsidDel="006358DE" w:rsidRDefault="00997E61" w:rsidP="00997E61">
      <w:pPr>
        <w:spacing w:after="240" w:line="276" w:lineRule="auto"/>
        <w:rPr>
          <w:del w:id="1306" w:author="ShramkovAB" w:date="2021-04-06T19:58:00Z"/>
          <w:rFonts w:cs="Arial"/>
        </w:rPr>
      </w:pPr>
      <w:del w:id="1307" w:author="ShramkovAB" w:date="2021-04-06T19:58:00Z">
        <w:r w:rsidRPr="007008A3" w:rsidDel="006358DE">
          <w:rPr>
            <w:rFonts w:cs="Arial"/>
          </w:rPr>
          <w:delText xml:space="preserve">При этом ручные корректировки графика </w:delText>
        </w:r>
        <w:r w:rsidR="00B448BF" w:rsidRPr="00A0427A" w:rsidDel="006358DE">
          <w:rPr>
            <w:rFonts w:cs="Arial"/>
          </w:rPr>
          <w:delText>не будут</w:delText>
        </w:r>
        <w:r w:rsidR="00B448BF" w:rsidDel="006358DE">
          <w:rPr>
            <w:rFonts w:cs="Arial"/>
          </w:rPr>
          <w:delText xml:space="preserve"> </w:delText>
        </w:r>
        <w:r w:rsidRPr="007008A3" w:rsidDel="006358DE">
          <w:rPr>
            <w:rFonts w:cs="Arial"/>
          </w:rPr>
          <w:delText>заблокированы</w:delText>
        </w:r>
        <w:r w:rsidR="00D667DE" w:rsidDel="006358DE">
          <w:rPr>
            <w:rFonts w:cs="Arial"/>
          </w:rPr>
          <w:delText xml:space="preserve">, поскольку при </w:delText>
        </w:r>
        <w:r w:rsidR="00A0427A" w:rsidDel="006358DE">
          <w:rPr>
            <w:rFonts w:cs="Arial"/>
          </w:rPr>
          <w:delText>балансировке мощностей на оперативном горизонте возможны изменения сроков операций</w:delText>
        </w:r>
        <w:r w:rsidR="00D139D7" w:rsidDel="006358DE">
          <w:rPr>
            <w:rFonts w:cs="Arial"/>
          </w:rPr>
          <w:delText xml:space="preserve"> заказ</w:delText>
        </w:r>
        <w:r w:rsidR="00A0427A" w:rsidDel="006358DE">
          <w:rPr>
            <w:rFonts w:cs="Arial"/>
          </w:rPr>
          <w:delText>ов</w:delText>
        </w:r>
        <w:r w:rsidRPr="007008A3" w:rsidDel="006358DE">
          <w:rPr>
            <w:rFonts w:cs="Arial"/>
          </w:rPr>
          <w:delText>.</w:delText>
        </w:r>
      </w:del>
    </w:p>
    <w:p w14:paraId="1F588455" w14:textId="77777777" w:rsidR="00AC40BB" w:rsidRDefault="00B448BF" w:rsidP="00B448BF">
      <w:pPr>
        <w:spacing w:after="240" w:line="276" w:lineRule="auto"/>
        <w:rPr>
          <w:ins w:id="1308" w:author="ShramkovAB" w:date="2021-04-06T20:23:00Z"/>
          <w:rFonts w:cs="Arial"/>
        </w:rPr>
      </w:pPr>
      <w:r w:rsidRPr="00562687">
        <w:rPr>
          <w:rFonts w:cs="Arial"/>
        </w:rPr>
        <w:t xml:space="preserve">Планировщик </w:t>
      </w:r>
      <w:r w:rsidR="002535C0">
        <w:rPr>
          <w:rFonts w:cs="Arial"/>
        </w:rPr>
        <w:t>ТОиР УО</w:t>
      </w:r>
      <w:r w:rsidRPr="00562687">
        <w:rPr>
          <w:rFonts w:cs="Arial"/>
        </w:rPr>
        <w:t xml:space="preserve"> формирует план-график воздействий на ПА на </w:t>
      </w:r>
      <w:r>
        <w:rPr>
          <w:rFonts w:cs="Arial"/>
        </w:rPr>
        <w:t>год</w:t>
      </w:r>
      <w:r w:rsidRPr="00562687">
        <w:rPr>
          <w:rFonts w:cs="Arial"/>
        </w:rPr>
        <w:t xml:space="preserve"> </w:t>
      </w:r>
      <w:r>
        <w:rPr>
          <w:rFonts w:cs="Arial"/>
        </w:rPr>
        <w:t>путем выбора всех</w:t>
      </w:r>
      <w:r w:rsidR="00D139D7">
        <w:rPr>
          <w:rFonts w:cs="Arial"/>
        </w:rPr>
        <w:t xml:space="preserve"> заказ</w:t>
      </w:r>
      <w:r>
        <w:rPr>
          <w:rFonts w:cs="Arial"/>
        </w:rPr>
        <w:t>ов, по срокам</w:t>
      </w:r>
      <w:ins w:id="1309" w:author="Попова Дарья" w:date="2020-07-16T18:27:00Z">
        <w:r w:rsidR="00EB0D64">
          <w:rPr>
            <w:rFonts w:cs="Arial"/>
          </w:rPr>
          <w:t>,</w:t>
        </w:r>
      </w:ins>
      <w:r>
        <w:rPr>
          <w:rFonts w:cs="Arial"/>
        </w:rPr>
        <w:t xml:space="preserve"> попадающим в планируемый год и задаваемый допустимый горизонт, при котором возможна оптимизация сроков (например, перенос </w:t>
      </w:r>
      <w:r w:rsidR="009E7744">
        <w:rPr>
          <w:rFonts w:cs="Arial"/>
        </w:rPr>
        <w:t>внеплановых</w:t>
      </w:r>
      <w:r w:rsidR="00D139D7">
        <w:rPr>
          <w:rFonts w:cs="Arial"/>
        </w:rPr>
        <w:t xml:space="preserve"> заказ</w:t>
      </w:r>
      <w:r w:rsidR="009E7744">
        <w:rPr>
          <w:rFonts w:cs="Arial"/>
        </w:rPr>
        <w:t xml:space="preserve">ов </w:t>
      </w:r>
      <w:r>
        <w:rPr>
          <w:rFonts w:cs="Arial"/>
        </w:rPr>
        <w:t xml:space="preserve">с </w:t>
      </w:r>
      <w:r w:rsidR="009E7744">
        <w:rPr>
          <w:rFonts w:cs="Arial"/>
        </w:rPr>
        <w:t>конца текущего года</w:t>
      </w:r>
      <w:r>
        <w:rPr>
          <w:rFonts w:cs="Arial"/>
        </w:rPr>
        <w:t xml:space="preserve"> на </w:t>
      </w:r>
      <w:r w:rsidR="009E7744">
        <w:rPr>
          <w:rFonts w:cs="Arial"/>
        </w:rPr>
        <w:t>начало планируемого, равно последующего, года</w:t>
      </w:r>
      <w:r>
        <w:rPr>
          <w:rFonts w:cs="Arial"/>
        </w:rPr>
        <w:t xml:space="preserve">), и устанавливает статусы ПЛАН и </w:t>
      </w:r>
      <w:r w:rsidR="009E7744">
        <w:rPr>
          <w:rFonts w:cs="Arial"/>
        </w:rPr>
        <w:t>ГОД</w:t>
      </w:r>
      <w:r>
        <w:rPr>
          <w:rFonts w:cs="Arial"/>
        </w:rPr>
        <w:t>, которые показывают, что</w:t>
      </w:r>
      <w:r w:rsidR="00D139D7">
        <w:rPr>
          <w:rFonts w:cs="Arial"/>
        </w:rPr>
        <w:t xml:space="preserve"> заказ</w:t>
      </w:r>
      <w:r>
        <w:rPr>
          <w:rFonts w:cs="Arial"/>
        </w:rPr>
        <w:t xml:space="preserve">ы будут проверяться </w:t>
      </w:r>
      <w:r w:rsidR="00583B3B">
        <w:rPr>
          <w:rFonts w:cs="Arial"/>
        </w:rPr>
        <w:t>Планировщиком</w:t>
      </w:r>
      <w:r w:rsidR="00C139BD">
        <w:rPr>
          <w:rFonts w:cs="Arial"/>
        </w:rPr>
        <w:t xml:space="preserve"> </w:t>
      </w:r>
      <w:r w:rsidR="002535C0">
        <w:rPr>
          <w:rFonts w:cs="Arial"/>
        </w:rPr>
        <w:t>ТОиР УО</w:t>
      </w:r>
      <w:r w:rsidR="00583B3B">
        <w:rPr>
          <w:rFonts w:cs="Arial"/>
        </w:rPr>
        <w:t xml:space="preserve"> </w:t>
      </w:r>
      <w:r>
        <w:rPr>
          <w:rFonts w:cs="Arial"/>
        </w:rPr>
        <w:t>и подготавливаться к дальнейшему согласованию.</w:t>
      </w:r>
      <w:ins w:id="1310" w:author="ShramkovAB" w:date="2021-04-06T20:16:00Z">
        <w:r w:rsidR="003D71D5" w:rsidRPr="003D71D5">
          <w:rPr>
            <w:rFonts w:cs="Arial"/>
            <w:rPrChange w:id="1311" w:author="ShramkovAB" w:date="2021-04-06T20:16:00Z">
              <w:rPr>
                <w:rFonts w:cs="Arial"/>
                <w:lang w:val="en-US"/>
              </w:rPr>
            </w:rPrChange>
          </w:rPr>
          <w:t xml:space="preserve"> </w:t>
        </w:r>
      </w:ins>
    </w:p>
    <w:p w14:paraId="490EDA36" w14:textId="3F12BEC9" w:rsidR="00B448BF" w:rsidRPr="003D71D5" w:rsidRDefault="003D71D5" w:rsidP="00B448BF">
      <w:pPr>
        <w:spacing w:after="240" w:line="276" w:lineRule="auto"/>
        <w:rPr>
          <w:rFonts w:cs="Arial"/>
        </w:rPr>
      </w:pPr>
      <w:ins w:id="1312" w:author="ShramkovAB" w:date="2021-04-06T20:16:00Z">
        <w:r>
          <w:rPr>
            <w:rFonts w:cs="Arial"/>
          </w:rPr>
          <w:lastRenderedPageBreak/>
          <w:t xml:space="preserve">Заказы, </w:t>
        </w:r>
      </w:ins>
      <w:ins w:id="1313" w:author="ShramkovAB" w:date="2021-04-06T20:20:00Z">
        <w:r>
          <w:rPr>
            <w:rFonts w:cs="Arial"/>
          </w:rPr>
          <w:t xml:space="preserve">ЕО (единицы оборудования) в которых </w:t>
        </w:r>
      </w:ins>
      <w:ins w:id="1314" w:author="ShramkovAB" w:date="2021-04-06T20:16:00Z">
        <w:r>
          <w:rPr>
            <w:rFonts w:cs="Arial"/>
          </w:rPr>
          <w:t>критичн</w:t>
        </w:r>
      </w:ins>
      <w:ins w:id="1315" w:author="ShramkovAB" w:date="2021-04-06T20:20:00Z">
        <w:r>
          <w:rPr>
            <w:rFonts w:cs="Arial"/>
          </w:rPr>
          <w:t>ы</w:t>
        </w:r>
      </w:ins>
      <w:ins w:id="1316" w:author="ShramkovAB" w:date="2021-04-06T20:16:00Z">
        <w:r>
          <w:rPr>
            <w:rFonts w:cs="Arial"/>
          </w:rPr>
          <w:t xml:space="preserve"> для учёта ремонтного </w:t>
        </w:r>
      </w:ins>
      <w:ins w:id="1317" w:author="ShramkovAB" w:date="2021-04-06T20:17:00Z">
        <w:r>
          <w:rPr>
            <w:rFonts w:cs="Arial"/>
          </w:rPr>
          <w:t>простоя и КТГ</w:t>
        </w:r>
      </w:ins>
      <w:ins w:id="1318" w:author="ShramkovAB" w:date="2021-04-06T20:18:00Z">
        <w:r>
          <w:rPr>
            <w:rFonts w:cs="Arial"/>
          </w:rPr>
          <w:t>,</w:t>
        </w:r>
      </w:ins>
      <w:ins w:id="1319" w:author="ShramkovAB" w:date="2021-04-06T20:17:00Z">
        <w:r>
          <w:rPr>
            <w:rFonts w:cs="Arial"/>
          </w:rPr>
          <w:t xml:space="preserve"> обрабатываются </w:t>
        </w:r>
      </w:ins>
      <w:ins w:id="1320" w:author="ShramkovAB" w:date="2021-04-06T20:22:00Z">
        <w:r w:rsidR="00802978">
          <w:rPr>
            <w:rFonts w:cs="Arial"/>
          </w:rPr>
          <w:t xml:space="preserve">только </w:t>
        </w:r>
      </w:ins>
      <w:ins w:id="1321" w:author="ShramkovAB" w:date="2021-04-06T20:17:00Z">
        <w:r>
          <w:rPr>
            <w:rFonts w:cs="Arial"/>
          </w:rPr>
          <w:t xml:space="preserve">в транзакции </w:t>
        </w:r>
        <w:r>
          <w:rPr>
            <w:rFonts w:cs="Arial"/>
            <w:lang w:val="en-US"/>
          </w:rPr>
          <w:t>ZPM</w:t>
        </w:r>
        <w:r w:rsidRPr="003D71D5">
          <w:rPr>
            <w:rFonts w:cs="Arial"/>
            <w:rPrChange w:id="1322" w:author="ShramkovAB" w:date="2021-04-06T20:17:00Z">
              <w:rPr>
                <w:rFonts w:cs="Arial"/>
                <w:lang w:val="en-US"/>
              </w:rPr>
            </w:rPrChange>
          </w:rPr>
          <w:t>_</w:t>
        </w:r>
        <w:r>
          <w:rPr>
            <w:rFonts w:cs="Arial"/>
            <w:lang w:val="en-US"/>
          </w:rPr>
          <w:t>PLAN</w:t>
        </w:r>
      </w:ins>
      <w:ins w:id="1323" w:author="ShramkovAB" w:date="2021-04-06T20:18:00Z">
        <w:r>
          <w:rPr>
            <w:rFonts w:cs="Arial"/>
          </w:rPr>
          <w:t xml:space="preserve">. Заказы с </w:t>
        </w:r>
      </w:ins>
      <w:ins w:id="1324" w:author="ShramkovAB" w:date="2021-04-06T20:23:00Z">
        <w:r w:rsidR="00FE669B">
          <w:rPr>
            <w:rFonts w:cs="Arial"/>
          </w:rPr>
          <w:t xml:space="preserve">остальными </w:t>
        </w:r>
      </w:ins>
      <w:ins w:id="1325" w:author="ShramkovAB" w:date="2021-04-06T20:18:00Z">
        <w:r>
          <w:rPr>
            <w:rFonts w:cs="Arial"/>
          </w:rPr>
          <w:t>ЕО</w:t>
        </w:r>
      </w:ins>
      <w:ins w:id="1326" w:author="ShramkovAB" w:date="2021-04-06T20:19:00Z">
        <w:r>
          <w:rPr>
            <w:rFonts w:cs="Arial"/>
          </w:rPr>
          <w:t xml:space="preserve"> (единиц</w:t>
        </w:r>
      </w:ins>
      <w:ins w:id="1327" w:author="ShramkovAB" w:date="2021-04-06T20:20:00Z">
        <w:r>
          <w:rPr>
            <w:rFonts w:cs="Arial"/>
          </w:rPr>
          <w:t>ами</w:t>
        </w:r>
      </w:ins>
      <w:ins w:id="1328" w:author="ShramkovAB" w:date="2021-04-06T20:19:00Z">
        <w:r>
          <w:rPr>
            <w:rFonts w:cs="Arial"/>
          </w:rPr>
          <w:t xml:space="preserve"> оборудования)</w:t>
        </w:r>
      </w:ins>
      <w:ins w:id="1329" w:author="ShramkovAB" w:date="2021-04-06T20:22:00Z">
        <w:r w:rsidR="00AC40BB" w:rsidRPr="00AC40BB">
          <w:rPr>
            <w:rFonts w:cs="Arial"/>
            <w:rPrChange w:id="1330" w:author="ShramkovAB" w:date="2021-04-06T20:22:00Z">
              <w:rPr>
                <w:rFonts w:cs="Arial"/>
                <w:lang w:val="en-US"/>
              </w:rPr>
            </w:rPrChange>
          </w:rPr>
          <w:t xml:space="preserve"> </w:t>
        </w:r>
        <w:r w:rsidR="00AC40BB">
          <w:rPr>
            <w:rFonts w:cs="Arial"/>
          </w:rPr>
          <w:t xml:space="preserve">могут обрабатываться как в </w:t>
        </w:r>
      </w:ins>
      <w:ins w:id="1331" w:author="ShramkovAB" w:date="2021-04-06T20:23:00Z">
        <w:r w:rsidR="00AC40BB">
          <w:rPr>
            <w:rFonts w:cs="Arial"/>
          </w:rPr>
          <w:t xml:space="preserve">транзакции </w:t>
        </w:r>
        <w:r w:rsidR="00AC40BB">
          <w:rPr>
            <w:rFonts w:cs="Arial"/>
            <w:lang w:val="en-US"/>
          </w:rPr>
          <w:t>ZPM</w:t>
        </w:r>
        <w:r w:rsidR="00AC40BB" w:rsidRPr="00AC40BB">
          <w:rPr>
            <w:rFonts w:cs="Arial"/>
            <w:rPrChange w:id="1332" w:author="ShramkovAB" w:date="2021-04-06T20:23:00Z">
              <w:rPr>
                <w:rFonts w:cs="Arial"/>
                <w:lang w:val="en-US"/>
              </w:rPr>
            </w:rPrChange>
          </w:rPr>
          <w:t>_</w:t>
        </w:r>
        <w:r w:rsidR="00AC40BB">
          <w:rPr>
            <w:rFonts w:cs="Arial"/>
            <w:lang w:val="en-US"/>
          </w:rPr>
          <w:t>PLAN</w:t>
        </w:r>
        <w:r w:rsidR="00AC40BB">
          <w:rPr>
            <w:rFonts w:cs="Arial"/>
          </w:rPr>
          <w:t>, так и в</w:t>
        </w:r>
      </w:ins>
      <w:ins w:id="1333" w:author="ShramkovAB" w:date="2021-04-06T20:20:00Z">
        <w:r>
          <w:rPr>
            <w:rFonts w:cs="Arial"/>
          </w:rPr>
          <w:t xml:space="preserve"> </w:t>
        </w:r>
      </w:ins>
      <w:ins w:id="1334" w:author="ShramkovAB" w:date="2021-04-06T20:23:00Z">
        <w:r w:rsidR="00AC40BB">
          <w:rPr>
            <w:rFonts w:cs="Arial"/>
          </w:rPr>
          <w:t xml:space="preserve">транзакции </w:t>
        </w:r>
      </w:ins>
      <w:ins w:id="1335" w:author="ShramkovAB" w:date="2021-04-06T20:21:00Z">
        <w:r>
          <w:rPr>
            <w:rFonts w:cs="Arial"/>
            <w:lang w:val="en-US"/>
          </w:rPr>
          <w:t>IW</w:t>
        </w:r>
        <w:r w:rsidRPr="009C3D9F">
          <w:rPr>
            <w:rFonts w:cs="Arial"/>
            <w:rPrChange w:id="1336" w:author="ShramkovAB" w:date="2021-04-06T20:21:00Z">
              <w:rPr>
                <w:rFonts w:cs="Arial"/>
                <w:lang w:val="en-US"/>
              </w:rPr>
            </w:rPrChange>
          </w:rPr>
          <w:t>38.</w:t>
        </w:r>
      </w:ins>
      <w:ins w:id="1337" w:author="ShramkovAB" w:date="2021-04-06T20:22:00Z">
        <w:r w:rsidR="00802978">
          <w:rPr>
            <w:rFonts w:cs="Arial"/>
          </w:rPr>
          <w:t xml:space="preserve"> Заказы, создаваемые на ТМ (технические места), обрабатываются в транзакции </w:t>
        </w:r>
        <w:r w:rsidR="00802978">
          <w:rPr>
            <w:rFonts w:cs="Arial"/>
            <w:lang w:val="en-US"/>
          </w:rPr>
          <w:t>IW</w:t>
        </w:r>
        <w:r w:rsidR="00802978" w:rsidRPr="00AC40BB">
          <w:rPr>
            <w:rFonts w:cs="Arial"/>
            <w:rPrChange w:id="1338" w:author="ShramkovAB" w:date="2021-04-06T20:22:00Z">
              <w:rPr>
                <w:rFonts w:cs="Arial"/>
                <w:lang w:val="en-US"/>
              </w:rPr>
            </w:rPrChange>
          </w:rPr>
          <w:t>38.</w:t>
        </w:r>
      </w:ins>
    </w:p>
    <w:p w14:paraId="34D677D7" w14:textId="383A2E4F" w:rsidR="00293698" w:rsidRDefault="00B448BF" w:rsidP="00B448BF">
      <w:pPr>
        <w:spacing w:after="240" w:line="276" w:lineRule="auto"/>
        <w:rPr>
          <w:ins w:id="1339" w:author="ShramkovAB" w:date="2021-04-06T20:13:00Z"/>
          <w:rFonts w:cs="Arial"/>
        </w:rPr>
      </w:pPr>
      <w:r w:rsidRPr="00345F52">
        <w:rPr>
          <w:rFonts w:cs="Arial"/>
        </w:rPr>
        <w:t>Использу</w:t>
      </w:r>
      <w:ins w:id="1340" w:author="ShramkovAB" w:date="2021-04-06T20:14:00Z">
        <w:r w:rsidR="00293698">
          <w:rPr>
            <w:rFonts w:cs="Arial"/>
          </w:rPr>
          <w:t>ю</w:t>
        </w:r>
      </w:ins>
      <w:del w:id="1341" w:author="ShramkovAB" w:date="2021-04-06T20:14:00Z">
        <w:r w:rsidRPr="00345F52" w:rsidDel="00293698">
          <w:rPr>
            <w:rFonts w:cs="Arial"/>
          </w:rPr>
          <w:delText>е</w:delText>
        </w:r>
      </w:del>
      <w:r w:rsidRPr="00345F52">
        <w:rPr>
          <w:rFonts w:cs="Arial"/>
        </w:rPr>
        <w:t xml:space="preserve">тся </w:t>
      </w:r>
      <w:r w:rsidR="001B3206">
        <w:rPr>
          <w:rFonts w:cs="Arial"/>
        </w:rPr>
        <w:t>транзакци</w:t>
      </w:r>
      <w:ins w:id="1342" w:author="ShramkovAB" w:date="2021-04-06T20:14:00Z">
        <w:r w:rsidR="00293698">
          <w:rPr>
            <w:rFonts w:cs="Arial"/>
          </w:rPr>
          <w:t>и</w:t>
        </w:r>
        <w:r w:rsidR="00293698" w:rsidRPr="008E4D9B">
          <w:rPr>
            <w:rFonts w:cs="Arial"/>
            <w:rPrChange w:id="1343" w:author="ShramkovAB" w:date="2021-04-06T20:14:00Z">
              <w:rPr>
                <w:rFonts w:cs="Arial"/>
                <w:lang w:val="en-US"/>
              </w:rPr>
            </w:rPrChange>
          </w:rPr>
          <w:t>:</w:t>
        </w:r>
      </w:ins>
      <w:del w:id="1344" w:author="ShramkovAB" w:date="2021-04-06T20:14:00Z">
        <w:r w:rsidR="001B3206" w:rsidDel="00293698">
          <w:rPr>
            <w:rFonts w:cs="Arial"/>
          </w:rPr>
          <w:delText>я</w:delText>
        </w:r>
      </w:del>
      <w:r w:rsidR="001B3206">
        <w:rPr>
          <w:rFonts w:cs="Arial"/>
        </w:rPr>
        <w:t xml:space="preserve"> </w:t>
      </w:r>
    </w:p>
    <w:p w14:paraId="59D614D8" w14:textId="737A45D8" w:rsidR="00B448BF" w:rsidRDefault="001B3206" w:rsidP="00B448BF">
      <w:pPr>
        <w:spacing w:after="240" w:line="276" w:lineRule="auto"/>
        <w:rPr>
          <w:rFonts w:cs="Arial"/>
        </w:rPr>
      </w:pPr>
      <w:r>
        <w:rPr>
          <w:rFonts w:cs="Arial"/>
          <w:lang w:val="en-US"/>
        </w:rPr>
        <w:t>ZPM</w:t>
      </w:r>
      <w:r w:rsidRPr="00E92377">
        <w:rPr>
          <w:rFonts w:cs="Arial"/>
        </w:rPr>
        <w:t>_</w:t>
      </w:r>
      <w:r>
        <w:rPr>
          <w:rFonts w:cs="Arial"/>
          <w:lang w:val="en-US"/>
        </w:rPr>
        <w:t>PLAN</w:t>
      </w:r>
      <w:r w:rsidRPr="00E92377">
        <w:rPr>
          <w:rFonts w:cs="Arial"/>
        </w:rPr>
        <w:t xml:space="preserve"> </w:t>
      </w:r>
      <w:r>
        <w:rPr>
          <w:rFonts w:cs="Arial"/>
        </w:rPr>
        <w:t>«АРМ планировщика ТОиР»</w:t>
      </w:r>
      <w:r w:rsidR="00B448BF" w:rsidRPr="00345F52">
        <w:rPr>
          <w:rFonts w:cs="Arial"/>
        </w:rPr>
        <w:t>.</w:t>
      </w:r>
    </w:p>
    <w:p w14:paraId="7218D917" w14:textId="77777777" w:rsidR="002763BC" w:rsidRPr="00A56639" w:rsidRDefault="002763BC" w:rsidP="002763BC">
      <w:pPr>
        <w:spacing w:after="120" w:line="276" w:lineRule="auto"/>
        <w:rPr>
          <w:rFonts w:cs="Arial"/>
        </w:rPr>
      </w:pPr>
      <w:r w:rsidRPr="00A56639">
        <w:rPr>
          <w:rFonts w:cs="Arial"/>
        </w:rPr>
        <w:t>Поля для заполнения</w:t>
      </w:r>
      <w:r>
        <w:rPr>
          <w:rFonts w:cs="Arial"/>
        </w:rPr>
        <w:t xml:space="preserve"> на селекционном экране</w:t>
      </w:r>
      <w:r w:rsidRPr="00A56639">
        <w:rPr>
          <w:rFonts w:cs="Arial"/>
        </w:rPr>
        <w:t>:</w:t>
      </w:r>
    </w:p>
    <w:p w14:paraId="50E4B327" w14:textId="77777777" w:rsidR="00604A82" w:rsidRPr="009D29C7" w:rsidRDefault="00604A82" w:rsidP="00604A82">
      <w:pPr>
        <w:tabs>
          <w:tab w:val="clear" w:pos="567"/>
          <w:tab w:val="left" w:pos="1134"/>
        </w:tabs>
        <w:spacing w:after="120" w:line="276" w:lineRule="auto"/>
        <w:ind w:left="1418" w:firstLine="0"/>
        <w:rPr>
          <w:rFonts w:cs="Arial"/>
        </w:rPr>
      </w:pPr>
      <w:r w:rsidRPr="009D29C7">
        <w:rPr>
          <w:rFonts w:cs="Arial"/>
        </w:rPr>
        <w:t>- Режим работы «Формирование годового графика ремонтов»</w:t>
      </w:r>
    </w:p>
    <w:p w14:paraId="70B9C8BD" w14:textId="77777777" w:rsidR="00604A82" w:rsidRPr="009D29C7" w:rsidRDefault="00604A82" w:rsidP="00604A82">
      <w:pPr>
        <w:tabs>
          <w:tab w:val="clear" w:pos="567"/>
          <w:tab w:val="left" w:pos="1134"/>
        </w:tabs>
        <w:spacing w:after="120" w:line="276" w:lineRule="auto"/>
        <w:ind w:left="1418" w:firstLine="0"/>
        <w:rPr>
          <w:rFonts w:cs="Arial"/>
        </w:rPr>
      </w:pPr>
      <w:r w:rsidRPr="009D29C7">
        <w:rPr>
          <w:rFonts w:cs="Arial"/>
        </w:rPr>
        <w:t>- Планирующий завод;</w:t>
      </w:r>
    </w:p>
    <w:p w14:paraId="2256F83E" w14:textId="77777777" w:rsidR="00604A82" w:rsidRPr="009D29C7" w:rsidRDefault="00604A82" w:rsidP="00604A82">
      <w:pPr>
        <w:tabs>
          <w:tab w:val="clear" w:pos="567"/>
          <w:tab w:val="left" w:pos="1134"/>
        </w:tabs>
        <w:spacing w:after="120" w:line="276" w:lineRule="auto"/>
        <w:ind w:left="1418" w:firstLine="0"/>
        <w:rPr>
          <w:rFonts w:cs="Arial"/>
        </w:rPr>
      </w:pPr>
      <w:r w:rsidRPr="009D29C7">
        <w:rPr>
          <w:rFonts w:cs="Arial"/>
        </w:rPr>
        <w:t>- Группа планирования;</w:t>
      </w:r>
    </w:p>
    <w:p w14:paraId="7D7E267B" w14:textId="77777777" w:rsidR="00604A82" w:rsidRDefault="00604A82" w:rsidP="00604A82">
      <w:pPr>
        <w:tabs>
          <w:tab w:val="clear" w:pos="567"/>
          <w:tab w:val="left" w:pos="1134"/>
        </w:tabs>
        <w:ind w:left="1418" w:firstLine="0"/>
        <w:rPr>
          <w:rFonts w:cs="Arial"/>
        </w:rPr>
      </w:pPr>
      <w:r w:rsidRPr="009D29C7">
        <w:rPr>
          <w:rFonts w:cs="Arial"/>
        </w:rPr>
        <w:t>- Год планирования;</w:t>
      </w:r>
    </w:p>
    <w:p w14:paraId="038819B9" w14:textId="0F36002F" w:rsidR="00604A82" w:rsidRDefault="00604A82" w:rsidP="009721BA">
      <w:pPr>
        <w:tabs>
          <w:tab w:val="clear" w:pos="567"/>
          <w:tab w:val="left" w:pos="1134"/>
        </w:tabs>
        <w:spacing w:after="120" w:line="276" w:lineRule="auto"/>
        <w:ind w:left="1418" w:firstLine="0"/>
        <w:rPr>
          <w:ins w:id="1345" w:author="ShramkovAB" w:date="2021-04-06T20:14:00Z"/>
          <w:rFonts w:cs="Arial"/>
        </w:rPr>
      </w:pPr>
      <w:r w:rsidRPr="009721BA">
        <w:rPr>
          <w:rFonts w:cs="Arial"/>
        </w:rPr>
        <w:t xml:space="preserve">- </w:t>
      </w:r>
      <w:r w:rsidRPr="00A56639">
        <w:rPr>
          <w:rFonts w:cs="Arial"/>
        </w:rPr>
        <w:t>Техническое место</w:t>
      </w:r>
      <w:r>
        <w:rPr>
          <w:rFonts w:cs="Arial"/>
        </w:rPr>
        <w:t>.</w:t>
      </w:r>
    </w:p>
    <w:p w14:paraId="25B1C97E" w14:textId="768E7183" w:rsidR="008E4D9B" w:rsidRDefault="008E4D9B" w:rsidP="009721BA">
      <w:pPr>
        <w:tabs>
          <w:tab w:val="clear" w:pos="567"/>
          <w:tab w:val="left" w:pos="1134"/>
        </w:tabs>
        <w:spacing w:after="120" w:line="276" w:lineRule="auto"/>
        <w:ind w:left="1418" w:firstLine="0"/>
        <w:rPr>
          <w:ins w:id="1346" w:author="ShramkovAB" w:date="2021-04-06T20:14:00Z"/>
          <w:rFonts w:cs="Arial"/>
        </w:rPr>
      </w:pPr>
    </w:p>
    <w:p w14:paraId="59FD749F" w14:textId="77777777" w:rsidR="008E4D9B" w:rsidRDefault="008E4D9B" w:rsidP="008E4D9B">
      <w:pPr>
        <w:spacing w:after="240" w:line="276" w:lineRule="auto"/>
        <w:rPr>
          <w:ins w:id="1347" w:author="ShramkovAB" w:date="2021-04-06T20:14:00Z"/>
          <w:rFonts w:cs="Arial"/>
        </w:rPr>
      </w:pPr>
      <w:ins w:id="1348" w:author="ShramkovAB" w:date="2021-04-06T20:14:00Z">
        <w:r w:rsidRPr="00B32E52">
          <w:rPr>
            <w:rFonts w:cs="Arial"/>
          </w:rPr>
          <w:t xml:space="preserve">IW38 </w:t>
        </w:r>
        <w:r>
          <w:rPr>
            <w:rFonts w:cs="Arial"/>
          </w:rPr>
          <w:t xml:space="preserve">– </w:t>
        </w:r>
        <w:r w:rsidRPr="00B32E52">
          <w:rPr>
            <w:rFonts w:cs="Arial"/>
          </w:rPr>
          <w:t>Изменение</w:t>
        </w:r>
        <w:r>
          <w:rPr>
            <w:rFonts w:cs="Arial"/>
          </w:rPr>
          <w:t xml:space="preserve"> заказ</w:t>
        </w:r>
        <w:r w:rsidRPr="00B32E52">
          <w:rPr>
            <w:rFonts w:cs="Arial"/>
          </w:rPr>
          <w:t>ов ТОРО</w:t>
        </w:r>
        <w:r>
          <w:rPr>
            <w:rFonts w:cs="Arial"/>
          </w:rPr>
          <w:t xml:space="preserve"> (список заказов)</w:t>
        </w:r>
      </w:ins>
    </w:p>
    <w:p w14:paraId="6B6FCC47" w14:textId="77777777" w:rsidR="008E4D9B" w:rsidRPr="00A56639" w:rsidRDefault="008E4D9B" w:rsidP="008E4D9B">
      <w:pPr>
        <w:spacing w:after="120" w:line="276" w:lineRule="auto"/>
        <w:rPr>
          <w:ins w:id="1349" w:author="ShramkovAB" w:date="2021-04-06T20:14:00Z"/>
          <w:rFonts w:cs="Arial"/>
        </w:rPr>
      </w:pPr>
      <w:ins w:id="1350" w:author="ShramkovAB" w:date="2021-04-06T20:14:00Z">
        <w:r w:rsidRPr="00A56639">
          <w:rPr>
            <w:rFonts w:cs="Arial"/>
          </w:rPr>
          <w:t>Поля для заполнения</w:t>
        </w:r>
        <w:r>
          <w:rPr>
            <w:rFonts w:cs="Arial"/>
          </w:rPr>
          <w:t xml:space="preserve"> на селекционном экране</w:t>
        </w:r>
        <w:r w:rsidRPr="00A56639">
          <w:rPr>
            <w:rFonts w:cs="Arial"/>
          </w:rPr>
          <w:t>:</w:t>
        </w:r>
      </w:ins>
    </w:p>
    <w:p w14:paraId="3AFCBBCD" w14:textId="77777777" w:rsidR="008E4D9B" w:rsidRPr="009D29C7" w:rsidRDefault="008E4D9B" w:rsidP="008E4D9B">
      <w:pPr>
        <w:tabs>
          <w:tab w:val="clear" w:pos="567"/>
          <w:tab w:val="left" w:pos="1134"/>
        </w:tabs>
        <w:spacing w:after="120" w:line="276" w:lineRule="auto"/>
        <w:ind w:left="1418" w:firstLine="0"/>
        <w:rPr>
          <w:ins w:id="1351" w:author="ShramkovAB" w:date="2021-04-06T20:14:00Z"/>
          <w:rFonts w:cs="Arial"/>
        </w:rPr>
      </w:pPr>
      <w:ins w:id="1352" w:author="ShramkovAB" w:date="2021-04-06T20:14:00Z">
        <w:r w:rsidRPr="009D29C7">
          <w:rPr>
            <w:rFonts w:cs="Arial"/>
          </w:rPr>
          <w:t>- Планирующий завод;</w:t>
        </w:r>
      </w:ins>
    </w:p>
    <w:p w14:paraId="0CBD72A1" w14:textId="77777777" w:rsidR="008E4D9B" w:rsidRPr="009D29C7" w:rsidRDefault="008E4D9B" w:rsidP="008E4D9B">
      <w:pPr>
        <w:tabs>
          <w:tab w:val="clear" w:pos="567"/>
          <w:tab w:val="left" w:pos="1134"/>
        </w:tabs>
        <w:spacing w:after="120" w:line="276" w:lineRule="auto"/>
        <w:ind w:left="1418" w:firstLine="0"/>
        <w:rPr>
          <w:ins w:id="1353" w:author="ShramkovAB" w:date="2021-04-06T20:14:00Z"/>
          <w:rFonts w:cs="Arial"/>
        </w:rPr>
      </w:pPr>
      <w:ins w:id="1354" w:author="ShramkovAB" w:date="2021-04-06T20:14:00Z">
        <w:r w:rsidRPr="009D29C7">
          <w:rPr>
            <w:rFonts w:cs="Arial"/>
          </w:rPr>
          <w:t>- Группа планирования;</w:t>
        </w:r>
      </w:ins>
    </w:p>
    <w:p w14:paraId="5AE34515" w14:textId="77777777" w:rsidR="008E4D9B" w:rsidRDefault="008E4D9B" w:rsidP="008E4D9B">
      <w:pPr>
        <w:tabs>
          <w:tab w:val="clear" w:pos="567"/>
          <w:tab w:val="left" w:pos="1134"/>
        </w:tabs>
        <w:ind w:left="1418" w:firstLine="0"/>
        <w:rPr>
          <w:ins w:id="1355" w:author="ShramkovAB" w:date="2021-04-06T20:14:00Z"/>
          <w:rFonts w:cs="Arial"/>
        </w:rPr>
      </w:pPr>
      <w:ins w:id="1356" w:author="ShramkovAB" w:date="2021-04-06T20:14:00Z">
        <w:r w:rsidRPr="009D29C7">
          <w:rPr>
            <w:rFonts w:cs="Arial"/>
          </w:rPr>
          <w:t xml:space="preserve">- </w:t>
        </w:r>
        <w:r>
          <w:rPr>
            <w:rFonts w:cs="Arial"/>
          </w:rPr>
          <w:t>Период</w:t>
        </w:r>
        <w:r w:rsidRPr="009D29C7">
          <w:rPr>
            <w:rFonts w:cs="Arial"/>
          </w:rPr>
          <w:t xml:space="preserve"> планирования;</w:t>
        </w:r>
      </w:ins>
    </w:p>
    <w:p w14:paraId="5BDE121D" w14:textId="77777777" w:rsidR="008E4D9B" w:rsidRDefault="008E4D9B" w:rsidP="008E4D9B">
      <w:pPr>
        <w:tabs>
          <w:tab w:val="clear" w:pos="567"/>
          <w:tab w:val="left" w:pos="1134"/>
        </w:tabs>
        <w:spacing w:after="120" w:line="276" w:lineRule="auto"/>
        <w:ind w:left="1418" w:firstLine="0"/>
        <w:rPr>
          <w:ins w:id="1357" w:author="ShramkovAB" w:date="2021-04-06T20:14:00Z"/>
          <w:rFonts w:cs="Arial"/>
        </w:rPr>
      </w:pPr>
      <w:ins w:id="1358" w:author="ShramkovAB" w:date="2021-04-06T20:14:00Z">
        <w:r w:rsidRPr="009721BA">
          <w:rPr>
            <w:rFonts w:cs="Arial"/>
          </w:rPr>
          <w:t xml:space="preserve">- </w:t>
        </w:r>
        <w:r w:rsidRPr="00A56639">
          <w:rPr>
            <w:rFonts w:cs="Arial"/>
          </w:rPr>
          <w:t>Техническое место</w:t>
        </w:r>
        <w:r>
          <w:rPr>
            <w:rFonts w:cs="Arial"/>
          </w:rPr>
          <w:t>.</w:t>
        </w:r>
      </w:ins>
    </w:p>
    <w:p w14:paraId="51A5B6F5" w14:textId="62FF5DE1" w:rsidR="008E4D9B" w:rsidDel="008E4D9B" w:rsidRDefault="008E4D9B" w:rsidP="009721BA">
      <w:pPr>
        <w:tabs>
          <w:tab w:val="clear" w:pos="567"/>
          <w:tab w:val="left" w:pos="1134"/>
        </w:tabs>
        <w:spacing w:after="120" w:line="276" w:lineRule="auto"/>
        <w:ind w:left="1418" w:firstLine="0"/>
        <w:rPr>
          <w:del w:id="1359" w:author="ShramkovAB" w:date="2021-04-06T20:14:00Z"/>
          <w:rFonts w:cs="Arial"/>
        </w:rPr>
      </w:pPr>
    </w:p>
    <w:p w14:paraId="5586308D" w14:textId="473C4A59" w:rsidR="001E13A9" w:rsidRPr="007008A3" w:rsidDel="00244BDC" w:rsidRDefault="001E13A9">
      <w:pPr>
        <w:pStyle w:val="4"/>
        <w:rPr>
          <w:del w:id="1360" w:author="Попова Дарья" w:date="2020-07-16T18:20:00Z"/>
        </w:rPr>
        <w:pPrChange w:id="1361" w:author="Попова Дарья" w:date="2020-07-16T18:23:00Z">
          <w:pPr/>
        </w:pPrChange>
      </w:pPr>
    </w:p>
    <w:p w14:paraId="18017927" w14:textId="32D010DC" w:rsidR="00997E61" w:rsidRPr="007008A3" w:rsidRDefault="001618D1">
      <w:pPr>
        <w:pStyle w:val="4"/>
      </w:pPr>
      <w:r>
        <w:t>Шаг процесса 170</w:t>
      </w:r>
      <w:r w:rsidR="00997E61" w:rsidRPr="007008A3">
        <w:t xml:space="preserve"> – </w:t>
      </w:r>
      <w:r w:rsidR="00A774D5">
        <w:t>Анализ</w:t>
      </w:r>
      <w:r w:rsidR="007F1EBA">
        <w:t xml:space="preserve"> целесообразности использования МТР</w:t>
      </w:r>
      <w:del w:id="1362" w:author="Попова Дарья" w:date="2020-07-16T17:07:00Z">
        <w:r w:rsidR="007F1EBA" w:rsidDel="00281755">
          <w:delText xml:space="preserve"> в заказах ТОРО</w:delText>
        </w:r>
      </w:del>
    </w:p>
    <w:p w14:paraId="0B917E2D" w14:textId="415A7B63" w:rsidR="00997E61" w:rsidRPr="00E62075" w:rsidDel="00244BDC" w:rsidRDefault="00997E61">
      <w:pPr>
        <w:rPr>
          <w:del w:id="1363" w:author="Попова Дарья" w:date="2020-07-16T18:20:00Z"/>
          <w:rFonts w:cs="Arial"/>
          <w:rPrChange w:id="1364" w:author="Попова Дарья" w:date="2020-07-20T17:32:00Z">
            <w:rPr>
              <w:del w:id="1365" w:author="Попова Дарья" w:date="2020-07-16T18:20:00Z"/>
              <w:rFonts w:eastAsiaTheme="majorEastAsia" w:cs="Arial"/>
            </w:rPr>
          </w:rPrChange>
        </w:rPr>
      </w:pPr>
    </w:p>
    <w:p w14:paraId="4220FF5E" w14:textId="1D1B92C0" w:rsidR="006F03FF" w:rsidRDefault="006955DE">
      <w:pPr>
        <w:spacing w:after="240" w:line="276" w:lineRule="auto"/>
        <w:rPr>
          <w:rFonts w:cs="Arial"/>
        </w:rPr>
        <w:pPrChange w:id="1366" w:author="Попова Дарья" w:date="2020-07-20T17:32:00Z">
          <w:pPr>
            <w:spacing w:after="240" w:line="276" w:lineRule="auto"/>
            <w:ind w:firstLine="709"/>
          </w:pPr>
        </w:pPrChange>
      </w:pPr>
      <w:r>
        <w:rPr>
          <w:rFonts w:cs="Arial"/>
        </w:rPr>
        <w:t>Для планируемых</w:t>
      </w:r>
      <w:r w:rsidR="00D139D7">
        <w:rPr>
          <w:rFonts w:cs="Arial"/>
        </w:rPr>
        <w:t xml:space="preserve"> заказ</w:t>
      </w:r>
      <w:r w:rsidRPr="00562687">
        <w:rPr>
          <w:rFonts w:cs="Arial"/>
        </w:rPr>
        <w:t>ов ТОРО</w:t>
      </w:r>
      <w:ins w:id="1367" w:author="Попова Дарья" w:date="2020-07-16T17:08:00Z">
        <w:r w:rsidR="00281755">
          <w:rPr>
            <w:rFonts w:cs="Arial"/>
          </w:rPr>
          <w:t xml:space="preserve"> или сетевых графиков</w:t>
        </w:r>
      </w:ins>
      <w:r w:rsidRPr="00562687">
        <w:rPr>
          <w:rFonts w:cs="Arial"/>
        </w:rPr>
        <w:t xml:space="preserve"> </w:t>
      </w:r>
      <w:r>
        <w:rPr>
          <w:rFonts w:cs="Arial"/>
        </w:rPr>
        <w:t xml:space="preserve">Планировщик </w:t>
      </w:r>
      <w:r w:rsidR="002535C0">
        <w:rPr>
          <w:rFonts w:cs="Arial"/>
        </w:rPr>
        <w:t>ТОиР УО</w:t>
      </w:r>
      <w:r w:rsidRPr="00034AF0">
        <w:rPr>
          <w:rFonts w:cs="Arial"/>
        </w:rPr>
        <w:t xml:space="preserve"> (Исполнитель КП)</w:t>
      </w:r>
      <w:ins w:id="1368" w:author="Попова Дарья" w:date="2020-07-16T17:08:00Z">
        <w:r w:rsidR="00281755">
          <w:rPr>
            <w:rFonts w:cs="Arial"/>
          </w:rPr>
          <w:t xml:space="preserve"> или Планировщик ЗиС</w:t>
        </w:r>
      </w:ins>
      <w:ins w:id="1369" w:author="Попова Дарья" w:date="2020-07-16T17:51:00Z">
        <w:r w:rsidR="000C4C4D">
          <w:rPr>
            <w:rFonts w:cs="Arial"/>
          </w:rPr>
          <w:t xml:space="preserve"> УО</w:t>
        </w:r>
      </w:ins>
      <w:r w:rsidRPr="00562687">
        <w:rPr>
          <w:rFonts w:cs="Arial"/>
        </w:rPr>
        <w:t xml:space="preserve"> анализирует </w:t>
      </w:r>
      <w:r w:rsidR="00674E57">
        <w:rPr>
          <w:rFonts w:cs="Arial"/>
        </w:rPr>
        <w:t>целесообразность использования</w:t>
      </w:r>
      <w:r w:rsidR="00674E57" w:rsidRPr="00562687">
        <w:rPr>
          <w:rFonts w:cs="Arial"/>
        </w:rPr>
        <w:t xml:space="preserve"> </w:t>
      </w:r>
      <w:r w:rsidRPr="00562687">
        <w:rPr>
          <w:rFonts w:cs="Arial"/>
        </w:rPr>
        <w:t xml:space="preserve">МТР по запланированным на соответствующий </w:t>
      </w:r>
      <w:r w:rsidR="0059187A">
        <w:rPr>
          <w:rFonts w:cs="Arial"/>
        </w:rPr>
        <w:t>год</w:t>
      </w:r>
      <w:r w:rsidR="0059187A" w:rsidRPr="00562687">
        <w:rPr>
          <w:rFonts w:cs="Arial"/>
        </w:rPr>
        <w:t xml:space="preserve"> </w:t>
      </w:r>
      <w:r w:rsidRPr="00562687">
        <w:rPr>
          <w:rFonts w:cs="Arial"/>
        </w:rPr>
        <w:t xml:space="preserve">воздействиям на </w:t>
      </w:r>
      <w:r w:rsidR="005C6B82">
        <w:rPr>
          <w:rFonts w:cs="Arial"/>
        </w:rPr>
        <w:t xml:space="preserve">ПА </w:t>
      </w:r>
      <w:r w:rsidRPr="00562687">
        <w:rPr>
          <w:rFonts w:cs="Arial"/>
        </w:rPr>
        <w:t>на основе сформированного плана-графика в соответствующие сроки с помощью специального отчета по МТР</w:t>
      </w:r>
      <w:ins w:id="1370" w:author="Попова Дарья" w:date="2020-07-16T17:14:00Z">
        <w:r w:rsidR="00125916">
          <w:rPr>
            <w:rFonts w:cs="Arial"/>
          </w:rPr>
          <w:t xml:space="preserve"> в заказах и сетевых графиках</w:t>
        </w:r>
      </w:ins>
      <w:r w:rsidR="007141A1" w:rsidRPr="009721BA">
        <w:rPr>
          <w:rFonts w:cs="Arial"/>
        </w:rPr>
        <w:t xml:space="preserve"> </w:t>
      </w:r>
      <w:r w:rsidR="007141A1">
        <w:rPr>
          <w:rFonts w:cs="Arial"/>
        </w:rPr>
        <w:t xml:space="preserve">– транзакции </w:t>
      </w:r>
      <w:r w:rsidR="007141A1" w:rsidRPr="00244BDC">
        <w:rPr>
          <w:rFonts w:cs="Arial"/>
          <w:rPrChange w:id="1371" w:author="Попова Дарья" w:date="2020-07-16T18:19:00Z">
            <w:rPr>
              <w:rFonts w:cs="Arial"/>
              <w:lang w:val="en-US"/>
            </w:rPr>
          </w:rPrChange>
        </w:rPr>
        <w:t>ZPM</w:t>
      </w:r>
      <w:r w:rsidR="007141A1" w:rsidRPr="009721BA">
        <w:rPr>
          <w:rFonts w:cs="Arial"/>
        </w:rPr>
        <w:t>_</w:t>
      </w:r>
      <w:r w:rsidR="007E522B" w:rsidRPr="00244BDC">
        <w:rPr>
          <w:rFonts w:cs="Arial"/>
          <w:rPrChange w:id="1372" w:author="Попова Дарья" w:date="2020-07-16T18:19:00Z">
            <w:rPr>
              <w:rFonts w:cs="Arial"/>
              <w:lang w:val="en-US"/>
            </w:rPr>
          </w:rPrChange>
        </w:rPr>
        <w:t>MTR</w:t>
      </w:r>
      <w:r w:rsidR="00EE7ACE">
        <w:rPr>
          <w:rFonts w:cs="Arial"/>
        </w:rPr>
        <w:t xml:space="preserve"> (№ разработки в реестре – PM25, см. раздел 5.10.7.2. данного КД)</w:t>
      </w:r>
      <w:del w:id="1373" w:author="Попова Дарья" w:date="2020-07-16T17:14:00Z">
        <w:r w:rsidRPr="00562687" w:rsidDel="00125916">
          <w:rPr>
            <w:rFonts w:cs="Arial"/>
          </w:rPr>
          <w:delText xml:space="preserve"> в</w:delText>
        </w:r>
        <w:r w:rsidR="00D139D7" w:rsidDel="00125916">
          <w:rPr>
            <w:rFonts w:cs="Arial"/>
          </w:rPr>
          <w:delText xml:space="preserve"> заказ</w:delText>
        </w:r>
        <w:r w:rsidRPr="00562687" w:rsidDel="00125916">
          <w:rPr>
            <w:rFonts w:cs="Arial"/>
          </w:rPr>
          <w:delText>ах</w:delText>
        </w:r>
      </w:del>
      <w:r w:rsidRPr="00562687">
        <w:rPr>
          <w:rFonts w:cs="Arial"/>
        </w:rPr>
        <w:t xml:space="preserve">, отражающего Lead Time и сроки потребности, стоимость МТР-аналогов. </w:t>
      </w:r>
    </w:p>
    <w:p w14:paraId="67A22FE1" w14:textId="61F25A7E" w:rsidR="006955DE" w:rsidRPr="00562687" w:rsidRDefault="006F03FF">
      <w:pPr>
        <w:spacing w:after="240" w:line="276" w:lineRule="auto"/>
        <w:rPr>
          <w:rFonts w:cs="Arial"/>
        </w:rPr>
        <w:pPrChange w:id="1374" w:author="Попова Дарья" w:date="2020-07-20T17:32:00Z">
          <w:pPr>
            <w:spacing w:after="240" w:line="276" w:lineRule="auto"/>
            <w:ind w:firstLine="709"/>
          </w:pPr>
        </w:pPrChange>
      </w:pPr>
      <w:r>
        <w:rPr>
          <w:rFonts w:cs="Arial"/>
        </w:rPr>
        <w:t xml:space="preserve">В транзакции IW38 при помощи разработки PM08 «Расширение полей заказа ТОРО» Планировщик </w:t>
      </w:r>
      <w:r w:rsidR="002535C0">
        <w:rPr>
          <w:rFonts w:cs="Arial"/>
        </w:rPr>
        <w:t>ТОиР УО</w:t>
      </w:r>
      <w:r w:rsidR="00BB53B0">
        <w:rPr>
          <w:rFonts w:cs="Arial"/>
        </w:rPr>
        <w:t xml:space="preserve"> </w:t>
      </w:r>
      <w:r>
        <w:rPr>
          <w:rFonts w:cs="Arial"/>
        </w:rPr>
        <w:t>анализирует стоимость работ по восстановлению узла по сравнению со стоимостью закупаемого МТР.</w:t>
      </w:r>
    </w:p>
    <w:p w14:paraId="5413B908" w14:textId="6D0913B2" w:rsidR="006955DE" w:rsidRPr="00562687" w:rsidRDefault="006955DE" w:rsidP="006955DE">
      <w:pPr>
        <w:spacing w:after="240" w:line="276" w:lineRule="auto"/>
        <w:rPr>
          <w:rFonts w:cs="Arial"/>
        </w:rPr>
      </w:pPr>
      <w:r w:rsidRPr="00562687">
        <w:rPr>
          <w:rFonts w:cs="Arial"/>
        </w:rPr>
        <w:lastRenderedPageBreak/>
        <w:t>По результатам анализа может быть принято решение о переносе сроков работ в случае отсутствия МТР в требуемые сроки</w:t>
      </w:r>
      <w:r w:rsidR="006F03FF">
        <w:rPr>
          <w:rFonts w:cs="Arial"/>
        </w:rPr>
        <w:t xml:space="preserve"> (примечание: вероятность данного решения на годовом горизонте очень низкая)</w:t>
      </w:r>
      <w:r w:rsidRPr="00562687">
        <w:rPr>
          <w:rFonts w:cs="Arial"/>
        </w:rPr>
        <w:t>, о замене МТР на аналоги или ЗЧ собственного производства.</w:t>
      </w:r>
    </w:p>
    <w:p w14:paraId="13AE5022" w14:textId="3F45B85B" w:rsidR="006955DE" w:rsidRDefault="006955DE" w:rsidP="006955DE">
      <w:pPr>
        <w:spacing w:after="240" w:line="276" w:lineRule="auto"/>
        <w:rPr>
          <w:rFonts w:cs="Arial"/>
        </w:rPr>
      </w:pPr>
      <w:r w:rsidRPr="00562687">
        <w:rPr>
          <w:rFonts w:cs="Arial"/>
        </w:rPr>
        <w:t xml:space="preserve">Если МТР </w:t>
      </w:r>
      <w:r>
        <w:rPr>
          <w:rFonts w:cs="Arial"/>
        </w:rPr>
        <w:t>в</w:t>
      </w:r>
      <w:r w:rsidR="00D139D7">
        <w:rPr>
          <w:rFonts w:cs="Arial"/>
        </w:rPr>
        <w:t xml:space="preserve"> заказ</w:t>
      </w:r>
      <w:r>
        <w:rPr>
          <w:rFonts w:cs="Arial"/>
        </w:rPr>
        <w:t xml:space="preserve">е </w:t>
      </w:r>
      <w:r w:rsidRPr="00562687">
        <w:rPr>
          <w:rFonts w:cs="Arial"/>
        </w:rPr>
        <w:t>необходимо корректировать, и в ходе обработки</w:t>
      </w:r>
      <w:r w:rsidR="00D139D7">
        <w:rPr>
          <w:rFonts w:cs="Arial"/>
        </w:rPr>
        <w:t xml:space="preserve"> заказ</w:t>
      </w:r>
      <w:r w:rsidRPr="00562687">
        <w:rPr>
          <w:rFonts w:cs="Arial"/>
        </w:rPr>
        <w:t xml:space="preserve">а корректировка не произведена – </w:t>
      </w:r>
      <w:r w:rsidR="00583B3B">
        <w:rPr>
          <w:rFonts w:cs="Arial"/>
        </w:rPr>
        <w:t>П</w:t>
      </w:r>
      <w:r w:rsidR="00583B3B" w:rsidRPr="00562687">
        <w:rPr>
          <w:rFonts w:cs="Arial"/>
        </w:rPr>
        <w:t xml:space="preserve">ланировщиком </w:t>
      </w:r>
      <w:r w:rsidR="002535C0">
        <w:rPr>
          <w:rFonts w:cs="Arial"/>
        </w:rPr>
        <w:t>ТОиР УО</w:t>
      </w:r>
      <w:r w:rsidR="001E0032">
        <w:rPr>
          <w:rFonts w:cs="Arial"/>
        </w:rPr>
        <w:t xml:space="preserve"> </w:t>
      </w:r>
      <w:r w:rsidRPr="00562687">
        <w:rPr>
          <w:rFonts w:cs="Arial"/>
        </w:rPr>
        <w:t>на</w:t>
      </w:r>
      <w:r w:rsidR="00D139D7">
        <w:rPr>
          <w:rFonts w:cs="Arial"/>
        </w:rPr>
        <w:t xml:space="preserve"> заказ</w:t>
      </w:r>
      <w:r w:rsidRPr="00562687">
        <w:rPr>
          <w:rFonts w:cs="Arial"/>
        </w:rPr>
        <w:t xml:space="preserve">е устанавливается статус </w:t>
      </w:r>
      <w:r w:rsidR="00387C57" w:rsidRPr="00387C57">
        <w:rPr>
          <w:rFonts w:cs="Arial"/>
        </w:rPr>
        <w:t>МТР</w:t>
      </w:r>
      <w:r w:rsidR="00B41697">
        <w:rPr>
          <w:rFonts w:cs="Arial"/>
        </w:rPr>
        <w:t>К</w:t>
      </w:r>
      <w:r w:rsidR="00387C57" w:rsidRPr="00387C57">
        <w:rPr>
          <w:rFonts w:cs="Arial"/>
        </w:rPr>
        <w:t xml:space="preserve"> - МТР необходимо откорректировать</w:t>
      </w:r>
      <w:r w:rsidRPr="00562687">
        <w:rPr>
          <w:rFonts w:cs="Arial"/>
        </w:rPr>
        <w:t>.</w:t>
      </w:r>
      <w:r w:rsidR="00E55010" w:rsidRPr="00E55010">
        <w:rPr>
          <w:rFonts w:cs="Arial"/>
        </w:rPr>
        <w:t xml:space="preserve"> </w:t>
      </w:r>
      <w:r w:rsidR="00E55010">
        <w:rPr>
          <w:rFonts w:cs="Arial"/>
        </w:rPr>
        <w:t xml:space="preserve">Корректировка выполняется на шаге </w:t>
      </w:r>
      <w:ins w:id="1375" w:author="Попова Дарья" w:date="2020-07-16T18:15:00Z">
        <w:r w:rsidR="0054621A">
          <w:rPr>
            <w:rFonts w:cs="Arial"/>
          </w:rPr>
          <w:t>180</w:t>
        </w:r>
      </w:ins>
      <w:del w:id="1376" w:author="Попова Дарья" w:date="2020-07-16T18:15:00Z">
        <w:r w:rsidR="00E55010" w:rsidDel="0054621A">
          <w:rPr>
            <w:rFonts w:cs="Arial"/>
          </w:rPr>
          <w:delText>9</w:delText>
        </w:r>
      </w:del>
      <w:del w:id="1377" w:author="Попова Дарья" w:date="2020-07-16T18:14:00Z">
        <w:r w:rsidR="00E55010" w:rsidDel="0054621A">
          <w:rPr>
            <w:rFonts w:cs="Arial"/>
          </w:rPr>
          <w:delText>3</w:delText>
        </w:r>
      </w:del>
      <w:r w:rsidR="00E55010">
        <w:rPr>
          <w:rFonts w:cs="Arial"/>
        </w:rPr>
        <w:t xml:space="preserve"> данного процесса.</w:t>
      </w:r>
    </w:p>
    <w:p w14:paraId="2144F53B" w14:textId="34B0A9FC" w:rsidR="00260616" w:rsidRPr="00562687" w:rsidRDefault="009207CC" w:rsidP="006955DE">
      <w:pPr>
        <w:spacing w:after="240" w:line="276" w:lineRule="auto"/>
        <w:rPr>
          <w:rFonts w:cs="Arial"/>
        </w:rPr>
      </w:pPr>
      <w:r>
        <w:rPr>
          <w:rFonts w:cs="Arial"/>
        </w:rPr>
        <w:t>Описание статусов и статусных схем заказов ТОРО приведено в разделе 5.7.1 данного КД.</w:t>
      </w:r>
    </w:p>
    <w:p w14:paraId="50986FEE" w14:textId="77777777" w:rsidR="000C4C4D" w:rsidRDefault="006955DE" w:rsidP="006955DE">
      <w:pPr>
        <w:spacing w:after="240" w:line="276" w:lineRule="auto"/>
        <w:rPr>
          <w:ins w:id="1378" w:author="Попова Дарья" w:date="2020-07-16T17:50:00Z"/>
          <w:rFonts w:cs="Arial"/>
        </w:rPr>
      </w:pPr>
      <w:r w:rsidRPr="00562687">
        <w:rPr>
          <w:rFonts w:cs="Arial"/>
        </w:rPr>
        <w:t xml:space="preserve">При выявлении </w:t>
      </w:r>
      <w:r w:rsidR="00B215A2" w:rsidRPr="00562687">
        <w:rPr>
          <w:rFonts w:cs="Arial"/>
        </w:rPr>
        <w:t>н</w:t>
      </w:r>
      <w:r w:rsidR="00B215A2">
        <w:rPr>
          <w:rFonts w:cs="Arial"/>
        </w:rPr>
        <w:t>ецелесообразности использования</w:t>
      </w:r>
      <w:r w:rsidR="00B215A2" w:rsidRPr="00562687">
        <w:rPr>
          <w:rFonts w:cs="Arial"/>
        </w:rPr>
        <w:t xml:space="preserve"> </w:t>
      </w:r>
      <w:r w:rsidR="006E2D0F">
        <w:rPr>
          <w:rFonts w:cs="Arial"/>
        </w:rPr>
        <w:t>МТР Планировщиком</w:t>
      </w:r>
      <w:r w:rsidR="00BB53B0">
        <w:rPr>
          <w:rFonts w:cs="Arial"/>
        </w:rPr>
        <w:t xml:space="preserve"> </w:t>
      </w:r>
      <w:r w:rsidR="002535C0">
        <w:rPr>
          <w:rFonts w:cs="Arial"/>
        </w:rPr>
        <w:t>ТОиР УО</w:t>
      </w:r>
      <w:r w:rsidR="00BB53B0">
        <w:rPr>
          <w:rFonts w:cs="Arial"/>
        </w:rPr>
        <w:t>,</w:t>
      </w:r>
      <w:r w:rsidR="006E2D0F">
        <w:rPr>
          <w:rFonts w:cs="Arial"/>
        </w:rPr>
        <w:t xml:space="preserve"> по заказам </w:t>
      </w:r>
      <w:r w:rsidRPr="00562687">
        <w:rPr>
          <w:rFonts w:cs="Arial"/>
        </w:rPr>
        <w:t xml:space="preserve">устанавливается статус НМАТ - нет материалов и </w:t>
      </w:r>
      <w:r w:rsidR="00C845F6">
        <w:rPr>
          <w:rFonts w:cs="Arial"/>
        </w:rPr>
        <w:t>и</w:t>
      </w:r>
      <w:r w:rsidRPr="00562687">
        <w:rPr>
          <w:rFonts w:cs="Arial"/>
        </w:rPr>
        <w:t>ницииру</w:t>
      </w:r>
      <w:r w:rsidR="00C845F6">
        <w:rPr>
          <w:rFonts w:cs="Arial"/>
        </w:rPr>
        <w:t>ются</w:t>
      </w:r>
      <w:r w:rsidRPr="00562687">
        <w:rPr>
          <w:rFonts w:cs="Arial"/>
        </w:rPr>
        <w:t xml:space="preserve"> соответствующие действия (корректировка сроков, объемов</w:t>
      </w:r>
      <w:r w:rsidR="006E2D0F">
        <w:rPr>
          <w:rFonts w:cs="Arial"/>
        </w:rPr>
        <w:t xml:space="preserve"> воздействий</w:t>
      </w:r>
      <w:r w:rsidRPr="00562687">
        <w:rPr>
          <w:rFonts w:cs="Arial"/>
        </w:rPr>
        <w:t>)</w:t>
      </w:r>
      <w:r w:rsidR="00C845F6">
        <w:rPr>
          <w:rFonts w:cs="Arial"/>
        </w:rPr>
        <w:t>.</w:t>
      </w:r>
    </w:p>
    <w:p w14:paraId="5176DC34" w14:textId="45D9865F" w:rsidR="000C4C4D" w:rsidRDefault="000C4C4D" w:rsidP="006955DE">
      <w:pPr>
        <w:spacing w:after="240" w:line="276" w:lineRule="auto"/>
        <w:rPr>
          <w:ins w:id="1379" w:author="Попова Дарья" w:date="2020-07-16T17:50:00Z"/>
          <w:rFonts w:cs="Arial"/>
        </w:rPr>
      </w:pPr>
      <w:ins w:id="1380" w:author="Попова Дарья" w:date="2020-07-16T17:51:00Z">
        <w:r>
          <w:rPr>
            <w:rFonts w:cs="Arial"/>
          </w:rPr>
          <w:t>При выявлении нецелесообразности использование МТР Планировщиком ЗиС УО</w:t>
        </w:r>
      </w:ins>
      <w:ins w:id="1381" w:author="Попова Дарья" w:date="2020-07-16T17:52:00Z">
        <w:r>
          <w:rPr>
            <w:rFonts w:cs="Arial"/>
          </w:rPr>
          <w:t xml:space="preserve"> инициируются действия по корректировке сетевых графиков.</w:t>
        </w:r>
      </w:ins>
    </w:p>
    <w:p w14:paraId="6D8099D8" w14:textId="4504D44F" w:rsidR="006955DE" w:rsidRPr="00562687" w:rsidRDefault="00C845F6" w:rsidP="006955DE">
      <w:pPr>
        <w:spacing w:after="240" w:line="276" w:lineRule="auto"/>
        <w:rPr>
          <w:rFonts w:cs="Arial"/>
        </w:rPr>
      </w:pPr>
      <w:del w:id="1382" w:author="Попова Дарья" w:date="2020-07-16T17:50:00Z">
        <w:r w:rsidDel="000C4C4D">
          <w:rPr>
            <w:rFonts w:cs="Arial"/>
          </w:rPr>
          <w:delText xml:space="preserve"> </w:delText>
        </w:r>
      </w:del>
      <w:r>
        <w:rPr>
          <w:rFonts w:cs="Arial"/>
        </w:rPr>
        <w:t>П</w:t>
      </w:r>
      <w:r w:rsidR="006955DE" w:rsidRPr="00562687">
        <w:rPr>
          <w:rFonts w:cs="Arial"/>
        </w:rPr>
        <w:t xml:space="preserve">осле корректировки сроков/замены </w:t>
      </w:r>
      <w:r>
        <w:rPr>
          <w:rFonts w:cs="Arial"/>
        </w:rPr>
        <w:t>позиций МТР</w:t>
      </w:r>
      <w:ins w:id="1383" w:author="Попова Дарья" w:date="2020-07-16T17:53:00Z">
        <w:r w:rsidR="000C4C4D">
          <w:rPr>
            <w:rFonts w:cs="Arial"/>
          </w:rPr>
          <w:t>-</w:t>
        </w:r>
      </w:ins>
      <w:del w:id="1384" w:author="Попова Дарья" w:date="2020-07-16T17:53:00Z">
        <w:r w:rsidDel="000C4C4D">
          <w:rPr>
            <w:rFonts w:cs="Arial"/>
          </w:rPr>
          <w:delText xml:space="preserve"> </w:delText>
        </w:r>
      </w:del>
      <w:r w:rsidR="006955DE" w:rsidRPr="00562687">
        <w:rPr>
          <w:rFonts w:cs="Arial"/>
        </w:rPr>
        <w:t xml:space="preserve">аналогами </w:t>
      </w:r>
      <w:r w:rsidRPr="00562687">
        <w:rPr>
          <w:rFonts w:cs="Arial"/>
        </w:rPr>
        <w:t>контрольн</w:t>
      </w:r>
      <w:r>
        <w:rPr>
          <w:rFonts w:cs="Arial"/>
        </w:rPr>
        <w:t>ая</w:t>
      </w:r>
      <w:r w:rsidRPr="00562687">
        <w:rPr>
          <w:rFonts w:cs="Arial"/>
        </w:rPr>
        <w:t xml:space="preserve"> процедур</w:t>
      </w:r>
      <w:r>
        <w:rPr>
          <w:rFonts w:cs="Arial"/>
        </w:rPr>
        <w:t>а</w:t>
      </w:r>
      <w:r w:rsidRPr="00562687">
        <w:rPr>
          <w:rFonts w:cs="Arial"/>
        </w:rPr>
        <w:t xml:space="preserve"> </w:t>
      </w:r>
      <w:r w:rsidR="006955DE" w:rsidRPr="00562687">
        <w:rPr>
          <w:rFonts w:cs="Arial"/>
        </w:rPr>
        <w:t>повторяет</w:t>
      </w:r>
      <w:r>
        <w:rPr>
          <w:rFonts w:cs="Arial"/>
        </w:rPr>
        <w:t>ся</w:t>
      </w:r>
      <w:r w:rsidR="006955DE" w:rsidRPr="00562687">
        <w:rPr>
          <w:rFonts w:cs="Arial"/>
        </w:rPr>
        <w:t>.</w:t>
      </w:r>
    </w:p>
    <w:p w14:paraId="799AE342" w14:textId="06BA261C" w:rsidR="006955DE" w:rsidRDefault="006955DE" w:rsidP="006955DE">
      <w:pPr>
        <w:spacing w:after="240" w:line="276" w:lineRule="auto"/>
        <w:rPr>
          <w:rFonts w:cs="Arial"/>
        </w:rPr>
      </w:pPr>
      <w:r w:rsidRPr="00562687">
        <w:rPr>
          <w:rFonts w:cs="Arial"/>
        </w:rPr>
        <w:t xml:space="preserve">В случае отсутствия замечаний </w:t>
      </w:r>
      <w:r w:rsidR="00BB53B0">
        <w:rPr>
          <w:rFonts w:cs="Arial"/>
        </w:rPr>
        <w:t xml:space="preserve">Планировщиком </w:t>
      </w:r>
      <w:r w:rsidR="002535C0">
        <w:rPr>
          <w:rFonts w:cs="Arial"/>
        </w:rPr>
        <w:t>ТОиР УО</w:t>
      </w:r>
      <w:r w:rsidR="00BB53B0">
        <w:rPr>
          <w:rFonts w:cs="Arial"/>
        </w:rPr>
        <w:t xml:space="preserve"> </w:t>
      </w:r>
      <w:r w:rsidRPr="00562687">
        <w:rPr>
          <w:rFonts w:cs="Arial"/>
        </w:rPr>
        <w:t>у</w:t>
      </w:r>
      <w:r w:rsidR="00BB53B0">
        <w:rPr>
          <w:rFonts w:cs="Arial"/>
        </w:rPr>
        <w:t>станавливается с</w:t>
      </w:r>
      <w:r w:rsidRPr="00562687">
        <w:rPr>
          <w:rFonts w:cs="Arial"/>
        </w:rPr>
        <w:t>татус</w:t>
      </w:r>
      <w:r w:rsidR="00D139D7">
        <w:rPr>
          <w:rFonts w:cs="Arial"/>
        </w:rPr>
        <w:t xml:space="preserve"> заказ</w:t>
      </w:r>
      <w:r w:rsidRPr="00562687">
        <w:rPr>
          <w:rFonts w:cs="Arial"/>
        </w:rPr>
        <w:t>а ТОРО - МАТП - Материалы подтверждены.</w:t>
      </w:r>
    </w:p>
    <w:p w14:paraId="77BCA2F3" w14:textId="77777777" w:rsidR="0054621A" w:rsidRDefault="006955DE" w:rsidP="006955DE">
      <w:pPr>
        <w:spacing w:after="240" w:line="276" w:lineRule="auto"/>
        <w:rPr>
          <w:ins w:id="1385" w:author="Попова Дарья" w:date="2020-07-16T18:16:00Z"/>
          <w:rFonts w:cs="Arial"/>
        </w:rPr>
      </w:pPr>
      <w:r>
        <w:rPr>
          <w:rFonts w:cs="Arial"/>
        </w:rPr>
        <w:t>В случае отсутствия</w:t>
      </w:r>
      <w:r w:rsidR="00A859C4">
        <w:rPr>
          <w:rFonts w:cs="Arial"/>
        </w:rPr>
        <w:t xml:space="preserve"> утвержденных плановых цен </w:t>
      </w:r>
      <w:r>
        <w:rPr>
          <w:rFonts w:cs="Arial"/>
        </w:rPr>
        <w:t>МТР на</w:t>
      </w:r>
      <w:r w:rsidR="00D139D7">
        <w:rPr>
          <w:rFonts w:cs="Arial"/>
        </w:rPr>
        <w:t xml:space="preserve"> заказ</w:t>
      </w:r>
      <w:r>
        <w:rPr>
          <w:rFonts w:cs="Arial"/>
        </w:rPr>
        <w:t xml:space="preserve">е </w:t>
      </w:r>
      <w:r w:rsidR="00A859C4">
        <w:rPr>
          <w:rFonts w:cs="Arial"/>
        </w:rPr>
        <w:t xml:space="preserve">ТОРО </w:t>
      </w:r>
      <w:r>
        <w:rPr>
          <w:rFonts w:cs="Arial"/>
        </w:rPr>
        <w:t>автоматически</w:t>
      </w:r>
      <w:r w:rsidR="00D91D83" w:rsidRPr="009721BA">
        <w:rPr>
          <w:rFonts w:cs="Arial"/>
        </w:rPr>
        <w:t xml:space="preserve"> (</w:t>
      </w:r>
      <w:r w:rsidR="00D91D83">
        <w:rPr>
          <w:rFonts w:cs="Arial"/>
        </w:rPr>
        <w:t xml:space="preserve">с помощью разработки </w:t>
      </w:r>
      <w:r w:rsidR="00D91D83" w:rsidRPr="00244BDC">
        <w:rPr>
          <w:rFonts w:cs="Arial"/>
          <w:rPrChange w:id="1386" w:author="Попова Дарья" w:date="2020-07-16T18:19:00Z">
            <w:rPr>
              <w:rFonts w:cs="Arial"/>
              <w:lang w:val="en-US"/>
            </w:rPr>
          </w:rPrChange>
        </w:rPr>
        <w:t>PM</w:t>
      </w:r>
      <w:r w:rsidR="00D91D83" w:rsidRPr="009721BA">
        <w:rPr>
          <w:rFonts w:cs="Arial"/>
        </w:rPr>
        <w:t>46)</w:t>
      </w:r>
      <w:r>
        <w:rPr>
          <w:rFonts w:cs="Arial"/>
        </w:rPr>
        <w:t xml:space="preserve"> устанавливается статус МТРН (МТР не оценены). </w:t>
      </w:r>
    </w:p>
    <w:p w14:paraId="3F1F7CA0" w14:textId="714DAE6E" w:rsidR="0054621A" w:rsidRDefault="0054621A" w:rsidP="006955DE">
      <w:pPr>
        <w:spacing w:after="240" w:line="276" w:lineRule="auto"/>
        <w:rPr>
          <w:ins w:id="1387" w:author="Попова Дарья" w:date="2020-07-16T18:16:00Z"/>
          <w:rFonts w:cs="Arial"/>
        </w:rPr>
      </w:pPr>
      <w:ins w:id="1388" w:author="Попова Дарья" w:date="2020-07-16T18:16:00Z">
        <w:r>
          <w:rPr>
            <w:rFonts w:cs="Arial"/>
          </w:rPr>
          <w:t>В случае отсутствия утвержденной плановой цены МТР на компоненте материала сетевого графика на закладке «Расширение клиента» автоматически устанавливается индикатор «Расчетная цена» (</w:t>
        </w:r>
        <w:r w:rsidRPr="00431F4F">
          <w:rPr>
            <w:rFonts w:cs="Arial"/>
            <w:rPrChange w:id="1389" w:author="Попова Дарья" w:date="2020-10-22T15:43:00Z">
              <w:rPr>
                <w:rFonts w:cs="Arial"/>
                <w:highlight w:val="yellow"/>
              </w:rPr>
            </w:rPrChange>
          </w:rPr>
          <w:t>разработка</w:t>
        </w:r>
      </w:ins>
      <w:ins w:id="1390" w:author="Попова Дарья" w:date="2020-10-22T15:41:00Z">
        <w:r w:rsidR="00431F4F">
          <w:rPr>
            <w:rFonts w:cs="Arial"/>
          </w:rPr>
          <w:t xml:space="preserve"> </w:t>
        </w:r>
        <w:r w:rsidR="00431F4F">
          <w:rPr>
            <w:rFonts w:cs="Arial"/>
            <w:lang w:val="en-US"/>
          </w:rPr>
          <w:t>PS</w:t>
        </w:r>
      </w:ins>
      <w:ins w:id="1391" w:author="Попова Дарья" w:date="2020-10-22T15:43:00Z">
        <w:r w:rsidR="00431F4F" w:rsidRPr="002175C8">
          <w:rPr>
            <w:rFonts w:cs="Arial"/>
            <w:rPrChange w:id="1392" w:author="Александр Шрамков" w:date="2021-03-04T10:31:00Z">
              <w:rPr>
                <w:rFonts w:cs="Arial"/>
                <w:lang w:val="en-US"/>
              </w:rPr>
            </w:rPrChange>
          </w:rPr>
          <w:t>10</w:t>
        </w:r>
      </w:ins>
      <w:ins w:id="1393" w:author="Попова Дарья" w:date="2020-07-16T18:16:00Z">
        <w:r>
          <w:rPr>
            <w:rFonts w:cs="Arial"/>
          </w:rPr>
          <w:t>).</w:t>
        </w:r>
      </w:ins>
    </w:p>
    <w:p w14:paraId="5910A16C" w14:textId="0D0688FC" w:rsidR="006955DE" w:rsidRDefault="006955DE" w:rsidP="006955DE">
      <w:pPr>
        <w:spacing w:after="240" w:line="276" w:lineRule="auto"/>
        <w:rPr>
          <w:ins w:id="1394" w:author="Попова Дарья" w:date="2020-07-16T17:55:00Z"/>
          <w:rFonts w:cs="Arial"/>
        </w:rPr>
      </w:pPr>
      <w:r>
        <w:rPr>
          <w:rFonts w:cs="Arial"/>
        </w:rPr>
        <w:t xml:space="preserve">Сотрудники МТО в рамках регулярного мониторинга ситуаций, в которых на объектах потребности отсутствует стоимость, устанавливают цену на МТР, </w:t>
      </w:r>
      <w:r w:rsidR="00A859C4">
        <w:rPr>
          <w:rFonts w:cs="Arial"/>
        </w:rPr>
        <w:t xml:space="preserve">после чего заявителю потребности – в контексте текущего процесса - Планировщику </w:t>
      </w:r>
      <w:r w:rsidR="002535C0">
        <w:rPr>
          <w:rFonts w:cs="Arial"/>
        </w:rPr>
        <w:t>ТОиР УО</w:t>
      </w:r>
      <w:ins w:id="1395" w:author="Попова Дарья" w:date="2020-07-16T18:17:00Z">
        <w:r w:rsidR="00917D9B">
          <w:rPr>
            <w:rFonts w:cs="Arial"/>
          </w:rPr>
          <w:t xml:space="preserve"> или Планировщику ЗиС УО</w:t>
        </w:r>
      </w:ins>
      <w:r w:rsidR="00A859C4">
        <w:rPr>
          <w:rFonts w:cs="Arial"/>
        </w:rPr>
        <w:t>, направляется уведомление</w:t>
      </w:r>
      <w:r w:rsidR="00E25E5F">
        <w:rPr>
          <w:rFonts w:cs="Arial"/>
        </w:rPr>
        <w:t xml:space="preserve"> по электронной почте</w:t>
      </w:r>
      <w:r w:rsidR="00A859C4">
        <w:rPr>
          <w:rFonts w:cs="Arial"/>
        </w:rPr>
        <w:t xml:space="preserve">. </w:t>
      </w:r>
      <w:r w:rsidR="00CE40A5" w:rsidRPr="00CE40A5">
        <w:rPr>
          <w:rFonts w:cs="Arial"/>
        </w:rPr>
        <w:t xml:space="preserve">После получения уведомления, Планировщик </w:t>
      </w:r>
      <w:r w:rsidR="002535C0">
        <w:rPr>
          <w:rFonts w:cs="Arial"/>
        </w:rPr>
        <w:t>ТОиР УО</w:t>
      </w:r>
      <w:r w:rsidR="00CE40A5" w:rsidRPr="00CE40A5">
        <w:rPr>
          <w:rFonts w:cs="Arial"/>
        </w:rPr>
        <w:t xml:space="preserve"> должен в транзакции IW38 убедиться, что все заказы ТОРО </w:t>
      </w:r>
      <w:r w:rsidR="00935776">
        <w:rPr>
          <w:rFonts w:cs="Arial"/>
        </w:rPr>
        <w:t xml:space="preserve">автоматически </w:t>
      </w:r>
      <w:r w:rsidR="00CE40A5" w:rsidRPr="00CE40A5">
        <w:rPr>
          <w:rFonts w:cs="Arial"/>
        </w:rPr>
        <w:t>приняли статус МТРЦ (МТР оценены).</w:t>
      </w:r>
    </w:p>
    <w:p w14:paraId="6551C6D2" w14:textId="0991F2E2" w:rsidR="000C4C4D" w:rsidDel="0054621A" w:rsidRDefault="000C4C4D">
      <w:pPr>
        <w:spacing w:after="240" w:line="276" w:lineRule="auto"/>
        <w:rPr>
          <w:del w:id="1396" w:author="Попова Дарья" w:date="2020-07-16T18:16:00Z"/>
          <w:rFonts w:cs="Arial"/>
        </w:rPr>
      </w:pPr>
    </w:p>
    <w:p w14:paraId="6E0D9E33" w14:textId="5A36172F" w:rsidR="00E55010" w:rsidRDefault="00E55010">
      <w:pPr>
        <w:spacing w:after="240" w:line="276" w:lineRule="auto"/>
        <w:rPr>
          <w:rFonts w:cs="Arial"/>
        </w:rPr>
        <w:pPrChange w:id="1397" w:author="Попова Дарья" w:date="2020-07-16T18:19:00Z">
          <w:pPr/>
        </w:pPrChange>
      </w:pPr>
      <w:r w:rsidRPr="00093BBF">
        <w:rPr>
          <w:rFonts w:cs="Arial"/>
        </w:rPr>
        <w:t xml:space="preserve">Для анализа </w:t>
      </w:r>
      <w:r w:rsidR="003D4E30" w:rsidRPr="00093BBF">
        <w:rPr>
          <w:rFonts w:cs="Arial"/>
        </w:rPr>
        <w:t>целесообразности использования</w:t>
      </w:r>
      <w:r w:rsidRPr="00093BBF">
        <w:rPr>
          <w:rFonts w:cs="Arial"/>
        </w:rPr>
        <w:t xml:space="preserve"> МТР используется </w:t>
      </w:r>
      <w:r w:rsidR="002A72B7">
        <w:rPr>
          <w:rFonts w:cs="Arial"/>
        </w:rPr>
        <w:t xml:space="preserve">транзакция </w:t>
      </w:r>
      <w:r w:rsidR="002A72B7" w:rsidRPr="00244BDC">
        <w:rPr>
          <w:rFonts w:cs="Arial"/>
          <w:rPrChange w:id="1398" w:author="Попова Дарья" w:date="2020-07-16T18:19:00Z">
            <w:rPr>
              <w:rFonts w:cs="Arial"/>
              <w:lang w:val="en-US"/>
            </w:rPr>
          </w:rPrChange>
        </w:rPr>
        <w:t>ZPM</w:t>
      </w:r>
      <w:r w:rsidR="002A72B7" w:rsidRPr="009D29C7">
        <w:rPr>
          <w:rFonts w:cs="Arial"/>
        </w:rPr>
        <w:t>_</w:t>
      </w:r>
      <w:r w:rsidR="00FB1DD3" w:rsidRPr="00244BDC">
        <w:rPr>
          <w:rFonts w:cs="Arial"/>
          <w:rPrChange w:id="1399" w:author="Попова Дарья" w:date="2020-07-16T18:19:00Z">
            <w:rPr>
              <w:rFonts w:cs="Arial"/>
              <w:lang w:val="en-US"/>
            </w:rPr>
          </w:rPrChange>
        </w:rPr>
        <w:t>MTR</w:t>
      </w:r>
      <w:r w:rsidRPr="00093BBF">
        <w:rPr>
          <w:rFonts w:cs="Arial"/>
        </w:rPr>
        <w:t>, код в реестре разработок PM25</w:t>
      </w:r>
      <w:r w:rsidR="009C7041">
        <w:rPr>
          <w:rFonts w:cs="Arial"/>
        </w:rPr>
        <w:t xml:space="preserve"> (см. </w:t>
      </w:r>
      <w:r w:rsidR="00E54594" w:rsidRPr="00E54594">
        <w:rPr>
          <w:rFonts w:cs="Arial"/>
        </w:rPr>
        <w:t>описание разработки, входные параметры, результат выполнения</w:t>
      </w:r>
      <w:r w:rsidR="009C7041">
        <w:rPr>
          <w:rFonts w:cs="Arial"/>
        </w:rPr>
        <w:t xml:space="preserve"> в разделе 5.10.7</w:t>
      </w:r>
      <w:r w:rsidR="00E54594">
        <w:rPr>
          <w:rFonts w:cs="Arial"/>
        </w:rPr>
        <w:t>.2</w:t>
      </w:r>
      <w:r w:rsidR="009C7041">
        <w:rPr>
          <w:rFonts w:cs="Arial"/>
        </w:rPr>
        <w:t xml:space="preserve"> данного КД)</w:t>
      </w:r>
      <w:r w:rsidR="009C7041" w:rsidRPr="00D139D7">
        <w:rPr>
          <w:rFonts w:cs="Arial"/>
        </w:rPr>
        <w:t>.</w:t>
      </w:r>
    </w:p>
    <w:p w14:paraId="1B7AEEEF" w14:textId="34967578" w:rsidR="00E55010" w:rsidDel="00244BDC" w:rsidRDefault="00E55010">
      <w:pPr>
        <w:spacing w:after="240" w:line="276" w:lineRule="auto"/>
        <w:rPr>
          <w:del w:id="1400" w:author="Попова Дарья" w:date="2020-07-16T18:19:00Z"/>
          <w:rFonts w:cs="Arial"/>
        </w:rPr>
        <w:pPrChange w:id="1401" w:author="Попова Дарья" w:date="2020-07-16T18:19:00Z">
          <w:pPr/>
        </w:pPrChange>
      </w:pPr>
    </w:p>
    <w:p w14:paraId="562D0996" w14:textId="77777777" w:rsidR="00E55010" w:rsidRDefault="00E55010">
      <w:pPr>
        <w:spacing w:after="240" w:line="276" w:lineRule="auto"/>
        <w:rPr>
          <w:rFonts w:cs="Arial"/>
        </w:rPr>
        <w:pPrChange w:id="1402" w:author="Попова Дарья" w:date="2020-07-16T18:19:00Z">
          <w:pPr/>
        </w:pPrChange>
      </w:pPr>
      <w:r w:rsidRPr="00D139D7">
        <w:rPr>
          <w:rFonts w:cs="Arial"/>
        </w:rPr>
        <w:t>Для автоматического обновления статуса</w:t>
      </w:r>
      <w:r w:rsidR="00D139D7">
        <w:rPr>
          <w:rFonts w:cs="Arial"/>
        </w:rPr>
        <w:t xml:space="preserve"> заказ</w:t>
      </w:r>
      <w:r w:rsidRPr="00D139D7">
        <w:rPr>
          <w:rFonts w:cs="Arial"/>
        </w:rPr>
        <w:t>а в зависимости от отсутствия</w:t>
      </w:r>
      <w:r w:rsidR="00A859C4">
        <w:rPr>
          <w:rFonts w:cs="Arial"/>
        </w:rPr>
        <w:t xml:space="preserve"> утвержденной плановой</w:t>
      </w:r>
      <w:r w:rsidRPr="00D139D7">
        <w:rPr>
          <w:rFonts w:cs="Arial"/>
        </w:rPr>
        <w:t xml:space="preserve"> цены МТР используется разработка</w:t>
      </w:r>
      <w:r w:rsidR="006F0665">
        <w:rPr>
          <w:rFonts w:cs="Arial"/>
        </w:rPr>
        <w:t>-расширение</w:t>
      </w:r>
      <w:r w:rsidRPr="00D139D7">
        <w:rPr>
          <w:rFonts w:cs="Arial"/>
        </w:rPr>
        <w:t xml:space="preserve">, код в реестре разработок </w:t>
      </w:r>
      <w:r w:rsidR="00D139D7" w:rsidRPr="00D139D7">
        <w:rPr>
          <w:rFonts w:cs="Arial"/>
        </w:rPr>
        <w:t>PM46</w:t>
      </w:r>
      <w:r w:rsidR="009C7041">
        <w:rPr>
          <w:rFonts w:cs="Arial"/>
        </w:rPr>
        <w:t xml:space="preserve"> (см. описание в разделе 5.10.7</w:t>
      </w:r>
      <w:r w:rsidR="007303B4">
        <w:rPr>
          <w:rFonts w:cs="Arial"/>
        </w:rPr>
        <w:t>.3</w:t>
      </w:r>
      <w:r w:rsidR="009C7041">
        <w:rPr>
          <w:rFonts w:cs="Arial"/>
        </w:rPr>
        <w:t xml:space="preserve"> данного КД)</w:t>
      </w:r>
      <w:r w:rsidR="00D139D7" w:rsidRPr="00D139D7">
        <w:rPr>
          <w:rFonts w:cs="Arial"/>
        </w:rPr>
        <w:t>.</w:t>
      </w:r>
    </w:p>
    <w:p w14:paraId="547F4E06" w14:textId="0B254787" w:rsidR="00E55010" w:rsidDel="00244BDC" w:rsidRDefault="00E55010">
      <w:pPr>
        <w:spacing w:after="240"/>
        <w:rPr>
          <w:del w:id="1403" w:author="Попова Дарья" w:date="2020-07-16T18:19:00Z"/>
          <w:rFonts w:cs="Arial"/>
        </w:rPr>
        <w:pPrChange w:id="1404" w:author="Попова Дарья" w:date="2020-07-16T18:19:00Z">
          <w:pPr/>
        </w:pPrChange>
      </w:pPr>
    </w:p>
    <w:p w14:paraId="32E13078" w14:textId="74423FEE" w:rsidR="006F0665" w:rsidRPr="00A56639" w:rsidRDefault="006F0665">
      <w:pPr>
        <w:spacing w:after="240" w:line="276" w:lineRule="auto"/>
        <w:rPr>
          <w:rFonts w:cs="Arial"/>
        </w:rPr>
        <w:pPrChange w:id="1405" w:author="Попова Дарья" w:date="2020-07-16T18:19:00Z">
          <w:pPr>
            <w:spacing w:after="120" w:line="276" w:lineRule="auto"/>
            <w:ind w:left="567" w:firstLine="0"/>
            <w:jc w:val="left"/>
          </w:pPr>
        </w:pPrChange>
      </w:pPr>
      <w:bookmarkStart w:id="1406" w:name="_Hlk522033708"/>
      <w:r w:rsidRPr="00A56639">
        <w:rPr>
          <w:rFonts w:cs="Arial"/>
        </w:rPr>
        <w:t>Поля для заполнения на селекционном экране</w:t>
      </w:r>
      <w:r w:rsidR="00034AF0">
        <w:rPr>
          <w:rFonts w:cs="Arial"/>
        </w:rPr>
        <w:t xml:space="preserve"> </w:t>
      </w:r>
      <w:r w:rsidR="007C628D">
        <w:rPr>
          <w:rFonts w:cs="Arial"/>
        </w:rPr>
        <w:t xml:space="preserve">транзакции </w:t>
      </w:r>
      <w:r w:rsidR="00011EC4">
        <w:rPr>
          <w:rFonts w:cs="Arial"/>
        </w:rPr>
        <w:t>стандартной транзакции IW38 «Список заказов ТОРО: изменение»</w:t>
      </w:r>
      <w:r w:rsidR="004439E4" w:rsidRPr="009721BA">
        <w:rPr>
          <w:rFonts w:cs="Arial"/>
        </w:rPr>
        <w:t xml:space="preserve"> </w:t>
      </w:r>
      <w:r w:rsidR="004439E4">
        <w:rPr>
          <w:rFonts w:cs="Arial"/>
        </w:rPr>
        <w:t xml:space="preserve">и транзакции </w:t>
      </w:r>
      <w:r w:rsidR="004439E4" w:rsidRPr="00244BDC">
        <w:rPr>
          <w:rFonts w:cs="Arial"/>
          <w:rPrChange w:id="1407" w:author="Попова Дарья" w:date="2020-07-16T18:19:00Z">
            <w:rPr>
              <w:rFonts w:cs="Arial"/>
              <w:lang w:val="en-US"/>
            </w:rPr>
          </w:rPrChange>
        </w:rPr>
        <w:t>ZPM</w:t>
      </w:r>
      <w:r w:rsidR="004439E4" w:rsidRPr="009721BA">
        <w:rPr>
          <w:rFonts w:cs="Arial"/>
        </w:rPr>
        <w:t>_</w:t>
      </w:r>
      <w:r w:rsidR="004439E4" w:rsidRPr="00244BDC">
        <w:rPr>
          <w:rFonts w:cs="Arial"/>
          <w:rPrChange w:id="1408" w:author="Попова Дарья" w:date="2020-07-16T18:19:00Z">
            <w:rPr>
              <w:rFonts w:cs="Arial"/>
              <w:lang w:val="en-US"/>
            </w:rPr>
          </w:rPrChange>
        </w:rPr>
        <w:t>MTR</w:t>
      </w:r>
      <w:r w:rsidRPr="00A56639">
        <w:rPr>
          <w:rFonts w:cs="Arial"/>
        </w:rPr>
        <w:t>:</w:t>
      </w:r>
    </w:p>
    <w:p w14:paraId="040D41D7" w14:textId="77777777" w:rsidR="006F0665" w:rsidRPr="00A56639" w:rsidRDefault="006F0665" w:rsidP="001F00CA">
      <w:pPr>
        <w:spacing w:after="120" w:line="276" w:lineRule="auto"/>
        <w:ind w:left="567" w:firstLine="0"/>
        <w:jc w:val="left"/>
        <w:rPr>
          <w:rFonts w:cs="Arial"/>
        </w:rPr>
      </w:pPr>
      <w:r w:rsidRPr="00A56639">
        <w:rPr>
          <w:rFonts w:cs="Arial"/>
        </w:rPr>
        <w:t>- Техническое место;</w:t>
      </w:r>
    </w:p>
    <w:p w14:paraId="0BA38B35" w14:textId="77777777" w:rsidR="006F0665" w:rsidRPr="00A56639" w:rsidRDefault="006F0665" w:rsidP="001F00CA">
      <w:pPr>
        <w:spacing w:after="120" w:line="276" w:lineRule="auto"/>
        <w:ind w:left="567" w:firstLine="0"/>
        <w:jc w:val="left"/>
        <w:rPr>
          <w:rFonts w:cs="Arial"/>
        </w:rPr>
      </w:pPr>
      <w:r w:rsidRPr="00A56639">
        <w:rPr>
          <w:rFonts w:cs="Arial"/>
        </w:rPr>
        <w:t>- Группа планирования;</w:t>
      </w:r>
    </w:p>
    <w:p w14:paraId="1C202947" w14:textId="2E76ABE8" w:rsidR="006F0665" w:rsidRPr="00A56639" w:rsidRDefault="00034AF0" w:rsidP="00B153FA">
      <w:pPr>
        <w:spacing w:after="240" w:line="276" w:lineRule="auto"/>
        <w:ind w:firstLine="0"/>
        <w:jc w:val="left"/>
        <w:rPr>
          <w:rFonts w:cs="Arial"/>
        </w:rPr>
      </w:pPr>
      <w:r>
        <w:rPr>
          <w:rFonts w:cs="Arial"/>
        </w:rPr>
        <w:tab/>
      </w:r>
      <w:r w:rsidR="006F0665">
        <w:rPr>
          <w:rFonts w:cs="Arial"/>
        </w:rPr>
        <w:t>- Период (с .. по).</w:t>
      </w:r>
    </w:p>
    <w:bookmarkEnd w:id="1406"/>
    <w:p w14:paraId="29E83542" w14:textId="28F26E62" w:rsidR="00997E61" w:rsidRPr="007008A3" w:rsidRDefault="00997E61">
      <w:pPr>
        <w:pStyle w:val="4"/>
      </w:pPr>
      <w:r w:rsidRPr="007008A3">
        <w:t xml:space="preserve">Шаг процесса </w:t>
      </w:r>
      <w:r w:rsidR="001618D1">
        <w:t>180</w:t>
      </w:r>
      <w:r w:rsidRPr="007008A3">
        <w:t xml:space="preserve"> – Замена МТР в</w:t>
      </w:r>
      <w:r w:rsidR="00D139D7">
        <w:t xml:space="preserve"> заказ</w:t>
      </w:r>
      <w:r w:rsidRPr="007008A3">
        <w:t>ах ТОРО</w:t>
      </w:r>
    </w:p>
    <w:p w14:paraId="4C4FF8AC" w14:textId="2FBA6E80" w:rsidR="00997E61" w:rsidRPr="00E62075" w:rsidDel="00244BDC" w:rsidRDefault="00997E61" w:rsidP="001E13A9">
      <w:pPr>
        <w:rPr>
          <w:del w:id="1409" w:author="Попова Дарья" w:date="2020-07-16T18:21:00Z"/>
          <w:rFonts w:cs="Arial"/>
          <w:rPrChange w:id="1410" w:author="Попова Дарья" w:date="2020-07-20T17:32:00Z">
            <w:rPr>
              <w:del w:id="1411" w:author="Попова Дарья" w:date="2020-07-16T18:21:00Z"/>
              <w:rFonts w:eastAsiaTheme="majorEastAsia" w:cs="Arial"/>
            </w:rPr>
          </w:rPrChange>
        </w:rPr>
      </w:pPr>
    </w:p>
    <w:p w14:paraId="3303B434" w14:textId="38921A49" w:rsidR="00CA0CF3" w:rsidRDefault="00CA0CF3" w:rsidP="00CA0CF3">
      <w:pPr>
        <w:spacing w:after="240" w:line="276" w:lineRule="auto"/>
        <w:rPr>
          <w:rFonts w:cs="Arial"/>
        </w:rPr>
      </w:pPr>
      <w:r w:rsidRPr="00562687">
        <w:rPr>
          <w:rFonts w:cs="Arial"/>
        </w:rPr>
        <w:t xml:space="preserve">Планировщик </w:t>
      </w:r>
      <w:r w:rsidR="002535C0">
        <w:rPr>
          <w:rFonts w:cs="Arial"/>
        </w:rPr>
        <w:t>ТОиР УО</w:t>
      </w:r>
      <w:r w:rsidR="00BB53B0">
        <w:rPr>
          <w:rFonts w:cs="Arial"/>
        </w:rPr>
        <w:t xml:space="preserve"> </w:t>
      </w:r>
      <w:r w:rsidR="00620592">
        <w:rPr>
          <w:rFonts w:cs="Arial"/>
        </w:rPr>
        <w:t xml:space="preserve">при помощи транзакции IW38 «Список заказов ТОРО» либо </w:t>
      </w:r>
      <w:r w:rsidR="006B48FD">
        <w:rPr>
          <w:rFonts w:cs="Arial"/>
        </w:rPr>
        <w:t xml:space="preserve">транзакции </w:t>
      </w:r>
      <w:r w:rsidR="006B48FD" w:rsidRPr="00E62075">
        <w:rPr>
          <w:rFonts w:cs="Arial"/>
          <w:rPrChange w:id="1412" w:author="Попова Дарья" w:date="2020-07-20T17:32:00Z">
            <w:rPr>
              <w:rFonts w:cs="Arial"/>
              <w:lang w:val="en-US"/>
            </w:rPr>
          </w:rPrChange>
        </w:rPr>
        <w:t>ZPM</w:t>
      </w:r>
      <w:r w:rsidR="006B48FD" w:rsidRPr="009721BA">
        <w:rPr>
          <w:rFonts w:cs="Arial"/>
        </w:rPr>
        <w:t>_</w:t>
      </w:r>
      <w:r w:rsidR="006B48FD" w:rsidRPr="00E62075">
        <w:rPr>
          <w:rFonts w:cs="Arial"/>
          <w:rPrChange w:id="1413" w:author="Попова Дарья" w:date="2020-07-20T17:32:00Z">
            <w:rPr>
              <w:rFonts w:cs="Arial"/>
              <w:lang w:val="en-US"/>
            </w:rPr>
          </w:rPrChange>
        </w:rPr>
        <w:t>MTR</w:t>
      </w:r>
      <w:r w:rsidR="006B48FD" w:rsidRPr="009721BA">
        <w:rPr>
          <w:rFonts w:cs="Arial"/>
        </w:rPr>
        <w:t xml:space="preserve"> (</w:t>
      </w:r>
      <w:r w:rsidR="00620592">
        <w:rPr>
          <w:rFonts w:cs="Arial"/>
        </w:rPr>
        <w:t>разработки PM25 «</w:t>
      </w:r>
      <w:r w:rsidR="00620592" w:rsidRPr="00620592">
        <w:rPr>
          <w:rFonts w:cs="Arial"/>
        </w:rPr>
        <w:t>Отчет по целесообразности использования МТР в заказах ТОРО</w:t>
      </w:r>
      <w:r w:rsidR="00620592">
        <w:rPr>
          <w:rFonts w:cs="Arial"/>
        </w:rPr>
        <w:t>»</w:t>
      </w:r>
      <w:r w:rsidR="006B48FD" w:rsidRPr="009721BA">
        <w:rPr>
          <w:rFonts w:cs="Arial"/>
        </w:rPr>
        <w:t>)</w:t>
      </w:r>
      <w:r w:rsidR="00620592">
        <w:rPr>
          <w:rFonts w:cs="Arial"/>
        </w:rPr>
        <w:t xml:space="preserve">, в режиме изменения заказа </w:t>
      </w:r>
      <w:r w:rsidRPr="00562687">
        <w:rPr>
          <w:rFonts w:cs="Arial"/>
        </w:rPr>
        <w:t xml:space="preserve">осуществляет </w:t>
      </w:r>
      <w:r w:rsidR="00620592">
        <w:rPr>
          <w:rFonts w:cs="Arial"/>
        </w:rPr>
        <w:t xml:space="preserve">вручную </w:t>
      </w:r>
      <w:r w:rsidRPr="00562687">
        <w:rPr>
          <w:rFonts w:cs="Arial"/>
        </w:rPr>
        <w:t>замену МТР в</w:t>
      </w:r>
      <w:r w:rsidR="00D139D7">
        <w:rPr>
          <w:rFonts w:cs="Arial"/>
        </w:rPr>
        <w:t xml:space="preserve"> заказ</w:t>
      </w:r>
      <w:r w:rsidRPr="00562687">
        <w:rPr>
          <w:rFonts w:cs="Arial"/>
        </w:rPr>
        <w:t>ах ТОРО на аналоги</w:t>
      </w:r>
      <w:r>
        <w:rPr>
          <w:rFonts w:cs="Arial"/>
        </w:rPr>
        <w:t xml:space="preserve"> (как собственного производства, так и закупаемые)</w:t>
      </w:r>
      <w:r w:rsidRPr="00562687">
        <w:rPr>
          <w:rFonts w:cs="Arial"/>
        </w:rPr>
        <w:t xml:space="preserve"> и </w:t>
      </w:r>
      <w:r>
        <w:rPr>
          <w:rFonts w:cs="Arial"/>
        </w:rPr>
        <w:t>вновь</w:t>
      </w:r>
      <w:r w:rsidR="009C0749">
        <w:rPr>
          <w:rFonts w:cs="Arial"/>
        </w:rPr>
        <w:t xml:space="preserve"> на текущем шаге </w:t>
      </w:r>
      <w:r>
        <w:rPr>
          <w:rFonts w:cs="Arial"/>
        </w:rPr>
        <w:t>выполняет анализ целесообразности</w:t>
      </w:r>
      <w:r w:rsidR="0091497E">
        <w:rPr>
          <w:rFonts w:cs="Arial"/>
        </w:rPr>
        <w:t xml:space="preserve">, </w:t>
      </w:r>
      <w:r w:rsidR="007F1EBA">
        <w:rPr>
          <w:rFonts w:cs="Arial"/>
        </w:rPr>
        <w:t>аналогично</w:t>
      </w:r>
      <w:r w:rsidR="006F03FF">
        <w:rPr>
          <w:rFonts w:cs="Arial"/>
        </w:rPr>
        <w:t xml:space="preserve"> </w:t>
      </w:r>
      <w:r w:rsidR="007F1EBA">
        <w:rPr>
          <w:rFonts w:cs="Arial"/>
        </w:rPr>
        <w:t xml:space="preserve">шагу </w:t>
      </w:r>
      <w:ins w:id="1414" w:author="Попова Дарья" w:date="2020-07-16T18:31:00Z">
        <w:r w:rsidR="00CE3C6C">
          <w:rPr>
            <w:rFonts w:cs="Arial"/>
          </w:rPr>
          <w:t>170</w:t>
        </w:r>
      </w:ins>
      <w:del w:id="1415" w:author="Попова Дарья" w:date="2020-07-16T18:31:00Z">
        <w:r w:rsidR="007F1EBA" w:rsidDel="00CE3C6C">
          <w:rPr>
            <w:rFonts w:cs="Arial"/>
          </w:rPr>
          <w:delText>90</w:delText>
        </w:r>
      </w:del>
      <w:r w:rsidR="007F1EBA">
        <w:rPr>
          <w:rFonts w:cs="Arial"/>
        </w:rPr>
        <w:t>.</w:t>
      </w:r>
    </w:p>
    <w:p w14:paraId="21A46A32" w14:textId="0D1E3737" w:rsidR="002E665C" w:rsidRDefault="00CA0CF3">
      <w:pPr>
        <w:spacing w:after="240" w:line="276" w:lineRule="auto"/>
        <w:rPr>
          <w:rFonts w:cs="Arial"/>
        </w:rPr>
      </w:pPr>
      <w:r w:rsidRPr="00562687">
        <w:rPr>
          <w:rFonts w:cs="Arial"/>
        </w:rPr>
        <w:t xml:space="preserve">После замены МТР </w:t>
      </w:r>
      <w:r w:rsidR="00583B3B">
        <w:rPr>
          <w:rFonts w:cs="Arial"/>
        </w:rPr>
        <w:t>П</w:t>
      </w:r>
      <w:r w:rsidR="00583B3B" w:rsidRPr="00562687">
        <w:rPr>
          <w:rFonts w:cs="Arial"/>
        </w:rPr>
        <w:t xml:space="preserve">ланировщиком </w:t>
      </w:r>
      <w:r w:rsidR="002535C0">
        <w:rPr>
          <w:rFonts w:cs="Arial"/>
        </w:rPr>
        <w:t>ТОиР УО</w:t>
      </w:r>
      <w:r w:rsidR="00BB53B0">
        <w:rPr>
          <w:rFonts w:cs="Arial"/>
        </w:rPr>
        <w:t xml:space="preserve"> </w:t>
      </w:r>
      <w:r w:rsidRPr="00562687">
        <w:rPr>
          <w:rFonts w:cs="Arial"/>
        </w:rPr>
        <w:t>на</w:t>
      </w:r>
      <w:r w:rsidR="00D139D7">
        <w:rPr>
          <w:rFonts w:cs="Arial"/>
        </w:rPr>
        <w:t xml:space="preserve"> заказ</w:t>
      </w:r>
      <w:r w:rsidRPr="00562687">
        <w:rPr>
          <w:rFonts w:cs="Arial"/>
        </w:rPr>
        <w:t>е устанавливается статус МТРЗ.</w:t>
      </w:r>
      <w:r>
        <w:rPr>
          <w:rFonts w:cs="Arial"/>
        </w:rPr>
        <w:t xml:space="preserve"> После замены материалов, на шаге 96, замены должен проанализировать и согласовать </w:t>
      </w:r>
      <w:r w:rsidR="00583B3B">
        <w:rPr>
          <w:rFonts w:cs="Arial"/>
        </w:rPr>
        <w:t xml:space="preserve">Старший </w:t>
      </w:r>
      <w:r>
        <w:rPr>
          <w:rFonts w:cs="Arial"/>
        </w:rPr>
        <w:t xml:space="preserve">планировщик </w:t>
      </w:r>
      <w:r w:rsidR="002535C0">
        <w:rPr>
          <w:rFonts w:cs="Arial"/>
        </w:rPr>
        <w:t>ТОиР УО</w:t>
      </w:r>
      <w:r>
        <w:rPr>
          <w:rFonts w:cs="Arial"/>
        </w:rPr>
        <w:t>.</w:t>
      </w:r>
    </w:p>
    <w:p w14:paraId="19BFE1E7" w14:textId="3B5AC4E9" w:rsidR="00034AF0" w:rsidRDefault="00CA0CF3">
      <w:pPr>
        <w:spacing w:after="240" w:line="276" w:lineRule="auto"/>
        <w:rPr>
          <w:rFonts w:cs="Arial"/>
        </w:rPr>
      </w:pPr>
      <w:r w:rsidRPr="00562687">
        <w:rPr>
          <w:rFonts w:cs="Arial"/>
        </w:rPr>
        <w:t xml:space="preserve">Стандартная </w:t>
      </w:r>
      <w:r>
        <w:rPr>
          <w:rFonts w:cs="Arial"/>
        </w:rPr>
        <w:t>транзакция для изменения</w:t>
      </w:r>
      <w:r w:rsidR="00D139D7">
        <w:rPr>
          <w:rFonts w:cs="Arial"/>
        </w:rPr>
        <w:t xml:space="preserve"> заказ</w:t>
      </w:r>
      <w:r>
        <w:rPr>
          <w:rFonts w:cs="Arial"/>
        </w:rPr>
        <w:t xml:space="preserve">ов и установки </w:t>
      </w:r>
      <w:r w:rsidR="003D4E30">
        <w:rPr>
          <w:rFonts w:cs="Arial"/>
        </w:rPr>
        <w:t>статусов -</w:t>
      </w:r>
      <w:r>
        <w:rPr>
          <w:rFonts w:cs="Arial"/>
        </w:rPr>
        <w:t xml:space="preserve"> IW38.</w:t>
      </w:r>
      <w:r w:rsidR="00387C57">
        <w:rPr>
          <w:rFonts w:cs="Arial"/>
        </w:rPr>
        <w:t xml:space="preserve"> Для перехода в изменение</w:t>
      </w:r>
      <w:r w:rsidR="00D139D7">
        <w:rPr>
          <w:rFonts w:cs="Arial"/>
        </w:rPr>
        <w:t xml:space="preserve"> заказ</w:t>
      </w:r>
      <w:r w:rsidR="00387C57">
        <w:rPr>
          <w:rFonts w:cs="Arial"/>
        </w:rPr>
        <w:t xml:space="preserve">а также </w:t>
      </w:r>
      <w:del w:id="1416" w:author="ShramkovAB" w:date="2021-04-01T13:38:00Z">
        <w:r w:rsidR="00387C57" w:rsidDel="00F86947">
          <w:rPr>
            <w:rFonts w:cs="Arial"/>
          </w:rPr>
          <w:delText xml:space="preserve">будет </w:delText>
        </w:r>
      </w:del>
      <w:ins w:id="1417" w:author="ShramkovAB" w:date="2021-04-01T13:38:00Z">
        <w:r w:rsidR="00F86947">
          <w:rPr>
            <w:rFonts w:cs="Arial"/>
          </w:rPr>
          <w:t xml:space="preserve">может быть </w:t>
        </w:r>
      </w:ins>
      <w:r w:rsidR="00387C57">
        <w:rPr>
          <w:rFonts w:cs="Arial"/>
        </w:rPr>
        <w:t>использова</w:t>
      </w:r>
      <w:ins w:id="1418" w:author="ShramkovAB" w:date="2021-04-01T13:38:00Z">
        <w:r w:rsidR="00F86947">
          <w:rPr>
            <w:rFonts w:cs="Arial"/>
          </w:rPr>
          <w:t>на</w:t>
        </w:r>
      </w:ins>
      <w:del w:id="1419" w:author="ShramkovAB" w:date="2021-04-01T13:38:00Z">
        <w:r w:rsidR="00387C57" w:rsidDel="00F86947">
          <w:rPr>
            <w:rFonts w:cs="Arial"/>
          </w:rPr>
          <w:delText>ться</w:delText>
        </w:r>
      </w:del>
      <w:r w:rsidR="00387C57">
        <w:rPr>
          <w:rFonts w:cs="Arial"/>
        </w:rPr>
        <w:t xml:space="preserve"> </w:t>
      </w:r>
      <w:r w:rsidR="006B48FD">
        <w:rPr>
          <w:rFonts w:cs="Arial"/>
        </w:rPr>
        <w:t xml:space="preserve">транзакция </w:t>
      </w:r>
      <w:r w:rsidR="006B48FD" w:rsidRPr="00E62075">
        <w:rPr>
          <w:rFonts w:cs="Arial"/>
          <w:rPrChange w:id="1420" w:author="Попова Дарья" w:date="2020-07-20T17:32:00Z">
            <w:rPr>
              <w:rFonts w:cs="Arial"/>
              <w:lang w:val="en-US"/>
            </w:rPr>
          </w:rPrChange>
        </w:rPr>
        <w:t>ZPM</w:t>
      </w:r>
      <w:r w:rsidR="006B48FD" w:rsidRPr="009721BA">
        <w:rPr>
          <w:rFonts w:cs="Arial"/>
        </w:rPr>
        <w:t>_</w:t>
      </w:r>
      <w:r w:rsidR="006B48FD" w:rsidRPr="00E62075">
        <w:rPr>
          <w:rFonts w:cs="Arial"/>
          <w:rPrChange w:id="1421" w:author="Попова Дарья" w:date="2020-07-20T17:32:00Z">
            <w:rPr>
              <w:rFonts w:cs="Arial"/>
              <w:lang w:val="en-US"/>
            </w:rPr>
          </w:rPrChange>
        </w:rPr>
        <w:t>MTR</w:t>
      </w:r>
      <w:r w:rsidR="006B48FD" w:rsidRPr="009721BA">
        <w:rPr>
          <w:rFonts w:cs="Arial"/>
        </w:rPr>
        <w:t xml:space="preserve"> </w:t>
      </w:r>
      <w:r w:rsidR="007330DF" w:rsidRPr="009721BA">
        <w:rPr>
          <w:rFonts w:cs="Arial"/>
        </w:rPr>
        <w:t>(</w:t>
      </w:r>
      <w:r w:rsidR="00387C57">
        <w:rPr>
          <w:rFonts w:cs="Arial"/>
        </w:rPr>
        <w:t xml:space="preserve">разработка № </w:t>
      </w:r>
      <w:r w:rsidR="006E2D0F" w:rsidRPr="000F003D">
        <w:rPr>
          <w:rFonts w:cs="Arial"/>
        </w:rPr>
        <w:t>PM2</w:t>
      </w:r>
      <w:r w:rsidR="006E2D0F">
        <w:rPr>
          <w:rFonts w:cs="Arial"/>
        </w:rPr>
        <w:t>5</w:t>
      </w:r>
      <w:r w:rsidR="00E372FA">
        <w:rPr>
          <w:rFonts w:cs="Arial"/>
        </w:rPr>
        <w:t xml:space="preserve"> "</w:t>
      </w:r>
      <w:r w:rsidR="007F1EBA">
        <w:rPr>
          <w:rFonts w:cs="Arial"/>
        </w:rPr>
        <w:t>Отчет по целесообразности использования МТР в заказах ТОРО</w:t>
      </w:r>
      <w:r w:rsidR="00E372FA">
        <w:rPr>
          <w:rFonts w:cs="Arial"/>
        </w:rPr>
        <w:t>»</w:t>
      </w:r>
      <w:r w:rsidR="00011EC4">
        <w:rPr>
          <w:rFonts w:cs="Arial"/>
        </w:rPr>
        <w:t xml:space="preserve"> (см. </w:t>
      </w:r>
      <w:r w:rsidR="00011EC4" w:rsidRPr="00E54594">
        <w:rPr>
          <w:rFonts w:cs="Arial"/>
        </w:rPr>
        <w:t>описание разработки, входные параметры, результат выполнения</w:t>
      </w:r>
      <w:r w:rsidR="00011EC4">
        <w:rPr>
          <w:rFonts w:cs="Arial"/>
        </w:rPr>
        <w:t xml:space="preserve"> в разделе 5.10.7.2 данного КД)</w:t>
      </w:r>
      <w:r w:rsidR="00387C57">
        <w:rPr>
          <w:rFonts w:cs="Arial"/>
        </w:rPr>
        <w:t>.</w:t>
      </w:r>
    </w:p>
    <w:p w14:paraId="74B30A74" w14:textId="7A7B5E87" w:rsidR="00620592" w:rsidRPr="00A56639" w:rsidRDefault="00620592">
      <w:pPr>
        <w:spacing w:after="240" w:line="276" w:lineRule="auto"/>
        <w:rPr>
          <w:rFonts w:cs="Arial"/>
        </w:rPr>
        <w:pPrChange w:id="1422" w:author="Попова Дарья" w:date="2020-07-20T17:32:00Z">
          <w:pPr>
            <w:spacing w:after="120" w:line="276" w:lineRule="auto"/>
            <w:ind w:left="567" w:firstLine="0"/>
            <w:jc w:val="left"/>
          </w:pPr>
        </w:pPrChange>
      </w:pPr>
      <w:r w:rsidRPr="00A56639">
        <w:rPr>
          <w:rFonts w:cs="Arial"/>
        </w:rPr>
        <w:t>Поля для заполнения на селекционном экране</w:t>
      </w:r>
      <w:r>
        <w:rPr>
          <w:rFonts w:cs="Arial"/>
        </w:rPr>
        <w:t xml:space="preserve"> </w:t>
      </w:r>
      <w:r w:rsidR="00C40F08">
        <w:rPr>
          <w:rFonts w:cs="Arial"/>
        </w:rPr>
        <w:t xml:space="preserve">транзакции </w:t>
      </w:r>
      <w:r w:rsidR="00C40F08" w:rsidRPr="00E62075">
        <w:rPr>
          <w:rFonts w:cs="Arial"/>
          <w:rPrChange w:id="1423" w:author="Попова Дарья" w:date="2020-07-20T17:32:00Z">
            <w:rPr>
              <w:rFonts w:cs="Arial"/>
              <w:lang w:val="en-US"/>
            </w:rPr>
          </w:rPrChange>
        </w:rPr>
        <w:t>ZPM</w:t>
      </w:r>
      <w:r w:rsidR="00C40F08" w:rsidRPr="009721BA">
        <w:rPr>
          <w:rFonts w:cs="Arial"/>
        </w:rPr>
        <w:t>_</w:t>
      </w:r>
      <w:r w:rsidR="00C40F08" w:rsidRPr="00E62075">
        <w:rPr>
          <w:rFonts w:cs="Arial"/>
          <w:rPrChange w:id="1424" w:author="Попова Дарья" w:date="2020-07-20T17:32:00Z">
            <w:rPr>
              <w:rFonts w:cs="Arial"/>
              <w:lang w:val="en-US"/>
            </w:rPr>
          </w:rPrChange>
        </w:rPr>
        <w:t>MTR</w:t>
      </w:r>
      <w:r w:rsidR="00C40F08" w:rsidRPr="009721BA">
        <w:rPr>
          <w:rFonts w:cs="Arial"/>
        </w:rPr>
        <w:t xml:space="preserve"> (</w:t>
      </w:r>
      <w:r w:rsidRPr="00093BBF">
        <w:rPr>
          <w:rFonts w:cs="Arial"/>
        </w:rPr>
        <w:t>разработ</w:t>
      </w:r>
      <w:r>
        <w:rPr>
          <w:rFonts w:cs="Arial"/>
        </w:rPr>
        <w:t>ки</w:t>
      </w:r>
      <w:r w:rsidRPr="00093BBF">
        <w:rPr>
          <w:rFonts w:cs="Arial"/>
        </w:rPr>
        <w:t xml:space="preserve"> PM25</w:t>
      </w:r>
      <w:r>
        <w:rPr>
          <w:rFonts w:cs="Arial"/>
        </w:rPr>
        <w:t xml:space="preserve"> «</w:t>
      </w:r>
      <w:r w:rsidR="007F1EBA">
        <w:rPr>
          <w:rFonts w:cs="Arial"/>
        </w:rPr>
        <w:t>Отчет по целесообразности использования МТР в заказах ТОРО</w:t>
      </w:r>
      <w:r>
        <w:rPr>
          <w:rFonts w:cs="Arial"/>
        </w:rPr>
        <w:t>»</w:t>
      </w:r>
      <w:r w:rsidR="00C40F08" w:rsidRPr="009721BA">
        <w:rPr>
          <w:rFonts w:cs="Arial"/>
        </w:rPr>
        <w:t>)</w:t>
      </w:r>
      <w:r>
        <w:rPr>
          <w:rFonts w:cs="Arial"/>
        </w:rPr>
        <w:t>,</w:t>
      </w:r>
      <w:r w:rsidRPr="00011EC4">
        <w:rPr>
          <w:rFonts w:cs="Arial"/>
        </w:rPr>
        <w:t xml:space="preserve"> </w:t>
      </w:r>
      <w:r>
        <w:rPr>
          <w:rFonts w:cs="Arial"/>
        </w:rPr>
        <w:t>а также стандартной транзакции IW38 «Список заказов ТОРО: изменение»</w:t>
      </w:r>
      <w:r w:rsidRPr="00A56639">
        <w:rPr>
          <w:rFonts w:cs="Arial"/>
        </w:rPr>
        <w:t>:</w:t>
      </w:r>
    </w:p>
    <w:p w14:paraId="13A4F92F" w14:textId="77777777" w:rsidR="00620592" w:rsidRPr="00A56639" w:rsidRDefault="00620592" w:rsidP="001F00CA">
      <w:pPr>
        <w:spacing w:after="120" w:line="276" w:lineRule="auto"/>
        <w:ind w:left="567" w:firstLine="0"/>
        <w:jc w:val="left"/>
        <w:rPr>
          <w:rFonts w:cs="Arial"/>
        </w:rPr>
      </w:pPr>
      <w:r w:rsidRPr="00A56639">
        <w:rPr>
          <w:rFonts w:cs="Arial"/>
        </w:rPr>
        <w:t>- Техническое место;</w:t>
      </w:r>
    </w:p>
    <w:p w14:paraId="3AF82910" w14:textId="77777777" w:rsidR="00620592" w:rsidRPr="00A56639" w:rsidRDefault="00620592" w:rsidP="001F00CA">
      <w:pPr>
        <w:spacing w:after="120" w:line="276" w:lineRule="auto"/>
        <w:ind w:left="567" w:firstLine="0"/>
        <w:jc w:val="left"/>
        <w:rPr>
          <w:rFonts w:cs="Arial"/>
        </w:rPr>
      </w:pPr>
      <w:r w:rsidRPr="00A56639">
        <w:rPr>
          <w:rFonts w:cs="Arial"/>
        </w:rPr>
        <w:t>- Группа планирования;</w:t>
      </w:r>
    </w:p>
    <w:p w14:paraId="5D4C0C00" w14:textId="77777777" w:rsidR="00620592" w:rsidRPr="00A56639" w:rsidRDefault="00620592" w:rsidP="00620592">
      <w:pPr>
        <w:spacing w:after="240" w:line="276" w:lineRule="auto"/>
        <w:ind w:firstLine="0"/>
        <w:jc w:val="left"/>
        <w:rPr>
          <w:rFonts w:cs="Arial"/>
        </w:rPr>
      </w:pPr>
      <w:r>
        <w:rPr>
          <w:rFonts w:cs="Arial"/>
        </w:rPr>
        <w:tab/>
        <w:t>- Период (с .. по).</w:t>
      </w:r>
    </w:p>
    <w:p w14:paraId="67380CD3" w14:textId="2F4B2FE1" w:rsidR="00EB0D64" w:rsidRPr="007008A3" w:rsidRDefault="00EB0D64" w:rsidP="00EB0D64">
      <w:pPr>
        <w:pStyle w:val="4"/>
        <w:rPr>
          <w:ins w:id="1425" w:author="Попова Дарья" w:date="2020-07-16T18:28:00Z"/>
        </w:rPr>
      </w:pPr>
      <w:ins w:id="1426" w:author="Попова Дарья" w:date="2020-07-16T18:28:00Z">
        <w:r w:rsidRPr="007008A3">
          <w:t xml:space="preserve">Шаг процесса </w:t>
        </w:r>
        <w:r>
          <w:t>185</w:t>
        </w:r>
        <w:r w:rsidRPr="007008A3">
          <w:t xml:space="preserve"> – Замена МТР в</w:t>
        </w:r>
        <w:r>
          <w:t xml:space="preserve"> сетевых графиках</w:t>
        </w:r>
      </w:ins>
    </w:p>
    <w:p w14:paraId="6C50E1FA" w14:textId="3DC92A24" w:rsidR="00EB0D64" w:rsidRDefault="00EB0D64" w:rsidP="00EB0D64">
      <w:pPr>
        <w:spacing w:after="240" w:line="276" w:lineRule="auto"/>
        <w:rPr>
          <w:ins w:id="1427" w:author="Попова Дарья" w:date="2020-07-16T18:28:00Z"/>
          <w:rFonts w:cs="Arial"/>
        </w:rPr>
      </w:pPr>
      <w:ins w:id="1428" w:author="Попова Дарья" w:date="2020-07-16T18:28:00Z">
        <w:r w:rsidRPr="00562687">
          <w:rPr>
            <w:rFonts w:cs="Arial"/>
          </w:rPr>
          <w:t xml:space="preserve">Планировщик </w:t>
        </w:r>
        <w:r w:rsidR="00CE3C6C">
          <w:rPr>
            <w:rFonts w:cs="Arial"/>
          </w:rPr>
          <w:t>ЗиС</w:t>
        </w:r>
        <w:r>
          <w:rPr>
            <w:rFonts w:cs="Arial"/>
          </w:rPr>
          <w:t xml:space="preserve"> УО при помощи транзакции </w:t>
        </w:r>
      </w:ins>
      <w:ins w:id="1429" w:author="Попова Дарья" w:date="2020-07-16T18:29:00Z">
        <w:r w:rsidR="00CE3C6C" w:rsidRPr="00E62075">
          <w:rPr>
            <w:rFonts w:cs="Arial"/>
            <w:rPrChange w:id="1430" w:author="Попова Дарья" w:date="2020-07-20T17:32:00Z">
              <w:rPr>
                <w:rFonts w:cs="Arial"/>
                <w:lang w:val="en-US"/>
              </w:rPr>
            </w:rPrChange>
          </w:rPr>
          <w:t>CJ20N</w:t>
        </w:r>
      </w:ins>
      <w:ins w:id="1431" w:author="Попова Дарья" w:date="2020-07-16T18:28:00Z">
        <w:r>
          <w:rPr>
            <w:rFonts w:cs="Arial"/>
          </w:rPr>
          <w:t xml:space="preserve"> «</w:t>
        </w:r>
      </w:ins>
      <w:ins w:id="1432" w:author="Попова Дарья" w:date="2020-07-16T18:29:00Z">
        <w:r w:rsidR="00CE3C6C" w:rsidRPr="00AA72D3">
          <w:rPr>
            <w:rFonts w:cs="Arial"/>
          </w:rPr>
          <w:t>Project Builde</w:t>
        </w:r>
      </w:ins>
      <w:ins w:id="1433" w:author="Попова Дарья" w:date="2020-07-16T18:47:00Z">
        <w:r w:rsidR="00A364CC" w:rsidRPr="00E62075">
          <w:rPr>
            <w:rFonts w:cs="Arial"/>
            <w:rPrChange w:id="1434" w:author="Попова Дарья" w:date="2020-07-20T17:32:00Z">
              <w:rPr>
                <w:rFonts w:cs="Arial"/>
                <w:lang w:val="en-US"/>
              </w:rPr>
            </w:rPrChange>
          </w:rPr>
          <w:t>r</w:t>
        </w:r>
      </w:ins>
      <w:ins w:id="1435" w:author="Попова Дарья" w:date="2020-07-16T18:28:00Z">
        <w:r>
          <w:rPr>
            <w:rFonts w:cs="Arial"/>
          </w:rPr>
          <w:t xml:space="preserve">» либо транзакции </w:t>
        </w:r>
        <w:r w:rsidRPr="00E62075">
          <w:rPr>
            <w:rFonts w:cs="Arial"/>
            <w:rPrChange w:id="1436" w:author="Попова Дарья" w:date="2020-07-20T17:32:00Z">
              <w:rPr>
                <w:rFonts w:cs="Arial"/>
                <w:lang w:val="en-US"/>
              </w:rPr>
            </w:rPrChange>
          </w:rPr>
          <w:t>ZPM</w:t>
        </w:r>
        <w:r w:rsidRPr="009721BA">
          <w:rPr>
            <w:rFonts w:cs="Arial"/>
          </w:rPr>
          <w:t>_</w:t>
        </w:r>
        <w:r w:rsidRPr="00E62075">
          <w:rPr>
            <w:rFonts w:cs="Arial"/>
            <w:rPrChange w:id="1437" w:author="Попова Дарья" w:date="2020-07-20T17:32:00Z">
              <w:rPr>
                <w:rFonts w:cs="Arial"/>
                <w:lang w:val="en-US"/>
              </w:rPr>
            </w:rPrChange>
          </w:rPr>
          <w:t>MTR</w:t>
        </w:r>
        <w:r w:rsidRPr="009721BA">
          <w:rPr>
            <w:rFonts w:cs="Arial"/>
          </w:rPr>
          <w:t xml:space="preserve"> (</w:t>
        </w:r>
        <w:r>
          <w:rPr>
            <w:rFonts w:cs="Arial"/>
          </w:rPr>
          <w:t>разработки PM25 «</w:t>
        </w:r>
        <w:r w:rsidRPr="00620592">
          <w:rPr>
            <w:rFonts w:cs="Arial"/>
          </w:rPr>
          <w:t>Отчет по целесообразности использования МТР в заказах ТОРО</w:t>
        </w:r>
        <w:r>
          <w:rPr>
            <w:rFonts w:cs="Arial"/>
          </w:rPr>
          <w:t>»</w:t>
        </w:r>
        <w:r w:rsidRPr="009721BA">
          <w:rPr>
            <w:rFonts w:cs="Arial"/>
          </w:rPr>
          <w:t>)</w:t>
        </w:r>
        <w:r>
          <w:rPr>
            <w:rFonts w:cs="Arial"/>
          </w:rPr>
          <w:t xml:space="preserve">, в режиме изменения </w:t>
        </w:r>
      </w:ins>
      <w:ins w:id="1438" w:author="Попова Дарья" w:date="2020-07-16T18:31:00Z">
        <w:r w:rsidR="00CE3C6C">
          <w:rPr>
            <w:rFonts w:cs="Arial"/>
          </w:rPr>
          <w:t xml:space="preserve">сетевого графика </w:t>
        </w:r>
      </w:ins>
      <w:ins w:id="1439" w:author="Попова Дарья" w:date="2020-07-16T18:28:00Z">
        <w:r w:rsidRPr="00562687">
          <w:rPr>
            <w:rFonts w:cs="Arial"/>
          </w:rPr>
          <w:t xml:space="preserve">осуществляет </w:t>
        </w:r>
        <w:r>
          <w:rPr>
            <w:rFonts w:cs="Arial"/>
          </w:rPr>
          <w:t xml:space="preserve">вручную </w:t>
        </w:r>
        <w:r w:rsidRPr="00562687">
          <w:rPr>
            <w:rFonts w:cs="Arial"/>
          </w:rPr>
          <w:t xml:space="preserve">замену МТР на </w:t>
        </w:r>
        <w:r w:rsidRPr="00562687">
          <w:rPr>
            <w:rFonts w:cs="Arial"/>
          </w:rPr>
          <w:lastRenderedPageBreak/>
          <w:t>аналоги</w:t>
        </w:r>
        <w:r>
          <w:rPr>
            <w:rFonts w:cs="Arial"/>
          </w:rPr>
          <w:t xml:space="preserve"> (как собственного производства, так и закупаемые)</w:t>
        </w:r>
        <w:r w:rsidRPr="00562687">
          <w:rPr>
            <w:rFonts w:cs="Arial"/>
          </w:rPr>
          <w:t xml:space="preserve"> и </w:t>
        </w:r>
        <w:r>
          <w:rPr>
            <w:rFonts w:cs="Arial"/>
          </w:rPr>
          <w:t>вновь выполняет анализ целесообразности</w:t>
        </w:r>
      </w:ins>
      <w:ins w:id="1440" w:author="Попова Дарья" w:date="2020-07-16T18:32:00Z">
        <w:r w:rsidR="00CE3C6C">
          <w:rPr>
            <w:rFonts w:cs="Arial"/>
          </w:rPr>
          <w:t xml:space="preserve"> на шаге 170</w:t>
        </w:r>
      </w:ins>
      <w:ins w:id="1441" w:author="Попова Дарья" w:date="2020-07-16T18:28:00Z">
        <w:r>
          <w:rPr>
            <w:rFonts w:cs="Arial"/>
          </w:rPr>
          <w:t>.</w:t>
        </w:r>
      </w:ins>
    </w:p>
    <w:p w14:paraId="17B0DE47" w14:textId="731FD7E4" w:rsidR="00EB0D64" w:rsidRDefault="00EB0D64" w:rsidP="00EB0D64">
      <w:pPr>
        <w:spacing w:after="240" w:line="276" w:lineRule="auto"/>
        <w:rPr>
          <w:ins w:id="1442" w:author="Попова Дарья" w:date="2020-07-16T18:28:00Z"/>
          <w:rFonts w:cs="Arial"/>
        </w:rPr>
      </w:pPr>
      <w:ins w:id="1443" w:author="Попова Дарья" w:date="2020-07-16T18:28:00Z">
        <w:r w:rsidRPr="00562687">
          <w:rPr>
            <w:rFonts w:cs="Arial"/>
          </w:rPr>
          <w:t xml:space="preserve">Стандартная </w:t>
        </w:r>
        <w:r>
          <w:rPr>
            <w:rFonts w:cs="Arial"/>
          </w:rPr>
          <w:t xml:space="preserve">транзакция для изменения </w:t>
        </w:r>
      </w:ins>
      <w:ins w:id="1444" w:author="Попова Дарья" w:date="2020-07-16T18:33:00Z">
        <w:r w:rsidR="00CE3C6C">
          <w:rPr>
            <w:rFonts w:cs="Arial"/>
          </w:rPr>
          <w:t>сетевых графиков</w:t>
        </w:r>
      </w:ins>
      <w:ins w:id="1445" w:author="Попова Дарья" w:date="2020-07-16T18:28:00Z">
        <w:r>
          <w:rPr>
            <w:rFonts w:cs="Arial"/>
          </w:rPr>
          <w:t xml:space="preserve"> </w:t>
        </w:r>
      </w:ins>
      <w:ins w:id="1446" w:author="Попова Дарья" w:date="2020-07-16T18:40:00Z">
        <w:r w:rsidR="00EB2A04">
          <w:rPr>
            <w:rFonts w:cs="Arial"/>
          </w:rPr>
          <w:t>–</w:t>
        </w:r>
      </w:ins>
      <w:ins w:id="1447" w:author="Попова Дарья" w:date="2020-07-16T18:28:00Z">
        <w:r w:rsidR="00EB2A04">
          <w:rPr>
            <w:rFonts w:cs="Arial"/>
          </w:rPr>
          <w:t xml:space="preserve"> </w:t>
        </w:r>
      </w:ins>
      <w:ins w:id="1448" w:author="Попова Дарья" w:date="2020-07-16T18:40:00Z">
        <w:r w:rsidR="00EB2A04" w:rsidRPr="00EB2A04">
          <w:rPr>
            <w:rFonts w:cs="Arial"/>
            <w:rPrChange w:id="1449" w:author="Попова Дарья" w:date="2020-07-16T18:41:00Z">
              <w:rPr>
                <w:rFonts w:cs="Arial"/>
                <w:lang w:val="en-US"/>
              </w:rPr>
            </w:rPrChange>
          </w:rPr>
          <w:t>CJ20N</w:t>
        </w:r>
      </w:ins>
      <w:ins w:id="1450" w:author="Попова Дарья" w:date="2020-07-16T18:28:00Z">
        <w:r>
          <w:rPr>
            <w:rFonts w:cs="Arial"/>
          </w:rPr>
          <w:t xml:space="preserve">. Для перехода в изменение </w:t>
        </w:r>
      </w:ins>
      <w:ins w:id="1451" w:author="Попова Дарья" w:date="2020-07-16T18:41:00Z">
        <w:r w:rsidR="00EB2A04">
          <w:rPr>
            <w:rFonts w:cs="Arial"/>
          </w:rPr>
          <w:t>сетевого графика</w:t>
        </w:r>
      </w:ins>
      <w:ins w:id="1452" w:author="Попова Дарья" w:date="2020-07-16T18:28:00Z">
        <w:r>
          <w:rPr>
            <w:rFonts w:cs="Arial"/>
          </w:rPr>
          <w:t xml:space="preserve"> также </w:t>
        </w:r>
      </w:ins>
      <w:ins w:id="1453" w:author="ShramkovAB" w:date="2021-04-01T14:33:00Z">
        <w:r w:rsidR="00F73AF8">
          <w:rPr>
            <w:rFonts w:cs="Arial"/>
          </w:rPr>
          <w:t>может быть</w:t>
        </w:r>
      </w:ins>
      <w:ins w:id="1454" w:author="Попова Дарья" w:date="2020-07-16T18:28:00Z">
        <w:del w:id="1455" w:author="ShramkovAB" w:date="2021-04-01T14:33:00Z">
          <w:r w:rsidDel="00F73AF8">
            <w:rPr>
              <w:rFonts w:cs="Arial"/>
            </w:rPr>
            <w:delText>будет</w:delText>
          </w:r>
        </w:del>
        <w:r>
          <w:rPr>
            <w:rFonts w:cs="Arial"/>
          </w:rPr>
          <w:t xml:space="preserve"> использова</w:t>
        </w:r>
      </w:ins>
      <w:ins w:id="1456" w:author="ShramkovAB" w:date="2021-04-01T14:33:00Z">
        <w:r w:rsidR="00F73AF8">
          <w:rPr>
            <w:rFonts w:cs="Arial"/>
          </w:rPr>
          <w:t>на</w:t>
        </w:r>
      </w:ins>
      <w:ins w:id="1457" w:author="Попова Дарья" w:date="2020-07-16T18:28:00Z">
        <w:del w:id="1458" w:author="ShramkovAB" w:date="2021-04-01T14:33:00Z">
          <w:r w:rsidDel="00F73AF8">
            <w:rPr>
              <w:rFonts w:cs="Arial"/>
            </w:rPr>
            <w:delText>ться</w:delText>
          </w:r>
        </w:del>
        <w:r>
          <w:rPr>
            <w:rFonts w:cs="Arial"/>
          </w:rPr>
          <w:t xml:space="preserve"> транзакция </w:t>
        </w:r>
        <w:r w:rsidRPr="00EB2A04">
          <w:rPr>
            <w:rFonts w:cs="Arial"/>
            <w:rPrChange w:id="1459" w:author="Попова Дарья" w:date="2020-07-16T18:41:00Z">
              <w:rPr>
                <w:rFonts w:cs="Arial"/>
                <w:lang w:val="en-US"/>
              </w:rPr>
            </w:rPrChange>
          </w:rPr>
          <w:t>ZPM</w:t>
        </w:r>
        <w:r w:rsidRPr="009721BA">
          <w:rPr>
            <w:rFonts w:cs="Arial"/>
          </w:rPr>
          <w:t>_</w:t>
        </w:r>
        <w:r w:rsidRPr="00EB2A04">
          <w:rPr>
            <w:rFonts w:cs="Arial"/>
            <w:rPrChange w:id="1460" w:author="Попова Дарья" w:date="2020-07-16T18:41:00Z">
              <w:rPr>
                <w:rFonts w:cs="Arial"/>
                <w:lang w:val="en-US"/>
              </w:rPr>
            </w:rPrChange>
          </w:rPr>
          <w:t>MTR</w:t>
        </w:r>
        <w:r w:rsidRPr="009721BA">
          <w:rPr>
            <w:rFonts w:cs="Arial"/>
          </w:rPr>
          <w:t xml:space="preserve"> (</w:t>
        </w:r>
        <w:r>
          <w:rPr>
            <w:rFonts w:cs="Arial"/>
          </w:rPr>
          <w:t xml:space="preserve">разработка № </w:t>
        </w:r>
        <w:r w:rsidRPr="000F003D">
          <w:rPr>
            <w:rFonts w:cs="Arial"/>
          </w:rPr>
          <w:t>PM2</w:t>
        </w:r>
        <w:r>
          <w:rPr>
            <w:rFonts w:cs="Arial"/>
          </w:rPr>
          <w:t>5</w:t>
        </w:r>
        <w:r w:rsidR="00A364CC">
          <w:rPr>
            <w:rFonts w:cs="Arial"/>
          </w:rPr>
          <w:t xml:space="preserve"> </w:t>
        </w:r>
      </w:ins>
      <w:ins w:id="1461" w:author="Попова Дарья" w:date="2020-07-16T18:46:00Z">
        <w:r w:rsidR="00A364CC">
          <w:rPr>
            <w:rFonts w:cs="Arial"/>
          </w:rPr>
          <w:t>«</w:t>
        </w:r>
      </w:ins>
      <w:ins w:id="1462" w:author="Попова Дарья" w:date="2020-07-16T18:28:00Z">
        <w:r>
          <w:rPr>
            <w:rFonts w:cs="Arial"/>
          </w:rPr>
          <w:t xml:space="preserve">Отчет по целесообразности использования МТР в заказах ТОРО» (см. </w:t>
        </w:r>
        <w:r w:rsidRPr="00E54594">
          <w:rPr>
            <w:rFonts w:cs="Arial"/>
          </w:rPr>
          <w:t>описание разработки, входные параметры, результат выполнения</w:t>
        </w:r>
        <w:r>
          <w:rPr>
            <w:rFonts w:cs="Arial"/>
          </w:rPr>
          <w:t xml:space="preserve"> в разделе 5.10.7.2 данного КД).</w:t>
        </w:r>
      </w:ins>
    </w:p>
    <w:p w14:paraId="59A80BD6" w14:textId="76D47122" w:rsidR="00BE7AEC" w:rsidRDefault="00BE7AEC" w:rsidP="00BE7AEC">
      <w:pPr>
        <w:spacing w:after="240" w:line="276" w:lineRule="auto"/>
        <w:rPr>
          <w:ins w:id="1463" w:author="Попова Дарья" w:date="2020-07-16T18:43:00Z"/>
          <w:rFonts w:cs="Arial"/>
        </w:rPr>
      </w:pPr>
      <w:ins w:id="1464" w:author="Попова Дарья" w:date="2020-07-16T18:43:00Z">
        <w:r>
          <w:rPr>
            <w:rFonts w:cs="Arial"/>
          </w:rPr>
          <w:t>Используемые транзакции:</w:t>
        </w:r>
      </w:ins>
    </w:p>
    <w:p w14:paraId="1EDB01D0" w14:textId="77777777" w:rsidR="00BE7AEC" w:rsidRDefault="00BE7AEC" w:rsidP="00BE7AEC">
      <w:pPr>
        <w:pStyle w:val="afa"/>
        <w:numPr>
          <w:ilvl w:val="0"/>
          <w:numId w:val="17"/>
        </w:numPr>
        <w:spacing w:after="240" w:line="276" w:lineRule="auto"/>
        <w:rPr>
          <w:ins w:id="1465" w:author="Попова Дарья" w:date="2020-07-16T18:43:00Z"/>
          <w:rFonts w:cs="Arial"/>
        </w:rPr>
      </w:pPr>
      <w:ins w:id="1466" w:author="Попова Дарья" w:date="2020-07-16T18:43:00Z">
        <w:r>
          <w:rPr>
            <w:rFonts w:cs="Arial"/>
            <w:lang w:val="en-US"/>
          </w:rPr>
          <w:t>CJ20N</w:t>
        </w:r>
        <w:r>
          <w:rPr>
            <w:rFonts w:cs="Arial"/>
          </w:rPr>
          <w:t xml:space="preserve"> – </w:t>
        </w:r>
        <w:r w:rsidRPr="00AA72D3">
          <w:rPr>
            <w:rFonts w:cs="Arial"/>
          </w:rPr>
          <w:t>Project Builder</w:t>
        </w:r>
        <w:r>
          <w:rPr>
            <w:rFonts w:cs="Arial"/>
          </w:rPr>
          <w:t>.</w:t>
        </w:r>
      </w:ins>
    </w:p>
    <w:p w14:paraId="52E13FB5" w14:textId="77777777" w:rsidR="00BE7AEC" w:rsidRPr="00F877A5" w:rsidRDefault="00BE7AEC" w:rsidP="00BE7AEC">
      <w:pPr>
        <w:pStyle w:val="afa"/>
        <w:spacing w:after="120" w:line="276" w:lineRule="auto"/>
        <w:ind w:left="1287" w:firstLine="0"/>
        <w:rPr>
          <w:ins w:id="1467" w:author="Попова Дарья" w:date="2020-07-16T18:43:00Z"/>
          <w:rFonts w:cs="Arial"/>
        </w:rPr>
      </w:pPr>
      <w:ins w:id="1468" w:author="Попова Дарья" w:date="2020-07-16T18:43:00Z">
        <w:r w:rsidRPr="00F877A5">
          <w:rPr>
            <w:rFonts w:cs="Arial"/>
          </w:rPr>
          <w:t>Поля для заполнения на селекционном экране:</w:t>
        </w:r>
      </w:ins>
    </w:p>
    <w:p w14:paraId="2655F6F8" w14:textId="77777777" w:rsidR="00BE7AEC" w:rsidRDefault="00BE7AEC" w:rsidP="00BE7AEC">
      <w:pPr>
        <w:pStyle w:val="afa"/>
        <w:spacing w:after="240" w:line="276" w:lineRule="auto"/>
        <w:ind w:left="1287" w:firstLine="0"/>
        <w:rPr>
          <w:ins w:id="1469" w:author="Попова Дарья" w:date="2020-07-16T18:43:00Z"/>
          <w:rFonts w:cs="Arial"/>
        </w:rPr>
      </w:pPr>
      <w:ins w:id="1470" w:author="Попова Дарья" w:date="2020-07-16T18:43:00Z">
        <w:r>
          <w:rPr>
            <w:rFonts w:cs="Arial"/>
          </w:rPr>
          <w:t>- Проект;</w:t>
        </w:r>
      </w:ins>
    </w:p>
    <w:p w14:paraId="4AF0575E" w14:textId="77777777" w:rsidR="00BE7AEC" w:rsidRDefault="00BE7AEC" w:rsidP="00BE7AEC">
      <w:pPr>
        <w:pStyle w:val="afa"/>
        <w:spacing w:after="240" w:line="276" w:lineRule="auto"/>
        <w:ind w:left="1287" w:firstLine="0"/>
        <w:rPr>
          <w:ins w:id="1471" w:author="Попова Дарья" w:date="2020-07-16T18:43:00Z"/>
          <w:rFonts w:cs="Arial"/>
        </w:rPr>
      </w:pPr>
      <w:ins w:id="1472" w:author="Попова Дарья" w:date="2020-07-16T18:43:00Z">
        <w:r>
          <w:rPr>
            <w:rFonts w:cs="Arial"/>
          </w:rPr>
          <w:t>- СПП-элемент.</w:t>
        </w:r>
      </w:ins>
    </w:p>
    <w:p w14:paraId="10745330" w14:textId="6190975B" w:rsidR="00BE7AEC" w:rsidRPr="002175C8" w:rsidRDefault="00BE7AEC">
      <w:pPr>
        <w:pStyle w:val="afa"/>
        <w:numPr>
          <w:ilvl w:val="0"/>
          <w:numId w:val="17"/>
        </w:numPr>
        <w:spacing w:after="240" w:line="276" w:lineRule="auto"/>
        <w:rPr>
          <w:ins w:id="1473" w:author="Попова Дарья" w:date="2020-07-16T18:43:00Z"/>
          <w:rFonts w:cs="Arial"/>
        </w:rPr>
        <w:pPrChange w:id="1474" w:author="Попова Дарья" w:date="2020-07-16T18:44:00Z">
          <w:pPr>
            <w:spacing w:after="120" w:line="276" w:lineRule="auto"/>
            <w:ind w:left="567" w:firstLine="0"/>
            <w:jc w:val="left"/>
          </w:pPr>
        </w:pPrChange>
      </w:pPr>
      <w:ins w:id="1475" w:author="Попова Дарья" w:date="2020-07-16T18:44:00Z">
        <w:r w:rsidRPr="00BE7AEC">
          <w:rPr>
            <w:rFonts w:cs="Arial"/>
            <w:lang w:val="en-US"/>
            <w:rPrChange w:id="1476" w:author="Попова Дарья" w:date="2020-07-16T18:44:00Z">
              <w:rPr>
                <w:rFonts w:cs="Arial"/>
              </w:rPr>
            </w:rPrChange>
          </w:rPr>
          <w:t>ZPM</w:t>
        </w:r>
        <w:r w:rsidRPr="002175C8">
          <w:rPr>
            <w:rFonts w:cs="Arial"/>
          </w:rPr>
          <w:t>_</w:t>
        </w:r>
        <w:r w:rsidRPr="00BE7AEC">
          <w:rPr>
            <w:rFonts w:cs="Arial"/>
            <w:lang w:val="en-US"/>
            <w:rPrChange w:id="1477" w:author="Попова Дарья" w:date="2020-07-16T18:44:00Z">
              <w:rPr>
                <w:rFonts w:cs="Arial"/>
              </w:rPr>
            </w:rPrChange>
          </w:rPr>
          <w:t>MTR</w:t>
        </w:r>
        <w:r w:rsidRPr="002175C8">
          <w:rPr>
            <w:rFonts w:cs="Arial"/>
          </w:rPr>
          <w:t xml:space="preserve"> (разработки </w:t>
        </w:r>
        <w:r w:rsidRPr="00BE7AEC">
          <w:rPr>
            <w:rFonts w:cs="Arial"/>
            <w:lang w:val="en-US"/>
            <w:rPrChange w:id="1478" w:author="Попова Дарья" w:date="2020-07-16T18:44:00Z">
              <w:rPr>
                <w:rFonts w:cs="Arial"/>
              </w:rPr>
            </w:rPrChange>
          </w:rPr>
          <w:t>PM</w:t>
        </w:r>
        <w:r w:rsidRPr="002175C8">
          <w:rPr>
            <w:rFonts w:cs="Arial"/>
          </w:rPr>
          <w:t>25 «Отчет по целесообразности использовани</w:t>
        </w:r>
        <w:r w:rsidRPr="006E2127">
          <w:rPr>
            <w:rFonts w:cs="Arial"/>
          </w:rPr>
          <w:t>я МТР в заказах ТОРО»)</w:t>
        </w:r>
        <w:r>
          <w:rPr>
            <w:rFonts w:cs="Arial"/>
          </w:rPr>
          <w:t>.</w:t>
        </w:r>
      </w:ins>
    </w:p>
    <w:p w14:paraId="774BF65F" w14:textId="032DB477" w:rsidR="00EB0D64" w:rsidRPr="00A56639" w:rsidRDefault="00EB0D64">
      <w:pPr>
        <w:pStyle w:val="afa"/>
        <w:spacing w:after="120" w:line="276" w:lineRule="auto"/>
        <w:ind w:left="1287" w:firstLine="0"/>
        <w:rPr>
          <w:ins w:id="1479" w:author="Попова Дарья" w:date="2020-07-16T18:28:00Z"/>
          <w:rFonts w:cs="Arial"/>
        </w:rPr>
        <w:pPrChange w:id="1480" w:author="Попова Дарья" w:date="2020-07-16T18:44:00Z">
          <w:pPr>
            <w:spacing w:after="120" w:line="276" w:lineRule="auto"/>
            <w:ind w:left="567" w:firstLine="0"/>
            <w:jc w:val="left"/>
          </w:pPr>
        </w:pPrChange>
      </w:pPr>
      <w:ins w:id="1481" w:author="Попова Дарья" w:date="2020-07-16T18:28:00Z">
        <w:r w:rsidRPr="00A56639">
          <w:rPr>
            <w:rFonts w:cs="Arial"/>
          </w:rPr>
          <w:t>Поля для заполнения на селекционном экране</w:t>
        </w:r>
        <w:r>
          <w:rPr>
            <w:rFonts w:cs="Arial"/>
          </w:rPr>
          <w:t xml:space="preserve"> транзакции</w:t>
        </w:r>
        <w:r w:rsidRPr="00A56639">
          <w:rPr>
            <w:rFonts w:cs="Arial"/>
          </w:rPr>
          <w:t>:</w:t>
        </w:r>
      </w:ins>
    </w:p>
    <w:p w14:paraId="48A74B42" w14:textId="37F0CFEE" w:rsidR="00EB0D64" w:rsidRPr="00A56639" w:rsidRDefault="00EB0D64">
      <w:pPr>
        <w:pStyle w:val="afa"/>
        <w:spacing w:after="240" w:line="276" w:lineRule="auto"/>
        <w:ind w:left="1287" w:firstLine="0"/>
        <w:rPr>
          <w:ins w:id="1482" w:author="Попова Дарья" w:date="2020-07-16T18:28:00Z"/>
          <w:rFonts w:cs="Arial"/>
        </w:rPr>
        <w:pPrChange w:id="1483" w:author="Попова Дарья" w:date="2020-07-16T18:44:00Z">
          <w:pPr>
            <w:spacing w:after="120" w:line="276" w:lineRule="auto"/>
            <w:ind w:left="567" w:firstLine="0"/>
            <w:jc w:val="left"/>
          </w:pPr>
        </w:pPrChange>
      </w:pPr>
      <w:ins w:id="1484" w:author="Попова Дарья" w:date="2020-07-16T18:28:00Z">
        <w:r w:rsidRPr="00A56639">
          <w:rPr>
            <w:rFonts w:cs="Arial"/>
          </w:rPr>
          <w:t xml:space="preserve">- </w:t>
        </w:r>
      </w:ins>
      <w:ins w:id="1485" w:author="Попова Дарья" w:date="2020-07-16T18:42:00Z">
        <w:r w:rsidR="00EB2A04">
          <w:rPr>
            <w:rFonts w:cs="Arial"/>
          </w:rPr>
          <w:t>Вид заказа/ СГ</w:t>
        </w:r>
      </w:ins>
      <w:ins w:id="1486" w:author="Попова Дарья" w:date="2020-07-16T18:28:00Z">
        <w:r w:rsidRPr="00A56639">
          <w:rPr>
            <w:rFonts w:cs="Arial"/>
          </w:rPr>
          <w:t>;</w:t>
        </w:r>
      </w:ins>
    </w:p>
    <w:p w14:paraId="54FF0309" w14:textId="40B0D65C" w:rsidR="00EB0D64" w:rsidRPr="00A56639" w:rsidRDefault="00EB0D64">
      <w:pPr>
        <w:pStyle w:val="afa"/>
        <w:spacing w:after="240" w:line="276" w:lineRule="auto"/>
        <w:ind w:left="1287" w:firstLine="0"/>
        <w:rPr>
          <w:ins w:id="1487" w:author="Попова Дарья" w:date="2020-07-16T18:28:00Z"/>
          <w:rFonts w:cs="Arial"/>
        </w:rPr>
        <w:pPrChange w:id="1488" w:author="Попова Дарья" w:date="2020-07-16T18:44:00Z">
          <w:pPr>
            <w:spacing w:after="240" w:line="276" w:lineRule="auto"/>
            <w:ind w:firstLine="0"/>
            <w:jc w:val="left"/>
          </w:pPr>
        </w:pPrChange>
      </w:pPr>
      <w:ins w:id="1489" w:author="Попова Дарья" w:date="2020-07-16T18:28:00Z">
        <w:r>
          <w:rPr>
            <w:rFonts w:cs="Arial"/>
          </w:rPr>
          <w:t>- Период (с .. по).</w:t>
        </w:r>
      </w:ins>
    </w:p>
    <w:p w14:paraId="54D8EA2A" w14:textId="2A22EF1F" w:rsidR="00997E61" w:rsidRPr="007008A3" w:rsidRDefault="001618D1">
      <w:pPr>
        <w:pStyle w:val="4"/>
        <w:pPrChange w:id="1490" w:author="Попова Дарья" w:date="2020-07-16T18:23:00Z">
          <w:pPr>
            <w:pStyle w:val="4"/>
            <w:ind w:left="862" w:hanging="862"/>
          </w:pPr>
        </w:pPrChange>
      </w:pPr>
      <w:r>
        <w:t>Шаг процесса 190</w:t>
      </w:r>
      <w:r w:rsidR="00997E61" w:rsidRPr="007008A3">
        <w:t xml:space="preserve"> – Анализ целесообразности использования уточненного списка МТР в</w:t>
      </w:r>
      <w:r w:rsidR="00D139D7">
        <w:t xml:space="preserve"> заказ</w:t>
      </w:r>
      <w:r w:rsidR="00997E61" w:rsidRPr="007008A3">
        <w:t>ах ТОРО</w:t>
      </w:r>
    </w:p>
    <w:p w14:paraId="209C2DFE" w14:textId="72208868" w:rsidR="00997E61" w:rsidRPr="00E62075" w:rsidDel="00A364CC" w:rsidRDefault="00997E61" w:rsidP="001E13A9">
      <w:pPr>
        <w:rPr>
          <w:del w:id="1491" w:author="Попова Дарья" w:date="2020-07-16T18:46:00Z"/>
          <w:rFonts w:cs="Arial"/>
          <w:rPrChange w:id="1492" w:author="Попова Дарья" w:date="2020-07-20T17:33:00Z">
            <w:rPr>
              <w:del w:id="1493" w:author="Попова Дарья" w:date="2020-07-16T18:46:00Z"/>
              <w:rFonts w:eastAsiaTheme="majorEastAsia" w:cs="Arial"/>
            </w:rPr>
          </w:rPrChange>
        </w:rPr>
      </w:pPr>
    </w:p>
    <w:p w14:paraId="229D2FDC" w14:textId="6CDA1620" w:rsidR="00997E61" w:rsidRPr="007008A3" w:rsidRDefault="00997E61" w:rsidP="00997E61">
      <w:pPr>
        <w:spacing w:after="240" w:line="276" w:lineRule="auto"/>
        <w:rPr>
          <w:rFonts w:cs="Arial"/>
        </w:rPr>
      </w:pPr>
      <w:r w:rsidRPr="007008A3">
        <w:rPr>
          <w:rFonts w:cs="Arial"/>
        </w:rPr>
        <w:t xml:space="preserve">Старший </w:t>
      </w:r>
      <w:r w:rsidR="00F62E46">
        <w:rPr>
          <w:rFonts w:cs="Arial"/>
        </w:rPr>
        <w:t>Планировщик</w:t>
      </w:r>
      <w:r w:rsidR="00387C57">
        <w:rPr>
          <w:rFonts w:cs="Arial"/>
        </w:rPr>
        <w:t xml:space="preserve"> </w:t>
      </w:r>
      <w:r w:rsidR="002535C0">
        <w:rPr>
          <w:rFonts w:cs="Arial"/>
        </w:rPr>
        <w:t>ТОиР УО</w:t>
      </w:r>
      <w:r w:rsidRPr="007008A3">
        <w:rPr>
          <w:rFonts w:cs="Arial"/>
        </w:rPr>
        <w:t xml:space="preserve"> (Исполнитель КП) выполняет анализ целесообразности использования МТР в</w:t>
      </w:r>
      <w:r w:rsidR="00D139D7">
        <w:rPr>
          <w:rFonts w:cs="Arial"/>
        </w:rPr>
        <w:t xml:space="preserve"> заказ</w:t>
      </w:r>
      <w:r w:rsidRPr="007008A3">
        <w:rPr>
          <w:rFonts w:cs="Arial"/>
        </w:rPr>
        <w:t xml:space="preserve">ах с помощью </w:t>
      </w:r>
      <w:r w:rsidR="000A7150">
        <w:rPr>
          <w:rFonts w:cs="Arial"/>
        </w:rPr>
        <w:t xml:space="preserve">транзакции </w:t>
      </w:r>
      <w:r w:rsidR="000A7150" w:rsidRPr="00E62075">
        <w:rPr>
          <w:rFonts w:cs="Arial"/>
          <w:rPrChange w:id="1494" w:author="Попова Дарья" w:date="2020-07-20T17:33:00Z">
            <w:rPr>
              <w:rFonts w:cs="Arial"/>
              <w:lang w:val="en-US"/>
            </w:rPr>
          </w:rPrChange>
        </w:rPr>
        <w:t>ZPM</w:t>
      </w:r>
      <w:r w:rsidR="000A7150" w:rsidRPr="009721BA">
        <w:rPr>
          <w:rFonts w:cs="Arial"/>
        </w:rPr>
        <w:t>_</w:t>
      </w:r>
      <w:r w:rsidR="000A7150" w:rsidRPr="00E62075">
        <w:rPr>
          <w:rFonts w:cs="Arial"/>
          <w:rPrChange w:id="1495" w:author="Попова Дарья" w:date="2020-07-20T17:33:00Z">
            <w:rPr>
              <w:rFonts w:cs="Arial"/>
              <w:lang w:val="en-US"/>
            </w:rPr>
          </w:rPrChange>
        </w:rPr>
        <w:t>MTR</w:t>
      </w:r>
      <w:r w:rsidR="000A7150" w:rsidRPr="009721BA">
        <w:rPr>
          <w:rFonts w:cs="Arial"/>
        </w:rPr>
        <w:t xml:space="preserve"> (</w:t>
      </w:r>
      <w:r w:rsidR="00387C57">
        <w:rPr>
          <w:rFonts w:cs="Arial"/>
        </w:rPr>
        <w:t xml:space="preserve">разработки № </w:t>
      </w:r>
      <w:r w:rsidR="00F90C73" w:rsidRPr="000F003D">
        <w:rPr>
          <w:rFonts w:cs="Arial"/>
        </w:rPr>
        <w:t>PM2</w:t>
      </w:r>
      <w:r w:rsidR="00F90C73">
        <w:rPr>
          <w:rFonts w:cs="Arial"/>
        </w:rPr>
        <w:t xml:space="preserve">5 </w:t>
      </w:r>
      <w:r w:rsidR="00B825C7">
        <w:rPr>
          <w:rFonts w:cs="Arial"/>
        </w:rPr>
        <w:t>«О</w:t>
      </w:r>
      <w:r w:rsidR="00387C57">
        <w:rPr>
          <w:rFonts w:cs="Arial"/>
        </w:rPr>
        <w:t>тчет по целесообразности использования МТР в</w:t>
      </w:r>
      <w:r w:rsidR="00D139D7">
        <w:rPr>
          <w:rFonts w:cs="Arial"/>
        </w:rPr>
        <w:t xml:space="preserve"> заказ</w:t>
      </w:r>
      <w:r w:rsidR="00387C57">
        <w:rPr>
          <w:rFonts w:cs="Arial"/>
        </w:rPr>
        <w:t>ах ТОРО</w:t>
      </w:r>
      <w:r w:rsidR="00B825C7">
        <w:rPr>
          <w:rFonts w:cs="Arial"/>
        </w:rPr>
        <w:t>»</w:t>
      </w:r>
      <w:r w:rsidR="00387C57">
        <w:rPr>
          <w:rFonts w:cs="Arial"/>
        </w:rPr>
        <w:t>)</w:t>
      </w:r>
      <w:r w:rsidRPr="007008A3">
        <w:rPr>
          <w:rFonts w:cs="Arial"/>
        </w:rPr>
        <w:t xml:space="preserve"> проверяет корректность, целесообразность и обоснованность использования уточненного списка МТР в</w:t>
      </w:r>
      <w:r w:rsidR="00D139D7">
        <w:rPr>
          <w:rFonts w:cs="Arial"/>
        </w:rPr>
        <w:t xml:space="preserve"> заказ</w:t>
      </w:r>
      <w:r w:rsidRPr="007008A3">
        <w:rPr>
          <w:rFonts w:cs="Arial"/>
        </w:rPr>
        <w:t>ах.</w:t>
      </w:r>
    </w:p>
    <w:p w14:paraId="0341C273" w14:textId="77D160AC" w:rsidR="00997E61" w:rsidRPr="007008A3" w:rsidRDefault="00997E61" w:rsidP="00997E61">
      <w:pPr>
        <w:spacing w:after="240" w:line="276" w:lineRule="auto"/>
        <w:rPr>
          <w:rFonts w:cs="Arial"/>
        </w:rPr>
      </w:pPr>
      <w:r w:rsidRPr="007008A3">
        <w:rPr>
          <w:rFonts w:cs="Arial"/>
        </w:rPr>
        <w:t>В случае наличия замечаний формирует лист замечаний и возвращает на корректировку</w:t>
      </w:r>
      <w:r w:rsidR="00F4577B">
        <w:rPr>
          <w:rFonts w:cs="Arial"/>
        </w:rPr>
        <w:t xml:space="preserve"> Планировщику </w:t>
      </w:r>
      <w:r w:rsidR="002535C0">
        <w:rPr>
          <w:rFonts w:cs="Arial"/>
        </w:rPr>
        <w:t>ТОиР УО</w:t>
      </w:r>
      <w:r w:rsidR="00387C57">
        <w:rPr>
          <w:rFonts w:cs="Arial"/>
        </w:rPr>
        <w:t xml:space="preserve">, устанавливает статус </w:t>
      </w:r>
      <w:r w:rsidR="00387C57" w:rsidRPr="00387C57">
        <w:rPr>
          <w:rFonts w:cs="Arial"/>
        </w:rPr>
        <w:t>МТР</w:t>
      </w:r>
      <w:r w:rsidR="00B41697">
        <w:rPr>
          <w:rFonts w:cs="Arial"/>
        </w:rPr>
        <w:t>К</w:t>
      </w:r>
      <w:r w:rsidR="00387C57" w:rsidRPr="00387C57">
        <w:rPr>
          <w:rFonts w:cs="Arial"/>
        </w:rPr>
        <w:t xml:space="preserve"> - МТР необходимо откорректировать</w:t>
      </w:r>
      <w:r w:rsidRPr="007008A3">
        <w:rPr>
          <w:rFonts w:cs="Arial"/>
        </w:rPr>
        <w:t>.</w:t>
      </w:r>
    </w:p>
    <w:p w14:paraId="0CCD59BF" w14:textId="52753439" w:rsidR="00997E61" w:rsidRDefault="00997E61" w:rsidP="00997E61">
      <w:pPr>
        <w:spacing w:after="240" w:line="276" w:lineRule="auto"/>
        <w:rPr>
          <w:rFonts w:cs="Arial"/>
        </w:rPr>
      </w:pPr>
      <w:r w:rsidRPr="007008A3">
        <w:rPr>
          <w:rFonts w:cs="Arial"/>
        </w:rPr>
        <w:t>В случае отсутствия замечаний устанавливает статус</w:t>
      </w:r>
      <w:r w:rsidR="00D139D7">
        <w:rPr>
          <w:rFonts w:cs="Arial"/>
        </w:rPr>
        <w:t xml:space="preserve"> заказ</w:t>
      </w:r>
      <w:r w:rsidRPr="007008A3">
        <w:rPr>
          <w:rFonts w:cs="Arial"/>
        </w:rPr>
        <w:t xml:space="preserve">у </w:t>
      </w:r>
      <w:r w:rsidR="00CA0CF3" w:rsidRPr="00CA0CF3">
        <w:rPr>
          <w:rFonts w:cs="Arial"/>
        </w:rPr>
        <w:t>МТРС - Замененные МТР согласованы</w:t>
      </w:r>
      <w:r w:rsidRPr="007008A3">
        <w:rPr>
          <w:rFonts w:cs="Arial"/>
        </w:rPr>
        <w:t xml:space="preserve">. </w:t>
      </w:r>
    </w:p>
    <w:p w14:paraId="4E333622" w14:textId="77777777" w:rsidR="00214DDA" w:rsidRDefault="00214DDA" w:rsidP="00214DDA">
      <w:pPr>
        <w:spacing w:after="240" w:line="276" w:lineRule="auto"/>
        <w:rPr>
          <w:rFonts w:cs="Arial"/>
        </w:rPr>
      </w:pPr>
      <w:r>
        <w:rPr>
          <w:rFonts w:cs="Arial"/>
        </w:rPr>
        <w:t>Описание статусов и статусных схем заказов представлено в разделе 5.7.1. данного КД.</w:t>
      </w:r>
    </w:p>
    <w:p w14:paraId="3CF8AF0F" w14:textId="02584EEE" w:rsidR="006F0665" w:rsidRPr="00A56639" w:rsidRDefault="006F0665">
      <w:pPr>
        <w:spacing w:after="240" w:line="276" w:lineRule="auto"/>
        <w:rPr>
          <w:rFonts w:cs="Arial"/>
        </w:rPr>
        <w:pPrChange w:id="1496" w:author="Попова Дарья" w:date="2020-07-20T17:33:00Z">
          <w:pPr>
            <w:spacing w:after="120" w:line="276" w:lineRule="auto"/>
            <w:ind w:left="567" w:firstLine="0"/>
            <w:jc w:val="left"/>
          </w:pPr>
        </w:pPrChange>
      </w:pPr>
      <w:r w:rsidRPr="00A56639">
        <w:rPr>
          <w:rFonts w:cs="Arial"/>
        </w:rPr>
        <w:lastRenderedPageBreak/>
        <w:t>Поля для заполнения на селекционном экране</w:t>
      </w:r>
      <w:r w:rsidR="00214DDA">
        <w:rPr>
          <w:rFonts w:cs="Arial"/>
        </w:rPr>
        <w:t xml:space="preserve"> </w:t>
      </w:r>
      <w:r w:rsidR="000A7150">
        <w:rPr>
          <w:rFonts w:cs="Arial"/>
        </w:rPr>
        <w:t xml:space="preserve">транзакции </w:t>
      </w:r>
      <w:r w:rsidR="000A7150" w:rsidRPr="00E62075">
        <w:rPr>
          <w:rFonts w:cs="Arial"/>
          <w:rPrChange w:id="1497" w:author="Попова Дарья" w:date="2020-07-20T17:33:00Z">
            <w:rPr>
              <w:rFonts w:cs="Arial"/>
              <w:lang w:val="en-US"/>
            </w:rPr>
          </w:rPrChange>
        </w:rPr>
        <w:t>ZPM</w:t>
      </w:r>
      <w:r w:rsidR="000A7150" w:rsidRPr="009721BA">
        <w:rPr>
          <w:rFonts w:cs="Arial"/>
        </w:rPr>
        <w:t>_</w:t>
      </w:r>
      <w:r w:rsidR="000A7150" w:rsidRPr="00E62075">
        <w:rPr>
          <w:rFonts w:cs="Arial"/>
          <w:rPrChange w:id="1498" w:author="Попова Дарья" w:date="2020-07-20T17:33:00Z">
            <w:rPr>
              <w:rFonts w:cs="Arial"/>
              <w:lang w:val="en-US"/>
            </w:rPr>
          </w:rPrChange>
        </w:rPr>
        <w:t>MTR</w:t>
      </w:r>
      <w:r w:rsidR="000A7150" w:rsidRPr="009721BA">
        <w:rPr>
          <w:rFonts w:cs="Arial"/>
        </w:rPr>
        <w:t xml:space="preserve"> (</w:t>
      </w:r>
      <w:r w:rsidR="00214DDA">
        <w:rPr>
          <w:rFonts w:cs="Arial"/>
        </w:rPr>
        <w:t xml:space="preserve">разработки № </w:t>
      </w:r>
      <w:r w:rsidR="00214DDA" w:rsidRPr="000F003D">
        <w:rPr>
          <w:rFonts w:cs="Arial"/>
        </w:rPr>
        <w:t>PM2</w:t>
      </w:r>
      <w:r w:rsidR="00F90C73">
        <w:rPr>
          <w:rFonts w:cs="Arial"/>
        </w:rPr>
        <w:t>5</w:t>
      </w:r>
      <w:r w:rsidR="00214DDA">
        <w:rPr>
          <w:rFonts w:cs="Arial"/>
        </w:rPr>
        <w:t xml:space="preserve"> </w:t>
      </w:r>
      <w:r w:rsidR="000A7150">
        <w:rPr>
          <w:rFonts w:cs="Arial"/>
        </w:rPr>
        <w:t>«О</w:t>
      </w:r>
      <w:r w:rsidR="00214DDA">
        <w:rPr>
          <w:rFonts w:cs="Arial"/>
        </w:rPr>
        <w:t>тчет по целесообразности использования МТР в заказах ТОРО</w:t>
      </w:r>
      <w:r w:rsidR="000A7150">
        <w:rPr>
          <w:rFonts w:cs="Arial"/>
        </w:rPr>
        <w:t>»</w:t>
      </w:r>
      <w:r w:rsidR="00214DDA">
        <w:rPr>
          <w:rFonts w:cs="Arial"/>
        </w:rPr>
        <w:t>)</w:t>
      </w:r>
      <w:r w:rsidR="00F90C73">
        <w:rPr>
          <w:rFonts w:cs="Arial"/>
        </w:rPr>
        <w:t>, см. описание в разделе 5.10.7.2)</w:t>
      </w:r>
      <w:r w:rsidRPr="00A56639">
        <w:rPr>
          <w:rFonts w:cs="Arial"/>
        </w:rPr>
        <w:t>:</w:t>
      </w:r>
    </w:p>
    <w:p w14:paraId="2B60A589" w14:textId="77777777" w:rsidR="006F0665" w:rsidRPr="00A56639" w:rsidRDefault="006F0665" w:rsidP="001F00CA">
      <w:pPr>
        <w:spacing w:after="120" w:line="276" w:lineRule="auto"/>
        <w:ind w:left="567" w:firstLine="0"/>
        <w:jc w:val="left"/>
        <w:rPr>
          <w:rFonts w:cs="Arial"/>
        </w:rPr>
      </w:pPr>
      <w:r w:rsidRPr="00A56639">
        <w:rPr>
          <w:rFonts w:cs="Arial"/>
        </w:rPr>
        <w:t>- Техническое место;</w:t>
      </w:r>
    </w:p>
    <w:p w14:paraId="35BB542F" w14:textId="77777777" w:rsidR="006F0665" w:rsidRPr="00A56639" w:rsidRDefault="006F0665" w:rsidP="001F00CA">
      <w:pPr>
        <w:spacing w:after="120" w:line="276" w:lineRule="auto"/>
        <w:ind w:left="567" w:firstLine="0"/>
        <w:jc w:val="left"/>
        <w:rPr>
          <w:rFonts w:cs="Arial"/>
        </w:rPr>
      </w:pPr>
      <w:r w:rsidRPr="00A56639">
        <w:rPr>
          <w:rFonts w:cs="Arial"/>
        </w:rPr>
        <w:t>- Группа планирования;</w:t>
      </w:r>
    </w:p>
    <w:p w14:paraId="6E9959A0" w14:textId="7231262F" w:rsidR="006F0665" w:rsidRDefault="00214DDA" w:rsidP="00B153FA">
      <w:pPr>
        <w:spacing w:after="240" w:line="276" w:lineRule="auto"/>
        <w:ind w:firstLine="0"/>
        <w:jc w:val="left"/>
        <w:rPr>
          <w:rFonts w:cs="Arial"/>
        </w:rPr>
      </w:pPr>
      <w:r>
        <w:rPr>
          <w:rFonts w:cs="Arial"/>
        </w:rPr>
        <w:tab/>
      </w:r>
      <w:r w:rsidR="006F0665">
        <w:rPr>
          <w:rFonts w:cs="Arial"/>
        </w:rPr>
        <w:t>- Период (с .. по).</w:t>
      </w:r>
    </w:p>
    <w:p w14:paraId="2936EE8D" w14:textId="2971E7FB" w:rsidR="00997E61" w:rsidRPr="007008A3" w:rsidRDefault="001618D1">
      <w:pPr>
        <w:pStyle w:val="4"/>
      </w:pPr>
      <w:r>
        <w:t>Шаг процесса 200</w:t>
      </w:r>
      <w:r w:rsidR="00997E61" w:rsidRPr="007008A3">
        <w:t xml:space="preserve"> – Формирование плановой потребности в ЗЧ собственного изготовления</w:t>
      </w:r>
    </w:p>
    <w:p w14:paraId="3B6A503E" w14:textId="38215757" w:rsidR="00997E61" w:rsidRPr="00E62075" w:rsidDel="00A364CC" w:rsidRDefault="00997E61" w:rsidP="001E13A9">
      <w:pPr>
        <w:rPr>
          <w:del w:id="1499" w:author="Попова Дарья" w:date="2020-07-16T18:45:00Z"/>
          <w:rFonts w:cs="Arial"/>
          <w:rPrChange w:id="1500" w:author="Попова Дарья" w:date="2020-07-20T17:33:00Z">
            <w:rPr>
              <w:del w:id="1501" w:author="Попова Дарья" w:date="2020-07-16T18:45:00Z"/>
              <w:rFonts w:eastAsiaTheme="majorEastAsia" w:cs="Arial"/>
            </w:rPr>
          </w:rPrChange>
        </w:rPr>
      </w:pPr>
    </w:p>
    <w:p w14:paraId="78953D20" w14:textId="74947580" w:rsidR="004D5928" w:rsidRPr="000A1A60" w:rsidRDefault="004D5928" w:rsidP="004D5928">
      <w:pPr>
        <w:spacing w:after="240" w:line="276" w:lineRule="auto"/>
        <w:rPr>
          <w:rFonts w:cs="Arial"/>
        </w:rPr>
      </w:pPr>
      <w:r w:rsidRPr="007008A3">
        <w:rPr>
          <w:rFonts w:cs="Arial"/>
        </w:rPr>
        <w:t xml:space="preserve">В системе </w:t>
      </w:r>
      <w:r w:rsidR="00C67658">
        <w:rPr>
          <w:rFonts w:cs="Arial"/>
        </w:rPr>
        <w:t>реализуется</w:t>
      </w:r>
      <w:r w:rsidRPr="007008A3">
        <w:rPr>
          <w:rFonts w:cs="Arial"/>
        </w:rPr>
        <w:t xml:space="preserve"> автоматическое формирование потребности в ЗЧ собственного изготовления на основе </w:t>
      </w:r>
      <w:r w:rsidR="00F251E8">
        <w:rPr>
          <w:rFonts w:cs="Arial"/>
        </w:rPr>
        <w:t>компонентов, указанных в операциях</w:t>
      </w:r>
      <w:r w:rsidR="00D139D7">
        <w:rPr>
          <w:rFonts w:cs="Arial"/>
        </w:rPr>
        <w:t xml:space="preserve"> </w:t>
      </w:r>
      <w:r w:rsidR="00D139D7" w:rsidRPr="000A1A60">
        <w:rPr>
          <w:rFonts w:cs="Arial"/>
        </w:rPr>
        <w:t>заказ</w:t>
      </w:r>
      <w:r w:rsidRPr="000A1A60">
        <w:rPr>
          <w:rFonts w:cs="Arial"/>
        </w:rPr>
        <w:t>ов ТОРО</w:t>
      </w:r>
      <w:ins w:id="1502" w:author="Попова Дарья" w:date="2020-07-16T20:04:00Z">
        <w:r w:rsidR="00A04F0C" w:rsidRPr="00E62075">
          <w:rPr>
            <w:rFonts w:cs="Arial"/>
            <w:rPrChange w:id="1503" w:author="Попова Дарья" w:date="2020-07-20T17:33:00Z">
              <w:rPr>
                <w:rFonts w:cs="Arial"/>
                <w:lang w:val="en-US"/>
              </w:rPr>
            </w:rPrChange>
          </w:rPr>
          <w:t xml:space="preserve"> </w:t>
        </w:r>
        <w:r w:rsidR="00A04F0C">
          <w:rPr>
            <w:rFonts w:cs="Arial"/>
          </w:rPr>
          <w:t>и сетевых графиках</w:t>
        </w:r>
      </w:ins>
      <w:r w:rsidR="00F251E8">
        <w:rPr>
          <w:rFonts w:cs="Arial"/>
        </w:rPr>
        <w:t>,</w:t>
      </w:r>
      <w:r w:rsidRPr="000A1A60">
        <w:rPr>
          <w:rFonts w:cs="Arial"/>
        </w:rPr>
        <w:t xml:space="preserve"> и </w:t>
      </w:r>
      <w:r w:rsidR="00BD1CA4">
        <w:rPr>
          <w:rFonts w:cs="Arial"/>
        </w:rPr>
        <w:t>вида заготовки</w:t>
      </w:r>
      <w:r w:rsidR="00BD1CA4" w:rsidRPr="000A1A60">
        <w:rPr>
          <w:rFonts w:cs="Arial"/>
        </w:rPr>
        <w:t xml:space="preserve"> </w:t>
      </w:r>
      <w:r w:rsidRPr="000A1A60">
        <w:rPr>
          <w:rFonts w:cs="Arial"/>
        </w:rPr>
        <w:t>на уровне ОЗМ</w:t>
      </w:r>
      <w:r w:rsidR="00BD1CA4">
        <w:rPr>
          <w:rFonts w:cs="Arial"/>
        </w:rPr>
        <w:t xml:space="preserve"> (ведение НСИ по ОЗМ описывается в разделе 3.15 КД «</w:t>
      </w:r>
      <w:del w:id="1504" w:author="Александр Шрамков" w:date="2021-03-05T12:38:00Z">
        <w:r w:rsidR="000367AC" w:rsidRPr="00E62075" w:rsidDel="001710A8">
          <w:rPr>
            <w:rFonts w:cs="Arial"/>
            <w:rPrChange w:id="1505" w:author="Попова Дарья" w:date="2020-07-20T17:33:00Z">
              <w:rPr>
                <w:rFonts w:cs="Arial"/>
                <w:lang w:val="en-US"/>
              </w:rPr>
            </w:rPrChange>
          </w:rPr>
          <w:delText>ERP</w:delText>
        </w:r>
        <w:r w:rsidR="000367AC" w:rsidRPr="009721BA" w:rsidDel="001710A8">
          <w:rPr>
            <w:rFonts w:cs="Arial"/>
          </w:rPr>
          <w:delText>.9.9.</w:delText>
        </w:r>
      </w:del>
      <w:ins w:id="1506" w:author="Александр Шрамков" w:date="2021-03-05T12:38:00Z">
        <w:r w:rsidR="001710A8">
          <w:rPr>
            <w:rFonts w:cs="Arial"/>
          </w:rPr>
          <w:t>ERP.13.9.</w:t>
        </w:r>
      </w:ins>
      <w:r w:rsidR="000367AC" w:rsidRPr="009721BA">
        <w:rPr>
          <w:rFonts w:cs="Arial"/>
        </w:rPr>
        <w:t>2.</w:t>
      </w:r>
      <w:r w:rsidR="00BD1CA4" w:rsidRPr="00B153FA">
        <w:rPr>
          <w:rFonts w:cs="Arial"/>
        </w:rPr>
        <w:t>47</w:t>
      </w:r>
      <w:r w:rsidR="00BD1CA4">
        <w:rPr>
          <w:rFonts w:cs="Arial"/>
        </w:rPr>
        <w:t xml:space="preserve"> Концепция по нормативно-справочной информации»).</w:t>
      </w:r>
      <w:r w:rsidR="000A1A60">
        <w:rPr>
          <w:rFonts w:cs="Arial"/>
        </w:rPr>
        <w:t xml:space="preserve"> </w:t>
      </w:r>
    </w:p>
    <w:p w14:paraId="1056F654" w14:textId="4B445F83" w:rsidR="00997E61" w:rsidRDefault="00F62E46" w:rsidP="00997E61">
      <w:pPr>
        <w:spacing w:after="240" w:line="276" w:lineRule="auto"/>
        <w:rPr>
          <w:rFonts w:cs="Arial"/>
        </w:rPr>
      </w:pPr>
      <w:r>
        <w:rPr>
          <w:rFonts w:cs="Arial"/>
        </w:rPr>
        <w:t>Планировщик</w:t>
      </w:r>
      <w:r w:rsidR="00997E61" w:rsidRPr="007008A3">
        <w:rPr>
          <w:rFonts w:cs="Arial"/>
        </w:rPr>
        <w:t xml:space="preserve"> </w:t>
      </w:r>
      <w:r w:rsidR="002535C0">
        <w:rPr>
          <w:rFonts w:cs="Arial"/>
        </w:rPr>
        <w:t>ТОиР УО</w:t>
      </w:r>
      <w:r w:rsidR="004D5928">
        <w:rPr>
          <w:rFonts w:cs="Arial"/>
        </w:rPr>
        <w:t xml:space="preserve"> </w:t>
      </w:r>
      <w:ins w:id="1507" w:author="Попова Дарья" w:date="2020-07-16T20:04:00Z">
        <w:r w:rsidR="00A04F0C">
          <w:rPr>
            <w:rFonts w:cs="Arial"/>
          </w:rPr>
          <w:t xml:space="preserve">или Планировщик ЗиС УО </w:t>
        </w:r>
      </w:ins>
      <w:r w:rsidR="00997E61" w:rsidRPr="007008A3">
        <w:rPr>
          <w:rFonts w:cs="Arial"/>
        </w:rPr>
        <w:t xml:space="preserve">производит формирование </w:t>
      </w:r>
      <w:r w:rsidR="004D5928">
        <w:rPr>
          <w:rFonts w:cs="Arial"/>
        </w:rPr>
        <w:t xml:space="preserve">отчета по </w:t>
      </w:r>
      <w:r w:rsidR="00997E61" w:rsidRPr="007008A3">
        <w:rPr>
          <w:rFonts w:cs="Arial"/>
        </w:rPr>
        <w:t>плановой потребности</w:t>
      </w:r>
      <w:r w:rsidR="004D5928">
        <w:rPr>
          <w:rFonts w:cs="Arial"/>
        </w:rPr>
        <w:t xml:space="preserve"> в ЗЧ собственного изготовления, при помощи </w:t>
      </w:r>
      <w:r w:rsidR="00FB4860">
        <w:rPr>
          <w:rFonts w:cs="Arial"/>
        </w:rPr>
        <w:t xml:space="preserve">транзакции </w:t>
      </w:r>
      <w:r w:rsidR="00FB4860" w:rsidRPr="00E62075">
        <w:rPr>
          <w:rFonts w:cs="Arial"/>
          <w:rPrChange w:id="1508" w:author="Попова Дарья" w:date="2020-07-20T17:33:00Z">
            <w:rPr>
              <w:rFonts w:cs="Arial"/>
              <w:lang w:val="en-US"/>
            </w:rPr>
          </w:rPrChange>
        </w:rPr>
        <w:t>ZPM</w:t>
      </w:r>
      <w:r w:rsidR="00FB4860" w:rsidRPr="009721BA">
        <w:rPr>
          <w:rFonts w:cs="Arial"/>
        </w:rPr>
        <w:t>_</w:t>
      </w:r>
      <w:r w:rsidR="00FB4860" w:rsidRPr="00E62075">
        <w:rPr>
          <w:rFonts w:cs="Arial"/>
          <w:rPrChange w:id="1509" w:author="Попова Дарья" w:date="2020-07-20T17:33:00Z">
            <w:rPr>
              <w:rFonts w:cs="Arial"/>
              <w:lang w:val="en-US"/>
            </w:rPr>
          </w:rPrChange>
        </w:rPr>
        <w:t>IWBK</w:t>
      </w:r>
      <w:r w:rsidR="00FB4860" w:rsidRPr="009721BA">
        <w:rPr>
          <w:rFonts w:cs="Arial"/>
        </w:rPr>
        <w:t xml:space="preserve"> (</w:t>
      </w:r>
      <w:r w:rsidR="004D5928">
        <w:rPr>
          <w:rFonts w:cs="Arial"/>
        </w:rPr>
        <w:t xml:space="preserve">разработки </w:t>
      </w:r>
      <w:r w:rsidR="00496911">
        <w:rPr>
          <w:rFonts w:cs="Arial"/>
        </w:rPr>
        <w:t>PM</w:t>
      </w:r>
      <w:r w:rsidR="00FB4860" w:rsidRPr="009721BA">
        <w:rPr>
          <w:rFonts w:cs="Arial"/>
        </w:rPr>
        <w:t>75</w:t>
      </w:r>
      <w:r w:rsidR="00BD1CA4">
        <w:rPr>
          <w:rFonts w:cs="Arial"/>
        </w:rPr>
        <w:t>)</w:t>
      </w:r>
      <w:r w:rsidR="008D6D37">
        <w:rPr>
          <w:rFonts w:cs="Arial"/>
        </w:rPr>
        <w:t xml:space="preserve"> на основании информации в</w:t>
      </w:r>
      <w:r w:rsidR="009821CA">
        <w:rPr>
          <w:rFonts w:cs="Arial"/>
        </w:rPr>
        <w:t xml:space="preserve"> колонке «Дефицит»</w:t>
      </w:r>
      <w:r w:rsidR="004D5928">
        <w:rPr>
          <w:rFonts w:cs="Arial"/>
        </w:rPr>
        <w:t xml:space="preserve">, анализирует наличие </w:t>
      </w:r>
      <w:del w:id="1510" w:author="Попова Дарья" w:date="2020-07-20T12:03:00Z">
        <w:r w:rsidR="004D5928" w:rsidDel="00A32F31">
          <w:rPr>
            <w:rFonts w:cs="Arial"/>
          </w:rPr>
          <w:delText xml:space="preserve">оценки </w:delText>
        </w:r>
      </w:del>
      <w:ins w:id="1511" w:author="Попова Дарья" w:date="2020-07-20T12:03:00Z">
        <w:r w:rsidR="00A32F31">
          <w:rPr>
            <w:rFonts w:cs="Arial"/>
          </w:rPr>
          <w:t xml:space="preserve">плановой </w:t>
        </w:r>
      </w:ins>
      <w:r w:rsidR="004D5928">
        <w:rPr>
          <w:rFonts w:cs="Arial"/>
        </w:rPr>
        <w:t>стоимости ЗЧ, при отсутствии стоимости в</w:t>
      </w:r>
      <w:r w:rsidR="00A774D5">
        <w:rPr>
          <w:rFonts w:cs="Arial"/>
        </w:rPr>
        <w:t>ыполняется шаг 210</w:t>
      </w:r>
      <w:r w:rsidR="004D5928">
        <w:rPr>
          <w:rFonts w:cs="Arial"/>
        </w:rPr>
        <w:t>.</w:t>
      </w:r>
    </w:p>
    <w:p w14:paraId="7334B82C" w14:textId="7EC69DDA" w:rsidR="004D5928" w:rsidRDefault="00C877DF" w:rsidP="00997E61">
      <w:pPr>
        <w:spacing w:after="240" w:line="276" w:lineRule="auto"/>
        <w:rPr>
          <w:rFonts w:cs="Arial"/>
        </w:rPr>
      </w:pPr>
      <w:r>
        <w:rPr>
          <w:rFonts w:cs="Arial"/>
        </w:rPr>
        <w:t>Планировщик</w:t>
      </w:r>
      <w:r w:rsidRPr="007008A3">
        <w:rPr>
          <w:rFonts w:cs="Arial"/>
        </w:rPr>
        <w:t xml:space="preserve"> </w:t>
      </w:r>
      <w:r w:rsidR="002535C0">
        <w:rPr>
          <w:rFonts w:cs="Arial"/>
        </w:rPr>
        <w:t>ТОиР УО</w:t>
      </w:r>
      <w:ins w:id="1512" w:author="Попова Дарья" w:date="2020-07-20T12:05:00Z">
        <w:r w:rsidR="00A32F31">
          <w:rPr>
            <w:rFonts w:cs="Arial"/>
          </w:rPr>
          <w:t xml:space="preserve"> или Планировщик ЗиС УО</w:t>
        </w:r>
      </w:ins>
      <w:r w:rsidR="00BB53B0">
        <w:rPr>
          <w:rFonts w:cs="Arial"/>
        </w:rPr>
        <w:t xml:space="preserve"> </w:t>
      </w:r>
      <w:r>
        <w:rPr>
          <w:rFonts w:cs="Arial"/>
        </w:rPr>
        <w:t>п</w:t>
      </w:r>
      <w:r w:rsidR="004D5928">
        <w:rPr>
          <w:rFonts w:cs="Arial"/>
        </w:rPr>
        <w:t xml:space="preserve">ередает отчет </w:t>
      </w:r>
      <w:r w:rsidR="00F97851">
        <w:rPr>
          <w:rFonts w:cs="Arial"/>
        </w:rPr>
        <w:t xml:space="preserve">в виде заявки </w:t>
      </w:r>
      <w:r w:rsidR="004D5928">
        <w:rPr>
          <w:rFonts w:cs="Arial"/>
        </w:rPr>
        <w:t xml:space="preserve">по электронной почте ответственному сотруднику ЦРММ, который в рамках процесса «ПП-07.05.01 Производство деталей и изделий собственными силами» выполняет </w:t>
      </w:r>
      <w:r>
        <w:rPr>
          <w:rFonts w:cs="Arial"/>
        </w:rPr>
        <w:t xml:space="preserve">анализ потребности и возможностей производства, по результатам анализа возвращает </w:t>
      </w:r>
      <w:r w:rsidR="00F251E8">
        <w:rPr>
          <w:rFonts w:cs="Arial"/>
        </w:rPr>
        <w:t xml:space="preserve">по электронной почте </w:t>
      </w:r>
      <w:ins w:id="1513" w:author="Попова Дарья" w:date="2020-07-20T12:15:00Z">
        <w:r w:rsidR="00AD4F23">
          <w:rPr>
            <w:rFonts w:cs="Arial"/>
          </w:rPr>
          <w:t xml:space="preserve">инициатору заявки - </w:t>
        </w:r>
      </w:ins>
      <w:r w:rsidR="00583B3B">
        <w:rPr>
          <w:rFonts w:cs="Arial"/>
        </w:rPr>
        <w:t xml:space="preserve">Планировщику </w:t>
      </w:r>
      <w:r w:rsidR="00F251E8">
        <w:rPr>
          <w:rFonts w:cs="Arial"/>
        </w:rPr>
        <w:t>ТОиР</w:t>
      </w:r>
      <w:ins w:id="1514" w:author="Попова Дарья" w:date="2020-07-20T12:15:00Z">
        <w:r w:rsidR="00AD4F23">
          <w:rPr>
            <w:rFonts w:cs="Arial"/>
          </w:rPr>
          <w:t xml:space="preserve"> УО или Планировщику ЗиС УО</w:t>
        </w:r>
      </w:ins>
      <w:ins w:id="1515" w:author="Попова Дарья" w:date="2020-07-20T12:21:00Z">
        <w:r w:rsidR="00AD4F23">
          <w:rPr>
            <w:rFonts w:cs="Arial"/>
          </w:rPr>
          <w:t xml:space="preserve"> -</w:t>
        </w:r>
      </w:ins>
      <w:r w:rsidR="00F251E8">
        <w:rPr>
          <w:rFonts w:cs="Arial"/>
        </w:rPr>
        <w:t xml:space="preserve"> </w:t>
      </w:r>
      <w:r>
        <w:rPr>
          <w:rFonts w:cs="Arial"/>
        </w:rPr>
        <w:t>уведомление о возможности либо невозможности выполнения заявки.</w:t>
      </w:r>
    </w:p>
    <w:p w14:paraId="488A7103" w14:textId="15924EAA" w:rsidR="00C877DF" w:rsidRDefault="009C2869" w:rsidP="00997E61">
      <w:pPr>
        <w:spacing w:after="240" w:line="276" w:lineRule="auto"/>
        <w:rPr>
          <w:rFonts w:cs="Arial"/>
        </w:rPr>
      </w:pPr>
      <w:r w:rsidRPr="009C2869">
        <w:rPr>
          <w:rFonts w:cs="Arial"/>
        </w:rPr>
        <w:t xml:space="preserve">Если произвести ЗЧ возможно, Планировщик </w:t>
      </w:r>
      <w:r w:rsidR="002535C0">
        <w:rPr>
          <w:rFonts w:cs="Arial"/>
        </w:rPr>
        <w:t>ТОиР УО</w:t>
      </w:r>
      <w:r w:rsidRPr="009C2869">
        <w:rPr>
          <w:rFonts w:cs="Arial"/>
        </w:rPr>
        <w:t xml:space="preserve"> переходит к шагу 220, устанавливая в его рамках статус «МТРП – МТР з</w:t>
      </w:r>
      <w:r>
        <w:rPr>
          <w:rFonts w:cs="Arial"/>
        </w:rPr>
        <w:t>апланированы»</w:t>
      </w:r>
      <w:ins w:id="1516" w:author="Попова Дарья" w:date="2020-07-20T12:34:00Z">
        <w:r w:rsidR="00D051E0">
          <w:rPr>
            <w:rFonts w:cs="Arial"/>
          </w:rPr>
          <w:t xml:space="preserve">, а Планировщик ЗиС УО переходит к шагу </w:t>
        </w:r>
      </w:ins>
      <w:ins w:id="1517" w:author="Попова Дарья" w:date="2020-07-20T12:35:00Z">
        <w:r w:rsidR="00D051E0">
          <w:rPr>
            <w:rFonts w:cs="Arial"/>
          </w:rPr>
          <w:t>230.</w:t>
        </w:r>
      </w:ins>
      <w:del w:id="1518" w:author="Попова Дарья" w:date="2020-07-20T12:34:00Z">
        <w:r w:rsidR="00F97851" w:rsidDel="00D051E0">
          <w:rPr>
            <w:rFonts w:cs="Arial"/>
          </w:rPr>
          <w:delText>.</w:delText>
        </w:r>
      </w:del>
    </w:p>
    <w:p w14:paraId="021E51D7" w14:textId="29CB9450" w:rsidR="00F97851" w:rsidRPr="004D5928" w:rsidRDefault="00F97851" w:rsidP="00997E61">
      <w:pPr>
        <w:spacing w:after="240" w:line="276" w:lineRule="auto"/>
        <w:rPr>
          <w:rFonts w:cs="Arial"/>
        </w:rPr>
      </w:pPr>
      <w:r>
        <w:rPr>
          <w:rFonts w:cs="Arial"/>
        </w:rPr>
        <w:t xml:space="preserve">Если произвести ЗЧ невозможно, </w:t>
      </w:r>
      <w:r w:rsidR="00583B3B">
        <w:rPr>
          <w:rFonts w:cs="Arial"/>
        </w:rPr>
        <w:t xml:space="preserve">Планировщик </w:t>
      </w:r>
      <w:r w:rsidR="002535C0">
        <w:rPr>
          <w:rFonts w:cs="Arial"/>
        </w:rPr>
        <w:t>ТОиР УО</w:t>
      </w:r>
      <w:ins w:id="1519" w:author="Попова Дарья" w:date="2020-07-20T12:33:00Z">
        <w:r w:rsidR="00D051E0">
          <w:rPr>
            <w:rFonts w:cs="Arial"/>
          </w:rPr>
          <w:t xml:space="preserve"> или Планировщик ЗиС УО</w:t>
        </w:r>
      </w:ins>
      <w:r w:rsidR="00BB53B0">
        <w:rPr>
          <w:rFonts w:cs="Arial"/>
        </w:rPr>
        <w:t xml:space="preserve"> </w:t>
      </w:r>
      <w:r>
        <w:rPr>
          <w:rFonts w:cs="Arial"/>
        </w:rPr>
        <w:t xml:space="preserve">возвращается к шагу </w:t>
      </w:r>
      <w:r w:rsidR="00A774D5">
        <w:rPr>
          <w:rFonts w:cs="Arial"/>
        </w:rPr>
        <w:t>170</w:t>
      </w:r>
      <w:r w:rsidR="00EF3F8E">
        <w:rPr>
          <w:rFonts w:cs="Arial"/>
        </w:rPr>
        <w:t>, заново проводит анализ целесообразности и меняет МТР в</w:t>
      </w:r>
      <w:r w:rsidR="00D139D7">
        <w:rPr>
          <w:rFonts w:cs="Arial"/>
        </w:rPr>
        <w:t xml:space="preserve"> заказ</w:t>
      </w:r>
      <w:r w:rsidR="00EF3F8E">
        <w:rPr>
          <w:rFonts w:cs="Arial"/>
        </w:rPr>
        <w:t>е</w:t>
      </w:r>
      <w:r w:rsidR="00A774D5">
        <w:rPr>
          <w:rFonts w:cs="Arial"/>
        </w:rPr>
        <w:t xml:space="preserve"> на закупаемый</w:t>
      </w:r>
      <w:r>
        <w:rPr>
          <w:rFonts w:cs="Arial"/>
        </w:rPr>
        <w:t>.</w:t>
      </w:r>
    </w:p>
    <w:p w14:paraId="724A0DCB" w14:textId="62BB7E76" w:rsidR="00997E61" w:rsidRPr="007008A3" w:rsidRDefault="00A774D5">
      <w:pPr>
        <w:pStyle w:val="4"/>
      </w:pPr>
      <w:r>
        <w:t>Шаг процесса 210</w:t>
      </w:r>
      <w:r w:rsidR="00997E61" w:rsidRPr="007008A3">
        <w:t xml:space="preserve"> – Формирование заявки на оценку стоимости ЗЧ собственного производства</w:t>
      </w:r>
    </w:p>
    <w:p w14:paraId="1E00264D" w14:textId="0148204B" w:rsidR="00997E61" w:rsidRPr="00E62075" w:rsidDel="00FC5808" w:rsidRDefault="00997E61" w:rsidP="001E13A9">
      <w:pPr>
        <w:rPr>
          <w:del w:id="1520" w:author="Попова Дарья" w:date="2020-07-20T15:03:00Z"/>
          <w:rFonts w:cs="Arial"/>
          <w:rPrChange w:id="1521" w:author="Попова Дарья" w:date="2020-07-20T17:33:00Z">
            <w:rPr>
              <w:del w:id="1522" w:author="Попова Дарья" w:date="2020-07-20T15:03:00Z"/>
              <w:rFonts w:eastAsiaTheme="majorEastAsia" w:cs="Arial"/>
            </w:rPr>
          </w:rPrChange>
        </w:rPr>
      </w:pPr>
    </w:p>
    <w:p w14:paraId="06CA0DB3" w14:textId="2C367FF2" w:rsidR="00997E61" w:rsidRDefault="00F62E46" w:rsidP="00997E61">
      <w:pPr>
        <w:spacing w:after="240" w:line="276" w:lineRule="auto"/>
        <w:rPr>
          <w:rFonts w:cs="Arial"/>
        </w:rPr>
      </w:pPr>
      <w:r>
        <w:rPr>
          <w:rFonts w:cs="Arial"/>
        </w:rPr>
        <w:t>Планировщик</w:t>
      </w:r>
      <w:r w:rsidR="006871AB">
        <w:rPr>
          <w:rFonts w:cs="Arial"/>
        </w:rPr>
        <w:t xml:space="preserve"> </w:t>
      </w:r>
      <w:r w:rsidR="002535C0">
        <w:rPr>
          <w:rFonts w:cs="Arial"/>
        </w:rPr>
        <w:t>ТОиР УО</w:t>
      </w:r>
      <w:r w:rsidR="006871AB">
        <w:rPr>
          <w:rFonts w:cs="Arial"/>
        </w:rPr>
        <w:t>, выбирая</w:t>
      </w:r>
      <w:r w:rsidR="00D139D7">
        <w:rPr>
          <w:rFonts w:cs="Arial"/>
        </w:rPr>
        <w:t xml:space="preserve"> заказ</w:t>
      </w:r>
      <w:r w:rsidR="006871AB">
        <w:rPr>
          <w:rFonts w:cs="Arial"/>
        </w:rPr>
        <w:t>ы ТОРО</w:t>
      </w:r>
      <w:r w:rsidR="00EF3F8E">
        <w:rPr>
          <w:rFonts w:cs="Arial"/>
        </w:rPr>
        <w:t xml:space="preserve"> со статусом «</w:t>
      </w:r>
      <w:r w:rsidR="00EF3F8E" w:rsidRPr="00EF3F8E">
        <w:rPr>
          <w:rFonts w:cs="Arial"/>
        </w:rPr>
        <w:t>МТРН - материалы не оценены</w:t>
      </w:r>
      <w:r w:rsidR="00EF3F8E">
        <w:rPr>
          <w:rFonts w:cs="Arial"/>
        </w:rPr>
        <w:t>»</w:t>
      </w:r>
      <w:ins w:id="1523" w:author="Попова Дарья" w:date="2020-07-20T15:07:00Z">
        <w:r w:rsidR="00435280">
          <w:rPr>
            <w:rFonts w:cs="Arial"/>
          </w:rPr>
          <w:t>, или Планировщик ЗиС УО</w:t>
        </w:r>
      </w:ins>
      <w:r w:rsidR="00591007">
        <w:rPr>
          <w:rFonts w:cs="Arial"/>
        </w:rPr>
        <w:t xml:space="preserve"> в отчете</w:t>
      </w:r>
      <w:r w:rsidR="00591007" w:rsidRPr="00591007">
        <w:rPr>
          <w:rFonts w:cs="Arial"/>
        </w:rPr>
        <w:t xml:space="preserve"> </w:t>
      </w:r>
      <w:r w:rsidR="0058364F" w:rsidRPr="00E62075">
        <w:rPr>
          <w:rFonts w:cs="Arial"/>
          <w:rPrChange w:id="1524" w:author="Попова Дарья" w:date="2020-07-20T17:33:00Z">
            <w:rPr>
              <w:rFonts w:cs="Arial"/>
              <w:lang w:val="en-US"/>
            </w:rPr>
          </w:rPrChange>
        </w:rPr>
        <w:t>ZPM</w:t>
      </w:r>
      <w:r w:rsidR="0058364F" w:rsidRPr="009721BA">
        <w:rPr>
          <w:rFonts w:cs="Arial"/>
        </w:rPr>
        <w:t>_</w:t>
      </w:r>
      <w:r w:rsidR="0058364F" w:rsidRPr="00E62075">
        <w:rPr>
          <w:rFonts w:cs="Arial"/>
          <w:rPrChange w:id="1525" w:author="Попова Дарья" w:date="2020-07-20T17:33:00Z">
            <w:rPr>
              <w:rFonts w:cs="Arial"/>
              <w:lang w:val="en-US"/>
            </w:rPr>
          </w:rPrChange>
        </w:rPr>
        <w:t>IWBK</w:t>
      </w:r>
      <w:r w:rsidR="00496911">
        <w:rPr>
          <w:rFonts w:cs="Arial"/>
        </w:rPr>
        <w:t xml:space="preserve"> </w:t>
      </w:r>
      <w:r w:rsidR="00997E61" w:rsidRPr="007008A3">
        <w:rPr>
          <w:rFonts w:cs="Arial"/>
        </w:rPr>
        <w:t>производит формирование заявки на оценку стоимости МТР</w:t>
      </w:r>
      <w:r w:rsidR="00591007">
        <w:rPr>
          <w:rFonts w:cs="Arial"/>
        </w:rPr>
        <w:t xml:space="preserve"> ответственному исполнителю в процессе УП-04.02.02.01 «Формирование и согласование ВБ». После </w:t>
      </w:r>
      <w:r w:rsidR="00812F30">
        <w:rPr>
          <w:rFonts w:cs="Arial"/>
        </w:rPr>
        <w:t>формирования</w:t>
      </w:r>
      <w:r w:rsidR="00EF3F8E">
        <w:rPr>
          <w:rFonts w:cs="Arial"/>
        </w:rPr>
        <w:t xml:space="preserve"> стоимости </w:t>
      </w:r>
      <w:r w:rsidR="00812F30">
        <w:rPr>
          <w:rFonts w:cs="Arial"/>
        </w:rPr>
        <w:t>МТР в процессе УП-</w:t>
      </w:r>
      <w:r w:rsidR="00812F30">
        <w:rPr>
          <w:rFonts w:cs="Arial"/>
        </w:rPr>
        <w:lastRenderedPageBreak/>
        <w:t>04.05.02.01 «Формирование прогноза исполнения ВБ»</w:t>
      </w:r>
      <w:r w:rsidR="00591007">
        <w:rPr>
          <w:rFonts w:cs="Arial"/>
        </w:rPr>
        <w:t xml:space="preserve"> и определения цены в системе,</w:t>
      </w:r>
      <w:r w:rsidR="00812F30">
        <w:rPr>
          <w:rFonts w:cs="Arial"/>
        </w:rPr>
        <w:t xml:space="preserve"> </w:t>
      </w:r>
      <w:r w:rsidR="00A774D5">
        <w:rPr>
          <w:rFonts w:cs="Arial"/>
        </w:rPr>
        <w:t>возвращается к шагу 2</w:t>
      </w:r>
      <w:del w:id="1526" w:author="Попова Дарья" w:date="2020-07-20T15:07:00Z">
        <w:r w:rsidR="00EF3F8E" w:rsidDel="00435280">
          <w:rPr>
            <w:rFonts w:cs="Arial"/>
          </w:rPr>
          <w:delText>1</w:delText>
        </w:r>
      </w:del>
      <w:ins w:id="1527" w:author="Попова Дарья" w:date="2020-07-20T15:07:00Z">
        <w:r w:rsidR="00435280">
          <w:rPr>
            <w:rFonts w:cs="Arial"/>
          </w:rPr>
          <w:t>0</w:t>
        </w:r>
      </w:ins>
      <w:r w:rsidR="00EF3F8E">
        <w:rPr>
          <w:rFonts w:cs="Arial"/>
        </w:rPr>
        <w:t xml:space="preserve">0, на котором формирует заявку </w:t>
      </w:r>
      <w:r w:rsidR="00812F30">
        <w:rPr>
          <w:rFonts w:cs="Arial"/>
        </w:rPr>
        <w:t>на изготовление ЗЧ</w:t>
      </w:r>
      <w:r w:rsidR="00EF3F8E">
        <w:rPr>
          <w:rFonts w:cs="Arial"/>
        </w:rPr>
        <w:t>.</w:t>
      </w:r>
    </w:p>
    <w:p w14:paraId="107C4893" w14:textId="034761AC" w:rsidR="0040235E" w:rsidRDefault="0040235E" w:rsidP="00997E61">
      <w:pPr>
        <w:spacing w:after="240" w:line="276" w:lineRule="auto"/>
        <w:rPr>
          <w:rFonts w:cs="Arial"/>
        </w:rPr>
      </w:pPr>
      <w:r>
        <w:rPr>
          <w:rFonts w:cs="Arial"/>
        </w:rPr>
        <w:t xml:space="preserve">Для выбора ОЗМ для заявки на оценку МТР </w:t>
      </w:r>
      <w:del w:id="1528" w:author="ShramkovAB" w:date="2021-04-01T14:33:00Z">
        <w:r w:rsidDel="006470E8">
          <w:rPr>
            <w:rFonts w:cs="Arial"/>
          </w:rPr>
          <w:delText xml:space="preserve">будет </w:delText>
        </w:r>
      </w:del>
      <w:r>
        <w:rPr>
          <w:rFonts w:cs="Arial"/>
        </w:rPr>
        <w:t>использ</w:t>
      </w:r>
      <w:ins w:id="1529" w:author="ShramkovAB" w:date="2021-04-01T14:33:00Z">
        <w:r w:rsidR="006470E8">
          <w:rPr>
            <w:rFonts w:cs="Arial"/>
          </w:rPr>
          <w:t>уется</w:t>
        </w:r>
      </w:ins>
      <w:del w:id="1530" w:author="ShramkovAB" w:date="2021-04-01T14:33:00Z">
        <w:r w:rsidDel="006470E8">
          <w:rPr>
            <w:rFonts w:cs="Arial"/>
          </w:rPr>
          <w:delText>оваться</w:delText>
        </w:r>
      </w:del>
      <w:r>
        <w:rPr>
          <w:rFonts w:cs="Arial"/>
        </w:rPr>
        <w:t xml:space="preserve"> отчет </w:t>
      </w:r>
      <w:r w:rsidR="0058364F">
        <w:rPr>
          <w:rFonts w:cs="Arial"/>
        </w:rPr>
        <w:t>–</w:t>
      </w:r>
      <w:r>
        <w:rPr>
          <w:rFonts w:cs="Arial"/>
        </w:rPr>
        <w:t xml:space="preserve"> </w:t>
      </w:r>
      <w:r w:rsidR="0058364F">
        <w:rPr>
          <w:rFonts w:cs="Arial"/>
        </w:rPr>
        <w:t xml:space="preserve">транзакция </w:t>
      </w:r>
      <w:r w:rsidR="0058364F" w:rsidRPr="00E62075">
        <w:rPr>
          <w:rFonts w:cs="Arial"/>
          <w:rPrChange w:id="1531" w:author="Попова Дарья" w:date="2020-07-20T17:33:00Z">
            <w:rPr>
              <w:rFonts w:cs="Arial"/>
              <w:lang w:val="en-US"/>
            </w:rPr>
          </w:rPrChange>
        </w:rPr>
        <w:t>ZPM</w:t>
      </w:r>
      <w:r w:rsidR="0058364F" w:rsidRPr="009721BA">
        <w:rPr>
          <w:rFonts w:cs="Arial"/>
        </w:rPr>
        <w:t>_</w:t>
      </w:r>
      <w:r w:rsidR="0058364F" w:rsidRPr="00E62075">
        <w:rPr>
          <w:rFonts w:cs="Arial"/>
          <w:rPrChange w:id="1532" w:author="Попова Дарья" w:date="2020-07-20T17:33:00Z">
            <w:rPr>
              <w:rFonts w:cs="Arial"/>
              <w:lang w:val="en-US"/>
            </w:rPr>
          </w:rPrChange>
        </w:rPr>
        <w:t>IWBK</w:t>
      </w:r>
      <w:r>
        <w:rPr>
          <w:rFonts w:cs="Arial"/>
        </w:rPr>
        <w:t>.</w:t>
      </w:r>
    </w:p>
    <w:p w14:paraId="0AF8D9E4" w14:textId="77777777" w:rsidR="006F0665" w:rsidRPr="00A56639" w:rsidRDefault="006F0665" w:rsidP="001F00CA">
      <w:pPr>
        <w:spacing w:after="120" w:line="276" w:lineRule="auto"/>
        <w:ind w:left="567"/>
        <w:jc w:val="left"/>
        <w:rPr>
          <w:rFonts w:cs="Arial"/>
        </w:rPr>
      </w:pPr>
      <w:r w:rsidRPr="00A56639">
        <w:rPr>
          <w:rFonts w:cs="Arial"/>
        </w:rPr>
        <w:t>Поля для заполнения на селекционном экране:</w:t>
      </w:r>
    </w:p>
    <w:p w14:paraId="07CBB2EF" w14:textId="77777777" w:rsidR="006F0665" w:rsidRPr="00A56639" w:rsidRDefault="006F0665" w:rsidP="001F00CA">
      <w:pPr>
        <w:spacing w:after="120" w:line="276" w:lineRule="auto"/>
        <w:ind w:left="567"/>
        <w:jc w:val="left"/>
        <w:rPr>
          <w:rFonts w:cs="Arial"/>
        </w:rPr>
      </w:pPr>
      <w:r w:rsidRPr="00A56639">
        <w:rPr>
          <w:rFonts w:cs="Arial"/>
        </w:rPr>
        <w:t>- Техническое место;</w:t>
      </w:r>
    </w:p>
    <w:p w14:paraId="2C9C29A8" w14:textId="77777777" w:rsidR="006F0665" w:rsidRPr="00A56639" w:rsidRDefault="006F0665" w:rsidP="001F00CA">
      <w:pPr>
        <w:spacing w:after="120" w:line="276" w:lineRule="auto"/>
        <w:ind w:left="567"/>
        <w:jc w:val="left"/>
        <w:rPr>
          <w:rFonts w:cs="Arial"/>
        </w:rPr>
      </w:pPr>
      <w:r w:rsidRPr="00A56639">
        <w:rPr>
          <w:rFonts w:cs="Arial"/>
        </w:rPr>
        <w:t>- Группа планирования;</w:t>
      </w:r>
    </w:p>
    <w:p w14:paraId="7DF6D9A9" w14:textId="36786527" w:rsidR="006F0665" w:rsidRPr="00A56639" w:rsidRDefault="00F90C73" w:rsidP="00B153FA">
      <w:pPr>
        <w:spacing w:after="240" w:line="276" w:lineRule="auto"/>
        <w:jc w:val="left"/>
        <w:rPr>
          <w:rFonts w:cs="Arial"/>
        </w:rPr>
      </w:pPr>
      <w:r>
        <w:rPr>
          <w:rFonts w:cs="Arial"/>
        </w:rPr>
        <w:t xml:space="preserve">        </w:t>
      </w:r>
      <w:r w:rsidR="006F0665">
        <w:rPr>
          <w:rFonts w:cs="Arial"/>
        </w:rPr>
        <w:t>- Период (с .. по).</w:t>
      </w:r>
    </w:p>
    <w:p w14:paraId="3261DE9C" w14:textId="41D738A9" w:rsidR="00997E61" w:rsidRPr="007008A3" w:rsidDel="00435280" w:rsidRDefault="00997E61" w:rsidP="001E13A9">
      <w:pPr>
        <w:rPr>
          <w:del w:id="1533" w:author="Попова Дарья" w:date="2020-07-20T15:08:00Z"/>
          <w:rFonts w:eastAsiaTheme="majorEastAsia" w:cs="Arial"/>
        </w:rPr>
      </w:pPr>
    </w:p>
    <w:p w14:paraId="6FA5CD8E" w14:textId="686D40DD" w:rsidR="00997E61" w:rsidRPr="007008A3" w:rsidRDefault="00997E61">
      <w:pPr>
        <w:pStyle w:val="4"/>
      </w:pPr>
      <w:r w:rsidRPr="007008A3">
        <w:t xml:space="preserve">Шаг процесса </w:t>
      </w:r>
      <w:r w:rsidR="00A774D5">
        <w:t>220</w:t>
      </w:r>
      <w:r w:rsidRPr="007008A3">
        <w:t xml:space="preserve"> – Установка статуса "Материалы запланированы"</w:t>
      </w:r>
    </w:p>
    <w:p w14:paraId="0E6B5CB1" w14:textId="1E780491" w:rsidR="006871AB" w:rsidRDefault="00914D14" w:rsidP="00997E61">
      <w:pPr>
        <w:spacing w:after="240" w:line="276" w:lineRule="auto"/>
        <w:rPr>
          <w:rFonts w:cs="Arial"/>
        </w:rPr>
      </w:pPr>
      <w:r w:rsidRPr="00914D14">
        <w:rPr>
          <w:rFonts w:cs="Arial"/>
        </w:rPr>
        <w:t xml:space="preserve">Планировщик </w:t>
      </w:r>
      <w:r w:rsidR="002535C0">
        <w:rPr>
          <w:rFonts w:cs="Arial"/>
        </w:rPr>
        <w:t>ТОиР УО</w:t>
      </w:r>
      <w:r w:rsidRPr="00914D14">
        <w:rPr>
          <w:rFonts w:cs="Arial"/>
        </w:rPr>
        <w:t>, выполнив на предыдущих шагах процесса, проверку наличия стоимости ОЗМ и получив подтверждение</w:t>
      </w:r>
      <w:r>
        <w:rPr>
          <w:rFonts w:cs="Arial"/>
        </w:rPr>
        <w:t xml:space="preserve"> от ЦРММ о возможности производ</w:t>
      </w:r>
      <w:r w:rsidRPr="00914D14">
        <w:rPr>
          <w:rFonts w:cs="Arial"/>
        </w:rPr>
        <w:t>ства ЗЧ, указанных в заказах ТОРО, устанавливает на заказах статус «МТРП – Материалы запланированы».</w:t>
      </w:r>
    </w:p>
    <w:p w14:paraId="47CFAF4B" w14:textId="77777777" w:rsidR="006871AB" w:rsidRDefault="006871AB" w:rsidP="006871AB">
      <w:pPr>
        <w:spacing w:after="240" w:line="276" w:lineRule="auto"/>
        <w:rPr>
          <w:rFonts w:cs="Arial"/>
        </w:rPr>
      </w:pPr>
      <w:r>
        <w:rPr>
          <w:rFonts w:cs="Arial"/>
        </w:rPr>
        <w:t>Используются транзакции</w:t>
      </w:r>
    </w:p>
    <w:p w14:paraId="0584A48B" w14:textId="77777777" w:rsidR="006F0665" w:rsidRDefault="006871AB" w:rsidP="006F0665">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r w:rsidR="006F0665" w:rsidRPr="006F0665">
        <w:rPr>
          <w:rFonts w:cs="Arial"/>
        </w:rPr>
        <w:t xml:space="preserve"> </w:t>
      </w:r>
    </w:p>
    <w:p w14:paraId="6D9342A5" w14:textId="0BF7AA2D" w:rsidR="00997E61" w:rsidRPr="00A774D5" w:rsidRDefault="00997E61">
      <w:pPr>
        <w:pStyle w:val="4"/>
      </w:pPr>
      <w:r w:rsidRPr="007008A3">
        <w:t xml:space="preserve">Шаг процесса </w:t>
      </w:r>
      <w:r w:rsidR="00A774D5">
        <w:t>230</w:t>
      </w:r>
      <w:r w:rsidRPr="007008A3">
        <w:t xml:space="preserve"> – Анализ запланированных исполнителей работ</w:t>
      </w:r>
    </w:p>
    <w:p w14:paraId="4AF839F3" w14:textId="0AC07837" w:rsidR="00817355" w:rsidRDefault="00472E90" w:rsidP="00997E61">
      <w:pPr>
        <w:spacing w:after="240" w:line="276" w:lineRule="auto"/>
        <w:rPr>
          <w:ins w:id="1534" w:author="Попова Дарья" w:date="2020-07-20T15:40:00Z"/>
          <w:rFonts w:cs="Arial"/>
        </w:rPr>
      </w:pPr>
      <w:r>
        <w:rPr>
          <w:rFonts w:cs="Arial"/>
        </w:rPr>
        <w:t>При формировании</w:t>
      </w:r>
      <w:r w:rsidR="00D139D7">
        <w:rPr>
          <w:rFonts w:cs="Arial"/>
        </w:rPr>
        <w:t xml:space="preserve"> заказ</w:t>
      </w:r>
      <w:r>
        <w:rPr>
          <w:rFonts w:cs="Arial"/>
        </w:rPr>
        <w:t xml:space="preserve">ов </w:t>
      </w:r>
      <w:r w:rsidR="00496911">
        <w:rPr>
          <w:rFonts w:cs="Arial"/>
        </w:rPr>
        <w:t xml:space="preserve">ТОРО </w:t>
      </w:r>
      <w:r w:rsidR="00436DF3">
        <w:rPr>
          <w:rFonts w:cs="Arial"/>
        </w:rPr>
        <w:t>происходит их автозаполнение операциями с рабочими местами, на основе используемых в планах техкарт.</w:t>
      </w:r>
      <w:ins w:id="1535" w:author="Попова Дарья" w:date="2020-07-20T15:48:00Z">
        <w:r w:rsidR="00817355">
          <w:rPr>
            <w:rFonts w:cs="Arial"/>
          </w:rPr>
          <w:t xml:space="preserve"> При формировании сетевых</w:t>
        </w:r>
      </w:ins>
      <w:ins w:id="1536" w:author="Попова Дарья" w:date="2020-07-20T16:16:00Z">
        <w:r w:rsidR="007C2324">
          <w:rPr>
            <w:rFonts w:cs="Arial"/>
          </w:rPr>
          <w:t xml:space="preserve"> графиков наполнение</w:t>
        </w:r>
      </w:ins>
      <w:ins w:id="1537" w:author="Попова Дарья" w:date="2020-07-20T16:17:00Z">
        <w:r w:rsidR="007C2324">
          <w:rPr>
            <w:rFonts w:cs="Arial"/>
          </w:rPr>
          <w:t xml:space="preserve"> операций</w:t>
        </w:r>
      </w:ins>
      <w:ins w:id="1538" w:author="Попова Дарья" w:date="2020-07-20T16:16:00Z">
        <w:r w:rsidR="007C2324">
          <w:rPr>
            <w:rFonts w:cs="Arial"/>
          </w:rPr>
          <w:t xml:space="preserve"> осуществляется </w:t>
        </w:r>
      </w:ins>
      <w:del w:id="1539" w:author="Попова Дарья" w:date="2020-07-20T15:43:00Z">
        <w:r w:rsidR="00436DF3" w:rsidDel="00817355">
          <w:rPr>
            <w:rFonts w:cs="Arial"/>
          </w:rPr>
          <w:delText xml:space="preserve"> </w:delText>
        </w:r>
      </w:del>
      <w:ins w:id="1540" w:author="Попова Дарья" w:date="2020-07-20T16:17:00Z">
        <w:r w:rsidR="007C2324">
          <w:rPr>
            <w:rFonts w:cs="Arial"/>
          </w:rPr>
          <w:t>вручную.</w:t>
        </w:r>
      </w:ins>
    </w:p>
    <w:p w14:paraId="45709580" w14:textId="7F56B7CB" w:rsidR="00997E61" w:rsidRDefault="00F62E46" w:rsidP="00997E61">
      <w:pPr>
        <w:spacing w:after="240" w:line="276" w:lineRule="auto"/>
        <w:rPr>
          <w:rFonts w:cs="Arial"/>
        </w:rPr>
      </w:pPr>
      <w:r>
        <w:rPr>
          <w:rFonts w:cs="Arial"/>
        </w:rPr>
        <w:t>Планировщик</w:t>
      </w:r>
      <w:r w:rsidR="00997E61" w:rsidRPr="007008A3">
        <w:rPr>
          <w:rFonts w:cs="Arial"/>
        </w:rPr>
        <w:t xml:space="preserve"> </w:t>
      </w:r>
      <w:r w:rsidR="002535C0">
        <w:rPr>
          <w:rFonts w:cs="Arial"/>
        </w:rPr>
        <w:t>ТОиР УО</w:t>
      </w:r>
      <w:ins w:id="1541" w:author="Попова Дарья" w:date="2020-07-20T15:43:00Z">
        <w:r w:rsidR="00817355">
          <w:rPr>
            <w:rFonts w:cs="Arial"/>
          </w:rPr>
          <w:t xml:space="preserve"> или Планиро</w:t>
        </w:r>
      </w:ins>
      <w:ins w:id="1542" w:author="Попова Дарья" w:date="2020-07-20T15:44:00Z">
        <w:r w:rsidR="00817355">
          <w:rPr>
            <w:rFonts w:cs="Arial"/>
          </w:rPr>
          <w:t>в</w:t>
        </w:r>
      </w:ins>
      <w:ins w:id="1543" w:author="Попова Дарья" w:date="2020-07-20T15:43:00Z">
        <w:r w:rsidR="00817355">
          <w:rPr>
            <w:rFonts w:cs="Arial"/>
          </w:rPr>
          <w:t>щик ЗиС</w:t>
        </w:r>
      </w:ins>
      <w:ins w:id="1544" w:author="Попова Дарья" w:date="2020-07-20T15:47:00Z">
        <w:r w:rsidR="00817355">
          <w:rPr>
            <w:rFonts w:cs="Arial"/>
          </w:rPr>
          <w:t xml:space="preserve"> УО</w:t>
        </w:r>
      </w:ins>
      <w:r w:rsidR="00436DF3">
        <w:rPr>
          <w:rFonts w:cs="Arial"/>
        </w:rPr>
        <w:t xml:space="preserve"> должен проанализировать целесообразность привлечения </w:t>
      </w:r>
      <w:r w:rsidR="00997E61" w:rsidRPr="007008A3">
        <w:rPr>
          <w:rFonts w:cs="Arial"/>
        </w:rPr>
        <w:t>конкретных исполнителей ра</w:t>
      </w:r>
      <w:r w:rsidR="00065590">
        <w:rPr>
          <w:rFonts w:cs="Arial"/>
        </w:rPr>
        <w:t>бот на уровне операций</w:t>
      </w:r>
      <w:r w:rsidR="00D139D7">
        <w:rPr>
          <w:rFonts w:cs="Arial"/>
        </w:rPr>
        <w:t xml:space="preserve"> заказ</w:t>
      </w:r>
      <w:r w:rsidR="00065590">
        <w:rPr>
          <w:rFonts w:cs="Arial"/>
        </w:rPr>
        <w:t>ов</w:t>
      </w:r>
      <w:ins w:id="1545" w:author="Попова Дарья" w:date="2020-07-20T15:44:00Z">
        <w:r w:rsidR="00817355">
          <w:rPr>
            <w:rFonts w:cs="Arial"/>
          </w:rPr>
          <w:t>/ сетевых графиков</w:t>
        </w:r>
      </w:ins>
      <w:r w:rsidR="00065590">
        <w:rPr>
          <w:rFonts w:cs="Arial"/>
        </w:rPr>
        <w:t xml:space="preserve">: </w:t>
      </w:r>
      <w:r w:rsidR="00436DF3">
        <w:rPr>
          <w:rFonts w:cs="Arial"/>
        </w:rPr>
        <w:t>бригад</w:t>
      </w:r>
      <w:r w:rsidR="00997E61" w:rsidRPr="007008A3">
        <w:rPr>
          <w:rFonts w:cs="Arial"/>
        </w:rPr>
        <w:t xml:space="preserve"> при выполнении работ хозспо</w:t>
      </w:r>
      <w:r w:rsidR="00436DF3">
        <w:rPr>
          <w:rFonts w:cs="Arial"/>
        </w:rPr>
        <w:t>собом или подрядных организаций</w:t>
      </w:r>
      <w:r w:rsidR="00F13F5E">
        <w:rPr>
          <w:rFonts w:cs="Arial"/>
        </w:rPr>
        <w:t>, при определении целесообразности замены ресурсов в</w:t>
      </w:r>
      <w:r w:rsidR="00D139D7">
        <w:rPr>
          <w:rFonts w:cs="Arial"/>
        </w:rPr>
        <w:t xml:space="preserve"> заказ</w:t>
      </w:r>
      <w:r w:rsidR="00F13F5E">
        <w:rPr>
          <w:rFonts w:cs="Arial"/>
        </w:rPr>
        <w:t>ах</w:t>
      </w:r>
      <w:ins w:id="1546" w:author="Попова Дарья" w:date="2020-07-20T15:44:00Z">
        <w:r w:rsidR="00817355">
          <w:rPr>
            <w:rFonts w:cs="Arial"/>
          </w:rPr>
          <w:t>/ сетевых графиках</w:t>
        </w:r>
      </w:ins>
      <w:r w:rsidR="00F13F5E">
        <w:rPr>
          <w:rFonts w:cs="Arial"/>
        </w:rPr>
        <w:t>, произвести соответствующие замены</w:t>
      </w:r>
      <w:del w:id="1547" w:author="Попова Дарья" w:date="2020-07-20T15:44:00Z">
        <w:r w:rsidR="00F13F5E" w:rsidDel="00817355">
          <w:rPr>
            <w:rFonts w:cs="Arial"/>
          </w:rPr>
          <w:delText xml:space="preserve"> в</w:delText>
        </w:r>
        <w:r w:rsidR="00D139D7" w:rsidDel="00817355">
          <w:rPr>
            <w:rFonts w:cs="Arial"/>
          </w:rPr>
          <w:delText xml:space="preserve"> заказ</w:delText>
        </w:r>
        <w:r w:rsidR="00F13F5E" w:rsidDel="00817355">
          <w:rPr>
            <w:rFonts w:cs="Arial"/>
          </w:rPr>
          <w:delText>ах</w:delText>
        </w:r>
      </w:del>
      <w:r w:rsidR="00F13F5E">
        <w:rPr>
          <w:rFonts w:cs="Arial"/>
        </w:rPr>
        <w:t>.</w:t>
      </w:r>
      <w:r w:rsidR="00997E61" w:rsidRPr="007008A3">
        <w:rPr>
          <w:rFonts w:cs="Arial"/>
        </w:rPr>
        <w:t xml:space="preserve"> </w:t>
      </w:r>
      <w:r w:rsidR="00D71133">
        <w:rPr>
          <w:rFonts w:cs="Arial"/>
        </w:rPr>
        <w:t>На данном шаге также определяется способ исполнения тех либо иных</w:t>
      </w:r>
      <w:r w:rsidR="00D139D7">
        <w:rPr>
          <w:rFonts w:cs="Arial"/>
        </w:rPr>
        <w:t xml:space="preserve"> заказ</w:t>
      </w:r>
      <w:r w:rsidR="00D71133">
        <w:rPr>
          <w:rFonts w:cs="Arial"/>
        </w:rPr>
        <w:t>ов</w:t>
      </w:r>
      <w:ins w:id="1548" w:author="Попова Дарья" w:date="2020-07-20T15:47:00Z">
        <w:r w:rsidR="00817355">
          <w:rPr>
            <w:rFonts w:cs="Arial"/>
          </w:rPr>
          <w:t>/ сетевых графиков</w:t>
        </w:r>
      </w:ins>
      <w:r w:rsidR="00D71133">
        <w:rPr>
          <w:rFonts w:cs="Arial"/>
        </w:rPr>
        <w:t xml:space="preserve"> – внутренними силами (хозспособ)</w:t>
      </w:r>
      <w:del w:id="1549" w:author="Попова Дарья" w:date="2020-07-20T15:48:00Z">
        <w:r w:rsidR="00D71133" w:rsidDel="00817355">
          <w:rPr>
            <w:rFonts w:cs="Arial"/>
          </w:rPr>
          <w:delText>,</w:delText>
        </w:r>
      </w:del>
      <w:r w:rsidR="00D71133">
        <w:rPr>
          <w:rFonts w:cs="Arial"/>
        </w:rPr>
        <w:t xml:space="preserve"> либо с привлечением сторонних (подрядных) организаций.</w:t>
      </w:r>
    </w:p>
    <w:p w14:paraId="0B241629" w14:textId="7E6CAAC1" w:rsidR="00CD0448" w:rsidRDefault="00CD0448" w:rsidP="00997E61">
      <w:pPr>
        <w:spacing w:after="240" w:line="276" w:lineRule="auto"/>
        <w:rPr>
          <w:rFonts w:cs="Arial"/>
        </w:rPr>
      </w:pPr>
      <w:r>
        <w:rPr>
          <w:rFonts w:cs="Arial"/>
        </w:rPr>
        <w:t>Исполнитель на уровне операции задается в виде объекта системы «Рабочее место», представляющего собой бригаду (совокупность) специалистов</w:t>
      </w:r>
      <w:r w:rsidR="0037108A">
        <w:rPr>
          <w:rFonts w:cs="Arial"/>
        </w:rPr>
        <w:t>;</w:t>
      </w:r>
      <w:r>
        <w:rPr>
          <w:rFonts w:cs="Arial"/>
        </w:rPr>
        <w:t xml:space="preserve"> в </w:t>
      </w:r>
      <w:r w:rsidR="0037108A">
        <w:rPr>
          <w:rFonts w:cs="Arial"/>
        </w:rPr>
        <w:t xml:space="preserve">рабочем месте </w:t>
      </w:r>
      <w:r>
        <w:rPr>
          <w:rFonts w:cs="Arial"/>
        </w:rPr>
        <w:t>также вед</w:t>
      </w:r>
      <w:r w:rsidR="0037108A">
        <w:rPr>
          <w:rFonts w:cs="Arial"/>
        </w:rPr>
        <w:t>е</w:t>
      </w:r>
      <w:r>
        <w:rPr>
          <w:rFonts w:cs="Arial"/>
        </w:rPr>
        <w:t>тся</w:t>
      </w:r>
      <w:r w:rsidR="0037108A">
        <w:rPr>
          <w:rFonts w:cs="Arial"/>
        </w:rPr>
        <w:t xml:space="preserve"> мощность, определяющая какой объем работ и в какой временной интервал в течение суток данное рабочее место может выполнять</w:t>
      </w:r>
      <w:r>
        <w:rPr>
          <w:rFonts w:cs="Arial"/>
        </w:rPr>
        <w:t>. Более подробно рабочие места и мощности представлены в КД «</w:t>
      </w:r>
      <w:del w:id="1550" w:author="Александр Шрамков" w:date="2021-03-05T12:38:00Z">
        <w:r w:rsidR="000367AC" w:rsidDel="001710A8">
          <w:rPr>
            <w:rFonts w:cs="Arial"/>
          </w:rPr>
          <w:delText>ERP.9.9.</w:delText>
        </w:r>
      </w:del>
      <w:ins w:id="1551" w:author="Александр Шрамков" w:date="2021-03-05T12:38:00Z">
        <w:r w:rsidR="001710A8">
          <w:rPr>
            <w:rFonts w:cs="Arial"/>
          </w:rPr>
          <w:t>ERP.13.9.</w:t>
        </w:r>
      </w:ins>
      <w:r w:rsidR="000367AC">
        <w:rPr>
          <w:rFonts w:cs="Arial"/>
        </w:rPr>
        <w:t>2.</w:t>
      </w:r>
      <w:r w:rsidRPr="00CD0448">
        <w:rPr>
          <w:rFonts w:cs="Arial"/>
        </w:rPr>
        <w:t>7.PM.КД Управление основными данными по направлению ТОиР</w:t>
      </w:r>
      <w:r>
        <w:rPr>
          <w:rFonts w:cs="Arial"/>
        </w:rPr>
        <w:t>».</w:t>
      </w:r>
      <w:r w:rsidR="00DB5FCA">
        <w:rPr>
          <w:rFonts w:cs="Arial"/>
        </w:rPr>
        <w:t xml:space="preserve"> При назначении рабочего места на операцию учитывается его текущая (плановая) загрузка.</w:t>
      </w:r>
    </w:p>
    <w:p w14:paraId="0272E164" w14:textId="4575DC92" w:rsidR="00F13F5E" w:rsidRDefault="00F13F5E" w:rsidP="00997E61">
      <w:pPr>
        <w:spacing w:after="240" w:line="276" w:lineRule="auto"/>
        <w:rPr>
          <w:rFonts w:cs="Arial"/>
        </w:rPr>
      </w:pPr>
      <w:r>
        <w:rPr>
          <w:rFonts w:cs="Arial"/>
        </w:rPr>
        <w:lastRenderedPageBreak/>
        <w:t>В случае определения в качестве исполнителей работ подрядных организаций</w:t>
      </w:r>
      <w:r w:rsidR="00A60B2B">
        <w:rPr>
          <w:rFonts w:cs="Arial"/>
        </w:rPr>
        <w:t xml:space="preserve">, Планировщик </w:t>
      </w:r>
      <w:r w:rsidR="002535C0">
        <w:rPr>
          <w:rFonts w:cs="Arial"/>
        </w:rPr>
        <w:t>ТОиР УО</w:t>
      </w:r>
      <w:r w:rsidR="00A60B2B">
        <w:rPr>
          <w:rFonts w:cs="Arial"/>
        </w:rPr>
        <w:t xml:space="preserve"> устанавливает на заказе ТОРО статус «ТРОС – требует осмечивания»</w:t>
      </w:r>
      <w:r>
        <w:rPr>
          <w:rFonts w:cs="Arial"/>
        </w:rPr>
        <w:t>,</w:t>
      </w:r>
      <w:r w:rsidR="00A60B2B">
        <w:rPr>
          <w:rFonts w:cs="Arial"/>
        </w:rPr>
        <w:t xml:space="preserve"> </w:t>
      </w:r>
      <w:ins w:id="1552" w:author="Попова Дарья" w:date="2020-07-20T16:49:00Z">
        <w:r w:rsidR="00ED0301">
          <w:rPr>
            <w:rFonts w:cs="Arial"/>
          </w:rPr>
          <w:t xml:space="preserve">для сетевых графиков установка дополнительных статусов не требуется, </w:t>
        </w:r>
      </w:ins>
      <w:r w:rsidR="00A60B2B">
        <w:rPr>
          <w:rFonts w:cs="Arial"/>
        </w:rPr>
        <w:t>после чего</w:t>
      </w:r>
      <w:r>
        <w:rPr>
          <w:rFonts w:cs="Arial"/>
        </w:rPr>
        <w:t xml:space="preserve"> выполняется переход в процесс </w:t>
      </w:r>
      <w:r w:rsidRPr="00F13F5E">
        <w:rPr>
          <w:rFonts w:cs="Arial"/>
        </w:rPr>
        <w:t>ПП-07.02.03.03-ERP</w:t>
      </w:r>
      <w:r>
        <w:rPr>
          <w:rFonts w:cs="Arial"/>
        </w:rPr>
        <w:t xml:space="preserve"> </w:t>
      </w:r>
      <w:ins w:id="1553" w:author="Попова Дарья" w:date="2020-07-20T16:46:00Z">
        <w:r w:rsidR="00ED0301">
          <w:rPr>
            <w:rFonts w:cs="Arial"/>
          </w:rPr>
          <w:t>«</w:t>
        </w:r>
      </w:ins>
      <w:r w:rsidRPr="00F13F5E">
        <w:rPr>
          <w:rFonts w:cs="Arial"/>
        </w:rPr>
        <w:t>Оценка стоимости работ</w:t>
      </w:r>
      <w:ins w:id="1554" w:author="Попова Дарья" w:date="2020-07-20T16:47:00Z">
        <w:r w:rsidR="00ED0301">
          <w:rPr>
            <w:rFonts w:cs="Arial"/>
          </w:rPr>
          <w:t>»</w:t>
        </w:r>
      </w:ins>
      <w:r w:rsidRPr="00F13F5E">
        <w:rPr>
          <w:rFonts w:cs="Arial"/>
        </w:rPr>
        <w:t xml:space="preserve"> на основании ведомости дефектов</w:t>
      </w:r>
      <w:r>
        <w:rPr>
          <w:rFonts w:cs="Arial"/>
        </w:rPr>
        <w:t xml:space="preserve"> (см. раздел 5.2.2. данного документа), в рамках которого формируется дефектная ведомость и смета. После получения сметы на шаге </w:t>
      </w:r>
      <w:r w:rsidR="008C1CC2" w:rsidRPr="009721BA">
        <w:rPr>
          <w:rFonts w:cs="Arial"/>
        </w:rPr>
        <w:t>240</w:t>
      </w:r>
      <w:r w:rsidR="008C1CC2">
        <w:rPr>
          <w:rFonts w:cs="Arial"/>
        </w:rPr>
        <w:t xml:space="preserve"> </w:t>
      </w:r>
      <w:r>
        <w:rPr>
          <w:rFonts w:cs="Arial"/>
        </w:rPr>
        <w:t>в</w:t>
      </w:r>
      <w:r w:rsidR="00D139D7">
        <w:rPr>
          <w:rFonts w:cs="Arial"/>
        </w:rPr>
        <w:t xml:space="preserve"> заказ</w:t>
      </w:r>
      <w:ins w:id="1555" w:author="Попова Дарья" w:date="2020-07-20T16:48:00Z">
        <w:r w:rsidR="00ED0301">
          <w:rPr>
            <w:rFonts w:cs="Arial"/>
          </w:rPr>
          <w:t xml:space="preserve"> или сетевой график</w:t>
        </w:r>
      </w:ins>
      <w:r>
        <w:rPr>
          <w:rFonts w:cs="Arial"/>
        </w:rPr>
        <w:t xml:space="preserve"> вносится стоимость работ на уровень операции.</w:t>
      </w:r>
    </w:p>
    <w:p w14:paraId="78743971" w14:textId="4CA076F7" w:rsidR="00E56B2E" w:rsidRDefault="00E56B2E" w:rsidP="00997E61">
      <w:pPr>
        <w:spacing w:after="240" w:line="276" w:lineRule="auto"/>
        <w:rPr>
          <w:rFonts w:cs="Arial"/>
        </w:rPr>
      </w:pPr>
      <w:r>
        <w:rPr>
          <w:rFonts w:cs="Arial"/>
        </w:rPr>
        <w:t xml:space="preserve">В случае, когда осмечивание работ производить не нужно, либо Планировщик ТОиР </w:t>
      </w:r>
      <w:ins w:id="1556" w:author="Попова Дарья" w:date="2020-07-20T16:50:00Z">
        <w:r w:rsidR="00ED0301">
          <w:rPr>
            <w:rFonts w:cs="Arial"/>
          </w:rPr>
          <w:t xml:space="preserve">УО или Планировщик ЗиС УО </w:t>
        </w:r>
      </w:ins>
      <w:r>
        <w:rPr>
          <w:rFonts w:cs="Arial"/>
        </w:rPr>
        <w:t>самостоятельно может определить стоимость УСО, то выполняется переход на шаг 240 «</w:t>
      </w:r>
      <w:r w:rsidRPr="00E56B2E">
        <w:rPr>
          <w:rFonts w:cs="Arial"/>
        </w:rPr>
        <w:t>Ввод стоимости УСО в заказы ТОРО</w:t>
      </w:r>
      <w:ins w:id="1557" w:author="Попова Дарья" w:date="2020-07-20T16:50:00Z">
        <w:r w:rsidR="00ED0301">
          <w:rPr>
            <w:rFonts w:cs="Arial"/>
          </w:rPr>
          <w:t>/ СГ</w:t>
        </w:r>
      </w:ins>
      <w:r w:rsidRPr="00E56B2E">
        <w:rPr>
          <w:rFonts w:cs="Arial"/>
        </w:rPr>
        <w:t xml:space="preserve"> и приложение скан-копии сметы при необходимости</w:t>
      </w:r>
      <w:r>
        <w:rPr>
          <w:rFonts w:cs="Arial"/>
        </w:rPr>
        <w:t>».</w:t>
      </w:r>
    </w:p>
    <w:p w14:paraId="2892CE65" w14:textId="79ED1DB7" w:rsidR="00065590" w:rsidRPr="00065590" w:rsidRDefault="00F13F5E" w:rsidP="001E2EE8">
      <w:pPr>
        <w:spacing w:after="240" w:line="276" w:lineRule="auto"/>
        <w:rPr>
          <w:rFonts w:cs="Arial"/>
        </w:rPr>
      </w:pPr>
      <w:r w:rsidRPr="007008A3">
        <w:rPr>
          <w:rFonts w:cs="Arial"/>
        </w:rPr>
        <w:t>Обслуживание техники на гарантии</w:t>
      </w:r>
      <w:r w:rsidR="00A1513C">
        <w:rPr>
          <w:rFonts w:cs="Arial"/>
        </w:rPr>
        <w:t>, при наличии такого уточнения в договоре поставки,</w:t>
      </w:r>
      <w:r w:rsidRPr="007008A3">
        <w:rPr>
          <w:rFonts w:cs="Arial"/>
        </w:rPr>
        <w:t xml:space="preserve"> должно выполняться только официальными дилерами (проверка сроков гарантии выполняется путем перехода в ЕО из</w:t>
      </w:r>
      <w:r w:rsidR="00D139D7">
        <w:rPr>
          <w:rFonts w:cs="Arial"/>
        </w:rPr>
        <w:t xml:space="preserve"> заказ</w:t>
      </w:r>
      <w:r w:rsidRPr="007008A3">
        <w:rPr>
          <w:rFonts w:cs="Arial"/>
        </w:rPr>
        <w:t>а ТОРО).</w:t>
      </w:r>
      <w:r>
        <w:rPr>
          <w:rFonts w:cs="Arial"/>
        </w:rPr>
        <w:t xml:space="preserve"> </w:t>
      </w:r>
      <w:r w:rsidR="00065590" w:rsidRPr="00065590">
        <w:rPr>
          <w:rFonts w:cs="Arial"/>
        </w:rPr>
        <w:t>В системе проводится проверка на наличие гарантии по соответствующему оборудованию, указанному в качестве ссылочного объекта в</w:t>
      </w:r>
      <w:r w:rsidR="00D139D7">
        <w:rPr>
          <w:rFonts w:cs="Arial"/>
        </w:rPr>
        <w:t xml:space="preserve"> заказ</w:t>
      </w:r>
      <w:r w:rsidR="00065590" w:rsidRPr="00065590">
        <w:rPr>
          <w:rFonts w:cs="Arial"/>
        </w:rPr>
        <w:t>е, на соответствующую дату согласно срокам</w:t>
      </w:r>
      <w:r w:rsidR="00D139D7">
        <w:rPr>
          <w:rFonts w:cs="Arial"/>
        </w:rPr>
        <w:t xml:space="preserve"> заказ</w:t>
      </w:r>
      <w:r w:rsidR="00065590" w:rsidRPr="00065590">
        <w:rPr>
          <w:rFonts w:cs="Arial"/>
        </w:rPr>
        <w:t>а и проверка с помощью</w:t>
      </w:r>
      <w:r w:rsidR="006709C0" w:rsidRPr="009721BA">
        <w:rPr>
          <w:rFonts w:cs="Arial"/>
        </w:rPr>
        <w:t xml:space="preserve"> </w:t>
      </w:r>
      <w:r w:rsidR="006709C0">
        <w:rPr>
          <w:rFonts w:cs="Arial"/>
        </w:rPr>
        <w:t xml:space="preserve">транзакции </w:t>
      </w:r>
      <w:r w:rsidR="006709C0" w:rsidRPr="006709C0">
        <w:rPr>
          <w:rFonts w:cs="Arial"/>
        </w:rPr>
        <w:t>ZPM_CNTR</w:t>
      </w:r>
      <w:r w:rsidR="006709C0">
        <w:rPr>
          <w:rFonts w:cs="Arial"/>
        </w:rPr>
        <w:t xml:space="preserve"> -</w:t>
      </w:r>
      <w:r w:rsidR="00065590" w:rsidRPr="00065590">
        <w:rPr>
          <w:rFonts w:cs="Arial"/>
        </w:rPr>
        <w:t xml:space="preserve"> отчета</w:t>
      </w:r>
      <w:r w:rsidR="00CD0448">
        <w:rPr>
          <w:rFonts w:cs="Arial"/>
        </w:rPr>
        <w:t xml:space="preserve"> по целесообразности привлечения исполнителей, разработка </w:t>
      </w:r>
      <w:r w:rsidR="00CD0448" w:rsidRPr="00AF2D49">
        <w:rPr>
          <w:rFonts w:cs="Arial"/>
        </w:rPr>
        <w:t>№</w:t>
      </w:r>
      <w:r w:rsidR="0037108A" w:rsidRPr="00AF2D49">
        <w:rPr>
          <w:rFonts w:cs="Arial"/>
        </w:rPr>
        <w:t xml:space="preserve"> PM27</w:t>
      </w:r>
      <w:r w:rsidR="00065590" w:rsidRPr="000E4C83">
        <w:rPr>
          <w:rFonts w:cs="Arial"/>
        </w:rPr>
        <w:t>.</w:t>
      </w:r>
      <w:ins w:id="1558" w:author="Попова Дарья" w:date="2020-07-20T17:33:00Z">
        <w:r w:rsidR="00E62075">
          <w:rPr>
            <w:rFonts w:cs="Arial"/>
          </w:rPr>
          <w:t xml:space="preserve"> </w:t>
        </w:r>
      </w:ins>
      <w:del w:id="1559" w:author="Попова Дарья" w:date="2020-07-20T17:33:00Z">
        <w:r w:rsidR="00065590" w:rsidRPr="000E4C83" w:rsidDel="00E62075">
          <w:rPr>
            <w:rFonts w:cs="Arial"/>
          </w:rPr>
          <w:delText> </w:delText>
        </w:r>
      </w:del>
      <w:r w:rsidR="00B65B75" w:rsidRPr="00B153FA">
        <w:rPr>
          <w:rFonts w:cs="Arial"/>
        </w:rPr>
        <w:t xml:space="preserve">Индикация наличия гарантии также </w:t>
      </w:r>
      <w:del w:id="1560" w:author="ShramkovAB" w:date="2021-04-01T14:34:00Z">
        <w:r w:rsidR="00B65B75" w:rsidRPr="00B153FA" w:rsidDel="00C12987">
          <w:rPr>
            <w:rFonts w:cs="Arial"/>
          </w:rPr>
          <w:delText xml:space="preserve">будет </w:delText>
        </w:r>
      </w:del>
      <w:r w:rsidR="00B65B75" w:rsidRPr="00B153FA">
        <w:rPr>
          <w:rFonts w:cs="Arial"/>
        </w:rPr>
        <w:t>реализована в расширении стандартного отчета IW38, см</w:t>
      </w:r>
      <w:ins w:id="1561" w:author="Попова Дарья" w:date="2020-07-20T16:56:00Z">
        <w:r w:rsidR="00ED0301">
          <w:rPr>
            <w:rFonts w:cs="Arial"/>
          </w:rPr>
          <w:t>.</w:t>
        </w:r>
      </w:ins>
      <w:r w:rsidR="00B65B75" w:rsidRPr="00B153FA">
        <w:rPr>
          <w:rFonts w:cs="Arial"/>
        </w:rPr>
        <w:t xml:space="preserve"> описание разработки в разделе 5.10.7.5. данного КД</w:t>
      </w:r>
      <w:r w:rsidR="00B65B75" w:rsidRPr="00AF2D49">
        <w:rPr>
          <w:rFonts w:cs="Arial"/>
        </w:rPr>
        <w:t>.</w:t>
      </w:r>
    </w:p>
    <w:p w14:paraId="2304C842" w14:textId="77777777" w:rsidR="00436DF3" w:rsidRDefault="00065590" w:rsidP="00436DF3">
      <w:pPr>
        <w:spacing w:after="240" w:line="276" w:lineRule="auto"/>
        <w:rPr>
          <w:rFonts w:cs="Arial"/>
        </w:rPr>
      </w:pPr>
      <w:r w:rsidRPr="00065590">
        <w:rPr>
          <w:rFonts w:cs="Arial"/>
        </w:rPr>
        <w:t>В случае наличия активной гарантии инициируется перепланирование</w:t>
      </w:r>
      <w:r w:rsidR="00D139D7">
        <w:rPr>
          <w:rFonts w:cs="Arial"/>
        </w:rPr>
        <w:t xml:space="preserve"> заказ</w:t>
      </w:r>
      <w:r w:rsidRPr="00065590">
        <w:rPr>
          <w:rFonts w:cs="Arial"/>
        </w:rPr>
        <w:t>а: замена исполнителя ТОиР на Поставщика оборудования, соответствующие мероприятия согласно условиям гарантийного обслуживания, изменение правила расчета затрат.</w:t>
      </w:r>
      <w:r w:rsidR="005915D4">
        <w:rPr>
          <w:rFonts w:cs="Arial"/>
        </w:rPr>
        <w:t xml:space="preserve"> </w:t>
      </w:r>
    </w:p>
    <w:p w14:paraId="098352D3" w14:textId="0390F819" w:rsidR="00F13F5E" w:rsidRPr="001D5D69" w:rsidRDefault="00F13F5E" w:rsidP="00F13F5E">
      <w:pPr>
        <w:spacing w:after="240" w:line="276" w:lineRule="auto"/>
        <w:rPr>
          <w:rFonts w:cs="Arial"/>
        </w:rPr>
      </w:pPr>
      <w:r>
        <w:rPr>
          <w:rFonts w:cs="Arial"/>
        </w:rPr>
        <w:t>Используются транзакции</w:t>
      </w:r>
      <w:ins w:id="1562" w:author="Попова Дарья" w:date="2020-07-20T16:58:00Z">
        <w:r w:rsidR="001D5D69">
          <w:rPr>
            <w:rFonts w:cs="Arial"/>
          </w:rPr>
          <w:t>:</w:t>
        </w:r>
      </w:ins>
    </w:p>
    <w:p w14:paraId="0E0D2563" w14:textId="112F93D3" w:rsidR="00F13F5E" w:rsidRDefault="00F13F5E" w:rsidP="00F13F5E">
      <w:pPr>
        <w:pStyle w:val="afa"/>
        <w:numPr>
          <w:ilvl w:val="0"/>
          <w:numId w:val="17"/>
        </w:numPr>
        <w:spacing w:after="240" w:line="276" w:lineRule="auto"/>
        <w:rPr>
          <w:ins w:id="1563" w:author="Попова Дарья" w:date="2020-07-20T16:57:00Z"/>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 для массового изменения исполнителей</w:t>
      </w:r>
      <w:ins w:id="1564" w:author="Попова Дарья" w:date="2020-07-20T16:57:00Z">
        <w:r w:rsidR="00E87E9D">
          <w:rPr>
            <w:rFonts w:cs="Arial"/>
          </w:rPr>
          <w:t>.</w:t>
        </w:r>
      </w:ins>
    </w:p>
    <w:p w14:paraId="1C00A308" w14:textId="77777777" w:rsidR="00E87E9D" w:rsidRDefault="00E87E9D" w:rsidP="00E87E9D">
      <w:pPr>
        <w:pStyle w:val="afa"/>
        <w:numPr>
          <w:ilvl w:val="0"/>
          <w:numId w:val="17"/>
        </w:numPr>
        <w:spacing w:after="240" w:line="276" w:lineRule="auto"/>
        <w:rPr>
          <w:ins w:id="1565" w:author="Попова Дарья" w:date="2020-07-20T16:57:00Z"/>
          <w:rFonts w:cs="Arial"/>
        </w:rPr>
      </w:pPr>
      <w:ins w:id="1566" w:author="Попова Дарья" w:date="2020-07-20T16:57:00Z">
        <w:r>
          <w:rPr>
            <w:rFonts w:cs="Arial"/>
            <w:lang w:val="en-US"/>
          </w:rPr>
          <w:t xml:space="preserve">CJ20N - </w:t>
        </w:r>
        <w:r w:rsidRPr="00AA72D3">
          <w:rPr>
            <w:rFonts w:cs="Arial"/>
          </w:rPr>
          <w:t>Project Builder</w:t>
        </w:r>
        <w:r>
          <w:rPr>
            <w:rFonts w:cs="Arial"/>
          </w:rPr>
          <w:t>.</w:t>
        </w:r>
      </w:ins>
    </w:p>
    <w:p w14:paraId="5F7B30A3" w14:textId="77777777" w:rsidR="00E87E9D" w:rsidRPr="00F877A5" w:rsidRDefault="00E87E9D" w:rsidP="00E87E9D">
      <w:pPr>
        <w:pStyle w:val="afa"/>
        <w:spacing w:after="120" w:line="276" w:lineRule="auto"/>
        <w:ind w:left="1287" w:firstLine="0"/>
        <w:rPr>
          <w:ins w:id="1567" w:author="Попова Дарья" w:date="2020-07-20T16:57:00Z"/>
          <w:rFonts w:cs="Arial"/>
        </w:rPr>
      </w:pPr>
      <w:ins w:id="1568" w:author="Попова Дарья" w:date="2020-07-20T16:57:00Z">
        <w:r w:rsidRPr="00F877A5">
          <w:rPr>
            <w:rFonts w:cs="Arial"/>
          </w:rPr>
          <w:t>Поля для заполнения на селекционном экране:</w:t>
        </w:r>
      </w:ins>
    </w:p>
    <w:p w14:paraId="1405C90A" w14:textId="77777777" w:rsidR="00E87E9D" w:rsidRDefault="00E87E9D" w:rsidP="00E87E9D">
      <w:pPr>
        <w:pStyle w:val="afa"/>
        <w:spacing w:after="240" w:line="276" w:lineRule="auto"/>
        <w:ind w:left="1287" w:firstLine="0"/>
        <w:rPr>
          <w:ins w:id="1569" w:author="Попова Дарья" w:date="2020-07-20T16:57:00Z"/>
          <w:rFonts w:cs="Arial"/>
        </w:rPr>
      </w:pPr>
      <w:ins w:id="1570" w:author="Попова Дарья" w:date="2020-07-20T16:57:00Z">
        <w:r>
          <w:rPr>
            <w:rFonts w:cs="Arial"/>
          </w:rPr>
          <w:t>- Проект;</w:t>
        </w:r>
      </w:ins>
    </w:p>
    <w:p w14:paraId="3CFE46B8" w14:textId="77777777" w:rsidR="00E87E9D" w:rsidRDefault="00E87E9D" w:rsidP="00E87E9D">
      <w:pPr>
        <w:pStyle w:val="afa"/>
        <w:spacing w:after="240" w:line="276" w:lineRule="auto"/>
        <w:ind w:left="1287" w:firstLine="0"/>
        <w:rPr>
          <w:ins w:id="1571" w:author="Попова Дарья" w:date="2020-07-20T16:57:00Z"/>
          <w:rFonts w:cs="Arial"/>
        </w:rPr>
      </w:pPr>
      <w:ins w:id="1572" w:author="Попова Дарья" w:date="2020-07-20T16:57:00Z">
        <w:r>
          <w:rPr>
            <w:rFonts w:cs="Arial"/>
          </w:rPr>
          <w:t>- СПП-элемент.</w:t>
        </w:r>
      </w:ins>
    </w:p>
    <w:p w14:paraId="0EACAB2D" w14:textId="01EBE2A1" w:rsidR="00E87E9D" w:rsidRPr="00B32E52" w:rsidDel="00E87E9D" w:rsidRDefault="00E87E9D" w:rsidP="00F13F5E">
      <w:pPr>
        <w:pStyle w:val="afa"/>
        <w:numPr>
          <w:ilvl w:val="0"/>
          <w:numId w:val="17"/>
        </w:numPr>
        <w:spacing w:after="240" w:line="276" w:lineRule="auto"/>
        <w:rPr>
          <w:del w:id="1573" w:author="Попова Дарья" w:date="2020-07-20T16:57:00Z"/>
          <w:rFonts w:cs="Arial"/>
        </w:rPr>
      </w:pPr>
    </w:p>
    <w:p w14:paraId="295FEFB1" w14:textId="652E9D67" w:rsidR="00436DF3" w:rsidRDefault="006709C0" w:rsidP="006709C0">
      <w:pPr>
        <w:pStyle w:val="afa"/>
        <w:numPr>
          <w:ilvl w:val="0"/>
          <w:numId w:val="17"/>
        </w:numPr>
        <w:spacing w:after="240" w:line="276" w:lineRule="auto"/>
        <w:rPr>
          <w:rFonts w:cs="Arial"/>
        </w:rPr>
      </w:pPr>
      <w:r w:rsidRPr="006709C0">
        <w:rPr>
          <w:rFonts w:cs="Arial"/>
        </w:rPr>
        <w:t>ZPM_CNTR</w:t>
      </w:r>
      <w:r>
        <w:rPr>
          <w:rFonts w:cs="Arial"/>
        </w:rPr>
        <w:t xml:space="preserve"> - </w:t>
      </w:r>
      <w:r w:rsidR="00436DF3">
        <w:rPr>
          <w:rFonts w:cs="Arial"/>
        </w:rPr>
        <w:t xml:space="preserve"> Отчет «Целесообразность привлечения исполнителей»</w:t>
      </w:r>
    </w:p>
    <w:p w14:paraId="607B1547" w14:textId="77777777" w:rsidR="006F0665" w:rsidRPr="00AF2D49" w:rsidRDefault="006F0665" w:rsidP="001F00CA">
      <w:pPr>
        <w:spacing w:after="120" w:line="276" w:lineRule="auto"/>
        <w:ind w:left="924"/>
        <w:jc w:val="left"/>
        <w:rPr>
          <w:rFonts w:cs="Arial"/>
        </w:rPr>
      </w:pPr>
      <w:r w:rsidRPr="00AF2D49">
        <w:rPr>
          <w:rFonts w:cs="Arial"/>
        </w:rPr>
        <w:t>Поля для заполнения на селекционном экране:</w:t>
      </w:r>
    </w:p>
    <w:p w14:paraId="6CEC4149" w14:textId="77777777" w:rsidR="006F0665" w:rsidRPr="000E4C83" w:rsidRDefault="006F0665" w:rsidP="001F00CA">
      <w:pPr>
        <w:spacing w:after="120" w:line="276" w:lineRule="auto"/>
        <w:ind w:left="924"/>
        <w:jc w:val="left"/>
        <w:rPr>
          <w:rFonts w:cs="Arial"/>
        </w:rPr>
      </w:pPr>
      <w:r w:rsidRPr="000E4C83">
        <w:rPr>
          <w:rFonts w:cs="Arial"/>
        </w:rPr>
        <w:t>- Техническое место;</w:t>
      </w:r>
    </w:p>
    <w:p w14:paraId="3E9172AC" w14:textId="77777777" w:rsidR="006F0665" w:rsidRPr="00496911" w:rsidRDefault="006F0665" w:rsidP="001F00CA">
      <w:pPr>
        <w:spacing w:after="120" w:line="276" w:lineRule="auto"/>
        <w:ind w:left="924"/>
        <w:jc w:val="left"/>
        <w:rPr>
          <w:rFonts w:cs="Arial"/>
        </w:rPr>
      </w:pPr>
      <w:r w:rsidRPr="00496911">
        <w:rPr>
          <w:rFonts w:cs="Arial"/>
        </w:rPr>
        <w:t>- Группа планирования;</w:t>
      </w:r>
    </w:p>
    <w:p w14:paraId="6CE912B7" w14:textId="77777777" w:rsidR="006F0665" w:rsidRPr="00A56639" w:rsidRDefault="006F0665" w:rsidP="006F0665">
      <w:pPr>
        <w:spacing w:after="240" w:line="276" w:lineRule="auto"/>
        <w:ind w:left="927"/>
        <w:jc w:val="left"/>
        <w:rPr>
          <w:rFonts w:cs="Arial"/>
        </w:rPr>
      </w:pPr>
      <w:r>
        <w:rPr>
          <w:rFonts w:cs="Arial"/>
        </w:rPr>
        <w:lastRenderedPageBreak/>
        <w:t>- Период (с .. по).</w:t>
      </w:r>
    </w:p>
    <w:p w14:paraId="772842F1" w14:textId="5CA53C65" w:rsidR="00997E61" w:rsidRPr="007008A3" w:rsidDel="001D5D69" w:rsidRDefault="00997E61" w:rsidP="00436DF3">
      <w:pPr>
        <w:autoSpaceDE w:val="0"/>
        <w:autoSpaceDN w:val="0"/>
        <w:rPr>
          <w:del w:id="1574" w:author="Попова Дарья" w:date="2020-07-20T17:04:00Z"/>
          <w:rFonts w:eastAsiaTheme="majorEastAsia" w:cs="Arial"/>
        </w:rPr>
      </w:pPr>
    </w:p>
    <w:p w14:paraId="5E9D1DAC" w14:textId="030AE7EA" w:rsidR="00997E61" w:rsidRPr="007008A3" w:rsidRDefault="00997E61">
      <w:pPr>
        <w:pStyle w:val="4"/>
      </w:pPr>
      <w:r w:rsidRPr="007008A3">
        <w:t xml:space="preserve">Шаг процесса </w:t>
      </w:r>
      <w:r w:rsidR="00A774D5">
        <w:t>240</w:t>
      </w:r>
      <w:r w:rsidRPr="007008A3">
        <w:t xml:space="preserve"> – Ввод данных смет в</w:t>
      </w:r>
      <w:r w:rsidR="00D139D7">
        <w:t xml:space="preserve"> заказ</w:t>
      </w:r>
      <w:r w:rsidRPr="007008A3">
        <w:t>ы ТОРО</w:t>
      </w:r>
      <w:ins w:id="1575" w:author="Попова Дарья" w:date="2020-07-20T17:01:00Z">
        <w:r w:rsidR="001D5D69">
          <w:t>/ СГ</w:t>
        </w:r>
      </w:ins>
      <w:r w:rsidRPr="007008A3">
        <w:t xml:space="preserve"> и приложение скан-копии</w:t>
      </w:r>
    </w:p>
    <w:p w14:paraId="4C882EB8" w14:textId="546FBA46" w:rsidR="00997E61" w:rsidRPr="00E62075" w:rsidDel="001D5D69" w:rsidRDefault="00997E61" w:rsidP="001E13A9">
      <w:pPr>
        <w:rPr>
          <w:del w:id="1576" w:author="Попова Дарья" w:date="2020-07-20T17:01:00Z"/>
          <w:rFonts w:cs="Arial"/>
          <w:rPrChange w:id="1577" w:author="Попова Дарья" w:date="2020-07-20T17:34:00Z">
            <w:rPr>
              <w:del w:id="1578" w:author="Попова Дарья" w:date="2020-07-20T17:01:00Z"/>
              <w:rFonts w:eastAsiaTheme="majorEastAsia" w:cs="Arial"/>
            </w:rPr>
          </w:rPrChange>
        </w:rPr>
      </w:pPr>
    </w:p>
    <w:p w14:paraId="1F751D84" w14:textId="429BF8A3" w:rsidR="00997E61" w:rsidRPr="007008A3" w:rsidRDefault="00F62E46" w:rsidP="00997E61">
      <w:pPr>
        <w:spacing w:after="240" w:line="276" w:lineRule="auto"/>
        <w:rPr>
          <w:rFonts w:cs="Arial"/>
        </w:rPr>
      </w:pPr>
      <w:r>
        <w:rPr>
          <w:rFonts w:cs="Arial"/>
        </w:rPr>
        <w:t>Планировщик</w:t>
      </w:r>
      <w:r w:rsidR="00F13F5E">
        <w:rPr>
          <w:rFonts w:cs="Arial"/>
        </w:rPr>
        <w:t xml:space="preserve"> </w:t>
      </w:r>
      <w:r w:rsidR="002535C0">
        <w:rPr>
          <w:rFonts w:cs="Arial"/>
        </w:rPr>
        <w:t>ТОиР УО</w:t>
      </w:r>
      <w:ins w:id="1579" w:author="Попова Дарья" w:date="2020-07-20T17:01:00Z">
        <w:r w:rsidR="001D5D69">
          <w:rPr>
            <w:rFonts w:cs="Arial"/>
          </w:rPr>
          <w:t xml:space="preserve"> или Планировщик ЗиС УО</w:t>
        </w:r>
      </w:ins>
      <w:del w:id="1580" w:author="Попова Дарья" w:date="2020-07-20T17:12:00Z">
        <w:r w:rsidR="00F13F5E" w:rsidDel="007031CB">
          <w:rPr>
            <w:rFonts w:cs="Arial"/>
          </w:rPr>
          <w:delText>,</w:delText>
        </w:r>
      </w:del>
      <w:r w:rsidR="00F13F5E">
        <w:rPr>
          <w:rFonts w:cs="Arial"/>
        </w:rPr>
        <w:t xml:space="preserve"> на основании сметы, полученной по результатам процесса </w:t>
      </w:r>
      <w:r w:rsidR="00F13F5E" w:rsidRPr="00F13F5E">
        <w:rPr>
          <w:rFonts w:cs="Arial"/>
        </w:rPr>
        <w:t>ПП-07.02.03.03-ERP</w:t>
      </w:r>
      <w:r w:rsidR="00F13F5E">
        <w:rPr>
          <w:rFonts w:cs="Arial"/>
        </w:rPr>
        <w:t xml:space="preserve"> </w:t>
      </w:r>
      <w:ins w:id="1581" w:author="Попова Дарья" w:date="2020-07-20T17:02:00Z">
        <w:r w:rsidR="001D5D69">
          <w:rPr>
            <w:rFonts w:cs="Arial"/>
          </w:rPr>
          <w:t>«</w:t>
        </w:r>
      </w:ins>
      <w:r w:rsidR="00F13F5E" w:rsidRPr="00F13F5E">
        <w:rPr>
          <w:rFonts w:cs="Arial"/>
        </w:rPr>
        <w:t>Оценка стоимости работ</w:t>
      </w:r>
      <w:ins w:id="1582" w:author="Попова Дарья" w:date="2020-07-20T17:02:00Z">
        <w:r w:rsidR="001D5D69">
          <w:rPr>
            <w:rFonts w:cs="Arial"/>
          </w:rPr>
          <w:t>»</w:t>
        </w:r>
      </w:ins>
      <w:r w:rsidR="00F13F5E" w:rsidRPr="00F13F5E">
        <w:rPr>
          <w:rFonts w:cs="Arial"/>
        </w:rPr>
        <w:t xml:space="preserve"> на основании ведомости дефектов</w:t>
      </w:r>
      <w:r w:rsidR="00F13F5E">
        <w:rPr>
          <w:rFonts w:cs="Arial"/>
        </w:rPr>
        <w:t xml:space="preserve"> (см. раздел 5.2.2. данного документа),</w:t>
      </w:r>
      <w:r w:rsidR="00997E61" w:rsidRPr="007008A3">
        <w:rPr>
          <w:rFonts w:cs="Arial"/>
        </w:rPr>
        <w:t xml:space="preserve"> </w:t>
      </w:r>
      <w:r w:rsidR="00A35E96">
        <w:rPr>
          <w:rFonts w:cs="Arial"/>
        </w:rPr>
        <w:t xml:space="preserve">либо на основании информации от Подрядчика или собственной экспертизы </w:t>
      </w:r>
      <w:r w:rsidR="00997E61" w:rsidRPr="007008A3">
        <w:rPr>
          <w:rFonts w:cs="Arial"/>
        </w:rPr>
        <w:t xml:space="preserve">вводит стоимость </w:t>
      </w:r>
      <w:r w:rsidR="00A35E96">
        <w:rPr>
          <w:rFonts w:cs="Arial"/>
        </w:rPr>
        <w:t xml:space="preserve">УСО </w:t>
      </w:r>
      <w:r w:rsidR="00997E61" w:rsidRPr="007008A3">
        <w:rPr>
          <w:rFonts w:cs="Arial"/>
        </w:rPr>
        <w:t>в</w:t>
      </w:r>
      <w:r w:rsidR="00D139D7">
        <w:rPr>
          <w:rFonts w:cs="Arial"/>
        </w:rPr>
        <w:t xml:space="preserve"> заказ</w:t>
      </w:r>
      <w:r w:rsidR="00997E61" w:rsidRPr="007008A3">
        <w:rPr>
          <w:rFonts w:cs="Arial"/>
        </w:rPr>
        <w:t>ы ТОРО</w:t>
      </w:r>
      <w:ins w:id="1583" w:author="Попова Дарья" w:date="2020-07-20T17:02:00Z">
        <w:r w:rsidR="001D5D69">
          <w:rPr>
            <w:rFonts w:cs="Arial"/>
          </w:rPr>
          <w:t>/ сетевые графики</w:t>
        </w:r>
      </w:ins>
      <w:r w:rsidR="00E43368">
        <w:rPr>
          <w:rFonts w:cs="Arial"/>
        </w:rPr>
        <w:t xml:space="preserve"> (уровень детализации для внесения стоимости – операция</w:t>
      </w:r>
      <w:r w:rsidR="00D139D7">
        <w:rPr>
          <w:rFonts w:cs="Arial"/>
        </w:rPr>
        <w:t xml:space="preserve"> заказ</w:t>
      </w:r>
      <w:r w:rsidR="00E43368">
        <w:rPr>
          <w:rFonts w:cs="Arial"/>
        </w:rPr>
        <w:t>а</w:t>
      </w:r>
      <w:ins w:id="1584" w:author="Попова Дарья" w:date="2020-07-20T17:02:00Z">
        <w:r w:rsidR="001D5D69">
          <w:rPr>
            <w:rFonts w:cs="Arial"/>
          </w:rPr>
          <w:t>/ СГ</w:t>
        </w:r>
      </w:ins>
      <w:r w:rsidR="000D12D6">
        <w:rPr>
          <w:rFonts w:cs="Arial"/>
        </w:rPr>
        <w:t xml:space="preserve"> с управляющим ключом </w:t>
      </w:r>
      <w:r w:rsidR="000D12D6" w:rsidRPr="00E62075">
        <w:rPr>
          <w:rFonts w:cs="Arial"/>
          <w:rPrChange w:id="1585" w:author="Попова Дарья" w:date="2020-07-20T17:34:00Z">
            <w:rPr>
              <w:rFonts w:cs="Arial"/>
              <w:lang w:val="en-US"/>
            </w:rPr>
          </w:rPrChange>
        </w:rPr>
        <w:t>PM</w:t>
      </w:r>
      <w:r w:rsidR="000D12D6" w:rsidRPr="009721BA">
        <w:rPr>
          <w:rFonts w:cs="Arial"/>
        </w:rPr>
        <w:t>02</w:t>
      </w:r>
      <w:r w:rsidR="000D12D6">
        <w:rPr>
          <w:rFonts w:cs="Arial"/>
        </w:rPr>
        <w:t xml:space="preserve"> с компонентом материала вида </w:t>
      </w:r>
      <w:r w:rsidR="000D12D6" w:rsidRPr="00E62075">
        <w:rPr>
          <w:rFonts w:cs="Arial"/>
          <w:rPrChange w:id="1586" w:author="Попова Дарья" w:date="2020-07-20T17:34:00Z">
            <w:rPr>
              <w:rFonts w:cs="Arial"/>
              <w:lang w:val="en-US"/>
            </w:rPr>
          </w:rPrChange>
        </w:rPr>
        <w:t>ZSRV</w:t>
      </w:r>
      <w:r w:rsidR="00E43368">
        <w:rPr>
          <w:rFonts w:cs="Arial"/>
        </w:rPr>
        <w:t>)</w:t>
      </w:r>
      <w:r w:rsidR="00F13F5E">
        <w:rPr>
          <w:rFonts w:cs="Arial"/>
        </w:rPr>
        <w:t>, а также прикрепляет скан</w:t>
      </w:r>
      <w:r w:rsidR="00A60B2B">
        <w:rPr>
          <w:rFonts w:cs="Arial"/>
        </w:rPr>
        <w:t>-копии</w:t>
      </w:r>
      <w:r w:rsidR="00F13F5E">
        <w:rPr>
          <w:rFonts w:cs="Arial"/>
        </w:rPr>
        <w:t xml:space="preserve"> </w:t>
      </w:r>
      <w:r w:rsidR="00E43368">
        <w:rPr>
          <w:rFonts w:cs="Arial"/>
        </w:rPr>
        <w:t>дефектной ведомости</w:t>
      </w:r>
      <w:r w:rsidR="00A60B2B">
        <w:rPr>
          <w:rFonts w:cs="Arial"/>
        </w:rPr>
        <w:t xml:space="preserve">, </w:t>
      </w:r>
      <w:r w:rsidR="00F13F5E">
        <w:rPr>
          <w:rFonts w:cs="Arial"/>
        </w:rPr>
        <w:t>сметы</w:t>
      </w:r>
      <w:del w:id="1587" w:author="Попова Дарья" w:date="2020-07-20T17:10:00Z">
        <w:r w:rsidR="00A60B2B" w:rsidDel="007031CB">
          <w:rPr>
            <w:rFonts w:cs="Arial"/>
          </w:rPr>
          <w:delText>,</w:delText>
        </w:r>
      </w:del>
      <w:r w:rsidR="00A60B2B">
        <w:rPr>
          <w:rFonts w:cs="Arial"/>
        </w:rPr>
        <w:t xml:space="preserve"> и</w:t>
      </w:r>
      <w:del w:id="1588" w:author="Попова Дарья" w:date="2020-07-20T17:10:00Z">
        <w:r w:rsidR="00A60B2B" w:rsidDel="007031CB">
          <w:rPr>
            <w:rFonts w:cs="Arial"/>
          </w:rPr>
          <w:delText>,</w:delText>
        </w:r>
      </w:del>
      <w:r w:rsidR="00A60B2B">
        <w:rPr>
          <w:rFonts w:cs="Arial"/>
        </w:rPr>
        <w:t xml:space="preserve"> при необходимости</w:t>
      </w:r>
      <w:del w:id="1589" w:author="Попова Дарья" w:date="2020-07-20T17:10:00Z">
        <w:r w:rsidR="00A60B2B" w:rsidDel="007031CB">
          <w:rPr>
            <w:rFonts w:cs="Arial"/>
          </w:rPr>
          <w:delText>,</w:delText>
        </w:r>
      </w:del>
      <w:r w:rsidR="00A60B2B">
        <w:rPr>
          <w:rFonts w:cs="Arial"/>
        </w:rPr>
        <w:t xml:space="preserve"> других документов </w:t>
      </w:r>
      <w:r w:rsidR="00F13F5E">
        <w:rPr>
          <w:rFonts w:cs="Arial"/>
        </w:rPr>
        <w:t>к</w:t>
      </w:r>
      <w:r w:rsidR="00D139D7">
        <w:rPr>
          <w:rFonts w:cs="Arial"/>
        </w:rPr>
        <w:t xml:space="preserve"> заказ</w:t>
      </w:r>
      <w:r w:rsidR="00F13F5E">
        <w:rPr>
          <w:rFonts w:cs="Arial"/>
        </w:rPr>
        <w:t>у</w:t>
      </w:r>
      <w:ins w:id="1590" w:author="Попова Дарья" w:date="2020-07-20T17:03:00Z">
        <w:r w:rsidR="001D5D69">
          <w:rPr>
            <w:rFonts w:cs="Arial"/>
          </w:rPr>
          <w:t>/ компоненту материала сетевого графика</w:t>
        </w:r>
      </w:ins>
      <w:r w:rsidR="00F13F5E">
        <w:rPr>
          <w:rFonts w:cs="Arial"/>
        </w:rPr>
        <w:t xml:space="preserve">. </w:t>
      </w:r>
      <w:r w:rsidR="00A60B2B">
        <w:rPr>
          <w:rFonts w:cs="Arial"/>
        </w:rPr>
        <w:t>После ввода стоимости</w:t>
      </w:r>
      <w:del w:id="1591" w:author="Попова Дарья" w:date="2020-07-20T17:10:00Z">
        <w:r w:rsidR="00A60B2B" w:rsidDel="007031CB">
          <w:rPr>
            <w:rFonts w:cs="Arial"/>
          </w:rPr>
          <w:delText>,</w:delText>
        </w:r>
      </w:del>
      <w:r w:rsidR="00A60B2B">
        <w:rPr>
          <w:rFonts w:cs="Arial"/>
        </w:rPr>
        <w:t xml:space="preserve"> Планировщик </w:t>
      </w:r>
      <w:r w:rsidR="002535C0">
        <w:rPr>
          <w:rFonts w:cs="Arial"/>
        </w:rPr>
        <w:t>ТОиР УО</w:t>
      </w:r>
      <w:r w:rsidR="00A60B2B">
        <w:rPr>
          <w:rFonts w:cs="Arial"/>
        </w:rPr>
        <w:t xml:space="preserve"> устанавливает статус «ОСМЧ – заказ осмечен». </w:t>
      </w:r>
      <w:r w:rsidR="00F13F5E">
        <w:rPr>
          <w:rFonts w:cs="Arial"/>
        </w:rPr>
        <w:t>Затем повторно выполняет</w:t>
      </w:r>
      <w:ins w:id="1592" w:author="Попова Дарья" w:date="2020-07-20T17:10:00Z">
        <w:r w:rsidR="007031CB">
          <w:rPr>
            <w:rFonts w:cs="Arial"/>
          </w:rPr>
          <w:t>ся</w:t>
        </w:r>
      </w:ins>
      <w:r w:rsidR="00F13F5E">
        <w:rPr>
          <w:rFonts w:cs="Arial"/>
        </w:rPr>
        <w:t xml:space="preserve"> анализ целесообразности привлечения </w:t>
      </w:r>
      <w:r w:rsidR="009B6F5F">
        <w:rPr>
          <w:rFonts w:cs="Arial"/>
        </w:rPr>
        <w:t xml:space="preserve">исполнителей, переходя к шагу </w:t>
      </w:r>
      <w:ins w:id="1593" w:author="Попова Дарья" w:date="2020-07-20T17:03:00Z">
        <w:r w:rsidR="001D5D69">
          <w:rPr>
            <w:rFonts w:cs="Arial"/>
          </w:rPr>
          <w:t>25</w:t>
        </w:r>
      </w:ins>
      <w:del w:id="1594" w:author="Попова Дарья" w:date="2020-07-20T17:03:00Z">
        <w:r w:rsidR="009B6F5F" w:rsidDel="001D5D69">
          <w:rPr>
            <w:rFonts w:cs="Arial"/>
          </w:rPr>
          <w:delText>15</w:delText>
        </w:r>
      </w:del>
      <w:r w:rsidR="009B6F5F">
        <w:rPr>
          <w:rFonts w:cs="Arial"/>
        </w:rPr>
        <w:t>0.</w:t>
      </w:r>
    </w:p>
    <w:p w14:paraId="6AFA0E2B" w14:textId="77777777" w:rsidR="00F13F5E" w:rsidRDefault="00F13F5E" w:rsidP="00F13F5E">
      <w:pPr>
        <w:spacing w:after="240" w:line="276" w:lineRule="auto"/>
        <w:rPr>
          <w:rFonts w:cs="Arial"/>
        </w:rPr>
      </w:pPr>
      <w:r>
        <w:rPr>
          <w:rFonts w:cs="Arial"/>
        </w:rPr>
        <w:t>Используются транзакции</w:t>
      </w:r>
    </w:p>
    <w:p w14:paraId="15FE70D3" w14:textId="77777777" w:rsidR="00F13F5E" w:rsidRDefault="00F13F5E" w:rsidP="009B6F5F">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14:paraId="5D3B0307" w14:textId="77777777" w:rsidR="006F0665" w:rsidRPr="00AF2D49" w:rsidRDefault="006F0665" w:rsidP="001F00CA">
      <w:pPr>
        <w:spacing w:after="120" w:line="276" w:lineRule="auto"/>
        <w:ind w:left="709"/>
        <w:jc w:val="left"/>
        <w:rPr>
          <w:rFonts w:cs="Arial"/>
        </w:rPr>
      </w:pPr>
      <w:r w:rsidRPr="00AF2D49">
        <w:rPr>
          <w:rFonts w:cs="Arial"/>
        </w:rPr>
        <w:t>Поля для заполнения на селекционном экране:</w:t>
      </w:r>
    </w:p>
    <w:p w14:paraId="3BEFFC1C" w14:textId="2D8D5CB9" w:rsidR="006F0665" w:rsidRPr="000E4C83" w:rsidRDefault="001F00CA" w:rsidP="001F00CA">
      <w:pPr>
        <w:spacing w:after="120" w:line="276" w:lineRule="auto"/>
        <w:ind w:left="709"/>
        <w:jc w:val="left"/>
        <w:rPr>
          <w:rFonts w:cs="Arial"/>
        </w:rPr>
      </w:pPr>
      <w:r>
        <w:rPr>
          <w:rFonts w:cs="Arial"/>
        </w:rPr>
        <w:tab/>
      </w:r>
      <w:r w:rsidR="006F0665" w:rsidRPr="000E4C83">
        <w:rPr>
          <w:rFonts w:cs="Arial"/>
        </w:rPr>
        <w:t>- Техническое место;</w:t>
      </w:r>
    </w:p>
    <w:p w14:paraId="00A78C7A" w14:textId="2A08C57F" w:rsidR="006F0665" w:rsidRPr="00496911" w:rsidRDefault="001F00CA" w:rsidP="001F00CA">
      <w:pPr>
        <w:spacing w:after="120" w:line="276" w:lineRule="auto"/>
        <w:ind w:left="709"/>
        <w:jc w:val="left"/>
        <w:rPr>
          <w:rFonts w:cs="Arial"/>
        </w:rPr>
      </w:pPr>
      <w:r>
        <w:rPr>
          <w:rFonts w:cs="Arial"/>
        </w:rPr>
        <w:tab/>
      </w:r>
      <w:r w:rsidR="006F0665" w:rsidRPr="00496911">
        <w:rPr>
          <w:rFonts w:cs="Arial"/>
        </w:rPr>
        <w:t>- Группа планирования;</w:t>
      </w:r>
    </w:p>
    <w:p w14:paraId="36C4D0AE" w14:textId="46557431" w:rsidR="006F0665" w:rsidRDefault="001F00CA" w:rsidP="00B153FA">
      <w:pPr>
        <w:spacing w:after="240" w:line="276" w:lineRule="auto"/>
        <w:ind w:firstLine="708"/>
        <w:jc w:val="left"/>
        <w:rPr>
          <w:ins w:id="1595" w:author="Попова Дарья" w:date="2020-07-23T09:34:00Z"/>
          <w:rFonts w:cs="Arial"/>
        </w:rPr>
      </w:pPr>
      <w:r>
        <w:rPr>
          <w:rFonts w:cs="Arial"/>
        </w:rPr>
        <w:tab/>
      </w:r>
      <w:ins w:id="1596" w:author="Попова Дарья" w:date="2020-07-23T09:34:00Z">
        <w:r w:rsidR="00181BE7">
          <w:rPr>
            <w:rFonts w:cs="Arial"/>
          </w:rPr>
          <w:tab/>
        </w:r>
      </w:ins>
      <w:r w:rsidR="006F0665">
        <w:rPr>
          <w:rFonts w:cs="Arial"/>
        </w:rPr>
        <w:t>- Период (с .. по).</w:t>
      </w:r>
    </w:p>
    <w:p w14:paraId="4B079710" w14:textId="77777777" w:rsidR="00181BE7" w:rsidRDefault="00181BE7" w:rsidP="00181BE7">
      <w:pPr>
        <w:pStyle w:val="afa"/>
        <w:numPr>
          <w:ilvl w:val="0"/>
          <w:numId w:val="17"/>
        </w:numPr>
        <w:spacing w:after="240" w:line="276" w:lineRule="auto"/>
        <w:rPr>
          <w:ins w:id="1597" w:author="Попова Дарья" w:date="2020-07-23T09:34:00Z"/>
          <w:rFonts w:cs="Arial"/>
        </w:rPr>
      </w:pPr>
      <w:ins w:id="1598" w:author="Попова Дарья" w:date="2020-07-23T09:34:00Z">
        <w:r>
          <w:rPr>
            <w:rFonts w:cs="Arial"/>
            <w:lang w:val="en-US"/>
          </w:rPr>
          <w:t>CJ20N</w:t>
        </w:r>
        <w:r>
          <w:rPr>
            <w:rFonts w:cs="Arial"/>
          </w:rPr>
          <w:t xml:space="preserve"> – </w:t>
        </w:r>
        <w:r w:rsidRPr="00AA72D3">
          <w:rPr>
            <w:rFonts w:cs="Arial"/>
          </w:rPr>
          <w:t>Project Builder</w:t>
        </w:r>
        <w:r>
          <w:rPr>
            <w:rFonts w:cs="Arial"/>
          </w:rPr>
          <w:t>;</w:t>
        </w:r>
      </w:ins>
    </w:p>
    <w:p w14:paraId="50AF6B0B" w14:textId="7D3B18DA" w:rsidR="00181BE7" w:rsidRPr="00A56639" w:rsidDel="00181BE7" w:rsidRDefault="00181BE7" w:rsidP="00B153FA">
      <w:pPr>
        <w:spacing w:after="240" w:line="276" w:lineRule="auto"/>
        <w:ind w:firstLine="708"/>
        <w:jc w:val="left"/>
        <w:rPr>
          <w:del w:id="1599" w:author="Попова Дарья" w:date="2020-07-23T09:34:00Z"/>
          <w:rFonts w:cs="Arial"/>
        </w:rPr>
      </w:pPr>
    </w:p>
    <w:p w14:paraId="6626DB88" w14:textId="175905D5" w:rsidR="00997E61" w:rsidRPr="007008A3" w:rsidDel="007031CB" w:rsidRDefault="00997E61" w:rsidP="001E13A9">
      <w:pPr>
        <w:rPr>
          <w:del w:id="1600" w:author="Попова Дарья" w:date="2020-07-20T17:16:00Z"/>
          <w:rFonts w:eastAsiaTheme="majorEastAsia" w:cs="Arial"/>
        </w:rPr>
      </w:pPr>
    </w:p>
    <w:p w14:paraId="7BC0ED75" w14:textId="08DB8A30" w:rsidR="00997E61" w:rsidRPr="007008A3" w:rsidRDefault="00997E61">
      <w:pPr>
        <w:pStyle w:val="4"/>
      </w:pPr>
      <w:r w:rsidRPr="007008A3">
        <w:t xml:space="preserve">Шаг процесса </w:t>
      </w:r>
      <w:r w:rsidR="00A774D5">
        <w:t>2</w:t>
      </w:r>
      <w:r w:rsidR="0028527F" w:rsidRPr="007008A3">
        <w:t>50</w:t>
      </w:r>
      <w:r w:rsidRPr="007008A3">
        <w:t xml:space="preserve"> – </w:t>
      </w:r>
      <w:r w:rsidR="0028527F" w:rsidRPr="007008A3">
        <w:t>Анализ целесообразности привлечения исполнителей работ</w:t>
      </w:r>
    </w:p>
    <w:p w14:paraId="3362A7C7" w14:textId="6CED6944" w:rsidR="00997E61" w:rsidRPr="00E62075" w:rsidDel="007031CB" w:rsidRDefault="00997E61" w:rsidP="001E13A9">
      <w:pPr>
        <w:rPr>
          <w:del w:id="1601" w:author="Попова Дарья" w:date="2020-07-20T17:16:00Z"/>
          <w:rFonts w:cs="Arial"/>
          <w:rPrChange w:id="1602" w:author="Попова Дарья" w:date="2020-07-20T17:34:00Z">
            <w:rPr>
              <w:del w:id="1603" w:author="Попова Дарья" w:date="2020-07-20T17:16:00Z"/>
              <w:rFonts w:eastAsiaTheme="majorEastAsia" w:cs="Arial"/>
            </w:rPr>
          </w:rPrChange>
        </w:rPr>
      </w:pPr>
    </w:p>
    <w:p w14:paraId="4596BF13" w14:textId="77777777" w:rsidR="00E62075" w:rsidRDefault="009B6F5F" w:rsidP="0028527F">
      <w:pPr>
        <w:spacing w:after="240" w:line="276" w:lineRule="auto"/>
        <w:rPr>
          <w:ins w:id="1604" w:author="Попова Дарья" w:date="2020-07-20T17:31:00Z"/>
          <w:rFonts w:cs="Arial"/>
        </w:rPr>
      </w:pPr>
      <w:r>
        <w:rPr>
          <w:rFonts w:cs="Arial"/>
        </w:rPr>
        <w:t xml:space="preserve">Планировщиком </w:t>
      </w:r>
      <w:r w:rsidR="002535C0">
        <w:rPr>
          <w:rFonts w:cs="Arial"/>
        </w:rPr>
        <w:t>ТОиР УО</w:t>
      </w:r>
      <w:ins w:id="1605" w:author="Попова Дарья" w:date="2020-07-20T17:21:00Z">
        <w:r w:rsidR="00B34E3E">
          <w:rPr>
            <w:rFonts w:cs="Arial"/>
          </w:rPr>
          <w:t xml:space="preserve"> или Планировщиком ЗиС УО</w:t>
        </w:r>
      </w:ins>
      <w:r w:rsidR="00BB53B0">
        <w:rPr>
          <w:rFonts w:cs="Arial"/>
        </w:rPr>
        <w:t xml:space="preserve"> </w:t>
      </w:r>
      <w:r>
        <w:rPr>
          <w:rFonts w:cs="Arial"/>
        </w:rPr>
        <w:t>повторно в</w:t>
      </w:r>
      <w:r w:rsidR="0028527F" w:rsidRPr="007008A3">
        <w:rPr>
          <w:rFonts w:cs="Arial"/>
        </w:rPr>
        <w:t xml:space="preserve">ыполняется анализ о целесообразности привлечения исполнителей после </w:t>
      </w:r>
      <w:r>
        <w:rPr>
          <w:rFonts w:cs="Arial"/>
        </w:rPr>
        <w:t xml:space="preserve">получения смет и </w:t>
      </w:r>
      <w:r w:rsidR="0028527F" w:rsidRPr="007008A3">
        <w:rPr>
          <w:rFonts w:cs="Arial"/>
        </w:rPr>
        <w:t>уточнения стоимости УСО</w:t>
      </w:r>
      <w:r>
        <w:rPr>
          <w:rFonts w:cs="Arial"/>
        </w:rPr>
        <w:t xml:space="preserve"> в</w:t>
      </w:r>
      <w:r w:rsidR="00D139D7">
        <w:rPr>
          <w:rFonts w:cs="Arial"/>
        </w:rPr>
        <w:t xml:space="preserve"> заказ</w:t>
      </w:r>
      <w:r>
        <w:rPr>
          <w:rFonts w:cs="Arial"/>
        </w:rPr>
        <w:t>ах ТОРО</w:t>
      </w:r>
      <w:ins w:id="1606" w:author="Попова Дарья" w:date="2020-07-20T17:30:00Z">
        <w:r w:rsidR="00E62075">
          <w:rPr>
            <w:rFonts w:cs="Arial"/>
          </w:rPr>
          <w:t xml:space="preserve"> или сетевых графиках</w:t>
        </w:r>
      </w:ins>
      <w:r>
        <w:rPr>
          <w:rFonts w:cs="Arial"/>
        </w:rPr>
        <w:t xml:space="preserve">. </w:t>
      </w:r>
    </w:p>
    <w:p w14:paraId="6ACB43F3" w14:textId="5099C5C2" w:rsidR="00997E61" w:rsidRDefault="009B6F5F" w:rsidP="0028527F">
      <w:pPr>
        <w:spacing w:after="240" w:line="276" w:lineRule="auto"/>
        <w:rPr>
          <w:ins w:id="1607" w:author="Попова Дарья" w:date="2020-07-20T17:35:00Z"/>
          <w:rFonts w:cs="Arial"/>
        </w:rPr>
      </w:pPr>
      <w:r>
        <w:rPr>
          <w:rFonts w:cs="Arial"/>
        </w:rPr>
        <w:t>По результатам анализа</w:t>
      </w:r>
      <w:del w:id="1608" w:author="Попова Дарья" w:date="2020-07-20T17:30:00Z">
        <w:r w:rsidDel="00E62075">
          <w:rPr>
            <w:rFonts w:cs="Arial"/>
          </w:rPr>
          <w:delText>,</w:delText>
        </w:r>
      </w:del>
      <w:r>
        <w:rPr>
          <w:rFonts w:cs="Arial"/>
        </w:rPr>
        <w:t xml:space="preserve"> если </w:t>
      </w:r>
      <w:ins w:id="1609" w:author="Попова Дарья" w:date="2020-07-20T17:30:00Z">
        <w:r w:rsidR="00E62075">
          <w:rPr>
            <w:rFonts w:cs="Arial"/>
          </w:rPr>
          <w:t xml:space="preserve">привлечение </w:t>
        </w:r>
      </w:ins>
      <w:del w:id="1610" w:author="Попова Дарья" w:date="2020-07-20T17:30:00Z">
        <w:r w:rsidDel="00E62075">
          <w:rPr>
            <w:rFonts w:cs="Arial"/>
          </w:rPr>
          <w:delText xml:space="preserve">использовать </w:delText>
        </w:r>
      </w:del>
      <w:r>
        <w:rPr>
          <w:rFonts w:cs="Arial"/>
        </w:rPr>
        <w:t xml:space="preserve">исполнителей </w:t>
      </w:r>
      <w:ins w:id="1611" w:author="Попова Дарья" w:date="2020-07-20T17:34:00Z">
        <w:r w:rsidR="00E62075">
          <w:rPr>
            <w:rFonts w:cs="Arial"/>
          </w:rPr>
          <w:t xml:space="preserve">в заказах ТОРО </w:t>
        </w:r>
      </w:ins>
      <w:r>
        <w:rPr>
          <w:rFonts w:cs="Arial"/>
        </w:rPr>
        <w:t xml:space="preserve">целесообразно, </w:t>
      </w:r>
      <w:ins w:id="1612" w:author="Попова Дарья" w:date="2020-07-20T17:34:00Z">
        <w:r w:rsidR="00E62075">
          <w:rPr>
            <w:rFonts w:cs="Arial"/>
          </w:rPr>
          <w:t xml:space="preserve">то </w:t>
        </w:r>
      </w:ins>
      <w:r w:rsidR="00583B3B">
        <w:rPr>
          <w:rFonts w:cs="Arial"/>
        </w:rPr>
        <w:t>Планировщик</w:t>
      </w:r>
      <w:ins w:id="1613" w:author="Попова Дарья" w:date="2020-07-20T17:35:00Z">
        <w:r w:rsidR="00E62075">
          <w:rPr>
            <w:rFonts w:cs="Arial"/>
          </w:rPr>
          <w:t xml:space="preserve"> ТОиР УО</w:t>
        </w:r>
      </w:ins>
      <w:r w:rsidR="00583B3B">
        <w:rPr>
          <w:rFonts w:cs="Arial"/>
        </w:rPr>
        <w:t xml:space="preserve"> </w:t>
      </w:r>
      <w:r w:rsidR="00A774D5">
        <w:rPr>
          <w:rFonts w:cs="Arial"/>
        </w:rPr>
        <w:t>переходит к шагу 28</w:t>
      </w:r>
      <w:r>
        <w:rPr>
          <w:rFonts w:cs="Arial"/>
        </w:rPr>
        <w:t>0. Если нецелесообразно –</w:t>
      </w:r>
      <w:r w:rsidR="00F010DD">
        <w:rPr>
          <w:rFonts w:cs="Arial"/>
        </w:rPr>
        <w:t xml:space="preserve"> устанавливает статус «ИСПК – требуется заменить исполнителей» и переходит</w:t>
      </w:r>
      <w:r w:rsidR="00A774D5">
        <w:rPr>
          <w:rFonts w:cs="Arial"/>
        </w:rPr>
        <w:t xml:space="preserve"> к шагу 2</w:t>
      </w:r>
      <w:r>
        <w:rPr>
          <w:rFonts w:cs="Arial"/>
        </w:rPr>
        <w:t>60, на котором заменяет исполнителей</w:t>
      </w:r>
      <w:del w:id="1614" w:author="Попова Дарья" w:date="2020-07-20T17:35:00Z">
        <w:r w:rsidDel="00E62075">
          <w:rPr>
            <w:rFonts w:cs="Arial"/>
          </w:rPr>
          <w:delText xml:space="preserve"> заново</w:delText>
        </w:r>
      </w:del>
      <w:r w:rsidR="0018738A">
        <w:rPr>
          <w:rFonts w:cs="Arial"/>
        </w:rPr>
        <w:t>.</w:t>
      </w:r>
      <w:r>
        <w:rPr>
          <w:rFonts w:cs="Arial"/>
        </w:rPr>
        <w:t xml:space="preserve"> </w:t>
      </w:r>
      <w:r w:rsidR="00F64FAF">
        <w:rPr>
          <w:rFonts w:cs="Arial"/>
        </w:rPr>
        <w:t>П</w:t>
      </w:r>
      <w:r>
        <w:rPr>
          <w:rFonts w:cs="Arial"/>
        </w:rPr>
        <w:t xml:space="preserve">роцедура </w:t>
      </w:r>
      <w:r w:rsidR="00F64FAF">
        <w:rPr>
          <w:rFonts w:cs="Arial"/>
        </w:rPr>
        <w:t xml:space="preserve">повторного </w:t>
      </w:r>
      <w:r>
        <w:rPr>
          <w:rFonts w:cs="Arial"/>
        </w:rPr>
        <w:t xml:space="preserve">анализа </w:t>
      </w:r>
      <w:r w:rsidR="00F64FAF">
        <w:rPr>
          <w:rFonts w:cs="Arial"/>
        </w:rPr>
        <w:t xml:space="preserve">Старшим планировщиком </w:t>
      </w:r>
      <w:r w:rsidR="002535C0">
        <w:rPr>
          <w:rFonts w:cs="Arial"/>
        </w:rPr>
        <w:t>ТОиР УО</w:t>
      </w:r>
      <w:r w:rsidR="00F64FAF">
        <w:rPr>
          <w:rFonts w:cs="Arial"/>
        </w:rPr>
        <w:t xml:space="preserve"> </w:t>
      </w:r>
      <w:r w:rsidR="00A774D5">
        <w:rPr>
          <w:rFonts w:cs="Arial"/>
        </w:rPr>
        <w:t>(шаг 2</w:t>
      </w:r>
      <w:r>
        <w:rPr>
          <w:rFonts w:cs="Arial"/>
        </w:rPr>
        <w:t>70) и замены</w:t>
      </w:r>
      <w:r w:rsidR="00F64FAF">
        <w:rPr>
          <w:rFonts w:cs="Arial"/>
        </w:rPr>
        <w:t xml:space="preserve"> исполнителей Планировщиком </w:t>
      </w:r>
      <w:r w:rsidR="002535C0">
        <w:rPr>
          <w:rFonts w:cs="Arial"/>
        </w:rPr>
        <w:t>ТОиР УО</w:t>
      </w:r>
      <w:r w:rsidR="00F64FAF">
        <w:rPr>
          <w:rFonts w:cs="Arial"/>
        </w:rPr>
        <w:t xml:space="preserve"> (шаг </w:t>
      </w:r>
      <w:r w:rsidR="00A774D5">
        <w:rPr>
          <w:rFonts w:cs="Arial"/>
        </w:rPr>
        <w:t>2</w:t>
      </w:r>
      <w:r w:rsidR="00F64FAF">
        <w:rPr>
          <w:rFonts w:cs="Arial"/>
        </w:rPr>
        <w:t>60)</w:t>
      </w:r>
      <w:r>
        <w:rPr>
          <w:rFonts w:cs="Arial"/>
        </w:rPr>
        <w:t xml:space="preserve"> повторяется до тех пор, пока не будут выбраны оптимальные исполнители, исходя из критериев доступности ресурсов (ресурс должен быть доступен) и стоимости выполнения работ (она должна быть минимальной среди доступных и при этом квалифицированных для выполнения данной работы ресурсов)</w:t>
      </w:r>
      <w:r w:rsidR="005D374E">
        <w:rPr>
          <w:rFonts w:cs="Arial"/>
        </w:rPr>
        <w:t>, см</w:t>
      </w:r>
      <w:ins w:id="1615" w:author="Попова Дарья" w:date="2020-07-20T17:35:00Z">
        <w:r w:rsidR="00E62075">
          <w:rPr>
            <w:rFonts w:cs="Arial"/>
          </w:rPr>
          <w:t>.</w:t>
        </w:r>
      </w:ins>
      <w:r w:rsidR="005D374E">
        <w:rPr>
          <w:rFonts w:cs="Arial"/>
        </w:rPr>
        <w:t xml:space="preserve"> также НМД </w:t>
      </w:r>
      <w:r w:rsidR="008F12F0" w:rsidRPr="00852012">
        <w:rPr>
          <w:rFonts w:cs="Arial"/>
        </w:rPr>
        <w:t xml:space="preserve">«Методические указания по выбору способа </w:t>
      </w:r>
      <w:r w:rsidR="008F12F0" w:rsidRPr="00852012">
        <w:rPr>
          <w:rFonts w:cs="Arial"/>
        </w:rPr>
        <w:lastRenderedPageBreak/>
        <w:t>выполнения работ по ТОиР оборудования (собственные силы или услуги сторонних организаций)»</w:t>
      </w:r>
      <w:r w:rsidR="008F12F0">
        <w:rPr>
          <w:rFonts w:cs="Arial"/>
        </w:rPr>
        <w:t>.</w:t>
      </w:r>
    </w:p>
    <w:p w14:paraId="5AE28F4A" w14:textId="29668E73" w:rsidR="00E62075" w:rsidRDefault="00E62075" w:rsidP="0028527F">
      <w:pPr>
        <w:spacing w:after="240" w:line="276" w:lineRule="auto"/>
        <w:rPr>
          <w:rFonts w:cs="Arial"/>
        </w:rPr>
      </w:pPr>
      <w:ins w:id="1616" w:author="Попова Дарья" w:date="2020-07-20T17:36:00Z">
        <w:r>
          <w:rPr>
            <w:rFonts w:cs="Arial"/>
          </w:rPr>
          <w:t>По результатам анализа если привлечение исполнителей в сетевых графиках целесообразно, то Планировщик ЗиС УО переходит к шагу 290.</w:t>
        </w:r>
      </w:ins>
      <w:ins w:id="1617" w:author="Попова Дарья" w:date="2020-07-20T17:38:00Z">
        <w:r>
          <w:rPr>
            <w:rFonts w:cs="Arial"/>
          </w:rPr>
          <w:t xml:space="preserve"> Если нецелесообразно –переходит к шагу 265, на котором заменяет исполнителей</w:t>
        </w:r>
      </w:ins>
      <w:ins w:id="1618" w:author="Попова Дарья" w:date="2020-07-20T17:39:00Z">
        <w:r>
          <w:rPr>
            <w:rFonts w:cs="Arial"/>
          </w:rPr>
          <w:t xml:space="preserve"> в сетевом графике</w:t>
        </w:r>
      </w:ins>
      <w:ins w:id="1619" w:author="Попова Дарья" w:date="2020-07-20T17:38:00Z">
        <w:r>
          <w:rPr>
            <w:rFonts w:cs="Arial"/>
          </w:rPr>
          <w:t>. Процедура повторного анализа (шаг 2</w:t>
        </w:r>
      </w:ins>
      <w:ins w:id="1620" w:author="Попова Дарья" w:date="2020-07-20T17:48:00Z">
        <w:r w:rsidR="008A0DC7">
          <w:rPr>
            <w:rFonts w:cs="Arial"/>
          </w:rPr>
          <w:t>5</w:t>
        </w:r>
      </w:ins>
      <w:ins w:id="1621" w:author="Попова Дарья" w:date="2020-07-20T17:38:00Z">
        <w:r>
          <w:rPr>
            <w:rFonts w:cs="Arial"/>
          </w:rPr>
          <w:t xml:space="preserve">0) и замены исполнителей Планировщиком </w:t>
        </w:r>
      </w:ins>
      <w:ins w:id="1622" w:author="Попова Дарья" w:date="2020-07-20T17:46:00Z">
        <w:r w:rsidR="00233E28">
          <w:rPr>
            <w:rFonts w:cs="Arial"/>
          </w:rPr>
          <w:t xml:space="preserve">ЗиС </w:t>
        </w:r>
      </w:ins>
      <w:ins w:id="1623" w:author="Попова Дарья" w:date="2020-07-20T17:38:00Z">
        <w:r>
          <w:rPr>
            <w:rFonts w:cs="Arial"/>
          </w:rPr>
          <w:t>УО (шаг 2</w:t>
        </w:r>
        <w:r w:rsidR="00233E28">
          <w:rPr>
            <w:rFonts w:cs="Arial"/>
          </w:rPr>
          <w:t>65</w:t>
        </w:r>
        <w:r>
          <w:rPr>
            <w:rFonts w:cs="Arial"/>
          </w:rPr>
          <w:t>) повторяется до тех пор, пока не будут выбраны оптимальные исполнители, исходя из критериев доступности ресурсов</w:t>
        </w:r>
      </w:ins>
      <w:ins w:id="1624" w:author="Попова Дарья" w:date="2020-07-20T17:46:00Z">
        <w:r w:rsidR="00233E28">
          <w:rPr>
            <w:rFonts w:cs="Arial"/>
          </w:rPr>
          <w:t xml:space="preserve"> и стоимости выполнения работ</w:t>
        </w:r>
      </w:ins>
      <w:ins w:id="1625" w:author="Попова Дарья" w:date="2020-07-20T17:47:00Z">
        <w:r w:rsidR="00233E28">
          <w:rPr>
            <w:rFonts w:cs="Arial"/>
          </w:rPr>
          <w:t>.</w:t>
        </w:r>
      </w:ins>
    </w:p>
    <w:p w14:paraId="12FAA622" w14:textId="358A9C01" w:rsidR="009B6F5F" w:rsidRDefault="009B6F5F" w:rsidP="009B6F5F">
      <w:pPr>
        <w:spacing w:after="240" w:line="276" w:lineRule="auto"/>
        <w:rPr>
          <w:rFonts w:cs="Arial"/>
        </w:rPr>
      </w:pPr>
      <w:r>
        <w:rPr>
          <w:rFonts w:cs="Arial"/>
        </w:rPr>
        <w:t>Используются транзакции</w:t>
      </w:r>
      <w:ins w:id="1626" w:author="Попова Дарья" w:date="2020-07-20T17:51:00Z">
        <w:r w:rsidR="007B1656">
          <w:rPr>
            <w:rFonts w:cs="Arial"/>
          </w:rPr>
          <w:t>:</w:t>
        </w:r>
      </w:ins>
    </w:p>
    <w:p w14:paraId="34C42CB6" w14:textId="210F5237" w:rsidR="009B6F5F" w:rsidRDefault="006709C0" w:rsidP="006709C0">
      <w:pPr>
        <w:pStyle w:val="afa"/>
        <w:numPr>
          <w:ilvl w:val="0"/>
          <w:numId w:val="17"/>
        </w:numPr>
        <w:spacing w:after="240" w:line="276" w:lineRule="auto"/>
        <w:rPr>
          <w:rFonts w:cs="Arial"/>
        </w:rPr>
      </w:pPr>
      <w:r w:rsidRPr="006709C0">
        <w:rPr>
          <w:rFonts w:cs="Arial"/>
        </w:rPr>
        <w:t>ZPM_CNTR</w:t>
      </w:r>
      <w:r>
        <w:rPr>
          <w:rFonts w:cs="Arial"/>
        </w:rPr>
        <w:t xml:space="preserve"> -</w:t>
      </w:r>
      <w:r w:rsidR="009B6F5F">
        <w:rPr>
          <w:rFonts w:cs="Arial"/>
        </w:rPr>
        <w:t xml:space="preserve"> Отчет «Целесообразность привлечения исполнителей»</w:t>
      </w:r>
    </w:p>
    <w:p w14:paraId="64F40B18" w14:textId="77777777" w:rsidR="006F0665" w:rsidRPr="00AF2D49" w:rsidRDefault="006F0665" w:rsidP="001F00CA">
      <w:pPr>
        <w:spacing w:after="120" w:line="276" w:lineRule="auto"/>
        <w:ind w:left="924"/>
        <w:jc w:val="left"/>
        <w:rPr>
          <w:rFonts w:cs="Arial"/>
        </w:rPr>
      </w:pPr>
      <w:r w:rsidRPr="00AF2D49">
        <w:rPr>
          <w:rFonts w:cs="Arial"/>
        </w:rPr>
        <w:t>Поля для заполнения на селекционном экране:</w:t>
      </w:r>
    </w:p>
    <w:p w14:paraId="015A94C7" w14:textId="77777777" w:rsidR="006F0665" w:rsidRPr="000E4C83" w:rsidRDefault="006F0665" w:rsidP="001F00CA">
      <w:pPr>
        <w:spacing w:after="120" w:line="276" w:lineRule="auto"/>
        <w:ind w:left="924"/>
        <w:jc w:val="left"/>
        <w:rPr>
          <w:rFonts w:cs="Arial"/>
        </w:rPr>
      </w:pPr>
      <w:r w:rsidRPr="000E4C83">
        <w:rPr>
          <w:rFonts w:cs="Arial"/>
        </w:rPr>
        <w:t>- Техническое место;</w:t>
      </w:r>
    </w:p>
    <w:p w14:paraId="0B0A4FD7" w14:textId="77777777" w:rsidR="006F0665" w:rsidRPr="00496911" w:rsidRDefault="006F0665" w:rsidP="001F00CA">
      <w:pPr>
        <w:spacing w:after="120" w:line="276" w:lineRule="auto"/>
        <w:ind w:left="924"/>
        <w:jc w:val="left"/>
        <w:rPr>
          <w:rFonts w:cs="Arial"/>
        </w:rPr>
      </w:pPr>
      <w:r w:rsidRPr="00496911">
        <w:rPr>
          <w:rFonts w:cs="Arial"/>
        </w:rPr>
        <w:t>- Группа планирования;</w:t>
      </w:r>
    </w:p>
    <w:p w14:paraId="25A5B1C4" w14:textId="54409147" w:rsidR="006F0665" w:rsidRDefault="006F0665" w:rsidP="006F0665">
      <w:pPr>
        <w:spacing w:after="240" w:line="276" w:lineRule="auto"/>
        <w:ind w:left="927"/>
        <w:jc w:val="left"/>
        <w:rPr>
          <w:rFonts w:cs="Arial"/>
        </w:rPr>
      </w:pPr>
      <w:r>
        <w:rPr>
          <w:rFonts w:cs="Arial"/>
        </w:rPr>
        <w:t>- Период (с .. по).</w:t>
      </w:r>
    </w:p>
    <w:p w14:paraId="4C123C2A" w14:textId="5301171F" w:rsidR="005D374E" w:rsidDel="00E62075" w:rsidRDefault="005D374E" w:rsidP="006F0665">
      <w:pPr>
        <w:spacing w:after="240" w:line="276" w:lineRule="auto"/>
        <w:ind w:left="927"/>
        <w:jc w:val="left"/>
        <w:rPr>
          <w:del w:id="1627" w:author="Попова Дарья" w:date="2020-07-20T17:36:00Z"/>
          <w:rFonts w:cs="Arial"/>
        </w:rPr>
      </w:pPr>
    </w:p>
    <w:p w14:paraId="12A56EAD" w14:textId="7131B67F" w:rsidR="00997E61" w:rsidRPr="007008A3" w:rsidRDefault="00997E61">
      <w:pPr>
        <w:pStyle w:val="4"/>
      </w:pPr>
      <w:r w:rsidRPr="007008A3">
        <w:t xml:space="preserve">Шаг процесса </w:t>
      </w:r>
      <w:r w:rsidR="00A774D5">
        <w:t>2</w:t>
      </w:r>
      <w:r w:rsidR="0028527F" w:rsidRPr="007008A3">
        <w:t>60</w:t>
      </w:r>
      <w:r w:rsidRPr="007008A3">
        <w:t xml:space="preserve"> – </w:t>
      </w:r>
      <w:r w:rsidR="0028527F" w:rsidRPr="007008A3">
        <w:t>Замена исполнителей в</w:t>
      </w:r>
      <w:r w:rsidR="00D139D7">
        <w:t xml:space="preserve"> заказ</w:t>
      </w:r>
      <w:r w:rsidR="0028527F" w:rsidRPr="007008A3">
        <w:t>ах ТОРО</w:t>
      </w:r>
    </w:p>
    <w:p w14:paraId="6F939EDD" w14:textId="6BE0D47B" w:rsidR="00997E61" w:rsidRPr="00E62075" w:rsidDel="00E62075" w:rsidRDefault="00997E61" w:rsidP="001E13A9">
      <w:pPr>
        <w:rPr>
          <w:del w:id="1628" w:author="Попова Дарья" w:date="2020-07-20T17:36:00Z"/>
          <w:rFonts w:cs="Arial"/>
          <w:rPrChange w:id="1629" w:author="Попова Дарья" w:date="2020-07-20T17:37:00Z">
            <w:rPr>
              <w:del w:id="1630" w:author="Попова Дарья" w:date="2020-07-20T17:36:00Z"/>
              <w:rFonts w:eastAsiaTheme="majorEastAsia" w:cs="Arial"/>
            </w:rPr>
          </w:rPrChange>
        </w:rPr>
      </w:pPr>
    </w:p>
    <w:p w14:paraId="0D427116" w14:textId="5AED0D7A" w:rsidR="00997E61" w:rsidRPr="008F12F0" w:rsidRDefault="009B6F5F" w:rsidP="0028527F">
      <w:pPr>
        <w:spacing w:after="240" w:line="276" w:lineRule="auto"/>
        <w:rPr>
          <w:rFonts w:cs="Arial"/>
        </w:rPr>
      </w:pPr>
      <w:r>
        <w:rPr>
          <w:rFonts w:cs="Arial"/>
        </w:rPr>
        <w:t xml:space="preserve">Планировщик </w:t>
      </w:r>
      <w:r w:rsidR="002535C0">
        <w:rPr>
          <w:rFonts w:cs="Arial"/>
        </w:rPr>
        <w:t>ТОиР УО</w:t>
      </w:r>
      <w:r w:rsidR="008F12F0">
        <w:rPr>
          <w:rFonts w:cs="Arial"/>
        </w:rPr>
        <w:t xml:space="preserve"> </w:t>
      </w:r>
      <w:r w:rsidR="00A774D5">
        <w:rPr>
          <w:rFonts w:cs="Arial"/>
        </w:rPr>
        <w:t>по результатам анализа на шаге 2</w:t>
      </w:r>
      <w:r>
        <w:rPr>
          <w:rFonts w:cs="Arial"/>
        </w:rPr>
        <w:t>50 и определения наиболее оптимальных исполнителей</w:t>
      </w:r>
      <w:del w:id="1631" w:author="Попова Дарья" w:date="2020-07-21T10:46:00Z">
        <w:r w:rsidDel="008E59C7">
          <w:rPr>
            <w:rFonts w:cs="Arial"/>
          </w:rPr>
          <w:delText>,</w:delText>
        </w:r>
      </w:del>
      <w:r>
        <w:rPr>
          <w:rFonts w:cs="Arial"/>
        </w:rPr>
        <w:t xml:space="preserve"> заменяет запланированных ранее исполнителей в</w:t>
      </w:r>
      <w:r w:rsidR="00D139D7">
        <w:rPr>
          <w:rFonts w:cs="Arial"/>
        </w:rPr>
        <w:t xml:space="preserve"> заказ</w:t>
      </w:r>
      <w:r>
        <w:rPr>
          <w:rFonts w:cs="Arial"/>
        </w:rPr>
        <w:t>ах</w:t>
      </w:r>
      <w:r w:rsidR="0028527F" w:rsidRPr="007008A3">
        <w:rPr>
          <w:rFonts w:cs="Arial"/>
        </w:rPr>
        <w:t xml:space="preserve"> на </w:t>
      </w:r>
      <w:r>
        <w:rPr>
          <w:rFonts w:cs="Arial"/>
        </w:rPr>
        <w:t>наи</w:t>
      </w:r>
      <w:r w:rsidR="0028527F" w:rsidRPr="007008A3">
        <w:rPr>
          <w:rFonts w:cs="Arial"/>
        </w:rPr>
        <w:t>более оптимальных</w:t>
      </w:r>
      <w:r>
        <w:rPr>
          <w:rFonts w:cs="Arial"/>
        </w:rPr>
        <w:t>, после чего повторяет анализ цел</w:t>
      </w:r>
      <w:r w:rsidR="00A774D5">
        <w:rPr>
          <w:rFonts w:cs="Arial"/>
        </w:rPr>
        <w:t>есообразности в отчете на шаге 2</w:t>
      </w:r>
      <w:r>
        <w:rPr>
          <w:rFonts w:cs="Arial"/>
        </w:rPr>
        <w:t>70.</w:t>
      </w:r>
      <w:r w:rsidR="00496911">
        <w:rPr>
          <w:rFonts w:cs="Arial"/>
        </w:rPr>
        <w:t xml:space="preserve"> При замене исполнителя должны учитываться требования </w:t>
      </w:r>
      <w:r w:rsidR="00496911" w:rsidRPr="00852012">
        <w:rPr>
          <w:rFonts w:cs="Arial"/>
        </w:rPr>
        <w:t>НМД «Методические указания по выбору способа выполнения работ по ТОиР оборудования (собственные силы или услуги сторонних организаций)»</w:t>
      </w:r>
      <w:r w:rsidR="00496911">
        <w:rPr>
          <w:rFonts w:cs="Arial"/>
        </w:rPr>
        <w:t>.</w:t>
      </w:r>
      <w:r w:rsidR="008F12F0">
        <w:rPr>
          <w:rFonts w:cs="Arial"/>
        </w:rPr>
        <w:t xml:space="preserve"> После замены исполнителей, Планировщик </w:t>
      </w:r>
      <w:r w:rsidR="002535C0">
        <w:rPr>
          <w:rFonts w:cs="Arial"/>
        </w:rPr>
        <w:t>ТОиР УО</w:t>
      </w:r>
      <w:r w:rsidR="008F12F0">
        <w:rPr>
          <w:rFonts w:cs="Arial"/>
        </w:rPr>
        <w:t xml:space="preserve"> должен поменять статус заказа с «ИСПК – требуется заме</w:t>
      </w:r>
      <w:r w:rsidR="00C57478">
        <w:rPr>
          <w:rFonts w:cs="Arial"/>
        </w:rPr>
        <w:t>нить</w:t>
      </w:r>
      <w:r w:rsidR="008F12F0">
        <w:rPr>
          <w:rFonts w:cs="Arial"/>
        </w:rPr>
        <w:t xml:space="preserve"> исполнител</w:t>
      </w:r>
      <w:r w:rsidR="00C57478">
        <w:rPr>
          <w:rFonts w:cs="Arial"/>
        </w:rPr>
        <w:t>ей</w:t>
      </w:r>
      <w:r w:rsidR="008F12F0">
        <w:rPr>
          <w:rFonts w:cs="Arial"/>
        </w:rPr>
        <w:t>» на «ИСПЗ – исполнители заменены».</w:t>
      </w:r>
    </w:p>
    <w:p w14:paraId="10089E2A" w14:textId="7939A7B9" w:rsidR="004A1FB2" w:rsidRPr="006E2127" w:rsidRDefault="00F86719" w:rsidP="00601B6C">
      <w:pPr>
        <w:spacing w:after="240" w:line="276" w:lineRule="auto"/>
        <w:rPr>
          <w:rFonts w:cs="Arial"/>
        </w:rPr>
      </w:pPr>
      <w:bookmarkStart w:id="1632" w:name="_Hlk520303408"/>
      <w:r>
        <w:rPr>
          <w:rFonts w:cs="Arial"/>
        </w:rPr>
        <w:t>Для выполнения работ хозспособом на уровне операции должен быть указан управляющий ключ</w:t>
      </w:r>
      <w:r w:rsidR="00355DEC">
        <w:rPr>
          <w:rFonts w:cs="Arial"/>
        </w:rPr>
        <w:t xml:space="preserve"> «PM01 </w:t>
      </w:r>
      <w:r w:rsidR="00355DEC" w:rsidRPr="00355DEC">
        <w:rPr>
          <w:rFonts w:cs="Arial"/>
        </w:rPr>
        <w:t xml:space="preserve">ТОРО </w:t>
      </w:r>
      <w:r w:rsidR="00355DEC">
        <w:rPr>
          <w:rFonts w:cs="Arial"/>
        </w:rPr>
        <w:t>–</w:t>
      </w:r>
      <w:r w:rsidR="00355DEC" w:rsidRPr="00355DEC">
        <w:rPr>
          <w:rFonts w:cs="Arial"/>
        </w:rPr>
        <w:t xml:space="preserve"> хозспособ</w:t>
      </w:r>
      <w:r w:rsidR="00355DEC">
        <w:rPr>
          <w:rFonts w:cs="Arial"/>
        </w:rPr>
        <w:t>»</w:t>
      </w:r>
      <w:del w:id="1633" w:author="Попова Дарья" w:date="2020-07-21T10:45:00Z">
        <w:r w:rsidR="00355DEC" w:rsidDel="008E59C7">
          <w:rPr>
            <w:rFonts w:cs="Arial"/>
          </w:rPr>
          <w:delText>,</w:delText>
        </w:r>
      </w:del>
      <w:r w:rsidR="00355DEC">
        <w:rPr>
          <w:rFonts w:cs="Arial"/>
        </w:rPr>
        <w:t xml:space="preserve"> </w:t>
      </w:r>
      <w:r w:rsidR="00CF2F43">
        <w:rPr>
          <w:rFonts w:cs="Arial"/>
        </w:rPr>
        <w:t>или «</w:t>
      </w:r>
      <w:r w:rsidR="00CF2F43" w:rsidRPr="00CF2F43">
        <w:rPr>
          <w:rFonts w:cs="Arial"/>
        </w:rPr>
        <w:t>PM07 Эле</w:t>
      </w:r>
      <w:r w:rsidR="00CF2F43">
        <w:rPr>
          <w:rFonts w:cs="Arial"/>
        </w:rPr>
        <w:t xml:space="preserve">менты планирования - без затрат», а </w:t>
      </w:r>
      <w:r w:rsidR="00355DEC">
        <w:rPr>
          <w:rFonts w:cs="Arial"/>
        </w:rPr>
        <w:t xml:space="preserve">для внешних подрядных организаций – </w:t>
      </w:r>
      <w:r w:rsidR="00D907A8">
        <w:rPr>
          <w:rFonts w:cs="Arial"/>
        </w:rPr>
        <w:t xml:space="preserve">один из </w:t>
      </w:r>
      <w:r w:rsidR="00355DEC">
        <w:rPr>
          <w:rFonts w:cs="Arial"/>
        </w:rPr>
        <w:t>управляющи</w:t>
      </w:r>
      <w:r w:rsidR="00D907A8">
        <w:rPr>
          <w:rFonts w:cs="Arial"/>
        </w:rPr>
        <w:t>х</w:t>
      </w:r>
      <w:r w:rsidR="00355DEC">
        <w:rPr>
          <w:rFonts w:cs="Arial"/>
        </w:rPr>
        <w:t xml:space="preserve"> ключ</w:t>
      </w:r>
      <w:r w:rsidR="00D907A8">
        <w:rPr>
          <w:rFonts w:cs="Arial"/>
        </w:rPr>
        <w:t>ей</w:t>
      </w:r>
      <w:r w:rsidR="00355DEC">
        <w:rPr>
          <w:rFonts w:cs="Arial"/>
        </w:rPr>
        <w:t xml:space="preserve"> «</w:t>
      </w:r>
      <w:r w:rsidR="00355DEC" w:rsidRPr="00355DEC">
        <w:rPr>
          <w:rFonts w:cs="Arial"/>
        </w:rPr>
        <w:t>PM02</w:t>
      </w:r>
      <w:r w:rsidR="00CF2F43">
        <w:rPr>
          <w:rFonts w:cs="Arial"/>
        </w:rPr>
        <w:t xml:space="preserve"> </w:t>
      </w:r>
      <w:r w:rsidR="00D81B0A" w:rsidRPr="00D81B0A">
        <w:rPr>
          <w:rFonts w:cs="Arial"/>
        </w:rPr>
        <w:t>ТОРО – УСО (фикс/абонент)</w:t>
      </w:r>
      <w:r w:rsidR="00355DEC">
        <w:rPr>
          <w:rFonts w:cs="Arial"/>
        </w:rPr>
        <w:t>»</w:t>
      </w:r>
      <w:del w:id="1634" w:author="Попова Дарья" w:date="2020-07-21T10:45:00Z">
        <w:r w:rsidR="00D907A8" w:rsidDel="008E59C7">
          <w:rPr>
            <w:rFonts w:cs="Arial"/>
          </w:rPr>
          <w:delText>,</w:delText>
        </w:r>
      </w:del>
      <w:r w:rsidR="00D907A8">
        <w:rPr>
          <w:rFonts w:cs="Arial"/>
        </w:rPr>
        <w:t xml:space="preserve"> или «</w:t>
      </w:r>
      <w:r w:rsidR="00D907A8" w:rsidRPr="00D907A8">
        <w:rPr>
          <w:rFonts w:cs="Arial"/>
        </w:rPr>
        <w:t>PM05 ТОРО - УСО (тариф)</w:t>
      </w:r>
      <w:r w:rsidR="00D907A8">
        <w:rPr>
          <w:rFonts w:cs="Arial"/>
        </w:rPr>
        <w:t>»</w:t>
      </w:r>
      <w:r w:rsidR="00355DEC">
        <w:rPr>
          <w:rFonts w:cs="Arial"/>
        </w:rPr>
        <w:t>.</w:t>
      </w:r>
      <w:r w:rsidR="004A1FB2">
        <w:rPr>
          <w:rFonts w:cs="Arial"/>
        </w:rPr>
        <w:t xml:space="preserve"> </w:t>
      </w:r>
      <w:r w:rsidR="004A1FB2" w:rsidRPr="002175C8">
        <w:rPr>
          <w:rFonts w:cs="Arial"/>
        </w:rPr>
        <w:t>При создании заказа с УСО</w:t>
      </w:r>
      <w:r w:rsidR="00806A1B" w:rsidRPr="006E2127">
        <w:rPr>
          <w:rFonts w:cs="Arial"/>
        </w:rPr>
        <w:t xml:space="preserve"> </w:t>
      </w:r>
      <w:r w:rsidR="004A1FB2" w:rsidRPr="006E2127">
        <w:rPr>
          <w:rFonts w:cs="Arial"/>
        </w:rPr>
        <w:t xml:space="preserve">необходимо </w:t>
      </w:r>
      <w:r w:rsidR="00806A1B" w:rsidRPr="006E2127">
        <w:rPr>
          <w:rFonts w:cs="Arial"/>
        </w:rPr>
        <w:t xml:space="preserve">к операциям </w:t>
      </w:r>
      <w:ins w:id="1635" w:author="Попова Дарья" w:date="2020-07-21T10:45:00Z">
        <w:r w:rsidR="008E59C7">
          <w:rPr>
            <w:rFonts w:cs="Arial"/>
          </w:rPr>
          <w:t>с</w:t>
        </w:r>
      </w:ins>
      <w:del w:id="1636" w:author="Попова Дарья" w:date="2020-07-21T10:45:00Z">
        <w:r w:rsidR="00806A1B" w:rsidRPr="002175C8" w:rsidDel="008E59C7">
          <w:rPr>
            <w:rFonts w:cs="Arial"/>
          </w:rPr>
          <w:delText>у</w:delText>
        </w:r>
      </w:del>
      <w:r w:rsidR="00806A1B" w:rsidRPr="006E2127">
        <w:rPr>
          <w:rFonts w:cs="Arial"/>
        </w:rPr>
        <w:t xml:space="preserve"> управляющими ключами </w:t>
      </w:r>
      <w:r w:rsidR="00806A1B" w:rsidRPr="00355DEC">
        <w:rPr>
          <w:rFonts w:cs="Arial"/>
        </w:rPr>
        <w:t>PM02</w:t>
      </w:r>
      <w:r w:rsidR="00806A1B" w:rsidRPr="002175C8">
        <w:rPr>
          <w:rFonts w:cs="Arial"/>
        </w:rPr>
        <w:t xml:space="preserve"> запланировать компонент материала вида </w:t>
      </w:r>
      <w:r w:rsidR="00806A1B" w:rsidRPr="00E62075">
        <w:rPr>
          <w:rFonts w:cs="Arial"/>
          <w:rPrChange w:id="1637" w:author="Попова Дарья" w:date="2020-07-20T17:37:00Z">
            <w:rPr>
              <w:lang w:val="en-US"/>
            </w:rPr>
          </w:rPrChange>
        </w:rPr>
        <w:t>ZSRV</w:t>
      </w:r>
      <w:r w:rsidR="00806A1B" w:rsidRPr="002175C8">
        <w:rPr>
          <w:rFonts w:cs="Arial"/>
        </w:rPr>
        <w:t xml:space="preserve"> «Продаваемые и покупУслуги» с типом позиции </w:t>
      </w:r>
      <w:r w:rsidR="00806A1B" w:rsidRPr="00E62075">
        <w:rPr>
          <w:rFonts w:cs="Arial"/>
          <w:rPrChange w:id="1638" w:author="Попова Дарья" w:date="2020-07-20T17:37:00Z">
            <w:rPr>
              <w:lang w:val="en-US"/>
            </w:rPr>
          </w:rPrChange>
        </w:rPr>
        <w:t>N</w:t>
      </w:r>
      <w:r w:rsidR="00806A1B" w:rsidRPr="002175C8">
        <w:rPr>
          <w:rFonts w:cs="Arial"/>
        </w:rPr>
        <w:t xml:space="preserve"> «Нескладируемая позиция»</w:t>
      </w:r>
      <w:r w:rsidR="00CF2F43" w:rsidRPr="006E2127">
        <w:rPr>
          <w:rFonts w:cs="Arial"/>
        </w:rPr>
        <w:t>. Т</w:t>
      </w:r>
      <w:r w:rsidR="00806A1B" w:rsidRPr="006E2127">
        <w:rPr>
          <w:rFonts w:cs="Arial"/>
        </w:rPr>
        <w:t>акже</w:t>
      </w:r>
      <w:del w:id="1639" w:author="Попова Дарья" w:date="2020-07-21T10:44:00Z">
        <w:r w:rsidR="00806A1B" w:rsidRPr="006E2127" w:rsidDel="008E59C7">
          <w:rPr>
            <w:rFonts w:cs="Arial"/>
          </w:rPr>
          <w:delText xml:space="preserve"> </w:delText>
        </w:r>
      </w:del>
      <w:r w:rsidR="004A1FB2" w:rsidRPr="006E2127">
        <w:rPr>
          <w:rFonts w:cs="Arial"/>
        </w:rPr>
        <w:t xml:space="preserve"> </w:t>
      </w:r>
      <w:r w:rsidR="00806A1B" w:rsidRPr="00D6359B">
        <w:rPr>
          <w:rFonts w:cs="Arial"/>
        </w:rPr>
        <w:t>п</w:t>
      </w:r>
      <w:r w:rsidR="004A1FB2" w:rsidRPr="00816225">
        <w:rPr>
          <w:rFonts w:cs="Arial"/>
        </w:rPr>
        <w:t xml:space="preserve">ри наличии действующего договора с подрядчиком – </w:t>
      </w:r>
      <w:r w:rsidR="00CF2F43" w:rsidRPr="00816225">
        <w:rPr>
          <w:rFonts w:cs="Arial"/>
        </w:rPr>
        <w:t xml:space="preserve">необходимо </w:t>
      </w:r>
      <w:r w:rsidR="004A1FB2" w:rsidRPr="00816225">
        <w:rPr>
          <w:rFonts w:cs="Arial"/>
        </w:rPr>
        <w:t>указывать номер действующего договора</w:t>
      </w:r>
      <w:r w:rsidR="00806A1B" w:rsidRPr="00970A96">
        <w:rPr>
          <w:rFonts w:cs="Arial"/>
        </w:rPr>
        <w:t xml:space="preserve"> в данных закупки </w:t>
      </w:r>
      <w:r w:rsidR="00CF2F43" w:rsidRPr="00EA6F78">
        <w:rPr>
          <w:rFonts w:cs="Arial"/>
        </w:rPr>
        <w:t xml:space="preserve">компонента материала вида </w:t>
      </w:r>
      <w:r w:rsidR="00CF2F43" w:rsidRPr="00E62075">
        <w:rPr>
          <w:rFonts w:cs="Arial"/>
          <w:rPrChange w:id="1640" w:author="Попова Дарья" w:date="2020-07-20T17:37:00Z">
            <w:rPr>
              <w:lang w:val="en-US"/>
            </w:rPr>
          </w:rPrChange>
        </w:rPr>
        <w:t>ZSRV</w:t>
      </w:r>
      <w:r w:rsidR="004A1FB2" w:rsidRPr="002175C8">
        <w:rPr>
          <w:rFonts w:cs="Arial"/>
        </w:rPr>
        <w:t>.</w:t>
      </w:r>
    </w:p>
    <w:bookmarkEnd w:id="1632"/>
    <w:p w14:paraId="13E4BA57" w14:textId="77777777" w:rsidR="009B6F5F" w:rsidRDefault="009B6F5F" w:rsidP="009B6F5F">
      <w:pPr>
        <w:spacing w:after="240" w:line="276" w:lineRule="auto"/>
        <w:rPr>
          <w:rFonts w:cs="Arial"/>
        </w:rPr>
      </w:pPr>
      <w:r>
        <w:rPr>
          <w:rFonts w:cs="Arial"/>
        </w:rPr>
        <w:t>Используются транзакции</w:t>
      </w:r>
    </w:p>
    <w:p w14:paraId="48CD5586" w14:textId="77777777" w:rsidR="009B6F5F" w:rsidRDefault="009B6F5F" w:rsidP="009B6F5F">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r w:rsidR="003D4E30">
        <w:rPr>
          <w:rFonts w:cs="Arial"/>
        </w:rPr>
        <w:t>,</w:t>
      </w:r>
      <w:r>
        <w:rPr>
          <w:rFonts w:cs="Arial"/>
        </w:rPr>
        <w:t xml:space="preserve"> для массовой замены исполнителей</w:t>
      </w:r>
    </w:p>
    <w:p w14:paraId="0856DF2F" w14:textId="61336E0C" w:rsidR="009B6F5F" w:rsidRDefault="006709C0" w:rsidP="006709C0">
      <w:pPr>
        <w:pStyle w:val="afa"/>
        <w:numPr>
          <w:ilvl w:val="0"/>
          <w:numId w:val="17"/>
        </w:numPr>
        <w:spacing w:after="240" w:line="276" w:lineRule="auto"/>
        <w:rPr>
          <w:rFonts w:cs="Arial"/>
        </w:rPr>
      </w:pPr>
      <w:r w:rsidRPr="006709C0">
        <w:rPr>
          <w:rFonts w:cs="Arial"/>
        </w:rPr>
        <w:lastRenderedPageBreak/>
        <w:t>ZPM_CNTR</w:t>
      </w:r>
      <w:r>
        <w:rPr>
          <w:rFonts w:cs="Arial"/>
        </w:rPr>
        <w:t xml:space="preserve"> - </w:t>
      </w:r>
      <w:r w:rsidR="009B6F5F">
        <w:rPr>
          <w:rFonts w:cs="Arial"/>
        </w:rPr>
        <w:t>Отчет «Целесообразность привлечения исполнителей»</w:t>
      </w:r>
    </w:p>
    <w:p w14:paraId="07BCB7F7" w14:textId="77777777" w:rsidR="006F0665" w:rsidRPr="00AF2D49" w:rsidRDefault="006F0665" w:rsidP="001F00CA">
      <w:pPr>
        <w:spacing w:after="120" w:line="276" w:lineRule="auto"/>
        <w:ind w:left="924"/>
        <w:jc w:val="left"/>
        <w:rPr>
          <w:rFonts w:cs="Arial"/>
        </w:rPr>
      </w:pPr>
      <w:r w:rsidRPr="00AF2D49">
        <w:rPr>
          <w:rFonts w:cs="Arial"/>
        </w:rPr>
        <w:t>Поля для заполнения на селекционном экране:</w:t>
      </w:r>
    </w:p>
    <w:p w14:paraId="6DEA2072" w14:textId="77777777" w:rsidR="006F0665" w:rsidRPr="00AF2D49" w:rsidRDefault="006F0665" w:rsidP="001F00CA">
      <w:pPr>
        <w:spacing w:after="120" w:line="276" w:lineRule="auto"/>
        <w:ind w:left="924"/>
        <w:jc w:val="left"/>
        <w:rPr>
          <w:rFonts w:cs="Arial"/>
        </w:rPr>
      </w:pPr>
      <w:r w:rsidRPr="00AF2D49">
        <w:rPr>
          <w:rFonts w:cs="Arial"/>
        </w:rPr>
        <w:t>- Техническое место;</w:t>
      </w:r>
    </w:p>
    <w:p w14:paraId="49EBAB93" w14:textId="77777777" w:rsidR="006F0665" w:rsidRPr="000E4C83" w:rsidRDefault="006F0665" w:rsidP="001F00CA">
      <w:pPr>
        <w:spacing w:after="120" w:line="276" w:lineRule="auto"/>
        <w:ind w:left="924"/>
        <w:jc w:val="left"/>
        <w:rPr>
          <w:rFonts w:cs="Arial"/>
        </w:rPr>
      </w:pPr>
      <w:r w:rsidRPr="000E4C83">
        <w:rPr>
          <w:rFonts w:cs="Arial"/>
        </w:rPr>
        <w:t>- Группа планирования;</w:t>
      </w:r>
    </w:p>
    <w:p w14:paraId="71221179" w14:textId="77777777" w:rsidR="006F0665" w:rsidRPr="00A56639" w:rsidRDefault="006F0665" w:rsidP="006F0665">
      <w:pPr>
        <w:spacing w:after="240" w:line="276" w:lineRule="auto"/>
        <w:ind w:left="927"/>
        <w:jc w:val="left"/>
        <w:rPr>
          <w:rFonts w:cs="Arial"/>
        </w:rPr>
      </w:pPr>
      <w:r>
        <w:rPr>
          <w:rFonts w:cs="Arial"/>
        </w:rPr>
        <w:t>- Период (с .. по).</w:t>
      </w:r>
    </w:p>
    <w:p w14:paraId="2E9FCBCB" w14:textId="562B6859" w:rsidR="007B1656" w:rsidRPr="007008A3" w:rsidRDefault="007B1656" w:rsidP="00A60A45">
      <w:pPr>
        <w:pStyle w:val="4"/>
        <w:rPr>
          <w:ins w:id="1641" w:author="Попова Дарья" w:date="2020-07-20T17:51:00Z"/>
        </w:rPr>
      </w:pPr>
      <w:ins w:id="1642" w:author="Попова Дарья" w:date="2020-07-20T17:51:00Z">
        <w:r w:rsidRPr="007008A3">
          <w:t xml:space="preserve">Шаг процесса </w:t>
        </w:r>
        <w:r>
          <w:t>265</w:t>
        </w:r>
        <w:r w:rsidRPr="007008A3">
          <w:t xml:space="preserve"> – Замена исполнителей </w:t>
        </w:r>
        <w:r w:rsidR="00D70F82">
          <w:t>в сетевых г</w:t>
        </w:r>
      </w:ins>
      <w:ins w:id="1643" w:author="Попова Дарья" w:date="2020-07-20T18:10:00Z">
        <w:r w:rsidR="008B6327">
          <w:t>раф</w:t>
        </w:r>
      </w:ins>
      <w:ins w:id="1644" w:author="Попова Дарья" w:date="2020-07-20T17:51:00Z">
        <w:r>
          <w:t>иках</w:t>
        </w:r>
      </w:ins>
    </w:p>
    <w:p w14:paraId="435A058F" w14:textId="33E45DBE" w:rsidR="007B1656" w:rsidRPr="008F12F0" w:rsidRDefault="007B1656" w:rsidP="007B1656">
      <w:pPr>
        <w:spacing w:after="240" w:line="276" w:lineRule="auto"/>
        <w:rPr>
          <w:ins w:id="1645" w:author="Попова Дарья" w:date="2020-07-20T17:51:00Z"/>
          <w:rFonts w:cs="Arial"/>
        </w:rPr>
      </w:pPr>
      <w:ins w:id="1646" w:author="Попова Дарья" w:date="2020-07-20T17:51:00Z">
        <w:r>
          <w:rPr>
            <w:rFonts w:cs="Arial"/>
          </w:rPr>
          <w:t xml:space="preserve">Планировщик </w:t>
        </w:r>
      </w:ins>
      <w:ins w:id="1647" w:author="Попова Дарья" w:date="2020-07-20T18:10:00Z">
        <w:r w:rsidR="004E2265">
          <w:rPr>
            <w:rFonts w:cs="Arial"/>
          </w:rPr>
          <w:t>ЗиС</w:t>
        </w:r>
      </w:ins>
      <w:ins w:id="1648" w:author="Попова Дарья" w:date="2020-07-20T17:51:00Z">
        <w:r>
          <w:rPr>
            <w:rFonts w:cs="Arial"/>
          </w:rPr>
          <w:t xml:space="preserve"> УО по результатам анализа на шаге 250 и определения наиболее оптимальных исполнителей заменяет запланированных ранее исполнителей в </w:t>
        </w:r>
      </w:ins>
      <w:ins w:id="1649" w:author="Попова Дарья" w:date="2020-07-20T18:11:00Z">
        <w:r w:rsidR="004E2265">
          <w:rPr>
            <w:rFonts w:cs="Arial"/>
          </w:rPr>
          <w:t>сетевых графиках</w:t>
        </w:r>
      </w:ins>
      <w:ins w:id="1650" w:author="Попова Дарья" w:date="2020-07-20T17:51:00Z">
        <w:r w:rsidRPr="007008A3">
          <w:rPr>
            <w:rFonts w:cs="Arial"/>
          </w:rPr>
          <w:t xml:space="preserve"> на </w:t>
        </w:r>
        <w:r>
          <w:rPr>
            <w:rFonts w:cs="Arial"/>
          </w:rPr>
          <w:t>наи</w:t>
        </w:r>
        <w:r w:rsidRPr="007008A3">
          <w:rPr>
            <w:rFonts w:cs="Arial"/>
          </w:rPr>
          <w:t>более оптимальных</w:t>
        </w:r>
        <w:r>
          <w:rPr>
            <w:rFonts w:cs="Arial"/>
          </w:rPr>
          <w:t>, после чего повторяет анализ целесообразности в отчете на шаге 2</w:t>
        </w:r>
        <w:r w:rsidR="004E2265">
          <w:rPr>
            <w:rFonts w:cs="Arial"/>
          </w:rPr>
          <w:t>5</w:t>
        </w:r>
        <w:r>
          <w:rPr>
            <w:rFonts w:cs="Arial"/>
          </w:rPr>
          <w:t>0.</w:t>
        </w:r>
      </w:ins>
    </w:p>
    <w:p w14:paraId="6F941E7B" w14:textId="00CCA851" w:rsidR="007B1656" w:rsidRPr="002854E0" w:rsidRDefault="007B1656" w:rsidP="007B1656">
      <w:pPr>
        <w:spacing w:after="240" w:line="276" w:lineRule="auto"/>
        <w:rPr>
          <w:ins w:id="1651" w:author="Попова Дарья" w:date="2020-07-20T17:51:00Z"/>
          <w:rFonts w:cs="Arial"/>
        </w:rPr>
      </w:pPr>
      <w:ins w:id="1652" w:author="Попова Дарья" w:date="2020-07-20T17:51:00Z">
        <w:r>
          <w:rPr>
            <w:rFonts w:cs="Arial"/>
          </w:rPr>
          <w:t>Для выполнения работ хозспособом на уровне операции долже</w:t>
        </w:r>
        <w:r w:rsidR="00700486">
          <w:rPr>
            <w:rFonts w:cs="Arial"/>
          </w:rPr>
          <w:t xml:space="preserve">н быть указан управляющий ключ </w:t>
        </w:r>
        <w:r>
          <w:rPr>
            <w:rFonts w:cs="Arial"/>
          </w:rPr>
          <w:t xml:space="preserve">PM01 </w:t>
        </w:r>
      </w:ins>
      <w:ins w:id="1653" w:author="Попова Дарья" w:date="2020-07-21T10:52:00Z">
        <w:r w:rsidR="00700486">
          <w:rPr>
            <w:rFonts w:cs="Arial"/>
          </w:rPr>
          <w:t>«</w:t>
        </w:r>
      </w:ins>
      <w:ins w:id="1654" w:author="Попова Дарья" w:date="2020-07-20T17:51:00Z">
        <w:r w:rsidRPr="00355DEC">
          <w:rPr>
            <w:rFonts w:cs="Arial"/>
          </w:rPr>
          <w:t xml:space="preserve">ТОРО </w:t>
        </w:r>
        <w:r>
          <w:rPr>
            <w:rFonts w:cs="Arial"/>
          </w:rPr>
          <w:t>–</w:t>
        </w:r>
        <w:r w:rsidRPr="00355DEC">
          <w:rPr>
            <w:rFonts w:cs="Arial"/>
          </w:rPr>
          <w:t xml:space="preserve"> хозспособ</w:t>
        </w:r>
        <w:r>
          <w:rPr>
            <w:rFonts w:cs="Arial"/>
          </w:rPr>
          <w:t>»</w:t>
        </w:r>
        <w:r w:rsidR="00700486">
          <w:rPr>
            <w:rFonts w:cs="Arial"/>
          </w:rPr>
          <w:t xml:space="preserve"> или </w:t>
        </w:r>
        <w:r w:rsidRPr="00CF2F43">
          <w:rPr>
            <w:rFonts w:cs="Arial"/>
          </w:rPr>
          <w:t xml:space="preserve">PM07 </w:t>
        </w:r>
      </w:ins>
      <w:ins w:id="1655" w:author="Попова Дарья" w:date="2020-07-21T10:52:00Z">
        <w:r w:rsidR="00700486">
          <w:rPr>
            <w:rFonts w:cs="Arial"/>
          </w:rPr>
          <w:t>«</w:t>
        </w:r>
      </w:ins>
      <w:ins w:id="1656" w:author="Попова Дарья" w:date="2020-07-20T17:51:00Z">
        <w:r w:rsidRPr="00CF2F43">
          <w:rPr>
            <w:rFonts w:cs="Arial"/>
          </w:rPr>
          <w:t>Эле</w:t>
        </w:r>
        <w:r>
          <w:rPr>
            <w:rFonts w:cs="Arial"/>
          </w:rPr>
          <w:t xml:space="preserve">менты планирования - без затрат», а для внешних подрядных организаций – один из управляющих ключей </w:t>
        </w:r>
        <w:r w:rsidRPr="00355DEC">
          <w:rPr>
            <w:rFonts w:cs="Arial"/>
          </w:rPr>
          <w:t>PM02</w:t>
        </w:r>
        <w:r>
          <w:rPr>
            <w:rFonts w:cs="Arial"/>
          </w:rPr>
          <w:t xml:space="preserve"> </w:t>
        </w:r>
      </w:ins>
      <w:ins w:id="1657" w:author="Попова Дарья" w:date="2020-07-21T10:53:00Z">
        <w:r w:rsidR="00700486">
          <w:rPr>
            <w:rFonts w:cs="Arial"/>
          </w:rPr>
          <w:t>«</w:t>
        </w:r>
      </w:ins>
      <w:ins w:id="1658" w:author="Попова Дарья" w:date="2020-07-20T17:51:00Z">
        <w:r w:rsidRPr="00D81B0A">
          <w:rPr>
            <w:rFonts w:cs="Arial"/>
          </w:rPr>
          <w:t>ТОРО – УСО (фикс/абонент)</w:t>
        </w:r>
        <w:r>
          <w:rPr>
            <w:rFonts w:cs="Arial"/>
          </w:rPr>
          <w:t xml:space="preserve">», или </w:t>
        </w:r>
        <w:r w:rsidRPr="00D907A8">
          <w:rPr>
            <w:rFonts w:cs="Arial"/>
          </w:rPr>
          <w:t xml:space="preserve">PM05 </w:t>
        </w:r>
      </w:ins>
      <w:ins w:id="1659" w:author="Попова Дарья" w:date="2020-07-21T10:53:00Z">
        <w:r w:rsidR="00700486">
          <w:rPr>
            <w:rFonts w:cs="Arial"/>
          </w:rPr>
          <w:t>«</w:t>
        </w:r>
      </w:ins>
      <w:ins w:id="1660" w:author="Попова Дарья" w:date="2020-07-20T17:51:00Z">
        <w:r w:rsidRPr="00D907A8">
          <w:rPr>
            <w:rFonts w:cs="Arial"/>
          </w:rPr>
          <w:t>ТОРО - УСО (тариф)</w:t>
        </w:r>
        <w:r>
          <w:rPr>
            <w:rFonts w:cs="Arial"/>
          </w:rPr>
          <w:t xml:space="preserve">». </w:t>
        </w:r>
        <w:r w:rsidRPr="002854E0">
          <w:rPr>
            <w:rFonts w:cs="Arial"/>
          </w:rPr>
          <w:t xml:space="preserve">При создании </w:t>
        </w:r>
      </w:ins>
      <w:ins w:id="1661" w:author="Попова Дарья" w:date="2020-07-20T18:12:00Z">
        <w:r w:rsidR="00FB6598">
          <w:rPr>
            <w:rFonts w:cs="Arial"/>
          </w:rPr>
          <w:t>сетевого графика</w:t>
        </w:r>
      </w:ins>
      <w:ins w:id="1662" w:author="Попова Дарья" w:date="2020-07-20T17:51:00Z">
        <w:r w:rsidRPr="002854E0">
          <w:rPr>
            <w:rFonts w:cs="Arial"/>
          </w:rPr>
          <w:t xml:space="preserve"> с УСО необходимо </w:t>
        </w:r>
        <w:r w:rsidR="00E00F76">
          <w:rPr>
            <w:rFonts w:cs="Arial"/>
          </w:rPr>
          <w:t>к операциям с</w:t>
        </w:r>
        <w:r w:rsidRPr="002854E0">
          <w:rPr>
            <w:rFonts w:cs="Arial"/>
          </w:rPr>
          <w:t xml:space="preserve"> управляющими ключами </w:t>
        </w:r>
        <w:r w:rsidRPr="00355DEC">
          <w:rPr>
            <w:rFonts w:cs="Arial"/>
          </w:rPr>
          <w:t>PM02</w:t>
        </w:r>
        <w:r w:rsidRPr="002854E0">
          <w:rPr>
            <w:rFonts w:cs="Arial"/>
          </w:rPr>
          <w:t xml:space="preserve"> запланировать компонент материала вида ZSRV «Продаваемые и покупУслуги» с типом позиции N «Нескладируемая позиция». Также при наличии действующего договора с подрядчиком – необходимо указывать номер действующего договора в данных закупки компонента материала вида ZSRV.</w:t>
        </w:r>
      </w:ins>
    </w:p>
    <w:p w14:paraId="2062453A" w14:textId="169F06C1" w:rsidR="007B1656" w:rsidRDefault="007B1656" w:rsidP="007B1656">
      <w:pPr>
        <w:spacing w:after="240" w:line="276" w:lineRule="auto"/>
        <w:rPr>
          <w:ins w:id="1663" w:author="Попова Дарья" w:date="2020-07-20T17:51:00Z"/>
          <w:rFonts w:cs="Arial"/>
        </w:rPr>
      </w:pPr>
      <w:ins w:id="1664" w:author="Попова Дарья" w:date="2020-07-20T17:51:00Z">
        <w:r>
          <w:rPr>
            <w:rFonts w:cs="Arial"/>
          </w:rPr>
          <w:t>Используются транзакции</w:t>
        </w:r>
      </w:ins>
      <w:ins w:id="1665" w:author="Попова Дарья" w:date="2020-07-20T18:42:00Z">
        <w:r w:rsidR="00E00F76">
          <w:rPr>
            <w:rFonts w:cs="Arial"/>
          </w:rPr>
          <w:t>:</w:t>
        </w:r>
      </w:ins>
    </w:p>
    <w:p w14:paraId="75069550" w14:textId="29FA13C2" w:rsidR="007B1656" w:rsidRDefault="00E00F76" w:rsidP="007B1656">
      <w:pPr>
        <w:pStyle w:val="afa"/>
        <w:numPr>
          <w:ilvl w:val="0"/>
          <w:numId w:val="17"/>
        </w:numPr>
        <w:spacing w:after="240" w:line="276" w:lineRule="auto"/>
        <w:rPr>
          <w:ins w:id="1666" w:author="Попова Дарья" w:date="2020-07-20T17:51:00Z"/>
          <w:rFonts w:cs="Arial"/>
        </w:rPr>
      </w:pPr>
      <w:ins w:id="1667" w:author="Попова Дарья" w:date="2020-07-20T18:41:00Z">
        <w:r>
          <w:rPr>
            <w:rFonts w:cs="Arial"/>
            <w:lang w:val="en-US"/>
          </w:rPr>
          <w:t>CJ20N</w:t>
        </w:r>
        <w:r>
          <w:rPr>
            <w:rFonts w:cs="Arial"/>
          </w:rPr>
          <w:t xml:space="preserve"> – </w:t>
        </w:r>
        <w:r w:rsidRPr="00AA72D3">
          <w:rPr>
            <w:rFonts w:cs="Arial"/>
          </w:rPr>
          <w:t>Project Builder</w:t>
        </w:r>
      </w:ins>
      <w:ins w:id="1668" w:author="Попова Дарья" w:date="2020-07-20T18:43:00Z">
        <w:r>
          <w:rPr>
            <w:rFonts w:cs="Arial"/>
          </w:rPr>
          <w:t>;</w:t>
        </w:r>
      </w:ins>
    </w:p>
    <w:p w14:paraId="189B16B3" w14:textId="77777777" w:rsidR="007B1656" w:rsidRDefault="007B1656" w:rsidP="007B1656">
      <w:pPr>
        <w:pStyle w:val="afa"/>
        <w:numPr>
          <w:ilvl w:val="0"/>
          <w:numId w:val="17"/>
        </w:numPr>
        <w:spacing w:after="240" w:line="276" w:lineRule="auto"/>
        <w:rPr>
          <w:ins w:id="1669" w:author="Попова Дарья" w:date="2020-07-20T17:51:00Z"/>
          <w:rFonts w:cs="Arial"/>
        </w:rPr>
      </w:pPr>
      <w:ins w:id="1670" w:author="Попова Дарья" w:date="2020-07-20T17:51:00Z">
        <w:r w:rsidRPr="006709C0">
          <w:rPr>
            <w:rFonts w:cs="Arial"/>
          </w:rPr>
          <w:t>ZPM_CNTR</w:t>
        </w:r>
        <w:r>
          <w:rPr>
            <w:rFonts w:cs="Arial"/>
          </w:rPr>
          <w:t xml:space="preserve"> - Отчет «Целесообразность привлечения исполнителей»</w:t>
        </w:r>
      </w:ins>
    </w:p>
    <w:p w14:paraId="10C29597" w14:textId="4661D576" w:rsidR="007B1656" w:rsidRPr="00AF2D49" w:rsidRDefault="007B1656" w:rsidP="007B1656">
      <w:pPr>
        <w:spacing w:after="120" w:line="276" w:lineRule="auto"/>
        <w:ind w:left="924"/>
        <w:jc w:val="left"/>
        <w:rPr>
          <w:ins w:id="1671" w:author="Попова Дарья" w:date="2020-07-20T17:51:00Z"/>
          <w:rFonts w:cs="Arial"/>
        </w:rPr>
      </w:pPr>
      <w:ins w:id="1672" w:author="Попова Дарья" w:date="2020-07-20T17:51:00Z">
        <w:r w:rsidRPr="00AF2D49">
          <w:rPr>
            <w:rFonts w:cs="Arial"/>
          </w:rPr>
          <w:t>Поля для заполнения на селекционном экране:</w:t>
        </w:r>
      </w:ins>
    </w:p>
    <w:p w14:paraId="13F17D0D" w14:textId="64EE087C" w:rsidR="007B1656" w:rsidRPr="00AF2D49" w:rsidRDefault="007B1656" w:rsidP="007B1656">
      <w:pPr>
        <w:spacing w:after="120" w:line="276" w:lineRule="auto"/>
        <w:ind w:left="924"/>
        <w:jc w:val="left"/>
        <w:rPr>
          <w:ins w:id="1673" w:author="Попова Дарья" w:date="2020-07-20T17:51:00Z"/>
          <w:rFonts w:cs="Arial"/>
        </w:rPr>
      </w:pPr>
      <w:ins w:id="1674" w:author="Попова Дарья" w:date="2020-07-20T17:51:00Z">
        <w:r w:rsidRPr="00AF2D49">
          <w:rPr>
            <w:rFonts w:cs="Arial"/>
          </w:rPr>
          <w:t xml:space="preserve">- </w:t>
        </w:r>
      </w:ins>
      <w:ins w:id="1675" w:author="Попова Дарья" w:date="2020-07-21T10:53:00Z">
        <w:r w:rsidR="00700486">
          <w:rPr>
            <w:rFonts w:cs="Arial"/>
          </w:rPr>
          <w:t>Планирующий завод</w:t>
        </w:r>
      </w:ins>
      <w:ins w:id="1676" w:author="Попова Дарья" w:date="2020-07-20T17:51:00Z">
        <w:r w:rsidRPr="00AF2D49">
          <w:rPr>
            <w:rFonts w:cs="Arial"/>
          </w:rPr>
          <w:t>;</w:t>
        </w:r>
      </w:ins>
    </w:p>
    <w:p w14:paraId="3257223B" w14:textId="77777777" w:rsidR="007B1656" w:rsidRDefault="007B1656" w:rsidP="007B1656">
      <w:pPr>
        <w:spacing w:after="120" w:line="276" w:lineRule="auto"/>
        <w:ind w:left="924"/>
        <w:jc w:val="left"/>
        <w:rPr>
          <w:ins w:id="1677" w:author="Попова Дарья" w:date="2020-07-21T10:53:00Z"/>
          <w:rFonts w:cs="Arial"/>
        </w:rPr>
      </w:pPr>
      <w:ins w:id="1678" w:author="Попова Дарья" w:date="2020-07-20T17:51:00Z">
        <w:r w:rsidRPr="000E4C83">
          <w:rPr>
            <w:rFonts w:cs="Arial"/>
          </w:rPr>
          <w:t>- Группа планирования;</w:t>
        </w:r>
      </w:ins>
    </w:p>
    <w:p w14:paraId="1AC860C7" w14:textId="63F1F5AC" w:rsidR="00700486" w:rsidRPr="00700486" w:rsidRDefault="00700486" w:rsidP="007B1656">
      <w:pPr>
        <w:spacing w:after="120" w:line="276" w:lineRule="auto"/>
        <w:ind w:left="924"/>
        <w:jc w:val="left"/>
        <w:rPr>
          <w:ins w:id="1679" w:author="Попова Дарья" w:date="2020-07-20T17:51:00Z"/>
          <w:rFonts w:cs="Arial"/>
        </w:rPr>
      </w:pPr>
      <w:ins w:id="1680" w:author="Попова Дарья" w:date="2020-07-21T10:53:00Z">
        <w:r>
          <w:rPr>
            <w:rFonts w:cs="Arial"/>
          </w:rPr>
          <w:t>- Вид заказа/ СГ;</w:t>
        </w:r>
      </w:ins>
    </w:p>
    <w:p w14:paraId="53C90859" w14:textId="77777777" w:rsidR="007B1656" w:rsidRPr="00A56639" w:rsidRDefault="007B1656" w:rsidP="007B1656">
      <w:pPr>
        <w:spacing w:after="240" w:line="276" w:lineRule="auto"/>
        <w:ind w:left="927"/>
        <w:jc w:val="left"/>
        <w:rPr>
          <w:ins w:id="1681" w:author="Попова Дарья" w:date="2020-07-20T17:51:00Z"/>
          <w:rFonts w:cs="Arial"/>
        </w:rPr>
      </w:pPr>
      <w:ins w:id="1682" w:author="Попова Дарья" w:date="2020-07-20T17:51:00Z">
        <w:r>
          <w:rPr>
            <w:rFonts w:cs="Arial"/>
          </w:rPr>
          <w:t>- Период (с .. по).</w:t>
        </w:r>
      </w:ins>
    </w:p>
    <w:p w14:paraId="3B39A668" w14:textId="6DD2E51D" w:rsidR="00997E61" w:rsidRPr="007008A3" w:rsidDel="00E00F76" w:rsidRDefault="00997E61" w:rsidP="001E13A9">
      <w:pPr>
        <w:rPr>
          <w:del w:id="1683" w:author="Попова Дарья" w:date="2020-07-20T18:42:00Z"/>
          <w:rFonts w:eastAsiaTheme="majorEastAsia" w:cs="Arial"/>
        </w:rPr>
      </w:pPr>
    </w:p>
    <w:p w14:paraId="2DB1BB73" w14:textId="01019905" w:rsidR="00997E61" w:rsidRPr="007008A3" w:rsidRDefault="00997E61">
      <w:pPr>
        <w:pStyle w:val="4"/>
      </w:pPr>
      <w:r w:rsidRPr="007008A3">
        <w:t xml:space="preserve">Шаг процесса </w:t>
      </w:r>
      <w:r w:rsidR="00A774D5">
        <w:t>2</w:t>
      </w:r>
      <w:r w:rsidR="0028527F" w:rsidRPr="007008A3">
        <w:t>70</w:t>
      </w:r>
      <w:r w:rsidRPr="007008A3">
        <w:t xml:space="preserve"> – </w:t>
      </w:r>
      <w:r w:rsidR="0028527F" w:rsidRPr="007008A3">
        <w:t>Анализ целесообразности привлечения исполнителей</w:t>
      </w:r>
    </w:p>
    <w:p w14:paraId="1670F230" w14:textId="79400F93" w:rsidR="0098799F" w:rsidRDefault="00345DAB" w:rsidP="0028527F">
      <w:pPr>
        <w:spacing w:after="240" w:line="276" w:lineRule="auto"/>
        <w:rPr>
          <w:rFonts w:cs="Arial"/>
        </w:rPr>
      </w:pPr>
      <w:r>
        <w:rPr>
          <w:rFonts w:cs="Arial"/>
        </w:rPr>
        <w:t>Старшим п</w:t>
      </w:r>
      <w:r w:rsidR="009B6F5F">
        <w:rPr>
          <w:rFonts w:cs="Arial"/>
        </w:rPr>
        <w:t xml:space="preserve">ланировщиком </w:t>
      </w:r>
      <w:r w:rsidR="002535C0">
        <w:rPr>
          <w:rFonts w:cs="Arial"/>
        </w:rPr>
        <w:t>ТОиР УО</w:t>
      </w:r>
      <w:r w:rsidR="009B6F5F">
        <w:rPr>
          <w:rFonts w:cs="Arial"/>
        </w:rPr>
        <w:t xml:space="preserve"> в</w:t>
      </w:r>
      <w:r w:rsidR="0028527F" w:rsidRPr="007008A3">
        <w:rPr>
          <w:rFonts w:cs="Arial"/>
        </w:rPr>
        <w:t>ыполняется проверка оптимальности</w:t>
      </w:r>
      <w:r w:rsidR="009B6F5F">
        <w:rPr>
          <w:rFonts w:cs="Arial"/>
        </w:rPr>
        <w:t xml:space="preserve"> произведенной</w:t>
      </w:r>
      <w:r w:rsidR="0028527F" w:rsidRPr="007008A3">
        <w:rPr>
          <w:rFonts w:cs="Arial"/>
        </w:rPr>
        <w:t xml:space="preserve"> замены</w:t>
      </w:r>
      <w:r w:rsidR="009B6F5F">
        <w:rPr>
          <w:rFonts w:cs="Arial"/>
        </w:rPr>
        <w:t>, если замена оптимальна</w:t>
      </w:r>
      <w:r w:rsidR="00A774D5">
        <w:rPr>
          <w:rFonts w:cs="Arial"/>
        </w:rPr>
        <w:t xml:space="preserve"> – выполняется переход к шагу 28</w:t>
      </w:r>
      <w:r w:rsidR="009B6F5F">
        <w:rPr>
          <w:rFonts w:cs="Arial"/>
        </w:rPr>
        <w:t>0,</w:t>
      </w:r>
      <w:r w:rsidR="00D71133">
        <w:rPr>
          <w:rFonts w:cs="Arial"/>
        </w:rPr>
        <w:t xml:space="preserve"> если не оптимальн</w:t>
      </w:r>
      <w:r w:rsidR="00A774D5">
        <w:rPr>
          <w:rFonts w:cs="Arial"/>
        </w:rPr>
        <w:t>а – происходит возврат к шагу 23</w:t>
      </w:r>
      <w:r w:rsidR="00D71133">
        <w:rPr>
          <w:rFonts w:cs="Arial"/>
        </w:rPr>
        <w:t>0</w:t>
      </w:r>
      <w:r w:rsidR="009B6F5F">
        <w:rPr>
          <w:rFonts w:cs="Arial"/>
        </w:rPr>
        <w:t>.</w:t>
      </w:r>
      <w:r w:rsidR="0098799F">
        <w:rPr>
          <w:rFonts w:cs="Arial"/>
        </w:rPr>
        <w:t xml:space="preserve"> При замене </w:t>
      </w:r>
      <w:r w:rsidR="00852012">
        <w:rPr>
          <w:rFonts w:cs="Arial"/>
        </w:rPr>
        <w:t>исполнителя должны учитываться</w:t>
      </w:r>
      <w:r w:rsidR="0098799F">
        <w:rPr>
          <w:rFonts w:cs="Arial"/>
        </w:rPr>
        <w:t xml:space="preserve"> </w:t>
      </w:r>
      <w:r w:rsidR="0098799F">
        <w:rPr>
          <w:rFonts w:cs="Arial"/>
        </w:rPr>
        <w:lastRenderedPageBreak/>
        <w:t>требования</w:t>
      </w:r>
      <w:r w:rsidR="00852012">
        <w:rPr>
          <w:rFonts w:cs="Arial"/>
        </w:rPr>
        <w:t xml:space="preserve"> </w:t>
      </w:r>
      <w:r w:rsidR="00852012" w:rsidRPr="00852012">
        <w:rPr>
          <w:rFonts w:cs="Arial"/>
        </w:rPr>
        <w:t>НМД «Методические указания по выбору способа выполнения работ по ТОиР оборудования (собственные силы или услуги сторонних организаций)»</w:t>
      </w:r>
      <w:r w:rsidR="0098799F">
        <w:rPr>
          <w:rFonts w:cs="Arial"/>
        </w:rPr>
        <w:t>.</w:t>
      </w:r>
    </w:p>
    <w:p w14:paraId="0607D2E3" w14:textId="03E95E58" w:rsidR="00A1513C" w:rsidRPr="007008A3" w:rsidRDefault="00345DAB" w:rsidP="00A1513C">
      <w:pPr>
        <w:spacing w:after="240" w:line="276" w:lineRule="auto"/>
        <w:rPr>
          <w:rFonts w:cs="Arial"/>
        </w:rPr>
      </w:pPr>
      <w:r>
        <w:rPr>
          <w:rFonts w:cs="Arial"/>
        </w:rPr>
        <w:t xml:space="preserve">Старшим планировщиком </w:t>
      </w:r>
      <w:r w:rsidR="002535C0">
        <w:rPr>
          <w:rFonts w:cs="Arial"/>
        </w:rPr>
        <w:t>ТОиР УО</w:t>
      </w:r>
      <w:r w:rsidR="00A1513C" w:rsidRPr="007008A3">
        <w:rPr>
          <w:rFonts w:cs="Arial"/>
        </w:rPr>
        <w:t xml:space="preserve"> проводится проверка на наличие гарантии по соответствующему оборудованию, указанному в качестве ссылочного объекта в</w:t>
      </w:r>
      <w:r w:rsidR="00A1513C">
        <w:rPr>
          <w:rFonts w:cs="Arial"/>
        </w:rPr>
        <w:t xml:space="preserve"> заказ</w:t>
      </w:r>
      <w:r w:rsidR="00A1513C" w:rsidRPr="007008A3">
        <w:rPr>
          <w:rFonts w:cs="Arial"/>
        </w:rPr>
        <w:t>е, на соответствующую дату согласно срокам</w:t>
      </w:r>
      <w:r w:rsidR="00A1513C">
        <w:rPr>
          <w:rFonts w:cs="Arial"/>
        </w:rPr>
        <w:t xml:space="preserve"> заказ</w:t>
      </w:r>
      <w:r w:rsidR="00A1513C" w:rsidRPr="007008A3">
        <w:rPr>
          <w:rFonts w:cs="Arial"/>
        </w:rPr>
        <w:t xml:space="preserve">а и проверка с помощью </w:t>
      </w:r>
      <w:r w:rsidR="006709C0">
        <w:rPr>
          <w:rFonts w:cs="Arial"/>
        </w:rPr>
        <w:t xml:space="preserve">транзакции </w:t>
      </w:r>
      <w:r w:rsidR="006709C0" w:rsidRPr="006709C0">
        <w:rPr>
          <w:rFonts w:cs="Arial"/>
        </w:rPr>
        <w:t>ZPM_CNTR</w:t>
      </w:r>
      <w:r w:rsidR="006709C0">
        <w:rPr>
          <w:rFonts w:cs="Arial"/>
        </w:rPr>
        <w:t xml:space="preserve"> </w:t>
      </w:r>
      <w:r w:rsidR="00A1513C">
        <w:rPr>
          <w:rFonts w:cs="Arial"/>
        </w:rPr>
        <w:t>(№ в реестре разработок PM27</w:t>
      </w:r>
      <w:r>
        <w:rPr>
          <w:rFonts w:cs="Arial"/>
        </w:rPr>
        <w:t>, см. раздел 5.10.7.7. данного КД</w:t>
      </w:r>
      <w:r w:rsidR="00A1513C">
        <w:rPr>
          <w:rFonts w:cs="Arial"/>
        </w:rPr>
        <w:t>)</w:t>
      </w:r>
      <w:r w:rsidR="00A1513C" w:rsidRPr="007008A3">
        <w:rPr>
          <w:rFonts w:cs="Arial"/>
        </w:rPr>
        <w:t>.</w:t>
      </w:r>
    </w:p>
    <w:p w14:paraId="753211D3" w14:textId="29DFA6AD" w:rsidR="00A1513C" w:rsidRDefault="00A1513C" w:rsidP="00A1513C">
      <w:pPr>
        <w:spacing w:after="240" w:line="276" w:lineRule="auto"/>
        <w:rPr>
          <w:rFonts w:cs="Arial"/>
        </w:rPr>
      </w:pPr>
      <w:r w:rsidRPr="007008A3">
        <w:rPr>
          <w:rFonts w:cs="Arial"/>
        </w:rPr>
        <w:t>В случае наличия активной гарантии инициируется перепланирование</w:t>
      </w:r>
      <w:r>
        <w:rPr>
          <w:rFonts w:cs="Arial"/>
        </w:rPr>
        <w:t xml:space="preserve"> заказ</w:t>
      </w:r>
      <w:r w:rsidRPr="007008A3">
        <w:rPr>
          <w:rFonts w:cs="Arial"/>
        </w:rPr>
        <w:t xml:space="preserve">а: замена </w:t>
      </w:r>
      <w:r>
        <w:rPr>
          <w:rFonts w:cs="Arial"/>
        </w:rPr>
        <w:t>рабочего места</w:t>
      </w:r>
      <w:r w:rsidRPr="007008A3">
        <w:rPr>
          <w:rFonts w:cs="Arial"/>
        </w:rPr>
        <w:t xml:space="preserve"> ТОиР </w:t>
      </w:r>
      <w:r>
        <w:rPr>
          <w:rFonts w:cs="Arial"/>
        </w:rPr>
        <w:t xml:space="preserve">в операции </w:t>
      </w:r>
      <w:r w:rsidRPr="007008A3">
        <w:rPr>
          <w:rFonts w:cs="Arial"/>
        </w:rPr>
        <w:t xml:space="preserve">на </w:t>
      </w:r>
      <w:r>
        <w:rPr>
          <w:rFonts w:cs="Arial"/>
        </w:rPr>
        <w:t>рабочее место п</w:t>
      </w:r>
      <w:r w:rsidRPr="007008A3">
        <w:rPr>
          <w:rFonts w:cs="Arial"/>
        </w:rPr>
        <w:t>оставщика оборудования</w:t>
      </w:r>
      <w:r w:rsidR="003B579C">
        <w:rPr>
          <w:rFonts w:cs="Arial"/>
        </w:rPr>
        <w:t xml:space="preserve">, </w:t>
      </w:r>
      <w:r w:rsidR="00345DAB">
        <w:rPr>
          <w:rFonts w:cs="Arial"/>
        </w:rPr>
        <w:t>Старшим п</w:t>
      </w:r>
      <w:r w:rsidR="003B579C">
        <w:rPr>
          <w:rFonts w:cs="Arial"/>
        </w:rPr>
        <w:t>ланировщиком</w:t>
      </w:r>
      <w:r w:rsidR="00345DAB">
        <w:rPr>
          <w:rFonts w:cs="Arial"/>
        </w:rPr>
        <w:t xml:space="preserve"> </w:t>
      </w:r>
      <w:r w:rsidR="002535C0">
        <w:rPr>
          <w:rFonts w:cs="Arial"/>
        </w:rPr>
        <w:t>ТОиР УО</w:t>
      </w:r>
      <w:r w:rsidR="003B579C">
        <w:rPr>
          <w:rFonts w:cs="Arial"/>
        </w:rPr>
        <w:t xml:space="preserve"> должен быть установлен для операций управляющий ключ PM03</w:t>
      </w:r>
      <w:r w:rsidR="00345DAB">
        <w:rPr>
          <w:rFonts w:cs="Arial"/>
        </w:rPr>
        <w:t xml:space="preserve"> «ТОРО – УСО гарантия»</w:t>
      </w:r>
      <w:r w:rsidRPr="007008A3">
        <w:rPr>
          <w:rFonts w:cs="Arial"/>
        </w:rPr>
        <w:t>.</w:t>
      </w:r>
      <w:r>
        <w:rPr>
          <w:rFonts w:cs="Arial"/>
        </w:rPr>
        <w:t xml:space="preserve"> См. описание настройки управляющих ключей операций в разделе 5.10. КД </w:t>
      </w:r>
      <w:del w:id="1684" w:author="Александр Шрамков" w:date="2021-03-05T12:38:00Z">
        <w:r w:rsidR="000367AC" w:rsidDel="001710A8">
          <w:rPr>
            <w:rFonts w:cs="Arial"/>
          </w:rPr>
          <w:delText>ERP.9.9.</w:delText>
        </w:r>
      </w:del>
      <w:ins w:id="1685" w:author="Александр Шрамков" w:date="2021-03-05T12:38:00Z">
        <w:r w:rsidR="001710A8">
          <w:rPr>
            <w:rFonts w:cs="Arial"/>
          </w:rPr>
          <w:t>ERP.13.9.</w:t>
        </w:r>
      </w:ins>
      <w:r w:rsidR="000367AC">
        <w:rPr>
          <w:rFonts w:cs="Arial"/>
        </w:rPr>
        <w:t>2.</w:t>
      </w:r>
      <w:r>
        <w:rPr>
          <w:rFonts w:cs="Arial"/>
        </w:rPr>
        <w:t xml:space="preserve">52.PM КД </w:t>
      </w:r>
      <w:r w:rsidR="00BC2B99">
        <w:rPr>
          <w:rFonts w:cs="Arial"/>
        </w:rPr>
        <w:t>Оперативное планирование мероприятий ТОиР</w:t>
      </w:r>
      <w:r>
        <w:rPr>
          <w:rFonts w:cs="Arial"/>
        </w:rPr>
        <w:t>.</w:t>
      </w:r>
    </w:p>
    <w:p w14:paraId="7388C2AE" w14:textId="794B8E4A" w:rsidR="00FF6125" w:rsidRPr="007008A3" w:rsidRDefault="00FF6125" w:rsidP="00A1513C">
      <w:pPr>
        <w:spacing w:after="240" w:line="276" w:lineRule="auto"/>
        <w:rPr>
          <w:rFonts w:cs="Arial"/>
        </w:rPr>
      </w:pPr>
      <w:r>
        <w:rPr>
          <w:rFonts w:cs="Arial"/>
        </w:rPr>
        <w:t xml:space="preserve">В случае согласования замены исполнителей, Старший планировщик </w:t>
      </w:r>
      <w:r w:rsidR="002535C0">
        <w:rPr>
          <w:rFonts w:cs="Arial"/>
        </w:rPr>
        <w:t>ТОиР УО</w:t>
      </w:r>
      <w:r>
        <w:rPr>
          <w:rFonts w:cs="Arial"/>
        </w:rPr>
        <w:t xml:space="preserve"> устанавливает на заказах статус «ИСПС – исполнители согласованы». Если не согласовывает – устанавливает статус «ИСПК – требуется заменить исполнителей», и информирует Планировщика </w:t>
      </w:r>
      <w:r w:rsidR="002535C0">
        <w:rPr>
          <w:rFonts w:cs="Arial"/>
        </w:rPr>
        <w:t>ТОиР УО</w:t>
      </w:r>
      <w:r>
        <w:rPr>
          <w:rFonts w:cs="Arial"/>
        </w:rPr>
        <w:t>, направляя лист замечаний.</w:t>
      </w:r>
    </w:p>
    <w:p w14:paraId="3FA5B111" w14:textId="77777777" w:rsidR="0081508C" w:rsidRDefault="0081508C" w:rsidP="0081508C">
      <w:pPr>
        <w:spacing w:after="240" w:line="276" w:lineRule="auto"/>
        <w:rPr>
          <w:rFonts w:cs="Arial"/>
        </w:rPr>
      </w:pPr>
      <w:r>
        <w:rPr>
          <w:rFonts w:cs="Arial"/>
        </w:rPr>
        <w:t>Используются транзакции</w:t>
      </w:r>
    </w:p>
    <w:p w14:paraId="154F0977" w14:textId="629EA631" w:rsidR="006F0665" w:rsidRDefault="006709C0" w:rsidP="0081508C">
      <w:pPr>
        <w:pStyle w:val="afa"/>
        <w:numPr>
          <w:ilvl w:val="0"/>
          <w:numId w:val="17"/>
        </w:numPr>
        <w:spacing w:after="240" w:line="276" w:lineRule="auto"/>
        <w:rPr>
          <w:rFonts w:cs="Arial"/>
        </w:rPr>
      </w:pPr>
      <w:r w:rsidRPr="006709C0">
        <w:rPr>
          <w:rFonts w:cs="Arial"/>
        </w:rPr>
        <w:t>ZPM_CNTR</w:t>
      </w:r>
      <w:r>
        <w:rPr>
          <w:rFonts w:cs="Arial"/>
        </w:rPr>
        <w:t xml:space="preserve"> -</w:t>
      </w:r>
      <w:r w:rsidR="0081508C">
        <w:rPr>
          <w:rFonts w:cs="Arial"/>
        </w:rPr>
        <w:t xml:space="preserve"> Отчет «Целесообразность привлечения исполнителей»</w:t>
      </w:r>
    </w:p>
    <w:p w14:paraId="142AC5B1" w14:textId="77777777" w:rsidR="006F0665" w:rsidRPr="00AF2D49" w:rsidRDefault="006F0665" w:rsidP="001F00CA">
      <w:pPr>
        <w:spacing w:after="120" w:line="276" w:lineRule="auto"/>
        <w:ind w:left="924"/>
        <w:jc w:val="left"/>
        <w:rPr>
          <w:rFonts w:cs="Arial"/>
        </w:rPr>
      </w:pPr>
      <w:r w:rsidRPr="00AF2D49">
        <w:rPr>
          <w:rFonts w:cs="Arial"/>
        </w:rPr>
        <w:t>Поля для заполнения на селекционном экране:</w:t>
      </w:r>
    </w:p>
    <w:p w14:paraId="47EED843" w14:textId="77777777" w:rsidR="006F0665" w:rsidRPr="00AF2D49" w:rsidRDefault="006F0665" w:rsidP="001F00CA">
      <w:pPr>
        <w:spacing w:after="120" w:line="276" w:lineRule="auto"/>
        <w:ind w:left="924"/>
        <w:jc w:val="left"/>
        <w:rPr>
          <w:rFonts w:cs="Arial"/>
        </w:rPr>
      </w:pPr>
      <w:r w:rsidRPr="00AF2D49">
        <w:rPr>
          <w:rFonts w:cs="Arial"/>
        </w:rPr>
        <w:t>- Техническое место;</w:t>
      </w:r>
    </w:p>
    <w:p w14:paraId="30EB6EB0" w14:textId="77777777" w:rsidR="006F0665" w:rsidRPr="000E4C83" w:rsidRDefault="006F0665" w:rsidP="001F00CA">
      <w:pPr>
        <w:spacing w:after="120" w:line="276" w:lineRule="auto"/>
        <w:ind w:left="924"/>
        <w:jc w:val="left"/>
        <w:rPr>
          <w:rFonts w:cs="Arial"/>
        </w:rPr>
      </w:pPr>
      <w:r w:rsidRPr="000E4C83">
        <w:rPr>
          <w:rFonts w:cs="Arial"/>
        </w:rPr>
        <w:t>- Группа планирования;</w:t>
      </w:r>
    </w:p>
    <w:p w14:paraId="53022270" w14:textId="166788E1" w:rsidR="006F0665" w:rsidRDefault="006F0665" w:rsidP="006F0665">
      <w:pPr>
        <w:spacing w:after="240" w:line="276" w:lineRule="auto"/>
        <w:ind w:left="927"/>
        <w:jc w:val="left"/>
        <w:rPr>
          <w:rFonts w:cs="Arial"/>
        </w:rPr>
      </w:pPr>
      <w:r>
        <w:rPr>
          <w:rFonts w:cs="Arial"/>
        </w:rPr>
        <w:t>- Период (с .. по).</w:t>
      </w:r>
    </w:p>
    <w:p w14:paraId="2EE0A1A2" w14:textId="755C058E" w:rsidR="00997E61" w:rsidRPr="007008A3" w:rsidDel="00E00F76" w:rsidRDefault="00997E61" w:rsidP="00B153FA">
      <w:pPr>
        <w:pStyle w:val="afa"/>
        <w:spacing w:after="240" w:line="276" w:lineRule="auto"/>
        <w:ind w:left="1287"/>
        <w:rPr>
          <w:del w:id="1686" w:author="Попова Дарья" w:date="2020-07-20T18:45:00Z"/>
          <w:rFonts w:eastAsiaTheme="majorEastAsia"/>
        </w:rPr>
      </w:pPr>
    </w:p>
    <w:p w14:paraId="7AA58EA0" w14:textId="23DDF846" w:rsidR="00997E61" w:rsidRPr="007008A3" w:rsidRDefault="00997E61">
      <w:pPr>
        <w:pStyle w:val="4"/>
      </w:pPr>
      <w:r w:rsidRPr="007008A3">
        <w:t xml:space="preserve">Шаг процесса </w:t>
      </w:r>
      <w:r w:rsidR="00A774D5">
        <w:t>28</w:t>
      </w:r>
      <w:r w:rsidR="0028527F" w:rsidRPr="007008A3">
        <w:t>0</w:t>
      </w:r>
      <w:r w:rsidRPr="007008A3">
        <w:t xml:space="preserve"> – </w:t>
      </w:r>
      <w:r w:rsidR="0028527F" w:rsidRPr="007008A3">
        <w:t xml:space="preserve">Установка статуса </w:t>
      </w:r>
      <w:del w:id="1687" w:author="Попова Дарья" w:date="2020-07-21T10:54:00Z">
        <w:r w:rsidR="0028527F" w:rsidRPr="007008A3" w:rsidDel="00700486">
          <w:delText>"</w:delText>
        </w:r>
      </w:del>
      <w:ins w:id="1688" w:author="Попова Дарья" w:date="2020-07-21T10:54:00Z">
        <w:r w:rsidR="00700486">
          <w:t>«</w:t>
        </w:r>
      </w:ins>
      <w:r w:rsidR="0028527F" w:rsidRPr="007008A3">
        <w:t>Исполнители запланированы</w:t>
      </w:r>
      <w:ins w:id="1689" w:author="Попова Дарья" w:date="2020-07-21T10:54:00Z">
        <w:r w:rsidR="00700486">
          <w:t>»</w:t>
        </w:r>
      </w:ins>
      <w:del w:id="1690" w:author="Попова Дарья" w:date="2020-07-21T10:54:00Z">
        <w:r w:rsidR="0028527F" w:rsidRPr="007008A3" w:rsidDel="00700486">
          <w:delText>"</w:delText>
        </w:r>
      </w:del>
    </w:p>
    <w:p w14:paraId="3C5D9AF8" w14:textId="664DFD5D" w:rsidR="00997E61" w:rsidRPr="007008A3" w:rsidDel="00E00F76" w:rsidRDefault="00997E61" w:rsidP="001E13A9">
      <w:pPr>
        <w:rPr>
          <w:del w:id="1691" w:author="Попова Дарья" w:date="2020-07-20T18:45:00Z"/>
          <w:rFonts w:eastAsiaTheme="majorEastAsia" w:cs="Arial"/>
        </w:rPr>
      </w:pPr>
    </w:p>
    <w:p w14:paraId="6E0EE5E5" w14:textId="5A528313" w:rsidR="0028527F" w:rsidRDefault="0028527F" w:rsidP="0028527F">
      <w:pPr>
        <w:spacing w:after="240" w:line="276" w:lineRule="auto"/>
        <w:rPr>
          <w:rFonts w:cs="Arial"/>
        </w:rPr>
      </w:pPr>
      <w:r w:rsidRPr="007008A3">
        <w:rPr>
          <w:rFonts w:cs="Arial"/>
        </w:rPr>
        <w:t>На</w:t>
      </w:r>
      <w:r w:rsidR="00D139D7">
        <w:rPr>
          <w:rFonts w:cs="Arial"/>
        </w:rPr>
        <w:t xml:space="preserve"> заказ</w:t>
      </w:r>
      <w:r w:rsidRPr="007008A3">
        <w:rPr>
          <w:rFonts w:cs="Arial"/>
        </w:rPr>
        <w:t>ах</w:t>
      </w:r>
      <w:r w:rsidR="0081508C">
        <w:rPr>
          <w:rFonts w:cs="Arial"/>
        </w:rPr>
        <w:t xml:space="preserve"> ТОРО</w:t>
      </w:r>
      <w:r w:rsidRPr="007008A3">
        <w:rPr>
          <w:rFonts w:cs="Arial"/>
        </w:rPr>
        <w:t xml:space="preserve">, по которым не </w:t>
      </w:r>
      <w:r w:rsidR="0081508C">
        <w:rPr>
          <w:rFonts w:cs="Arial"/>
        </w:rPr>
        <w:t>по</w:t>
      </w:r>
      <w:r w:rsidRPr="007008A3">
        <w:rPr>
          <w:rFonts w:cs="Arial"/>
        </w:rPr>
        <w:t xml:space="preserve">требовалась корректировка </w:t>
      </w:r>
      <w:r w:rsidR="0081508C">
        <w:rPr>
          <w:rFonts w:cs="Arial"/>
        </w:rPr>
        <w:t>плановых исполнителей работ, либо была произведена оптимальная замена</w:t>
      </w:r>
      <w:r w:rsidR="00FF6125">
        <w:rPr>
          <w:rFonts w:cs="Arial"/>
        </w:rPr>
        <w:t xml:space="preserve"> (и Старшим планировщиком был установлен статус «ИСПС – замена исполнителей согласована»)</w:t>
      </w:r>
      <w:r w:rsidRPr="007008A3">
        <w:rPr>
          <w:rFonts w:cs="Arial"/>
        </w:rPr>
        <w:t xml:space="preserve">, </w:t>
      </w:r>
      <w:r w:rsidR="00583B3B">
        <w:rPr>
          <w:rFonts w:cs="Arial"/>
        </w:rPr>
        <w:t xml:space="preserve">Планировщиком </w:t>
      </w:r>
      <w:r w:rsidR="002535C0">
        <w:rPr>
          <w:rFonts w:cs="Arial"/>
        </w:rPr>
        <w:t>ТОиР УО</w:t>
      </w:r>
      <w:r w:rsidR="00BB53B0">
        <w:rPr>
          <w:rFonts w:cs="Arial"/>
        </w:rPr>
        <w:t xml:space="preserve"> </w:t>
      </w:r>
      <w:r w:rsidRPr="007008A3">
        <w:rPr>
          <w:rFonts w:cs="Arial"/>
        </w:rPr>
        <w:t>устанавливается статус "</w:t>
      </w:r>
      <w:r w:rsidR="006B0074">
        <w:rPr>
          <w:rFonts w:cs="Arial"/>
        </w:rPr>
        <w:t>ИСП</w:t>
      </w:r>
      <w:r w:rsidR="00FF6125">
        <w:rPr>
          <w:rFonts w:cs="Arial"/>
        </w:rPr>
        <w:t>П</w:t>
      </w:r>
      <w:r w:rsidR="006B0074">
        <w:rPr>
          <w:rFonts w:cs="Arial"/>
        </w:rPr>
        <w:t xml:space="preserve"> - </w:t>
      </w:r>
      <w:r w:rsidRPr="007008A3">
        <w:rPr>
          <w:rFonts w:cs="Arial"/>
        </w:rPr>
        <w:t>Исполнители запланированы"</w:t>
      </w:r>
      <w:r w:rsidR="006B0074">
        <w:rPr>
          <w:rFonts w:cs="Arial"/>
        </w:rPr>
        <w:t>.</w:t>
      </w:r>
    </w:p>
    <w:p w14:paraId="02D9A231" w14:textId="77777777" w:rsidR="00496911" w:rsidRDefault="00496911" w:rsidP="00496911">
      <w:pPr>
        <w:spacing w:after="240" w:line="276" w:lineRule="auto"/>
        <w:rPr>
          <w:rFonts w:cs="Arial"/>
        </w:rPr>
      </w:pPr>
      <w:r>
        <w:rPr>
          <w:rFonts w:cs="Arial"/>
        </w:rPr>
        <w:t>Описание статусов и статусных схем заказов представлено в разделе 5.7.1. данного КД.</w:t>
      </w:r>
    </w:p>
    <w:p w14:paraId="4C967F2C" w14:textId="77777777" w:rsidR="006B0074" w:rsidRDefault="006B0074" w:rsidP="006B0074">
      <w:pPr>
        <w:spacing w:after="240" w:line="276" w:lineRule="auto"/>
        <w:rPr>
          <w:rFonts w:cs="Arial"/>
        </w:rPr>
      </w:pPr>
      <w:r>
        <w:rPr>
          <w:rFonts w:cs="Arial"/>
        </w:rPr>
        <w:t>Используются транзакции</w:t>
      </w:r>
    </w:p>
    <w:p w14:paraId="52CCB5E0" w14:textId="51034901" w:rsidR="006F0665" w:rsidRPr="00B32E52" w:rsidRDefault="006B0074" w:rsidP="006B0074">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14:paraId="126A36DB" w14:textId="77777777" w:rsidR="006F0665" w:rsidRPr="00AF2D49" w:rsidRDefault="006F0665" w:rsidP="001F00CA">
      <w:pPr>
        <w:spacing w:after="120" w:line="276" w:lineRule="auto"/>
        <w:ind w:left="924"/>
        <w:jc w:val="left"/>
        <w:rPr>
          <w:rFonts w:cs="Arial"/>
        </w:rPr>
      </w:pPr>
      <w:r w:rsidRPr="00AF2D49">
        <w:rPr>
          <w:rFonts w:cs="Arial"/>
        </w:rPr>
        <w:t>Поля для заполнения на селекционном экране:</w:t>
      </w:r>
    </w:p>
    <w:p w14:paraId="0FC7394B" w14:textId="77777777" w:rsidR="006F0665" w:rsidRPr="000E4C83" w:rsidRDefault="006F0665" w:rsidP="001F00CA">
      <w:pPr>
        <w:spacing w:after="120" w:line="276" w:lineRule="auto"/>
        <w:ind w:left="924"/>
        <w:jc w:val="left"/>
        <w:rPr>
          <w:rFonts w:cs="Arial"/>
        </w:rPr>
      </w:pPr>
      <w:r w:rsidRPr="00AF2D49">
        <w:rPr>
          <w:rFonts w:cs="Arial"/>
        </w:rPr>
        <w:lastRenderedPageBreak/>
        <w:t>- Техническое мес</w:t>
      </w:r>
      <w:r w:rsidRPr="000E4C83">
        <w:rPr>
          <w:rFonts w:cs="Arial"/>
        </w:rPr>
        <w:t>то;</w:t>
      </w:r>
    </w:p>
    <w:p w14:paraId="68ED9B88" w14:textId="77777777" w:rsidR="006F0665" w:rsidRPr="00496911" w:rsidRDefault="006F0665" w:rsidP="001F00CA">
      <w:pPr>
        <w:spacing w:after="120" w:line="276" w:lineRule="auto"/>
        <w:ind w:left="924"/>
        <w:jc w:val="left"/>
        <w:rPr>
          <w:rFonts w:cs="Arial"/>
        </w:rPr>
      </w:pPr>
      <w:r w:rsidRPr="00496911">
        <w:rPr>
          <w:rFonts w:cs="Arial"/>
        </w:rPr>
        <w:t>- Группа планирования;</w:t>
      </w:r>
    </w:p>
    <w:p w14:paraId="7E748D77" w14:textId="77777777" w:rsidR="006F0665" w:rsidRPr="00A56639" w:rsidRDefault="006F0665" w:rsidP="006F0665">
      <w:pPr>
        <w:spacing w:after="240" w:line="276" w:lineRule="auto"/>
        <w:ind w:left="927"/>
        <w:jc w:val="left"/>
        <w:rPr>
          <w:rFonts w:cs="Arial"/>
        </w:rPr>
      </w:pPr>
      <w:r>
        <w:rPr>
          <w:rFonts w:cs="Arial"/>
        </w:rPr>
        <w:t>- Период (с .. по).</w:t>
      </w:r>
    </w:p>
    <w:p w14:paraId="1BC31BE4" w14:textId="12DCB138" w:rsidR="00997E61" w:rsidRPr="007008A3" w:rsidDel="00AB0570" w:rsidRDefault="00997E61" w:rsidP="006F0665">
      <w:pPr>
        <w:rPr>
          <w:del w:id="1692" w:author="Попова Дарья" w:date="2020-07-20T18:56:00Z"/>
          <w:rFonts w:eastAsiaTheme="majorEastAsia"/>
        </w:rPr>
      </w:pPr>
    </w:p>
    <w:p w14:paraId="2711C283" w14:textId="199C877E" w:rsidR="00997E61" w:rsidRPr="007008A3" w:rsidRDefault="00997E61">
      <w:pPr>
        <w:pStyle w:val="4"/>
      </w:pPr>
      <w:r w:rsidRPr="007008A3">
        <w:t xml:space="preserve">Шаг процесса </w:t>
      </w:r>
      <w:r w:rsidR="00A774D5">
        <w:t>29</w:t>
      </w:r>
      <w:r w:rsidR="0028527F" w:rsidRPr="007008A3">
        <w:t>0</w:t>
      </w:r>
      <w:r w:rsidRPr="007008A3">
        <w:t xml:space="preserve"> – </w:t>
      </w:r>
      <w:r w:rsidR="0028527F" w:rsidRPr="007008A3">
        <w:t>Формирование плана-графика воздействий на ПА Подразделения</w:t>
      </w:r>
    </w:p>
    <w:p w14:paraId="6F5FD668" w14:textId="63753874" w:rsidR="00997E61" w:rsidRPr="007008A3" w:rsidDel="00AB0570" w:rsidRDefault="00997E61" w:rsidP="001E13A9">
      <w:pPr>
        <w:rPr>
          <w:del w:id="1693" w:author="Попова Дарья" w:date="2020-07-20T18:56:00Z"/>
          <w:rFonts w:eastAsiaTheme="majorEastAsia" w:cs="Arial"/>
        </w:rPr>
      </w:pPr>
    </w:p>
    <w:p w14:paraId="4AB1442C" w14:textId="511350D3" w:rsidR="0028527F" w:rsidRDefault="00F62E46" w:rsidP="0028527F">
      <w:pPr>
        <w:spacing w:after="240" w:line="276" w:lineRule="auto"/>
        <w:rPr>
          <w:rFonts w:cs="Arial"/>
        </w:rPr>
      </w:pPr>
      <w:r>
        <w:rPr>
          <w:rFonts w:cs="Arial"/>
        </w:rPr>
        <w:t>Планировщик</w:t>
      </w:r>
      <w:r w:rsidR="0028527F" w:rsidRPr="007008A3">
        <w:rPr>
          <w:rFonts w:cs="Arial"/>
        </w:rPr>
        <w:t xml:space="preserve"> </w:t>
      </w:r>
      <w:r w:rsidR="002535C0">
        <w:rPr>
          <w:rFonts w:cs="Arial"/>
        </w:rPr>
        <w:t>ТОиР УО</w:t>
      </w:r>
      <w:ins w:id="1694" w:author="Попова Дарья" w:date="2020-07-20T19:10:00Z">
        <w:r w:rsidR="00A36B7C">
          <w:rPr>
            <w:rFonts w:cs="Arial"/>
          </w:rPr>
          <w:t xml:space="preserve"> или Планировщик ЗиС УО</w:t>
        </w:r>
      </w:ins>
      <w:r w:rsidR="00BB53B0">
        <w:rPr>
          <w:rFonts w:cs="Arial"/>
        </w:rPr>
        <w:t xml:space="preserve"> </w:t>
      </w:r>
      <w:r w:rsidR="0028527F" w:rsidRPr="007008A3">
        <w:rPr>
          <w:rFonts w:cs="Arial"/>
        </w:rPr>
        <w:t>формирует план-график воздействий на ПА Подразделения</w:t>
      </w:r>
      <w:r w:rsidR="006B0074">
        <w:rPr>
          <w:rFonts w:cs="Arial"/>
        </w:rPr>
        <w:t xml:space="preserve"> для последующего анализа критичности </w:t>
      </w:r>
      <w:r w:rsidR="00E64CA0">
        <w:rPr>
          <w:rFonts w:cs="Arial"/>
        </w:rPr>
        <w:t xml:space="preserve">ПА (шаг </w:t>
      </w:r>
      <w:ins w:id="1695" w:author="Попова Дарья" w:date="2020-07-20T19:11:00Z">
        <w:r w:rsidR="00A36B7C">
          <w:rPr>
            <w:rFonts w:cs="Arial"/>
          </w:rPr>
          <w:t>30</w:t>
        </w:r>
      </w:ins>
      <w:del w:id="1696" w:author="Попова Дарья" w:date="2020-07-20T19:11:00Z">
        <w:r w:rsidR="00E64CA0" w:rsidDel="00A36B7C">
          <w:rPr>
            <w:rFonts w:cs="Arial"/>
          </w:rPr>
          <w:delText>21</w:delText>
        </w:r>
      </w:del>
      <w:r w:rsidR="00E64CA0">
        <w:rPr>
          <w:rFonts w:cs="Arial"/>
        </w:rPr>
        <w:t>0) для принятия решения о необходимости синхронизации работ, выпол</w:t>
      </w:r>
      <w:r w:rsidR="00A774D5">
        <w:rPr>
          <w:rFonts w:cs="Arial"/>
        </w:rPr>
        <w:t>няемых смежными службами (шаг 29</w:t>
      </w:r>
      <w:r w:rsidR="00E64CA0">
        <w:rPr>
          <w:rFonts w:cs="Arial"/>
        </w:rPr>
        <w:t>0).</w:t>
      </w:r>
      <w:r w:rsidR="00C9383A">
        <w:rPr>
          <w:rFonts w:cs="Arial"/>
        </w:rPr>
        <w:t xml:space="preserve"> </w:t>
      </w:r>
    </w:p>
    <w:p w14:paraId="0D913783" w14:textId="77777777" w:rsidR="006B0074" w:rsidRDefault="006B0074" w:rsidP="006B0074">
      <w:pPr>
        <w:spacing w:after="240" w:line="276" w:lineRule="auto"/>
        <w:rPr>
          <w:rFonts w:cs="Arial"/>
        </w:rPr>
      </w:pPr>
      <w:r>
        <w:rPr>
          <w:rFonts w:cs="Arial"/>
        </w:rPr>
        <w:t>Используются транзакции</w:t>
      </w:r>
    </w:p>
    <w:p w14:paraId="170B42CE" w14:textId="0D26FDD1" w:rsidR="006B0074" w:rsidRDefault="006B0074" w:rsidP="006B0074">
      <w:pPr>
        <w:pStyle w:val="afa"/>
        <w:numPr>
          <w:ilvl w:val="0"/>
          <w:numId w:val="17"/>
        </w:numPr>
        <w:spacing w:after="240" w:line="276" w:lineRule="auto"/>
        <w:rPr>
          <w:ins w:id="1697" w:author="Попова Дарья" w:date="2020-07-20T19:20:00Z"/>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ins w:id="1698" w:author="Попова Дарья" w:date="2020-07-20T19:22:00Z">
        <w:r w:rsidR="00161A52">
          <w:rPr>
            <w:rFonts w:cs="Arial"/>
          </w:rPr>
          <w:t>;</w:t>
        </w:r>
      </w:ins>
    </w:p>
    <w:p w14:paraId="13FB76A4" w14:textId="12CAE7B0" w:rsidR="00671D92" w:rsidRPr="00B32E52" w:rsidRDefault="00671D92" w:rsidP="006B0074">
      <w:pPr>
        <w:pStyle w:val="afa"/>
        <w:numPr>
          <w:ilvl w:val="0"/>
          <w:numId w:val="17"/>
        </w:numPr>
        <w:spacing w:after="240" w:line="276" w:lineRule="auto"/>
        <w:rPr>
          <w:rFonts w:cs="Arial"/>
        </w:rPr>
      </w:pPr>
      <w:ins w:id="1699" w:author="Попова Дарья" w:date="2020-07-20T19:20:00Z">
        <w:r>
          <w:rPr>
            <w:rFonts w:cs="Arial"/>
            <w:lang w:val="en-US"/>
          </w:rPr>
          <w:t>CN4</w:t>
        </w:r>
      </w:ins>
      <w:ins w:id="1700" w:author="Попова Дарья" w:date="2020-07-20T19:21:00Z">
        <w:r w:rsidR="00161A52">
          <w:rPr>
            <w:rFonts w:cs="Arial"/>
            <w:lang w:val="en-US"/>
          </w:rPr>
          <w:t>6</w:t>
        </w:r>
      </w:ins>
      <w:ins w:id="1701" w:author="Попова Дарья" w:date="2020-07-20T19:20:00Z">
        <w:r>
          <w:rPr>
            <w:rFonts w:cs="Arial"/>
            <w:lang w:val="en-US"/>
          </w:rPr>
          <w:t>N</w:t>
        </w:r>
      </w:ins>
      <w:ins w:id="1702" w:author="Попова Дарья" w:date="2020-07-20T19:21:00Z">
        <w:r w:rsidR="00161A52">
          <w:rPr>
            <w:rFonts w:cs="Arial"/>
            <w:lang w:val="en-US"/>
          </w:rPr>
          <w:t xml:space="preserve"> – </w:t>
        </w:r>
        <w:r w:rsidR="00161A52">
          <w:rPr>
            <w:rFonts w:cs="Arial"/>
          </w:rPr>
          <w:t>Обзор: сетевые графики;</w:t>
        </w:r>
      </w:ins>
    </w:p>
    <w:p w14:paraId="260EA4BD" w14:textId="0812742E" w:rsidR="006B0074" w:rsidRDefault="002E1D14" w:rsidP="006B0074">
      <w:pPr>
        <w:pStyle w:val="afa"/>
        <w:numPr>
          <w:ilvl w:val="0"/>
          <w:numId w:val="17"/>
        </w:numPr>
        <w:spacing w:after="240" w:line="276" w:lineRule="auto"/>
        <w:rPr>
          <w:rFonts w:cs="Arial"/>
        </w:rPr>
      </w:pPr>
      <w:r>
        <w:rPr>
          <w:rFonts w:cs="Arial"/>
        </w:rPr>
        <w:t>Транзакция ZPM_PLAN «АРМ планировщика ТОиР»</w:t>
      </w:r>
    </w:p>
    <w:p w14:paraId="1AD2C094" w14:textId="77777777" w:rsidR="006F0665" w:rsidRPr="00AF2D49" w:rsidRDefault="006F0665" w:rsidP="001F00CA">
      <w:pPr>
        <w:spacing w:after="120" w:line="276" w:lineRule="auto"/>
        <w:ind w:left="924"/>
        <w:jc w:val="left"/>
        <w:rPr>
          <w:rFonts w:cs="Arial"/>
        </w:rPr>
      </w:pPr>
      <w:r w:rsidRPr="00AF2D49">
        <w:rPr>
          <w:rFonts w:cs="Arial"/>
        </w:rPr>
        <w:t>Поля для заполнения на селекционном экране:</w:t>
      </w:r>
    </w:p>
    <w:p w14:paraId="2232A00B" w14:textId="77777777" w:rsidR="006F0665" w:rsidRPr="00AF2D49" w:rsidRDefault="006F0665" w:rsidP="001F00CA">
      <w:pPr>
        <w:spacing w:after="120" w:line="276" w:lineRule="auto"/>
        <w:ind w:left="924"/>
        <w:jc w:val="left"/>
        <w:rPr>
          <w:rFonts w:cs="Arial"/>
        </w:rPr>
      </w:pPr>
      <w:r w:rsidRPr="00AF2D49">
        <w:rPr>
          <w:rFonts w:cs="Arial"/>
        </w:rPr>
        <w:t>- Техническое место;</w:t>
      </w:r>
    </w:p>
    <w:p w14:paraId="0B329B45" w14:textId="77777777" w:rsidR="006F0665" w:rsidRPr="000E4C83" w:rsidRDefault="006F0665" w:rsidP="001F00CA">
      <w:pPr>
        <w:spacing w:after="120" w:line="276" w:lineRule="auto"/>
        <w:ind w:left="924"/>
        <w:jc w:val="left"/>
        <w:rPr>
          <w:rFonts w:cs="Arial"/>
        </w:rPr>
      </w:pPr>
      <w:r w:rsidRPr="000E4C83">
        <w:rPr>
          <w:rFonts w:cs="Arial"/>
        </w:rPr>
        <w:t>- Группа планирования;</w:t>
      </w:r>
    </w:p>
    <w:p w14:paraId="2F7B4E4E" w14:textId="41F3E889" w:rsidR="006F0665" w:rsidRDefault="006F0665" w:rsidP="00B153FA">
      <w:pPr>
        <w:spacing w:after="240" w:line="276" w:lineRule="auto"/>
        <w:ind w:left="927"/>
        <w:jc w:val="left"/>
        <w:rPr>
          <w:rFonts w:cs="Arial"/>
        </w:rPr>
      </w:pPr>
      <w:r>
        <w:rPr>
          <w:rFonts w:cs="Arial"/>
        </w:rPr>
        <w:t>- Период (с .. по).</w:t>
      </w:r>
    </w:p>
    <w:p w14:paraId="452CB2E6" w14:textId="6D108737" w:rsidR="001F00CA" w:rsidRPr="00AF2D49" w:rsidDel="00A36B7C" w:rsidRDefault="001F00CA" w:rsidP="00B153FA">
      <w:pPr>
        <w:spacing w:after="240" w:line="276" w:lineRule="auto"/>
        <w:ind w:left="927"/>
        <w:jc w:val="left"/>
        <w:rPr>
          <w:del w:id="1703" w:author="Попова Дарья" w:date="2020-07-20T19:11:00Z"/>
          <w:rFonts w:cs="Arial"/>
        </w:rPr>
      </w:pPr>
    </w:p>
    <w:p w14:paraId="046494E7" w14:textId="46D691C2" w:rsidR="00997E61" w:rsidRPr="007008A3" w:rsidRDefault="00997E61">
      <w:pPr>
        <w:pStyle w:val="4"/>
      </w:pPr>
      <w:r w:rsidRPr="007008A3">
        <w:t>Шаг процесса</w:t>
      </w:r>
      <w:r w:rsidR="00A774D5">
        <w:t xml:space="preserve"> 30</w:t>
      </w:r>
      <w:r w:rsidR="0028527F" w:rsidRPr="007008A3">
        <w:t>0</w:t>
      </w:r>
      <w:r w:rsidRPr="007008A3">
        <w:t xml:space="preserve"> – </w:t>
      </w:r>
      <w:r w:rsidR="0028527F" w:rsidRPr="007008A3">
        <w:t>Анализ критичности ПА в плане-графике воздействий на ПА</w:t>
      </w:r>
    </w:p>
    <w:p w14:paraId="21B124D5" w14:textId="2E203DA5" w:rsidR="00997E61" w:rsidRPr="007008A3" w:rsidDel="00A36B7C" w:rsidRDefault="00997E61" w:rsidP="001E13A9">
      <w:pPr>
        <w:rPr>
          <w:del w:id="1704" w:author="Попова Дарья" w:date="2020-07-20T19:11:00Z"/>
          <w:rFonts w:eastAsiaTheme="majorEastAsia" w:cs="Arial"/>
        </w:rPr>
      </w:pPr>
    </w:p>
    <w:p w14:paraId="24E63608" w14:textId="77777777" w:rsidR="00671D92" w:rsidRDefault="0028527F" w:rsidP="0028527F">
      <w:pPr>
        <w:spacing w:after="240" w:line="276" w:lineRule="auto"/>
        <w:rPr>
          <w:ins w:id="1705" w:author="Попова Дарья" w:date="2020-07-20T19:16:00Z"/>
          <w:rFonts w:cs="Arial"/>
        </w:rPr>
      </w:pPr>
      <w:bookmarkStart w:id="1706" w:name="_Hlk522176203"/>
      <w:r w:rsidRPr="007008A3">
        <w:rPr>
          <w:rFonts w:cs="Arial"/>
        </w:rPr>
        <w:t xml:space="preserve">В соответствии с </w:t>
      </w:r>
      <w:r w:rsidR="00A9071B">
        <w:rPr>
          <w:rFonts w:cs="Arial"/>
        </w:rPr>
        <w:t xml:space="preserve">НМД </w:t>
      </w:r>
      <w:r w:rsidR="00DE0DE5">
        <w:rPr>
          <w:rFonts w:cs="Arial"/>
        </w:rPr>
        <w:t>«</w:t>
      </w:r>
      <w:r w:rsidR="00A9071B" w:rsidRPr="00B153FA">
        <w:rPr>
          <w:rFonts w:cs="Arial"/>
        </w:rPr>
        <w:t>ERP.2.1.14.PM Методика планирования (долгосрочного, годового, месячного, недельного) и учета работ по ТОиР, заменам и модернизациям производственных активов, включая выполняемые хоз. способом, в том числе планирования с использованием в качестве ресурса подрядчика</w:t>
      </w:r>
      <w:r w:rsidR="00DE0DE5">
        <w:rPr>
          <w:rFonts w:cs="Arial"/>
        </w:rPr>
        <w:t>»</w:t>
      </w:r>
      <w:r w:rsidR="00C9383A">
        <w:rPr>
          <w:rFonts w:cs="Arial"/>
        </w:rPr>
        <w:t>,</w:t>
      </w:r>
      <w:r w:rsidRPr="007008A3">
        <w:rPr>
          <w:rFonts w:cs="Arial"/>
        </w:rPr>
        <w:t xml:space="preserve"> отбираются</w:t>
      </w:r>
      <w:r w:rsidR="00D139D7">
        <w:rPr>
          <w:rFonts w:cs="Arial"/>
        </w:rPr>
        <w:t xml:space="preserve"> заказ</w:t>
      </w:r>
      <w:r w:rsidRPr="007008A3">
        <w:rPr>
          <w:rFonts w:cs="Arial"/>
        </w:rPr>
        <w:t>ы по уровню критичности</w:t>
      </w:r>
      <w:r w:rsidR="00C9383A">
        <w:rPr>
          <w:rFonts w:cs="Arial"/>
        </w:rPr>
        <w:t xml:space="preserve"> ПА</w:t>
      </w:r>
      <w:bookmarkEnd w:id="1706"/>
      <w:r w:rsidR="00C9383A">
        <w:rPr>
          <w:rFonts w:cs="Arial"/>
        </w:rPr>
        <w:t>,</w:t>
      </w:r>
      <w:r w:rsidRPr="007008A3">
        <w:rPr>
          <w:rFonts w:cs="Arial"/>
        </w:rPr>
        <w:t xml:space="preserve"> и для</w:t>
      </w:r>
      <w:r w:rsidR="00D139D7">
        <w:rPr>
          <w:rFonts w:cs="Arial"/>
        </w:rPr>
        <w:t xml:space="preserve"> заказ</w:t>
      </w:r>
      <w:r w:rsidRPr="007008A3">
        <w:rPr>
          <w:rFonts w:cs="Arial"/>
        </w:rPr>
        <w:t>ов с определенным высоким уровнем критичности</w:t>
      </w:r>
      <w:r w:rsidR="00C9383A">
        <w:rPr>
          <w:rFonts w:cs="Arial"/>
        </w:rPr>
        <w:t xml:space="preserve"> </w:t>
      </w:r>
      <w:r w:rsidR="00583B3B">
        <w:rPr>
          <w:rFonts w:cs="Arial"/>
        </w:rPr>
        <w:t xml:space="preserve">Планировщик </w:t>
      </w:r>
      <w:r w:rsidR="002535C0">
        <w:rPr>
          <w:rFonts w:cs="Arial"/>
        </w:rPr>
        <w:t>ТОиР УО</w:t>
      </w:r>
      <w:r w:rsidR="00BB53B0">
        <w:rPr>
          <w:rFonts w:cs="Arial"/>
        </w:rPr>
        <w:t xml:space="preserve"> </w:t>
      </w:r>
      <w:r w:rsidR="00C9383A">
        <w:rPr>
          <w:rFonts w:cs="Arial"/>
        </w:rPr>
        <w:t xml:space="preserve">устанавливает статус «ТРСХ – требует </w:t>
      </w:r>
      <w:r w:rsidR="00A774D5">
        <w:rPr>
          <w:rFonts w:cs="Arial"/>
        </w:rPr>
        <w:t xml:space="preserve">синхронизации». </w:t>
      </w:r>
    </w:p>
    <w:p w14:paraId="3ADB9364" w14:textId="3FBC0D48" w:rsidR="00671D92" w:rsidRDefault="00671D92" w:rsidP="0028527F">
      <w:pPr>
        <w:spacing w:after="240" w:line="276" w:lineRule="auto"/>
        <w:rPr>
          <w:ins w:id="1707" w:author="Попова Дарья" w:date="2020-07-20T19:20:00Z"/>
          <w:rFonts w:cs="Arial"/>
        </w:rPr>
      </w:pPr>
      <w:ins w:id="1708" w:author="Попова Дарья" w:date="2020-07-20T19:20:00Z">
        <w:r>
          <w:rPr>
            <w:rFonts w:cs="Arial"/>
          </w:rPr>
          <w:t>Планировщиком ЗиС УО</w:t>
        </w:r>
      </w:ins>
      <w:ins w:id="1709" w:author="Попова Дарья" w:date="2020-07-20T19:22:00Z">
        <w:r w:rsidR="001812E5">
          <w:rPr>
            <w:rFonts w:cs="Arial"/>
          </w:rPr>
          <w:t xml:space="preserve"> отбираю</w:t>
        </w:r>
        <w:r w:rsidR="00161A52">
          <w:rPr>
            <w:rFonts w:cs="Arial"/>
          </w:rPr>
          <w:t>т</w:t>
        </w:r>
      </w:ins>
      <w:ins w:id="1710" w:author="Попова Дарья" w:date="2020-07-20T19:34:00Z">
        <w:r w:rsidR="001812E5">
          <w:rPr>
            <w:rFonts w:cs="Arial"/>
          </w:rPr>
          <w:t>ся сетевые графики с высоким уровнем критичности</w:t>
        </w:r>
      </w:ins>
      <w:ins w:id="1711" w:author="Попова Дарья" w:date="2020-07-20T19:22:00Z">
        <w:r w:rsidR="001812E5">
          <w:rPr>
            <w:rFonts w:cs="Arial"/>
          </w:rPr>
          <w:t>.</w:t>
        </w:r>
      </w:ins>
    </w:p>
    <w:p w14:paraId="23DEBAB9" w14:textId="2EB39804" w:rsidR="0028527F" w:rsidRDefault="00A774D5" w:rsidP="0028527F">
      <w:pPr>
        <w:spacing w:after="240" w:line="276" w:lineRule="auto"/>
        <w:rPr>
          <w:rFonts w:cs="Arial"/>
        </w:rPr>
      </w:pPr>
      <w:r>
        <w:rPr>
          <w:rFonts w:cs="Arial"/>
        </w:rPr>
        <w:t>Затем на шаге 31</w:t>
      </w:r>
      <w:r w:rsidR="00C9383A">
        <w:rPr>
          <w:rFonts w:cs="Arial"/>
        </w:rPr>
        <w:t>0</w:t>
      </w:r>
      <w:r w:rsidR="0028527F" w:rsidRPr="007008A3">
        <w:rPr>
          <w:rFonts w:cs="Arial"/>
        </w:rPr>
        <w:t xml:space="preserve"> проводится синхронизация работ со смежными службами.</w:t>
      </w:r>
      <w:r w:rsidR="00C9383A">
        <w:rPr>
          <w:rFonts w:cs="Arial"/>
        </w:rPr>
        <w:t xml:space="preserve"> </w:t>
      </w:r>
      <w:r w:rsidR="00A32235">
        <w:rPr>
          <w:rFonts w:cs="Arial"/>
        </w:rPr>
        <w:t xml:space="preserve">Если критичность низкая – шаг </w:t>
      </w:r>
      <w:r>
        <w:rPr>
          <w:rFonts w:cs="Arial"/>
        </w:rPr>
        <w:t>31</w:t>
      </w:r>
      <w:r w:rsidR="00A32235">
        <w:rPr>
          <w:rFonts w:cs="Arial"/>
        </w:rPr>
        <w:t xml:space="preserve">0 для заказов ТОРО не выполняется, процесс продолжается с шага </w:t>
      </w:r>
      <w:r>
        <w:rPr>
          <w:rFonts w:cs="Arial"/>
        </w:rPr>
        <w:t>32</w:t>
      </w:r>
      <w:r w:rsidR="00A32235">
        <w:rPr>
          <w:rFonts w:cs="Arial"/>
        </w:rPr>
        <w:t>0.</w:t>
      </w:r>
    </w:p>
    <w:p w14:paraId="32AE1FA7" w14:textId="77777777" w:rsidR="00235815" w:rsidRDefault="00235815" w:rsidP="00235815">
      <w:pPr>
        <w:spacing w:after="240" w:line="276" w:lineRule="auto"/>
        <w:rPr>
          <w:rFonts w:cs="Arial"/>
        </w:rPr>
      </w:pPr>
      <w:r>
        <w:rPr>
          <w:rFonts w:cs="Arial"/>
        </w:rPr>
        <w:t>Используются транзакции</w:t>
      </w:r>
    </w:p>
    <w:p w14:paraId="5D011857" w14:textId="10F67372" w:rsidR="00235815" w:rsidRDefault="00235815" w:rsidP="00235815">
      <w:pPr>
        <w:pStyle w:val="afa"/>
        <w:numPr>
          <w:ilvl w:val="0"/>
          <w:numId w:val="17"/>
        </w:numPr>
        <w:spacing w:after="240" w:line="276" w:lineRule="auto"/>
        <w:rPr>
          <w:ins w:id="1712" w:author="Попова Дарья" w:date="2020-07-20T19:35:00Z"/>
          <w:rFonts w:cs="Arial"/>
        </w:rPr>
      </w:pPr>
      <w:r w:rsidRPr="00B32E52">
        <w:rPr>
          <w:rFonts w:cs="Arial"/>
        </w:rPr>
        <w:lastRenderedPageBreak/>
        <w:t xml:space="preserve">IW38 </w:t>
      </w:r>
      <w:r>
        <w:rPr>
          <w:rFonts w:cs="Arial"/>
        </w:rPr>
        <w:t xml:space="preserve">– </w:t>
      </w:r>
      <w:r w:rsidRPr="00B32E52">
        <w:rPr>
          <w:rFonts w:cs="Arial"/>
        </w:rPr>
        <w:t>Изменение</w:t>
      </w:r>
      <w:r>
        <w:rPr>
          <w:rFonts w:cs="Arial"/>
        </w:rPr>
        <w:t xml:space="preserve"> заказ</w:t>
      </w:r>
      <w:r w:rsidRPr="00B32E52">
        <w:rPr>
          <w:rFonts w:cs="Arial"/>
        </w:rPr>
        <w:t>ов ТОРО</w:t>
      </w:r>
      <w:r>
        <w:rPr>
          <w:rFonts w:cs="Arial"/>
        </w:rPr>
        <w:t xml:space="preserve"> (список заказов)</w:t>
      </w:r>
      <w:ins w:id="1713" w:author="Попова Дарья" w:date="2020-07-21T11:18:00Z">
        <w:r w:rsidR="00FA7AEA">
          <w:rPr>
            <w:rFonts w:cs="Arial"/>
          </w:rPr>
          <w:t>;</w:t>
        </w:r>
      </w:ins>
    </w:p>
    <w:p w14:paraId="5F01178F" w14:textId="309ED932" w:rsidR="001812E5" w:rsidRPr="00B32E52" w:rsidRDefault="001812E5" w:rsidP="001812E5">
      <w:pPr>
        <w:pStyle w:val="afa"/>
        <w:numPr>
          <w:ilvl w:val="0"/>
          <w:numId w:val="17"/>
        </w:numPr>
        <w:spacing w:after="240" w:line="276" w:lineRule="auto"/>
        <w:rPr>
          <w:ins w:id="1714" w:author="Попова Дарья" w:date="2020-07-20T19:35:00Z"/>
          <w:rFonts w:cs="Arial"/>
        </w:rPr>
      </w:pPr>
      <w:ins w:id="1715" w:author="Попова Дарья" w:date="2020-07-20T19:35:00Z">
        <w:r>
          <w:rPr>
            <w:rFonts w:cs="Arial"/>
            <w:lang w:val="en-US"/>
          </w:rPr>
          <w:t xml:space="preserve">CN46N – </w:t>
        </w:r>
        <w:r>
          <w:rPr>
            <w:rFonts w:cs="Arial"/>
          </w:rPr>
          <w:t>Обзор: сетевые графики.</w:t>
        </w:r>
      </w:ins>
    </w:p>
    <w:p w14:paraId="091AAA3A" w14:textId="47F1B465" w:rsidR="001812E5" w:rsidRPr="00B32E52" w:rsidDel="001812E5" w:rsidRDefault="001812E5" w:rsidP="00235815">
      <w:pPr>
        <w:pStyle w:val="afa"/>
        <w:numPr>
          <w:ilvl w:val="0"/>
          <w:numId w:val="17"/>
        </w:numPr>
        <w:spacing w:after="240" w:line="276" w:lineRule="auto"/>
        <w:rPr>
          <w:del w:id="1716" w:author="Попова Дарья" w:date="2020-07-20T19:35:00Z"/>
          <w:rFonts w:cs="Arial"/>
        </w:rPr>
      </w:pPr>
    </w:p>
    <w:p w14:paraId="5070A9B6" w14:textId="1EA272AA" w:rsidR="0028527F" w:rsidRPr="007008A3" w:rsidDel="001812E5" w:rsidRDefault="0028527F" w:rsidP="001E13A9">
      <w:pPr>
        <w:rPr>
          <w:del w:id="1717" w:author="Попова Дарья" w:date="2020-07-20T19:35:00Z"/>
          <w:rFonts w:eastAsiaTheme="majorEastAsia" w:cs="Arial"/>
        </w:rPr>
      </w:pPr>
    </w:p>
    <w:p w14:paraId="0D2B870F" w14:textId="37F25956" w:rsidR="0028527F" w:rsidRPr="007008A3" w:rsidRDefault="00A774D5">
      <w:pPr>
        <w:pStyle w:val="4"/>
      </w:pPr>
      <w:r>
        <w:t>Шаг процесса 31</w:t>
      </w:r>
      <w:r w:rsidR="0028527F" w:rsidRPr="007008A3">
        <w:t>0 – Синхронизация работ различных служб, выполняющих воздействия на ПА</w:t>
      </w:r>
    </w:p>
    <w:p w14:paraId="59E8F90E" w14:textId="58FF2F53" w:rsidR="0028527F" w:rsidRPr="007008A3" w:rsidDel="001812E5" w:rsidRDefault="0028527F" w:rsidP="001E13A9">
      <w:pPr>
        <w:rPr>
          <w:del w:id="1718" w:author="Попова Дарья" w:date="2020-07-20T19:35:00Z"/>
          <w:rFonts w:eastAsiaTheme="majorEastAsia" w:cs="Arial"/>
        </w:rPr>
      </w:pPr>
    </w:p>
    <w:p w14:paraId="59A7672D" w14:textId="08FE0165" w:rsidR="0028527F" w:rsidRPr="007008A3" w:rsidRDefault="007567F7" w:rsidP="0028527F">
      <w:pPr>
        <w:spacing w:after="240" w:line="276" w:lineRule="auto"/>
        <w:rPr>
          <w:rFonts w:cs="Arial"/>
        </w:rPr>
      </w:pPr>
      <w:r>
        <w:rPr>
          <w:rFonts w:cs="Arial"/>
        </w:rPr>
        <w:t xml:space="preserve">Планировщик </w:t>
      </w:r>
      <w:r w:rsidR="002535C0">
        <w:rPr>
          <w:rFonts w:cs="Arial"/>
        </w:rPr>
        <w:t>ТОиР УО</w:t>
      </w:r>
      <w:r w:rsidR="00BB53B0">
        <w:rPr>
          <w:rFonts w:cs="Arial"/>
        </w:rPr>
        <w:t xml:space="preserve"> </w:t>
      </w:r>
      <w:r>
        <w:rPr>
          <w:rFonts w:cs="Arial"/>
        </w:rPr>
        <w:t>(Исполнитель КП)</w:t>
      </w:r>
      <w:r w:rsidR="0028527F" w:rsidRPr="007008A3">
        <w:rPr>
          <w:rFonts w:cs="Arial"/>
        </w:rPr>
        <w:t xml:space="preserve"> </w:t>
      </w:r>
      <w:r>
        <w:rPr>
          <w:rFonts w:cs="Arial"/>
        </w:rPr>
        <w:t>по</w:t>
      </w:r>
      <w:r w:rsidR="00D139D7">
        <w:rPr>
          <w:rFonts w:cs="Arial"/>
        </w:rPr>
        <w:t xml:space="preserve"> заказ</w:t>
      </w:r>
      <w:r>
        <w:rPr>
          <w:rFonts w:cs="Arial"/>
        </w:rPr>
        <w:t>ам, на которых в рамках выполнени</w:t>
      </w:r>
      <w:r w:rsidR="00A774D5">
        <w:rPr>
          <w:rFonts w:cs="Arial"/>
        </w:rPr>
        <w:t>я шага 30</w:t>
      </w:r>
      <w:r>
        <w:rPr>
          <w:rFonts w:cs="Arial"/>
        </w:rPr>
        <w:t>0</w:t>
      </w:r>
      <w:del w:id="1719" w:author="Попова Дарья" w:date="2020-07-21T11:41:00Z">
        <w:r w:rsidDel="00CB6620">
          <w:rPr>
            <w:rFonts w:cs="Arial"/>
          </w:rPr>
          <w:delText>,</w:delText>
        </w:r>
      </w:del>
      <w:r>
        <w:rPr>
          <w:rFonts w:cs="Arial"/>
        </w:rPr>
        <w:t xml:space="preserve"> установлен статус «ТРСХ – требует синхронизации»,</w:t>
      </w:r>
      <w:ins w:id="1720" w:author="Попова Дарья" w:date="2020-07-21T11:07:00Z">
        <w:r w:rsidR="00ED7CD4">
          <w:rPr>
            <w:rFonts w:cs="Arial"/>
          </w:rPr>
          <w:t xml:space="preserve"> или Планировщик ЗиС УО</w:t>
        </w:r>
      </w:ins>
      <w:ins w:id="1721" w:author="Попова Дарья" w:date="2020-07-21T11:08:00Z">
        <w:r w:rsidR="00ED7CD4">
          <w:rPr>
            <w:rFonts w:cs="Arial"/>
          </w:rPr>
          <w:t xml:space="preserve"> по сетевым графикам</w:t>
        </w:r>
      </w:ins>
      <w:r>
        <w:rPr>
          <w:rFonts w:cs="Arial"/>
        </w:rPr>
        <w:t xml:space="preserve"> инициирует совещание с </w:t>
      </w:r>
      <w:r w:rsidR="00583B3B">
        <w:rPr>
          <w:rFonts w:cs="Arial"/>
        </w:rPr>
        <w:t xml:space="preserve">Планировщиками </w:t>
      </w:r>
      <w:r>
        <w:rPr>
          <w:rFonts w:cs="Arial"/>
        </w:rPr>
        <w:t>смежных служб,</w:t>
      </w:r>
      <w:r w:rsidR="004241F7">
        <w:rPr>
          <w:rFonts w:cs="Arial"/>
        </w:rPr>
        <w:t xml:space="preserve"> в рамках которого они выполняют синхронизацию работ путем определения отношений сроков между операциями </w:t>
      </w:r>
      <w:r w:rsidR="003C0D28" w:rsidRPr="007008A3">
        <w:rPr>
          <w:rFonts w:cs="Arial"/>
        </w:rPr>
        <w:t>взаимозависимых</w:t>
      </w:r>
      <w:r w:rsidR="00D139D7">
        <w:rPr>
          <w:rFonts w:cs="Arial"/>
        </w:rPr>
        <w:t xml:space="preserve"> заказ</w:t>
      </w:r>
      <w:r w:rsidR="004241F7">
        <w:rPr>
          <w:rFonts w:cs="Arial"/>
        </w:rPr>
        <w:t>ов</w:t>
      </w:r>
      <w:ins w:id="1722" w:author="Попова Дарья" w:date="2020-07-21T11:10:00Z">
        <w:r w:rsidR="00187450">
          <w:rPr>
            <w:rFonts w:cs="Arial"/>
          </w:rPr>
          <w:t xml:space="preserve"> и сетевых графиков</w:t>
        </w:r>
      </w:ins>
      <w:r w:rsidR="0028527F" w:rsidRPr="007008A3">
        <w:rPr>
          <w:rFonts w:cs="Arial"/>
        </w:rPr>
        <w:t>.</w:t>
      </w:r>
      <w:r w:rsidR="004241F7">
        <w:rPr>
          <w:rFonts w:cs="Arial"/>
        </w:rPr>
        <w:t xml:space="preserve"> Применяется допущение о том, что </w:t>
      </w:r>
      <w:r w:rsidR="003C0D28">
        <w:rPr>
          <w:rFonts w:cs="Arial"/>
        </w:rPr>
        <w:t>каждая служба работает со своим набором</w:t>
      </w:r>
      <w:r w:rsidR="00D139D7">
        <w:rPr>
          <w:rFonts w:cs="Arial"/>
        </w:rPr>
        <w:t xml:space="preserve"> заказ</w:t>
      </w:r>
      <w:r w:rsidR="003C0D28">
        <w:rPr>
          <w:rFonts w:cs="Arial"/>
        </w:rPr>
        <w:t>ов</w:t>
      </w:r>
      <w:ins w:id="1723" w:author="Попова Дарья" w:date="2020-07-21T11:17:00Z">
        <w:r w:rsidR="00FA7AEA">
          <w:rPr>
            <w:rFonts w:cs="Arial"/>
          </w:rPr>
          <w:t xml:space="preserve"> и сетевых графиков</w:t>
        </w:r>
      </w:ins>
      <w:r w:rsidR="003C0D28">
        <w:rPr>
          <w:rFonts w:cs="Arial"/>
        </w:rPr>
        <w:t xml:space="preserve"> (один</w:t>
      </w:r>
      <w:r w:rsidR="00D139D7">
        <w:rPr>
          <w:rFonts w:cs="Arial"/>
        </w:rPr>
        <w:t xml:space="preserve"> заказ</w:t>
      </w:r>
      <w:r w:rsidR="003C0D28">
        <w:rPr>
          <w:rFonts w:cs="Arial"/>
        </w:rPr>
        <w:t xml:space="preserve"> не может содержать операции различных служб). </w:t>
      </w:r>
    </w:p>
    <w:p w14:paraId="062E0211" w14:textId="3C385B6B" w:rsidR="0028527F" w:rsidRDefault="0028527F" w:rsidP="0028527F">
      <w:pPr>
        <w:spacing w:after="240" w:line="276" w:lineRule="auto"/>
        <w:rPr>
          <w:rFonts w:cs="Arial"/>
        </w:rPr>
      </w:pPr>
      <w:r w:rsidRPr="007008A3">
        <w:rPr>
          <w:rFonts w:cs="Arial"/>
        </w:rPr>
        <w:t xml:space="preserve">По результатам выполнения </w:t>
      </w:r>
      <w:r w:rsidR="0081508C">
        <w:rPr>
          <w:rFonts w:cs="Arial"/>
        </w:rPr>
        <w:t xml:space="preserve">шага </w:t>
      </w:r>
      <w:r w:rsidR="003C0D28">
        <w:rPr>
          <w:rFonts w:cs="Arial"/>
        </w:rPr>
        <w:t xml:space="preserve">каждый </w:t>
      </w:r>
      <w:r w:rsidR="00583B3B">
        <w:rPr>
          <w:rFonts w:cs="Arial"/>
        </w:rPr>
        <w:t xml:space="preserve">Планировщик </w:t>
      </w:r>
      <w:r w:rsidR="002535C0">
        <w:rPr>
          <w:rFonts w:cs="Arial"/>
        </w:rPr>
        <w:t>ТОиР УО</w:t>
      </w:r>
      <w:r w:rsidR="00BB53B0">
        <w:rPr>
          <w:rFonts w:cs="Arial"/>
        </w:rPr>
        <w:t xml:space="preserve"> </w:t>
      </w:r>
      <w:r w:rsidR="003C0D28">
        <w:rPr>
          <w:rFonts w:cs="Arial"/>
        </w:rPr>
        <w:t>меняет на своих</w:t>
      </w:r>
      <w:r w:rsidR="00D139D7">
        <w:rPr>
          <w:rFonts w:cs="Arial"/>
        </w:rPr>
        <w:t xml:space="preserve"> заказ</w:t>
      </w:r>
      <w:r w:rsidR="003C0D28">
        <w:rPr>
          <w:rFonts w:cs="Arial"/>
        </w:rPr>
        <w:t xml:space="preserve">ах ТОРО </w:t>
      </w:r>
      <w:r w:rsidRPr="007008A3">
        <w:rPr>
          <w:rFonts w:cs="Arial"/>
        </w:rPr>
        <w:t xml:space="preserve">статус </w:t>
      </w:r>
      <w:r w:rsidR="003C0D28">
        <w:rPr>
          <w:rFonts w:cs="Arial"/>
        </w:rPr>
        <w:t>с «ТРСХ – требует синхронизации» на «СИНХ – синхронизирован»</w:t>
      </w:r>
      <w:r w:rsidRPr="007008A3">
        <w:rPr>
          <w:rFonts w:cs="Arial"/>
        </w:rPr>
        <w:t>.</w:t>
      </w:r>
    </w:p>
    <w:p w14:paraId="2E11FC0D" w14:textId="77777777" w:rsidR="0081508C" w:rsidRDefault="0081508C" w:rsidP="0081508C">
      <w:pPr>
        <w:spacing w:after="240" w:line="276" w:lineRule="auto"/>
        <w:rPr>
          <w:rFonts w:cs="Arial"/>
        </w:rPr>
      </w:pPr>
      <w:bookmarkStart w:id="1724" w:name="_Hlk522176973"/>
      <w:r>
        <w:rPr>
          <w:rFonts w:cs="Arial"/>
        </w:rPr>
        <w:t>Используются транзакции</w:t>
      </w:r>
    </w:p>
    <w:p w14:paraId="2F381B02" w14:textId="77910194" w:rsidR="00235815" w:rsidRDefault="00235815" w:rsidP="00235815">
      <w:pPr>
        <w:pStyle w:val="afa"/>
        <w:numPr>
          <w:ilvl w:val="0"/>
          <w:numId w:val="17"/>
        </w:numPr>
        <w:spacing w:after="240" w:line="276" w:lineRule="auto"/>
        <w:rPr>
          <w:ins w:id="1725" w:author="Попова Дарья" w:date="2020-07-21T11:18:00Z"/>
          <w:rFonts w:cs="Arial"/>
        </w:rPr>
      </w:pPr>
      <w:r w:rsidRPr="00B32E52">
        <w:rPr>
          <w:rFonts w:cs="Arial"/>
        </w:rPr>
        <w:t xml:space="preserve">IW38 </w:t>
      </w:r>
      <w:r>
        <w:rPr>
          <w:rFonts w:cs="Arial"/>
        </w:rPr>
        <w:t xml:space="preserve">– </w:t>
      </w:r>
      <w:r w:rsidRPr="00B32E52">
        <w:rPr>
          <w:rFonts w:cs="Arial"/>
        </w:rPr>
        <w:t>Изменение</w:t>
      </w:r>
      <w:r>
        <w:rPr>
          <w:rFonts w:cs="Arial"/>
        </w:rPr>
        <w:t xml:space="preserve"> заказ</w:t>
      </w:r>
      <w:r w:rsidRPr="00B32E52">
        <w:rPr>
          <w:rFonts w:cs="Arial"/>
        </w:rPr>
        <w:t>ов ТОРО</w:t>
      </w:r>
      <w:r>
        <w:rPr>
          <w:rFonts w:cs="Arial"/>
        </w:rPr>
        <w:t xml:space="preserve"> (список заказов)</w:t>
      </w:r>
      <w:ins w:id="1726" w:author="Попова Дарья" w:date="2020-07-21T11:18:00Z">
        <w:r w:rsidR="00FA7AEA">
          <w:rPr>
            <w:rFonts w:cs="Arial"/>
          </w:rPr>
          <w:t>;</w:t>
        </w:r>
      </w:ins>
    </w:p>
    <w:p w14:paraId="351C694D" w14:textId="69222EA8" w:rsidR="00FA7AEA" w:rsidRPr="006E2127" w:rsidRDefault="00FA7AEA">
      <w:pPr>
        <w:pStyle w:val="afa"/>
        <w:numPr>
          <w:ilvl w:val="0"/>
          <w:numId w:val="17"/>
        </w:numPr>
        <w:spacing w:after="240" w:line="276" w:lineRule="auto"/>
        <w:rPr>
          <w:ins w:id="1727" w:author="Попова Дарья" w:date="2020-07-21T11:18:00Z"/>
          <w:rFonts w:cs="Arial"/>
        </w:rPr>
      </w:pPr>
      <w:ins w:id="1728" w:author="Попова Дарья" w:date="2020-07-21T11:19:00Z">
        <w:r>
          <w:rPr>
            <w:rFonts w:cs="Arial"/>
            <w:lang w:val="en-US"/>
          </w:rPr>
          <w:t>CJ20N</w:t>
        </w:r>
        <w:r>
          <w:rPr>
            <w:rFonts w:cs="Arial"/>
          </w:rPr>
          <w:t xml:space="preserve"> – </w:t>
        </w:r>
        <w:r w:rsidRPr="00AA72D3">
          <w:rPr>
            <w:rFonts w:cs="Arial"/>
          </w:rPr>
          <w:t>Project Builder</w:t>
        </w:r>
      </w:ins>
      <w:ins w:id="1729" w:author="Попова Дарья" w:date="2020-07-21T11:18:00Z">
        <w:r w:rsidRPr="002175C8">
          <w:rPr>
            <w:rFonts w:cs="Arial"/>
          </w:rPr>
          <w:t>;</w:t>
        </w:r>
      </w:ins>
    </w:p>
    <w:p w14:paraId="21C5D883" w14:textId="5F64D765" w:rsidR="00FA7AEA" w:rsidDel="00FA7AEA" w:rsidRDefault="00FA7AEA" w:rsidP="00235815">
      <w:pPr>
        <w:pStyle w:val="afa"/>
        <w:numPr>
          <w:ilvl w:val="0"/>
          <w:numId w:val="17"/>
        </w:numPr>
        <w:spacing w:after="240" w:line="276" w:lineRule="auto"/>
        <w:rPr>
          <w:del w:id="1730" w:author="Попова Дарья" w:date="2020-07-21T11:19:00Z"/>
          <w:rFonts w:cs="Arial"/>
        </w:rPr>
      </w:pPr>
    </w:p>
    <w:p w14:paraId="18072CFA" w14:textId="00311F78" w:rsidR="0051371A" w:rsidRDefault="0051371A" w:rsidP="0051371A">
      <w:pPr>
        <w:pStyle w:val="afa"/>
        <w:numPr>
          <w:ilvl w:val="0"/>
          <w:numId w:val="17"/>
        </w:numPr>
        <w:spacing w:after="240" w:line="276" w:lineRule="auto"/>
        <w:rPr>
          <w:rFonts w:cs="Arial"/>
        </w:rPr>
      </w:pPr>
      <w:del w:id="1731" w:author="Попова Дарья" w:date="2020-07-21T11:18:00Z">
        <w:r w:rsidDel="00FA7AEA">
          <w:rPr>
            <w:rFonts w:cs="Arial"/>
          </w:rPr>
          <w:delText xml:space="preserve">Транзакция </w:delText>
        </w:r>
      </w:del>
      <w:r>
        <w:rPr>
          <w:rFonts w:cs="Arial"/>
        </w:rPr>
        <w:t xml:space="preserve">ZPM_PLAN </w:t>
      </w:r>
      <w:ins w:id="1732" w:author="Попова Дарья" w:date="2020-07-21T11:18:00Z">
        <w:r w:rsidR="00FA7AEA">
          <w:rPr>
            <w:rFonts w:cs="Arial"/>
          </w:rPr>
          <w:t xml:space="preserve">- </w:t>
        </w:r>
      </w:ins>
      <w:del w:id="1733" w:author="Попова Дарья" w:date="2020-07-21T11:18:00Z">
        <w:r w:rsidDel="00FA7AEA">
          <w:rPr>
            <w:rFonts w:cs="Arial"/>
          </w:rPr>
          <w:delText>«</w:delText>
        </w:r>
      </w:del>
      <w:r>
        <w:rPr>
          <w:rFonts w:cs="Arial"/>
        </w:rPr>
        <w:t>АРМ планировщика ТОиР</w:t>
      </w:r>
      <w:ins w:id="1734" w:author="Попова Дарья" w:date="2020-07-21T11:18:00Z">
        <w:r w:rsidR="00FA7AEA">
          <w:rPr>
            <w:rFonts w:cs="Arial"/>
          </w:rPr>
          <w:t>.</w:t>
        </w:r>
      </w:ins>
      <w:del w:id="1735" w:author="Попова Дарья" w:date="2020-07-21T11:18:00Z">
        <w:r w:rsidDel="00FA7AEA">
          <w:rPr>
            <w:rFonts w:cs="Arial"/>
          </w:rPr>
          <w:delText>»</w:delText>
        </w:r>
      </w:del>
    </w:p>
    <w:bookmarkEnd w:id="1724"/>
    <w:p w14:paraId="390DBE95" w14:textId="3AA81AE7" w:rsidR="0028527F" w:rsidRPr="007008A3" w:rsidDel="00FA7AEA" w:rsidRDefault="0028527F" w:rsidP="001E13A9">
      <w:pPr>
        <w:rPr>
          <w:del w:id="1736" w:author="Попова Дарья" w:date="2020-07-21T11:19:00Z"/>
          <w:rFonts w:eastAsiaTheme="majorEastAsia" w:cs="Arial"/>
        </w:rPr>
      </w:pPr>
    </w:p>
    <w:p w14:paraId="5F553C95" w14:textId="1EACC0BF" w:rsidR="0028527F" w:rsidRPr="007008A3" w:rsidRDefault="00A774D5">
      <w:pPr>
        <w:pStyle w:val="4"/>
      </w:pPr>
      <w:r>
        <w:t>Шаг процесса 32</w:t>
      </w:r>
      <w:r w:rsidR="0028527F" w:rsidRPr="007008A3">
        <w:t>0 – Балансировка мощностей персонала</w:t>
      </w:r>
    </w:p>
    <w:p w14:paraId="640213E4" w14:textId="2C8C4CD3" w:rsidR="0028527F" w:rsidRPr="007008A3" w:rsidDel="00C331DA" w:rsidRDefault="0028527F" w:rsidP="001E13A9">
      <w:pPr>
        <w:rPr>
          <w:del w:id="1737" w:author="Попова Дарья" w:date="2020-07-21T12:45:00Z"/>
          <w:rFonts w:eastAsiaTheme="majorEastAsia" w:cs="Arial"/>
        </w:rPr>
      </w:pPr>
    </w:p>
    <w:p w14:paraId="3EC20405" w14:textId="1992C659" w:rsidR="0081508C" w:rsidRPr="007008A3" w:rsidRDefault="00D54743" w:rsidP="0081508C">
      <w:pPr>
        <w:spacing w:after="240" w:line="276" w:lineRule="auto"/>
        <w:rPr>
          <w:rFonts w:cs="Arial"/>
        </w:rPr>
      </w:pPr>
      <w:r>
        <w:rPr>
          <w:rFonts w:cs="Arial"/>
        </w:rPr>
        <w:t xml:space="preserve">Планировщик </w:t>
      </w:r>
      <w:r w:rsidR="002535C0">
        <w:rPr>
          <w:rFonts w:cs="Arial"/>
        </w:rPr>
        <w:t>ТОиР УО</w:t>
      </w:r>
      <w:r w:rsidR="00BB53B0">
        <w:rPr>
          <w:rFonts w:cs="Arial"/>
        </w:rPr>
        <w:t xml:space="preserve"> </w:t>
      </w:r>
      <w:r>
        <w:rPr>
          <w:rFonts w:cs="Arial"/>
        </w:rPr>
        <w:t>(Исполнитель КП)</w:t>
      </w:r>
      <w:ins w:id="1738" w:author="Попова Дарья" w:date="2020-07-21T12:46:00Z">
        <w:r w:rsidR="00C331DA">
          <w:rPr>
            <w:rFonts w:cs="Arial"/>
          </w:rPr>
          <w:t xml:space="preserve"> или Планировщик ЗиС УО</w:t>
        </w:r>
      </w:ins>
      <w:r>
        <w:rPr>
          <w:rFonts w:cs="Arial"/>
        </w:rPr>
        <w:t xml:space="preserve"> </w:t>
      </w:r>
      <w:r w:rsidR="0028527F" w:rsidRPr="007008A3">
        <w:rPr>
          <w:rFonts w:cs="Arial"/>
        </w:rPr>
        <w:t xml:space="preserve">проверяет доступность </w:t>
      </w:r>
      <w:r w:rsidR="00235815">
        <w:rPr>
          <w:rFonts w:cs="Arial"/>
        </w:rPr>
        <w:t>исполнителей по рабочим местам верхнего уровня</w:t>
      </w:r>
      <w:del w:id="1739" w:author="Попова Дарья" w:date="2020-07-21T12:47:00Z">
        <w:r w:rsidR="00235815" w:rsidDel="00C331DA">
          <w:rPr>
            <w:rFonts w:cs="Arial"/>
          </w:rPr>
          <w:delText>,</w:delText>
        </w:r>
      </w:del>
      <w:r w:rsidR="0028527F" w:rsidRPr="007008A3">
        <w:rPr>
          <w:rFonts w:cs="Arial"/>
        </w:rPr>
        <w:t xml:space="preserve"> и при выявлении недоступности проводит балансировку мощностей </w:t>
      </w:r>
      <w:r w:rsidR="00235815">
        <w:rPr>
          <w:rFonts w:cs="Arial"/>
        </w:rPr>
        <w:t>исполнителей</w:t>
      </w:r>
      <w:r w:rsidR="00235815" w:rsidRPr="007008A3">
        <w:rPr>
          <w:rFonts w:cs="Arial"/>
        </w:rPr>
        <w:t xml:space="preserve"> </w:t>
      </w:r>
      <w:r w:rsidR="0028527F" w:rsidRPr="007008A3">
        <w:rPr>
          <w:rFonts w:cs="Arial"/>
        </w:rPr>
        <w:t>(с помощью корректировки сроков</w:t>
      </w:r>
      <w:del w:id="1740" w:author="Попова Дарья" w:date="2020-07-21T12:47:00Z">
        <w:r w:rsidR="0028527F" w:rsidRPr="007008A3" w:rsidDel="00C331DA">
          <w:rPr>
            <w:rFonts w:cs="Arial"/>
          </w:rPr>
          <w:delText>,</w:delText>
        </w:r>
      </w:del>
      <w:r w:rsidR="00C62980">
        <w:rPr>
          <w:rFonts w:cs="Arial"/>
        </w:rPr>
        <w:t xml:space="preserve"> либо замены рабочих мест на другие</w:t>
      </w:r>
      <w:r w:rsidR="0028527F" w:rsidRPr="007008A3">
        <w:rPr>
          <w:rFonts w:cs="Arial"/>
        </w:rPr>
        <w:t>) с целью обеспеч</w:t>
      </w:r>
      <w:r w:rsidR="0081508C" w:rsidRPr="007008A3">
        <w:rPr>
          <w:rFonts w:cs="Arial"/>
        </w:rPr>
        <w:t>ения полной доступности персонала для выполнения запланированных работ.</w:t>
      </w:r>
      <w:r w:rsidR="00C62980">
        <w:rPr>
          <w:rFonts w:cs="Arial"/>
        </w:rPr>
        <w:t xml:space="preserve"> По результатам </w:t>
      </w:r>
      <w:ins w:id="1741" w:author="Попова Дарья" w:date="2020-07-21T12:47:00Z">
        <w:r w:rsidR="00C331DA">
          <w:rPr>
            <w:rFonts w:cs="Arial"/>
          </w:rPr>
          <w:t xml:space="preserve">Планировщик ТОиР </w:t>
        </w:r>
      </w:ins>
      <w:ins w:id="1742" w:author="Попова Дарья" w:date="2020-07-21T12:48:00Z">
        <w:r w:rsidR="00C331DA">
          <w:rPr>
            <w:rFonts w:cs="Arial"/>
          </w:rPr>
          <w:t xml:space="preserve">УО на заказах ТОРО </w:t>
        </w:r>
      </w:ins>
      <w:r w:rsidR="00C62980">
        <w:rPr>
          <w:rFonts w:cs="Arial"/>
        </w:rPr>
        <w:t>устанавливает статус «</w:t>
      </w:r>
      <w:r w:rsidR="00C62980" w:rsidRPr="00C62980">
        <w:rPr>
          <w:rFonts w:cs="Arial"/>
        </w:rPr>
        <w:t>БЛНС - выполнена балансировка ресурсов</w:t>
      </w:r>
      <w:r w:rsidR="00C62980">
        <w:rPr>
          <w:rFonts w:cs="Arial"/>
        </w:rPr>
        <w:t>»</w:t>
      </w:r>
      <w:ins w:id="1743" w:author="Попова Дарья" w:date="2020-07-21T12:48:00Z">
        <w:r w:rsidR="00C331DA">
          <w:rPr>
            <w:rFonts w:cs="Arial"/>
          </w:rPr>
          <w:t>, на сетевых графиках установка дополнительных статусов не требуется.</w:t>
        </w:r>
      </w:ins>
      <w:del w:id="1744" w:author="Попова Дарья" w:date="2020-07-21T12:48:00Z">
        <w:r w:rsidR="00C62980" w:rsidDel="00C331DA">
          <w:rPr>
            <w:rFonts w:cs="Arial"/>
          </w:rPr>
          <w:delText>.</w:delText>
        </w:r>
      </w:del>
    </w:p>
    <w:p w14:paraId="342106C3" w14:textId="77777777" w:rsidR="0081508C" w:rsidRDefault="0081508C" w:rsidP="0081508C">
      <w:pPr>
        <w:spacing w:after="240" w:line="276" w:lineRule="auto"/>
        <w:rPr>
          <w:rFonts w:cs="Arial"/>
        </w:rPr>
      </w:pPr>
      <w:r>
        <w:rPr>
          <w:rFonts w:cs="Arial"/>
        </w:rPr>
        <w:t>Используются транзакции</w:t>
      </w:r>
    </w:p>
    <w:p w14:paraId="720D4399" w14:textId="27EA9846" w:rsidR="00235815" w:rsidRDefault="0081508C" w:rsidP="00235815">
      <w:pPr>
        <w:pStyle w:val="afa"/>
        <w:numPr>
          <w:ilvl w:val="0"/>
          <w:numId w:val="17"/>
        </w:numPr>
        <w:spacing w:after="240" w:line="276" w:lineRule="auto"/>
        <w:rPr>
          <w:ins w:id="1745" w:author="Попова Дарья" w:date="2020-07-21T12:49:00Z"/>
          <w:rFonts w:cs="Arial"/>
        </w:rPr>
      </w:pPr>
      <w:r>
        <w:rPr>
          <w:rFonts w:cs="Arial"/>
        </w:rPr>
        <w:t>CM0</w:t>
      </w:r>
      <w:r w:rsidR="00475068" w:rsidRPr="009721BA">
        <w:rPr>
          <w:rFonts w:cs="Arial"/>
        </w:rPr>
        <w:t>4</w:t>
      </w:r>
      <w:r>
        <w:rPr>
          <w:rFonts w:cs="Arial"/>
        </w:rPr>
        <w:t xml:space="preserve"> </w:t>
      </w:r>
      <w:r w:rsidR="003C0D28">
        <w:rPr>
          <w:rFonts w:cs="Arial"/>
        </w:rPr>
        <w:t>Планирование мощностей: загрузка рабочего мест</w:t>
      </w:r>
      <w:r w:rsidR="00475068">
        <w:rPr>
          <w:rFonts w:cs="Arial"/>
        </w:rPr>
        <w:t xml:space="preserve">а </w:t>
      </w:r>
      <w:r w:rsidR="00475068" w:rsidRPr="009721BA">
        <w:rPr>
          <w:rFonts w:cs="Arial"/>
        </w:rPr>
        <w:t>/</w:t>
      </w:r>
      <w:r w:rsidR="00475068">
        <w:rPr>
          <w:rFonts w:cs="Arial"/>
        </w:rPr>
        <w:t xml:space="preserve"> отставание</w:t>
      </w:r>
      <w:ins w:id="1746" w:author="Попова Дарья" w:date="2020-07-21T12:49:00Z">
        <w:r w:rsidR="00806465">
          <w:rPr>
            <w:rFonts w:cs="Arial"/>
          </w:rPr>
          <w:t>;</w:t>
        </w:r>
      </w:ins>
    </w:p>
    <w:p w14:paraId="52C342E8" w14:textId="6DE06EAC" w:rsidR="00806465" w:rsidDel="00806465" w:rsidRDefault="00806465" w:rsidP="00235815">
      <w:pPr>
        <w:pStyle w:val="afa"/>
        <w:numPr>
          <w:ilvl w:val="0"/>
          <w:numId w:val="17"/>
        </w:numPr>
        <w:spacing w:after="240" w:line="276" w:lineRule="auto"/>
        <w:rPr>
          <w:del w:id="1747" w:author="Попова Дарья" w:date="2020-07-21T12:49:00Z"/>
          <w:rFonts w:cs="Arial"/>
        </w:rPr>
      </w:pPr>
    </w:p>
    <w:p w14:paraId="01E73FD8" w14:textId="77777777" w:rsidR="009D03A0" w:rsidRPr="009D03A0" w:rsidRDefault="009D03A0" w:rsidP="001F00CA">
      <w:pPr>
        <w:pStyle w:val="afa"/>
        <w:spacing w:after="120" w:line="276" w:lineRule="auto"/>
        <w:ind w:left="1287" w:firstLine="0"/>
        <w:jc w:val="left"/>
        <w:rPr>
          <w:rFonts w:cs="Arial"/>
        </w:rPr>
      </w:pPr>
      <w:r w:rsidRPr="009D03A0">
        <w:rPr>
          <w:rFonts w:cs="Arial"/>
        </w:rPr>
        <w:t>Поля для заполнения на селекционном экране:</w:t>
      </w:r>
    </w:p>
    <w:p w14:paraId="1F88ED4E" w14:textId="775B035C" w:rsidR="009D03A0" w:rsidRDefault="009D03A0" w:rsidP="00B153FA">
      <w:pPr>
        <w:pStyle w:val="afa"/>
        <w:spacing w:after="240" w:line="276" w:lineRule="auto"/>
        <w:ind w:left="1287" w:firstLine="0"/>
        <w:rPr>
          <w:rFonts w:cs="Arial"/>
        </w:rPr>
      </w:pPr>
      <w:r>
        <w:rPr>
          <w:rFonts w:cs="Arial"/>
        </w:rPr>
        <w:t>- Рабочее место</w:t>
      </w:r>
    </w:p>
    <w:p w14:paraId="799CCA98" w14:textId="38D4EF81" w:rsidR="006C581C" w:rsidRDefault="006C581C" w:rsidP="00B153FA">
      <w:pPr>
        <w:pStyle w:val="afa"/>
        <w:spacing w:after="240" w:line="276" w:lineRule="auto"/>
        <w:ind w:left="1287" w:firstLine="0"/>
        <w:rPr>
          <w:rFonts w:cs="Arial"/>
        </w:rPr>
      </w:pPr>
      <w:r>
        <w:rPr>
          <w:rFonts w:cs="Arial"/>
        </w:rPr>
        <w:t>- Завод рабочего места</w:t>
      </w:r>
    </w:p>
    <w:p w14:paraId="098F4A69" w14:textId="77777777" w:rsidR="0081508C" w:rsidRDefault="0081508C" w:rsidP="0081508C">
      <w:pPr>
        <w:pStyle w:val="afa"/>
        <w:numPr>
          <w:ilvl w:val="0"/>
          <w:numId w:val="17"/>
        </w:numPr>
        <w:spacing w:after="240" w:line="276" w:lineRule="auto"/>
        <w:rPr>
          <w:rFonts w:cs="Arial"/>
        </w:rPr>
      </w:pPr>
      <w:r w:rsidRPr="00B32E52">
        <w:rPr>
          <w:rFonts w:cs="Arial"/>
        </w:rPr>
        <w:lastRenderedPageBreak/>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14:paraId="59264960" w14:textId="77777777" w:rsidR="00235815" w:rsidRPr="00AF2D49" w:rsidRDefault="00235815" w:rsidP="001F00CA">
      <w:pPr>
        <w:spacing w:after="120" w:line="276" w:lineRule="auto"/>
        <w:ind w:left="709"/>
        <w:jc w:val="left"/>
        <w:rPr>
          <w:rFonts w:cs="Arial"/>
        </w:rPr>
      </w:pPr>
      <w:r w:rsidRPr="00AF2D49">
        <w:rPr>
          <w:rFonts w:cs="Arial"/>
        </w:rPr>
        <w:t>Поля для заполнения на селекционном экране:</w:t>
      </w:r>
    </w:p>
    <w:p w14:paraId="2CD9E0A9" w14:textId="77777777" w:rsidR="00235815" w:rsidRPr="00AF2D49" w:rsidRDefault="00235815" w:rsidP="001F00CA">
      <w:pPr>
        <w:spacing w:after="120" w:line="276" w:lineRule="auto"/>
        <w:ind w:left="709"/>
        <w:jc w:val="left"/>
        <w:rPr>
          <w:rFonts w:cs="Arial"/>
        </w:rPr>
      </w:pPr>
      <w:r w:rsidRPr="00AF2D49">
        <w:rPr>
          <w:rFonts w:cs="Arial"/>
        </w:rPr>
        <w:t>- Техническое место;</w:t>
      </w:r>
    </w:p>
    <w:p w14:paraId="3D8C85BE" w14:textId="77777777" w:rsidR="00235815" w:rsidRPr="000E4C83" w:rsidRDefault="00235815" w:rsidP="001F00CA">
      <w:pPr>
        <w:spacing w:after="120" w:line="276" w:lineRule="auto"/>
        <w:ind w:left="709"/>
        <w:jc w:val="left"/>
        <w:rPr>
          <w:rFonts w:cs="Arial"/>
        </w:rPr>
      </w:pPr>
      <w:r w:rsidRPr="000E4C83">
        <w:rPr>
          <w:rFonts w:cs="Arial"/>
        </w:rPr>
        <w:t>- Группа планирования;</w:t>
      </w:r>
    </w:p>
    <w:p w14:paraId="52F39567" w14:textId="77777777" w:rsidR="00235815" w:rsidRPr="00496911" w:rsidRDefault="00235815" w:rsidP="00B153FA">
      <w:pPr>
        <w:spacing w:after="240" w:line="276" w:lineRule="auto"/>
        <w:ind w:left="708"/>
        <w:jc w:val="left"/>
        <w:rPr>
          <w:rFonts w:cs="Arial"/>
        </w:rPr>
      </w:pPr>
      <w:r w:rsidRPr="00496911">
        <w:rPr>
          <w:rFonts w:cs="Arial"/>
        </w:rPr>
        <w:t>- Период (с .. по).</w:t>
      </w:r>
    </w:p>
    <w:p w14:paraId="14582907" w14:textId="77777777" w:rsidR="00A8070C" w:rsidRDefault="00A8070C" w:rsidP="00A8070C">
      <w:pPr>
        <w:pStyle w:val="afa"/>
        <w:numPr>
          <w:ilvl w:val="0"/>
          <w:numId w:val="17"/>
        </w:numPr>
        <w:spacing w:after="240" w:line="276" w:lineRule="auto"/>
        <w:rPr>
          <w:ins w:id="1748" w:author="Попова Дарья" w:date="2020-07-21T12:50:00Z"/>
          <w:rFonts w:cs="Arial"/>
        </w:rPr>
      </w:pPr>
      <w:ins w:id="1749" w:author="Попова Дарья" w:date="2020-07-21T12:50:00Z">
        <w:r>
          <w:rPr>
            <w:rFonts w:cs="Arial"/>
            <w:lang w:val="en-US"/>
          </w:rPr>
          <w:t>CJ20N</w:t>
        </w:r>
        <w:r>
          <w:rPr>
            <w:rFonts w:cs="Arial"/>
          </w:rPr>
          <w:t xml:space="preserve"> – </w:t>
        </w:r>
        <w:r w:rsidRPr="00AA72D3">
          <w:rPr>
            <w:rFonts w:cs="Arial"/>
          </w:rPr>
          <w:t>Project Builder</w:t>
        </w:r>
        <w:r>
          <w:rPr>
            <w:rFonts w:cs="Arial"/>
          </w:rPr>
          <w:t>.</w:t>
        </w:r>
      </w:ins>
    </w:p>
    <w:p w14:paraId="152AA014" w14:textId="77777777" w:rsidR="00A8070C" w:rsidRPr="00F877A5" w:rsidRDefault="00A8070C" w:rsidP="00A8070C">
      <w:pPr>
        <w:pStyle w:val="afa"/>
        <w:spacing w:after="120" w:line="276" w:lineRule="auto"/>
        <w:ind w:left="1287" w:firstLine="0"/>
        <w:rPr>
          <w:ins w:id="1750" w:author="Попова Дарья" w:date="2020-07-21T12:50:00Z"/>
          <w:rFonts w:cs="Arial"/>
        </w:rPr>
      </w:pPr>
      <w:ins w:id="1751" w:author="Попова Дарья" w:date="2020-07-21T12:50:00Z">
        <w:r w:rsidRPr="00F877A5">
          <w:rPr>
            <w:rFonts w:cs="Arial"/>
          </w:rPr>
          <w:t>Поля для заполнения на селекционном экране:</w:t>
        </w:r>
      </w:ins>
    </w:p>
    <w:p w14:paraId="1F4BCB07" w14:textId="77777777" w:rsidR="00A8070C" w:rsidRDefault="00A8070C" w:rsidP="00A8070C">
      <w:pPr>
        <w:pStyle w:val="afa"/>
        <w:spacing w:after="240" w:line="276" w:lineRule="auto"/>
        <w:ind w:left="1287" w:firstLine="0"/>
        <w:rPr>
          <w:ins w:id="1752" w:author="Попова Дарья" w:date="2020-07-21T12:50:00Z"/>
          <w:rFonts w:cs="Arial"/>
        </w:rPr>
      </w:pPr>
      <w:ins w:id="1753" w:author="Попова Дарья" w:date="2020-07-21T12:50:00Z">
        <w:r>
          <w:rPr>
            <w:rFonts w:cs="Arial"/>
          </w:rPr>
          <w:t>- Проект;</w:t>
        </w:r>
      </w:ins>
    </w:p>
    <w:p w14:paraId="39B88204" w14:textId="77777777" w:rsidR="00A8070C" w:rsidRDefault="00A8070C" w:rsidP="00A8070C">
      <w:pPr>
        <w:pStyle w:val="afa"/>
        <w:spacing w:after="240" w:line="276" w:lineRule="auto"/>
        <w:ind w:left="1287" w:firstLine="0"/>
        <w:rPr>
          <w:ins w:id="1754" w:author="Попова Дарья" w:date="2020-07-21T12:50:00Z"/>
          <w:rFonts w:cs="Arial"/>
        </w:rPr>
      </w:pPr>
      <w:ins w:id="1755" w:author="Попова Дарья" w:date="2020-07-21T12:50:00Z">
        <w:r>
          <w:rPr>
            <w:rFonts w:cs="Arial"/>
          </w:rPr>
          <w:t>- СПП-элемент.</w:t>
        </w:r>
      </w:ins>
    </w:p>
    <w:p w14:paraId="65B75FEA" w14:textId="7660AF50" w:rsidR="00235815" w:rsidRPr="00496911" w:rsidDel="00A8070C" w:rsidRDefault="00235815" w:rsidP="00B153FA">
      <w:pPr>
        <w:spacing w:after="240" w:line="276" w:lineRule="auto"/>
        <w:rPr>
          <w:del w:id="1756" w:author="Попова Дарья" w:date="2020-07-21T12:50:00Z"/>
          <w:rFonts w:cs="Arial"/>
        </w:rPr>
      </w:pPr>
    </w:p>
    <w:p w14:paraId="3B929FC9" w14:textId="48A4AD1A" w:rsidR="0028527F" w:rsidRPr="007008A3" w:rsidRDefault="00A774D5">
      <w:pPr>
        <w:pStyle w:val="4"/>
      </w:pPr>
      <w:r>
        <w:t>Шаг процесса 33</w:t>
      </w:r>
      <w:r w:rsidR="0028527F" w:rsidRPr="007008A3">
        <w:t>0 – Балансировка мощностей ВПС по Подразделению</w:t>
      </w:r>
    </w:p>
    <w:p w14:paraId="0308A2E9" w14:textId="16B99D0E" w:rsidR="0028527F" w:rsidRDefault="005D5170" w:rsidP="0028527F">
      <w:pPr>
        <w:spacing w:after="240" w:line="276" w:lineRule="auto"/>
        <w:rPr>
          <w:rFonts w:cs="Arial"/>
        </w:rPr>
      </w:pPr>
      <w:r>
        <w:rPr>
          <w:rFonts w:cs="Arial"/>
        </w:rPr>
        <w:t xml:space="preserve">После планирования МТР и человеческих ресурсов, выполненных на предыдущих шагах, </w:t>
      </w:r>
      <w:r w:rsidR="00F62E46">
        <w:rPr>
          <w:rFonts w:cs="Arial"/>
        </w:rPr>
        <w:t>Планировщик</w:t>
      </w:r>
      <w:r w:rsidR="0028527F" w:rsidRPr="007008A3">
        <w:rPr>
          <w:rFonts w:cs="Arial"/>
        </w:rPr>
        <w:t xml:space="preserve"> </w:t>
      </w:r>
      <w:r w:rsidR="002535C0">
        <w:rPr>
          <w:rFonts w:cs="Arial"/>
        </w:rPr>
        <w:t>ТОиР УО</w:t>
      </w:r>
      <w:ins w:id="1757" w:author="Попова Дарья" w:date="2020-07-21T12:51:00Z">
        <w:r w:rsidR="00A8070C">
          <w:rPr>
            <w:rFonts w:cs="Arial"/>
          </w:rPr>
          <w:t xml:space="preserve"> или Планировщик ЗиС УО</w:t>
        </w:r>
      </w:ins>
      <w:r>
        <w:rPr>
          <w:rFonts w:cs="Arial"/>
        </w:rPr>
        <w:t xml:space="preserve"> </w:t>
      </w:r>
      <w:r w:rsidR="0028527F" w:rsidRPr="007008A3">
        <w:rPr>
          <w:rFonts w:cs="Arial"/>
        </w:rPr>
        <w:t>проверяет доступность мощностей ВПС</w:t>
      </w:r>
      <w:r>
        <w:rPr>
          <w:rFonts w:cs="Arial"/>
        </w:rPr>
        <w:t xml:space="preserve"> (вспомогательных производственных средств)</w:t>
      </w:r>
      <w:r w:rsidR="0028527F" w:rsidRPr="007008A3">
        <w:rPr>
          <w:rFonts w:cs="Arial"/>
        </w:rPr>
        <w:t xml:space="preserve"> по Подразделению и при необходимости производит балансировку мощностей ВПС по Подразделению.</w:t>
      </w:r>
      <w:r>
        <w:rPr>
          <w:rFonts w:cs="Arial"/>
        </w:rPr>
        <w:t xml:space="preserve"> Цель балансировки – избежать планирования ресурса ВПС в одно и то же время на разные операции</w:t>
      </w:r>
      <w:r w:rsidR="00D139D7">
        <w:rPr>
          <w:rFonts w:cs="Arial"/>
        </w:rPr>
        <w:t xml:space="preserve"> заказ</w:t>
      </w:r>
      <w:r w:rsidR="00366CB2">
        <w:rPr>
          <w:rFonts w:cs="Arial"/>
        </w:rPr>
        <w:t>ов</w:t>
      </w:r>
      <w:ins w:id="1758" w:author="Попова Дарья" w:date="2020-07-21T12:55:00Z">
        <w:r w:rsidR="005B1B90">
          <w:rPr>
            <w:rFonts w:cs="Arial"/>
          </w:rPr>
          <w:t xml:space="preserve"> и сетевых графиков</w:t>
        </w:r>
      </w:ins>
      <w:r>
        <w:rPr>
          <w:rFonts w:cs="Arial"/>
        </w:rPr>
        <w:t xml:space="preserve">. </w:t>
      </w:r>
      <w:r w:rsidR="00366CB2">
        <w:rPr>
          <w:rFonts w:cs="Arial"/>
        </w:rPr>
        <w:t>В случае несбалансированности выполняет корректировку</w:t>
      </w:r>
      <w:r w:rsidR="00D139D7">
        <w:rPr>
          <w:rFonts w:cs="Arial"/>
        </w:rPr>
        <w:t xml:space="preserve"> заказ</w:t>
      </w:r>
      <w:r w:rsidR="00A774D5">
        <w:rPr>
          <w:rFonts w:cs="Arial"/>
        </w:rPr>
        <w:t>ов</w:t>
      </w:r>
      <w:ins w:id="1759" w:author="Попова Дарья" w:date="2020-07-21T14:13:00Z">
        <w:r w:rsidR="00066B57">
          <w:rPr>
            <w:rFonts w:cs="Arial"/>
          </w:rPr>
          <w:t xml:space="preserve"> или сетевых графиков</w:t>
        </w:r>
      </w:ins>
      <w:r w:rsidR="00A774D5">
        <w:rPr>
          <w:rFonts w:cs="Arial"/>
        </w:rPr>
        <w:t xml:space="preserve"> на шаге 47</w:t>
      </w:r>
      <w:r w:rsidR="00366CB2">
        <w:rPr>
          <w:rFonts w:cs="Arial"/>
        </w:rPr>
        <w:t xml:space="preserve">0, </w:t>
      </w:r>
      <w:r w:rsidR="003D4E30">
        <w:rPr>
          <w:rFonts w:cs="Arial"/>
        </w:rPr>
        <w:t>в случае</w:t>
      </w:r>
      <w:r w:rsidR="00366CB2">
        <w:rPr>
          <w:rFonts w:cs="Arial"/>
        </w:rPr>
        <w:t xml:space="preserve"> сбалансированности – устанавливает на</w:t>
      </w:r>
      <w:r w:rsidR="00D139D7">
        <w:rPr>
          <w:rFonts w:cs="Arial"/>
        </w:rPr>
        <w:t xml:space="preserve"> заказ</w:t>
      </w:r>
      <w:r w:rsidR="00366CB2">
        <w:rPr>
          <w:rFonts w:cs="Arial"/>
        </w:rPr>
        <w:t>ах статус «</w:t>
      </w:r>
      <w:r w:rsidR="00366CB2" w:rsidRPr="00366CB2">
        <w:rPr>
          <w:rFonts w:cs="Arial"/>
        </w:rPr>
        <w:t>ВПС – ВПС сбалансированы в рамках подразделения</w:t>
      </w:r>
      <w:r w:rsidR="00366CB2">
        <w:rPr>
          <w:rFonts w:cs="Arial"/>
        </w:rPr>
        <w:t>»</w:t>
      </w:r>
      <w:ins w:id="1760" w:author="Попова Дарья" w:date="2020-07-21T14:14:00Z">
        <w:r w:rsidR="00066B57">
          <w:rPr>
            <w:rFonts w:cs="Arial"/>
          </w:rPr>
          <w:t xml:space="preserve">, </w:t>
        </w:r>
      </w:ins>
      <w:ins w:id="1761" w:author="Попова Дарья" w:date="2020-07-21T14:15:00Z">
        <w:r w:rsidR="00066B57">
          <w:rPr>
            <w:rFonts w:cs="Arial"/>
          </w:rPr>
          <w:t>на сетевых графиках установка дополнительных статусов не требуется.</w:t>
        </w:r>
      </w:ins>
      <w:del w:id="1762" w:author="Попова Дарья" w:date="2020-07-21T14:14:00Z">
        <w:r w:rsidR="00366CB2" w:rsidDel="00066B57">
          <w:rPr>
            <w:rFonts w:cs="Arial"/>
          </w:rPr>
          <w:delText>.</w:delText>
        </w:r>
      </w:del>
    </w:p>
    <w:p w14:paraId="7D5E83A8" w14:textId="77777777" w:rsidR="005D5170" w:rsidRDefault="005D5170" w:rsidP="005D5170">
      <w:pPr>
        <w:spacing w:after="240" w:line="276" w:lineRule="auto"/>
        <w:rPr>
          <w:rFonts w:cs="Arial"/>
        </w:rPr>
      </w:pPr>
      <w:r>
        <w:rPr>
          <w:rFonts w:cs="Arial"/>
        </w:rPr>
        <w:t>Используются транзакции</w:t>
      </w:r>
    </w:p>
    <w:p w14:paraId="2DEDBB05" w14:textId="093BADE4" w:rsidR="005D5170" w:rsidRDefault="005D5170" w:rsidP="005D5170">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ins w:id="1763" w:author="Попова Дарья" w:date="2020-07-21T14:33:00Z">
        <w:r w:rsidR="00A51011">
          <w:rPr>
            <w:rFonts w:cs="Arial"/>
          </w:rPr>
          <w:t>.</w:t>
        </w:r>
      </w:ins>
    </w:p>
    <w:p w14:paraId="142C8A75" w14:textId="77777777" w:rsidR="009D03A0" w:rsidRPr="00AF2D49" w:rsidRDefault="009D03A0" w:rsidP="001F00CA">
      <w:pPr>
        <w:spacing w:after="120" w:line="276" w:lineRule="auto"/>
        <w:ind w:left="924"/>
        <w:jc w:val="left"/>
        <w:rPr>
          <w:rFonts w:cs="Arial"/>
        </w:rPr>
      </w:pPr>
      <w:r w:rsidRPr="00AF2D49">
        <w:rPr>
          <w:rFonts w:cs="Arial"/>
        </w:rPr>
        <w:t>Поля для заполнения на селекционном экране:</w:t>
      </w:r>
    </w:p>
    <w:p w14:paraId="0BC8639A" w14:textId="77777777" w:rsidR="009D03A0" w:rsidRPr="000E4C83" w:rsidRDefault="009D03A0" w:rsidP="001F00CA">
      <w:pPr>
        <w:spacing w:after="120" w:line="276" w:lineRule="auto"/>
        <w:ind w:left="924"/>
        <w:jc w:val="left"/>
        <w:rPr>
          <w:rFonts w:cs="Arial"/>
        </w:rPr>
      </w:pPr>
      <w:r w:rsidRPr="000E4C83">
        <w:rPr>
          <w:rFonts w:cs="Arial"/>
        </w:rPr>
        <w:t>- Техническое место;</w:t>
      </w:r>
    </w:p>
    <w:p w14:paraId="21A1CE28" w14:textId="77777777" w:rsidR="009D03A0" w:rsidRPr="00496911" w:rsidRDefault="009D03A0" w:rsidP="001F00CA">
      <w:pPr>
        <w:spacing w:after="120" w:line="276" w:lineRule="auto"/>
        <w:ind w:left="924"/>
        <w:jc w:val="left"/>
        <w:rPr>
          <w:rFonts w:cs="Arial"/>
        </w:rPr>
      </w:pPr>
      <w:r w:rsidRPr="00496911">
        <w:rPr>
          <w:rFonts w:cs="Arial"/>
        </w:rPr>
        <w:t>- Группа планирования;</w:t>
      </w:r>
    </w:p>
    <w:p w14:paraId="576EABBF" w14:textId="77777777" w:rsidR="009D03A0" w:rsidRDefault="009D03A0" w:rsidP="00B153FA">
      <w:pPr>
        <w:spacing w:after="240" w:line="276" w:lineRule="auto"/>
        <w:ind w:left="927"/>
        <w:jc w:val="left"/>
        <w:rPr>
          <w:ins w:id="1764" w:author="Попова Дарья" w:date="2020-07-21T14:18:00Z"/>
          <w:rFonts w:cs="Arial"/>
        </w:rPr>
      </w:pPr>
      <w:r w:rsidRPr="00496911">
        <w:rPr>
          <w:rFonts w:cs="Arial"/>
        </w:rPr>
        <w:t>- Период (с .. по).</w:t>
      </w:r>
    </w:p>
    <w:p w14:paraId="20EFA125" w14:textId="6A82D85B" w:rsidR="002919A5" w:rsidRDefault="002919A5" w:rsidP="002919A5">
      <w:pPr>
        <w:pStyle w:val="afa"/>
        <w:numPr>
          <w:ilvl w:val="0"/>
          <w:numId w:val="17"/>
        </w:numPr>
        <w:spacing w:after="240" w:line="276" w:lineRule="auto"/>
        <w:rPr>
          <w:ins w:id="1765" w:author="Попова Дарья" w:date="2020-07-21T14:18:00Z"/>
          <w:rFonts w:cs="Arial"/>
        </w:rPr>
      </w:pPr>
      <w:ins w:id="1766" w:author="Попова Дарья" w:date="2020-07-21T14:18:00Z">
        <w:r>
          <w:rPr>
            <w:rFonts w:cs="Arial"/>
            <w:lang w:val="en-US"/>
          </w:rPr>
          <w:t>C</w:t>
        </w:r>
      </w:ins>
      <w:ins w:id="1767" w:author="Попова Дарья" w:date="2020-10-22T15:48:00Z">
        <w:r w:rsidR="002C0E29">
          <w:rPr>
            <w:rFonts w:cs="Arial"/>
            <w:lang w:val="en-US"/>
          </w:rPr>
          <w:t>N22</w:t>
        </w:r>
      </w:ins>
      <w:ins w:id="1768" w:author="Попова Дарья" w:date="2020-07-21T14:18:00Z">
        <w:r>
          <w:rPr>
            <w:rFonts w:cs="Arial"/>
          </w:rPr>
          <w:t xml:space="preserve"> – </w:t>
        </w:r>
      </w:ins>
      <w:ins w:id="1769" w:author="Попова Дарья" w:date="2020-10-22T15:48:00Z">
        <w:r w:rsidR="002C0E29">
          <w:rPr>
            <w:rFonts w:cs="Arial"/>
          </w:rPr>
          <w:t>Изменение сетевого графика</w:t>
        </w:r>
      </w:ins>
      <w:ins w:id="1770" w:author="Попова Дарья" w:date="2020-07-21T14:18:00Z">
        <w:r>
          <w:rPr>
            <w:rFonts w:cs="Arial"/>
          </w:rPr>
          <w:t>.</w:t>
        </w:r>
      </w:ins>
    </w:p>
    <w:p w14:paraId="2405C25D" w14:textId="77777777" w:rsidR="002919A5" w:rsidRPr="00F877A5" w:rsidRDefault="002919A5" w:rsidP="002919A5">
      <w:pPr>
        <w:pStyle w:val="afa"/>
        <w:spacing w:after="120" w:line="276" w:lineRule="auto"/>
        <w:ind w:left="1287" w:firstLine="0"/>
        <w:rPr>
          <w:ins w:id="1771" w:author="Попова Дарья" w:date="2020-07-21T14:18:00Z"/>
          <w:rFonts w:cs="Arial"/>
        </w:rPr>
      </w:pPr>
      <w:ins w:id="1772" w:author="Попова Дарья" w:date="2020-07-21T14:18:00Z">
        <w:r w:rsidRPr="00F877A5">
          <w:rPr>
            <w:rFonts w:cs="Arial"/>
          </w:rPr>
          <w:t>Поля для заполнения на селекционном экране:</w:t>
        </w:r>
      </w:ins>
    </w:p>
    <w:p w14:paraId="310E29FC" w14:textId="6B35E47D" w:rsidR="002919A5" w:rsidRPr="006E2127" w:rsidRDefault="002919A5">
      <w:pPr>
        <w:pStyle w:val="afa"/>
        <w:spacing w:after="240" w:line="276" w:lineRule="auto"/>
        <w:ind w:left="1287" w:firstLine="0"/>
        <w:rPr>
          <w:ins w:id="1773" w:author="Попова Дарья" w:date="2020-07-21T14:18:00Z"/>
          <w:rFonts w:cs="Arial"/>
        </w:rPr>
      </w:pPr>
      <w:ins w:id="1774" w:author="Попова Дарья" w:date="2020-07-21T14:18:00Z">
        <w:r>
          <w:rPr>
            <w:rFonts w:cs="Arial"/>
          </w:rPr>
          <w:t xml:space="preserve">- </w:t>
        </w:r>
      </w:ins>
      <w:ins w:id="1775" w:author="Попова Дарья" w:date="2020-10-22T15:48:00Z">
        <w:r w:rsidR="002C0E29">
          <w:rPr>
            <w:rFonts w:cs="Arial"/>
          </w:rPr>
          <w:t>Сетевой график</w:t>
        </w:r>
      </w:ins>
      <w:ins w:id="1776" w:author="Попова Дарья" w:date="2020-07-21T14:18:00Z">
        <w:r w:rsidRPr="002175C8">
          <w:rPr>
            <w:rFonts w:cs="Arial"/>
          </w:rPr>
          <w:t>.</w:t>
        </w:r>
      </w:ins>
    </w:p>
    <w:p w14:paraId="52B5BBBA" w14:textId="076D70A2" w:rsidR="002919A5" w:rsidRPr="00496911" w:rsidDel="002919A5" w:rsidRDefault="002919A5" w:rsidP="00B153FA">
      <w:pPr>
        <w:spacing w:after="240" w:line="276" w:lineRule="auto"/>
        <w:ind w:left="927"/>
        <w:jc w:val="left"/>
        <w:rPr>
          <w:del w:id="1777" w:author="Попова Дарья" w:date="2020-07-21T14:18:00Z"/>
          <w:rFonts w:cs="Arial"/>
        </w:rPr>
      </w:pPr>
    </w:p>
    <w:p w14:paraId="512F27E4" w14:textId="5A2A88CF" w:rsidR="0028527F" w:rsidRPr="007008A3" w:rsidRDefault="0028527F">
      <w:pPr>
        <w:pStyle w:val="4"/>
      </w:pPr>
      <w:r w:rsidRPr="007008A3">
        <w:t>Шаг проце</w:t>
      </w:r>
      <w:r w:rsidR="00A774D5">
        <w:t>сса 34</w:t>
      </w:r>
      <w:r w:rsidRPr="007008A3">
        <w:t>0 – Калькуляция</w:t>
      </w:r>
      <w:r w:rsidR="00D139D7">
        <w:t xml:space="preserve"> заказ</w:t>
      </w:r>
      <w:r w:rsidRPr="007008A3">
        <w:t>ов ТОРО</w:t>
      </w:r>
    </w:p>
    <w:p w14:paraId="191A2B40" w14:textId="551F2F43" w:rsidR="0028527F" w:rsidRPr="00A44015" w:rsidRDefault="00F62E46" w:rsidP="0028527F">
      <w:pPr>
        <w:spacing w:after="240" w:line="276" w:lineRule="auto"/>
        <w:rPr>
          <w:rFonts w:cs="Arial"/>
        </w:rPr>
      </w:pPr>
      <w:bookmarkStart w:id="1778" w:name="OLE_LINK29"/>
      <w:r>
        <w:rPr>
          <w:rFonts w:cs="Arial"/>
        </w:rPr>
        <w:t>Планировщик</w:t>
      </w:r>
      <w:r w:rsidR="00366CB2">
        <w:rPr>
          <w:rFonts w:cs="Arial"/>
        </w:rPr>
        <w:t xml:space="preserve"> </w:t>
      </w:r>
      <w:r w:rsidR="002535C0">
        <w:rPr>
          <w:rFonts w:cs="Arial"/>
        </w:rPr>
        <w:t>ТОиР УО</w:t>
      </w:r>
      <w:r w:rsidR="0028527F" w:rsidRPr="007008A3">
        <w:rPr>
          <w:rFonts w:cs="Arial"/>
        </w:rPr>
        <w:t xml:space="preserve"> </w:t>
      </w:r>
      <w:r w:rsidR="00366CB2">
        <w:rPr>
          <w:rFonts w:cs="Arial"/>
        </w:rPr>
        <w:t>выполняет</w:t>
      </w:r>
      <w:r w:rsidR="0028527F" w:rsidRPr="007008A3">
        <w:rPr>
          <w:rFonts w:cs="Arial"/>
        </w:rPr>
        <w:t xml:space="preserve"> калькуляцию</w:t>
      </w:r>
      <w:r w:rsidR="00D139D7">
        <w:rPr>
          <w:rFonts w:cs="Arial"/>
        </w:rPr>
        <w:t xml:space="preserve"> заказ</w:t>
      </w:r>
      <w:r w:rsidR="0028527F" w:rsidRPr="007008A3">
        <w:rPr>
          <w:rFonts w:cs="Arial"/>
        </w:rPr>
        <w:t>ов ТОРО</w:t>
      </w:r>
      <w:r w:rsidR="00366CB2">
        <w:rPr>
          <w:rFonts w:cs="Arial"/>
        </w:rPr>
        <w:t xml:space="preserve"> для обновления плановых затрат по</w:t>
      </w:r>
      <w:r w:rsidR="00D139D7">
        <w:rPr>
          <w:rFonts w:cs="Arial"/>
        </w:rPr>
        <w:t xml:space="preserve"> заказ</w:t>
      </w:r>
      <w:r w:rsidR="00366CB2">
        <w:rPr>
          <w:rFonts w:cs="Arial"/>
        </w:rPr>
        <w:t>ам в отчете</w:t>
      </w:r>
      <w:r w:rsidR="0028527F" w:rsidRPr="007008A3">
        <w:rPr>
          <w:rFonts w:cs="Arial"/>
        </w:rPr>
        <w:t>.</w:t>
      </w:r>
      <w:r w:rsidR="00D33074">
        <w:rPr>
          <w:rFonts w:cs="Arial"/>
        </w:rPr>
        <w:t xml:space="preserve"> Для этого используется разработка </w:t>
      </w:r>
      <w:r w:rsidR="00874F6B" w:rsidRPr="00066B57">
        <w:rPr>
          <w:rFonts w:cs="Arial"/>
          <w:rPrChange w:id="1779" w:author="Попова Дарья" w:date="2020-07-21T14:17:00Z">
            <w:rPr>
              <w:rFonts w:cs="Arial"/>
              <w:lang w:val="en-US"/>
            </w:rPr>
          </w:rPrChange>
        </w:rPr>
        <w:t>PM</w:t>
      </w:r>
      <w:r w:rsidR="00874F6B" w:rsidRPr="00B153FA">
        <w:rPr>
          <w:rFonts w:cs="Arial"/>
        </w:rPr>
        <w:t xml:space="preserve">08 – </w:t>
      </w:r>
      <w:r w:rsidR="00874F6B">
        <w:rPr>
          <w:rFonts w:cs="Arial"/>
        </w:rPr>
        <w:t>Модификация списка заказов ТОРО (</w:t>
      </w:r>
      <w:r w:rsidR="00874F6B" w:rsidRPr="00066B57">
        <w:rPr>
          <w:rFonts w:cs="Arial"/>
          <w:rPrChange w:id="1780" w:author="Попова Дарья" w:date="2020-07-21T14:17:00Z">
            <w:rPr>
              <w:rFonts w:cs="Arial"/>
              <w:lang w:val="en-US"/>
            </w:rPr>
          </w:rPrChange>
        </w:rPr>
        <w:t>IW</w:t>
      </w:r>
      <w:r w:rsidR="00874F6B" w:rsidRPr="00B153FA">
        <w:rPr>
          <w:rFonts w:cs="Arial"/>
        </w:rPr>
        <w:t>38</w:t>
      </w:r>
      <w:r w:rsidR="00874F6B">
        <w:rPr>
          <w:rFonts w:cs="Arial"/>
        </w:rPr>
        <w:t>).</w:t>
      </w:r>
      <w:r w:rsidR="007976EC">
        <w:rPr>
          <w:rFonts w:cs="Arial"/>
        </w:rPr>
        <w:t xml:space="preserve"> Планировщик </w:t>
      </w:r>
      <w:r w:rsidR="002535C0">
        <w:rPr>
          <w:rFonts w:cs="Arial"/>
        </w:rPr>
        <w:t>ТОиР УО</w:t>
      </w:r>
      <w:r w:rsidR="00BB53B0">
        <w:rPr>
          <w:rFonts w:cs="Arial"/>
        </w:rPr>
        <w:t xml:space="preserve"> </w:t>
      </w:r>
      <w:r w:rsidR="007976EC">
        <w:rPr>
          <w:rFonts w:cs="Arial"/>
        </w:rPr>
        <w:t>выполняет программу по обновлению затрат в заказах ТОРО.</w:t>
      </w:r>
      <w:del w:id="1781" w:author="Попова Дарья" w:date="2020-07-21T14:24:00Z">
        <w:r w:rsidR="007976EC" w:rsidDel="00A51011">
          <w:rPr>
            <w:rFonts w:cs="Arial"/>
          </w:rPr>
          <w:delText xml:space="preserve"> </w:delText>
        </w:r>
      </w:del>
    </w:p>
    <w:bookmarkEnd w:id="1778"/>
    <w:p w14:paraId="1BF9EC6D" w14:textId="77777777" w:rsidR="00366CB2" w:rsidRPr="00A44015" w:rsidRDefault="00366CB2" w:rsidP="00366CB2">
      <w:pPr>
        <w:spacing w:after="240" w:line="276" w:lineRule="auto"/>
        <w:rPr>
          <w:rFonts w:cs="Arial"/>
        </w:rPr>
      </w:pPr>
      <w:r>
        <w:rPr>
          <w:rFonts w:cs="Arial"/>
        </w:rPr>
        <w:t>Используются транзакции</w:t>
      </w:r>
    </w:p>
    <w:p w14:paraId="5DEFD196" w14:textId="77777777" w:rsidR="00366CB2" w:rsidRDefault="00366CB2" w:rsidP="00366CB2">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14:paraId="544845FA" w14:textId="77777777" w:rsidR="009D03A0" w:rsidRPr="00AF2D49" w:rsidRDefault="009D03A0" w:rsidP="001F00CA">
      <w:pPr>
        <w:spacing w:after="120" w:line="276" w:lineRule="auto"/>
        <w:ind w:left="924"/>
        <w:jc w:val="left"/>
        <w:rPr>
          <w:rFonts w:cs="Arial"/>
        </w:rPr>
      </w:pPr>
      <w:r w:rsidRPr="00AF2D49">
        <w:rPr>
          <w:rFonts w:cs="Arial"/>
        </w:rPr>
        <w:t>Поля для заполнения на селекционном экране:</w:t>
      </w:r>
    </w:p>
    <w:p w14:paraId="73B16388" w14:textId="77777777" w:rsidR="009D03A0" w:rsidRPr="000E4C83" w:rsidRDefault="009D03A0" w:rsidP="001F00CA">
      <w:pPr>
        <w:spacing w:after="120" w:line="276" w:lineRule="auto"/>
        <w:ind w:left="924"/>
        <w:jc w:val="left"/>
        <w:rPr>
          <w:rFonts w:cs="Arial"/>
        </w:rPr>
      </w:pPr>
      <w:r w:rsidRPr="00AF2D49">
        <w:rPr>
          <w:rFonts w:cs="Arial"/>
        </w:rPr>
        <w:t>- Техниче</w:t>
      </w:r>
      <w:r w:rsidRPr="000E4C83">
        <w:rPr>
          <w:rFonts w:cs="Arial"/>
        </w:rPr>
        <w:t>ское место;</w:t>
      </w:r>
    </w:p>
    <w:p w14:paraId="77443ED5" w14:textId="77777777" w:rsidR="009D03A0" w:rsidRPr="000E4C83" w:rsidRDefault="009D03A0" w:rsidP="001F00CA">
      <w:pPr>
        <w:spacing w:after="120" w:line="276" w:lineRule="auto"/>
        <w:ind w:left="924"/>
        <w:jc w:val="left"/>
        <w:rPr>
          <w:rFonts w:cs="Arial"/>
        </w:rPr>
      </w:pPr>
      <w:r w:rsidRPr="000E4C83">
        <w:rPr>
          <w:rFonts w:cs="Arial"/>
        </w:rPr>
        <w:t>- Группа планирования;</w:t>
      </w:r>
    </w:p>
    <w:p w14:paraId="102B56E9" w14:textId="77777777" w:rsidR="009D03A0" w:rsidRPr="000E4C83" w:rsidRDefault="009D03A0" w:rsidP="00B153FA">
      <w:pPr>
        <w:spacing w:after="240" w:line="276" w:lineRule="auto"/>
        <w:ind w:left="927"/>
        <w:jc w:val="left"/>
        <w:rPr>
          <w:rFonts w:cs="Arial"/>
        </w:rPr>
      </w:pPr>
      <w:r w:rsidRPr="000E4C83">
        <w:rPr>
          <w:rFonts w:cs="Arial"/>
        </w:rPr>
        <w:t>- Период (с .. по).</w:t>
      </w:r>
    </w:p>
    <w:p w14:paraId="238F3CEE" w14:textId="66863D7F" w:rsidR="0058253D" w:rsidRPr="006D146E" w:rsidRDefault="005A1AFB">
      <w:pPr>
        <w:spacing w:after="240" w:line="276" w:lineRule="auto"/>
        <w:rPr>
          <w:rFonts w:cs="Arial"/>
        </w:rPr>
        <w:pPrChange w:id="1782" w:author="Попова Дарья" w:date="2020-07-21T14:17:00Z">
          <w:pPr/>
        </w:pPrChange>
      </w:pPr>
      <w:r>
        <w:rPr>
          <w:rFonts w:cs="Arial"/>
        </w:rPr>
        <w:t xml:space="preserve">Калькуляция заказов ТОРО также выполняется автоматически (с помощью разработки </w:t>
      </w:r>
      <w:r w:rsidRPr="00066B57">
        <w:rPr>
          <w:rFonts w:cs="Arial"/>
          <w:rPrChange w:id="1783" w:author="Попова Дарья" w:date="2020-07-21T14:17:00Z">
            <w:rPr>
              <w:rFonts w:cs="Arial"/>
              <w:lang w:val="en-US"/>
            </w:rPr>
          </w:rPrChange>
        </w:rPr>
        <w:t>PM</w:t>
      </w:r>
      <w:r w:rsidRPr="009721BA">
        <w:rPr>
          <w:rFonts w:cs="Arial"/>
        </w:rPr>
        <w:t>46</w:t>
      </w:r>
      <w:r>
        <w:rPr>
          <w:rFonts w:cs="Arial"/>
        </w:rPr>
        <w:t>)</w:t>
      </w:r>
      <w:r w:rsidRPr="009721BA">
        <w:rPr>
          <w:rFonts w:cs="Arial"/>
        </w:rPr>
        <w:t xml:space="preserve"> </w:t>
      </w:r>
      <w:r>
        <w:rPr>
          <w:rFonts w:cs="Arial"/>
        </w:rPr>
        <w:t>при каждом сохранении заказа ТОРО до тех пор, пока заказ ТОРО не будет технически закрыт, или закрыт (системные статусы ТЗКР</w:t>
      </w:r>
      <w:r w:rsidRPr="009721BA">
        <w:rPr>
          <w:rFonts w:cs="Arial"/>
        </w:rPr>
        <w:t>/</w:t>
      </w:r>
      <w:r>
        <w:rPr>
          <w:rFonts w:cs="Arial"/>
        </w:rPr>
        <w:t>ЗАКР).</w:t>
      </w:r>
    </w:p>
    <w:p w14:paraId="3AF0BD71" w14:textId="31618EFA" w:rsidR="005A1AFB" w:rsidDel="00066B57" w:rsidRDefault="005A1AFB">
      <w:pPr>
        <w:spacing w:after="240" w:line="276" w:lineRule="auto"/>
        <w:rPr>
          <w:del w:id="1784" w:author="Попова Дарья" w:date="2020-07-21T14:17:00Z"/>
          <w:rFonts w:cs="Arial"/>
        </w:rPr>
        <w:pPrChange w:id="1785" w:author="Попова Дарья" w:date="2020-07-21T14:17:00Z">
          <w:pPr/>
        </w:pPrChange>
      </w:pPr>
    </w:p>
    <w:p w14:paraId="09B8BD38" w14:textId="0D89E67F" w:rsidR="0028527F" w:rsidRPr="00066B57" w:rsidRDefault="008616F4">
      <w:pPr>
        <w:spacing w:after="240" w:line="276" w:lineRule="auto"/>
        <w:rPr>
          <w:rFonts w:cs="Arial"/>
          <w:rPrChange w:id="1786" w:author="Попова Дарья" w:date="2020-07-21T14:17:00Z">
            <w:rPr>
              <w:rFonts w:cs="Arial"/>
              <w:color w:val="000000"/>
              <w:sz w:val="20"/>
              <w:szCs w:val="20"/>
              <w:lang w:eastAsia="ru-RU"/>
            </w:rPr>
          </w:rPrChange>
        </w:rPr>
        <w:pPrChange w:id="1787" w:author="Попова Дарья" w:date="2020-07-21T14:17:00Z">
          <w:pPr/>
        </w:pPrChange>
      </w:pPr>
      <w:r>
        <w:rPr>
          <w:rFonts w:cs="Arial"/>
        </w:rPr>
        <w:t>В системе настроен</w:t>
      </w:r>
      <w:r w:rsidR="0028527F" w:rsidRPr="007008A3">
        <w:rPr>
          <w:rFonts w:cs="Arial"/>
        </w:rPr>
        <w:t xml:space="preserve"> автоматический расчет затрат по</w:t>
      </w:r>
      <w:r w:rsidR="00D139D7">
        <w:rPr>
          <w:rFonts w:cs="Arial"/>
        </w:rPr>
        <w:t xml:space="preserve"> заказ</w:t>
      </w:r>
      <w:r w:rsidR="0028527F" w:rsidRPr="007008A3">
        <w:rPr>
          <w:rFonts w:cs="Arial"/>
        </w:rPr>
        <w:t>ам ТОРО на основе об</w:t>
      </w:r>
      <w:r w:rsidR="008C6E5C">
        <w:rPr>
          <w:rFonts w:cs="Arial"/>
        </w:rPr>
        <w:t xml:space="preserve">ъемов и стоимости материалов </w:t>
      </w:r>
      <w:r w:rsidR="00CD0448">
        <w:rPr>
          <w:rFonts w:cs="Arial"/>
        </w:rPr>
        <w:t xml:space="preserve">(плановых и текущих цен, </w:t>
      </w:r>
      <w:r w:rsidR="00CD0448" w:rsidRPr="00B153FA">
        <w:rPr>
          <w:rFonts w:cs="Arial"/>
        </w:rPr>
        <w:t xml:space="preserve">см. КД </w:t>
      </w:r>
      <w:r w:rsidR="00E06E04" w:rsidRPr="00B153FA">
        <w:rPr>
          <w:rFonts w:cs="Arial"/>
        </w:rPr>
        <w:t>«</w:t>
      </w:r>
      <w:del w:id="1788" w:author="Александр Шрамков" w:date="2021-03-05T12:38:00Z">
        <w:r w:rsidR="000367AC" w:rsidDel="001710A8">
          <w:rPr>
            <w:rFonts w:cs="Arial"/>
          </w:rPr>
          <w:delText>ERP.9.9.</w:delText>
        </w:r>
      </w:del>
      <w:ins w:id="1789" w:author="Александр Шрамков" w:date="2021-03-05T12:38:00Z">
        <w:r w:rsidR="001710A8">
          <w:rPr>
            <w:rFonts w:cs="Arial"/>
          </w:rPr>
          <w:t>ERP.13.9.</w:t>
        </w:r>
      </w:ins>
      <w:r w:rsidR="000367AC">
        <w:rPr>
          <w:rFonts w:cs="Arial"/>
        </w:rPr>
        <w:t>2.</w:t>
      </w:r>
      <w:r w:rsidR="00E06E04" w:rsidRPr="00B153FA">
        <w:rPr>
          <w:rFonts w:cs="Arial"/>
        </w:rPr>
        <w:t xml:space="preserve">58 </w:t>
      </w:r>
      <w:r w:rsidR="00E06E04">
        <w:rPr>
          <w:rFonts w:cs="Arial"/>
        </w:rPr>
        <w:t>Планирование обеспечения МТР, работами и услугами»</w:t>
      </w:r>
      <w:r w:rsidR="00CD0448">
        <w:rPr>
          <w:rFonts w:cs="Arial"/>
        </w:rPr>
        <w:t xml:space="preserve">) </w:t>
      </w:r>
      <w:r w:rsidR="008C6E5C">
        <w:rPr>
          <w:rFonts w:cs="Arial"/>
        </w:rPr>
        <w:t xml:space="preserve">и </w:t>
      </w:r>
      <w:r w:rsidR="0028527F" w:rsidRPr="007008A3">
        <w:rPr>
          <w:rFonts w:cs="Arial"/>
        </w:rPr>
        <w:t>работ</w:t>
      </w:r>
      <w:r w:rsidR="00CD0448">
        <w:rPr>
          <w:rFonts w:cs="Arial"/>
        </w:rPr>
        <w:t xml:space="preserve"> (видов работ и тарифов, планируемых на МВЗ, </w:t>
      </w:r>
      <w:r w:rsidR="00CD0448" w:rsidRPr="00B153FA">
        <w:rPr>
          <w:rFonts w:cs="Arial"/>
        </w:rPr>
        <w:t xml:space="preserve">см. </w:t>
      </w:r>
      <w:r w:rsidR="00CF6EAA" w:rsidRPr="00B153FA">
        <w:rPr>
          <w:rFonts w:cs="Arial"/>
        </w:rPr>
        <w:t xml:space="preserve">КД </w:t>
      </w:r>
      <w:del w:id="1790" w:author="Александр Шрамков" w:date="2021-03-05T12:38:00Z">
        <w:r w:rsidR="000367AC" w:rsidDel="001710A8">
          <w:rPr>
            <w:rFonts w:cs="Arial"/>
          </w:rPr>
          <w:delText>ERP.9.9.</w:delText>
        </w:r>
      </w:del>
      <w:ins w:id="1791" w:author="Александр Шрамков" w:date="2021-03-05T12:38:00Z">
        <w:r w:rsidR="001710A8">
          <w:rPr>
            <w:rFonts w:cs="Arial"/>
          </w:rPr>
          <w:t>ERP.13.9.</w:t>
        </w:r>
      </w:ins>
      <w:r w:rsidR="000367AC">
        <w:rPr>
          <w:rFonts w:cs="Arial"/>
        </w:rPr>
        <w:t>2.</w:t>
      </w:r>
      <w:r w:rsidR="00CF6EAA" w:rsidRPr="00B153FA">
        <w:rPr>
          <w:rFonts w:cs="Arial"/>
        </w:rPr>
        <w:t>37 Обеспечение плановых данных</w:t>
      </w:r>
      <w:r w:rsidR="00CD0448">
        <w:rPr>
          <w:rFonts w:cs="Arial"/>
        </w:rPr>
        <w:t>)</w:t>
      </w:r>
      <w:r w:rsidR="0028527F" w:rsidRPr="007008A3">
        <w:rPr>
          <w:rFonts w:cs="Arial"/>
        </w:rPr>
        <w:t xml:space="preserve">. </w:t>
      </w:r>
    </w:p>
    <w:p w14:paraId="0F3FCD30" w14:textId="04302D6C" w:rsidR="0028527F" w:rsidRPr="007008A3" w:rsidDel="00066B57" w:rsidRDefault="0028527F" w:rsidP="001E13A9">
      <w:pPr>
        <w:rPr>
          <w:del w:id="1792" w:author="Попова Дарья" w:date="2020-07-21T14:17:00Z"/>
          <w:rFonts w:eastAsiaTheme="majorEastAsia" w:cs="Arial"/>
        </w:rPr>
      </w:pPr>
    </w:p>
    <w:p w14:paraId="1DAF54A0" w14:textId="7CDD04EA" w:rsidR="0028527F" w:rsidRPr="007008A3" w:rsidRDefault="00A774D5">
      <w:pPr>
        <w:pStyle w:val="4"/>
      </w:pPr>
      <w:r>
        <w:t>Шаг процесса 35</w:t>
      </w:r>
      <w:r w:rsidR="0028527F" w:rsidRPr="007008A3">
        <w:t>0 – Балансировка мощностей ВПС со смежными службами/ подразделениями</w:t>
      </w:r>
    </w:p>
    <w:p w14:paraId="6A4E3BB7" w14:textId="772C93D4" w:rsidR="0028527F" w:rsidRPr="00E95641" w:rsidDel="00066B57" w:rsidRDefault="0028527F" w:rsidP="001E13A9">
      <w:pPr>
        <w:rPr>
          <w:del w:id="1793" w:author="Попова Дарья" w:date="2020-07-21T14:17:00Z"/>
          <w:rFonts w:cs="Arial"/>
          <w:rPrChange w:id="1794" w:author="Попова Дарья" w:date="2020-07-21T14:37:00Z">
            <w:rPr>
              <w:del w:id="1795" w:author="Попова Дарья" w:date="2020-07-21T14:17:00Z"/>
              <w:rFonts w:eastAsiaTheme="majorEastAsia" w:cs="Arial"/>
            </w:rPr>
          </w:rPrChange>
        </w:rPr>
      </w:pPr>
    </w:p>
    <w:p w14:paraId="5655C128" w14:textId="3BB8C847" w:rsidR="00366CB2" w:rsidRDefault="00F62E46" w:rsidP="00366CB2">
      <w:pPr>
        <w:spacing w:after="240" w:line="276" w:lineRule="auto"/>
        <w:rPr>
          <w:rFonts w:cs="Arial"/>
        </w:rPr>
      </w:pPr>
      <w:r>
        <w:rPr>
          <w:rFonts w:cs="Arial"/>
        </w:rPr>
        <w:t>Планировщик</w:t>
      </w:r>
      <w:r w:rsidR="0028527F" w:rsidRPr="007008A3">
        <w:rPr>
          <w:rFonts w:cs="Arial"/>
        </w:rPr>
        <w:t xml:space="preserve"> </w:t>
      </w:r>
      <w:r w:rsidR="002535C0">
        <w:rPr>
          <w:rFonts w:cs="Arial"/>
        </w:rPr>
        <w:t>ТОиР УО</w:t>
      </w:r>
      <w:r w:rsidR="00BB53B0">
        <w:rPr>
          <w:rFonts w:cs="Arial"/>
        </w:rPr>
        <w:t xml:space="preserve"> </w:t>
      </w:r>
      <w:ins w:id="1796" w:author="Попова Дарья" w:date="2020-07-21T14:35:00Z">
        <w:r w:rsidR="00E95641">
          <w:rPr>
            <w:rFonts w:cs="Arial"/>
          </w:rPr>
          <w:t xml:space="preserve">или Планировщик ЗиС УО </w:t>
        </w:r>
      </w:ins>
      <w:r w:rsidR="00366CB2">
        <w:rPr>
          <w:rFonts w:cs="Arial"/>
        </w:rPr>
        <w:t>анализирует загрузку</w:t>
      </w:r>
      <w:r w:rsidR="0028527F" w:rsidRPr="007008A3">
        <w:rPr>
          <w:rFonts w:cs="Arial"/>
        </w:rPr>
        <w:t xml:space="preserve"> ВПС</w:t>
      </w:r>
      <w:r w:rsidR="00366CB2">
        <w:rPr>
          <w:rFonts w:cs="Arial"/>
        </w:rPr>
        <w:t xml:space="preserve">, аналогично шагу </w:t>
      </w:r>
      <w:ins w:id="1797" w:author="Попова Дарья" w:date="2020-07-21T14:35:00Z">
        <w:r w:rsidR="00E95641">
          <w:rPr>
            <w:rFonts w:cs="Arial"/>
          </w:rPr>
          <w:t>33</w:t>
        </w:r>
      </w:ins>
      <w:del w:id="1798" w:author="Попова Дарья" w:date="2020-07-21T14:35:00Z">
        <w:r w:rsidR="00366CB2" w:rsidDel="00E95641">
          <w:rPr>
            <w:rFonts w:cs="Arial"/>
          </w:rPr>
          <w:delText>24</w:delText>
        </w:r>
      </w:del>
      <w:r w:rsidR="00366CB2">
        <w:rPr>
          <w:rFonts w:cs="Arial"/>
        </w:rPr>
        <w:t>0, но с учетом</w:t>
      </w:r>
      <w:r w:rsidR="00D139D7">
        <w:rPr>
          <w:rFonts w:cs="Arial"/>
        </w:rPr>
        <w:t xml:space="preserve"> заказ</w:t>
      </w:r>
      <w:r w:rsidR="00366CB2">
        <w:rPr>
          <w:rFonts w:cs="Arial"/>
        </w:rPr>
        <w:t>ов смежных подразделений,</w:t>
      </w:r>
      <w:r w:rsidR="0028527F" w:rsidRPr="007008A3">
        <w:rPr>
          <w:rFonts w:cs="Arial"/>
        </w:rPr>
        <w:t xml:space="preserve"> и при необходимости провод</w:t>
      </w:r>
      <w:r w:rsidR="00366CB2">
        <w:rPr>
          <w:rFonts w:cs="Arial"/>
        </w:rPr>
        <w:t xml:space="preserve">ит балансировку мощностей ВПС с </w:t>
      </w:r>
      <w:r w:rsidR="00583B3B">
        <w:rPr>
          <w:rFonts w:cs="Arial"/>
        </w:rPr>
        <w:t xml:space="preserve">Планировщиками </w:t>
      </w:r>
      <w:r w:rsidR="00366CB2">
        <w:rPr>
          <w:rFonts w:cs="Arial"/>
        </w:rPr>
        <w:t>смежных служб</w:t>
      </w:r>
      <w:r w:rsidR="0028527F" w:rsidRPr="007008A3">
        <w:rPr>
          <w:rFonts w:cs="Arial"/>
        </w:rPr>
        <w:t>.</w:t>
      </w:r>
      <w:r w:rsidR="00366CB2">
        <w:rPr>
          <w:rFonts w:cs="Arial"/>
        </w:rPr>
        <w:t xml:space="preserve"> В случае несбалансированности </w:t>
      </w:r>
      <w:r w:rsidR="00583B3B">
        <w:rPr>
          <w:rFonts w:cs="Arial"/>
        </w:rPr>
        <w:t xml:space="preserve">Планировщик </w:t>
      </w:r>
      <w:r w:rsidR="002535C0">
        <w:rPr>
          <w:rFonts w:cs="Arial"/>
        </w:rPr>
        <w:t>ТОиР УО</w:t>
      </w:r>
      <w:ins w:id="1799" w:author="Попова Дарья" w:date="2020-07-21T14:36:00Z">
        <w:r w:rsidR="00E95641">
          <w:rPr>
            <w:rFonts w:cs="Arial"/>
          </w:rPr>
          <w:t xml:space="preserve"> или Планировщик ЗиС УО</w:t>
        </w:r>
      </w:ins>
      <w:r w:rsidR="00366CB2">
        <w:rPr>
          <w:rFonts w:cs="Arial"/>
        </w:rPr>
        <w:t>, на чьих</w:t>
      </w:r>
      <w:r w:rsidR="00D139D7">
        <w:rPr>
          <w:rFonts w:cs="Arial"/>
        </w:rPr>
        <w:t xml:space="preserve"> заказ</w:t>
      </w:r>
      <w:r w:rsidR="00366CB2">
        <w:rPr>
          <w:rFonts w:cs="Arial"/>
        </w:rPr>
        <w:t>ах</w:t>
      </w:r>
      <w:ins w:id="1800" w:author="Попова Дарья" w:date="2020-07-21T14:36:00Z">
        <w:r w:rsidR="00E95641">
          <w:rPr>
            <w:rFonts w:cs="Arial"/>
          </w:rPr>
          <w:t xml:space="preserve"> или сетевых графиках</w:t>
        </w:r>
      </w:ins>
      <w:r w:rsidR="00366CB2">
        <w:rPr>
          <w:rFonts w:cs="Arial"/>
        </w:rPr>
        <w:t xml:space="preserve"> возникает дисбаланс использования ВПС, выполняет корректировку</w:t>
      </w:r>
      <w:r w:rsidR="00D139D7">
        <w:rPr>
          <w:rFonts w:cs="Arial"/>
        </w:rPr>
        <w:t xml:space="preserve"> заказ</w:t>
      </w:r>
      <w:r w:rsidR="00A774D5">
        <w:rPr>
          <w:rFonts w:cs="Arial"/>
        </w:rPr>
        <w:t xml:space="preserve">ов </w:t>
      </w:r>
      <w:ins w:id="1801" w:author="Попова Дарья" w:date="2020-07-21T14:36:00Z">
        <w:r w:rsidR="00E95641">
          <w:rPr>
            <w:rFonts w:cs="Arial"/>
          </w:rPr>
          <w:t xml:space="preserve">или сетевых графиков </w:t>
        </w:r>
      </w:ins>
      <w:r w:rsidR="00A774D5">
        <w:rPr>
          <w:rFonts w:cs="Arial"/>
        </w:rPr>
        <w:t>на шаге 47</w:t>
      </w:r>
      <w:r w:rsidR="00366CB2">
        <w:rPr>
          <w:rFonts w:cs="Arial"/>
        </w:rPr>
        <w:t xml:space="preserve">0, </w:t>
      </w:r>
      <w:r w:rsidR="003D4E30">
        <w:rPr>
          <w:rFonts w:cs="Arial"/>
        </w:rPr>
        <w:t>в случае</w:t>
      </w:r>
      <w:r w:rsidR="00366CB2">
        <w:rPr>
          <w:rFonts w:cs="Arial"/>
        </w:rPr>
        <w:t xml:space="preserve"> сбалансированности – устанавливает на</w:t>
      </w:r>
      <w:r w:rsidR="00D139D7">
        <w:rPr>
          <w:rFonts w:cs="Arial"/>
        </w:rPr>
        <w:t xml:space="preserve"> заказ</w:t>
      </w:r>
      <w:r w:rsidR="00366CB2">
        <w:rPr>
          <w:rFonts w:cs="Arial"/>
        </w:rPr>
        <w:t>ах статус «</w:t>
      </w:r>
      <w:r w:rsidR="00366CB2" w:rsidRPr="00366CB2">
        <w:rPr>
          <w:rFonts w:cs="Arial"/>
        </w:rPr>
        <w:t>ВПСС - ВПС сбалансированы со смежными</w:t>
      </w:r>
      <w:r w:rsidR="00D139D7">
        <w:rPr>
          <w:rFonts w:cs="Arial"/>
        </w:rPr>
        <w:t xml:space="preserve"> заказ</w:t>
      </w:r>
      <w:r w:rsidR="00366CB2" w:rsidRPr="00366CB2">
        <w:rPr>
          <w:rFonts w:cs="Arial"/>
        </w:rPr>
        <w:t>ами</w:t>
      </w:r>
      <w:r w:rsidR="00366CB2">
        <w:rPr>
          <w:rFonts w:cs="Arial"/>
        </w:rPr>
        <w:t>»</w:t>
      </w:r>
      <w:ins w:id="1802" w:author="Попова Дарья" w:date="2020-07-21T14:37:00Z">
        <w:r w:rsidR="00E95641">
          <w:rPr>
            <w:rFonts w:cs="Arial"/>
          </w:rPr>
          <w:t>, на сетевых графиках установка дополнительных статусов не требуется.</w:t>
        </w:r>
      </w:ins>
      <w:del w:id="1803" w:author="Попова Дарья" w:date="2020-07-21T14:37:00Z">
        <w:r w:rsidR="00366CB2" w:rsidDel="00E95641">
          <w:rPr>
            <w:rFonts w:cs="Arial"/>
          </w:rPr>
          <w:delText>.</w:delText>
        </w:r>
      </w:del>
    </w:p>
    <w:p w14:paraId="356DEE6C" w14:textId="7447B13E" w:rsidR="000E4C83" w:rsidRDefault="000E4C83" w:rsidP="00366CB2">
      <w:pPr>
        <w:spacing w:after="240" w:line="276" w:lineRule="auto"/>
        <w:rPr>
          <w:rFonts w:cs="Arial"/>
        </w:rPr>
      </w:pPr>
      <w:r>
        <w:rPr>
          <w:rFonts w:cs="Arial"/>
        </w:rPr>
        <w:t>Описание статусов</w:t>
      </w:r>
      <w:r w:rsidR="00496911">
        <w:rPr>
          <w:rFonts w:cs="Arial"/>
        </w:rPr>
        <w:t xml:space="preserve"> и статусных схем</w:t>
      </w:r>
      <w:r>
        <w:rPr>
          <w:rFonts w:cs="Arial"/>
        </w:rPr>
        <w:t xml:space="preserve"> заказов </w:t>
      </w:r>
      <w:r w:rsidR="00496911">
        <w:rPr>
          <w:rFonts w:cs="Arial"/>
        </w:rPr>
        <w:t>представлено в разделе 5.7.1. данного КД.</w:t>
      </w:r>
    </w:p>
    <w:p w14:paraId="32E00807" w14:textId="6303DF49" w:rsidR="0028527F" w:rsidRDefault="00070029" w:rsidP="0028527F">
      <w:pPr>
        <w:spacing w:after="240" w:line="276" w:lineRule="auto"/>
        <w:rPr>
          <w:rFonts w:cs="Arial"/>
        </w:rPr>
      </w:pPr>
      <w:r>
        <w:rPr>
          <w:rFonts w:cs="Arial"/>
        </w:rPr>
        <w:t xml:space="preserve">В случае невозможности определить на уровне </w:t>
      </w:r>
      <w:r w:rsidR="00583B3B">
        <w:rPr>
          <w:rFonts w:cs="Arial"/>
        </w:rPr>
        <w:t>Планировщиков</w:t>
      </w:r>
      <w:r w:rsidR="00BB53B0">
        <w:rPr>
          <w:rFonts w:cs="Arial"/>
        </w:rPr>
        <w:t xml:space="preserve"> </w:t>
      </w:r>
      <w:r w:rsidR="002535C0">
        <w:rPr>
          <w:rFonts w:cs="Arial"/>
        </w:rPr>
        <w:t>ТОиР УО</w:t>
      </w:r>
      <w:del w:id="1804" w:author="Попова Дарья" w:date="2020-07-21T14:37:00Z">
        <w:r w:rsidDel="00E95641">
          <w:rPr>
            <w:rFonts w:cs="Arial"/>
          </w:rPr>
          <w:delText>,</w:delText>
        </w:r>
      </w:del>
      <w:ins w:id="1805" w:author="Попова Дарья" w:date="2020-07-21T14:37:00Z">
        <w:r w:rsidR="00E95641">
          <w:rPr>
            <w:rFonts w:cs="Arial"/>
          </w:rPr>
          <w:t xml:space="preserve"> и Планировщика ЗиС УО</w:t>
        </w:r>
      </w:ins>
      <w:r>
        <w:rPr>
          <w:rFonts w:cs="Arial"/>
        </w:rPr>
        <w:t xml:space="preserve"> ситуация с ВПС эскалируется по электронной почте на следующие уровни (последовательно, в случае невозможности определить решение на соответствующем уровне): Старший планировщик </w:t>
      </w:r>
      <w:r w:rsidR="002535C0">
        <w:rPr>
          <w:rFonts w:cs="Arial"/>
        </w:rPr>
        <w:t>ТОиР УО</w:t>
      </w:r>
      <w:r>
        <w:rPr>
          <w:rFonts w:cs="Arial"/>
        </w:rPr>
        <w:t xml:space="preserve"> – Главный Специалист </w:t>
      </w:r>
      <w:r w:rsidR="002535C0">
        <w:rPr>
          <w:rFonts w:cs="Arial"/>
        </w:rPr>
        <w:t>ТОиР УО</w:t>
      </w:r>
      <w:r>
        <w:rPr>
          <w:rFonts w:cs="Arial"/>
        </w:rPr>
        <w:t xml:space="preserve">. Электронное </w:t>
      </w:r>
      <w:r>
        <w:rPr>
          <w:rFonts w:cs="Arial"/>
        </w:rPr>
        <w:lastRenderedPageBreak/>
        <w:t xml:space="preserve">письмо оформляет </w:t>
      </w:r>
      <w:r w:rsidR="00583B3B">
        <w:rPr>
          <w:rFonts w:cs="Arial"/>
        </w:rPr>
        <w:t>Планировщик</w:t>
      </w:r>
      <w:r w:rsidR="000E4C83">
        <w:rPr>
          <w:rFonts w:cs="Arial"/>
        </w:rPr>
        <w:t xml:space="preserve"> </w:t>
      </w:r>
      <w:r w:rsidR="002535C0">
        <w:rPr>
          <w:rFonts w:cs="Arial"/>
        </w:rPr>
        <w:t>ТОиР УО</w:t>
      </w:r>
      <w:r w:rsidR="00583B3B">
        <w:rPr>
          <w:rFonts w:cs="Arial"/>
        </w:rPr>
        <w:t xml:space="preserve"> </w:t>
      </w:r>
      <w:r>
        <w:rPr>
          <w:rFonts w:cs="Arial"/>
        </w:rPr>
        <w:t>с б</w:t>
      </w:r>
      <w:r w:rsidRPr="00E95641">
        <w:rPr>
          <w:rFonts w:cs="Arial"/>
          <w:rPrChange w:id="1806" w:author="Попова Дарья" w:date="2020-07-21T14:37:00Z">
            <w:rPr>
              <w:rFonts w:cs="Arial"/>
              <w:i/>
            </w:rPr>
          </w:rPrChange>
        </w:rPr>
        <w:t>о</w:t>
      </w:r>
      <w:r>
        <w:rPr>
          <w:rFonts w:cs="Arial"/>
        </w:rPr>
        <w:t>льшим (равно сформированным последним из претендующих на использование ВПС) номером заказа.</w:t>
      </w:r>
    </w:p>
    <w:p w14:paraId="57A0CEFB" w14:textId="77777777" w:rsidR="00366CB2" w:rsidRDefault="00366CB2" w:rsidP="00366CB2">
      <w:pPr>
        <w:spacing w:after="240" w:line="276" w:lineRule="auto"/>
        <w:rPr>
          <w:rFonts w:cs="Arial"/>
        </w:rPr>
      </w:pPr>
      <w:r>
        <w:rPr>
          <w:rFonts w:cs="Arial"/>
        </w:rPr>
        <w:t>Используются транзакции</w:t>
      </w:r>
    </w:p>
    <w:p w14:paraId="4F31563D" w14:textId="77777777" w:rsidR="00366CB2" w:rsidRDefault="00366CB2" w:rsidP="00366CB2">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14:paraId="32C640F2" w14:textId="77777777" w:rsidR="009D03A0" w:rsidRPr="00AF2D49" w:rsidRDefault="009D03A0" w:rsidP="001F00CA">
      <w:pPr>
        <w:spacing w:after="120" w:line="276" w:lineRule="auto"/>
        <w:ind w:left="924"/>
        <w:jc w:val="left"/>
        <w:rPr>
          <w:rFonts w:cs="Arial"/>
        </w:rPr>
      </w:pPr>
      <w:r w:rsidRPr="00AF2D49">
        <w:rPr>
          <w:rFonts w:cs="Arial"/>
        </w:rPr>
        <w:t>Поля для заполнения на селекционном экране:</w:t>
      </w:r>
    </w:p>
    <w:p w14:paraId="7AB65522" w14:textId="77777777" w:rsidR="009D03A0" w:rsidRPr="00AF2D49" w:rsidRDefault="009D03A0" w:rsidP="001F00CA">
      <w:pPr>
        <w:spacing w:after="120" w:line="276" w:lineRule="auto"/>
        <w:ind w:left="924"/>
        <w:jc w:val="left"/>
        <w:rPr>
          <w:rFonts w:cs="Arial"/>
        </w:rPr>
      </w:pPr>
      <w:r w:rsidRPr="00AF2D49">
        <w:rPr>
          <w:rFonts w:cs="Arial"/>
        </w:rPr>
        <w:t>- Техническое место;</w:t>
      </w:r>
    </w:p>
    <w:p w14:paraId="3FECF5A8" w14:textId="77777777" w:rsidR="009D03A0" w:rsidRPr="000E4C83" w:rsidRDefault="009D03A0" w:rsidP="001F00CA">
      <w:pPr>
        <w:spacing w:after="120" w:line="276" w:lineRule="auto"/>
        <w:ind w:left="924"/>
        <w:jc w:val="left"/>
        <w:rPr>
          <w:rFonts w:cs="Arial"/>
        </w:rPr>
      </w:pPr>
      <w:r w:rsidRPr="000E4C83">
        <w:rPr>
          <w:rFonts w:cs="Arial"/>
        </w:rPr>
        <w:t>- Группа планирования;</w:t>
      </w:r>
    </w:p>
    <w:p w14:paraId="00991510" w14:textId="77777777" w:rsidR="009D03A0" w:rsidRPr="000E4C83" w:rsidRDefault="009D03A0" w:rsidP="00B153FA">
      <w:pPr>
        <w:spacing w:after="240" w:line="276" w:lineRule="auto"/>
        <w:ind w:left="927"/>
        <w:jc w:val="left"/>
        <w:rPr>
          <w:rFonts w:cs="Arial"/>
        </w:rPr>
      </w:pPr>
      <w:r w:rsidRPr="000E4C83">
        <w:rPr>
          <w:rFonts w:cs="Arial"/>
        </w:rPr>
        <w:t>- Период (с .. по).</w:t>
      </w:r>
    </w:p>
    <w:p w14:paraId="54A3A21D" w14:textId="77777777" w:rsidR="009366E7" w:rsidRDefault="009366E7" w:rsidP="009366E7">
      <w:pPr>
        <w:pStyle w:val="afa"/>
        <w:numPr>
          <w:ilvl w:val="0"/>
          <w:numId w:val="17"/>
        </w:numPr>
        <w:spacing w:after="240" w:line="276" w:lineRule="auto"/>
        <w:rPr>
          <w:ins w:id="1807" w:author="Попова Дарья" w:date="2020-07-21T14:38:00Z"/>
          <w:rFonts w:cs="Arial"/>
        </w:rPr>
      </w:pPr>
      <w:ins w:id="1808" w:author="Попова Дарья" w:date="2020-07-21T14:38:00Z">
        <w:r>
          <w:rPr>
            <w:rFonts w:cs="Arial"/>
            <w:lang w:val="en-US"/>
          </w:rPr>
          <w:t>CJ20N</w:t>
        </w:r>
        <w:r>
          <w:rPr>
            <w:rFonts w:cs="Arial"/>
          </w:rPr>
          <w:t xml:space="preserve"> – </w:t>
        </w:r>
        <w:r w:rsidRPr="00AA72D3">
          <w:rPr>
            <w:rFonts w:cs="Arial"/>
          </w:rPr>
          <w:t>Project Builder</w:t>
        </w:r>
        <w:r>
          <w:rPr>
            <w:rFonts w:cs="Arial"/>
          </w:rPr>
          <w:t>.</w:t>
        </w:r>
      </w:ins>
    </w:p>
    <w:p w14:paraId="248F118C" w14:textId="77777777" w:rsidR="009366E7" w:rsidRPr="00F877A5" w:rsidRDefault="009366E7" w:rsidP="009366E7">
      <w:pPr>
        <w:pStyle w:val="afa"/>
        <w:spacing w:after="120" w:line="276" w:lineRule="auto"/>
        <w:ind w:left="1287" w:firstLine="0"/>
        <w:rPr>
          <w:ins w:id="1809" w:author="Попова Дарья" w:date="2020-07-21T14:38:00Z"/>
          <w:rFonts w:cs="Arial"/>
        </w:rPr>
      </w:pPr>
      <w:ins w:id="1810" w:author="Попова Дарья" w:date="2020-07-21T14:38:00Z">
        <w:r w:rsidRPr="00F877A5">
          <w:rPr>
            <w:rFonts w:cs="Arial"/>
          </w:rPr>
          <w:t>Поля для заполнения на селекционном экране:</w:t>
        </w:r>
      </w:ins>
    </w:p>
    <w:p w14:paraId="1FA0E7A0" w14:textId="77777777" w:rsidR="009366E7" w:rsidRDefault="009366E7" w:rsidP="009366E7">
      <w:pPr>
        <w:pStyle w:val="afa"/>
        <w:spacing w:after="240" w:line="276" w:lineRule="auto"/>
        <w:ind w:left="1287" w:firstLine="0"/>
        <w:rPr>
          <w:ins w:id="1811" w:author="Попова Дарья" w:date="2020-07-21T14:38:00Z"/>
          <w:rFonts w:cs="Arial"/>
        </w:rPr>
      </w:pPr>
      <w:ins w:id="1812" w:author="Попова Дарья" w:date="2020-07-21T14:38:00Z">
        <w:r>
          <w:rPr>
            <w:rFonts w:cs="Arial"/>
          </w:rPr>
          <w:t>- Проект;</w:t>
        </w:r>
      </w:ins>
    </w:p>
    <w:p w14:paraId="7AE2AEB4" w14:textId="77777777" w:rsidR="009366E7" w:rsidRDefault="009366E7" w:rsidP="009366E7">
      <w:pPr>
        <w:pStyle w:val="afa"/>
        <w:spacing w:after="240" w:line="276" w:lineRule="auto"/>
        <w:ind w:left="1287" w:firstLine="0"/>
        <w:rPr>
          <w:ins w:id="1813" w:author="Попова Дарья" w:date="2020-07-21T14:38:00Z"/>
          <w:rFonts w:cs="Arial"/>
        </w:rPr>
      </w:pPr>
      <w:ins w:id="1814" w:author="Попова Дарья" w:date="2020-07-21T14:38:00Z">
        <w:r>
          <w:rPr>
            <w:rFonts w:cs="Arial"/>
          </w:rPr>
          <w:t>- СПП-элемент.</w:t>
        </w:r>
      </w:ins>
    </w:p>
    <w:p w14:paraId="18FD8135" w14:textId="65551777" w:rsidR="0028527F" w:rsidRPr="007008A3" w:rsidDel="009366E7" w:rsidRDefault="0028527F" w:rsidP="009721BA">
      <w:pPr>
        <w:ind w:firstLine="0"/>
        <w:rPr>
          <w:del w:id="1815" w:author="Попова Дарья" w:date="2020-07-21T14:38:00Z"/>
          <w:rFonts w:eastAsiaTheme="majorEastAsia" w:cs="Arial"/>
        </w:rPr>
      </w:pPr>
    </w:p>
    <w:p w14:paraId="50528E9E" w14:textId="565EE49C" w:rsidR="0028527F" w:rsidRPr="007008A3" w:rsidRDefault="00A774D5">
      <w:pPr>
        <w:pStyle w:val="4"/>
      </w:pPr>
      <w:r>
        <w:t>Шаг процесса 36</w:t>
      </w:r>
      <w:r w:rsidR="0028527F" w:rsidRPr="007008A3">
        <w:t xml:space="preserve">0 – Согласование плана-графика </w:t>
      </w:r>
      <w:r w:rsidR="00F62E46">
        <w:t>Планировщик</w:t>
      </w:r>
      <w:r w:rsidR="0028527F" w:rsidRPr="007008A3">
        <w:t>ом</w:t>
      </w:r>
    </w:p>
    <w:p w14:paraId="0A361E5D" w14:textId="17221069" w:rsidR="0028527F" w:rsidRPr="007008A3" w:rsidDel="009366E7" w:rsidRDefault="0028527F" w:rsidP="001E13A9">
      <w:pPr>
        <w:rPr>
          <w:del w:id="1816" w:author="Попова Дарья" w:date="2020-07-21T14:43:00Z"/>
          <w:rFonts w:eastAsiaTheme="majorEastAsia" w:cs="Arial"/>
        </w:rPr>
      </w:pPr>
    </w:p>
    <w:p w14:paraId="59379CE4" w14:textId="7809DE2E" w:rsidR="0028527F" w:rsidRDefault="00366CB2" w:rsidP="0028527F">
      <w:pPr>
        <w:spacing w:after="240" w:line="276" w:lineRule="auto"/>
        <w:rPr>
          <w:rFonts w:cs="Arial"/>
        </w:rPr>
      </w:pPr>
      <w:r>
        <w:rPr>
          <w:rFonts w:cs="Arial"/>
        </w:rPr>
        <w:t>После проверки и балансировки всех ресурсов на</w:t>
      </w:r>
      <w:r w:rsidR="00D139D7">
        <w:rPr>
          <w:rFonts w:cs="Arial"/>
        </w:rPr>
        <w:t xml:space="preserve"> заказ</w:t>
      </w:r>
      <w:r>
        <w:rPr>
          <w:rFonts w:cs="Arial"/>
        </w:rPr>
        <w:t xml:space="preserve">ах, выполненных в предшествующих шагах, </w:t>
      </w:r>
      <w:r w:rsidR="00583B3B">
        <w:rPr>
          <w:rFonts w:cs="Arial"/>
        </w:rPr>
        <w:t xml:space="preserve">Планировщик </w:t>
      </w:r>
      <w:r w:rsidR="002535C0">
        <w:rPr>
          <w:rFonts w:cs="Arial"/>
        </w:rPr>
        <w:t>ТОиР УО</w:t>
      </w:r>
      <w:r>
        <w:rPr>
          <w:rFonts w:cs="Arial"/>
        </w:rPr>
        <w:t xml:space="preserve"> устанавливает на</w:t>
      </w:r>
      <w:r w:rsidR="00D139D7">
        <w:rPr>
          <w:rFonts w:cs="Arial"/>
        </w:rPr>
        <w:t xml:space="preserve"> заказ</w:t>
      </w:r>
      <w:r>
        <w:rPr>
          <w:rFonts w:cs="Arial"/>
        </w:rPr>
        <w:t>ах ТОРО статус «</w:t>
      </w:r>
      <w:r w:rsidRPr="00366CB2">
        <w:rPr>
          <w:rFonts w:cs="Arial"/>
        </w:rPr>
        <w:t xml:space="preserve">СГПЛ - Отправлен на согласование </w:t>
      </w:r>
      <w:r w:rsidR="00583B3B">
        <w:rPr>
          <w:rFonts w:cs="Arial"/>
        </w:rPr>
        <w:t>П</w:t>
      </w:r>
      <w:r w:rsidR="00583B3B" w:rsidRPr="00366CB2">
        <w:rPr>
          <w:rFonts w:cs="Arial"/>
        </w:rPr>
        <w:t xml:space="preserve">ланировщиком </w:t>
      </w:r>
      <w:r w:rsidR="002535C0">
        <w:rPr>
          <w:rFonts w:cs="Arial"/>
        </w:rPr>
        <w:t>ТОиР УО</w:t>
      </w:r>
      <w:r>
        <w:rPr>
          <w:rFonts w:cs="Arial"/>
        </w:rPr>
        <w:t>» (при этом статус «ПЛАН» снимается)</w:t>
      </w:r>
      <w:r w:rsidR="00860138">
        <w:rPr>
          <w:rFonts w:cs="Arial"/>
        </w:rPr>
        <w:t>, печатает из системы план-график</w:t>
      </w:r>
      <w:r w:rsidR="00253652">
        <w:rPr>
          <w:rFonts w:cs="Arial"/>
        </w:rPr>
        <w:t>, подписывает его</w:t>
      </w:r>
      <w:r w:rsidR="00860138">
        <w:rPr>
          <w:rFonts w:cs="Arial"/>
        </w:rPr>
        <w:t>,</w:t>
      </w:r>
      <w:r>
        <w:rPr>
          <w:rFonts w:cs="Arial"/>
        </w:rPr>
        <w:t xml:space="preserve"> и </w:t>
      </w:r>
      <w:r w:rsidR="00253652">
        <w:rPr>
          <w:rFonts w:cs="Arial"/>
        </w:rPr>
        <w:t xml:space="preserve">затем </w:t>
      </w:r>
      <w:r w:rsidR="00860138">
        <w:rPr>
          <w:rFonts w:cs="Arial"/>
        </w:rPr>
        <w:t xml:space="preserve">передает </w:t>
      </w:r>
      <w:r w:rsidR="00253652">
        <w:rPr>
          <w:rFonts w:cs="Arial"/>
        </w:rPr>
        <w:t>С</w:t>
      </w:r>
      <w:r w:rsidR="00860138">
        <w:rPr>
          <w:rFonts w:cs="Arial"/>
        </w:rPr>
        <w:t>таршему планировщику</w:t>
      </w:r>
      <w:r>
        <w:rPr>
          <w:rFonts w:cs="Arial"/>
        </w:rPr>
        <w:t xml:space="preserve"> </w:t>
      </w:r>
      <w:r w:rsidR="002535C0">
        <w:rPr>
          <w:rFonts w:cs="Arial"/>
        </w:rPr>
        <w:t>ТОиР УО</w:t>
      </w:r>
      <w:r w:rsidR="00253652">
        <w:rPr>
          <w:rFonts w:cs="Arial"/>
        </w:rPr>
        <w:t xml:space="preserve"> </w:t>
      </w:r>
      <w:r w:rsidR="00860138">
        <w:rPr>
          <w:rFonts w:cs="Arial"/>
        </w:rPr>
        <w:t>на согласование</w:t>
      </w:r>
      <w:r w:rsidR="00A774D5">
        <w:rPr>
          <w:rFonts w:cs="Arial"/>
        </w:rPr>
        <w:t xml:space="preserve"> (шаг 37</w:t>
      </w:r>
      <w:r w:rsidR="00253652">
        <w:rPr>
          <w:rFonts w:cs="Arial"/>
        </w:rPr>
        <w:t>0)</w:t>
      </w:r>
      <w:r>
        <w:rPr>
          <w:rFonts w:cs="Arial"/>
        </w:rPr>
        <w:t>.</w:t>
      </w:r>
    </w:p>
    <w:p w14:paraId="39CC9C2A" w14:textId="45D777D5" w:rsidR="004F0FF3" w:rsidDel="007902A8" w:rsidRDefault="004F0FF3" w:rsidP="004F0FF3">
      <w:pPr>
        <w:rPr>
          <w:del w:id="1817" w:author="Попова Дарья" w:date="2020-07-21T14:51:00Z"/>
          <w:rFonts w:cs="Arial"/>
        </w:rPr>
      </w:pPr>
    </w:p>
    <w:p w14:paraId="798FC2EF" w14:textId="48CA7674" w:rsidR="004F0FF3" w:rsidRDefault="004F0FF3">
      <w:pPr>
        <w:spacing w:after="240" w:line="276" w:lineRule="auto"/>
        <w:rPr>
          <w:rFonts w:cs="Arial"/>
        </w:rPr>
        <w:pPrChange w:id="1818" w:author="Попова Дарья" w:date="2020-07-21T14:51:00Z">
          <w:pPr/>
        </w:pPrChange>
      </w:pPr>
      <w:r>
        <w:rPr>
          <w:rFonts w:cs="Arial"/>
        </w:rPr>
        <w:t>После согласования, или при открытии заказа ТОРО на изменение система автоматически проверяет полномочия пользователя на текущий пользовательский статус с порядковым номером и в случае отсутствия полномочий установить следующий статус закрывает от изменения определенные под экраны в заказе ТОРО (гибкая настройка</w:t>
      </w:r>
      <w:r w:rsidR="003C5034">
        <w:rPr>
          <w:rFonts w:cs="Arial"/>
        </w:rPr>
        <w:t xml:space="preserve"> в зависимости от статуса</w:t>
      </w:r>
      <w:r w:rsidR="003C5034" w:rsidRPr="009721BA">
        <w:rPr>
          <w:rFonts w:cs="Arial"/>
        </w:rPr>
        <w:t>/</w:t>
      </w:r>
      <w:r w:rsidR="003C5034">
        <w:rPr>
          <w:rFonts w:cs="Arial"/>
        </w:rPr>
        <w:t>вида заказа ТОРО</w:t>
      </w:r>
      <w:r>
        <w:rPr>
          <w:rFonts w:cs="Arial"/>
        </w:rPr>
        <w:t>)</w:t>
      </w:r>
      <w:r w:rsidR="003C5034">
        <w:rPr>
          <w:rFonts w:cs="Arial"/>
        </w:rPr>
        <w:t>.</w:t>
      </w:r>
      <w:r>
        <w:rPr>
          <w:rFonts w:cs="Arial"/>
        </w:rPr>
        <w:t xml:space="preserve"> </w:t>
      </w:r>
      <w:r w:rsidR="003C5034">
        <w:rPr>
          <w:rFonts w:cs="Arial"/>
        </w:rPr>
        <w:t>Д</w:t>
      </w:r>
      <w:r>
        <w:rPr>
          <w:rFonts w:cs="Arial"/>
        </w:rPr>
        <w:t xml:space="preserve">ля этого </w:t>
      </w:r>
      <w:r w:rsidRPr="00D139D7">
        <w:rPr>
          <w:rFonts w:cs="Arial"/>
        </w:rPr>
        <w:t>используется разработка</w:t>
      </w:r>
      <w:r>
        <w:rPr>
          <w:rFonts w:cs="Arial"/>
        </w:rPr>
        <w:t>-расширение</w:t>
      </w:r>
      <w:r w:rsidRPr="00D139D7">
        <w:rPr>
          <w:rFonts w:cs="Arial"/>
        </w:rPr>
        <w:t xml:space="preserve">, код в реестре разработок </w:t>
      </w:r>
      <w:r>
        <w:rPr>
          <w:rFonts w:cs="Arial"/>
        </w:rPr>
        <w:t>PM</w:t>
      </w:r>
      <w:r w:rsidRPr="009721BA">
        <w:rPr>
          <w:rFonts w:cs="Arial"/>
        </w:rPr>
        <w:t>78</w:t>
      </w:r>
      <w:r>
        <w:rPr>
          <w:rFonts w:cs="Arial"/>
        </w:rPr>
        <w:t xml:space="preserve"> (см. описание в разделе 5.10.7.</w:t>
      </w:r>
      <w:r w:rsidRPr="009721BA">
        <w:rPr>
          <w:rFonts w:cs="Arial"/>
        </w:rPr>
        <w:t>11</w:t>
      </w:r>
      <w:r>
        <w:rPr>
          <w:rFonts w:cs="Arial"/>
        </w:rPr>
        <w:t xml:space="preserve"> данного КД)</w:t>
      </w:r>
      <w:r w:rsidRPr="00D139D7">
        <w:rPr>
          <w:rFonts w:cs="Arial"/>
        </w:rPr>
        <w:t>.</w:t>
      </w:r>
    </w:p>
    <w:p w14:paraId="3094F7EA" w14:textId="761CFF64" w:rsidR="004F0FF3" w:rsidDel="007902A8" w:rsidRDefault="004F0FF3" w:rsidP="0028527F">
      <w:pPr>
        <w:spacing w:after="240" w:line="276" w:lineRule="auto"/>
        <w:rPr>
          <w:del w:id="1819" w:author="Попова Дарья" w:date="2020-07-21T14:51:00Z"/>
          <w:rFonts w:cs="Arial"/>
        </w:rPr>
      </w:pPr>
    </w:p>
    <w:p w14:paraId="458ABF21" w14:textId="738AA37F" w:rsidR="00366CB2" w:rsidRDefault="00366CB2" w:rsidP="00366CB2">
      <w:pPr>
        <w:spacing w:after="240" w:line="276" w:lineRule="auto"/>
        <w:rPr>
          <w:rFonts w:cs="Arial"/>
        </w:rPr>
      </w:pPr>
      <w:r>
        <w:rPr>
          <w:rFonts w:cs="Arial"/>
        </w:rPr>
        <w:t>Использу</w:t>
      </w:r>
      <w:r w:rsidR="00253652">
        <w:rPr>
          <w:rFonts w:cs="Arial"/>
        </w:rPr>
        <w:t>е</w:t>
      </w:r>
      <w:r>
        <w:rPr>
          <w:rFonts w:cs="Arial"/>
        </w:rPr>
        <w:t>тся транзакци</w:t>
      </w:r>
      <w:r w:rsidR="00253652">
        <w:rPr>
          <w:rFonts w:cs="Arial"/>
        </w:rPr>
        <w:t>я</w:t>
      </w:r>
      <w:ins w:id="1820" w:author="Попова Дарья" w:date="2020-07-21T15:06:00Z">
        <w:r w:rsidR="00562173">
          <w:rPr>
            <w:rFonts w:cs="Arial"/>
          </w:rPr>
          <w:t>:</w:t>
        </w:r>
      </w:ins>
    </w:p>
    <w:p w14:paraId="76D328D4" w14:textId="2D9D7D94" w:rsidR="00E72857" w:rsidRDefault="005C4FA0" w:rsidP="00E72857">
      <w:pPr>
        <w:pStyle w:val="afa"/>
        <w:numPr>
          <w:ilvl w:val="0"/>
          <w:numId w:val="17"/>
        </w:numPr>
        <w:spacing w:after="240" w:line="276" w:lineRule="auto"/>
        <w:rPr>
          <w:rFonts w:cs="Arial"/>
        </w:rPr>
      </w:pPr>
      <w:r>
        <w:rPr>
          <w:rFonts w:cs="Arial"/>
          <w:lang w:val="en-US"/>
        </w:rPr>
        <w:t>ZPM</w:t>
      </w:r>
      <w:r w:rsidRPr="00E92377">
        <w:rPr>
          <w:rFonts w:cs="Arial"/>
        </w:rPr>
        <w:t>_</w:t>
      </w:r>
      <w:r>
        <w:rPr>
          <w:rFonts w:cs="Arial"/>
          <w:lang w:val="en-US"/>
        </w:rPr>
        <w:t>PLAN</w:t>
      </w:r>
      <w:r w:rsidRPr="00E92377">
        <w:rPr>
          <w:rFonts w:cs="Arial"/>
        </w:rPr>
        <w:t xml:space="preserve"> </w:t>
      </w:r>
      <w:r>
        <w:rPr>
          <w:rFonts w:cs="Arial"/>
        </w:rPr>
        <w:t>– Отчеты</w:t>
      </w:r>
      <w:r w:rsidRPr="00E92377">
        <w:rPr>
          <w:rFonts w:cs="Arial"/>
        </w:rPr>
        <w:t xml:space="preserve"> /</w:t>
      </w:r>
      <w:r>
        <w:rPr>
          <w:rFonts w:cs="Arial"/>
        </w:rPr>
        <w:t xml:space="preserve"> «Печатная форма План-график воздействий на ПА» «разработка </w:t>
      </w:r>
      <w:r w:rsidR="00E72857">
        <w:rPr>
          <w:rFonts w:cs="Arial"/>
        </w:rPr>
        <w:t>№ PM24</w:t>
      </w:r>
      <w:r>
        <w:rPr>
          <w:rFonts w:cs="Arial"/>
        </w:rPr>
        <w:t>)</w:t>
      </w:r>
    </w:p>
    <w:p w14:paraId="1DD25709" w14:textId="77777777" w:rsidR="009D03A0" w:rsidRPr="00AF2D49" w:rsidRDefault="009D03A0" w:rsidP="001F00CA">
      <w:pPr>
        <w:spacing w:after="120" w:line="276" w:lineRule="auto"/>
        <w:ind w:left="924"/>
        <w:jc w:val="left"/>
        <w:rPr>
          <w:rFonts w:cs="Arial"/>
        </w:rPr>
      </w:pPr>
      <w:r w:rsidRPr="00AF2D49">
        <w:rPr>
          <w:rFonts w:cs="Arial"/>
        </w:rPr>
        <w:t>Поля для заполнения на селекционном экране:</w:t>
      </w:r>
    </w:p>
    <w:p w14:paraId="2961BE3A" w14:textId="77777777" w:rsidR="009D03A0" w:rsidRPr="00AF2D49" w:rsidRDefault="009D03A0" w:rsidP="001F00CA">
      <w:pPr>
        <w:spacing w:after="120" w:line="276" w:lineRule="auto"/>
        <w:ind w:left="924"/>
        <w:jc w:val="left"/>
        <w:rPr>
          <w:rFonts w:cs="Arial"/>
        </w:rPr>
      </w:pPr>
      <w:r w:rsidRPr="00AF2D49">
        <w:rPr>
          <w:rFonts w:cs="Arial"/>
        </w:rPr>
        <w:t>- Техническое место;</w:t>
      </w:r>
    </w:p>
    <w:p w14:paraId="25CB7543" w14:textId="77777777" w:rsidR="009D03A0" w:rsidRPr="000E4C83" w:rsidRDefault="009D03A0" w:rsidP="001F00CA">
      <w:pPr>
        <w:spacing w:after="120" w:line="276" w:lineRule="auto"/>
        <w:ind w:left="924"/>
        <w:jc w:val="left"/>
        <w:rPr>
          <w:rFonts w:cs="Arial"/>
        </w:rPr>
      </w:pPr>
      <w:r w:rsidRPr="000E4C83">
        <w:rPr>
          <w:rFonts w:cs="Arial"/>
        </w:rPr>
        <w:t>- Группа планирования;</w:t>
      </w:r>
    </w:p>
    <w:p w14:paraId="095E5C0B" w14:textId="77777777" w:rsidR="009D03A0" w:rsidRPr="000E4C83" w:rsidRDefault="009D03A0" w:rsidP="00B153FA">
      <w:pPr>
        <w:spacing w:after="240" w:line="276" w:lineRule="auto"/>
        <w:ind w:left="927"/>
        <w:jc w:val="left"/>
        <w:rPr>
          <w:rFonts w:cs="Arial"/>
        </w:rPr>
      </w:pPr>
      <w:r w:rsidRPr="000E4C83">
        <w:rPr>
          <w:rFonts w:cs="Arial"/>
        </w:rPr>
        <w:lastRenderedPageBreak/>
        <w:t>- Период (с .. по).</w:t>
      </w:r>
    </w:p>
    <w:p w14:paraId="01D370E2" w14:textId="520F23C7" w:rsidR="007902A8" w:rsidRPr="007008A3" w:rsidRDefault="007902A8" w:rsidP="007902A8">
      <w:pPr>
        <w:pStyle w:val="4"/>
        <w:rPr>
          <w:ins w:id="1821" w:author="Попова Дарья" w:date="2020-07-21T14:50:00Z"/>
        </w:rPr>
      </w:pPr>
      <w:ins w:id="1822" w:author="Попова Дарья" w:date="2020-07-21T14:50:00Z">
        <w:r>
          <w:t>Шаг процесса 365</w:t>
        </w:r>
        <w:r w:rsidRPr="007008A3">
          <w:t xml:space="preserve"> – Согласование </w:t>
        </w:r>
        <w:r>
          <w:t>сетевых графиков Планировщиком</w:t>
        </w:r>
      </w:ins>
    </w:p>
    <w:p w14:paraId="39B78197" w14:textId="6B0AB8E0" w:rsidR="007902A8" w:rsidRDefault="007902A8" w:rsidP="007902A8">
      <w:pPr>
        <w:spacing w:after="240" w:line="276" w:lineRule="auto"/>
        <w:rPr>
          <w:ins w:id="1823" w:author="Попова Дарья" w:date="2020-07-21T14:51:00Z"/>
          <w:rFonts w:cs="Arial"/>
        </w:rPr>
      </w:pPr>
      <w:ins w:id="1824" w:author="Попова Дарья" w:date="2020-07-21T14:51:00Z">
        <w:r>
          <w:rPr>
            <w:rFonts w:cs="Arial"/>
          </w:rPr>
          <w:t xml:space="preserve">После проверки и балансировки всех ресурсов на сетевых графиках, выполненных в предшествующих шагах, Планировщик </w:t>
        </w:r>
      </w:ins>
      <w:ins w:id="1825" w:author="Попова Дарья" w:date="2020-07-21T14:52:00Z">
        <w:r>
          <w:rPr>
            <w:rFonts w:cs="Arial"/>
          </w:rPr>
          <w:t>З</w:t>
        </w:r>
      </w:ins>
      <w:ins w:id="1826" w:author="Попова Дарья" w:date="2020-07-21T14:51:00Z">
        <w:r>
          <w:rPr>
            <w:rFonts w:cs="Arial"/>
          </w:rPr>
          <w:t xml:space="preserve">иС УО устанавливает на </w:t>
        </w:r>
      </w:ins>
      <w:ins w:id="1827" w:author="Попова Дарья" w:date="2020-07-21T14:52:00Z">
        <w:r>
          <w:rPr>
            <w:rFonts w:cs="Arial"/>
          </w:rPr>
          <w:t>сетевых графиках</w:t>
        </w:r>
      </w:ins>
      <w:ins w:id="1828" w:author="Попова Дарья" w:date="2020-07-21T14:51:00Z">
        <w:r>
          <w:rPr>
            <w:rFonts w:cs="Arial"/>
          </w:rPr>
          <w:t xml:space="preserve"> статус «</w:t>
        </w:r>
        <w:r w:rsidRPr="00366CB2">
          <w:rPr>
            <w:rFonts w:cs="Arial"/>
          </w:rPr>
          <w:t xml:space="preserve">СГПЛ - Отправлен на согласование </w:t>
        </w:r>
        <w:r>
          <w:rPr>
            <w:rFonts w:cs="Arial"/>
          </w:rPr>
          <w:t>П</w:t>
        </w:r>
        <w:r w:rsidRPr="00366CB2">
          <w:rPr>
            <w:rFonts w:cs="Arial"/>
          </w:rPr>
          <w:t xml:space="preserve">ланировщиком </w:t>
        </w:r>
        <w:r>
          <w:rPr>
            <w:rFonts w:cs="Arial"/>
          </w:rPr>
          <w:t xml:space="preserve">ТОиР УО» (при этом статус «ПЛАН» снимается), </w:t>
        </w:r>
      </w:ins>
      <w:ins w:id="1829" w:author="Попова Дарья" w:date="2020-07-21T14:54:00Z">
        <w:r>
          <w:rPr>
            <w:rFonts w:cs="Arial"/>
          </w:rPr>
          <w:t xml:space="preserve">далее сетевой график </w:t>
        </w:r>
        <w:r w:rsidR="005A6125">
          <w:rPr>
            <w:rFonts w:cs="Arial"/>
          </w:rPr>
          <w:t>дос</w:t>
        </w:r>
      </w:ins>
      <w:ins w:id="1830" w:author="Попова Дарья" w:date="2020-07-21T14:55:00Z">
        <w:r w:rsidR="005A6125">
          <w:rPr>
            <w:rFonts w:cs="Arial"/>
          </w:rPr>
          <w:t>тупен на согласование</w:t>
        </w:r>
      </w:ins>
      <w:ins w:id="1831" w:author="Попова Дарья" w:date="2020-07-21T14:54:00Z">
        <w:r w:rsidR="005A6125">
          <w:rPr>
            <w:rFonts w:cs="Arial"/>
          </w:rPr>
          <w:t xml:space="preserve"> </w:t>
        </w:r>
      </w:ins>
      <w:ins w:id="1832" w:author="Попова Дарья" w:date="2020-07-21T14:51:00Z">
        <w:r>
          <w:rPr>
            <w:rFonts w:cs="Arial"/>
          </w:rPr>
          <w:t>Старшему планировщику ТОиР УО (шаг 37</w:t>
        </w:r>
        <w:r w:rsidR="005A6125">
          <w:rPr>
            <w:rFonts w:cs="Arial"/>
          </w:rPr>
          <w:t>5</w:t>
        </w:r>
        <w:r>
          <w:rPr>
            <w:rFonts w:cs="Arial"/>
          </w:rPr>
          <w:t>).</w:t>
        </w:r>
      </w:ins>
    </w:p>
    <w:p w14:paraId="1109C2DF" w14:textId="3D5BC8FF" w:rsidR="00C05028" w:rsidRDefault="007902A8" w:rsidP="007902A8">
      <w:pPr>
        <w:spacing w:after="240" w:line="276" w:lineRule="auto"/>
        <w:rPr>
          <w:ins w:id="1833" w:author="Попова Дарья" w:date="2020-07-21T16:35:00Z"/>
          <w:rFonts w:cs="Arial"/>
        </w:rPr>
      </w:pPr>
      <w:ins w:id="1834" w:author="Попова Дарья" w:date="2020-07-21T14:51:00Z">
        <w:r>
          <w:rPr>
            <w:rFonts w:cs="Arial"/>
          </w:rPr>
          <w:t xml:space="preserve">После согласования </w:t>
        </w:r>
      </w:ins>
      <w:ins w:id="1835" w:author="Попова Дарья" w:date="2020-07-21T14:58:00Z">
        <w:r w:rsidR="00C05028">
          <w:rPr>
            <w:rFonts w:cs="Arial"/>
          </w:rPr>
          <w:t xml:space="preserve">Планировщиком ЗиС УО </w:t>
        </w:r>
      </w:ins>
      <w:ins w:id="1836" w:author="Попова Дарья" w:date="2020-07-21T14:59:00Z">
        <w:r w:rsidR="00C05028">
          <w:rPr>
            <w:rFonts w:cs="Arial"/>
          </w:rPr>
          <w:t>заголовок сетевого графика</w:t>
        </w:r>
      </w:ins>
      <w:ins w:id="1837" w:author="Попова Дарья" w:date="2020-07-21T15:26:00Z">
        <w:r w:rsidR="001B3065">
          <w:rPr>
            <w:rFonts w:cs="Arial"/>
          </w:rPr>
          <w:t>, операции и компоненты</w:t>
        </w:r>
      </w:ins>
      <w:ins w:id="1838" w:author="Попова Дарья" w:date="2020-07-21T14:59:00Z">
        <w:r w:rsidR="00C05028">
          <w:rPr>
            <w:rFonts w:cs="Arial"/>
          </w:rPr>
          <w:t xml:space="preserve"> стан</w:t>
        </w:r>
        <w:r w:rsidR="001B3065">
          <w:rPr>
            <w:rFonts w:cs="Arial"/>
          </w:rPr>
          <w:t>овятся недоступны</w:t>
        </w:r>
        <w:r w:rsidR="00C05028">
          <w:rPr>
            <w:rFonts w:cs="Arial"/>
          </w:rPr>
          <w:t xml:space="preserve"> для изменения</w:t>
        </w:r>
      </w:ins>
      <w:ins w:id="1839" w:author="Попова Дарья" w:date="2020-10-22T15:49:00Z">
        <w:r w:rsidR="002C0E29">
          <w:rPr>
            <w:rFonts w:cs="Arial"/>
          </w:rPr>
          <w:t xml:space="preserve"> (разработка </w:t>
        </w:r>
        <w:r w:rsidR="002C0E29">
          <w:rPr>
            <w:rFonts w:cs="Arial"/>
            <w:lang w:val="en-US"/>
          </w:rPr>
          <w:t>PS</w:t>
        </w:r>
        <w:r w:rsidR="002C0E29" w:rsidRPr="002175C8">
          <w:rPr>
            <w:rFonts w:cs="Arial"/>
            <w:rPrChange w:id="1840" w:author="Александр Шрамков" w:date="2021-03-04T10:31:00Z">
              <w:rPr>
                <w:rFonts w:cs="Arial"/>
                <w:lang w:val="en-US"/>
              </w:rPr>
            </w:rPrChange>
          </w:rPr>
          <w:t>09</w:t>
        </w:r>
        <w:r w:rsidR="002C0E29">
          <w:rPr>
            <w:rFonts w:cs="Arial"/>
          </w:rPr>
          <w:t>)</w:t>
        </w:r>
      </w:ins>
      <w:ins w:id="1841" w:author="Попова Дарья" w:date="2020-07-21T15:25:00Z">
        <w:r w:rsidR="001B3065">
          <w:rPr>
            <w:rFonts w:cs="Arial"/>
          </w:rPr>
          <w:t xml:space="preserve">. </w:t>
        </w:r>
      </w:ins>
      <w:ins w:id="1842" w:author="Попова Дарья" w:date="2020-07-21T14:59:00Z">
        <w:r w:rsidR="003126D3">
          <w:rPr>
            <w:rFonts w:cs="Arial"/>
          </w:rPr>
          <w:t>Ввод изменений в сетево</w:t>
        </w:r>
      </w:ins>
      <w:ins w:id="1843" w:author="Попова Дарья" w:date="2020-07-27T10:40:00Z">
        <w:r w:rsidR="003126D3">
          <w:rPr>
            <w:rFonts w:cs="Arial"/>
          </w:rPr>
          <w:t>й</w:t>
        </w:r>
      </w:ins>
      <w:ins w:id="1844" w:author="Попова Дарья" w:date="2020-07-21T14:59:00Z">
        <w:r w:rsidR="00C05028">
          <w:rPr>
            <w:rFonts w:cs="Arial"/>
          </w:rPr>
          <w:t xml:space="preserve"> график возможен только в статусе </w:t>
        </w:r>
      </w:ins>
      <w:ins w:id="1845" w:author="Попова Дарья" w:date="2020-07-21T15:04:00Z">
        <w:r w:rsidR="00C05028">
          <w:rPr>
            <w:rFonts w:cs="Arial"/>
          </w:rPr>
          <w:t>«</w:t>
        </w:r>
      </w:ins>
      <w:ins w:id="1846" w:author="Попова Дарья" w:date="2020-07-21T14:59:00Z">
        <w:r w:rsidR="00C05028">
          <w:rPr>
            <w:rFonts w:cs="Arial"/>
          </w:rPr>
          <w:t xml:space="preserve">ПЛАН </w:t>
        </w:r>
      </w:ins>
      <w:ins w:id="1847" w:author="Попова Дарья" w:date="2020-07-21T15:03:00Z">
        <w:r w:rsidR="00C05028">
          <w:rPr>
            <w:rFonts w:cs="Arial"/>
          </w:rPr>
          <w:t>–</w:t>
        </w:r>
      </w:ins>
      <w:ins w:id="1848" w:author="Попова Дарья" w:date="2020-07-21T14:59:00Z">
        <w:r w:rsidR="00C05028">
          <w:rPr>
            <w:rFonts w:cs="Arial"/>
          </w:rPr>
          <w:t xml:space="preserve"> Планируется</w:t>
        </w:r>
      </w:ins>
      <w:ins w:id="1849" w:author="Попова Дарья" w:date="2020-07-21T15:04:00Z">
        <w:r w:rsidR="00C05028">
          <w:rPr>
            <w:rFonts w:cs="Arial"/>
          </w:rPr>
          <w:t>»</w:t>
        </w:r>
      </w:ins>
      <w:ins w:id="1850" w:author="Попова Дарья" w:date="2020-07-21T14:59:00Z">
        <w:r w:rsidR="00C05028">
          <w:rPr>
            <w:rFonts w:cs="Arial"/>
          </w:rPr>
          <w:t>.</w:t>
        </w:r>
      </w:ins>
      <w:ins w:id="1851" w:author="Попова Дарья" w:date="2020-07-21T15:25:00Z">
        <w:r w:rsidR="00EB5490">
          <w:rPr>
            <w:rFonts w:cs="Arial"/>
          </w:rPr>
          <w:t xml:space="preserve"> </w:t>
        </w:r>
      </w:ins>
    </w:p>
    <w:p w14:paraId="46584F40" w14:textId="28AF4170" w:rsidR="007902A8" w:rsidRDefault="007902A8" w:rsidP="007902A8">
      <w:pPr>
        <w:spacing w:after="240" w:line="276" w:lineRule="auto"/>
        <w:rPr>
          <w:ins w:id="1852" w:author="Попова Дарья" w:date="2020-07-21T14:51:00Z"/>
          <w:rFonts w:cs="Arial"/>
        </w:rPr>
      </w:pPr>
      <w:ins w:id="1853" w:author="Попова Дарья" w:date="2020-07-21T14:51:00Z">
        <w:r>
          <w:rPr>
            <w:rFonts w:cs="Arial"/>
          </w:rPr>
          <w:t>Используется транзакция</w:t>
        </w:r>
      </w:ins>
      <w:ins w:id="1854" w:author="Попова Дарья" w:date="2020-07-21T15:06:00Z">
        <w:r w:rsidR="00562173">
          <w:rPr>
            <w:rFonts w:cs="Arial"/>
          </w:rPr>
          <w:t>:</w:t>
        </w:r>
      </w:ins>
    </w:p>
    <w:p w14:paraId="3A7A78B6" w14:textId="77777777" w:rsidR="00303B44" w:rsidRDefault="00303B44" w:rsidP="00303B44">
      <w:pPr>
        <w:pStyle w:val="afa"/>
        <w:numPr>
          <w:ilvl w:val="0"/>
          <w:numId w:val="17"/>
        </w:numPr>
        <w:spacing w:after="240" w:line="276" w:lineRule="auto"/>
        <w:rPr>
          <w:ins w:id="1855" w:author="Попова Дарья" w:date="2020-07-21T15:05:00Z"/>
          <w:rFonts w:cs="Arial"/>
        </w:rPr>
      </w:pPr>
      <w:ins w:id="1856" w:author="Попова Дарья" w:date="2020-07-21T15:05:00Z">
        <w:r>
          <w:rPr>
            <w:rFonts w:cs="Arial"/>
            <w:lang w:val="en-US"/>
          </w:rPr>
          <w:t>CJ20N</w:t>
        </w:r>
        <w:r>
          <w:rPr>
            <w:rFonts w:cs="Arial"/>
          </w:rPr>
          <w:t xml:space="preserve"> – </w:t>
        </w:r>
        <w:r w:rsidRPr="00AA72D3">
          <w:rPr>
            <w:rFonts w:cs="Arial"/>
          </w:rPr>
          <w:t>Project Builder</w:t>
        </w:r>
        <w:r>
          <w:rPr>
            <w:rFonts w:cs="Arial"/>
          </w:rPr>
          <w:t>.</w:t>
        </w:r>
      </w:ins>
    </w:p>
    <w:p w14:paraId="0775AFB8" w14:textId="77777777" w:rsidR="00303B44" w:rsidRPr="00F877A5" w:rsidRDefault="00303B44" w:rsidP="00303B44">
      <w:pPr>
        <w:pStyle w:val="afa"/>
        <w:spacing w:after="120" w:line="276" w:lineRule="auto"/>
        <w:ind w:left="1287" w:firstLine="0"/>
        <w:rPr>
          <w:ins w:id="1857" w:author="Попова Дарья" w:date="2020-07-21T15:05:00Z"/>
          <w:rFonts w:cs="Arial"/>
        </w:rPr>
      </w:pPr>
      <w:ins w:id="1858" w:author="Попова Дарья" w:date="2020-07-21T15:05:00Z">
        <w:r w:rsidRPr="00F877A5">
          <w:rPr>
            <w:rFonts w:cs="Arial"/>
          </w:rPr>
          <w:t>Поля для заполнения на селекционном экране:</w:t>
        </w:r>
      </w:ins>
    </w:p>
    <w:p w14:paraId="48E2E8E8" w14:textId="77777777" w:rsidR="00303B44" w:rsidRDefault="00303B44" w:rsidP="00303B44">
      <w:pPr>
        <w:pStyle w:val="afa"/>
        <w:spacing w:after="240" w:line="276" w:lineRule="auto"/>
        <w:ind w:left="1287" w:firstLine="0"/>
        <w:rPr>
          <w:ins w:id="1859" w:author="Попова Дарья" w:date="2020-07-21T15:05:00Z"/>
          <w:rFonts w:cs="Arial"/>
        </w:rPr>
      </w:pPr>
      <w:ins w:id="1860" w:author="Попова Дарья" w:date="2020-07-21T15:05:00Z">
        <w:r>
          <w:rPr>
            <w:rFonts w:cs="Arial"/>
          </w:rPr>
          <w:t>- Проект;</w:t>
        </w:r>
      </w:ins>
    </w:p>
    <w:p w14:paraId="440DD590" w14:textId="77777777" w:rsidR="00303B44" w:rsidRDefault="00303B44" w:rsidP="00303B44">
      <w:pPr>
        <w:pStyle w:val="afa"/>
        <w:spacing w:after="240" w:line="276" w:lineRule="auto"/>
        <w:ind w:left="1287" w:firstLine="0"/>
        <w:rPr>
          <w:ins w:id="1861" w:author="Попова Дарья" w:date="2020-07-21T15:05:00Z"/>
          <w:rFonts w:cs="Arial"/>
        </w:rPr>
      </w:pPr>
      <w:ins w:id="1862" w:author="Попова Дарья" w:date="2020-07-21T15:05:00Z">
        <w:r>
          <w:rPr>
            <w:rFonts w:cs="Arial"/>
          </w:rPr>
          <w:t>- СПП-элемент.</w:t>
        </w:r>
      </w:ins>
    </w:p>
    <w:p w14:paraId="37687D55" w14:textId="3ABCFD16" w:rsidR="0028527F" w:rsidRPr="007008A3" w:rsidDel="007902A8" w:rsidRDefault="0028527F" w:rsidP="001E13A9">
      <w:pPr>
        <w:rPr>
          <w:del w:id="1863" w:author="Попова Дарья" w:date="2020-07-21T14:51:00Z"/>
          <w:rFonts w:eastAsiaTheme="majorEastAsia" w:cs="Arial"/>
          <w:b/>
          <w:szCs w:val="24"/>
        </w:rPr>
      </w:pPr>
    </w:p>
    <w:p w14:paraId="3E9CECC3" w14:textId="0DE75BC7" w:rsidR="0028527F" w:rsidRPr="007008A3" w:rsidRDefault="0028527F">
      <w:pPr>
        <w:pStyle w:val="4"/>
      </w:pPr>
      <w:r w:rsidRPr="007008A3">
        <w:t>Шаг процесса 3</w:t>
      </w:r>
      <w:r w:rsidR="00AD3C23">
        <w:t>7</w:t>
      </w:r>
      <w:r w:rsidRPr="007008A3">
        <w:t xml:space="preserve">0 – Согласование плана-графика </w:t>
      </w:r>
      <w:r w:rsidR="00D97003">
        <w:t>воздействий на ПА</w:t>
      </w:r>
    </w:p>
    <w:p w14:paraId="2533C83D" w14:textId="666E3ABB" w:rsidR="0028527F" w:rsidRPr="00562173" w:rsidDel="00562173" w:rsidRDefault="0028527F" w:rsidP="001E13A9">
      <w:pPr>
        <w:rPr>
          <w:del w:id="1864" w:author="Попова Дарья" w:date="2020-07-21T15:06:00Z"/>
          <w:rFonts w:cs="Arial"/>
          <w:rPrChange w:id="1865" w:author="Попова Дарья" w:date="2020-07-21T15:07:00Z">
            <w:rPr>
              <w:del w:id="1866" w:author="Попова Дарья" w:date="2020-07-21T15:06:00Z"/>
              <w:rFonts w:eastAsiaTheme="majorEastAsia" w:cs="Arial"/>
            </w:rPr>
          </w:rPrChange>
        </w:rPr>
      </w:pPr>
    </w:p>
    <w:p w14:paraId="4E958601" w14:textId="4ECE9988" w:rsidR="0028527F" w:rsidRPr="007008A3" w:rsidRDefault="00253652" w:rsidP="0028527F">
      <w:pPr>
        <w:spacing w:after="240" w:line="276" w:lineRule="auto"/>
        <w:rPr>
          <w:rFonts w:cs="Arial"/>
        </w:rPr>
      </w:pPr>
      <w:r>
        <w:rPr>
          <w:rFonts w:cs="Arial"/>
        </w:rPr>
        <w:t>При</w:t>
      </w:r>
      <w:r w:rsidR="0028527F" w:rsidRPr="007008A3">
        <w:rPr>
          <w:rFonts w:cs="Arial"/>
        </w:rPr>
        <w:t xml:space="preserve"> поступлении </w:t>
      </w:r>
      <w:r>
        <w:rPr>
          <w:rFonts w:cs="Arial"/>
        </w:rPr>
        <w:t xml:space="preserve">бумажного экземпляра плана-графика с подписью Планировщика </w:t>
      </w:r>
      <w:r w:rsidR="002535C0">
        <w:rPr>
          <w:rFonts w:cs="Arial"/>
        </w:rPr>
        <w:t>ТОиР УО</w:t>
      </w:r>
      <w:r>
        <w:rPr>
          <w:rFonts w:cs="Arial"/>
        </w:rPr>
        <w:t>,</w:t>
      </w:r>
      <w:r w:rsidR="00366CB2">
        <w:rPr>
          <w:rFonts w:cs="Arial"/>
        </w:rPr>
        <w:t xml:space="preserve"> Старший планировщик </w:t>
      </w:r>
      <w:r w:rsidR="002535C0">
        <w:rPr>
          <w:rFonts w:cs="Arial"/>
        </w:rPr>
        <w:t>ТОиР УО</w:t>
      </w:r>
      <w:r w:rsidR="00366CB2">
        <w:rPr>
          <w:rFonts w:cs="Arial"/>
        </w:rPr>
        <w:t xml:space="preserve"> (</w:t>
      </w:r>
      <w:r w:rsidR="0028527F" w:rsidRPr="007008A3">
        <w:rPr>
          <w:rFonts w:cs="Arial"/>
        </w:rPr>
        <w:t>Исполнитель КП</w:t>
      </w:r>
      <w:r w:rsidR="00366CB2">
        <w:rPr>
          <w:rFonts w:cs="Arial"/>
        </w:rPr>
        <w:t>)</w:t>
      </w:r>
      <w:r w:rsidR="0028527F" w:rsidRPr="007008A3">
        <w:rPr>
          <w:rFonts w:cs="Arial"/>
        </w:rPr>
        <w:t xml:space="preserve"> проверяет корректность планирования</w:t>
      </w:r>
      <w:r w:rsidR="00D139D7">
        <w:rPr>
          <w:rFonts w:cs="Arial"/>
        </w:rPr>
        <w:t xml:space="preserve"> заказ</w:t>
      </w:r>
      <w:r w:rsidR="00366CB2" w:rsidRPr="007008A3">
        <w:rPr>
          <w:rFonts w:cs="Arial"/>
        </w:rPr>
        <w:t xml:space="preserve">ов ТОРО </w:t>
      </w:r>
      <w:r w:rsidR="0028527F" w:rsidRPr="002175C8">
        <w:rPr>
          <w:rFonts w:cs="Arial"/>
        </w:rPr>
        <w:t>согласно</w:t>
      </w:r>
      <w:r w:rsidR="000E4C83" w:rsidRPr="006E2127">
        <w:rPr>
          <w:rFonts w:cs="Arial"/>
        </w:rPr>
        <w:t xml:space="preserve"> НМД «</w:t>
      </w:r>
      <w:r w:rsidR="000E4C83" w:rsidRPr="00562173">
        <w:rPr>
          <w:rFonts w:cs="Arial"/>
          <w:rPrChange w:id="1867" w:author="Попова Дарья" w:date="2020-07-21T15:07:00Z">
            <w:rPr>
              <w:rFonts w:cs="Arial"/>
              <w:color w:val="000000"/>
              <w:szCs w:val="24"/>
              <w:lang w:eastAsia="ru-RU"/>
            </w:rPr>
          </w:rPrChange>
        </w:rPr>
        <w:t>ERP.2.1.14.PM Методика планирования (долгосрочного, годового, месячного, недельного) и учета работ по ТОиР, заменам и модернизациям производственных активов, включая выполняемые хоз. способом, в том числе планирования с использованием в качестве ресурса подрядчика</w:t>
      </w:r>
      <w:r w:rsidR="000E4C83" w:rsidRPr="002175C8">
        <w:rPr>
          <w:rFonts w:cs="Arial"/>
        </w:rPr>
        <w:t>»</w:t>
      </w:r>
      <w:r w:rsidR="0028527F" w:rsidRPr="007008A3">
        <w:rPr>
          <w:rFonts w:cs="Arial"/>
        </w:rPr>
        <w:t>:</w:t>
      </w:r>
    </w:p>
    <w:p w14:paraId="5942B6E5" w14:textId="77777777" w:rsidR="0028527F" w:rsidRPr="007008A3" w:rsidRDefault="0028527F" w:rsidP="0028527F">
      <w:pPr>
        <w:spacing w:after="240" w:line="276" w:lineRule="auto"/>
        <w:rPr>
          <w:rFonts w:cs="Arial"/>
        </w:rPr>
      </w:pPr>
      <w:r w:rsidRPr="007008A3">
        <w:rPr>
          <w:rFonts w:cs="Arial"/>
        </w:rPr>
        <w:t>- полноту сформированного план-графика (сформированы все</w:t>
      </w:r>
      <w:r w:rsidR="00D139D7">
        <w:rPr>
          <w:rFonts w:cs="Arial"/>
        </w:rPr>
        <w:t xml:space="preserve"> заказ</w:t>
      </w:r>
      <w:r w:rsidRPr="007008A3">
        <w:rPr>
          <w:rFonts w:cs="Arial"/>
        </w:rPr>
        <w:t>ы к отзывам по планам)</w:t>
      </w:r>
    </w:p>
    <w:p w14:paraId="6F6F438F" w14:textId="77777777" w:rsidR="0028527F" w:rsidRPr="007008A3" w:rsidRDefault="0028527F" w:rsidP="0028527F">
      <w:pPr>
        <w:spacing w:after="240" w:line="276" w:lineRule="auto"/>
        <w:rPr>
          <w:rFonts w:cs="Arial"/>
        </w:rPr>
      </w:pPr>
      <w:r w:rsidRPr="007008A3">
        <w:rPr>
          <w:rFonts w:cs="Arial"/>
        </w:rPr>
        <w:t>- полноту охвата всего оборудования (по всему оборудованию для которого есть планы ремонтов, созданы</w:t>
      </w:r>
      <w:r w:rsidR="00D139D7">
        <w:rPr>
          <w:rFonts w:cs="Arial"/>
        </w:rPr>
        <w:t xml:space="preserve"> заказ</w:t>
      </w:r>
      <w:r w:rsidRPr="007008A3">
        <w:rPr>
          <w:rFonts w:cs="Arial"/>
        </w:rPr>
        <w:t>ы)</w:t>
      </w:r>
    </w:p>
    <w:p w14:paraId="1A7FB306" w14:textId="77777777" w:rsidR="0028527F" w:rsidRPr="007008A3" w:rsidRDefault="0028527F" w:rsidP="0028527F">
      <w:pPr>
        <w:spacing w:after="240" w:line="276" w:lineRule="auto"/>
        <w:rPr>
          <w:rFonts w:cs="Arial"/>
        </w:rPr>
      </w:pPr>
      <w:r w:rsidRPr="007008A3">
        <w:rPr>
          <w:rFonts w:cs="Arial"/>
        </w:rPr>
        <w:t xml:space="preserve">- полноту планирования требуемых мероприятий (если запланирован демонтаж, то проверяет необходимость и наличие операции по монтажу). </w:t>
      </w:r>
    </w:p>
    <w:p w14:paraId="30039A37" w14:textId="77777777" w:rsidR="0028527F" w:rsidRPr="007008A3" w:rsidRDefault="0028527F" w:rsidP="0028527F">
      <w:pPr>
        <w:spacing w:after="240" w:line="276" w:lineRule="auto"/>
        <w:rPr>
          <w:rFonts w:cs="Arial"/>
        </w:rPr>
      </w:pPr>
      <w:r w:rsidRPr="007008A3">
        <w:rPr>
          <w:rFonts w:cs="Arial"/>
        </w:rPr>
        <w:t xml:space="preserve">- корректность и обоснованность по составу и объему работ (в том числе </w:t>
      </w:r>
      <w:r w:rsidR="005915D4">
        <w:rPr>
          <w:rFonts w:cs="Arial"/>
        </w:rPr>
        <w:t xml:space="preserve">потребность в МТР, </w:t>
      </w:r>
      <w:r w:rsidRPr="007008A3">
        <w:rPr>
          <w:rFonts w:cs="Arial"/>
        </w:rPr>
        <w:t xml:space="preserve">не соответствующих </w:t>
      </w:r>
      <w:r w:rsidR="005915D4" w:rsidRPr="007008A3">
        <w:rPr>
          <w:rFonts w:cs="Arial"/>
        </w:rPr>
        <w:t xml:space="preserve">по объемам </w:t>
      </w:r>
      <w:r w:rsidRPr="007008A3">
        <w:rPr>
          <w:rFonts w:cs="Arial"/>
        </w:rPr>
        <w:t xml:space="preserve">техкарте), </w:t>
      </w:r>
    </w:p>
    <w:p w14:paraId="4FFA262F" w14:textId="77777777" w:rsidR="0028527F" w:rsidRPr="007008A3" w:rsidRDefault="0028527F" w:rsidP="0028527F">
      <w:pPr>
        <w:spacing w:after="240" w:line="276" w:lineRule="auto"/>
        <w:rPr>
          <w:rFonts w:cs="Arial"/>
        </w:rPr>
      </w:pPr>
      <w:r w:rsidRPr="007008A3">
        <w:rPr>
          <w:rFonts w:cs="Arial"/>
        </w:rPr>
        <w:t>- балансировку ресурсов (материальных, трудовых),</w:t>
      </w:r>
    </w:p>
    <w:p w14:paraId="4A97AD71" w14:textId="77777777" w:rsidR="0028527F" w:rsidRPr="007008A3" w:rsidRDefault="0028527F" w:rsidP="0028527F">
      <w:pPr>
        <w:spacing w:after="240" w:line="276" w:lineRule="auto"/>
        <w:rPr>
          <w:rFonts w:cs="Arial"/>
        </w:rPr>
      </w:pPr>
      <w:r w:rsidRPr="007008A3">
        <w:rPr>
          <w:rFonts w:cs="Arial"/>
        </w:rPr>
        <w:lastRenderedPageBreak/>
        <w:t xml:space="preserve">- в случае наличия статуса "ОСМЧ - Осмечено" </w:t>
      </w:r>
      <w:r w:rsidR="005915D4" w:rsidRPr="007008A3">
        <w:rPr>
          <w:rFonts w:cs="Arial"/>
        </w:rPr>
        <w:t>корректность</w:t>
      </w:r>
      <w:r w:rsidRPr="007008A3">
        <w:rPr>
          <w:rFonts w:cs="Arial"/>
        </w:rPr>
        <w:t xml:space="preserve"> данных осмечивания - наличие скан-копии сметы как приложения к</w:t>
      </w:r>
      <w:r w:rsidR="00D139D7">
        <w:rPr>
          <w:rFonts w:cs="Arial"/>
        </w:rPr>
        <w:t xml:space="preserve"> заказ</w:t>
      </w:r>
      <w:r w:rsidRPr="007008A3">
        <w:rPr>
          <w:rFonts w:cs="Arial"/>
        </w:rPr>
        <w:t>у и корректность ввода данных сметы в</w:t>
      </w:r>
      <w:r w:rsidR="00D139D7">
        <w:rPr>
          <w:rFonts w:cs="Arial"/>
        </w:rPr>
        <w:t xml:space="preserve"> заказ</w:t>
      </w:r>
      <w:r w:rsidRPr="007008A3">
        <w:rPr>
          <w:rFonts w:cs="Arial"/>
        </w:rPr>
        <w:t>е, расчет затрат по</w:t>
      </w:r>
      <w:r w:rsidR="00D139D7">
        <w:rPr>
          <w:rFonts w:cs="Arial"/>
        </w:rPr>
        <w:t xml:space="preserve"> заказ</w:t>
      </w:r>
      <w:r w:rsidRPr="007008A3">
        <w:rPr>
          <w:rFonts w:cs="Arial"/>
        </w:rPr>
        <w:t>у.</w:t>
      </w:r>
    </w:p>
    <w:p w14:paraId="37E5B61F" w14:textId="72359CA5" w:rsidR="0028527F" w:rsidRPr="007008A3" w:rsidRDefault="0028527F" w:rsidP="0028527F">
      <w:pPr>
        <w:spacing w:after="240" w:line="276" w:lineRule="auto"/>
        <w:rPr>
          <w:rFonts w:cs="Arial"/>
        </w:rPr>
      </w:pPr>
      <w:r w:rsidRPr="007008A3">
        <w:rPr>
          <w:rFonts w:cs="Arial"/>
        </w:rPr>
        <w:t xml:space="preserve">При выявлении замечаний формирует лист замечаний к план-графику и возвращает </w:t>
      </w:r>
      <w:r w:rsidR="00583B3B">
        <w:rPr>
          <w:rFonts w:cs="Arial"/>
        </w:rPr>
        <w:t xml:space="preserve">Планировщику </w:t>
      </w:r>
      <w:r w:rsidR="002535C0">
        <w:rPr>
          <w:rFonts w:cs="Arial"/>
        </w:rPr>
        <w:t>ТОиР УО</w:t>
      </w:r>
      <w:r w:rsidR="00EB4EFD">
        <w:rPr>
          <w:rFonts w:cs="Arial"/>
        </w:rPr>
        <w:t xml:space="preserve"> </w:t>
      </w:r>
      <w:r w:rsidRPr="007008A3">
        <w:rPr>
          <w:rFonts w:cs="Arial"/>
        </w:rPr>
        <w:t>на корректировку/ перепланирование.</w:t>
      </w:r>
    </w:p>
    <w:p w14:paraId="02889696" w14:textId="110F0A85" w:rsidR="0028527F" w:rsidRDefault="0028527F" w:rsidP="0028527F">
      <w:pPr>
        <w:spacing w:after="240" w:line="276" w:lineRule="auto"/>
        <w:rPr>
          <w:rFonts w:cs="Arial"/>
        </w:rPr>
      </w:pPr>
      <w:r w:rsidRPr="007008A3">
        <w:rPr>
          <w:rFonts w:cs="Arial"/>
        </w:rPr>
        <w:t>В случае отсутствия замечаний</w:t>
      </w:r>
      <w:r w:rsidR="00860138">
        <w:rPr>
          <w:rFonts w:cs="Arial"/>
        </w:rPr>
        <w:t>,</w:t>
      </w:r>
      <w:r w:rsidR="00860138" w:rsidRPr="00860138">
        <w:rPr>
          <w:rFonts w:cs="Arial"/>
        </w:rPr>
        <w:t xml:space="preserve"> </w:t>
      </w:r>
      <w:r w:rsidR="00860138">
        <w:rPr>
          <w:rFonts w:cs="Arial"/>
        </w:rPr>
        <w:t xml:space="preserve">Старший планировщик </w:t>
      </w:r>
      <w:r w:rsidR="002535C0">
        <w:rPr>
          <w:rFonts w:cs="Arial"/>
        </w:rPr>
        <w:t>ТОиР УО</w:t>
      </w:r>
      <w:r w:rsidRPr="007008A3">
        <w:rPr>
          <w:rFonts w:cs="Arial"/>
        </w:rPr>
        <w:t xml:space="preserve"> соглас</w:t>
      </w:r>
      <w:r w:rsidR="00860138">
        <w:rPr>
          <w:rFonts w:cs="Arial"/>
        </w:rPr>
        <w:t>овывае</w:t>
      </w:r>
      <w:r w:rsidRPr="007008A3">
        <w:rPr>
          <w:rFonts w:cs="Arial"/>
        </w:rPr>
        <w:t xml:space="preserve">т план-график воздействий на ПА и устанавливает </w:t>
      </w:r>
      <w:r w:rsidR="00366CB2">
        <w:rPr>
          <w:rFonts w:cs="Arial"/>
        </w:rPr>
        <w:t>для</w:t>
      </w:r>
      <w:r w:rsidR="00D139D7">
        <w:rPr>
          <w:rFonts w:cs="Arial"/>
        </w:rPr>
        <w:t xml:space="preserve"> заказ</w:t>
      </w:r>
      <w:r w:rsidR="00366CB2">
        <w:rPr>
          <w:rFonts w:cs="Arial"/>
        </w:rPr>
        <w:t xml:space="preserve">ов </w:t>
      </w:r>
      <w:r w:rsidR="00366CB2" w:rsidRPr="007008A3">
        <w:rPr>
          <w:rFonts w:cs="Arial"/>
        </w:rPr>
        <w:t xml:space="preserve">ТОРО </w:t>
      </w:r>
      <w:r w:rsidRPr="007008A3">
        <w:rPr>
          <w:rFonts w:cs="Arial"/>
        </w:rPr>
        <w:t>статус</w:t>
      </w:r>
      <w:r w:rsidR="00860138">
        <w:rPr>
          <w:rFonts w:cs="Arial"/>
        </w:rPr>
        <w:t xml:space="preserve"> «</w:t>
      </w:r>
      <w:r w:rsidR="00860138" w:rsidRPr="00860138">
        <w:rPr>
          <w:rFonts w:cs="Arial"/>
        </w:rPr>
        <w:t xml:space="preserve">ССПЛ - Cогласовано старшим планировщиком </w:t>
      </w:r>
      <w:r w:rsidR="002535C0">
        <w:rPr>
          <w:rFonts w:cs="Arial"/>
        </w:rPr>
        <w:t>ТОиР УО</w:t>
      </w:r>
      <w:r w:rsidR="00860138">
        <w:rPr>
          <w:rFonts w:cs="Arial"/>
        </w:rPr>
        <w:t>»</w:t>
      </w:r>
      <w:r w:rsidRPr="007008A3">
        <w:rPr>
          <w:rFonts w:cs="Arial"/>
        </w:rPr>
        <w:t>, после чего</w:t>
      </w:r>
      <w:r w:rsidR="00D139D7">
        <w:rPr>
          <w:rFonts w:cs="Arial"/>
        </w:rPr>
        <w:t xml:space="preserve"> заказ</w:t>
      </w:r>
      <w:r w:rsidR="00366CB2">
        <w:rPr>
          <w:rFonts w:cs="Arial"/>
        </w:rPr>
        <w:t>ы блокирую</w:t>
      </w:r>
      <w:r w:rsidRPr="007008A3">
        <w:rPr>
          <w:rFonts w:cs="Arial"/>
        </w:rPr>
        <w:t>тся для изменения/ корректировок.</w:t>
      </w:r>
    </w:p>
    <w:p w14:paraId="68E6A404" w14:textId="0AE65A47" w:rsidR="003C5034" w:rsidRDefault="003C5034">
      <w:pPr>
        <w:spacing w:after="240" w:line="276" w:lineRule="auto"/>
        <w:rPr>
          <w:rFonts w:cs="Arial"/>
        </w:rPr>
        <w:pPrChange w:id="1868" w:author="Попова Дарья" w:date="2020-07-21T15:07:00Z">
          <w:pPr/>
        </w:pPrChange>
      </w:pPr>
      <w:r>
        <w:rPr>
          <w:rFonts w:cs="Arial"/>
        </w:rPr>
        <w:t>После согласования, или при открытии заказа ТОРО на изменение система автоматически проверяет полномочия пользователя на текущий пользовательский статус с порядковым номером и в случае отсутствия полномочий установить следующий статус закрывает от изменения определенные под экраны в заказе ТОРО (гибкая настройка в зависимости от статуса</w:t>
      </w:r>
      <w:r w:rsidRPr="008E1EAA">
        <w:rPr>
          <w:rFonts w:cs="Arial"/>
        </w:rPr>
        <w:t>/</w:t>
      </w:r>
      <w:r>
        <w:rPr>
          <w:rFonts w:cs="Arial"/>
        </w:rPr>
        <w:t xml:space="preserve">вида заказа ТОРО). Для этого </w:t>
      </w:r>
      <w:r w:rsidRPr="00D139D7">
        <w:rPr>
          <w:rFonts w:cs="Arial"/>
        </w:rPr>
        <w:t>используется разработка</w:t>
      </w:r>
      <w:r>
        <w:rPr>
          <w:rFonts w:cs="Arial"/>
        </w:rPr>
        <w:t>-расширение</w:t>
      </w:r>
      <w:r w:rsidRPr="00D139D7">
        <w:rPr>
          <w:rFonts w:cs="Arial"/>
        </w:rPr>
        <w:t xml:space="preserve">, код в реестре разработок </w:t>
      </w:r>
      <w:r>
        <w:rPr>
          <w:rFonts w:cs="Arial"/>
        </w:rPr>
        <w:t>PM</w:t>
      </w:r>
      <w:r w:rsidRPr="008E1EAA">
        <w:rPr>
          <w:rFonts w:cs="Arial"/>
        </w:rPr>
        <w:t>78</w:t>
      </w:r>
      <w:r>
        <w:rPr>
          <w:rFonts w:cs="Arial"/>
        </w:rPr>
        <w:t xml:space="preserve"> (см. описание в разделе 5.10.7.</w:t>
      </w:r>
      <w:r w:rsidRPr="008E1EAA">
        <w:rPr>
          <w:rFonts w:cs="Arial"/>
        </w:rPr>
        <w:t>11</w:t>
      </w:r>
      <w:r>
        <w:rPr>
          <w:rFonts w:cs="Arial"/>
        </w:rPr>
        <w:t xml:space="preserve"> данного КД)</w:t>
      </w:r>
      <w:r w:rsidRPr="00D139D7">
        <w:rPr>
          <w:rFonts w:cs="Arial"/>
        </w:rPr>
        <w:t>.</w:t>
      </w:r>
    </w:p>
    <w:p w14:paraId="677C435F" w14:textId="652AD167" w:rsidR="003C5034" w:rsidDel="00562173" w:rsidRDefault="003C5034" w:rsidP="0028527F">
      <w:pPr>
        <w:spacing w:after="240" w:line="276" w:lineRule="auto"/>
        <w:rPr>
          <w:del w:id="1869" w:author="Попова Дарья" w:date="2020-07-21T15:07:00Z"/>
          <w:rFonts w:cs="Arial"/>
        </w:rPr>
      </w:pPr>
    </w:p>
    <w:p w14:paraId="4D05AB5E" w14:textId="77777777" w:rsidR="00253652" w:rsidRDefault="00253652" w:rsidP="00253652">
      <w:pPr>
        <w:spacing w:after="240" w:line="276" w:lineRule="auto"/>
        <w:rPr>
          <w:rFonts w:cs="Arial"/>
        </w:rPr>
      </w:pPr>
      <w:r>
        <w:rPr>
          <w:rFonts w:cs="Arial"/>
        </w:rPr>
        <w:t>Используются транзакции</w:t>
      </w:r>
    </w:p>
    <w:p w14:paraId="6D8C1BCD" w14:textId="77777777" w:rsidR="00253652" w:rsidRDefault="00253652" w:rsidP="00253652">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14:paraId="70F151B5" w14:textId="77777777" w:rsidR="005C4FA0" w:rsidRDefault="005C4FA0" w:rsidP="005C4FA0">
      <w:pPr>
        <w:pStyle w:val="afa"/>
        <w:numPr>
          <w:ilvl w:val="0"/>
          <w:numId w:val="17"/>
        </w:numPr>
        <w:spacing w:after="240" w:line="276" w:lineRule="auto"/>
        <w:rPr>
          <w:rFonts w:cs="Arial"/>
        </w:rPr>
      </w:pPr>
      <w:r>
        <w:rPr>
          <w:rFonts w:cs="Arial"/>
          <w:lang w:val="en-US"/>
        </w:rPr>
        <w:t>ZPM</w:t>
      </w:r>
      <w:r w:rsidRPr="00E92377">
        <w:rPr>
          <w:rFonts w:cs="Arial"/>
        </w:rPr>
        <w:t>_</w:t>
      </w:r>
      <w:r>
        <w:rPr>
          <w:rFonts w:cs="Arial"/>
          <w:lang w:val="en-US"/>
        </w:rPr>
        <w:t>PLAN</w:t>
      </w:r>
      <w:r w:rsidRPr="00E92377">
        <w:rPr>
          <w:rFonts w:cs="Arial"/>
        </w:rPr>
        <w:t xml:space="preserve"> </w:t>
      </w:r>
      <w:r>
        <w:rPr>
          <w:rFonts w:cs="Arial"/>
        </w:rPr>
        <w:t>– Отчеты</w:t>
      </w:r>
      <w:r w:rsidRPr="00E92377">
        <w:rPr>
          <w:rFonts w:cs="Arial"/>
        </w:rPr>
        <w:t xml:space="preserve"> /</w:t>
      </w:r>
      <w:r>
        <w:rPr>
          <w:rFonts w:cs="Arial"/>
        </w:rPr>
        <w:t xml:space="preserve"> «Печатная форма План-график воздействий на ПА» «разработка № PM24)</w:t>
      </w:r>
    </w:p>
    <w:p w14:paraId="0C1B4E1F" w14:textId="77777777" w:rsidR="009D03A0" w:rsidRPr="00AF2D49" w:rsidRDefault="009D03A0" w:rsidP="001F00CA">
      <w:pPr>
        <w:spacing w:after="120" w:line="276" w:lineRule="auto"/>
        <w:ind w:left="924"/>
        <w:jc w:val="left"/>
        <w:rPr>
          <w:rFonts w:cs="Arial"/>
        </w:rPr>
      </w:pPr>
      <w:r w:rsidRPr="00AF2D49">
        <w:rPr>
          <w:rFonts w:cs="Arial"/>
        </w:rPr>
        <w:t>Поля для заполнения на селекционном экране:</w:t>
      </w:r>
    </w:p>
    <w:p w14:paraId="0E90BDA7" w14:textId="77777777" w:rsidR="009D03A0" w:rsidRPr="00AF2D49" w:rsidRDefault="009D03A0" w:rsidP="001F00CA">
      <w:pPr>
        <w:spacing w:after="120" w:line="276" w:lineRule="auto"/>
        <w:ind w:left="924"/>
        <w:jc w:val="left"/>
        <w:rPr>
          <w:rFonts w:cs="Arial"/>
        </w:rPr>
      </w:pPr>
      <w:r w:rsidRPr="00AF2D49">
        <w:rPr>
          <w:rFonts w:cs="Arial"/>
        </w:rPr>
        <w:t>- Техническое место;</w:t>
      </w:r>
    </w:p>
    <w:p w14:paraId="61C86098" w14:textId="77777777" w:rsidR="009D03A0" w:rsidRPr="000E4C83" w:rsidRDefault="009D03A0" w:rsidP="001F00CA">
      <w:pPr>
        <w:spacing w:after="120" w:line="276" w:lineRule="auto"/>
        <w:ind w:left="924"/>
        <w:jc w:val="left"/>
        <w:rPr>
          <w:rFonts w:cs="Arial"/>
        </w:rPr>
      </w:pPr>
      <w:r w:rsidRPr="000E4C83">
        <w:rPr>
          <w:rFonts w:cs="Arial"/>
        </w:rPr>
        <w:t>- Группа планирования;</w:t>
      </w:r>
    </w:p>
    <w:p w14:paraId="5F2E9882" w14:textId="77777777" w:rsidR="009D03A0" w:rsidRPr="000E4C83" w:rsidRDefault="009D03A0" w:rsidP="00B153FA">
      <w:pPr>
        <w:spacing w:after="240" w:line="276" w:lineRule="auto"/>
        <w:ind w:left="927"/>
        <w:jc w:val="left"/>
        <w:rPr>
          <w:rFonts w:cs="Arial"/>
        </w:rPr>
      </w:pPr>
      <w:r w:rsidRPr="000E4C83">
        <w:rPr>
          <w:rFonts w:cs="Arial"/>
        </w:rPr>
        <w:t>- Период (с .. по).</w:t>
      </w:r>
    </w:p>
    <w:p w14:paraId="37E94CB0" w14:textId="368BFA5E" w:rsidR="00131320" w:rsidRPr="007008A3" w:rsidRDefault="00131320" w:rsidP="00131320">
      <w:pPr>
        <w:pStyle w:val="4"/>
        <w:rPr>
          <w:ins w:id="1870" w:author="Попова Дарья" w:date="2020-07-21T15:13:00Z"/>
        </w:rPr>
      </w:pPr>
      <w:ins w:id="1871" w:author="Попова Дарья" w:date="2020-07-21T15:13:00Z">
        <w:r w:rsidRPr="007008A3">
          <w:t>Шаг процесса 3</w:t>
        </w:r>
        <w:r>
          <w:t>75</w:t>
        </w:r>
        <w:r w:rsidRPr="007008A3">
          <w:t xml:space="preserve"> – Согласование </w:t>
        </w:r>
        <w:r>
          <w:t>сетевых графиков Старшим планировщиком</w:t>
        </w:r>
      </w:ins>
    </w:p>
    <w:p w14:paraId="0C2FBD81" w14:textId="06D0EF72" w:rsidR="00131320" w:rsidRPr="007008A3" w:rsidRDefault="00131320" w:rsidP="00131320">
      <w:pPr>
        <w:spacing w:after="240" w:line="276" w:lineRule="auto"/>
        <w:rPr>
          <w:ins w:id="1872" w:author="Попова Дарья" w:date="2020-07-21T15:13:00Z"/>
          <w:rFonts w:cs="Arial"/>
        </w:rPr>
      </w:pPr>
      <w:ins w:id="1873" w:author="Попова Дарья" w:date="2020-07-21T15:13:00Z">
        <w:r>
          <w:rPr>
            <w:rFonts w:cs="Arial"/>
          </w:rPr>
          <w:t xml:space="preserve">Старший планировщик ТОиР УО </w:t>
        </w:r>
        <w:r w:rsidRPr="007008A3">
          <w:rPr>
            <w:rFonts w:cs="Arial"/>
          </w:rPr>
          <w:t>проверяет корректность планирования</w:t>
        </w:r>
        <w:r>
          <w:rPr>
            <w:rFonts w:cs="Arial"/>
          </w:rPr>
          <w:t xml:space="preserve"> </w:t>
        </w:r>
      </w:ins>
      <w:ins w:id="1874" w:author="Попова Дарья" w:date="2020-07-21T15:25:00Z">
        <w:r w:rsidR="00EB5490">
          <w:rPr>
            <w:rFonts w:cs="Arial"/>
          </w:rPr>
          <w:t>сетевых графиков</w:t>
        </w:r>
      </w:ins>
      <w:ins w:id="1875" w:author="Попова Дарья" w:date="2020-07-21T15:13:00Z">
        <w:r w:rsidRPr="007008A3">
          <w:rPr>
            <w:rFonts w:cs="Arial"/>
          </w:rPr>
          <w:t xml:space="preserve"> </w:t>
        </w:r>
        <w:r w:rsidRPr="002854E0">
          <w:rPr>
            <w:rFonts w:cs="Arial"/>
          </w:rPr>
          <w:t>согласно НМД «ERP.2.1.14.PM Методика планирования (долгосрочного, годового, месячного, недельного) и учета работ по ТОиР, заменам и модернизациям производственных активов, включая выполняемые хоз. способом, в том числе планирования с использованием в качестве ресурса подрядчика»</w:t>
        </w:r>
        <w:r w:rsidRPr="007008A3">
          <w:rPr>
            <w:rFonts w:cs="Arial"/>
          </w:rPr>
          <w:t>:</w:t>
        </w:r>
      </w:ins>
    </w:p>
    <w:p w14:paraId="09924C8C" w14:textId="181B3F99" w:rsidR="00131320" w:rsidRPr="007008A3" w:rsidRDefault="00131320" w:rsidP="00131320">
      <w:pPr>
        <w:spacing w:after="240" w:line="276" w:lineRule="auto"/>
        <w:rPr>
          <w:ins w:id="1876" w:author="Попова Дарья" w:date="2020-07-21T15:13:00Z"/>
          <w:rFonts w:cs="Arial"/>
        </w:rPr>
      </w:pPr>
      <w:ins w:id="1877" w:author="Попова Дарья" w:date="2020-07-21T15:13:00Z">
        <w:r w:rsidRPr="007008A3">
          <w:rPr>
            <w:rFonts w:cs="Arial"/>
          </w:rPr>
          <w:t xml:space="preserve">- полноту </w:t>
        </w:r>
      </w:ins>
      <w:ins w:id="1878" w:author="Попова Дарья" w:date="2020-07-21T15:32:00Z">
        <w:r w:rsidR="001B3065">
          <w:rPr>
            <w:rFonts w:cs="Arial"/>
          </w:rPr>
          <w:t xml:space="preserve">сформированных сетевых графиков и </w:t>
        </w:r>
      </w:ins>
      <w:ins w:id="1879" w:author="Попова Дарья" w:date="2020-07-21T15:13:00Z">
        <w:r w:rsidRPr="007008A3">
          <w:rPr>
            <w:rFonts w:cs="Arial"/>
          </w:rPr>
          <w:t xml:space="preserve">охвата </w:t>
        </w:r>
      </w:ins>
      <w:ins w:id="1880" w:author="Попова Дарья" w:date="2020-07-21T15:32:00Z">
        <w:r w:rsidR="001B3065">
          <w:rPr>
            <w:rFonts w:cs="Arial"/>
          </w:rPr>
          <w:t>всех ЗиС, требу</w:t>
        </w:r>
      </w:ins>
      <w:ins w:id="1881" w:author="Попова Дарья" w:date="2020-07-21T15:33:00Z">
        <w:r w:rsidR="001B3065">
          <w:rPr>
            <w:rFonts w:cs="Arial"/>
          </w:rPr>
          <w:t>емых воздействий на планируемый год</w:t>
        </w:r>
      </w:ins>
      <w:ins w:id="1882" w:author="Попова Дарья" w:date="2020-07-21T15:13:00Z">
        <w:r w:rsidR="001B3065">
          <w:rPr>
            <w:rFonts w:cs="Arial"/>
          </w:rPr>
          <w:t>;</w:t>
        </w:r>
      </w:ins>
    </w:p>
    <w:p w14:paraId="4C8F5ECA" w14:textId="7FD0CC05" w:rsidR="00131320" w:rsidRPr="007008A3" w:rsidRDefault="00131320" w:rsidP="00131320">
      <w:pPr>
        <w:spacing w:after="240" w:line="276" w:lineRule="auto"/>
        <w:rPr>
          <w:ins w:id="1883" w:author="Попова Дарья" w:date="2020-07-21T15:13:00Z"/>
          <w:rFonts w:cs="Arial"/>
        </w:rPr>
      </w:pPr>
      <w:ins w:id="1884" w:author="Попова Дарья" w:date="2020-07-21T15:13:00Z">
        <w:r w:rsidRPr="007008A3">
          <w:rPr>
            <w:rFonts w:cs="Arial"/>
          </w:rPr>
          <w:t>- полноту планирования требуемых мероприятий</w:t>
        </w:r>
        <w:r w:rsidR="001B3065">
          <w:rPr>
            <w:rFonts w:cs="Arial"/>
          </w:rPr>
          <w:t>;</w:t>
        </w:r>
        <w:r w:rsidRPr="007008A3">
          <w:rPr>
            <w:rFonts w:cs="Arial"/>
          </w:rPr>
          <w:t xml:space="preserve"> </w:t>
        </w:r>
      </w:ins>
    </w:p>
    <w:p w14:paraId="3334539C" w14:textId="1D555836" w:rsidR="00131320" w:rsidRPr="007008A3" w:rsidRDefault="00131320" w:rsidP="00131320">
      <w:pPr>
        <w:spacing w:after="240" w:line="276" w:lineRule="auto"/>
        <w:rPr>
          <w:ins w:id="1885" w:author="Попова Дарья" w:date="2020-07-21T15:13:00Z"/>
          <w:rFonts w:cs="Arial"/>
        </w:rPr>
      </w:pPr>
      <w:ins w:id="1886" w:author="Попова Дарья" w:date="2020-07-21T15:13:00Z">
        <w:r w:rsidRPr="007008A3">
          <w:rPr>
            <w:rFonts w:cs="Arial"/>
          </w:rPr>
          <w:lastRenderedPageBreak/>
          <w:t>- корректность и обоснованн</w:t>
        </w:r>
        <w:r w:rsidR="001B3065">
          <w:rPr>
            <w:rFonts w:cs="Arial"/>
          </w:rPr>
          <w:t xml:space="preserve">ость по составу и объему работ, </w:t>
        </w:r>
        <w:r w:rsidRPr="007008A3">
          <w:rPr>
            <w:rFonts w:cs="Arial"/>
          </w:rPr>
          <w:t xml:space="preserve">в том числе </w:t>
        </w:r>
        <w:r>
          <w:rPr>
            <w:rFonts w:cs="Arial"/>
          </w:rPr>
          <w:t>потребность в МТР</w:t>
        </w:r>
      </w:ins>
      <w:ins w:id="1887" w:author="Попова Дарья" w:date="2020-07-21T15:33:00Z">
        <w:r w:rsidR="001B3065">
          <w:rPr>
            <w:rFonts w:cs="Arial"/>
          </w:rPr>
          <w:t>;</w:t>
        </w:r>
      </w:ins>
    </w:p>
    <w:p w14:paraId="7978548C" w14:textId="3AF0B36D" w:rsidR="00131320" w:rsidRPr="007008A3" w:rsidRDefault="00131320" w:rsidP="00131320">
      <w:pPr>
        <w:spacing w:after="240" w:line="276" w:lineRule="auto"/>
        <w:rPr>
          <w:ins w:id="1888" w:author="Попова Дарья" w:date="2020-07-21T15:13:00Z"/>
          <w:rFonts w:cs="Arial"/>
        </w:rPr>
      </w:pPr>
      <w:ins w:id="1889" w:author="Попова Дарья" w:date="2020-07-21T15:13:00Z">
        <w:r w:rsidRPr="007008A3">
          <w:rPr>
            <w:rFonts w:cs="Arial"/>
          </w:rPr>
          <w:t>- балансировку ре</w:t>
        </w:r>
        <w:r w:rsidR="001B3065">
          <w:rPr>
            <w:rFonts w:cs="Arial"/>
          </w:rPr>
          <w:t>сурсов (материальных, трудовых);</w:t>
        </w:r>
      </w:ins>
    </w:p>
    <w:p w14:paraId="30181122" w14:textId="77777777" w:rsidR="00857854" w:rsidRDefault="00131320" w:rsidP="00131320">
      <w:pPr>
        <w:spacing w:after="240" w:line="276" w:lineRule="auto"/>
        <w:rPr>
          <w:ins w:id="1890" w:author="Попова Дарья" w:date="2020-07-21T15:13:00Z"/>
          <w:rFonts w:cs="Arial"/>
        </w:rPr>
      </w:pPr>
      <w:ins w:id="1891" w:author="Попова Дарья" w:date="2020-07-21T15:13:00Z">
        <w:r w:rsidRPr="007008A3">
          <w:rPr>
            <w:rFonts w:cs="Arial"/>
          </w:rPr>
          <w:t>- наличие скан-копии сметы</w:t>
        </w:r>
      </w:ins>
      <w:ins w:id="1892" w:author="Попова Дарья" w:date="2020-07-21T15:34:00Z">
        <w:r w:rsidR="001B3065">
          <w:rPr>
            <w:rFonts w:cs="Arial"/>
          </w:rPr>
          <w:t xml:space="preserve"> и техзадания</w:t>
        </w:r>
      </w:ins>
      <w:ins w:id="1893" w:author="Попова Дарья" w:date="2020-07-21T15:13:00Z">
        <w:r w:rsidRPr="007008A3">
          <w:rPr>
            <w:rFonts w:cs="Arial"/>
          </w:rPr>
          <w:t xml:space="preserve"> как приложения к</w:t>
        </w:r>
        <w:r>
          <w:rPr>
            <w:rFonts w:cs="Arial"/>
          </w:rPr>
          <w:t xml:space="preserve"> </w:t>
        </w:r>
      </w:ins>
      <w:ins w:id="1894" w:author="Попова Дарья" w:date="2020-07-21T15:34:00Z">
        <w:r w:rsidR="001B3065">
          <w:rPr>
            <w:rFonts w:cs="Arial"/>
          </w:rPr>
          <w:t xml:space="preserve">компоненту материала вида </w:t>
        </w:r>
      </w:ins>
      <w:ins w:id="1895" w:author="Попова Дарья" w:date="2020-07-21T15:35:00Z">
        <w:r w:rsidR="00857854" w:rsidRPr="007A3446">
          <w:rPr>
            <w:rFonts w:cs="Arial"/>
            <w:szCs w:val="24"/>
          </w:rPr>
          <w:t>ZSRV «Продаваемые И покупУслуги</w:t>
        </w:r>
        <w:r w:rsidR="00857854">
          <w:rPr>
            <w:rFonts w:cs="Arial"/>
            <w:szCs w:val="24"/>
          </w:rPr>
          <w:t>»</w:t>
        </w:r>
      </w:ins>
      <w:ins w:id="1896" w:author="Попова Дарья" w:date="2020-07-21T15:13:00Z">
        <w:r w:rsidRPr="007008A3">
          <w:rPr>
            <w:rFonts w:cs="Arial"/>
          </w:rPr>
          <w:t xml:space="preserve"> и корректность ввода данных сметы в</w:t>
        </w:r>
        <w:r>
          <w:rPr>
            <w:rFonts w:cs="Arial"/>
          </w:rPr>
          <w:t xml:space="preserve"> </w:t>
        </w:r>
      </w:ins>
      <w:ins w:id="1897" w:author="Попова Дарья" w:date="2020-07-21T15:36:00Z">
        <w:r w:rsidR="00857854">
          <w:rPr>
            <w:rFonts w:cs="Arial"/>
          </w:rPr>
          <w:t>сетевом графике</w:t>
        </w:r>
      </w:ins>
      <w:ins w:id="1898" w:author="Попова Дарья" w:date="2020-07-21T15:13:00Z">
        <w:r w:rsidR="00857854">
          <w:rPr>
            <w:rFonts w:cs="Arial"/>
          </w:rPr>
          <w:t>;</w:t>
        </w:r>
      </w:ins>
    </w:p>
    <w:p w14:paraId="185066A3" w14:textId="4FBB3AB3" w:rsidR="00131320" w:rsidRPr="007008A3" w:rsidRDefault="00857854" w:rsidP="00131320">
      <w:pPr>
        <w:spacing w:after="240" w:line="276" w:lineRule="auto"/>
        <w:rPr>
          <w:ins w:id="1899" w:author="Попова Дарья" w:date="2020-07-21T15:13:00Z"/>
          <w:rFonts w:cs="Arial"/>
        </w:rPr>
      </w:pPr>
      <w:ins w:id="1900" w:author="Попова Дарья" w:date="2020-07-21T15:36:00Z">
        <w:r>
          <w:rPr>
            <w:rFonts w:cs="Arial"/>
          </w:rPr>
          <w:t>-</w:t>
        </w:r>
      </w:ins>
      <w:ins w:id="1901" w:author="Попова Дарья" w:date="2020-07-21T15:13:00Z">
        <w:r w:rsidR="00131320" w:rsidRPr="007008A3">
          <w:rPr>
            <w:rFonts w:cs="Arial"/>
          </w:rPr>
          <w:t xml:space="preserve"> расчет затрат по</w:t>
        </w:r>
        <w:r w:rsidR="00131320">
          <w:rPr>
            <w:rFonts w:cs="Arial"/>
          </w:rPr>
          <w:t xml:space="preserve"> </w:t>
        </w:r>
      </w:ins>
      <w:ins w:id="1902" w:author="Попова Дарья" w:date="2020-07-21T15:36:00Z">
        <w:r>
          <w:rPr>
            <w:rFonts w:cs="Arial"/>
          </w:rPr>
          <w:t>сетевому графику</w:t>
        </w:r>
      </w:ins>
      <w:ins w:id="1903" w:author="Попова Дарья" w:date="2020-07-21T15:13:00Z">
        <w:r w:rsidR="00131320" w:rsidRPr="007008A3">
          <w:rPr>
            <w:rFonts w:cs="Arial"/>
          </w:rPr>
          <w:t>.</w:t>
        </w:r>
      </w:ins>
    </w:p>
    <w:p w14:paraId="5F7E44B8" w14:textId="058E3634" w:rsidR="00131320" w:rsidRPr="007008A3" w:rsidRDefault="00131320" w:rsidP="00131320">
      <w:pPr>
        <w:spacing w:after="240" w:line="276" w:lineRule="auto"/>
        <w:rPr>
          <w:ins w:id="1904" w:author="Попова Дарья" w:date="2020-07-21T15:13:00Z"/>
          <w:rFonts w:cs="Arial"/>
        </w:rPr>
      </w:pPr>
      <w:ins w:id="1905" w:author="Попова Дарья" w:date="2020-07-21T15:13:00Z">
        <w:r w:rsidRPr="007008A3">
          <w:rPr>
            <w:rFonts w:cs="Arial"/>
          </w:rPr>
          <w:t xml:space="preserve">При выявлении замечаний формирует </w:t>
        </w:r>
        <w:r w:rsidR="00857854">
          <w:rPr>
            <w:rFonts w:cs="Arial"/>
          </w:rPr>
          <w:t>замечания на заголовке сетевого графика</w:t>
        </w:r>
        <w:r w:rsidRPr="007008A3">
          <w:rPr>
            <w:rFonts w:cs="Arial"/>
          </w:rPr>
          <w:t xml:space="preserve"> и возвращает </w:t>
        </w:r>
        <w:r>
          <w:rPr>
            <w:rFonts w:cs="Arial"/>
          </w:rPr>
          <w:t xml:space="preserve">Планировщику </w:t>
        </w:r>
      </w:ins>
      <w:ins w:id="1906" w:author="Попова Дарья" w:date="2020-07-21T15:37:00Z">
        <w:r w:rsidR="00857854">
          <w:rPr>
            <w:rFonts w:cs="Arial"/>
          </w:rPr>
          <w:t>ЗиС</w:t>
        </w:r>
      </w:ins>
      <w:ins w:id="1907" w:author="Попова Дарья" w:date="2020-07-21T15:13:00Z">
        <w:r>
          <w:rPr>
            <w:rFonts w:cs="Arial"/>
          </w:rPr>
          <w:t xml:space="preserve"> УО </w:t>
        </w:r>
        <w:r w:rsidRPr="007008A3">
          <w:rPr>
            <w:rFonts w:cs="Arial"/>
          </w:rPr>
          <w:t>на корректировку/ перепланирование</w:t>
        </w:r>
      </w:ins>
      <w:ins w:id="1908" w:author="Попова Дарья" w:date="2020-07-21T15:37:00Z">
        <w:r w:rsidR="00857854">
          <w:rPr>
            <w:rFonts w:cs="Arial"/>
          </w:rPr>
          <w:t xml:space="preserve"> – устанавливает статусы ПЛАН, КОРР</w:t>
        </w:r>
      </w:ins>
      <w:ins w:id="1909" w:author="Попова Дарья" w:date="2020-07-21T15:13:00Z">
        <w:r w:rsidRPr="007008A3">
          <w:rPr>
            <w:rFonts w:cs="Arial"/>
          </w:rPr>
          <w:t>.</w:t>
        </w:r>
      </w:ins>
    </w:p>
    <w:p w14:paraId="0A1F27F4" w14:textId="5CB1ACD8" w:rsidR="00131320" w:rsidRDefault="00131320" w:rsidP="00131320">
      <w:pPr>
        <w:spacing w:after="240" w:line="276" w:lineRule="auto"/>
        <w:rPr>
          <w:ins w:id="1910" w:author="Попова Дарья" w:date="2020-07-21T16:54:00Z"/>
          <w:rFonts w:cs="Arial"/>
        </w:rPr>
      </w:pPr>
      <w:ins w:id="1911" w:author="Попова Дарья" w:date="2020-07-21T15:13:00Z">
        <w:r w:rsidRPr="007008A3">
          <w:rPr>
            <w:rFonts w:cs="Arial"/>
          </w:rPr>
          <w:t>В случае отсутствия замечаний</w:t>
        </w:r>
        <w:r w:rsidRPr="00860138">
          <w:rPr>
            <w:rFonts w:cs="Arial"/>
          </w:rPr>
          <w:t xml:space="preserve"> </w:t>
        </w:r>
        <w:r>
          <w:rPr>
            <w:rFonts w:cs="Arial"/>
          </w:rPr>
          <w:t>Старший планировщик ТОиР УО</w:t>
        </w:r>
        <w:r w:rsidRPr="007008A3">
          <w:rPr>
            <w:rFonts w:cs="Arial"/>
          </w:rPr>
          <w:t xml:space="preserve"> соглас</w:t>
        </w:r>
        <w:r>
          <w:rPr>
            <w:rFonts w:cs="Arial"/>
          </w:rPr>
          <w:t>овывае</w:t>
        </w:r>
        <w:r w:rsidRPr="007008A3">
          <w:rPr>
            <w:rFonts w:cs="Arial"/>
          </w:rPr>
          <w:t xml:space="preserve">т </w:t>
        </w:r>
      </w:ins>
      <w:ins w:id="1912" w:author="Попова Дарья" w:date="2020-07-21T15:37:00Z">
        <w:r w:rsidR="00857854">
          <w:rPr>
            <w:rFonts w:cs="Arial"/>
          </w:rPr>
          <w:t>сетевой график по воздействиям на ЗиС</w:t>
        </w:r>
      </w:ins>
      <w:ins w:id="1913" w:author="Попова Дарья" w:date="2020-07-21T15:13:00Z">
        <w:r w:rsidR="00857854">
          <w:rPr>
            <w:rFonts w:cs="Arial"/>
          </w:rPr>
          <w:t xml:space="preserve"> </w:t>
        </w:r>
      </w:ins>
      <w:ins w:id="1914" w:author="Попова Дарья" w:date="2020-07-21T15:37:00Z">
        <w:r w:rsidR="00857854">
          <w:rPr>
            <w:rFonts w:cs="Arial"/>
          </w:rPr>
          <w:t>–</w:t>
        </w:r>
      </w:ins>
      <w:ins w:id="1915" w:author="Попова Дарья" w:date="2020-07-21T15:13:00Z">
        <w:r w:rsidRPr="007008A3">
          <w:rPr>
            <w:rFonts w:cs="Arial"/>
          </w:rPr>
          <w:t xml:space="preserve"> устанавливает статус</w:t>
        </w:r>
        <w:r>
          <w:rPr>
            <w:rFonts w:cs="Arial"/>
          </w:rPr>
          <w:t xml:space="preserve"> «</w:t>
        </w:r>
        <w:r w:rsidRPr="00860138">
          <w:rPr>
            <w:rFonts w:cs="Arial"/>
          </w:rPr>
          <w:t xml:space="preserve">ССПЛ - </w:t>
        </w:r>
      </w:ins>
      <w:ins w:id="1916" w:author="Попова Дарья" w:date="2020-07-21T15:38:00Z">
        <w:r w:rsidR="00857854" w:rsidRPr="00860138">
          <w:rPr>
            <w:rFonts w:cs="Arial"/>
          </w:rPr>
          <w:t>Согласовано</w:t>
        </w:r>
      </w:ins>
      <w:ins w:id="1917" w:author="Попова Дарья" w:date="2020-07-21T15:13:00Z">
        <w:r w:rsidRPr="00860138">
          <w:rPr>
            <w:rFonts w:cs="Arial"/>
          </w:rPr>
          <w:t xml:space="preserve"> старшим планировщиком </w:t>
        </w:r>
        <w:r>
          <w:rPr>
            <w:rFonts w:cs="Arial"/>
          </w:rPr>
          <w:t>ТОиР УО»</w:t>
        </w:r>
        <w:r w:rsidRPr="007008A3">
          <w:rPr>
            <w:rFonts w:cs="Arial"/>
          </w:rPr>
          <w:t>, после чего</w:t>
        </w:r>
        <w:r>
          <w:rPr>
            <w:rFonts w:cs="Arial"/>
          </w:rPr>
          <w:t xml:space="preserve"> </w:t>
        </w:r>
      </w:ins>
      <w:ins w:id="1918" w:author="Попова Дарья" w:date="2020-07-21T15:38:00Z">
        <w:r w:rsidR="00857854">
          <w:rPr>
            <w:rFonts w:cs="Arial"/>
          </w:rPr>
          <w:t>сетевые графики</w:t>
        </w:r>
      </w:ins>
      <w:ins w:id="1919" w:author="Попова Дарья" w:date="2020-07-21T15:13:00Z">
        <w:r>
          <w:rPr>
            <w:rFonts w:cs="Arial"/>
          </w:rPr>
          <w:t xml:space="preserve"> блокирую</w:t>
        </w:r>
        <w:r w:rsidRPr="007008A3">
          <w:rPr>
            <w:rFonts w:cs="Arial"/>
          </w:rPr>
          <w:t>тся для изменения/ корректировок</w:t>
        </w:r>
      </w:ins>
      <w:ins w:id="1920" w:author="Попова Дарья" w:date="2020-10-22T15:50:00Z">
        <w:r w:rsidR="002C0E29" w:rsidRPr="002175C8">
          <w:rPr>
            <w:rFonts w:cs="Arial"/>
            <w:rPrChange w:id="1921" w:author="Александр Шрамков" w:date="2021-03-04T10:31:00Z">
              <w:rPr>
                <w:rFonts w:cs="Arial"/>
                <w:lang w:val="en-US"/>
              </w:rPr>
            </w:rPrChange>
          </w:rPr>
          <w:t xml:space="preserve"> (</w:t>
        </w:r>
        <w:r w:rsidR="002C0E29">
          <w:rPr>
            <w:rFonts w:cs="Arial"/>
          </w:rPr>
          <w:t xml:space="preserve">разработка </w:t>
        </w:r>
        <w:r w:rsidR="002C0E29">
          <w:rPr>
            <w:rFonts w:cs="Arial"/>
            <w:lang w:val="en-US"/>
          </w:rPr>
          <w:t>PS</w:t>
        </w:r>
        <w:r w:rsidR="002C0E29" w:rsidRPr="002175C8">
          <w:rPr>
            <w:rFonts w:cs="Arial"/>
            <w:rPrChange w:id="1922" w:author="Александр Шрамков" w:date="2021-03-04T10:31:00Z">
              <w:rPr>
                <w:rFonts w:cs="Arial"/>
                <w:lang w:val="en-US"/>
              </w:rPr>
            </w:rPrChange>
          </w:rPr>
          <w:t>09)</w:t>
        </w:r>
      </w:ins>
      <w:ins w:id="1923" w:author="Попова Дарья" w:date="2020-07-21T15:13:00Z">
        <w:r w:rsidRPr="007008A3">
          <w:rPr>
            <w:rFonts w:cs="Arial"/>
          </w:rPr>
          <w:t>.</w:t>
        </w:r>
      </w:ins>
      <w:ins w:id="1924" w:author="Попова Дарья" w:date="2020-07-21T15:39:00Z">
        <w:r w:rsidR="003126D3">
          <w:rPr>
            <w:rFonts w:cs="Arial"/>
          </w:rPr>
          <w:t xml:space="preserve"> Ввод изменений в сетевой</w:t>
        </w:r>
        <w:r w:rsidR="00857854">
          <w:rPr>
            <w:rFonts w:cs="Arial"/>
          </w:rPr>
          <w:t xml:space="preserve"> график возможен только в статусе «ПЛАН – Планируется».</w:t>
        </w:r>
      </w:ins>
      <w:ins w:id="1925" w:author="Попова Дарья" w:date="2020-07-21T17:31:00Z">
        <w:r w:rsidR="00761283">
          <w:rPr>
            <w:rFonts w:cs="Arial"/>
          </w:rPr>
          <w:t xml:space="preserve"> При сохранении сетевого</w:t>
        </w:r>
      </w:ins>
      <w:ins w:id="1926" w:author="Попова Дарья" w:date="2020-07-21T17:32:00Z">
        <w:r w:rsidR="00761283">
          <w:rPr>
            <w:rFonts w:cs="Arial"/>
          </w:rPr>
          <w:t xml:space="preserve"> графика со статусом </w:t>
        </w:r>
        <w:r w:rsidR="00761283" w:rsidRPr="00860138">
          <w:rPr>
            <w:rFonts w:cs="Arial"/>
          </w:rPr>
          <w:t>ССПЛ</w:t>
        </w:r>
        <w:r w:rsidR="00C276A2">
          <w:rPr>
            <w:rFonts w:cs="Arial"/>
          </w:rPr>
          <w:t xml:space="preserve"> должна выполняться проверка по статусу плановых цен МТР</w:t>
        </w:r>
      </w:ins>
      <w:ins w:id="1927" w:author="Попова Дарья" w:date="2020-10-22T15:49:00Z">
        <w:r w:rsidR="002C0E29" w:rsidRPr="002175C8">
          <w:rPr>
            <w:rFonts w:cs="Arial"/>
            <w:rPrChange w:id="1928" w:author="Александр Шрамков" w:date="2021-03-04T10:31:00Z">
              <w:rPr>
                <w:rFonts w:cs="Arial"/>
                <w:lang w:val="en-US"/>
              </w:rPr>
            </w:rPrChange>
          </w:rPr>
          <w:t xml:space="preserve"> (</w:t>
        </w:r>
        <w:r w:rsidR="002C0E29">
          <w:rPr>
            <w:rFonts w:cs="Arial"/>
          </w:rPr>
          <w:t xml:space="preserve">разработка </w:t>
        </w:r>
        <w:r w:rsidR="002C0E29">
          <w:rPr>
            <w:rFonts w:cs="Arial"/>
            <w:lang w:val="en-US"/>
          </w:rPr>
          <w:t>PS</w:t>
        </w:r>
        <w:r w:rsidR="002C0E29" w:rsidRPr="002175C8">
          <w:rPr>
            <w:rFonts w:cs="Arial"/>
            <w:rPrChange w:id="1929" w:author="Александр Шрамков" w:date="2021-03-04T10:31:00Z">
              <w:rPr>
                <w:rFonts w:cs="Arial"/>
                <w:lang w:val="en-US"/>
              </w:rPr>
            </w:rPrChange>
          </w:rPr>
          <w:t>09)</w:t>
        </w:r>
      </w:ins>
      <w:ins w:id="1930" w:author="Попова Дарья" w:date="2020-07-21T17:32:00Z">
        <w:r w:rsidR="00C276A2">
          <w:rPr>
            <w:rFonts w:cs="Arial"/>
          </w:rPr>
          <w:t>.</w:t>
        </w:r>
      </w:ins>
    </w:p>
    <w:p w14:paraId="19910237" w14:textId="7E5C6063" w:rsidR="00ED4450" w:rsidRPr="00764293" w:rsidRDefault="00ED4450" w:rsidP="00ED4450">
      <w:pPr>
        <w:spacing w:after="240" w:line="276" w:lineRule="auto"/>
        <w:rPr>
          <w:ins w:id="1931" w:author="Попова Дарья" w:date="2020-07-21T16:54:00Z"/>
          <w:rFonts w:cs="Arial"/>
        </w:rPr>
      </w:pPr>
      <w:ins w:id="1932" w:author="Попова Дарья" w:date="2020-07-21T16:54:00Z">
        <w:r>
          <w:rPr>
            <w:rFonts w:cs="Arial"/>
          </w:rPr>
          <w:t>После установки статуса «</w:t>
        </w:r>
      </w:ins>
      <w:ins w:id="1933" w:author="Попова Дарья" w:date="2020-07-21T17:00:00Z">
        <w:r w:rsidRPr="00860138">
          <w:rPr>
            <w:rFonts w:cs="Arial"/>
          </w:rPr>
          <w:t xml:space="preserve">ССПЛ - Согласовано старшим планировщиком </w:t>
        </w:r>
        <w:r>
          <w:rPr>
            <w:rFonts w:cs="Arial"/>
          </w:rPr>
          <w:t>ТОиР УО</w:t>
        </w:r>
      </w:ins>
      <w:ins w:id="1934" w:author="Попова Дарья" w:date="2020-07-21T16:54:00Z">
        <w:r>
          <w:rPr>
            <w:rFonts w:cs="Arial"/>
          </w:rPr>
          <w:t>» сетевые графики для воздействий на ЗиС передаются в систему планирования бюджета MCB, и затем в рамках процесса ПП-07.06.03-ERP Формирование годового бюджета воздействий на производственные активы, представленном в КД «</w:t>
        </w:r>
        <w:del w:id="1935" w:author="Александр Шрамков" w:date="2021-03-05T12:38:00Z">
          <w:r w:rsidDel="001710A8">
            <w:rPr>
              <w:rFonts w:cs="Arial"/>
            </w:rPr>
            <w:delText>ERP.9.9.</w:delText>
          </w:r>
        </w:del>
      </w:ins>
      <w:ins w:id="1936" w:author="Александр Шрамков" w:date="2021-03-05T12:38:00Z">
        <w:r w:rsidR="001710A8">
          <w:rPr>
            <w:rFonts w:cs="Arial"/>
          </w:rPr>
          <w:t>ERP.13.9.</w:t>
        </w:r>
      </w:ins>
      <w:ins w:id="1937" w:author="Попова Дарья" w:date="2020-07-21T16:54:00Z">
        <w:r>
          <w:rPr>
            <w:rFonts w:cs="Arial"/>
          </w:rPr>
          <w:t>2.</w:t>
        </w:r>
        <w:r w:rsidRPr="00BD05FA">
          <w:rPr>
            <w:rFonts w:cs="Arial"/>
          </w:rPr>
          <w:t>51.PM.КД Формирова</w:t>
        </w:r>
        <w:r>
          <w:rPr>
            <w:rFonts w:cs="Arial"/>
          </w:rPr>
          <w:t xml:space="preserve">ние и управление бюджетами ТОиР» выполняется согласование бюджета затрат на воздействия на ПА. По результатам согласования могут потребоваться корректировки сетевых графиков, в этом случае повторяется цикл подготовки сетевых графиков, начиная с шага 170, вплоть до текущего шага. После утверждения бюджета лимиты в рамках процесса управления бюджетами автоматически передаются на СПП-элементы, с которыми связаны </w:t>
        </w:r>
      </w:ins>
      <w:ins w:id="1938" w:author="Попова Дарья" w:date="2020-07-21T17:10:00Z">
        <w:r w:rsidR="00A967E6">
          <w:rPr>
            <w:rFonts w:cs="Arial"/>
          </w:rPr>
          <w:t xml:space="preserve">сетевые </w:t>
        </w:r>
      </w:ins>
      <w:ins w:id="1939" w:author="Попова Дарья" w:date="2020-07-21T17:11:00Z">
        <w:r w:rsidR="00A967E6">
          <w:rPr>
            <w:rFonts w:cs="Arial"/>
          </w:rPr>
          <w:t>г</w:t>
        </w:r>
      </w:ins>
      <w:ins w:id="1940" w:author="Попова Дарья" w:date="2020-07-21T17:10:00Z">
        <w:r w:rsidR="00A967E6">
          <w:rPr>
            <w:rFonts w:cs="Arial"/>
          </w:rPr>
          <w:t>рафики</w:t>
        </w:r>
      </w:ins>
      <w:ins w:id="1941" w:author="Попова Дарья" w:date="2020-07-21T16:54:00Z">
        <w:r>
          <w:rPr>
            <w:rFonts w:cs="Arial"/>
          </w:rPr>
          <w:t>, и выполняется шаг 44</w:t>
        </w:r>
      </w:ins>
      <w:ins w:id="1942" w:author="Попова Дарья" w:date="2020-07-21T17:14:00Z">
        <w:r w:rsidR="00450A16">
          <w:rPr>
            <w:rFonts w:cs="Arial"/>
          </w:rPr>
          <w:t>5</w:t>
        </w:r>
      </w:ins>
      <w:ins w:id="1943" w:author="Попова Дарья" w:date="2020-07-21T16:54:00Z">
        <w:r>
          <w:rPr>
            <w:rFonts w:cs="Arial"/>
          </w:rPr>
          <w:t>.</w:t>
        </w:r>
      </w:ins>
    </w:p>
    <w:p w14:paraId="59A588AB" w14:textId="77777777" w:rsidR="00131320" w:rsidRDefault="00131320" w:rsidP="00131320">
      <w:pPr>
        <w:spacing w:after="240" w:line="276" w:lineRule="auto"/>
        <w:rPr>
          <w:ins w:id="1944" w:author="Попова Дарья" w:date="2020-07-21T15:13:00Z"/>
          <w:rFonts w:cs="Arial"/>
        </w:rPr>
      </w:pPr>
      <w:ins w:id="1945" w:author="Попова Дарья" w:date="2020-07-21T15:13:00Z">
        <w:r>
          <w:rPr>
            <w:rFonts w:cs="Arial"/>
          </w:rPr>
          <w:t>Используются транзакции</w:t>
        </w:r>
      </w:ins>
    </w:p>
    <w:p w14:paraId="0472530E" w14:textId="77777777" w:rsidR="00857854" w:rsidRDefault="00857854" w:rsidP="00857854">
      <w:pPr>
        <w:pStyle w:val="afa"/>
        <w:numPr>
          <w:ilvl w:val="0"/>
          <w:numId w:val="17"/>
        </w:numPr>
        <w:spacing w:after="240" w:line="276" w:lineRule="auto"/>
        <w:rPr>
          <w:ins w:id="1946" w:author="Попова Дарья" w:date="2020-07-21T15:39:00Z"/>
          <w:rFonts w:cs="Arial"/>
        </w:rPr>
      </w:pPr>
      <w:ins w:id="1947" w:author="Попова Дарья" w:date="2020-07-21T15:39:00Z">
        <w:r>
          <w:rPr>
            <w:rFonts w:cs="Arial"/>
            <w:lang w:val="en-US"/>
          </w:rPr>
          <w:t>CJ20N</w:t>
        </w:r>
        <w:r>
          <w:rPr>
            <w:rFonts w:cs="Arial"/>
          </w:rPr>
          <w:t xml:space="preserve"> – </w:t>
        </w:r>
        <w:r w:rsidRPr="00AA72D3">
          <w:rPr>
            <w:rFonts w:cs="Arial"/>
          </w:rPr>
          <w:t>Project Builder</w:t>
        </w:r>
        <w:r>
          <w:rPr>
            <w:rFonts w:cs="Arial"/>
          </w:rPr>
          <w:t>.</w:t>
        </w:r>
      </w:ins>
    </w:p>
    <w:p w14:paraId="30E900C0" w14:textId="77777777" w:rsidR="00857854" w:rsidRPr="00F877A5" w:rsidRDefault="00857854" w:rsidP="00857854">
      <w:pPr>
        <w:pStyle w:val="afa"/>
        <w:spacing w:after="120" w:line="276" w:lineRule="auto"/>
        <w:ind w:left="1287" w:firstLine="0"/>
        <w:rPr>
          <w:ins w:id="1948" w:author="Попова Дарья" w:date="2020-07-21T15:39:00Z"/>
          <w:rFonts w:cs="Arial"/>
        </w:rPr>
      </w:pPr>
      <w:ins w:id="1949" w:author="Попова Дарья" w:date="2020-07-21T15:39:00Z">
        <w:r w:rsidRPr="00F877A5">
          <w:rPr>
            <w:rFonts w:cs="Arial"/>
          </w:rPr>
          <w:t>Поля для заполнения на селекционном экране:</w:t>
        </w:r>
      </w:ins>
    </w:p>
    <w:p w14:paraId="75CE9638" w14:textId="77777777" w:rsidR="00857854" w:rsidRDefault="00857854" w:rsidP="00857854">
      <w:pPr>
        <w:pStyle w:val="afa"/>
        <w:spacing w:after="240" w:line="276" w:lineRule="auto"/>
        <w:ind w:left="1287" w:firstLine="0"/>
        <w:rPr>
          <w:ins w:id="1950" w:author="Попова Дарья" w:date="2020-07-21T15:39:00Z"/>
          <w:rFonts w:cs="Arial"/>
        </w:rPr>
      </w:pPr>
      <w:ins w:id="1951" w:author="Попова Дарья" w:date="2020-07-21T15:39:00Z">
        <w:r>
          <w:rPr>
            <w:rFonts w:cs="Arial"/>
          </w:rPr>
          <w:t>- Проект;</w:t>
        </w:r>
      </w:ins>
    </w:p>
    <w:p w14:paraId="1165E5B2" w14:textId="77777777" w:rsidR="00857854" w:rsidRDefault="00857854" w:rsidP="00857854">
      <w:pPr>
        <w:pStyle w:val="afa"/>
        <w:spacing w:after="240" w:line="276" w:lineRule="auto"/>
        <w:ind w:left="1287" w:firstLine="0"/>
        <w:rPr>
          <w:ins w:id="1952" w:author="Попова Дарья" w:date="2020-07-21T15:39:00Z"/>
          <w:rFonts w:cs="Arial"/>
        </w:rPr>
      </w:pPr>
      <w:ins w:id="1953" w:author="Попова Дарья" w:date="2020-07-21T15:39:00Z">
        <w:r>
          <w:rPr>
            <w:rFonts w:cs="Arial"/>
          </w:rPr>
          <w:t>- СПП-элемент.</w:t>
        </w:r>
      </w:ins>
    </w:p>
    <w:p w14:paraId="4FE86C6E" w14:textId="0D29A12E" w:rsidR="0028527F" w:rsidRPr="007008A3" w:rsidDel="00857854" w:rsidRDefault="0028527F" w:rsidP="0067644E">
      <w:pPr>
        <w:rPr>
          <w:del w:id="1954" w:author="Попова Дарья" w:date="2020-07-21T15:39:00Z"/>
          <w:rFonts w:eastAsiaTheme="majorEastAsia" w:cs="Arial"/>
        </w:rPr>
      </w:pPr>
    </w:p>
    <w:p w14:paraId="2294885C" w14:textId="16A622B9" w:rsidR="0028527F" w:rsidRPr="007008A3" w:rsidRDefault="0028527F">
      <w:pPr>
        <w:pStyle w:val="4"/>
      </w:pPr>
      <w:r w:rsidRPr="007008A3">
        <w:t xml:space="preserve">Шаг процесса </w:t>
      </w:r>
      <w:r w:rsidR="00CB73AE">
        <w:t>38</w:t>
      </w:r>
      <w:r w:rsidR="00110A00" w:rsidRPr="007008A3">
        <w:t>0</w:t>
      </w:r>
      <w:r w:rsidRPr="007008A3">
        <w:t xml:space="preserve"> – </w:t>
      </w:r>
      <w:r w:rsidR="00110A00" w:rsidRPr="007008A3">
        <w:t xml:space="preserve">Согласование плана-графика </w:t>
      </w:r>
      <w:r w:rsidR="004047F9">
        <w:t>воздействий на ПА</w:t>
      </w:r>
      <w:r w:rsidR="00110A00" w:rsidRPr="007008A3">
        <w:t xml:space="preserve"> ГС</w:t>
      </w:r>
    </w:p>
    <w:p w14:paraId="37400771" w14:textId="5889E855" w:rsidR="0028527F" w:rsidRPr="007008A3" w:rsidDel="00131320" w:rsidRDefault="0028527F" w:rsidP="001E13A9">
      <w:pPr>
        <w:rPr>
          <w:del w:id="1955" w:author="Попова Дарья" w:date="2020-07-21T15:13:00Z"/>
          <w:rFonts w:eastAsiaTheme="majorEastAsia" w:cs="Arial"/>
        </w:rPr>
      </w:pPr>
    </w:p>
    <w:p w14:paraId="2E6A419C" w14:textId="4A6B8544" w:rsidR="0028527F" w:rsidRDefault="00253652" w:rsidP="00110A00">
      <w:pPr>
        <w:spacing w:after="240" w:line="276" w:lineRule="auto"/>
        <w:rPr>
          <w:rFonts w:cs="Arial"/>
        </w:rPr>
      </w:pPr>
      <w:r>
        <w:rPr>
          <w:rFonts w:cs="Arial"/>
        </w:rPr>
        <w:t xml:space="preserve">Главный специалист </w:t>
      </w:r>
      <w:r w:rsidR="002535C0">
        <w:rPr>
          <w:rFonts w:cs="Arial"/>
        </w:rPr>
        <w:t>ТОиР УО</w:t>
      </w:r>
      <w:r>
        <w:rPr>
          <w:rFonts w:cs="Arial"/>
        </w:rPr>
        <w:t xml:space="preserve"> (</w:t>
      </w:r>
      <w:r w:rsidR="00110A00" w:rsidRPr="007008A3">
        <w:rPr>
          <w:rFonts w:cs="Arial"/>
        </w:rPr>
        <w:t>Исполнитель КП</w:t>
      </w:r>
      <w:r>
        <w:rPr>
          <w:rFonts w:cs="Arial"/>
        </w:rPr>
        <w:t>)</w:t>
      </w:r>
      <w:r w:rsidR="00110A00" w:rsidRPr="007008A3">
        <w:rPr>
          <w:rFonts w:cs="Arial"/>
        </w:rPr>
        <w:t xml:space="preserve"> при получении план-графика воздействий на ПА, согласованного Старшим </w:t>
      </w:r>
      <w:r>
        <w:rPr>
          <w:rFonts w:cs="Arial"/>
        </w:rPr>
        <w:t>п</w:t>
      </w:r>
      <w:r w:rsidR="00F62E46">
        <w:rPr>
          <w:rFonts w:cs="Arial"/>
        </w:rPr>
        <w:t>ланировщик</w:t>
      </w:r>
      <w:r w:rsidR="00110A00" w:rsidRPr="007008A3">
        <w:rPr>
          <w:rFonts w:cs="Arial"/>
        </w:rPr>
        <w:t>ом</w:t>
      </w:r>
      <w:r>
        <w:rPr>
          <w:rFonts w:cs="Arial"/>
        </w:rPr>
        <w:t xml:space="preserve"> </w:t>
      </w:r>
      <w:r w:rsidR="002535C0">
        <w:rPr>
          <w:rFonts w:cs="Arial"/>
        </w:rPr>
        <w:t>ТОиР УО</w:t>
      </w:r>
      <w:r w:rsidR="00110A00" w:rsidRPr="007008A3">
        <w:rPr>
          <w:rFonts w:cs="Arial"/>
        </w:rPr>
        <w:t>, проверяет на корректность, при наличии замечаний формирует лист замечаний</w:t>
      </w:r>
      <w:r w:rsidR="00103162">
        <w:rPr>
          <w:rFonts w:cs="Arial"/>
        </w:rPr>
        <w:t xml:space="preserve"> и передает </w:t>
      </w:r>
      <w:r w:rsidR="00583B3B">
        <w:rPr>
          <w:rFonts w:cs="Arial"/>
        </w:rPr>
        <w:t xml:space="preserve">Планировщику </w:t>
      </w:r>
      <w:r w:rsidR="002535C0">
        <w:rPr>
          <w:rFonts w:cs="Arial"/>
        </w:rPr>
        <w:t>ТОиР УО</w:t>
      </w:r>
      <w:r w:rsidR="00EB4EFD">
        <w:rPr>
          <w:rFonts w:cs="Arial"/>
        </w:rPr>
        <w:t xml:space="preserve"> </w:t>
      </w:r>
      <w:r w:rsidR="00103162">
        <w:rPr>
          <w:rFonts w:cs="Arial"/>
        </w:rPr>
        <w:t>на корректировку</w:t>
      </w:r>
      <w:r>
        <w:rPr>
          <w:rFonts w:cs="Arial"/>
        </w:rPr>
        <w:t xml:space="preserve"> (шаг </w:t>
      </w:r>
      <w:r w:rsidR="00CB73AE">
        <w:rPr>
          <w:rFonts w:cs="Arial"/>
        </w:rPr>
        <w:t>47</w:t>
      </w:r>
      <w:r>
        <w:rPr>
          <w:rFonts w:cs="Arial"/>
        </w:rPr>
        <w:t>0)</w:t>
      </w:r>
      <w:r w:rsidR="00110A00" w:rsidRPr="007008A3">
        <w:rPr>
          <w:rFonts w:cs="Arial"/>
        </w:rPr>
        <w:t>, в случае отсутствия замечаний соглас</w:t>
      </w:r>
      <w:r w:rsidR="00103162">
        <w:rPr>
          <w:rFonts w:cs="Arial"/>
        </w:rPr>
        <w:t>овыва</w:t>
      </w:r>
      <w:r w:rsidR="00110A00" w:rsidRPr="007008A3">
        <w:rPr>
          <w:rFonts w:cs="Arial"/>
        </w:rPr>
        <w:t>ет план-график мероприятий ТОиР</w:t>
      </w:r>
      <w:r w:rsidR="00103162">
        <w:rPr>
          <w:rFonts w:cs="Arial"/>
        </w:rPr>
        <w:t xml:space="preserve"> путем подписания на бумаге</w:t>
      </w:r>
      <w:r>
        <w:rPr>
          <w:rFonts w:cs="Arial"/>
        </w:rPr>
        <w:t xml:space="preserve"> и простановки статуса «</w:t>
      </w:r>
      <w:r w:rsidRPr="00253652">
        <w:rPr>
          <w:rFonts w:cs="Arial"/>
        </w:rPr>
        <w:t>СГГС - согласовано главным специалистом</w:t>
      </w:r>
      <w:r>
        <w:rPr>
          <w:rFonts w:cs="Arial"/>
        </w:rPr>
        <w:t>» на</w:t>
      </w:r>
      <w:r w:rsidR="00D139D7">
        <w:rPr>
          <w:rFonts w:cs="Arial"/>
        </w:rPr>
        <w:t xml:space="preserve"> заказ</w:t>
      </w:r>
      <w:r>
        <w:rPr>
          <w:rFonts w:cs="Arial"/>
        </w:rPr>
        <w:t>ах в системе.</w:t>
      </w:r>
    </w:p>
    <w:p w14:paraId="6839B5BA" w14:textId="77777777" w:rsidR="003C5034" w:rsidRDefault="003C5034">
      <w:pPr>
        <w:spacing w:after="240" w:line="276" w:lineRule="auto"/>
        <w:rPr>
          <w:rFonts w:cs="Arial"/>
        </w:rPr>
        <w:pPrChange w:id="1956" w:author="Попова Дарья" w:date="2020-07-21T16:31:00Z">
          <w:pPr/>
        </w:pPrChange>
      </w:pPr>
      <w:r>
        <w:rPr>
          <w:rFonts w:cs="Arial"/>
        </w:rPr>
        <w:t>После согласования, или при открытии заказа ТОРО на изменение система автоматически проверяет полномочия пользователя на текущий пользовательский статус с порядковым номером и в случае отсутствия полномочий установить следующий статус закрывает от изменения определенные под экраны в заказе ТОРО (гибкая настройка в зависимости от статуса</w:t>
      </w:r>
      <w:r w:rsidRPr="008E1EAA">
        <w:rPr>
          <w:rFonts w:cs="Arial"/>
        </w:rPr>
        <w:t>/</w:t>
      </w:r>
      <w:r>
        <w:rPr>
          <w:rFonts w:cs="Arial"/>
        </w:rPr>
        <w:t xml:space="preserve">вида заказа ТОРО). Для этого </w:t>
      </w:r>
      <w:r w:rsidRPr="00D139D7">
        <w:rPr>
          <w:rFonts w:cs="Arial"/>
        </w:rPr>
        <w:t>используется разработка</w:t>
      </w:r>
      <w:r>
        <w:rPr>
          <w:rFonts w:cs="Arial"/>
        </w:rPr>
        <w:t>-расширение</w:t>
      </w:r>
      <w:r w:rsidRPr="00D139D7">
        <w:rPr>
          <w:rFonts w:cs="Arial"/>
        </w:rPr>
        <w:t xml:space="preserve">, код в реестре разработок </w:t>
      </w:r>
      <w:r>
        <w:rPr>
          <w:rFonts w:cs="Arial"/>
        </w:rPr>
        <w:t>PM</w:t>
      </w:r>
      <w:r w:rsidRPr="008E1EAA">
        <w:rPr>
          <w:rFonts w:cs="Arial"/>
        </w:rPr>
        <w:t>78</w:t>
      </w:r>
      <w:r>
        <w:rPr>
          <w:rFonts w:cs="Arial"/>
        </w:rPr>
        <w:t xml:space="preserve"> (см. описание в разделе 5.10.7.</w:t>
      </w:r>
      <w:r w:rsidRPr="008E1EAA">
        <w:rPr>
          <w:rFonts w:cs="Arial"/>
        </w:rPr>
        <w:t>11</w:t>
      </w:r>
      <w:r>
        <w:rPr>
          <w:rFonts w:cs="Arial"/>
        </w:rPr>
        <w:t xml:space="preserve"> данного КД)</w:t>
      </w:r>
      <w:r w:rsidRPr="00D139D7">
        <w:rPr>
          <w:rFonts w:cs="Arial"/>
        </w:rPr>
        <w:t>.</w:t>
      </w:r>
    </w:p>
    <w:p w14:paraId="1508A719" w14:textId="6041CF50" w:rsidR="003C5034" w:rsidDel="008F3D3A" w:rsidRDefault="003C5034" w:rsidP="00110A00">
      <w:pPr>
        <w:spacing w:after="240" w:line="276" w:lineRule="auto"/>
        <w:rPr>
          <w:del w:id="1957" w:author="Попова Дарья" w:date="2020-07-21T16:31:00Z"/>
          <w:rFonts w:cs="Arial"/>
        </w:rPr>
      </w:pPr>
    </w:p>
    <w:p w14:paraId="3D63C30E" w14:textId="77777777" w:rsidR="00253652" w:rsidRDefault="00253652" w:rsidP="00253652">
      <w:pPr>
        <w:spacing w:after="240" w:line="276" w:lineRule="auto"/>
        <w:rPr>
          <w:rFonts w:cs="Arial"/>
        </w:rPr>
      </w:pPr>
      <w:r>
        <w:rPr>
          <w:rFonts w:cs="Arial"/>
        </w:rPr>
        <w:t>Используется транзакция</w:t>
      </w:r>
    </w:p>
    <w:p w14:paraId="373ED192" w14:textId="19E45075" w:rsidR="00E72857" w:rsidRDefault="005C4FA0" w:rsidP="00E72857">
      <w:pPr>
        <w:pStyle w:val="afa"/>
        <w:numPr>
          <w:ilvl w:val="0"/>
          <w:numId w:val="17"/>
        </w:numPr>
        <w:spacing w:after="240" w:line="276" w:lineRule="auto"/>
        <w:rPr>
          <w:rFonts w:cs="Arial"/>
        </w:rPr>
      </w:pPr>
      <w:r>
        <w:rPr>
          <w:rFonts w:cs="Arial"/>
          <w:lang w:val="en-US"/>
        </w:rPr>
        <w:t>ZPM</w:t>
      </w:r>
      <w:r w:rsidRPr="009721BA">
        <w:rPr>
          <w:rFonts w:cs="Arial"/>
        </w:rPr>
        <w:t>_</w:t>
      </w:r>
      <w:r>
        <w:rPr>
          <w:rFonts w:cs="Arial"/>
          <w:lang w:val="en-US"/>
        </w:rPr>
        <w:t>PLAN</w:t>
      </w:r>
      <w:r w:rsidRPr="009721BA">
        <w:rPr>
          <w:rFonts w:cs="Arial"/>
        </w:rPr>
        <w:t xml:space="preserve"> </w:t>
      </w:r>
      <w:r>
        <w:rPr>
          <w:rFonts w:cs="Arial"/>
        </w:rPr>
        <w:t>– Отчеты</w:t>
      </w:r>
      <w:r w:rsidRPr="009721BA">
        <w:rPr>
          <w:rFonts w:cs="Arial"/>
        </w:rPr>
        <w:t xml:space="preserve"> /</w:t>
      </w:r>
      <w:r>
        <w:rPr>
          <w:rFonts w:cs="Arial"/>
        </w:rPr>
        <w:t xml:space="preserve"> </w:t>
      </w:r>
      <w:r w:rsidR="00E72857">
        <w:rPr>
          <w:rFonts w:cs="Arial"/>
        </w:rPr>
        <w:t xml:space="preserve">«Печатная форма План-график воздействий на ПА», </w:t>
      </w:r>
      <w:r>
        <w:rPr>
          <w:rFonts w:cs="Arial"/>
        </w:rPr>
        <w:t xml:space="preserve">разработка </w:t>
      </w:r>
      <w:r w:rsidR="00E72857">
        <w:rPr>
          <w:rFonts w:cs="Arial"/>
        </w:rPr>
        <w:t>№ PM24</w:t>
      </w:r>
    </w:p>
    <w:p w14:paraId="7FFA8D93" w14:textId="77777777" w:rsidR="009D03A0" w:rsidRPr="00AF2D49" w:rsidRDefault="009D03A0" w:rsidP="001F00CA">
      <w:pPr>
        <w:spacing w:after="120" w:line="276" w:lineRule="auto"/>
        <w:ind w:left="924"/>
        <w:jc w:val="left"/>
        <w:rPr>
          <w:rFonts w:cs="Arial"/>
        </w:rPr>
      </w:pPr>
      <w:r w:rsidRPr="00AF2D49">
        <w:rPr>
          <w:rFonts w:cs="Arial"/>
        </w:rPr>
        <w:t>Поля для заполнения на селекционном экране:</w:t>
      </w:r>
    </w:p>
    <w:p w14:paraId="4A1641CE" w14:textId="77777777" w:rsidR="009D03A0" w:rsidRPr="00AF2D49" w:rsidRDefault="009D03A0" w:rsidP="001F00CA">
      <w:pPr>
        <w:spacing w:after="120" w:line="276" w:lineRule="auto"/>
        <w:ind w:left="924"/>
        <w:jc w:val="left"/>
        <w:rPr>
          <w:rFonts w:cs="Arial"/>
        </w:rPr>
      </w:pPr>
      <w:r w:rsidRPr="00AF2D49">
        <w:rPr>
          <w:rFonts w:cs="Arial"/>
        </w:rPr>
        <w:t>- Техническое место;</w:t>
      </w:r>
    </w:p>
    <w:p w14:paraId="52E749FC" w14:textId="77777777" w:rsidR="009D03A0" w:rsidRPr="000E4C83" w:rsidRDefault="009D03A0" w:rsidP="001F00CA">
      <w:pPr>
        <w:spacing w:after="120" w:line="276" w:lineRule="auto"/>
        <w:ind w:left="924"/>
        <w:jc w:val="left"/>
        <w:rPr>
          <w:rFonts w:cs="Arial"/>
        </w:rPr>
      </w:pPr>
      <w:r w:rsidRPr="000E4C83">
        <w:rPr>
          <w:rFonts w:cs="Arial"/>
        </w:rPr>
        <w:t>- Группа планирования;</w:t>
      </w:r>
    </w:p>
    <w:p w14:paraId="0E0E33B3" w14:textId="77777777" w:rsidR="009D03A0" w:rsidRPr="000E4C83" w:rsidRDefault="009D03A0" w:rsidP="00B153FA">
      <w:pPr>
        <w:spacing w:after="240" w:line="276" w:lineRule="auto"/>
        <w:ind w:left="927"/>
        <w:jc w:val="left"/>
        <w:rPr>
          <w:rFonts w:cs="Arial"/>
        </w:rPr>
      </w:pPr>
      <w:r w:rsidRPr="000E4C83">
        <w:rPr>
          <w:rFonts w:cs="Arial"/>
        </w:rPr>
        <w:t>- Период (с .. по).</w:t>
      </w:r>
    </w:p>
    <w:p w14:paraId="7DCF131E" w14:textId="689380BC" w:rsidR="008C3619" w:rsidRPr="007008A3" w:rsidRDefault="008C3619">
      <w:pPr>
        <w:pStyle w:val="4"/>
      </w:pPr>
      <w:r w:rsidRPr="007008A3">
        <w:t xml:space="preserve">Шаг процесса </w:t>
      </w:r>
      <w:r>
        <w:t>390</w:t>
      </w:r>
      <w:r w:rsidRPr="007008A3">
        <w:t xml:space="preserve"> – Формирование сво</w:t>
      </w:r>
      <w:r>
        <w:t>дного отчета по КТГ Предприятия</w:t>
      </w:r>
    </w:p>
    <w:p w14:paraId="0C1D5193" w14:textId="0E7B7592" w:rsidR="008C3619" w:rsidRDefault="008C3619" w:rsidP="008C3619">
      <w:pPr>
        <w:spacing w:after="240" w:line="276" w:lineRule="auto"/>
        <w:rPr>
          <w:rFonts w:cs="Arial"/>
        </w:rPr>
      </w:pPr>
      <w:r w:rsidRPr="007008A3">
        <w:rPr>
          <w:rFonts w:cs="Arial"/>
        </w:rPr>
        <w:t xml:space="preserve">Главный специалист </w:t>
      </w:r>
      <w:r w:rsidR="002535C0">
        <w:rPr>
          <w:rFonts w:cs="Arial"/>
        </w:rPr>
        <w:t>ТОиР УО</w:t>
      </w:r>
      <w:r>
        <w:rPr>
          <w:rFonts w:cs="Arial"/>
        </w:rPr>
        <w:t xml:space="preserve"> </w:t>
      </w:r>
      <w:r w:rsidRPr="007008A3">
        <w:rPr>
          <w:rFonts w:cs="Arial"/>
        </w:rPr>
        <w:t xml:space="preserve">формирует сводный отчет по КТГ </w:t>
      </w:r>
      <w:r>
        <w:rPr>
          <w:rFonts w:cs="Arial"/>
        </w:rPr>
        <w:t>в разрезе единиц оборудования непосредственно Специалисту ПТО</w:t>
      </w:r>
      <w:r w:rsidRPr="0016119F">
        <w:rPr>
          <w:rFonts w:cs="Arial"/>
        </w:rPr>
        <w:t xml:space="preserve"> </w:t>
      </w:r>
      <w:r w:rsidR="00292D72">
        <w:rPr>
          <w:rFonts w:cs="Arial"/>
        </w:rPr>
        <w:t>УО</w:t>
      </w:r>
      <w:r>
        <w:rPr>
          <w:rFonts w:cs="Arial"/>
        </w:rPr>
        <w:t xml:space="preserve"> в случае отсутствия системы </w:t>
      </w:r>
      <w:r w:rsidR="00242FD6">
        <w:rPr>
          <w:rFonts w:cs="Arial"/>
        </w:rPr>
        <w:t xml:space="preserve">планирования </w:t>
      </w:r>
      <w:r w:rsidR="00EA1EB7">
        <w:rPr>
          <w:rFonts w:cs="Arial"/>
          <w:lang w:val="en-US"/>
        </w:rPr>
        <w:t>FS</w:t>
      </w:r>
      <w:r w:rsidR="00EA1EB7" w:rsidRPr="009721BA">
        <w:rPr>
          <w:rFonts w:cs="Arial"/>
        </w:rPr>
        <w:t>-</w:t>
      </w:r>
      <w:r w:rsidR="00EA1EB7">
        <w:rPr>
          <w:rFonts w:cs="Arial"/>
          <w:lang w:val="en-US"/>
        </w:rPr>
        <w:t>PER</w:t>
      </w:r>
      <w:r w:rsidR="00EA1EB7" w:rsidRPr="009721BA">
        <w:rPr>
          <w:rFonts w:cs="Arial"/>
        </w:rPr>
        <w:t xml:space="preserve"> </w:t>
      </w:r>
      <w:r>
        <w:rPr>
          <w:rFonts w:cs="Arial"/>
        </w:rPr>
        <w:t>на Предприятии.</w:t>
      </w:r>
    </w:p>
    <w:p w14:paraId="7F1AE197" w14:textId="77777777" w:rsidR="00612611" w:rsidRDefault="00612611" w:rsidP="00612611">
      <w:pPr>
        <w:spacing w:after="240" w:line="276" w:lineRule="auto"/>
        <w:rPr>
          <w:rFonts w:cs="Arial"/>
        </w:rPr>
      </w:pPr>
      <w:r>
        <w:rPr>
          <w:rFonts w:cs="Arial"/>
        </w:rPr>
        <w:t>Используется транзакция</w:t>
      </w:r>
    </w:p>
    <w:p w14:paraId="454D56DD" w14:textId="77777777" w:rsidR="00612611" w:rsidRDefault="00612611" w:rsidP="00612611">
      <w:pPr>
        <w:pStyle w:val="afa"/>
        <w:numPr>
          <w:ilvl w:val="0"/>
          <w:numId w:val="17"/>
        </w:numPr>
        <w:spacing w:after="240" w:line="276" w:lineRule="auto"/>
        <w:rPr>
          <w:rFonts w:cs="Arial"/>
        </w:rPr>
      </w:pPr>
      <w:r>
        <w:rPr>
          <w:rFonts w:cs="Arial"/>
          <w:lang w:val="en-US"/>
        </w:rPr>
        <w:t>ZPM</w:t>
      </w:r>
      <w:r w:rsidRPr="009D29C7">
        <w:rPr>
          <w:rFonts w:cs="Arial"/>
        </w:rPr>
        <w:t>_</w:t>
      </w:r>
      <w:r>
        <w:rPr>
          <w:rFonts w:cs="Arial"/>
          <w:lang w:val="en-US"/>
        </w:rPr>
        <w:t>PLAN</w:t>
      </w:r>
      <w:r w:rsidRPr="009D29C7">
        <w:rPr>
          <w:rFonts w:cs="Arial"/>
        </w:rPr>
        <w:t xml:space="preserve"> </w:t>
      </w:r>
      <w:r>
        <w:rPr>
          <w:rFonts w:cs="Arial"/>
        </w:rPr>
        <w:t>– Отчеты</w:t>
      </w:r>
      <w:r w:rsidRPr="009D29C7">
        <w:rPr>
          <w:rFonts w:cs="Arial"/>
        </w:rPr>
        <w:t xml:space="preserve"> /</w:t>
      </w:r>
      <w:r>
        <w:rPr>
          <w:rFonts w:cs="Arial"/>
        </w:rPr>
        <w:t xml:space="preserve"> «Печатная форма План-график воздействий на ПА», разработка № PM24</w:t>
      </w:r>
    </w:p>
    <w:p w14:paraId="430A439D" w14:textId="77777777" w:rsidR="00612611" w:rsidRPr="00AF2D49" w:rsidRDefault="00612611" w:rsidP="00612611">
      <w:pPr>
        <w:spacing w:after="120" w:line="276" w:lineRule="auto"/>
        <w:ind w:left="924"/>
        <w:jc w:val="left"/>
        <w:rPr>
          <w:rFonts w:cs="Arial"/>
        </w:rPr>
      </w:pPr>
      <w:r w:rsidRPr="00AF2D49">
        <w:rPr>
          <w:rFonts w:cs="Arial"/>
        </w:rPr>
        <w:t>Поля для заполнения на селекционном экране:</w:t>
      </w:r>
    </w:p>
    <w:p w14:paraId="7BD0A404" w14:textId="77777777" w:rsidR="00612611" w:rsidRPr="00AF2D49" w:rsidRDefault="00612611" w:rsidP="00612611">
      <w:pPr>
        <w:spacing w:after="120" w:line="276" w:lineRule="auto"/>
        <w:ind w:left="924"/>
        <w:jc w:val="left"/>
        <w:rPr>
          <w:rFonts w:cs="Arial"/>
        </w:rPr>
      </w:pPr>
      <w:r w:rsidRPr="00AF2D49">
        <w:rPr>
          <w:rFonts w:cs="Arial"/>
        </w:rPr>
        <w:t>- Техническое место;</w:t>
      </w:r>
    </w:p>
    <w:p w14:paraId="0E312052" w14:textId="77777777" w:rsidR="00612611" w:rsidRPr="000E4C83" w:rsidRDefault="00612611" w:rsidP="00612611">
      <w:pPr>
        <w:spacing w:after="120" w:line="276" w:lineRule="auto"/>
        <w:ind w:left="924"/>
        <w:jc w:val="left"/>
        <w:rPr>
          <w:rFonts w:cs="Arial"/>
        </w:rPr>
      </w:pPr>
      <w:r w:rsidRPr="000E4C83">
        <w:rPr>
          <w:rFonts w:cs="Arial"/>
        </w:rPr>
        <w:t>- Группа планирования;</w:t>
      </w:r>
    </w:p>
    <w:p w14:paraId="0DB1AECD" w14:textId="77777777" w:rsidR="00612611" w:rsidRPr="000E4C83" w:rsidRDefault="00612611" w:rsidP="00612611">
      <w:pPr>
        <w:spacing w:after="240" w:line="276" w:lineRule="auto"/>
        <w:ind w:left="927"/>
        <w:jc w:val="left"/>
        <w:rPr>
          <w:rFonts w:cs="Arial"/>
        </w:rPr>
      </w:pPr>
      <w:r w:rsidRPr="000E4C83">
        <w:rPr>
          <w:rFonts w:cs="Arial"/>
        </w:rPr>
        <w:t>- Период (с .. по).</w:t>
      </w:r>
    </w:p>
    <w:p w14:paraId="6AA13FD5" w14:textId="275568B9" w:rsidR="008C3619" w:rsidRPr="007008A3" w:rsidRDefault="008C3619">
      <w:pPr>
        <w:pStyle w:val="4"/>
      </w:pPr>
      <w:r w:rsidRPr="007008A3">
        <w:lastRenderedPageBreak/>
        <w:t xml:space="preserve">Шаг процесса </w:t>
      </w:r>
      <w:r>
        <w:t>40</w:t>
      </w:r>
      <w:r w:rsidRPr="007008A3">
        <w:t xml:space="preserve">0 – Формирование сводного отчета по КТГ Предприятия для передачи в </w:t>
      </w:r>
      <w:r w:rsidR="001F3125">
        <w:rPr>
          <w:lang w:val="en-US"/>
        </w:rPr>
        <w:t>FS</w:t>
      </w:r>
      <w:r w:rsidR="001F3125" w:rsidRPr="009721BA">
        <w:t>-</w:t>
      </w:r>
      <w:r w:rsidR="001F3125">
        <w:rPr>
          <w:lang w:val="en-US"/>
        </w:rPr>
        <w:t>PER</w:t>
      </w:r>
    </w:p>
    <w:p w14:paraId="2DAE6E8E" w14:textId="3D96A735" w:rsidR="001A7FA7" w:rsidRDefault="001F3125" w:rsidP="008C3619">
      <w:pPr>
        <w:spacing w:after="240" w:line="276" w:lineRule="auto"/>
        <w:rPr>
          <w:rFonts w:cs="Arial"/>
        </w:rPr>
      </w:pPr>
      <w:r>
        <w:rPr>
          <w:rFonts w:cs="Arial"/>
        </w:rPr>
        <w:t>В процессе согласования годового плана воздействий на ПО Главным</w:t>
      </w:r>
      <w:r w:rsidRPr="007008A3">
        <w:rPr>
          <w:rFonts w:cs="Arial"/>
        </w:rPr>
        <w:t xml:space="preserve"> специалист</w:t>
      </w:r>
      <w:r>
        <w:rPr>
          <w:rFonts w:cs="Arial"/>
        </w:rPr>
        <w:t>ом</w:t>
      </w:r>
      <w:r w:rsidRPr="007008A3">
        <w:rPr>
          <w:rFonts w:cs="Arial"/>
        </w:rPr>
        <w:t xml:space="preserve"> </w:t>
      </w:r>
      <w:r w:rsidR="002535C0">
        <w:rPr>
          <w:rFonts w:cs="Arial"/>
        </w:rPr>
        <w:t>ТОиР УО</w:t>
      </w:r>
      <w:r>
        <w:rPr>
          <w:rFonts w:cs="Arial"/>
        </w:rPr>
        <w:t xml:space="preserve"> автоматически формируется информация </w:t>
      </w:r>
      <w:r w:rsidR="00BA3975" w:rsidRPr="007008A3">
        <w:rPr>
          <w:rFonts w:cs="Arial"/>
        </w:rPr>
        <w:t xml:space="preserve">по КТГ </w:t>
      </w:r>
      <w:r w:rsidR="00BA3975">
        <w:rPr>
          <w:rFonts w:cs="Arial"/>
        </w:rPr>
        <w:t xml:space="preserve">в разрезе единиц оборудования </w:t>
      </w:r>
      <w:r>
        <w:rPr>
          <w:rFonts w:cs="Arial"/>
        </w:rPr>
        <w:t xml:space="preserve">во внешней интеграционной таблице </w:t>
      </w:r>
      <w:r w:rsidRPr="007008A3">
        <w:rPr>
          <w:rFonts w:cs="Arial"/>
        </w:rPr>
        <w:t xml:space="preserve">для передачи в </w:t>
      </w:r>
      <w:r>
        <w:rPr>
          <w:rFonts w:cs="Arial"/>
        </w:rPr>
        <w:t xml:space="preserve">систему планирования </w:t>
      </w:r>
      <w:r>
        <w:rPr>
          <w:rFonts w:cs="Arial"/>
          <w:lang w:val="en-US"/>
        </w:rPr>
        <w:t>FS</w:t>
      </w:r>
      <w:r w:rsidRPr="009F3653">
        <w:rPr>
          <w:rFonts w:cs="Arial"/>
        </w:rPr>
        <w:t>-</w:t>
      </w:r>
      <w:r>
        <w:rPr>
          <w:rFonts w:cs="Arial"/>
          <w:lang w:val="en-US"/>
        </w:rPr>
        <w:t>PER</w:t>
      </w:r>
      <w:r w:rsidRPr="009721BA">
        <w:rPr>
          <w:rFonts w:cs="Arial"/>
        </w:rPr>
        <w:t>.</w:t>
      </w:r>
    </w:p>
    <w:p w14:paraId="7BFF88EF" w14:textId="17D17919" w:rsidR="001F3125" w:rsidRPr="006D146E" w:rsidRDefault="001A7FA7" w:rsidP="008C3619">
      <w:pPr>
        <w:spacing w:after="240" w:line="276" w:lineRule="auto"/>
        <w:rPr>
          <w:rFonts w:cs="Arial"/>
        </w:rPr>
      </w:pPr>
      <w:r>
        <w:rPr>
          <w:rFonts w:cs="Arial"/>
        </w:rPr>
        <w:t xml:space="preserve">Особенность технической реализации интеграции систем </w:t>
      </w:r>
      <w:r>
        <w:rPr>
          <w:rFonts w:cs="Arial"/>
          <w:lang w:val="en-US"/>
        </w:rPr>
        <w:t>SAP</w:t>
      </w:r>
      <w:r w:rsidRPr="009721BA">
        <w:rPr>
          <w:rFonts w:cs="Arial"/>
        </w:rPr>
        <w:t xml:space="preserve"> </w:t>
      </w:r>
      <w:r>
        <w:rPr>
          <w:rFonts w:cs="Arial"/>
        </w:rPr>
        <w:t xml:space="preserve">ТОРО и </w:t>
      </w:r>
      <w:r>
        <w:rPr>
          <w:rFonts w:cs="Arial"/>
          <w:lang w:val="en-US"/>
        </w:rPr>
        <w:t>FS</w:t>
      </w:r>
      <w:r w:rsidRPr="009721BA">
        <w:rPr>
          <w:rFonts w:cs="Arial"/>
        </w:rPr>
        <w:t>-</w:t>
      </w:r>
      <w:r>
        <w:rPr>
          <w:rFonts w:cs="Arial"/>
          <w:lang w:val="en-US"/>
        </w:rPr>
        <w:t>PER</w:t>
      </w:r>
      <w:r w:rsidRPr="009721BA">
        <w:rPr>
          <w:rFonts w:cs="Arial"/>
        </w:rPr>
        <w:t xml:space="preserve"> </w:t>
      </w:r>
      <w:r>
        <w:rPr>
          <w:rFonts w:cs="Arial"/>
        </w:rPr>
        <w:t xml:space="preserve">приводится в разделе </w:t>
      </w:r>
      <w:r>
        <w:rPr>
          <w:rFonts w:cs="Arial"/>
        </w:rPr>
        <w:fldChar w:fldCharType="begin"/>
      </w:r>
      <w:r>
        <w:rPr>
          <w:rFonts w:cs="Arial"/>
        </w:rPr>
        <w:instrText xml:space="preserve"> REF _Ref39079351 \r \h </w:instrText>
      </w:r>
      <w:r>
        <w:rPr>
          <w:rFonts w:cs="Arial"/>
        </w:rPr>
      </w:r>
      <w:r>
        <w:rPr>
          <w:rFonts w:cs="Arial"/>
        </w:rPr>
        <w:fldChar w:fldCharType="separate"/>
      </w:r>
      <w:r w:rsidR="00E24180">
        <w:rPr>
          <w:rFonts w:cs="Arial"/>
        </w:rPr>
        <w:t>5.10.6</w:t>
      </w:r>
      <w:r>
        <w:rPr>
          <w:rFonts w:cs="Arial"/>
        </w:rPr>
        <w:fldChar w:fldCharType="end"/>
      </w:r>
      <w:r>
        <w:rPr>
          <w:rFonts w:cs="Arial"/>
        </w:rPr>
        <w:t xml:space="preserve"> </w:t>
      </w:r>
      <w:r>
        <w:rPr>
          <w:rFonts w:cs="Arial"/>
        </w:rPr>
        <w:fldChar w:fldCharType="begin"/>
      </w:r>
      <w:r>
        <w:rPr>
          <w:rFonts w:cs="Arial"/>
        </w:rPr>
        <w:instrText xml:space="preserve"> REF _Ref39079351 \h </w:instrText>
      </w:r>
      <w:r>
        <w:rPr>
          <w:rFonts w:cs="Arial"/>
        </w:rPr>
      </w:r>
      <w:r>
        <w:rPr>
          <w:rFonts w:cs="Arial"/>
        </w:rPr>
        <w:fldChar w:fldCharType="separate"/>
      </w:r>
      <w:r w:rsidR="00E24180" w:rsidRPr="009E31EC">
        <w:rPr>
          <w:rFonts w:cs="Arial"/>
        </w:rPr>
        <w:t>Передача информации по КТГ в систему планирования FS-PER</w:t>
      </w:r>
      <w:r>
        <w:rPr>
          <w:rFonts w:cs="Arial"/>
        </w:rPr>
        <w:fldChar w:fldCharType="end"/>
      </w:r>
      <w:ins w:id="1958" w:author="Попова Дарья" w:date="2020-07-21T17:14:00Z">
        <w:r w:rsidR="00450A16">
          <w:rPr>
            <w:rFonts w:cs="Arial"/>
          </w:rPr>
          <w:t>.</w:t>
        </w:r>
      </w:ins>
    </w:p>
    <w:p w14:paraId="463AE4DC" w14:textId="70FCAFBE" w:rsidR="008C3619" w:rsidRPr="007008A3" w:rsidRDefault="008C3619">
      <w:pPr>
        <w:pStyle w:val="4"/>
      </w:pPr>
      <w:r w:rsidRPr="007008A3">
        <w:t xml:space="preserve">Шаг процесса </w:t>
      </w:r>
      <w:r>
        <w:t>41</w:t>
      </w:r>
      <w:r w:rsidRPr="007008A3">
        <w:t xml:space="preserve">0 – Отправка отчета в систему планирования </w:t>
      </w:r>
      <w:r w:rsidR="00A36E69">
        <w:rPr>
          <w:szCs w:val="22"/>
          <w:lang w:val="en-US"/>
        </w:rPr>
        <w:t>FS</w:t>
      </w:r>
      <w:r w:rsidR="00A36E69" w:rsidRPr="009721BA">
        <w:rPr>
          <w:szCs w:val="22"/>
        </w:rPr>
        <w:t>-</w:t>
      </w:r>
      <w:r w:rsidR="00A36E69">
        <w:rPr>
          <w:szCs w:val="22"/>
          <w:lang w:val="en-US"/>
        </w:rPr>
        <w:t>PER</w:t>
      </w:r>
      <w:r w:rsidR="0071337B" w:rsidRPr="007008A3" w:rsidDel="009874F6">
        <w:t xml:space="preserve"> </w:t>
      </w:r>
    </w:p>
    <w:p w14:paraId="0306F446" w14:textId="6622A47E" w:rsidR="008C3619" w:rsidRDefault="008C3619" w:rsidP="008C3619">
      <w:pPr>
        <w:spacing w:after="240" w:line="276" w:lineRule="auto"/>
        <w:rPr>
          <w:rFonts w:cs="Arial"/>
        </w:rPr>
      </w:pPr>
      <w:r>
        <w:rPr>
          <w:rFonts w:cs="Arial"/>
        </w:rPr>
        <w:t xml:space="preserve">Сводный отчет по КТГ в разрезе групп оборудования, сформированный на шаге 400, автоматически, после </w:t>
      </w:r>
      <w:r w:rsidR="00A36E69">
        <w:rPr>
          <w:rFonts w:cs="Arial"/>
        </w:rPr>
        <w:t>согласования годового плана воздействий на ПО,</w:t>
      </w:r>
      <w:r w:rsidR="00A36E69" w:rsidDel="00A36E69">
        <w:rPr>
          <w:rFonts w:cs="Arial"/>
        </w:rPr>
        <w:t xml:space="preserve"> </w:t>
      </w:r>
      <w:r>
        <w:rPr>
          <w:rFonts w:cs="Arial"/>
        </w:rPr>
        <w:t xml:space="preserve">Главным специалистом </w:t>
      </w:r>
      <w:r w:rsidR="002535C0">
        <w:rPr>
          <w:rFonts w:cs="Arial"/>
        </w:rPr>
        <w:t>ТОиР УО</w:t>
      </w:r>
      <w:r>
        <w:rPr>
          <w:rFonts w:cs="Arial"/>
        </w:rPr>
        <w:t xml:space="preserve"> передается в систему планирования </w:t>
      </w:r>
      <w:r w:rsidR="008F7736">
        <w:rPr>
          <w:rFonts w:cs="Arial"/>
          <w:lang w:val="en-US"/>
        </w:rPr>
        <w:t>FS</w:t>
      </w:r>
      <w:r w:rsidR="008F7736" w:rsidRPr="009721BA">
        <w:rPr>
          <w:rFonts w:cs="Arial"/>
        </w:rPr>
        <w:t>-</w:t>
      </w:r>
      <w:r w:rsidR="008F7736">
        <w:rPr>
          <w:rFonts w:cs="Arial"/>
          <w:lang w:val="en-US"/>
        </w:rPr>
        <w:t>PER</w:t>
      </w:r>
      <w:r>
        <w:rPr>
          <w:rFonts w:cs="Arial"/>
        </w:rPr>
        <w:t xml:space="preserve">. </w:t>
      </w:r>
    </w:p>
    <w:p w14:paraId="3CD5D3DB" w14:textId="5A0D54A2" w:rsidR="008C3619" w:rsidRDefault="008C3619" w:rsidP="008C3619">
      <w:pPr>
        <w:spacing w:after="240" w:line="276" w:lineRule="auto"/>
        <w:rPr>
          <w:rFonts w:cs="Arial"/>
        </w:rPr>
      </w:pPr>
      <w:r>
        <w:rPr>
          <w:rFonts w:cs="Arial"/>
        </w:rPr>
        <w:t>Затем в рамках процесса «</w:t>
      </w:r>
      <w:r w:rsidRPr="0081218D">
        <w:rPr>
          <w:rFonts w:cs="Arial"/>
        </w:rPr>
        <w:t>УП-03.03.04.01 Выбор оптимального сценария и регистрация объемных показателей в ERP</w:t>
      </w:r>
      <w:r>
        <w:rPr>
          <w:rFonts w:cs="Arial"/>
        </w:rPr>
        <w:t xml:space="preserve">» происходит анализ КТГ, и Главному специалисту </w:t>
      </w:r>
      <w:r w:rsidR="002535C0">
        <w:rPr>
          <w:rFonts w:cs="Arial"/>
        </w:rPr>
        <w:t>ТОиР УО</w:t>
      </w:r>
      <w:r>
        <w:rPr>
          <w:rFonts w:cs="Arial"/>
        </w:rPr>
        <w:t xml:space="preserve"> возвращается согласованный КТГ (по электронной почте), либо, если необходимо скорректировать значение КТГ, дополнительно направляется лист замечаний. </w:t>
      </w:r>
    </w:p>
    <w:p w14:paraId="722D5BC3" w14:textId="319FAED2" w:rsidR="008C3619" w:rsidRDefault="008C3619" w:rsidP="008C3619">
      <w:pPr>
        <w:spacing w:after="240" w:line="276" w:lineRule="auto"/>
        <w:rPr>
          <w:rFonts w:cs="Arial"/>
        </w:rPr>
      </w:pPr>
      <w:r>
        <w:rPr>
          <w:rFonts w:cs="Arial"/>
        </w:rPr>
        <w:t xml:space="preserve">В случае получения листа замечаний от Специалиста ПТО и определения необходимости внести изменения в план-график, Главный специалист </w:t>
      </w:r>
      <w:r w:rsidR="002535C0">
        <w:rPr>
          <w:rFonts w:cs="Arial"/>
        </w:rPr>
        <w:t>ТОиР УО</w:t>
      </w:r>
      <w:r>
        <w:rPr>
          <w:rFonts w:cs="Arial"/>
        </w:rPr>
        <w:t xml:space="preserve"> для возможности корректировки заказов сбрасывает статус заказов на ПЛАН и КОРР и направляет лист замечаний Планировщику </w:t>
      </w:r>
      <w:r w:rsidR="002535C0">
        <w:rPr>
          <w:rFonts w:cs="Arial"/>
        </w:rPr>
        <w:t>ТОиР УО</w:t>
      </w:r>
      <w:r>
        <w:rPr>
          <w:rFonts w:cs="Arial"/>
        </w:rPr>
        <w:t>, который выполняет цикл обработки заказов повторно, начиная с шага 160, с целью снять замечания.</w:t>
      </w:r>
    </w:p>
    <w:p w14:paraId="1CC69E60" w14:textId="1203A7B6" w:rsidR="0028527F" w:rsidRPr="007008A3" w:rsidRDefault="0028527F">
      <w:pPr>
        <w:pStyle w:val="4"/>
      </w:pPr>
      <w:r w:rsidRPr="007008A3">
        <w:t xml:space="preserve">Шаг процесса </w:t>
      </w:r>
      <w:r w:rsidR="008A2FE4" w:rsidRPr="004F103A">
        <w:t>415</w:t>
      </w:r>
      <w:r w:rsidRPr="007008A3">
        <w:t xml:space="preserve"> – </w:t>
      </w:r>
      <w:r w:rsidR="00110A00" w:rsidRPr="007008A3">
        <w:t xml:space="preserve">Согласование плана-графика воздействий на </w:t>
      </w:r>
      <w:r w:rsidR="005915D4" w:rsidRPr="007008A3">
        <w:t>ПА с</w:t>
      </w:r>
      <w:r w:rsidR="00110A00" w:rsidRPr="007008A3">
        <w:t xml:space="preserve"> ПТО</w:t>
      </w:r>
    </w:p>
    <w:p w14:paraId="232686E6" w14:textId="6DEC1F9B" w:rsidR="0080391F" w:rsidRDefault="00110A00" w:rsidP="00110A00">
      <w:pPr>
        <w:spacing w:after="240" w:line="276" w:lineRule="auto"/>
        <w:rPr>
          <w:rFonts w:cs="Arial"/>
        </w:rPr>
      </w:pPr>
      <w:r w:rsidRPr="007008A3">
        <w:rPr>
          <w:rFonts w:cs="Arial"/>
        </w:rPr>
        <w:t xml:space="preserve">После </w:t>
      </w:r>
      <w:r w:rsidR="00253652">
        <w:rPr>
          <w:rFonts w:cs="Arial"/>
        </w:rPr>
        <w:t>согласования Главным специалистом</w:t>
      </w:r>
      <w:r w:rsidR="00F90C73">
        <w:rPr>
          <w:rFonts w:cs="Arial"/>
        </w:rPr>
        <w:t xml:space="preserve"> </w:t>
      </w:r>
      <w:r w:rsidR="002535C0">
        <w:rPr>
          <w:rFonts w:cs="Arial"/>
        </w:rPr>
        <w:t>ТОиР УО</w:t>
      </w:r>
      <w:r w:rsidR="0034517F">
        <w:rPr>
          <w:rFonts w:cs="Arial"/>
        </w:rPr>
        <w:t>,</w:t>
      </w:r>
      <w:r w:rsidR="00253652">
        <w:rPr>
          <w:rFonts w:cs="Arial"/>
        </w:rPr>
        <w:t xml:space="preserve"> план-график передается</w:t>
      </w:r>
      <w:r w:rsidR="008A3D42">
        <w:rPr>
          <w:rFonts w:cs="Arial"/>
        </w:rPr>
        <w:t xml:space="preserve"> Главным специалистом </w:t>
      </w:r>
      <w:r w:rsidR="002535C0">
        <w:rPr>
          <w:rFonts w:cs="Arial"/>
        </w:rPr>
        <w:t>ТОиР УО</w:t>
      </w:r>
      <w:r w:rsidR="00253652">
        <w:rPr>
          <w:rFonts w:cs="Arial"/>
        </w:rPr>
        <w:t xml:space="preserve"> на визирование в ПТО</w:t>
      </w:r>
      <w:r w:rsidR="0034517F">
        <w:rPr>
          <w:rFonts w:cs="Arial"/>
        </w:rPr>
        <w:t>. В</w:t>
      </w:r>
      <w:r w:rsidR="00253652">
        <w:rPr>
          <w:rFonts w:cs="Arial"/>
        </w:rPr>
        <w:t xml:space="preserve"> случае отсутствия системы </w:t>
      </w:r>
      <w:r w:rsidR="0033294A">
        <w:rPr>
          <w:rFonts w:cs="Arial"/>
          <w:lang w:val="en-US"/>
        </w:rPr>
        <w:t>FS</w:t>
      </w:r>
      <w:r w:rsidR="0033294A" w:rsidRPr="009721BA">
        <w:rPr>
          <w:rFonts w:cs="Arial"/>
        </w:rPr>
        <w:t>-</w:t>
      </w:r>
      <w:r w:rsidR="0033294A">
        <w:rPr>
          <w:rFonts w:cs="Arial"/>
          <w:lang w:val="en-US"/>
        </w:rPr>
        <w:t>PER</w:t>
      </w:r>
      <w:r w:rsidR="0033294A">
        <w:rPr>
          <w:rFonts w:cs="Arial"/>
        </w:rPr>
        <w:t xml:space="preserve"> </w:t>
      </w:r>
      <w:r w:rsidR="00253652">
        <w:rPr>
          <w:rFonts w:cs="Arial"/>
        </w:rPr>
        <w:t xml:space="preserve">– план-график </w:t>
      </w:r>
      <w:r w:rsidR="002A35B5">
        <w:rPr>
          <w:rFonts w:cs="Arial"/>
        </w:rPr>
        <w:t xml:space="preserve">и отчет по КТГ </w:t>
      </w:r>
      <w:r w:rsidR="00253652">
        <w:rPr>
          <w:rFonts w:cs="Arial"/>
        </w:rPr>
        <w:t>направляется по электронной почте</w:t>
      </w:r>
      <w:r w:rsidR="0034517F">
        <w:rPr>
          <w:rFonts w:cs="Arial"/>
        </w:rPr>
        <w:t xml:space="preserve">, в случае ее наличия – выполняются шаги </w:t>
      </w:r>
      <w:r w:rsidR="00EA1C65">
        <w:rPr>
          <w:rFonts w:cs="Arial"/>
        </w:rPr>
        <w:t xml:space="preserve">процесса </w:t>
      </w:r>
      <w:r w:rsidR="00CB73AE">
        <w:rPr>
          <w:rFonts w:cs="Arial"/>
        </w:rPr>
        <w:t>400 и 41</w:t>
      </w:r>
      <w:r w:rsidR="0034517F">
        <w:rPr>
          <w:rFonts w:cs="Arial"/>
        </w:rPr>
        <w:t>0 (</w:t>
      </w:r>
      <w:r w:rsidR="001E6610">
        <w:rPr>
          <w:rFonts w:cs="Arial"/>
        </w:rPr>
        <w:t>см. разделы 5.2.1.40 и 5.2.1.41</w:t>
      </w:r>
      <w:r w:rsidR="00EA1C65">
        <w:rPr>
          <w:rFonts w:cs="Arial"/>
        </w:rPr>
        <w:t xml:space="preserve"> данного КД</w:t>
      </w:r>
      <w:r w:rsidR="0034517F">
        <w:rPr>
          <w:rFonts w:cs="Arial"/>
        </w:rPr>
        <w:t>)</w:t>
      </w:r>
      <w:r w:rsidR="00253652">
        <w:rPr>
          <w:rFonts w:cs="Arial"/>
        </w:rPr>
        <w:t>.</w:t>
      </w:r>
      <w:r w:rsidRPr="007008A3">
        <w:rPr>
          <w:rFonts w:cs="Arial"/>
        </w:rPr>
        <w:t xml:space="preserve"> </w:t>
      </w:r>
    </w:p>
    <w:p w14:paraId="01C9E5B0" w14:textId="0F68B421" w:rsidR="0080391F" w:rsidRDefault="0081218D" w:rsidP="00110A00">
      <w:pPr>
        <w:spacing w:after="240" w:line="276" w:lineRule="auto"/>
        <w:rPr>
          <w:rFonts w:cs="Arial"/>
        </w:rPr>
      </w:pPr>
      <w:bookmarkStart w:id="1959" w:name="OLE_LINK13"/>
      <w:bookmarkStart w:id="1960" w:name="OLE_LINK18"/>
      <w:bookmarkStart w:id="1961" w:name="OLE_LINK19"/>
      <w:bookmarkStart w:id="1962" w:name="OLE_LINK24"/>
      <w:r>
        <w:rPr>
          <w:rFonts w:cs="Arial"/>
        </w:rPr>
        <w:t xml:space="preserve">Специалист ПТО </w:t>
      </w:r>
      <w:ins w:id="1963" w:author="ShramkovAB" w:date="2021-04-02T12:42:00Z">
        <w:r w:rsidR="00FA7628">
          <w:rPr>
            <w:rFonts w:cs="Arial"/>
          </w:rPr>
          <w:t>УО</w:t>
        </w:r>
      </w:ins>
      <w:ins w:id="1964" w:author="ShramkovAB" w:date="2021-04-02T12:43:00Z">
        <w:r w:rsidR="00FA7628">
          <w:rPr>
            <w:rFonts w:cs="Arial"/>
          </w:rPr>
          <w:t xml:space="preserve"> </w:t>
        </w:r>
      </w:ins>
      <w:r>
        <w:rPr>
          <w:rFonts w:cs="Arial"/>
        </w:rPr>
        <w:t>(</w:t>
      </w:r>
      <w:r w:rsidR="00110A00" w:rsidRPr="007008A3">
        <w:rPr>
          <w:rFonts w:cs="Arial"/>
        </w:rPr>
        <w:t>Исполнитель КП</w:t>
      </w:r>
      <w:r>
        <w:rPr>
          <w:rFonts w:cs="Arial"/>
        </w:rPr>
        <w:t>)</w:t>
      </w:r>
      <w:bookmarkEnd w:id="1959"/>
      <w:r w:rsidR="00110A00" w:rsidRPr="007008A3">
        <w:rPr>
          <w:rFonts w:cs="Arial"/>
        </w:rPr>
        <w:t xml:space="preserve"> проверяет план-график воздействий на ПА </w:t>
      </w:r>
      <w:r w:rsidR="0080391F">
        <w:rPr>
          <w:rFonts w:cs="Arial"/>
        </w:rPr>
        <w:t xml:space="preserve">по заказам ТОРО на </w:t>
      </w:r>
      <w:r w:rsidR="00DD0B75">
        <w:rPr>
          <w:rFonts w:cs="Arial"/>
        </w:rPr>
        <w:t xml:space="preserve">все производственное </w:t>
      </w:r>
      <w:r w:rsidR="0080391F">
        <w:rPr>
          <w:rFonts w:cs="Arial"/>
        </w:rPr>
        <w:t xml:space="preserve">оборудование </w:t>
      </w:r>
      <w:r w:rsidR="00110A00" w:rsidRPr="007008A3">
        <w:rPr>
          <w:rFonts w:cs="Arial"/>
        </w:rPr>
        <w:t xml:space="preserve">на соответствие </w:t>
      </w:r>
      <w:r w:rsidR="0080391F">
        <w:rPr>
          <w:rFonts w:cs="Arial"/>
        </w:rPr>
        <w:t xml:space="preserve">производственной программе </w:t>
      </w:r>
      <w:r w:rsidR="00DD0B75">
        <w:rPr>
          <w:rFonts w:cs="Arial"/>
        </w:rPr>
        <w:t xml:space="preserve">и </w:t>
      </w:r>
      <w:r w:rsidR="00BC6674">
        <w:rPr>
          <w:rFonts w:cs="Arial"/>
        </w:rPr>
        <w:t>задачам</w:t>
      </w:r>
      <w:r w:rsidR="00110A00" w:rsidRPr="007008A3">
        <w:rPr>
          <w:rFonts w:cs="Arial"/>
        </w:rPr>
        <w:t xml:space="preserve"> производства и</w:t>
      </w:r>
      <w:r>
        <w:rPr>
          <w:rFonts w:cs="Arial"/>
        </w:rPr>
        <w:t>,</w:t>
      </w:r>
      <w:r w:rsidR="00110A00" w:rsidRPr="007008A3">
        <w:rPr>
          <w:rFonts w:cs="Arial"/>
        </w:rPr>
        <w:t xml:space="preserve"> при выявлении замечаний</w:t>
      </w:r>
      <w:r>
        <w:rPr>
          <w:rFonts w:cs="Arial"/>
        </w:rPr>
        <w:t>,</w:t>
      </w:r>
      <w:r w:rsidR="00110A00" w:rsidRPr="007008A3">
        <w:rPr>
          <w:rFonts w:cs="Arial"/>
        </w:rPr>
        <w:t xml:space="preserve"> формирует лист замечаний</w:t>
      </w:r>
      <w:r w:rsidR="004910D4">
        <w:rPr>
          <w:rFonts w:cs="Arial"/>
        </w:rPr>
        <w:t>, пересылает Главному специалисту</w:t>
      </w:r>
      <w:r w:rsidR="00F90C73" w:rsidRPr="00F90C73">
        <w:rPr>
          <w:rFonts w:cs="Arial"/>
        </w:rPr>
        <w:t xml:space="preserve"> </w:t>
      </w:r>
      <w:r w:rsidR="002535C0">
        <w:rPr>
          <w:rFonts w:cs="Arial"/>
        </w:rPr>
        <w:t>ТОиР УО</w:t>
      </w:r>
      <w:r w:rsidR="004910D4">
        <w:rPr>
          <w:rFonts w:cs="Arial"/>
        </w:rPr>
        <w:t xml:space="preserve"> и </w:t>
      </w:r>
      <w:r w:rsidR="00583B3B">
        <w:rPr>
          <w:rFonts w:cs="Arial"/>
        </w:rPr>
        <w:t xml:space="preserve">Планировщику </w:t>
      </w:r>
      <w:r w:rsidR="002535C0">
        <w:rPr>
          <w:rFonts w:cs="Arial"/>
        </w:rPr>
        <w:t>ТОиР УО</w:t>
      </w:r>
      <w:r w:rsidR="004910D4">
        <w:rPr>
          <w:rFonts w:cs="Arial"/>
        </w:rPr>
        <w:t xml:space="preserve">. </w:t>
      </w:r>
    </w:p>
    <w:p w14:paraId="16A7B0C7" w14:textId="4B91536E" w:rsidR="0080391F" w:rsidRDefault="0080391F" w:rsidP="00110A00">
      <w:pPr>
        <w:spacing w:after="240" w:line="276" w:lineRule="auto"/>
        <w:rPr>
          <w:rFonts w:cs="Arial"/>
        </w:rPr>
      </w:pPr>
      <w:r>
        <w:rPr>
          <w:rFonts w:cs="Arial"/>
        </w:rPr>
        <w:t xml:space="preserve">При отсутствии замечаний Специалист ПТО </w:t>
      </w:r>
      <w:ins w:id="1965" w:author="ShramkovAB" w:date="2021-04-02T12:42:00Z">
        <w:r w:rsidR="00FA7628">
          <w:rPr>
            <w:rFonts w:cs="Arial"/>
          </w:rPr>
          <w:t>УО</w:t>
        </w:r>
      </w:ins>
      <w:ins w:id="1966" w:author="ShramkovAB" w:date="2021-04-02T12:43:00Z">
        <w:r w:rsidR="00FA7628">
          <w:rPr>
            <w:rFonts w:cs="Arial"/>
          </w:rPr>
          <w:t xml:space="preserve"> </w:t>
        </w:r>
      </w:ins>
      <w:r>
        <w:rPr>
          <w:rFonts w:cs="Arial"/>
        </w:rPr>
        <w:t>(</w:t>
      </w:r>
      <w:r w:rsidRPr="007008A3">
        <w:rPr>
          <w:rFonts w:cs="Arial"/>
        </w:rPr>
        <w:t>Исполнитель КП</w:t>
      </w:r>
      <w:r>
        <w:rPr>
          <w:rFonts w:cs="Arial"/>
        </w:rPr>
        <w:t xml:space="preserve">) производит массовое согласование заказов ТОРО на </w:t>
      </w:r>
      <w:r w:rsidR="00A23295">
        <w:rPr>
          <w:rFonts w:cs="Arial"/>
        </w:rPr>
        <w:t xml:space="preserve">производственное </w:t>
      </w:r>
      <w:r>
        <w:rPr>
          <w:rFonts w:cs="Arial"/>
        </w:rPr>
        <w:t>оборудование, влияющее на производственную деятельность и устанавливает пользовательский статус без порядкового номера «ПТО</w:t>
      </w:r>
      <w:r w:rsidR="00DD0B75">
        <w:rPr>
          <w:rFonts w:cs="Arial"/>
        </w:rPr>
        <w:t>Г</w:t>
      </w:r>
      <w:r>
        <w:rPr>
          <w:rFonts w:cs="Arial"/>
        </w:rPr>
        <w:t xml:space="preserve"> – Согласование ПТО».</w:t>
      </w:r>
      <w:r w:rsidR="00046D34">
        <w:rPr>
          <w:rFonts w:cs="Arial"/>
        </w:rPr>
        <w:t xml:space="preserve"> Если статус не установлен, то </w:t>
      </w:r>
      <w:r w:rsidR="000B54DA">
        <w:rPr>
          <w:rFonts w:cs="Arial"/>
        </w:rPr>
        <w:t xml:space="preserve">при </w:t>
      </w:r>
      <w:r w:rsidR="008744A4">
        <w:rPr>
          <w:rFonts w:cs="Arial"/>
        </w:rPr>
        <w:t xml:space="preserve">установке статуса </w:t>
      </w:r>
      <w:r w:rsidR="00F3075A">
        <w:rPr>
          <w:rFonts w:cs="Arial"/>
        </w:rPr>
        <w:t>«</w:t>
      </w:r>
      <w:r w:rsidR="00DD0B75">
        <w:rPr>
          <w:rFonts w:cs="Arial"/>
        </w:rPr>
        <w:t>ГИП</w:t>
      </w:r>
      <w:r w:rsidR="008744A4">
        <w:rPr>
          <w:rFonts w:cs="Arial"/>
        </w:rPr>
        <w:t xml:space="preserve"> </w:t>
      </w:r>
      <w:r w:rsidR="00DD0B75">
        <w:rPr>
          <w:rFonts w:cs="Arial"/>
        </w:rPr>
        <w:t>–</w:t>
      </w:r>
      <w:r w:rsidR="008744A4">
        <w:rPr>
          <w:rFonts w:cs="Arial"/>
        </w:rPr>
        <w:t xml:space="preserve"> </w:t>
      </w:r>
      <w:r w:rsidR="00F3075A">
        <w:rPr>
          <w:rFonts w:cs="Arial"/>
        </w:rPr>
        <w:t>У</w:t>
      </w:r>
      <w:r w:rsidR="00F3075A" w:rsidRPr="001F2274">
        <w:rPr>
          <w:rFonts w:cs="Arial"/>
        </w:rPr>
        <w:t>твержден</w:t>
      </w:r>
      <w:r w:rsidR="00DD0B75">
        <w:rPr>
          <w:rFonts w:cs="Arial"/>
        </w:rPr>
        <w:t>о Главным инженером</w:t>
      </w:r>
      <w:r w:rsidR="00F3075A">
        <w:rPr>
          <w:rFonts w:cs="Arial"/>
        </w:rPr>
        <w:t>» выполняется проверка наличия статуса «ПТО</w:t>
      </w:r>
      <w:r w:rsidR="00DD0B75">
        <w:rPr>
          <w:rFonts w:cs="Arial"/>
        </w:rPr>
        <w:t>Г</w:t>
      </w:r>
      <w:r w:rsidR="00F3075A">
        <w:rPr>
          <w:rFonts w:cs="Arial"/>
        </w:rPr>
        <w:t xml:space="preserve"> </w:t>
      </w:r>
      <w:r w:rsidR="00F3075A">
        <w:rPr>
          <w:rFonts w:cs="Arial"/>
        </w:rPr>
        <w:lastRenderedPageBreak/>
        <w:t xml:space="preserve">– Согласование ПТО» </w:t>
      </w:r>
      <w:r w:rsidR="00984088">
        <w:rPr>
          <w:rFonts w:cs="Arial"/>
        </w:rPr>
        <w:t>и если статус не установлен, то выполняется запрет на установку статуса «</w:t>
      </w:r>
      <w:r w:rsidR="00DD0B75">
        <w:rPr>
          <w:rFonts w:cs="Arial"/>
        </w:rPr>
        <w:t>ГИП</w:t>
      </w:r>
      <w:r w:rsidR="00984088">
        <w:rPr>
          <w:rFonts w:cs="Arial"/>
        </w:rPr>
        <w:t>».</w:t>
      </w:r>
    </w:p>
    <w:bookmarkEnd w:id="1960"/>
    <w:bookmarkEnd w:id="1961"/>
    <w:bookmarkEnd w:id="1962"/>
    <w:p w14:paraId="0AB68CC3" w14:textId="51F679A5" w:rsidR="0028527F" w:rsidRDefault="00A23295" w:rsidP="00110A00">
      <w:pPr>
        <w:spacing w:after="240" w:line="276" w:lineRule="auto"/>
        <w:rPr>
          <w:rFonts w:cs="Arial"/>
        </w:rPr>
      </w:pPr>
      <w:r>
        <w:rPr>
          <w:rFonts w:cs="Arial"/>
        </w:rPr>
        <w:t xml:space="preserve">В случае наличия замечаний </w:t>
      </w:r>
      <w:r w:rsidR="004910D4">
        <w:rPr>
          <w:rFonts w:cs="Arial"/>
        </w:rPr>
        <w:t xml:space="preserve">Планировщик </w:t>
      </w:r>
      <w:r w:rsidR="002535C0">
        <w:rPr>
          <w:rFonts w:cs="Arial"/>
        </w:rPr>
        <w:t>ТОиР УО</w:t>
      </w:r>
      <w:r w:rsidR="000E4C83">
        <w:rPr>
          <w:rFonts w:cs="Arial"/>
        </w:rPr>
        <w:t xml:space="preserve"> </w:t>
      </w:r>
      <w:r w:rsidR="004910D4">
        <w:rPr>
          <w:rFonts w:cs="Arial"/>
        </w:rPr>
        <w:t xml:space="preserve">выполняет </w:t>
      </w:r>
      <w:r w:rsidR="00110A00" w:rsidRPr="007008A3">
        <w:rPr>
          <w:rFonts w:cs="Arial"/>
        </w:rPr>
        <w:t xml:space="preserve">соответствующие </w:t>
      </w:r>
      <w:r w:rsidR="004910D4">
        <w:rPr>
          <w:rFonts w:cs="Arial"/>
        </w:rPr>
        <w:t>изменения заказов ТОРО</w:t>
      </w:r>
      <w:r w:rsidR="00110A00" w:rsidRPr="007008A3">
        <w:rPr>
          <w:rFonts w:cs="Arial"/>
        </w:rPr>
        <w:t xml:space="preserve"> (корректировка сроков, объемов, исполнителей), в случае отсутствия замечаний план-график воздействий на ПА </w:t>
      </w:r>
      <w:r w:rsidR="004910D4">
        <w:rPr>
          <w:rFonts w:cs="Arial"/>
        </w:rPr>
        <w:t>проходит</w:t>
      </w:r>
      <w:r w:rsidR="001E6610">
        <w:rPr>
          <w:rFonts w:cs="Arial"/>
        </w:rPr>
        <w:t xml:space="preserve"> дальнейшее согласование (шаг 42</w:t>
      </w:r>
      <w:r w:rsidR="004910D4">
        <w:rPr>
          <w:rFonts w:cs="Arial"/>
        </w:rPr>
        <w:t>0)</w:t>
      </w:r>
      <w:r w:rsidR="00110A00" w:rsidRPr="007008A3">
        <w:rPr>
          <w:rFonts w:cs="Arial"/>
        </w:rPr>
        <w:t>.</w:t>
      </w:r>
    </w:p>
    <w:p w14:paraId="10D8AC92" w14:textId="77777777" w:rsidR="003C5034" w:rsidRDefault="003C5034">
      <w:pPr>
        <w:spacing w:after="240" w:line="276" w:lineRule="auto"/>
        <w:rPr>
          <w:rFonts w:cs="Arial"/>
        </w:rPr>
        <w:pPrChange w:id="1967" w:author="Попова Дарья" w:date="2020-07-21T17:15:00Z">
          <w:pPr/>
        </w:pPrChange>
      </w:pPr>
      <w:r>
        <w:rPr>
          <w:rFonts w:cs="Arial"/>
        </w:rPr>
        <w:t>После согласования, или при открытии заказа ТОРО на изменение система автоматически проверяет полномочия пользователя на текущий пользовательский статус с порядковым номером и в случае отсутствия полномочий установить следующий статус закрывает от изменения определенные под экраны в заказе ТОРО (гибкая настройка в зависимости от статуса</w:t>
      </w:r>
      <w:r w:rsidRPr="008E1EAA">
        <w:rPr>
          <w:rFonts w:cs="Arial"/>
        </w:rPr>
        <w:t>/</w:t>
      </w:r>
      <w:r>
        <w:rPr>
          <w:rFonts w:cs="Arial"/>
        </w:rPr>
        <w:t xml:space="preserve">вида заказа ТОРО). Для этого </w:t>
      </w:r>
      <w:r w:rsidRPr="00D139D7">
        <w:rPr>
          <w:rFonts w:cs="Arial"/>
        </w:rPr>
        <w:t>используется разработка</w:t>
      </w:r>
      <w:r>
        <w:rPr>
          <w:rFonts w:cs="Arial"/>
        </w:rPr>
        <w:t>-расширение</w:t>
      </w:r>
      <w:r w:rsidRPr="00D139D7">
        <w:rPr>
          <w:rFonts w:cs="Arial"/>
        </w:rPr>
        <w:t xml:space="preserve">, код в реестре разработок </w:t>
      </w:r>
      <w:r>
        <w:rPr>
          <w:rFonts w:cs="Arial"/>
        </w:rPr>
        <w:t>PM</w:t>
      </w:r>
      <w:r w:rsidRPr="008E1EAA">
        <w:rPr>
          <w:rFonts w:cs="Arial"/>
        </w:rPr>
        <w:t>78</w:t>
      </w:r>
      <w:r>
        <w:rPr>
          <w:rFonts w:cs="Arial"/>
        </w:rPr>
        <w:t xml:space="preserve"> (см. описание в разделе 5.10.7.</w:t>
      </w:r>
      <w:r w:rsidRPr="008E1EAA">
        <w:rPr>
          <w:rFonts w:cs="Arial"/>
        </w:rPr>
        <w:t>11</w:t>
      </w:r>
      <w:r>
        <w:rPr>
          <w:rFonts w:cs="Arial"/>
        </w:rPr>
        <w:t xml:space="preserve"> данного КД)</w:t>
      </w:r>
      <w:r w:rsidRPr="00D139D7">
        <w:rPr>
          <w:rFonts w:cs="Arial"/>
        </w:rPr>
        <w:t>.</w:t>
      </w:r>
    </w:p>
    <w:p w14:paraId="63612724" w14:textId="60EAE12D" w:rsidR="003C5034" w:rsidDel="00450A16" w:rsidRDefault="003C5034" w:rsidP="003C5034">
      <w:pPr>
        <w:spacing w:after="240" w:line="276" w:lineRule="auto"/>
        <w:rPr>
          <w:del w:id="1968" w:author="Попова Дарья" w:date="2020-07-21T17:15:00Z"/>
          <w:rFonts w:cs="Arial"/>
        </w:rPr>
      </w:pPr>
    </w:p>
    <w:p w14:paraId="1F3BCAFA" w14:textId="77777777" w:rsidR="00014DA9" w:rsidRDefault="00014DA9" w:rsidP="00014DA9">
      <w:pPr>
        <w:spacing w:after="240" w:line="276" w:lineRule="auto"/>
        <w:rPr>
          <w:rFonts w:cs="Arial"/>
        </w:rPr>
      </w:pPr>
      <w:r>
        <w:rPr>
          <w:rFonts w:cs="Arial"/>
        </w:rPr>
        <w:t>Используется транзакция</w:t>
      </w:r>
    </w:p>
    <w:p w14:paraId="53E69F7A" w14:textId="6D29EBE3" w:rsidR="00014DA9" w:rsidRDefault="00014DA9" w:rsidP="00014DA9">
      <w:pPr>
        <w:pStyle w:val="afa"/>
        <w:numPr>
          <w:ilvl w:val="0"/>
          <w:numId w:val="17"/>
        </w:numPr>
        <w:spacing w:after="240" w:line="276" w:lineRule="auto"/>
        <w:rPr>
          <w:rFonts w:cs="Arial"/>
        </w:rPr>
      </w:pPr>
      <w:r>
        <w:rPr>
          <w:rFonts w:cs="Arial"/>
          <w:lang w:val="en-US"/>
        </w:rPr>
        <w:t>ZPM</w:t>
      </w:r>
      <w:r w:rsidRPr="009D29C7">
        <w:rPr>
          <w:rFonts w:cs="Arial"/>
        </w:rPr>
        <w:t>_</w:t>
      </w:r>
      <w:r>
        <w:rPr>
          <w:rFonts w:cs="Arial"/>
          <w:lang w:val="en-US"/>
        </w:rPr>
        <w:t>PLAN</w:t>
      </w:r>
      <w:r w:rsidRPr="009D29C7">
        <w:rPr>
          <w:rFonts w:cs="Arial"/>
        </w:rPr>
        <w:t xml:space="preserve"> </w:t>
      </w:r>
      <w:r>
        <w:rPr>
          <w:rFonts w:cs="Arial"/>
        </w:rPr>
        <w:t xml:space="preserve">– </w:t>
      </w:r>
      <w:r w:rsidR="00DF4112">
        <w:rPr>
          <w:rFonts w:cs="Arial"/>
        </w:rPr>
        <w:t>«АРМ планировщика ТОиР»</w:t>
      </w:r>
    </w:p>
    <w:p w14:paraId="255A95C4" w14:textId="01AB9504" w:rsidR="0028527F" w:rsidRPr="007008A3" w:rsidDel="00450A16" w:rsidRDefault="0028527F" w:rsidP="001E13A9">
      <w:pPr>
        <w:rPr>
          <w:del w:id="1969" w:author="Попова Дарья" w:date="2020-07-21T17:15:00Z"/>
          <w:rFonts w:eastAsiaTheme="majorEastAsia" w:cs="Arial"/>
        </w:rPr>
      </w:pPr>
    </w:p>
    <w:p w14:paraId="59811B0B" w14:textId="1121FA2F" w:rsidR="00110A00" w:rsidRPr="007008A3" w:rsidRDefault="001E6610">
      <w:pPr>
        <w:pStyle w:val="4"/>
      </w:pPr>
      <w:r>
        <w:t>Шаг процесса 42</w:t>
      </w:r>
      <w:r w:rsidR="00110A00" w:rsidRPr="007008A3">
        <w:t>0 – Согласование плана-графика воздействий на ПА Предприятия</w:t>
      </w:r>
      <w:r w:rsidR="000076AE">
        <w:t xml:space="preserve"> ГИ</w:t>
      </w:r>
    </w:p>
    <w:p w14:paraId="48F75282" w14:textId="2E80659D" w:rsidR="00110A00" w:rsidRPr="007008A3" w:rsidDel="00450A16" w:rsidRDefault="00110A00" w:rsidP="00110A00">
      <w:pPr>
        <w:rPr>
          <w:del w:id="1970" w:author="Попова Дарья" w:date="2020-07-21T17:15:00Z"/>
          <w:rFonts w:eastAsiaTheme="majorEastAsia" w:cs="Arial"/>
        </w:rPr>
      </w:pPr>
    </w:p>
    <w:p w14:paraId="53252176" w14:textId="4D444BD2" w:rsidR="00764293" w:rsidRPr="007008A3" w:rsidRDefault="001E6610" w:rsidP="001F00CA">
      <w:pPr>
        <w:autoSpaceDE w:val="0"/>
        <w:autoSpaceDN w:val="0"/>
        <w:spacing w:after="240" w:line="276" w:lineRule="auto"/>
        <w:rPr>
          <w:rFonts w:cs="Arial"/>
        </w:rPr>
      </w:pPr>
      <w:r>
        <w:rPr>
          <w:rFonts w:cs="Arial"/>
        </w:rPr>
        <w:t>Данный шаг</w:t>
      </w:r>
      <w:r w:rsidR="00764293">
        <w:rPr>
          <w:rFonts w:cs="Arial"/>
        </w:rPr>
        <w:t xml:space="preserve"> выполняется вне системы.</w:t>
      </w:r>
    </w:p>
    <w:p w14:paraId="52819CB5" w14:textId="34BBD2F8" w:rsidR="00110A00" w:rsidRDefault="00324D8F" w:rsidP="001F00CA">
      <w:pPr>
        <w:spacing w:after="240" w:line="276" w:lineRule="auto"/>
        <w:rPr>
          <w:rFonts w:cs="Arial"/>
        </w:rPr>
      </w:pPr>
      <w:r>
        <w:rPr>
          <w:rFonts w:cs="Arial"/>
        </w:rPr>
        <w:t xml:space="preserve">При получении плана-графика воздействий на ПА, Главный инженер </w:t>
      </w:r>
      <w:r w:rsidR="00D74EAD">
        <w:rPr>
          <w:rFonts w:cs="Arial"/>
        </w:rPr>
        <w:t>УО</w:t>
      </w:r>
      <w:r w:rsidR="000E4C83">
        <w:rPr>
          <w:rFonts w:cs="Arial"/>
        </w:rPr>
        <w:t xml:space="preserve"> Управление </w:t>
      </w:r>
      <w:r>
        <w:rPr>
          <w:rFonts w:cs="Arial"/>
        </w:rPr>
        <w:t>(</w:t>
      </w:r>
      <w:r w:rsidR="00110A00" w:rsidRPr="007008A3">
        <w:rPr>
          <w:rFonts w:cs="Arial"/>
        </w:rPr>
        <w:t>Исполнитель КП</w:t>
      </w:r>
      <w:r>
        <w:rPr>
          <w:rFonts w:cs="Arial"/>
        </w:rPr>
        <w:t>)</w:t>
      </w:r>
      <w:r w:rsidR="00110A00" w:rsidRPr="007008A3">
        <w:rPr>
          <w:rFonts w:cs="Arial"/>
        </w:rPr>
        <w:t xml:space="preserve"> проверяет план-график </w:t>
      </w:r>
      <w:r>
        <w:rPr>
          <w:rFonts w:cs="Arial"/>
        </w:rPr>
        <w:t>воздействий на ПА на корректность,</w:t>
      </w:r>
      <w:r w:rsidR="00110A00" w:rsidRPr="007008A3">
        <w:rPr>
          <w:rFonts w:cs="Arial"/>
        </w:rPr>
        <w:t xml:space="preserve"> согласова</w:t>
      </w:r>
      <w:r>
        <w:rPr>
          <w:rFonts w:cs="Arial"/>
        </w:rPr>
        <w:t>нность графиков различных подразделений</w:t>
      </w:r>
      <w:r w:rsidR="00110A00" w:rsidRPr="007008A3">
        <w:rPr>
          <w:rFonts w:cs="Arial"/>
        </w:rPr>
        <w:t>. При выявлении замечаний</w:t>
      </w:r>
      <w:r>
        <w:rPr>
          <w:rFonts w:cs="Arial"/>
        </w:rPr>
        <w:t>,</w:t>
      </w:r>
      <w:r w:rsidR="00110A00" w:rsidRPr="007008A3">
        <w:rPr>
          <w:rFonts w:cs="Arial"/>
        </w:rPr>
        <w:t xml:space="preserve"> формирует лист замечаний и инициирует соответствующие действия (корректировка сроков, объемов)</w:t>
      </w:r>
      <w:r>
        <w:rPr>
          <w:rFonts w:cs="Arial"/>
        </w:rPr>
        <w:t xml:space="preserve"> в рамках шагов по корректировке</w:t>
      </w:r>
      <w:r w:rsidR="00D139D7">
        <w:rPr>
          <w:rFonts w:cs="Arial"/>
        </w:rPr>
        <w:t xml:space="preserve"> заказ</w:t>
      </w:r>
      <w:r w:rsidR="001E6610">
        <w:rPr>
          <w:rFonts w:cs="Arial"/>
        </w:rPr>
        <w:t>ов, начиная с шага 16</w:t>
      </w:r>
      <w:r>
        <w:rPr>
          <w:rFonts w:cs="Arial"/>
        </w:rPr>
        <w:t>0. В</w:t>
      </w:r>
      <w:r w:rsidR="00110A00" w:rsidRPr="007008A3">
        <w:rPr>
          <w:rFonts w:cs="Arial"/>
        </w:rPr>
        <w:t xml:space="preserve"> случае отсутствия замечаний соглас</w:t>
      </w:r>
      <w:r>
        <w:rPr>
          <w:rFonts w:cs="Arial"/>
        </w:rPr>
        <w:t>овыва</w:t>
      </w:r>
      <w:r w:rsidR="00110A00" w:rsidRPr="007008A3">
        <w:rPr>
          <w:rFonts w:cs="Arial"/>
        </w:rPr>
        <w:t>ет план-график воздействий на ПА по Предприятию</w:t>
      </w:r>
      <w:r>
        <w:rPr>
          <w:rFonts w:cs="Arial"/>
        </w:rPr>
        <w:t xml:space="preserve"> путем подписания бумажного варианта, и передает его Старшему планировщику </w:t>
      </w:r>
      <w:r w:rsidR="002535C0">
        <w:rPr>
          <w:rFonts w:cs="Arial"/>
        </w:rPr>
        <w:t>ТОиР УО</w:t>
      </w:r>
      <w:r>
        <w:rPr>
          <w:rFonts w:cs="Arial"/>
        </w:rPr>
        <w:t>.</w:t>
      </w:r>
    </w:p>
    <w:p w14:paraId="5165BAB9" w14:textId="24994F82" w:rsidR="00324D8F" w:rsidRPr="00324D8F" w:rsidRDefault="00324D8F" w:rsidP="001F00CA">
      <w:pPr>
        <w:spacing w:after="240" w:line="276" w:lineRule="auto"/>
        <w:rPr>
          <w:rFonts w:cs="Arial"/>
        </w:rPr>
      </w:pPr>
      <w:r>
        <w:rPr>
          <w:rFonts w:cs="Arial"/>
        </w:rPr>
        <w:t xml:space="preserve">Параллельно с </w:t>
      </w:r>
      <w:r w:rsidR="000E4C83">
        <w:rPr>
          <w:rFonts w:cs="Arial"/>
        </w:rPr>
        <w:t xml:space="preserve">процессом </w:t>
      </w:r>
      <w:r>
        <w:rPr>
          <w:rFonts w:cs="Arial"/>
        </w:rPr>
        <w:t>согласования плана-графика</w:t>
      </w:r>
      <w:r w:rsidR="000E4C83">
        <w:rPr>
          <w:rFonts w:cs="Arial"/>
        </w:rPr>
        <w:t xml:space="preserve"> воздействий на ПА</w:t>
      </w:r>
      <w:r>
        <w:rPr>
          <w:rFonts w:cs="Arial"/>
        </w:rPr>
        <w:t xml:space="preserve"> функционируют процессы </w:t>
      </w:r>
      <w:r w:rsidRPr="00324D8F">
        <w:rPr>
          <w:rFonts w:cs="Arial"/>
        </w:rPr>
        <w:t xml:space="preserve">ПП-07.02.02-ERP Перспективное среднесрочное планирование воздействий на производственные активы (3-х летний </w:t>
      </w:r>
      <w:r w:rsidR="005915D4" w:rsidRPr="00324D8F">
        <w:rPr>
          <w:rFonts w:cs="Arial"/>
        </w:rPr>
        <w:t>период) и</w:t>
      </w:r>
      <w:r w:rsidRPr="00324D8F">
        <w:rPr>
          <w:rFonts w:cs="Arial"/>
        </w:rPr>
        <w:t xml:space="preserve"> ПП-07.06.03-ERP</w:t>
      </w:r>
      <w:r w:rsidR="005915D4">
        <w:rPr>
          <w:rFonts w:cs="Arial"/>
        </w:rPr>
        <w:t xml:space="preserve"> </w:t>
      </w:r>
      <w:r w:rsidRPr="00324D8F">
        <w:rPr>
          <w:rFonts w:cs="Arial"/>
        </w:rPr>
        <w:t>Формирование годового бюджета воздействий на производственные активы</w:t>
      </w:r>
      <w:r>
        <w:rPr>
          <w:rFonts w:cs="Arial"/>
        </w:rPr>
        <w:t xml:space="preserve">, в рамках которых выполняется </w:t>
      </w:r>
      <w:r w:rsidR="005915D4">
        <w:rPr>
          <w:rFonts w:cs="Arial"/>
        </w:rPr>
        <w:t>расчет и</w:t>
      </w:r>
      <w:r>
        <w:rPr>
          <w:rFonts w:cs="Arial"/>
        </w:rPr>
        <w:t xml:space="preserve"> согласование бюджета на </w:t>
      </w:r>
      <w:r w:rsidR="00CA2BFF">
        <w:rPr>
          <w:rFonts w:cs="Arial"/>
        </w:rPr>
        <w:t xml:space="preserve">планируемый год Техническим Комитетом </w:t>
      </w:r>
      <w:r w:rsidR="009B26A5">
        <w:rPr>
          <w:rFonts w:cs="Arial"/>
        </w:rPr>
        <w:t>УО</w:t>
      </w:r>
      <w:r>
        <w:rPr>
          <w:rFonts w:cs="Arial"/>
        </w:rPr>
        <w:t>.</w:t>
      </w:r>
    </w:p>
    <w:p w14:paraId="46B9256C" w14:textId="5869C291" w:rsidR="00324D8F" w:rsidRDefault="00FE0D1D" w:rsidP="001F00CA">
      <w:pPr>
        <w:spacing w:after="240" w:line="276" w:lineRule="auto"/>
        <w:rPr>
          <w:rFonts w:cs="Arial"/>
        </w:rPr>
      </w:pPr>
      <w:r w:rsidRPr="00FE0D1D">
        <w:rPr>
          <w:rFonts w:cs="Arial"/>
        </w:rPr>
        <w:t>После наступления в этих процессах события рассмотрения и согласования</w:t>
      </w:r>
      <w:r w:rsidR="00324D8F" w:rsidRPr="00FE0D1D">
        <w:rPr>
          <w:rFonts w:cs="Arial"/>
        </w:rPr>
        <w:t xml:space="preserve"> </w:t>
      </w:r>
      <w:r w:rsidR="000E4C83">
        <w:rPr>
          <w:rFonts w:cs="Arial"/>
        </w:rPr>
        <w:t xml:space="preserve">годового </w:t>
      </w:r>
      <w:r w:rsidR="00324D8F" w:rsidRPr="00FE0D1D">
        <w:rPr>
          <w:rFonts w:cs="Arial"/>
        </w:rPr>
        <w:t>плана проектов</w:t>
      </w:r>
      <w:r w:rsidR="000E4C83">
        <w:rPr>
          <w:rFonts w:cs="Arial"/>
        </w:rPr>
        <w:t xml:space="preserve"> воздействий на ПА</w:t>
      </w:r>
      <w:r w:rsidR="00324D8F" w:rsidRPr="00FE0D1D">
        <w:rPr>
          <w:rFonts w:cs="Arial"/>
        </w:rPr>
        <w:t xml:space="preserve"> </w:t>
      </w:r>
      <w:r w:rsidR="00CA2BFF">
        <w:rPr>
          <w:rFonts w:cs="Arial"/>
        </w:rPr>
        <w:t>Т</w:t>
      </w:r>
      <w:r w:rsidR="00324D8F" w:rsidRPr="00FE0D1D">
        <w:rPr>
          <w:rFonts w:cs="Arial"/>
        </w:rPr>
        <w:t xml:space="preserve">ехническим </w:t>
      </w:r>
      <w:r w:rsidR="00CA2BFF">
        <w:rPr>
          <w:rFonts w:cs="Arial"/>
        </w:rPr>
        <w:t>К</w:t>
      </w:r>
      <w:r w:rsidR="00324D8F" w:rsidRPr="00FE0D1D">
        <w:rPr>
          <w:rFonts w:cs="Arial"/>
        </w:rPr>
        <w:t>омитетом</w:t>
      </w:r>
      <w:r w:rsidR="00A77F80">
        <w:rPr>
          <w:rFonts w:cs="Arial"/>
        </w:rPr>
        <w:t xml:space="preserve"> </w:t>
      </w:r>
      <w:r w:rsidR="009B26A5">
        <w:rPr>
          <w:rFonts w:cs="Arial"/>
        </w:rPr>
        <w:t>УО</w:t>
      </w:r>
      <w:r>
        <w:rPr>
          <w:rFonts w:cs="Arial"/>
        </w:rPr>
        <w:t xml:space="preserve">, при котором определяется бюджет на </w:t>
      </w:r>
      <w:r w:rsidR="00CA2BFF">
        <w:rPr>
          <w:rFonts w:cs="Arial"/>
        </w:rPr>
        <w:t>планируемый год</w:t>
      </w:r>
      <w:r w:rsidR="005915D4">
        <w:rPr>
          <w:rFonts w:cs="Arial"/>
        </w:rPr>
        <w:t xml:space="preserve">, </w:t>
      </w:r>
      <w:r>
        <w:rPr>
          <w:rFonts w:cs="Arial"/>
        </w:rPr>
        <w:t xml:space="preserve">а также </w:t>
      </w:r>
      <w:r w:rsidRPr="00FE0D1D">
        <w:rPr>
          <w:rFonts w:cs="Arial"/>
        </w:rPr>
        <w:t xml:space="preserve">согласования плана-графика </w:t>
      </w:r>
      <w:r w:rsidR="00F40127">
        <w:rPr>
          <w:rFonts w:cs="Arial"/>
        </w:rPr>
        <w:t xml:space="preserve">воздействий на ПА </w:t>
      </w:r>
      <w:r w:rsidRPr="00FE0D1D">
        <w:rPr>
          <w:rFonts w:cs="Arial"/>
        </w:rPr>
        <w:t>Главным инженером</w:t>
      </w:r>
      <w:r w:rsidR="000E4C83">
        <w:rPr>
          <w:rFonts w:cs="Arial"/>
        </w:rPr>
        <w:t xml:space="preserve"> </w:t>
      </w:r>
      <w:r w:rsidR="009B26A5">
        <w:rPr>
          <w:rFonts w:cs="Arial"/>
        </w:rPr>
        <w:t>УО</w:t>
      </w:r>
      <w:r w:rsidR="000E4C83">
        <w:rPr>
          <w:rFonts w:cs="Arial"/>
        </w:rPr>
        <w:t xml:space="preserve"> Управление</w:t>
      </w:r>
      <w:r w:rsidR="00F40127">
        <w:rPr>
          <w:rFonts w:cs="Arial"/>
        </w:rPr>
        <w:t xml:space="preserve"> (текущий шаг)</w:t>
      </w:r>
      <w:r>
        <w:rPr>
          <w:rFonts w:cs="Arial"/>
        </w:rPr>
        <w:t>,</w:t>
      </w:r>
      <w:r w:rsidRPr="00FE0D1D">
        <w:rPr>
          <w:rFonts w:cs="Arial"/>
        </w:rPr>
        <w:t xml:space="preserve"> Старший планировщик </w:t>
      </w:r>
      <w:r w:rsidR="002535C0">
        <w:rPr>
          <w:rFonts w:cs="Arial"/>
        </w:rPr>
        <w:t>ТОиР УО</w:t>
      </w:r>
      <w:r w:rsidR="00EB4EFD">
        <w:rPr>
          <w:rFonts w:cs="Arial"/>
        </w:rPr>
        <w:t xml:space="preserve"> </w:t>
      </w:r>
      <w:r w:rsidR="001E6610">
        <w:rPr>
          <w:rFonts w:cs="Arial"/>
        </w:rPr>
        <w:t>выполняет шаг 43</w:t>
      </w:r>
      <w:r w:rsidRPr="00FE0D1D">
        <w:rPr>
          <w:rFonts w:cs="Arial"/>
        </w:rPr>
        <w:t>0.</w:t>
      </w:r>
      <w:r>
        <w:rPr>
          <w:rFonts w:cs="Arial"/>
        </w:rPr>
        <w:t xml:space="preserve"> </w:t>
      </w:r>
    </w:p>
    <w:p w14:paraId="7F8492C3" w14:textId="0F88B05F" w:rsidR="00400729" w:rsidRPr="004F103A" w:rsidRDefault="00693FE7">
      <w:pPr>
        <w:pStyle w:val="4"/>
      </w:pPr>
      <w:r w:rsidRPr="004F103A">
        <w:lastRenderedPageBreak/>
        <w:t xml:space="preserve">Шаг процесса 425 – </w:t>
      </w:r>
      <w:r w:rsidR="00400729" w:rsidRPr="004F103A">
        <w:t xml:space="preserve">Отражение статуса утверждения плана-графика воздействий на ПА Предприятия ГИ </w:t>
      </w:r>
    </w:p>
    <w:p w14:paraId="46D68C4D" w14:textId="57FC97D4" w:rsidR="00693FE7" w:rsidRDefault="00693FE7" w:rsidP="00693FE7">
      <w:pPr>
        <w:spacing w:after="240" w:line="276" w:lineRule="auto"/>
        <w:rPr>
          <w:rFonts w:cs="Arial"/>
        </w:rPr>
      </w:pPr>
      <w:r>
        <w:rPr>
          <w:rFonts w:cs="Arial"/>
        </w:rPr>
        <w:t>П</w:t>
      </w:r>
      <w:r w:rsidRPr="004B08A9">
        <w:rPr>
          <w:rFonts w:cs="Arial"/>
        </w:rPr>
        <w:t>олучив на предыдуще</w:t>
      </w:r>
      <w:r w:rsidRPr="00D52ADF">
        <w:rPr>
          <w:rFonts w:cs="Arial"/>
        </w:rPr>
        <w:t>м шаге процесса согласование плана</w:t>
      </w:r>
      <w:r w:rsidRPr="004B08A9">
        <w:rPr>
          <w:rFonts w:cs="Arial"/>
        </w:rPr>
        <w:t>-графика воздействий на ПА от Главного инженера</w:t>
      </w:r>
      <w:r>
        <w:rPr>
          <w:rFonts w:cs="Arial"/>
        </w:rPr>
        <w:t xml:space="preserve"> </w:t>
      </w:r>
      <w:r w:rsidR="00FF3A89">
        <w:rPr>
          <w:rFonts w:cs="Arial"/>
        </w:rPr>
        <w:t>УО</w:t>
      </w:r>
      <w:r>
        <w:rPr>
          <w:rFonts w:cs="Arial"/>
        </w:rPr>
        <w:t xml:space="preserve"> Управление,</w:t>
      </w:r>
      <w:r w:rsidRPr="004B08A9">
        <w:rPr>
          <w:rFonts w:cs="Arial"/>
        </w:rPr>
        <w:t xml:space="preserve"> </w:t>
      </w:r>
      <w:r>
        <w:rPr>
          <w:rFonts w:cs="Arial"/>
        </w:rPr>
        <w:t>Старший</w:t>
      </w:r>
      <w:r w:rsidRPr="004B08A9">
        <w:rPr>
          <w:rFonts w:cs="Arial"/>
        </w:rPr>
        <w:t xml:space="preserve"> планировщик</w:t>
      </w:r>
      <w:r>
        <w:rPr>
          <w:rFonts w:cs="Arial"/>
        </w:rPr>
        <w:t xml:space="preserve"> </w:t>
      </w:r>
      <w:r w:rsidR="002535C0">
        <w:rPr>
          <w:rFonts w:cs="Arial"/>
        </w:rPr>
        <w:t>ТОиР УО</w:t>
      </w:r>
      <w:r w:rsidRPr="004B08A9">
        <w:rPr>
          <w:rFonts w:cs="Arial"/>
        </w:rPr>
        <w:t xml:space="preserve"> устанавливает на </w:t>
      </w:r>
      <w:r>
        <w:rPr>
          <w:rFonts w:cs="Arial"/>
        </w:rPr>
        <w:t>заказах ТОРО</w:t>
      </w:r>
      <w:r w:rsidRPr="00272936">
        <w:rPr>
          <w:rFonts w:cs="Arial"/>
        </w:rPr>
        <w:t xml:space="preserve"> </w:t>
      </w:r>
      <w:r>
        <w:rPr>
          <w:rFonts w:cs="Arial"/>
        </w:rPr>
        <w:t>статус «</w:t>
      </w:r>
      <w:r w:rsidRPr="00FE0D1D">
        <w:rPr>
          <w:rFonts w:cs="Arial"/>
        </w:rPr>
        <w:t>ГИП - согласован главным инженером</w:t>
      </w:r>
      <w:r>
        <w:rPr>
          <w:rFonts w:cs="Arial"/>
        </w:rPr>
        <w:t>».</w:t>
      </w:r>
    </w:p>
    <w:p w14:paraId="678BB9A3" w14:textId="77777777" w:rsidR="005F07E6" w:rsidRDefault="005F07E6" w:rsidP="005F07E6">
      <w:pPr>
        <w:spacing w:after="240" w:line="276" w:lineRule="auto"/>
        <w:rPr>
          <w:rFonts w:cs="Arial"/>
        </w:rPr>
      </w:pPr>
      <w:r>
        <w:rPr>
          <w:rFonts w:cs="Arial"/>
        </w:rPr>
        <w:t>Используются транзакции</w:t>
      </w:r>
    </w:p>
    <w:p w14:paraId="765D9620" w14:textId="77777777" w:rsidR="005F07E6" w:rsidRDefault="005F07E6" w:rsidP="005F07E6">
      <w:pPr>
        <w:pStyle w:val="afa"/>
        <w:numPr>
          <w:ilvl w:val="0"/>
          <w:numId w:val="17"/>
        </w:numPr>
        <w:spacing w:after="240" w:line="276" w:lineRule="auto"/>
        <w:rPr>
          <w:rFonts w:cs="Arial"/>
        </w:rPr>
      </w:pPr>
      <w:r>
        <w:rPr>
          <w:rFonts w:cs="Arial"/>
          <w:lang w:val="en-US"/>
        </w:rPr>
        <w:t>ZPM</w:t>
      </w:r>
      <w:r w:rsidRPr="009D29C7">
        <w:rPr>
          <w:rFonts w:cs="Arial"/>
        </w:rPr>
        <w:t>_</w:t>
      </w:r>
      <w:r>
        <w:rPr>
          <w:rFonts w:cs="Arial"/>
          <w:lang w:val="en-US"/>
        </w:rPr>
        <w:t>PLAN</w:t>
      </w:r>
      <w:r w:rsidRPr="009D29C7">
        <w:rPr>
          <w:rFonts w:cs="Arial"/>
        </w:rPr>
        <w:t xml:space="preserve"> </w:t>
      </w:r>
      <w:r>
        <w:rPr>
          <w:rFonts w:cs="Arial"/>
        </w:rPr>
        <w:t>– «АРМ планировщика ТОиР»</w:t>
      </w:r>
      <w:r w:rsidRPr="009D29C7">
        <w:rPr>
          <w:rFonts w:cs="Arial"/>
        </w:rPr>
        <w:t>;</w:t>
      </w:r>
    </w:p>
    <w:p w14:paraId="7F5549C0" w14:textId="77777777" w:rsidR="005F07E6" w:rsidRDefault="005F07E6" w:rsidP="005F07E6">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Pr>
          <w:rFonts w:cs="Arial"/>
        </w:rPr>
        <w:t xml:space="preserve"> заказ</w:t>
      </w:r>
      <w:r w:rsidRPr="00B32E52">
        <w:rPr>
          <w:rFonts w:cs="Arial"/>
        </w:rPr>
        <w:t>ов ТОРО</w:t>
      </w:r>
      <w:r>
        <w:rPr>
          <w:rFonts w:cs="Arial"/>
        </w:rPr>
        <w:t xml:space="preserve"> (список заказов)</w:t>
      </w:r>
    </w:p>
    <w:p w14:paraId="132390F5" w14:textId="38EAB665" w:rsidR="00693FE7" w:rsidRPr="00764293" w:rsidRDefault="00693FE7" w:rsidP="00693FE7">
      <w:pPr>
        <w:spacing w:after="240" w:line="276" w:lineRule="auto"/>
        <w:rPr>
          <w:rFonts w:cs="Arial"/>
        </w:rPr>
      </w:pPr>
      <w:r>
        <w:rPr>
          <w:rFonts w:cs="Arial"/>
        </w:rPr>
        <w:t>После установки статуса «</w:t>
      </w:r>
      <w:r w:rsidRPr="00FE0D1D">
        <w:rPr>
          <w:rFonts w:cs="Arial"/>
        </w:rPr>
        <w:t>ГИП - согласован главным инженером</w:t>
      </w:r>
      <w:r>
        <w:rPr>
          <w:rFonts w:cs="Arial"/>
        </w:rPr>
        <w:t>» заказы ТОРО передаются в систему планирования бюджета MCB, и затем в рамках процесса ПП-07.06.03-ERP Формирование годового бюджета воздействий на производственные активы, представленном в КД «</w:t>
      </w:r>
      <w:del w:id="1971" w:author="Александр Шрамков" w:date="2021-03-05T12:38:00Z">
        <w:r w:rsidR="000367AC" w:rsidDel="001710A8">
          <w:rPr>
            <w:rFonts w:cs="Arial"/>
          </w:rPr>
          <w:delText>ERP.9.9.</w:delText>
        </w:r>
      </w:del>
      <w:ins w:id="1972" w:author="Александр Шрамков" w:date="2021-03-05T12:38:00Z">
        <w:r w:rsidR="001710A8">
          <w:rPr>
            <w:rFonts w:cs="Arial"/>
          </w:rPr>
          <w:t>ERP.13.9.</w:t>
        </w:r>
      </w:ins>
      <w:r w:rsidR="000367AC">
        <w:rPr>
          <w:rFonts w:cs="Arial"/>
        </w:rPr>
        <w:t>2.</w:t>
      </w:r>
      <w:r w:rsidRPr="00BD05FA">
        <w:rPr>
          <w:rFonts w:cs="Arial"/>
        </w:rPr>
        <w:t>51.PM.КД Формирова</w:t>
      </w:r>
      <w:r>
        <w:rPr>
          <w:rFonts w:cs="Arial"/>
        </w:rPr>
        <w:t>ние и управление бюджетами ТОиР», выполняется согласование бюджет</w:t>
      </w:r>
      <w:r w:rsidR="00CB2F0F">
        <w:rPr>
          <w:rFonts w:cs="Arial"/>
        </w:rPr>
        <w:t xml:space="preserve">а затрат на воздействия на ПА на техническом комитете </w:t>
      </w:r>
      <w:r w:rsidR="00752C70">
        <w:rPr>
          <w:rFonts w:cs="Arial"/>
        </w:rPr>
        <w:t>УО</w:t>
      </w:r>
      <w:r w:rsidR="00CB2F0F">
        <w:rPr>
          <w:rFonts w:cs="Arial"/>
        </w:rPr>
        <w:t xml:space="preserve"> для заказов с материалами с длительным сроком поставки.</w:t>
      </w:r>
      <w:r>
        <w:rPr>
          <w:rFonts w:cs="Arial"/>
        </w:rPr>
        <w:t xml:space="preserve"> По результатам согласования могут потребоваться корректировки заказов, в этом случае повторяется цикл подготовки заказов, начиная с шага 160, вплоть до текущего шага. После утверждения бюджета</w:t>
      </w:r>
      <w:r w:rsidR="00CB2F0F">
        <w:rPr>
          <w:rFonts w:cs="Arial"/>
        </w:rPr>
        <w:t xml:space="preserve"> на ТК БЕ</w:t>
      </w:r>
      <w:r>
        <w:rPr>
          <w:rFonts w:cs="Arial"/>
        </w:rPr>
        <w:t>, лимиты в рамках процесса управления бюджетами автоматически передаются на СПП-элементы, с которыми связаны заказы ТОРО, и выполняется шаг 440.</w:t>
      </w:r>
    </w:p>
    <w:p w14:paraId="14E090C1" w14:textId="461C2B04" w:rsidR="00110A00" w:rsidRPr="007008A3" w:rsidRDefault="001E6610">
      <w:pPr>
        <w:pStyle w:val="4"/>
      </w:pPr>
      <w:r>
        <w:t>Шаг процесса 43</w:t>
      </w:r>
      <w:r w:rsidR="00110A00" w:rsidRPr="007008A3">
        <w:t xml:space="preserve">0 – </w:t>
      </w:r>
      <w:del w:id="1973" w:author="Попова Дарья" w:date="2020-07-21T17:15:00Z">
        <w:r w:rsidR="00110A00" w:rsidRPr="007008A3" w:rsidDel="00450A16">
          <w:delText xml:space="preserve">Формирование </w:delText>
        </w:r>
      </w:del>
      <w:ins w:id="1974" w:author="Попова Дарья" w:date="2020-07-21T17:15:00Z">
        <w:r w:rsidR="00450A16">
          <w:t>Соглас</w:t>
        </w:r>
      </w:ins>
      <w:ins w:id="1975" w:author="Попова Дарья" w:date="2020-07-21T17:16:00Z">
        <w:r w:rsidR="00450A16">
          <w:t>о</w:t>
        </w:r>
      </w:ins>
      <w:ins w:id="1976" w:author="Попова Дарья" w:date="2020-07-21T17:15:00Z">
        <w:r w:rsidR="00450A16">
          <w:t>вание</w:t>
        </w:r>
        <w:r w:rsidR="00450A16" w:rsidRPr="007008A3">
          <w:t xml:space="preserve"> </w:t>
        </w:r>
      </w:ins>
      <w:r w:rsidR="00110A00" w:rsidRPr="007008A3">
        <w:t xml:space="preserve">потребности </w:t>
      </w:r>
      <w:r w:rsidR="001F07B2">
        <w:t xml:space="preserve">в МТР </w:t>
      </w:r>
      <w:r w:rsidR="000076AE">
        <w:t>с длительным сроком поставки</w:t>
      </w:r>
    </w:p>
    <w:p w14:paraId="75FC2E3C" w14:textId="5E7A0CDF" w:rsidR="00B07442" w:rsidRDefault="00841796">
      <w:pPr>
        <w:spacing w:after="240" w:line="276" w:lineRule="auto"/>
        <w:rPr>
          <w:rFonts w:cs="Arial"/>
        </w:rPr>
      </w:pPr>
      <w:r w:rsidRPr="007008A3">
        <w:rPr>
          <w:rFonts w:cs="Arial"/>
        </w:rPr>
        <w:t xml:space="preserve">При получении утвержденного бюджета </w:t>
      </w:r>
      <w:r>
        <w:rPr>
          <w:rFonts w:cs="Arial"/>
        </w:rPr>
        <w:t xml:space="preserve">на </w:t>
      </w:r>
      <w:r w:rsidR="00CA2BFF">
        <w:rPr>
          <w:rFonts w:cs="Arial"/>
        </w:rPr>
        <w:t>планируемый год</w:t>
      </w:r>
      <w:r>
        <w:rPr>
          <w:rFonts w:cs="Arial"/>
        </w:rPr>
        <w:t xml:space="preserve"> </w:t>
      </w:r>
      <w:r w:rsidR="00262DAB">
        <w:rPr>
          <w:rFonts w:cs="Arial"/>
        </w:rPr>
        <w:t xml:space="preserve">на ТК БЕ </w:t>
      </w:r>
      <w:r w:rsidRPr="007008A3">
        <w:rPr>
          <w:rFonts w:cs="Arial"/>
        </w:rPr>
        <w:t xml:space="preserve">из </w:t>
      </w:r>
      <w:r w:rsidR="00262DAB">
        <w:rPr>
          <w:rFonts w:cs="Arial"/>
          <w:lang w:val="en-US"/>
        </w:rPr>
        <w:t>SAP</w:t>
      </w:r>
      <w:r w:rsidR="00262DAB" w:rsidRPr="004F103A">
        <w:rPr>
          <w:rFonts w:cs="Arial"/>
        </w:rPr>
        <w:t xml:space="preserve"> </w:t>
      </w:r>
      <w:r w:rsidRPr="007008A3">
        <w:rPr>
          <w:rFonts w:cs="Arial"/>
        </w:rPr>
        <w:t>MCB</w:t>
      </w:r>
      <w:r>
        <w:rPr>
          <w:rFonts w:cs="Arial"/>
        </w:rPr>
        <w:t xml:space="preserve"> </w:t>
      </w:r>
      <w:del w:id="1977" w:author="Попова Дарья Николаевна (Подрядчик. ООО БерингПойнт)" w:date="2021-03-10T17:25:00Z">
        <w:r w:rsidDel="00064F21">
          <w:rPr>
            <w:rFonts w:cs="Arial"/>
          </w:rPr>
          <w:delText>автоматически устанавливаются лимиты бюджета на СПП-элементах</w:delText>
        </w:r>
        <w:r w:rsidR="002706FD" w:rsidDel="00064F21">
          <w:rPr>
            <w:rFonts w:cs="Arial"/>
          </w:rPr>
          <w:delText xml:space="preserve"> и </w:delText>
        </w:r>
      </w:del>
      <w:r w:rsidR="002706FD">
        <w:rPr>
          <w:rFonts w:cs="Arial"/>
        </w:rPr>
        <w:t>н</w:t>
      </w:r>
      <w:r w:rsidRPr="007008A3">
        <w:rPr>
          <w:rFonts w:cs="Arial"/>
        </w:rPr>
        <w:t>а</w:t>
      </w:r>
      <w:r>
        <w:rPr>
          <w:rFonts w:cs="Arial"/>
        </w:rPr>
        <w:t xml:space="preserve"> заказ</w:t>
      </w:r>
      <w:r w:rsidRPr="007008A3">
        <w:rPr>
          <w:rFonts w:cs="Arial"/>
        </w:rPr>
        <w:t xml:space="preserve">ах </w:t>
      </w:r>
      <w:r>
        <w:rPr>
          <w:rFonts w:cs="Arial"/>
        </w:rPr>
        <w:t>ТОРО автоматически устанавливается</w:t>
      </w:r>
      <w:r w:rsidRPr="007008A3">
        <w:rPr>
          <w:rFonts w:cs="Arial"/>
        </w:rPr>
        <w:t xml:space="preserve"> статус "</w:t>
      </w:r>
      <w:r w:rsidR="006D644A">
        <w:rPr>
          <w:rFonts w:cs="Arial"/>
        </w:rPr>
        <w:t>ТКБЕ</w:t>
      </w:r>
      <w:r w:rsidRPr="00463C87">
        <w:rPr>
          <w:rFonts w:cs="Arial"/>
        </w:rPr>
        <w:t xml:space="preserve"> </w:t>
      </w:r>
      <w:r w:rsidR="006D644A">
        <w:rPr>
          <w:rFonts w:cs="Arial"/>
        </w:rPr>
        <w:t>–</w:t>
      </w:r>
      <w:r w:rsidRPr="00463C87">
        <w:rPr>
          <w:rFonts w:cs="Arial"/>
        </w:rPr>
        <w:t xml:space="preserve"> </w:t>
      </w:r>
      <w:r w:rsidR="006D644A">
        <w:rPr>
          <w:rFonts w:cs="Arial"/>
        </w:rPr>
        <w:t>Бюджет на год утвержден ТК БЕ</w:t>
      </w:r>
      <w:r w:rsidRPr="007008A3">
        <w:rPr>
          <w:rFonts w:cs="Arial"/>
        </w:rPr>
        <w:t>"</w:t>
      </w:r>
      <w:r>
        <w:rPr>
          <w:rFonts w:cs="Arial"/>
        </w:rPr>
        <w:t>.</w:t>
      </w:r>
      <w:r w:rsidR="00CA2BFF">
        <w:rPr>
          <w:rFonts w:cs="Arial"/>
        </w:rPr>
        <w:t xml:space="preserve"> </w:t>
      </w:r>
      <w:r>
        <w:rPr>
          <w:rFonts w:cs="Arial"/>
        </w:rPr>
        <w:t xml:space="preserve">Для установки данного статуса </w:t>
      </w:r>
      <w:del w:id="1978" w:author="ShramkovAB" w:date="2021-04-01T14:36:00Z">
        <w:r w:rsidDel="00C12987">
          <w:rPr>
            <w:rFonts w:cs="Arial"/>
          </w:rPr>
          <w:delText xml:space="preserve">будет </w:delText>
        </w:r>
      </w:del>
      <w:r>
        <w:rPr>
          <w:rFonts w:cs="Arial"/>
        </w:rPr>
        <w:t>использ</w:t>
      </w:r>
      <w:ins w:id="1979" w:author="ShramkovAB" w:date="2021-04-01T14:37:00Z">
        <w:r w:rsidR="00C12987">
          <w:rPr>
            <w:rFonts w:cs="Arial"/>
          </w:rPr>
          <w:t>уе</w:t>
        </w:r>
      </w:ins>
      <w:del w:id="1980" w:author="ShramkovAB" w:date="2021-04-01T14:36:00Z">
        <w:r w:rsidDel="00C12987">
          <w:rPr>
            <w:rFonts w:cs="Arial"/>
          </w:rPr>
          <w:delText>ова</w:delText>
        </w:r>
      </w:del>
      <w:r>
        <w:rPr>
          <w:rFonts w:cs="Arial"/>
        </w:rPr>
        <w:t>т</w:t>
      </w:r>
      <w:del w:id="1981" w:author="ShramkovAB" w:date="2021-04-01T14:36:00Z">
        <w:r w:rsidDel="00C12987">
          <w:rPr>
            <w:rFonts w:cs="Arial"/>
          </w:rPr>
          <w:delText>ь</w:delText>
        </w:r>
      </w:del>
      <w:r>
        <w:rPr>
          <w:rFonts w:cs="Arial"/>
        </w:rPr>
        <w:t>ся разработка</w:t>
      </w:r>
      <w:r w:rsidRPr="00B931B2">
        <w:rPr>
          <w:rFonts w:cs="Arial"/>
        </w:rPr>
        <w:t xml:space="preserve"> </w:t>
      </w:r>
      <w:r w:rsidR="00B931B2" w:rsidRPr="00B931B2">
        <w:rPr>
          <w:rFonts w:cs="Arial"/>
        </w:rPr>
        <w:t xml:space="preserve">(код MCB14 в реестре, </w:t>
      </w:r>
      <w:r>
        <w:rPr>
          <w:rFonts w:cs="Arial"/>
        </w:rPr>
        <w:t>см описание разработки в КД «</w:t>
      </w:r>
      <w:del w:id="1982" w:author="Александр Шрамков" w:date="2021-03-05T12:38:00Z">
        <w:r w:rsidR="000367AC" w:rsidDel="001710A8">
          <w:rPr>
            <w:rFonts w:cs="Arial"/>
          </w:rPr>
          <w:delText>ERP.9.9.</w:delText>
        </w:r>
      </w:del>
      <w:ins w:id="1983" w:author="Александр Шрамков" w:date="2021-03-05T12:38:00Z">
        <w:r w:rsidR="001710A8">
          <w:rPr>
            <w:rFonts w:cs="Arial"/>
          </w:rPr>
          <w:t>ERP.13.9.</w:t>
        </w:r>
      </w:ins>
      <w:r w:rsidR="000367AC">
        <w:rPr>
          <w:rFonts w:cs="Arial"/>
        </w:rPr>
        <w:t>2.</w:t>
      </w:r>
      <w:r>
        <w:rPr>
          <w:rFonts w:cs="Arial"/>
        </w:rPr>
        <w:t xml:space="preserve">51.PM.КД </w:t>
      </w:r>
      <w:r w:rsidRPr="009207CC">
        <w:rPr>
          <w:rFonts w:cs="Arial"/>
        </w:rPr>
        <w:t>Формирова</w:t>
      </w:r>
      <w:r>
        <w:rPr>
          <w:rFonts w:cs="Arial"/>
        </w:rPr>
        <w:t>ние и управление бюджетами ТОиР»).</w:t>
      </w:r>
      <w:r w:rsidR="00B931B2" w:rsidRPr="00B931B2">
        <w:rPr>
          <w:rFonts w:cs="Arial"/>
        </w:rPr>
        <w:t xml:space="preserve"> Задача разработки</w:t>
      </w:r>
      <w:ins w:id="1984" w:author="ShramkovAB" w:date="2021-04-01T14:37:00Z">
        <w:r w:rsidR="00C12987">
          <w:rPr>
            <w:rFonts w:cs="Arial"/>
          </w:rPr>
          <w:t xml:space="preserve"> </w:t>
        </w:r>
      </w:ins>
      <w:ins w:id="1985" w:author="ShramkovAB" w:date="2021-04-01T14:40:00Z">
        <w:r w:rsidR="009844D6">
          <w:rPr>
            <w:rFonts w:cs="Arial"/>
          </w:rPr>
          <w:t xml:space="preserve">в </w:t>
        </w:r>
      </w:ins>
      <w:ins w:id="1986" w:author="ShramkovAB" w:date="2021-04-01T14:37:00Z">
        <w:r w:rsidR="00AE5058">
          <w:rPr>
            <w:rFonts w:cs="Arial"/>
          </w:rPr>
          <w:t xml:space="preserve">контексте описываемого шага </w:t>
        </w:r>
      </w:ins>
      <w:del w:id="1987" w:author="ShramkovAB" w:date="2021-04-01T14:37:00Z">
        <w:r w:rsidR="00B931B2" w:rsidRPr="00B931B2" w:rsidDel="00C12987">
          <w:rPr>
            <w:rFonts w:cs="Arial"/>
          </w:rPr>
          <w:delText xml:space="preserve"> будет </w:delText>
        </w:r>
      </w:del>
      <w:r w:rsidR="00B931B2" w:rsidRPr="00B931B2">
        <w:rPr>
          <w:rFonts w:cs="Arial"/>
        </w:rPr>
        <w:t>заключа</w:t>
      </w:r>
      <w:ins w:id="1988" w:author="ShramkovAB" w:date="2021-04-01T14:37:00Z">
        <w:r w:rsidR="00C12987">
          <w:rPr>
            <w:rFonts w:cs="Arial"/>
          </w:rPr>
          <w:t>ет</w:t>
        </w:r>
      </w:ins>
      <w:del w:id="1989" w:author="ShramkovAB" w:date="2021-04-01T14:37:00Z">
        <w:r w:rsidR="00B931B2" w:rsidRPr="00B931B2" w:rsidDel="00C12987">
          <w:rPr>
            <w:rFonts w:cs="Arial"/>
          </w:rPr>
          <w:delText>ть</w:delText>
        </w:r>
      </w:del>
      <w:r w:rsidR="00B931B2" w:rsidRPr="00B931B2">
        <w:rPr>
          <w:rFonts w:cs="Arial"/>
        </w:rPr>
        <w:t xml:space="preserve">ся в том, чтобы установить статус </w:t>
      </w:r>
      <w:r w:rsidR="006D644A" w:rsidRPr="007008A3">
        <w:rPr>
          <w:rFonts w:cs="Arial"/>
        </w:rPr>
        <w:t>"</w:t>
      </w:r>
      <w:r w:rsidR="006D644A">
        <w:rPr>
          <w:rFonts w:cs="Arial"/>
        </w:rPr>
        <w:t>ТКБЕ</w:t>
      </w:r>
      <w:r w:rsidR="006D644A" w:rsidRPr="00463C87">
        <w:rPr>
          <w:rFonts w:cs="Arial"/>
        </w:rPr>
        <w:t xml:space="preserve"> </w:t>
      </w:r>
      <w:r w:rsidR="006D644A">
        <w:rPr>
          <w:rFonts w:cs="Arial"/>
        </w:rPr>
        <w:t>–</w:t>
      </w:r>
      <w:r w:rsidR="006D644A" w:rsidRPr="00463C87">
        <w:rPr>
          <w:rFonts w:cs="Arial"/>
        </w:rPr>
        <w:t xml:space="preserve"> </w:t>
      </w:r>
      <w:r w:rsidR="006D644A">
        <w:rPr>
          <w:rFonts w:cs="Arial"/>
        </w:rPr>
        <w:t>Бюджет на год утвержден ТК БЕ</w:t>
      </w:r>
      <w:r w:rsidR="006D644A" w:rsidRPr="007008A3">
        <w:rPr>
          <w:rFonts w:cs="Arial"/>
        </w:rPr>
        <w:t>"</w:t>
      </w:r>
      <w:r w:rsidR="006D644A">
        <w:rPr>
          <w:rFonts w:cs="Arial"/>
        </w:rPr>
        <w:t xml:space="preserve"> </w:t>
      </w:r>
      <w:r w:rsidR="00B931B2" w:rsidRPr="00B931B2">
        <w:rPr>
          <w:rFonts w:cs="Arial"/>
        </w:rPr>
        <w:t xml:space="preserve">для </w:t>
      </w:r>
      <w:r w:rsidR="00CA2BFF" w:rsidRPr="00B931B2">
        <w:rPr>
          <w:rFonts w:cs="Arial"/>
        </w:rPr>
        <w:t xml:space="preserve">соответствующих </w:t>
      </w:r>
      <w:r w:rsidR="00B931B2" w:rsidRPr="00B931B2">
        <w:rPr>
          <w:rFonts w:cs="Arial"/>
        </w:rPr>
        <w:t>заказов ТОРО</w:t>
      </w:r>
      <w:del w:id="1990" w:author="Попова Дарья Николаевна (Подрядчик. ООО БерингПойнт)" w:date="2021-03-10T17:26:00Z">
        <w:r w:rsidR="00B931B2" w:rsidRPr="00B931B2" w:rsidDel="00064F21">
          <w:rPr>
            <w:rFonts w:cs="Arial"/>
          </w:rPr>
          <w:delText xml:space="preserve">, а также сформировать утверждённый на </w:delText>
        </w:r>
        <w:r w:rsidR="00CA2BFF" w:rsidDel="00064F21">
          <w:rPr>
            <w:rFonts w:cs="Arial"/>
          </w:rPr>
          <w:delText>планируемый год</w:delText>
        </w:r>
        <w:r w:rsidR="00B931B2" w:rsidRPr="00B931B2" w:rsidDel="00064F21">
          <w:rPr>
            <w:rFonts w:cs="Arial"/>
          </w:rPr>
          <w:delText xml:space="preserve"> лимит на </w:delText>
        </w:r>
        <w:r w:rsidR="00CA2BFF" w:rsidRPr="00B931B2" w:rsidDel="00064F21">
          <w:rPr>
            <w:rFonts w:cs="Arial"/>
          </w:rPr>
          <w:delText xml:space="preserve">соответствующих </w:delText>
        </w:r>
        <w:r w:rsidR="00B931B2" w:rsidRPr="00B931B2" w:rsidDel="00064F21">
          <w:rPr>
            <w:rFonts w:cs="Arial"/>
          </w:rPr>
          <w:delText>СПП-элементах</w:delText>
        </w:r>
      </w:del>
      <w:r w:rsidR="00B931B2" w:rsidRPr="00B931B2">
        <w:rPr>
          <w:rFonts w:cs="Arial"/>
        </w:rPr>
        <w:t>.</w:t>
      </w:r>
    </w:p>
    <w:p w14:paraId="061DE5DA" w14:textId="1D1C5AE3" w:rsidR="00110A00" w:rsidRDefault="00660D95" w:rsidP="00D52ADF">
      <w:pPr>
        <w:spacing w:after="240" w:line="276" w:lineRule="auto"/>
        <w:rPr>
          <w:ins w:id="1991" w:author="Попова Дарья" w:date="2020-07-21T17:51:00Z"/>
          <w:rFonts w:cs="Arial"/>
        </w:rPr>
      </w:pPr>
      <w:r>
        <w:rPr>
          <w:rFonts w:cs="Arial"/>
        </w:rPr>
        <w:t xml:space="preserve">После автоматической установки статуса </w:t>
      </w:r>
      <w:r w:rsidR="006D644A" w:rsidRPr="007008A3">
        <w:rPr>
          <w:rFonts w:cs="Arial"/>
        </w:rPr>
        <w:t>"</w:t>
      </w:r>
      <w:r w:rsidR="006D644A">
        <w:rPr>
          <w:rFonts w:cs="Arial"/>
        </w:rPr>
        <w:t>ТКБЕ</w:t>
      </w:r>
      <w:r w:rsidR="006D644A" w:rsidRPr="00463C87">
        <w:rPr>
          <w:rFonts w:cs="Arial"/>
        </w:rPr>
        <w:t xml:space="preserve"> </w:t>
      </w:r>
      <w:r w:rsidR="006D644A">
        <w:rPr>
          <w:rFonts w:cs="Arial"/>
        </w:rPr>
        <w:t>–</w:t>
      </w:r>
      <w:r w:rsidR="006D644A" w:rsidRPr="00463C87">
        <w:rPr>
          <w:rFonts w:cs="Arial"/>
        </w:rPr>
        <w:t xml:space="preserve"> </w:t>
      </w:r>
      <w:r w:rsidR="006D644A">
        <w:rPr>
          <w:rFonts w:cs="Arial"/>
        </w:rPr>
        <w:t>Бюджет на год утвержден ТК БЕ</w:t>
      </w:r>
      <w:r w:rsidR="006D644A" w:rsidRPr="007008A3">
        <w:rPr>
          <w:rFonts w:cs="Arial"/>
        </w:rPr>
        <w:t>"</w:t>
      </w:r>
      <w:r w:rsidR="006D644A">
        <w:rPr>
          <w:rFonts w:cs="Arial"/>
        </w:rPr>
        <w:t xml:space="preserve"> </w:t>
      </w:r>
      <w:r w:rsidR="00FE0D1D">
        <w:rPr>
          <w:rFonts w:cs="Arial"/>
        </w:rPr>
        <w:t>в</w:t>
      </w:r>
      <w:r w:rsidR="00110A00" w:rsidRPr="007008A3">
        <w:rPr>
          <w:rFonts w:cs="Arial"/>
        </w:rPr>
        <w:t xml:space="preserve"> системе автоматически </w:t>
      </w:r>
      <w:r w:rsidR="00C7113A">
        <w:rPr>
          <w:rFonts w:cs="Arial"/>
        </w:rPr>
        <w:t xml:space="preserve">(с помощью разработки </w:t>
      </w:r>
      <w:r w:rsidR="00C7113A">
        <w:rPr>
          <w:rFonts w:cs="Arial"/>
          <w:lang w:val="en-US"/>
        </w:rPr>
        <w:t>PM</w:t>
      </w:r>
      <w:r w:rsidR="00C7113A" w:rsidRPr="009721BA">
        <w:rPr>
          <w:rFonts w:cs="Arial"/>
        </w:rPr>
        <w:t>46</w:t>
      </w:r>
      <w:r w:rsidR="00C7113A">
        <w:rPr>
          <w:rFonts w:cs="Arial"/>
        </w:rPr>
        <w:t xml:space="preserve">) </w:t>
      </w:r>
      <w:r w:rsidR="00110A00" w:rsidRPr="007008A3">
        <w:rPr>
          <w:rFonts w:cs="Arial"/>
        </w:rPr>
        <w:t xml:space="preserve">формируется потребность </w:t>
      </w:r>
      <w:r w:rsidR="00764293">
        <w:rPr>
          <w:rFonts w:cs="Arial"/>
        </w:rPr>
        <w:t>в МТР и услуг</w:t>
      </w:r>
      <w:r w:rsidR="00C804D6">
        <w:rPr>
          <w:rFonts w:cs="Arial"/>
        </w:rPr>
        <w:t>ах</w:t>
      </w:r>
      <w:r w:rsidR="00764293">
        <w:rPr>
          <w:rFonts w:cs="Arial"/>
        </w:rPr>
        <w:t xml:space="preserve"> (документы </w:t>
      </w:r>
      <w:r w:rsidR="00110A00" w:rsidRPr="007008A3">
        <w:rPr>
          <w:rFonts w:cs="Arial"/>
        </w:rPr>
        <w:t>резервирования</w:t>
      </w:r>
      <w:r w:rsidR="00764293">
        <w:rPr>
          <w:rFonts w:cs="Arial"/>
        </w:rPr>
        <w:t xml:space="preserve">) </w:t>
      </w:r>
      <w:r w:rsidR="00110A00" w:rsidRPr="007008A3">
        <w:rPr>
          <w:rFonts w:cs="Arial"/>
        </w:rPr>
        <w:t>с учетом Lead Time</w:t>
      </w:r>
      <w:del w:id="1992" w:author="Попова Дарья Николаевна (Подрядчик. ООО БерингПойнт)" w:date="2021-03-10T17:26:00Z">
        <w:r w:rsidR="00724DDE" w:rsidDel="00064F21">
          <w:rPr>
            <w:rFonts w:cs="Arial"/>
          </w:rPr>
          <w:delText xml:space="preserve"> для материалов с длительным сроком поставки и на первый квартал года планирования</w:delText>
        </w:r>
      </w:del>
      <w:r w:rsidR="00110A00" w:rsidRPr="007008A3">
        <w:rPr>
          <w:rFonts w:cs="Arial"/>
        </w:rPr>
        <w:t>.</w:t>
      </w:r>
      <w:r w:rsidR="00511EF9">
        <w:rPr>
          <w:rFonts w:cs="Arial"/>
        </w:rPr>
        <w:t xml:space="preserve"> </w:t>
      </w:r>
      <w:r w:rsidR="0020366D">
        <w:rPr>
          <w:rFonts w:cs="Arial"/>
        </w:rPr>
        <w:t xml:space="preserve">При этом </w:t>
      </w:r>
      <w:r w:rsidR="00FA267C">
        <w:rPr>
          <w:rFonts w:cs="Arial"/>
        </w:rPr>
        <w:t>должна выполня</w:t>
      </w:r>
      <w:r w:rsidR="001C231C">
        <w:rPr>
          <w:rFonts w:cs="Arial"/>
        </w:rPr>
        <w:t>т</w:t>
      </w:r>
      <w:r w:rsidR="00FA267C">
        <w:rPr>
          <w:rFonts w:cs="Arial"/>
        </w:rPr>
        <w:t>ь</w:t>
      </w:r>
      <w:r w:rsidR="001C231C">
        <w:rPr>
          <w:rFonts w:cs="Arial"/>
        </w:rPr>
        <w:t xml:space="preserve">ся проверка, что </w:t>
      </w:r>
      <w:r w:rsidR="00E209F5">
        <w:rPr>
          <w:rFonts w:cs="Arial"/>
        </w:rPr>
        <w:t>на заказах ТОРО установлен статус «</w:t>
      </w:r>
      <w:r>
        <w:rPr>
          <w:rFonts w:cs="Arial"/>
        </w:rPr>
        <w:t>ГИП</w:t>
      </w:r>
      <w:r w:rsidR="00E209F5">
        <w:rPr>
          <w:rFonts w:cs="Arial"/>
        </w:rPr>
        <w:t>». В случае, если данный статус не установлен</w:t>
      </w:r>
      <w:r w:rsidR="007141FB">
        <w:rPr>
          <w:rFonts w:cs="Arial"/>
        </w:rPr>
        <w:t xml:space="preserve">, то заказ ТОРО не вошел в </w:t>
      </w:r>
      <w:r>
        <w:rPr>
          <w:rFonts w:cs="Arial"/>
        </w:rPr>
        <w:t xml:space="preserve">план-график ремонта и </w:t>
      </w:r>
      <w:r w:rsidR="007141FB">
        <w:rPr>
          <w:rFonts w:cs="Arial"/>
        </w:rPr>
        <w:t>по нему не надо передавать потребность для закупки.</w:t>
      </w:r>
    </w:p>
    <w:p w14:paraId="2D168D6A" w14:textId="20A406EA" w:rsidR="00C276A2" w:rsidRPr="00EE0C24" w:rsidRDefault="00C276A2" w:rsidP="00D52ADF">
      <w:pPr>
        <w:spacing w:after="240" w:line="276" w:lineRule="auto"/>
        <w:rPr>
          <w:rFonts w:cs="Arial"/>
        </w:rPr>
      </w:pPr>
      <w:ins w:id="1993" w:author="Попова Дарья" w:date="2020-07-21T17:51:00Z">
        <w:r>
          <w:rPr>
            <w:rFonts w:cs="Arial"/>
          </w:rPr>
          <w:lastRenderedPageBreak/>
          <w:t xml:space="preserve">Также </w:t>
        </w:r>
      </w:ins>
      <w:ins w:id="1994" w:author="Попова Дарья" w:date="2020-07-21T17:52:00Z">
        <w:r>
          <w:rPr>
            <w:rFonts w:cs="Arial"/>
          </w:rPr>
          <w:t xml:space="preserve">согласование потребности в МТР может быть осуществлено вручную Главным специалистом ТОиР </w:t>
        </w:r>
      </w:ins>
      <w:ins w:id="1995" w:author="Попова Дарья" w:date="2020-07-21T17:53:00Z">
        <w:r>
          <w:rPr>
            <w:rFonts w:cs="Arial"/>
          </w:rPr>
          <w:t>УО/ УК</w:t>
        </w:r>
      </w:ins>
      <w:ins w:id="1996" w:author="Попова Дарья" w:date="2020-07-21T17:54:00Z">
        <w:r>
          <w:rPr>
            <w:rFonts w:cs="Arial"/>
          </w:rPr>
          <w:t xml:space="preserve"> с помощью транзакции </w:t>
        </w:r>
        <w:r>
          <w:rPr>
            <w:rFonts w:cs="Arial"/>
            <w:lang w:val="en-US"/>
          </w:rPr>
          <w:t>ZPM</w:t>
        </w:r>
        <w:r w:rsidRPr="002175C8">
          <w:rPr>
            <w:rFonts w:cs="Arial"/>
            <w:rPrChange w:id="1997" w:author="Александр Шрамков" w:date="2021-03-04T11:03:00Z">
              <w:rPr>
                <w:rFonts w:cs="Arial"/>
                <w:lang w:val="en-US"/>
              </w:rPr>
            </w:rPrChange>
          </w:rPr>
          <w:t>_</w:t>
        </w:r>
        <w:r>
          <w:rPr>
            <w:rFonts w:cs="Arial"/>
            <w:lang w:val="en-US"/>
          </w:rPr>
          <w:t>IWBK</w:t>
        </w:r>
      </w:ins>
      <w:ins w:id="1998" w:author="Попова Дарья" w:date="2020-07-21T17:55:00Z">
        <w:r w:rsidRPr="002175C8">
          <w:rPr>
            <w:rFonts w:cs="Arial"/>
            <w:rPrChange w:id="1999" w:author="Александр Шрамков" w:date="2021-03-04T11:03:00Z">
              <w:rPr>
                <w:rFonts w:cs="Arial"/>
                <w:lang w:val="en-US"/>
              </w:rPr>
            </w:rPrChange>
          </w:rPr>
          <w:t xml:space="preserve"> </w:t>
        </w:r>
        <w:r w:rsidRPr="009721BA">
          <w:rPr>
            <w:rFonts w:cs="Arial"/>
          </w:rPr>
          <w:t>(</w:t>
        </w:r>
        <w:r>
          <w:rPr>
            <w:rFonts w:cs="Arial"/>
          </w:rPr>
          <w:t>разработки PM</w:t>
        </w:r>
        <w:r w:rsidRPr="009721BA">
          <w:rPr>
            <w:rFonts w:cs="Arial"/>
          </w:rPr>
          <w:t>75</w:t>
        </w:r>
        <w:r>
          <w:rPr>
            <w:rFonts w:cs="Arial"/>
          </w:rPr>
          <w:t>)</w:t>
        </w:r>
        <w:r w:rsidRPr="002175C8">
          <w:rPr>
            <w:rFonts w:cs="Arial"/>
            <w:rPrChange w:id="2000" w:author="Александр Шрамков" w:date="2021-03-04T11:03:00Z">
              <w:rPr>
                <w:rFonts w:cs="Arial"/>
                <w:lang w:val="en-US"/>
              </w:rPr>
            </w:rPrChange>
          </w:rPr>
          <w:t xml:space="preserve"> </w:t>
        </w:r>
        <w:r>
          <w:rPr>
            <w:rFonts w:cs="Arial"/>
          </w:rPr>
          <w:t>для конкретных потребностей заказов</w:t>
        </w:r>
      </w:ins>
      <w:ins w:id="2001" w:author="Попова Дарья" w:date="2020-07-21T17:56:00Z">
        <w:r>
          <w:rPr>
            <w:rFonts w:cs="Arial"/>
          </w:rPr>
          <w:t xml:space="preserve"> </w:t>
        </w:r>
      </w:ins>
      <w:ins w:id="2002" w:author="Попова Дарья" w:date="2020-07-21T17:55:00Z">
        <w:r>
          <w:rPr>
            <w:rFonts w:cs="Arial"/>
          </w:rPr>
          <w:t>ТОРО</w:t>
        </w:r>
      </w:ins>
      <w:ins w:id="2003" w:author="Попова Дарья" w:date="2020-07-21T17:56:00Z">
        <w:r w:rsidR="00372749">
          <w:rPr>
            <w:rFonts w:cs="Arial"/>
          </w:rPr>
          <w:t xml:space="preserve"> или сетевых графиков, не дожидаясь формирования и согласования годового бюджета.</w:t>
        </w:r>
      </w:ins>
      <w:ins w:id="2004" w:author="Попова Дарья Николаевна (Подрядчик. ООО БерингПойнт)" w:date="2021-03-10T17:27:00Z">
        <w:r w:rsidR="00EE0C24" w:rsidRPr="00EE0C24">
          <w:rPr>
            <w:rFonts w:cs="Arial"/>
            <w:rPrChange w:id="2005" w:author="Попова Дарья Николаевна (Подрядчик. ООО БерингПойнт)" w:date="2021-03-10T17:28:00Z">
              <w:rPr>
                <w:rFonts w:cs="Arial"/>
                <w:lang w:val="en-US"/>
              </w:rPr>
            </w:rPrChange>
          </w:rPr>
          <w:t xml:space="preserve"> </w:t>
        </w:r>
        <w:r w:rsidR="00EE0C24">
          <w:rPr>
            <w:rFonts w:cs="Arial"/>
          </w:rPr>
          <w:t xml:space="preserve">Ручное согласование потребности </w:t>
        </w:r>
      </w:ins>
      <w:ins w:id="2006" w:author="Попова Дарья Николаевна (Подрядчик. ООО БерингПойнт)" w:date="2021-03-10T17:28:00Z">
        <w:r w:rsidR="00EE0C24">
          <w:rPr>
            <w:rFonts w:cs="Arial"/>
          </w:rPr>
          <w:t>в МТР наиболее часто используется для МТР с длительным сроков по</w:t>
        </w:r>
      </w:ins>
      <w:ins w:id="2007" w:author="Попова Дарья Николаевна (Подрядчик. ООО БерингПойнт)" w:date="2021-03-10T17:29:00Z">
        <w:r w:rsidR="00EE0C24">
          <w:rPr>
            <w:rFonts w:cs="Arial"/>
          </w:rPr>
          <w:t>с</w:t>
        </w:r>
      </w:ins>
      <w:ins w:id="2008" w:author="Попова Дарья Николаевна (Подрядчик. ООО БерингПойнт)" w:date="2021-03-10T17:28:00Z">
        <w:r w:rsidR="00EE0C24">
          <w:rPr>
            <w:rFonts w:cs="Arial"/>
          </w:rPr>
          <w:t>тавки и потребности первого кв</w:t>
        </w:r>
      </w:ins>
      <w:ins w:id="2009" w:author="Попова Дарья Николаевна (Подрядчик. ООО БерингПойнт)" w:date="2021-03-10T17:29:00Z">
        <w:r w:rsidR="00EE0C24">
          <w:rPr>
            <w:rFonts w:cs="Arial"/>
          </w:rPr>
          <w:t>а</w:t>
        </w:r>
      </w:ins>
      <w:ins w:id="2010" w:author="Попова Дарья Николаевна (Подрядчик. ООО БерингПойнт)" w:date="2021-03-10T17:28:00Z">
        <w:r w:rsidR="00EE0C24">
          <w:rPr>
            <w:rFonts w:cs="Arial"/>
          </w:rPr>
          <w:t>ртала.</w:t>
        </w:r>
      </w:ins>
    </w:p>
    <w:p w14:paraId="44079657" w14:textId="77777777" w:rsidR="00110A00" w:rsidRPr="007008A3" w:rsidRDefault="00110A00" w:rsidP="00110A00">
      <w:pPr>
        <w:spacing w:after="240" w:line="276" w:lineRule="auto"/>
        <w:rPr>
          <w:rFonts w:cs="Arial"/>
        </w:rPr>
      </w:pPr>
      <w:r w:rsidRPr="007008A3">
        <w:rPr>
          <w:rFonts w:cs="Arial"/>
        </w:rPr>
        <w:t>Сформированные по результатам потребности передаются в закупку</w:t>
      </w:r>
      <w:r w:rsidR="00764293">
        <w:rPr>
          <w:rFonts w:cs="Arial"/>
        </w:rPr>
        <w:t xml:space="preserve"> (процессы ПП-10.03.04-ERP Оперативное планирование обеспечения, ПП-10.04.03.01</w:t>
      </w:r>
      <w:r w:rsidRPr="007008A3">
        <w:rPr>
          <w:rFonts w:cs="Arial"/>
        </w:rPr>
        <w:t xml:space="preserve"> </w:t>
      </w:r>
      <w:r w:rsidR="00BD05FA">
        <w:rPr>
          <w:rFonts w:cs="Arial"/>
        </w:rPr>
        <w:t xml:space="preserve">Выполнение закупки) </w:t>
      </w:r>
      <w:r w:rsidR="00764293">
        <w:rPr>
          <w:rFonts w:cs="Arial"/>
        </w:rPr>
        <w:t>и не доступны для корректировки до наступления корректировки оперативного (месячного, недельного) плана-графика воздействий на ПА.</w:t>
      </w:r>
    </w:p>
    <w:p w14:paraId="721F5FA5" w14:textId="7450DEF7" w:rsidR="00110A00" w:rsidRDefault="00764293" w:rsidP="00110A00">
      <w:pPr>
        <w:spacing w:after="240" w:line="276" w:lineRule="auto"/>
        <w:rPr>
          <w:rFonts w:cs="Arial"/>
        </w:rPr>
      </w:pPr>
      <w:r>
        <w:rPr>
          <w:rFonts w:cs="Arial"/>
        </w:rPr>
        <w:t xml:space="preserve">Примечание. </w:t>
      </w:r>
      <w:r w:rsidR="00110A00" w:rsidRPr="007008A3">
        <w:rPr>
          <w:rFonts w:cs="Arial"/>
        </w:rPr>
        <w:t>В случае реализации специальных МТР в целях планирования также проводится автоматическая проверка отсутствия фиктивных/ обобщенных позиций при передаче в закупку.</w:t>
      </w:r>
    </w:p>
    <w:p w14:paraId="70D79F24" w14:textId="5A89510C" w:rsidR="00764293" w:rsidRPr="00764293" w:rsidRDefault="00764293" w:rsidP="00BD05FA">
      <w:pPr>
        <w:spacing w:after="240" w:line="276" w:lineRule="auto"/>
        <w:rPr>
          <w:rFonts w:cs="Arial"/>
        </w:rPr>
      </w:pPr>
      <w:r>
        <w:rPr>
          <w:rFonts w:cs="Arial"/>
        </w:rPr>
        <w:t xml:space="preserve">После установки статуса </w:t>
      </w:r>
      <w:r w:rsidR="00BD05FA">
        <w:rPr>
          <w:rFonts w:cs="Arial"/>
        </w:rPr>
        <w:t>«</w:t>
      </w:r>
      <w:r w:rsidR="00E14F6F">
        <w:rPr>
          <w:rFonts w:cs="Arial"/>
        </w:rPr>
        <w:t>ГИП</w:t>
      </w:r>
      <w:r w:rsidR="00BD05FA" w:rsidRPr="00FE0D1D">
        <w:rPr>
          <w:rFonts w:cs="Arial"/>
        </w:rPr>
        <w:t xml:space="preserve"> - согласован главным инженером</w:t>
      </w:r>
      <w:r w:rsidR="00BD05FA">
        <w:rPr>
          <w:rFonts w:cs="Arial"/>
        </w:rPr>
        <w:t>»</w:t>
      </w:r>
      <w:r w:rsidR="00E14F6F">
        <w:rPr>
          <w:rFonts w:cs="Arial"/>
        </w:rPr>
        <w:t>, статуса «ТКБЕ – Бюджет на год утвержден ТК БЕ», статуса «ПТОГ - Согласование ПТО»</w:t>
      </w:r>
      <w:r w:rsidR="00D139D7">
        <w:rPr>
          <w:rFonts w:cs="Arial"/>
        </w:rPr>
        <w:t xml:space="preserve"> заказ</w:t>
      </w:r>
      <w:r w:rsidR="00BD05FA">
        <w:rPr>
          <w:rFonts w:cs="Arial"/>
        </w:rPr>
        <w:t xml:space="preserve">ы ТОРО передаются в систему планирования бюджета MCB, и затем в рамках процесса ПП-07.06.03-ERP Формирование годового бюджета воздействий на производственные активы, представленном в КД </w:t>
      </w:r>
      <w:r w:rsidR="00C804D6">
        <w:rPr>
          <w:rFonts w:cs="Arial"/>
        </w:rPr>
        <w:t>«</w:t>
      </w:r>
      <w:del w:id="2011" w:author="Александр Шрамков" w:date="2021-03-05T12:38:00Z">
        <w:r w:rsidR="000367AC" w:rsidDel="001710A8">
          <w:rPr>
            <w:rFonts w:cs="Arial"/>
          </w:rPr>
          <w:delText>ERP.9.9.</w:delText>
        </w:r>
      </w:del>
      <w:ins w:id="2012" w:author="Александр Шрамков" w:date="2021-03-05T12:38:00Z">
        <w:r w:rsidR="001710A8">
          <w:rPr>
            <w:rFonts w:cs="Arial"/>
          </w:rPr>
          <w:t>ERP.13.9.</w:t>
        </w:r>
      </w:ins>
      <w:r w:rsidR="000367AC">
        <w:rPr>
          <w:rFonts w:cs="Arial"/>
        </w:rPr>
        <w:t>2.</w:t>
      </w:r>
      <w:r w:rsidR="00BD05FA" w:rsidRPr="00BD05FA">
        <w:rPr>
          <w:rFonts w:cs="Arial"/>
        </w:rPr>
        <w:t>51.PM.КД Формирова</w:t>
      </w:r>
      <w:r w:rsidR="00C804D6">
        <w:rPr>
          <w:rFonts w:cs="Arial"/>
        </w:rPr>
        <w:t>ние и управление бюджетами ТОиР»</w:t>
      </w:r>
      <w:r w:rsidR="00BD05FA">
        <w:rPr>
          <w:rFonts w:cs="Arial"/>
        </w:rPr>
        <w:t>, выполняется согласование бюджета затрат на воздействия на ПА УК. По результатам согласования могут потребоваться корректировки</w:t>
      </w:r>
      <w:r w:rsidR="00D139D7">
        <w:rPr>
          <w:rFonts w:cs="Arial"/>
        </w:rPr>
        <w:t xml:space="preserve"> заказ</w:t>
      </w:r>
      <w:r w:rsidR="00BD05FA">
        <w:rPr>
          <w:rFonts w:cs="Arial"/>
        </w:rPr>
        <w:t>ов, в этом случае повторяется цикл подготовки</w:t>
      </w:r>
      <w:r w:rsidR="00D139D7">
        <w:rPr>
          <w:rFonts w:cs="Arial"/>
        </w:rPr>
        <w:t xml:space="preserve"> заказ</w:t>
      </w:r>
      <w:r w:rsidR="001E6610">
        <w:rPr>
          <w:rFonts w:cs="Arial"/>
        </w:rPr>
        <w:t>ов, начиная с шага 16</w:t>
      </w:r>
      <w:r w:rsidR="00BD05FA">
        <w:rPr>
          <w:rFonts w:cs="Arial"/>
        </w:rPr>
        <w:t>0, вплоть до текущего шага. После утверждения бюджета</w:t>
      </w:r>
      <w:r w:rsidR="00345974">
        <w:rPr>
          <w:rFonts w:cs="Arial"/>
        </w:rPr>
        <w:t>,</w:t>
      </w:r>
      <w:r w:rsidR="00BD05FA">
        <w:rPr>
          <w:rFonts w:cs="Arial"/>
        </w:rPr>
        <w:t xml:space="preserve"> лимиты </w:t>
      </w:r>
      <w:r w:rsidR="00C804D6">
        <w:rPr>
          <w:rFonts w:cs="Arial"/>
        </w:rPr>
        <w:t xml:space="preserve">в рамках процесса управления бюджетами автоматически </w:t>
      </w:r>
      <w:r w:rsidR="00BD05FA">
        <w:rPr>
          <w:rFonts w:cs="Arial"/>
        </w:rPr>
        <w:t>передаются на СПП-элементы</w:t>
      </w:r>
      <w:r w:rsidR="00C804D6">
        <w:rPr>
          <w:rFonts w:cs="Arial"/>
        </w:rPr>
        <w:t>, с которыми связаны заказы ТОРО</w:t>
      </w:r>
      <w:r w:rsidR="00BD05FA">
        <w:rPr>
          <w:rFonts w:cs="Arial"/>
        </w:rPr>
        <w:t xml:space="preserve">, и </w:t>
      </w:r>
      <w:r w:rsidR="001E6610">
        <w:rPr>
          <w:rFonts w:cs="Arial"/>
        </w:rPr>
        <w:t>выполняется шаг 44</w:t>
      </w:r>
      <w:r w:rsidR="00463C87">
        <w:rPr>
          <w:rFonts w:cs="Arial"/>
        </w:rPr>
        <w:t>0.</w:t>
      </w:r>
    </w:p>
    <w:p w14:paraId="1772F852" w14:textId="398C60D5" w:rsidR="00110A00" w:rsidRPr="007008A3" w:rsidRDefault="001E6610">
      <w:pPr>
        <w:pStyle w:val="4"/>
      </w:pPr>
      <w:r>
        <w:t>Шаг процесса 44</w:t>
      </w:r>
      <w:r w:rsidR="00110A00" w:rsidRPr="007008A3">
        <w:t>0 – Установка статуса УТВП</w:t>
      </w:r>
    </w:p>
    <w:p w14:paraId="30AD25AD" w14:textId="77777777" w:rsidR="00463C87" w:rsidRDefault="00110A00" w:rsidP="00110A00">
      <w:pPr>
        <w:spacing w:after="240" w:line="276" w:lineRule="auto"/>
        <w:rPr>
          <w:rFonts w:cs="Arial"/>
        </w:rPr>
      </w:pPr>
      <w:r w:rsidRPr="007008A3">
        <w:rPr>
          <w:rFonts w:cs="Arial"/>
        </w:rPr>
        <w:t>При получении утвержденного бюджета из MCB</w:t>
      </w:r>
      <w:r w:rsidR="00463C87">
        <w:rPr>
          <w:rFonts w:cs="Arial"/>
        </w:rPr>
        <w:t xml:space="preserve"> и установки лимитов бюджета на СПП-элементах,</w:t>
      </w:r>
      <w:r w:rsidRPr="007008A3">
        <w:rPr>
          <w:rFonts w:cs="Arial"/>
        </w:rPr>
        <w:t xml:space="preserve"> на</w:t>
      </w:r>
      <w:r w:rsidR="00D139D7">
        <w:rPr>
          <w:rFonts w:cs="Arial"/>
        </w:rPr>
        <w:t xml:space="preserve"> заказ</w:t>
      </w:r>
      <w:r w:rsidRPr="007008A3">
        <w:rPr>
          <w:rFonts w:cs="Arial"/>
        </w:rPr>
        <w:t xml:space="preserve">ах </w:t>
      </w:r>
      <w:r w:rsidR="00463C87">
        <w:rPr>
          <w:rFonts w:cs="Arial"/>
        </w:rPr>
        <w:t>ТОРО автоматически устанавливается</w:t>
      </w:r>
      <w:r w:rsidRPr="007008A3">
        <w:rPr>
          <w:rFonts w:cs="Arial"/>
        </w:rPr>
        <w:t xml:space="preserve"> статус "</w:t>
      </w:r>
      <w:r w:rsidR="00463C87" w:rsidRPr="00463C87">
        <w:rPr>
          <w:rFonts w:cs="Arial"/>
        </w:rPr>
        <w:t>УТВП - утверждена программа и бюджет</w:t>
      </w:r>
      <w:r w:rsidRPr="007008A3">
        <w:rPr>
          <w:rFonts w:cs="Arial"/>
        </w:rPr>
        <w:t>"</w:t>
      </w:r>
      <w:r w:rsidR="00463C87">
        <w:rPr>
          <w:rFonts w:cs="Arial"/>
        </w:rPr>
        <w:t>.</w:t>
      </w:r>
    </w:p>
    <w:p w14:paraId="36B3C2D8" w14:textId="16940BD6" w:rsidR="003155C2" w:rsidRDefault="00463C87" w:rsidP="003155C2">
      <w:pPr>
        <w:spacing w:after="240" w:line="276" w:lineRule="auto"/>
        <w:rPr>
          <w:ins w:id="2013" w:author="ShramkovAB" w:date="2021-04-01T14:50:00Z"/>
          <w:rFonts w:cs="Arial"/>
        </w:rPr>
      </w:pPr>
      <w:r>
        <w:rPr>
          <w:rFonts w:cs="Arial"/>
        </w:rPr>
        <w:t xml:space="preserve">Для установки данного статуса </w:t>
      </w:r>
      <w:ins w:id="2014" w:author="ShramkovAB" w:date="2021-04-01T14:49:00Z">
        <w:r w:rsidR="009844D6">
          <w:rPr>
            <w:rFonts w:cs="Arial"/>
          </w:rPr>
          <w:t>используется разработка</w:t>
        </w:r>
      </w:ins>
      <w:del w:id="2015" w:author="ShramkovAB" w:date="2021-04-01T14:49:00Z">
        <w:r w:rsidR="00B825C7" w:rsidDel="009844D6">
          <w:rPr>
            <w:rFonts w:cs="Arial"/>
          </w:rPr>
          <w:delText>будет использоваться</w:delText>
        </w:r>
        <w:r w:rsidDel="009844D6">
          <w:rPr>
            <w:rFonts w:cs="Arial"/>
          </w:rPr>
          <w:delText xml:space="preserve"> разработк</w:delText>
        </w:r>
        <w:r w:rsidR="00B825C7" w:rsidDel="009844D6">
          <w:rPr>
            <w:rFonts w:cs="Arial"/>
          </w:rPr>
          <w:delText>а</w:delText>
        </w:r>
      </w:del>
      <w:r>
        <w:rPr>
          <w:rFonts w:cs="Arial"/>
        </w:rPr>
        <w:t xml:space="preserve">, номер в реестре </w:t>
      </w:r>
      <w:r w:rsidR="00043DDE">
        <w:rPr>
          <w:rFonts w:cs="Arial"/>
        </w:rPr>
        <w:t>MCB1</w:t>
      </w:r>
      <w:ins w:id="2016" w:author="ShramkovAB" w:date="2021-04-01T14:49:00Z">
        <w:r w:rsidR="009844D6">
          <w:rPr>
            <w:rFonts w:cs="Arial"/>
          </w:rPr>
          <w:t>4</w:t>
        </w:r>
      </w:ins>
      <w:del w:id="2017" w:author="ShramkovAB" w:date="2021-04-01T14:49:00Z">
        <w:r w:rsidR="00043DDE" w:rsidDel="009844D6">
          <w:rPr>
            <w:rFonts w:cs="Arial"/>
          </w:rPr>
          <w:delText>2</w:delText>
        </w:r>
      </w:del>
      <w:r w:rsidR="00F90C73">
        <w:rPr>
          <w:rFonts w:cs="Arial"/>
        </w:rPr>
        <w:t xml:space="preserve"> (см </w:t>
      </w:r>
      <w:r w:rsidR="001D34DB">
        <w:rPr>
          <w:rFonts w:cs="Arial"/>
        </w:rPr>
        <w:t>описание</w:t>
      </w:r>
      <w:r w:rsidR="009207CC">
        <w:rPr>
          <w:rFonts w:cs="Arial"/>
        </w:rPr>
        <w:t xml:space="preserve"> разработки в КД «</w:t>
      </w:r>
      <w:del w:id="2018" w:author="Александр Шрамков" w:date="2021-03-05T12:38:00Z">
        <w:r w:rsidR="000367AC" w:rsidDel="001710A8">
          <w:rPr>
            <w:rFonts w:cs="Arial"/>
          </w:rPr>
          <w:delText>ERP.9.9.</w:delText>
        </w:r>
      </w:del>
      <w:ins w:id="2019" w:author="Александр Шрамков" w:date="2021-03-05T12:38:00Z">
        <w:r w:rsidR="001710A8">
          <w:rPr>
            <w:rFonts w:cs="Arial"/>
          </w:rPr>
          <w:t>ERP.13.9.</w:t>
        </w:r>
      </w:ins>
      <w:r w:rsidR="000367AC">
        <w:rPr>
          <w:rFonts w:cs="Arial"/>
        </w:rPr>
        <w:t>2.</w:t>
      </w:r>
      <w:r w:rsidR="009207CC">
        <w:rPr>
          <w:rFonts w:cs="Arial"/>
        </w:rPr>
        <w:t xml:space="preserve">51.PM.КД </w:t>
      </w:r>
      <w:r w:rsidR="009207CC" w:rsidRPr="009207CC">
        <w:rPr>
          <w:rFonts w:cs="Arial"/>
        </w:rPr>
        <w:t>Формирова</w:t>
      </w:r>
      <w:r w:rsidR="009207CC">
        <w:rPr>
          <w:rFonts w:cs="Arial"/>
        </w:rPr>
        <w:t>ние и управление бюджетами ТОиР»</w:t>
      </w:r>
      <w:r w:rsidR="001D34DB">
        <w:rPr>
          <w:rFonts w:cs="Arial"/>
        </w:rPr>
        <w:t>)</w:t>
      </w:r>
      <w:r w:rsidR="00B825C7">
        <w:rPr>
          <w:rFonts w:cs="Arial"/>
        </w:rPr>
        <w:t>.</w:t>
      </w:r>
      <w:ins w:id="2020" w:author="ShramkovAB" w:date="2021-04-01T14:50:00Z">
        <w:r w:rsidR="003155C2">
          <w:rPr>
            <w:rFonts w:cs="Arial"/>
          </w:rPr>
          <w:t xml:space="preserve"> </w:t>
        </w:r>
        <w:r w:rsidR="003155C2" w:rsidRPr="00B931B2">
          <w:rPr>
            <w:rFonts w:cs="Arial"/>
          </w:rPr>
          <w:t>Задача разработки</w:t>
        </w:r>
        <w:r w:rsidR="003155C2">
          <w:rPr>
            <w:rFonts w:cs="Arial"/>
          </w:rPr>
          <w:t xml:space="preserve"> в контексте описываемого шага </w:t>
        </w:r>
        <w:r w:rsidR="003155C2" w:rsidRPr="00B931B2">
          <w:rPr>
            <w:rFonts w:cs="Arial"/>
          </w:rPr>
          <w:t>заключа</w:t>
        </w:r>
        <w:r w:rsidR="003155C2">
          <w:rPr>
            <w:rFonts w:cs="Arial"/>
          </w:rPr>
          <w:t>ет</w:t>
        </w:r>
        <w:r w:rsidR="003155C2" w:rsidRPr="00B931B2">
          <w:rPr>
            <w:rFonts w:cs="Arial"/>
          </w:rPr>
          <w:t xml:space="preserve">ся в том, чтобы установить статус </w:t>
        </w:r>
        <w:r w:rsidR="003155C2" w:rsidRPr="007008A3">
          <w:rPr>
            <w:rFonts w:cs="Arial"/>
          </w:rPr>
          <w:t>"</w:t>
        </w:r>
        <w:r w:rsidR="003155C2">
          <w:rPr>
            <w:rFonts w:cs="Arial"/>
          </w:rPr>
          <w:t>УТВП</w:t>
        </w:r>
        <w:r w:rsidR="003155C2" w:rsidRPr="00463C87">
          <w:rPr>
            <w:rFonts w:cs="Arial"/>
          </w:rPr>
          <w:t xml:space="preserve"> </w:t>
        </w:r>
      </w:ins>
      <w:ins w:id="2021" w:author="ShramkovAB" w:date="2021-04-01T14:51:00Z">
        <w:r w:rsidR="003155C2" w:rsidRPr="00463C87">
          <w:rPr>
            <w:rFonts w:cs="Arial"/>
          </w:rPr>
          <w:t xml:space="preserve"> - утверждена программа и бюджет</w:t>
        </w:r>
        <w:r w:rsidR="003155C2" w:rsidRPr="007008A3">
          <w:rPr>
            <w:rFonts w:cs="Arial"/>
          </w:rPr>
          <w:t xml:space="preserve"> </w:t>
        </w:r>
      </w:ins>
      <w:ins w:id="2022" w:author="ShramkovAB" w:date="2021-04-01T14:50:00Z">
        <w:r w:rsidR="003155C2" w:rsidRPr="007008A3">
          <w:rPr>
            <w:rFonts w:cs="Arial"/>
          </w:rPr>
          <w:t>"</w:t>
        </w:r>
        <w:r w:rsidR="003155C2">
          <w:rPr>
            <w:rFonts w:cs="Arial"/>
          </w:rPr>
          <w:t xml:space="preserve"> </w:t>
        </w:r>
        <w:r w:rsidR="003155C2" w:rsidRPr="00B931B2">
          <w:rPr>
            <w:rFonts w:cs="Arial"/>
          </w:rPr>
          <w:t>для соответствующих заказов ТОРО.</w:t>
        </w:r>
      </w:ins>
    </w:p>
    <w:p w14:paraId="7D8B270D" w14:textId="010C3894" w:rsidR="00463C87" w:rsidDel="003155C2" w:rsidRDefault="00463C87" w:rsidP="00110A00">
      <w:pPr>
        <w:spacing w:after="240" w:line="276" w:lineRule="auto"/>
        <w:rPr>
          <w:del w:id="2023" w:author="ShramkovAB" w:date="2021-04-01T14:50:00Z"/>
          <w:rFonts w:cs="Arial"/>
        </w:rPr>
      </w:pPr>
    </w:p>
    <w:p w14:paraId="5E660951" w14:textId="30D0E11D" w:rsidR="00110A00" w:rsidRDefault="00463C87" w:rsidP="00110A00">
      <w:pPr>
        <w:spacing w:after="240" w:line="276" w:lineRule="auto"/>
        <w:rPr>
          <w:ins w:id="2024" w:author="Попова Дарья" w:date="2020-07-21T17:28:00Z"/>
          <w:rFonts w:cs="Arial"/>
        </w:rPr>
      </w:pPr>
      <w:r>
        <w:rPr>
          <w:rFonts w:cs="Arial"/>
        </w:rPr>
        <w:t>В связи с тем, что указания по корректировке</w:t>
      </w:r>
      <w:r w:rsidR="00D139D7">
        <w:rPr>
          <w:rFonts w:cs="Arial"/>
        </w:rPr>
        <w:t xml:space="preserve"> заказ</w:t>
      </w:r>
      <w:r>
        <w:rPr>
          <w:rFonts w:cs="Arial"/>
        </w:rPr>
        <w:t xml:space="preserve">ов ТОРО могут не появиться, следующей задачей </w:t>
      </w:r>
      <w:r w:rsidR="00583B3B">
        <w:rPr>
          <w:rFonts w:cs="Arial"/>
        </w:rPr>
        <w:t>Планировщиков</w:t>
      </w:r>
      <w:r w:rsidR="00F90C73">
        <w:rPr>
          <w:rFonts w:cs="Arial"/>
        </w:rPr>
        <w:t xml:space="preserve"> </w:t>
      </w:r>
      <w:r w:rsidR="002535C0">
        <w:rPr>
          <w:rFonts w:cs="Arial"/>
        </w:rPr>
        <w:t>ТОиР УО</w:t>
      </w:r>
      <w:r w:rsidR="00583B3B">
        <w:rPr>
          <w:rFonts w:cs="Arial"/>
        </w:rPr>
        <w:t xml:space="preserve"> </w:t>
      </w:r>
      <w:r>
        <w:rPr>
          <w:rFonts w:cs="Arial"/>
        </w:rPr>
        <w:t>является изменение набора</w:t>
      </w:r>
      <w:r w:rsidR="00D139D7">
        <w:rPr>
          <w:rFonts w:cs="Arial"/>
        </w:rPr>
        <w:t xml:space="preserve"> заказ</w:t>
      </w:r>
      <w:r>
        <w:rPr>
          <w:rFonts w:cs="Arial"/>
        </w:rPr>
        <w:t>ов с целью не превышения выделенного бюдж</w:t>
      </w:r>
      <w:r w:rsidR="0027065B">
        <w:rPr>
          <w:rFonts w:cs="Arial"/>
        </w:rPr>
        <w:t>ета, выполняется шаг 45</w:t>
      </w:r>
      <w:r>
        <w:rPr>
          <w:rFonts w:cs="Arial"/>
        </w:rPr>
        <w:t>0.</w:t>
      </w:r>
    </w:p>
    <w:p w14:paraId="6AF18843" w14:textId="6913B904" w:rsidR="00761283" w:rsidRPr="007008A3" w:rsidRDefault="00761283" w:rsidP="00761283">
      <w:pPr>
        <w:pStyle w:val="4"/>
        <w:rPr>
          <w:ins w:id="2025" w:author="Попова Дарья" w:date="2020-07-21T17:28:00Z"/>
        </w:rPr>
      </w:pPr>
      <w:ins w:id="2026" w:author="Попова Дарья" w:date="2020-07-21T17:28:00Z">
        <w:r>
          <w:lastRenderedPageBreak/>
          <w:t>Шаг процесса 445</w:t>
        </w:r>
        <w:r w:rsidRPr="007008A3">
          <w:t xml:space="preserve"> – </w:t>
        </w:r>
        <w:r>
          <w:t>Деблокирование сетевых графиков</w:t>
        </w:r>
      </w:ins>
    </w:p>
    <w:p w14:paraId="4F055BD7" w14:textId="67C7226C" w:rsidR="00761283" w:rsidRPr="00372749" w:rsidRDefault="00761283" w:rsidP="00761283">
      <w:pPr>
        <w:spacing w:after="240" w:line="276" w:lineRule="auto"/>
        <w:rPr>
          <w:ins w:id="2027" w:author="Попова Дарья" w:date="2020-07-21T17:50:00Z"/>
          <w:rFonts w:cs="Arial"/>
        </w:rPr>
      </w:pPr>
      <w:ins w:id="2028" w:author="Попова Дарья" w:date="2020-07-21T17:29:00Z">
        <w:r>
          <w:rPr>
            <w:rFonts w:cs="Arial"/>
          </w:rPr>
          <w:t>После</w:t>
        </w:r>
      </w:ins>
      <w:ins w:id="2029" w:author="Попова Дарья" w:date="2020-07-21T17:28:00Z">
        <w:r w:rsidRPr="007008A3">
          <w:rPr>
            <w:rFonts w:cs="Arial"/>
          </w:rPr>
          <w:t xml:space="preserve"> получении утвержденного бюджета из MCB</w:t>
        </w:r>
        <w:r>
          <w:rPr>
            <w:rFonts w:cs="Arial"/>
          </w:rPr>
          <w:t xml:space="preserve"> и установки лимитов бюджета на СПП-элементах</w:t>
        </w:r>
      </w:ins>
      <w:ins w:id="2030" w:author="Попова Дарья" w:date="2020-07-21T17:29:00Z">
        <w:r>
          <w:rPr>
            <w:rFonts w:cs="Arial"/>
          </w:rPr>
          <w:t xml:space="preserve"> </w:t>
        </w:r>
        <w:del w:id="2031" w:author="ShramkovAB" w:date="2021-04-01T14:53:00Z">
          <w:r w:rsidDel="00220FDB">
            <w:rPr>
              <w:rFonts w:cs="Arial"/>
            </w:rPr>
            <w:delText xml:space="preserve">Планировщиком ЗиС УО </w:delText>
          </w:r>
        </w:del>
        <w:r>
          <w:rPr>
            <w:rFonts w:cs="Arial"/>
          </w:rPr>
          <w:t xml:space="preserve">выполняется </w:t>
        </w:r>
      </w:ins>
      <w:ins w:id="2032" w:author="ShramkovAB" w:date="2021-04-01T14:53:00Z">
        <w:r w:rsidR="00220FDB">
          <w:rPr>
            <w:rFonts w:cs="Arial"/>
          </w:rPr>
          <w:t xml:space="preserve">автоматическое </w:t>
        </w:r>
      </w:ins>
      <w:ins w:id="2033" w:author="Попова Дарья" w:date="2020-07-21T17:29:00Z">
        <w:r>
          <w:rPr>
            <w:rFonts w:cs="Arial"/>
          </w:rPr>
          <w:t>деблокирование сетевых графиков</w:t>
        </w:r>
      </w:ins>
      <w:ins w:id="2034" w:author="ShramkovAB" w:date="2021-04-01T14:53:00Z">
        <w:r w:rsidR="00220FDB">
          <w:rPr>
            <w:rFonts w:cs="Arial"/>
          </w:rPr>
          <w:t xml:space="preserve"> с помощью разработки MCB14 (см описание разработки в КД «ERP.13.9.2.51.PM.КД </w:t>
        </w:r>
        <w:r w:rsidR="00220FDB" w:rsidRPr="009207CC">
          <w:rPr>
            <w:rFonts w:cs="Arial"/>
          </w:rPr>
          <w:t>Формирова</w:t>
        </w:r>
        <w:r w:rsidR="00220FDB">
          <w:rPr>
            <w:rFonts w:cs="Arial"/>
          </w:rPr>
          <w:t>ние и управление бюджетами ТОиР»)</w:t>
        </w:r>
      </w:ins>
      <w:ins w:id="2035" w:author="Попова Дарья" w:date="2020-07-21T17:28:00Z">
        <w:r>
          <w:rPr>
            <w:rFonts w:cs="Arial"/>
          </w:rPr>
          <w:t>.</w:t>
        </w:r>
      </w:ins>
      <w:ins w:id="2036" w:author="Попова Дарья" w:date="2020-07-21T18:05:00Z">
        <w:r w:rsidR="00372749" w:rsidRPr="002175C8">
          <w:rPr>
            <w:rFonts w:cs="Arial"/>
            <w:rPrChange w:id="2037" w:author="Александр Шрамков" w:date="2021-03-04T10:31:00Z">
              <w:rPr>
                <w:rFonts w:cs="Arial"/>
                <w:lang w:val="en-US"/>
              </w:rPr>
            </w:rPrChange>
          </w:rPr>
          <w:t xml:space="preserve"> </w:t>
        </w:r>
        <w:del w:id="2038" w:author="ShramkovAB" w:date="2021-04-01T14:53:00Z">
          <w:r w:rsidR="00372749" w:rsidDel="00220FDB">
            <w:rPr>
              <w:rFonts w:cs="Arial"/>
            </w:rPr>
            <w:delText>При этом если выш</w:delText>
          </w:r>
        </w:del>
      </w:ins>
      <w:ins w:id="2039" w:author="Попова Дарья" w:date="2020-07-21T18:06:00Z">
        <w:del w:id="2040" w:author="ShramkovAB" w:date="2021-04-01T14:53:00Z">
          <w:r w:rsidR="00372749" w:rsidDel="00220FDB">
            <w:rPr>
              <w:rFonts w:cs="Arial"/>
            </w:rPr>
            <w:delText>е</w:delText>
          </w:r>
        </w:del>
      </w:ins>
      <w:ins w:id="2041" w:author="Попова Дарья" w:date="2020-07-21T18:05:00Z">
        <w:del w:id="2042" w:author="ShramkovAB" w:date="2021-04-01T14:53:00Z">
          <w:r w:rsidR="00372749" w:rsidDel="00220FDB">
            <w:rPr>
              <w:rFonts w:cs="Arial"/>
            </w:rPr>
            <w:delText xml:space="preserve">стоящие </w:delText>
          </w:r>
        </w:del>
      </w:ins>
      <w:ins w:id="2043" w:author="Попова Дарья" w:date="2020-07-21T18:06:00Z">
        <w:del w:id="2044" w:author="ShramkovAB" w:date="2021-04-01T14:53:00Z">
          <w:r w:rsidR="00372749" w:rsidDel="00220FDB">
            <w:rPr>
              <w:rFonts w:cs="Arial"/>
            </w:rPr>
            <w:delText xml:space="preserve">СПП-элементы не деблокированы, то </w:delText>
          </w:r>
          <w:r w:rsidR="00EC51E0" w:rsidDel="00220FDB">
            <w:rPr>
              <w:rFonts w:cs="Arial"/>
            </w:rPr>
            <w:delText>деблокирование выполняется сверху вниз с СПП-элемента.</w:delText>
          </w:r>
        </w:del>
      </w:ins>
      <w:ins w:id="2045" w:author="ShramkovAB" w:date="2021-04-01T14:53:00Z">
        <w:r w:rsidR="00220FDB">
          <w:rPr>
            <w:rFonts w:cs="Arial"/>
          </w:rPr>
          <w:t>В случае появления ошибок в процессе обработки сетевых графиков формируется журнал для возможности его последующего анализа.</w:t>
        </w:r>
      </w:ins>
    </w:p>
    <w:p w14:paraId="2EF76268" w14:textId="33E321A9" w:rsidR="00372749" w:rsidRPr="002175C8" w:rsidRDefault="00372749">
      <w:pPr>
        <w:spacing w:after="240" w:line="276" w:lineRule="auto"/>
        <w:rPr>
          <w:ins w:id="2046" w:author="Попова Дарья" w:date="2020-07-21T18:05:00Z"/>
          <w:rFonts w:cs="Arial"/>
          <w:rPrChange w:id="2047" w:author="Александр Шрамков" w:date="2021-03-04T10:31:00Z">
            <w:rPr>
              <w:ins w:id="2048" w:author="Попова Дарья" w:date="2020-07-21T18:05:00Z"/>
              <w:rFonts w:cs="Arial"/>
              <w:lang w:val="en-US"/>
            </w:rPr>
          </w:rPrChange>
        </w:rPr>
      </w:pPr>
      <w:ins w:id="2049" w:author="Попова Дарья" w:date="2020-07-21T17:57:00Z">
        <w:r>
          <w:rPr>
            <w:rFonts w:cs="Arial"/>
          </w:rPr>
          <w:t>В</w:t>
        </w:r>
      </w:ins>
      <w:ins w:id="2050" w:author="Попова Дарья" w:date="2020-07-21T17:58:00Z">
        <w:r>
          <w:rPr>
            <w:rFonts w:cs="Arial"/>
          </w:rPr>
          <w:t xml:space="preserve"> </w:t>
        </w:r>
      </w:ins>
      <w:ins w:id="2051" w:author="Попова Дарья" w:date="2020-07-21T17:57:00Z">
        <w:r>
          <w:rPr>
            <w:rFonts w:cs="Arial"/>
          </w:rPr>
          <w:t xml:space="preserve">момент </w:t>
        </w:r>
      </w:ins>
      <w:ins w:id="2052" w:author="Попова Дарья" w:date="2020-07-21T17:58:00Z">
        <w:r>
          <w:rPr>
            <w:rFonts w:cs="Arial"/>
          </w:rPr>
          <w:t xml:space="preserve">деблокирования для сетевых графиков с профилем </w:t>
        </w:r>
        <w:r>
          <w:rPr>
            <w:rFonts w:cs="Arial"/>
            <w:lang w:val="en-US"/>
          </w:rPr>
          <w:t>P</w:t>
        </w:r>
        <w:r w:rsidRPr="002175C8">
          <w:rPr>
            <w:rFonts w:cs="Arial"/>
            <w:rPrChange w:id="2053" w:author="Александр Шрамков" w:date="2021-03-04T10:31:00Z">
              <w:rPr>
                <w:rFonts w:cs="Arial"/>
                <w:lang w:val="en-US"/>
              </w:rPr>
            </w:rPrChange>
          </w:rPr>
          <w:t xml:space="preserve">00330 </w:t>
        </w:r>
        <w:r>
          <w:rPr>
            <w:rFonts w:cs="Arial"/>
          </w:rPr>
          <w:t xml:space="preserve">вида </w:t>
        </w:r>
        <w:r>
          <w:rPr>
            <w:rFonts w:cs="Arial"/>
            <w:lang w:val="en-US"/>
          </w:rPr>
          <w:t>P</w:t>
        </w:r>
        <w:r w:rsidRPr="002175C8">
          <w:rPr>
            <w:rFonts w:cs="Arial"/>
            <w:rPrChange w:id="2054" w:author="Александр Шрамков" w:date="2021-03-04T10:31:00Z">
              <w:rPr>
                <w:rFonts w:cs="Arial"/>
                <w:lang w:val="en-US"/>
              </w:rPr>
            </w:rPrChange>
          </w:rPr>
          <w:t xml:space="preserve">330 </w:t>
        </w:r>
      </w:ins>
      <w:ins w:id="2055" w:author="Попова Дарья" w:date="2020-07-21T18:04:00Z">
        <w:r>
          <w:rPr>
            <w:rFonts w:cs="Arial"/>
          </w:rPr>
          <w:t xml:space="preserve">осуществляется проверка по заполнению ответственного МВЗ на заголовке сетевого графика, </w:t>
        </w:r>
      </w:ins>
      <w:ins w:id="2056" w:author="Попова Дарья" w:date="2020-07-21T18:03:00Z">
        <w:r>
          <w:rPr>
            <w:rFonts w:cs="Arial"/>
          </w:rPr>
          <w:t>автоматически</w:t>
        </w:r>
      </w:ins>
      <w:ins w:id="2057" w:author="Попова Дарья" w:date="2020-07-21T17:58:00Z">
        <w:r>
          <w:rPr>
            <w:rFonts w:cs="Arial"/>
          </w:rPr>
          <w:t xml:space="preserve"> формируется правило расчета на МВЗ </w:t>
        </w:r>
      </w:ins>
      <w:ins w:id="2058" w:author="Попова Дарья" w:date="2020-07-21T18:05:00Z">
        <w:r>
          <w:rPr>
            <w:rFonts w:cs="Arial"/>
          </w:rPr>
          <w:t xml:space="preserve">(разработка </w:t>
        </w:r>
        <w:r>
          <w:rPr>
            <w:rFonts w:cs="Arial"/>
            <w:lang w:val="en-US"/>
          </w:rPr>
          <w:t>PS</w:t>
        </w:r>
        <w:r w:rsidRPr="002175C8">
          <w:rPr>
            <w:rFonts w:cs="Arial"/>
            <w:rPrChange w:id="2059" w:author="Александр Шрамков" w:date="2021-03-04T10:31:00Z">
              <w:rPr>
                <w:rFonts w:cs="Arial"/>
                <w:lang w:val="en-US"/>
              </w:rPr>
            </w:rPrChange>
          </w:rPr>
          <w:t>212</w:t>
        </w:r>
        <w:r>
          <w:rPr>
            <w:rFonts w:cs="Arial"/>
          </w:rPr>
          <w:t>)</w:t>
        </w:r>
      </w:ins>
      <w:ins w:id="2060" w:author="Попова Дарья" w:date="2020-07-21T18:08:00Z">
        <w:r w:rsidR="00EC51E0">
          <w:rPr>
            <w:rFonts w:cs="Arial"/>
          </w:rPr>
          <w:t xml:space="preserve"> для операций сетевого графика</w:t>
        </w:r>
      </w:ins>
      <w:ins w:id="2061" w:author="Попова Дарья" w:date="2020-07-21T18:05:00Z">
        <w:r w:rsidRPr="002175C8">
          <w:rPr>
            <w:rFonts w:cs="Arial"/>
            <w:rPrChange w:id="2062" w:author="Александр Шрамков" w:date="2021-03-04T10:31:00Z">
              <w:rPr>
                <w:rFonts w:cs="Arial"/>
                <w:lang w:val="en-US"/>
              </w:rPr>
            </w:rPrChange>
          </w:rPr>
          <w:t>.</w:t>
        </w:r>
      </w:ins>
    </w:p>
    <w:p w14:paraId="4AFCFDA4" w14:textId="5E107562" w:rsidR="00372749" w:rsidRDefault="00EC51E0">
      <w:pPr>
        <w:spacing w:after="240" w:line="276" w:lineRule="auto"/>
        <w:rPr>
          <w:ins w:id="2063" w:author="Попова Дарья" w:date="2020-07-21T18:11:00Z"/>
          <w:rFonts w:cs="Arial"/>
        </w:rPr>
      </w:pPr>
      <w:ins w:id="2064" w:author="Попова Дарья" w:date="2020-07-21T18:07:00Z">
        <w:r>
          <w:rPr>
            <w:rFonts w:cs="Arial"/>
          </w:rPr>
          <w:t xml:space="preserve">Для СПП-элементов </w:t>
        </w:r>
        <w:r>
          <w:rPr>
            <w:rFonts w:cs="Arial"/>
            <w:lang w:val="en-US"/>
          </w:rPr>
          <w:t>CAPEX</w:t>
        </w:r>
        <w:r w:rsidRPr="002175C8">
          <w:rPr>
            <w:rFonts w:cs="Arial"/>
            <w:rPrChange w:id="2065" w:author="Александр Шрамков" w:date="2021-03-04T10:31:00Z">
              <w:rPr>
                <w:rFonts w:cs="Arial"/>
                <w:lang w:val="en-US"/>
              </w:rPr>
            </w:rPrChange>
          </w:rPr>
          <w:t xml:space="preserve"> </w:t>
        </w:r>
        <w:r>
          <w:rPr>
            <w:rFonts w:cs="Arial"/>
          </w:rPr>
          <w:t xml:space="preserve">в момент деблокирования формируется карточка НКС. </w:t>
        </w:r>
      </w:ins>
      <w:ins w:id="2066" w:author="Попова Дарья" w:date="2020-07-21T18:08:00Z">
        <w:r>
          <w:rPr>
            <w:rFonts w:cs="Arial"/>
          </w:rPr>
          <w:t>Операции с</w:t>
        </w:r>
      </w:ins>
      <w:ins w:id="2067" w:author="Попова Дарья" w:date="2020-07-21T18:05:00Z">
        <w:r>
          <w:rPr>
            <w:rFonts w:cs="Arial"/>
          </w:rPr>
          <w:t>етевого графика</w:t>
        </w:r>
        <w:r w:rsidR="00372749">
          <w:rPr>
            <w:rFonts w:cs="Arial"/>
          </w:rPr>
          <w:t xml:space="preserve"> с профилем </w:t>
        </w:r>
        <w:r w:rsidR="00372749">
          <w:rPr>
            <w:rFonts w:cs="Arial"/>
            <w:lang w:val="en-US"/>
          </w:rPr>
          <w:t>P</w:t>
        </w:r>
        <w:r w:rsidR="00372749" w:rsidRPr="002175C8">
          <w:rPr>
            <w:rFonts w:cs="Arial"/>
            <w:rPrChange w:id="2068" w:author="Александр Шрамков" w:date="2021-03-04T10:31:00Z">
              <w:rPr>
                <w:rFonts w:cs="Arial"/>
                <w:lang w:val="en-US"/>
              </w:rPr>
            </w:rPrChange>
          </w:rPr>
          <w:t xml:space="preserve">00340 </w:t>
        </w:r>
        <w:r w:rsidR="00372749">
          <w:rPr>
            <w:rFonts w:cs="Arial"/>
          </w:rPr>
          <w:t xml:space="preserve">вида </w:t>
        </w:r>
        <w:r w:rsidR="00372749">
          <w:rPr>
            <w:rFonts w:cs="Arial"/>
            <w:lang w:val="en-US"/>
          </w:rPr>
          <w:t>P</w:t>
        </w:r>
        <w:r w:rsidR="00372749" w:rsidRPr="002175C8">
          <w:rPr>
            <w:rFonts w:cs="Arial"/>
            <w:rPrChange w:id="2069" w:author="Александр Шрамков" w:date="2021-03-04T10:31:00Z">
              <w:rPr>
                <w:rFonts w:cs="Arial"/>
                <w:lang w:val="en-US"/>
              </w:rPr>
            </w:rPrChange>
          </w:rPr>
          <w:t xml:space="preserve">340 </w:t>
        </w:r>
      </w:ins>
      <w:ins w:id="2070" w:author="Попова Дарья" w:date="2020-07-21T18:09:00Z">
        <w:r>
          <w:rPr>
            <w:rFonts w:cs="Arial"/>
          </w:rPr>
          <w:t>содержит правило расчета на вышестоящий СПП-элемент, которое формируется при создании сетевого графика.</w:t>
        </w:r>
      </w:ins>
    </w:p>
    <w:p w14:paraId="38742B8F" w14:textId="4DC675D0" w:rsidR="00EC51E0" w:rsidRPr="002175C8" w:rsidRDefault="00EC51E0">
      <w:pPr>
        <w:spacing w:after="240" w:line="276" w:lineRule="auto"/>
        <w:rPr>
          <w:ins w:id="2071" w:author="Попова Дарья" w:date="2020-07-21T18:16:00Z"/>
          <w:rFonts w:cs="Arial"/>
          <w:szCs w:val="24"/>
          <w:rPrChange w:id="2072" w:author="Александр Шрамков" w:date="2021-03-04T10:31:00Z">
            <w:rPr>
              <w:ins w:id="2073" w:author="Попова Дарья" w:date="2020-07-21T18:16:00Z"/>
              <w:rFonts w:cs="Arial"/>
              <w:szCs w:val="24"/>
              <w:lang w:val="en-US"/>
            </w:rPr>
          </w:rPrChange>
        </w:rPr>
      </w:pPr>
      <w:ins w:id="2074" w:author="Попова Дарья" w:date="2020-07-21T18:11:00Z">
        <w:r>
          <w:rPr>
            <w:rFonts w:cs="Arial"/>
          </w:rPr>
          <w:t xml:space="preserve">При сохранении деблокированного сетевого графика осуществляется проверка </w:t>
        </w:r>
      </w:ins>
      <w:ins w:id="2075" w:author="Попова Дарья" w:date="2020-07-21T18:14:00Z">
        <w:r>
          <w:rPr>
            <w:rFonts w:cs="Arial"/>
          </w:rPr>
          <w:t xml:space="preserve">на присвоение документов компоненту материала вида </w:t>
        </w:r>
      </w:ins>
      <w:ins w:id="2076" w:author="Попова Дарья" w:date="2020-07-21T18:15:00Z">
        <w:r w:rsidRPr="007A3446">
          <w:rPr>
            <w:rFonts w:cs="Arial"/>
            <w:szCs w:val="24"/>
          </w:rPr>
          <w:t>ZSRV</w:t>
        </w:r>
        <w:r w:rsidRPr="002175C8">
          <w:rPr>
            <w:rFonts w:cs="Arial"/>
            <w:szCs w:val="24"/>
            <w:rPrChange w:id="2077" w:author="Александр Шрамков" w:date="2021-03-04T10:31:00Z">
              <w:rPr>
                <w:rFonts w:cs="Arial"/>
                <w:szCs w:val="24"/>
                <w:lang w:val="en-US"/>
              </w:rPr>
            </w:rPrChange>
          </w:rPr>
          <w:t xml:space="preserve"> (</w:t>
        </w:r>
      </w:ins>
      <w:ins w:id="2078" w:author="Попова Дарья" w:date="2020-07-21T18:16:00Z">
        <w:r>
          <w:rPr>
            <w:rFonts w:cs="Arial"/>
            <w:szCs w:val="24"/>
          </w:rPr>
          <w:t xml:space="preserve">разработка </w:t>
        </w:r>
        <w:r>
          <w:rPr>
            <w:rFonts w:cs="Arial"/>
            <w:szCs w:val="24"/>
            <w:lang w:val="en-US"/>
          </w:rPr>
          <w:t>PS</w:t>
        </w:r>
        <w:r w:rsidR="002C0E29" w:rsidRPr="002175C8">
          <w:rPr>
            <w:rFonts w:cs="Arial"/>
            <w:szCs w:val="24"/>
            <w:rPrChange w:id="2079" w:author="Александр Шрамков" w:date="2021-03-04T10:31:00Z">
              <w:rPr>
                <w:rFonts w:cs="Arial"/>
                <w:szCs w:val="24"/>
                <w:lang w:val="en-US"/>
              </w:rPr>
            </w:rPrChange>
          </w:rPr>
          <w:t>10</w:t>
        </w:r>
      </w:ins>
      <w:ins w:id="2080" w:author="Попова Дарья" w:date="2020-07-21T18:15:00Z">
        <w:r w:rsidRPr="002175C8">
          <w:rPr>
            <w:rFonts w:cs="Arial"/>
            <w:szCs w:val="24"/>
            <w:rPrChange w:id="2081" w:author="Александр Шрамков" w:date="2021-03-04T10:31:00Z">
              <w:rPr>
                <w:rFonts w:cs="Arial"/>
                <w:szCs w:val="24"/>
                <w:lang w:val="en-US"/>
              </w:rPr>
            </w:rPrChange>
          </w:rPr>
          <w:t>)</w:t>
        </w:r>
      </w:ins>
      <w:ins w:id="2082" w:author="Попова Дарья" w:date="2020-07-21T18:16:00Z">
        <w:r w:rsidRPr="002175C8">
          <w:rPr>
            <w:rFonts w:cs="Arial"/>
            <w:szCs w:val="24"/>
            <w:rPrChange w:id="2083" w:author="Александр Шрамков" w:date="2021-03-04T10:31:00Z">
              <w:rPr>
                <w:rFonts w:cs="Arial"/>
                <w:szCs w:val="24"/>
                <w:lang w:val="en-US"/>
              </w:rPr>
            </w:rPrChange>
          </w:rPr>
          <w:t>.</w:t>
        </w:r>
      </w:ins>
    </w:p>
    <w:p w14:paraId="15509FD7" w14:textId="5B0BB094" w:rsidR="005538C9" w:rsidRPr="007008A3" w:rsidRDefault="00EC51E0" w:rsidP="005538C9">
      <w:pPr>
        <w:spacing w:after="240" w:line="276" w:lineRule="auto"/>
        <w:rPr>
          <w:ins w:id="2084" w:author="Попова Дарья" w:date="2020-07-21T18:21:00Z"/>
          <w:rFonts w:cs="Arial"/>
        </w:rPr>
      </w:pPr>
      <w:ins w:id="2085" w:author="Попова Дарья" w:date="2020-07-21T18:16:00Z">
        <w:r>
          <w:rPr>
            <w:rFonts w:cs="Arial"/>
            <w:szCs w:val="24"/>
          </w:rPr>
          <w:t xml:space="preserve">После сохранения деблокированного сетевого графика </w:t>
        </w:r>
      </w:ins>
      <w:ins w:id="2086" w:author="Попова Дарья" w:date="2020-07-21T18:20:00Z">
        <w:r w:rsidR="005538C9">
          <w:rPr>
            <w:rFonts w:cs="Arial"/>
            <w:szCs w:val="24"/>
          </w:rPr>
          <w:t xml:space="preserve">потребность в МТР и услугах передается в </w:t>
        </w:r>
      </w:ins>
      <w:ins w:id="2087" w:author="Попова Дарья" w:date="2020-07-21T18:21:00Z">
        <w:r w:rsidR="005538C9" w:rsidRPr="007008A3">
          <w:rPr>
            <w:rFonts w:cs="Arial"/>
          </w:rPr>
          <w:t>закупку</w:t>
        </w:r>
        <w:r w:rsidR="005538C9">
          <w:rPr>
            <w:rFonts w:cs="Arial"/>
          </w:rPr>
          <w:t xml:space="preserve"> (процессы ПП-10.03.04-ERP «Оперативное планирование обеспечения», ПП-10.04.03.01</w:t>
        </w:r>
        <w:r w:rsidR="005538C9" w:rsidRPr="007008A3">
          <w:rPr>
            <w:rFonts w:cs="Arial"/>
          </w:rPr>
          <w:t xml:space="preserve"> </w:t>
        </w:r>
        <w:r w:rsidR="005538C9">
          <w:rPr>
            <w:rFonts w:cs="Arial"/>
          </w:rPr>
          <w:t>«Выполнение закупки»), если не была передана ранее на шаге 430.</w:t>
        </w:r>
      </w:ins>
    </w:p>
    <w:p w14:paraId="69C36B85" w14:textId="0792FB64" w:rsidR="00761283" w:rsidDel="00C276A2" w:rsidRDefault="00761283" w:rsidP="00110A00">
      <w:pPr>
        <w:spacing w:after="240" w:line="276" w:lineRule="auto"/>
        <w:rPr>
          <w:del w:id="2088" w:author="Попова Дарья" w:date="2020-07-21T17:48:00Z"/>
          <w:rFonts w:cs="Arial"/>
        </w:rPr>
      </w:pPr>
    </w:p>
    <w:p w14:paraId="57494506" w14:textId="69BD5B16" w:rsidR="00110A00" w:rsidRPr="007008A3" w:rsidRDefault="0027065B">
      <w:pPr>
        <w:pStyle w:val="4"/>
      </w:pPr>
      <w:bookmarkStart w:id="2089" w:name="_Hlk523920137"/>
      <w:r>
        <w:t>Шаг процесса 45</w:t>
      </w:r>
      <w:r w:rsidR="00110A00" w:rsidRPr="007008A3">
        <w:t>0 – Анализ утвержденного плана графика на соответствие бюджету</w:t>
      </w:r>
    </w:p>
    <w:p w14:paraId="30E9D178" w14:textId="2CC2EF37" w:rsidR="00110A00" w:rsidRPr="007008A3" w:rsidDel="00C276A2" w:rsidRDefault="00110A00" w:rsidP="0067644E">
      <w:pPr>
        <w:rPr>
          <w:del w:id="2090" w:author="Попова Дарья" w:date="2020-07-21T17:49:00Z"/>
          <w:rFonts w:eastAsiaTheme="majorEastAsia" w:cs="Arial"/>
        </w:rPr>
      </w:pPr>
    </w:p>
    <w:p w14:paraId="38413CF3" w14:textId="0F1CA646" w:rsidR="00983788" w:rsidRPr="007008A3" w:rsidRDefault="00463C87" w:rsidP="00110A00">
      <w:pPr>
        <w:spacing w:after="240" w:line="276" w:lineRule="auto"/>
        <w:rPr>
          <w:rFonts w:cs="Arial"/>
        </w:rPr>
      </w:pPr>
      <w:bookmarkStart w:id="2091" w:name="_Hlk523920221"/>
      <w:r>
        <w:rPr>
          <w:rFonts w:cs="Arial"/>
        </w:rPr>
        <w:t xml:space="preserve">Старший планировщик </w:t>
      </w:r>
      <w:r w:rsidR="002535C0">
        <w:rPr>
          <w:rFonts w:cs="Arial"/>
        </w:rPr>
        <w:t>ТОиР УО</w:t>
      </w:r>
      <w:r>
        <w:rPr>
          <w:rFonts w:cs="Arial"/>
        </w:rPr>
        <w:t xml:space="preserve"> (</w:t>
      </w:r>
      <w:r w:rsidR="00110A00" w:rsidRPr="007008A3">
        <w:rPr>
          <w:rFonts w:cs="Arial"/>
        </w:rPr>
        <w:t>Исполнитель КП</w:t>
      </w:r>
      <w:r>
        <w:rPr>
          <w:rFonts w:cs="Arial"/>
        </w:rPr>
        <w:t>)</w:t>
      </w:r>
      <w:r w:rsidR="00110A00" w:rsidRPr="007008A3">
        <w:rPr>
          <w:rFonts w:cs="Arial"/>
        </w:rPr>
        <w:t xml:space="preserve"> анализирует</w:t>
      </w:r>
      <w:r>
        <w:rPr>
          <w:rFonts w:cs="Arial"/>
        </w:rPr>
        <w:t xml:space="preserve"> согласованный</w:t>
      </w:r>
      <w:r w:rsidR="00110A00" w:rsidRPr="007008A3">
        <w:rPr>
          <w:rFonts w:cs="Arial"/>
        </w:rPr>
        <w:t xml:space="preserve"> план-график на соответствие </w:t>
      </w:r>
      <w:r>
        <w:rPr>
          <w:rFonts w:cs="Arial"/>
        </w:rPr>
        <w:t xml:space="preserve">выделенному </w:t>
      </w:r>
      <w:r w:rsidR="00110A00" w:rsidRPr="007008A3">
        <w:rPr>
          <w:rFonts w:cs="Arial"/>
        </w:rPr>
        <w:t>бюджету</w:t>
      </w:r>
      <w:r>
        <w:rPr>
          <w:rFonts w:cs="Arial"/>
        </w:rPr>
        <w:t>,</w:t>
      </w:r>
      <w:r w:rsidR="00110A00" w:rsidRPr="007008A3">
        <w:rPr>
          <w:rFonts w:cs="Arial"/>
        </w:rPr>
        <w:t xml:space="preserve"> и определяет необходимость корректировки в соответствие с выделенным лимитом бюджета.</w:t>
      </w:r>
      <w:r w:rsidR="00983788">
        <w:rPr>
          <w:rFonts w:cs="Arial"/>
        </w:rPr>
        <w:t xml:space="preserve"> Использует </w:t>
      </w:r>
      <w:r w:rsidR="00983788" w:rsidRPr="00621CB6">
        <w:rPr>
          <w:rFonts w:cs="Arial"/>
        </w:rPr>
        <w:t>транзакции S_ALR_87013558 «Бюджет план/факт» либо S_ALR_87013559 «Бюджет / распред. / план / распред.»</w:t>
      </w:r>
      <w:r w:rsidR="00983788">
        <w:rPr>
          <w:rFonts w:cs="Arial"/>
        </w:rPr>
        <w:t xml:space="preserve">, а также </w:t>
      </w:r>
      <w:r w:rsidR="00E20BAE">
        <w:rPr>
          <w:rFonts w:cs="Arial"/>
        </w:rPr>
        <w:t xml:space="preserve">транзакции </w:t>
      </w:r>
      <w:r w:rsidR="00E20BAE" w:rsidRPr="00E20BAE">
        <w:rPr>
          <w:rFonts w:cs="Arial"/>
        </w:rPr>
        <w:t>ZPM_REQ_BUDGET</w:t>
      </w:r>
      <w:r w:rsidR="00E20BAE">
        <w:rPr>
          <w:rFonts w:cs="Arial"/>
        </w:rPr>
        <w:t xml:space="preserve"> -</w:t>
      </w:r>
      <w:r w:rsidR="00983788">
        <w:rPr>
          <w:rFonts w:cs="Arial"/>
        </w:rPr>
        <w:t xml:space="preserve"> отчет PM65 (описание см. в разделе 5.10.5 КД «</w:t>
      </w:r>
      <w:del w:id="2092" w:author="Александр Шрамков" w:date="2021-03-05T12:38:00Z">
        <w:r w:rsidR="000367AC" w:rsidDel="001710A8">
          <w:rPr>
            <w:rFonts w:cs="Arial"/>
          </w:rPr>
          <w:delText>ERP.9.9.</w:delText>
        </w:r>
      </w:del>
      <w:ins w:id="2093" w:author="Александр Шрамков" w:date="2021-03-05T12:38:00Z">
        <w:r w:rsidR="001710A8">
          <w:rPr>
            <w:rFonts w:cs="Arial"/>
          </w:rPr>
          <w:t>ERP.13.9.</w:t>
        </w:r>
      </w:ins>
      <w:r w:rsidR="000367AC">
        <w:rPr>
          <w:rFonts w:cs="Arial"/>
        </w:rPr>
        <w:t>2.</w:t>
      </w:r>
      <w:r w:rsidR="00983788">
        <w:rPr>
          <w:rFonts w:cs="Arial"/>
        </w:rPr>
        <w:t xml:space="preserve">54 </w:t>
      </w:r>
      <w:del w:id="2094" w:author="Попова Дарья" w:date="2020-07-21T17:49:00Z">
        <w:r w:rsidR="00983788" w:rsidDel="00C276A2">
          <w:rPr>
            <w:rFonts w:cs="Arial"/>
          </w:rPr>
          <w:delText xml:space="preserve"> </w:delText>
        </w:r>
      </w:del>
      <w:r w:rsidR="00983788">
        <w:rPr>
          <w:rFonts w:cs="Arial"/>
        </w:rPr>
        <w:t>Оперативное планирование мероприятий ТОиР») и PM73 (см. КД «</w:t>
      </w:r>
      <w:del w:id="2095" w:author="Александр Шрамков" w:date="2021-03-05T12:38:00Z">
        <w:r w:rsidR="000367AC" w:rsidDel="001710A8">
          <w:rPr>
            <w:rFonts w:cs="Arial"/>
          </w:rPr>
          <w:delText>ERP.9.9.</w:delText>
        </w:r>
      </w:del>
      <w:ins w:id="2096" w:author="Александр Шрамков" w:date="2021-03-05T12:38:00Z">
        <w:r w:rsidR="001710A8">
          <w:rPr>
            <w:rFonts w:cs="Arial"/>
          </w:rPr>
          <w:t>ERP.13.9.</w:t>
        </w:r>
      </w:ins>
      <w:r w:rsidR="000367AC">
        <w:rPr>
          <w:rFonts w:cs="Arial"/>
        </w:rPr>
        <w:t>2.</w:t>
      </w:r>
      <w:r w:rsidR="00983788">
        <w:rPr>
          <w:rFonts w:cs="Arial"/>
        </w:rPr>
        <w:t xml:space="preserve">15 Отчетность по направлению ТОиР», отчет </w:t>
      </w:r>
      <w:r w:rsidR="00983788" w:rsidRPr="00B56C63">
        <w:rPr>
          <w:rFonts w:cs="Arial"/>
        </w:rPr>
        <w:t xml:space="preserve">M-R06 </w:t>
      </w:r>
      <w:r w:rsidR="00983788">
        <w:rPr>
          <w:rFonts w:cs="Arial"/>
        </w:rPr>
        <w:t>Сводный план-факт ППА).</w:t>
      </w:r>
    </w:p>
    <w:p w14:paraId="2ADC7631" w14:textId="592388B8" w:rsidR="0065163D" w:rsidRDefault="00110A00" w:rsidP="00110A00">
      <w:pPr>
        <w:spacing w:after="240" w:line="276" w:lineRule="auto"/>
        <w:rPr>
          <w:rFonts w:cs="Arial"/>
        </w:rPr>
      </w:pPr>
      <w:r w:rsidRPr="007008A3">
        <w:rPr>
          <w:rFonts w:cs="Arial"/>
        </w:rPr>
        <w:t>При несоответствии инициирует корректировки сроков/ объемов</w:t>
      </w:r>
      <w:r w:rsidR="0027065B">
        <w:rPr>
          <w:rFonts w:cs="Arial"/>
        </w:rPr>
        <w:t>, начиная с шага 16</w:t>
      </w:r>
      <w:r w:rsidR="00463C87">
        <w:rPr>
          <w:rFonts w:cs="Arial"/>
        </w:rPr>
        <w:t>0, в этом случае цикл согласования</w:t>
      </w:r>
      <w:r w:rsidR="00D139D7">
        <w:rPr>
          <w:rFonts w:cs="Arial"/>
        </w:rPr>
        <w:t xml:space="preserve"> заказ</w:t>
      </w:r>
      <w:r w:rsidR="00463C87">
        <w:rPr>
          <w:rFonts w:cs="Arial"/>
        </w:rPr>
        <w:t>ов и согласования и утверждения бюджета могут повториться</w:t>
      </w:r>
      <w:r w:rsidRPr="007008A3">
        <w:rPr>
          <w:rFonts w:cs="Arial"/>
        </w:rPr>
        <w:t>.</w:t>
      </w:r>
      <w:r w:rsidR="00463C87">
        <w:rPr>
          <w:rFonts w:cs="Arial"/>
        </w:rPr>
        <w:t xml:space="preserve"> </w:t>
      </w:r>
      <w:r w:rsidR="009312F3">
        <w:rPr>
          <w:rFonts w:cs="Arial"/>
        </w:rPr>
        <w:t>П</w:t>
      </w:r>
      <w:r w:rsidR="00583B3B">
        <w:rPr>
          <w:rFonts w:cs="Arial"/>
        </w:rPr>
        <w:t xml:space="preserve">ланировщик </w:t>
      </w:r>
      <w:r w:rsidR="002535C0">
        <w:rPr>
          <w:rFonts w:cs="Arial"/>
        </w:rPr>
        <w:t>ТОиР УО</w:t>
      </w:r>
      <w:r w:rsidR="00463C87">
        <w:rPr>
          <w:rFonts w:cs="Arial"/>
        </w:rPr>
        <w:t xml:space="preserve"> </w:t>
      </w:r>
      <w:r w:rsidR="00496977">
        <w:rPr>
          <w:rFonts w:cs="Arial"/>
        </w:rPr>
        <w:t xml:space="preserve">должен перенести сроки заказа на другой период, </w:t>
      </w:r>
      <w:r w:rsidR="0065163D">
        <w:rPr>
          <w:rFonts w:cs="Arial"/>
        </w:rPr>
        <w:t>в</w:t>
      </w:r>
      <w:r w:rsidR="00496977">
        <w:rPr>
          <w:rFonts w:cs="Arial"/>
        </w:rPr>
        <w:t xml:space="preserve"> рамках которого есть бюджет, либо должен отмени</w:t>
      </w:r>
      <w:r w:rsidR="00463C87">
        <w:rPr>
          <w:rFonts w:cs="Arial"/>
        </w:rPr>
        <w:t>ть</w:t>
      </w:r>
      <w:r w:rsidR="00496977">
        <w:rPr>
          <w:rFonts w:cs="Arial"/>
        </w:rPr>
        <w:t xml:space="preserve"> заказы ТОРО</w:t>
      </w:r>
      <w:r w:rsidR="00463C87">
        <w:rPr>
          <w:rFonts w:cs="Arial"/>
        </w:rPr>
        <w:t xml:space="preserve"> (путем простановки метки на удаление; удалять</w:t>
      </w:r>
      <w:r w:rsidR="00D139D7">
        <w:rPr>
          <w:rFonts w:cs="Arial"/>
        </w:rPr>
        <w:t xml:space="preserve"> заказ</w:t>
      </w:r>
      <w:r w:rsidR="00463C87">
        <w:rPr>
          <w:rFonts w:cs="Arial"/>
        </w:rPr>
        <w:t>ы в системе не допускается)</w:t>
      </w:r>
      <w:r w:rsidR="002C1966">
        <w:rPr>
          <w:rFonts w:cs="Arial"/>
        </w:rPr>
        <w:t xml:space="preserve">, при необходимости использует функции массовой обработки заказов в стандартной транзакции IW38 </w:t>
      </w:r>
      <w:r w:rsidR="002C1966" w:rsidRPr="00B32E52">
        <w:rPr>
          <w:rFonts w:cs="Arial"/>
        </w:rPr>
        <w:t>Изменение</w:t>
      </w:r>
      <w:r w:rsidR="002C1966">
        <w:rPr>
          <w:rFonts w:cs="Arial"/>
        </w:rPr>
        <w:t xml:space="preserve"> заказ</w:t>
      </w:r>
      <w:r w:rsidR="002C1966" w:rsidRPr="00B32E52">
        <w:rPr>
          <w:rFonts w:cs="Arial"/>
        </w:rPr>
        <w:t>ов ТОРО</w:t>
      </w:r>
      <w:r w:rsidR="002C1966">
        <w:rPr>
          <w:rFonts w:cs="Arial"/>
        </w:rPr>
        <w:t xml:space="preserve">: список заказов. </w:t>
      </w:r>
      <w:r w:rsidR="00496977">
        <w:rPr>
          <w:rFonts w:cs="Arial"/>
        </w:rPr>
        <w:t xml:space="preserve">Заказы ТОРО перед их отменой должны быть отсортированы </w:t>
      </w:r>
      <w:r w:rsidR="008A68D6">
        <w:rPr>
          <w:rFonts w:cs="Arial"/>
        </w:rPr>
        <w:t xml:space="preserve">по </w:t>
      </w:r>
      <w:del w:id="2097" w:author="Александр Шрамков" w:date="2021-03-04T17:02:00Z">
        <w:r w:rsidR="008A68D6" w:rsidDel="004749DC">
          <w:rPr>
            <w:rFonts w:cs="Arial"/>
          </w:rPr>
          <w:delText>рангу</w:delText>
        </w:r>
      </w:del>
      <w:ins w:id="2098" w:author="Александр Шрамков" w:date="2021-03-04T17:02:00Z">
        <w:r w:rsidR="004749DC">
          <w:rPr>
            <w:rFonts w:cs="Arial"/>
          </w:rPr>
          <w:t>приоритету</w:t>
        </w:r>
      </w:ins>
      <w:r w:rsidR="00496977">
        <w:rPr>
          <w:rFonts w:cs="Arial"/>
        </w:rPr>
        <w:t xml:space="preserve">, </w:t>
      </w:r>
      <w:r w:rsidR="0056080E">
        <w:rPr>
          <w:rFonts w:cs="Arial"/>
        </w:rPr>
        <w:t xml:space="preserve">после чего должны быть отменены </w:t>
      </w:r>
      <w:r w:rsidR="00496977">
        <w:rPr>
          <w:rFonts w:cs="Arial"/>
        </w:rPr>
        <w:t xml:space="preserve">заказы с наименьшим </w:t>
      </w:r>
      <w:del w:id="2099" w:author="Александр Шрамков" w:date="2021-03-04T17:02:00Z">
        <w:r w:rsidR="00496977" w:rsidDel="004749DC">
          <w:rPr>
            <w:rFonts w:cs="Arial"/>
          </w:rPr>
          <w:delText>рангом</w:delText>
        </w:r>
      </w:del>
      <w:ins w:id="2100" w:author="Александр Шрамков" w:date="2021-03-04T17:02:00Z">
        <w:r w:rsidR="004749DC">
          <w:rPr>
            <w:rFonts w:cs="Arial"/>
          </w:rPr>
          <w:t>приоритетом</w:t>
        </w:r>
      </w:ins>
      <w:r w:rsidR="0065163D">
        <w:rPr>
          <w:rFonts w:cs="Arial"/>
        </w:rPr>
        <w:t xml:space="preserve">, с </w:t>
      </w:r>
      <w:r w:rsidR="0065163D">
        <w:rPr>
          <w:rFonts w:cs="Arial"/>
        </w:rPr>
        <w:lastRenderedPageBreak/>
        <w:t>учетом объема нехватки бюджета</w:t>
      </w:r>
      <w:r w:rsidR="008A68D6">
        <w:rPr>
          <w:rFonts w:cs="Arial"/>
        </w:rPr>
        <w:t>.</w:t>
      </w:r>
      <w:r w:rsidR="0065163D">
        <w:rPr>
          <w:rFonts w:cs="Arial"/>
        </w:rPr>
        <w:t xml:space="preserve"> </w:t>
      </w:r>
      <w:r w:rsidR="0056080E">
        <w:rPr>
          <w:rFonts w:cs="Arial"/>
        </w:rPr>
        <w:t>В процессе оперативного планирования</w:t>
      </w:r>
      <w:r w:rsidR="0065163D">
        <w:rPr>
          <w:rFonts w:cs="Arial"/>
        </w:rPr>
        <w:t xml:space="preserve"> (горизонт – месяц, неделя) </w:t>
      </w:r>
      <w:r w:rsidR="0056080E">
        <w:rPr>
          <w:rFonts w:cs="Arial"/>
        </w:rPr>
        <w:t xml:space="preserve">Планировщиком </w:t>
      </w:r>
      <w:r w:rsidR="002535C0">
        <w:rPr>
          <w:rFonts w:cs="Arial"/>
        </w:rPr>
        <w:t>ТОиР УО</w:t>
      </w:r>
      <w:r w:rsidR="00EB4EFD">
        <w:rPr>
          <w:rFonts w:cs="Arial"/>
        </w:rPr>
        <w:t xml:space="preserve"> </w:t>
      </w:r>
      <w:r w:rsidR="0065163D">
        <w:rPr>
          <w:rFonts w:cs="Arial"/>
        </w:rPr>
        <w:t xml:space="preserve">формируется запрос на корректировку бюджета, при этом </w:t>
      </w:r>
      <w:r w:rsidR="0056080E">
        <w:rPr>
          <w:rFonts w:cs="Arial"/>
        </w:rPr>
        <w:t>используется подход, описанный в разделе 5.10.5 «Особенности корректировки бюджета на заказах ТОРО» КД «</w:t>
      </w:r>
      <w:del w:id="2101" w:author="Александр Шрамков" w:date="2021-03-05T12:38:00Z">
        <w:r w:rsidR="000367AC" w:rsidDel="001710A8">
          <w:rPr>
            <w:rFonts w:cs="Arial"/>
          </w:rPr>
          <w:delText>ERP.9.9.</w:delText>
        </w:r>
      </w:del>
      <w:ins w:id="2102" w:author="Александр Шрамков" w:date="2021-03-05T12:38:00Z">
        <w:r w:rsidR="001710A8">
          <w:rPr>
            <w:rFonts w:cs="Arial"/>
          </w:rPr>
          <w:t>ERP.13.9.</w:t>
        </w:r>
      </w:ins>
      <w:r w:rsidR="000367AC">
        <w:rPr>
          <w:rFonts w:cs="Arial"/>
        </w:rPr>
        <w:t>2.</w:t>
      </w:r>
      <w:r w:rsidR="0056080E">
        <w:rPr>
          <w:rFonts w:cs="Arial"/>
        </w:rPr>
        <w:t>54 Оперативное планирование мероприятий ТОиР».</w:t>
      </w:r>
      <w:r w:rsidR="008C6D61">
        <w:rPr>
          <w:rFonts w:cs="Arial"/>
        </w:rPr>
        <w:t xml:space="preserve"> </w:t>
      </w:r>
    </w:p>
    <w:p w14:paraId="0CF319EB" w14:textId="77777777" w:rsidR="00110A00" w:rsidRPr="007008A3" w:rsidRDefault="00110A00" w:rsidP="00110A00">
      <w:pPr>
        <w:spacing w:after="240" w:line="276" w:lineRule="auto"/>
        <w:rPr>
          <w:rFonts w:cs="Arial"/>
        </w:rPr>
      </w:pPr>
      <w:r w:rsidRPr="007008A3">
        <w:rPr>
          <w:rFonts w:cs="Arial"/>
        </w:rPr>
        <w:t>При этом (а также при последующих сохранениях</w:t>
      </w:r>
      <w:r w:rsidR="00D139D7">
        <w:rPr>
          <w:rFonts w:cs="Arial"/>
        </w:rPr>
        <w:t xml:space="preserve"> заказ</w:t>
      </w:r>
      <w:r w:rsidRPr="007008A3">
        <w:rPr>
          <w:rFonts w:cs="Arial"/>
        </w:rPr>
        <w:t>ов) в системе выполняется автоматическая проверка на лимиты бюдж</w:t>
      </w:r>
      <w:r w:rsidR="001F2274">
        <w:rPr>
          <w:rFonts w:cs="Arial"/>
        </w:rPr>
        <w:t>ета и запрет изменения статуса/</w:t>
      </w:r>
      <w:r w:rsidRPr="007008A3">
        <w:rPr>
          <w:rFonts w:cs="Arial"/>
        </w:rPr>
        <w:t xml:space="preserve">сохранения при </w:t>
      </w:r>
      <w:r w:rsidR="001F2274">
        <w:rPr>
          <w:rFonts w:cs="Arial"/>
        </w:rPr>
        <w:t>превышении лимитов</w:t>
      </w:r>
      <w:r w:rsidRPr="007008A3">
        <w:rPr>
          <w:rFonts w:cs="Arial"/>
        </w:rPr>
        <w:t>.</w:t>
      </w:r>
    </w:p>
    <w:p w14:paraId="642373D0" w14:textId="2AF7AE3B" w:rsidR="00110A00" w:rsidRDefault="001F2274" w:rsidP="001F2274">
      <w:pPr>
        <w:spacing w:after="240" w:line="276" w:lineRule="auto"/>
        <w:rPr>
          <w:rFonts w:cs="Arial"/>
        </w:rPr>
      </w:pPr>
      <w:r w:rsidRPr="007008A3">
        <w:rPr>
          <w:rFonts w:cs="Arial"/>
        </w:rPr>
        <w:t xml:space="preserve">При </w:t>
      </w:r>
      <w:r>
        <w:rPr>
          <w:rFonts w:cs="Arial"/>
        </w:rPr>
        <w:t>соответствии плана-графика бюджету Старший</w:t>
      </w:r>
      <w:r w:rsidRPr="007008A3">
        <w:rPr>
          <w:rFonts w:cs="Arial"/>
        </w:rPr>
        <w:t xml:space="preserve"> </w:t>
      </w:r>
      <w:r>
        <w:rPr>
          <w:rFonts w:cs="Arial"/>
        </w:rPr>
        <w:t xml:space="preserve">планировщик </w:t>
      </w:r>
      <w:r w:rsidR="002535C0">
        <w:rPr>
          <w:rFonts w:cs="Arial"/>
        </w:rPr>
        <w:t>ТОиР УО</w:t>
      </w:r>
      <w:r w:rsidR="00EB4EFD">
        <w:rPr>
          <w:rFonts w:cs="Arial"/>
        </w:rPr>
        <w:t xml:space="preserve"> </w:t>
      </w:r>
      <w:r w:rsidR="00AD3C23">
        <w:rPr>
          <w:rFonts w:cs="Arial"/>
        </w:rPr>
        <w:t>выполняет шаг 46</w:t>
      </w:r>
      <w:r>
        <w:rPr>
          <w:rFonts w:cs="Arial"/>
        </w:rPr>
        <w:t>0.</w:t>
      </w:r>
    </w:p>
    <w:p w14:paraId="31B02334" w14:textId="4340EB03" w:rsidR="008171F7" w:rsidRPr="008171F7" w:rsidRDefault="008171F7">
      <w:pPr>
        <w:spacing w:after="240" w:line="276" w:lineRule="auto"/>
        <w:rPr>
          <w:rFonts w:cs="Arial"/>
        </w:rPr>
        <w:pPrChange w:id="2103" w:author="Попова Дарья" w:date="2020-07-21T17:49:00Z">
          <w:pPr/>
        </w:pPrChange>
      </w:pPr>
      <w:r w:rsidRPr="008171F7">
        <w:rPr>
          <w:rFonts w:cs="Arial"/>
        </w:rPr>
        <w:t xml:space="preserve">В случае возникновения ситуации выделения большего объема бюджетных средств за время согласования годового плана-графика выполняется перенос бюджета, в соответствии с разделом 5.2.4.8 КД </w:t>
      </w:r>
      <w:del w:id="2104" w:author="Александр Шрамков" w:date="2021-03-05T12:38:00Z">
        <w:r w:rsidR="000367AC" w:rsidDel="001710A8">
          <w:rPr>
            <w:rFonts w:cs="Arial"/>
          </w:rPr>
          <w:delText>ERP.9.9.</w:delText>
        </w:r>
      </w:del>
      <w:ins w:id="2105" w:author="Александр Шрамков" w:date="2021-03-05T12:38:00Z">
        <w:r w:rsidR="001710A8">
          <w:rPr>
            <w:rFonts w:cs="Arial"/>
          </w:rPr>
          <w:t>ERP.13.9.</w:t>
        </w:r>
      </w:ins>
      <w:r w:rsidR="000367AC">
        <w:rPr>
          <w:rFonts w:cs="Arial"/>
        </w:rPr>
        <w:t>2.</w:t>
      </w:r>
      <w:r w:rsidRPr="008171F7">
        <w:rPr>
          <w:rFonts w:cs="Arial"/>
        </w:rPr>
        <w:t xml:space="preserve">51 Формирование и управление бюджетами ТОиР, заказы ТОРО с меткой на удаление не редактируются, новые заказы ТОРО в план-график под выделенный бюджет не </w:t>
      </w:r>
      <w:r>
        <w:rPr>
          <w:rFonts w:cs="Arial"/>
        </w:rPr>
        <w:t>добавляются</w:t>
      </w:r>
      <w:r w:rsidRPr="008171F7">
        <w:rPr>
          <w:rFonts w:cs="Arial"/>
        </w:rPr>
        <w:t>.</w:t>
      </w:r>
    </w:p>
    <w:p w14:paraId="248324E8" w14:textId="121F2208" w:rsidR="008171F7" w:rsidRPr="007008A3" w:rsidDel="00C276A2" w:rsidRDefault="008171F7" w:rsidP="001F2274">
      <w:pPr>
        <w:spacing w:after="240" w:line="276" w:lineRule="auto"/>
        <w:rPr>
          <w:del w:id="2106" w:author="Попова Дарья" w:date="2020-07-21T17:50:00Z"/>
          <w:rFonts w:cs="Arial"/>
        </w:rPr>
      </w:pPr>
    </w:p>
    <w:bookmarkEnd w:id="2089"/>
    <w:bookmarkEnd w:id="2091"/>
    <w:p w14:paraId="3F1ED671" w14:textId="45D29420" w:rsidR="00110A00" w:rsidRPr="007008A3" w:rsidRDefault="00AD3C23">
      <w:pPr>
        <w:pStyle w:val="4"/>
      </w:pPr>
      <w:r>
        <w:t>Шаг процесса 46</w:t>
      </w:r>
      <w:r w:rsidR="00110A00" w:rsidRPr="007008A3">
        <w:t xml:space="preserve">0 – Отражение статуса </w:t>
      </w:r>
      <w:ins w:id="2107" w:author="Попова Дарья" w:date="2020-07-21T17:50:00Z">
        <w:r w:rsidR="00C276A2">
          <w:t>«</w:t>
        </w:r>
      </w:ins>
      <w:del w:id="2108" w:author="Попова Дарья" w:date="2020-07-21T17:50:00Z">
        <w:r w:rsidR="00110A00" w:rsidRPr="007008A3" w:rsidDel="00C276A2">
          <w:delText>"</w:delText>
        </w:r>
      </w:del>
      <w:r w:rsidR="00110A00" w:rsidRPr="007008A3">
        <w:t>Утвержден в годовой программе воздействий</w:t>
      </w:r>
      <w:ins w:id="2109" w:author="Попова Дарья" w:date="2020-07-21T17:50:00Z">
        <w:r w:rsidR="00C276A2">
          <w:t>»</w:t>
        </w:r>
      </w:ins>
      <w:del w:id="2110" w:author="Попова Дарья" w:date="2020-07-21T17:50:00Z">
        <w:r w:rsidR="00110A00" w:rsidRPr="007008A3" w:rsidDel="00C276A2">
          <w:delText>"</w:delText>
        </w:r>
      </w:del>
    </w:p>
    <w:p w14:paraId="1D158BC3" w14:textId="4F6954C3" w:rsidR="00110A00" w:rsidRPr="007008A3" w:rsidDel="00C276A2" w:rsidRDefault="00110A00" w:rsidP="00110A00">
      <w:pPr>
        <w:rPr>
          <w:del w:id="2111" w:author="Попова Дарья" w:date="2020-07-21T17:50:00Z"/>
          <w:rFonts w:eastAsiaTheme="majorEastAsia" w:cs="Arial"/>
        </w:rPr>
      </w:pPr>
    </w:p>
    <w:p w14:paraId="5E9F8218" w14:textId="0C5FF564" w:rsidR="00655043" w:rsidRDefault="001F2274" w:rsidP="00110A00">
      <w:pPr>
        <w:spacing w:after="240" w:line="276" w:lineRule="auto"/>
        <w:rPr>
          <w:rFonts w:cs="Arial"/>
        </w:rPr>
      </w:pPr>
      <w:r>
        <w:rPr>
          <w:rFonts w:cs="Arial"/>
        </w:rPr>
        <w:t xml:space="preserve">Старший планировщик </w:t>
      </w:r>
      <w:r w:rsidR="002535C0">
        <w:rPr>
          <w:rFonts w:cs="Arial"/>
        </w:rPr>
        <w:t>ТОиР УО</w:t>
      </w:r>
      <w:r>
        <w:rPr>
          <w:rFonts w:cs="Arial"/>
        </w:rPr>
        <w:t xml:space="preserve"> (</w:t>
      </w:r>
      <w:r w:rsidR="00110A00" w:rsidRPr="007008A3">
        <w:rPr>
          <w:rFonts w:cs="Arial"/>
        </w:rPr>
        <w:t>Исполнитель КП</w:t>
      </w:r>
      <w:r>
        <w:rPr>
          <w:rFonts w:cs="Arial"/>
        </w:rPr>
        <w:t>)</w:t>
      </w:r>
      <w:r w:rsidR="00110A00" w:rsidRPr="007008A3">
        <w:rPr>
          <w:rFonts w:cs="Arial"/>
        </w:rPr>
        <w:t xml:space="preserve"> </w:t>
      </w:r>
      <w:r w:rsidR="00AD3C23">
        <w:rPr>
          <w:rFonts w:cs="Arial"/>
        </w:rPr>
        <w:t>после проверки на шаге 45</w:t>
      </w:r>
      <w:r>
        <w:rPr>
          <w:rFonts w:cs="Arial"/>
        </w:rPr>
        <w:t xml:space="preserve">0 </w:t>
      </w:r>
      <w:r w:rsidR="00110A00" w:rsidRPr="007008A3">
        <w:rPr>
          <w:rFonts w:cs="Arial"/>
        </w:rPr>
        <w:t xml:space="preserve">соответствие план-графика </w:t>
      </w:r>
      <w:r>
        <w:rPr>
          <w:rFonts w:cs="Arial"/>
        </w:rPr>
        <w:t>воздействий на ПА утвержденному бюджету,</w:t>
      </w:r>
      <w:r w:rsidR="005915D4">
        <w:rPr>
          <w:rFonts w:cs="Arial"/>
        </w:rPr>
        <w:t xml:space="preserve"> </w:t>
      </w:r>
      <w:r>
        <w:rPr>
          <w:rFonts w:cs="Arial"/>
        </w:rPr>
        <w:t>устанавливает на</w:t>
      </w:r>
      <w:r w:rsidR="00D139D7">
        <w:rPr>
          <w:rFonts w:cs="Arial"/>
        </w:rPr>
        <w:t xml:space="preserve"> заказ</w:t>
      </w:r>
      <w:r>
        <w:rPr>
          <w:rFonts w:cs="Arial"/>
        </w:rPr>
        <w:t>ах ТОРО статус «</w:t>
      </w:r>
      <w:bookmarkStart w:id="2112" w:name="OLE_LINK14"/>
      <w:bookmarkStart w:id="2113" w:name="OLE_LINK17"/>
      <w:r w:rsidRPr="001F2274">
        <w:rPr>
          <w:rFonts w:cs="Arial"/>
        </w:rPr>
        <w:t>УТВГ - утвержден в программе ремонтов, включен в годовой план</w:t>
      </w:r>
      <w:r>
        <w:rPr>
          <w:rFonts w:cs="Arial"/>
        </w:rPr>
        <w:t>»</w:t>
      </w:r>
      <w:bookmarkEnd w:id="2112"/>
      <w:bookmarkEnd w:id="2113"/>
      <w:r>
        <w:rPr>
          <w:rFonts w:cs="Arial"/>
        </w:rPr>
        <w:t xml:space="preserve">, а </w:t>
      </w:r>
      <w:r w:rsidR="00110A00" w:rsidRPr="007008A3">
        <w:rPr>
          <w:rFonts w:cs="Arial"/>
        </w:rPr>
        <w:t xml:space="preserve">при выявлении замечаний инициирует соответствующие </w:t>
      </w:r>
      <w:r>
        <w:rPr>
          <w:rFonts w:cs="Arial"/>
        </w:rPr>
        <w:t>корректировки</w:t>
      </w:r>
      <w:r w:rsidR="00110A00" w:rsidRPr="007008A3">
        <w:rPr>
          <w:rFonts w:cs="Arial"/>
        </w:rPr>
        <w:t xml:space="preserve"> </w:t>
      </w:r>
      <w:r>
        <w:rPr>
          <w:rFonts w:cs="Arial"/>
        </w:rPr>
        <w:t>(</w:t>
      </w:r>
      <w:r w:rsidR="00110A00" w:rsidRPr="007008A3">
        <w:rPr>
          <w:rFonts w:cs="Arial"/>
        </w:rPr>
        <w:t>сроков, объемов</w:t>
      </w:r>
      <w:r>
        <w:rPr>
          <w:rFonts w:cs="Arial"/>
        </w:rPr>
        <w:t xml:space="preserve"> работ). Данный статус будет оставаться установленным на протяжении всего жизненного цикла</w:t>
      </w:r>
      <w:r w:rsidR="00D139D7">
        <w:rPr>
          <w:rFonts w:cs="Arial"/>
        </w:rPr>
        <w:t xml:space="preserve"> заказ</w:t>
      </w:r>
      <w:r>
        <w:rPr>
          <w:rFonts w:cs="Arial"/>
        </w:rPr>
        <w:t>а ТОРО</w:t>
      </w:r>
      <w:r w:rsidR="009F5316">
        <w:rPr>
          <w:rFonts w:cs="Arial"/>
        </w:rPr>
        <w:t>.</w:t>
      </w:r>
      <w:r>
        <w:rPr>
          <w:rFonts w:cs="Arial"/>
        </w:rPr>
        <w:t xml:space="preserve"> </w:t>
      </w:r>
      <w:r w:rsidR="009F5316">
        <w:rPr>
          <w:rFonts w:cs="Arial"/>
        </w:rPr>
        <w:t>П</w:t>
      </w:r>
      <w:r>
        <w:rPr>
          <w:rFonts w:cs="Arial"/>
        </w:rPr>
        <w:t>о</w:t>
      </w:r>
      <w:r w:rsidR="005915D4">
        <w:rPr>
          <w:rFonts w:cs="Arial"/>
        </w:rPr>
        <w:t xml:space="preserve"> </w:t>
      </w:r>
      <w:r>
        <w:rPr>
          <w:rFonts w:cs="Arial"/>
        </w:rPr>
        <w:t xml:space="preserve">статусу </w:t>
      </w:r>
      <w:r w:rsidR="009F5316">
        <w:rPr>
          <w:rFonts w:cs="Arial"/>
        </w:rPr>
        <w:t xml:space="preserve">УТВГ </w:t>
      </w:r>
      <w:r>
        <w:rPr>
          <w:rFonts w:cs="Arial"/>
        </w:rPr>
        <w:t>в стандартных и нестандартных отчетах можно будет выбрать</w:t>
      </w:r>
      <w:r w:rsidR="00D139D7">
        <w:rPr>
          <w:rFonts w:cs="Arial"/>
        </w:rPr>
        <w:t xml:space="preserve"> заказ</w:t>
      </w:r>
      <w:r>
        <w:rPr>
          <w:rFonts w:cs="Arial"/>
        </w:rPr>
        <w:t>ы, которые были утверждены в годовой программе воздействий на ПА.</w:t>
      </w:r>
    </w:p>
    <w:p w14:paraId="1D4C8BF8" w14:textId="77777777" w:rsidR="005F07E6" w:rsidRDefault="005F07E6" w:rsidP="005F07E6">
      <w:pPr>
        <w:spacing w:after="240" w:line="276" w:lineRule="auto"/>
        <w:rPr>
          <w:rFonts w:cs="Arial"/>
        </w:rPr>
      </w:pPr>
      <w:r>
        <w:rPr>
          <w:rFonts w:cs="Arial"/>
        </w:rPr>
        <w:t>Используются транзакции</w:t>
      </w:r>
    </w:p>
    <w:p w14:paraId="1CA2742D" w14:textId="77777777" w:rsidR="005F07E6" w:rsidRDefault="005F07E6" w:rsidP="005F07E6">
      <w:pPr>
        <w:pStyle w:val="afa"/>
        <w:numPr>
          <w:ilvl w:val="0"/>
          <w:numId w:val="17"/>
        </w:numPr>
        <w:spacing w:after="240" w:line="276" w:lineRule="auto"/>
        <w:rPr>
          <w:rFonts w:cs="Arial"/>
        </w:rPr>
      </w:pPr>
      <w:r>
        <w:rPr>
          <w:rFonts w:cs="Arial"/>
          <w:lang w:val="en-US"/>
        </w:rPr>
        <w:t>ZPM</w:t>
      </w:r>
      <w:r w:rsidRPr="009D29C7">
        <w:rPr>
          <w:rFonts w:cs="Arial"/>
        </w:rPr>
        <w:t>_</w:t>
      </w:r>
      <w:r>
        <w:rPr>
          <w:rFonts w:cs="Arial"/>
          <w:lang w:val="en-US"/>
        </w:rPr>
        <w:t>PLAN</w:t>
      </w:r>
      <w:r w:rsidRPr="009D29C7">
        <w:rPr>
          <w:rFonts w:cs="Arial"/>
        </w:rPr>
        <w:t xml:space="preserve"> </w:t>
      </w:r>
      <w:r>
        <w:rPr>
          <w:rFonts w:cs="Arial"/>
        </w:rPr>
        <w:t>– «АРМ планировщика ТОиР»</w:t>
      </w:r>
      <w:r w:rsidRPr="009D29C7">
        <w:rPr>
          <w:rFonts w:cs="Arial"/>
        </w:rPr>
        <w:t>;</w:t>
      </w:r>
    </w:p>
    <w:p w14:paraId="7E973B34" w14:textId="77777777" w:rsidR="003E0829" w:rsidRDefault="003E0829" w:rsidP="003E0829">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Pr>
          <w:rFonts w:cs="Arial"/>
        </w:rPr>
        <w:t xml:space="preserve"> заказ</w:t>
      </w:r>
      <w:r w:rsidRPr="00B32E52">
        <w:rPr>
          <w:rFonts w:cs="Arial"/>
        </w:rPr>
        <w:t>ов ТОРО</w:t>
      </w:r>
      <w:r>
        <w:rPr>
          <w:rFonts w:cs="Arial"/>
        </w:rPr>
        <w:t xml:space="preserve"> (список заказов)</w:t>
      </w:r>
    </w:p>
    <w:p w14:paraId="284EACC9" w14:textId="77777777" w:rsidR="00110A00" w:rsidRDefault="001F2274" w:rsidP="00110A00">
      <w:pPr>
        <w:spacing w:after="240" w:line="276" w:lineRule="auto"/>
        <w:rPr>
          <w:ins w:id="2114" w:author="Попова Дарья" w:date="2020-07-22T11:40:00Z"/>
          <w:rFonts w:cs="Arial"/>
        </w:rPr>
      </w:pPr>
      <w:r>
        <w:rPr>
          <w:rFonts w:cs="Arial"/>
        </w:rPr>
        <w:t>Подписанный план-график сохраняется также в бумажном варианте, в т.ч. для передачи в конце года внешним контролирующим организациям.</w:t>
      </w:r>
    </w:p>
    <w:p w14:paraId="1C7F9D69" w14:textId="33013312" w:rsidR="00BE176B" w:rsidRPr="007008A3" w:rsidRDefault="00BE176B" w:rsidP="00BE176B">
      <w:pPr>
        <w:pStyle w:val="4"/>
        <w:rPr>
          <w:ins w:id="2115" w:author="Попова Дарья" w:date="2020-07-22T11:40:00Z"/>
        </w:rPr>
      </w:pPr>
      <w:ins w:id="2116" w:author="Попова Дарья" w:date="2020-07-22T11:40:00Z">
        <w:r>
          <w:t>Шаг процесса 47</w:t>
        </w:r>
        <w:r w:rsidRPr="007008A3">
          <w:t xml:space="preserve">0 – </w:t>
        </w:r>
      </w:ins>
      <w:ins w:id="2117" w:author="Попова Дарья" w:date="2020-07-22T11:58:00Z">
        <w:r w:rsidRPr="00BE176B">
          <w:t>Корректировка состава и объема работ</w:t>
        </w:r>
      </w:ins>
    </w:p>
    <w:p w14:paraId="62BD4294" w14:textId="4C45FE75" w:rsidR="00BE176B" w:rsidRPr="00BE176B" w:rsidRDefault="00BE176B" w:rsidP="00BE176B">
      <w:pPr>
        <w:spacing w:after="240" w:line="276" w:lineRule="auto"/>
        <w:rPr>
          <w:ins w:id="2118" w:author="Попова Дарья" w:date="2020-07-22T11:58:00Z"/>
          <w:rFonts w:cs="Arial"/>
        </w:rPr>
      </w:pPr>
      <w:ins w:id="2119" w:author="Попова Дарья" w:date="2020-07-22T11:58:00Z">
        <w:r w:rsidRPr="00BE176B">
          <w:rPr>
            <w:rFonts w:cs="Arial"/>
          </w:rPr>
          <w:t>Планировщик ТОиР УО</w:t>
        </w:r>
      </w:ins>
      <w:ins w:id="2120" w:author="Попова Дарья" w:date="2020-07-22T11:59:00Z">
        <w:r>
          <w:rPr>
            <w:rFonts w:cs="Arial"/>
          </w:rPr>
          <w:t xml:space="preserve"> или Планировщик ЗиС УО</w:t>
        </w:r>
      </w:ins>
      <w:ins w:id="2121" w:author="Попова Дарья" w:date="2020-07-22T11:58:00Z">
        <w:r w:rsidRPr="00BE176B">
          <w:rPr>
            <w:rFonts w:cs="Arial"/>
          </w:rPr>
          <w:t xml:space="preserve"> проводит корректировку состава и объема работ по заказам ТОРО</w:t>
        </w:r>
      </w:ins>
      <w:ins w:id="2122" w:author="Попова Дарья" w:date="2020-07-22T11:59:00Z">
        <w:r>
          <w:rPr>
            <w:rFonts w:cs="Arial"/>
          </w:rPr>
          <w:t xml:space="preserve"> или сетевым графикам</w:t>
        </w:r>
      </w:ins>
      <w:ins w:id="2123" w:author="Попова Дарья" w:date="2020-07-22T11:58:00Z">
        <w:r w:rsidRPr="00BE176B">
          <w:rPr>
            <w:rFonts w:cs="Arial"/>
          </w:rPr>
          <w:t xml:space="preserve"> в соответствии с полученными </w:t>
        </w:r>
        <w:r>
          <w:rPr>
            <w:rFonts w:cs="Arial"/>
          </w:rPr>
          <w:t>замечаниями</w:t>
        </w:r>
        <w:r w:rsidRPr="00BE176B">
          <w:rPr>
            <w:rFonts w:cs="Arial"/>
          </w:rPr>
          <w:t>, после чего цикл согласования заказов</w:t>
        </w:r>
      </w:ins>
      <w:ins w:id="2124" w:author="Попова Дарья" w:date="2020-07-22T11:59:00Z">
        <w:r>
          <w:rPr>
            <w:rFonts w:cs="Arial"/>
          </w:rPr>
          <w:t xml:space="preserve"> или сетевых графиков</w:t>
        </w:r>
      </w:ins>
      <w:ins w:id="2125" w:author="Попова Дарья" w:date="2020-07-22T11:58:00Z">
        <w:r w:rsidRPr="00BE176B">
          <w:rPr>
            <w:rFonts w:cs="Arial"/>
          </w:rPr>
          <w:t xml:space="preserve"> </w:t>
        </w:r>
        <w:r>
          <w:rPr>
            <w:rFonts w:cs="Arial"/>
          </w:rPr>
          <w:t>повторяется с шага 170.</w:t>
        </w:r>
      </w:ins>
    </w:p>
    <w:p w14:paraId="08B3331D" w14:textId="792ADF13" w:rsidR="00BE176B" w:rsidRPr="007008A3" w:rsidDel="00DE0EEF" w:rsidRDefault="00BE176B" w:rsidP="00BE176B">
      <w:pPr>
        <w:spacing w:after="240" w:line="276" w:lineRule="auto"/>
        <w:rPr>
          <w:del w:id="2126" w:author="Попова Дарья" w:date="2020-07-22T12:00:00Z"/>
          <w:rFonts w:cs="Arial"/>
        </w:rPr>
      </w:pPr>
    </w:p>
    <w:p w14:paraId="00BDC90D" w14:textId="7CBCE099" w:rsidR="0043622A" w:rsidRPr="007008A3" w:rsidDel="00DE0EEF" w:rsidRDefault="009F5316" w:rsidP="0043622A">
      <w:pPr>
        <w:spacing w:after="240" w:line="276" w:lineRule="auto"/>
        <w:rPr>
          <w:del w:id="2127" w:author="Попова Дарья" w:date="2020-07-22T12:00:00Z"/>
          <w:rFonts w:cs="Arial"/>
        </w:rPr>
      </w:pPr>
      <w:r>
        <w:rPr>
          <w:rFonts w:cs="Arial"/>
        </w:rPr>
        <w:t>О</w:t>
      </w:r>
      <w:r w:rsidR="0043622A" w:rsidRPr="007008A3">
        <w:rPr>
          <w:rFonts w:cs="Arial"/>
        </w:rPr>
        <w:t xml:space="preserve">писание шагов </w:t>
      </w:r>
      <w:r w:rsidR="00C804D6">
        <w:rPr>
          <w:rFonts w:cs="Arial"/>
        </w:rPr>
        <w:t xml:space="preserve">бизнес-процесса </w:t>
      </w:r>
      <w:r w:rsidR="0043622A" w:rsidRPr="007008A3">
        <w:rPr>
          <w:rFonts w:cs="Arial"/>
        </w:rPr>
        <w:t xml:space="preserve">приведено в Приложении № </w:t>
      </w:r>
      <w:r w:rsidR="00D45D95" w:rsidRPr="007008A3">
        <w:rPr>
          <w:rFonts w:cs="Arial"/>
        </w:rPr>
        <w:t>3</w:t>
      </w:r>
      <w:r w:rsidR="0043622A" w:rsidRPr="007008A3">
        <w:rPr>
          <w:rFonts w:cs="Arial"/>
        </w:rPr>
        <w:t>.</w:t>
      </w:r>
    </w:p>
    <w:p w14:paraId="0BD6AF66" w14:textId="77777777" w:rsidR="009F5316" w:rsidRDefault="009F5316">
      <w:pPr>
        <w:spacing w:after="240" w:line="276" w:lineRule="auto"/>
        <w:rPr>
          <w:rFonts w:eastAsia="Calibri" w:cs="Arial"/>
          <w:b/>
          <w:caps/>
          <w:sz w:val="20"/>
          <w:szCs w:val="20"/>
        </w:rPr>
        <w:pPrChange w:id="2128" w:author="Попова Дарья" w:date="2020-07-22T12:00:00Z">
          <w:pPr>
            <w:spacing w:after="200" w:line="276" w:lineRule="auto"/>
            <w:jc w:val="left"/>
          </w:pPr>
        </w:pPrChange>
      </w:pPr>
      <w:bookmarkStart w:id="2129" w:name="_Toc514340554"/>
      <w:r>
        <w:rPr>
          <w:rFonts w:cs="Arial"/>
        </w:rPr>
        <w:br w:type="page"/>
      </w:r>
    </w:p>
    <w:p w14:paraId="46138DF5" w14:textId="239FA8EC" w:rsidR="0043622A" w:rsidRPr="007008A3" w:rsidRDefault="0043622A" w:rsidP="001215BE">
      <w:pPr>
        <w:pStyle w:val="3"/>
      </w:pPr>
      <w:bookmarkStart w:id="2130" w:name="_Toc65846402"/>
      <w:r w:rsidRPr="007008A3">
        <w:lastRenderedPageBreak/>
        <w:t xml:space="preserve">Описание шагов бизнес-процесса </w:t>
      </w:r>
      <w:bookmarkEnd w:id="2129"/>
      <w:r w:rsidR="00655043" w:rsidRPr="007008A3">
        <w:t xml:space="preserve">ПП-07.02.03.03-ERP </w:t>
      </w:r>
      <w:r w:rsidR="00EA2F8E">
        <w:t>Определение стоимости работ</w:t>
      </w:r>
      <w:bookmarkEnd w:id="2130"/>
    </w:p>
    <w:p w14:paraId="7739D44B" w14:textId="77777777" w:rsidR="00C804D6" w:rsidRPr="007008A3" w:rsidRDefault="00C804D6" w:rsidP="00991263">
      <w:pPr>
        <w:rPr>
          <w:rFonts w:eastAsiaTheme="majorEastAsia" w:cs="Arial"/>
        </w:rPr>
      </w:pPr>
    </w:p>
    <w:p w14:paraId="00923324" w14:textId="77777777" w:rsidR="00655043" w:rsidRPr="007008A3" w:rsidRDefault="00655043">
      <w:pPr>
        <w:pStyle w:val="4"/>
      </w:pPr>
      <w:r w:rsidRPr="007008A3">
        <w:t xml:space="preserve">Шаг процесса </w:t>
      </w:r>
      <w:r w:rsidR="00991263" w:rsidRPr="007008A3">
        <w:t>1</w:t>
      </w:r>
      <w:r w:rsidR="000F269D">
        <w:t>0</w:t>
      </w:r>
      <w:r w:rsidR="00991263" w:rsidRPr="007008A3">
        <w:t xml:space="preserve"> </w:t>
      </w:r>
      <w:r w:rsidRPr="007008A3">
        <w:t xml:space="preserve">– </w:t>
      </w:r>
      <w:r w:rsidR="00991263" w:rsidRPr="007008A3">
        <w:t>Формирование дефектных ведомостей</w:t>
      </w:r>
    </w:p>
    <w:p w14:paraId="03C0A328" w14:textId="4AE23125" w:rsidR="00655043" w:rsidRDefault="00F62E46" w:rsidP="00991263">
      <w:pPr>
        <w:spacing w:after="240" w:line="276" w:lineRule="auto"/>
        <w:rPr>
          <w:rFonts w:cs="Arial"/>
        </w:rPr>
      </w:pPr>
      <w:r>
        <w:rPr>
          <w:rFonts w:cs="Arial"/>
        </w:rPr>
        <w:t>Планировщик</w:t>
      </w:r>
      <w:r w:rsidR="00081566" w:rsidRPr="00081566">
        <w:rPr>
          <w:rFonts w:cs="Arial"/>
        </w:rPr>
        <w:t xml:space="preserve"> </w:t>
      </w:r>
      <w:r w:rsidR="002535C0">
        <w:rPr>
          <w:rFonts w:cs="Arial"/>
        </w:rPr>
        <w:t>ТОиР УО</w:t>
      </w:r>
      <w:r w:rsidR="00991263" w:rsidRPr="007008A3">
        <w:rPr>
          <w:rFonts w:cs="Arial"/>
        </w:rPr>
        <w:t xml:space="preserve"> </w:t>
      </w:r>
      <w:r w:rsidR="00C804D6">
        <w:rPr>
          <w:rFonts w:cs="Arial"/>
        </w:rPr>
        <w:t>формирует дефектную ведомость</w:t>
      </w:r>
      <w:r w:rsidR="00355DEC">
        <w:rPr>
          <w:rFonts w:cs="Arial"/>
        </w:rPr>
        <w:t xml:space="preserve"> при помощи </w:t>
      </w:r>
      <w:r w:rsidR="00033D38">
        <w:rPr>
          <w:rFonts w:cs="Arial"/>
        </w:rPr>
        <w:t xml:space="preserve">транзакции </w:t>
      </w:r>
      <w:r w:rsidR="00033D38">
        <w:rPr>
          <w:rFonts w:cs="Arial"/>
          <w:lang w:val="en-US"/>
        </w:rPr>
        <w:t>ZPM</w:t>
      </w:r>
      <w:r w:rsidR="00033D38" w:rsidRPr="009721BA">
        <w:rPr>
          <w:rFonts w:cs="Arial"/>
        </w:rPr>
        <w:t>_</w:t>
      </w:r>
      <w:r w:rsidR="00033D38">
        <w:rPr>
          <w:rFonts w:cs="Arial"/>
          <w:lang w:val="en-US"/>
        </w:rPr>
        <w:t>DV</w:t>
      </w:r>
      <w:r w:rsidR="00033D38" w:rsidRPr="009721BA">
        <w:rPr>
          <w:rFonts w:cs="Arial"/>
        </w:rPr>
        <w:t xml:space="preserve"> (</w:t>
      </w:r>
      <w:r w:rsidR="00355DEC">
        <w:rPr>
          <w:rFonts w:cs="Arial"/>
        </w:rPr>
        <w:t>разработк</w:t>
      </w:r>
      <w:r w:rsidR="00033D38">
        <w:rPr>
          <w:rFonts w:cs="Arial"/>
        </w:rPr>
        <w:t>а</w:t>
      </w:r>
      <w:r w:rsidR="000F269D">
        <w:rPr>
          <w:rFonts w:cs="Arial"/>
        </w:rPr>
        <w:t xml:space="preserve"> «Дефектная ведомость», № в реестре разработок </w:t>
      </w:r>
      <w:r w:rsidR="00B65B75">
        <w:rPr>
          <w:rFonts w:cs="Arial"/>
        </w:rPr>
        <w:t>PM32</w:t>
      </w:r>
      <w:r w:rsidR="00033D38">
        <w:rPr>
          <w:rFonts w:cs="Arial"/>
        </w:rPr>
        <w:t>)</w:t>
      </w:r>
      <w:r w:rsidR="00C804D6">
        <w:rPr>
          <w:rFonts w:cs="Arial"/>
        </w:rPr>
        <w:t>.</w:t>
      </w:r>
      <w:r w:rsidR="00112EF8">
        <w:rPr>
          <w:rFonts w:cs="Arial"/>
        </w:rPr>
        <w:t xml:space="preserve"> Ссылка на формуляр приведена в таблице в разделе 5.8. данного КД.</w:t>
      </w:r>
    </w:p>
    <w:p w14:paraId="103FD60E" w14:textId="77777777" w:rsidR="009D03A0" w:rsidRPr="00A56639" w:rsidRDefault="009D03A0" w:rsidP="002E665C">
      <w:pPr>
        <w:spacing w:after="120" w:line="276" w:lineRule="auto"/>
        <w:ind w:left="924" w:hanging="357"/>
        <w:jc w:val="left"/>
        <w:rPr>
          <w:rFonts w:cs="Arial"/>
        </w:rPr>
      </w:pPr>
      <w:r w:rsidRPr="00A56639">
        <w:rPr>
          <w:rFonts w:cs="Arial"/>
        </w:rPr>
        <w:t>Поля для заполнения на селекционном экране:</w:t>
      </w:r>
    </w:p>
    <w:p w14:paraId="7C038F9C" w14:textId="1F642AB9" w:rsidR="009D03A0" w:rsidRDefault="009D03A0" w:rsidP="002E665C">
      <w:pPr>
        <w:spacing w:after="120" w:line="276" w:lineRule="auto"/>
        <w:ind w:left="924" w:hanging="357"/>
        <w:jc w:val="left"/>
        <w:rPr>
          <w:rFonts w:cs="Arial"/>
        </w:rPr>
      </w:pPr>
      <w:r w:rsidRPr="00A56639">
        <w:rPr>
          <w:rFonts w:cs="Arial"/>
        </w:rPr>
        <w:t>- Техническое место;</w:t>
      </w:r>
    </w:p>
    <w:p w14:paraId="60C7C6E2" w14:textId="129F0CDE" w:rsidR="00F21194" w:rsidRPr="00F21194" w:rsidRDefault="00F21194" w:rsidP="002E665C">
      <w:pPr>
        <w:spacing w:after="120" w:line="276" w:lineRule="auto"/>
        <w:ind w:left="924" w:hanging="357"/>
        <w:jc w:val="left"/>
        <w:rPr>
          <w:rFonts w:cs="Arial"/>
        </w:rPr>
      </w:pPr>
      <w:r>
        <w:rPr>
          <w:rFonts w:cs="Arial"/>
        </w:rPr>
        <w:t>- Единица оборудования</w:t>
      </w:r>
      <w:r w:rsidRPr="009721BA">
        <w:rPr>
          <w:rFonts w:cs="Arial"/>
        </w:rPr>
        <w:t>;</w:t>
      </w:r>
    </w:p>
    <w:p w14:paraId="2FA96145" w14:textId="11BD4DA0" w:rsidR="009D03A0" w:rsidRDefault="009D03A0" w:rsidP="002E665C">
      <w:pPr>
        <w:spacing w:after="120" w:line="276" w:lineRule="auto"/>
        <w:ind w:left="924" w:hanging="357"/>
        <w:jc w:val="left"/>
        <w:rPr>
          <w:rFonts w:cs="Arial"/>
        </w:rPr>
      </w:pPr>
      <w:r w:rsidRPr="00B153FA">
        <w:rPr>
          <w:rFonts w:cs="Arial"/>
        </w:rPr>
        <w:t xml:space="preserve">- </w:t>
      </w:r>
      <w:r>
        <w:rPr>
          <w:rFonts w:cs="Arial"/>
        </w:rPr>
        <w:t>Заказ ТОРО</w:t>
      </w:r>
    </w:p>
    <w:p w14:paraId="2657A554" w14:textId="31F03D31" w:rsidR="00B86265" w:rsidRDefault="00B86265" w:rsidP="002E665C">
      <w:pPr>
        <w:spacing w:after="120" w:line="276" w:lineRule="auto"/>
        <w:ind w:left="924" w:hanging="357"/>
        <w:jc w:val="left"/>
        <w:rPr>
          <w:rFonts w:cs="Arial"/>
        </w:rPr>
      </w:pPr>
      <w:r w:rsidRPr="009721BA">
        <w:rPr>
          <w:rFonts w:cs="Arial"/>
        </w:rPr>
        <w:t xml:space="preserve">- </w:t>
      </w:r>
      <w:r>
        <w:rPr>
          <w:rFonts w:cs="Arial"/>
        </w:rPr>
        <w:t>Вид заказа</w:t>
      </w:r>
    </w:p>
    <w:p w14:paraId="68685864" w14:textId="32F09329" w:rsidR="00B86265" w:rsidRPr="00B86265" w:rsidRDefault="00B86265" w:rsidP="002E665C">
      <w:pPr>
        <w:spacing w:after="120" w:line="276" w:lineRule="auto"/>
        <w:ind w:left="924" w:hanging="357"/>
        <w:jc w:val="left"/>
        <w:rPr>
          <w:rFonts w:cs="Arial"/>
        </w:rPr>
      </w:pPr>
      <w:r>
        <w:rPr>
          <w:rFonts w:cs="Arial"/>
        </w:rPr>
        <w:t>- Вид работы ТОРО</w:t>
      </w:r>
    </w:p>
    <w:p w14:paraId="10055B07" w14:textId="551E8299" w:rsidR="009D03A0" w:rsidRDefault="009D03A0" w:rsidP="002E665C">
      <w:pPr>
        <w:spacing w:after="120" w:line="276" w:lineRule="auto"/>
        <w:ind w:left="924" w:hanging="357"/>
        <w:jc w:val="left"/>
        <w:rPr>
          <w:rFonts w:cs="Arial"/>
        </w:rPr>
      </w:pPr>
      <w:r w:rsidRPr="00A56639">
        <w:rPr>
          <w:rFonts w:cs="Arial"/>
        </w:rPr>
        <w:t>- Группа планирования;</w:t>
      </w:r>
    </w:p>
    <w:p w14:paraId="0E8509AB" w14:textId="7945ADD4" w:rsidR="00D443D1" w:rsidRDefault="00D443D1" w:rsidP="002E665C">
      <w:pPr>
        <w:spacing w:after="120" w:line="276" w:lineRule="auto"/>
        <w:ind w:left="924" w:hanging="357"/>
        <w:jc w:val="left"/>
        <w:rPr>
          <w:rFonts w:cs="Arial"/>
        </w:rPr>
      </w:pPr>
      <w:r>
        <w:rPr>
          <w:rFonts w:cs="Arial"/>
        </w:rPr>
        <w:t>- Управляющее рабочее место</w:t>
      </w:r>
      <w:r w:rsidRPr="009721BA">
        <w:rPr>
          <w:rFonts w:cs="Arial"/>
        </w:rPr>
        <w:t>;</w:t>
      </w:r>
    </w:p>
    <w:p w14:paraId="012A8B6A" w14:textId="5CF76151" w:rsidR="00D443D1" w:rsidRPr="00D443D1" w:rsidRDefault="00D443D1" w:rsidP="002E665C">
      <w:pPr>
        <w:spacing w:after="120" w:line="276" w:lineRule="auto"/>
        <w:ind w:left="924" w:hanging="357"/>
        <w:jc w:val="left"/>
        <w:rPr>
          <w:rFonts w:cs="Arial"/>
        </w:rPr>
      </w:pPr>
      <w:r>
        <w:rPr>
          <w:rFonts w:cs="Arial"/>
        </w:rPr>
        <w:t>- Завод рабочего места</w:t>
      </w:r>
      <w:r w:rsidRPr="009721BA">
        <w:rPr>
          <w:rFonts w:cs="Arial"/>
        </w:rPr>
        <w:t>;</w:t>
      </w:r>
    </w:p>
    <w:p w14:paraId="3881CF8B" w14:textId="3A143057" w:rsidR="009D03A0" w:rsidRDefault="009D03A0" w:rsidP="009207CC">
      <w:pPr>
        <w:spacing w:after="240" w:line="276" w:lineRule="auto"/>
        <w:ind w:left="927" w:hanging="360"/>
        <w:jc w:val="left"/>
        <w:rPr>
          <w:rFonts w:cs="Arial"/>
        </w:rPr>
      </w:pPr>
      <w:r w:rsidRPr="00A56639">
        <w:rPr>
          <w:rFonts w:cs="Arial"/>
        </w:rPr>
        <w:t>- Период (с .. по).</w:t>
      </w:r>
    </w:p>
    <w:p w14:paraId="338F5CBD" w14:textId="5C8E22D5" w:rsidR="00AC081A" w:rsidRPr="009721BA" w:rsidRDefault="00AC081A" w:rsidP="009207CC">
      <w:pPr>
        <w:spacing w:after="240" w:line="276" w:lineRule="auto"/>
        <w:ind w:left="927" w:hanging="360"/>
        <w:jc w:val="left"/>
        <w:rPr>
          <w:rFonts w:cs="Arial"/>
        </w:rPr>
      </w:pPr>
      <w:r>
        <w:rPr>
          <w:rFonts w:cs="Arial"/>
        </w:rPr>
        <w:t>- Рабочее место операций</w:t>
      </w:r>
      <w:r w:rsidRPr="009721BA">
        <w:rPr>
          <w:rFonts w:cs="Arial"/>
        </w:rPr>
        <w:t>;</w:t>
      </w:r>
    </w:p>
    <w:p w14:paraId="53DB201E" w14:textId="33DB90B7" w:rsidR="00AC081A" w:rsidRPr="00AC081A" w:rsidRDefault="00AC081A" w:rsidP="009207CC">
      <w:pPr>
        <w:spacing w:after="240" w:line="276" w:lineRule="auto"/>
        <w:ind w:left="927" w:hanging="360"/>
        <w:jc w:val="left"/>
        <w:rPr>
          <w:rFonts w:cs="Arial"/>
        </w:rPr>
      </w:pPr>
      <w:r w:rsidRPr="009721BA">
        <w:rPr>
          <w:rFonts w:cs="Arial"/>
        </w:rPr>
        <w:t xml:space="preserve">- </w:t>
      </w:r>
      <w:r>
        <w:rPr>
          <w:rFonts w:cs="Arial"/>
        </w:rPr>
        <w:t>Завод рабочего места операций</w:t>
      </w:r>
      <w:r w:rsidRPr="009721BA">
        <w:rPr>
          <w:rFonts w:cs="Arial"/>
        </w:rPr>
        <w:t>;</w:t>
      </w:r>
    </w:p>
    <w:p w14:paraId="1B3EAE09" w14:textId="77777777" w:rsidR="00C804D6" w:rsidRDefault="00C804D6" w:rsidP="002E665C">
      <w:pPr>
        <w:spacing w:after="120" w:line="276" w:lineRule="auto"/>
        <w:rPr>
          <w:rFonts w:cs="Arial"/>
        </w:rPr>
      </w:pPr>
      <w:r>
        <w:rPr>
          <w:rFonts w:cs="Arial"/>
        </w:rPr>
        <w:t>Варианты формирования дефектных ведомостей:</w:t>
      </w:r>
    </w:p>
    <w:p w14:paraId="4EA7601E" w14:textId="77777777" w:rsidR="00C804D6" w:rsidRDefault="00C804D6" w:rsidP="002E665C">
      <w:pPr>
        <w:spacing w:after="120" w:line="276" w:lineRule="auto"/>
        <w:rPr>
          <w:rFonts w:cs="Arial"/>
        </w:rPr>
      </w:pPr>
      <w:r>
        <w:rPr>
          <w:rFonts w:cs="Arial"/>
        </w:rPr>
        <w:t>- на основе одного заказа</w:t>
      </w:r>
      <w:r w:rsidR="000F269D">
        <w:rPr>
          <w:rFonts w:cs="Arial"/>
        </w:rPr>
        <w:t>;</w:t>
      </w:r>
    </w:p>
    <w:p w14:paraId="37822891" w14:textId="77777777" w:rsidR="009207CC" w:rsidRDefault="00C804D6" w:rsidP="00991263">
      <w:pPr>
        <w:spacing w:after="240" w:line="276" w:lineRule="auto"/>
        <w:rPr>
          <w:rFonts w:cs="Arial"/>
        </w:rPr>
      </w:pPr>
      <w:r>
        <w:rPr>
          <w:rFonts w:cs="Arial"/>
        </w:rPr>
        <w:t>- на основе нескольких заказов</w:t>
      </w:r>
      <w:r w:rsidR="000F269D">
        <w:rPr>
          <w:rFonts w:cs="Arial"/>
        </w:rPr>
        <w:t>.</w:t>
      </w:r>
      <w:r w:rsidR="009207CC" w:rsidRPr="009207CC">
        <w:rPr>
          <w:rFonts w:cs="Arial"/>
        </w:rPr>
        <w:t xml:space="preserve"> </w:t>
      </w:r>
    </w:p>
    <w:p w14:paraId="4706ED71" w14:textId="24AE2BE7" w:rsidR="00215A9C" w:rsidRDefault="00215A9C" w:rsidP="002E665C">
      <w:pPr>
        <w:spacing w:after="120" w:line="276" w:lineRule="auto"/>
        <w:rPr>
          <w:rFonts w:cs="Arial"/>
        </w:rPr>
      </w:pPr>
      <w:r>
        <w:rPr>
          <w:rFonts w:cs="Arial"/>
        </w:rPr>
        <w:t xml:space="preserve">Дефектная ведомость содержит следующие </w:t>
      </w:r>
      <w:r w:rsidR="00847822">
        <w:rPr>
          <w:rFonts w:cs="Arial"/>
        </w:rPr>
        <w:t xml:space="preserve">основные </w:t>
      </w:r>
      <w:r>
        <w:rPr>
          <w:rFonts w:cs="Arial"/>
        </w:rPr>
        <w:t>поля:</w:t>
      </w:r>
    </w:p>
    <w:p w14:paraId="20A4FE6F" w14:textId="06A98A0F" w:rsidR="00215A9C" w:rsidRDefault="00847822" w:rsidP="002E665C">
      <w:pPr>
        <w:pStyle w:val="afa"/>
        <w:numPr>
          <w:ilvl w:val="0"/>
          <w:numId w:val="50"/>
        </w:numPr>
        <w:spacing w:after="120" w:line="276" w:lineRule="auto"/>
        <w:rPr>
          <w:rFonts w:cs="Arial"/>
        </w:rPr>
      </w:pPr>
      <w:r>
        <w:rPr>
          <w:rFonts w:cs="Arial"/>
        </w:rPr>
        <w:t>Код единицы оборудования</w:t>
      </w:r>
      <w:r w:rsidR="00AA10F6">
        <w:rPr>
          <w:rFonts w:cs="Arial"/>
        </w:rPr>
        <w:t>;</w:t>
      </w:r>
    </w:p>
    <w:p w14:paraId="31220531" w14:textId="306402AE" w:rsidR="00AA10F6" w:rsidRDefault="00AA10F6" w:rsidP="002E665C">
      <w:pPr>
        <w:pStyle w:val="afa"/>
        <w:numPr>
          <w:ilvl w:val="0"/>
          <w:numId w:val="50"/>
        </w:numPr>
        <w:spacing w:after="120" w:line="276" w:lineRule="auto"/>
        <w:rPr>
          <w:rFonts w:cs="Arial"/>
        </w:rPr>
      </w:pPr>
      <w:r>
        <w:rPr>
          <w:rFonts w:cs="Arial"/>
        </w:rPr>
        <w:t>Название единицы оборудования;</w:t>
      </w:r>
    </w:p>
    <w:p w14:paraId="07C7A508" w14:textId="617EBBC5" w:rsidR="00AA10F6" w:rsidRDefault="00AA10F6" w:rsidP="002E665C">
      <w:pPr>
        <w:pStyle w:val="afa"/>
        <w:numPr>
          <w:ilvl w:val="0"/>
          <w:numId w:val="50"/>
        </w:numPr>
        <w:spacing w:after="120" w:line="276" w:lineRule="auto"/>
        <w:rPr>
          <w:rFonts w:cs="Arial"/>
        </w:rPr>
      </w:pPr>
      <w:r>
        <w:rPr>
          <w:rFonts w:cs="Arial"/>
        </w:rPr>
        <w:t>Инвентарный номер;</w:t>
      </w:r>
    </w:p>
    <w:p w14:paraId="55F655F9" w14:textId="7D71F2E8" w:rsidR="00AA10F6" w:rsidRDefault="00AA10F6" w:rsidP="002E665C">
      <w:pPr>
        <w:pStyle w:val="afa"/>
        <w:numPr>
          <w:ilvl w:val="0"/>
          <w:numId w:val="50"/>
        </w:numPr>
        <w:spacing w:after="120" w:line="276" w:lineRule="auto"/>
        <w:rPr>
          <w:rFonts w:cs="Arial"/>
        </w:rPr>
      </w:pPr>
      <w:r>
        <w:rPr>
          <w:rFonts w:cs="Arial"/>
        </w:rPr>
        <w:t>Вид заказа;</w:t>
      </w:r>
    </w:p>
    <w:p w14:paraId="1780A618" w14:textId="332AF0A8" w:rsidR="00AA10F6" w:rsidRDefault="00AA10F6" w:rsidP="002E665C">
      <w:pPr>
        <w:pStyle w:val="afa"/>
        <w:numPr>
          <w:ilvl w:val="0"/>
          <w:numId w:val="50"/>
        </w:numPr>
        <w:spacing w:after="120" w:line="276" w:lineRule="auto"/>
        <w:rPr>
          <w:rFonts w:cs="Arial"/>
        </w:rPr>
      </w:pPr>
      <w:r>
        <w:rPr>
          <w:rFonts w:cs="Arial"/>
        </w:rPr>
        <w:t>Номер заказа;</w:t>
      </w:r>
    </w:p>
    <w:p w14:paraId="115F1B4D" w14:textId="32CC8FB2" w:rsidR="00AA10F6" w:rsidRDefault="00AA10F6" w:rsidP="002E665C">
      <w:pPr>
        <w:pStyle w:val="afa"/>
        <w:numPr>
          <w:ilvl w:val="0"/>
          <w:numId w:val="50"/>
        </w:numPr>
        <w:spacing w:after="120" w:line="276" w:lineRule="auto"/>
        <w:rPr>
          <w:rFonts w:cs="Arial"/>
        </w:rPr>
      </w:pPr>
      <w:r>
        <w:rPr>
          <w:rFonts w:cs="Arial"/>
        </w:rPr>
        <w:t>Вид работ;</w:t>
      </w:r>
    </w:p>
    <w:p w14:paraId="6CB16160" w14:textId="3364EFB5" w:rsidR="00AA10F6" w:rsidRDefault="00AA10F6" w:rsidP="002E665C">
      <w:pPr>
        <w:pStyle w:val="afa"/>
        <w:numPr>
          <w:ilvl w:val="0"/>
          <w:numId w:val="50"/>
        </w:numPr>
        <w:spacing w:after="120" w:line="276" w:lineRule="auto"/>
        <w:rPr>
          <w:rFonts w:cs="Arial"/>
        </w:rPr>
      </w:pPr>
      <w:r>
        <w:rPr>
          <w:rFonts w:cs="Arial"/>
        </w:rPr>
        <w:t>Наименование работы;</w:t>
      </w:r>
    </w:p>
    <w:p w14:paraId="424CBB0F" w14:textId="0650F44C" w:rsidR="00AA10F6" w:rsidRDefault="00AA10F6" w:rsidP="002E665C">
      <w:pPr>
        <w:pStyle w:val="afa"/>
        <w:numPr>
          <w:ilvl w:val="0"/>
          <w:numId w:val="50"/>
        </w:numPr>
        <w:spacing w:after="120" w:line="276" w:lineRule="auto"/>
        <w:rPr>
          <w:rFonts w:cs="Arial"/>
        </w:rPr>
      </w:pPr>
      <w:r>
        <w:rPr>
          <w:rFonts w:cs="Arial"/>
        </w:rPr>
        <w:lastRenderedPageBreak/>
        <w:t>Единица измерения (например, «ЧАС»);</w:t>
      </w:r>
    </w:p>
    <w:p w14:paraId="6AB8ADE5" w14:textId="530EC862" w:rsidR="00AA10F6" w:rsidRDefault="00AA10F6" w:rsidP="002E665C">
      <w:pPr>
        <w:pStyle w:val="afa"/>
        <w:numPr>
          <w:ilvl w:val="0"/>
          <w:numId w:val="50"/>
        </w:numPr>
        <w:spacing w:after="120" w:line="276" w:lineRule="auto"/>
        <w:rPr>
          <w:rFonts w:cs="Arial"/>
        </w:rPr>
      </w:pPr>
      <w:r>
        <w:rPr>
          <w:rFonts w:cs="Arial"/>
        </w:rPr>
        <w:t>Количество;</w:t>
      </w:r>
    </w:p>
    <w:p w14:paraId="08005872" w14:textId="7ED058FA" w:rsidR="00AA10F6" w:rsidRDefault="00AA10F6" w:rsidP="002E665C">
      <w:pPr>
        <w:pStyle w:val="afa"/>
        <w:numPr>
          <w:ilvl w:val="0"/>
          <w:numId w:val="50"/>
        </w:numPr>
        <w:spacing w:after="120" w:line="276" w:lineRule="auto"/>
        <w:rPr>
          <w:rFonts w:cs="Arial"/>
        </w:rPr>
      </w:pPr>
      <w:r>
        <w:rPr>
          <w:rFonts w:cs="Arial"/>
        </w:rPr>
        <w:t>Исполнитель работ;</w:t>
      </w:r>
    </w:p>
    <w:p w14:paraId="19F277CB" w14:textId="6AE600C7" w:rsidR="00AA10F6" w:rsidRDefault="00AA10F6" w:rsidP="002E665C">
      <w:pPr>
        <w:pStyle w:val="afa"/>
        <w:numPr>
          <w:ilvl w:val="0"/>
          <w:numId w:val="50"/>
        </w:numPr>
        <w:spacing w:after="120" w:line="276" w:lineRule="auto"/>
        <w:rPr>
          <w:rFonts w:cs="Arial"/>
        </w:rPr>
      </w:pPr>
      <w:r>
        <w:rPr>
          <w:rFonts w:cs="Arial"/>
        </w:rPr>
        <w:t>Необходимые МТР</w:t>
      </w:r>
      <w:r w:rsidR="00430AA3">
        <w:rPr>
          <w:rFonts w:cs="Arial"/>
        </w:rPr>
        <w:t xml:space="preserve"> (наименование, количество)</w:t>
      </w:r>
      <w:r>
        <w:rPr>
          <w:rFonts w:cs="Arial"/>
        </w:rPr>
        <w:t>;</w:t>
      </w:r>
    </w:p>
    <w:p w14:paraId="3B980BF0" w14:textId="7B1BCD1D" w:rsidR="00AA10F6" w:rsidRPr="00A44015" w:rsidRDefault="00861BA2" w:rsidP="00B153FA">
      <w:pPr>
        <w:pStyle w:val="afa"/>
        <w:numPr>
          <w:ilvl w:val="0"/>
          <w:numId w:val="50"/>
        </w:numPr>
        <w:spacing w:after="240" w:line="276" w:lineRule="auto"/>
        <w:rPr>
          <w:rFonts w:cs="Arial"/>
        </w:rPr>
      </w:pPr>
      <w:r>
        <w:rPr>
          <w:rFonts w:cs="Arial"/>
        </w:rPr>
        <w:t>Машины, механизмы</w:t>
      </w:r>
      <w:r w:rsidR="00430AA3">
        <w:rPr>
          <w:rFonts w:cs="Arial"/>
          <w:lang w:val="en-US"/>
        </w:rPr>
        <w:t xml:space="preserve"> (</w:t>
      </w:r>
      <w:r w:rsidR="00430AA3">
        <w:rPr>
          <w:rFonts w:cs="Arial"/>
        </w:rPr>
        <w:t>наименование, количество</w:t>
      </w:r>
      <w:r w:rsidR="00430AA3">
        <w:rPr>
          <w:rFonts w:cs="Arial"/>
          <w:lang w:val="en-US"/>
        </w:rPr>
        <w:t>)</w:t>
      </w:r>
      <w:r>
        <w:rPr>
          <w:rFonts w:cs="Arial"/>
        </w:rPr>
        <w:t>.</w:t>
      </w:r>
    </w:p>
    <w:p w14:paraId="061F385E" w14:textId="123448C8" w:rsidR="00C804D6" w:rsidRDefault="009207CC" w:rsidP="00991263">
      <w:pPr>
        <w:spacing w:after="240" w:line="276" w:lineRule="auto"/>
        <w:rPr>
          <w:rFonts w:cs="Arial"/>
        </w:rPr>
      </w:pPr>
      <w:r>
        <w:rPr>
          <w:rFonts w:cs="Arial"/>
        </w:rPr>
        <w:t xml:space="preserve">После </w:t>
      </w:r>
      <w:r w:rsidR="00943B27">
        <w:rPr>
          <w:rFonts w:cs="Arial"/>
        </w:rPr>
        <w:t>формирования</w:t>
      </w:r>
      <w:r>
        <w:rPr>
          <w:rFonts w:cs="Arial"/>
        </w:rPr>
        <w:t xml:space="preserve"> дефектной ведомости </w:t>
      </w:r>
      <w:r w:rsidR="00943B27">
        <w:rPr>
          <w:rFonts w:cs="Arial"/>
        </w:rPr>
        <w:t xml:space="preserve">по </w:t>
      </w:r>
      <w:r>
        <w:rPr>
          <w:rFonts w:cs="Arial"/>
        </w:rPr>
        <w:t>заказ</w:t>
      </w:r>
      <w:r w:rsidR="00943B27">
        <w:rPr>
          <w:rFonts w:cs="Arial"/>
        </w:rPr>
        <w:t>у</w:t>
      </w:r>
      <w:r>
        <w:rPr>
          <w:rFonts w:cs="Arial"/>
        </w:rPr>
        <w:t xml:space="preserve"> ТОРО устанавливается статус ДФКТ – Дефектная ведомость.</w:t>
      </w:r>
    </w:p>
    <w:p w14:paraId="140EE249" w14:textId="292067F0" w:rsidR="009207CC" w:rsidRDefault="009207CC">
      <w:pPr>
        <w:spacing w:after="240" w:line="276" w:lineRule="auto"/>
        <w:rPr>
          <w:rFonts w:cs="Arial"/>
        </w:rPr>
      </w:pPr>
      <w:r>
        <w:rPr>
          <w:rFonts w:cs="Arial"/>
        </w:rPr>
        <w:t>Описание статусов и статусных схем заказов ТОРО приведено в разделе 5.7.1 данного КД.</w:t>
      </w:r>
    </w:p>
    <w:p w14:paraId="0FDE90D1" w14:textId="77777777" w:rsidR="00991263" w:rsidRPr="007008A3" w:rsidRDefault="00991263" w:rsidP="00655043">
      <w:pPr>
        <w:rPr>
          <w:rFonts w:cs="Arial"/>
        </w:rPr>
      </w:pPr>
    </w:p>
    <w:p w14:paraId="68666E47" w14:textId="77777777" w:rsidR="00655043" w:rsidRPr="007008A3" w:rsidRDefault="00655043">
      <w:pPr>
        <w:pStyle w:val="4"/>
      </w:pPr>
      <w:bookmarkStart w:id="2131" w:name="_Hlk520816037"/>
      <w:r w:rsidRPr="007008A3">
        <w:t xml:space="preserve">Шаг процесса </w:t>
      </w:r>
      <w:r w:rsidR="00991263" w:rsidRPr="007008A3">
        <w:t>2</w:t>
      </w:r>
      <w:r w:rsidR="000F269D">
        <w:t>0</w:t>
      </w:r>
      <w:r w:rsidRPr="007008A3">
        <w:t xml:space="preserve"> – </w:t>
      </w:r>
      <w:r w:rsidR="00991263" w:rsidRPr="007008A3">
        <w:t>Согласование дефектных ведомостей</w:t>
      </w:r>
    </w:p>
    <w:p w14:paraId="3CA17727" w14:textId="77777777" w:rsidR="00655043" w:rsidRPr="007008A3" w:rsidRDefault="00655043" w:rsidP="00655043">
      <w:pPr>
        <w:rPr>
          <w:rFonts w:cs="Arial"/>
        </w:rPr>
      </w:pPr>
    </w:p>
    <w:p w14:paraId="1964F973" w14:textId="62842FCE" w:rsidR="00991263" w:rsidRPr="007008A3" w:rsidRDefault="005E4092" w:rsidP="00991263">
      <w:pPr>
        <w:spacing w:after="240" w:line="276" w:lineRule="auto"/>
        <w:rPr>
          <w:rFonts w:cs="Arial"/>
        </w:rPr>
      </w:pPr>
      <w:r w:rsidRPr="005E4092">
        <w:rPr>
          <w:rFonts w:cs="Arial"/>
        </w:rPr>
        <w:t>Перед согласованием</w:t>
      </w:r>
      <w:r>
        <w:rPr>
          <w:rFonts w:cs="Arial"/>
        </w:rPr>
        <w:t xml:space="preserve"> Главным специалистом </w:t>
      </w:r>
      <w:r w:rsidR="002535C0">
        <w:rPr>
          <w:rFonts w:cs="Arial"/>
        </w:rPr>
        <w:t>ТОиР УО</w:t>
      </w:r>
      <w:r>
        <w:rPr>
          <w:rFonts w:cs="Arial"/>
        </w:rPr>
        <w:t xml:space="preserve">, дефектная ведомость </w:t>
      </w:r>
      <w:r w:rsidRPr="005E4092">
        <w:rPr>
          <w:rFonts w:cs="Arial"/>
        </w:rPr>
        <w:t xml:space="preserve">сначала </w:t>
      </w:r>
      <w:r>
        <w:rPr>
          <w:rFonts w:cs="Arial"/>
        </w:rPr>
        <w:t>согласовывается Старшим</w:t>
      </w:r>
      <w:r w:rsidRPr="005E4092">
        <w:rPr>
          <w:rFonts w:cs="Arial"/>
        </w:rPr>
        <w:t xml:space="preserve"> Планировщик</w:t>
      </w:r>
      <w:r>
        <w:rPr>
          <w:rFonts w:cs="Arial"/>
        </w:rPr>
        <w:t>ом</w:t>
      </w:r>
      <w:r w:rsidRPr="005E4092">
        <w:rPr>
          <w:rFonts w:cs="Arial"/>
        </w:rPr>
        <w:t xml:space="preserve"> ТОиР</w:t>
      </w:r>
      <w:r>
        <w:rPr>
          <w:rFonts w:cs="Arial"/>
        </w:rPr>
        <w:t xml:space="preserve">, после чего </w:t>
      </w:r>
      <w:r w:rsidR="000F269D">
        <w:rPr>
          <w:rFonts w:cs="Arial"/>
        </w:rPr>
        <w:t xml:space="preserve">Дефектная ведомость передается на согласование Главному специалисту </w:t>
      </w:r>
      <w:r w:rsidR="002535C0">
        <w:rPr>
          <w:rFonts w:cs="Arial"/>
        </w:rPr>
        <w:t>ТОиР УО</w:t>
      </w:r>
      <w:r w:rsidR="000F269D">
        <w:rPr>
          <w:rFonts w:cs="Arial"/>
        </w:rPr>
        <w:t>, который п</w:t>
      </w:r>
      <w:r w:rsidR="00991263" w:rsidRPr="007008A3">
        <w:rPr>
          <w:rFonts w:cs="Arial"/>
        </w:rPr>
        <w:t>ри получении документа проверяет корректность данных, полноту состава в соответствии с</w:t>
      </w:r>
      <w:r w:rsidR="00D139D7">
        <w:rPr>
          <w:rFonts w:cs="Arial"/>
        </w:rPr>
        <w:t xml:space="preserve"> заказ</w:t>
      </w:r>
      <w:r w:rsidR="00991263" w:rsidRPr="007008A3">
        <w:rPr>
          <w:rFonts w:cs="Arial"/>
        </w:rPr>
        <w:t xml:space="preserve">ами, соответствие оборудованию, обоснованность (перечень работ, сроки, ответственных, </w:t>
      </w:r>
      <w:r w:rsidR="000F269D">
        <w:rPr>
          <w:rFonts w:cs="Arial"/>
        </w:rPr>
        <w:t xml:space="preserve">выбранного </w:t>
      </w:r>
      <w:r w:rsidR="00991263" w:rsidRPr="007008A3">
        <w:rPr>
          <w:rFonts w:cs="Arial"/>
        </w:rPr>
        <w:t xml:space="preserve">подрядчика). </w:t>
      </w:r>
    </w:p>
    <w:p w14:paraId="51C261EE" w14:textId="10C09061" w:rsidR="00991263" w:rsidRDefault="000F269D" w:rsidP="00991263">
      <w:pPr>
        <w:spacing w:after="240" w:line="276" w:lineRule="auto"/>
        <w:rPr>
          <w:rFonts w:cs="Arial"/>
        </w:rPr>
      </w:pPr>
      <w:r>
        <w:rPr>
          <w:rFonts w:cs="Arial"/>
        </w:rPr>
        <w:t xml:space="preserve">Главный специалист </w:t>
      </w:r>
      <w:r w:rsidR="002535C0">
        <w:rPr>
          <w:rFonts w:cs="Arial"/>
        </w:rPr>
        <w:t>ТОиР УО</w:t>
      </w:r>
      <w:r>
        <w:rPr>
          <w:rFonts w:cs="Arial"/>
        </w:rPr>
        <w:t xml:space="preserve"> согласовывает</w:t>
      </w:r>
      <w:r w:rsidR="00991263" w:rsidRPr="007008A3">
        <w:rPr>
          <w:rFonts w:cs="Arial"/>
        </w:rPr>
        <w:t xml:space="preserve"> дефектн</w:t>
      </w:r>
      <w:r>
        <w:rPr>
          <w:rFonts w:cs="Arial"/>
        </w:rPr>
        <w:t>ую ведомость</w:t>
      </w:r>
      <w:r w:rsidR="00991263" w:rsidRPr="007008A3">
        <w:rPr>
          <w:rFonts w:cs="Arial"/>
        </w:rPr>
        <w:t xml:space="preserve"> и </w:t>
      </w:r>
      <w:r>
        <w:rPr>
          <w:rFonts w:cs="Arial"/>
        </w:rPr>
        <w:t xml:space="preserve">передает </w:t>
      </w:r>
      <w:r w:rsidR="00583B3B">
        <w:rPr>
          <w:rFonts w:cs="Arial"/>
        </w:rPr>
        <w:t xml:space="preserve">Планировщику </w:t>
      </w:r>
      <w:r w:rsidR="002535C0">
        <w:rPr>
          <w:rFonts w:cs="Arial"/>
        </w:rPr>
        <w:t>ТОиР УО</w:t>
      </w:r>
      <w:r w:rsidR="00991263" w:rsidRPr="007008A3">
        <w:rPr>
          <w:rFonts w:cs="Arial"/>
        </w:rPr>
        <w:t>.</w:t>
      </w:r>
    </w:p>
    <w:p w14:paraId="779D8078" w14:textId="2286CA64" w:rsidR="007F5A72" w:rsidRDefault="009207CC" w:rsidP="00B153FA">
      <w:pPr>
        <w:spacing w:after="240" w:line="276" w:lineRule="auto"/>
        <w:ind w:firstLine="0"/>
        <w:rPr>
          <w:rFonts w:cs="Arial"/>
        </w:rPr>
      </w:pPr>
      <w:r>
        <w:rPr>
          <w:rFonts w:cs="Arial"/>
        </w:rPr>
        <w:tab/>
      </w:r>
      <w:r w:rsidR="007F5A72">
        <w:rPr>
          <w:rFonts w:cs="Arial"/>
        </w:rPr>
        <w:t>Шаг выполняется вне системы.</w:t>
      </w:r>
    </w:p>
    <w:bookmarkEnd w:id="2131"/>
    <w:p w14:paraId="2933C74C" w14:textId="77777777" w:rsidR="00655043" w:rsidRPr="007008A3" w:rsidRDefault="00655043">
      <w:pPr>
        <w:pStyle w:val="4"/>
      </w:pPr>
      <w:r w:rsidRPr="007008A3">
        <w:t xml:space="preserve">Шаг процесса </w:t>
      </w:r>
      <w:r w:rsidR="00991263" w:rsidRPr="007008A3">
        <w:t>3</w:t>
      </w:r>
      <w:r w:rsidR="000F269D">
        <w:t>0</w:t>
      </w:r>
      <w:r w:rsidRPr="007008A3">
        <w:t xml:space="preserve"> – </w:t>
      </w:r>
      <w:r w:rsidR="00991263" w:rsidRPr="007008A3">
        <w:t>Определение возможности расчета сметной стоимости</w:t>
      </w:r>
    </w:p>
    <w:p w14:paraId="42716E4C" w14:textId="2C84A8B5" w:rsidR="00707C1E" w:rsidRPr="007008A3" w:rsidRDefault="00F62E46" w:rsidP="00707C1E">
      <w:pPr>
        <w:spacing w:after="240" w:line="276" w:lineRule="auto"/>
        <w:rPr>
          <w:rFonts w:cs="Arial"/>
        </w:rPr>
      </w:pPr>
      <w:r>
        <w:rPr>
          <w:rFonts w:cs="Arial"/>
        </w:rPr>
        <w:t>Планировщик</w:t>
      </w:r>
      <w:r w:rsidR="00707C1E" w:rsidRPr="007008A3">
        <w:rPr>
          <w:rFonts w:cs="Arial"/>
        </w:rPr>
        <w:t xml:space="preserve"> </w:t>
      </w:r>
      <w:r w:rsidR="002535C0">
        <w:rPr>
          <w:rFonts w:cs="Arial"/>
        </w:rPr>
        <w:t>ТОиР УО</w:t>
      </w:r>
      <w:r w:rsidR="00081566">
        <w:rPr>
          <w:rFonts w:cs="Arial"/>
        </w:rPr>
        <w:t xml:space="preserve">, </w:t>
      </w:r>
      <w:r w:rsidR="00081566" w:rsidRPr="00081566">
        <w:rPr>
          <w:rFonts w:cs="Arial"/>
        </w:rPr>
        <w:t>на основе своего опыта взаимодействия с конкретным подрядчиком</w:t>
      </w:r>
      <w:r w:rsidR="00081566">
        <w:rPr>
          <w:rFonts w:cs="Arial"/>
        </w:rPr>
        <w:t xml:space="preserve">, </w:t>
      </w:r>
      <w:r w:rsidR="00707C1E" w:rsidRPr="007008A3">
        <w:rPr>
          <w:rFonts w:cs="Arial"/>
        </w:rPr>
        <w:t>определяет возможность расчета сметной стоимости силами подрядчика</w:t>
      </w:r>
      <w:r w:rsidR="002638CA">
        <w:rPr>
          <w:rFonts w:cs="Arial"/>
        </w:rPr>
        <w:t xml:space="preserve"> (</w:t>
      </w:r>
      <w:r w:rsidR="002638CA">
        <w:t>при наличии договора с подрядной организацией на оказание услуг по составлению сметной документации),</w:t>
      </w:r>
      <w:r w:rsidR="00707C1E" w:rsidRPr="007008A3">
        <w:rPr>
          <w:rFonts w:cs="Arial"/>
        </w:rPr>
        <w:t xml:space="preserve"> либо </w:t>
      </w:r>
      <w:r w:rsidR="000F269D">
        <w:rPr>
          <w:rFonts w:cs="Arial"/>
        </w:rPr>
        <w:t>с привлечением сметного</w:t>
      </w:r>
      <w:r w:rsidR="00707C1E" w:rsidRPr="007008A3">
        <w:rPr>
          <w:rFonts w:cs="Arial"/>
        </w:rPr>
        <w:t xml:space="preserve"> отдел</w:t>
      </w:r>
      <w:r w:rsidR="000F269D">
        <w:rPr>
          <w:rFonts w:cs="Arial"/>
        </w:rPr>
        <w:t>а</w:t>
      </w:r>
      <w:r w:rsidR="002638CA">
        <w:rPr>
          <w:rFonts w:cs="Arial"/>
        </w:rPr>
        <w:t xml:space="preserve"> </w:t>
      </w:r>
      <w:r w:rsidR="002638CA" w:rsidRPr="00DB179D">
        <w:t xml:space="preserve">(при наличии сметного отдела </w:t>
      </w:r>
      <w:r w:rsidR="002638CA" w:rsidRPr="00105709">
        <w:t>и возможности корректной оценки сметы</w:t>
      </w:r>
      <w:r w:rsidR="002638CA">
        <w:t>)</w:t>
      </w:r>
      <w:r w:rsidR="000F269D">
        <w:rPr>
          <w:rFonts w:cs="Arial"/>
        </w:rPr>
        <w:t>,</w:t>
      </w:r>
      <w:r w:rsidR="002638CA">
        <w:rPr>
          <w:rFonts w:cs="Arial"/>
        </w:rPr>
        <w:t xml:space="preserve"> или путем запроса ТКП и установлением плановой цены (в остальных случаях)</w:t>
      </w:r>
      <w:r w:rsidR="000F269D">
        <w:rPr>
          <w:rFonts w:cs="Arial"/>
        </w:rPr>
        <w:t xml:space="preserve"> и, в соответствии с принятым решением, передает дефектную ведомость для оценки стоимости указанных работ, выполняя шаг 40 либо 50</w:t>
      </w:r>
      <w:r w:rsidR="00E122DE">
        <w:rPr>
          <w:rFonts w:cs="Arial"/>
        </w:rPr>
        <w:t xml:space="preserve">, либо передаёт дефектную ведомость в процесс </w:t>
      </w:r>
      <w:r w:rsidR="00E122DE" w:rsidRPr="00E122DE">
        <w:rPr>
          <w:rFonts w:cs="Arial"/>
        </w:rPr>
        <w:t>ПП-10.03.01-ERP Ведение плановых цен</w:t>
      </w:r>
      <w:r w:rsidR="00E122DE">
        <w:rPr>
          <w:rFonts w:cs="Arial"/>
        </w:rPr>
        <w:t xml:space="preserve"> для организации запроса ТКП</w:t>
      </w:r>
      <w:r w:rsidR="00D20A15">
        <w:rPr>
          <w:rFonts w:cs="Arial"/>
        </w:rPr>
        <w:t xml:space="preserve"> (см. КД </w:t>
      </w:r>
      <w:del w:id="2132" w:author="Александр Шрамков" w:date="2021-03-05T12:38:00Z">
        <w:r w:rsidR="00D20A15" w:rsidDel="001710A8">
          <w:rPr>
            <w:rFonts w:cs="Arial"/>
          </w:rPr>
          <w:delText>ERP.9.9.</w:delText>
        </w:r>
      </w:del>
      <w:ins w:id="2133" w:author="Александр Шрамков" w:date="2021-03-05T12:38:00Z">
        <w:r w:rsidR="001710A8">
          <w:rPr>
            <w:rFonts w:cs="Arial"/>
          </w:rPr>
          <w:t>ERP.13.9.</w:t>
        </w:r>
      </w:ins>
      <w:r w:rsidR="00D20A15">
        <w:rPr>
          <w:rFonts w:cs="Arial"/>
        </w:rPr>
        <w:t>2.58 Планирование обеспечения МТР, работами и услугами)</w:t>
      </w:r>
      <w:r w:rsidR="000F269D">
        <w:rPr>
          <w:rFonts w:cs="Arial"/>
        </w:rPr>
        <w:t>.</w:t>
      </w:r>
    </w:p>
    <w:p w14:paraId="14A14296" w14:textId="51F9671D" w:rsidR="00655043" w:rsidRDefault="00192DDC" w:rsidP="00655043">
      <w:pPr>
        <w:rPr>
          <w:rFonts w:cs="Arial"/>
        </w:rPr>
      </w:pPr>
      <w:r>
        <w:rPr>
          <w:rFonts w:cs="Arial"/>
        </w:rPr>
        <w:t>Шаг выполняется вне системы.</w:t>
      </w:r>
    </w:p>
    <w:p w14:paraId="05002DD8" w14:textId="77777777" w:rsidR="00192DDC" w:rsidRPr="007008A3" w:rsidRDefault="00192DDC" w:rsidP="00655043">
      <w:pPr>
        <w:rPr>
          <w:rFonts w:cs="Arial"/>
        </w:rPr>
      </w:pPr>
    </w:p>
    <w:p w14:paraId="09843A54" w14:textId="77777777" w:rsidR="00655043" w:rsidRPr="007008A3" w:rsidRDefault="00655043">
      <w:pPr>
        <w:pStyle w:val="4"/>
      </w:pPr>
      <w:r w:rsidRPr="007008A3">
        <w:t xml:space="preserve">Шаг процесса </w:t>
      </w:r>
      <w:r w:rsidR="00707C1E" w:rsidRPr="007008A3">
        <w:t>4</w:t>
      </w:r>
      <w:r w:rsidR="000F269D">
        <w:t>0</w:t>
      </w:r>
      <w:r w:rsidRPr="007008A3">
        <w:t xml:space="preserve"> – </w:t>
      </w:r>
      <w:r w:rsidR="00707C1E" w:rsidRPr="007008A3">
        <w:t>Передача дефектных ведомостей в сметный отдел для проведения расчетов</w:t>
      </w:r>
    </w:p>
    <w:p w14:paraId="30BE6715" w14:textId="77777777" w:rsidR="00655043" w:rsidRPr="007008A3" w:rsidRDefault="00655043" w:rsidP="00655043">
      <w:pPr>
        <w:rPr>
          <w:rFonts w:cs="Arial"/>
        </w:rPr>
      </w:pPr>
    </w:p>
    <w:p w14:paraId="16417934" w14:textId="45B7337A" w:rsidR="00F4504D" w:rsidRDefault="005B70D8" w:rsidP="00707C1E">
      <w:pPr>
        <w:spacing w:after="240" w:line="276" w:lineRule="auto"/>
      </w:pPr>
      <w:r>
        <w:t>П</w:t>
      </w:r>
      <w:r w:rsidRPr="00DB179D">
        <w:t xml:space="preserve">ри наличии сметного отдела </w:t>
      </w:r>
      <w:r w:rsidRPr="00105709">
        <w:t>и возможности корректной оценки сметы</w:t>
      </w:r>
      <w:r>
        <w:t>, Планировщик ТОиР УО передаёт дефектную ведомость для возможности её осмечивания.</w:t>
      </w:r>
    </w:p>
    <w:p w14:paraId="203EABC9" w14:textId="21AF38D8" w:rsidR="00192DDC" w:rsidRDefault="00192DDC" w:rsidP="00707C1E">
      <w:pPr>
        <w:spacing w:after="240" w:line="276" w:lineRule="auto"/>
      </w:pPr>
      <w:r>
        <w:rPr>
          <w:rFonts w:cs="Arial"/>
        </w:rPr>
        <w:t>Шаг выполняется вне системы.</w:t>
      </w:r>
    </w:p>
    <w:p w14:paraId="70AD51B8" w14:textId="0B8CD1CD" w:rsidR="00F4504D" w:rsidRPr="007008A3" w:rsidRDefault="00F4504D">
      <w:pPr>
        <w:pStyle w:val="4"/>
      </w:pPr>
      <w:r w:rsidRPr="007008A3">
        <w:t>Шаг процесса 4</w:t>
      </w:r>
      <w:r>
        <w:t>2</w:t>
      </w:r>
      <w:r w:rsidRPr="007008A3">
        <w:t xml:space="preserve"> – </w:t>
      </w:r>
      <w:r>
        <w:t xml:space="preserve">Формирование сметы сметным отделом </w:t>
      </w:r>
    </w:p>
    <w:p w14:paraId="4424E201" w14:textId="77777777" w:rsidR="00F4504D" w:rsidRPr="007008A3" w:rsidRDefault="00F4504D" w:rsidP="00F4504D">
      <w:pPr>
        <w:rPr>
          <w:rFonts w:cs="Arial"/>
        </w:rPr>
      </w:pPr>
    </w:p>
    <w:p w14:paraId="55FF08F8" w14:textId="0CA114E0" w:rsidR="00F4504D" w:rsidRPr="007008A3" w:rsidRDefault="005C61F4" w:rsidP="00F4504D">
      <w:pPr>
        <w:spacing w:after="240" w:line="276" w:lineRule="auto"/>
        <w:rPr>
          <w:rFonts w:cs="Arial"/>
        </w:rPr>
      </w:pPr>
      <w:r w:rsidRPr="005C61F4">
        <w:t>Ответственный специалист сметного отдела выполняет осмечивание предоставленной дефектной ведомости и возвращает смету Планировщику ТОиР УО</w:t>
      </w:r>
      <w:r w:rsidR="00F4504D">
        <w:t>.</w:t>
      </w:r>
    </w:p>
    <w:p w14:paraId="71DA62B5" w14:textId="77777777" w:rsidR="005709F7" w:rsidRDefault="00192DDC" w:rsidP="009721BA">
      <w:pPr>
        <w:spacing w:after="240" w:line="276" w:lineRule="auto"/>
        <w:rPr>
          <w:rFonts w:cs="Arial"/>
        </w:rPr>
      </w:pPr>
      <w:r>
        <w:rPr>
          <w:rFonts w:cs="Arial"/>
        </w:rPr>
        <w:t>Шаг выполняется вне системы.</w:t>
      </w:r>
    </w:p>
    <w:p w14:paraId="1FDE6FC9" w14:textId="483B38A6" w:rsidR="005709F7" w:rsidRPr="007008A3" w:rsidRDefault="005709F7">
      <w:pPr>
        <w:pStyle w:val="4"/>
      </w:pPr>
      <w:r w:rsidRPr="007008A3">
        <w:t>Шаг процесса 4</w:t>
      </w:r>
      <w:r w:rsidR="0071550D">
        <w:t>3</w:t>
      </w:r>
      <w:r w:rsidRPr="007008A3">
        <w:t xml:space="preserve"> – </w:t>
      </w:r>
      <w:r w:rsidR="0071550D">
        <w:t>Передача сметы на согласование в подрядную организацию</w:t>
      </w:r>
      <w:r>
        <w:t xml:space="preserve"> </w:t>
      </w:r>
    </w:p>
    <w:p w14:paraId="33732A97" w14:textId="77777777" w:rsidR="005709F7" w:rsidRPr="007008A3" w:rsidRDefault="005709F7" w:rsidP="005709F7">
      <w:pPr>
        <w:rPr>
          <w:rFonts w:cs="Arial"/>
        </w:rPr>
      </w:pPr>
    </w:p>
    <w:p w14:paraId="6435C203" w14:textId="47D7A11B" w:rsidR="005709F7" w:rsidRPr="007008A3" w:rsidRDefault="0071550D" w:rsidP="005709F7">
      <w:pPr>
        <w:spacing w:after="240" w:line="276" w:lineRule="auto"/>
        <w:rPr>
          <w:rFonts w:cs="Arial"/>
        </w:rPr>
      </w:pPr>
      <w:r w:rsidRPr="0071550D">
        <w:t>Планировщик ТОиР УО направляет смету в подрядную организацию для её согласования</w:t>
      </w:r>
      <w:r w:rsidR="005709F7">
        <w:t>.</w:t>
      </w:r>
    </w:p>
    <w:p w14:paraId="7D60E126" w14:textId="09F3632F" w:rsidR="005709F7" w:rsidRDefault="005709F7" w:rsidP="005709F7">
      <w:pPr>
        <w:spacing w:after="240" w:line="276" w:lineRule="auto"/>
        <w:rPr>
          <w:rFonts w:cs="Arial"/>
        </w:rPr>
      </w:pPr>
      <w:r>
        <w:rPr>
          <w:rFonts w:cs="Arial"/>
        </w:rPr>
        <w:t>Шаг выполняется вне системы.</w:t>
      </w:r>
    </w:p>
    <w:p w14:paraId="30DFD1E5" w14:textId="6245C1BD" w:rsidR="0071550D" w:rsidRPr="007008A3" w:rsidRDefault="0071550D">
      <w:pPr>
        <w:pStyle w:val="4"/>
      </w:pPr>
      <w:r w:rsidRPr="007008A3">
        <w:t>Шаг процесса 4</w:t>
      </w:r>
      <w:r>
        <w:t>4</w:t>
      </w:r>
      <w:r w:rsidRPr="007008A3">
        <w:t xml:space="preserve"> – </w:t>
      </w:r>
      <w:r>
        <w:t xml:space="preserve">Согласование сметы подрядной организацией </w:t>
      </w:r>
    </w:p>
    <w:p w14:paraId="158406E0" w14:textId="77777777" w:rsidR="0071550D" w:rsidRPr="007008A3" w:rsidRDefault="0071550D" w:rsidP="0071550D">
      <w:pPr>
        <w:rPr>
          <w:rFonts w:cs="Arial"/>
        </w:rPr>
      </w:pPr>
    </w:p>
    <w:p w14:paraId="05087A33" w14:textId="79FDBDDB" w:rsidR="0071550D" w:rsidRPr="007008A3" w:rsidRDefault="006F5374" w:rsidP="0071550D">
      <w:pPr>
        <w:spacing w:after="240" w:line="276" w:lineRule="auto"/>
        <w:rPr>
          <w:rFonts w:cs="Arial"/>
        </w:rPr>
      </w:pPr>
      <w:r w:rsidRPr="006F5374">
        <w:t>Подрядная организация выполняет согласование сметы</w:t>
      </w:r>
      <w:r>
        <w:t>, полученной от Планировщика ТОиР УО</w:t>
      </w:r>
      <w:r w:rsidR="0071550D">
        <w:t>.</w:t>
      </w:r>
    </w:p>
    <w:p w14:paraId="31449A32" w14:textId="77777777" w:rsidR="0071550D" w:rsidRPr="007008A3" w:rsidRDefault="0071550D" w:rsidP="0071550D">
      <w:pPr>
        <w:spacing w:after="240" w:line="276" w:lineRule="auto"/>
        <w:rPr>
          <w:rFonts w:cs="Arial"/>
        </w:rPr>
      </w:pPr>
      <w:r>
        <w:rPr>
          <w:rFonts w:cs="Arial"/>
        </w:rPr>
        <w:t>Шаг выполняется вне системы.</w:t>
      </w:r>
    </w:p>
    <w:p w14:paraId="243BD593" w14:textId="77777777" w:rsidR="00655043" w:rsidRPr="007008A3" w:rsidRDefault="00655043">
      <w:pPr>
        <w:pStyle w:val="4"/>
      </w:pPr>
      <w:r w:rsidRPr="007008A3">
        <w:t xml:space="preserve">Шаг процесса </w:t>
      </w:r>
      <w:r w:rsidR="00707C1E" w:rsidRPr="007008A3">
        <w:t>5</w:t>
      </w:r>
      <w:r w:rsidR="000F269D">
        <w:t>0</w:t>
      </w:r>
      <w:r w:rsidR="005915D4">
        <w:t xml:space="preserve"> </w:t>
      </w:r>
      <w:r w:rsidRPr="007008A3">
        <w:t xml:space="preserve">– </w:t>
      </w:r>
      <w:r w:rsidR="00707C1E" w:rsidRPr="007008A3">
        <w:t>Передача дефектных ведомостей подрядчику</w:t>
      </w:r>
    </w:p>
    <w:p w14:paraId="267D1DAE" w14:textId="77777777" w:rsidR="00655043" w:rsidRPr="007008A3" w:rsidRDefault="00655043" w:rsidP="00655043">
      <w:pPr>
        <w:rPr>
          <w:rFonts w:cs="Arial"/>
        </w:rPr>
      </w:pPr>
      <w:bookmarkStart w:id="2134" w:name="OLE_LINK6"/>
    </w:p>
    <w:bookmarkEnd w:id="2134"/>
    <w:p w14:paraId="28E8554F" w14:textId="439261A2" w:rsidR="00707C1E" w:rsidRPr="007008A3" w:rsidRDefault="00081566" w:rsidP="00707C1E">
      <w:pPr>
        <w:spacing w:after="240" w:line="276" w:lineRule="auto"/>
        <w:rPr>
          <w:rFonts w:cs="Arial"/>
        </w:rPr>
      </w:pPr>
      <w:r>
        <w:rPr>
          <w:rFonts w:cs="Arial"/>
        </w:rPr>
        <w:t>Планировщик</w:t>
      </w:r>
      <w:r w:rsidRPr="007008A3">
        <w:rPr>
          <w:rFonts w:cs="Arial"/>
        </w:rPr>
        <w:t xml:space="preserve"> </w:t>
      </w:r>
      <w:r w:rsidR="002535C0">
        <w:rPr>
          <w:rFonts w:cs="Arial"/>
        </w:rPr>
        <w:t>ТОиР УО</w:t>
      </w:r>
      <w:r w:rsidDel="00081566">
        <w:rPr>
          <w:rFonts w:cs="Arial"/>
        </w:rPr>
        <w:t xml:space="preserve"> </w:t>
      </w:r>
      <w:r w:rsidR="00BE2AFE">
        <w:rPr>
          <w:rFonts w:cs="Arial"/>
        </w:rPr>
        <w:t>передает дефектные ведомости</w:t>
      </w:r>
      <w:r w:rsidR="00544098">
        <w:rPr>
          <w:rFonts w:cs="Arial"/>
        </w:rPr>
        <w:t xml:space="preserve"> </w:t>
      </w:r>
      <w:r w:rsidR="00BE2AFE">
        <w:rPr>
          <w:rFonts w:cs="Arial"/>
        </w:rPr>
        <w:t>Представителю подрядной организации для формирования сметной стоимости работ.</w:t>
      </w:r>
    </w:p>
    <w:p w14:paraId="741D7AE8" w14:textId="407EF94E" w:rsidR="00655043" w:rsidRDefault="00192DDC" w:rsidP="00655043">
      <w:pPr>
        <w:rPr>
          <w:rFonts w:cs="Arial"/>
        </w:rPr>
      </w:pPr>
      <w:r>
        <w:rPr>
          <w:rFonts w:cs="Arial"/>
        </w:rPr>
        <w:t>Шаг выполняется вне системы.</w:t>
      </w:r>
    </w:p>
    <w:p w14:paraId="622EF3A2" w14:textId="77777777" w:rsidR="00192DDC" w:rsidRPr="007008A3" w:rsidRDefault="00192DDC" w:rsidP="00655043">
      <w:pPr>
        <w:rPr>
          <w:rFonts w:cs="Arial"/>
        </w:rPr>
      </w:pPr>
    </w:p>
    <w:p w14:paraId="3D2C460F" w14:textId="595F744D" w:rsidR="00707C1E" w:rsidRPr="007008A3" w:rsidRDefault="00707C1E">
      <w:pPr>
        <w:pStyle w:val="4"/>
      </w:pPr>
      <w:r w:rsidRPr="007008A3">
        <w:lastRenderedPageBreak/>
        <w:t xml:space="preserve">Шаг процесса </w:t>
      </w:r>
      <w:r w:rsidR="00345803" w:rsidRPr="00345803">
        <w:t>60</w:t>
      </w:r>
      <w:r w:rsidRPr="007008A3">
        <w:t xml:space="preserve"> – Формирование сметы подрядной организацией</w:t>
      </w:r>
    </w:p>
    <w:p w14:paraId="668894EC" w14:textId="78008BB4" w:rsidR="00707C1E" w:rsidRDefault="00D43AF5" w:rsidP="0043622A">
      <w:pPr>
        <w:spacing w:after="240" w:line="276" w:lineRule="auto"/>
        <w:rPr>
          <w:rFonts w:cs="Arial"/>
        </w:rPr>
      </w:pPr>
      <w:r>
        <w:rPr>
          <w:rFonts w:cs="Arial"/>
        </w:rPr>
        <w:t>На основании полученной согласованной дефектной ведомости, смету формирует</w:t>
      </w:r>
      <w:r w:rsidRPr="007008A3">
        <w:rPr>
          <w:rFonts w:cs="Arial"/>
        </w:rPr>
        <w:t xml:space="preserve"> </w:t>
      </w:r>
      <w:r>
        <w:rPr>
          <w:rFonts w:cs="Arial"/>
        </w:rPr>
        <w:t>П</w:t>
      </w:r>
      <w:r w:rsidR="00707C1E" w:rsidRPr="007008A3">
        <w:rPr>
          <w:rFonts w:cs="Arial"/>
        </w:rPr>
        <w:t>редставител</w:t>
      </w:r>
      <w:r>
        <w:rPr>
          <w:rFonts w:cs="Arial"/>
        </w:rPr>
        <w:t>ь</w:t>
      </w:r>
      <w:r w:rsidR="00707C1E" w:rsidRPr="007008A3">
        <w:rPr>
          <w:rFonts w:cs="Arial"/>
        </w:rPr>
        <w:t xml:space="preserve"> подрядной организации</w:t>
      </w:r>
      <w:r>
        <w:rPr>
          <w:rFonts w:cs="Arial"/>
        </w:rPr>
        <w:t xml:space="preserve">, после чего </w:t>
      </w:r>
      <w:r w:rsidR="00BE2AFE">
        <w:rPr>
          <w:rFonts w:cs="Arial"/>
        </w:rPr>
        <w:t>возвращает</w:t>
      </w:r>
      <w:r>
        <w:rPr>
          <w:rFonts w:cs="Arial"/>
        </w:rPr>
        <w:t xml:space="preserve"> ее Планировщику </w:t>
      </w:r>
      <w:r w:rsidR="002535C0">
        <w:rPr>
          <w:rFonts w:cs="Arial"/>
        </w:rPr>
        <w:t>ТОИР УО</w:t>
      </w:r>
      <w:r>
        <w:rPr>
          <w:rFonts w:cs="Arial"/>
        </w:rPr>
        <w:t>.</w:t>
      </w:r>
    </w:p>
    <w:p w14:paraId="0457100A" w14:textId="4CC0DCA6" w:rsidR="00192DDC" w:rsidRDefault="00192DDC" w:rsidP="0043622A">
      <w:pPr>
        <w:spacing w:after="240" w:line="276" w:lineRule="auto"/>
        <w:rPr>
          <w:rFonts w:cs="Arial"/>
        </w:rPr>
      </w:pPr>
      <w:r>
        <w:rPr>
          <w:rFonts w:cs="Arial"/>
        </w:rPr>
        <w:t>Шаг выполняется вне системы.</w:t>
      </w:r>
    </w:p>
    <w:p w14:paraId="54193455" w14:textId="69DCFB06" w:rsidR="00FD7CF1" w:rsidRPr="007008A3" w:rsidRDefault="00FD7CF1">
      <w:pPr>
        <w:pStyle w:val="4"/>
      </w:pPr>
      <w:r w:rsidRPr="007008A3">
        <w:t xml:space="preserve">Шаг процесса </w:t>
      </w:r>
      <w:r>
        <w:t>63</w:t>
      </w:r>
      <w:r w:rsidRPr="007008A3">
        <w:t xml:space="preserve"> – </w:t>
      </w:r>
      <w:r>
        <w:t>Передача сметы на согласование в сметный отдел</w:t>
      </w:r>
    </w:p>
    <w:p w14:paraId="65F97B9D" w14:textId="0AD339D8" w:rsidR="00FD7CF1" w:rsidRDefault="0092197A" w:rsidP="00FD7CF1">
      <w:pPr>
        <w:spacing w:after="240" w:line="276" w:lineRule="auto"/>
        <w:rPr>
          <w:rFonts w:cs="Arial"/>
        </w:rPr>
      </w:pPr>
      <w:r w:rsidRPr="0092197A">
        <w:rPr>
          <w:rFonts w:cs="Arial"/>
        </w:rPr>
        <w:t>Планировщик ТОиР УО передаёт полученную от подрядной организации смету в сметный отдел для анализа на корректность и согласования</w:t>
      </w:r>
      <w:r w:rsidR="00FD7CF1">
        <w:rPr>
          <w:rFonts w:cs="Arial"/>
        </w:rPr>
        <w:t>.</w:t>
      </w:r>
    </w:p>
    <w:p w14:paraId="2F0834F7" w14:textId="77777777" w:rsidR="00FD7CF1" w:rsidRDefault="00FD7CF1" w:rsidP="00FD7CF1">
      <w:pPr>
        <w:spacing w:after="240" w:line="276" w:lineRule="auto"/>
        <w:rPr>
          <w:rFonts w:cs="Arial"/>
        </w:rPr>
      </w:pPr>
      <w:r>
        <w:rPr>
          <w:rFonts w:cs="Arial"/>
        </w:rPr>
        <w:t>Шаг выполняется вне системы.</w:t>
      </w:r>
    </w:p>
    <w:p w14:paraId="37DC6B0A" w14:textId="5CAB167D" w:rsidR="00742D37" w:rsidRPr="007008A3" w:rsidRDefault="00742D37">
      <w:pPr>
        <w:pStyle w:val="4"/>
      </w:pPr>
      <w:r w:rsidRPr="007008A3">
        <w:t xml:space="preserve">Шаг процесса </w:t>
      </w:r>
      <w:r>
        <w:t>64</w:t>
      </w:r>
      <w:r w:rsidRPr="007008A3">
        <w:t xml:space="preserve"> – </w:t>
      </w:r>
      <w:r>
        <w:t>Согласование сметы сметным отделом</w:t>
      </w:r>
    </w:p>
    <w:p w14:paraId="5584A552" w14:textId="1F9AC090" w:rsidR="00B75F6B" w:rsidRDefault="00667006" w:rsidP="00B75F6B">
      <w:pPr>
        <w:spacing w:after="240" w:line="276" w:lineRule="auto"/>
        <w:rPr>
          <w:rFonts w:cs="Arial"/>
        </w:rPr>
      </w:pPr>
      <w:r w:rsidRPr="00667006">
        <w:rPr>
          <w:rFonts w:cs="Arial"/>
        </w:rPr>
        <w:t>Ответственный специалист по сметам осуществляет анализ корректности полученной сметы и выполняет её согласование</w:t>
      </w:r>
      <w:r w:rsidR="00B75F6B">
        <w:rPr>
          <w:rFonts w:cs="Arial"/>
        </w:rPr>
        <w:t xml:space="preserve"> </w:t>
      </w:r>
      <w:r w:rsidR="00B75F6B">
        <w:t>(проверяется на правильность используемых коэффициентов и цен)</w:t>
      </w:r>
      <w:r w:rsidR="00742D37">
        <w:rPr>
          <w:rFonts w:cs="Arial"/>
        </w:rPr>
        <w:t>.</w:t>
      </w:r>
      <w:r w:rsidR="00B75F6B">
        <w:rPr>
          <w:rFonts w:cs="Arial"/>
        </w:rPr>
        <w:t xml:space="preserve"> </w:t>
      </w:r>
      <w:r w:rsidR="00B75F6B">
        <w:t>При наличии замечаний, Ответственный специалист по сметам формирует лист замечаний и возвращает сметную документацию исполнителю на корректировку. По результатам согласования сметы Планировщику ТОиР УО направляется сметная документация для дальнейшего анализа</w:t>
      </w:r>
      <w:r w:rsidR="00DE65E7">
        <w:t>.</w:t>
      </w:r>
    </w:p>
    <w:p w14:paraId="7B21BC91" w14:textId="77777777" w:rsidR="00742D37" w:rsidRDefault="00742D37" w:rsidP="00742D37">
      <w:pPr>
        <w:spacing w:after="240" w:line="276" w:lineRule="auto"/>
        <w:rPr>
          <w:rFonts w:cs="Arial"/>
        </w:rPr>
      </w:pPr>
      <w:r>
        <w:rPr>
          <w:rFonts w:cs="Arial"/>
        </w:rPr>
        <w:t>Шаг выполняется вне системы.</w:t>
      </w:r>
    </w:p>
    <w:p w14:paraId="20C61C05" w14:textId="3445A352" w:rsidR="00707C1E" w:rsidRPr="007008A3" w:rsidRDefault="00345803">
      <w:pPr>
        <w:pStyle w:val="4"/>
      </w:pPr>
      <w:r>
        <w:t xml:space="preserve">Шаг процесса </w:t>
      </w:r>
      <w:r w:rsidRPr="002724F3">
        <w:t>7</w:t>
      </w:r>
      <w:r w:rsidR="00D43AF5">
        <w:t>0</w:t>
      </w:r>
      <w:r w:rsidR="00707C1E" w:rsidRPr="007008A3">
        <w:t xml:space="preserve"> – Анализ сметной документации</w:t>
      </w:r>
    </w:p>
    <w:p w14:paraId="6061DE17" w14:textId="643E3BAB" w:rsidR="00544098" w:rsidRDefault="00544098" w:rsidP="00544098">
      <w:pPr>
        <w:spacing w:after="240" w:line="276" w:lineRule="auto"/>
        <w:rPr>
          <w:rFonts w:cs="Arial"/>
        </w:rPr>
      </w:pPr>
      <w:r>
        <w:rPr>
          <w:rFonts w:cs="Arial"/>
        </w:rPr>
        <w:t xml:space="preserve">Планировщик ТОиР </w:t>
      </w:r>
      <w:r w:rsidR="00460463">
        <w:rPr>
          <w:rFonts w:cs="Arial"/>
        </w:rPr>
        <w:t xml:space="preserve">УО </w:t>
      </w:r>
      <w:r>
        <w:rPr>
          <w:rFonts w:cs="Arial"/>
        </w:rPr>
        <w:t>п</w:t>
      </w:r>
      <w:r w:rsidR="001E7A32">
        <w:rPr>
          <w:rFonts w:cs="Arial"/>
        </w:rPr>
        <w:t xml:space="preserve">олучает ТКП </w:t>
      </w:r>
      <w:r>
        <w:rPr>
          <w:rFonts w:cs="Arial"/>
        </w:rPr>
        <w:t xml:space="preserve">и прикладывает к заказу ТОРО. </w:t>
      </w:r>
    </w:p>
    <w:p w14:paraId="6B2DB013" w14:textId="3B1E5761" w:rsidR="00707C1E" w:rsidRPr="007008A3" w:rsidRDefault="007C2274" w:rsidP="002E665C">
      <w:pPr>
        <w:spacing w:after="120" w:line="276" w:lineRule="auto"/>
        <w:rPr>
          <w:rFonts w:cs="Arial"/>
        </w:rPr>
      </w:pPr>
      <w:r>
        <w:rPr>
          <w:rFonts w:cs="Arial"/>
        </w:rPr>
        <w:t xml:space="preserve">Планировщик </w:t>
      </w:r>
      <w:r w:rsidR="002535C0">
        <w:rPr>
          <w:rFonts w:cs="Arial"/>
        </w:rPr>
        <w:t>ТОиР УО</w:t>
      </w:r>
      <w:r w:rsidR="00081566">
        <w:rPr>
          <w:rFonts w:cs="Arial"/>
        </w:rPr>
        <w:t xml:space="preserve"> </w:t>
      </w:r>
      <w:r>
        <w:rPr>
          <w:rFonts w:cs="Arial"/>
        </w:rPr>
        <w:t>(</w:t>
      </w:r>
      <w:r w:rsidR="00707C1E" w:rsidRPr="007008A3">
        <w:rPr>
          <w:rFonts w:cs="Arial"/>
        </w:rPr>
        <w:t>Исполнитель КП</w:t>
      </w:r>
      <w:r>
        <w:rPr>
          <w:rFonts w:cs="Arial"/>
        </w:rPr>
        <w:t>)</w:t>
      </w:r>
      <w:r w:rsidR="00707C1E" w:rsidRPr="007008A3">
        <w:rPr>
          <w:rFonts w:cs="Arial"/>
        </w:rPr>
        <w:t xml:space="preserve"> анализирует полученную сметную документацию</w:t>
      </w:r>
      <w:r w:rsidR="00544098">
        <w:rPr>
          <w:rFonts w:cs="Arial"/>
        </w:rPr>
        <w:t>, ТКП</w:t>
      </w:r>
      <w:r>
        <w:rPr>
          <w:rFonts w:cs="Arial"/>
        </w:rPr>
        <w:t>. В рамках данного анализа проверяется</w:t>
      </w:r>
      <w:r w:rsidR="00707C1E" w:rsidRPr="007008A3">
        <w:rPr>
          <w:rFonts w:cs="Arial"/>
        </w:rPr>
        <w:t xml:space="preserve">: </w:t>
      </w:r>
    </w:p>
    <w:p w14:paraId="52C8B4F3" w14:textId="77777777" w:rsidR="00707C1E" w:rsidRPr="007008A3" w:rsidRDefault="00707C1E" w:rsidP="002E665C">
      <w:pPr>
        <w:spacing w:after="120" w:line="276" w:lineRule="auto"/>
        <w:rPr>
          <w:rFonts w:cs="Arial"/>
        </w:rPr>
      </w:pPr>
      <w:r w:rsidRPr="007008A3">
        <w:rPr>
          <w:rFonts w:cs="Arial"/>
        </w:rPr>
        <w:t>- расчет стоимости и соответствие затрат</w:t>
      </w:r>
      <w:r w:rsidR="007C2274">
        <w:rPr>
          <w:rFonts w:cs="Arial"/>
        </w:rPr>
        <w:t xml:space="preserve"> предоставленной дефектной</w:t>
      </w:r>
      <w:r w:rsidRPr="007008A3">
        <w:rPr>
          <w:rFonts w:cs="Arial"/>
        </w:rPr>
        <w:t xml:space="preserve"> ведомости</w:t>
      </w:r>
      <w:r w:rsidR="007C2274">
        <w:rPr>
          <w:rFonts w:cs="Arial"/>
        </w:rPr>
        <w:t>;</w:t>
      </w:r>
    </w:p>
    <w:p w14:paraId="78D2A56A" w14:textId="77777777" w:rsidR="00707C1E" w:rsidRPr="007008A3" w:rsidRDefault="00707C1E" w:rsidP="002E665C">
      <w:pPr>
        <w:spacing w:after="120" w:line="276" w:lineRule="auto"/>
        <w:rPr>
          <w:rFonts w:cs="Arial"/>
        </w:rPr>
      </w:pPr>
      <w:r w:rsidRPr="007008A3">
        <w:rPr>
          <w:rFonts w:cs="Arial"/>
        </w:rPr>
        <w:t>- корректность выбора способа устранения</w:t>
      </w:r>
      <w:r w:rsidR="007C2274">
        <w:rPr>
          <w:rFonts w:cs="Arial"/>
        </w:rPr>
        <w:t xml:space="preserve"> дефекта;</w:t>
      </w:r>
    </w:p>
    <w:p w14:paraId="4420DD3A" w14:textId="40940166" w:rsidR="00707C1E" w:rsidRPr="007008A3" w:rsidRDefault="00707C1E" w:rsidP="00707C1E">
      <w:pPr>
        <w:spacing w:after="240" w:line="276" w:lineRule="auto"/>
        <w:rPr>
          <w:rFonts w:cs="Arial"/>
        </w:rPr>
      </w:pPr>
      <w:r w:rsidRPr="007008A3">
        <w:rPr>
          <w:rFonts w:cs="Arial"/>
        </w:rPr>
        <w:t xml:space="preserve">- </w:t>
      </w:r>
      <w:r w:rsidR="007C2274">
        <w:rPr>
          <w:rFonts w:cs="Arial"/>
        </w:rPr>
        <w:t xml:space="preserve">проводится </w:t>
      </w:r>
      <w:r w:rsidRPr="007008A3">
        <w:rPr>
          <w:rFonts w:cs="Arial"/>
        </w:rPr>
        <w:t>анализ экономической эффективности ТОиР (</w:t>
      </w:r>
      <w:r w:rsidR="00F17E53">
        <w:rPr>
          <w:rFonts w:cs="Arial"/>
        </w:rPr>
        <w:t>в соответствии с</w:t>
      </w:r>
      <w:r w:rsidR="005569B4" w:rsidRPr="00DF62AE">
        <w:rPr>
          <w:rFonts w:cs="Arial"/>
        </w:rPr>
        <w:t xml:space="preserve"> </w:t>
      </w:r>
      <w:r w:rsidR="005569B4">
        <w:rPr>
          <w:rFonts w:cs="Arial"/>
        </w:rPr>
        <w:t xml:space="preserve">НМД </w:t>
      </w:r>
      <w:r w:rsidR="005569B4" w:rsidRPr="007E683A">
        <w:rPr>
          <w:rFonts w:cs="Arial"/>
        </w:rPr>
        <w:t>"ERP.2.1.14.PM Методика планирования (долгосрочного, годового, месячного, недельного) и учета работ по ТОиР, заменам и модернизациям производственных</w:t>
      </w:r>
      <w:r w:rsidR="005569B4">
        <w:rPr>
          <w:rFonts w:cs="Arial"/>
        </w:rPr>
        <w:t xml:space="preserve"> ак</w:t>
      </w:r>
      <w:r w:rsidR="005569B4" w:rsidRPr="007E683A">
        <w:rPr>
          <w:rFonts w:cs="Arial"/>
        </w:rPr>
        <w:t>тивов, включая выполняемые хоз. способом, в том числе планирования с использованием в качестве ресурса подрядчика"</w:t>
      </w:r>
      <w:r w:rsidR="007C2274">
        <w:rPr>
          <w:rFonts w:cs="Arial"/>
        </w:rPr>
        <w:t>).</w:t>
      </w:r>
    </w:p>
    <w:p w14:paraId="3BD3CE84" w14:textId="1C6D98FA" w:rsidR="00707C1E" w:rsidRPr="007008A3" w:rsidRDefault="00707C1E" w:rsidP="00707C1E">
      <w:pPr>
        <w:spacing w:after="240" w:line="276" w:lineRule="auto"/>
        <w:rPr>
          <w:rFonts w:cs="Arial"/>
        </w:rPr>
      </w:pPr>
      <w:r w:rsidRPr="007008A3">
        <w:rPr>
          <w:rFonts w:cs="Arial"/>
        </w:rPr>
        <w:t xml:space="preserve">По итогам принимает решение о необходимости корректировки </w:t>
      </w:r>
      <w:r w:rsidR="002D6A43">
        <w:rPr>
          <w:rFonts w:cs="Arial"/>
        </w:rPr>
        <w:t>заказов (шаг 8</w:t>
      </w:r>
      <w:r w:rsidR="007C2274">
        <w:rPr>
          <w:rFonts w:cs="Arial"/>
        </w:rPr>
        <w:t xml:space="preserve">0), и, как следствие, </w:t>
      </w:r>
      <w:r w:rsidRPr="007008A3">
        <w:rPr>
          <w:rFonts w:cs="Arial"/>
        </w:rPr>
        <w:t xml:space="preserve">ведомости дефектов в части состава и объема работ и </w:t>
      </w:r>
      <w:r w:rsidR="007C2274">
        <w:rPr>
          <w:rFonts w:cs="Arial"/>
        </w:rPr>
        <w:t>инициирует повторное формирование сметы</w:t>
      </w:r>
      <w:r w:rsidRPr="007008A3">
        <w:rPr>
          <w:rFonts w:cs="Arial"/>
        </w:rPr>
        <w:t>.</w:t>
      </w:r>
      <w:r w:rsidR="007C2274">
        <w:rPr>
          <w:rFonts w:cs="Arial"/>
        </w:rPr>
        <w:t xml:space="preserve"> Либо, если смета составлена корректно, и по результатам ана</w:t>
      </w:r>
      <w:r w:rsidR="007C2274">
        <w:rPr>
          <w:rFonts w:cs="Arial"/>
        </w:rPr>
        <w:lastRenderedPageBreak/>
        <w:t>лиза стоимости выполнение работ принято решение о целесообразности привлечения подрядной организации, выполняется переход в бизнес-процесс планирования, инициировавший процесс формирования сметы, и в рамках шага соответствующего процесса выполняется внесение оцененной стоимости работ из сметы в заказ ТОРО.</w:t>
      </w:r>
    </w:p>
    <w:p w14:paraId="47A66CA1" w14:textId="0D758A3D" w:rsidR="00707C1E" w:rsidRPr="007008A3" w:rsidRDefault="00707C1E">
      <w:pPr>
        <w:pStyle w:val="4"/>
      </w:pPr>
      <w:r w:rsidRPr="007008A3">
        <w:t xml:space="preserve">Шаг процесса </w:t>
      </w:r>
      <w:r w:rsidR="0073720E">
        <w:t>8</w:t>
      </w:r>
      <w:r w:rsidR="007C2274">
        <w:t>0</w:t>
      </w:r>
      <w:r w:rsidRPr="007008A3">
        <w:t xml:space="preserve"> – Корректировка состава и объема работ</w:t>
      </w:r>
    </w:p>
    <w:p w14:paraId="56A22BB0" w14:textId="3C8BD06A" w:rsidR="00707C1E" w:rsidRDefault="00F62E46" w:rsidP="00707C1E">
      <w:pPr>
        <w:spacing w:after="240" w:line="276" w:lineRule="auto"/>
        <w:rPr>
          <w:rFonts w:cs="Arial"/>
        </w:rPr>
      </w:pPr>
      <w:r>
        <w:rPr>
          <w:rFonts w:cs="Arial"/>
        </w:rPr>
        <w:t>Планировщик</w:t>
      </w:r>
      <w:r w:rsidR="00707C1E" w:rsidRPr="007008A3">
        <w:rPr>
          <w:rFonts w:cs="Arial"/>
        </w:rPr>
        <w:t xml:space="preserve"> </w:t>
      </w:r>
      <w:r w:rsidR="002535C0">
        <w:rPr>
          <w:rFonts w:cs="Arial"/>
        </w:rPr>
        <w:t>ТОиР УО</w:t>
      </w:r>
      <w:r w:rsidR="00081566" w:rsidRPr="007008A3">
        <w:rPr>
          <w:rFonts w:cs="Arial"/>
        </w:rPr>
        <w:t xml:space="preserve"> </w:t>
      </w:r>
      <w:r w:rsidR="00707C1E" w:rsidRPr="007008A3">
        <w:rPr>
          <w:rFonts w:cs="Arial"/>
        </w:rPr>
        <w:t>проводит корректировку состава и объема работ по</w:t>
      </w:r>
      <w:r w:rsidR="00D139D7">
        <w:rPr>
          <w:rFonts w:cs="Arial"/>
        </w:rPr>
        <w:t xml:space="preserve"> заказ</w:t>
      </w:r>
      <w:r w:rsidR="00707C1E" w:rsidRPr="007008A3">
        <w:rPr>
          <w:rFonts w:cs="Arial"/>
        </w:rPr>
        <w:t>ам ТОРО</w:t>
      </w:r>
      <w:r w:rsidR="007C2274">
        <w:rPr>
          <w:rFonts w:cs="Arial"/>
        </w:rPr>
        <w:t>, после чего повторно формирует дефектную ведомость</w:t>
      </w:r>
      <w:r w:rsidR="00910421">
        <w:rPr>
          <w:rFonts w:cs="Arial"/>
        </w:rPr>
        <w:t xml:space="preserve"> (шаг 10), и повторяет данный процесс по формированию сметы.</w:t>
      </w:r>
    </w:p>
    <w:p w14:paraId="2672D88E" w14:textId="77777777" w:rsidR="008B4D7E" w:rsidRDefault="008B4D7E" w:rsidP="008B4D7E">
      <w:pPr>
        <w:spacing w:after="240" w:line="276" w:lineRule="auto"/>
        <w:rPr>
          <w:rFonts w:cs="Arial"/>
        </w:rPr>
      </w:pPr>
      <w:r>
        <w:rPr>
          <w:rFonts w:cs="Arial"/>
        </w:rPr>
        <w:t>Используется транзакция</w:t>
      </w:r>
    </w:p>
    <w:p w14:paraId="1EEA7C5B" w14:textId="77777777" w:rsidR="008B4D7E" w:rsidRDefault="008B4D7E" w:rsidP="008B4D7E">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Pr>
          <w:rFonts w:cs="Arial"/>
        </w:rPr>
        <w:t xml:space="preserve"> заказ</w:t>
      </w:r>
      <w:r w:rsidRPr="00B32E52">
        <w:rPr>
          <w:rFonts w:cs="Arial"/>
        </w:rPr>
        <w:t>ов ТОРО</w:t>
      </w:r>
      <w:r>
        <w:rPr>
          <w:rFonts w:cs="Arial"/>
        </w:rPr>
        <w:t xml:space="preserve"> (список заказов)</w:t>
      </w:r>
    </w:p>
    <w:p w14:paraId="24B16E73" w14:textId="77777777" w:rsidR="008B4D7E" w:rsidRPr="00A56639" w:rsidRDefault="008B4D7E" w:rsidP="002E665C">
      <w:pPr>
        <w:spacing w:after="120" w:line="276" w:lineRule="auto"/>
        <w:ind w:left="924"/>
        <w:jc w:val="left"/>
        <w:rPr>
          <w:rFonts w:cs="Arial"/>
        </w:rPr>
      </w:pPr>
      <w:r w:rsidRPr="00A56639">
        <w:rPr>
          <w:rFonts w:cs="Arial"/>
        </w:rPr>
        <w:t>Поля для заполнения на селекционном экране:</w:t>
      </w:r>
    </w:p>
    <w:p w14:paraId="45E6FEE1" w14:textId="77777777" w:rsidR="008B4D7E" w:rsidRPr="00A56639" w:rsidRDefault="008B4D7E" w:rsidP="002E665C">
      <w:pPr>
        <w:spacing w:after="120" w:line="276" w:lineRule="auto"/>
        <w:ind w:left="924"/>
        <w:jc w:val="left"/>
        <w:rPr>
          <w:rFonts w:cs="Arial"/>
        </w:rPr>
      </w:pPr>
      <w:r w:rsidRPr="00A56639">
        <w:rPr>
          <w:rFonts w:cs="Arial"/>
        </w:rPr>
        <w:t>- Техническое место;</w:t>
      </w:r>
    </w:p>
    <w:p w14:paraId="49CCD40E" w14:textId="77777777" w:rsidR="008B4D7E" w:rsidRPr="00A56639" w:rsidRDefault="008B4D7E" w:rsidP="002E665C">
      <w:pPr>
        <w:spacing w:after="120" w:line="276" w:lineRule="auto"/>
        <w:ind w:left="924"/>
        <w:jc w:val="left"/>
        <w:rPr>
          <w:rFonts w:cs="Arial"/>
        </w:rPr>
      </w:pPr>
      <w:r w:rsidRPr="00A56639">
        <w:rPr>
          <w:rFonts w:cs="Arial"/>
        </w:rPr>
        <w:t>- Группа планирования;</w:t>
      </w:r>
    </w:p>
    <w:p w14:paraId="51F00084" w14:textId="77777777" w:rsidR="008B4D7E" w:rsidRPr="00A56639" w:rsidRDefault="008B4D7E" w:rsidP="008B4D7E">
      <w:pPr>
        <w:spacing w:after="240" w:line="276" w:lineRule="auto"/>
        <w:ind w:left="927"/>
        <w:jc w:val="left"/>
        <w:rPr>
          <w:rFonts w:cs="Arial"/>
        </w:rPr>
      </w:pPr>
      <w:r w:rsidRPr="00A56639">
        <w:rPr>
          <w:rFonts w:cs="Arial"/>
        </w:rPr>
        <w:t>- Период (с .. по).</w:t>
      </w:r>
    </w:p>
    <w:p w14:paraId="539257F6" w14:textId="164FD848" w:rsidR="0043622A" w:rsidRPr="007008A3" w:rsidRDefault="0043622A" w:rsidP="0043622A">
      <w:pPr>
        <w:spacing w:after="240" w:line="276" w:lineRule="auto"/>
        <w:rPr>
          <w:rFonts w:cs="Arial"/>
        </w:rPr>
      </w:pPr>
      <w:r w:rsidRPr="007C2274">
        <w:rPr>
          <w:rFonts w:cs="Arial"/>
        </w:rPr>
        <w:t>Детальное описание шагов</w:t>
      </w:r>
      <w:r w:rsidR="007C2274" w:rsidRPr="007C2274">
        <w:rPr>
          <w:rFonts w:cs="Arial"/>
        </w:rPr>
        <w:t xml:space="preserve"> бизнес-процесса </w:t>
      </w:r>
      <w:r w:rsidRPr="007C2274">
        <w:rPr>
          <w:rFonts w:cs="Arial"/>
        </w:rPr>
        <w:t xml:space="preserve">приведено в Приложении № </w:t>
      </w:r>
      <w:r w:rsidR="00D45D95" w:rsidRPr="007C2274">
        <w:rPr>
          <w:rFonts w:cs="Arial"/>
        </w:rPr>
        <w:t>3</w:t>
      </w:r>
      <w:r w:rsidRPr="007C2274">
        <w:rPr>
          <w:rFonts w:cs="Arial"/>
        </w:rPr>
        <w:t>.</w:t>
      </w:r>
    </w:p>
    <w:p w14:paraId="30455042" w14:textId="77777777" w:rsidR="0043622A" w:rsidRPr="007008A3" w:rsidRDefault="0043622A" w:rsidP="0043622A">
      <w:pPr>
        <w:spacing w:after="240" w:line="276" w:lineRule="auto"/>
        <w:rPr>
          <w:rFonts w:cs="Arial"/>
        </w:rPr>
      </w:pPr>
    </w:p>
    <w:p w14:paraId="6E24D049" w14:textId="77777777" w:rsidR="00022C33" w:rsidRPr="007008A3" w:rsidRDefault="00022C33" w:rsidP="00022C33">
      <w:pPr>
        <w:pStyle w:val="22"/>
        <w:keepNext/>
        <w:keepLines/>
        <w:numPr>
          <w:ilvl w:val="1"/>
          <w:numId w:val="8"/>
        </w:numPr>
        <w:spacing w:before="160" w:after="120" w:line="276" w:lineRule="auto"/>
        <w:rPr>
          <w:rFonts w:eastAsiaTheme="majorEastAsia" w:cs="Arial"/>
          <w:bCs w:val="0"/>
          <w:iCs w:val="0"/>
          <w:szCs w:val="26"/>
        </w:rPr>
      </w:pPr>
      <w:bookmarkStart w:id="2135" w:name="_Toc65846403"/>
      <w:r w:rsidRPr="007008A3">
        <w:rPr>
          <w:rFonts w:eastAsiaTheme="majorEastAsia" w:cs="Arial"/>
          <w:bCs w:val="0"/>
          <w:iCs w:val="0"/>
          <w:szCs w:val="26"/>
        </w:rPr>
        <w:t>Роли и полномочия</w:t>
      </w:r>
      <w:bookmarkEnd w:id="2135"/>
    </w:p>
    <w:p w14:paraId="15577855" w14:textId="77777777" w:rsidR="00366635" w:rsidRPr="00CC5CD6" w:rsidRDefault="00366635" w:rsidP="00366635">
      <w:pPr>
        <w:spacing w:after="240" w:line="276" w:lineRule="auto"/>
        <w:rPr>
          <w:rFonts w:cs="Arial"/>
        </w:rPr>
      </w:pPr>
      <w:bookmarkStart w:id="2136" w:name="_Hlk520715156"/>
      <w:r w:rsidRPr="00CC5CD6">
        <w:rPr>
          <w:rFonts w:eastAsia="Calibri" w:cs="Arial"/>
        </w:rPr>
        <w:t xml:space="preserve">Для </w:t>
      </w:r>
      <w:r w:rsidRPr="00CC5CD6">
        <w:rPr>
          <w:rFonts w:cs="Arial"/>
        </w:rPr>
        <w:t>реализации разграничения доступа в системах SAP построена модель разграничения доступа.</w:t>
      </w:r>
    </w:p>
    <w:p w14:paraId="57B01970" w14:textId="77777777" w:rsidR="00366635" w:rsidRPr="00CC5CD6" w:rsidRDefault="00366635" w:rsidP="00366635">
      <w:pPr>
        <w:spacing w:after="240" w:line="276" w:lineRule="auto"/>
        <w:rPr>
          <w:rFonts w:cs="Arial"/>
        </w:rPr>
      </w:pPr>
      <w:r w:rsidRPr="00CC5CD6">
        <w:rPr>
          <w:rFonts w:cs="Arial"/>
        </w:rPr>
        <w:t>Роли делятся на: Шаблонные – Локализованные – Функциональные роли.</w:t>
      </w:r>
    </w:p>
    <w:p w14:paraId="19CCBF3F" w14:textId="77777777" w:rsidR="00366635" w:rsidRPr="00CC5CD6" w:rsidRDefault="00366635" w:rsidP="00366635">
      <w:pPr>
        <w:spacing w:after="240" w:line="276" w:lineRule="auto"/>
        <w:rPr>
          <w:rFonts w:cs="Arial"/>
          <w:u w:val="single"/>
        </w:rPr>
      </w:pPr>
      <w:r w:rsidRPr="00CC5CD6">
        <w:rPr>
          <w:rFonts w:cs="Arial"/>
          <w:u w:val="single"/>
        </w:rPr>
        <w:t>Шаблонная роль</w:t>
      </w:r>
    </w:p>
    <w:p w14:paraId="5ED19A65" w14:textId="77777777" w:rsidR="00366635" w:rsidRPr="00CC5CD6" w:rsidRDefault="00366635" w:rsidP="00366635">
      <w:pPr>
        <w:spacing w:after="240" w:line="276" w:lineRule="auto"/>
        <w:rPr>
          <w:rFonts w:cs="Arial"/>
        </w:rPr>
      </w:pPr>
      <w:r w:rsidRPr="00CC5CD6">
        <w:rPr>
          <w:rFonts w:cs="Arial"/>
        </w:rPr>
        <w:t>включает набор транзакций и объектов полномочий, обеспечивающих выполнение определенных задач, которые могут быть отнесены к разным шагам б</w:t>
      </w:r>
      <w:r>
        <w:rPr>
          <w:rFonts w:cs="Arial"/>
        </w:rPr>
        <w:t>изнес-проце</w:t>
      </w:r>
      <w:r w:rsidRPr="00CC5CD6">
        <w:rPr>
          <w:rFonts w:cs="Arial"/>
        </w:rPr>
        <w:t>ссов.</w:t>
      </w:r>
    </w:p>
    <w:p w14:paraId="2A1CEB9C" w14:textId="77777777" w:rsidR="00366635" w:rsidRPr="00CC5CD6" w:rsidRDefault="00366635" w:rsidP="00366635">
      <w:pPr>
        <w:spacing w:after="240" w:line="276" w:lineRule="auto"/>
        <w:rPr>
          <w:rFonts w:cs="Arial"/>
        </w:rPr>
      </w:pPr>
      <w:r w:rsidRPr="00CC5CD6">
        <w:rPr>
          <w:rFonts w:cs="Arial"/>
        </w:rPr>
        <w:t>Особенностями шаблонной роли являются: отсутствие ограничения на организационные уровни Общества Шаблонная роль не присваивается пользователям.</w:t>
      </w:r>
    </w:p>
    <w:p w14:paraId="32878E1F" w14:textId="77777777" w:rsidR="00366635" w:rsidRPr="00CC5CD6" w:rsidRDefault="00366635" w:rsidP="00366635">
      <w:pPr>
        <w:spacing w:after="240" w:line="276" w:lineRule="auto"/>
        <w:rPr>
          <w:rFonts w:cs="Arial"/>
          <w:u w:val="single"/>
        </w:rPr>
      </w:pPr>
      <w:r w:rsidRPr="00CC5CD6">
        <w:rPr>
          <w:rFonts w:cs="Arial"/>
          <w:u w:val="single"/>
        </w:rPr>
        <w:t>Локализованная роль</w:t>
      </w:r>
    </w:p>
    <w:p w14:paraId="15641BEC" w14:textId="77777777" w:rsidR="00366635" w:rsidRPr="00CC5CD6" w:rsidRDefault="00366635" w:rsidP="00366635">
      <w:pPr>
        <w:spacing w:after="240" w:line="276" w:lineRule="auto"/>
        <w:rPr>
          <w:rFonts w:cs="Arial"/>
        </w:rPr>
      </w:pPr>
      <w:r w:rsidRPr="00CC5CD6">
        <w:rPr>
          <w:rFonts w:cs="Arial"/>
        </w:rPr>
        <w:t>локализованные роли создаются на основе наследования Шаблонных ролей и содержат ограничения на организационные уровни Общества (Предприятия, подразделения, Заводы, Закупочные организации и т.д.).</w:t>
      </w:r>
    </w:p>
    <w:p w14:paraId="3C8FEC59" w14:textId="77777777" w:rsidR="00366635" w:rsidRPr="00CC5CD6" w:rsidRDefault="00366635" w:rsidP="00366635">
      <w:pPr>
        <w:spacing w:after="240" w:line="276" w:lineRule="auto"/>
        <w:rPr>
          <w:rFonts w:cs="Arial"/>
          <w:u w:val="single"/>
        </w:rPr>
      </w:pPr>
      <w:r w:rsidRPr="00CC5CD6">
        <w:rPr>
          <w:rFonts w:cs="Arial"/>
          <w:u w:val="single"/>
        </w:rPr>
        <w:lastRenderedPageBreak/>
        <w:t>Функциональная роль</w:t>
      </w:r>
    </w:p>
    <w:p w14:paraId="786AF456" w14:textId="77777777" w:rsidR="00366635" w:rsidRPr="00CC5CD6" w:rsidRDefault="00366635" w:rsidP="00366635">
      <w:pPr>
        <w:spacing w:after="240" w:line="276" w:lineRule="auto"/>
        <w:rPr>
          <w:rFonts w:eastAsia="Calibri" w:cs="Arial"/>
        </w:rPr>
      </w:pPr>
      <w:r w:rsidRPr="00CC5CD6">
        <w:rPr>
          <w:rFonts w:cs="Arial"/>
        </w:rPr>
        <w:t>объединяет в</w:t>
      </w:r>
      <w:r w:rsidRPr="00CC5CD6">
        <w:rPr>
          <w:rFonts w:eastAsia="Calibri" w:cs="Arial"/>
        </w:rPr>
        <w:t xml:space="preserve"> себе набор Локализованных ролей и позволяет выполнить бизнес-процессы. Функциональные роли определяются на базе штатной должности сотрудника.</w:t>
      </w:r>
    </w:p>
    <w:p w14:paraId="3A2C778F" w14:textId="5AC7521D" w:rsidR="00366635" w:rsidRPr="00CC5CD6" w:rsidRDefault="001A1A73" w:rsidP="00366635">
      <w:pPr>
        <w:pStyle w:val="a7"/>
        <w:keepNext/>
        <w:spacing w:after="240" w:afterAutospacing="0" w:line="276" w:lineRule="auto"/>
        <w:jc w:val="right"/>
        <w:rPr>
          <w:rFonts w:cs="Arial"/>
          <w:b/>
          <w:sz w:val="22"/>
        </w:rPr>
      </w:pPr>
      <w:r w:rsidRPr="009721BA">
        <w:rPr>
          <w:rFonts w:cs="Arial"/>
          <w:b/>
          <w:color w:val="FFFFFF" w:themeColor="background1"/>
          <w:sz w:val="22"/>
        </w:rPr>
        <w:t>*</w:t>
      </w:r>
      <w:r w:rsidR="00366635" w:rsidRPr="00CC5CD6">
        <w:rPr>
          <w:rFonts w:cs="Arial"/>
          <w:b/>
          <w:sz w:val="22"/>
        </w:rPr>
        <w:t>Таблица РП1. Определение роли в процессах</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057"/>
        <w:gridCol w:w="2463"/>
        <w:gridCol w:w="5656"/>
        <w:tblGridChange w:id="2137">
          <w:tblGrid>
            <w:gridCol w:w="2057"/>
            <w:gridCol w:w="2463"/>
            <w:gridCol w:w="5656"/>
          </w:tblGrid>
        </w:tblGridChange>
      </w:tblGrid>
      <w:tr w:rsidR="00366635" w:rsidRPr="00CC5CD6" w14:paraId="6687B6BE" w14:textId="77777777" w:rsidTr="009721BA">
        <w:trPr>
          <w:cantSplit/>
          <w:trHeight w:val="581"/>
          <w:tblHeader/>
        </w:trPr>
        <w:tc>
          <w:tcPr>
            <w:tcW w:w="1011" w:type="pct"/>
            <w:shd w:val="clear" w:color="auto" w:fill="FFC000"/>
            <w:vAlign w:val="center"/>
          </w:tcPr>
          <w:p w14:paraId="56F38D94" w14:textId="77777777" w:rsidR="00366635" w:rsidRPr="00CC5CD6" w:rsidRDefault="00366635" w:rsidP="00C00CED">
            <w:pPr>
              <w:jc w:val="center"/>
              <w:rPr>
                <w:rFonts w:cs="Arial"/>
                <w:b/>
                <w:sz w:val="20"/>
                <w:szCs w:val="20"/>
              </w:rPr>
            </w:pPr>
            <w:r w:rsidRPr="00CC5CD6">
              <w:rPr>
                <w:rFonts w:cs="Arial"/>
                <w:b/>
                <w:bCs/>
                <w:sz w:val="20"/>
                <w:szCs w:val="20"/>
                <w:lang w:eastAsia="ru-RU"/>
              </w:rPr>
              <w:t xml:space="preserve">Роль </w:t>
            </w:r>
          </w:p>
        </w:tc>
        <w:tc>
          <w:tcPr>
            <w:tcW w:w="1210" w:type="pct"/>
            <w:shd w:val="clear" w:color="auto" w:fill="FFC000"/>
            <w:vAlign w:val="center"/>
          </w:tcPr>
          <w:p w14:paraId="588B3E6E" w14:textId="77777777" w:rsidR="00366635" w:rsidRPr="00CC5CD6" w:rsidRDefault="00366635" w:rsidP="002F0749">
            <w:pPr>
              <w:ind w:firstLine="0"/>
              <w:rPr>
                <w:rFonts w:cs="Arial"/>
                <w:b/>
                <w:sz w:val="20"/>
                <w:szCs w:val="20"/>
              </w:rPr>
            </w:pPr>
            <w:r w:rsidRPr="00CC5CD6">
              <w:rPr>
                <w:rFonts w:cs="Arial"/>
                <w:b/>
                <w:bCs/>
                <w:sz w:val="20"/>
                <w:szCs w:val="20"/>
                <w:lang w:eastAsia="ru-RU"/>
              </w:rPr>
              <w:t>Сокращение роли (Код)</w:t>
            </w:r>
          </w:p>
        </w:tc>
        <w:tc>
          <w:tcPr>
            <w:tcW w:w="2779" w:type="pct"/>
            <w:shd w:val="clear" w:color="auto" w:fill="FFC000"/>
            <w:vAlign w:val="center"/>
          </w:tcPr>
          <w:p w14:paraId="70E6EFBA" w14:textId="77777777" w:rsidR="00366635" w:rsidRPr="00CC5CD6" w:rsidRDefault="00366635" w:rsidP="00C00CED">
            <w:pPr>
              <w:jc w:val="center"/>
              <w:rPr>
                <w:rFonts w:cs="Arial"/>
                <w:b/>
                <w:sz w:val="20"/>
                <w:szCs w:val="20"/>
              </w:rPr>
            </w:pPr>
            <w:r w:rsidRPr="00CC5CD6">
              <w:rPr>
                <w:rFonts w:cs="Arial"/>
                <w:b/>
                <w:bCs/>
                <w:sz w:val="20"/>
                <w:szCs w:val="20"/>
                <w:lang w:eastAsia="ru-RU"/>
              </w:rPr>
              <w:t>Описание роли</w:t>
            </w:r>
          </w:p>
        </w:tc>
      </w:tr>
      <w:tr w:rsidR="00AB6C10" w:rsidRPr="00CC5CD6" w14:paraId="191D42A6" w14:textId="77777777" w:rsidTr="0045211E">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2138" w:author="Попова Дарья" w:date="2020-07-23T16:37:00Z">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trPrChange w:id="2139" w:author="Попова Дарья" w:date="2020-07-23T16:37:00Z">
            <w:trPr>
              <w:cantSplit/>
            </w:trPr>
          </w:trPrChange>
        </w:trPr>
        <w:tc>
          <w:tcPr>
            <w:tcW w:w="1011" w:type="pct"/>
            <w:shd w:val="clear" w:color="auto" w:fill="auto"/>
            <w:tcPrChange w:id="2140" w:author="Попова Дарья" w:date="2020-07-23T16:37:00Z">
              <w:tcPr>
                <w:tcW w:w="1011" w:type="pct"/>
                <w:shd w:val="clear" w:color="auto" w:fill="auto"/>
              </w:tcPr>
            </w:tcPrChange>
          </w:tcPr>
          <w:p w14:paraId="7F7A80BE" w14:textId="2BA61A0C" w:rsidR="00AB6C10" w:rsidRPr="00283E0D" w:rsidRDefault="00AB6C10" w:rsidP="00C50543">
            <w:pPr>
              <w:ind w:firstLine="0"/>
              <w:jc w:val="left"/>
              <w:rPr>
                <w:rFonts w:cs="Arial"/>
                <w:color w:val="000000"/>
                <w:sz w:val="20"/>
                <w:szCs w:val="20"/>
                <w:lang w:eastAsia="ru-RU"/>
              </w:rPr>
            </w:pPr>
            <w:r w:rsidRPr="00283E0D">
              <w:rPr>
                <w:rFonts w:cs="Arial"/>
                <w:color w:val="000000"/>
                <w:sz w:val="20"/>
                <w:szCs w:val="20"/>
                <w:lang w:eastAsia="ru-RU"/>
              </w:rPr>
              <w:t xml:space="preserve">Планировщик </w:t>
            </w:r>
            <w:r w:rsidR="002535C0" w:rsidRPr="00283E0D">
              <w:rPr>
                <w:rFonts w:cs="Arial"/>
                <w:color w:val="000000"/>
                <w:sz w:val="20"/>
                <w:szCs w:val="20"/>
                <w:lang w:eastAsia="ru-RU"/>
              </w:rPr>
              <w:t>ТОиР УО</w:t>
            </w:r>
          </w:p>
        </w:tc>
        <w:tc>
          <w:tcPr>
            <w:tcW w:w="1210" w:type="pct"/>
            <w:shd w:val="clear" w:color="auto" w:fill="auto"/>
            <w:tcPrChange w:id="2141" w:author="Попова Дарья" w:date="2020-07-23T16:37:00Z">
              <w:tcPr>
                <w:tcW w:w="1210" w:type="pct"/>
                <w:shd w:val="clear" w:color="auto" w:fill="auto"/>
              </w:tcPr>
            </w:tcPrChange>
          </w:tcPr>
          <w:p w14:paraId="19AA048B" w14:textId="670660F3" w:rsidR="00AB6C10" w:rsidRPr="00283E0D" w:rsidRDefault="0077622A" w:rsidP="009721BA">
            <w:pPr>
              <w:tabs>
                <w:tab w:val="clear" w:pos="567"/>
              </w:tabs>
              <w:ind w:firstLine="0"/>
              <w:jc w:val="left"/>
              <w:rPr>
                <w:rFonts w:cs="Arial"/>
                <w:sz w:val="20"/>
                <w:szCs w:val="20"/>
                <w:lang w:eastAsia="ru-RU"/>
              </w:rPr>
            </w:pPr>
            <w:r w:rsidRPr="00283E0D">
              <w:rPr>
                <w:rFonts w:cs="Arial"/>
                <w:sz w:val="20"/>
                <w:szCs w:val="20"/>
                <w:rPrChange w:id="2142" w:author="Попова Дарья" w:date="2020-07-21T18:25:00Z">
                  <w:rPr>
                    <w:rFonts w:ascii="Calibri" w:hAnsi="Calibri" w:cs="Calibri"/>
                    <w:sz w:val="22"/>
                  </w:rPr>
                </w:rPrChange>
              </w:rPr>
              <w:t>ZC_*</w:t>
            </w:r>
            <w:r w:rsidR="004E70C9" w:rsidRPr="00283E0D">
              <w:rPr>
                <w:rFonts w:cs="Arial"/>
                <w:sz w:val="20"/>
                <w:szCs w:val="20"/>
                <w:rPrChange w:id="2143" w:author="Попова Дарья" w:date="2020-07-21T18:25:00Z">
                  <w:rPr>
                    <w:rFonts w:ascii="Calibri" w:hAnsi="Calibri" w:cs="Calibri"/>
                    <w:sz w:val="22"/>
                  </w:rPr>
                </w:rPrChange>
              </w:rPr>
              <w:t>_PM_PLANNER_Y</w:t>
            </w:r>
          </w:p>
        </w:tc>
        <w:tc>
          <w:tcPr>
            <w:tcW w:w="2779" w:type="pct"/>
            <w:shd w:val="clear" w:color="auto" w:fill="auto"/>
            <w:tcPrChange w:id="2144" w:author="Попова Дарья" w:date="2020-07-23T16:37:00Z">
              <w:tcPr>
                <w:tcW w:w="2779" w:type="pct"/>
                <w:shd w:val="clear" w:color="auto" w:fill="auto"/>
              </w:tcPr>
            </w:tcPrChange>
          </w:tcPr>
          <w:p w14:paraId="2A7D045E" w14:textId="77777777" w:rsidR="00AB6C10" w:rsidRPr="00283E0D" w:rsidRDefault="00AB6C10" w:rsidP="002F0749">
            <w:pPr>
              <w:ind w:firstLine="0"/>
              <w:jc w:val="left"/>
              <w:rPr>
                <w:rFonts w:cs="Arial"/>
                <w:sz w:val="20"/>
                <w:szCs w:val="20"/>
                <w:lang w:eastAsia="ru-RU"/>
              </w:rPr>
            </w:pPr>
            <w:r w:rsidRPr="00283E0D">
              <w:rPr>
                <w:rFonts w:cs="Arial"/>
                <w:sz w:val="20"/>
                <w:szCs w:val="20"/>
                <w:lang w:eastAsia="ru-RU"/>
              </w:rPr>
              <w:t>Формирует план-график воздействий на ПА: определяет состав/объем работ, сроки, потребность в персонале, МТР и ВПС; назначение и балансировку персонала. На оперативном горизонте уточняет/корректирует план-график.</w:t>
            </w:r>
          </w:p>
        </w:tc>
      </w:tr>
      <w:tr w:rsidR="00AB6C10" w:rsidRPr="00CC5CD6" w14:paraId="25175C0C" w14:textId="77777777" w:rsidTr="0045211E">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2145" w:author="Попова Дарья" w:date="2020-07-23T16:37:00Z">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trPrChange w:id="2146" w:author="Попова Дарья" w:date="2020-07-23T16:37:00Z">
            <w:trPr>
              <w:cantSplit/>
            </w:trPr>
          </w:trPrChange>
        </w:trPr>
        <w:tc>
          <w:tcPr>
            <w:tcW w:w="1011" w:type="pct"/>
            <w:shd w:val="clear" w:color="auto" w:fill="auto"/>
            <w:tcPrChange w:id="2147" w:author="Попова Дарья" w:date="2020-07-23T16:37:00Z">
              <w:tcPr>
                <w:tcW w:w="1011" w:type="pct"/>
                <w:shd w:val="clear" w:color="auto" w:fill="auto"/>
              </w:tcPr>
            </w:tcPrChange>
          </w:tcPr>
          <w:p w14:paraId="12928C23" w14:textId="7AC239C4" w:rsidR="00AB6C10" w:rsidRPr="00283E0D" w:rsidRDefault="00AB6C10" w:rsidP="00C50543">
            <w:pPr>
              <w:ind w:firstLine="0"/>
              <w:jc w:val="left"/>
              <w:rPr>
                <w:rFonts w:cs="Arial"/>
                <w:sz w:val="20"/>
                <w:szCs w:val="20"/>
              </w:rPr>
            </w:pPr>
            <w:r w:rsidRPr="00283E0D">
              <w:rPr>
                <w:rFonts w:cs="Arial"/>
                <w:sz w:val="20"/>
                <w:szCs w:val="20"/>
              </w:rPr>
              <w:t xml:space="preserve">Старший планировщик </w:t>
            </w:r>
            <w:r w:rsidR="002535C0" w:rsidRPr="00283E0D">
              <w:rPr>
                <w:rFonts w:cs="Arial"/>
                <w:sz w:val="20"/>
                <w:szCs w:val="20"/>
              </w:rPr>
              <w:t>ТОиР УО</w:t>
            </w:r>
          </w:p>
        </w:tc>
        <w:tc>
          <w:tcPr>
            <w:tcW w:w="1210" w:type="pct"/>
            <w:shd w:val="clear" w:color="auto" w:fill="auto"/>
            <w:tcPrChange w:id="2148" w:author="Попова Дарья" w:date="2020-07-23T16:37:00Z">
              <w:tcPr>
                <w:tcW w:w="1210" w:type="pct"/>
                <w:shd w:val="clear" w:color="auto" w:fill="auto"/>
              </w:tcPr>
            </w:tcPrChange>
          </w:tcPr>
          <w:p w14:paraId="1B16C62D" w14:textId="12CC98E8" w:rsidR="00AB6C10" w:rsidRPr="00283E0D" w:rsidRDefault="0077622A" w:rsidP="009721BA">
            <w:pPr>
              <w:tabs>
                <w:tab w:val="clear" w:pos="567"/>
              </w:tabs>
              <w:ind w:firstLine="0"/>
              <w:jc w:val="left"/>
              <w:rPr>
                <w:rFonts w:cs="Arial"/>
                <w:sz w:val="20"/>
                <w:szCs w:val="20"/>
                <w:lang w:val="en-US" w:eastAsia="ru-RU"/>
              </w:rPr>
            </w:pPr>
            <w:r w:rsidRPr="00283E0D">
              <w:rPr>
                <w:rFonts w:cs="Arial"/>
                <w:sz w:val="20"/>
                <w:szCs w:val="20"/>
                <w:lang w:val="en-US"/>
                <w:rPrChange w:id="2149" w:author="Попова Дарья" w:date="2020-07-21T18:25:00Z">
                  <w:rPr>
                    <w:rFonts w:ascii="Calibri" w:hAnsi="Calibri" w:cs="Calibri"/>
                    <w:sz w:val="22"/>
                    <w:lang w:val="en-US"/>
                  </w:rPr>
                </w:rPrChange>
              </w:rPr>
              <w:t>ZC_*</w:t>
            </w:r>
            <w:r w:rsidR="004E70C9" w:rsidRPr="00283E0D">
              <w:rPr>
                <w:rFonts w:cs="Arial"/>
                <w:sz w:val="20"/>
                <w:szCs w:val="20"/>
                <w:lang w:val="en-US"/>
                <w:rPrChange w:id="2150" w:author="Попова Дарья" w:date="2020-07-21T18:25:00Z">
                  <w:rPr>
                    <w:rFonts w:ascii="Calibri" w:hAnsi="Calibri" w:cs="Calibri"/>
                    <w:sz w:val="22"/>
                    <w:lang w:val="en-US"/>
                  </w:rPr>
                </w:rPrChange>
              </w:rPr>
              <w:t>_PM_S_PLANNER_Y</w:t>
            </w:r>
          </w:p>
        </w:tc>
        <w:tc>
          <w:tcPr>
            <w:tcW w:w="2779" w:type="pct"/>
            <w:shd w:val="clear" w:color="auto" w:fill="auto"/>
            <w:tcPrChange w:id="2151" w:author="Попова Дарья" w:date="2020-07-23T16:37:00Z">
              <w:tcPr>
                <w:tcW w:w="2779" w:type="pct"/>
                <w:shd w:val="clear" w:color="auto" w:fill="auto"/>
              </w:tcPr>
            </w:tcPrChange>
          </w:tcPr>
          <w:p w14:paraId="387DDC4B" w14:textId="77777777" w:rsidR="00AB6C10" w:rsidRPr="00283E0D" w:rsidRDefault="00AB6C10" w:rsidP="002F0749">
            <w:pPr>
              <w:ind w:firstLine="0"/>
              <w:jc w:val="left"/>
              <w:rPr>
                <w:ins w:id="2152" w:author="Попова Дарья" w:date="2020-07-21T18:23:00Z"/>
                <w:rFonts w:cs="Arial"/>
                <w:sz w:val="20"/>
                <w:szCs w:val="20"/>
              </w:rPr>
            </w:pPr>
            <w:r w:rsidRPr="00283E0D">
              <w:rPr>
                <w:rFonts w:cs="Arial"/>
                <w:sz w:val="20"/>
                <w:szCs w:val="20"/>
              </w:rPr>
              <w:t>Выполняет согласование годового, месячного, недельного плана-графика воздействий на ПА. После утверждения годового бюджета устанавливает статус «утвержден в годовой программе».</w:t>
            </w:r>
          </w:p>
          <w:p w14:paraId="53BD6D4F" w14:textId="4F78FF6A" w:rsidR="00283E0D" w:rsidRPr="00283E0D" w:rsidRDefault="00283E0D" w:rsidP="002F0749">
            <w:pPr>
              <w:ind w:firstLine="0"/>
              <w:jc w:val="left"/>
              <w:rPr>
                <w:rFonts w:cs="Arial"/>
                <w:sz w:val="20"/>
                <w:szCs w:val="20"/>
              </w:rPr>
            </w:pPr>
            <w:ins w:id="2153" w:author="Попова Дарья" w:date="2020-07-21T18:23:00Z">
              <w:r w:rsidRPr="00283E0D">
                <w:rPr>
                  <w:rFonts w:cs="Arial"/>
                  <w:sz w:val="20"/>
                  <w:szCs w:val="20"/>
                </w:rPr>
                <w:t>Выполняет согласование сетевых графиков для воздействий на ЗиС.</w:t>
              </w:r>
            </w:ins>
          </w:p>
        </w:tc>
      </w:tr>
      <w:tr w:rsidR="00AB6C10" w:rsidRPr="00CC5CD6" w14:paraId="125DAA82" w14:textId="77777777" w:rsidTr="0045211E">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2154" w:author="Попова Дарья" w:date="2020-07-23T16:37:00Z">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trPrChange w:id="2155" w:author="Попова Дарья" w:date="2020-07-23T16:37:00Z">
            <w:trPr>
              <w:cantSplit/>
            </w:trPr>
          </w:trPrChange>
        </w:trPr>
        <w:tc>
          <w:tcPr>
            <w:tcW w:w="1011" w:type="pct"/>
            <w:shd w:val="clear" w:color="auto" w:fill="auto"/>
            <w:tcPrChange w:id="2156" w:author="Попова Дарья" w:date="2020-07-23T16:37:00Z">
              <w:tcPr>
                <w:tcW w:w="1011" w:type="pct"/>
                <w:shd w:val="clear" w:color="auto" w:fill="auto"/>
                <w:vAlign w:val="bottom"/>
              </w:tcPr>
            </w:tcPrChange>
          </w:tcPr>
          <w:p w14:paraId="0C3304DD" w14:textId="4E12CAA8" w:rsidR="00AB6C10" w:rsidRPr="00283E0D" w:rsidRDefault="00AB6C10" w:rsidP="00C50543">
            <w:pPr>
              <w:ind w:firstLine="0"/>
              <w:jc w:val="left"/>
              <w:rPr>
                <w:rFonts w:cs="Arial"/>
                <w:color w:val="000000"/>
                <w:sz w:val="20"/>
                <w:szCs w:val="20"/>
                <w:lang w:eastAsia="ru-RU"/>
              </w:rPr>
            </w:pPr>
            <w:r w:rsidRPr="00283E0D">
              <w:rPr>
                <w:rFonts w:cs="Arial"/>
                <w:color w:val="000000"/>
                <w:sz w:val="20"/>
                <w:szCs w:val="20"/>
                <w:lang w:eastAsia="ru-RU"/>
              </w:rPr>
              <w:t xml:space="preserve">Главный специалист </w:t>
            </w:r>
            <w:r w:rsidR="002535C0" w:rsidRPr="00283E0D">
              <w:rPr>
                <w:rFonts w:cs="Arial"/>
                <w:color w:val="000000"/>
                <w:sz w:val="20"/>
                <w:szCs w:val="20"/>
                <w:lang w:eastAsia="ru-RU"/>
              </w:rPr>
              <w:t>ТОиР УО</w:t>
            </w:r>
          </w:p>
        </w:tc>
        <w:tc>
          <w:tcPr>
            <w:tcW w:w="1210" w:type="pct"/>
            <w:shd w:val="clear" w:color="auto" w:fill="auto"/>
            <w:tcPrChange w:id="2157" w:author="Попова Дарья" w:date="2020-07-23T16:37:00Z">
              <w:tcPr>
                <w:tcW w:w="1210" w:type="pct"/>
                <w:shd w:val="clear" w:color="auto" w:fill="auto"/>
                <w:vAlign w:val="bottom"/>
              </w:tcPr>
            </w:tcPrChange>
          </w:tcPr>
          <w:p w14:paraId="1C4E5739" w14:textId="7EBF44F0" w:rsidR="00AB6C10" w:rsidRPr="00283E0D" w:rsidRDefault="0077622A" w:rsidP="009721BA">
            <w:pPr>
              <w:tabs>
                <w:tab w:val="clear" w:pos="567"/>
              </w:tabs>
              <w:ind w:firstLine="0"/>
              <w:jc w:val="left"/>
              <w:rPr>
                <w:rFonts w:cs="Arial"/>
                <w:color w:val="000000"/>
                <w:sz w:val="20"/>
                <w:szCs w:val="20"/>
                <w:lang w:eastAsia="ru-RU"/>
              </w:rPr>
            </w:pPr>
            <w:r w:rsidRPr="00283E0D">
              <w:rPr>
                <w:rFonts w:cs="Arial"/>
                <w:color w:val="000000"/>
                <w:sz w:val="20"/>
                <w:szCs w:val="20"/>
                <w:rPrChange w:id="2158" w:author="Попова Дарья" w:date="2020-07-21T18:25:00Z">
                  <w:rPr>
                    <w:rFonts w:ascii="Calibri" w:hAnsi="Calibri" w:cs="Calibri"/>
                    <w:color w:val="000000"/>
                    <w:sz w:val="22"/>
                  </w:rPr>
                </w:rPrChange>
              </w:rPr>
              <w:t>ZC_*</w:t>
            </w:r>
            <w:r w:rsidR="004E70C9" w:rsidRPr="00283E0D">
              <w:rPr>
                <w:rFonts w:cs="Arial"/>
                <w:color w:val="000000"/>
                <w:sz w:val="20"/>
                <w:szCs w:val="20"/>
                <w:rPrChange w:id="2159" w:author="Попова Дарья" w:date="2020-07-21T18:25:00Z">
                  <w:rPr>
                    <w:rFonts w:ascii="Calibri" w:hAnsi="Calibri" w:cs="Calibri"/>
                    <w:color w:val="000000"/>
                    <w:sz w:val="22"/>
                  </w:rPr>
                </w:rPrChange>
              </w:rPr>
              <w:t>_PM_SPEC_Y</w:t>
            </w:r>
          </w:p>
        </w:tc>
        <w:tc>
          <w:tcPr>
            <w:tcW w:w="2779" w:type="pct"/>
            <w:shd w:val="clear" w:color="auto" w:fill="auto"/>
            <w:tcPrChange w:id="2160" w:author="Попова Дарья" w:date="2020-07-23T16:37:00Z">
              <w:tcPr>
                <w:tcW w:w="2779" w:type="pct"/>
                <w:shd w:val="clear" w:color="auto" w:fill="auto"/>
                <w:vAlign w:val="bottom"/>
              </w:tcPr>
            </w:tcPrChange>
          </w:tcPr>
          <w:p w14:paraId="0474DD62" w14:textId="77777777" w:rsidR="00AB6C10" w:rsidRPr="00283E0D" w:rsidRDefault="00AB6C10" w:rsidP="002F0749">
            <w:pPr>
              <w:ind w:firstLine="0"/>
              <w:jc w:val="left"/>
              <w:rPr>
                <w:rFonts w:cs="Arial"/>
                <w:sz w:val="20"/>
                <w:szCs w:val="20"/>
              </w:rPr>
            </w:pPr>
            <w:r w:rsidRPr="00283E0D">
              <w:rPr>
                <w:rFonts w:cs="Arial"/>
                <w:sz w:val="20"/>
                <w:szCs w:val="20"/>
              </w:rPr>
              <w:t>Выполняет согласование годового плана-графика, утверждение месячного и недельного плана-графика воздействий на ПА.</w:t>
            </w:r>
          </w:p>
        </w:tc>
      </w:tr>
      <w:tr w:rsidR="00FC2B9E" w:rsidRPr="00455195" w14:paraId="5909C2EE" w14:textId="77777777" w:rsidTr="0045211E">
        <w:trPr>
          <w:cantSplit/>
          <w:ins w:id="2161" w:author="ShramkovAB" w:date="2021-04-02T12:43:00Z"/>
        </w:trPr>
        <w:tc>
          <w:tcPr>
            <w:tcW w:w="1011" w:type="pct"/>
            <w:shd w:val="clear" w:color="auto" w:fill="auto"/>
          </w:tcPr>
          <w:p w14:paraId="52CE42D7" w14:textId="3BC151D8" w:rsidR="00FC2B9E" w:rsidRPr="00283E0D" w:rsidRDefault="00FC2B9E" w:rsidP="00C50543">
            <w:pPr>
              <w:ind w:firstLine="0"/>
              <w:jc w:val="left"/>
              <w:rPr>
                <w:ins w:id="2162" w:author="ShramkovAB" w:date="2021-04-02T12:43:00Z"/>
                <w:rFonts w:cs="Arial"/>
                <w:color w:val="000000"/>
                <w:sz w:val="20"/>
                <w:szCs w:val="20"/>
                <w:lang w:eastAsia="ru-RU"/>
              </w:rPr>
            </w:pPr>
            <w:ins w:id="2163" w:author="ShramkovAB" w:date="2021-04-02T12:44:00Z">
              <w:r>
                <w:rPr>
                  <w:rFonts w:cs="Arial"/>
                  <w:color w:val="000000"/>
                  <w:sz w:val="20"/>
                  <w:szCs w:val="20"/>
                  <w:lang w:eastAsia="ru-RU"/>
                </w:rPr>
                <w:t>Главный специалист ТОиР УК</w:t>
              </w:r>
            </w:ins>
          </w:p>
        </w:tc>
        <w:tc>
          <w:tcPr>
            <w:tcW w:w="1210" w:type="pct"/>
            <w:shd w:val="clear" w:color="auto" w:fill="auto"/>
          </w:tcPr>
          <w:p w14:paraId="4DE70DF8" w14:textId="33A6FE6E" w:rsidR="00FC2B9E" w:rsidRPr="00EA6F78" w:rsidRDefault="00EA6F78" w:rsidP="009721BA">
            <w:pPr>
              <w:tabs>
                <w:tab w:val="clear" w:pos="567"/>
              </w:tabs>
              <w:ind w:firstLine="0"/>
              <w:jc w:val="left"/>
              <w:rPr>
                <w:ins w:id="2164" w:author="ShramkovAB" w:date="2021-04-02T12:43:00Z"/>
                <w:rFonts w:cs="Arial"/>
                <w:color w:val="000000"/>
                <w:sz w:val="20"/>
                <w:szCs w:val="20"/>
                <w:lang w:val="en-US"/>
                <w:rPrChange w:id="2165" w:author="ShramkovAB" w:date="2021-04-02T12:50:00Z">
                  <w:rPr>
                    <w:ins w:id="2166" w:author="ShramkovAB" w:date="2021-04-02T12:43:00Z"/>
                    <w:rFonts w:cs="Arial"/>
                    <w:color w:val="000000"/>
                    <w:sz w:val="20"/>
                    <w:szCs w:val="20"/>
                  </w:rPr>
                </w:rPrChange>
              </w:rPr>
            </w:pPr>
            <w:ins w:id="2167" w:author="ShramkovAB" w:date="2021-04-02T12:50:00Z">
              <w:r w:rsidRPr="00EA6F78">
                <w:rPr>
                  <w:rFonts w:cs="Arial"/>
                  <w:color w:val="000000"/>
                  <w:sz w:val="20"/>
                  <w:szCs w:val="20"/>
                  <w:lang w:val="en-US"/>
                  <w:rPrChange w:id="2168" w:author="ShramkovAB" w:date="2021-04-02T12:50:00Z">
                    <w:rPr>
                      <w:rFonts w:cs="Arial"/>
                      <w:color w:val="000000"/>
                      <w:sz w:val="20"/>
                      <w:szCs w:val="20"/>
                    </w:rPr>
                  </w:rPrChange>
                </w:rPr>
                <w:t>ZC_*_PM_SPEC_</w:t>
              </w:r>
              <w:r>
                <w:rPr>
                  <w:rFonts w:cs="Arial"/>
                  <w:color w:val="000000"/>
                  <w:sz w:val="20"/>
                  <w:szCs w:val="20"/>
                  <w:lang w:val="en-US"/>
                </w:rPr>
                <w:t>UK_</w:t>
              </w:r>
              <w:r w:rsidRPr="00EA6F78">
                <w:rPr>
                  <w:rFonts w:cs="Arial"/>
                  <w:color w:val="000000"/>
                  <w:sz w:val="20"/>
                  <w:szCs w:val="20"/>
                  <w:lang w:val="en-US"/>
                  <w:rPrChange w:id="2169" w:author="ShramkovAB" w:date="2021-04-02T12:50:00Z">
                    <w:rPr>
                      <w:rFonts w:cs="Arial"/>
                      <w:color w:val="000000"/>
                      <w:sz w:val="20"/>
                      <w:szCs w:val="20"/>
                    </w:rPr>
                  </w:rPrChange>
                </w:rPr>
                <w:t>Y</w:t>
              </w:r>
            </w:ins>
          </w:p>
        </w:tc>
        <w:tc>
          <w:tcPr>
            <w:tcW w:w="2779" w:type="pct"/>
            <w:shd w:val="clear" w:color="auto" w:fill="auto"/>
          </w:tcPr>
          <w:p w14:paraId="340FB118" w14:textId="468E15B1" w:rsidR="00FC2B9E" w:rsidRPr="00455195" w:rsidRDefault="004A5CEB">
            <w:pPr>
              <w:ind w:firstLine="0"/>
              <w:jc w:val="left"/>
              <w:rPr>
                <w:ins w:id="2170" w:author="ShramkovAB" w:date="2021-04-02T12:43:00Z"/>
                <w:rFonts w:cs="Arial"/>
                <w:sz w:val="20"/>
                <w:szCs w:val="20"/>
              </w:rPr>
            </w:pPr>
            <w:ins w:id="2171" w:author="ShramkovAB" w:date="2021-04-02T12:57:00Z">
              <w:r>
                <w:rPr>
                  <w:rFonts w:cs="Arial"/>
                  <w:sz w:val="20"/>
                  <w:szCs w:val="20"/>
                </w:rPr>
                <w:t>Выполняет</w:t>
              </w:r>
            </w:ins>
            <w:ins w:id="2172" w:author="ShramkovAB" w:date="2021-04-02T12:51:00Z">
              <w:r w:rsidR="00455195">
                <w:rPr>
                  <w:rFonts w:cs="Arial"/>
                  <w:sz w:val="20"/>
                  <w:szCs w:val="20"/>
                </w:rPr>
                <w:t xml:space="preserve"> </w:t>
              </w:r>
            </w:ins>
            <w:ins w:id="2173" w:author="ShramkovAB" w:date="2021-04-02T13:00:00Z">
              <w:r w:rsidR="00DD05A9">
                <w:rPr>
                  <w:rFonts w:cs="Arial"/>
                  <w:sz w:val="20"/>
                  <w:szCs w:val="20"/>
                </w:rPr>
                <w:t>согласование</w:t>
              </w:r>
            </w:ins>
            <w:ins w:id="2174" w:author="ShramkovAB" w:date="2021-04-02T12:51:00Z">
              <w:r w:rsidR="00455195">
                <w:rPr>
                  <w:rFonts w:cs="Arial"/>
                  <w:sz w:val="20"/>
                  <w:szCs w:val="20"/>
                </w:rPr>
                <w:t xml:space="preserve"> потребности </w:t>
              </w:r>
              <w:r w:rsidR="00DD05A9">
                <w:rPr>
                  <w:rFonts w:cs="Arial"/>
                  <w:sz w:val="20"/>
                  <w:szCs w:val="20"/>
                </w:rPr>
                <w:t xml:space="preserve">с длительным сроком </w:t>
              </w:r>
            </w:ins>
            <w:ins w:id="2175" w:author="ShramkovAB" w:date="2021-04-02T13:00:00Z">
              <w:r w:rsidR="00DD05A9">
                <w:rPr>
                  <w:rFonts w:cs="Arial"/>
                  <w:sz w:val="20"/>
                  <w:szCs w:val="20"/>
                </w:rPr>
                <w:t>поставки</w:t>
              </w:r>
            </w:ins>
          </w:p>
        </w:tc>
      </w:tr>
      <w:tr w:rsidR="00AB6C10" w:rsidRPr="00455195" w:rsidDel="000D1B57" w14:paraId="5DA3C6EC" w14:textId="40C06DF6" w:rsidTr="0045211E">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2176" w:author="Попова Дарья" w:date="2020-07-23T16:37:00Z">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del w:id="2177" w:author="ShramkovAB" w:date="2021-03-16T13:40:00Z"/>
          <w:trPrChange w:id="2178" w:author="Попова Дарья" w:date="2020-07-23T16:37:00Z">
            <w:trPr>
              <w:cantSplit/>
            </w:trPr>
          </w:trPrChange>
        </w:trPr>
        <w:tc>
          <w:tcPr>
            <w:tcW w:w="1011" w:type="pct"/>
            <w:shd w:val="clear" w:color="auto" w:fill="auto"/>
            <w:tcPrChange w:id="2179" w:author="Попова Дарья" w:date="2020-07-23T16:37:00Z">
              <w:tcPr>
                <w:tcW w:w="1011" w:type="pct"/>
                <w:shd w:val="clear" w:color="auto" w:fill="auto"/>
                <w:vAlign w:val="bottom"/>
              </w:tcPr>
            </w:tcPrChange>
          </w:tcPr>
          <w:p w14:paraId="3ADB7475" w14:textId="64E2373F" w:rsidR="00AB6C10" w:rsidRPr="00455195" w:rsidDel="000D1B57" w:rsidRDefault="00AB6C10" w:rsidP="00C50543">
            <w:pPr>
              <w:ind w:firstLine="0"/>
              <w:jc w:val="left"/>
              <w:rPr>
                <w:del w:id="2180" w:author="ShramkovAB" w:date="2021-03-16T13:40:00Z"/>
                <w:rFonts w:cs="Arial"/>
                <w:color w:val="000000"/>
                <w:sz w:val="20"/>
                <w:szCs w:val="20"/>
                <w:lang w:eastAsia="ru-RU"/>
              </w:rPr>
            </w:pPr>
            <w:del w:id="2181" w:author="ShramkovAB" w:date="2021-03-16T13:40:00Z">
              <w:r w:rsidRPr="00283E0D" w:rsidDel="000D1B57">
                <w:rPr>
                  <w:rFonts w:cs="Arial"/>
                  <w:color w:val="000000"/>
                  <w:sz w:val="20"/>
                  <w:szCs w:val="20"/>
                  <w:lang w:eastAsia="ru-RU"/>
                </w:rPr>
                <w:delText>Инженер</w:delText>
              </w:r>
              <w:r w:rsidRPr="00455195" w:rsidDel="000D1B57">
                <w:rPr>
                  <w:rFonts w:cs="Arial"/>
                  <w:color w:val="000000"/>
                  <w:sz w:val="20"/>
                  <w:szCs w:val="20"/>
                  <w:lang w:eastAsia="ru-RU"/>
                </w:rPr>
                <w:delText xml:space="preserve"> </w:delText>
              </w:r>
              <w:r w:rsidRPr="00283E0D" w:rsidDel="000D1B57">
                <w:rPr>
                  <w:rFonts w:cs="Arial"/>
                  <w:color w:val="000000"/>
                  <w:sz w:val="20"/>
                  <w:szCs w:val="20"/>
                  <w:lang w:eastAsia="ru-RU"/>
                </w:rPr>
                <w:delText>по</w:delText>
              </w:r>
              <w:r w:rsidRPr="00455195" w:rsidDel="000D1B57">
                <w:rPr>
                  <w:rFonts w:cs="Arial"/>
                  <w:color w:val="000000"/>
                  <w:sz w:val="20"/>
                  <w:szCs w:val="20"/>
                  <w:lang w:eastAsia="ru-RU"/>
                </w:rPr>
                <w:delText xml:space="preserve"> </w:delText>
              </w:r>
              <w:r w:rsidRPr="00283E0D" w:rsidDel="000D1B57">
                <w:rPr>
                  <w:rFonts w:cs="Arial"/>
                  <w:color w:val="000000"/>
                  <w:sz w:val="20"/>
                  <w:szCs w:val="20"/>
                  <w:lang w:eastAsia="ru-RU"/>
                </w:rPr>
                <w:delText>надежности</w:delText>
              </w:r>
            </w:del>
          </w:p>
        </w:tc>
        <w:tc>
          <w:tcPr>
            <w:tcW w:w="1210" w:type="pct"/>
            <w:shd w:val="clear" w:color="auto" w:fill="auto"/>
            <w:tcPrChange w:id="2182" w:author="Попова Дарья" w:date="2020-07-23T16:37:00Z">
              <w:tcPr>
                <w:tcW w:w="1210" w:type="pct"/>
                <w:shd w:val="clear" w:color="auto" w:fill="auto"/>
                <w:vAlign w:val="bottom"/>
              </w:tcPr>
            </w:tcPrChange>
          </w:tcPr>
          <w:p w14:paraId="100F8DEA" w14:textId="43198318" w:rsidR="00AB6C10" w:rsidRPr="00455195" w:rsidDel="000D1B57" w:rsidRDefault="0077622A" w:rsidP="009721BA">
            <w:pPr>
              <w:tabs>
                <w:tab w:val="clear" w:pos="567"/>
              </w:tabs>
              <w:ind w:firstLine="0"/>
              <w:jc w:val="left"/>
              <w:rPr>
                <w:del w:id="2183" w:author="ShramkovAB" w:date="2021-03-16T13:40:00Z"/>
                <w:rFonts w:cs="Arial"/>
                <w:color w:val="000000"/>
                <w:sz w:val="20"/>
                <w:szCs w:val="20"/>
                <w:lang w:eastAsia="ru-RU"/>
                <w:rPrChange w:id="2184" w:author="ShramkovAB" w:date="2021-04-02T12:51:00Z">
                  <w:rPr>
                    <w:del w:id="2185" w:author="ShramkovAB" w:date="2021-03-16T13:40:00Z"/>
                    <w:rFonts w:cs="Arial"/>
                    <w:color w:val="000000"/>
                    <w:sz w:val="20"/>
                    <w:szCs w:val="20"/>
                    <w:lang w:val="en-US" w:eastAsia="ru-RU"/>
                  </w:rPr>
                </w:rPrChange>
              </w:rPr>
            </w:pPr>
            <w:del w:id="2186" w:author="ShramkovAB" w:date="2021-03-16T13:40:00Z">
              <w:r w:rsidRPr="00283E0D" w:rsidDel="000D1B57">
                <w:rPr>
                  <w:rFonts w:cs="Arial"/>
                  <w:color w:val="000000"/>
                  <w:sz w:val="20"/>
                  <w:szCs w:val="20"/>
                  <w:lang w:val="en-US"/>
                  <w:rPrChange w:id="2187" w:author="Попова Дарья" w:date="2020-07-21T18:25:00Z">
                    <w:rPr>
                      <w:rFonts w:ascii="Calibri" w:hAnsi="Calibri" w:cs="Calibri"/>
                      <w:color w:val="000000"/>
                      <w:sz w:val="22"/>
                      <w:lang w:val="en-US"/>
                    </w:rPr>
                  </w:rPrChange>
                </w:rPr>
                <w:delText>ZC</w:delText>
              </w:r>
              <w:r w:rsidRPr="00455195" w:rsidDel="000D1B57">
                <w:rPr>
                  <w:rFonts w:cs="Arial"/>
                  <w:color w:val="000000"/>
                  <w:sz w:val="20"/>
                  <w:szCs w:val="20"/>
                  <w:rPrChange w:id="2188" w:author="ShramkovAB" w:date="2021-04-02T12:51:00Z">
                    <w:rPr>
                      <w:rFonts w:ascii="Calibri" w:hAnsi="Calibri" w:cs="Calibri"/>
                      <w:color w:val="000000"/>
                      <w:sz w:val="22"/>
                      <w:lang w:val="en-US"/>
                    </w:rPr>
                  </w:rPrChange>
                </w:rPr>
                <w:delText>_*</w:delText>
              </w:r>
              <w:r w:rsidR="004E70C9" w:rsidRPr="00455195" w:rsidDel="000D1B57">
                <w:rPr>
                  <w:rFonts w:cs="Arial"/>
                  <w:color w:val="000000"/>
                  <w:sz w:val="20"/>
                  <w:szCs w:val="20"/>
                  <w:rPrChange w:id="2189" w:author="ShramkovAB" w:date="2021-04-02T12:51:00Z">
                    <w:rPr>
                      <w:rFonts w:ascii="Calibri" w:hAnsi="Calibri" w:cs="Calibri"/>
                      <w:color w:val="000000"/>
                      <w:sz w:val="22"/>
                      <w:lang w:val="en-US"/>
                    </w:rPr>
                  </w:rPrChange>
                </w:rPr>
                <w:delText>_</w:delText>
              </w:r>
              <w:r w:rsidR="004E70C9" w:rsidRPr="00283E0D" w:rsidDel="000D1B57">
                <w:rPr>
                  <w:rFonts w:cs="Arial"/>
                  <w:color w:val="000000"/>
                  <w:sz w:val="20"/>
                  <w:szCs w:val="20"/>
                  <w:lang w:val="en-US"/>
                  <w:rPrChange w:id="2190" w:author="Попова Дарья" w:date="2020-07-21T18:25:00Z">
                    <w:rPr>
                      <w:rFonts w:ascii="Calibri" w:hAnsi="Calibri" w:cs="Calibri"/>
                      <w:color w:val="000000"/>
                      <w:sz w:val="22"/>
                      <w:lang w:val="en-US"/>
                    </w:rPr>
                  </w:rPrChange>
                </w:rPr>
                <w:delText>PM</w:delText>
              </w:r>
              <w:r w:rsidR="004E70C9" w:rsidRPr="00455195" w:rsidDel="000D1B57">
                <w:rPr>
                  <w:rFonts w:cs="Arial"/>
                  <w:color w:val="000000"/>
                  <w:sz w:val="20"/>
                  <w:szCs w:val="20"/>
                  <w:rPrChange w:id="2191" w:author="ShramkovAB" w:date="2021-04-02T12:51:00Z">
                    <w:rPr>
                      <w:rFonts w:ascii="Calibri" w:hAnsi="Calibri" w:cs="Calibri"/>
                      <w:color w:val="000000"/>
                      <w:sz w:val="22"/>
                      <w:lang w:val="en-US"/>
                    </w:rPr>
                  </w:rPrChange>
                </w:rPr>
                <w:delText>_</w:delText>
              </w:r>
              <w:r w:rsidR="004E70C9" w:rsidRPr="00283E0D" w:rsidDel="000D1B57">
                <w:rPr>
                  <w:rFonts w:cs="Arial"/>
                  <w:color w:val="000000"/>
                  <w:sz w:val="20"/>
                  <w:szCs w:val="20"/>
                  <w:lang w:val="en-US"/>
                  <w:rPrChange w:id="2192" w:author="Попова Дарья" w:date="2020-07-21T18:25:00Z">
                    <w:rPr>
                      <w:rFonts w:ascii="Calibri" w:hAnsi="Calibri" w:cs="Calibri"/>
                      <w:color w:val="000000"/>
                      <w:sz w:val="22"/>
                      <w:lang w:val="en-US"/>
                    </w:rPr>
                  </w:rPrChange>
                </w:rPr>
                <w:delText>REL</w:delText>
              </w:r>
              <w:r w:rsidR="004E70C9" w:rsidRPr="00455195" w:rsidDel="000D1B57">
                <w:rPr>
                  <w:rFonts w:cs="Arial"/>
                  <w:color w:val="000000"/>
                  <w:sz w:val="20"/>
                  <w:szCs w:val="20"/>
                  <w:rPrChange w:id="2193" w:author="ShramkovAB" w:date="2021-04-02T12:51:00Z">
                    <w:rPr>
                      <w:rFonts w:ascii="Calibri" w:hAnsi="Calibri" w:cs="Calibri"/>
                      <w:color w:val="000000"/>
                      <w:sz w:val="22"/>
                      <w:lang w:val="en-US"/>
                    </w:rPr>
                  </w:rPrChange>
                </w:rPr>
                <w:delText>_</w:delText>
              </w:r>
              <w:r w:rsidR="004E70C9" w:rsidRPr="00283E0D" w:rsidDel="000D1B57">
                <w:rPr>
                  <w:rFonts w:cs="Arial"/>
                  <w:color w:val="000000"/>
                  <w:sz w:val="20"/>
                  <w:szCs w:val="20"/>
                  <w:lang w:val="en-US"/>
                  <w:rPrChange w:id="2194" w:author="Попова Дарья" w:date="2020-07-21T18:25:00Z">
                    <w:rPr>
                      <w:rFonts w:ascii="Calibri" w:hAnsi="Calibri" w:cs="Calibri"/>
                      <w:color w:val="000000"/>
                      <w:sz w:val="22"/>
                      <w:lang w:val="en-US"/>
                    </w:rPr>
                  </w:rPrChange>
                </w:rPr>
                <w:delText>EN</w:delText>
              </w:r>
              <w:r w:rsidR="004E70C9" w:rsidRPr="00455195" w:rsidDel="000D1B57">
                <w:rPr>
                  <w:rFonts w:cs="Arial"/>
                  <w:color w:val="000000"/>
                  <w:sz w:val="20"/>
                  <w:szCs w:val="20"/>
                  <w:rPrChange w:id="2195" w:author="ShramkovAB" w:date="2021-04-02T12:51:00Z">
                    <w:rPr>
                      <w:rFonts w:ascii="Calibri" w:hAnsi="Calibri" w:cs="Calibri"/>
                      <w:color w:val="000000"/>
                      <w:sz w:val="22"/>
                      <w:lang w:val="en-US"/>
                    </w:rPr>
                  </w:rPrChange>
                </w:rPr>
                <w:delText>_</w:delText>
              </w:r>
              <w:r w:rsidR="004E70C9" w:rsidRPr="00283E0D" w:rsidDel="000D1B57">
                <w:rPr>
                  <w:rFonts w:cs="Arial"/>
                  <w:color w:val="000000"/>
                  <w:sz w:val="20"/>
                  <w:szCs w:val="20"/>
                  <w:lang w:val="en-US"/>
                  <w:rPrChange w:id="2196" w:author="Попова Дарья" w:date="2020-07-21T18:25:00Z">
                    <w:rPr>
                      <w:rFonts w:ascii="Calibri" w:hAnsi="Calibri" w:cs="Calibri"/>
                      <w:color w:val="000000"/>
                      <w:sz w:val="22"/>
                      <w:lang w:val="en-US"/>
                    </w:rPr>
                  </w:rPrChange>
                </w:rPr>
                <w:delText>Y</w:delText>
              </w:r>
            </w:del>
          </w:p>
        </w:tc>
        <w:tc>
          <w:tcPr>
            <w:tcW w:w="2779" w:type="pct"/>
            <w:shd w:val="clear" w:color="auto" w:fill="auto"/>
            <w:tcPrChange w:id="2197" w:author="Попова Дарья" w:date="2020-07-23T16:37:00Z">
              <w:tcPr>
                <w:tcW w:w="2779" w:type="pct"/>
                <w:shd w:val="clear" w:color="auto" w:fill="auto"/>
                <w:vAlign w:val="bottom"/>
              </w:tcPr>
            </w:tcPrChange>
          </w:tcPr>
          <w:p w14:paraId="3FC40294" w14:textId="22480A50" w:rsidR="00AB6C10" w:rsidRPr="00455195" w:rsidDel="000D1B57" w:rsidRDefault="00AB6C10" w:rsidP="002F0749">
            <w:pPr>
              <w:ind w:firstLine="0"/>
              <w:jc w:val="left"/>
              <w:rPr>
                <w:del w:id="2198" w:author="ShramkovAB" w:date="2021-03-16T13:40:00Z"/>
                <w:rFonts w:cs="Arial"/>
                <w:sz w:val="20"/>
                <w:szCs w:val="20"/>
              </w:rPr>
            </w:pPr>
            <w:del w:id="2199" w:author="ShramkovAB" w:date="2021-03-16T13:40:00Z">
              <w:r w:rsidRPr="00283E0D" w:rsidDel="000D1B57">
                <w:rPr>
                  <w:rFonts w:cs="Arial"/>
                  <w:sz w:val="20"/>
                  <w:szCs w:val="20"/>
                </w:rPr>
                <w:delText>Определяет</w:delText>
              </w:r>
              <w:r w:rsidRPr="00455195" w:rsidDel="000D1B57">
                <w:rPr>
                  <w:rFonts w:cs="Arial"/>
                  <w:sz w:val="20"/>
                  <w:szCs w:val="20"/>
                </w:rPr>
                <w:delText xml:space="preserve"> </w:delText>
              </w:r>
              <w:r w:rsidRPr="00283E0D" w:rsidDel="000D1B57">
                <w:rPr>
                  <w:rFonts w:cs="Arial"/>
                  <w:sz w:val="20"/>
                  <w:szCs w:val="20"/>
                </w:rPr>
                <w:delText>значение</w:delText>
              </w:r>
              <w:r w:rsidRPr="00455195" w:rsidDel="000D1B57">
                <w:rPr>
                  <w:rFonts w:cs="Arial"/>
                  <w:sz w:val="20"/>
                  <w:szCs w:val="20"/>
                </w:rPr>
                <w:delText xml:space="preserve"> </w:delText>
              </w:r>
              <w:r w:rsidRPr="00283E0D" w:rsidDel="000D1B57">
                <w:rPr>
                  <w:rFonts w:cs="Arial"/>
                  <w:sz w:val="20"/>
                  <w:szCs w:val="20"/>
                </w:rPr>
                <w:delText>критичности</w:delText>
              </w:r>
              <w:r w:rsidRPr="00455195" w:rsidDel="000D1B57">
                <w:rPr>
                  <w:rFonts w:cs="Arial"/>
                  <w:sz w:val="20"/>
                  <w:szCs w:val="20"/>
                </w:rPr>
                <w:delText xml:space="preserve"> </w:delText>
              </w:r>
              <w:r w:rsidRPr="00283E0D" w:rsidDel="000D1B57">
                <w:rPr>
                  <w:rFonts w:cs="Arial"/>
                  <w:sz w:val="20"/>
                  <w:szCs w:val="20"/>
                </w:rPr>
                <w:delText>оборудования</w:delText>
              </w:r>
              <w:r w:rsidRPr="00455195" w:rsidDel="000D1B57">
                <w:rPr>
                  <w:rFonts w:cs="Arial"/>
                  <w:sz w:val="20"/>
                  <w:szCs w:val="20"/>
                </w:rPr>
                <w:delText>.</w:delText>
              </w:r>
            </w:del>
          </w:p>
        </w:tc>
      </w:tr>
      <w:tr w:rsidR="00EE711D" w:rsidRPr="00EE711D" w14:paraId="78F97E5E" w14:textId="77777777" w:rsidTr="0045211E">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2200" w:author="Попова Дарья" w:date="2020-07-23T16:37:00Z">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trPrChange w:id="2201" w:author="Попова Дарья" w:date="2020-07-23T16:37:00Z">
            <w:trPr>
              <w:cantSplit/>
            </w:trPr>
          </w:trPrChange>
        </w:trPr>
        <w:tc>
          <w:tcPr>
            <w:tcW w:w="1011" w:type="pct"/>
            <w:shd w:val="clear" w:color="auto" w:fill="auto"/>
            <w:tcPrChange w:id="2202" w:author="Попова Дарья" w:date="2020-07-23T16:37:00Z">
              <w:tcPr>
                <w:tcW w:w="1011" w:type="pct"/>
                <w:shd w:val="clear" w:color="auto" w:fill="auto"/>
                <w:vAlign w:val="bottom"/>
              </w:tcPr>
            </w:tcPrChange>
          </w:tcPr>
          <w:p w14:paraId="2B9CD198" w14:textId="182EA318" w:rsidR="00EE711D" w:rsidRPr="00283E0D" w:rsidRDefault="00EE711D" w:rsidP="00C50543">
            <w:pPr>
              <w:ind w:firstLine="0"/>
              <w:jc w:val="left"/>
              <w:rPr>
                <w:rFonts w:cs="Arial"/>
                <w:color w:val="000000"/>
                <w:sz w:val="20"/>
                <w:szCs w:val="20"/>
                <w:lang w:eastAsia="ru-RU"/>
              </w:rPr>
            </w:pPr>
            <w:r w:rsidRPr="00283E0D">
              <w:rPr>
                <w:rFonts w:cs="Arial"/>
                <w:color w:val="000000"/>
                <w:sz w:val="20"/>
                <w:szCs w:val="20"/>
                <w:lang w:eastAsia="ru-RU"/>
              </w:rPr>
              <w:t>Специалист ПТО УО</w:t>
            </w:r>
          </w:p>
        </w:tc>
        <w:tc>
          <w:tcPr>
            <w:tcW w:w="1210" w:type="pct"/>
            <w:shd w:val="clear" w:color="auto" w:fill="auto"/>
            <w:tcPrChange w:id="2203" w:author="Попова Дарья" w:date="2020-07-23T16:37:00Z">
              <w:tcPr>
                <w:tcW w:w="1210" w:type="pct"/>
                <w:shd w:val="clear" w:color="auto" w:fill="auto"/>
                <w:vAlign w:val="bottom"/>
              </w:tcPr>
            </w:tcPrChange>
          </w:tcPr>
          <w:p w14:paraId="3A2170EA" w14:textId="1815E855" w:rsidR="00EE711D" w:rsidRPr="00283E0D" w:rsidRDefault="00081357" w:rsidP="004E70C9">
            <w:pPr>
              <w:tabs>
                <w:tab w:val="clear" w:pos="567"/>
              </w:tabs>
              <w:ind w:firstLine="0"/>
              <w:jc w:val="left"/>
              <w:rPr>
                <w:rFonts w:cs="Arial"/>
                <w:color w:val="000000"/>
                <w:sz w:val="20"/>
                <w:szCs w:val="20"/>
                <w:lang w:val="en-US"/>
                <w:rPrChange w:id="2204" w:author="Попова Дарья" w:date="2020-07-21T18:25:00Z">
                  <w:rPr>
                    <w:rFonts w:ascii="Calibri" w:hAnsi="Calibri" w:cs="Calibri"/>
                    <w:color w:val="000000"/>
                    <w:sz w:val="22"/>
                    <w:lang w:val="en-US"/>
                  </w:rPr>
                </w:rPrChange>
              </w:rPr>
            </w:pPr>
            <w:r w:rsidRPr="00283E0D">
              <w:rPr>
                <w:rFonts w:cs="Arial"/>
                <w:color w:val="000000"/>
                <w:sz w:val="20"/>
                <w:szCs w:val="20"/>
                <w:lang w:val="en-US"/>
                <w:rPrChange w:id="2205" w:author="Попова Дарья" w:date="2020-07-21T18:25:00Z">
                  <w:rPr>
                    <w:rFonts w:ascii="Calibri" w:hAnsi="Calibri" w:cs="Calibri"/>
                    <w:color w:val="000000"/>
                    <w:sz w:val="22"/>
                    <w:lang w:val="en-US"/>
                  </w:rPr>
                </w:rPrChange>
              </w:rPr>
              <w:t>ZC_*_PM_PP_SPEC_Y</w:t>
            </w:r>
          </w:p>
        </w:tc>
        <w:tc>
          <w:tcPr>
            <w:tcW w:w="2779" w:type="pct"/>
            <w:shd w:val="clear" w:color="auto" w:fill="auto"/>
            <w:tcPrChange w:id="2206" w:author="Попова Дарья" w:date="2020-07-23T16:37:00Z">
              <w:tcPr>
                <w:tcW w:w="2779" w:type="pct"/>
                <w:shd w:val="clear" w:color="auto" w:fill="auto"/>
                <w:vAlign w:val="bottom"/>
              </w:tcPr>
            </w:tcPrChange>
          </w:tcPr>
          <w:p w14:paraId="2FF584EE" w14:textId="7F5624A8" w:rsidR="00EE711D" w:rsidRPr="00283E0D" w:rsidRDefault="00EE711D" w:rsidP="002F0749">
            <w:pPr>
              <w:ind w:firstLine="0"/>
              <w:jc w:val="left"/>
              <w:rPr>
                <w:rFonts w:cs="Arial"/>
                <w:sz w:val="20"/>
                <w:szCs w:val="20"/>
              </w:rPr>
            </w:pPr>
            <w:r w:rsidRPr="00283E0D">
              <w:rPr>
                <w:rFonts w:cs="Arial"/>
                <w:sz w:val="20"/>
                <w:szCs w:val="20"/>
              </w:rPr>
              <w:t>Выполняет массовое согласование заказов ТОРО на производственное оборудование, влияющее на производственную деятельность и устанавливает пользовательский статус без порядкового номера «ПТОГ – Согласование ПТО».</w:t>
            </w:r>
          </w:p>
        </w:tc>
      </w:tr>
      <w:tr w:rsidR="00283E0D" w:rsidRPr="00EE711D" w14:paraId="69D3FED9" w14:textId="77777777" w:rsidTr="0045211E">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Change w:id="2207" w:author="Попова Дарья" w:date="2020-07-23T16:37:00Z">
            <w:tblPrEx>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Ex>
          </w:tblPrExChange>
        </w:tblPrEx>
        <w:trPr>
          <w:cantSplit/>
          <w:ins w:id="2208" w:author="Попова Дарья" w:date="2020-07-21T18:23:00Z"/>
          <w:trPrChange w:id="2209" w:author="Попова Дарья" w:date="2020-07-23T16:37:00Z">
            <w:trPr>
              <w:cantSplit/>
            </w:trPr>
          </w:trPrChange>
        </w:trPr>
        <w:tc>
          <w:tcPr>
            <w:tcW w:w="1011" w:type="pct"/>
            <w:shd w:val="clear" w:color="auto" w:fill="auto"/>
            <w:tcPrChange w:id="2210" w:author="Попова Дарья" w:date="2020-07-23T16:37:00Z">
              <w:tcPr>
                <w:tcW w:w="1011" w:type="pct"/>
                <w:shd w:val="clear" w:color="auto" w:fill="auto"/>
                <w:vAlign w:val="bottom"/>
              </w:tcPr>
            </w:tcPrChange>
          </w:tcPr>
          <w:p w14:paraId="6B547493" w14:textId="54B61353" w:rsidR="00283E0D" w:rsidRPr="00283E0D" w:rsidRDefault="00283E0D" w:rsidP="00C50543">
            <w:pPr>
              <w:ind w:firstLine="0"/>
              <w:jc w:val="left"/>
              <w:rPr>
                <w:ins w:id="2211" w:author="Попова Дарья" w:date="2020-07-21T18:23:00Z"/>
                <w:rFonts w:cs="Arial"/>
                <w:color w:val="000000"/>
                <w:sz w:val="20"/>
                <w:szCs w:val="20"/>
                <w:lang w:eastAsia="ru-RU"/>
              </w:rPr>
            </w:pPr>
            <w:ins w:id="2212" w:author="Попова Дарья" w:date="2020-07-21T18:23:00Z">
              <w:r w:rsidRPr="00283E0D">
                <w:rPr>
                  <w:rFonts w:cs="Arial"/>
                  <w:color w:val="000000"/>
                  <w:sz w:val="20"/>
                  <w:szCs w:val="20"/>
                  <w:lang w:eastAsia="ru-RU"/>
                </w:rPr>
                <w:t>Планировщик ЗиС</w:t>
              </w:r>
            </w:ins>
            <w:ins w:id="2213" w:author="Попова Дарья" w:date="2020-07-21T18:25:00Z">
              <w:r w:rsidRPr="00283E0D">
                <w:rPr>
                  <w:rFonts w:cs="Arial"/>
                  <w:color w:val="000000"/>
                  <w:sz w:val="20"/>
                  <w:szCs w:val="20"/>
                  <w:lang w:eastAsia="ru-RU"/>
                </w:rPr>
                <w:t xml:space="preserve"> УО</w:t>
              </w:r>
            </w:ins>
          </w:p>
        </w:tc>
        <w:tc>
          <w:tcPr>
            <w:tcW w:w="1210" w:type="pct"/>
            <w:shd w:val="clear" w:color="auto" w:fill="auto"/>
            <w:tcPrChange w:id="2214" w:author="Попова Дарья" w:date="2020-07-23T16:37:00Z">
              <w:tcPr>
                <w:tcW w:w="1210" w:type="pct"/>
                <w:shd w:val="clear" w:color="auto" w:fill="auto"/>
                <w:vAlign w:val="bottom"/>
              </w:tcPr>
            </w:tcPrChange>
          </w:tcPr>
          <w:p w14:paraId="220929F5" w14:textId="3390E647" w:rsidR="00283E0D" w:rsidRPr="00283E0D" w:rsidRDefault="00283E0D">
            <w:pPr>
              <w:tabs>
                <w:tab w:val="clear" w:pos="567"/>
              </w:tabs>
              <w:ind w:firstLine="0"/>
              <w:jc w:val="left"/>
              <w:rPr>
                <w:ins w:id="2215" w:author="Попова Дарья" w:date="2020-07-21T18:23:00Z"/>
                <w:rFonts w:cs="Arial"/>
                <w:color w:val="000000"/>
                <w:sz w:val="20"/>
                <w:szCs w:val="20"/>
                <w:lang w:val="en-US"/>
                <w:rPrChange w:id="2216" w:author="Попова Дарья" w:date="2020-07-21T18:25:00Z">
                  <w:rPr>
                    <w:ins w:id="2217" w:author="Попова Дарья" w:date="2020-07-21T18:23:00Z"/>
                    <w:rFonts w:ascii="Calibri" w:hAnsi="Calibri" w:cs="Calibri"/>
                    <w:color w:val="000000"/>
                    <w:sz w:val="22"/>
                    <w:lang w:val="en-US"/>
                  </w:rPr>
                </w:rPrChange>
              </w:rPr>
            </w:pPr>
            <w:ins w:id="2218" w:author="Попова Дарья" w:date="2020-07-21T18:25:00Z">
              <w:r w:rsidRPr="00283E0D">
                <w:rPr>
                  <w:rFonts w:cs="Arial"/>
                  <w:color w:val="000000"/>
                  <w:sz w:val="20"/>
                  <w:szCs w:val="20"/>
                  <w:lang w:val="en-US"/>
                  <w:rPrChange w:id="2219" w:author="Попова Дарья" w:date="2020-07-21T18:25:00Z">
                    <w:rPr>
                      <w:rFonts w:ascii="Calibri" w:hAnsi="Calibri" w:cs="Calibri"/>
                      <w:color w:val="000000"/>
                      <w:sz w:val="22"/>
                      <w:lang w:val="en-US"/>
                    </w:rPr>
                  </w:rPrChange>
                </w:rPr>
                <w:t>ZC_</w:t>
              </w:r>
              <w:r w:rsidRPr="002175C8">
                <w:rPr>
                  <w:rFonts w:cs="Arial"/>
                  <w:color w:val="000000"/>
                  <w:sz w:val="20"/>
                  <w:szCs w:val="20"/>
                  <w:lang w:val="en-US"/>
                  <w:rPrChange w:id="2220" w:author="Александр Шрамков" w:date="2021-03-04T10:31:00Z">
                    <w:rPr>
                      <w:rFonts w:ascii="Calibri" w:hAnsi="Calibri" w:cs="Calibri"/>
                      <w:color w:val="000000"/>
                      <w:sz w:val="22"/>
                    </w:rPr>
                  </w:rPrChange>
                </w:rPr>
                <w:t>*</w:t>
              </w:r>
              <w:r w:rsidRPr="00283E0D">
                <w:rPr>
                  <w:rFonts w:cs="Arial"/>
                  <w:color w:val="000000"/>
                  <w:sz w:val="20"/>
                  <w:szCs w:val="20"/>
                  <w:lang w:val="en-US"/>
                  <w:rPrChange w:id="2221" w:author="Попова Дарья" w:date="2020-07-21T18:25:00Z">
                    <w:rPr>
                      <w:rFonts w:ascii="Calibri" w:hAnsi="Calibri" w:cs="Calibri"/>
                      <w:color w:val="000000"/>
                      <w:sz w:val="22"/>
                      <w:lang w:val="en-US"/>
                    </w:rPr>
                  </w:rPrChange>
                </w:rPr>
                <w:t>_PM_PLAN_ZIS_Y</w:t>
              </w:r>
            </w:ins>
          </w:p>
        </w:tc>
        <w:tc>
          <w:tcPr>
            <w:tcW w:w="2779" w:type="pct"/>
            <w:shd w:val="clear" w:color="auto" w:fill="auto"/>
            <w:tcPrChange w:id="2222" w:author="Попова Дарья" w:date="2020-07-23T16:37:00Z">
              <w:tcPr>
                <w:tcW w:w="2779" w:type="pct"/>
                <w:shd w:val="clear" w:color="auto" w:fill="auto"/>
                <w:vAlign w:val="bottom"/>
              </w:tcPr>
            </w:tcPrChange>
          </w:tcPr>
          <w:p w14:paraId="549B6DE6" w14:textId="54A6C0DB" w:rsidR="00283E0D" w:rsidRPr="00283E0D" w:rsidRDefault="00283E0D">
            <w:pPr>
              <w:ind w:firstLine="0"/>
              <w:jc w:val="left"/>
              <w:rPr>
                <w:ins w:id="2223" w:author="Попова Дарья" w:date="2020-07-21T18:23:00Z"/>
                <w:rFonts w:cs="Arial"/>
                <w:sz w:val="20"/>
                <w:szCs w:val="20"/>
              </w:rPr>
            </w:pPr>
            <w:ins w:id="2224" w:author="Попова Дарья" w:date="2020-07-21T18:26:00Z">
              <w:r>
                <w:rPr>
                  <w:rFonts w:cs="Arial"/>
                  <w:sz w:val="20"/>
                  <w:szCs w:val="20"/>
                </w:rPr>
                <w:t xml:space="preserve">Формирует СПП-элементы для мероприятий </w:t>
              </w:r>
              <w:r>
                <w:rPr>
                  <w:rFonts w:cs="Arial"/>
                  <w:sz w:val="20"/>
                  <w:szCs w:val="20"/>
                  <w:lang w:val="en-US"/>
                </w:rPr>
                <w:t>CAPEX</w:t>
              </w:r>
              <w:r w:rsidRPr="002175C8">
                <w:rPr>
                  <w:rFonts w:cs="Arial"/>
                  <w:sz w:val="20"/>
                  <w:szCs w:val="20"/>
                  <w:rPrChange w:id="2225" w:author="Александр Шрамков" w:date="2021-03-04T10:31:00Z">
                    <w:rPr>
                      <w:rFonts w:cs="Arial"/>
                      <w:sz w:val="20"/>
                      <w:szCs w:val="20"/>
                      <w:lang w:val="en-US"/>
                    </w:rPr>
                  </w:rPrChange>
                </w:rPr>
                <w:t xml:space="preserve"> </w:t>
              </w:r>
              <w:r>
                <w:rPr>
                  <w:rFonts w:cs="Arial"/>
                  <w:sz w:val="20"/>
                  <w:szCs w:val="20"/>
                </w:rPr>
                <w:t>для ЗиС, формирует</w:t>
              </w:r>
              <w:r w:rsidR="00DE6754">
                <w:rPr>
                  <w:rFonts w:cs="Arial"/>
                  <w:sz w:val="20"/>
                  <w:szCs w:val="20"/>
                </w:rPr>
                <w:t xml:space="preserve"> сетевые графики для воздействий</w:t>
              </w:r>
            </w:ins>
            <w:ins w:id="2226" w:author="Попова Дарья" w:date="2020-07-21T18:27:00Z">
              <w:r w:rsidR="00DE6754">
                <w:rPr>
                  <w:rFonts w:cs="Arial"/>
                  <w:sz w:val="20"/>
                  <w:szCs w:val="20"/>
                </w:rPr>
                <w:t xml:space="preserve"> на</w:t>
              </w:r>
            </w:ins>
            <w:ins w:id="2227" w:author="Попова Дарья" w:date="2020-07-21T18:26:00Z">
              <w:r w:rsidR="00DE6754">
                <w:rPr>
                  <w:rFonts w:cs="Arial"/>
                  <w:sz w:val="20"/>
                  <w:szCs w:val="20"/>
                </w:rPr>
                <w:t xml:space="preserve"> ЗиС</w:t>
              </w:r>
            </w:ins>
            <w:ins w:id="2228" w:author="Попова Дарья" w:date="2020-07-21T18:27:00Z">
              <w:r w:rsidR="00DE6754">
                <w:rPr>
                  <w:rFonts w:cs="Arial"/>
                  <w:sz w:val="20"/>
                  <w:szCs w:val="20"/>
                </w:rPr>
                <w:t xml:space="preserve">: </w:t>
              </w:r>
              <w:r w:rsidR="00DE6754" w:rsidRPr="002854E0">
                <w:rPr>
                  <w:rFonts w:cs="Arial"/>
                  <w:sz w:val="20"/>
                  <w:szCs w:val="20"/>
                  <w:lang w:eastAsia="ru-RU"/>
                </w:rPr>
                <w:t xml:space="preserve">определяет состав/объем работ, сроки, потребность в персонале, МТР и ВПС; назначение и балансировку персонала. На оперативном горизонте уточняет/корректирует </w:t>
              </w:r>
            </w:ins>
            <w:ins w:id="2229" w:author="Попова Дарья" w:date="2020-07-21T18:28:00Z">
              <w:r w:rsidR="00DE6754">
                <w:rPr>
                  <w:rFonts w:cs="Arial"/>
                  <w:sz w:val="20"/>
                  <w:szCs w:val="20"/>
                  <w:lang w:eastAsia="ru-RU"/>
                </w:rPr>
                <w:t>сетевые графики.</w:t>
              </w:r>
            </w:ins>
          </w:p>
        </w:tc>
      </w:tr>
    </w:tbl>
    <w:p w14:paraId="6F133FCC" w14:textId="77777777" w:rsidR="00366635" w:rsidRPr="00EE711D" w:rsidRDefault="00366635" w:rsidP="00366635">
      <w:pPr>
        <w:pStyle w:val="afff1"/>
        <w:rPr>
          <w:rFonts w:eastAsia="Calibri" w:cs="Arial"/>
          <w:sz w:val="22"/>
          <w:szCs w:val="24"/>
          <w:lang w:eastAsia="ru-RU"/>
        </w:rPr>
      </w:pPr>
      <w:bookmarkStart w:id="2230" w:name="_Toc337048197"/>
      <w:bookmarkStart w:id="2231" w:name="_Toc337048249"/>
    </w:p>
    <w:bookmarkEnd w:id="2230"/>
    <w:bookmarkEnd w:id="2231"/>
    <w:p w14:paraId="50835CCF" w14:textId="77777777" w:rsidR="00366635" w:rsidRPr="00CC5CD6" w:rsidRDefault="00366635" w:rsidP="00366635">
      <w:pPr>
        <w:spacing w:after="240" w:line="276" w:lineRule="auto"/>
        <w:rPr>
          <w:rFonts w:cs="Arial"/>
        </w:rPr>
      </w:pPr>
      <w:r>
        <w:rPr>
          <w:rFonts w:cs="Arial"/>
        </w:rPr>
        <w:t>В таблице перечислены</w:t>
      </w:r>
      <w:r w:rsidRPr="00CC5CD6">
        <w:rPr>
          <w:rFonts w:cs="Arial"/>
        </w:rPr>
        <w:t xml:space="preserve"> только бизнес-роли, указанные в модели БП.</w:t>
      </w:r>
    </w:p>
    <w:p w14:paraId="5A8C5A06" w14:textId="77777777" w:rsidR="00366635" w:rsidRPr="00CC5CD6" w:rsidRDefault="00366635" w:rsidP="002E665C">
      <w:pPr>
        <w:spacing w:after="120" w:line="276" w:lineRule="auto"/>
        <w:rPr>
          <w:rFonts w:eastAsia="Calibri" w:cs="Arial"/>
        </w:rPr>
      </w:pPr>
      <w:r w:rsidRPr="00CC5CD6">
        <w:rPr>
          <w:rFonts w:cs="Arial"/>
        </w:rPr>
        <w:t>Детальный</w:t>
      </w:r>
      <w:r w:rsidRPr="00CC5CD6">
        <w:rPr>
          <w:rFonts w:eastAsia="Calibri" w:cs="Arial"/>
        </w:rPr>
        <w:t xml:space="preserve"> состав Ролей и полномочий отражен в Приложении РП1-6: Роли и Полномочия. В приложениях отражены:</w:t>
      </w:r>
    </w:p>
    <w:p w14:paraId="55667670" w14:textId="77777777" w:rsidR="00366635" w:rsidRPr="00CC5CD6" w:rsidRDefault="00366635" w:rsidP="002E665C">
      <w:pPr>
        <w:pStyle w:val="afa"/>
        <w:numPr>
          <w:ilvl w:val="0"/>
          <w:numId w:val="12"/>
        </w:numPr>
        <w:spacing w:after="120"/>
        <w:rPr>
          <w:rFonts w:eastAsia="Calibri" w:cs="Arial"/>
        </w:rPr>
      </w:pPr>
      <w:r w:rsidRPr="00CC5CD6">
        <w:rPr>
          <w:rFonts w:eastAsia="Calibri" w:cs="Arial"/>
        </w:rPr>
        <w:t>Состав Функциональных и Локализованных ролей;</w:t>
      </w:r>
    </w:p>
    <w:p w14:paraId="56DA93DB" w14:textId="77777777" w:rsidR="00366635" w:rsidRPr="00CC5CD6" w:rsidRDefault="00366635" w:rsidP="002E665C">
      <w:pPr>
        <w:pStyle w:val="afa"/>
        <w:numPr>
          <w:ilvl w:val="0"/>
          <w:numId w:val="12"/>
        </w:numPr>
        <w:spacing w:after="120"/>
        <w:rPr>
          <w:rFonts w:eastAsia="Calibri" w:cs="Arial"/>
        </w:rPr>
      </w:pPr>
      <w:r w:rsidRPr="00CC5CD6">
        <w:rPr>
          <w:rFonts w:eastAsia="Calibri" w:cs="Arial"/>
        </w:rPr>
        <w:t>Состав Шаблонных ролей;</w:t>
      </w:r>
    </w:p>
    <w:p w14:paraId="1A672B5A" w14:textId="77777777" w:rsidR="00366635" w:rsidRPr="00CC5CD6" w:rsidRDefault="00366635" w:rsidP="002E665C">
      <w:pPr>
        <w:pStyle w:val="afa"/>
        <w:numPr>
          <w:ilvl w:val="0"/>
          <w:numId w:val="12"/>
        </w:numPr>
        <w:spacing w:after="120"/>
        <w:rPr>
          <w:rFonts w:eastAsia="Calibri" w:cs="Arial"/>
        </w:rPr>
      </w:pPr>
      <w:r w:rsidRPr="00CC5CD6">
        <w:rPr>
          <w:rFonts w:eastAsia="Calibri" w:cs="Arial"/>
        </w:rPr>
        <w:t>Привязка ролей к шагам процесса;</w:t>
      </w:r>
    </w:p>
    <w:p w14:paraId="02F6D9AA" w14:textId="77777777" w:rsidR="00366635" w:rsidRPr="00CC5CD6" w:rsidRDefault="00366635" w:rsidP="002E665C">
      <w:pPr>
        <w:pStyle w:val="afa"/>
        <w:numPr>
          <w:ilvl w:val="0"/>
          <w:numId w:val="12"/>
        </w:numPr>
        <w:spacing w:after="120"/>
        <w:rPr>
          <w:rFonts w:eastAsia="Calibri" w:cs="Arial"/>
        </w:rPr>
      </w:pPr>
      <w:r w:rsidRPr="00CC5CD6">
        <w:rPr>
          <w:rFonts w:eastAsia="Calibri" w:cs="Arial"/>
        </w:rPr>
        <w:t>Детальная разбивка по Организационным уровням;</w:t>
      </w:r>
    </w:p>
    <w:p w14:paraId="53090A8D" w14:textId="77777777" w:rsidR="00366635" w:rsidRPr="00CC5CD6" w:rsidRDefault="00366635" w:rsidP="00366635">
      <w:pPr>
        <w:pStyle w:val="afa"/>
        <w:numPr>
          <w:ilvl w:val="0"/>
          <w:numId w:val="12"/>
        </w:numPr>
        <w:rPr>
          <w:rFonts w:eastAsia="Calibri" w:cs="Arial"/>
        </w:rPr>
      </w:pPr>
      <w:r w:rsidRPr="00CC5CD6">
        <w:rPr>
          <w:rFonts w:eastAsia="Calibri" w:cs="Arial"/>
        </w:rPr>
        <w:t>Локализация Функциональных ролей.</w:t>
      </w:r>
    </w:p>
    <w:p w14:paraId="1CE69B1E" w14:textId="77777777" w:rsidR="00366635" w:rsidRPr="00CC5CD6" w:rsidRDefault="00366635" w:rsidP="00366635">
      <w:pPr>
        <w:ind w:firstLine="360"/>
        <w:rPr>
          <w:rFonts w:eastAsia="Calibri" w:cs="Arial"/>
        </w:rPr>
      </w:pPr>
    </w:p>
    <w:p w14:paraId="55D99AD9" w14:textId="77777777" w:rsidR="00366635" w:rsidRPr="00CC5CD6" w:rsidRDefault="00366635" w:rsidP="00366635">
      <w:pPr>
        <w:spacing w:after="240" w:line="276" w:lineRule="auto"/>
        <w:rPr>
          <w:rFonts w:eastAsia="Calibri" w:cs="Arial"/>
        </w:rPr>
      </w:pPr>
      <w:r w:rsidRPr="00CC5CD6">
        <w:rPr>
          <w:rFonts w:cs="Arial"/>
        </w:rPr>
        <w:t>Функциональные</w:t>
      </w:r>
      <w:r w:rsidRPr="00CC5CD6">
        <w:rPr>
          <w:rFonts w:eastAsia="Calibri" w:cs="Arial"/>
        </w:rPr>
        <w:t xml:space="preserve"> роли отражены на схемах бизнес-процессов </w:t>
      </w:r>
      <w:r w:rsidRPr="00CC5CD6">
        <w:rPr>
          <w:rFonts w:eastAsia="Calibri" w:cs="Arial"/>
          <w:lang w:val="en-US"/>
        </w:rPr>
        <w:t>ARIS</w:t>
      </w:r>
      <w:r w:rsidRPr="00CC5CD6">
        <w:rPr>
          <w:rFonts w:eastAsia="Calibri" w:cs="Arial"/>
        </w:rPr>
        <w:t xml:space="preserve"> в соответствии с соглашением о моделировании. </w:t>
      </w:r>
    </w:p>
    <w:p w14:paraId="18166594" w14:textId="77777777" w:rsidR="00366635" w:rsidRPr="00CC5CD6" w:rsidRDefault="00366635" w:rsidP="00366635">
      <w:pPr>
        <w:spacing w:after="240" w:line="276" w:lineRule="auto"/>
        <w:rPr>
          <w:rFonts w:eastAsia="Calibri" w:cs="Arial"/>
        </w:rPr>
      </w:pPr>
      <w:r w:rsidRPr="00CC5CD6">
        <w:rPr>
          <w:rFonts w:eastAsia="Calibri" w:cs="Arial"/>
        </w:rPr>
        <w:lastRenderedPageBreak/>
        <w:t xml:space="preserve">При </w:t>
      </w:r>
      <w:r w:rsidRPr="00CC5CD6">
        <w:rPr>
          <w:rFonts w:cs="Arial"/>
        </w:rPr>
        <w:t>создании</w:t>
      </w:r>
      <w:r w:rsidRPr="00CC5CD6">
        <w:rPr>
          <w:rFonts w:eastAsia="Calibri" w:cs="Arial"/>
        </w:rPr>
        <w:t xml:space="preserve"> ролей </w:t>
      </w:r>
      <w:r>
        <w:rPr>
          <w:rFonts w:eastAsia="Calibri" w:cs="Arial"/>
        </w:rPr>
        <w:t>соблюдается</w:t>
      </w:r>
      <w:r w:rsidRPr="00CC5CD6">
        <w:rPr>
          <w:rFonts w:eastAsia="Calibri" w:cs="Arial"/>
        </w:rPr>
        <w:t xml:space="preserve"> принцип разделения полномочий. Создаваемые роли проверены на отсутствие конфликтов разделения полномочий в соответствии с </w:t>
      </w:r>
      <w:r w:rsidRPr="00CC5CD6">
        <w:rPr>
          <w:rFonts w:eastAsia="Calibri" w:cs="Arial"/>
          <w:lang w:val="en-US"/>
        </w:rPr>
        <w:t>SoD</w:t>
      </w:r>
      <w:r w:rsidRPr="00CC5CD6">
        <w:rPr>
          <w:rFonts w:eastAsia="Calibri" w:cs="Arial"/>
        </w:rPr>
        <w:t>-матрицей из раздела «Разделение полномочий».</w:t>
      </w:r>
    </w:p>
    <w:p w14:paraId="73FA476A" w14:textId="77777777" w:rsidR="00022C33" w:rsidRPr="007008A3" w:rsidRDefault="00022C33" w:rsidP="002E665C">
      <w:pPr>
        <w:pStyle w:val="22"/>
        <w:keepNext/>
        <w:keepLines/>
        <w:numPr>
          <w:ilvl w:val="1"/>
          <w:numId w:val="8"/>
        </w:numPr>
        <w:spacing w:before="360" w:after="120" w:line="276" w:lineRule="auto"/>
        <w:ind w:left="578" w:hanging="578"/>
        <w:rPr>
          <w:rFonts w:eastAsiaTheme="majorEastAsia" w:cs="Arial"/>
          <w:bCs w:val="0"/>
          <w:iCs w:val="0"/>
          <w:szCs w:val="26"/>
        </w:rPr>
      </w:pPr>
      <w:bookmarkStart w:id="2232" w:name="_Toc65846404"/>
      <w:bookmarkEnd w:id="2136"/>
      <w:r w:rsidRPr="007008A3">
        <w:rPr>
          <w:rFonts w:eastAsiaTheme="majorEastAsia" w:cs="Arial"/>
          <w:bCs w:val="0"/>
          <w:iCs w:val="0"/>
          <w:szCs w:val="26"/>
        </w:rPr>
        <w:t>Риски и контрольные процедуры</w:t>
      </w:r>
      <w:bookmarkEnd w:id="2232"/>
    </w:p>
    <w:p w14:paraId="66D8181D" w14:textId="77777777" w:rsidR="009E7971" w:rsidRPr="00AF2D49" w:rsidRDefault="009E7971" w:rsidP="009E7971">
      <w:pPr>
        <w:pStyle w:val="3"/>
        <w:tabs>
          <w:tab w:val="clear" w:pos="567"/>
        </w:tabs>
      </w:pPr>
      <w:bookmarkStart w:id="2233" w:name="_Toc522267724"/>
      <w:bookmarkStart w:id="2234" w:name="_Toc523174619"/>
      <w:bookmarkStart w:id="2235" w:name="_Toc523175009"/>
      <w:bookmarkStart w:id="2236" w:name="_Toc523175148"/>
      <w:bookmarkStart w:id="2237" w:name="_Toc522267729"/>
      <w:bookmarkStart w:id="2238" w:name="_Toc523174624"/>
      <w:bookmarkStart w:id="2239" w:name="_Toc523175014"/>
      <w:bookmarkStart w:id="2240" w:name="_Toc523175153"/>
      <w:bookmarkStart w:id="2241" w:name="_Toc522267733"/>
      <w:bookmarkStart w:id="2242" w:name="_Toc523174628"/>
      <w:bookmarkStart w:id="2243" w:name="_Toc523175018"/>
      <w:bookmarkStart w:id="2244" w:name="_Toc523175157"/>
      <w:bookmarkStart w:id="2245" w:name="_Toc522267737"/>
      <w:bookmarkStart w:id="2246" w:name="_Toc523174632"/>
      <w:bookmarkStart w:id="2247" w:name="_Toc523175022"/>
      <w:bookmarkStart w:id="2248" w:name="_Toc523175161"/>
      <w:bookmarkStart w:id="2249" w:name="_Toc522267741"/>
      <w:bookmarkStart w:id="2250" w:name="_Toc523174636"/>
      <w:bookmarkStart w:id="2251" w:name="_Toc523175026"/>
      <w:bookmarkStart w:id="2252" w:name="_Toc523175165"/>
      <w:bookmarkStart w:id="2253" w:name="_Toc522267745"/>
      <w:bookmarkStart w:id="2254" w:name="_Toc523174640"/>
      <w:bookmarkStart w:id="2255" w:name="_Toc523175030"/>
      <w:bookmarkStart w:id="2256" w:name="_Toc523175169"/>
      <w:bookmarkStart w:id="2257" w:name="_Toc522267749"/>
      <w:bookmarkStart w:id="2258" w:name="_Toc523174644"/>
      <w:bookmarkStart w:id="2259" w:name="_Toc523175034"/>
      <w:bookmarkStart w:id="2260" w:name="_Toc523175173"/>
      <w:bookmarkStart w:id="2261" w:name="_Toc522267753"/>
      <w:bookmarkStart w:id="2262" w:name="_Toc523174648"/>
      <w:bookmarkStart w:id="2263" w:name="_Toc523175038"/>
      <w:bookmarkStart w:id="2264" w:name="_Toc523175177"/>
      <w:bookmarkStart w:id="2265" w:name="_Toc522267757"/>
      <w:bookmarkStart w:id="2266" w:name="_Toc523174652"/>
      <w:bookmarkStart w:id="2267" w:name="_Toc523175042"/>
      <w:bookmarkStart w:id="2268" w:name="_Toc523175181"/>
      <w:bookmarkStart w:id="2269" w:name="_Toc522267761"/>
      <w:bookmarkStart w:id="2270" w:name="_Toc523174656"/>
      <w:bookmarkStart w:id="2271" w:name="_Toc523175046"/>
      <w:bookmarkStart w:id="2272" w:name="_Toc523175185"/>
      <w:bookmarkStart w:id="2273" w:name="_Toc522267765"/>
      <w:bookmarkStart w:id="2274" w:name="_Toc523174660"/>
      <w:bookmarkStart w:id="2275" w:name="_Toc523175050"/>
      <w:bookmarkStart w:id="2276" w:name="_Toc523175189"/>
      <w:bookmarkStart w:id="2277" w:name="_Toc522267769"/>
      <w:bookmarkStart w:id="2278" w:name="_Toc523174664"/>
      <w:bookmarkStart w:id="2279" w:name="_Toc523175054"/>
      <w:bookmarkStart w:id="2280" w:name="_Toc523175193"/>
      <w:bookmarkStart w:id="2281" w:name="_Toc522267773"/>
      <w:bookmarkStart w:id="2282" w:name="_Toc523174668"/>
      <w:bookmarkStart w:id="2283" w:name="_Toc523175058"/>
      <w:bookmarkStart w:id="2284" w:name="_Toc523175197"/>
      <w:bookmarkStart w:id="2285" w:name="_Toc522267777"/>
      <w:bookmarkStart w:id="2286" w:name="_Toc523174672"/>
      <w:bookmarkStart w:id="2287" w:name="_Toc523175062"/>
      <w:bookmarkStart w:id="2288" w:name="_Toc523175201"/>
      <w:bookmarkStart w:id="2289" w:name="_Toc522267779"/>
      <w:bookmarkStart w:id="2290" w:name="_Toc523174674"/>
      <w:bookmarkStart w:id="2291" w:name="_Toc523175064"/>
      <w:bookmarkStart w:id="2292" w:name="_Toc523175203"/>
      <w:bookmarkStart w:id="2293" w:name="_Toc522267781"/>
      <w:bookmarkStart w:id="2294" w:name="_Toc523174676"/>
      <w:bookmarkStart w:id="2295" w:name="_Toc523175066"/>
      <w:bookmarkStart w:id="2296" w:name="_Toc523175205"/>
      <w:bookmarkStart w:id="2297" w:name="_Toc522267784"/>
      <w:bookmarkStart w:id="2298" w:name="_Toc523174679"/>
      <w:bookmarkStart w:id="2299" w:name="_Toc523175069"/>
      <w:bookmarkStart w:id="2300" w:name="_Toc523175208"/>
      <w:bookmarkStart w:id="2301" w:name="_Toc522267786"/>
      <w:bookmarkStart w:id="2302" w:name="_Toc523174681"/>
      <w:bookmarkStart w:id="2303" w:name="_Toc523175071"/>
      <w:bookmarkStart w:id="2304" w:name="_Toc523175210"/>
      <w:bookmarkStart w:id="2305" w:name="_Toc522267787"/>
      <w:bookmarkStart w:id="2306" w:name="_Toc523174682"/>
      <w:bookmarkStart w:id="2307" w:name="_Toc523175072"/>
      <w:bookmarkStart w:id="2308" w:name="_Toc523175211"/>
      <w:bookmarkStart w:id="2309" w:name="_Toc522267789"/>
      <w:bookmarkStart w:id="2310" w:name="_Toc523174684"/>
      <w:bookmarkStart w:id="2311" w:name="_Toc523175074"/>
      <w:bookmarkStart w:id="2312" w:name="_Toc523175213"/>
      <w:bookmarkStart w:id="2313" w:name="_Toc522267790"/>
      <w:bookmarkStart w:id="2314" w:name="_Toc523174685"/>
      <w:bookmarkStart w:id="2315" w:name="_Toc523175075"/>
      <w:bookmarkStart w:id="2316" w:name="_Toc523175214"/>
      <w:bookmarkStart w:id="2317" w:name="_Toc522267792"/>
      <w:bookmarkStart w:id="2318" w:name="_Toc523174687"/>
      <w:bookmarkStart w:id="2319" w:name="_Toc523175077"/>
      <w:bookmarkStart w:id="2320" w:name="_Toc523175216"/>
      <w:bookmarkStart w:id="2321" w:name="_Toc65846405"/>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r w:rsidRPr="00B153FA">
        <w:t>Риски и контроли</w:t>
      </w:r>
      <w:bookmarkEnd w:id="2321"/>
    </w:p>
    <w:p w14:paraId="0B21FE15" w14:textId="77777777" w:rsidR="009E7971" w:rsidRPr="00836A2D" w:rsidRDefault="009E7971" w:rsidP="009E7971">
      <w:pPr>
        <w:contextualSpacing/>
        <w:rPr>
          <w:rFonts w:eastAsia="Calibri" w:cs="Arial"/>
          <w:szCs w:val="24"/>
        </w:rPr>
      </w:pPr>
      <w:r w:rsidRPr="00836A2D">
        <w:rPr>
          <w:rFonts w:eastAsia="Calibri" w:cs="Arial"/>
          <w:szCs w:val="24"/>
        </w:rPr>
        <w:t xml:space="preserve">Риски и контрольные процедуры отражаются на схемах бизнес-процессов ARIS в соответствии с соглашением о моделировании. </w:t>
      </w:r>
    </w:p>
    <w:p w14:paraId="321D3489" w14:textId="77777777" w:rsidR="009E7971" w:rsidRPr="00836A2D" w:rsidRDefault="009E7971" w:rsidP="009E7971">
      <w:pPr>
        <w:contextualSpacing/>
        <w:rPr>
          <w:rFonts w:eastAsia="Calibri" w:cs="Arial"/>
          <w:szCs w:val="24"/>
        </w:rPr>
      </w:pPr>
    </w:p>
    <w:p w14:paraId="25753B7F" w14:textId="77777777" w:rsidR="009E7971" w:rsidRPr="00836A2D" w:rsidRDefault="009E7971" w:rsidP="009E7971">
      <w:pPr>
        <w:contextualSpacing/>
        <w:rPr>
          <w:rFonts w:eastAsia="Calibri" w:cs="Arial"/>
          <w:szCs w:val="24"/>
        </w:rPr>
      </w:pPr>
      <w:r w:rsidRPr="00836A2D">
        <w:rPr>
          <w:rFonts w:eastAsia="Calibri" w:cs="Arial"/>
          <w:szCs w:val="24"/>
        </w:rPr>
        <w:t>Детально риски и контрольные процедуры описываются в Приложение № РиК1. Матрица рисков и контрольных процедур (МРиКП), включая (при необходимости) мониторинговые контрольные процедуры, предложенные к реализации в SAP GRC Process Control.</w:t>
      </w:r>
    </w:p>
    <w:p w14:paraId="1D7834CE" w14:textId="77777777" w:rsidR="009E7971" w:rsidRPr="00836A2D" w:rsidRDefault="009E7971" w:rsidP="009E7971">
      <w:pPr>
        <w:contextualSpacing/>
        <w:rPr>
          <w:rFonts w:eastAsia="Calibri" w:cs="Arial"/>
          <w:szCs w:val="24"/>
        </w:rPr>
      </w:pPr>
    </w:p>
    <w:p w14:paraId="278E891F" w14:textId="77777777" w:rsidR="009E7971" w:rsidRPr="00836A2D" w:rsidRDefault="009E7971" w:rsidP="009E7971">
      <w:pPr>
        <w:contextualSpacing/>
        <w:rPr>
          <w:rFonts w:eastAsia="Calibri" w:cs="Arial"/>
          <w:szCs w:val="24"/>
        </w:rPr>
      </w:pPr>
      <w:r w:rsidRPr="00836A2D">
        <w:rPr>
          <w:rFonts w:eastAsia="Calibri" w:cs="Arial"/>
          <w:szCs w:val="24"/>
        </w:rPr>
        <w:t>В случае разработки компенсирующих контрольных процедур для снижения рисков разделения полномочий, они будут добавлены в Сводную матрицу рисков и контрольных процедур на этапе присвоения ролей конечным пользователям перед продуктивным стартом системы SAP S/4 HANA.</w:t>
      </w:r>
    </w:p>
    <w:p w14:paraId="222F2C47" w14:textId="77777777" w:rsidR="009E7971" w:rsidRDefault="009E7971" w:rsidP="009E7971">
      <w:pPr>
        <w:pStyle w:val="a7"/>
        <w:keepNext/>
        <w:spacing w:after="240" w:afterAutospacing="0" w:line="276" w:lineRule="auto"/>
        <w:jc w:val="right"/>
        <w:rPr>
          <w:rFonts w:cs="Arial"/>
          <w:b/>
          <w:sz w:val="22"/>
        </w:rPr>
      </w:pPr>
      <w:r>
        <w:rPr>
          <w:rFonts w:cs="Arial"/>
          <w:b/>
          <w:sz w:val="22"/>
        </w:rPr>
        <w:t>Таблица РиК1. Контрольные процедуры бизнес-процессов</w:t>
      </w:r>
    </w:p>
    <w:tbl>
      <w:tblPr>
        <w:tblW w:w="10206" w:type="dxa"/>
        <w:tblInd w:w="-5" w:type="dxa"/>
        <w:tblLook w:val="04A0" w:firstRow="1" w:lastRow="0" w:firstColumn="1" w:lastColumn="0" w:noHBand="0" w:noVBand="1"/>
      </w:tblPr>
      <w:tblGrid>
        <w:gridCol w:w="2552"/>
        <w:gridCol w:w="2088"/>
        <w:gridCol w:w="5566"/>
      </w:tblGrid>
      <w:tr w:rsidR="009E7971" w:rsidRPr="00836A2D" w14:paraId="51C5D695" w14:textId="77777777" w:rsidTr="009721BA">
        <w:trPr>
          <w:cantSplit/>
          <w:trHeight w:val="600"/>
          <w:tblHeader/>
        </w:trPr>
        <w:tc>
          <w:tcPr>
            <w:tcW w:w="2552" w:type="dxa"/>
            <w:tcBorders>
              <w:top w:val="single" w:sz="4" w:space="0" w:color="auto"/>
              <w:left w:val="single" w:sz="4" w:space="0" w:color="auto"/>
              <w:bottom w:val="single" w:sz="4" w:space="0" w:color="auto"/>
              <w:right w:val="single" w:sz="4" w:space="0" w:color="auto"/>
            </w:tcBorders>
            <w:shd w:val="clear" w:color="000000" w:fill="FFC000"/>
            <w:vAlign w:val="center"/>
            <w:hideMark/>
          </w:tcPr>
          <w:p w14:paraId="06C2543F" w14:textId="77777777" w:rsidR="009E7971" w:rsidRPr="00836A2D" w:rsidRDefault="009E7971" w:rsidP="00C24F9B">
            <w:pPr>
              <w:tabs>
                <w:tab w:val="clear" w:pos="567"/>
              </w:tabs>
              <w:ind w:firstLine="0"/>
              <w:jc w:val="center"/>
              <w:rPr>
                <w:rFonts w:cs="Arial"/>
                <w:b/>
                <w:bCs/>
                <w:color w:val="000000"/>
                <w:sz w:val="20"/>
                <w:szCs w:val="20"/>
                <w:lang w:val="en-US"/>
              </w:rPr>
            </w:pPr>
            <w:r w:rsidRPr="00836A2D">
              <w:rPr>
                <w:rFonts w:cs="Arial"/>
                <w:b/>
                <w:bCs/>
                <w:color w:val="000000"/>
                <w:sz w:val="20"/>
                <w:szCs w:val="20"/>
              </w:rPr>
              <w:t>Номер и название шага</w:t>
            </w:r>
          </w:p>
        </w:tc>
        <w:tc>
          <w:tcPr>
            <w:tcW w:w="2088" w:type="dxa"/>
            <w:tcBorders>
              <w:top w:val="single" w:sz="4" w:space="0" w:color="auto"/>
              <w:left w:val="nil"/>
              <w:bottom w:val="single" w:sz="4" w:space="0" w:color="auto"/>
              <w:right w:val="single" w:sz="4" w:space="0" w:color="auto"/>
            </w:tcBorders>
            <w:shd w:val="clear" w:color="000000" w:fill="FFC000"/>
            <w:vAlign w:val="center"/>
            <w:hideMark/>
          </w:tcPr>
          <w:p w14:paraId="6826AE0E" w14:textId="77777777" w:rsidR="009E7971" w:rsidRPr="00836A2D" w:rsidRDefault="009E7971" w:rsidP="00C24F9B">
            <w:pPr>
              <w:tabs>
                <w:tab w:val="clear" w:pos="567"/>
              </w:tabs>
              <w:ind w:firstLine="0"/>
              <w:jc w:val="center"/>
              <w:rPr>
                <w:rFonts w:cs="Arial"/>
                <w:b/>
                <w:bCs/>
                <w:color w:val="000000"/>
                <w:sz w:val="20"/>
                <w:szCs w:val="20"/>
                <w:lang w:val="en-US"/>
              </w:rPr>
            </w:pPr>
            <w:r w:rsidRPr="00836A2D">
              <w:rPr>
                <w:rFonts w:cs="Arial"/>
                <w:b/>
                <w:bCs/>
                <w:color w:val="000000"/>
                <w:sz w:val="20"/>
                <w:szCs w:val="20"/>
              </w:rPr>
              <w:t>Номер КП</w:t>
            </w:r>
          </w:p>
        </w:tc>
        <w:tc>
          <w:tcPr>
            <w:tcW w:w="5566" w:type="dxa"/>
            <w:tcBorders>
              <w:top w:val="single" w:sz="4" w:space="0" w:color="auto"/>
              <w:left w:val="nil"/>
              <w:bottom w:val="single" w:sz="4" w:space="0" w:color="auto"/>
              <w:right w:val="single" w:sz="4" w:space="0" w:color="auto"/>
            </w:tcBorders>
            <w:shd w:val="clear" w:color="000000" w:fill="FFC000"/>
            <w:vAlign w:val="center"/>
            <w:hideMark/>
          </w:tcPr>
          <w:p w14:paraId="2EF03FA1" w14:textId="77777777" w:rsidR="009E7971" w:rsidRPr="00836A2D" w:rsidRDefault="009E7971" w:rsidP="00C24F9B">
            <w:pPr>
              <w:tabs>
                <w:tab w:val="clear" w:pos="567"/>
              </w:tabs>
              <w:ind w:firstLine="0"/>
              <w:jc w:val="center"/>
              <w:rPr>
                <w:rFonts w:cs="Arial"/>
                <w:b/>
                <w:bCs/>
                <w:color w:val="000000"/>
                <w:sz w:val="20"/>
                <w:szCs w:val="20"/>
                <w:lang w:val="en-US"/>
              </w:rPr>
            </w:pPr>
            <w:r w:rsidRPr="00836A2D">
              <w:rPr>
                <w:rFonts w:cs="Arial"/>
                <w:b/>
                <w:bCs/>
                <w:color w:val="000000"/>
                <w:sz w:val="20"/>
                <w:szCs w:val="20"/>
              </w:rPr>
              <w:t>Название КП</w:t>
            </w:r>
          </w:p>
        </w:tc>
      </w:tr>
      <w:tr w:rsidR="005A32EA" w:rsidRPr="005A32EA" w14:paraId="4C998BB6"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737C758C"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ПП-07.02.03.01-ERP-20</w:t>
            </w:r>
          </w:p>
        </w:tc>
        <w:tc>
          <w:tcPr>
            <w:tcW w:w="2088" w:type="dxa"/>
            <w:tcBorders>
              <w:top w:val="nil"/>
              <w:left w:val="nil"/>
              <w:bottom w:val="single" w:sz="4" w:space="0" w:color="auto"/>
              <w:right w:val="single" w:sz="4" w:space="0" w:color="auto"/>
            </w:tcBorders>
            <w:shd w:val="clear" w:color="auto" w:fill="auto"/>
            <w:hideMark/>
          </w:tcPr>
          <w:p w14:paraId="08B67A6B"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C.ПП-07.02-005</w:t>
            </w:r>
          </w:p>
        </w:tc>
        <w:tc>
          <w:tcPr>
            <w:tcW w:w="5566" w:type="dxa"/>
            <w:tcBorders>
              <w:top w:val="nil"/>
              <w:left w:val="nil"/>
              <w:bottom w:val="single" w:sz="4" w:space="0" w:color="auto"/>
              <w:right w:val="single" w:sz="4" w:space="0" w:color="auto"/>
            </w:tcBorders>
            <w:shd w:val="clear" w:color="auto" w:fill="auto"/>
            <w:hideMark/>
          </w:tcPr>
          <w:p w14:paraId="5B830667" w14:textId="1D01D6E4" w:rsidR="005A32EA" w:rsidRPr="005A32EA" w:rsidRDefault="00996D74" w:rsidP="005A32EA">
            <w:pPr>
              <w:tabs>
                <w:tab w:val="clear" w:pos="567"/>
              </w:tabs>
              <w:ind w:firstLine="0"/>
              <w:jc w:val="left"/>
              <w:rPr>
                <w:rFonts w:cs="Arial"/>
                <w:sz w:val="20"/>
                <w:szCs w:val="20"/>
              </w:rPr>
            </w:pPr>
            <w:r w:rsidRPr="00996D74">
              <w:rPr>
                <w:rFonts w:cs="Arial"/>
                <w:sz w:val="20"/>
                <w:szCs w:val="20"/>
              </w:rPr>
              <w:t>Анализ планов ТОРО для ППР на актуальность</w:t>
            </w:r>
          </w:p>
        </w:tc>
      </w:tr>
      <w:tr w:rsidR="005A32EA" w:rsidRPr="005A32EA" w14:paraId="335FE551"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3991AD58"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ПП-07.02.03.01-ERP-50</w:t>
            </w:r>
          </w:p>
        </w:tc>
        <w:tc>
          <w:tcPr>
            <w:tcW w:w="2088" w:type="dxa"/>
            <w:tcBorders>
              <w:top w:val="nil"/>
              <w:left w:val="nil"/>
              <w:bottom w:val="single" w:sz="4" w:space="0" w:color="auto"/>
              <w:right w:val="single" w:sz="4" w:space="0" w:color="auto"/>
            </w:tcBorders>
            <w:shd w:val="clear" w:color="auto" w:fill="auto"/>
            <w:hideMark/>
          </w:tcPr>
          <w:p w14:paraId="24B3D5D9"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C.ПП-07.02-006</w:t>
            </w:r>
          </w:p>
        </w:tc>
        <w:tc>
          <w:tcPr>
            <w:tcW w:w="5566" w:type="dxa"/>
            <w:tcBorders>
              <w:top w:val="nil"/>
              <w:left w:val="nil"/>
              <w:bottom w:val="single" w:sz="4" w:space="0" w:color="auto"/>
              <w:right w:val="single" w:sz="4" w:space="0" w:color="auto"/>
            </w:tcBorders>
            <w:shd w:val="clear" w:color="auto" w:fill="auto"/>
            <w:hideMark/>
          </w:tcPr>
          <w:p w14:paraId="221FA73F"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Анализ предварительного графика ППР</w:t>
            </w:r>
          </w:p>
        </w:tc>
      </w:tr>
      <w:tr w:rsidR="005A32EA" w:rsidRPr="005A32EA" w14:paraId="06318F3F"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00ED2E92"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ПП-07.02.03.01-ERP-100</w:t>
            </w:r>
          </w:p>
        </w:tc>
        <w:tc>
          <w:tcPr>
            <w:tcW w:w="2088" w:type="dxa"/>
            <w:tcBorders>
              <w:top w:val="nil"/>
              <w:left w:val="nil"/>
              <w:bottom w:val="single" w:sz="4" w:space="0" w:color="auto"/>
              <w:right w:val="single" w:sz="4" w:space="0" w:color="auto"/>
            </w:tcBorders>
            <w:shd w:val="clear" w:color="auto" w:fill="auto"/>
            <w:hideMark/>
          </w:tcPr>
          <w:p w14:paraId="262037DC"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C.ПП-07.02-007</w:t>
            </w:r>
          </w:p>
        </w:tc>
        <w:tc>
          <w:tcPr>
            <w:tcW w:w="5566" w:type="dxa"/>
            <w:tcBorders>
              <w:top w:val="nil"/>
              <w:left w:val="nil"/>
              <w:bottom w:val="single" w:sz="4" w:space="0" w:color="auto"/>
              <w:right w:val="single" w:sz="4" w:space="0" w:color="auto"/>
            </w:tcBorders>
            <w:shd w:val="clear" w:color="auto" w:fill="auto"/>
            <w:hideMark/>
          </w:tcPr>
          <w:p w14:paraId="3D0BBBD4"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Анализ наличия техкарты в заказе</w:t>
            </w:r>
          </w:p>
        </w:tc>
      </w:tr>
      <w:tr w:rsidR="005A32EA" w:rsidRPr="005A32EA" w14:paraId="08B5A3B8"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365109CD"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ПП-07.02.03.01-ERP-110</w:t>
            </w:r>
          </w:p>
        </w:tc>
        <w:tc>
          <w:tcPr>
            <w:tcW w:w="2088" w:type="dxa"/>
            <w:tcBorders>
              <w:top w:val="nil"/>
              <w:left w:val="nil"/>
              <w:bottom w:val="single" w:sz="4" w:space="0" w:color="auto"/>
              <w:right w:val="single" w:sz="4" w:space="0" w:color="auto"/>
            </w:tcBorders>
            <w:shd w:val="clear" w:color="auto" w:fill="auto"/>
            <w:hideMark/>
          </w:tcPr>
          <w:p w14:paraId="5DF1D3DD"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C.ПП-07.02-008</w:t>
            </w:r>
          </w:p>
        </w:tc>
        <w:tc>
          <w:tcPr>
            <w:tcW w:w="5566" w:type="dxa"/>
            <w:tcBorders>
              <w:top w:val="nil"/>
              <w:left w:val="nil"/>
              <w:bottom w:val="single" w:sz="4" w:space="0" w:color="auto"/>
              <w:right w:val="single" w:sz="4" w:space="0" w:color="auto"/>
            </w:tcBorders>
            <w:shd w:val="clear" w:color="auto" w:fill="auto"/>
            <w:hideMark/>
          </w:tcPr>
          <w:p w14:paraId="2159AFAF"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Наполнение заказа операциями и компонентами</w:t>
            </w:r>
          </w:p>
        </w:tc>
      </w:tr>
      <w:tr w:rsidR="005A32EA" w:rsidRPr="005A32EA" w14:paraId="563787F4"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3B5686D6"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ПП-07.02.03.01-ERP-120</w:t>
            </w:r>
          </w:p>
        </w:tc>
        <w:tc>
          <w:tcPr>
            <w:tcW w:w="2088" w:type="dxa"/>
            <w:tcBorders>
              <w:top w:val="nil"/>
              <w:left w:val="nil"/>
              <w:bottom w:val="single" w:sz="4" w:space="0" w:color="auto"/>
              <w:right w:val="single" w:sz="4" w:space="0" w:color="auto"/>
            </w:tcBorders>
            <w:shd w:val="clear" w:color="auto" w:fill="auto"/>
            <w:hideMark/>
          </w:tcPr>
          <w:p w14:paraId="017F940A"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C.ПП-07.02-009</w:t>
            </w:r>
          </w:p>
        </w:tc>
        <w:tc>
          <w:tcPr>
            <w:tcW w:w="5566" w:type="dxa"/>
            <w:tcBorders>
              <w:top w:val="nil"/>
              <w:left w:val="nil"/>
              <w:bottom w:val="single" w:sz="4" w:space="0" w:color="auto"/>
              <w:right w:val="single" w:sz="4" w:space="0" w:color="auto"/>
            </w:tcBorders>
            <w:shd w:val="clear" w:color="auto" w:fill="auto"/>
            <w:hideMark/>
          </w:tcPr>
          <w:p w14:paraId="165F0460"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Проверка наполнения заказов</w:t>
            </w:r>
          </w:p>
        </w:tc>
      </w:tr>
      <w:tr w:rsidR="005A32EA" w:rsidRPr="005A32EA" w14:paraId="739A6E8B"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2B678002"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ПП-07.02.03.01-ERP-140</w:t>
            </w:r>
          </w:p>
        </w:tc>
        <w:tc>
          <w:tcPr>
            <w:tcW w:w="2088" w:type="dxa"/>
            <w:tcBorders>
              <w:top w:val="nil"/>
              <w:left w:val="nil"/>
              <w:bottom w:val="single" w:sz="4" w:space="0" w:color="auto"/>
              <w:right w:val="single" w:sz="4" w:space="0" w:color="auto"/>
            </w:tcBorders>
            <w:shd w:val="clear" w:color="auto" w:fill="auto"/>
            <w:hideMark/>
          </w:tcPr>
          <w:p w14:paraId="3CA69F26"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C.ПП-07.02-010</w:t>
            </w:r>
          </w:p>
        </w:tc>
        <w:tc>
          <w:tcPr>
            <w:tcW w:w="5566" w:type="dxa"/>
            <w:tcBorders>
              <w:top w:val="nil"/>
              <w:left w:val="nil"/>
              <w:bottom w:val="single" w:sz="4" w:space="0" w:color="auto"/>
              <w:right w:val="single" w:sz="4" w:space="0" w:color="auto"/>
            </w:tcBorders>
            <w:shd w:val="clear" w:color="auto" w:fill="auto"/>
            <w:hideMark/>
          </w:tcPr>
          <w:p w14:paraId="5F344726"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Автоматическое присвоение заказов ТОРО СПП-элементам</w:t>
            </w:r>
          </w:p>
        </w:tc>
      </w:tr>
      <w:tr w:rsidR="005A32EA" w:rsidRPr="005A32EA" w14:paraId="6A043701"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068FC05D"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ПП-07.02.03.01-ERP-150</w:t>
            </w:r>
          </w:p>
        </w:tc>
        <w:tc>
          <w:tcPr>
            <w:tcW w:w="2088" w:type="dxa"/>
            <w:tcBorders>
              <w:top w:val="nil"/>
              <w:left w:val="nil"/>
              <w:bottom w:val="single" w:sz="4" w:space="0" w:color="auto"/>
              <w:right w:val="single" w:sz="4" w:space="0" w:color="auto"/>
            </w:tcBorders>
            <w:shd w:val="clear" w:color="auto" w:fill="auto"/>
            <w:hideMark/>
          </w:tcPr>
          <w:p w14:paraId="53D3589F"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C.ПП-07.02-011</w:t>
            </w:r>
          </w:p>
        </w:tc>
        <w:tc>
          <w:tcPr>
            <w:tcW w:w="5566" w:type="dxa"/>
            <w:tcBorders>
              <w:top w:val="nil"/>
              <w:left w:val="nil"/>
              <w:bottom w:val="single" w:sz="4" w:space="0" w:color="auto"/>
              <w:right w:val="single" w:sz="4" w:space="0" w:color="auto"/>
            </w:tcBorders>
            <w:shd w:val="clear" w:color="auto" w:fill="auto"/>
            <w:hideMark/>
          </w:tcPr>
          <w:p w14:paraId="6DFBA560"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 xml:space="preserve"> Ранжирование заказов ТОРО (годовое планирование)</w:t>
            </w:r>
          </w:p>
        </w:tc>
      </w:tr>
      <w:tr w:rsidR="005A32EA" w:rsidRPr="005A32EA" w14:paraId="4FB6E40F"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3EBF0731"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ПП-07.02.03.01-ERP-170</w:t>
            </w:r>
          </w:p>
        </w:tc>
        <w:tc>
          <w:tcPr>
            <w:tcW w:w="2088" w:type="dxa"/>
            <w:tcBorders>
              <w:top w:val="nil"/>
              <w:left w:val="nil"/>
              <w:bottom w:val="single" w:sz="4" w:space="0" w:color="auto"/>
              <w:right w:val="single" w:sz="4" w:space="0" w:color="auto"/>
            </w:tcBorders>
            <w:shd w:val="clear" w:color="auto" w:fill="auto"/>
            <w:hideMark/>
          </w:tcPr>
          <w:p w14:paraId="4183B6DF"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C.ПП-07.02-012</w:t>
            </w:r>
          </w:p>
        </w:tc>
        <w:tc>
          <w:tcPr>
            <w:tcW w:w="5566" w:type="dxa"/>
            <w:tcBorders>
              <w:top w:val="nil"/>
              <w:left w:val="nil"/>
              <w:bottom w:val="single" w:sz="4" w:space="0" w:color="auto"/>
              <w:right w:val="single" w:sz="4" w:space="0" w:color="auto"/>
            </w:tcBorders>
            <w:shd w:val="clear" w:color="auto" w:fill="auto"/>
            <w:hideMark/>
          </w:tcPr>
          <w:p w14:paraId="750B5B35"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Анализ целесообразности использования МТР в заказах ТОРО</w:t>
            </w:r>
          </w:p>
        </w:tc>
      </w:tr>
      <w:tr w:rsidR="005A32EA" w:rsidRPr="005A32EA" w14:paraId="46EBE85E"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3657EB31"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ПП-07.02.03.01-ERP-190</w:t>
            </w:r>
          </w:p>
        </w:tc>
        <w:tc>
          <w:tcPr>
            <w:tcW w:w="2088" w:type="dxa"/>
            <w:tcBorders>
              <w:top w:val="nil"/>
              <w:left w:val="nil"/>
              <w:bottom w:val="single" w:sz="4" w:space="0" w:color="auto"/>
              <w:right w:val="single" w:sz="4" w:space="0" w:color="auto"/>
            </w:tcBorders>
            <w:shd w:val="clear" w:color="auto" w:fill="auto"/>
            <w:hideMark/>
          </w:tcPr>
          <w:p w14:paraId="65E6852C"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C.ПП-07.02-013</w:t>
            </w:r>
          </w:p>
        </w:tc>
        <w:tc>
          <w:tcPr>
            <w:tcW w:w="5566" w:type="dxa"/>
            <w:tcBorders>
              <w:top w:val="nil"/>
              <w:left w:val="nil"/>
              <w:bottom w:val="single" w:sz="4" w:space="0" w:color="auto"/>
              <w:right w:val="single" w:sz="4" w:space="0" w:color="auto"/>
            </w:tcBorders>
            <w:shd w:val="clear" w:color="auto" w:fill="auto"/>
            <w:hideMark/>
          </w:tcPr>
          <w:p w14:paraId="578FE909"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Анализ целесообразности использования уточненного списка МТР в заказах ТОРО</w:t>
            </w:r>
          </w:p>
        </w:tc>
      </w:tr>
      <w:tr w:rsidR="005A32EA" w:rsidRPr="005A32EA" w14:paraId="3AA990A1"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633E3FC7"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ПП-07.02.03.01-ERP-200</w:t>
            </w:r>
          </w:p>
        </w:tc>
        <w:tc>
          <w:tcPr>
            <w:tcW w:w="2088" w:type="dxa"/>
            <w:tcBorders>
              <w:top w:val="nil"/>
              <w:left w:val="nil"/>
              <w:bottom w:val="single" w:sz="4" w:space="0" w:color="auto"/>
              <w:right w:val="single" w:sz="4" w:space="0" w:color="auto"/>
            </w:tcBorders>
            <w:shd w:val="clear" w:color="auto" w:fill="auto"/>
            <w:hideMark/>
          </w:tcPr>
          <w:p w14:paraId="6621A921"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C.ПП-07.02-014</w:t>
            </w:r>
          </w:p>
        </w:tc>
        <w:tc>
          <w:tcPr>
            <w:tcW w:w="5566" w:type="dxa"/>
            <w:tcBorders>
              <w:top w:val="nil"/>
              <w:left w:val="nil"/>
              <w:bottom w:val="single" w:sz="4" w:space="0" w:color="auto"/>
              <w:right w:val="single" w:sz="4" w:space="0" w:color="auto"/>
            </w:tcBorders>
            <w:shd w:val="clear" w:color="auto" w:fill="auto"/>
            <w:hideMark/>
          </w:tcPr>
          <w:p w14:paraId="34625026"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Формирование плановой потребности в ЗЧ собственного изготовления</w:t>
            </w:r>
          </w:p>
        </w:tc>
      </w:tr>
      <w:tr w:rsidR="005A32EA" w:rsidRPr="005A32EA" w14:paraId="3330182A"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161E4DA1"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ПП-07.02.03.01-ERP-230</w:t>
            </w:r>
          </w:p>
        </w:tc>
        <w:tc>
          <w:tcPr>
            <w:tcW w:w="2088" w:type="dxa"/>
            <w:tcBorders>
              <w:top w:val="nil"/>
              <w:left w:val="nil"/>
              <w:bottom w:val="single" w:sz="4" w:space="0" w:color="auto"/>
              <w:right w:val="single" w:sz="4" w:space="0" w:color="auto"/>
            </w:tcBorders>
            <w:shd w:val="clear" w:color="auto" w:fill="auto"/>
            <w:hideMark/>
          </w:tcPr>
          <w:p w14:paraId="2394C480"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C.ПП-07.02-015</w:t>
            </w:r>
          </w:p>
        </w:tc>
        <w:tc>
          <w:tcPr>
            <w:tcW w:w="5566" w:type="dxa"/>
            <w:tcBorders>
              <w:top w:val="nil"/>
              <w:left w:val="nil"/>
              <w:bottom w:val="single" w:sz="4" w:space="0" w:color="auto"/>
              <w:right w:val="single" w:sz="4" w:space="0" w:color="auto"/>
            </w:tcBorders>
            <w:shd w:val="clear" w:color="auto" w:fill="auto"/>
            <w:hideMark/>
          </w:tcPr>
          <w:p w14:paraId="1D432005"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Анализ запланированных исполнителей работ</w:t>
            </w:r>
          </w:p>
        </w:tc>
      </w:tr>
      <w:tr w:rsidR="005A32EA" w:rsidRPr="005A32EA" w14:paraId="080DEAEB"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571BCD83"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lastRenderedPageBreak/>
              <w:t>ПП-07.02.03.01-ERP-310</w:t>
            </w:r>
          </w:p>
        </w:tc>
        <w:tc>
          <w:tcPr>
            <w:tcW w:w="2088" w:type="dxa"/>
            <w:tcBorders>
              <w:top w:val="nil"/>
              <w:left w:val="nil"/>
              <w:bottom w:val="single" w:sz="4" w:space="0" w:color="auto"/>
              <w:right w:val="single" w:sz="4" w:space="0" w:color="auto"/>
            </w:tcBorders>
            <w:shd w:val="clear" w:color="auto" w:fill="auto"/>
            <w:hideMark/>
          </w:tcPr>
          <w:p w14:paraId="60A7F4A7"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C.ПП-07.02-016</w:t>
            </w:r>
          </w:p>
        </w:tc>
        <w:tc>
          <w:tcPr>
            <w:tcW w:w="5566" w:type="dxa"/>
            <w:tcBorders>
              <w:top w:val="nil"/>
              <w:left w:val="nil"/>
              <w:bottom w:val="single" w:sz="4" w:space="0" w:color="auto"/>
              <w:right w:val="single" w:sz="4" w:space="0" w:color="auto"/>
            </w:tcBorders>
            <w:shd w:val="clear" w:color="auto" w:fill="auto"/>
            <w:hideMark/>
          </w:tcPr>
          <w:p w14:paraId="2661913F"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Синхронизация работ различных служб, выполняющих воздействия на ПА</w:t>
            </w:r>
          </w:p>
        </w:tc>
      </w:tr>
      <w:tr w:rsidR="005A32EA" w:rsidRPr="005A32EA" w14:paraId="29378774"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18F9E25C"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ПП-07.02.03.01-ERP-320</w:t>
            </w:r>
          </w:p>
        </w:tc>
        <w:tc>
          <w:tcPr>
            <w:tcW w:w="2088" w:type="dxa"/>
            <w:tcBorders>
              <w:top w:val="nil"/>
              <w:left w:val="nil"/>
              <w:bottom w:val="single" w:sz="4" w:space="0" w:color="auto"/>
              <w:right w:val="single" w:sz="4" w:space="0" w:color="auto"/>
            </w:tcBorders>
            <w:shd w:val="clear" w:color="auto" w:fill="auto"/>
            <w:hideMark/>
          </w:tcPr>
          <w:p w14:paraId="456DA49C"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C.ПП-07.02-017</w:t>
            </w:r>
          </w:p>
        </w:tc>
        <w:tc>
          <w:tcPr>
            <w:tcW w:w="5566" w:type="dxa"/>
            <w:tcBorders>
              <w:top w:val="nil"/>
              <w:left w:val="nil"/>
              <w:bottom w:val="single" w:sz="4" w:space="0" w:color="auto"/>
              <w:right w:val="single" w:sz="4" w:space="0" w:color="auto"/>
            </w:tcBorders>
            <w:shd w:val="clear" w:color="auto" w:fill="auto"/>
            <w:hideMark/>
          </w:tcPr>
          <w:p w14:paraId="1A50CF90"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Балансировка мощностей персонала</w:t>
            </w:r>
          </w:p>
        </w:tc>
      </w:tr>
      <w:tr w:rsidR="005A32EA" w:rsidRPr="005A32EA" w14:paraId="277500FA"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52543333"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ПП-07.02.03.01-ERP-330</w:t>
            </w:r>
          </w:p>
        </w:tc>
        <w:tc>
          <w:tcPr>
            <w:tcW w:w="2088" w:type="dxa"/>
            <w:tcBorders>
              <w:top w:val="nil"/>
              <w:left w:val="nil"/>
              <w:bottom w:val="single" w:sz="4" w:space="0" w:color="auto"/>
              <w:right w:val="single" w:sz="4" w:space="0" w:color="auto"/>
            </w:tcBorders>
            <w:shd w:val="clear" w:color="auto" w:fill="auto"/>
            <w:hideMark/>
          </w:tcPr>
          <w:p w14:paraId="033CFF00"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C.ПП-07.02-018</w:t>
            </w:r>
          </w:p>
        </w:tc>
        <w:tc>
          <w:tcPr>
            <w:tcW w:w="5566" w:type="dxa"/>
            <w:tcBorders>
              <w:top w:val="nil"/>
              <w:left w:val="nil"/>
              <w:bottom w:val="single" w:sz="4" w:space="0" w:color="auto"/>
              <w:right w:val="single" w:sz="4" w:space="0" w:color="auto"/>
            </w:tcBorders>
            <w:shd w:val="clear" w:color="auto" w:fill="auto"/>
            <w:hideMark/>
          </w:tcPr>
          <w:p w14:paraId="560F63D0"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Балансировка мощностей ВПС по Подразделению</w:t>
            </w:r>
          </w:p>
        </w:tc>
      </w:tr>
      <w:tr w:rsidR="005A32EA" w:rsidRPr="005A32EA" w14:paraId="599B4F8B"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4EB33C34"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ПП-07.02.03.01-ERP-340</w:t>
            </w:r>
          </w:p>
        </w:tc>
        <w:tc>
          <w:tcPr>
            <w:tcW w:w="2088" w:type="dxa"/>
            <w:tcBorders>
              <w:top w:val="nil"/>
              <w:left w:val="nil"/>
              <w:bottom w:val="single" w:sz="4" w:space="0" w:color="auto"/>
              <w:right w:val="single" w:sz="4" w:space="0" w:color="auto"/>
            </w:tcBorders>
            <w:shd w:val="clear" w:color="auto" w:fill="auto"/>
            <w:hideMark/>
          </w:tcPr>
          <w:p w14:paraId="4D19785F"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C.ПП-07.02-019</w:t>
            </w:r>
          </w:p>
        </w:tc>
        <w:tc>
          <w:tcPr>
            <w:tcW w:w="5566" w:type="dxa"/>
            <w:tcBorders>
              <w:top w:val="nil"/>
              <w:left w:val="nil"/>
              <w:bottom w:val="single" w:sz="4" w:space="0" w:color="auto"/>
              <w:right w:val="single" w:sz="4" w:space="0" w:color="auto"/>
            </w:tcBorders>
            <w:shd w:val="clear" w:color="auto" w:fill="auto"/>
            <w:hideMark/>
          </w:tcPr>
          <w:p w14:paraId="652BBA6A"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Калькуляция заказов ТОРО</w:t>
            </w:r>
          </w:p>
        </w:tc>
      </w:tr>
      <w:tr w:rsidR="005A32EA" w:rsidRPr="005A32EA" w14:paraId="7E528A42"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36477BF0"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ПП-07.02.03.01-ERP-370</w:t>
            </w:r>
          </w:p>
        </w:tc>
        <w:tc>
          <w:tcPr>
            <w:tcW w:w="2088" w:type="dxa"/>
            <w:tcBorders>
              <w:top w:val="nil"/>
              <w:left w:val="nil"/>
              <w:bottom w:val="single" w:sz="4" w:space="0" w:color="auto"/>
              <w:right w:val="single" w:sz="4" w:space="0" w:color="auto"/>
            </w:tcBorders>
            <w:shd w:val="clear" w:color="auto" w:fill="auto"/>
            <w:hideMark/>
          </w:tcPr>
          <w:p w14:paraId="6F6A6400"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C.ПП-07.02-020</w:t>
            </w:r>
          </w:p>
        </w:tc>
        <w:tc>
          <w:tcPr>
            <w:tcW w:w="5566" w:type="dxa"/>
            <w:tcBorders>
              <w:top w:val="nil"/>
              <w:left w:val="nil"/>
              <w:bottom w:val="single" w:sz="4" w:space="0" w:color="auto"/>
              <w:right w:val="single" w:sz="4" w:space="0" w:color="auto"/>
            </w:tcBorders>
            <w:shd w:val="clear" w:color="auto" w:fill="auto"/>
            <w:hideMark/>
          </w:tcPr>
          <w:p w14:paraId="5F8B4E95"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Согласование плана-графика мероприятий ТОиР</w:t>
            </w:r>
          </w:p>
        </w:tc>
      </w:tr>
      <w:tr w:rsidR="005A32EA" w:rsidRPr="005A32EA" w14:paraId="391E5318"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3F8F07E7"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ПП-07.02.03.01-ERP-380</w:t>
            </w:r>
          </w:p>
        </w:tc>
        <w:tc>
          <w:tcPr>
            <w:tcW w:w="2088" w:type="dxa"/>
            <w:tcBorders>
              <w:top w:val="nil"/>
              <w:left w:val="nil"/>
              <w:bottom w:val="single" w:sz="4" w:space="0" w:color="auto"/>
              <w:right w:val="single" w:sz="4" w:space="0" w:color="auto"/>
            </w:tcBorders>
            <w:shd w:val="clear" w:color="auto" w:fill="auto"/>
            <w:hideMark/>
          </w:tcPr>
          <w:p w14:paraId="6D2F018E"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C.ПП-07.02-021</w:t>
            </w:r>
          </w:p>
        </w:tc>
        <w:tc>
          <w:tcPr>
            <w:tcW w:w="5566" w:type="dxa"/>
            <w:tcBorders>
              <w:top w:val="nil"/>
              <w:left w:val="nil"/>
              <w:bottom w:val="single" w:sz="4" w:space="0" w:color="auto"/>
              <w:right w:val="single" w:sz="4" w:space="0" w:color="auto"/>
            </w:tcBorders>
            <w:shd w:val="clear" w:color="auto" w:fill="auto"/>
            <w:hideMark/>
          </w:tcPr>
          <w:p w14:paraId="3F5BA038"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Согласование плана-графика мероприятий ТОиР Подразделения ГС</w:t>
            </w:r>
          </w:p>
        </w:tc>
      </w:tr>
      <w:tr w:rsidR="005A32EA" w:rsidRPr="005A32EA" w14:paraId="6A679975"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5B6695E3"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ПП-07.02.03.01-ERP-390</w:t>
            </w:r>
          </w:p>
        </w:tc>
        <w:tc>
          <w:tcPr>
            <w:tcW w:w="2088" w:type="dxa"/>
            <w:tcBorders>
              <w:top w:val="nil"/>
              <w:left w:val="nil"/>
              <w:bottom w:val="single" w:sz="4" w:space="0" w:color="auto"/>
              <w:right w:val="single" w:sz="4" w:space="0" w:color="auto"/>
            </w:tcBorders>
            <w:shd w:val="clear" w:color="auto" w:fill="auto"/>
            <w:hideMark/>
          </w:tcPr>
          <w:p w14:paraId="0990FAF6"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C.ПП-07.02-022</w:t>
            </w:r>
          </w:p>
        </w:tc>
        <w:tc>
          <w:tcPr>
            <w:tcW w:w="5566" w:type="dxa"/>
            <w:tcBorders>
              <w:top w:val="nil"/>
              <w:left w:val="nil"/>
              <w:bottom w:val="single" w:sz="4" w:space="0" w:color="auto"/>
              <w:right w:val="single" w:sz="4" w:space="0" w:color="auto"/>
            </w:tcBorders>
            <w:shd w:val="clear" w:color="auto" w:fill="auto"/>
            <w:hideMark/>
          </w:tcPr>
          <w:p w14:paraId="19F86C83"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Согласование плана-графика воздействий на ПА с ПТО</w:t>
            </w:r>
          </w:p>
        </w:tc>
      </w:tr>
      <w:tr w:rsidR="005A32EA" w:rsidRPr="005A32EA" w14:paraId="533DCDE7"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2376FC5D"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ПП-07.02.03.01-ERP-450</w:t>
            </w:r>
          </w:p>
        </w:tc>
        <w:tc>
          <w:tcPr>
            <w:tcW w:w="2088" w:type="dxa"/>
            <w:tcBorders>
              <w:top w:val="nil"/>
              <w:left w:val="nil"/>
              <w:bottom w:val="single" w:sz="4" w:space="0" w:color="auto"/>
              <w:right w:val="single" w:sz="4" w:space="0" w:color="auto"/>
            </w:tcBorders>
            <w:shd w:val="clear" w:color="auto" w:fill="auto"/>
            <w:hideMark/>
          </w:tcPr>
          <w:p w14:paraId="26BC53FA"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C.ПП-07.02-023</w:t>
            </w:r>
          </w:p>
        </w:tc>
        <w:tc>
          <w:tcPr>
            <w:tcW w:w="5566" w:type="dxa"/>
            <w:tcBorders>
              <w:top w:val="nil"/>
              <w:left w:val="nil"/>
              <w:bottom w:val="single" w:sz="4" w:space="0" w:color="auto"/>
              <w:right w:val="single" w:sz="4" w:space="0" w:color="auto"/>
            </w:tcBorders>
            <w:shd w:val="clear" w:color="auto" w:fill="auto"/>
            <w:hideMark/>
          </w:tcPr>
          <w:p w14:paraId="21EE6FA5"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 xml:space="preserve">Анализ утвержденного плана графика на соответствие бюджету </w:t>
            </w:r>
          </w:p>
        </w:tc>
      </w:tr>
      <w:tr w:rsidR="005A32EA" w:rsidRPr="005A32EA" w14:paraId="6220E179"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05110345"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ПП-07.02.03.01-ERP-460</w:t>
            </w:r>
          </w:p>
        </w:tc>
        <w:tc>
          <w:tcPr>
            <w:tcW w:w="2088" w:type="dxa"/>
            <w:tcBorders>
              <w:top w:val="nil"/>
              <w:left w:val="nil"/>
              <w:bottom w:val="single" w:sz="4" w:space="0" w:color="auto"/>
              <w:right w:val="single" w:sz="4" w:space="0" w:color="auto"/>
            </w:tcBorders>
            <w:shd w:val="clear" w:color="auto" w:fill="auto"/>
            <w:hideMark/>
          </w:tcPr>
          <w:p w14:paraId="78B71434"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C.ПП-07.02-024</w:t>
            </w:r>
          </w:p>
        </w:tc>
        <w:tc>
          <w:tcPr>
            <w:tcW w:w="5566" w:type="dxa"/>
            <w:tcBorders>
              <w:top w:val="nil"/>
              <w:left w:val="nil"/>
              <w:bottom w:val="single" w:sz="4" w:space="0" w:color="auto"/>
              <w:right w:val="single" w:sz="4" w:space="0" w:color="auto"/>
            </w:tcBorders>
            <w:shd w:val="clear" w:color="auto" w:fill="auto"/>
            <w:hideMark/>
          </w:tcPr>
          <w:p w14:paraId="228EFA31"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Отражение статуса "Утвержден в годовой программе воздействий"</w:t>
            </w:r>
          </w:p>
        </w:tc>
      </w:tr>
      <w:tr w:rsidR="005A32EA" w:rsidRPr="005A32EA" w14:paraId="5DBFA353"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2276B73A"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Реализовано в SAP GRC PC</w:t>
            </w:r>
          </w:p>
        </w:tc>
        <w:tc>
          <w:tcPr>
            <w:tcW w:w="2088" w:type="dxa"/>
            <w:tcBorders>
              <w:top w:val="nil"/>
              <w:left w:val="nil"/>
              <w:bottom w:val="single" w:sz="4" w:space="0" w:color="auto"/>
              <w:right w:val="single" w:sz="4" w:space="0" w:color="auto"/>
            </w:tcBorders>
            <w:shd w:val="clear" w:color="auto" w:fill="auto"/>
            <w:hideMark/>
          </w:tcPr>
          <w:p w14:paraId="3F5FDE7F"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C.ПП-07.02-025</w:t>
            </w:r>
          </w:p>
        </w:tc>
        <w:tc>
          <w:tcPr>
            <w:tcW w:w="5566" w:type="dxa"/>
            <w:tcBorders>
              <w:top w:val="nil"/>
              <w:left w:val="nil"/>
              <w:bottom w:val="single" w:sz="4" w:space="0" w:color="auto"/>
              <w:right w:val="single" w:sz="4" w:space="0" w:color="auto"/>
            </w:tcBorders>
            <w:shd w:val="clear" w:color="auto" w:fill="auto"/>
            <w:hideMark/>
          </w:tcPr>
          <w:p w14:paraId="5BE79157"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Контроль инициации претензионной работы при выходе из строя в рамках действия гарантии и сокращение ремонта собственными силами</w:t>
            </w:r>
          </w:p>
        </w:tc>
      </w:tr>
      <w:tr w:rsidR="005A32EA" w:rsidRPr="005A32EA" w14:paraId="3A6B1AC1"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1BE99680"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ПП-07.02.03.03-ERP-20</w:t>
            </w:r>
          </w:p>
        </w:tc>
        <w:tc>
          <w:tcPr>
            <w:tcW w:w="2088" w:type="dxa"/>
            <w:tcBorders>
              <w:top w:val="nil"/>
              <w:left w:val="nil"/>
              <w:bottom w:val="single" w:sz="4" w:space="0" w:color="auto"/>
              <w:right w:val="single" w:sz="4" w:space="0" w:color="auto"/>
            </w:tcBorders>
            <w:shd w:val="clear" w:color="auto" w:fill="auto"/>
            <w:hideMark/>
          </w:tcPr>
          <w:p w14:paraId="6B3F5CD4"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C.ПП-07.02-041</w:t>
            </w:r>
          </w:p>
        </w:tc>
        <w:tc>
          <w:tcPr>
            <w:tcW w:w="5566" w:type="dxa"/>
            <w:tcBorders>
              <w:top w:val="nil"/>
              <w:left w:val="nil"/>
              <w:bottom w:val="single" w:sz="4" w:space="0" w:color="auto"/>
              <w:right w:val="single" w:sz="4" w:space="0" w:color="auto"/>
            </w:tcBorders>
            <w:shd w:val="clear" w:color="auto" w:fill="auto"/>
            <w:hideMark/>
          </w:tcPr>
          <w:p w14:paraId="78D910EC"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Согласование дефектных ведомостей</w:t>
            </w:r>
          </w:p>
        </w:tc>
      </w:tr>
      <w:tr w:rsidR="005A32EA" w:rsidRPr="005A32EA" w14:paraId="09C55161"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39EE430B"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ПП-07.02.03.03-ERP-70</w:t>
            </w:r>
          </w:p>
        </w:tc>
        <w:tc>
          <w:tcPr>
            <w:tcW w:w="2088" w:type="dxa"/>
            <w:tcBorders>
              <w:top w:val="nil"/>
              <w:left w:val="nil"/>
              <w:bottom w:val="single" w:sz="4" w:space="0" w:color="auto"/>
              <w:right w:val="single" w:sz="4" w:space="0" w:color="auto"/>
            </w:tcBorders>
            <w:shd w:val="clear" w:color="auto" w:fill="auto"/>
            <w:hideMark/>
          </w:tcPr>
          <w:p w14:paraId="048ECA2D"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C.ПП-07.02-042</w:t>
            </w:r>
          </w:p>
        </w:tc>
        <w:tc>
          <w:tcPr>
            <w:tcW w:w="5566" w:type="dxa"/>
            <w:tcBorders>
              <w:top w:val="nil"/>
              <w:left w:val="nil"/>
              <w:bottom w:val="single" w:sz="4" w:space="0" w:color="auto"/>
              <w:right w:val="single" w:sz="4" w:space="0" w:color="auto"/>
            </w:tcBorders>
            <w:shd w:val="clear" w:color="auto" w:fill="auto"/>
            <w:hideMark/>
          </w:tcPr>
          <w:p w14:paraId="74EED744"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Анализ сметной документации</w:t>
            </w:r>
          </w:p>
        </w:tc>
      </w:tr>
      <w:tr w:rsidR="005A32EA" w:rsidRPr="005A32EA" w14:paraId="10D4C8C9" w14:textId="77777777" w:rsidTr="009721BA">
        <w:trPr>
          <w:trHeight w:val="600"/>
        </w:trPr>
        <w:tc>
          <w:tcPr>
            <w:tcW w:w="2552" w:type="dxa"/>
            <w:tcBorders>
              <w:top w:val="nil"/>
              <w:left w:val="single" w:sz="4" w:space="0" w:color="auto"/>
              <w:bottom w:val="single" w:sz="4" w:space="0" w:color="auto"/>
              <w:right w:val="single" w:sz="4" w:space="0" w:color="auto"/>
            </w:tcBorders>
            <w:shd w:val="clear" w:color="auto" w:fill="auto"/>
            <w:hideMark/>
          </w:tcPr>
          <w:p w14:paraId="71CFAB82"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ПП-07.02.03.03-ERP-80</w:t>
            </w:r>
          </w:p>
        </w:tc>
        <w:tc>
          <w:tcPr>
            <w:tcW w:w="2088" w:type="dxa"/>
            <w:tcBorders>
              <w:top w:val="nil"/>
              <w:left w:val="nil"/>
              <w:bottom w:val="single" w:sz="4" w:space="0" w:color="auto"/>
              <w:right w:val="single" w:sz="4" w:space="0" w:color="auto"/>
            </w:tcBorders>
            <w:shd w:val="clear" w:color="auto" w:fill="auto"/>
            <w:hideMark/>
          </w:tcPr>
          <w:p w14:paraId="46F3A00C" w14:textId="77777777" w:rsidR="005A32EA" w:rsidRPr="005A32EA" w:rsidRDefault="005A32EA" w:rsidP="005A32EA">
            <w:pPr>
              <w:tabs>
                <w:tab w:val="clear" w:pos="567"/>
              </w:tabs>
              <w:ind w:firstLine="0"/>
              <w:jc w:val="left"/>
              <w:rPr>
                <w:rFonts w:cs="Arial"/>
                <w:color w:val="000000"/>
                <w:sz w:val="20"/>
                <w:szCs w:val="20"/>
              </w:rPr>
            </w:pPr>
            <w:r w:rsidRPr="005A32EA">
              <w:rPr>
                <w:rFonts w:cs="Arial"/>
                <w:color w:val="000000"/>
                <w:sz w:val="20"/>
                <w:szCs w:val="20"/>
              </w:rPr>
              <w:t>C.ПП-07.02-043</w:t>
            </w:r>
          </w:p>
        </w:tc>
        <w:tc>
          <w:tcPr>
            <w:tcW w:w="5566" w:type="dxa"/>
            <w:tcBorders>
              <w:top w:val="nil"/>
              <w:left w:val="nil"/>
              <w:bottom w:val="single" w:sz="4" w:space="0" w:color="auto"/>
              <w:right w:val="single" w:sz="4" w:space="0" w:color="auto"/>
            </w:tcBorders>
            <w:shd w:val="clear" w:color="auto" w:fill="auto"/>
            <w:hideMark/>
          </w:tcPr>
          <w:p w14:paraId="0B4FD616" w14:textId="77777777" w:rsidR="005A32EA" w:rsidRPr="005A32EA" w:rsidRDefault="005A32EA" w:rsidP="005A32EA">
            <w:pPr>
              <w:tabs>
                <w:tab w:val="clear" w:pos="567"/>
              </w:tabs>
              <w:ind w:firstLine="0"/>
              <w:jc w:val="left"/>
              <w:rPr>
                <w:rFonts w:cs="Arial"/>
                <w:sz w:val="20"/>
                <w:szCs w:val="20"/>
              </w:rPr>
            </w:pPr>
            <w:r w:rsidRPr="005A32EA">
              <w:rPr>
                <w:rFonts w:cs="Arial"/>
                <w:sz w:val="20"/>
                <w:szCs w:val="20"/>
              </w:rPr>
              <w:t>Корректировка состава и объема работ</w:t>
            </w:r>
          </w:p>
        </w:tc>
      </w:tr>
    </w:tbl>
    <w:p w14:paraId="6C5427CD" w14:textId="77777777" w:rsidR="009E7971" w:rsidRPr="00836A2D" w:rsidRDefault="009E7971" w:rsidP="009E7971">
      <w:pPr>
        <w:ind w:firstLine="708"/>
        <w:rPr>
          <w:rFonts w:eastAsia="Calibri" w:cs="Arial"/>
          <w:i/>
          <w:color w:val="808080" w:themeColor="background1" w:themeShade="80"/>
          <w:sz w:val="20"/>
          <w:szCs w:val="20"/>
        </w:rPr>
      </w:pPr>
    </w:p>
    <w:p w14:paraId="7387C16E" w14:textId="77777777" w:rsidR="009E7971" w:rsidRDefault="009E7971" w:rsidP="009E7971">
      <w:pPr>
        <w:pStyle w:val="3"/>
      </w:pPr>
      <w:bookmarkStart w:id="2322" w:name="_Toc520910462"/>
      <w:bookmarkStart w:id="2323" w:name="_Toc65846406"/>
      <w:r w:rsidRPr="00B153FA">
        <w:t>Разделение полномочий</w:t>
      </w:r>
      <w:bookmarkEnd w:id="2322"/>
      <w:bookmarkEnd w:id="2323"/>
    </w:p>
    <w:p w14:paraId="3A1490C6" w14:textId="77777777" w:rsidR="009E7971" w:rsidRPr="00836A2D" w:rsidRDefault="009E7971" w:rsidP="009E7971">
      <w:pPr>
        <w:spacing w:after="240" w:line="276" w:lineRule="auto"/>
        <w:rPr>
          <w:rFonts w:cs="Arial"/>
          <w:szCs w:val="24"/>
        </w:rPr>
      </w:pPr>
      <w:r w:rsidRPr="00836A2D">
        <w:rPr>
          <w:rFonts w:cs="Arial"/>
          <w:szCs w:val="24"/>
        </w:rPr>
        <w:t>В данном разделе описаны:</w:t>
      </w:r>
    </w:p>
    <w:p w14:paraId="4202C07D" w14:textId="77777777" w:rsidR="009E7971" w:rsidRPr="00836A2D" w:rsidRDefault="009E7971" w:rsidP="009E7971">
      <w:pPr>
        <w:numPr>
          <w:ilvl w:val="0"/>
          <w:numId w:val="47"/>
        </w:numPr>
        <w:tabs>
          <w:tab w:val="clear" w:pos="567"/>
        </w:tabs>
        <w:contextualSpacing/>
        <w:rPr>
          <w:rFonts w:cs="Arial"/>
          <w:szCs w:val="24"/>
        </w:rPr>
      </w:pPr>
      <w:r w:rsidRPr="00836A2D">
        <w:rPr>
          <w:rFonts w:cs="Arial"/>
          <w:szCs w:val="24"/>
        </w:rPr>
        <w:t>Матрица конфликтов на уровне бизнес-функций. Данная матрица определяет конфликтующие совмещения бизнес-функций для рассматриваемых бизнес-процессов, включая кросс-функциональные. Данная матрица разработана с учетом описания ключевых задач рассматриваемых бизнес-процессов из состава Концептуального Дизайна (Таблица № КП1. Матрица конфликтующих бизнес-функций).</w:t>
      </w:r>
    </w:p>
    <w:p w14:paraId="7E9F5CF7" w14:textId="77777777" w:rsidR="009E7971" w:rsidRPr="00836A2D" w:rsidRDefault="009E7971" w:rsidP="009E7971">
      <w:pPr>
        <w:ind w:left="1068"/>
        <w:rPr>
          <w:rFonts w:cs="Arial"/>
          <w:szCs w:val="24"/>
        </w:rPr>
      </w:pPr>
    </w:p>
    <w:p w14:paraId="42BE5C9A" w14:textId="77777777" w:rsidR="009E7971" w:rsidRPr="00836A2D" w:rsidRDefault="009E7971" w:rsidP="009E7971">
      <w:pPr>
        <w:numPr>
          <w:ilvl w:val="0"/>
          <w:numId w:val="47"/>
        </w:numPr>
        <w:tabs>
          <w:tab w:val="clear" w:pos="567"/>
        </w:tabs>
        <w:rPr>
          <w:rFonts w:cs="Arial"/>
          <w:szCs w:val="24"/>
        </w:rPr>
      </w:pPr>
      <w:r w:rsidRPr="00836A2D">
        <w:rPr>
          <w:rFonts w:cs="Arial"/>
          <w:szCs w:val="24"/>
        </w:rPr>
        <w:t xml:space="preserve">Матрица конфликтов на уровне групп транзакций. Данная матрица определяет конфликтующие совмещения групп транзакций для описанных в Концептуальном дизайне бизнес-процессов, а также для других смежных с ними бизнес-процессов. Основой для разработки данной матрицы является перечень используемых </w:t>
      </w:r>
      <w:r w:rsidRPr="00836A2D">
        <w:rPr>
          <w:rFonts w:cs="Arial"/>
          <w:szCs w:val="24"/>
        </w:rPr>
        <w:lastRenderedPageBreak/>
        <w:t>транзакций, а также актуализированный список рисков конфликтов полномочий (Таблица № КП2. Матрица конфликтующих групп транзакций).</w:t>
      </w:r>
    </w:p>
    <w:p w14:paraId="1BF356F1" w14:textId="77777777" w:rsidR="009E7971" w:rsidRPr="00836A2D" w:rsidRDefault="009E7971" w:rsidP="009E7971">
      <w:pPr>
        <w:ind w:left="1068"/>
        <w:rPr>
          <w:rFonts w:cs="Arial"/>
          <w:szCs w:val="24"/>
        </w:rPr>
      </w:pPr>
    </w:p>
    <w:p w14:paraId="615B0A9B" w14:textId="77777777" w:rsidR="009E7971" w:rsidRPr="00836A2D" w:rsidRDefault="009E7971" w:rsidP="009E7971">
      <w:pPr>
        <w:numPr>
          <w:ilvl w:val="0"/>
          <w:numId w:val="47"/>
        </w:numPr>
        <w:tabs>
          <w:tab w:val="clear" w:pos="567"/>
        </w:tabs>
        <w:rPr>
          <w:rFonts w:cs="Arial"/>
          <w:szCs w:val="24"/>
        </w:rPr>
      </w:pPr>
      <w:r w:rsidRPr="00836A2D">
        <w:rPr>
          <w:rFonts w:cs="Arial"/>
          <w:szCs w:val="24"/>
        </w:rPr>
        <w:t xml:space="preserve">Матрица конфликтов на уровне ролей. Данная матрица определяет конфликтующие совмещения ролей в бизнес-процессах, описанных в Концептуальном дизайне, а также для других смежных с ними бизнес-процессов. Данная матрица разработана на основе реестра ролей и полномочий, описанного в Концептуальном дизайне и матрицы конфликтов на уровне групп транзакций (Таблица № КП3. Матрица конфликтующих ролей в бизнес-процессах). </w:t>
      </w:r>
    </w:p>
    <w:p w14:paraId="7CB2B8D7" w14:textId="77777777" w:rsidR="009E7971" w:rsidRPr="00836A2D" w:rsidRDefault="009E7971" w:rsidP="009E7971">
      <w:pPr>
        <w:ind w:left="1068"/>
        <w:rPr>
          <w:rFonts w:cs="Arial"/>
          <w:szCs w:val="24"/>
        </w:rPr>
      </w:pPr>
    </w:p>
    <w:p w14:paraId="6F6A1CD1" w14:textId="77777777" w:rsidR="009E7971" w:rsidRPr="00836A2D" w:rsidRDefault="009E7971" w:rsidP="009E7971">
      <w:pPr>
        <w:spacing w:after="240" w:line="276" w:lineRule="auto"/>
        <w:rPr>
          <w:rFonts w:cs="Arial"/>
          <w:szCs w:val="24"/>
        </w:rPr>
      </w:pPr>
      <w:r w:rsidRPr="00836A2D">
        <w:rPr>
          <w:rFonts w:cs="Arial"/>
          <w:szCs w:val="24"/>
        </w:rPr>
        <w:t>Детальное описание рисков пересечения полномочий приведено в Приложении №КП1. Матрица конфликтов полномочий</w:t>
      </w:r>
    </w:p>
    <w:p w14:paraId="54E082EC" w14:textId="678F7DED" w:rsidR="009E7971" w:rsidRDefault="009E7971" w:rsidP="009E7971">
      <w:pPr>
        <w:spacing w:after="240" w:line="276" w:lineRule="auto"/>
        <w:rPr>
          <w:rFonts w:cs="Arial"/>
          <w:szCs w:val="24"/>
        </w:rPr>
      </w:pPr>
      <w:r w:rsidRPr="00836A2D">
        <w:rPr>
          <w:rFonts w:cs="Arial"/>
          <w:szCs w:val="24"/>
        </w:rPr>
        <w:t>В рамках проектирования процессов и Концептуального Дизайна выявлены и проанализированы конфликты полномочий с использованием разработанного инструментария, в том числе матриц конфликтов на уровне групп полномочий и на уровне ролей в бизнес-процессах.</w:t>
      </w:r>
    </w:p>
    <w:p w14:paraId="06DED9E6" w14:textId="1C4165DB" w:rsidR="002E665C" w:rsidDel="00DE6754" w:rsidRDefault="002E665C" w:rsidP="009E7971">
      <w:pPr>
        <w:spacing w:after="240" w:line="276" w:lineRule="auto"/>
        <w:rPr>
          <w:del w:id="2324" w:author="Попова Дарья" w:date="2020-07-21T18:28:00Z"/>
          <w:rFonts w:cs="Arial"/>
          <w:szCs w:val="24"/>
        </w:rPr>
      </w:pPr>
    </w:p>
    <w:p w14:paraId="413420FE" w14:textId="13ED434D" w:rsidR="002E665C" w:rsidDel="00DE6754" w:rsidRDefault="002E665C" w:rsidP="009E7971">
      <w:pPr>
        <w:spacing w:after="240" w:line="276" w:lineRule="auto"/>
        <w:rPr>
          <w:del w:id="2325" w:author="Попова Дарья" w:date="2020-07-21T18:28:00Z"/>
          <w:rFonts w:cs="Arial"/>
          <w:szCs w:val="24"/>
        </w:rPr>
      </w:pPr>
    </w:p>
    <w:p w14:paraId="17695CC3" w14:textId="103B920E" w:rsidR="002E665C" w:rsidDel="00DE6754" w:rsidRDefault="002E665C" w:rsidP="009E7971">
      <w:pPr>
        <w:spacing w:after="240" w:line="276" w:lineRule="auto"/>
        <w:rPr>
          <w:del w:id="2326" w:author="Попова Дарья" w:date="2020-07-21T18:28:00Z"/>
          <w:rFonts w:cs="Arial"/>
          <w:szCs w:val="24"/>
        </w:rPr>
      </w:pPr>
    </w:p>
    <w:p w14:paraId="053F7C37" w14:textId="585ED596" w:rsidR="002E665C" w:rsidDel="00DE6754" w:rsidRDefault="002E665C" w:rsidP="009E7971">
      <w:pPr>
        <w:spacing w:after="240" w:line="276" w:lineRule="auto"/>
        <w:rPr>
          <w:del w:id="2327" w:author="Попова Дарья" w:date="2020-07-21T18:28:00Z"/>
          <w:rFonts w:cs="Arial"/>
          <w:szCs w:val="24"/>
        </w:rPr>
      </w:pPr>
    </w:p>
    <w:p w14:paraId="1117A9D5" w14:textId="4934C5AA" w:rsidR="002E665C" w:rsidRPr="00836A2D" w:rsidDel="00DE6754" w:rsidRDefault="002E665C" w:rsidP="009E7971">
      <w:pPr>
        <w:spacing w:after="240" w:line="276" w:lineRule="auto"/>
        <w:rPr>
          <w:del w:id="2328" w:author="Попова Дарья" w:date="2020-07-21T18:28:00Z"/>
          <w:rFonts w:cs="Arial"/>
          <w:szCs w:val="24"/>
        </w:rPr>
      </w:pPr>
    </w:p>
    <w:p w14:paraId="440B8175" w14:textId="77777777" w:rsidR="009E7971" w:rsidRPr="00752D14" w:rsidRDefault="009E7971">
      <w:pPr>
        <w:keepNext/>
        <w:spacing w:after="240" w:line="276" w:lineRule="auto"/>
        <w:jc w:val="right"/>
        <w:rPr>
          <w:rFonts w:cs="Arial"/>
          <w:b/>
          <w:sz w:val="22"/>
        </w:rPr>
        <w:pPrChange w:id="2329" w:author="Попова Дарья" w:date="2020-07-21T18:29:00Z">
          <w:pPr>
            <w:spacing w:after="240" w:line="276" w:lineRule="auto"/>
            <w:jc w:val="right"/>
          </w:pPr>
        </w:pPrChange>
      </w:pPr>
      <w:r w:rsidRPr="00752D14">
        <w:rPr>
          <w:rFonts w:cs="Arial"/>
          <w:b/>
          <w:sz w:val="22"/>
        </w:rPr>
        <w:t>Таблица № КП1. Матрица конфликтующих бизнес-функций</w:t>
      </w:r>
    </w:p>
    <w:p w14:paraId="08724AA9" w14:textId="45094865" w:rsidR="009E7971" w:rsidRDefault="00B47AC6" w:rsidP="00621D32">
      <w:pPr>
        <w:spacing w:after="240" w:line="276" w:lineRule="auto"/>
        <w:jc w:val="center"/>
        <w:rPr>
          <w:rFonts w:cs="Arial"/>
          <w:b/>
        </w:rPr>
      </w:pPr>
      <w:ins w:id="2330" w:author="Лазарев Артем Андреевич (Подрядчик. ООО БерингПойнт)" w:date="2021-03-22T10:38:00Z">
        <w:r>
          <w:rPr>
            <w:noProof/>
            <w:lang w:eastAsia="ru-RU"/>
          </w:rPr>
          <w:drawing>
            <wp:inline distT="0" distB="0" distL="0" distR="0" wp14:anchorId="0B2D9009" wp14:editId="47AF43E3">
              <wp:extent cx="4933950" cy="2758292"/>
              <wp:effectExtent l="0" t="0" r="0" b="44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47901" cy="2766091"/>
                      </a:xfrm>
                      <a:prstGeom prst="rect">
                        <a:avLst/>
                      </a:prstGeom>
                    </pic:spPr>
                  </pic:pic>
                </a:graphicData>
              </a:graphic>
            </wp:inline>
          </w:drawing>
        </w:r>
      </w:ins>
      <w:del w:id="2331" w:author="Лазарев Артем Андреевич (Подрядчик. ООО БерингПойнт)" w:date="2021-03-22T10:38:00Z">
        <w:r w:rsidR="00BE0AB4" w:rsidDel="00B47AC6">
          <w:rPr>
            <w:noProof/>
            <w:lang w:eastAsia="ru-RU"/>
          </w:rPr>
          <w:drawing>
            <wp:inline distT="0" distB="0" distL="0" distR="0" wp14:anchorId="00A16470" wp14:editId="102B3578">
              <wp:extent cx="5455920" cy="2905320"/>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61287" cy="2908178"/>
                      </a:xfrm>
                      <a:prstGeom prst="rect">
                        <a:avLst/>
                      </a:prstGeom>
                    </pic:spPr>
                  </pic:pic>
                </a:graphicData>
              </a:graphic>
            </wp:inline>
          </w:drawing>
        </w:r>
      </w:del>
    </w:p>
    <w:p w14:paraId="798225AF" w14:textId="77777777" w:rsidR="00621D32" w:rsidRPr="00752D14" w:rsidRDefault="009E7971">
      <w:pPr>
        <w:keepNext/>
        <w:spacing w:after="240" w:line="276" w:lineRule="auto"/>
        <w:jc w:val="right"/>
        <w:rPr>
          <w:rFonts w:ascii="Times New Roman" w:hAnsi="Times New Roman"/>
          <w:snapToGrid w:val="0"/>
          <w:color w:val="000000"/>
          <w:w w:val="0"/>
          <w:sz w:val="22"/>
          <w:u w:color="000000"/>
          <w:bdr w:val="none" w:sz="0" w:space="0" w:color="000000"/>
          <w:shd w:val="clear" w:color="000000" w:fill="000000"/>
          <w:lang w:val="x-none" w:eastAsia="x-none" w:bidi="x-none"/>
        </w:rPr>
        <w:pPrChange w:id="2332" w:author="Попова Дарья" w:date="2020-07-21T18:28:00Z">
          <w:pPr>
            <w:spacing w:after="240" w:line="276" w:lineRule="auto"/>
            <w:jc w:val="right"/>
          </w:pPr>
        </w:pPrChange>
      </w:pPr>
      <w:r w:rsidRPr="00752D14">
        <w:rPr>
          <w:rFonts w:cs="Arial"/>
          <w:b/>
          <w:sz w:val="22"/>
        </w:rPr>
        <w:lastRenderedPageBreak/>
        <w:t>Таблица № КП2. Матрица конфликтующих групп транзакций</w:t>
      </w:r>
      <w:r w:rsidRPr="00752D14">
        <w:rPr>
          <w:rFonts w:ascii="Times New Roman" w:hAnsi="Times New Roman"/>
          <w:snapToGrid w:val="0"/>
          <w:color w:val="000000"/>
          <w:w w:val="0"/>
          <w:sz w:val="22"/>
          <w:u w:color="000000"/>
          <w:bdr w:val="none" w:sz="0" w:space="0" w:color="000000"/>
          <w:shd w:val="clear" w:color="000000" w:fill="000000"/>
          <w:lang w:val="x-none" w:eastAsia="x-none" w:bidi="x-none"/>
        </w:rPr>
        <w:t xml:space="preserve"> </w:t>
      </w:r>
    </w:p>
    <w:p w14:paraId="23A6F11D" w14:textId="5144EB84" w:rsidR="009E7971" w:rsidRDefault="00B47AC6" w:rsidP="00621D32">
      <w:pPr>
        <w:spacing w:after="240" w:line="276" w:lineRule="auto"/>
        <w:jc w:val="center"/>
        <w:rPr>
          <w:rFonts w:cs="Arial"/>
          <w:b/>
        </w:rPr>
      </w:pPr>
      <w:ins w:id="2333" w:author="Лазарев Артем Андреевич (Подрядчик. ООО БерингПойнт)" w:date="2021-03-22T10:38:00Z">
        <w:r>
          <w:rPr>
            <w:noProof/>
            <w:lang w:eastAsia="ru-RU"/>
          </w:rPr>
          <w:drawing>
            <wp:inline distT="0" distB="0" distL="0" distR="0" wp14:anchorId="11239EBA" wp14:editId="389983D4">
              <wp:extent cx="5509260" cy="2988906"/>
              <wp:effectExtent l="0" t="0" r="0"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21186" cy="2995376"/>
                      </a:xfrm>
                      <a:prstGeom prst="rect">
                        <a:avLst/>
                      </a:prstGeom>
                    </pic:spPr>
                  </pic:pic>
                </a:graphicData>
              </a:graphic>
            </wp:inline>
          </w:drawing>
        </w:r>
      </w:ins>
      <w:del w:id="2334" w:author="Лазарев Артем Андреевич (Подрядчик. ООО БерингПойнт)" w:date="2021-03-22T10:38:00Z">
        <w:r w:rsidR="00BE0AB4" w:rsidDel="00B47AC6">
          <w:rPr>
            <w:noProof/>
            <w:lang w:eastAsia="ru-RU"/>
          </w:rPr>
          <w:drawing>
            <wp:inline distT="0" distB="0" distL="0" distR="0" wp14:anchorId="2E4139B4" wp14:editId="5C0BFE05">
              <wp:extent cx="5471160" cy="2754879"/>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73688" cy="2756152"/>
                      </a:xfrm>
                      <a:prstGeom prst="rect">
                        <a:avLst/>
                      </a:prstGeom>
                    </pic:spPr>
                  </pic:pic>
                </a:graphicData>
              </a:graphic>
            </wp:inline>
          </w:drawing>
        </w:r>
      </w:del>
    </w:p>
    <w:p w14:paraId="6101B5D1" w14:textId="4ADA5BD6" w:rsidR="00621D32" w:rsidDel="00DE6754" w:rsidRDefault="00621D32" w:rsidP="009E7971">
      <w:pPr>
        <w:spacing w:after="240" w:line="276" w:lineRule="auto"/>
        <w:jc w:val="right"/>
        <w:rPr>
          <w:del w:id="2335" w:author="Попова Дарья" w:date="2020-07-21T18:29:00Z"/>
          <w:rFonts w:cs="Arial"/>
          <w:b/>
        </w:rPr>
      </w:pPr>
    </w:p>
    <w:p w14:paraId="13D3BE5F" w14:textId="36020020" w:rsidR="002E665C" w:rsidDel="00DE6754" w:rsidRDefault="002E665C" w:rsidP="009E7971">
      <w:pPr>
        <w:spacing w:after="240" w:line="276" w:lineRule="auto"/>
        <w:jc w:val="right"/>
        <w:rPr>
          <w:del w:id="2336" w:author="Попова Дарья" w:date="2020-07-21T18:29:00Z"/>
          <w:rFonts w:cs="Arial"/>
          <w:b/>
          <w:sz w:val="22"/>
        </w:rPr>
      </w:pPr>
    </w:p>
    <w:p w14:paraId="1C6E6064" w14:textId="05CBAE3C" w:rsidR="002E665C" w:rsidDel="00DE6754" w:rsidRDefault="002E665C" w:rsidP="009E7971">
      <w:pPr>
        <w:spacing w:after="240" w:line="276" w:lineRule="auto"/>
        <w:jc w:val="right"/>
        <w:rPr>
          <w:del w:id="2337" w:author="Попова Дарья" w:date="2020-07-21T18:29:00Z"/>
          <w:rFonts w:cs="Arial"/>
          <w:b/>
          <w:sz w:val="22"/>
        </w:rPr>
      </w:pPr>
    </w:p>
    <w:p w14:paraId="567CB675" w14:textId="3D3B0653" w:rsidR="009E7971" w:rsidRPr="00752D14" w:rsidRDefault="009E7971">
      <w:pPr>
        <w:keepNext/>
        <w:spacing w:after="240" w:line="276" w:lineRule="auto"/>
        <w:jc w:val="right"/>
        <w:rPr>
          <w:rFonts w:cs="Arial"/>
          <w:b/>
          <w:sz w:val="22"/>
        </w:rPr>
        <w:pPrChange w:id="2338" w:author="Попова Дарья" w:date="2020-07-21T18:29:00Z">
          <w:pPr>
            <w:spacing w:after="240" w:line="276" w:lineRule="auto"/>
            <w:jc w:val="right"/>
          </w:pPr>
        </w:pPrChange>
      </w:pPr>
      <w:r w:rsidRPr="00752D14">
        <w:rPr>
          <w:rFonts w:cs="Arial"/>
          <w:b/>
          <w:sz w:val="22"/>
        </w:rPr>
        <w:t>Таблица № КП3. Матрица конфликтующих ролей в бизнес-процессах</w:t>
      </w:r>
    </w:p>
    <w:p w14:paraId="097086F1" w14:textId="66A7CA5D" w:rsidR="009E7971" w:rsidRDefault="00F3492E" w:rsidP="00621D32">
      <w:pPr>
        <w:jc w:val="center"/>
        <w:rPr>
          <w:rFonts w:cs="Arial"/>
        </w:rPr>
      </w:pPr>
      <w:ins w:id="2339" w:author="Лазарев Артем Андреевич (Подрядчик. ООО БерингПойнт)" w:date="2021-03-22T10:58:00Z">
        <w:r>
          <w:rPr>
            <w:noProof/>
            <w:lang w:eastAsia="ru-RU"/>
          </w:rPr>
          <w:drawing>
            <wp:inline distT="0" distB="0" distL="0" distR="0" wp14:anchorId="6EAB265C" wp14:editId="761DBFAE">
              <wp:extent cx="5316289" cy="34671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18287" cy="3468403"/>
                      </a:xfrm>
                      <a:prstGeom prst="rect">
                        <a:avLst/>
                      </a:prstGeom>
                    </pic:spPr>
                  </pic:pic>
                </a:graphicData>
              </a:graphic>
            </wp:inline>
          </w:drawing>
        </w:r>
      </w:ins>
      <w:del w:id="2340" w:author="Лазарев Артем Андреевич (Подрядчик. ООО БерингПойнт)" w:date="2021-03-22T10:58:00Z">
        <w:r w:rsidR="00FF4C32" w:rsidDel="00F3492E">
          <w:rPr>
            <w:noProof/>
            <w:lang w:eastAsia="ru-RU"/>
          </w:rPr>
          <w:drawing>
            <wp:inline distT="0" distB="0" distL="0" distR="0" wp14:anchorId="755795DE" wp14:editId="4E0B31B1">
              <wp:extent cx="4629150" cy="301534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32316" cy="3017404"/>
                      </a:xfrm>
                      <a:prstGeom prst="rect">
                        <a:avLst/>
                      </a:prstGeom>
                    </pic:spPr>
                  </pic:pic>
                </a:graphicData>
              </a:graphic>
            </wp:inline>
          </w:drawing>
        </w:r>
      </w:del>
      <w:r w:rsidR="00FF4C32">
        <w:rPr>
          <w:noProof/>
          <w:lang w:eastAsia="ru-RU"/>
        </w:rPr>
        <w:t xml:space="preserve"> </w:t>
      </w:r>
    </w:p>
    <w:p w14:paraId="3CF57643" w14:textId="6992F001" w:rsidR="009E7971" w:rsidDel="00DE6754" w:rsidRDefault="009E7971" w:rsidP="009E7971">
      <w:pPr>
        <w:rPr>
          <w:del w:id="2341" w:author="Попова Дарья" w:date="2020-07-21T18:29:00Z"/>
          <w:rFonts w:eastAsia="Calibri" w:cs="Arial"/>
        </w:rPr>
      </w:pPr>
      <w:bookmarkStart w:id="2342" w:name="_Toc46306433"/>
      <w:bookmarkStart w:id="2343" w:name="_Toc46309575"/>
      <w:bookmarkStart w:id="2344" w:name="_Toc65846407"/>
      <w:bookmarkEnd w:id="2342"/>
      <w:bookmarkEnd w:id="2343"/>
      <w:bookmarkEnd w:id="2344"/>
    </w:p>
    <w:p w14:paraId="2FC6B059" w14:textId="450E5358" w:rsidR="009E7971" w:rsidDel="00DE6754" w:rsidRDefault="009E7971" w:rsidP="009E7971">
      <w:pPr>
        <w:rPr>
          <w:del w:id="2345" w:author="Попова Дарья" w:date="2020-07-21T18:29:00Z"/>
          <w:rFonts w:eastAsia="Calibri" w:cs="Arial"/>
        </w:rPr>
      </w:pPr>
      <w:bookmarkStart w:id="2346" w:name="_Toc46306434"/>
      <w:bookmarkStart w:id="2347" w:name="_Toc46309576"/>
      <w:bookmarkStart w:id="2348" w:name="_Toc65846408"/>
      <w:bookmarkEnd w:id="2346"/>
      <w:bookmarkEnd w:id="2347"/>
      <w:bookmarkEnd w:id="2348"/>
    </w:p>
    <w:p w14:paraId="178E818D" w14:textId="77777777" w:rsidR="00022C33" w:rsidRPr="007008A3" w:rsidRDefault="00022C33" w:rsidP="00022C33">
      <w:pPr>
        <w:pStyle w:val="22"/>
        <w:keepNext/>
        <w:keepLines/>
        <w:numPr>
          <w:ilvl w:val="1"/>
          <w:numId w:val="8"/>
        </w:numPr>
        <w:spacing w:before="160" w:after="120" w:line="276" w:lineRule="auto"/>
        <w:rPr>
          <w:rFonts w:eastAsiaTheme="majorEastAsia" w:cs="Arial"/>
          <w:bCs w:val="0"/>
          <w:iCs w:val="0"/>
          <w:szCs w:val="26"/>
        </w:rPr>
      </w:pPr>
      <w:bookmarkStart w:id="2349" w:name="_Toc65846409"/>
      <w:r w:rsidRPr="007008A3">
        <w:rPr>
          <w:rFonts w:eastAsiaTheme="majorEastAsia" w:cs="Arial"/>
          <w:bCs w:val="0"/>
          <w:iCs w:val="0"/>
          <w:szCs w:val="26"/>
        </w:rPr>
        <w:t>Интеграционные точки со смежными процессами</w:t>
      </w:r>
      <w:bookmarkEnd w:id="2349"/>
    </w:p>
    <w:p w14:paraId="6F716D0A" w14:textId="61677487" w:rsidR="001D3943" w:rsidRPr="001D3943" w:rsidRDefault="00022C33" w:rsidP="001D3943">
      <w:pPr>
        <w:pStyle w:val="a7"/>
        <w:keepNext/>
        <w:spacing w:after="240" w:afterAutospacing="0" w:line="276" w:lineRule="auto"/>
        <w:jc w:val="right"/>
        <w:rPr>
          <w:rFonts w:cs="Arial"/>
          <w:sz w:val="22"/>
        </w:rPr>
      </w:pPr>
      <w:bookmarkStart w:id="2350" w:name="_Hlk523837660"/>
      <w:r w:rsidRPr="007008A3">
        <w:rPr>
          <w:rFonts w:cs="Arial"/>
          <w:b/>
          <w:sz w:val="22"/>
        </w:rPr>
        <w:t xml:space="preserve">Таблица </w:t>
      </w:r>
      <w:r w:rsidRPr="007008A3">
        <w:rPr>
          <w:rFonts w:cs="Arial"/>
          <w:b/>
          <w:sz w:val="22"/>
        </w:rPr>
        <w:fldChar w:fldCharType="begin"/>
      </w:r>
      <w:r w:rsidRPr="007008A3">
        <w:rPr>
          <w:rFonts w:cs="Arial"/>
          <w:b/>
          <w:sz w:val="22"/>
        </w:rPr>
        <w:instrText xml:space="preserve"> SEQ Таблица \* ARABIC </w:instrText>
      </w:r>
      <w:r w:rsidRPr="007008A3">
        <w:rPr>
          <w:rFonts w:cs="Arial"/>
          <w:b/>
          <w:sz w:val="22"/>
        </w:rPr>
        <w:fldChar w:fldCharType="separate"/>
      </w:r>
      <w:r w:rsidR="00E24180">
        <w:rPr>
          <w:rFonts w:cs="Arial"/>
          <w:b/>
          <w:noProof/>
          <w:sz w:val="22"/>
        </w:rPr>
        <w:t>9</w:t>
      </w:r>
      <w:r w:rsidRPr="007008A3">
        <w:rPr>
          <w:rFonts w:cs="Arial"/>
          <w:b/>
          <w:sz w:val="22"/>
        </w:rPr>
        <w:fldChar w:fldCharType="end"/>
      </w:r>
      <w:r w:rsidRPr="007008A3">
        <w:rPr>
          <w:rFonts w:cs="Arial"/>
          <w:b/>
          <w:sz w:val="22"/>
        </w:rPr>
        <w:t>.Точки межпроцессной интеграции</w:t>
      </w:r>
      <w:bookmarkStart w:id="2351" w:name="_Hlk520910871"/>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78"/>
        <w:gridCol w:w="2157"/>
        <w:gridCol w:w="1237"/>
        <w:gridCol w:w="1571"/>
        <w:gridCol w:w="1158"/>
        <w:gridCol w:w="1856"/>
        <w:gridCol w:w="1119"/>
      </w:tblGrid>
      <w:tr w:rsidR="009C4A54" w:rsidRPr="007008A3" w14:paraId="0C9FB039" w14:textId="77777777" w:rsidTr="009C4A54">
        <w:trPr>
          <w:cantSplit/>
          <w:trHeight w:val="397"/>
          <w:tblHeader/>
        </w:trPr>
        <w:tc>
          <w:tcPr>
            <w:tcW w:w="529" w:type="pct"/>
            <w:shd w:val="clear" w:color="auto" w:fill="FFC000"/>
            <w:vAlign w:val="center"/>
          </w:tcPr>
          <w:bookmarkEnd w:id="2350"/>
          <w:bookmarkEnd w:id="2351"/>
          <w:p w14:paraId="7324E8BB" w14:textId="77777777" w:rsidR="003F3A6E" w:rsidRPr="007008A3" w:rsidRDefault="003F3A6E" w:rsidP="0039569B">
            <w:pPr>
              <w:ind w:firstLine="19"/>
              <w:jc w:val="center"/>
              <w:rPr>
                <w:rFonts w:cs="Arial"/>
                <w:b/>
                <w:sz w:val="20"/>
              </w:rPr>
            </w:pPr>
            <w:r w:rsidRPr="007008A3">
              <w:rPr>
                <w:rFonts w:cs="Arial"/>
                <w:b/>
                <w:sz w:val="20"/>
                <w:szCs w:val="20"/>
                <w:lang w:eastAsia="ru-RU"/>
              </w:rPr>
              <w:t>Код БП получателя</w:t>
            </w:r>
          </w:p>
        </w:tc>
        <w:tc>
          <w:tcPr>
            <w:tcW w:w="1060" w:type="pct"/>
            <w:shd w:val="clear" w:color="auto" w:fill="FFC000"/>
            <w:vAlign w:val="center"/>
          </w:tcPr>
          <w:p w14:paraId="6A014358" w14:textId="77777777" w:rsidR="003F3A6E" w:rsidRPr="007008A3" w:rsidRDefault="003F3A6E" w:rsidP="0039569B">
            <w:pPr>
              <w:ind w:firstLine="19"/>
              <w:jc w:val="center"/>
              <w:rPr>
                <w:rFonts w:cs="Arial"/>
                <w:b/>
                <w:sz w:val="20"/>
              </w:rPr>
            </w:pPr>
            <w:r w:rsidRPr="007008A3">
              <w:rPr>
                <w:rFonts w:cs="Arial"/>
                <w:b/>
                <w:sz w:val="20"/>
                <w:szCs w:val="20"/>
                <w:lang w:eastAsia="ru-RU"/>
              </w:rPr>
              <w:t>Название БП получателя</w:t>
            </w:r>
          </w:p>
        </w:tc>
        <w:tc>
          <w:tcPr>
            <w:tcW w:w="608" w:type="pct"/>
            <w:shd w:val="clear" w:color="auto" w:fill="FFC000"/>
            <w:vAlign w:val="center"/>
          </w:tcPr>
          <w:p w14:paraId="4D817916" w14:textId="77777777" w:rsidR="003F3A6E" w:rsidRPr="007008A3" w:rsidRDefault="003F3A6E" w:rsidP="0039569B">
            <w:pPr>
              <w:ind w:firstLine="19"/>
              <w:jc w:val="center"/>
              <w:rPr>
                <w:rFonts w:cs="Arial"/>
                <w:b/>
                <w:sz w:val="20"/>
              </w:rPr>
            </w:pPr>
            <w:r w:rsidRPr="007008A3">
              <w:rPr>
                <w:rFonts w:cs="Arial"/>
                <w:b/>
                <w:sz w:val="20"/>
                <w:szCs w:val="20"/>
                <w:lang w:eastAsia="ru-RU"/>
              </w:rPr>
              <w:t>Шаг БП получателя</w:t>
            </w:r>
          </w:p>
        </w:tc>
        <w:tc>
          <w:tcPr>
            <w:tcW w:w="772" w:type="pct"/>
            <w:shd w:val="clear" w:color="auto" w:fill="FFC000"/>
            <w:vAlign w:val="center"/>
          </w:tcPr>
          <w:p w14:paraId="7B0F0CF7" w14:textId="77777777" w:rsidR="003F3A6E" w:rsidRPr="007008A3" w:rsidRDefault="003F3A6E" w:rsidP="009721BA">
            <w:pPr>
              <w:ind w:hanging="53"/>
              <w:jc w:val="center"/>
              <w:rPr>
                <w:rFonts w:cs="Arial"/>
                <w:b/>
                <w:sz w:val="20"/>
              </w:rPr>
            </w:pPr>
            <w:r w:rsidRPr="007008A3">
              <w:rPr>
                <w:rFonts w:cs="Arial"/>
                <w:b/>
                <w:sz w:val="20"/>
                <w:szCs w:val="20"/>
                <w:lang w:eastAsia="ru-RU"/>
              </w:rPr>
              <w:t>Описание интеграционной точки</w:t>
            </w:r>
          </w:p>
        </w:tc>
        <w:tc>
          <w:tcPr>
            <w:tcW w:w="569" w:type="pct"/>
            <w:shd w:val="clear" w:color="auto" w:fill="FFC000"/>
            <w:vAlign w:val="center"/>
          </w:tcPr>
          <w:p w14:paraId="0B7166FB" w14:textId="77777777" w:rsidR="003F3A6E" w:rsidRPr="007008A3" w:rsidRDefault="003F3A6E" w:rsidP="009721BA">
            <w:pPr>
              <w:ind w:hanging="70"/>
              <w:jc w:val="center"/>
              <w:rPr>
                <w:rFonts w:cs="Arial"/>
                <w:b/>
                <w:sz w:val="20"/>
              </w:rPr>
            </w:pPr>
            <w:r w:rsidRPr="007008A3">
              <w:rPr>
                <w:rFonts w:cs="Arial"/>
                <w:b/>
                <w:sz w:val="20"/>
                <w:szCs w:val="20"/>
                <w:lang w:eastAsia="ru-RU"/>
              </w:rPr>
              <w:t>Код БП отправителя</w:t>
            </w:r>
          </w:p>
        </w:tc>
        <w:tc>
          <w:tcPr>
            <w:tcW w:w="912" w:type="pct"/>
            <w:shd w:val="clear" w:color="auto" w:fill="FFC000"/>
            <w:vAlign w:val="center"/>
          </w:tcPr>
          <w:p w14:paraId="1888596B" w14:textId="77777777" w:rsidR="003F3A6E" w:rsidRPr="007008A3" w:rsidRDefault="003F3A6E" w:rsidP="0039569B">
            <w:pPr>
              <w:ind w:firstLine="19"/>
              <w:jc w:val="center"/>
              <w:rPr>
                <w:rFonts w:cs="Arial"/>
                <w:b/>
                <w:sz w:val="20"/>
              </w:rPr>
            </w:pPr>
            <w:r w:rsidRPr="007008A3">
              <w:rPr>
                <w:rFonts w:cs="Arial"/>
                <w:b/>
                <w:sz w:val="20"/>
                <w:szCs w:val="20"/>
                <w:lang w:eastAsia="ru-RU"/>
              </w:rPr>
              <w:t>Название БП отправителя</w:t>
            </w:r>
          </w:p>
        </w:tc>
        <w:tc>
          <w:tcPr>
            <w:tcW w:w="550" w:type="pct"/>
            <w:shd w:val="clear" w:color="auto" w:fill="FFC000"/>
            <w:vAlign w:val="center"/>
          </w:tcPr>
          <w:p w14:paraId="41DB141F" w14:textId="77777777" w:rsidR="003F3A6E" w:rsidRPr="007008A3" w:rsidRDefault="003F3A6E" w:rsidP="0039569B">
            <w:pPr>
              <w:ind w:firstLine="19"/>
              <w:jc w:val="center"/>
              <w:rPr>
                <w:rFonts w:cs="Arial"/>
                <w:b/>
                <w:sz w:val="20"/>
              </w:rPr>
            </w:pPr>
            <w:r w:rsidRPr="007008A3">
              <w:rPr>
                <w:rFonts w:cs="Arial"/>
                <w:b/>
                <w:sz w:val="20"/>
                <w:szCs w:val="20"/>
                <w:lang w:eastAsia="ru-RU"/>
              </w:rPr>
              <w:t>Шаг БП отправителя</w:t>
            </w:r>
          </w:p>
        </w:tc>
      </w:tr>
      <w:tr w:rsidR="003F3A6E" w:rsidRPr="000229B4" w14:paraId="29BA32BA" w14:textId="77777777" w:rsidTr="009721BA">
        <w:trPr>
          <w:cantSplit/>
        </w:trPr>
        <w:tc>
          <w:tcPr>
            <w:tcW w:w="529" w:type="pct"/>
            <w:vAlign w:val="bottom"/>
          </w:tcPr>
          <w:p w14:paraId="65382EB5" w14:textId="77777777" w:rsidR="003F3A6E" w:rsidRDefault="003F3A6E" w:rsidP="0039569B">
            <w:pPr>
              <w:ind w:firstLine="19"/>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3764B1D7" w14:textId="77777777" w:rsidR="003F3A6E" w:rsidRDefault="003F3A6E" w:rsidP="0039569B">
            <w:pPr>
              <w:ind w:firstLine="19"/>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2D076803" w14:textId="77777777" w:rsidR="003F3A6E" w:rsidRDefault="003F3A6E" w:rsidP="009721BA">
            <w:pPr>
              <w:tabs>
                <w:tab w:val="clear" w:pos="567"/>
                <w:tab w:val="left" w:pos="0"/>
              </w:tabs>
              <w:ind w:hanging="98"/>
              <w:jc w:val="center"/>
              <w:rPr>
                <w:rFonts w:cs="Arial"/>
                <w:color w:val="000000"/>
                <w:sz w:val="20"/>
                <w:szCs w:val="20"/>
              </w:rPr>
            </w:pPr>
            <w:r>
              <w:rPr>
                <w:rFonts w:cs="Arial"/>
                <w:color w:val="000000"/>
                <w:sz w:val="20"/>
                <w:szCs w:val="20"/>
              </w:rPr>
              <w:t>20</w:t>
            </w:r>
          </w:p>
        </w:tc>
        <w:tc>
          <w:tcPr>
            <w:tcW w:w="772" w:type="pct"/>
            <w:shd w:val="clear" w:color="auto" w:fill="auto"/>
            <w:vAlign w:val="bottom"/>
          </w:tcPr>
          <w:p w14:paraId="102E0BF1" w14:textId="77777777" w:rsidR="003F3A6E" w:rsidRDefault="003F3A6E" w:rsidP="009721BA">
            <w:pPr>
              <w:ind w:hanging="53"/>
              <w:jc w:val="center"/>
              <w:rPr>
                <w:rFonts w:cs="Arial"/>
                <w:color w:val="000000"/>
                <w:sz w:val="20"/>
                <w:szCs w:val="20"/>
              </w:rPr>
            </w:pPr>
            <w:r>
              <w:rPr>
                <w:rFonts w:cs="Arial"/>
                <w:color w:val="000000"/>
                <w:sz w:val="20"/>
                <w:szCs w:val="20"/>
              </w:rPr>
              <w:t>Плановые объемы первичной переработки руды (плановые заказы)</w:t>
            </w:r>
          </w:p>
        </w:tc>
        <w:tc>
          <w:tcPr>
            <w:tcW w:w="569" w:type="pct"/>
            <w:shd w:val="clear" w:color="auto" w:fill="auto"/>
            <w:vAlign w:val="bottom"/>
          </w:tcPr>
          <w:p w14:paraId="518CCFA7" w14:textId="77777777" w:rsidR="003F3A6E" w:rsidRDefault="003F3A6E" w:rsidP="009721BA">
            <w:pPr>
              <w:ind w:hanging="70"/>
              <w:jc w:val="center"/>
              <w:rPr>
                <w:rFonts w:cs="Arial"/>
                <w:color w:val="000000"/>
                <w:sz w:val="20"/>
                <w:szCs w:val="20"/>
              </w:rPr>
            </w:pPr>
            <w:r>
              <w:rPr>
                <w:rFonts w:cs="Arial"/>
                <w:color w:val="000000"/>
                <w:sz w:val="20"/>
                <w:szCs w:val="20"/>
              </w:rPr>
              <w:t>УП-03.03.04.02-ERP</w:t>
            </w:r>
          </w:p>
        </w:tc>
        <w:tc>
          <w:tcPr>
            <w:tcW w:w="912" w:type="pct"/>
            <w:shd w:val="clear" w:color="auto" w:fill="auto"/>
            <w:vAlign w:val="bottom"/>
          </w:tcPr>
          <w:p w14:paraId="22070EDD" w14:textId="77777777" w:rsidR="003F3A6E" w:rsidRDefault="003F3A6E" w:rsidP="0039569B">
            <w:pPr>
              <w:ind w:firstLine="19"/>
              <w:jc w:val="center"/>
              <w:rPr>
                <w:rFonts w:cs="Arial"/>
                <w:color w:val="000000"/>
                <w:sz w:val="20"/>
                <w:szCs w:val="20"/>
              </w:rPr>
            </w:pPr>
            <w:r>
              <w:rPr>
                <w:rFonts w:cs="Arial"/>
                <w:color w:val="000000"/>
                <w:sz w:val="20"/>
                <w:szCs w:val="20"/>
              </w:rPr>
              <w:t>Регистрация согласованных плановых показателей производственной программы и формирование потребности в основных нормируемых материалах</w:t>
            </w:r>
          </w:p>
        </w:tc>
        <w:tc>
          <w:tcPr>
            <w:tcW w:w="550" w:type="pct"/>
            <w:shd w:val="clear" w:color="auto" w:fill="auto"/>
            <w:vAlign w:val="bottom"/>
          </w:tcPr>
          <w:p w14:paraId="03D1FBEC"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w:t>
            </w:r>
          </w:p>
        </w:tc>
      </w:tr>
      <w:tr w:rsidR="009C4A54" w:rsidRPr="007008A3" w14:paraId="0DCF22C8" w14:textId="77777777" w:rsidTr="009C4A54">
        <w:trPr>
          <w:cantSplit/>
        </w:trPr>
        <w:tc>
          <w:tcPr>
            <w:tcW w:w="529" w:type="pct"/>
            <w:vAlign w:val="bottom"/>
          </w:tcPr>
          <w:p w14:paraId="6738C091"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074060F5"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4BD44828" w14:textId="77777777" w:rsidR="003F3A6E" w:rsidRDefault="003F3A6E" w:rsidP="009721BA">
            <w:pPr>
              <w:ind w:hanging="98"/>
              <w:jc w:val="center"/>
              <w:rPr>
                <w:rFonts w:cs="Arial"/>
                <w:color w:val="000000"/>
                <w:sz w:val="20"/>
                <w:szCs w:val="20"/>
              </w:rPr>
            </w:pPr>
            <w:r>
              <w:rPr>
                <w:rFonts w:cs="Arial"/>
                <w:color w:val="000000"/>
                <w:sz w:val="20"/>
                <w:szCs w:val="20"/>
              </w:rPr>
              <w:t>90, 20</w:t>
            </w:r>
          </w:p>
        </w:tc>
        <w:tc>
          <w:tcPr>
            <w:tcW w:w="772" w:type="pct"/>
            <w:shd w:val="clear" w:color="auto" w:fill="auto"/>
            <w:vAlign w:val="bottom"/>
          </w:tcPr>
          <w:p w14:paraId="29E1065E" w14:textId="77777777" w:rsidR="003F3A6E" w:rsidRDefault="003F3A6E" w:rsidP="009721BA">
            <w:pPr>
              <w:ind w:hanging="53"/>
              <w:jc w:val="center"/>
              <w:rPr>
                <w:rFonts w:cs="Arial"/>
                <w:color w:val="000000"/>
                <w:sz w:val="20"/>
                <w:szCs w:val="20"/>
              </w:rPr>
            </w:pPr>
            <w:r>
              <w:rPr>
                <w:rFonts w:cs="Arial"/>
                <w:color w:val="000000"/>
                <w:sz w:val="20"/>
                <w:szCs w:val="20"/>
              </w:rPr>
              <w:t>Технический объект с присвоенным техническим состоянием</w:t>
            </w:r>
          </w:p>
        </w:tc>
        <w:tc>
          <w:tcPr>
            <w:tcW w:w="569" w:type="pct"/>
            <w:shd w:val="clear" w:color="auto" w:fill="auto"/>
            <w:vAlign w:val="bottom"/>
          </w:tcPr>
          <w:p w14:paraId="38BE03D7" w14:textId="77777777" w:rsidR="003F3A6E" w:rsidRDefault="003F3A6E" w:rsidP="009721BA">
            <w:pPr>
              <w:ind w:hanging="70"/>
              <w:jc w:val="center"/>
              <w:rPr>
                <w:rFonts w:cs="Arial"/>
                <w:color w:val="000000"/>
                <w:sz w:val="20"/>
                <w:szCs w:val="20"/>
              </w:rPr>
            </w:pPr>
            <w:r>
              <w:rPr>
                <w:rFonts w:cs="Arial"/>
                <w:color w:val="000000"/>
                <w:sz w:val="20"/>
                <w:szCs w:val="20"/>
              </w:rPr>
              <w:t>ПП-07.04.04-ERP</w:t>
            </w:r>
          </w:p>
        </w:tc>
        <w:tc>
          <w:tcPr>
            <w:tcW w:w="912" w:type="pct"/>
            <w:shd w:val="clear" w:color="auto" w:fill="auto"/>
            <w:vAlign w:val="bottom"/>
          </w:tcPr>
          <w:p w14:paraId="6CA611B7" w14:textId="77777777" w:rsidR="003F3A6E" w:rsidRDefault="003F3A6E" w:rsidP="0039569B">
            <w:pPr>
              <w:jc w:val="center"/>
              <w:rPr>
                <w:rFonts w:cs="Arial"/>
                <w:color w:val="000000"/>
                <w:sz w:val="20"/>
                <w:szCs w:val="20"/>
              </w:rPr>
            </w:pPr>
            <w:r>
              <w:rPr>
                <w:rFonts w:cs="Arial"/>
                <w:color w:val="000000"/>
                <w:sz w:val="20"/>
                <w:szCs w:val="20"/>
              </w:rPr>
              <w:t>Анализ технического состояния производственных  активов</w:t>
            </w:r>
          </w:p>
        </w:tc>
        <w:tc>
          <w:tcPr>
            <w:tcW w:w="550" w:type="pct"/>
            <w:shd w:val="clear" w:color="auto" w:fill="auto"/>
            <w:vAlign w:val="bottom"/>
          </w:tcPr>
          <w:p w14:paraId="3A0285AD"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60</w:t>
            </w:r>
          </w:p>
        </w:tc>
      </w:tr>
      <w:tr w:rsidR="009C4A54" w:rsidRPr="007008A3" w14:paraId="7B2A0430" w14:textId="77777777" w:rsidTr="009C4A54">
        <w:trPr>
          <w:cantSplit/>
        </w:trPr>
        <w:tc>
          <w:tcPr>
            <w:tcW w:w="529" w:type="pct"/>
            <w:vAlign w:val="bottom"/>
          </w:tcPr>
          <w:p w14:paraId="5E75F978" w14:textId="77777777" w:rsidR="003F3A6E" w:rsidRDefault="003F3A6E" w:rsidP="0039569B">
            <w:pPr>
              <w:jc w:val="center"/>
              <w:rPr>
                <w:rFonts w:cs="Arial"/>
                <w:color w:val="000000"/>
                <w:sz w:val="20"/>
                <w:szCs w:val="20"/>
              </w:rPr>
            </w:pPr>
            <w:r>
              <w:rPr>
                <w:rFonts w:cs="Arial"/>
                <w:color w:val="000000"/>
                <w:sz w:val="20"/>
                <w:szCs w:val="20"/>
              </w:rPr>
              <w:t>ПП-07.05.03-ERP</w:t>
            </w:r>
          </w:p>
        </w:tc>
        <w:tc>
          <w:tcPr>
            <w:tcW w:w="1060" w:type="pct"/>
            <w:shd w:val="clear" w:color="auto" w:fill="auto"/>
            <w:vAlign w:val="bottom"/>
          </w:tcPr>
          <w:p w14:paraId="6EF04DE0" w14:textId="77777777" w:rsidR="003F3A6E" w:rsidRDefault="003F3A6E" w:rsidP="0039569B">
            <w:pPr>
              <w:jc w:val="center"/>
              <w:rPr>
                <w:rFonts w:cs="Arial"/>
                <w:color w:val="000000"/>
                <w:sz w:val="20"/>
                <w:szCs w:val="20"/>
              </w:rPr>
            </w:pPr>
            <w:r>
              <w:rPr>
                <w:rFonts w:cs="Arial"/>
                <w:color w:val="000000"/>
                <w:sz w:val="20"/>
                <w:szCs w:val="20"/>
              </w:rPr>
              <w:t>Формирование и потребление обменного фонда</w:t>
            </w:r>
          </w:p>
        </w:tc>
        <w:tc>
          <w:tcPr>
            <w:tcW w:w="608" w:type="pct"/>
            <w:shd w:val="clear" w:color="auto" w:fill="auto"/>
            <w:vAlign w:val="bottom"/>
          </w:tcPr>
          <w:p w14:paraId="13E8900D" w14:textId="77777777" w:rsidR="003F3A6E" w:rsidRDefault="003F3A6E" w:rsidP="009721BA">
            <w:pPr>
              <w:ind w:hanging="98"/>
              <w:jc w:val="center"/>
              <w:rPr>
                <w:rFonts w:cs="Arial"/>
                <w:color w:val="000000"/>
                <w:sz w:val="20"/>
                <w:szCs w:val="20"/>
              </w:rPr>
            </w:pPr>
            <w:r>
              <w:rPr>
                <w:rFonts w:cs="Arial"/>
                <w:color w:val="000000"/>
                <w:sz w:val="20"/>
                <w:szCs w:val="20"/>
              </w:rPr>
              <w:t>10</w:t>
            </w:r>
          </w:p>
        </w:tc>
        <w:tc>
          <w:tcPr>
            <w:tcW w:w="772" w:type="pct"/>
            <w:shd w:val="clear" w:color="auto" w:fill="auto"/>
            <w:vAlign w:val="bottom"/>
          </w:tcPr>
          <w:p w14:paraId="5BEAF7FF" w14:textId="77777777"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14:paraId="6038D118" w14:textId="77777777"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14:paraId="7EBA6F4A"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14:paraId="514C6776"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460</w:t>
            </w:r>
          </w:p>
        </w:tc>
      </w:tr>
      <w:tr w:rsidR="009C4A54" w:rsidRPr="007008A3" w14:paraId="53F9BD3D" w14:textId="77777777" w:rsidTr="009C4A54">
        <w:trPr>
          <w:cantSplit/>
        </w:trPr>
        <w:tc>
          <w:tcPr>
            <w:tcW w:w="529" w:type="pct"/>
            <w:vAlign w:val="bottom"/>
          </w:tcPr>
          <w:p w14:paraId="15EF9BFA"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243F8716"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342E127C" w14:textId="77777777" w:rsidR="003F3A6E" w:rsidRDefault="003F3A6E" w:rsidP="009721BA">
            <w:pPr>
              <w:ind w:hanging="98"/>
              <w:jc w:val="center"/>
              <w:rPr>
                <w:rFonts w:cs="Arial"/>
                <w:color w:val="000000"/>
                <w:sz w:val="20"/>
                <w:szCs w:val="20"/>
              </w:rPr>
            </w:pPr>
            <w:r>
              <w:rPr>
                <w:rFonts w:cs="Arial"/>
                <w:color w:val="000000"/>
                <w:sz w:val="20"/>
                <w:szCs w:val="20"/>
              </w:rPr>
              <w:t>100</w:t>
            </w:r>
          </w:p>
        </w:tc>
        <w:tc>
          <w:tcPr>
            <w:tcW w:w="772" w:type="pct"/>
            <w:shd w:val="clear" w:color="auto" w:fill="auto"/>
            <w:vAlign w:val="bottom"/>
          </w:tcPr>
          <w:p w14:paraId="6688016D" w14:textId="77777777" w:rsidR="003F3A6E" w:rsidRDefault="003F3A6E" w:rsidP="009721BA">
            <w:pPr>
              <w:ind w:hanging="53"/>
              <w:jc w:val="center"/>
              <w:rPr>
                <w:rFonts w:cs="Arial"/>
                <w:color w:val="000000"/>
                <w:sz w:val="20"/>
                <w:szCs w:val="20"/>
              </w:rPr>
            </w:pPr>
            <w:r>
              <w:rPr>
                <w:rFonts w:cs="Arial"/>
                <w:color w:val="000000"/>
                <w:sz w:val="20"/>
                <w:szCs w:val="20"/>
              </w:rPr>
              <w:t>Отчет о состоянии обменного фонда</w:t>
            </w:r>
          </w:p>
        </w:tc>
        <w:tc>
          <w:tcPr>
            <w:tcW w:w="569" w:type="pct"/>
            <w:shd w:val="clear" w:color="auto" w:fill="auto"/>
            <w:vAlign w:val="bottom"/>
          </w:tcPr>
          <w:p w14:paraId="0AAB9F66" w14:textId="77777777" w:rsidR="003F3A6E" w:rsidRDefault="003F3A6E" w:rsidP="009721BA">
            <w:pPr>
              <w:ind w:hanging="70"/>
              <w:jc w:val="center"/>
              <w:rPr>
                <w:rFonts w:cs="Arial"/>
                <w:color w:val="000000"/>
                <w:sz w:val="20"/>
                <w:szCs w:val="20"/>
              </w:rPr>
            </w:pPr>
            <w:r>
              <w:rPr>
                <w:rFonts w:cs="Arial"/>
                <w:color w:val="000000"/>
                <w:sz w:val="20"/>
                <w:szCs w:val="20"/>
              </w:rPr>
              <w:t>ПП-07.05.03-ERP</w:t>
            </w:r>
          </w:p>
        </w:tc>
        <w:tc>
          <w:tcPr>
            <w:tcW w:w="912" w:type="pct"/>
            <w:shd w:val="clear" w:color="auto" w:fill="auto"/>
            <w:vAlign w:val="bottom"/>
          </w:tcPr>
          <w:p w14:paraId="750EB5A3" w14:textId="77777777" w:rsidR="003F3A6E" w:rsidRDefault="003F3A6E" w:rsidP="0039569B">
            <w:pPr>
              <w:jc w:val="center"/>
              <w:rPr>
                <w:rFonts w:cs="Arial"/>
                <w:color w:val="000000"/>
                <w:sz w:val="20"/>
                <w:szCs w:val="20"/>
              </w:rPr>
            </w:pPr>
            <w:r>
              <w:rPr>
                <w:rFonts w:cs="Arial"/>
                <w:color w:val="000000"/>
                <w:sz w:val="20"/>
                <w:szCs w:val="20"/>
              </w:rPr>
              <w:t>Формирование и потребление обменного фонда</w:t>
            </w:r>
          </w:p>
        </w:tc>
        <w:tc>
          <w:tcPr>
            <w:tcW w:w="550" w:type="pct"/>
            <w:shd w:val="clear" w:color="auto" w:fill="auto"/>
            <w:vAlign w:val="bottom"/>
          </w:tcPr>
          <w:p w14:paraId="505B2726"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10</w:t>
            </w:r>
          </w:p>
        </w:tc>
      </w:tr>
      <w:tr w:rsidR="009C4A54" w:rsidRPr="007008A3" w14:paraId="4DCA28AE" w14:textId="77777777" w:rsidTr="009C4A54">
        <w:trPr>
          <w:cantSplit/>
        </w:trPr>
        <w:tc>
          <w:tcPr>
            <w:tcW w:w="529" w:type="pct"/>
            <w:vAlign w:val="bottom"/>
          </w:tcPr>
          <w:p w14:paraId="2EDD9E3C" w14:textId="77777777" w:rsidR="003F3A6E" w:rsidRDefault="003F3A6E" w:rsidP="0039569B">
            <w:pPr>
              <w:jc w:val="center"/>
              <w:rPr>
                <w:rFonts w:cs="Arial"/>
                <w:color w:val="000000"/>
                <w:sz w:val="20"/>
                <w:szCs w:val="20"/>
              </w:rPr>
            </w:pPr>
            <w:r>
              <w:rPr>
                <w:rFonts w:cs="Arial"/>
                <w:color w:val="000000"/>
                <w:sz w:val="20"/>
                <w:szCs w:val="20"/>
              </w:rPr>
              <w:t>ПП-10.03.04-ERP</w:t>
            </w:r>
          </w:p>
        </w:tc>
        <w:tc>
          <w:tcPr>
            <w:tcW w:w="1060" w:type="pct"/>
            <w:shd w:val="clear" w:color="auto" w:fill="auto"/>
            <w:vAlign w:val="bottom"/>
          </w:tcPr>
          <w:p w14:paraId="070C2BCF" w14:textId="77777777" w:rsidR="003F3A6E" w:rsidRDefault="003F3A6E" w:rsidP="0039569B">
            <w:pPr>
              <w:jc w:val="center"/>
              <w:rPr>
                <w:rFonts w:cs="Arial"/>
                <w:color w:val="000000"/>
                <w:sz w:val="20"/>
                <w:szCs w:val="20"/>
              </w:rPr>
            </w:pPr>
            <w:r>
              <w:rPr>
                <w:rFonts w:cs="Arial"/>
                <w:color w:val="000000"/>
                <w:sz w:val="20"/>
                <w:szCs w:val="20"/>
              </w:rPr>
              <w:t>УП-03.04.02.04-ERP Оперативное планирование обеспечения</w:t>
            </w:r>
          </w:p>
        </w:tc>
        <w:tc>
          <w:tcPr>
            <w:tcW w:w="608" w:type="pct"/>
            <w:shd w:val="clear" w:color="auto" w:fill="auto"/>
            <w:vAlign w:val="bottom"/>
          </w:tcPr>
          <w:p w14:paraId="78F946AA" w14:textId="77777777" w:rsidR="003F3A6E" w:rsidRDefault="003F3A6E" w:rsidP="009721BA">
            <w:pPr>
              <w:ind w:hanging="98"/>
              <w:jc w:val="center"/>
              <w:rPr>
                <w:rFonts w:cs="Arial"/>
                <w:color w:val="000000"/>
                <w:sz w:val="20"/>
                <w:szCs w:val="20"/>
              </w:rPr>
            </w:pPr>
            <w:r>
              <w:rPr>
                <w:rFonts w:cs="Arial"/>
                <w:color w:val="000000"/>
                <w:sz w:val="20"/>
                <w:szCs w:val="20"/>
              </w:rPr>
              <w:t>ПП-10.03.04.090, ПП-10.03.04.010</w:t>
            </w:r>
          </w:p>
        </w:tc>
        <w:tc>
          <w:tcPr>
            <w:tcW w:w="772" w:type="pct"/>
            <w:shd w:val="clear" w:color="auto" w:fill="auto"/>
            <w:vAlign w:val="bottom"/>
          </w:tcPr>
          <w:p w14:paraId="0E18D6E1" w14:textId="77777777" w:rsidR="003F3A6E" w:rsidRDefault="003F3A6E" w:rsidP="009721BA">
            <w:pPr>
              <w:ind w:hanging="53"/>
              <w:jc w:val="center"/>
              <w:rPr>
                <w:rFonts w:cs="Arial"/>
                <w:color w:val="000000"/>
                <w:sz w:val="20"/>
                <w:szCs w:val="20"/>
              </w:rPr>
            </w:pPr>
            <w:r>
              <w:rPr>
                <w:rFonts w:cs="Arial"/>
                <w:color w:val="000000"/>
                <w:sz w:val="20"/>
                <w:szCs w:val="20"/>
              </w:rPr>
              <w:t>Запрос на корректировку от сток-контроллера</w:t>
            </w:r>
            <w:r>
              <w:rPr>
                <w:rFonts w:cs="Arial"/>
                <w:color w:val="000000"/>
                <w:sz w:val="20"/>
                <w:szCs w:val="20"/>
              </w:rPr>
              <w:br/>
              <w:t>Потребность в МТР</w:t>
            </w:r>
          </w:p>
        </w:tc>
        <w:tc>
          <w:tcPr>
            <w:tcW w:w="569" w:type="pct"/>
            <w:shd w:val="clear" w:color="auto" w:fill="auto"/>
            <w:vAlign w:val="bottom"/>
          </w:tcPr>
          <w:p w14:paraId="69F83799" w14:textId="77777777"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14:paraId="7279DBD2"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14:paraId="47F2EF11"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430, 460</w:t>
            </w:r>
          </w:p>
        </w:tc>
      </w:tr>
      <w:tr w:rsidR="009C4A54" w:rsidRPr="007008A3" w14:paraId="16DE0A4B" w14:textId="77777777" w:rsidTr="009C4A54">
        <w:trPr>
          <w:cantSplit/>
        </w:trPr>
        <w:tc>
          <w:tcPr>
            <w:tcW w:w="529" w:type="pct"/>
            <w:vAlign w:val="bottom"/>
          </w:tcPr>
          <w:p w14:paraId="5F877C51"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6BB918D9"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36FB2C7A" w14:textId="77777777" w:rsidR="003F3A6E" w:rsidRDefault="003F3A6E" w:rsidP="009721BA">
            <w:pPr>
              <w:ind w:hanging="98"/>
              <w:jc w:val="center"/>
              <w:rPr>
                <w:rFonts w:cs="Arial"/>
                <w:color w:val="000000"/>
                <w:sz w:val="20"/>
                <w:szCs w:val="20"/>
              </w:rPr>
            </w:pPr>
            <w:r>
              <w:rPr>
                <w:rFonts w:cs="Arial"/>
                <w:color w:val="000000"/>
                <w:sz w:val="20"/>
                <w:szCs w:val="20"/>
              </w:rPr>
              <w:t>-</w:t>
            </w:r>
          </w:p>
        </w:tc>
        <w:tc>
          <w:tcPr>
            <w:tcW w:w="772" w:type="pct"/>
            <w:shd w:val="clear" w:color="auto" w:fill="auto"/>
            <w:vAlign w:val="bottom"/>
          </w:tcPr>
          <w:p w14:paraId="5CE610AC" w14:textId="77777777" w:rsidR="003F3A6E" w:rsidRDefault="003F3A6E" w:rsidP="009721BA">
            <w:pPr>
              <w:ind w:hanging="53"/>
              <w:jc w:val="center"/>
              <w:rPr>
                <w:rFonts w:cs="Arial"/>
                <w:color w:val="000000"/>
                <w:sz w:val="20"/>
                <w:szCs w:val="20"/>
              </w:rPr>
            </w:pPr>
          </w:p>
        </w:tc>
        <w:tc>
          <w:tcPr>
            <w:tcW w:w="569" w:type="pct"/>
            <w:shd w:val="clear" w:color="auto" w:fill="auto"/>
            <w:vAlign w:val="bottom"/>
          </w:tcPr>
          <w:p w14:paraId="011A73D9" w14:textId="77777777" w:rsidR="003F3A6E" w:rsidRDefault="003F3A6E" w:rsidP="009721BA">
            <w:pPr>
              <w:ind w:hanging="70"/>
              <w:jc w:val="center"/>
              <w:rPr>
                <w:rFonts w:cs="Arial"/>
                <w:color w:val="000000"/>
                <w:sz w:val="20"/>
                <w:szCs w:val="20"/>
              </w:rPr>
            </w:pPr>
            <w:r>
              <w:rPr>
                <w:rFonts w:cs="Arial"/>
                <w:color w:val="000000"/>
                <w:sz w:val="20"/>
                <w:szCs w:val="20"/>
              </w:rPr>
              <w:t>ПП-10.03.04-ERP</w:t>
            </w:r>
          </w:p>
        </w:tc>
        <w:tc>
          <w:tcPr>
            <w:tcW w:w="912" w:type="pct"/>
            <w:shd w:val="clear" w:color="auto" w:fill="auto"/>
            <w:vAlign w:val="bottom"/>
          </w:tcPr>
          <w:p w14:paraId="6EDB0BBE" w14:textId="77777777" w:rsidR="003F3A6E" w:rsidRDefault="003F3A6E" w:rsidP="0039569B">
            <w:pPr>
              <w:jc w:val="center"/>
              <w:rPr>
                <w:rFonts w:cs="Arial"/>
                <w:color w:val="000000"/>
                <w:sz w:val="20"/>
                <w:szCs w:val="20"/>
              </w:rPr>
            </w:pPr>
            <w:r>
              <w:rPr>
                <w:rFonts w:cs="Arial"/>
                <w:color w:val="000000"/>
                <w:sz w:val="20"/>
                <w:szCs w:val="20"/>
              </w:rPr>
              <w:t>УП-03.04.02.04-ERP Оперативное планирование обеспечения</w:t>
            </w:r>
          </w:p>
        </w:tc>
        <w:tc>
          <w:tcPr>
            <w:tcW w:w="550" w:type="pct"/>
            <w:shd w:val="clear" w:color="auto" w:fill="auto"/>
            <w:vAlign w:val="bottom"/>
          </w:tcPr>
          <w:p w14:paraId="645E75E7"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ПП-10.03.04.020</w:t>
            </w:r>
          </w:p>
        </w:tc>
      </w:tr>
      <w:tr w:rsidR="009C4A54" w:rsidRPr="007008A3" w14:paraId="57E3F31F" w14:textId="77777777" w:rsidTr="009C4A54">
        <w:trPr>
          <w:cantSplit/>
        </w:trPr>
        <w:tc>
          <w:tcPr>
            <w:tcW w:w="529" w:type="pct"/>
            <w:vAlign w:val="bottom"/>
          </w:tcPr>
          <w:p w14:paraId="5F3D9DE2" w14:textId="77777777" w:rsidR="003F3A6E" w:rsidRDefault="003F3A6E" w:rsidP="0039569B">
            <w:pPr>
              <w:jc w:val="center"/>
              <w:rPr>
                <w:rFonts w:cs="Arial"/>
                <w:color w:val="000000"/>
                <w:sz w:val="20"/>
                <w:szCs w:val="20"/>
              </w:rPr>
            </w:pPr>
            <w:r>
              <w:rPr>
                <w:rFonts w:cs="Arial"/>
                <w:color w:val="000000"/>
                <w:sz w:val="20"/>
                <w:szCs w:val="20"/>
              </w:rPr>
              <w:t>ПП-07.02.03.03-ERP</w:t>
            </w:r>
          </w:p>
        </w:tc>
        <w:tc>
          <w:tcPr>
            <w:tcW w:w="1060" w:type="pct"/>
            <w:shd w:val="clear" w:color="auto" w:fill="auto"/>
            <w:vAlign w:val="bottom"/>
          </w:tcPr>
          <w:p w14:paraId="59DEE19C" w14:textId="77777777"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608" w:type="pct"/>
            <w:shd w:val="clear" w:color="auto" w:fill="auto"/>
            <w:vAlign w:val="bottom"/>
          </w:tcPr>
          <w:p w14:paraId="5681F6D6" w14:textId="77777777" w:rsidR="003F3A6E" w:rsidRDefault="003F3A6E" w:rsidP="009721BA">
            <w:pPr>
              <w:ind w:hanging="98"/>
              <w:jc w:val="center"/>
              <w:rPr>
                <w:rFonts w:cs="Arial"/>
                <w:color w:val="000000"/>
                <w:sz w:val="20"/>
                <w:szCs w:val="20"/>
              </w:rPr>
            </w:pPr>
            <w:r>
              <w:rPr>
                <w:rFonts w:cs="Arial"/>
                <w:color w:val="000000"/>
                <w:sz w:val="20"/>
                <w:szCs w:val="20"/>
              </w:rPr>
              <w:t>10</w:t>
            </w:r>
          </w:p>
        </w:tc>
        <w:tc>
          <w:tcPr>
            <w:tcW w:w="772" w:type="pct"/>
            <w:shd w:val="clear" w:color="auto" w:fill="auto"/>
            <w:vAlign w:val="bottom"/>
          </w:tcPr>
          <w:p w14:paraId="52E74F6D" w14:textId="77777777"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14:paraId="0EDEE0B7" w14:textId="77777777"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14:paraId="175F9756"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14:paraId="493D8353"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230</w:t>
            </w:r>
          </w:p>
        </w:tc>
      </w:tr>
      <w:tr w:rsidR="009C4A54" w:rsidRPr="007008A3" w14:paraId="7C53AF1C" w14:textId="77777777" w:rsidTr="009C4A54">
        <w:trPr>
          <w:cantSplit/>
        </w:trPr>
        <w:tc>
          <w:tcPr>
            <w:tcW w:w="529" w:type="pct"/>
            <w:vAlign w:val="bottom"/>
          </w:tcPr>
          <w:p w14:paraId="5EF2E2A6"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26EDD3D9"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0CE4E1A2" w14:textId="77777777" w:rsidR="003F3A6E" w:rsidRDefault="003F3A6E" w:rsidP="009721BA">
            <w:pPr>
              <w:ind w:hanging="98"/>
              <w:jc w:val="center"/>
              <w:rPr>
                <w:rFonts w:cs="Arial"/>
                <w:color w:val="000000"/>
                <w:sz w:val="20"/>
                <w:szCs w:val="20"/>
              </w:rPr>
            </w:pPr>
            <w:r>
              <w:rPr>
                <w:rFonts w:cs="Arial"/>
                <w:color w:val="000000"/>
                <w:sz w:val="20"/>
                <w:szCs w:val="20"/>
              </w:rPr>
              <w:t>240</w:t>
            </w:r>
          </w:p>
        </w:tc>
        <w:tc>
          <w:tcPr>
            <w:tcW w:w="772" w:type="pct"/>
            <w:shd w:val="clear" w:color="auto" w:fill="auto"/>
            <w:vAlign w:val="bottom"/>
          </w:tcPr>
          <w:p w14:paraId="38842162" w14:textId="77777777" w:rsidR="003F3A6E" w:rsidRDefault="003F3A6E" w:rsidP="009721BA">
            <w:pPr>
              <w:ind w:hanging="53"/>
              <w:jc w:val="center"/>
              <w:rPr>
                <w:rFonts w:cs="Arial"/>
                <w:color w:val="000000"/>
                <w:sz w:val="20"/>
                <w:szCs w:val="20"/>
              </w:rPr>
            </w:pPr>
            <w:r>
              <w:rPr>
                <w:rFonts w:cs="Arial"/>
                <w:color w:val="000000"/>
                <w:sz w:val="20"/>
                <w:szCs w:val="20"/>
              </w:rPr>
              <w:t>Смета</w:t>
            </w:r>
          </w:p>
          <w:p w14:paraId="43B0C75D" w14:textId="226C8702" w:rsidR="003F3A6E" w:rsidRDefault="003F3A6E" w:rsidP="009721BA">
            <w:pPr>
              <w:ind w:hanging="53"/>
              <w:jc w:val="center"/>
              <w:rPr>
                <w:rFonts w:cs="Arial"/>
                <w:color w:val="000000"/>
                <w:sz w:val="20"/>
                <w:szCs w:val="20"/>
              </w:rPr>
            </w:pPr>
            <w:r>
              <w:rPr>
                <w:rFonts w:cs="Arial"/>
                <w:color w:val="000000"/>
                <w:sz w:val="20"/>
                <w:szCs w:val="20"/>
              </w:rPr>
              <w:t>Скорректированная запись ЕО</w:t>
            </w:r>
          </w:p>
        </w:tc>
        <w:tc>
          <w:tcPr>
            <w:tcW w:w="569" w:type="pct"/>
            <w:shd w:val="clear" w:color="auto" w:fill="auto"/>
            <w:vAlign w:val="bottom"/>
          </w:tcPr>
          <w:p w14:paraId="6FDD0782" w14:textId="77777777" w:rsidR="003F3A6E" w:rsidRDefault="003F3A6E" w:rsidP="009721BA">
            <w:pPr>
              <w:ind w:hanging="70"/>
              <w:jc w:val="center"/>
              <w:rPr>
                <w:rFonts w:cs="Arial"/>
                <w:color w:val="000000"/>
                <w:sz w:val="20"/>
                <w:szCs w:val="20"/>
              </w:rPr>
            </w:pPr>
            <w:r>
              <w:rPr>
                <w:rFonts w:cs="Arial"/>
                <w:color w:val="000000"/>
                <w:sz w:val="20"/>
                <w:szCs w:val="20"/>
              </w:rPr>
              <w:t>ПП-07.02.03.03-ERP</w:t>
            </w:r>
          </w:p>
        </w:tc>
        <w:tc>
          <w:tcPr>
            <w:tcW w:w="912" w:type="pct"/>
            <w:shd w:val="clear" w:color="auto" w:fill="auto"/>
            <w:vAlign w:val="bottom"/>
          </w:tcPr>
          <w:p w14:paraId="0D76066F" w14:textId="77777777"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550" w:type="pct"/>
            <w:shd w:val="clear" w:color="auto" w:fill="auto"/>
            <w:vAlign w:val="bottom"/>
          </w:tcPr>
          <w:p w14:paraId="03E17BB6"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70</w:t>
            </w:r>
          </w:p>
        </w:tc>
      </w:tr>
      <w:tr w:rsidR="009C4A54" w:rsidRPr="007008A3" w14:paraId="7C66E495" w14:textId="77777777" w:rsidTr="009C4A54">
        <w:trPr>
          <w:cantSplit/>
        </w:trPr>
        <w:tc>
          <w:tcPr>
            <w:tcW w:w="529" w:type="pct"/>
            <w:vAlign w:val="bottom"/>
          </w:tcPr>
          <w:p w14:paraId="3171B5A4" w14:textId="77777777" w:rsidR="003F3A6E" w:rsidRDefault="003F3A6E" w:rsidP="0039569B">
            <w:pPr>
              <w:jc w:val="center"/>
              <w:rPr>
                <w:rFonts w:cs="Arial"/>
                <w:color w:val="000000"/>
                <w:sz w:val="20"/>
                <w:szCs w:val="20"/>
              </w:rPr>
            </w:pPr>
            <w:r>
              <w:rPr>
                <w:rFonts w:cs="Arial"/>
                <w:color w:val="000000"/>
                <w:sz w:val="20"/>
                <w:szCs w:val="20"/>
              </w:rPr>
              <w:lastRenderedPageBreak/>
              <w:t>ПП-07.02.03.01-ERP</w:t>
            </w:r>
          </w:p>
        </w:tc>
        <w:tc>
          <w:tcPr>
            <w:tcW w:w="1060" w:type="pct"/>
            <w:shd w:val="clear" w:color="auto" w:fill="auto"/>
            <w:vAlign w:val="bottom"/>
          </w:tcPr>
          <w:p w14:paraId="725220C7"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53C06814" w14:textId="77777777" w:rsidR="003F3A6E" w:rsidRDefault="003F3A6E" w:rsidP="009721BA">
            <w:pPr>
              <w:ind w:hanging="98"/>
              <w:jc w:val="center"/>
              <w:rPr>
                <w:rFonts w:cs="Arial"/>
                <w:color w:val="000000"/>
                <w:sz w:val="20"/>
                <w:szCs w:val="20"/>
              </w:rPr>
            </w:pPr>
            <w:r>
              <w:rPr>
                <w:rFonts w:cs="Arial"/>
                <w:color w:val="000000"/>
                <w:sz w:val="20"/>
                <w:szCs w:val="20"/>
              </w:rPr>
              <w:t>20</w:t>
            </w:r>
          </w:p>
        </w:tc>
        <w:tc>
          <w:tcPr>
            <w:tcW w:w="772" w:type="pct"/>
            <w:shd w:val="clear" w:color="auto" w:fill="auto"/>
            <w:vAlign w:val="bottom"/>
          </w:tcPr>
          <w:p w14:paraId="1765B5CA" w14:textId="77777777" w:rsidR="003F3A6E" w:rsidRDefault="003F3A6E" w:rsidP="009721BA">
            <w:pPr>
              <w:ind w:hanging="53"/>
              <w:jc w:val="center"/>
              <w:rPr>
                <w:rFonts w:cs="Arial"/>
                <w:color w:val="000000"/>
                <w:sz w:val="20"/>
                <w:szCs w:val="20"/>
              </w:rPr>
            </w:pPr>
            <w:r>
              <w:rPr>
                <w:rFonts w:cs="Arial"/>
                <w:color w:val="000000"/>
                <w:sz w:val="20"/>
                <w:szCs w:val="20"/>
              </w:rPr>
              <w:t>Документ измерений</w:t>
            </w:r>
          </w:p>
        </w:tc>
        <w:tc>
          <w:tcPr>
            <w:tcW w:w="569" w:type="pct"/>
            <w:shd w:val="clear" w:color="auto" w:fill="auto"/>
            <w:vAlign w:val="bottom"/>
          </w:tcPr>
          <w:p w14:paraId="33FBB6CA" w14:textId="77777777" w:rsidR="003F3A6E" w:rsidRDefault="003F3A6E" w:rsidP="009721BA">
            <w:pPr>
              <w:ind w:hanging="70"/>
              <w:jc w:val="center"/>
              <w:rPr>
                <w:rFonts w:cs="Arial"/>
                <w:color w:val="000000"/>
                <w:sz w:val="20"/>
                <w:szCs w:val="20"/>
              </w:rPr>
            </w:pPr>
            <w:r>
              <w:rPr>
                <w:rFonts w:cs="Arial"/>
                <w:color w:val="000000"/>
                <w:sz w:val="20"/>
                <w:szCs w:val="20"/>
              </w:rPr>
              <w:t>ПП-07.04.02-ERP</w:t>
            </w:r>
          </w:p>
        </w:tc>
        <w:tc>
          <w:tcPr>
            <w:tcW w:w="912" w:type="pct"/>
            <w:shd w:val="clear" w:color="auto" w:fill="auto"/>
            <w:vAlign w:val="bottom"/>
          </w:tcPr>
          <w:p w14:paraId="5AA023E5" w14:textId="77777777" w:rsidR="003F3A6E" w:rsidRDefault="003F3A6E" w:rsidP="0039569B">
            <w:pPr>
              <w:jc w:val="center"/>
              <w:rPr>
                <w:rFonts w:cs="Arial"/>
                <w:color w:val="000000"/>
                <w:sz w:val="20"/>
                <w:szCs w:val="20"/>
              </w:rPr>
            </w:pPr>
            <w:r>
              <w:rPr>
                <w:rFonts w:cs="Arial"/>
                <w:color w:val="000000"/>
                <w:sz w:val="20"/>
                <w:szCs w:val="20"/>
              </w:rPr>
              <w:t>Регистрация   технических параметров эксплуатации оборудования (измерения, наработка)</w:t>
            </w:r>
          </w:p>
        </w:tc>
        <w:tc>
          <w:tcPr>
            <w:tcW w:w="550" w:type="pct"/>
            <w:shd w:val="clear" w:color="auto" w:fill="auto"/>
            <w:vAlign w:val="bottom"/>
          </w:tcPr>
          <w:p w14:paraId="4C8DF117"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50</w:t>
            </w:r>
          </w:p>
        </w:tc>
      </w:tr>
      <w:tr w:rsidR="009C4A54" w:rsidRPr="007008A3" w14:paraId="003D7D65" w14:textId="77777777" w:rsidTr="009C4A54">
        <w:trPr>
          <w:cantSplit/>
        </w:trPr>
        <w:tc>
          <w:tcPr>
            <w:tcW w:w="529" w:type="pct"/>
            <w:vAlign w:val="bottom"/>
          </w:tcPr>
          <w:p w14:paraId="125C112E" w14:textId="77777777" w:rsidR="003F3A6E" w:rsidRDefault="003F3A6E" w:rsidP="0039569B">
            <w:pPr>
              <w:jc w:val="center"/>
              <w:rPr>
                <w:rFonts w:cs="Arial"/>
                <w:color w:val="000000"/>
                <w:sz w:val="20"/>
                <w:szCs w:val="20"/>
              </w:rPr>
            </w:pPr>
            <w:r>
              <w:rPr>
                <w:rFonts w:cs="Arial"/>
                <w:color w:val="000000"/>
                <w:sz w:val="20"/>
                <w:szCs w:val="20"/>
              </w:rPr>
              <w:t>УП-03.03.01.02</w:t>
            </w:r>
          </w:p>
        </w:tc>
        <w:tc>
          <w:tcPr>
            <w:tcW w:w="1060" w:type="pct"/>
            <w:shd w:val="clear" w:color="auto" w:fill="auto"/>
            <w:vAlign w:val="bottom"/>
          </w:tcPr>
          <w:p w14:paraId="710BDEA9"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прпоизводственной программы</w:t>
            </w:r>
          </w:p>
        </w:tc>
        <w:tc>
          <w:tcPr>
            <w:tcW w:w="608" w:type="pct"/>
            <w:shd w:val="clear" w:color="auto" w:fill="auto"/>
            <w:vAlign w:val="bottom"/>
          </w:tcPr>
          <w:p w14:paraId="6F69E823" w14:textId="77777777" w:rsidR="003F3A6E" w:rsidRDefault="003F3A6E" w:rsidP="009721BA">
            <w:pPr>
              <w:ind w:hanging="98"/>
              <w:jc w:val="center"/>
              <w:rPr>
                <w:rFonts w:cs="Arial"/>
                <w:color w:val="000000"/>
                <w:sz w:val="20"/>
                <w:szCs w:val="20"/>
              </w:rPr>
            </w:pPr>
            <w:r>
              <w:rPr>
                <w:rFonts w:cs="Arial"/>
                <w:color w:val="000000"/>
                <w:sz w:val="20"/>
                <w:szCs w:val="20"/>
              </w:rPr>
              <w:t>-</w:t>
            </w:r>
          </w:p>
        </w:tc>
        <w:tc>
          <w:tcPr>
            <w:tcW w:w="772" w:type="pct"/>
            <w:shd w:val="clear" w:color="auto" w:fill="auto"/>
            <w:vAlign w:val="bottom"/>
          </w:tcPr>
          <w:p w14:paraId="4CFB7289" w14:textId="77777777" w:rsidR="003F3A6E" w:rsidRDefault="003F3A6E" w:rsidP="009721BA">
            <w:pPr>
              <w:ind w:hanging="53"/>
              <w:jc w:val="center"/>
              <w:rPr>
                <w:rFonts w:cs="Arial"/>
                <w:color w:val="000000"/>
                <w:sz w:val="20"/>
                <w:szCs w:val="20"/>
              </w:rPr>
            </w:pPr>
          </w:p>
        </w:tc>
        <w:tc>
          <w:tcPr>
            <w:tcW w:w="569" w:type="pct"/>
            <w:shd w:val="clear" w:color="auto" w:fill="auto"/>
            <w:vAlign w:val="bottom"/>
          </w:tcPr>
          <w:p w14:paraId="6565DA4B" w14:textId="77777777"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14:paraId="0F745800"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14:paraId="7D60A8ED"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410</w:t>
            </w:r>
          </w:p>
        </w:tc>
      </w:tr>
      <w:tr w:rsidR="009C4A54" w:rsidRPr="007008A3" w14:paraId="00025C7E" w14:textId="77777777" w:rsidTr="009C4A54">
        <w:trPr>
          <w:cantSplit/>
        </w:trPr>
        <w:tc>
          <w:tcPr>
            <w:tcW w:w="529" w:type="pct"/>
            <w:vAlign w:val="bottom"/>
          </w:tcPr>
          <w:p w14:paraId="52003161"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6C733E17"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1C21D724" w14:textId="77777777" w:rsidR="003F3A6E" w:rsidRDefault="003F3A6E" w:rsidP="009721BA">
            <w:pPr>
              <w:ind w:hanging="98"/>
              <w:jc w:val="center"/>
              <w:rPr>
                <w:rFonts w:cs="Arial"/>
                <w:color w:val="000000"/>
                <w:sz w:val="20"/>
                <w:szCs w:val="20"/>
              </w:rPr>
            </w:pPr>
            <w:r>
              <w:rPr>
                <w:rFonts w:cs="Arial"/>
                <w:color w:val="000000"/>
                <w:sz w:val="20"/>
                <w:szCs w:val="20"/>
              </w:rPr>
              <w:t>415, 20</w:t>
            </w:r>
          </w:p>
        </w:tc>
        <w:tc>
          <w:tcPr>
            <w:tcW w:w="772" w:type="pct"/>
            <w:shd w:val="clear" w:color="auto" w:fill="auto"/>
            <w:vAlign w:val="bottom"/>
          </w:tcPr>
          <w:p w14:paraId="59475160" w14:textId="77777777" w:rsidR="003F3A6E" w:rsidRDefault="003F3A6E" w:rsidP="009721BA">
            <w:pPr>
              <w:ind w:hanging="53"/>
              <w:jc w:val="center"/>
              <w:rPr>
                <w:rFonts w:cs="Arial"/>
                <w:color w:val="000000"/>
                <w:sz w:val="20"/>
                <w:szCs w:val="20"/>
              </w:rPr>
            </w:pPr>
            <w:r>
              <w:rPr>
                <w:rFonts w:cs="Arial"/>
                <w:color w:val="000000"/>
                <w:sz w:val="20"/>
                <w:szCs w:val="20"/>
              </w:rPr>
              <w:t>Согласованный КТГ</w:t>
            </w:r>
            <w:r>
              <w:rPr>
                <w:rFonts w:cs="Arial"/>
                <w:color w:val="000000"/>
                <w:sz w:val="20"/>
                <w:szCs w:val="20"/>
              </w:rPr>
              <w:br/>
              <w:t>Объемы переработки золотосодержащего сырья</w:t>
            </w:r>
            <w:r>
              <w:rPr>
                <w:rFonts w:cs="Arial"/>
                <w:color w:val="000000"/>
                <w:sz w:val="20"/>
                <w:szCs w:val="20"/>
              </w:rPr>
              <w:br/>
              <w:t>Лист замечаний к плану-графику</w:t>
            </w:r>
            <w:r>
              <w:rPr>
                <w:rFonts w:cs="Arial"/>
                <w:color w:val="000000"/>
                <w:sz w:val="20"/>
                <w:szCs w:val="20"/>
              </w:rPr>
              <w:br/>
              <w:t>Объемы работ по вспомогательному добычному производству</w:t>
            </w:r>
            <w:r>
              <w:rPr>
                <w:rFonts w:cs="Arial"/>
                <w:color w:val="000000"/>
                <w:sz w:val="20"/>
                <w:szCs w:val="20"/>
              </w:rPr>
              <w:br/>
              <w:t>Объемы производства по горным работам</w:t>
            </w:r>
          </w:p>
        </w:tc>
        <w:tc>
          <w:tcPr>
            <w:tcW w:w="569" w:type="pct"/>
            <w:shd w:val="clear" w:color="auto" w:fill="auto"/>
            <w:vAlign w:val="bottom"/>
          </w:tcPr>
          <w:p w14:paraId="2009ACCA" w14:textId="77777777" w:rsidR="003F3A6E" w:rsidRDefault="003F3A6E" w:rsidP="009721BA">
            <w:pPr>
              <w:ind w:hanging="70"/>
              <w:jc w:val="center"/>
              <w:rPr>
                <w:rFonts w:cs="Arial"/>
                <w:color w:val="000000"/>
                <w:sz w:val="20"/>
                <w:szCs w:val="20"/>
              </w:rPr>
            </w:pPr>
            <w:r>
              <w:rPr>
                <w:rFonts w:cs="Arial"/>
                <w:color w:val="000000"/>
                <w:sz w:val="20"/>
                <w:szCs w:val="20"/>
              </w:rPr>
              <w:t>УП-03.03.01.02</w:t>
            </w:r>
          </w:p>
        </w:tc>
        <w:tc>
          <w:tcPr>
            <w:tcW w:w="912" w:type="pct"/>
            <w:shd w:val="clear" w:color="auto" w:fill="auto"/>
            <w:vAlign w:val="bottom"/>
          </w:tcPr>
          <w:p w14:paraId="2E367DDA"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прпоизводственной программы</w:t>
            </w:r>
          </w:p>
        </w:tc>
        <w:tc>
          <w:tcPr>
            <w:tcW w:w="550" w:type="pct"/>
            <w:shd w:val="clear" w:color="auto" w:fill="auto"/>
            <w:vAlign w:val="bottom"/>
          </w:tcPr>
          <w:p w14:paraId="7B86DE12"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w:t>
            </w:r>
          </w:p>
        </w:tc>
      </w:tr>
      <w:tr w:rsidR="009C4A54" w:rsidRPr="007008A3" w14:paraId="6DF9CF11" w14:textId="77777777" w:rsidTr="009C4A54">
        <w:trPr>
          <w:cantSplit/>
        </w:trPr>
        <w:tc>
          <w:tcPr>
            <w:tcW w:w="529" w:type="pct"/>
            <w:vAlign w:val="bottom"/>
          </w:tcPr>
          <w:p w14:paraId="75A2FC4D" w14:textId="77777777" w:rsidR="003F3A6E" w:rsidRDefault="003F3A6E" w:rsidP="0039569B">
            <w:pPr>
              <w:jc w:val="center"/>
              <w:rPr>
                <w:rFonts w:cs="Arial"/>
                <w:color w:val="000000"/>
                <w:sz w:val="20"/>
                <w:szCs w:val="20"/>
              </w:rPr>
            </w:pPr>
            <w:r>
              <w:rPr>
                <w:rFonts w:cs="Arial"/>
                <w:color w:val="000000"/>
                <w:sz w:val="20"/>
                <w:szCs w:val="20"/>
              </w:rPr>
              <w:t>ОП-03.02.19.02-ERP</w:t>
            </w:r>
          </w:p>
        </w:tc>
        <w:tc>
          <w:tcPr>
            <w:tcW w:w="1060" w:type="pct"/>
            <w:shd w:val="clear" w:color="auto" w:fill="auto"/>
            <w:vAlign w:val="bottom"/>
          </w:tcPr>
          <w:p w14:paraId="08B60E76" w14:textId="77777777" w:rsidR="003F3A6E" w:rsidRDefault="003F3A6E" w:rsidP="0039569B">
            <w:pPr>
              <w:jc w:val="center"/>
              <w:rPr>
                <w:rFonts w:cs="Arial"/>
                <w:color w:val="000000"/>
                <w:sz w:val="20"/>
                <w:szCs w:val="20"/>
              </w:rPr>
            </w:pPr>
            <w:r>
              <w:rPr>
                <w:rFonts w:cs="Arial"/>
                <w:color w:val="000000"/>
                <w:sz w:val="20"/>
                <w:szCs w:val="20"/>
              </w:rPr>
              <w:t>Управление потребностью и стоимостью на работы, выполняемые собственными силами</w:t>
            </w:r>
          </w:p>
        </w:tc>
        <w:tc>
          <w:tcPr>
            <w:tcW w:w="608" w:type="pct"/>
            <w:shd w:val="clear" w:color="auto" w:fill="auto"/>
            <w:vAlign w:val="bottom"/>
          </w:tcPr>
          <w:p w14:paraId="4B558947" w14:textId="77777777" w:rsidR="003F3A6E" w:rsidRDefault="003F3A6E" w:rsidP="009721BA">
            <w:pPr>
              <w:ind w:hanging="98"/>
              <w:jc w:val="center"/>
              <w:rPr>
                <w:rFonts w:cs="Arial"/>
                <w:color w:val="000000"/>
                <w:sz w:val="20"/>
                <w:szCs w:val="20"/>
              </w:rPr>
            </w:pPr>
            <w:r>
              <w:rPr>
                <w:rFonts w:cs="Arial"/>
                <w:color w:val="000000"/>
                <w:sz w:val="20"/>
                <w:szCs w:val="20"/>
              </w:rPr>
              <w:t>ОП-03.02.19.02-ERP-050</w:t>
            </w:r>
          </w:p>
        </w:tc>
        <w:tc>
          <w:tcPr>
            <w:tcW w:w="772" w:type="pct"/>
            <w:shd w:val="clear" w:color="auto" w:fill="auto"/>
            <w:vAlign w:val="bottom"/>
          </w:tcPr>
          <w:p w14:paraId="2B803C6A" w14:textId="77777777" w:rsidR="003F3A6E" w:rsidRDefault="003F3A6E" w:rsidP="009721BA">
            <w:pPr>
              <w:ind w:hanging="53"/>
              <w:jc w:val="center"/>
              <w:rPr>
                <w:rFonts w:cs="Arial"/>
                <w:color w:val="000000"/>
                <w:sz w:val="20"/>
                <w:szCs w:val="20"/>
              </w:rPr>
            </w:pPr>
            <w:r>
              <w:rPr>
                <w:rFonts w:cs="Arial"/>
                <w:color w:val="000000"/>
                <w:sz w:val="20"/>
                <w:szCs w:val="20"/>
              </w:rPr>
              <w:t>Сбалансированная загрузка по рабочему месту (бригаде/ участку/ машине)</w:t>
            </w:r>
          </w:p>
        </w:tc>
        <w:tc>
          <w:tcPr>
            <w:tcW w:w="569" w:type="pct"/>
            <w:shd w:val="clear" w:color="auto" w:fill="auto"/>
            <w:vAlign w:val="bottom"/>
          </w:tcPr>
          <w:p w14:paraId="719A7D41" w14:textId="77777777"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14:paraId="4EC42325"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14:paraId="55851815"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460</w:t>
            </w:r>
          </w:p>
        </w:tc>
      </w:tr>
      <w:tr w:rsidR="009C4A54" w:rsidRPr="007008A3" w14:paraId="144C3992" w14:textId="77777777" w:rsidTr="009C4A54">
        <w:trPr>
          <w:cantSplit/>
        </w:trPr>
        <w:tc>
          <w:tcPr>
            <w:tcW w:w="529" w:type="pct"/>
            <w:vAlign w:val="bottom"/>
          </w:tcPr>
          <w:p w14:paraId="2389BF88"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76857DB9"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7A3520AF" w14:textId="77777777" w:rsidR="003F3A6E" w:rsidRDefault="003F3A6E" w:rsidP="009721BA">
            <w:pPr>
              <w:ind w:hanging="98"/>
              <w:jc w:val="center"/>
              <w:rPr>
                <w:rFonts w:cs="Arial"/>
                <w:color w:val="000000"/>
                <w:sz w:val="20"/>
                <w:szCs w:val="20"/>
              </w:rPr>
            </w:pPr>
            <w:r>
              <w:rPr>
                <w:rFonts w:cs="Arial"/>
                <w:color w:val="000000"/>
                <w:sz w:val="20"/>
                <w:szCs w:val="20"/>
              </w:rPr>
              <w:t>320</w:t>
            </w:r>
          </w:p>
        </w:tc>
        <w:tc>
          <w:tcPr>
            <w:tcW w:w="772" w:type="pct"/>
            <w:shd w:val="clear" w:color="auto" w:fill="auto"/>
            <w:vAlign w:val="bottom"/>
          </w:tcPr>
          <w:p w14:paraId="6333CACA" w14:textId="77777777" w:rsidR="003F3A6E" w:rsidRDefault="003F3A6E" w:rsidP="009721BA">
            <w:pPr>
              <w:ind w:hanging="53"/>
              <w:jc w:val="center"/>
              <w:rPr>
                <w:rFonts w:cs="Arial"/>
                <w:color w:val="000000"/>
                <w:sz w:val="20"/>
                <w:szCs w:val="20"/>
              </w:rPr>
            </w:pPr>
            <w:r>
              <w:rPr>
                <w:rFonts w:cs="Arial"/>
                <w:color w:val="000000"/>
                <w:sz w:val="20"/>
                <w:szCs w:val="20"/>
              </w:rPr>
              <w:t>Количество работ раб.места по операции</w:t>
            </w:r>
          </w:p>
        </w:tc>
        <w:tc>
          <w:tcPr>
            <w:tcW w:w="569" w:type="pct"/>
            <w:shd w:val="clear" w:color="auto" w:fill="auto"/>
            <w:vAlign w:val="bottom"/>
          </w:tcPr>
          <w:p w14:paraId="54F792E7" w14:textId="77777777" w:rsidR="003F3A6E" w:rsidRDefault="003F3A6E" w:rsidP="009721BA">
            <w:pPr>
              <w:ind w:hanging="70"/>
              <w:jc w:val="center"/>
              <w:rPr>
                <w:rFonts w:cs="Arial"/>
                <w:color w:val="000000"/>
                <w:sz w:val="20"/>
                <w:szCs w:val="20"/>
              </w:rPr>
            </w:pPr>
            <w:r>
              <w:rPr>
                <w:rFonts w:cs="Arial"/>
                <w:color w:val="000000"/>
                <w:sz w:val="20"/>
                <w:szCs w:val="20"/>
              </w:rPr>
              <w:t>ОП-03.02.19.02-ERP</w:t>
            </w:r>
          </w:p>
        </w:tc>
        <w:tc>
          <w:tcPr>
            <w:tcW w:w="912" w:type="pct"/>
            <w:shd w:val="clear" w:color="auto" w:fill="auto"/>
            <w:vAlign w:val="bottom"/>
          </w:tcPr>
          <w:p w14:paraId="38CB9ADC" w14:textId="77777777" w:rsidR="003F3A6E" w:rsidRDefault="003F3A6E" w:rsidP="0039569B">
            <w:pPr>
              <w:jc w:val="center"/>
              <w:rPr>
                <w:rFonts w:cs="Arial"/>
                <w:color w:val="000000"/>
                <w:sz w:val="20"/>
                <w:szCs w:val="20"/>
              </w:rPr>
            </w:pPr>
            <w:r>
              <w:rPr>
                <w:rFonts w:cs="Arial"/>
                <w:color w:val="000000"/>
                <w:sz w:val="20"/>
                <w:szCs w:val="20"/>
              </w:rPr>
              <w:t>Управление потребностью и стоимостью на работы, выполняемые собственными силами</w:t>
            </w:r>
          </w:p>
        </w:tc>
        <w:tc>
          <w:tcPr>
            <w:tcW w:w="550" w:type="pct"/>
            <w:shd w:val="clear" w:color="auto" w:fill="auto"/>
            <w:vAlign w:val="bottom"/>
          </w:tcPr>
          <w:p w14:paraId="7600B5D2"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ОП-03.02.19.02-ERP-040</w:t>
            </w:r>
          </w:p>
        </w:tc>
      </w:tr>
      <w:tr w:rsidR="009C4A54" w:rsidRPr="007008A3" w14:paraId="59ADE234" w14:textId="77777777" w:rsidTr="009C4A54">
        <w:trPr>
          <w:cantSplit/>
        </w:trPr>
        <w:tc>
          <w:tcPr>
            <w:tcW w:w="529" w:type="pct"/>
            <w:vAlign w:val="bottom"/>
          </w:tcPr>
          <w:p w14:paraId="4B494851" w14:textId="77777777" w:rsidR="003F3A6E" w:rsidRDefault="003F3A6E" w:rsidP="0039569B">
            <w:pPr>
              <w:jc w:val="center"/>
              <w:rPr>
                <w:rFonts w:cs="Arial"/>
                <w:color w:val="000000"/>
                <w:sz w:val="20"/>
                <w:szCs w:val="20"/>
              </w:rPr>
            </w:pPr>
            <w:r>
              <w:rPr>
                <w:rFonts w:cs="Arial"/>
                <w:color w:val="000000"/>
                <w:sz w:val="20"/>
                <w:szCs w:val="20"/>
              </w:rPr>
              <w:t>ПП-07.06.03-ERP</w:t>
            </w:r>
          </w:p>
        </w:tc>
        <w:tc>
          <w:tcPr>
            <w:tcW w:w="1060" w:type="pct"/>
            <w:shd w:val="clear" w:color="auto" w:fill="auto"/>
            <w:vAlign w:val="bottom"/>
          </w:tcPr>
          <w:p w14:paraId="556820B1" w14:textId="77777777" w:rsidR="003F3A6E" w:rsidRDefault="003F3A6E" w:rsidP="0039569B">
            <w:pPr>
              <w:jc w:val="center"/>
              <w:rPr>
                <w:rFonts w:cs="Arial"/>
                <w:color w:val="000000"/>
                <w:sz w:val="20"/>
                <w:szCs w:val="20"/>
              </w:rPr>
            </w:pPr>
            <w:r>
              <w:rPr>
                <w:rFonts w:cs="Arial"/>
                <w:color w:val="000000"/>
                <w:sz w:val="20"/>
                <w:szCs w:val="20"/>
              </w:rPr>
              <w:t>Формирование годового бюджета воздействий на производственные активы</w:t>
            </w:r>
          </w:p>
        </w:tc>
        <w:tc>
          <w:tcPr>
            <w:tcW w:w="608" w:type="pct"/>
            <w:shd w:val="clear" w:color="auto" w:fill="auto"/>
            <w:vAlign w:val="bottom"/>
          </w:tcPr>
          <w:p w14:paraId="16BB1B44" w14:textId="77777777" w:rsidR="003F3A6E" w:rsidRDefault="003F3A6E" w:rsidP="009721BA">
            <w:pPr>
              <w:ind w:hanging="98"/>
              <w:jc w:val="center"/>
              <w:rPr>
                <w:rFonts w:cs="Arial"/>
                <w:color w:val="000000"/>
                <w:sz w:val="20"/>
                <w:szCs w:val="20"/>
              </w:rPr>
            </w:pPr>
            <w:r>
              <w:rPr>
                <w:rFonts w:cs="Arial"/>
                <w:color w:val="000000"/>
                <w:sz w:val="20"/>
                <w:szCs w:val="20"/>
              </w:rPr>
              <w:t>50</w:t>
            </w:r>
          </w:p>
        </w:tc>
        <w:tc>
          <w:tcPr>
            <w:tcW w:w="772" w:type="pct"/>
            <w:shd w:val="clear" w:color="auto" w:fill="auto"/>
            <w:vAlign w:val="bottom"/>
          </w:tcPr>
          <w:p w14:paraId="2311C7F0" w14:textId="77777777" w:rsidR="003F3A6E" w:rsidRDefault="003F3A6E" w:rsidP="009721BA">
            <w:pPr>
              <w:ind w:hanging="53"/>
              <w:jc w:val="center"/>
              <w:rPr>
                <w:rFonts w:cs="Arial"/>
                <w:color w:val="000000"/>
                <w:sz w:val="20"/>
                <w:szCs w:val="20"/>
              </w:rPr>
            </w:pPr>
            <w:r>
              <w:rPr>
                <w:rFonts w:cs="Arial"/>
                <w:color w:val="000000"/>
                <w:sz w:val="20"/>
                <w:szCs w:val="20"/>
              </w:rPr>
              <w:t>Согласованный ГИ план-график воздействий на ПА по Предприятию</w:t>
            </w:r>
            <w:r>
              <w:rPr>
                <w:rFonts w:cs="Arial"/>
                <w:color w:val="000000"/>
                <w:sz w:val="20"/>
                <w:szCs w:val="20"/>
              </w:rPr>
              <w:br/>
              <w:t>Заказ ТОРО</w:t>
            </w:r>
          </w:p>
        </w:tc>
        <w:tc>
          <w:tcPr>
            <w:tcW w:w="569" w:type="pct"/>
            <w:shd w:val="clear" w:color="auto" w:fill="auto"/>
            <w:vAlign w:val="bottom"/>
          </w:tcPr>
          <w:p w14:paraId="7C2FF98E" w14:textId="77777777"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14:paraId="5785C5B4"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14:paraId="41FE73D1"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430, 425</w:t>
            </w:r>
          </w:p>
        </w:tc>
      </w:tr>
      <w:tr w:rsidR="009C4A54" w:rsidRPr="007008A3" w14:paraId="3D2497F1" w14:textId="77777777" w:rsidTr="009C4A54">
        <w:trPr>
          <w:cantSplit/>
        </w:trPr>
        <w:tc>
          <w:tcPr>
            <w:tcW w:w="529" w:type="pct"/>
            <w:vAlign w:val="bottom"/>
          </w:tcPr>
          <w:p w14:paraId="7ECBD774" w14:textId="77777777" w:rsidR="003F3A6E" w:rsidRDefault="003F3A6E" w:rsidP="0039569B">
            <w:pPr>
              <w:jc w:val="center"/>
              <w:rPr>
                <w:rFonts w:cs="Arial"/>
                <w:color w:val="000000"/>
                <w:sz w:val="20"/>
                <w:szCs w:val="20"/>
              </w:rPr>
            </w:pPr>
            <w:r>
              <w:rPr>
                <w:rFonts w:cs="Arial"/>
                <w:color w:val="000000"/>
                <w:sz w:val="20"/>
                <w:szCs w:val="20"/>
              </w:rPr>
              <w:lastRenderedPageBreak/>
              <w:t>ПП-07.02.03.01-ERP</w:t>
            </w:r>
          </w:p>
        </w:tc>
        <w:tc>
          <w:tcPr>
            <w:tcW w:w="1060" w:type="pct"/>
            <w:shd w:val="clear" w:color="auto" w:fill="auto"/>
            <w:vAlign w:val="bottom"/>
          </w:tcPr>
          <w:p w14:paraId="6D1572ED"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6AE6DC9D" w14:textId="77777777" w:rsidR="003F3A6E" w:rsidRDefault="003F3A6E" w:rsidP="009721BA">
            <w:pPr>
              <w:ind w:hanging="98"/>
              <w:jc w:val="center"/>
              <w:rPr>
                <w:rFonts w:cs="Arial"/>
                <w:color w:val="000000"/>
                <w:sz w:val="20"/>
                <w:szCs w:val="20"/>
              </w:rPr>
            </w:pPr>
            <w:r>
              <w:rPr>
                <w:rFonts w:cs="Arial"/>
                <w:color w:val="000000"/>
                <w:sz w:val="20"/>
                <w:szCs w:val="20"/>
              </w:rPr>
              <w:t>440, 430, 160, 140</w:t>
            </w:r>
          </w:p>
        </w:tc>
        <w:tc>
          <w:tcPr>
            <w:tcW w:w="772" w:type="pct"/>
            <w:shd w:val="clear" w:color="auto" w:fill="auto"/>
            <w:vAlign w:val="bottom"/>
          </w:tcPr>
          <w:p w14:paraId="35AA703E" w14:textId="77777777" w:rsidR="003F3A6E" w:rsidRDefault="003F3A6E" w:rsidP="009721BA">
            <w:pPr>
              <w:ind w:hanging="53"/>
              <w:jc w:val="center"/>
              <w:rPr>
                <w:rFonts w:cs="Arial"/>
                <w:color w:val="000000"/>
                <w:sz w:val="20"/>
                <w:szCs w:val="20"/>
              </w:rPr>
            </w:pPr>
            <w:r>
              <w:rPr>
                <w:rFonts w:cs="Arial"/>
                <w:color w:val="000000"/>
                <w:sz w:val="20"/>
                <w:szCs w:val="20"/>
              </w:rPr>
              <w:t>Лимиты бюджета по СПП-элементам</w:t>
            </w:r>
            <w:r>
              <w:rPr>
                <w:rFonts w:cs="Arial"/>
                <w:color w:val="000000"/>
                <w:sz w:val="20"/>
                <w:szCs w:val="20"/>
              </w:rPr>
              <w:br/>
              <w:t>Проект ППА</w:t>
            </w:r>
            <w:r>
              <w:rPr>
                <w:rFonts w:cs="Arial"/>
                <w:color w:val="000000"/>
                <w:sz w:val="20"/>
                <w:szCs w:val="20"/>
              </w:rPr>
              <w:br/>
              <w:t>Годовой бюджет воздействий на ПА УО</w:t>
            </w:r>
            <w:r>
              <w:rPr>
                <w:rFonts w:cs="Arial"/>
                <w:color w:val="000000"/>
                <w:sz w:val="20"/>
                <w:szCs w:val="20"/>
              </w:rPr>
              <w:br/>
              <w:t>Актуализированная структура СПП-элементов на плановый год</w:t>
            </w:r>
          </w:p>
        </w:tc>
        <w:tc>
          <w:tcPr>
            <w:tcW w:w="569" w:type="pct"/>
            <w:shd w:val="clear" w:color="auto" w:fill="auto"/>
            <w:vAlign w:val="bottom"/>
          </w:tcPr>
          <w:p w14:paraId="66A0C214" w14:textId="77777777" w:rsidR="003F3A6E" w:rsidRDefault="003F3A6E" w:rsidP="009721BA">
            <w:pPr>
              <w:ind w:hanging="70"/>
              <w:jc w:val="center"/>
              <w:rPr>
                <w:rFonts w:cs="Arial"/>
                <w:color w:val="000000"/>
                <w:sz w:val="20"/>
                <w:szCs w:val="20"/>
              </w:rPr>
            </w:pPr>
            <w:r>
              <w:rPr>
                <w:rFonts w:cs="Arial"/>
                <w:color w:val="000000"/>
                <w:sz w:val="20"/>
                <w:szCs w:val="20"/>
              </w:rPr>
              <w:t>ПП-07.06.03-ERP</w:t>
            </w:r>
          </w:p>
        </w:tc>
        <w:tc>
          <w:tcPr>
            <w:tcW w:w="912" w:type="pct"/>
            <w:shd w:val="clear" w:color="auto" w:fill="auto"/>
            <w:vAlign w:val="bottom"/>
          </w:tcPr>
          <w:p w14:paraId="40426503" w14:textId="77777777" w:rsidR="003F3A6E" w:rsidRDefault="003F3A6E" w:rsidP="0039569B">
            <w:pPr>
              <w:jc w:val="center"/>
              <w:rPr>
                <w:rFonts w:cs="Arial"/>
                <w:color w:val="000000"/>
                <w:sz w:val="20"/>
                <w:szCs w:val="20"/>
              </w:rPr>
            </w:pPr>
            <w:r>
              <w:rPr>
                <w:rFonts w:cs="Arial"/>
                <w:color w:val="000000"/>
                <w:sz w:val="20"/>
                <w:szCs w:val="20"/>
              </w:rPr>
              <w:t>Формирование годового бюджета воздействий на производственные активы</w:t>
            </w:r>
          </w:p>
        </w:tc>
        <w:tc>
          <w:tcPr>
            <w:tcW w:w="550" w:type="pct"/>
            <w:shd w:val="clear" w:color="auto" w:fill="auto"/>
            <w:vAlign w:val="bottom"/>
          </w:tcPr>
          <w:p w14:paraId="4E2A0592"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110, 116, 80, 40, 70, 100, 120</w:t>
            </w:r>
          </w:p>
        </w:tc>
      </w:tr>
      <w:tr w:rsidR="009C4A54" w:rsidRPr="007008A3" w14:paraId="62E5ABD7" w14:textId="77777777" w:rsidTr="009C4A54">
        <w:trPr>
          <w:cantSplit/>
        </w:trPr>
        <w:tc>
          <w:tcPr>
            <w:tcW w:w="529" w:type="pct"/>
            <w:vAlign w:val="bottom"/>
          </w:tcPr>
          <w:p w14:paraId="3FE5D397" w14:textId="77777777" w:rsidR="003F3A6E" w:rsidRDefault="003F3A6E" w:rsidP="0039569B">
            <w:pPr>
              <w:jc w:val="center"/>
              <w:rPr>
                <w:rFonts w:cs="Arial"/>
                <w:color w:val="000000"/>
                <w:sz w:val="20"/>
                <w:szCs w:val="20"/>
              </w:rPr>
            </w:pPr>
            <w:r>
              <w:rPr>
                <w:rFonts w:cs="Arial"/>
                <w:color w:val="000000"/>
                <w:sz w:val="20"/>
                <w:szCs w:val="20"/>
              </w:rPr>
              <w:t>ПП-07.05.02</w:t>
            </w:r>
          </w:p>
        </w:tc>
        <w:tc>
          <w:tcPr>
            <w:tcW w:w="1060" w:type="pct"/>
            <w:shd w:val="clear" w:color="auto" w:fill="auto"/>
            <w:vAlign w:val="bottom"/>
          </w:tcPr>
          <w:p w14:paraId="6EF315EE" w14:textId="77777777" w:rsidR="003F3A6E" w:rsidRDefault="003F3A6E" w:rsidP="0039569B">
            <w:pPr>
              <w:jc w:val="center"/>
              <w:rPr>
                <w:rFonts w:cs="Arial"/>
                <w:color w:val="000000"/>
                <w:sz w:val="20"/>
                <w:szCs w:val="20"/>
              </w:rPr>
            </w:pPr>
            <w:r>
              <w:rPr>
                <w:rFonts w:cs="Arial"/>
                <w:color w:val="000000"/>
                <w:sz w:val="20"/>
                <w:szCs w:val="20"/>
              </w:rPr>
              <w:t>Формирование перечня МТР - РПМ, АТЗ, ЗИП</w:t>
            </w:r>
          </w:p>
        </w:tc>
        <w:tc>
          <w:tcPr>
            <w:tcW w:w="608" w:type="pct"/>
            <w:shd w:val="clear" w:color="auto" w:fill="auto"/>
            <w:vAlign w:val="bottom"/>
          </w:tcPr>
          <w:p w14:paraId="7E9D2FA3" w14:textId="77777777" w:rsidR="003F3A6E" w:rsidRDefault="003F3A6E" w:rsidP="009721BA">
            <w:pPr>
              <w:ind w:hanging="98"/>
              <w:jc w:val="center"/>
              <w:rPr>
                <w:rFonts w:cs="Arial"/>
                <w:color w:val="000000"/>
                <w:sz w:val="20"/>
                <w:szCs w:val="20"/>
              </w:rPr>
            </w:pPr>
            <w:r>
              <w:rPr>
                <w:rFonts w:cs="Arial"/>
                <w:color w:val="000000"/>
                <w:sz w:val="20"/>
                <w:szCs w:val="20"/>
              </w:rPr>
              <w:t>-</w:t>
            </w:r>
          </w:p>
        </w:tc>
        <w:tc>
          <w:tcPr>
            <w:tcW w:w="772" w:type="pct"/>
            <w:shd w:val="clear" w:color="auto" w:fill="auto"/>
            <w:vAlign w:val="bottom"/>
          </w:tcPr>
          <w:p w14:paraId="6F397ADF" w14:textId="77777777" w:rsidR="003F3A6E" w:rsidRDefault="003F3A6E" w:rsidP="009721BA">
            <w:pPr>
              <w:ind w:hanging="53"/>
              <w:jc w:val="center"/>
              <w:rPr>
                <w:rFonts w:cs="Arial"/>
                <w:color w:val="000000"/>
                <w:sz w:val="20"/>
                <w:szCs w:val="20"/>
              </w:rPr>
            </w:pPr>
          </w:p>
        </w:tc>
        <w:tc>
          <w:tcPr>
            <w:tcW w:w="569" w:type="pct"/>
            <w:shd w:val="clear" w:color="auto" w:fill="auto"/>
            <w:vAlign w:val="bottom"/>
          </w:tcPr>
          <w:p w14:paraId="0B2BA431" w14:textId="77777777"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14:paraId="2446A3ED"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14:paraId="450B7072"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460</w:t>
            </w:r>
          </w:p>
        </w:tc>
      </w:tr>
      <w:tr w:rsidR="009C4A54" w:rsidRPr="007008A3" w14:paraId="18629257" w14:textId="77777777" w:rsidTr="009C4A54">
        <w:trPr>
          <w:cantSplit/>
        </w:trPr>
        <w:tc>
          <w:tcPr>
            <w:tcW w:w="529" w:type="pct"/>
            <w:vAlign w:val="bottom"/>
          </w:tcPr>
          <w:p w14:paraId="1FFE3C90"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7766118A"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21BBC1F0" w14:textId="77777777" w:rsidR="003F3A6E" w:rsidRDefault="003F3A6E" w:rsidP="009721BA">
            <w:pPr>
              <w:ind w:hanging="98"/>
              <w:jc w:val="center"/>
              <w:rPr>
                <w:rFonts w:cs="Arial"/>
                <w:color w:val="000000"/>
                <w:sz w:val="20"/>
                <w:szCs w:val="20"/>
              </w:rPr>
            </w:pPr>
            <w:r>
              <w:rPr>
                <w:rFonts w:cs="Arial"/>
                <w:color w:val="000000"/>
                <w:sz w:val="20"/>
                <w:szCs w:val="20"/>
              </w:rPr>
              <w:t>85</w:t>
            </w:r>
          </w:p>
        </w:tc>
        <w:tc>
          <w:tcPr>
            <w:tcW w:w="772" w:type="pct"/>
            <w:shd w:val="clear" w:color="auto" w:fill="auto"/>
            <w:vAlign w:val="bottom"/>
          </w:tcPr>
          <w:p w14:paraId="3B0BCFC2" w14:textId="77777777" w:rsidR="003F3A6E" w:rsidRDefault="003F3A6E" w:rsidP="009721BA">
            <w:pPr>
              <w:ind w:hanging="53"/>
              <w:jc w:val="center"/>
              <w:rPr>
                <w:rFonts w:cs="Arial"/>
                <w:color w:val="000000"/>
                <w:sz w:val="20"/>
                <w:szCs w:val="20"/>
              </w:rPr>
            </w:pPr>
            <w:r>
              <w:rPr>
                <w:rFonts w:cs="Arial"/>
                <w:color w:val="000000"/>
                <w:sz w:val="20"/>
                <w:szCs w:val="20"/>
              </w:rPr>
              <w:t>Сводный перечень МТР с категориями запасов</w:t>
            </w:r>
          </w:p>
        </w:tc>
        <w:tc>
          <w:tcPr>
            <w:tcW w:w="569" w:type="pct"/>
            <w:shd w:val="clear" w:color="auto" w:fill="auto"/>
            <w:vAlign w:val="bottom"/>
          </w:tcPr>
          <w:p w14:paraId="4F2E0876" w14:textId="77777777" w:rsidR="003F3A6E" w:rsidRDefault="003F3A6E" w:rsidP="009721BA">
            <w:pPr>
              <w:ind w:hanging="70"/>
              <w:jc w:val="center"/>
              <w:rPr>
                <w:rFonts w:cs="Arial"/>
                <w:color w:val="000000"/>
                <w:sz w:val="20"/>
                <w:szCs w:val="20"/>
              </w:rPr>
            </w:pPr>
            <w:r>
              <w:rPr>
                <w:rFonts w:cs="Arial"/>
                <w:color w:val="000000"/>
                <w:sz w:val="20"/>
                <w:szCs w:val="20"/>
              </w:rPr>
              <w:t>ПП-07.05.02</w:t>
            </w:r>
          </w:p>
        </w:tc>
        <w:tc>
          <w:tcPr>
            <w:tcW w:w="912" w:type="pct"/>
            <w:shd w:val="clear" w:color="auto" w:fill="auto"/>
            <w:vAlign w:val="bottom"/>
          </w:tcPr>
          <w:p w14:paraId="34077F8B" w14:textId="77777777" w:rsidR="003F3A6E" w:rsidRDefault="003F3A6E" w:rsidP="0039569B">
            <w:pPr>
              <w:jc w:val="center"/>
              <w:rPr>
                <w:rFonts w:cs="Arial"/>
                <w:color w:val="000000"/>
                <w:sz w:val="20"/>
                <w:szCs w:val="20"/>
              </w:rPr>
            </w:pPr>
            <w:r>
              <w:rPr>
                <w:rFonts w:cs="Arial"/>
                <w:color w:val="000000"/>
                <w:sz w:val="20"/>
                <w:szCs w:val="20"/>
              </w:rPr>
              <w:t>Формирование перечня МТР - РПМ, АТЗ, ЗИП</w:t>
            </w:r>
          </w:p>
        </w:tc>
        <w:tc>
          <w:tcPr>
            <w:tcW w:w="550" w:type="pct"/>
            <w:shd w:val="clear" w:color="auto" w:fill="auto"/>
            <w:vAlign w:val="bottom"/>
          </w:tcPr>
          <w:p w14:paraId="1EB4C7D2"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w:t>
            </w:r>
          </w:p>
        </w:tc>
      </w:tr>
      <w:tr w:rsidR="009C4A54" w:rsidRPr="007008A3" w14:paraId="63DB2B4A" w14:textId="77777777" w:rsidTr="009C4A54">
        <w:trPr>
          <w:cantSplit/>
        </w:trPr>
        <w:tc>
          <w:tcPr>
            <w:tcW w:w="529" w:type="pct"/>
            <w:vAlign w:val="bottom"/>
          </w:tcPr>
          <w:p w14:paraId="1894DF49"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2246B888"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0E21F80D" w14:textId="77777777" w:rsidR="003F3A6E" w:rsidRDefault="003F3A6E" w:rsidP="009721BA">
            <w:pPr>
              <w:ind w:hanging="98"/>
              <w:jc w:val="center"/>
              <w:rPr>
                <w:rFonts w:cs="Arial"/>
                <w:color w:val="000000"/>
                <w:sz w:val="20"/>
                <w:szCs w:val="20"/>
              </w:rPr>
            </w:pPr>
            <w:r>
              <w:rPr>
                <w:rFonts w:cs="Arial"/>
                <w:color w:val="000000"/>
                <w:sz w:val="20"/>
                <w:szCs w:val="20"/>
              </w:rPr>
              <w:t>20</w:t>
            </w:r>
          </w:p>
        </w:tc>
        <w:tc>
          <w:tcPr>
            <w:tcW w:w="772" w:type="pct"/>
            <w:shd w:val="clear" w:color="auto" w:fill="auto"/>
            <w:vAlign w:val="bottom"/>
          </w:tcPr>
          <w:p w14:paraId="4835B881" w14:textId="77777777" w:rsidR="003F3A6E" w:rsidRDefault="003F3A6E" w:rsidP="009721BA">
            <w:pPr>
              <w:ind w:hanging="53"/>
              <w:jc w:val="center"/>
              <w:rPr>
                <w:rFonts w:cs="Arial"/>
                <w:color w:val="000000"/>
                <w:sz w:val="20"/>
                <w:szCs w:val="20"/>
              </w:rPr>
            </w:pPr>
            <w:r>
              <w:rPr>
                <w:rFonts w:cs="Arial"/>
                <w:color w:val="000000"/>
                <w:sz w:val="20"/>
                <w:szCs w:val="20"/>
              </w:rPr>
              <w:t>Проверенные тарифы</w:t>
            </w:r>
          </w:p>
        </w:tc>
        <w:tc>
          <w:tcPr>
            <w:tcW w:w="569" w:type="pct"/>
            <w:shd w:val="clear" w:color="auto" w:fill="auto"/>
            <w:vAlign w:val="bottom"/>
          </w:tcPr>
          <w:p w14:paraId="4FF40607" w14:textId="77777777" w:rsidR="003F3A6E" w:rsidRDefault="003F3A6E" w:rsidP="009721BA">
            <w:pPr>
              <w:ind w:hanging="70"/>
              <w:jc w:val="center"/>
              <w:rPr>
                <w:rFonts w:cs="Arial"/>
                <w:color w:val="000000"/>
                <w:sz w:val="20"/>
                <w:szCs w:val="20"/>
              </w:rPr>
            </w:pPr>
            <w:r>
              <w:rPr>
                <w:rFonts w:cs="Arial"/>
                <w:color w:val="000000"/>
                <w:sz w:val="20"/>
                <w:szCs w:val="20"/>
              </w:rPr>
              <w:t>УП-04.02.04-ERP</w:t>
            </w:r>
          </w:p>
        </w:tc>
        <w:tc>
          <w:tcPr>
            <w:tcW w:w="912" w:type="pct"/>
            <w:shd w:val="clear" w:color="auto" w:fill="auto"/>
            <w:vAlign w:val="bottom"/>
          </w:tcPr>
          <w:p w14:paraId="5F981A3A" w14:textId="77777777" w:rsidR="003F3A6E" w:rsidRDefault="003F3A6E" w:rsidP="0039569B">
            <w:pPr>
              <w:jc w:val="center"/>
              <w:rPr>
                <w:rFonts w:cs="Arial"/>
                <w:color w:val="000000"/>
                <w:sz w:val="20"/>
                <w:szCs w:val="20"/>
              </w:rPr>
            </w:pPr>
            <w:r>
              <w:rPr>
                <w:rFonts w:cs="Arial"/>
                <w:color w:val="000000"/>
                <w:sz w:val="20"/>
                <w:szCs w:val="20"/>
              </w:rPr>
              <w:t>Загрузка плановых данных контроллинга</w:t>
            </w:r>
          </w:p>
        </w:tc>
        <w:tc>
          <w:tcPr>
            <w:tcW w:w="550" w:type="pct"/>
            <w:shd w:val="clear" w:color="auto" w:fill="auto"/>
            <w:vAlign w:val="bottom"/>
          </w:tcPr>
          <w:p w14:paraId="6932FB2F"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9</w:t>
            </w:r>
          </w:p>
        </w:tc>
      </w:tr>
      <w:tr w:rsidR="009C4A54" w:rsidRPr="007008A3" w14:paraId="0731CB84" w14:textId="77777777" w:rsidTr="009C4A54">
        <w:trPr>
          <w:cantSplit/>
        </w:trPr>
        <w:tc>
          <w:tcPr>
            <w:tcW w:w="529" w:type="pct"/>
            <w:vAlign w:val="bottom"/>
          </w:tcPr>
          <w:p w14:paraId="6A18A154" w14:textId="77777777" w:rsidR="003F3A6E" w:rsidRDefault="003F3A6E" w:rsidP="0039569B">
            <w:pPr>
              <w:jc w:val="center"/>
              <w:rPr>
                <w:rFonts w:cs="Arial"/>
                <w:color w:val="000000"/>
                <w:sz w:val="20"/>
                <w:szCs w:val="20"/>
              </w:rPr>
            </w:pPr>
            <w:r>
              <w:rPr>
                <w:rFonts w:cs="Arial"/>
                <w:color w:val="000000"/>
                <w:sz w:val="20"/>
                <w:szCs w:val="20"/>
              </w:rPr>
              <w:t>ПП-10.03.01-ERP</w:t>
            </w:r>
          </w:p>
        </w:tc>
        <w:tc>
          <w:tcPr>
            <w:tcW w:w="1060" w:type="pct"/>
            <w:shd w:val="clear" w:color="auto" w:fill="auto"/>
            <w:vAlign w:val="bottom"/>
          </w:tcPr>
          <w:p w14:paraId="4DF1FF7D" w14:textId="77777777" w:rsidR="003F3A6E" w:rsidRDefault="003F3A6E" w:rsidP="0039569B">
            <w:pPr>
              <w:jc w:val="center"/>
              <w:rPr>
                <w:rFonts w:cs="Arial"/>
                <w:color w:val="000000"/>
                <w:sz w:val="20"/>
                <w:szCs w:val="20"/>
              </w:rPr>
            </w:pPr>
            <w:r>
              <w:rPr>
                <w:rFonts w:cs="Arial"/>
                <w:color w:val="000000"/>
                <w:sz w:val="20"/>
                <w:szCs w:val="20"/>
              </w:rPr>
              <w:t>Ведение плановых цен</w:t>
            </w:r>
          </w:p>
        </w:tc>
        <w:tc>
          <w:tcPr>
            <w:tcW w:w="608" w:type="pct"/>
            <w:shd w:val="clear" w:color="auto" w:fill="auto"/>
            <w:vAlign w:val="bottom"/>
          </w:tcPr>
          <w:p w14:paraId="57E32E6F" w14:textId="77777777" w:rsidR="003F3A6E" w:rsidRDefault="003F3A6E" w:rsidP="009721BA">
            <w:pPr>
              <w:ind w:hanging="98"/>
              <w:jc w:val="center"/>
              <w:rPr>
                <w:rFonts w:cs="Arial"/>
                <w:color w:val="000000"/>
                <w:sz w:val="20"/>
                <w:szCs w:val="20"/>
              </w:rPr>
            </w:pPr>
            <w:r>
              <w:rPr>
                <w:rFonts w:cs="Arial"/>
                <w:color w:val="000000"/>
                <w:sz w:val="20"/>
                <w:szCs w:val="20"/>
              </w:rPr>
              <w:t>ПП-10.03.01.01.090, ПП-10.03.01.01.005</w:t>
            </w:r>
          </w:p>
        </w:tc>
        <w:tc>
          <w:tcPr>
            <w:tcW w:w="772" w:type="pct"/>
            <w:shd w:val="clear" w:color="auto" w:fill="auto"/>
            <w:vAlign w:val="bottom"/>
          </w:tcPr>
          <w:p w14:paraId="417931DD" w14:textId="77777777"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14:paraId="617AC772" w14:textId="77777777"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14:paraId="3E424A4A"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14:paraId="1028C59D"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170</w:t>
            </w:r>
          </w:p>
        </w:tc>
      </w:tr>
      <w:tr w:rsidR="009C4A54" w:rsidRPr="007008A3" w14:paraId="190FC230" w14:textId="77777777" w:rsidTr="009C4A54">
        <w:trPr>
          <w:cantSplit/>
        </w:trPr>
        <w:tc>
          <w:tcPr>
            <w:tcW w:w="529" w:type="pct"/>
            <w:vAlign w:val="bottom"/>
          </w:tcPr>
          <w:p w14:paraId="1C593244"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24EA0DBB"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421D8D29" w14:textId="77777777" w:rsidR="003F3A6E" w:rsidRDefault="003F3A6E" w:rsidP="009721BA">
            <w:pPr>
              <w:ind w:hanging="98"/>
              <w:jc w:val="center"/>
              <w:rPr>
                <w:rFonts w:cs="Arial"/>
                <w:color w:val="000000"/>
                <w:sz w:val="20"/>
                <w:szCs w:val="20"/>
              </w:rPr>
            </w:pPr>
            <w:r>
              <w:rPr>
                <w:rFonts w:cs="Arial"/>
                <w:color w:val="000000"/>
                <w:sz w:val="20"/>
                <w:szCs w:val="20"/>
              </w:rPr>
              <w:t>170, 20</w:t>
            </w:r>
          </w:p>
        </w:tc>
        <w:tc>
          <w:tcPr>
            <w:tcW w:w="772" w:type="pct"/>
            <w:shd w:val="clear" w:color="auto" w:fill="auto"/>
            <w:vAlign w:val="bottom"/>
          </w:tcPr>
          <w:p w14:paraId="02BD29A7" w14:textId="77777777" w:rsidR="003F3A6E" w:rsidRDefault="003F3A6E" w:rsidP="009721BA">
            <w:pPr>
              <w:ind w:hanging="53"/>
              <w:jc w:val="center"/>
              <w:rPr>
                <w:rFonts w:cs="Arial"/>
                <w:color w:val="000000"/>
                <w:sz w:val="20"/>
                <w:szCs w:val="20"/>
              </w:rPr>
            </w:pPr>
            <w:r>
              <w:rPr>
                <w:rFonts w:cs="Arial"/>
                <w:color w:val="000000"/>
                <w:sz w:val="20"/>
                <w:szCs w:val="20"/>
              </w:rPr>
              <w:t>Скорректированная запись ЕО</w:t>
            </w:r>
          </w:p>
        </w:tc>
        <w:tc>
          <w:tcPr>
            <w:tcW w:w="569" w:type="pct"/>
            <w:shd w:val="clear" w:color="auto" w:fill="auto"/>
            <w:vAlign w:val="bottom"/>
          </w:tcPr>
          <w:p w14:paraId="2DF39149" w14:textId="77777777" w:rsidR="003F3A6E" w:rsidRDefault="003F3A6E" w:rsidP="009721BA">
            <w:pPr>
              <w:ind w:hanging="70"/>
              <w:jc w:val="center"/>
              <w:rPr>
                <w:rFonts w:cs="Arial"/>
                <w:color w:val="000000"/>
                <w:sz w:val="20"/>
                <w:szCs w:val="20"/>
              </w:rPr>
            </w:pPr>
            <w:r>
              <w:rPr>
                <w:rFonts w:cs="Arial"/>
                <w:color w:val="000000"/>
                <w:sz w:val="20"/>
                <w:szCs w:val="20"/>
              </w:rPr>
              <w:t>ПП-10.03.01-ERP</w:t>
            </w:r>
          </w:p>
        </w:tc>
        <w:tc>
          <w:tcPr>
            <w:tcW w:w="912" w:type="pct"/>
            <w:shd w:val="clear" w:color="auto" w:fill="auto"/>
            <w:vAlign w:val="bottom"/>
          </w:tcPr>
          <w:p w14:paraId="7419580A" w14:textId="77777777" w:rsidR="003F3A6E" w:rsidRDefault="003F3A6E" w:rsidP="0039569B">
            <w:pPr>
              <w:jc w:val="center"/>
              <w:rPr>
                <w:rFonts w:cs="Arial"/>
                <w:color w:val="000000"/>
                <w:sz w:val="20"/>
                <w:szCs w:val="20"/>
              </w:rPr>
            </w:pPr>
            <w:r>
              <w:rPr>
                <w:rFonts w:cs="Arial"/>
                <w:color w:val="000000"/>
                <w:sz w:val="20"/>
                <w:szCs w:val="20"/>
              </w:rPr>
              <w:t>Ведение плановых цен</w:t>
            </w:r>
          </w:p>
        </w:tc>
        <w:tc>
          <w:tcPr>
            <w:tcW w:w="550" w:type="pct"/>
            <w:shd w:val="clear" w:color="auto" w:fill="auto"/>
            <w:vAlign w:val="bottom"/>
          </w:tcPr>
          <w:p w14:paraId="0B536329"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ПП-10.03.01.01.100, ПП-10.03.01.01.070</w:t>
            </w:r>
          </w:p>
        </w:tc>
      </w:tr>
      <w:tr w:rsidR="009C4A54" w:rsidRPr="007008A3" w14:paraId="61203A9F" w14:textId="77777777" w:rsidTr="009C4A54">
        <w:trPr>
          <w:cantSplit/>
        </w:trPr>
        <w:tc>
          <w:tcPr>
            <w:tcW w:w="529" w:type="pct"/>
            <w:vAlign w:val="bottom"/>
          </w:tcPr>
          <w:p w14:paraId="0C9957F3"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71CFB4B4"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48545CC5" w14:textId="77777777" w:rsidR="003F3A6E" w:rsidRDefault="003F3A6E" w:rsidP="009721BA">
            <w:pPr>
              <w:ind w:hanging="98"/>
              <w:jc w:val="center"/>
              <w:rPr>
                <w:rFonts w:cs="Arial"/>
                <w:color w:val="000000"/>
                <w:sz w:val="20"/>
                <w:szCs w:val="20"/>
              </w:rPr>
            </w:pPr>
            <w:r>
              <w:rPr>
                <w:rFonts w:cs="Arial"/>
                <w:color w:val="000000"/>
                <w:sz w:val="20"/>
                <w:szCs w:val="20"/>
              </w:rPr>
              <w:t>100</w:t>
            </w:r>
          </w:p>
        </w:tc>
        <w:tc>
          <w:tcPr>
            <w:tcW w:w="772" w:type="pct"/>
            <w:shd w:val="clear" w:color="auto" w:fill="auto"/>
            <w:vAlign w:val="bottom"/>
          </w:tcPr>
          <w:p w14:paraId="6777C350" w14:textId="77777777"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14:paraId="788CB46B" w14:textId="77777777" w:rsidR="003F3A6E" w:rsidRDefault="003F3A6E" w:rsidP="009721BA">
            <w:pPr>
              <w:ind w:hanging="70"/>
              <w:jc w:val="center"/>
              <w:rPr>
                <w:rFonts w:cs="Arial"/>
                <w:color w:val="000000"/>
                <w:sz w:val="20"/>
                <w:szCs w:val="20"/>
              </w:rPr>
            </w:pPr>
            <w:r>
              <w:rPr>
                <w:rFonts w:cs="Arial"/>
                <w:color w:val="000000"/>
                <w:sz w:val="20"/>
                <w:szCs w:val="20"/>
              </w:rPr>
              <w:t>ПП-07.03.02-ERP</w:t>
            </w:r>
          </w:p>
        </w:tc>
        <w:tc>
          <w:tcPr>
            <w:tcW w:w="912" w:type="pct"/>
            <w:shd w:val="clear" w:color="auto" w:fill="auto"/>
            <w:vAlign w:val="bottom"/>
          </w:tcPr>
          <w:p w14:paraId="48F25D57" w14:textId="77777777" w:rsidR="003F3A6E" w:rsidRDefault="003F3A6E" w:rsidP="0039569B">
            <w:pPr>
              <w:jc w:val="center"/>
              <w:rPr>
                <w:rFonts w:cs="Arial"/>
                <w:color w:val="000000"/>
                <w:sz w:val="20"/>
                <w:szCs w:val="20"/>
              </w:rPr>
            </w:pPr>
            <w:r>
              <w:rPr>
                <w:rFonts w:cs="Arial"/>
                <w:color w:val="000000"/>
                <w:sz w:val="20"/>
                <w:szCs w:val="20"/>
              </w:rPr>
              <w:t>Недельно-суточное планирование воздействий на производственные активы</w:t>
            </w:r>
          </w:p>
        </w:tc>
        <w:tc>
          <w:tcPr>
            <w:tcW w:w="550" w:type="pct"/>
            <w:shd w:val="clear" w:color="auto" w:fill="auto"/>
            <w:vAlign w:val="bottom"/>
          </w:tcPr>
          <w:p w14:paraId="14F39ECF"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250</w:t>
            </w:r>
          </w:p>
        </w:tc>
      </w:tr>
      <w:tr w:rsidR="009C4A54" w:rsidRPr="007008A3" w14:paraId="399FD9D1" w14:textId="77777777" w:rsidTr="009C4A54">
        <w:trPr>
          <w:cantSplit/>
        </w:trPr>
        <w:tc>
          <w:tcPr>
            <w:tcW w:w="529" w:type="pct"/>
            <w:vAlign w:val="bottom"/>
          </w:tcPr>
          <w:p w14:paraId="2C75D448" w14:textId="77777777" w:rsidR="003F3A6E" w:rsidRDefault="003F3A6E" w:rsidP="0039569B">
            <w:pPr>
              <w:jc w:val="center"/>
              <w:rPr>
                <w:rFonts w:cs="Arial"/>
                <w:color w:val="000000"/>
                <w:sz w:val="20"/>
                <w:szCs w:val="20"/>
              </w:rPr>
            </w:pPr>
            <w:r>
              <w:rPr>
                <w:rFonts w:cs="Arial"/>
                <w:color w:val="000000"/>
                <w:sz w:val="20"/>
                <w:szCs w:val="20"/>
              </w:rPr>
              <w:t>ПП-07.05.01-ERP</w:t>
            </w:r>
          </w:p>
        </w:tc>
        <w:tc>
          <w:tcPr>
            <w:tcW w:w="1060" w:type="pct"/>
            <w:shd w:val="clear" w:color="auto" w:fill="auto"/>
            <w:vAlign w:val="bottom"/>
          </w:tcPr>
          <w:p w14:paraId="3F5DA4EC" w14:textId="77777777" w:rsidR="003F3A6E" w:rsidRDefault="003F3A6E" w:rsidP="0039569B">
            <w:pPr>
              <w:jc w:val="center"/>
              <w:rPr>
                <w:rFonts w:cs="Arial"/>
                <w:color w:val="000000"/>
                <w:sz w:val="20"/>
                <w:szCs w:val="20"/>
              </w:rPr>
            </w:pPr>
            <w:r>
              <w:rPr>
                <w:rFonts w:cs="Arial"/>
                <w:color w:val="000000"/>
                <w:sz w:val="20"/>
                <w:szCs w:val="20"/>
              </w:rPr>
              <w:t>Производство деталей и изделий собственными силами</w:t>
            </w:r>
          </w:p>
        </w:tc>
        <w:tc>
          <w:tcPr>
            <w:tcW w:w="608" w:type="pct"/>
            <w:shd w:val="clear" w:color="auto" w:fill="auto"/>
            <w:vAlign w:val="bottom"/>
          </w:tcPr>
          <w:p w14:paraId="068CD89D" w14:textId="77777777" w:rsidR="003F3A6E" w:rsidRDefault="003F3A6E" w:rsidP="009721BA">
            <w:pPr>
              <w:ind w:hanging="98"/>
              <w:jc w:val="center"/>
              <w:rPr>
                <w:rFonts w:cs="Arial"/>
                <w:color w:val="000000"/>
                <w:sz w:val="20"/>
                <w:szCs w:val="20"/>
              </w:rPr>
            </w:pPr>
            <w:r>
              <w:rPr>
                <w:rFonts w:cs="Arial"/>
                <w:color w:val="000000"/>
                <w:sz w:val="20"/>
                <w:szCs w:val="20"/>
              </w:rPr>
              <w:t>05</w:t>
            </w:r>
          </w:p>
        </w:tc>
        <w:tc>
          <w:tcPr>
            <w:tcW w:w="772" w:type="pct"/>
            <w:shd w:val="clear" w:color="auto" w:fill="auto"/>
            <w:vAlign w:val="bottom"/>
          </w:tcPr>
          <w:p w14:paraId="645EC192" w14:textId="77777777" w:rsidR="003F3A6E" w:rsidRDefault="003F3A6E" w:rsidP="009721BA">
            <w:pPr>
              <w:ind w:hanging="53"/>
              <w:jc w:val="center"/>
              <w:rPr>
                <w:rFonts w:cs="Arial"/>
                <w:color w:val="000000"/>
                <w:sz w:val="20"/>
                <w:szCs w:val="20"/>
              </w:rPr>
            </w:pPr>
            <w:r>
              <w:rPr>
                <w:rFonts w:cs="Arial"/>
                <w:color w:val="000000"/>
                <w:sz w:val="20"/>
                <w:szCs w:val="20"/>
              </w:rPr>
              <w:t>Заказы ТОРО</w:t>
            </w:r>
          </w:p>
        </w:tc>
        <w:tc>
          <w:tcPr>
            <w:tcW w:w="569" w:type="pct"/>
            <w:shd w:val="clear" w:color="auto" w:fill="auto"/>
            <w:vAlign w:val="bottom"/>
          </w:tcPr>
          <w:p w14:paraId="2234E345" w14:textId="77777777"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14:paraId="61FF90C0"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14:paraId="246108EB"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200</w:t>
            </w:r>
          </w:p>
        </w:tc>
      </w:tr>
      <w:tr w:rsidR="009C4A54" w:rsidRPr="007008A3" w14:paraId="77186A64" w14:textId="77777777" w:rsidTr="009C4A54">
        <w:trPr>
          <w:cantSplit/>
        </w:trPr>
        <w:tc>
          <w:tcPr>
            <w:tcW w:w="529" w:type="pct"/>
            <w:vAlign w:val="bottom"/>
          </w:tcPr>
          <w:p w14:paraId="4473F47A"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2F76C616"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7A9A04B1" w14:textId="77777777" w:rsidR="003F3A6E" w:rsidRDefault="003F3A6E" w:rsidP="009721BA">
            <w:pPr>
              <w:ind w:hanging="98"/>
              <w:jc w:val="center"/>
              <w:rPr>
                <w:rFonts w:cs="Arial"/>
                <w:color w:val="000000"/>
                <w:sz w:val="20"/>
                <w:szCs w:val="20"/>
              </w:rPr>
            </w:pPr>
            <w:r>
              <w:rPr>
                <w:rFonts w:cs="Arial"/>
                <w:color w:val="000000"/>
                <w:sz w:val="20"/>
                <w:szCs w:val="20"/>
              </w:rPr>
              <w:t>200</w:t>
            </w:r>
          </w:p>
        </w:tc>
        <w:tc>
          <w:tcPr>
            <w:tcW w:w="772" w:type="pct"/>
            <w:shd w:val="clear" w:color="auto" w:fill="auto"/>
            <w:vAlign w:val="bottom"/>
          </w:tcPr>
          <w:p w14:paraId="01B2FE2E" w14:textId="77777777" w:rsidR="003F3A6E" w:rsidRDefault="003F3A6E" w:rsidP="009721BA">
            <w:pPr>
              <w:ind w:hanging="53"/>
              <w:jc w:val="center"/>
              <w:rPr>
                <w:rFonts w:cs="Arial"/>
                <w:color w:val="000000"/>
                <w:sz w:val="20"/>
                <w:szCs w:val="20"/>
              </w:rPr>
            </w:pPr>
            <w:r>
              <w:rPr>
                <w:rFonts w:cs="Arial"/>
                <w:color w:val="000000"/>
                <w:sz w:val="20"/>
                <w:szCs w:val="20"/>
              </w:rPr>
              <w:t>Стандартная цена</w:t>
            </w:r>
          </w:p>
        </w:tc>
        <w:tc>
          <w:tcPr>
            <w:tcW w:w="569" w:type="pct"/>
            <w:shd w:val="clear" w:color="auto" w:fill="auto"/>
            <w:vAlign w:val="bottom"/>
          </w:tcPr>
          <w:p w14:paraId="4ACDD233" w14:textId="77777777" w:rsidR="003F3A6E" w:rsidRDefault="003F3A6E" w:rsidP="009721BA">
            <w:pPr>
              <w:ind w:hanging="70"/>
              <w:jc w:val="center"/>
              <w:rPr>
                <w:rFonts w:cs="Arial"/>
                <w:color w:val="000000"/>
                <w:sz w:val="20"/>
                <w:szCs w:val="20"/>
              </w:rPr>
            </w:pPr>
            <w:r>
              <w:rPr>
                <w:rFonts w:cs="Arial"/>
                <w:color w:val="000000"/>
                <w:sz w:val="20"/>
                <w:szCs w:val="20"/>
              </w:rPr>
              <w:t>ПП-12.07.01-ERP</w:t>
            </w:r>
          </w:p>
        </w:tc>
        <w:tc>
          <w:tcPr>
            <w:tcW w:w="912" w:type="pct"/>
            <w:shd w:val="clear" w:color="auto" w:fill="auto"/>
            <w:vAlign w:val="bottom"/>
          </w:tcPr>
          <w:p w14:paraId="5505BDCE" w14:textId="77777777" w:rsidR="003F3A6E" w:rsidRDefault="003F3A6E" w:rsidP="0039569B">
            <w:pPr>
              <w:jc w:val="center"/>
              <w:rPr>
                <w:rFonts w:cs="Arial"/>
                <w:color w:val="000000"/>
                <w:sz w:val="20"/>
                <w:szCs w:val="20"/>
              </w:rPr>
            </w:pPr>
            <w:r>
              <w:rPr>
                <w:rFonts w:cs="Arial"/>
                <w:color w:val="000000"/>
                <w:sz w:val="20"/>
                <w:szCs w:val="20"/>
              </w:rPr>
              <w:t>Управление данными НСИ</w:t>
            </w:r>
          </w:p>
        </w:tc>
        <w:tc>
          <w:tcPr>
            <w:tcW w:w="550" w:type="pct"/>
            <w:shd w:val="clear" w:color="auto" w:fill="auto"/>
            <w:vAlign w:val="bottom"/>
          </w:tcPr>
          <w:p w14:paraId="584F590F"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w:t>
            </w:r>
          </w:p>
        </w:tc>
      </w:tr>
      <w:tr w:rsidR="009C4A54" w:rsidRPr="007008A3" w14:paraId="117A472D" w14:textId="77777777" w:rsidTr="009C4A54">
        <w:trPr>
          <w:cantSplit/>
        </w:trPr>
        <w:tc>
          <w:tcPr>
            <w:tcW w:w="529" w:type="pct"/>
            <w:vAlign w:val="bottom"/>
          </w:tcPr>
          <w:p w14:paraId="7EB66547" w14:textId="77777777" w:rsidR="003F3A6E" w:rsidRDefault="003F3A6E" w:rsidP="0039569B">
            <w:pPr>
              <w:jc w:val="center"/>
              <w:rPr>
                <w:rFonts w:cs="Arial"/>
                <w:color w:val="000000"/>
                <w:sz w:val="20"/>
                <w:szCs w:val="20"/>
              </w:rPr>
            </w:pPr>
            <w:r>
              <w:rPr>
                <w:rFonts w:cs="Arial"/>
                <w:color w:val="000000"/>
                <w:sz w:val="20"/>
                <w:szCs w:val="20"/>
              </w:rPr>
              <w:lastRenderedPageBreak/>
              <w:t>ПП-07.02.03.01-ERP</w:t>
            </w:r>
          </w:p>
        </w:tc>
        <w:tc>
          <w:tcPr>
            <w:tcW w:w="1060" w:type="pct"/>
            <w:shd w:val="clear" w:color="auto" w:fill="auto"/>
            <w:vAlign w:val="bottom"/>
          </w:tcPr>
          <w:p w14:paraId="365844D0"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7354A851" w14:textId="77777777" w:rsidR="003F3A6E" w:rsidRDefault="003F3A6E" w:rsidP="009721BA">
            <w:pPr>
              <w:ind w:hanging="98"/>
              <w:jc w:val="center"/>
              <w:rPr>
                <w:rFonts w:cs="Arial"/>
                <w:color w:val="000000"/>
                <w:sz w:val="20"/>
                <w:szCs w:val="20"/>
              </w:rPr>
            </w:pPr>
            <w:r>
              <w:rPr>
                <w:rFonts w:cs="Arial"/>
                <w:color w:val="000000"/>
                <w:sz w:val="20"/>
                <w:szCs w:val="20"/>
              </w:rPr>
              <w:t>20</w:t>
            </w:r>
          </w:p>
        </w:tc>
        <w:tc>
          <w:tcPr>
            <w:tcW w:w="772" w:type="pct"/>
            <w:shd w:val="clear" w:color="auto" w:fill="auto"/>
            <w:vAlign w:val="bottom"/>
          </w:tcPr>
          <w:p w14:paraId="11CA1394" w14:textId="77777777" w:rsidR="003F3A6E" w:rsidRDefault="003F3A6E" w:rsidP="009721BA">
            <w:pPr>
              <w:ind w:hanging="53"/>
              <w:jc w:val="center"/>
              <w:rPr>
                <w:rFonts w:cs="Arial"/>
                <w:color w:val="000000"/>
                <w:sz w:val="20"/>
                <w:szCs w:val="20"/>
              </w:rPr>
            </w:pPr>
            <w:r>
              <w:rPr>
                <w:rFonts w:cs="Arial"/>
                <w:color w:val="000000"/>
                <w:sz w:val="20"/>
                <w:szCs w:val="20"/>
              </w:rPr>
              <w:t>Приказ о начале планирования БЕ</w:t>
            </w:r>
          </w:p>
        </w:tc>
        <w:tc>
          <w:tcPr>
            <w:tcW w:w="569" w:type="pct"/>
            <w:shd w:val="clear" w:color="auto" w:fill="auto"/>
            <w:vAlign w:val="bottom"/>
          </w:tcPr>
          <w:p w14:paraId="105DDAD4" w14:textId="77777777" w:rsidR="003F3A6E" w:rsidRDefault="003F3A6E" w:rsidP="009721BA">
            <w:pPr>
              <w:ind w:hanging="70"/>
              <w:jc w:val="center"/>
              <w:rPr>
                <w:rFonts w:cs="Arial"/>
                <w:color w:val="000000"/>
                <w:sz w:val="20"/>
                <w:szCs w:val="20"/>
              </w:rPr>
            </w:pPr>
            <w:r>
              <w:rPr>
                <w:rFonts w:cs="Arial"/>
                <w:color w:val="000000"/>
                <w:sz w:val="20"/>
                <w:szCs w:val="20"/>
              </w:rPr>
              <w:t>ПП-07.02.01-ERP</w:t>
            </w:r>
          </w:p>
        </w:tc>
        <w:tc>
          <w:tcPr>
            <w:tcW w:w="912" w:type="pct"/>
            <w:shd w:val="clear" w:color="auto" w:fill="auto"/>
            <w:vAlign w:val="bottom"/>
          </w:tcPr>
          <w:p w14:paraId="7BA0A41F" w14:textId="77777777" w:rsidR="003F3A6E" w:rsidRDefault="003F3A6E" w:rsidP="0039569B">
            <w:pPr>
              <w:jc w:val="center"/>
              <w:rPr>
                <w:rFonts w:cs="Arial"/>
                <w:color w:val="000000"/>
                <w:sz w:val="20"/>
                <w:szCs w:val="20"/>
              </w:rPr>
            </w:pPr>
            <w:r>
              <w:rPr>
                <w:rFonts w:cs="Arial"/>
                <w:color w:val="000000"/>
                <w:sz w:val="20"/>
                <w:szCs w:val="20"/>
              </w:rPr>
              <w:t>Долгосрочное планирование воздействий на производственные активы (мастер-план от 3-х до 10 лет)</w:t>
            </w:r>
          </w:p>
        </w:tc>
        <w:tc>
          <w:tcPr>
            <w:tcW w:w="550" w:type="pct"/>
            <w:shd w:val="clear" w:color="auto" w:fill="auto"/>
            <w:vAlign w:val="bottom"/>
          </w:tcPr>
          <w:p w14:paraId="5CC52070"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20</w:t>
            </w:r>
          </w:p>
        </w:tc>
      </w:tr>
      <w:tr w:rsidR="009C4A54" w:rsidRPr="007008A3" w14:paraId="747F2ACA" w14:textId="77777777" w:rsidTr="009C4A54">
        <w:trPr>
          <w:cantSplit/>
        </w:trPr>
        <w:tc>
          <w:tcPr>
            <w:tcW w:w="529" w:type="pct"/>
            <w:vAlign w:val="bottom"/>
          </w:tcPr>
          <w:p w14:paraId="1B093EB3" w14:textId="77777777" w:rsidR="003F3A6E" w:rsidRDefault="003F3A6E" w:rsidP="0039569B">
            <w:pPr>
              <w:jc w:val="center"/>
              <w:rPr>
                <w:rFonts w:cs="Arial"/>
                <w:color w:val="000000"/>
                <w:sz w:val="20"/>
                <w:szCs w:val="20"/>
              </w:rPr>
            </w:pPr>
            <w:r>
              <w:rPr>
                <w:rFonts w:cs="Arial"/>
                <w:color w:val="000000"/>
                <w:sz w:val="20"/>
                <w:szCs w:val="20"/>
              </w:rPr>
              <w:t>ПП-07.03.01-ERP</w:t>
            </w:r>
          </w:p>
        </w:tc>
        <w:tc>
          <w:tcPr>
            <w:tcW w:w="1060" w:type="pct"/>
            <w:shd w:val="clear" w:color="auto" w:fill="auto"/>
            <w:vAlign w:val="bottom"/>
          </w:tcPr>
          <w:p w14:paraId="4CB71917" w14:textId="77777777" w:rsidR="003F3A6E" w:rsidRDefault="003F3A6E" w:rsidP="0039569B">
            <w:pPr>
              <w:jc w:val="center"/>
              <w:rPr>
                <w:rFonts w:cs="Arial"/>
                <w:color w:val="000000"/>
                <w:sz w:val="20"/>
                <w:szCs w:val="20"/>
              </w:rPr>
            </w:pPr>
            <w:r>
              <w:rPr>
                <w:rFonts w:cs="Arial"/>
                <w:color w:val="000000"/>
                <w:sz w:val="20"/>
                <w:szCs w:val="20"/>
              </w:rPr>
              <w:t>Оперативное (месячное) планирование воздействий на производственные активы</w:t>
            </w:r>
          </w:p>
        </w:tc>
        <w:tc>
          <w:tcPr>
            <w:tcW w:w="608" w:type="pct"/>
            <w:shd w:val="clear" w:color="auto" w:fill="auto"/>
            <w:vAlign w:val="bottom"/>
          </w:tcPr>
          <w:p w14:paraId="274A6CCF" w14:textId="77777777" w:rsidR="003F3A6E" w:rsidRDefault="003F3A6E" w:rsidP="009721BA">
            <w:pPr>
              <w:ind w:hanging="98"/>
              <w:jc w:val="center"/>
              <w:rPr>
                <w:rFonts w:cs="Arial"/>
                <w:color w:val="000000"/>
                <w:sz w:val="20"/>
                <w:szCs w:val="20"/>
              </w:rPr>
            </w:pPr>
            <w:r>
              <w:rPr>
                <w:rFonts w:cs="Arial"/>
                <w:color w:val="000000"/>
                <w:sz w:val="20"/>
                <w:szCs w:val="20"/>
              </w:rPr>
              <w:t>50</w:t>
            </w:r>
          </w:p>
        </w:tc>
        <w:tc>
          <w:tcPr>
            <w:tcW w:w="772" w:type="pct"/>
            <w:shd w:val="clear" w:color="auto" w:fill="auto"/>
            <w:vAlign w:val="bottom"/>
          </w:tcPr>
          <w:p w14:paraId="6D3D18CA" w14:textId="77777777" w:rsidR="003F3A6E" w:rsidRDefault="003F3A6E" w:rsidP="009721BA">
            <w:pPr>
              <w:ind w:hanging="53"/>
              <w:jc w:val="center"/>
              <w:rPr>
                <w:rFonts w:cs="Arial"/>
                <w:color w:val="000000"/>
                <w:sz w:val="20"/>
                <w:szCs w:val="20"/>
              </w:rPr>
            </w:pPr>
            <w:r>
              <w:rPr>
                <w:rFonts w:cs="Arial"/>
                <w:color w:val="000000"/>
                <w:sz w:val="20"/>
                <w:szCs w:val="20"/>
              </w:rPr>
              <w:t>Утвержденный план-график воздействий на ПА по Предприятию</w:t>
            </w:r>
            <w:r>
              <w:rPr>
                <w:rFonts w:cs="Arial"/>
                <w:color w:val="000000"/>
                <w:sz w:val="20"/>
                <w:szCs w:val="20"/>
              </w:rPr>
              <w:br/>
              <w:t>Заказ ТОРО</w:t>
            </w:r>
          </w:p>
        </w:tc>
        <w:tc>
          <w:tcPr>
            <w:tcW w:w="569" w:type="pct"/>
            <w:shd w:val="clear" w:color="auto" w:fill="auto"/>
            <w:vAlign w:val="bottom"/>
          </w:tcPr>
          <w:p w14:paraId="5BECE42F" w14:textId="77777777"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14:paraId="29FAC102"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14:paraId="13CB2CB7"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460</w:t>
            </w:r>
          </w:p>
        </w:tc>
      </w:tr>
      <w:tr w:rsidR="009C4A54" w:rsidRPr="007008A3" w14:paraId="1E2B8792" w14:textId="77777777" w:rsidTr="009C4A54">
        <w:trPr>
          <w:cantSplit/>
        </w:trPr>
        <w:tc>
          <w:tcPr>
            <w:tcW w:w="529" w:type="pct"/>
            <w:vAlign w:val="bottom"/>
          </w:tcPr>
          <w:p w14:paraId="4D997E12"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14864797"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7E753788" w14:textId="77777777" w:rsidR="003F3A6E" w:rsidRDefault="003F3A6E" w:rsidP="009721BA">
            <w:pPr>
              <w:ind w:hanging="98"/>
              <w:jc w:val="center"/>
              <w:rPr>
                <w:rFonts w:cs="Arial"/>
                <w:color w:val="000000"/>
                <w:sz w:val="20"/>
                <w:szCs w:val="20"/>
              </w:rPr>
            </w:pPr>
            <w:r>
              <w:rPr>
                <w:rFonts w:cs="Arial"/>
                <w:color w:val="000000"/>
                <w:sz w:val="20"/>
                <w:szCs w:val="20"/>
              </w:rPr>
              <w:t>100</w:t>
            </w:r>
          </w:p>
        </w:tc>
        <w:tc>
          <w:tcPr>
            <w:tcW w:w="772" w:type="pct"/>
            <w:shd w:val="clear" w:color="auto" w:fill="auto"/>
            <w:vAlign w:val="bottom"/>
          </w:tcPr>
          <w:p w14:paraId="71E047C7" w14:textId="77777777"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14:paraId="442E825F" w14:textId="77777777" w:rsidR="003F3A6E" w:rsidRDefault="003F3A6E" w:rsidP="009721BA">
            <w:pPr>
              <w:ind w:hanging="70"/>
              <w:jc w:val="center"/>
              <w:rPr>
                <w:rFonts w:cs="Arial"/>
                <w:color w:val="000000"/>
                <w:sz w:val="20"/>
                <w:szCs w:val="20"/>
              </w:rPr>
            </w:pPr>
            <w:r>
              <w:rPr>
                <w:rFonts w:cs="Arial"/>
                <w:color w:val="000000"/>
                <w:sz w:val="20"/>
                <w:szCs w:val="20"/>
              </w:rPr>
              <w:t>ПП-07.03.01-ERP</w:t>
            </w:r>
          </w:p>
        </w:tc>
        <w:tc>
          <w:tcPr>
            <w:tcW w:w="912" w:type="pct"/>
            <w:shd w:val="clear" w:color="auto" w:fill="auto"/>
            <w:vAlign w:val="bottom"/>
          </w:tcPr>
          <w:p w14:paraId="474C51B3" w14:textId="77777777" w:rsidR="003F3A6E" w:rsidRDefault="003F3A6E" w:rsidP="0039569B">
            <w:pPr>
              <w:jc w:val="center"/>
              <w:rPr>
                <w:rFonts w:cs="Arial"/>
                <w:color w:val="000000"/>
                <w:sz w:val="20"/>
                <w:szCs w:val="20"/>
              </w:rPr>
            </w:pPr>
            <w:r>
              <w:rPr>
                <w:rFonts w:cs="Arial"/>
                <w:color w:val="000000"/>
                <w:sz w:val="20"/>
                <w:szCs w:val="20"/>
              </w:rPr>
              <w:t>Оперативное (месячное) планирование воздействий на производственные активы</w:t>
            </w:r>
          </w:p>
        </w:tc>
        <w:tc>
          <w:tcPr>
            <w:tcW w:w="550" w:type="pct"/>
            <w:shd w:val="clear" w:color="auto" w:fill="auto"/>
            <w:vAlign w:val="bottom"/>
          </w:tcPr>
          <w:p w14:paraId="55E71C0A"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250</w:t>
            </w:r>
          </w:p>
        </w:tc>
      </w:tr>
      <w:tr w:rsidR="009C4A54" w:rsidRPr="007008A3" w14:paraId="5B8E4010" w14:textId="77777777" w:rsidTr="009C4A54">
        <w:trPr>
          <w:cantSplit/>
        </w:trPr>
        <w:tc>
          <w:tcPr>
            <w:tcW w:w="529" w:type="pct"/>
            <w:vAlign w:val="bottom"/>
          </w:tcPr>
          <w:p w14:paraId="06FCC103" w14:textId="77777777" w:rsidR="003F3A6E" w:rsidRDefault="003F3A6E" w:rsidP="0039569B">
            <w:pPr>
              <w:jc w:val="center"/>
              <w:rPr>
                <w:rFonts w:cs="Arial"/>
                <w:color w:val="000000"/>
                <w:sz w:val="20"/>
                <w:szCs w:val="20"/>
              </w:rPr>
            </w:pPr>
            <w:r>
              <w:rPr>
                <w:rFonts w:cs="Arial"/>
                <w:color w:val="000000"/>
                <w:sz w:val="20"/>
                <w:szCs w:val="20"/>
              </w:rPr>
              <w:t>ПП-07.02.03.02-ERP</w:t>
            </w:r>
          </w:p>
        </w:tc>
        <w:tc>
          <w:tcPr>
            <w:tcW w:w="1060" w:type="pct"/>
            <w:shd w:val="clear" w:color="auto" w:fill="auto"/>
            <w:vAlign w:val="bottom"/>
          </w:tcPr>
          <w:p w14:paraId="298542D1" w14:textId="77777777" w:rsidR="003F3A6E" w:rsidRDefault="003F3A6E" w:rsidP="0039569B">
            <w:pPr>
              <w:jc w:val="center"/>
              <w:rPr>
                <w:rFonts w:cs="Arial"/>
                <w:color w:val="000000"/>
                <w:sz w:val="20"/>
                <w:szCs w:val="20"/>
              </w:rPr>
            </w:pPr>
            <w:r>
              <w:rPr>
                <w:rFonts w:cs="Arial"/>
                <w:color w:val="000000"/>
                <w:sz w:val="20"/>
                <w:szCs w:val="20"/>
              </w:rPr>
              <w:t>Планирование остановочных ремонтов</w:t>
            </w:r>
          </w:p>
        </w:tc>
        <w:tc>
          <w:tcPr>
            <w:tcW w:w="608" w:type="pct"/>
            <w:shd w:val="clear" w:color="auto" w:fill="auto"/>
            <w:vAlign w:val="bottom"/>
          </w:tcPr>
          <w:p w14:paraId="786124A3" w14:textId="77777777" w:rsidR="003F3A6E" w:rsidRDefault="003F3A6E" w:rsidP="009721BA">
            <w:pPr>
              <w:ind w:hanging="98"/>
              <w:jc w:val="center"/>
              <w:rPr>
                <w:rFonts w:cs="Arial"/>
                <w:color w:val="000000"/>
                <w:sz w:val="20"/>
                <w:szCs w:val="20"/>
              </w:rPr>
            </w:pPr>
            <w:r>
              <w:rPr>
                <w:rFonts w:cs="Arial"/>
                <w:color w:val="000000"/>
                <w:sz w:val="20"/>
                <w:szCs w:val="20"/>
              </w:rPr>
              <w:t>10</w:t>
            </w:r>
          </w:p>
        </w:tc>
        <w:tc>
          <w:tcPr>
            <w:tcW w:w="772" w:type="pct"/>
            <w:shd w:val="clear" w:color="auto" w:fill="auto"/>
            <w:vAlign w:val="bottom"/>
          </w:tcPr>
          <w:p w14:paraId="41C783D1" w14:textId="77777777" w:rsidR="003F3A6E" w:rsidRDefault="003F3A6E" w:rsidP="009721BA">
            <w:pPr>
              <w:ind w:hanging="53"/>
              <w:jc w:val="center"/>
              <w:rPr>
                <w:rFonts w:cs="Arial"/>
                <w:color w:val="000000"/>
                <w:sz w:val="20"/>
                <w:szCs w:val="20"/>
              </w:rPr>
            </w:pPr>
            <w:r>
              <w:rPr>
                <w:rFonts w:cs="Arial"/>
                <w:color w:val="000000"/>
                <w:sz w:val="20"/>
                <w:szCs w:val="20"/>
              </w:rPr>
              <w:t xml:space="preserve">Дефектная ведомость </w:t>
            </w:r>
            <w:r>
              <w:rPr>
                <w:rFonts w:cs="Arial"/>
                <w:color w:val="000000"/>
                <w:sz w:val="20"/>
                <w:szCs w:val="20"/>
              </w:rPr>
              <w:br/>
              <w:t>Заказ ТОРО</w:t>
            </w:r>
          </w:p>
        </w:tc>
        <w:tc>
          <w:tcPr>
            <w:tcW w:w="569" w:type="pct"/>
            <w:shd w:val="clear" w:color="auto" w:fill="auto"/>
            <w:vAlign w:val="bottom"/>
          </w:tcPr>
          <w:p w14:paraId="1E18B37B" w14:textId="77777777"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14:paraId="34AA4542"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14:paraId="032FCB13"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460</w:t>
            </w:r>
          </w:p>
        </w:tc>
      </w:tr>
      <w:tr w:rsidR="009C4A54" w:rsidRPr="007008A3" w14:paraId="09582B49" w14:textId="77777777" w:rsidTr="009C4A54">
        <w:trPr>
          <w:cantSplit/>
        </w:trPr>
        <w:tc>
          <w:tcPr>
            <w:tcW w:w="529" w:type="pct"/>
            <w:vAlign w:val="bottom"/>
          </w:tcPr>
          <w:p w14:paraId="7B3C8D70" w14:textId="77777777" w:rsidR="003F3A6E" w:rsidRDefault="003F3A6E" w:rsidP="0039569B">
            <w:pPr>
              <w:jc w:val="center"/>
              <w:rPr>
                <w:rFonts w:cs="Arial"/>
                <w:color w:val="000000"/>
                <w:sz w:val="20"/>
                <w:szCs w:val="20"/>
              </w:rPr>
            </w:pPr>
            <w:r>
              <w:rPr>
                <w:rFonts w:cs="Arial"/>
                <w:color w:val="000000"/>
                <w:sz w:val="20"/>
                <w:szCs w:val="20"/>
              </w:rPr>
              <w:t>ПП-10.04.03.01-ERP</w:t>
            </w:r>
          </w:p>
        </w:tc>
        <w:tc>
          <w:tcPr>
            <w:tcW w:w="1060" w:type="pct"/>
            <w:shd w:val="clear" w:color="auto" w:fill="auto"/>
            <w:vAlign w:val="bottom"/>
          </w:tcPr>
          <w:p w14:paraId="5D0AFA8C" w14:textId="77777777" w:rsidR="003F3A6E" w:rsidRDefault="003F3A6E" w:rsidP="0039569B">
            <w:pPr>
              <w:jc w:val="center"/>
              <w:rPr>
                <w:rFonts w:cs="Arial"/>
                <w:color w:val="000000"/>
                <w:sz w:val="20"/>
                <w:szCs w:val="20"/>
              </w:rPr>
            </w:pPr>
            <w:r>
              <w:rPr>
                <w:rFonts w:cs="Arial"/>
                <w:color w:val="000000"/>
                <w:sz w:val="20"/>
                <w:szCs w:val="20"/>
              </w:rPr>
              <w:t>Выполнение закупки</w:t>
            </w:r>
          </w:p>
        </w:tc>
        <w:tc>
          <w:tcPr>
            <w:tcW w:w="608" w:type="pct"/>
            <w:shd w:val="clear" w:color="auto" w:fill="auto"/>
            <w:vAlign w:val="bottom"/>
          </w:tcPr>
          <w:p w14:paraId="093AA641" w14:textId="77777777" w:rsidR="003F3A6E" w:rsidRDefault="003F3A6E" w:rsidP="009721BA">
            <w:pPr>
              <w:ind w:hanging="98"/>
              <w:jc w:val="center"/>
              <w:rPr>
                <w:rFonts w:cs="Arial"/>
                <w:color w:val="000000"/>
                <w:sz w:val="20"/>
                <w:szCs w:val="20"/>
              </w:rPr>
            </w:pPr>
            <w:r>
              <w:rPr>
                <w:rFonts w:cs="Arial"/>
                <w:color w:val="000000"/>
                <w:sz w:val="20"/>
                <w:szCs w:val="20"/>
              </w:rPr>
              <w:t>ПП-10.04.03.01.010</w:t>
            </w:r>
          </w:p>
        </w:tc>
        <w:tc>
          <w:tcPr>
            <w:tcW w:w="772" w:type="pct"/>
            <w:shd w:val="clear" w:color="auto" w:fill="auto"/>
            <w:vAlign w:val="bottom"/>
          </w:tcPr>
          <w:p w14:paraId="2A08B37A" w14:textId="77777777" w:rsidR="003F3A6E" w:rsidRDefault="003F3A6E" w:rsidP="009721BA">
            <w:pPr>
              <w:ind w:hanging="53"/>
              <w:jc w:val="center"/>
              <w:rPr>
                <w:rFonts w:cs="Arial"/>
                <w:color w:val="000000"/>
                <w:sz w:val="20"/>
                <w:szCs w:val="20"/>
              </w:rPr>
            </w:pPr>
            <w:r>
              <w:rPr>
                <w:rFonts w:cs="Arial"/>
                <w:color w:val="000000"/>
                <w:sz w:val="20"/>
                <w:szCs w:val="20"/>
              </w:rPr>
              <w:t>Заявка на закупку работ, услуг</w:t>
            </w:r>
          </w:p>
        </w:tc>
        <w:tc>
          <w:tcPr>
            <w:tcW w:w="569" w:type="pct"/>
            <w:shd w:val="clear" w:color="auto" w:fill="auto"/>
            <w:vAlign w:val="bottom"/>
          </w:tcPr>
          <w:p w14:paraId="2ADA1B13" w14:textId="77777777"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14:paraId="0C4D73E2"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14:paraId="12635FA0"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430, 460</w:t>
            </w:r>
          </w:p>
        </w:tc>
      </w:tr>
      <w:tr w:rsidR="009C4A54" w:rsidRPr="007008A3" w14:paraId="07EA6101" w14:textId="77777777" w:rsidTr="009C4A54">
        <w:trPr>
          <w:cantSplit/>
        </w:trPr>
        <w:tc>
          <w:tcPr>
            <w:tcW w:w="529" w:type="pct"/>
            <w:vAlign w:val="bottom"/>
          </w:tcPr>
          <w:p w14:paraId="16813ECD"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7753098C"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47A24036" w14:textId="77777777" w:rsidR="003F3A6E" w:rsidRDefault="003F3A6E" w:rsidP="009721BA">
            <w:pPr>
              <w:ind w:hanging="98"/>
              <w:jc w:val="center"/>
              <w:rPr>
                <w:rFonts w:cs="Arial"/>
                <w:color w:val="000000"/>
                <w:sz w:val="20"/>
                <w:szCs w:val="20"/>
              </w:rPr>
            </w:pPr>
            <w:r>
              <w:rPr>
                <w:rFonts w:cs="Arial"/>
                <w:color w:val="000000"/>
                <w:sz w:val="20"/>
                <w:szCs w:val="20"/>
              </w:rPr>
              <w:t>170</w:t>
            </w:r>
          </w:p>
        </w:tc>
        <w:tc>
          <w:tcPr>
            <w:tcW w:w="772" w:type="pct"/>
            <w:shd w:val="clear" w:color="auto" w:fill="auto"/>
            <w:vAlign w:val="bottom"/>
          </w:tcPr>
          <w:p w14:paraId="3686374D" w14:textId="77777777" w:rsidR="003F3A6E" w:rsidRDefault="003F3A6E" w:rsidP="009721BA">
            <w:pPr>
              <w:ind w:hanging="53"/>
              <w:jc w:val="center"/>
              <w:rPr>
                <w:rFonts w:cs="Arial"/>
                <w:color w:val="000000"/>
                <w:sz w:val="20"/>
                <w:szCs w:val="20"/>
              </w:rPr>
            </w:pPr>
            <w:r>
              <w:rPr>
                <w:rFonts w:cs="Arial"/>
                <w:color w:val="000000"/>
                <w:sz w:val="20"/>
                <w:szCs w:val="20"/>
              </w:rPr>
              <w:t>Заявка на закупку работ, услуг</w:t>
            </w:r>
          </w:p>
        </w:tc>
        <w:tc>
          <w:tcPr>
            <w:tcW w:w="569" w:type="pct"/>
            <w:shd w:val="clear" w:color="auto" w:fill="auto"/>
            <w:vAlign w:val="bottom"/>
          </w:tcPr>
          <w:p w14:paraId="56045D16" w14:textId="77777777" w:rsidR="003F3A6E" w:rsidRDefault="003F3A6E" w:rsidP="009721BA">
            <w:pPr>
              <w:ind w:hanging="70"/>
              <w:jc w:val="center"/>
              <w:rPr>
                <w:rFonts w:cs="Arial"/>
                <w:color w:val="000000"/>
                <w:sz w:val="20"/>
                <w:szCs w:val="20"/>
              </w:rPr>
            </w:pPr>
            <w:r>
              <w:rPr>
                <w:rFonts w:cs="Arial"/>
                <w:color w:val="000000"/>
                <w:sz w:val="20"/>
                <w:szCs w:val="20"/>
              </w:rPr>
              <w:t>ПП-10.04.03.01-ERP</w:t>
            </w:r>
          </w:p>
        </w:tc>
        <w:tc>
          <w:tcPr>
            <w:tcW w:w="912" w:type="pct"/>
            <w:shd w:val="clear" w:color="auto" w:fill="auto"/>
            <w:vAlign w:val="bottom"/>
          </w:tcPr>
          <w:p w14:paraId="00740637" w14:textId="77777777" w:rsidR="003F3A6E" w:rsidRDefault="003F3A6E" w:rsidP="0039569B">
            <w:pPr>
              <w:jc w:val="center"/>
              <w:rPr>
                <w:rFonts w:cs="Arial"/>
                <w:color w:val="000000"/>
                <w:sz w:val="20"/>
                <w:szCs w:val="20"/>
              </w:rPr>
            </w:pPr>
            <w:r>
              <w:rPr>
                <w:rFonts w:cs="Arial"/>
                <w:color w:val="000000"/>
                <w:sz w:val="20"/>
                <w:szCs w:val="20"/>
              </w:rPr>
              <w:t>Выполнение закупки</w:t>
            </w:r>
          </w:p>
        </w:tc>
        <w:tc>
          <w:tcPr>
            <w:tcW w:w="550" w:type="pct"/>
            <w:shd w:val="clear" w:color="auto" w:fill="auto"/>
            <w:vAlign w:val="bottom"/>
          </w:tcPr>
          <w:p w14:paraId="7E1F0AB3"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ПП-10.04.03.01.020, ПП-10.04.03.01.070</w:t>
            </w:r>
          </w:p>
        </w:tc>
      </w:tr>
      <w:tr w:rsidR="009C4A54" w:rsidRPr="007008A3" w14:paraId="690F7390" w14:textId="77777777" w:rsidTr="009C4A54">
        <w:trPr>
          <w:cantSplit/>
        </w:trPr>
        <w:tc>
          <w:tcPr>
            <w:tcW w:w="529" w:type="pct"/>
            <w:vAlign w:val="bottom"/>
          </w:tcPr>
          <w:p w14:paraId="459818A3"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76F604AC"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571E240F" w14:textId="77777777" w:rsidR="003F3A6E" w:rsidRDefault="003F3A6E" w:rsidP="009721BA">
            <w:pPr>
              <w:ind w:hanging="98"/>
              <w:jc w:val="center"/>
              <w:rPr>
                <w:rFonts w:cs="Arial"/>
                <w:color w:val="000000"/>
                <w:sz w:val="20"/>
                <w:szCs w:val="20"/>
              </w:rPr>
            </w:pPr>
            <w:r>
              <w:rPr>
                <w:rFonts w:cs="Arial"/>
                <w:color w:val="000000"/>
                <w:sz w:val="20"/>
                <w:szCs w:val="20"/>
              </w:rPr>
              <w:t>20</w:t>
            </w:r>
          </w:p>
        </w:tc>
        <w:tc>
          <w:tcPr>
            <w:tcW w:w="772" w:type="pct"/>
            <w:shd w:val="clear" w:color="auto" w:fill="auto"/>
            <w:vAlign w:val="bottom"/>
          </w:tcPr>
          <w:p w14:paraId="3A5A2ABE" w14:textId="77777777"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14:paraId="302685F4" w14:textId="77777777" w:rsidR="003F3A6E" w:rsidRDefault="003F3A6E" w:rsidP="009721BA">
            <w:pPr>
              <w:ind w:hanging="70"/>
              <w:jc w:val="center"/>
              <w:rPr>
                <w:rFonts w:cs="Arial"/>
                <w:color w:val="000000"/>
                <w:sz w:val="20"/>
                <w:szCs w:val="20"/>
              </w:rPr>
            </w:pPr>
            <w:r>
              <w:rPr>
                <w:rFonts w:cs="Arial"/>
                <w:color w:val="000000"/>
                <w:sz w:val="20"/>
                <w:szCs w:val="20"/>
              </w:rPr>
              <w:t>ПП-07.03.03.01-ERP</w:t>
            </w:r>
          </w:p>
        </w:tc>
        <w:tc>
          <w:tcPr>
            <w:tcW w:w="912" w:type="pct"/>
            <w:shd w:val="clear" w:color="auto" w:fill="auto"/>
            <w:vAlign w:val="bottom"/>
          </w:tcPr>
          <w:p w14:paraId="50EDADB1" w14:textId="77777777" w:rsidR="003F3A6E" w:rsidRDefault="003F3A6E" w:rsidP="0039569B">
            <w:pPr>
              <w:jc w:val="center"/>
              <w:rPr>
                <w:rFonts w:cs="Arial"/>
                <w:color w:val="000000"/>
                <w:sz w:val="20"/>
                <w:szCs w:val="20"/>
              </w:rPr>
            </w:pPr>
            <w:r>
              <w:rPr>
                <w:rFonts w:cs="Arial"/>
                <w:color w:val="000000"/>
                <w:sz w:val="20"/>
                <w:szCs w:val="20"/>
              </w:rPr>
              <w:t>Выполнение и фактический учет воздействий</w:t>
            </w:r>
          </w:p>
        </w:tc>
        <w:tc>
          <w:tcPr>
            <w:tcW w:w="550" w:type="pct"/>
            <w:shd w:val="clear" w:color="auto" w:fill="auto"/>
            <w:vAlign w:val="bottom"/>
          </w:tcPr>
          <w:p w14:paraId="492D4727"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180</w:t>
            </w:r>
          </w:p>
        </w:tc>
      </w:tr>
      <w:tr w:rsidR="009C4A54" w:rsidRPr="007008A3" w14:paraId="4B87486F" w14:textId="77777777" w:rsidTr="009C4A54">
        <w:trPr>
          <w:cantSplit/>
        </w:trPr>
        <w:tc>
          <w:tcPr>
            <w:tcW w:w="529" w:type="pct"/>
            <w:vAlign w:val="bottom"/>
          </w:tcPr>
          <w:p w14:paraId="10D157B2"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4A1E0F38"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7E3AC316" w14:textId="77777777" w:rsidR="003F3A6E" w:rsidRDefault="003F3A6E" w:rsidP="009721BA">
            <w:pPr>
              <w:ind w:hanging="98"/>
              <w:jc w:val="center"/>
              <w:rPr>
                <w:rFonts w:cs="Arial"/>
                <w:color w:val="000000"/>
                <w:sz w:val="20"/>
                <w:szCs w:val="20"/>
              </w:rPr>
            </w:pPr>
            <w:r>
              <w:rPr>
                <w:rFonts w:cs="Arial"/>
                <w:color w:val="000000"/>
                <w:sz w:val="20"/>
                <w:szCs w:val="20"/>
              </w:rPr>
              <w:t>100</w:t>
            </w:r>
          </w:p>
        </w:tc>
        <w:tc>
          <w:tcPr>
            <w:tcW w:w="772" w:type="pct"/>
            <w:shd w:val="clear" w:color="auto" w:fill="auto"/>
            <w:vAlign w:val="bottom"/>
          </w:tcPr>
          <w:p w14:paraId="2F5B2AD7" w14:textId="77777777" w:rsidR="003F3A6E" w:rsidRDefault="003F3A6E" w:rsidP="009721BA">
            <w:pPr>
              <w:ind w:hanging="53"/>
              <w:jc w:val="center"/>
              <w:rPr>
                <w:rFonts w:cs="Arial"/>
                <w:color w:val="000000"/>
                <w:sz w:val="20"/>
                <w:szCs w:val="20"/>
              </w:rPr>
            </w:pPr>
            <w:r>
              <w:rPr>
                <w:rFonts w:cs="Arial"/>
                <w:color w:val="000000"/>
                <w:sz w:val="20"/>
                <w:szCs w:val="20"/>
              </w:rPr>
              <w:t>Сообщение ТОРО</w:t>
            </w:r>
            <w:r>
              <w:rPr>
                <w:rFonts w:cs="Arial"/>
                <w:color w:val="000000"/>
                <w:sz w:val="20"/>
                <w:szCs w:val="20"/>
              </w:rPr>
              <w:br/>
              <w:t>Заказ ТОРО</w:t>
            </w:r>
          </w:p>
        </w:tc>
        <w:tc>
          <w:tcPr>
            <w:tcW w:w="569" w:type="pct"/>
            <w:shd w:val="clear" w:color="auto" w:fill="auto"/>
            <w:vAlign w:val="bottom"/>
          </w:tcPr>
          <w:p w14:paraId="578739B8" w14:textId="77777777" w:rsidR="003F3A6E" w:rsidRDefault="003F3A6E" w:rsidP="009721BA">
            <w:pPr>
              <w:ind w:hanging="70"/>
              <w:jc w:val="center"/>
              <w:rPr>
                <w:rFonts w:cs="Arial"/>
                <w:color w:val="000000"/>
                <w:sz w:val="20"/>
                <w:szCs w:val="20"/>
              </w:rPr>
            </w:pPr>
            <w:r>
              <w:rPr>
                <w:rFonts w:cs="Arial"/>
                <w:color w:val="000000"/>
                <w:sz w:val="20"/>
                <w:szCs w:val="20"/>
              </w:rPr>
              <w:t>ПП-07.03.03.02-ERP</w:t>
            </w:r>
          </w:p>
        </w:tc>
        <w:tc>
          <w:tcPr>
            <w:tcW w:w="912" w:type="pct"/>
            <w:shd w:val="clear" w:color="auto" w:fill="auto"/>
            <w:vAlign w:val="bottom"/>
          </w:tcPr>
          <w:p w14:paraId="79BE29D9" w14:textId="77777777" w:rsidR="003F3A6E" w:rsidRDefault="003F3A6E" w:rsidP="0039569B">
            <w:pPr>
              <w:jc w:val="center"/>
              <w:rPr>
                <w:rFonts w:cs="Arial"/>
                <w:color w:val="000000"/>
                <w:sz w:val="20"/>
                <w:szCs w:val="20"/>
              </w:rPr>
            </w:pPr>
            <w:r>
              <w:rPr>
                <w:rFonts w:cs="Arial"/>
                <w:color w:val="000000"/>
                <w:sz w:val="20"/>
                <w:szCs w:val="20"/>
              </w:rPr>
              <w:t>Управление внеплановыми воздействиями ТОиР</w:t>
            </w:r>
          </w:p>
        </w:tc>
        <w:tc>
          <w:tcPr>
            <w:tcW w:w="550" w:type="pct"/>
            <w:shd w:val="clear" w:color="auto" w:fill="auto"/>
            <w:vAlign w:val="bottom"/>
          </w:tcPr>
          <w:p w14:paraId="0F585A27"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90</w:t>
            </w:r>
          </w:p>
        </w:tc>
      </w:tr>
      <w:tr w:rsidR="009C4A54" w:rsidRPr="007008A3" w14:paraId="0446D7DE" w14:textId="77777777" w:rsidTr="009C4A54">
        <w:trPr>
          <w:cantSplit/>
        </w:trPr>
        <w:tc>
          <w:tcPr>
            <w:tcW w:w="529" w:type="pct"/>
            <w:vAlign w:val="bottom"/>
          </w:tcPr>
          <w:p w14:paraId="1FF2A1FE" w14:textId="77777777" w:rsidR="003F3A6E" w:rsidRDefault="003F3A6E" w:rsidP="0039569B">
            <w:pPr>
              <w:jc w:val="center"/>
              <w:rPr>
                <w:rFonts w:cs="Arial"/>
                <w:color w:val="000000"/>
                <w:sz w:val="20"/>
                <w:szCs w:val="20"/>
              </w:rPr>
            </w:pPr>
            <w:r>
              <w:rPr>
                <w:rFonts w:cs="Arial"/>
                <w:color w:val="000000"/>
                <w:sz w:val="20"/>
                <w:szCs w:val="20"/>
              </w:rPr>
              <w:t>ПП-10.03.01-ERP</w:t>
            </w:r>
          </w:p>
        </w:tc>
        <w:tc>
          <w:tcPr>
            <w:tcW w:w="1060" w:type="pct"/>
            <w:shd w:val="clear" w:color="auto" w:fill="auto"/>
            <w:vAlign w:val="bottom"/>
          </w:tcPr>
          <w:p w14:paraId="3A3D54AE" w14:textId="77777777" w:rsidR="003F3A6E" w:rsidRDefault="003F3A6E" w:rsidP="0039569B">
            <w:pPr>
              <w:jc w:val="center"/>
              <w:rPr>
                <w:rFonts w:cs="Arial"/>
                <w:color w:val="000000"/>
                <w:sz w:val="20"/>
                <w:szCs w:val="20"/>
              </w:rPr>
            </w:pPr>
            <w:r>
              <w:rPr>
                <w:rFonts w:cs="Arial"/>
                <w:color w:val="000000"/>
                <w:sz w:val="20"/>
                <w:szCs w:val="20"/>
              </w:rPr>
              <w:t>Ведение плановых цен</w:t>
            </w:r>
          </w:p>
        </w:tc>
        <w:tc>
          <w:tcPr>
            <w:tcW w:w="608" w:type="pct"/>
            <w:shd w:val="clear" w:color="auto" w:fill="auto"/>
            <w:vAlign w:val="bottom"/>
          </w:tcPr>
          <w:p w14:paraId="5DE67505" w14:textId="77777777" w:rsidR="003F3A6E" w:rsidRDefault="003F3A6E" w:rsidP="009721BA">
            <w:pPr>
              <w:ind w:hanging="98"/>
              <w:jc w:val="center"/>
              <w:rPr>
                <w:rFonts w:cs="Arial"/>
                <w:color w:val="000000"/>
                <w:sz w:val="20"/>
                <w:szCs w:val="20"/>
              </w:rPr>
            </w:pPr>
            <w:r>
              <w:rPr>
                <w:rFonts w:cs="Arial"/>
                <w:color w:val="000000"/>
                <w:sz w:val="20"/>
                <w:szCs w:val="20"/>
              </w:rPr>
              <w:t>ПП-10.03.01.01.090, ПП-10.03.01.01.005</w:t>
            </w:r>
          </w:p>
        </w:tc>
        <w:tc>
          <w:tcPr>
            <w:tcW w:w="772" w:type="pct"/>
            <w:shd w:val="clear" w:color="auto" w:fill="auto"/>
            <w:vAlign w:val="bottom"/>
          </w:tcPr>
          <w:p w14:paraId="6D242A8A" w14:textId="77777777" w:rsidR="003F3A6E" w:rsidRDefault="003F3A6E" w:rsidP="009721BA">
            <w:pPr>
              <w:ind w:hanging="53"/>
              <w:jc w:val="center"/>
              <w:rPr>
                <w:rFonts w:cs="Arial"/>
                <w:color w:val="000000"/>
                <w:sz w:val="20"/>
                <w:szCs w:val="20"/>
              </w:rPr>
            </w:pPr>
            <w:r>
              <w:rPr>
                <w:rFonts w:cs="Arial"/>
                <w:color w:val="000000"/>
                <w:sz w:val="20"/>
                <w:szCs w:val="20"/>
              </w:rPr>
              <w:t>E-mail с дефектной ведомостью</w:t>
            </w:r>
            <w:r>
              <w:rPr>
                <w:rFonts w:cs="Arial"/>
                <w:color w:val="000000"/>
                <w:sz w:val="20"/>
                <w:szCs w:val="20"/>
              </w:rPr>
              <w:br/>
              <w:t>Заказ ТОРО</w:t>
            </w:r>
          </w:p>
        </w:tc>
        <w:tc>
          <w:tcPr>
            <w:tcW w:w="569" w:type="pct"/>
            <w:shd w:val="clear" w:color="auto" w:fill="auto"/>
            <w:vAlign w:val="bottom"/>
          </w:tcPr>
          <w:p w14:paraId="1F80D54A" w14:textId="77777777" w:rsidR="003F3A6E" w:rsidRDefault="003F3A6E" w:rsidP="009721BA">
            <w:pPr>
              <w:ind w:hanging="70"/>
              <w:jc w:val="center"/>
              <w:rPr>
                <w:rFonts w:cs="Arial"/>
                <w:color w:val="000000"/>
                <w:sz w:val="20"/>
                <w:szCs w:val="20"/>
              </w:rPr>
            </w:pPr>
            <w:r>
              <w:rPr>
                <w:rFonts w:cs="Arial"/>
                <w:color w:val="000000"/>
                <w:sz w:val="20"/>
                <w:szCs w:val="20"/>
              </w:rPr>
              <w:t>ПП-07.02.03.03-ERP</w:t>
            </w:r>
          </w:p>
        </w:tc>
        <w:tc>
          <w:tcPr>
            <w:tcW w:w="912" w:type="pct"/>
            <w:shd w:val="clear" w:color="auto" w:fill="auto"/>
            <w:vAlign w:val="bottom"/>
          </w:tcPr>
          <w:p w14:paraId="2C8333C1" w14:textId="77777777"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550" w:type="pct"/>
            <w:shd w:val="clear" w:color="auto" w:fill="auto"/>
            <w:vAlign w:val="bottom"/>
          </w:tcPr>
          <w:p w14:paraId="40652B9C"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40</w:t>
            </w:r>
          </w:p>
        </w:tc>
      </w:tr>
      <w:tr w:rsidR="009C4A54" w:rsidRPr="007008A3" w14:paraId="49AF5869" w14:textId="77777777" w:rsidTr="009C4A54">
        <w:trPr>
          <w:cantSplit/>
        </w:trPr>
        <w:tc>
          <w:tcPr>
            <w:tcW w:w="529" w:type="pct"/>
            <w:vAlign w:val="bottom"/>
          </w:tcPr>
          <w:p w14:paraId="2CD40B1C" w14:textId="77777777" w:rsidR="003F3A6E" w:rsidRDefault="003F3A6E" w:rsidP="0039569B">
            <w:pPr>
              <w:jc w:val="center"/>
              <w:rPr>
                <w:rFonts w:cs="Arial"/>
                <w:color w:val="000000"/>
                <w:sz w:val="20"/>
                <w:szCs w:val="20"/>
              </w:rPr>
            </w:pPr>
            <w:r>
              <w:rPr>
                <w:rFonts w:cs="Arial"/>
                <w:color w:val="000000"/>
                <w:sz w:val="20"/>
                <w:szCs w:val="20"/>
              </w:rPr>
              <w:t>ПП-07.02.03.03-ERP</w:t>
            </w:r>
          </w:p>
        </w:tc>
        <w:tc>
          <w:tcPr>
            <w:tcW w:w="1060" w:type="pct"/>
            <w:shd w:val="clear" w:color="auto" w:fill="auto"/>
            <w:vAlign w:val="bottom"/>
          </w:tcPr>
          <w:p w14:paraId="5DBAF222" w14:textId="77777777"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608" w:type="pct"/>
            <w:shd w:val="clear" w:color="auto" w:fill="auto"/>
            <w:vAlign w:val="bottom"/>
          </w:tcPr>
          <w:p w14:paraId="67E7EEB2" w14:textId="77777777" w:rsidR="003F3A6E" w:rsidRDefault="003F3A6E" w:rsidP="009721BA">
            <w:pPr>
              <w:ind w:hanging="98"/>
              <w:jc w:val="center"/>
              <w:rPr>
                <w:rFonts w:cs="Arial"/>
                <w:color w:val="000000"/>
                <w:sz w:val="20"/>
                <w:szCs w:val="20"/>
              </w:rPr>
            </w:pPr>
            <w:r>
              <w:rPr>
                <w:rFonts w:cs="Arial"/>
                <w:color w:val="000000"/>
                <w:sz w:val="20"/>
                <w:szCs w:val="20"/>
              </w:rPr>
              <w:t>70</w:t>
            </w:r>
          </w:p>
        </w:tc>
        <w:tc>
          <w:tcPr>
            <w:tcW w:w="772" w:type="pct"/>
            <w:shd w:val="clear" w:color="auto" w:fill="auto"/>
            <w:vAlign w:val="bottom"/>
          </w:tcPr>
          <w:p w14:paraId="47BD1587" w14:textId="77777777" w:rsidR="003F3A6E" w:rsidRDefault="003F3A6E" w:rsidP="009721BA">
            <w:pPr>
              <w:ind w:hanging="53"/>
              <w:jc w:val="center"/>
              <w:rPr>
                <w:rFonts w:cs="Arial"/>
                <w:color w:val="000000"/>
                <w:sz w:val="20"/>
                <w:szCs w:val="20"/>
              </w:rPr>
            </w:pPr>
            <w:r>
              <w:rPr>
                <w:rFonts w:cs="Arial"/>
                <w:color w:val="000000"/>
                <w:sz w:val="20"/>
                <w:szCs w:val="20"/>
              </w:rPr>
              <w:t>Смета</w:t>
            </w:r>
          </w:p>
        </w:tc>
        <w:tc>
          <w:tcPr>
            <w:tcW w:w="569" w:type="pct"/>
            <w:shd w:val="clear" w:color="auto" w:fill="auto"/>
            <w:vAlign w:val="bottom"/>
          </w:tcPr>
          <w:p w14:paraId="3BEFC757" w14:textId="77777777" w:rsidR="003F3A6E" w:rsidRDefault="003F3A6E" w:rsidP="009721BA">
            <w:pPr>
              <w:ind w:hanging="70"/>
              <w:jc w:val="center"/>
              <w:rPr>
                <w:rFonts w:cs="Arial"/>
                <w:color w:val="000000"/>
                <w:sz w:val="20"/>
                <w:szCs w:val="20"/>
              </w:rPr>
            </w:pPr>
            <w:r>
              <w:rPr>
                <w:rFonts w:cs="Arial"/>
                <w:color w:val="000000"/>
                <w:sz w:val="20"/>
                <w:szCs w:val="20"/>
              </w:rPr>
              <w:t>ПП-10.03.01-ERP</w:t>
            </w:r>
          </w:p>
        </w:tc>
        <w:tc>
          <w:tcPr>
            <w:tcW w:w="912" w:type="pct"/>
            <w:shd w:val="clear" w:color="auto" w:fill="auto"/>
            <w:vAlign w:val="bottom"/>
          </w:tcPr>
          <w:p w14:paraId="78BF32A3" w14:textId="77777777" w:rsidR="003F3A6E" w:rsidRDefault="003F3A6E" w:rsidP="0039569B">
            <w:pPr>
              <w:jc w:val="center"/>
              <w:rPr>
                <w:rFonts w:cs="Arial"/>
                <w:color w:val="000000"/>
                <w:sz w:val="20"/>
                <w:szCs w:val="20"/>
              </w:rPr>
            </w:pPr>
            <w:r>
              <w:rPr>
                <w:rFonts w:cs="Arial"/>
                <w:color w:val="000000"/>
                <w:sz w:val="20"/>
                <w:szCs w:val="20"/>
              </w:rPr>
              <w:t>Ведение плановых цен</w:t>
            </w:r>
          </w:p>
        </w:tc>
        <w:tc>
          <w:tcPr>
            <w:tcW w:w="550" w:type="pct"/>
            <w:shd w:val="clear" w:color="auto" w:fill="auto"/>
            <w:vAlign w:val="bottom"/>
          </w:tcPr>
          <w:p w14:paraId="5A0695D8"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ПП-10.03.01.01.100, ПП-10.03.01.01.070</w:t>
            </w:r>
          </w:p>
        </w:tc>
      </w:tr>
      <w:tr w:rsidR="009C4A54" w:rsidRPr="007008A3" w14:paraId="351521D0" w14:textId="77777777" w:rsidTr="009C4A54">
        <w:trPr>
          <w:cantSplit/>
        </w:trPr>
        <w:tc>
          <w:tcPr>
            <w:tcW w:w="529" w:type="pct"/>
            <w:vAlign w:val="bottom"/>
          </w:tcPr>
          <w:p w14:paraId="66DF7EEC" w14:textId="77777777" w:rsidR="003F3A6E" w:rsidRDefault="003F3A6E" w:rsidP="0039569B">
            <w:pPr>
              <w:jc w:val="center"/>
              <w:rPr>
                <w:rFonts w:cs="Arial"/>
                <w:color w:val="000000"/>
                <w:sz w:val="20"/>
                <w:szCs w:val="20"/>
              </w:rPr>
            </w:pPr>
            <w:r>
              <w:rPr>
                <w:rFonts w:cs="Arial"/>
                <w:color w:val="000000"/>
                <w:sz w:val="20"/>
                <w:szCs w:val="20"/>
              </w:rPr>
              <w:lastRenderedPageBreak/>
              <w:t>ПП-07.03.02-ERP</w:t>
            </w:r>
          </w:p>
        </w:tc>
        <w:tc>
          <w:tcPr>
            <w:tcW w:w="1060" w:type="pct"/>
            <w:shd w:val="clear" w:color="auto" w:fill="auto"/>
            <w:vAlign w:val="bottom"/>
          </w:tcPr>
          <w:p w14:paraId="27150837" w14:textId="77777777" w:rsidR="003F3A6E" w:rsidRDefault="003F3A6E" w:rsidP="0039569B">
            <w:pPr>
              <w:jc w:val="center"/>
              <w:rPr>
                <w:rFonts w:cs="Arial"/>
                <w:color w:val="000000"/>
                <w:sz w:val="20"/>
                <w:szCs w:val="20"/>
              </w:rPr>
            </w:pPr>
            <w:r>
              <w:rPr>
                <w:rFonts w:cs="Arial"/>
                <w:color w:val="000000"/>
                <w:sz w:val="20"/>
                <w:szCs w:val="20"/>
              </w:rPr>
              <w:t>Недельно-суточное планирование воздействий на производственные активы</w:t>
            </w:r>
          </w:p>
        </w:tc>
        <w:tc>
          <w:tcPr>
            <w:tcW w:w="608" w:type="pct"/>
            <w:shd w:val="clear" w:color="auto" w:fill="auto"/>
            <w:vAlign w:val="bottom"/>
          </w:tcPr>
          <w:p w14:paraId="6CE8EFB5" w14:textId="77777777" w:rsidR="003F3A6E" w:rsidRDefault="003F3A6E" w:rsidP="009721BA">
            <w:pPr>
              <w:ind w:hanging="98"/>
              <w:jc w:val="center"/>
              <w:rPr>
                <w:rFonts w:cs="Arial"/>
                <w:color w:val="000000"/>
                <w:sz w:val="20"/>
                <w:szCs w:val="20"/>
              </w:rPr>
            </w:pPr>
            <w:r>
              <w:rPr>
                <w:rFonts w:cs="Arial"/>
                <w:color w:val="000000"/>
                <w:sz w:val="20"/>
                <w:szCs w:val="20"/>
              </w:rPr>
              <w:t>140</w:t>
            </w:r>
          </w:p>
        </w:tc>
        <w:tc>
          <w:tcPr>
            <w:tcW w:w="772" w:type="pct"/>
            <w:shd w:val="clear" w:color="auto" w:fill="auto"/>
            <w:vAlign w:val="bottom"/>
          </w:tcPr>
          <w:p w14:paraId="3F40E8C4" w14:textId="77777777" w:rsidR="003F3A6E" w:rsidRDefault="003F3A6E" w:rsidP="009721BA">
            <w:pPr>
              <w:ind w:hanging="53"/>
              <w:jc w:val="center"/>
              <w:rPr>
                <w:rFonts w:cs="Arial"/>
                <w:color w:val="000000"/>
                <w:sz w:val="20"/>
                <w:szCs w:val="20"/>
              </w:rPr>
            </w:pPr>
            <w:r>
              <w:rPr>
                <w:rFonts w:cs="Arial"/>
                <w:color w:val="000000"/>
                <w:sz w:val="20"/>
                <w:szCs w:val="20"/>
              </w:rPr>
              <w:t>Смета</w:t>
            </w:r>
            <w:r>
              <w:rPr>
                <w:rFonts w:cs="Arial"/>
                <w:color w:val="000000"/>
                <w:sz w:val="20"/>
                <w:szCs w:val="20"/>
              </w:rPr>
              <w:br/>
              <w:t xml:space="preserve">Дефектная ведомость </w:t>
            </w:r>
            <w:r>
              <w:rPr>
                <w:rFonts w:cs="Arial"/>
                <w:color w:val="000000"/>
                <w:sz w:val="20"/>
                <w:szCs w:val="20"/>
              </w:rPr>
              <w:br/>
              <w:t>Скорректированная запись ЕО</w:t>
            </w:r>
          </w:p>
        </w:tc>
        <w:tc>
          <w:tcPr>
            <w:tcW w:w="569" w:type="pct"/>
            <w:shd w:val="clear" w:color="auto" w:fill="auto"/>
            <w:vAlign w:val="bottom"/>
          </w:tcPr>
          <w:p w14:paraId="382E8457" w14:textId="77777777" w:rsidR="003F3A6E" w:rsidRDefault="003F3A6E" w:rsidP="009721BA">
            <w:pPr>
              <w:ind w:hanging="70"/>
              <w:jc w:val="center"/>
              <w:rPr>
                <w:rFonts w:cs="Arial"/>
                <w:color w:val="000000"/>
                <w:sz w:val="20"/>
                <w:szCs w:val="20"/>
              </w:rPr>
            </w:pPr>
            <w:r>
              <w:rPr>
                <w:rFonts w:cs="Arial"/>
                <w:color w:val="000000"/>
                <w:sz w:val="20"/>
                <w:szCs w:val="20"/>
              </w:rPr>
              <w:t>ПП-07.02.03.03-ERP</w:t>
            </w:r>
          </w:p>
        </w:tc>
        <w:tc>
          <w:tcPr>
            <w:tcW w:w="912" w:type="pct"/>
            <w:shd w:val="clear" w:color="auto" w:fill="auto"/>
            <w:vAlign w:val="bottom"/>
          </w:tcPr>
          <w:p w14:paraId="6B97CEFA" w14:textId="77777777"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550" w:type="pct"/>
            <w:shd w:val="clear" w:color="auto" w:fill="auto"/>
            <w:vAlign w:val="bottom"/>
          </w:tcPr>
          <w:p w14:paraId="39EC30B3"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70</w:t>
            </w:r>
          </w:p>
        </w:tc>
      </w:tr>
      <w:tr w:rsidR="009C4A54" w:rsidRPr="007008A3" w14:paraId="571ACAE6" w14:textId="77777777" w:rsidTr="009C4A54">
        <w:trPr>
          <w:cantSplit/>
        </w:trPr>
        <w:tc>
          <w:tcPr>
            <w:tcW w:w="529" w:type="pct"/>
            <w:vAlign w:val="bottom"/>
          </w:tcPr>
          <w:p w14:paraId="06BEF9CA" w14:textId="77777777" w:rsidR="003F3A6E" w:rsidRDefault="003F3A6E" w:rsidP="0039569B">
            <w:pPr>
              <w:jc w:val="center"/>
              <w:rPr>
                <w:rFonts w:cs="Arial"/>
                <w:color w:val="000000"/>
                <w:sz w:val="20"/>
                <w:szCs w:val="20"/>
              </w:rPr>
            </w:pPr>
            <w:r>
              <w:rPr>
                <w:rFonts w:cs="Arial"/>
                <w:color w:val="000000"/>
                <w:sz w:val="20"/>
                <w:szCs w:val="20"/>
              </w:rPr>
              <w:t>ПП-07.02.03.03-ERP</w:t>
            </w:r>
          </w:p>
        </w:tc>
        <w:tc>
          <w:tcPr>
            <w:tcW w:w="1060" w:type="pct"/>
            <w:shd w:val="clear" w:color="auto" w:fill="auto"/>
            <w:vAlign w:val="bottom"/>
          </w:tcPr>
          <w:p w14:paraId="678169F6" w14:textId="77777777"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608" w:type="pct"/>
            <w:shd w:val="clear" w:color="auto" w:fill="auto"/>
            <w:vAlign w:val="bottom"/>
          </w:tcPr>
          <w:p w14:paraId="6ACAE951" w14:textId="77777777" w:rsidR="003F3A6E" w:rsidRDefault="003F3A6E" w:rsidP="009721BA">
            <w:pPr>
              <w:ind w:hanging="98"/>
              <w:jc w:val="center"/>
              <w:rPr>
                <w:rFonts w:cs="Arial"/>
                <w:color w:val="000000"/>
                <w:sz w:val="20"/>
                <w:szCs w:val="20"/>
              </w:rPr>
            </w:pPr>
            <w:r>
              <w:rPr>
                <w:rFonts w:cs="Arial"/>
                <w:color w:val="000000"/>
                <w:sz w:val="20"/>
                <w:szCs w:val="20"/>
              </w:rPr>
              <w:t>10</w:t>
            </w:r>
          </w:p>
        </w:tc>
        <w:tc>
          <w:tcPr>
            <w:tcW w:w="772" w:type="pct"/>
            <w:shd w:val="clear" w:color="auto" w:fill="auto"/>
            <w:vAlign w:val="bottom"/>
          </w:tcPr>
          <w:p w14:paraId="0565B84C" w14:textId="77777777"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14:paraId="2A5BF66E" w14:textId="77777777" w:rsidR="003F3A6E" w:rsidRDefault="003F3A6E" w:rsidP="009721BA">
            <w:pPr>
              <w:ind w:hanging="70"/>
              <w:jc w:val="center"/>
              <w:rPr>
                <w:rFonts w:cs="Arial"/>
                <w:color w:val="000000"/>
                <w:sz w:val="20"/>
                <w:szCs w:val="20"/>
              </w:rPr>
            </w:pPr>
            <w:r>
              <w:rPr>
                <w:rFonts w:cs="Arial"/>
                <w:color w:val="000000"/>
                <w:sz w:val="20"/>
                <w:szCs w:val="20"/>
              </w:rPr>
              <w:t>ПП-07.03.02-ERP</w:t>
            </w:r>
          </w:p>
        </w:tc>
        <w:tc>
          <w:tcPr>
            <w:tcW w:w="912" w:type="pct"/>
            <w:shd w:val="clear" w:color="auto" w:fill="auto"/>
            <w:vAlign w:val="bottom"/>
          </w:tcPr>
          <w:p w14:paraId="2509A3FE" w14:textId="77777777" w:rsidR="003F3A6E" w:rsidRDefault="003F3A6E" w:rsidP="0039569B">
            <w:pPr>
              <w:jc w:val="center"/>
              <w:rPr>
                <w:rFonts w:cs="Arial"/>
                <w:color w:val="000000"/>
                <w:sz w:val="20"/>
                <w:szCs w:val="20"/>
              </w:rPr>
            </w:pPr>
            <w:r>
              <w:rPr>
                <w:rFonts w:cs="Arial"/>
                <w:color w:val="000000"/>
                <w:sz w:val="20"/>
                <w:szCs w:val="20"/>
              </w:rPr>
              <w:t>Недельно-суточное планирование воздействий на производственные активы</w:t>
            </w:r>
          </w:p>
        </w:tc>
        <w:tc>
          <w:tcPr>
            <w:tcW w:w="550" w:type="pct"/>
            <w:shd w:val="clear" w:color="auto" w:fill="auto"/>
            <w:vAlign w:val="bottom"/>
          </w:tcPr>
          <w:p w14:paraId="7DE50C6E"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130</w:t>
            </w:r>
          </w:p>
        </w:tc>
      </w:tr>
      <w:tr w:rsidR="009C4A54" w:rsidRPr="007008A3" w14:paraId="56CE9E78" w14:textId="77777777" w:rsidTr="009C4A54">
        <w:trPr>
          <w:cantSplit/>
        </w:trPr>
        <w:tc>
          <w:tcPr>
            <w:tcW w:w="529" w:type="pct"/>
            <w:vAlign w:val="bottom"/>
          </w:tcPr>
          <w:p w14:paraId="39E6CBF9" w14:textId="77777777" w:rsidR="003F3A6E" w:rsidRDefault="003F3A6E" w:rsidP="0039569B">
            <w:pPr>
              <w:jc w:val="center"/>
              <w:rPr>
                <w:rFonts w:cs="Arial"/>
                <w:color w:val="000000"/>
                <w:sz w:val="20"/>
                <w:szCs w:val="20"/>
              </w:rPr>
            </w:pPr>
            <w:r>
              <w:rPr>
                <w:rFonts w:cs="Arial"/>
                <w:color w:val="000000"/>
                <w:sz w:val="20"/>
                <w:szCs w:val="20"/>
              </w:rPr>
              <w:t>ПП-07.03.01-ERP</w:t>
            </w:r>
          </w:p>
        </w:tc>
        <w:tc>
          <w:tcPr>
            <w:tcW w:w="1060" w:type="pct"/>
            <w:shd w:val="clear" w:color="auto" w:fill="auto"/>
            <w:vAlign w:val="bottom"/>
          </w:tcPr>
          <w:p w14:paraId="662BD0F1" w14:textId="77777777" w:rsidR="003F3A6E" w:rsidRDefault="003F3A6E" w:rsidP="0039569B">
            <w:pPr>
              <w:jc w:val="center"/>
              <w:rPr>
                <w:rFonts w:cs="Arial"/>
                <w:color w:val="000000"/>
                <w:sz w:val="20"/>
                <w:szCs w:val="20"/>
              </w:rPr>
            </w:pPr>
            <w:r>
              <w:rPr>
                <w:rFonts w:cs="Arial"/>
                <w:color w:val="000000"/>
                <w:sz w:val="20"/>
                <w:szCs w:val="20"/>
              </w:rPr>
              <w:t>Оперативное (месячное) планирование воздействий на производственные активы</w:t>
            </w:r>
          </w:p>
        </w:tc>
        <w:tc>
          <w:tcPr>
            <w:tcW w:w="608" w:type="pct"/>
            <w:shd w:val="clear" w:color="auto" w:fill="auto"/>
            <w:vAlign w:val="bottom"/>
          </w:tcPr>
          <w:p w14:paraId="39FBA450" w14:textId="77777777" w:rsidR="003F3A6E" w:rsidRDefault="003F3A6E" w:rsidP="009721BA">
            <w:pPr>
              <w:ind w:hanging="98"/>
              <w:jc w:val="center"/>
              <w:rPr>
                <w:rFonts w:cs="Arial"/>
                <w:color w:val="000000"/>
                <w:sz w:val="20"/>
                <w:szCs w:val="20"/>
              </w:rPr>
            </w:pPr>
            <w:r>
              <w:rPr>
                <w:rFonts w:cs="Arial"/>
                <w:color w:val="000000"/>
                <w:sz w:val="20"/>
                <w:szCs w:val="20"/>
              </w:rPr>
              <w:t>140</w:t>
            </w:r>
          </w:p>
        </w:tc>
        <w:tc>
          <w:tcPr>
            <w:tcW w:w="772" w:type="pct"/>
            <w:shd w:val="clear" w:color="auto" w:fill="auto"/>
            <w:vAlign w:val="bottom"/>
          </w:tcPr>
          <w:p w14:paraId="05DB6716" w14:textId="77777777" w:rsidR="003F3A6E" w:rsidRDefault="003F3A6E" w:rsidP="009721BA">
            <w:pPr>
              <w:ind w:hanging="53"/>
              <w:jc w:val="center"/>
              <w:rPr>
                <w:rFonts w:cs="Arial"/>
                <w:color w:val="000000"/>
                <w:sz w:val="20"/>
                <w:szCs w:val="20"/>
              </w:rPr>
            </w:pPr>
            <w:r>
              <w:rPr>
                <w:rFonts w:cs="Arial"/>
                <w:color w:val="000000"/>
                <w:sz w:val="20"/>
                <w:szCs w:val="20"/>
              </w:rPr>
              <w:t>Смета</w:t>
            </w:r>
            <w:r>
              <w:rPr>
                <w:rFonts w:cs="Arial"/>
                <w:color w:val="000000"/>
                <w:sz w:val="20"/>
                <w:szCs w:val="20"/>
              </w:rPr>
              <w:br/>
              <w:t>Скорректированная запись ЕО</w:t>
            </w:r>
          </w:p>
        </w:tc>
        <w:tc>
          <w:tcPr>
            <w:tcW w:w="569" w:type="pct"/>
            <w:shd w:val="clear" w:color="auto" w:fill="auto"/>
            <w:vAlign w:val="bottom"/>
          </w:tcPr>
          <w:p w14:paraId="4D0E582F" w14:textId="77777777" w:rsidR="003F3A6E" w:rsidRDefault="003F3A6E" w:rsidP="009721BA">
            <w:pPr>
              <w:ind w:hanging="70"/>
              <w:jc w:val="center"/>
              <w:rPr>
                <w:rFonts w:cs="Arial"/>
                <w:color w:val="000000"/>
                <w:sz w:val="20"/>
                <w:szCs w:val="20"/>
              </w:rPr>
            </w:pPr>
            <w:r>
              <w:rPr>
                <w:rFonts w:cs="Arial"/>
                <w:color w:val="000000"/>
                <w:sz w:val="20"/>
                <w:szCs w:val="20"/>
              </w:rPr>
              <w:t>ПП-07.02.03.03-ERP</w:t>
            </w:r>
          </w:p>
        </w:tc>
        <w:tc>
          <w:tcPr>
            <w:tcW w:w="912" w:type="pct"/>
            <w:shd w:val="clear" w:color="auto" w:fill="auto"/>
            <w:vAlign w:val="bottom"/>
          </w:tcPr>
          <w:p w14:paraId="3A59EED2" w14:textId="77777777"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550" w:type="pct"/>
            <w:shd w:val="clear" w:color="auto" w:fill="auto"/>
            <w:vAlign w:val="bottom"/>
          </w:tcPr>
          <w:p w14:paraId="272BCFC6"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70</w:t>
            </w:r>
          </w:p>
        </w:tc>
      </w:tr>
      <w:tr w:rsidR="009C4A54" w:rsidRPr="007008A3" w14:paraId="22111D48" w14:textId="77777777" w:rsidTr="009C4A54">
        <w:trPr>
          <w:cantSplit/>
        </w:trPr>
        <w:tc>
          <w:tcPr>
            <w:tcW w:w="529" w:type="pct"/>
            <w:vAlign w:val="bottom"/>
          </w:tcPr>
          <w:p w14:paraId="4FA23CA2" w14:textId="77777777" w:rsidR="003F3A6E" w:rsidRDefault="003F3A6E" w:rsidP="0039569B">
            <w:pPr>
              <w:jc w:val="center"/>
              <w:rPr>
                <w:rFonts w:cs="Arial"/>
                <w:color w:val="000000"/>
                <w:sz w:val="20"/>
                <w:szCs w:val="20"/>
              </w:rPr>
            </w:pPr>
            <w:r>
              <w:rPr>
                <w:rFonts w:cs="Arial"/>
                <w:color w:val="000000"/>
                <w:sz w:val="20"/>
                <w:szCs w:val="20"/>
              </w:rPr>
              <w:t>ПП-07.02.03.03-ERP</w:t>
            </w:r>
          </w:p>
        </w:tc>
        <w:tc>
          <w:tcPr>
            <w:tcW w:w="1060" w:type="pct"/>
            <w:shd w:val="clear" w:color="auto" w:fill="auto"/>
            <w:vAlign w:val="bottom"/>
          </w:tcPr>
          <w:p w14:paraId="1DFCE0EE" w14:textId="77777777"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608" w:type="pct"/>
            <w:shd w:val="clear" w:color="auto" w:fill="auto"/>
            <w:vAlign w:val="bottom"/>
          </w:tcPr>
          <w:p w14:paraId="094DC848" w14:textId="77777777" w:rsidR="003F3A6E" w:rsidRDefault="003F3A6E" w:rsidP="009721BA">
            <w:pPr>
              <w:ind w:hanging="98"/>
              <w:jc w:val="center"/>
              <w:rPr>
                <w:rFonts w:cs="Arial"/>
                <w:color w:val="000000"/>
                <w:sz w:val="20"/>
                <w:szCs w:val="20"/>
              </w:rPr>
            </w:pPr>
            <w:r>
              <w:rPr>
                <w:rFonts w:cs="Arial"/>
                <w:color w:val="000000"/>
                <w:sz w:val="20"/>
                <w:szCs w:val="20"/>
              </w:rPr>
              <w:t>10</w:t>
            </w:r>
          </w:p>
        </w:tc>
        <w:tc>
          <w:tcPr>
            <w:tcW w:w="772" w:type="pct"/>
            <w:shd w:val="clear" w:color="auto" w:fill="auto"/>
            <w:vAlign w:val="bottom"/>
          </w:tcPr>
          <w:p w14:paraId="08092004" w14:textId="77777777"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14:paraId="611DF339" w14:textId="77777777" w:rsidR="003F3A6E" w:rsidRDefault="003F3A6E" w:rsidP="009721BA">
            <w:pPr>
              <w:ind w:hanging="70"/>
              <w:jc w:val="center"/>
              <w:rPr>
                <w:rFonts w:cs="Arial"/>
                <w:color w:val="000000"/>
                <w:sz w:val="20"/>
                <w:szCs w:val="20"/>
              </w:rPr>
            </w:pPr>
            <w:r>
              <w:rPr>
                <w:rFonts w:cs="Arial"/>
                <w:color w:val="000000"/>
                <w:sz w:val="20"/>
                <w:szCs w:val="20"/>
              </w:rPr>
              <w:t>ПП-07.03.01-ERP</w:t>
            </w:r>
          </w:p>
        </w:tc>
        <w:tc>
          <w:tcPr>
            <w:tcW w:w="912" w:type="pct"/>
            <w:shd w:val="clear" w:color="auto" w:fill="auto"/>
            <w:vAlign w:val="bottom"/>
          </w:tcPr>
          <w:p w14:paraId="5508AD45" w14:textId="77777777" w:rsidR="003F3A6E" w:rsidRDefault="003F3A6E" w:rsidP="0039569B">
            <w:pPr>
              <w:jc w:val="center"/>
              <w:rPr>
                <w:rFonts w:cs="Arial"/>
                <w:color w:val="000000"/>
                <w:sz w:val="20"/>
                <w:szCs w:val="20"/>
              </w:rPr>
            </w:pPr>
            <w:r>
              <w:rPr>
                <w:rFonts w:cs="Arial"/>
                <w:color w:val="000000"/>
                <w:sz w:val="20"/>
                <w:szCs w:val="20"/>
              </w:rPr>
              <w:t>Оперативное (месячное) планирование воздействий на производственные активы</w:t>
            </w:r>
          </w:p>
        </w:tc>
        <w:tc>
          <w:tcPr>
            <w:tcW w:w="550" w:type="pct"/>
            <w:shd w:val="clear" w:color="auto" w:fill="auto"/>
            <w:vAlign w:val="bottom"/>
          </w:tcPr>
          <w:p w14:paraId="48EC088E"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130</w:t>
            </w:r>
          </w:p>
        </w:tc>
      </w:tr>
      <w:tr w:rsidR="009C4A54" w:rsidRPr="007008A3" w14:paraId="736841B6" w14:textId="77777777" w:rsidTr="009C4A54">
        <w:trPr>
          <w:cantSplit/>
        </w:trPr>
        <w:tc>
          <w:tcPr>
            <w:tcW w:w="529" w:type="pct"/>
            <w:vAlign w:val="bottom"/>
          </w:tcPr>
          <w:p w14:paraId="059D2A01" w14:textId="77777777"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14:paraId="7961097A"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14:paraId="1AB59877" w14:textId="77777777" w:rsidR="003F3A6E" w:rsidRDefault="003F3A6E" w:rsidP="009721BA">
            <w:pPr>
              <w:ind w:hanging="98"/>
              <w:jc w:val="center"/>
              <w:rPr>
                <w:rFonts w:cs="Arial"/>
                <w:color w:val="000000"/>
                <w:sz w:val="20"/>
                <w:szCs w:val="20"/>
              </w:rPr>
            </w:pPr>
            <w:r>
              <w:rPr>
                <w:rFonts w:cs="Arial"/>
                <w:color w:val="000000"/>
                <w:sz w:val="20"/>
                <w:szCs w:val="20"/>
              </w:rPr>
              <w:t>240</w:t>
            </w:r>
          </w:p>
        </w:tc>
        <w:tc>
          <w:tcPr>
            <w:tcW w:w="772" w:type="pct"/>
            <w:shd w:val="clear" w:color="auto" w:fill="auto"/>
            <w:vAlign w:val="bottom"/>
          </w:tcPr>
          <w:p w14:paraId="43A6CC8C" w14:textId="77777777" w:rsidR="003F3A6E" w:rsidRDefault="003F3A6E" w:rsidP="009721BA">
            <w:pPr>
              <w:ind w:hanging="53"/>
              <w:jc w:val="center"/>
              <w:rPr>
                <w:rFonts w:cs="Arial"/>
                <w:color w:val="000000"/>
                <w:sz w:val="20"/>
                <w:szCs w:val="20"/>
              </w:rPr>
            </w:pPr>
            <w:r>
              <w:rPr>
                <w:rFonts w:cs="Arial"/>
                <w:color w:val="000000"/>
                <w:sz w:val="20"/>
                <w:szCs w:val="20"/>
              </w:rPr>
              <w:t>Смета</w:t>
            </w:r>
            <w:r>
              <w:rPr>
                <w:rFonts w:cs="Arial"/>
                <w:color w:val="000000"/>
                <w:sz w:val="20"/>
                <w:szCs w:val="20"/>
              </w:rPr>
              <w:br/>
              <w:t>Скорректированная запись ЕО</w:t>
            </w:r>
          </w:p>
        </w:tc>
        <w:tc>
          <w:tcPr>
            <w:tcW w:w="569" w:type="pct"/>
            <w:shd w:val="clear" w:color="auto" w:fill="auto"/>
            <w:vAlign w:val="bottom"/>
          </w:tcPr>
          <w:p w14:paraId="7101DCFD" w14:textId="77777777" w:rsidR="003F3A6E" w:rsidRDefault="003F3A6E" w:rsidP="009721BA">
            <w:pPr>
              <w:ind w:hanging="70"/>
              <w:jc w:val="center"/>
              <w:rPr>
                <w:rFonts w:cs="Arial"/>
                <w:color w:val="000000"/>
                <w:sz w:val="20"/>
                <w:szCs w:val="20"/>
              </w:rPr>
            </w:pPr>
            <w:r>
              <w:rPr>
                <w:rFonts w:cs="Arial"/>
                <w:color w:val="000000"/>
                <w:sz w:val="20"/>
                <w:szCs w:val="20"/>
              </w:rPr>
              <w:t>ПП-07.02.03.03-ERP</w:t>
            </w:r>
          </w:p>
        </w:tc>
        <w:tc>
          <w:tcPr>
            <w:tcW w:w="912" w:type="pct"/>
            <w:shd w:val="clear" w:color="auto" w:fill="auto"/>
            <w:vAlign w:val="bottom"/>
          </w:tcPr>
          <w:p w14:paraId="6F87D6B6" w14:textId="77777777"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550" w:type="pct"/>
            <w:shd w:val="clear" w:color="auto" w:fill="auto"/>
            <w:vAlign w:val="bottom"/>
          </w:tcPr>
          <w:p w14:paraId="4944E73F"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70</w:t>
            </w:r>
          </w:p>
        </w:tc>
      </w:tr>
      <w:tr w:rsidR="009C4A54" w:rsidRPr="007008A3" w14:paraId="7F211ECD" w14:textId="77777777" w:rsidTr="009C4A54">
        <w:trPr>
          <w:cantSplit/>
        </w:trPr>
        <w:tc>
          <w:tcPr>
            <w:tcW w:w="529" w:type="pct"/>
            <w:vAlign w:val="bottom"/>
          </w:tcPr>
          <w:p w14:paraId="01ADDD8E" w14:textId="77777777" w:rsidR="003F3A6E" w:rsidRDefault="003F3A6E" w:rsidP="0039569B">
            <w:pPr>
              <w:jc w:val="center"/>
              <w:rPr>
                <w:rFonts w:cs="Arial"/>
                <w:color w:val="000000"/>
                <w:sz w:val="20"/>
                <w:szCs w:val="20"/>
              </w:rPr>
            </w:pPr>
            <w:r>
              <w:rPr>
                <w:rFonts w:cs="Arial"/>
                <w:color w:val="000000"/>
                <w:sz w:val="20"/>
                <w:szCs w:val="20"/>
              </w:rPr>
              <w:t>ПП-07.02.03.03-ERP</w:t>
            </w:r>
          </w:p>
        </w:tc>
        <w:tc>
          <w:tcPr>
            <w:tcW w:w="1060" w:type="pct"/>
            <w:shd w:val="clear" w:color="auto" w:fill="auto"/>
            <w:vAlign w:val="bottom"/>
          </w:tcPr>
          <w:p w14:paraId="06193C93" w14:textId="77777777"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608" w:type="pct"/>
            <w:shd w:val="clear" w:color="auto" w:fill="auto"/>
            <w:vAlign w:val="bottom"/>
          </w:tcPr>
          <w:p w14:paraId="1135786C" w14:textId="77777777" w:rsidR="003F3A6E" w:rsidRDefault="003F3A6E" w:rsidP="009721BA">
            <w:pPr>
              <w:ind w:hanging="98"/>
              <w:jc w:val="center"/>
              <w:rPr>
                <w:rFonts w:cs="Arial"/>
                <w:color w:val="000000"/>
                <w:sz w:val="20"/>
                <w:szCs w:val="20"/>
              </w:rPr>
            </w:pPr>
            <w:r>
              <w:rPr>
                <w:rFonts w:cs="Arial"/>
                <w:color w:val="000000"/>
                <w:sz w:val="20"/>
                <w:szCs w:val="20"/>
              </w:rPr>
              <w:t>10</w:t>
            </w:r>
          </w:p>
        </w:tc>
        <w:tc>
          <w:tcPr>
            <w:tcW w:w="772" w:type="pct"/>
            <w:shd w:val="clear" w:color="auto" w:fill="auto"/>
            <w:vAlign w:val="bottom"/>
          </w:tcPr>
          <w:p w14:paraId="4B59875D" w14:textId="77777777"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14:paraId="44AAD7F5" w14:textId="77777777"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14:paraId="692BBA01" w14:textId="77777777"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14:paraId="4D8B96B3" w14:textId="77777777"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230</w:t>
            </w:r>
          </w:p>
        </w:tc>
      </w:tr>
    </w:tbl>
    <w:p w14:paraId="34A78D25" w14:textId="77777777" w:rsidR="003F3A6E" w:rsidRDefault="003F3A6E" w:rsidP="003F3A6E">
      <w:pPr>
        <w:jc w:val="center"/>
      </w:pPr>
    </w:p>
    <w:p w14:paraId="02D5C898" w14:textId="77777777" w:rsidR="003F3A6E" w:rsidRPr="007008A3" w:rsidRDefault="003F3A6E" w:rsidP="00022C33">
      <w:pPr>
        <w:rPr>
          <w:rFonts w:eastAsia="Calibri" w:cs="Arial"/>
        </w:rPr>
      </w:pPr>
    </w:p>
    <w:p w14:paraId="646AE520" w14:textId="77777777" w:rsidR="00B61C4B" w:rsidRPr="007008A3" w:rsidRDefault="00B61C4B" w:rsidP="00BE014D">
      <w:pPr>
        <w:pStyle w:val="22"/>
        <w:keepNext/>
        <w:keepLines/>
        <w:numPr>
          <w:ilvl w:val="1"/>
          <w:numId w:val="8"/>
        </w:numPr>
        <w:spacing w:before="160" w:after="120" w:line="276" w:lineRule="auto"/>
        <w:rPr>
          <w:rFonts w:eastAsiaTheme="majorEastAsia" w:cs="Arial"/>
          <w:bCs w:val="0"/>
          <w:iCs w:val="0"/>
          <w:szCs w:val="26"/>
        </w:rPr>
      </w:pPr>
      <w:bookmarkStart w:id="2352" w:name="_Toc65846410"/>
      <w:r w:rsidRPr="007008A3">
        <w:rPr>
          <w:rFonts w:eastAsiaTheme="majorEastAsia" w:cs="Arial"/>
          <w:bCs w:val="0"/>
          <w:iCs w:val="0"/>
          <w:szCs w:val="26"/>
        </w:rPr>
        <w:t>Основные данные</w:t>
      </w:r>
      <w:bookmarkEnd w:id="2352"/>
    </w:p>
    <w:p w14:paraId="73E4E0CD" w14:textId="784900B1" w:rsidR="00947208" w:rsidRDefault="00947208" w:rsidP="00947208">
      <w:pPr>
        <w:ind w:left="576" w:firstLine="708"/>
        <w:rPr>
          <w:rFonts w:eastAsiaTheme="majorEastAsia" w:cs="Arial"/>
          <w:szCs w:val="24"/>
        </w:rPr>
      </w:pPr>
      <w:r w:rsidRPr="007008A3">
        <w:rPr>
          <w:rFonts w:eastAsiaTheme="majorEastAsia" w:cs="Arial"/>
          <w:szCs w:val="24"/>
        </w:rPr>
        <w:t xml:space="preserve">В процессе годового и оперативного (КД </w:t>
      </w:r>
      <w:del w:id="2353" w:author="Александр Шрамков" w:date="2021-03-05T12:38:00Z">
        <w:r w:rsidR="000367AC" w:rsidDel="001710A8">
          <w:rPr>
            <w:rFonts w:eastAsiaTheme="majorEastAsia" w:cs="Arial"/>
            <w:szCs w:val="24"/>
          </w:rPr>
          <w:delText>ERP.9.9.</w:delText>
        </w:r>
      </w:del>
      <w:ins w:id="2354" w:author="Александр Шрамков" w:date="2021-03-05T12:38:00Z">
        <w:r w:rsidR="001710A8">
          <w:rPr>
            <w:rFonts w:eastAsiaTheme="majorEastAsia" w:cs="Arial"/>
            <w:szCs w:val="24"/>
          </w:rPr>
          <w:t>ERP.13.9.</w:t>
        </w:r>
      </w:ins>
      <w:r w:rsidR="000367AC">
        <w:rPr>
          <w:rFonts w:eastAsiaTheme="majorEastAsia" w:cs="Arial"/>
          <w:szCs w:val="24"/>
        </w:rPr>
        <w:t>2.</w:t>
      </w:r>
      <w:r w:rsidRPr="007008A3">
        <w:rPr>
          <w:rFonts w:eastAsiaTheme="majorEastAsia" w:cs="Arial"/>
          <w:szCs w:val="24"/>
        </w:rPr>
        <w:t>52) планирования используются следующие справочники:</w:t>
      </w:r>
    </w:p>
    <w:p w14:paraId="2E91130F" w14:textId="77777777" w:rsidR="00E20DB0" w:rsidRPr="007008A3" w:rsidRDefault="00E20DB0" w:rsidP="00947208">
      <w:pPr>
        <w:ind w:left="576" w:firstLine="708"/>
        <w:rPr>
          <w:rFonts w:eastAsiaTheme="majorEastAsia" w:cs="Arial"/>
          <w:szCs w:val="24"/>
        </w:rPr>
      </w:pPr>
    </w:p>
    <w:p w14:paraId="0E94E039" w14:textId="77777777"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Заводы расположения технических объектов (см. КД «Организационная структура»);</w:t>
      </w:r>
    </w:p>
    <w:p w14:paraId="006A9FE9" w14:textId="77777777"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Заводы планирования ТОРО (см. КД «Организационная структура»);</w:t>
      </w:r>
    </w:p>
    <w:p w14:paraId="15855FC6" w14:textId="77777777"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Группы планирования ТОРО (см. КД «Организационная структура»);</w:t>
      </w:r>
    </w:p>
    <w:p w14:paraId="38B7F643" w14:textId="77777777"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Технические места (См. «ERP.5.1_7</w:t>
      </w:r>
      <w:r w:rsidR="00A14116">
        <w:rPr>
          <w:rFonts w:eastAsia="Calibri" w:cs="Arial"/>
          <w:szCs w:val="24"/>
        </w:rPr>
        <w:t>.PM</w:t>
      </w:r>
      <w:r w:rsidRPr="007008A3">
        <w:rPr>
          <w:rFonts w:eastAsia="Calibri" w:cs="Arial"/>
          <w:szCs w:val="24"/>
        </w:rPr>
        <w:t>_КД Управление основными данными по направлению ТОиР);</w:t>
      </w:r>
    </w:p>
    <w:p w14:paraId="046F4AB0" w14:textId="77777777"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lastRenderedPageBreak/>
        <w:t>Единицы оборудования (См. «ERP.5.1_7</w:t>
      </w:r>
      <w:r w:rsidR="00A14116">
        <w:rPr>
          <w:rFonts w:eastAsia="Calibri" w:cs="Arial"/>
          <w:szCs w:val="24"/>
        </w:rPr>
        <w:t>.PM</w:t>
      </w:r>
      <w:r w:rsidRPr="007008A3">
        <w:rPr>
          <w:rFonts w:eastAsia="Calibri" w:cs="Arial"/>
          <w:szCs w:val="24"/>
        </w:rPr>
        <w:t>_КД Управление основными данными по направлению ТОиР);</w:t>
      </w:r>
    </w:p>
    <w:p w14:paraId="3C90F1BE" w14:textId="77777777"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Технологические карты (См. «ERP.5.1_7</w:t>
      </w:r>
      <w:r w:rsidR="00A14116">
        <w:rPr>
          <w:rFonts w:eastAsia="Calibri" w:cs="Arial"/>
          <w:szCs w:val="24"/>
        </w:rPr>
        <w:t>.PM</w:t>
      </w:r>
      <w:r w:rsidRPr="007008A3">
        <w:rPr>
          <w:rFonts w:eastAsia="Calibri" w:cs="Arial"/>
          <w:szCs w:val="24"/>
        </w:rPr>
        <w:t>_КД Управление основными данными по направлению ТОиР);</w:t>
      </w:r>
    </w:p>
    <w:p w14:paraId="1F96DB85" w14:textId="77777777"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Стратегии ТОРО (См. «ERP.5.1_7</w:t>
      </w:r>
      <w:r w:rsidR="00A14116">
        <w:rPr>
          <w:rFonts w:eastAsia="Calibri" w:cs="Arial"/>
          <w:szCs w:val="24"/>
        </w:rPr>
        <w:t>.PM</w:t>
      </w:r>
      <w:r w:rsidRPr="007008A3">
        <w:rPr>
          <w:rFonts w:eastAsia="Calibri" w:cs="Arial"/>
          <w:szCs w:val="24"/>
        </w:rPr>
        <w:t>_КД Управление основными данными по направлению ТОиР);</w:t>
      </w:r>
    </w:p>
    <w:p w14:paraId="79703A74" w14:textId="77777777"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Планы ТОРО (См. «ERP.5.1_7</w:t>
      </w:r>
      <w:r w:rsidR="00A14116">
        <w:rPr>
          <w:rFonts w:eastAsia="Calibri" w:cs="Arial"/>
          <w:szCs w:val="24"/>
        </w:rPr>
        <w:t>.PM</w:t>
      </w:r>
      <w:r w:rsidRPr="007008A3">
        <w:rPr>
          <w:rFonts w:eastAsia="Calibri" w:cs="Arial"/>
          <w:szCs w:val="24"/>
        </w:rPr>
        <w:t>_КД Управление основными данными по направлению ТОиР);</w:t>
      </w:r>
    </w:p>
    <w:p w14:paraId="617F7CBC" w14:textId="77777777"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Рабочие места ТОРО (См. «ERP.5.1_7</w:t>
      </w:r>
      <w:r w:rsidR="00A14116">
        <w:rPr>
          <w:rFonts w:eastAsia="Calibri" w:cs="Arial"/>
          <w:szCs w:val="24"/>
        </w:rPr>
        <w:t>.PM</w:t>
      </w:r>
      <w:r w:rsidRPr="007008A3">
        <w:rPr>
          <w:rFonts w:eastAsia="Calibri" w:cs="Arial"/>
          <w:szCs w:val="24"/>
        </w:rPr>
        <w:t>_КД Управление основными данными по направлению ТОиР);</w:t>
      </w:r>
    </w:p>
    <w:p w14:paraId="72E1173A" w14:textId="095AC86D"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Справочник материалов (ОЗМ) (См. «ERP.5.1_11_MM_КД Управление основными данными по направлению МТО»)</w:t>
      </w:r>
      <w:ins w:id="2355" w:author="Попова Дарья" w:date="2020-07-21T18:30:00Z">
        <w:r w:rsidR="00DE6754">
          <w:rPr>
            <w:rFonts w:eastAsia="Calibri" w:cs="Arial"/>
            <w:szCs w:val="24"/>
          </w:rPr>
          <w:t>.</w:t>
        </w:r>
      </w:ins>
      <w:del w:id="2356" w:author="Попова Дарья" w:date="2020-07-21T18:30:00Z">
        <w:r w:rsidRPr="007008A3" w:rsidDel="00DE6754">
          <w:rPr>
            <w:rFonts w:eastAsia="Calibri" w:cs="Arial"/>
            <w:szCs w:val="24"/>
          </w:rPr>
          <w:delText>;</w:delText>
        </w:r>
      </w:del>
    </w:p>
    <w:p w14:paraId="40451198" w14:textId="51A02FE8" w:rsidR="00947208" w:rsidRPr="002E665C" w:rsidDel="00DE6754" w:rsidRDefault="00947208" w:rsidP="001A1F91">
      <w:pPr>
        <w:spacing w:after="240" w:line="276" w:lineRule="auto"/>
        <w:rPr>
          <w:del w:id="2357" w:author="Попова Дарья" w:date="2020-07-21T18:30:00Z"/>
          <w:rFonts w:eastAsia="Calibri" w:cs="Arial"/>
          <w:color w:val="808080" w:themeColor="background1" w:themeShade="80"/>
        </w:rPr>
      </w:pPr>
      <w:bookmarkStart w:id="2358" w:name="_Toc46306437"/>
      <w:bookmarkStart w:id="2359" w:name="_Toc46309579"/>
      <w:bookmarkStart w:id="2360" w:name="_Toc65846411"/>
      <w:bookmarkEnd w:id="2358"/>
      <w:bookmarkEnd w:id="2359"/>
      <w:bookmarkEnd w:id="2360"/>
    </w:p>
    <w:p w14:paraId="34C0C212" w14:textId="77777777" w:rsidR="00AC6F0A" w:rsidRPr="007008A3" w:rsidRDefault="00AC6F0A" w:rsidP="00AC6F0A">
      <w:pPr>
        <w:pStyle w:val="22"/>
        <w:keepNext/>
        <w:keepLines/>
        <w:numPr>
          <w:ilvl w:val="1"/>
          <w:numId w:val="8"/>
        </w:numPr>
        <w:spacing w:before="160" w:after="120" w:line="276" w:lineRule="auto"/>
        <w:rPr>
          <w:rFonts w:eastAsiaTheme="majorEastAsia" w:cs="Arial"/>
          <w:bCs w:val="0"/>
          <w:iCs w:val="0"/>
          <w:szCs w:val="26"/>
        </w:rPr>
      </w:pPr>
      <w:bookmarkStart w:id="2361" w:name="_Toc65846412"/>
      <w:r w:rsidRPr="007008A3">
        <w:rPr>
          <w:rFonts w:eastAsiaTheme="majorEastAsia" w:cs="Arial"/>
          <w:bCs w:val="0"/>
          <w:iCs w:val="0"/>
          <w:szCs w:val="26"/>
        </w:rPr>
        <w:t>Транзакционные данные</w:t>
      </w:r>
      <w:bookmarkEnd w:id="2361"/>
    </w:p>
    <w:p w14:paraId="61E1FBD0" w14:textId="77777777" w:rsidR="00D952AB" w:rsidRPr="001F19BD" w:rsidRDefault="00D952AB" w:rsidP="001215BE">
      <w:pPr>
        <w:pStyle w:val="3"/>
      </w:pPr>
      <w:bookmarkStart w:id="2362" w:name="_Toc65846413"/>
      <w:r>
        <w:t>Заказы</w:t>
      </w:r>
      <w:r w:rsidRPr="001F19BD">
        <w:t xml:space="preserve"> ТОРО</w:t>
      </w:r>
      <w:bookmarkEnd w:id="2362"/>
    </w:p>
    <w:p w14:paraId="35863B25" w14:textId="77777777" w:rsidR="007332CC" w:rsidRPr="00DE6754" w:rsidRDefault="00E20DB0" w:rsidP="002E665C">
      <w:pPr>
        <w:spacing w:after="240" w:line="276" w:lineRule="auto"/>
        <w:rPr>
          <w:rFonts w:cs="Arial"/>
          <w:rPrChange w:id="2363" w:author="Попова Дарья" w:date="2020-07-21T18:30:00Z">
            <w:rPr>
              <w:rFonts w:eastAsia="Calibri" w:cs="Arial"/>
            </w:rPr>
          </w:rPrChange>
        </w:rPr>
      </w:pPr>
      <w:r w:rsidRPr="00DE6754">
        <w:rPr>
          <w:rFonts w:cs="Arial"/>
          <w:rPrChange w:id="2364" w:author="Попова Дарья" w:date="2020-07-21T18:30:00Z">
            <w:rPr>
              <w:rFonts w:eastAsia="Calibri" w:cs="Arial"/>
            </w:rPr>
          </w:rPrChange>
        </w:rPr>
        <w:t>Ключевым системным документом для планирования воздействий на ПА является</w:t>
      </w:r>
      <w:r w:rsidR="00D139D7" w:rsidRPr="00DE6754">
        <w:rPr>
          <w:rFonts w:cs="Arial"/>
          <w:rPrChange w:id="2365" w:author="Попова Дарья" w:date="2020-07-21T18:30:00Z">
            <w:rPr>
              <w:rFonts w:eastAsia="Calibri" w:cs="Arial"/>
            </w:rPr>
          </w:rPrChange>
        </w:rPr>
        <w:t xml:space="preserve"> заказ</w:t>
      </w:r>
      <w:r w:rsidRPr="00DE6754">
        <w:rPr>
          <w:rFonts w:cs="Arial"/>
          <w:rPrChange w:id="2366" w:author="Попова Дарья" w:date="2020-07-21T18:30:00Z">
            <w:rPr>
              <w:rFonts w:eastAsia="Calibri" w:cs="Arial"/>
            </w:rPr>
          </w:rPrChange>
        </w:rPr>
        <w:t xml:space="preserve"> ТОРО.</w:t>
      </w:r>
    </w:p>
    <w:p w14:paraId="7997D973" w14:textId="77777777" w:rsidR="007332CC" w:rsidRPr="00DE6754" w:rsidRDefault="007332CC">
      <w:pPr>
        <w:spacing w:after="240" w:line="276" w:lineRule="auto"/>
        <w:rPr>
          <w:rFonts w:cs="Arial"/>
          <w:rPrChange w:id="2367" w:author="Попова Дарья" w:date="2020-07-21T18:30:00Z">
            <w:rPr>
              <w:rFonts w:eastAsia="Calibri" w:cs="Arial"/>
            </w:rPr>
          </w:rPrChange>
        </w:rPr>
        <w:pPrChange w:id="2368" w:author="Попова Дарья" w:date="2020-07-21T18:30:00Z">
          <w:pPr>
            <w:spacing w:after="240" w:line="276" w:lineRule="auto"/>
            <w:ind w:firstLine="708"/>
          </w:pPr>
        </w:pPrChange>
      </w:pPr>
      <w:r w:rsidRPr="00DE6754">
        <w:rPr>
          <w:rFonts w:cs="Arial"/>
          <w:rPrChange w:id="2369" w:author="Попова Дарья" w:date="2020-07-21T18:30:00Z">
            <w:rPr>
              <w:rFonts w:eastAsia="Calibri" w:cs="Arial"/>
            </w:rPr>
          </w:rPrChange>
        </w:rPr>
        <w:t>Для каждого мероприятия в системе создается заказ</w:t>
      </w:r>
      <w:r w:rsidR="00585EA7" w:rsidRPr="00DE6754">
        <w:rPr>
          <w:rFonts w:cs="Arial"/>
          <w:rPrChange w:id="2370" w:author="Попова Дарья" w:date="2020-07-21T18:30:00Z">
            <w:rPr>
              <w:rFonts w:eastAsia="Calibri" w:cs="Arial"/>
            </w:rPr>
          </w:rPrChange>
        </w:rPr>
        <w:t xml:space="preserve"> ТОРО</w:t>
      </w:r>
      <w:r w:rsidRPr="00DE6754">
        <w:rPr>
          <w:rFonts w:cs="Arial"/>
          <w:rPrChange w:id="2371" w:author="Попова Дарья" w:date="2020-07-21T18:30:00Z">
            <w:rPr>
              <w:rFonts w:eastAsia="Calibri" w:cs="Arial"/>
            </w:rPr>
          </w:rPrChange>
        </w:rPr>
        <w:t>, в котором в виде операций планируются ремонтные работы с указанием исполнителей работ, продолжительности и трудоемкости. Исполнителями работ могут быть как собственные ремонтные службы, так и внешние подрядчики. Операциям заказа присваиваются необходимые материальные ресурсы, путем указания номенклатурного номера материала из системного справочника и требуемого количества МТР. Плановые затраты по заказу вычисляются автоматически, отдельно по трудозатратам и МТР. Фактические затраты по заказу ТОРО получаются в результате бухгалтерских (материальные затраты и услуги подрядчиков) и контроллинговых (услуги собственных подразделений) проводок в системе SAP со ссылкой на соответствующий заказ.</w:t>
      </w:r>
    </w:p>
    <w:p w14:paraId="517DF6E7" w14:textId="77777777" w:rsidR="00E20DB0" w:rsidRPr="00DE6754" w:rsidRDefault="00E20DB0" w:rsidP="002E665C">
      <w:pPr>
        <w:spacing w:after="240" w:line="276" w:lineRule="auto"/>
        <w:rPr>
          <w:rFonts w:cs="Arial"/>
          <w:rPrChange w:id="2372" w:author="Попова Дарья" w:date="2020-07-21T18:30:00Z">
            <w:rPr>
              <w:rFonts w:eastAsia="Calibri" w:cs="Arial"/>
            </w:rPr>
          </w:rPrChange>
        </w:rPr>
      </w:pPr>
      <w:r w:rsidRPr="00DE6754">
        <w:rPr>
          <w:rFonts w:cs="Arial"/>
          <w:rPrChange w:id="2373" w:author="Попова Дарья" w:date="2020-07-21T18:30:00Z">
            <w:rPr>
              <w:rFonts w:eastAsia="Calibri" w:cs="Arial"/>
            </w:rPr>
          </w:rPrChange>
        </w:rPr>
        <w:t>Ниже приведено описание основных атрибутов</w:t>
      </w:r>
      <w:r w:rsidR="00C014D8" w:rsidRPr="00DE6754">
        <w:rPr>
          <w:rFonts w:cs="Arial"/>
          <w:rPrChange w:id="2374" w:author="Попова Дарья" w:date="2020-07-21T18:30:00Z">
            <w:rPr>
              <w:rFonts w:eastAsia="Calibri" w:cs="Arial"/>
            </w:rPr>
          </w:rPrChange>
        </w:rPr>
        <w:t xml:space="preserve"> и (после атрибутов) основных полей</w:t>
      </w:r>
      <w:r w:rsidRPr="00DE6754">
        <w:rPr>
          <w:rFonts w:cs="Arial"/>
          <w:rPrChange w:id="2375" w:author="Попова Дарья" w:date="2020-07-21T18:30:00Z">
            <w:rPr>
              <w:rFonts w:eastAsia="Calibri" w:cs="Arial"/>
            </w:rPr>
          </w:rPrChange>
        </w:rPr>
        <w:t xml:space="preserve">, </w:t>
      </w:r>
      <w:r w:rsidR="00C014D8" w:rsidRPr="00DE6754">
        <w:rPr>
          <w:rFonts w:cs="Arial"/>
          <w:rPrChange w:id="2376" w:author="Попова Дарья" w:date="2020-07-21T18:30:00Z">
            <w:rPr>
              <w:rFonts w:eastAsia="Calibri" w:cs="Arial"/>
            </w:rPr>
          </w:rPrChange>
        </w:rPr>
        <w:t>заполняемых в</w:t>
      </w:r>
      <w:r w:rsidR="00D139D7" w:rsidRPr="00DE6754">
        <w:rPr>
          <w:rFonts w:cs="Arial"/>
          <w:rPrChange w:id="2377" w:author="Попова Дарья" w:date="2020-07-21T18:30:00Z">
            <w:rPr>
              <w:rFonts w:eastAsia="Calibri" w:cs="Arial"/>
            </w:rPr>
          </w:rPrChange>
        </w:rPr>
        <w:t xml:space="preserve"> заказ</w:t>
      </w:r>
      <w:r w:rsidR="00C014D8" w:rsidRPr="00DE6754">
        <w:rPr>
          <w:rFonts w:cs="Arial"/>
          <w:rPrChange w:id="2378" w:author="Попова Дарья" w:date="2020-07-21T18:30:00Z">
            <w:rPr>
              <w:rFonts w:eastAsia="Calibri" w:cs="Arial"/>
            </w:rPr>
          </w:rPrChange>
        </w:rPr>
        <w:t>ах ТОРО.</w:t>
      </w:r>
    </w:p>
    <w:p w14:paraId="3B9BA0DE" w14:textId="57287B8E" w:rsidR="00762D33" w:rsidRPr="00B153FA" w:rsidRDefault="00762D33" w:rsidP="00762D33">
      <w:pPr>
        <w:pStyle w:val="Tabname"/>
        <w:keepNext/>
        <w:spacing w:before="0" w:after="240" w:line="276" w:lineRule="auto"/>
        <w:jc w:val="right"/>
        <w:rPr>
          <w:rFonts w:cs="Arial"/>
          <w:sz w:val="22"/>
          <w:szCs w:val="22"/>
        </w:rPr>
      </w:pPr>
      <w:r w:rsidRPr="00B153FA">
        <w:rPr>
          <w:rFonts w:cs="Arial"/>
          <w:sz w:val="22"/>
          <w:szCs w:val="22"/>
        </w:rPr>
        <w:lastRenderedPageBreak/>
        <w:t xml:space="preserve">Таблица </w:t>
      </w:r>
      <w:r w:rsidRPr="00B153FA">
        <w:rPr>
          <w:rFonts w:cs="Arial"/>
          <w:sz w:val="22"/>
          <w:szCs w:val="22"/>
        </w:rPr>
        <w:fldChar w:fldCharType="begin"/>
      </w:r>
      <w:r w:rsidRPr="00B153FA">
        <w:rPr>
          <w:rFonts w:cs="Arial"/>
          <w:sz w:val="22"/>
          <w:szCs w:val="22"/>
        </w:rPr>
        <w:instrText xml:space="preserve"> SEQ Таблица \* ARABIC </w:instrText>
      </w:r>
      <w:r w:rsidRPr="00B153FA">
        <w:rPr>
          <w:rFonts w:cs="Arial"/>
          <w:sz w:val="22"/>
          <w:szCs w:val="22"/>
        </w:rPr>
        <w:fldChar w:fldCharType="separate"/>
      </w:r>
      <w:r w:rsidR="00E24180">
        <w:rPr>
          <w:rFonts w:cs="Arial"/>
          <w:noProof/>
          <w:sz w:val="22"/>
          <w:szCs w:val="22"/>
        </w:rPr>
        <w:t>10</w:t>
      </w:r>
      <w:r w:rsidRPr="00B153FA">
        <w:rPr>
          <w:rFonts w:cs="Arial"/>
          <w:sz w:val="22"/>
          <w:szCs w:val="22"/>
        </w:rPr>
        <w:fldChar w:fldCharType="end"/>
      </w:r>
      <w:r w:rsidRPr="00B153FA">
        <w:rPr>
          <w:rFonts w:cs="Arial"/>
          <w:sz w:val="22"/>
          <w:szCs w:val="22"/>
        </w:rPr>
        <w:t>.</w:t>
      </w:r>
      <w:r w:rsidRPr="00883366">
        <w:rPr>
          <w:rFonts w:cs="Arial"/>
          <w:sz w:val="22"/>
        </w:rPr>
        <w:t xml:space="preserve"> </w:t>
      </w:r>
      <w:bookmarkStart w:id="2379" w:name="_Hlk521748163"/>
      <w:bookmarkStart w:id="2380" w:name="_Ref500085976"/>
      <w:r w:rsidRPr="00B153FA">
        <w:rPr>
          <w:rFonts w:cs="Arial"/>
          <w:sz w:val="22"/>
          <w:szCs w:val="22"/>
        </w:rPr>
        <w:t>Виды заказов ТОРО</w:t>
      </w:r>
    </w:p>
    <w:tbl>
      <w:tblPr>
        <w:tblW w:w="5000" w:type="pct"/>
        <w:tblCellMar>
          <w:left w:w="0" w:type="dxa"/>
          <w:right w:w="0" w:type="dxa"/>
        </w:tblCellMar>
        <w:tblLook w:val="04A0" w:firstRow="1" w:lastRow="0" w:firstColumn="1" w:lastColumn="0" w:noHBand="0" w:noVBand="1"/>
      </w:tblPr>
      <w:tblGrid>
        <w:gridCol w:w="1411"/>
        <w:gridCol w:w="1757"/>
        <w:gridCol w:w="1949"/>
        <w:gridCol w:w="5064"/>
      </w:tblGrid>
      <w:tr w:rsidR="00762D33" w:rsidRPr="007008A3" w14:paraId="7B43A0FF" w14:textId="77777777" w:rsidTr="00762D33">
        <w:trPr>
          <w:cantSplit/>
          <w:trHeight w:val="397"/>
          <w:tblHeader/>
        </w:trPr>
        <w:tc>
          <w:tcPr>
            <w:tcW w:w="693" w:type="pct"/>
            <w:tcBorders>
              <w:top w:val="single" w:sz="12" w:space="0" w:color="auto"/>
              <w:left w:val="single" w:sz="8" w:space="0" w:color="auto"/>
              <w:bottom w:val="single" w:sz="4" w:space="0" w:color="auto"/>
              <w:right w:val="single" w:sz="8" w:space="0" w:color="auto"/>
            </w:tcBorders>
            <w:shd w:val="clear" w:color="auto" w:fill="FFC000"/>
            <w:tcMar>
              <w:top w:w="0" w:type="dxa"/>
              <w:left w:w="108" w:type="dxa"/>
              <w:bottom w:w="0" w:type="dxa"/>
              <w:right w:w="108" w:type="dxa"/>
            </w:tcMar>
            <w:vAlign w:val="center"/>
          </w:tcPr>
          <w:p w14:paraId="5C772EE7" w14:textId="77777777" w:rsidR="00762D33" w:rsidRPr="00B153FA" w:rsidRDefault="00762D33" w:rsidP="00762D33">
            <w:pPr>
              <w:spacing w:line="276" w:lineRule="auto"/>
              <w:ind w:firstLine="0"/>
              <w:jc w:val="left"/>
              <w:rPr>
                <w:rFonts w:eastAsiaTheme="minorHAnsi" w:cs="Arial"/>
                <w:b/>
                <w:sz w:val="20"/>
                <w:szCs w:val="20"/>
              </w:rPr>
            </w:pPr>
            <w:bookmarkStart w:id="2381" w:name="_Hlk520220837"/>
            <w:bookmarkStart w:id="2382" w:name="_Ref500085579"/>
            <w:r w:rsidRPr="00B153FA">
              <w:rPr>
                <w:rFonts w:eastAsiaTheme="minorHAnsi" w:cs="Arial"/>
                <w:b/>
                <w:sz w:val="20"/>
                <w:szCs w:val="20"/>
              </w:rPr>
              <w:t>Вид заказа</w:t>
            </w:r>
          </w:p>
        </w:tc>
        <w:tc>
          <w:tcPr>
            <w:tcW w:w="863" w:type="pct"/>
            <w:tcBorders>
              <w:top w:val="single" w:sz="12" w:space="0" w:color="auto"/>
              <w:left w:val="nil"/>
              <w:bottom w:val="single" w:sz="4" w:space="0" w:color="auto"/>
              <w:right w:val="single" w:sz="12" w:space="0" w:color="auto"/>
            </w:tcBorders>
            <w:shd w:val="clear" w:color="auto" w:fill="FFC000"/>
            <w:tcMar>
              <w:top w:w="0" w:type="dxa"/>
              <w:left w:w="108" w:type="dxa"/>
              <w:bottom w:w="0" w:type="dxa"/>
              <w:right w:w="108" w:type="dxa"/>
            </w:tcMar>
            <w:vAlign w:val="center"/>
          </w:tcPr>
          <w:p w14:paraId="634F2DFB" w14:textId="77777777" w:rsidR="00762D33" w:rsidRPr="00B153FA" w:rsidRDefault="00762D33" w:rsidP="00762D33">
            <w:pPr>
              <w:spacing w:line="276" w:lineRule="auto"/>
              <w:ind w:firstLine="0"/>
              <w:jc w:val="left"/>
              <w:rPr>
                <w:rFonts w:cs="Arial"/>
                <w:b/>
                <w:sz w:val="20"/>
                <w:szCs w:val="20"/>
              </w:rPr>
            </w:pPr>
            <w:r w:rsidRPr="00B153FA">
              <w:rPr>
                <w:rFonts w:cs="Arial"/>
                <w:b/>
                <w:sz w:val="20"/>
                <w:szCs w:val="20"/>
              </w:rPr>
              <w:t>Наименование вида заказа</w:t>
            </w:r>
          </w:p>
        </w:tc>
        <w:tc>
          <w:tcPr>
            <w:tcW w:w="957" w:type="pct"/>
            <w:tcBorders>
              <w:top w:val="single" w:sz="12" w:space="0" w:color="auto"/>
              <w:left w:val="nil"/>
              <w:bottom w:val="single" w:sz="4" w:space="0" w:color="auto"/>
              <w:right w:val="single" w:sz="12" w:space="0" w:color="auto"/>
            </w:tcBorders>
            <w:shd w:val="clear" w:color="auto" w:fill="FFC000"/>
          </w:tcPr>
          <w:p w14:paraId="6FA3DCC2" w14:textId="77777777" w:rsidR="00762D33" w:rsidRPr="00B153FA" w:rsidRDefault="00762D33" w:rsidP="00762D33">
            <w:pPr>
              <w:spacing w:line="276" w:lineRule="auto"/>
              <w:ind w:firstLine="0"/>
              <w:jc w:val="left"/>
              <w:rPr>
                <w:rFonts w:cs="Arial"/>
                <w:b/>
                <w:sz w:val="20"/>
                <w:szCs w:val="20"/>
              </w:rPr>
            </w:pPr>
            <w:r w:rsidRPr="00B153FA">
              <w:rPr>
                <w:rFonts w:cs="Arial"/>
                <w:b/>
                <w:sz w:val="20"/>
                <w:szCs w:val="20"/>
              </w:rPr>
              <w:t>Статусная схема</w:t>
            </w:r>
          </w:p>
        </w:tc>
        <w:tc>
          <w:tcPr>
            <w:tcW w:w="2487" w:type="pct"/>
            <w:tcBorders>
              <w:top w:val="single" w:sz="12" w:space="0" w:color="auto"/>
              <w:left w:val="nil"/>
              <w:bottom w:val="single" w:sz="4" w:space="0" w:color="auto"/>
              <w:right w:val="single" w:sz="12" w:space="0" w:color="auto"/>
            </w:tcBorders>
            <w:shd w:val="clear" w:color="auto" w:fill="FFC000"/>
          </w:tcPr>
          <w:p w14:paraId="7C58F1DD" w14:textId="77777777" w:rsidR="00762D33" w:rsidRPr="00B153FA" w:rsidRDefault="00762D33" w:rsidP="00762D33">
            <w:pPr>
              <w:spacing w:line="276" w:lineRule="auto"/>
              <w:jc w:val="center"/>
              <w:rPr>
                <w:rFonts w:cs="Arial"/>
                <w:sz w:val="20"/>
                <w:szCs w:val="20"/>
              </w:rPr>
            </w:pPr>
          </w:p>
        </w:tc>
      </w:tr>
      <w:tr w:rsidR="00762D33" w:rsidRPr="005B4392" w14:paraId="592E7E70" w14:textId="77777777" w:rsidTr="00762D33">
        <w:trPr>
          <w:cantSplit/>
        </w:trPr>
        <w:tc>
          <w:tcPr>
            <w:tcW w:w="693"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6C843E43" w14:textId="77777777" w:rsidR="00762D33" w:rsidRPr="005B4392" w:rsidRDefault="00762D33" w:rsidP="00762D33">
            <w:pPr>
              <w:pStyle w:val="TABLECONTENT"/>
              <w:rPr>
                <w:rFonts w:eastAsia="Calibri"/>
              </w:rPr>
            </w:pPr>
            <w:bookmarkStart w:id="2383" w:name="_Hlk521953230"/>
            <w:r w:rsidRPr="005B4392">
              <w:rPr>
                <w:rFonts w:eastAsia="Calibri"/>
              </w:rPr>
              <w:t>AP</w:t>
            </w:r>
            <w:r>
              <w:rPr>
                <w:rFonts w:eastAsia="Calibri"/>
                <w:lang w:val="en-US"/>
              </w:rPr>
              <w:t>P</w:t>
            </w:r>
            <w:r w:rsidRPr="005B4392">
              <w:rPr>
                <w:rFonts w:eastAsia="Calibri"/>
              </w:rPr>
              <w:t>1</w:t>
            </w:r>
          </w:p>
        </w:tc>
        <w:tc>
          <w:tcPr>
            <w:tcW w:w="863"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28557246" w14:textId="77777777" w:rsidR="00762D33" w:rsidRPr="005B4392" w:rsidRDefault="00762D33" w:rsidP="00762D33">
            <w:pPr>
              <w:pStyle w:val="TABLECONTENT"/>
              <w:rPr>
                <w:rFonts w:eastAsia="Calibri"/>
              </w:rPr>
            </w:pPr>
            <w:r w:rsidRPr="005B4392">
              <w:rPr>
                <w:rFonts w:eastAsia="Calibri"/>
              </w:rPr>
              <w:t>ТОРО по ППР</w:t>
            </w:r>
          </w:p>
        </w:tc>
        <w:tc>
          <w:tcPr>
            <w:tcW w:w="957" w:type="pct"/>
            <w:tcBorders>
              <w:top w:val="single" w:sz="4" w:space="0" w:color="auto"/>
              <w:left w:val="single" w:sz="8" w:space="0" w:color="auto"/>
              <w:bottom w:val="single" w:sz="8" w:space="0" w:color="auto"/>
              <w:right w:val="single" w:sz="8" w:space="0" w:color="auto"/>
            </w:tcBorders>
          </w:tcPr>
          <w:p w14:paraId="710DAA7D" w14:textId="77777777" w:rsidR="00762D33" w:rsidRPr="005B4392" w:rsidRDefault="00762D33" w:rsidP="00762D33">
            <w:pPr>
              <w:pStyle w:val="TABLECONTENT"/>
              <w:rPr>
                <w:rFonts w:eastAsia="Calibri"/>
              </w:rPr>
            </w:pPr>
            <w:r w:rsidRPr="005B4392">
              <w:rPr>
                <w:rFonts w:eastAsia="Calibri"/>
              </w:rPr>
              <w:t>PM_ORDER (см. раздел 5.7.1 данного КД)</w:t>
            </w:r>
          </w:p>
        </w:tc>
        <w:tc>
          <w:tcPr>
            <w:tcW w:w="2487" w:type="pct"/>
            <w:tcBorders>
              <w:top w:val="single" w:sz="4" w:space="0" w:color="auto"/>
              <w:left w:val="single" w:sz="8" w:space="0" w:color="auto"/>
              <w:bottom w:val="single" w:sz="8" w:space="0" w:color="auto"/>
              <w:right w:val="single" w:sz="8" w:space="0" w:color="auto"/>
            </w:tcBorders>
          </w:tcPr>
          <w:p w14:paraId="34526D0E" w14:textId="77777777" w:rsidR="00762D33" w:rsidRPr="005B4392" w:rsidRDefault="00762D33" w:rsidP="00762D33">
            <w:pPr>
              <w:pStyle w:val="TABLECONTENT"/>
              <w:rPr>
                <w:rFonts w:eastAsia="Calibri"/>
              </w:rPr>
            </w:pPr>
            <w:r>
              <w:rPr>
                <w:color w:val="000000"/>
              </w:rPr>
              <w:t>«</w:t>
            </w:r>
            <w:r>
              <w:rPr>
                <w:color w:val="000000"/>
                <w:lang w:val="en-US"/>
              </w:rPr>
              <w:t>APP</w:t>
            </w:r>
            <w:r>
              <w:rPr>
                <w:color w:val="000000"/>
              </w:rPr>
              <w:t>1» - Заказ ТОРО создается для планирования и учета планово-предупредительных работ</w:t>
            </w:r>
            <w:r w:rsidRPr="00B153FA">
              <w:rPr>
                <w:color w:val="000000"/>
              </w:rPr>
              <w:t>,</w:t>
            </w:r>
            <w:r>
              <w:rPr>
                <w:color w:val="000000"/>
              </w:rPr>
              <w:t xml:space="preserve"> не включая ЭПБ в объемах капитального, среднего, текущего ремонтов, ТО, работ на поверку и калибровку. На заказе планируются материалы разового потребления, услуги сторонних организаций (по смете и по договорам </w:t>
            </w:r>
            <w:r>
              <w:rPr>
                <w:color w:val="000000"/>
                <w:lang w:val="en-US"/>
              </w:rPr>
              <w:t>c</w:t>
            </w:r>
            <w:r w:rsidRPr="00B153FA">
              <w:rPr>
                <w:color w:val="000000"/>
              </w:rPr>
              <w:t xml:space="preserve"> </w:t>
            </w:r>
            <w:r>
              <w:rPr>
                <w:color w:val="000000"/>
              </w:rPr>
              <w:t>по тарифам работ, работы собственных подразделений. Фактические затраты заказа ТОРО рассчитываются на МВЗ отремонтированного объекта.</w:t>
            </w:r>
          </w:p>
        </w:tc>
      </w:tr>
      <w:tr w:rsidR="00762D33" w:rsidRPr="005B4392" w14:paraId="2C6A34C4" w14:textId="77777777" w:rsidTr="00762D33">
        <w:trPr>
          <w:cantSplit/>
        </w:trPr>
        <w:tc>
          <w:tcPr>
            <w:tcW w:w="693"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67B56C0C" w14:textId="77777777" w:rsidR="00762D33" w:rsidRPr="005B4392" w:rsidRDefault="00762D33" w:rsidP="00762D33">
            <w:pPr>
              <w:pStyle w:val="TABLECONTENT"/>
              <w:rPr>
                <w:rFonts w:eastAsia="Calibri"/>
              </w:rPr>
            </w:pPr>
            <w:r w:rsidRPr="005B4392">
              <w:rPr>
                <w:rFonts w:eastAsia="Calibri"/>
              </w:rPr>
              <w:t xml:space="preserve">AVS1 </w:t>
            </w:r>
          </w:p>
        </w:tc>
        <w:tc>
          <w:tcPr>
            <w:tcW w:w="863"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35FEEEA3" w14:textId="15701639" w:rsidR="00762D33" w:rsidRPr="005B4392" w:rsidRDefault="00F8661D" w:rsidP="00762D33">
            <w:pPr>
              <w:pStyle w:val="TABLECONTENT"/>
              <w:rPr>
                <w:rFonts w:eastAsia="Calibri"/>
              </w:rPr>
            </w:pPr>
            <w:r w:rsidRPr="00F8661D">
              <w:rPr>
                <w:rFonts w:eastAsia="Calibri"/>
              </w:rPr>
              <w:t>Внеплановое ТОРО</w:t>
            </w:r>
          </w:p>
        </w:tc>
        <w:tc>
          <w:tcPr>
            <w:tcW w:w="957" w:type="pct"/>
            <w:tcBorders>
              <w:top w:val="single" w:sz="4" w:space="0" w:color="auto"/>
              <w:left w:val="single" w:sz="8" w:space="0" w:color="auto"/>
              <w:bottom w:val="single" w:sz="8" w:space="0" w:color="auto"/>
              <w:right w:val="single" w:sz="8" w:space="0" w:color="auto"/>
            </w:tcBorders>
          </w:tcPr>
          <w:p w14:paraId="1015BABC" w14:textId="77777777" w:rsidR="00762D33" w:rsidRPr="00721C11" w:rsidRDefault="00762D33" w:rsidP="00762D33">
            <w:pPr>
              <w:pStyle w:val="TABLECONTENT"/>
              <w:rPr>
                <w:rFonts w:eastAsia="Calibri"/>
              </w:rPr>
            </w:pPr>
            <w:r w:rsidRPr="005B4392">
              <w:rPr>
                <w:rFonts w:eastAsia="Calibri"/>
              </w:rPr>
              <w:t>PM_ORDER (см. раздел 5.7.1 данного КД)</w:t>
            </w:r>
          </w:p>
        </w:tc>
        <w:tc>
          <w:tcPr>
            <w:tcW w:w="2487" w:type="pct"/>
            <w:tcBorders>
              <w:top w:val="single" w:sz="4" w:space="0" w:color="auto"/>
              <w:left w:val="single" w:sz="8" w:space="0" w:color="auto"/>
              <w:bottom w:val="single" w:sz="8" w:space="0" w:color="auto"/>
              <w:right w:val="single" w:sz="8" w:space="0" w:color="auto"/>
            </w:tcBorders>
          </w:tcPr>
          <w:p w14:paraId="2CA977C5" w14:textId="081157FC" w:rsidR="00762D33" w:rsidRDefault="00762D33" w:rsidP="00762D33">
            <w:pPr>
              <w:pStyle w:val="TABLECONTENT"/>
              <w:rPr>
                <w:color w:val="000000"/>
              </w:rPr>
            </w:pPr>
            <w:r>
              <w:rPr>
                <w:color w:val="000000"/>
              </w:rPr>
              <w:t xml:space="preserve">«AVS1» - </w:t>
            </w:r>
            <w:r w:rsidR="00F8661D" w:rsidRPr="00F8661D">
              <w:rPr>
                <w:color w:val="000000"/>
              </w:rPr>
              <w:t>Внеплановое ТОРО</w:t>
            </w:r>
            <w:r>
              <w:rPr>
                <w:color w:val="000000"/>
              </w:rPr>
              <w:t xml:space="preserve"> - Заказ ТОРО создается для планирования и учета работ по техническому состоянию в объеме капитального, среднего, текущего ремонтов и технического обслуживания по техническому состоянию. </w:t>
            </w:r>
          </w:p>
          <w:p w14:paraId="7C648041" w14:textId="77777777" w:rsidR="00762D33" w:rsidRDefault="00762D33" w:rsidP="00762D33">
            <w:pPr>
              <w:pStyle w:val="TABLECONTENT"/>
              <w:rPr>
                <w:color w:val="000000"/>
              </w:rPr>
            </w:pPr>
            <w:r>
              <w:rPr>
                <w:color w:val="000000"/>
              </w:rPr>
              <w:t>Заказ ТОРО создается для учета внеплановых работ, не предусмотренных в рамках ППР и вызванные появлением дефекта, отказа или предписаниями контролирующих органов.</w:t>
            </w:r>
          </w:p>
          <w:p w14:paraId="36992697" w14:textId="77777777" w:rsidR="00762D33" w:rsidRPr="005B4392" w:rsidRDefault="00762D33" w:rsidP="00762D33">
            <w:pPr>
              <w:pStyle w:val="TABLECONTENT"/>
              <w:rPr>
                <w:rFonts w:eastAsia="Calibri"/>
              </w:rPr>
            </w:pPr>
            <w:r>
              <w:rPr>
                <w:color w:val="000000"/>
              </w:rPr>
              <w:t xml:space="preserve">На заказе планируются материалы разового потребления, услуги сторонних организаций (по смете и тарифам работ), работы собственных подразделений. Фактические затраты заказа ТОРО рассчитываются на МВЗ отремонтированного объекта. </w:t>
            </w:r>
          </w:p>
        </w:tc>
      </w:tr>
      <w:tr w:rsidR="00762D33" w:rsidRPr="005B4392" w14:paraId="6B9640E4" w14:textId="77777777" w:rsidTr="00762D33">
        <w:trPr>
          <w:cantSplit/>
        </w:trPr>
        <w:tc>
          <w:tcPr>
            <w:tcW w:w="693"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017708BE" w14:textId="77777777" w:rsidR="00762D33" w:rsidRPr="005B4392" w:rsidRDefault="00762D33" w:rsidP="00762D33">
            <w:pPr>
              <w:pStyle w:val="TABLECONTENT"/>
              <w:rPr>
                <w:rFonts w:eastAsia="Calibri"/>
              </w:rPr>
            </w:pPr>
            <w:r w:rsidRPr="005B4392">
              <w:rPr>
                <w:rFonts w:eastAsia="Calibri"/>
              </w:rPr>
              <w:t xml:space="preserve">AVR1 </w:t>
            </w:r>
          </w:p>
        </w:tc>
        <w:tc>
          <w:tcPr>
            <w:tcW w:w="863"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4E9703B7" w14:textId="77777777" w:rsidR="00762D33" w:rsidRPr="005B4392" w:rsidRDefault="00762D33" w:rsidP="00762D33">
            <w:pPr>
              <w:pStyle w:val="TABLECONTENT"/>
              <w:rPr>
                <w:rFonts w:eastAsia="Calibri"/>
              </w:rPr>
            </w:pPr>
            <w:r w:rsidRPr="00721C11">
              <w:rPr>
                <w:rFonts w:eastAsia="Calibri"/>
              </w:rPr>
              <w:t>Аварийное ТОРО</w:t>
            </w:r>
          </w:p>
        </w:tc>
        <w:tc>
          <w:tcPr>
            <w:tcW w:w="957" w:type="pct"/>
            <w:tcBorders>
              <w:top w:val="single" w:sz="4" w:space="0" w:color="auto"/>
              <w:left w:val="single" w:sz="8" w:space="0" w:color="auto"/>
              <w:bottom w:val="single" w:sz="8" w:space="0" w:color="auto"/>
              <w:right w:val="single" w:sz="8" w:space="0" w:color="auto"/>
            </w:tcBorders>
          </w:tcPr>
          <w:p w14:paraId="12766125" w14:textId="1C6918C5" w:rsidR="00762D33" w:rsidRPr="00721C11" w:rsidRDefault="00063274" w:rsidP="00762D33">
            <w:pPr>
              <w:pStyle w:val="TABLECONTENT"/>
              <w:rPr>
                <w:rFonts w:eastAsia="Calibri"/>
              </w:rPr>
            </w:pPr>
            <w:r>
              <w:rPr>
                <w:rFonts w:eastAsia="Calibri"/>
              </w:rPr>
              <w:t xml:space="preserve">PM_ORD02 </w:t>
            </w:r>
            <w:r w:rsidRPr="005B4392">
              <w:rPr>
                <w:rFonts w:eastAsia="Calibri"/>
              </w:rPr>
              <w:t>(см. раздел 5.7.1 данного КД)</w:t>
            </w:r>
          </w:p>
        </w:tc>
        <w:tc>
          <w:tcPr>
            <w:tcW w:w="2487" w:type="pct"/>
            <w:tcBorders>
              <w:top w:val="single" w:sz="4" w:space="0" w:color="auto"/>
              <w:left w:val="single" w:sz="8" w:space="0" w:color="auto"/>
              <w:bottom w:val="single" w:sz="8" w:space="0" w:color="auto"/>
              <w:right w:val="single" w:sz="8" w:space="0" w:color="auto"/>
            </w:tcBorders>
          </w:tcPr>
          <w:p w14:paraId="62798954" w14:textId="77777777" w:rsidR="00762D33" w:rsidRPr="005B4392" w:rsidRDefault="00762D33" w:rsidP="00762D33">
            <w:pPr>
              <w:pStyle w:val="TABLECONTENT"/>
              <w:rPr>
                <w:rFonts w:eastAsia="Calibri"/>
              </w:rPr>
            </w:pPr>
            <w:r>
              <w:rPr>
                <w:color w:val="000000"/>
              </w:rPr>
              <w:t>«</w:t>
            </w:r>
            <w:r>
              <w:rPr>
                <w:color w:val="000000"/>
                <w:lang w:val="en-US"/>
              </w:rPr>
              <w:t>AVR</w:t>
            </w:r>
            <w:r>
              <w:rPr>
                <w:color w:val="000000"/>
              </w:rPr>
              <w:t xml:space="preserve">1» - Аварийное ТОРО - Заказ ТОРО создается для отражения фактических затрат на устранение аварии. Особенностью данного вида заказа является возможность планирования и учета выполненных работ после устранения аварии. На заказе учитываются материалы разового потребления, услуги сторонних организаций, работы собственных подразделений. Фактические затраты заказа ТОРО рассчитываются на МВЗ отремонтированного объекта. </w:t>
            </w:r>
          </w:p>
        </w:tc>
      </w:tr>
      <w:tr w:rsidR="00762D33" w:rsidRPr="005B4392" w14:paraId="213ED7BC" w14:textId="77777777"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E4461D0" w14:textId="77777777" w:rsidR="00762D33" w:rsidRPr="005B4392" w:rsidRDefault="00762D33" w:rsidP="00762D33">
            <w:pPr>
              <w:pStyle w:val="TABLECONTENT"/>
              <w:rPr>
                <w:rFonts w:eastAsia="Calibri"/>
              </w:rPr>
            </w:pPr>
            <w:r w:rsidRPr="00E45C50">
              <w:rPr>
                <w:rFonts w:eastAsia="Calibri"/>
              </w:rPr>
              <w:t>ADI1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069537D" w14:textId="77777777" w:rsidR="00762D33" w:rsidRPr="005B4392" w:rsidRDefault="00762D33" w:rsidP="00762D33">
            <w:pPr>
              <w:pStyle w:val="TABLECONTENT"/>
              <w:rPr>
                <w:rFonts w:eastAsia="Calibri"/>
              </w:rPr>
            </w:pPr>
            <w:r w:rsidRPr="00721C11">
              <w:rPr>
                <w:rFonts w:eastAsia="Calibri"/>
              </w:rPr>
              <w:t>Диагностика</w:t>
            </w:r>
          </w:p>
        </w:tc>
        <w:tc>
          <w:tcPr>
            <w:tcW w:w="957" w:type="pct"/>
            <w:tcBorders>
              <w:top w:val="single" w:sz="8" w:space="0" w:color="auto"/>
              <w:left w:val="single" w:sz="8" w:space="0" w:color="auto"/>
              <w:bottom w:val="single" w:sz="8" w:space="0" w:color="auto"/>
              <w:right w:val="single" w:sz="8" w:space="0" w:color="auto"/>
            </w:tcBorders>
          </w:tcPr>
          <w:p w14:paraId="03B49DAF" w14:textId="77777777" w:rsidR="00762D33" w:rsidRPr="00721C11" w:rsidRDefault="00762D33" w:rsidP="00762D33">
            <w:pPr>
              <w:pStyle w:val="TABLECONTENT"/>
              <w:rPr>
                <w:rFonts w:eastAsia="Calibri"/>
              </w:rPr>
            </w:pPr>
            <w:r w:rsidRPr="005B4392">
              <w:rPr>
                <w:rFonts w:eastAsia="Calibri"/>
              </w:rPr>
              <w:t>PM_ORDER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14:paraId="4311E9B0" w14:textId="77777777" w:rsidR="00762D33" w:rsidRPr="005B4392" w:rsidRDefault="00762D33" w:rsidP="00762D33">
            <w:pPr>
              <w:pStyle w:val="TABLECONTENT"/>
              <w:rPr>
                <w:rFonts w:eastAsia="Calibri"/>
              </w:rPr>
            </w:pPr>
            <w:r>
              <w:rPr>
                <w:color w:val="000000"/>
              </w:rPr>
              <w:t>«</w:t>
            </w:r>
            <w:r>
              <w:rPr>
                <w:color w:val="000000"/>
                <w:lang w:val="en-US"/>
              </w:rPr>
              <w:t>ADI</w:t>
            </w:r>
            <w:r>
              <w:rPr>
                <w:color w:val="000000"/>
              </w:rPr>
              <w:t>1» - Диагностика - Заказ ТОРО создается для планирования и учета диагностических работ. На заказе планируются материалы разового потребления, услуги сторонних организаций, работы собственных подразделений. Фактические затраты заказа ТОРО рассчитываются на МВЗ отремонтированного объекта.</w:t>
            </w:r>
          </w:p>
        </w:tc>
      </w:tr>
      <w:tr w:rsidR="00EF0FD7" w:rsidRPr="005B4392" w14:paraId="27B75633" w14:textId="77777777"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B992F1B" w14:textId="00A2B524" w:rsidR="00EF0FD7" w:rsidRPr="009721BA" w:rsidRDefault="00EF0FD7" w:rsidP="00762D33">
            <w:pPr>
              <w:pStyle w:val="TABLECONTENT"/>
              <w:rPr>
                <w:color w:val="000000"/>
                <w:szCs w:val="20"/>
                <w:lang w:val="en-US" w:eastAsia="ru-RU"/>
              </w:rPr>
            </w:pPr>
            <w:r w:rsidRPr="00DB7016">
              <w:rPr>
                <w:color w:val="000000"/>
                <w:szCs w:val="20"/>
                <w:lang w:val="en-US" w:eastAsia="ru-RU"/>
              </w:rPr>
              <w:t>ACR1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EB0EC96" w14:textId="0CC26700" w:rsidR="00EF0FD7" w:rsidRPr="00DB7016" w:rsidRDefault="00EF0FD7" w:rsidP="00762D33">
            <w:pPr>
              <w:pStyle w:val="TABLECONTENT"/>
              <w:rPr>
                <w:color w:val="000000"/>
                <w:szCs w:val="20"/>
                <w:lang w:eastAsia="ru-RU"/>
              </w:rPr>
            </w:pPr>
            <w:r w:rsidRPr="00DB7016">
              <w:rPr>
                <w:color w:val="000000"/>
                <w:szCs w:val="20"/>
                <w:lang w:eastAsia="ru-RU"/>
              </w:rPr>
              <w:t>Технический заказ ТОРО для ЦРММ</w:t>
            </w:r>
          </w:p>
        </w:tc>
        <w:tc>
          <w:tcPr>
            <w:tcW w:w="957" w:type="pct"/>
            <w:tcBorders>
              <w:top w:val="single" w:sz="8" w:space="0" w:color="auto"/>
              <w:left w:val="single" w:sz="8" w:space="0" w:color="auto"/>
              <w:bottom w:val="single" w:sz="8" w:space="0" w:color="auto"/>
              <w:right w:val="single" w:sz="8" w:space="0" w:color="auto"/>
            </w:tcBorders>
          </w:tcPr>
          <w:p w14:paraId="5470FECC" w14:textId="59F21A28" w:rsidR="00EF0FD7" w:rsidRPr="00DB7016" w:rsidRDefault="00684E7C" w:rsidP="00762D33">
            <w:pPr>
              <w:pStyle w:val="TABLECONTENT"/>
              <w:rPr>
                <w:rFonts w:eastAsia="Calibri"/>
              </w:rPr>
            </w:pPr>
            <w:r w:rsidRPr="00DB7016">
              <w:rPr>
                <w:rFonts w:eastAsia="Calibri"/>
              </w:rPr>
              <w:t>PM_CRMM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14:paraId="0DEBBCD1" w14:textId="5B31AD4A" w:rsidR="00EF0FD7" w:rsidRDefault="00EF0FD7" w:rsidP="00762D33">
            <w:pPr>
              <w:pStyle w:val="TABLECONTENT"/>
            </w:pPr>
            <w:r w:rsidRPr="00DB7016">
              <w:rPr>
                <w:color w:val="000000"/>
                <w:szCs w:val="20"/>
                <w:lang w:eastAsia="ru-RU"/>
              </w:rPr>
              <w:t>«</w:t>
            </w:r>
            <w:r w:rsidRPr="00DB7016">
              <w:rPr>
                <w:color w:val="000000"/>
                <w:szCs w:val="20"/>
                <w:lang w:val="en-US" w:eastAsia="ru-RU"/>
              </w:rPr>
              <w:t>ACR</w:t>
            </w:r>
            <w:r w:rsidRPr="009721BA">
              <w:rPr>
                <w:color w:val="000000"/>
                <w:szCs w:val="20"/>
                <w:lang w:eastAsia="ru-RU"/>
              </w:rPr>
              <w:t>1</w:t>
            </w:r>
            <w:r w:rsidRPr="00DB7016">
              <w:rPr>
                <w:color w:val="000000"/>
                <w:szCs w:val="20"/>
                <w:lang w:eastAsia="ru-RU"/>
              </w:rPr>
              <w:t>»</w:t>
            </w:r>
            <w:r w:rsidRPr="009721BA">
              <w:rPr>
                <w:color w:val="000000"/>
                <w:szCs w:val="20"/>
                <w:lang w:eastAsia="ru-RU"/>
              </w:rPr>
              <w:t xml:space="preserve"> - </w:t>
            </w:r>
            <w:r w:rsidRPr="00DB7016">
              <w:t>Технический заказ ТОРО для ЦРММ</w:t>
            </w:r>
            <w:r w:rsidR="00D75B6E" w:rsidRPr="00DB7016">
              <w:t xml:space="preserve"> создаётся для планирования работ и материалов  для учета </w:t>
            </w:r>
            <w:r w:rsidR="0038681E" w:rsidRPr="009721BA">
              <w:t xml:space="preserve">производства </w:t>
            </w:r>
            <w:r w:rsidR="00D75B6E" w:rsidRPr="00DB7016">
              <w:t>материалов</w:t>
            </w:r>
            <w:r w:rsidR="0038681E" w:rsidRPr="009721BA">
              <w:t xml:space="preserve"> и запчастей</w:t>
            </w:r>
            <w:r w:rsidR="00D75B6E" w:rsidRPr="00DB7016">
              <w:t xml:space="preserve"> собственного изготовления подразделениями ЦРММ.</w:t>
            </w:r>
          </w:p>
        </w:tc>
      </w:tr>
      <w:tr w:rsidR="00762D33" w:rsidRPr="005B4392" w14:paraId="30551E33" w14:textId="77777777"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2E71620" w14:textId="77777777" w:rsidR="00762D33" w:rsidRPr="005B4392" w:rsidRDefault="00762D33" w:rsidP="00762D33">
            <w:pPr>
              <w:pStyle w:val="TABLECONTENT"/>
              <w:rPr>
                <w:rFonts w:eastAsia="Calibri"/>
              </w:rPr>
            </w:pPr>
            <w:r>
              <w:rPr>
                <w:color w:val="000000"/>
                <w:szCs w:val="20"/>
                <w:lang w:eastAsia="ru-RU"/>
              </w:rPr>
              <w:t>AETG</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6488065" w14:textId="77777777" w:rsidR="00762D33" w:rsidRPr="00721C11" w:rsidRDefault="00762D33" w:rsidP="00762D33">
            <w:pPr>
              <w:pStyle w:val="TABLECONTENT"/>
              <w:rPr>
                <w:rFonts w:eastAsia="Calibri"/>
              </w:rPr>
            </w:pPr>
            <w:r>
              <w:rPr>
                <w:color w:val="000000"/>
                <w:szCs w:val="20"/>
                <w:lang w:eastAsia="ru-RU"/>
              </w:rPr>
              <w:t>ЕТО на ГТК</w:t>
            </w:r>
          </w:p>
        </w:tc>
        <w:tc>
          <w:tcPr>
            <w:tcW w:w="957" w:type="pct"/>
            <w:tcBorders>
              <w:top w:val="single" w:sz="8" w:space="0" w:color="auto"/>
              <w:left w:val="single" w:sz="8" w:space="0" w:color="auto"/>
              <w:bottom w:val="single" w:sz="8" w:space="0" w:color="auto"/>
              <w:right w:val="single" w:sz="8" w:space="0" w:color="auto"/>
            </w:tcBorders>
          </w:tcPr>
          <w:p w14:paraId="56729A6E" w14:textId="77777777" w:rsidR="00762D33" w:rsidRPr="005B4392" w:rsidRDefault="00762D33" w:rsidP="00762D33">
            <w:pPr>
              <w:pStyle w:val="TABLECONTENT"/>
              <w:rPr>
                <w:rFonts w:eastAsia="Calibri"/>
              </w:rPr>
            </w:pPr>
            <w:r w:rsidRPr="00B153FA">
              <w:rPr>
                <w:rFonts w:eastAsia="Calibri"/>
              </w:rPr>
              <w:t>PM_</w:t>
            </w:r>
            <w:r>
              <w:rPr>
                <w:rFonts w:eastAsia="Calibri"/>
              </w:rPr>
              <w:t>ETO</w:t>
            </w:r>
            <w:r w:rsidRPr="00D73BDF">
              <w:rPr>
                <w:rFonts w:eastAsia="Calibri"/>
              </w:rPr>
              <w:t xml:space="preserve">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14:paraId="059B428F" w14:textId="23AC7772" w:rsidR="00762D33" w:rsidRDefault="00762D33" w:rsidP="00762D33">
            <w:pPr>
              <w:pStyle w:val="TABLECONTENT"/>
              <w:rPr>
                <w:color w:val="000000"/>
              </w:rPr>
            </w:pPr>
            <w:r>
              <w:t>Заказ ТОРО на ежесменное техническое обслуживание на ГТК.</w:t>
            </w:r>
            <w:r>
              <w:rPr>
                <w:color w:val="000000"/>
              </w:rPr>
              <w:t xml:space="preserve"> Фактические затраты заказа ТОРО рассчитываются на МВЗ цеха/участка. </w:t>
            </w:r>
            <w:r w:rsidRPr="00752D14">
              <w:rPr>
                <w:szCs w:val="20"/>
              </w:rPr>
              <w:t>См. КД «</w:t>
            </w:r>
            <w:del w:id="2384" w:author="Александр Шрамков" w:date="2021-03-05T12:38:00Z">
              <w:r w:rsidR="000367AC" w:rsidDel="001710A8">
                <w:rPr>
                  <w:szCs w:val="20"/>
                </w:rPr>
                <w:delText>ERP.9.9.</w:delText>
              </w:r>
            </w:del>
            <w:ins w:id="2385" w:author="Александр Шрамков" w:date="2021-03-05T12:38:00Z">
              <w:r w:rsidR="001710A8">
                <w:rPr>
                  <w:szCs w:val="20"/>
                </w:rPr>
                <w:t>ERP.13.9.</w:t>
              </w:r>
            </w:ins>
            <w:r w:rsidR="000367AC">
              <w:rPr>
                <w:szCs w:val="20"/>
              </w:rPr>
              <w:t>2.</w:t>
            </w:r>
            <w:r w:rsidRPr="00752D14">
              <w:rPr>
                <w:szCs w:val="20"/>
              </w:rPr>
              <w:t>55.PM.КД Выполнение и фактический учет работ»</w:t>
            </w:r>
          </w:p>
        </w:tc>
      </w:tr>
      <w:tr w:rsidR="00762D33" w:rsidRPr="005B4392" w14:paraId="64281074" w14:textId="77777777"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C74517C" w14:textId="77777777" w:rsidR="00762D33" w:rsidRPr="005B4392" w:rsidRDefault="00762D33" w:rsidP="00762D33">
            <w:pPr>
              <w:pStyle w:val="TABLECONTENT"/>
              <w:rPr>
                <w:rFonts w:eastAsia="Calibri"/>
              </w:rPr>
            </w:pPr>
            <w:r>
              <w:rPr>
                <w:color w:val="000000"/>
                <w:szCs w:val="20"/>
                <w:lang w:eastAsia="ru-RU"/>
              </w:rPr>
              <w:lastRenderedPageBreak/>
              <w:t>AETZ</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566DC6A" w14:textId="6C7CF6B3" w:rsidR="00762D33" w:rsidRPr="00721C11" w:rsidRDefault="006A4112" w:rsidP="00762D33">
            <w:pPr>
              <w:pStyle w:val="TABLECONTENT"/>
              <w:rPr>
                <w:rFonts w:eastAsia="Calibri"/>
              </w:rPr>
            </w:pPr>
            <w:ins w:id="2386" w:author="ShramkovAB" w:date="2021-04-07T17:40:00Z">
              <w:r w:rsidRPr="006A4112">
                <w:rPr>
                  <w:color w:val="000000"/>
                  <w:szCs w:val="20"/>
                  <w:lang w:eastAsia="ru-RU"/>
                </w:rPr>
                <w:t>Обходы/осмотры</w:t>
              </w:r>
            </w:ins>
            <w:del w:id="2387" w:author="ShramkovAB" w:date="2021-04-07T17:40:00Z">
              <w:r w:rsidR="00762D33" w:rsidDel="006A4112">
                <w:rPr>
                  <w:color w:val="000000"/>
                  <w:szCs w:val="20"/>
                  <w:lang w:eastAsia="ru-RU"/>
                </w:rPr>
                <w:delText>ЕТО на ЗИФ</w:delText>
              </w:r>
            </w:del>
          </w:p>
        </w:tc>
        <w:tc>
          <w:tcPr>
            <w:tcW w:w="957" w:type="pct"/>
            <w:tcBorders>
              <w:top w:val="single" w:sz="8" w:space="0" w:color="auto"/>
              <w:left w:val="single" w:sz="8" w:space="0" w:color="auto"/>
              <w:bottom w:val="single" w:sz="8" w:space="0" w:color="auto"/>
              <w:right w:val="single" w:sz="8" w:space="0" w:color="auto"/>
            </w:tcBorders>
          </w:tcPr>
          <w:p w14:paraId="7622843A" w14:textId="77777777" w:rsidR="00762D33" w:rsidRPr="005B4392" w:rsidRDefault="00762D33" w:rsidP="00762D33">
            <w:pPr>
              <w:pStyle w:val="TABLECONTENT"/>
              <w:rPr>
                <w:rFonts w:eastAsia="Calibri"/>
              </w:rPr>
            </w:pPr>
            <w:r w:rsidRPr="00B153FA">
              <w:rPr>
                <w:rFonts w:eastAsia="Calibri"/>
              </w:rPr>
              <w:t>PM_</w:t>
            </w:r>
            <w:r>
              <w:rPr>
                <w:rFonts w:eastAsia="Calibri"/>
              </w:rPr>
              <w:t xml:space="preserve"> ETO </w:t>
            </w:r>
            <w:r w:rsidRPr="00D73BDF">
              <w:rPr>
                <w:rFonts w:eastAsia="Calibri"/>
              </w:rPr>
              <w:t>(см.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14:paraId="2537AE57" w14:textId="45715395" w:rsidR="00762D33" w:rsidRDefault="00762D33" w:rsidP="006A4112">
            <w:pPr>
              <w:pStyle w:val="TABLECONTENT"/>
              <w:rPr>
                <w:color w:val="000000"/>
              </w:rPr>
              <w:pPrChange w:id="2388" w:author="ShramkovAB" w:date="2021-04-07T17:40:00Z">
                <w:pPr>
                  <w:pStyle w:val="TABLECONTENT"/>
                </w:pPr>
              </w:pPrChange>
            </w:pPr>
            <w:r>
              <w:t xml:space="preserve">Заказ ТОРО </w:t>
            </w:r>
            <w:del w:id="2389" w:author="ShramkovAB" w:date="2021-04-07T17:40:00Z">
              <w:r w:rsidDel="006A4112">
                <w:delText>на ежесменное техническое обслуживание</w:delText>
              </w:r>
            </w:del>
            <w:ins w:id="2390" w:author="ShramkovAB" w:date="2021-04-07T17:40:00Z">
              <w:r w:rsidR="006A4112">
                <w:t>для планирования обходов</w:t>
              </w:r>
              <w:r w:rsidR="006A4112" w:rsidRPr="006A4112">
                <w:rPr>
                  <w:rPrChange w:id="2391" w:author="ShramkovAB" w:date="2021-04-07T17:40:00Z">
                    <w:rPr>
                      <w:lang w:val="en-US"/>
                    </w:rPr>
                  </w:rPrChange>
                </w:rPr>
                <w:t>/</w:t>
              </w:r>
              <w:r w:rsidR="006A4112">
                <w:t>осмотров</w:t>
              </w:r>
            </w:ins>
            <w:r>
              <w:t xml:space="preserve"> на ЗИФ. </w:t>
            </w:r>
            <w:r>
              <w:rPr>
                <w:color w:val="000000"/>
              </w:rPr>
              <w:t xml:space="preserve">Фактические затраты заказа ТОРО рассчитываются на МВЗ цеха/участка. </w:t>
            </w:r>
            <w:r w:rsidRPr="00752D14">
              <w:rPr>
                <w:szCs w:val="20"/>
              </w:rPr>
              <w:t>См. КД «</w:t>
            </w:r>
            <w:del w:id="2392" w:author="Александр Шрамков" w:date="2021-03-05T12:38:00Z">
              <w:r w:rsidR="000367AC" w:rsidDel="001710A8">
                <w:rPr>
                  <w:szCs w:val="20"/>
                </w:rPr>
                <w:delText>ERP.9.9.</w:delText>
              </w:r>
            </w:del>
            <w:ins w:id="2393" w:author="Александр Шрамков" w:date="2021-03-05T12:38:00Z">
              <w:r w:rsidR="001710A8">
                <w:rPr>
                  <w:szCs w:val="20"/>
                </w:rPr>
                <w:t>ERP.13.9.</w:t>
              </w:r>
            </w:ins>
            <w:r w:rsidR="000367AC">
              <w:rPr>
                <w:szCs w:val="20"/>
              </w:rPr>
              <w:t>2.</w:t>
            </w:r>
            <w:r w:rsidRPr="00752D14">
              <w:rPr>
                <w:szCs w:val="20"/>
              </w:rPr>
              <w:t>55.PM.КД Выполнение и фактический учет работ»</w:t>
            </w:r>
          </w:p>
        </w:tc>
      </w:tr>
      <w:tr w:rsidR="00762D33" w:rsidRPr="005B4392" w14:paraId="44FE48A9" w14:textId="77777777"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00C0B9A" w14:textId="77777777" w:rsidR="00762D33" w:rsidRPr="005B4392" w:rsidRDefault="00762D33" w:rsidP="00762D33">
            <w:pPr>
              <w:pStyle w:val="TABLECONTENT"/>
              <w:rPr>
                <w:rFonts w:eastAsia="Calibri"/>
              </w:rPr>
            </w:pPr>
            <w:r w:rsidRPr="005B4392">
              <w:rPr>
                <w:rFonts w:eastAsia="Calibri"/>
              </w:rPr>
              <w:t>APB1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9260E81" w14:textId="77777777" w:rsidR="00762D33" w:rsidRPr="005B4392" w:rsidRDefault="00762D33" w:rsidP="00762D33">
            <w:pPr>
              <w:pStyle w:val="TABLECONTENT"/>
              <w:rPr>
                <w:rFonts w:eastAsia="Calibri"/>
              </w:rPr>
            </w:pPr>
            <w:r>
              <w:rPr>
                <w:rFonts w:eastAsia="Calibri"/>
              </w:rPr>
              <w:t xml:space="preserve">Выполнение </w:t>
            </w:r>
            <w:r w:rsidRPr="00721C11">
              <w:rPr>
                <w:rFonts w:eastAsia="Calibri"/>
              </w:rPr>
              <w:t xml:space="preserve"> ЭПБ</w:t>
            </w:r>
          </w:p>
        </w:tc>
        <w:tc>
          <w:tcPr>
            <w:tcW w:w="957" w:type="pct"/>
            <w:tcBorders>
              <w:top w:val="single" w:sz="8" w:space="0" w:color="auto"/>
              <w:left w:val="single" w:sz="8" w:space="0" w:color="auto"/>
              <w:bottom w:val="single" w:sz="8" w:space="0" w:color="auto"/>
              <w:right w:val="single" w:sz="8" w:space="0" w:color="auto"/>
            </w:tcBorders>
          </w:tcPr>
          <w:p w14:paraId="64073291" w14:textId="77777777" w:rsidR="00762D33" w:rsidRPr="00721C11" w:rsidRDefault="00762D33" w:rsidP="00762D33">
            <w:pPr>
              <w:pStyle w:val="TABLECONTENT"/>
              <w:rPr>
                <w:rFonts w:eastAsia="Calibri"/>
              </w:rPr>
            </w:pPr>
            <w:r w:rsidRPr="005B4392">
              <w:rPr>
                <w:rFonts w:eastAsia="Calibri"/>
              </w:rPr>
              <w:t>PM_ORDER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14:paraId="032BDE5D" w14:textId="77777777" w:rsidR="00762D33" w:rsidRPr="005B4392" w:rsidRDefault="00762D33" w:rsidP="00762D33">
            <w:pPr>
              <w:pStyle w:val="TABLECONTENT"/>
              <w:rPr>
                <w:rFonts w:eastAsia="Calibri"/>
              </w:rPr>
            </w:pPr>
            <w:r>
              <w:rPr>
                <w:color w:val="000000"/>
              </w:rPr>
              <w:t>«</w:t>
            </w:r>
            <w:r>
              <w:rPr>
                <w:color w:val="000000"/>
                <w:lang w:val="en-US"/>
              </w:rPr>
              <w:t>APB</w:t>
            </w:r>
            <w:r>
              <w:rPr>
                <w:color w:val="000000"/>
              </w:rPr>
              <w:t>1» - Выполнение ЭПБ - Заказ ТОРО создается для планирования и учета работ  по ЭПБ. На заказе планируются материалы разового потребления, услуги сторонних организаций, работы собственных подразделений. Фактические затраты заказа ТОРО рассчитываются на МВЗ отремонтированного объекта.</w:t>
            </w:r>
          </w:p>
        </w:tc>
      </w:tr>
      <w:tr w:rsidR="003037AF" w:rsidRPr="005B4392" w14:paraId="4C191C34" w14:textId="77777777"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5FF9DD2" w14:textId="44EC156E" w:rsidR="003037AF" w:rsidRPr="00E36DE0" w:rsidRDefault="003037AF" w:rsidP="00762D33">
            <w:pPr>
              <w:pStyle w:val="TABLECONTENT"/>
              <w:rPr>
                <w:rFonts w:eastAsia="Calibri"/>
                <w:lang w:val="en-US"/>
              </w:rPr>
            </w:pPr>
            <w:r w:rsidRPr="002D1787">
              <w:rPr>
                <w:rFonts w:eastAsia="Calibri"/>
                <w:lang w:val="en-US"/>
              </w:rPr>
              <w:t>AP</w:t>
            </w:r>
            <w:r w:rsidRPr="00C12716">
              <w:rPr>
                <w:rFonts w:eastAsia="Calibri"/>
                <w:lang w:val="en-US"/>
              </w:rPr>
              <w:t>RO</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A5649BF" w14:textId="3D593D45" w:rsidR="003037AF" w:rsidRPr="00E23698" w:rsidRDefault="003037AF" w:rsidP="00762D33">
            <w:pPr>
              <w:pStyle w:val="TABLECONTENT"/>
              <w:rPr>
                <w:rFonts w:eastAsia="Calibri"/>
              </w:rPr>
            </w:pPr>
            <w:r w:rsidRPr="00E23698">
              <w:rPr>
                <w:rFonts w:eastAsia="Calibri"/>
              </w:rPr>
              <w:t>Прочие работы</w:t>
            </w:r>
          </w:p>
        </w:tc>
        <w:tc>
          <w:tcPr>
            <w:tcW w:w="957" w:type="pct"/>
            <w:tcBorders>
              <w:top w:val="single" w:sz="8" w:space="0" w:color="auto"/>
              <w:left w:val="single" w:sz="8" w:space="0" w:color="auto"/>
              <w:bottom w:val="single" w:sz="8" w:space="0" w:color="auto"/>
              <w:right w:val="single" w:sz="8" w:space="0" w:color="auto"/>
            </w:tcBorders>
          </w:tcPr>
          <w:p w14:paraId="4B57F0AA" w14:textId="555F242C" w:rsidR="003037AF" w:rsidRPr="00E23698" w:rsidRDefault="000E3528" w:rsidP="00762D33">
            <w:pPr>
              <w:pStyle w:val="TABLECONTENT"/>
              <w:rPr>
                <w:rFonts w:eastAsia="Calibri"/>
              </w:rPr>
            </w:pPr>
            <w:r w:rsidRPr="00E23698">
              <w:rPr>
                <w:rFonts w:eastAsia="Calibri"/>
              </w:rPr>
              <w:t>PM_ORD03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14:paraId="07B88027" w14:textId="7884CC6B" w:rsidR="003037AF" w:rsidRPr="00F37F49" w:rsidRDefault="003037AF" w:rsidP="00762D33">
            <w:pPr>
              <w:pStyle w:val="TABLECONTENT"/>
              <w:rPr>
                <w:color w:val="000000"/>
              </w:rPr>
            </w:pPr>
            <w:r w:rsidRPr="00E23698">
              <w:rPr>
                <w:rFonts w:eastAsia="Calibri"/>
              </w:rPr>
              <w:t>«</w:t>
            </w:r>
            <w:r w:rsidRPr="00E23698">
              <w:rPr>
                <w:rFonts w:eastAsia="Calibri"/>
                <w:lang w:val="en-US"/>
              </w:rPr>
              <w:t>APRO</w:t>
            </w:r>
            <w:r w:rsidRPr="00E23698">
              <w:rPr>
                <w:rFonts w:eastAsia="Calibri"/>
              </w:rPr>
              <w:t xml:space="preserve">»  - </w:t>
            </w:r>
            <w:r w:rsidR="00E23698" w:rsidRPr="009721BA">
              <w:rPr>
                <w:rFonts w:eastAsia="Calibri"/>
              </w:rPr>
              <w:t>Заказ на п</w:t>
            </w:r>
            <w:r w:rsidRPr="002D1787">
              <w:rPr>
                <w:rFonts w:eastAsia="Calibri"/>
              </w:rPr>
              <w:t>рочие работы</w:t>
            </w:r>
            <w:r w:rsidR="00E23698" w:rsidRPr="00C12716">
              <w:rPr>
                <w:rFonts w:eastAsia="Calibri"/>
              </w:rPr>
              <w:t xml:space="preserve">. </w:t>
            </w:r>
            <w:r w:rsidR="00E23698" w:rsidRPr="00E36DE0">
              <w:rPr>
                <w:rFonts w:eastAsia="Calibri"/>
              </w:rPr>
              <w:t>З</w:t>
            </w:r>
            <w:r w:rsidR="00E23698" w:rsidRPr="00E23698">
              <w:rPr>
                <w:rFonts w:eastAsia="Calibri"/>
              </w:rPr>
              <w:t>аказ ТОРО создаётся на ТМ+ЕО, либо просто на ТМ в случае, когда необходимо отразить заявки на прочие работы, не связанные с ремонтным простоем техники.</w:t>
            </w:r>
          </w:p>
        </w:tc>
      </w:tr>
      <w:tr w:rsidR="00762D33" w:rsidRPr="005B4392" w14:paraId="6B0EBC33" w14:textId="77777777"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239E4D6" w14:textId="77777777" w:rsidR="00762D33" w:rsidRPr="002C4BD7" w:rsidRDefault="00762D33" w:rsidP="00762D33">
            <w:pPr>
              <w:pStyle w:val="TABLECONTENT"/>
              <w:rPr>
                <w:rFonts w:eastAsia="Calibri"/>
                <w:lang w:val="en-US"/>
              </w:rPr>
            </w:pPr>
            <w:r w:rsidRPr="002C4BD7">
              <w:rPr>
                <w:rFonts w:eastAsia="Calibri"/>
                <w:lang w:val="en-US"/>
              </w:rPr>
              <w:t>ARP1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20CB1CB" w14:textId="77777777" w:rsidR="00762D33" w:rsidRPr="002C4BD7" w:rsidRDefault="00762D33" w:rsidP="00762D33">
            <w:pPr>
              <w:pStyle w:val="TABLECONTENT"/>
              <w:rPr>
                <w:rFonts w:eastAsia="Calibri"/>
              </w:rPr>
            </w:pPr>
            <w:r w:rsidRPr="002C4BD7">
              <w:rPr>
                <w:rFonts w:eastAsia="Calibri"/>
              </w:rPr>
              <w:t>Заказ на РПМ</w:t>
            </w:r>
          </w:p>
        </w:tc>
        <w:tc>
          <w:tcPr>
            <w:tcW w:w="957" w:type="pct"/>
            <w:tcBorders>
              <w:top w:val="single" w:sz="8" w:space="0" w:color="auto"/>
              <w:left w:val="single" w:sz="8" w:space="0" w:color="auto"/>
              <w:bottom w:val="single" w:sz="8" w:space="0" w:color="auto"/>
              <w:right w:val="single" w:sz="8" w:space="0" w:color="auto"/>
            </w:tcBorders>
          </w:tcPr>
          <w:p w14:paraId="4C0DA099" w14:textId="77777777" w:rsidR="00762D33" w:rsidRPr="005B4392" w:rsidRDefault="00762D33" w:rsidP="00762D33">
            <w:pPr>
              <w:pStyle w:val="TABLECONTENT"/>
              <w:rPr>
                <w:rFonts w:eastAsia="Calibri"/>
              </w:rPr>
            </w:pPr>
            <w:r w:rsidRPr="00B153FA">
              <w:rPr>
                <w:rFonts w:eastAsia="Calibri"/>
              </w:rPr>
              <w:t>PM_ORD01</w:t>
            </w:r>
            <w:r w:rsidRPr="00D73BDF">
              <w:rPr>
                <w:rFonts w:eastAsia="Calibri"/>
              </w:rPr>
              <w:t xml:space="preserve">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14:paraId="41D6DDFB" w14:textId="77777777" w:rsidR="00762D33" w:rsidRDefault="00762D33" w:rsidP="00762D33">
            <w:pPr>
              <w:pStyle w:val="TABLECONTENT"/>
              <w:rPr>
                <w:color w:val="000000"/>
              </w:rPr>
            </w:pPr>
            <w:r>
              <w:rPr>
                <w:color w:val="000000"/>
              </w:rPr>
              <w:t>«</w:t>
            </w:r>
            <w:r>
              <w:rPr>
                <w:color w:val="000000"/>
                <w:lang w:val="en-US"/>
              </w:rPr>
              <w:t>ARP</w:t>
            </w:r>
            <w:r w:rsidRPr="00B153FA">
              <w:rPr>
                <w:color w:val="000000"/>
              </w:rPr>
              <w:t>1</w:t>
            </w:r>
            <w:r>
              <w:rPr>
                <w:color w:val="000000"/>
              </w:rPr>
              <w:t>» - Заказ на общие РПМ – Заказ ТОРО создается на цех/участок для планирования и учета регулярно потребляемых материалов, когда невозможно отнести материал на какой-либо вид воздействий. Фактические затраты заказа ТОРО рассчитываются на МВЗ цеха/подразделения</w:t>
            </w:r>
          </w:p>
        </w:tc>
      </w:tr>
      <w:tr w:rsidR="007107A3" w:rsidRPr="003B25DA" w14:paraId="61CFB4E7" w14:textId="77777777"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86BACD6" w14:textId="377B40FB" w:rsidR="007107A3" w:rsidRPr="00C12716" w:rsidRDefault="007107A3" w:rsidP="007107A3">
            <w:pPr>
              <w:pStyle w:val="TABLECONTENT"/>
              <w:rPr>
                <w:color w:val="000000"/>
                <w:szCs w:val="20"/>
              </w:rPr>
            </w:pPr>
            <w:r w:rsidRPr="002D1787">
              <w:rPr>
                <w:color w:val="000000"/>
                <w:szCs w:val="20"/>
              </w:rPr>
              <w:t>ASR1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5D2779E" w14:textId="0A3DF409" w:rsidR="007107A3" w:rsidRPr="00BB3B53" w:rsidRDefault="007107A3" w:rsidP="007107A3">
            <w:pPr>
              <w:pStyle w:val="TABLECONTENT"/>
              <w:rPr>
                <w:color w:val="000000"/>
                <w:szCs w:val="20"/>
              </w:rPr>
            </w:pPr>
            <w:r w:rsidRPr="00E36DE0">
              <w:rPr>
                <w:color w:val="000000"/>
                <w:szCs w:val="20"/>
              </w:rPr>
              <w:t>Заказ на сервис по абонентской плате</w:t>
            </w:r>
          </w:p>
        </w:tc>
        <w:tc>
          <w:tcPr>
            <w:tcW w:w="957" w:type="pct"/>
            <w:tcBorders>
              <w:top w:val="single" w:sz="8" w:space="0" w:color="auto"/>
              <w:left w:val="single" w:sz="8" w:space="0" w:color="auto"/>
              <w:bottom w:val="single" w:sz="8" w:space="0" w:color="auto"/>
              <w:right w:val="single" w:sz="8" w:space="0" w:color="auto"/>
            </w:tcBorders>
          </w:tcPr>
          <w:p w14:paraId="6643B51F" w14:textId="2FC8B4CF" w:rsidR="007107A3" w:rsidRPr="00BB3B53" w:rsidRDefault="00E90AE2" w:rsidP="007107A3">
            <w:pPr>
              <w:pStyle w:val="TABLECONTENT"/>
              <w:rPr>
                <w:rFonts w:eastAsia="Calibri"/>
              </w:rPr>
            </w:pPr>
            <w:r w:rsidRPr="00BB3B53">
              <w:rPr>
                <w:rFonts w:eastAsia="Calibri"/>
              </w:rPr>
              <w:t>PM_ORD01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14:paraId="4E886677" w14:textId="2A773F2E" w:rsidR="007107A3" w:rsidRPr="00BB3B53" w:rsidRDefault="007107A3" w:rsidP="002D1787">
            <w:pPr>
              <w:pStyle w:val="TABLECONTENT"/>
              <w:rPr>
                <w:color w:val="000000"/>
                <w:szCs w:val="20"/>
              </w:rPr>
            </w:pPr>
            <w:r w:rsidRPr="00BB3B53">
              <w:rPr>
                <w:color w:val="000000"/>
                <w:szCs w:val="20"/>
              </w:rPr>
              <w:t>«ASR1» - Заказ на сервис по абонентской плате</w:t>
            </w:r>
            <w:r w:rsidR="00CE7367" w:rsidRPr="009721BA">
              <w:rPr>
                <w:color w:val="000000"/>
                <w:szCs w:val="20"/>
              </w:rPr>
              <w:t xml:space="preserve"> - </w:t>
            </w:r>
            <w:r w:rsidR="00CE7367" w:rsidRPr="002D1787">
              <w:rPr>
                <w:color w:val="000000"/>
              </w:rPr>
              <w:t xml:space="preserve">Заказ ТОРО создается для планирования и учета работ  </w:t>
            </w:r>
            <w:r w:rsidR="00CE7367" w:rsidRPr="009721BA">
              <w:rPr>
                <w:color w:val="000000"/>
              </w:rPr>
              <w:t xml:space="preserve"> </w:t>
            </w:r>
            <w:r w:rsidR="00CE7367" w:rsidRPr="002D1787">
              <w:rPr>
                <w:color w:val="000000"/>
              </w:rPr>
              <w:t>подрядных организаций</w:t>
            </w:r>
            <w:r w:rsidR="00CE7367" w:rsidRPr="00C12716">
              <w:rPr>
                <w:color w:val="000000"/>
              </w:rPr>
              <w:t xml:space="preserve">, </w:t>
            </w:r>
            <w:r w:rsidR="00CE7367" w:rsidRPr="00E36DE0">
              <w:rPr>
                <w:color w:val="000000"/>
              </w:rPr>
              <w:t>выполняемых работы по абонентской плате</w:t>
            </w:r>
            <w:r w:rsidR="001D312B">
              <w:rPr>
                <w:color w:val="000000"/>
              </w:rPr>
              <w:t xml:space="preserve"> (фиксированный объем услуги за период)</w:t>
            </w:r>
            <w:r w:rsidR="00CE7367" w:rsidRPr="002D1787">
              <w:rPr>
                <w:color w:val="000000"/>
              </w:rPr>
              <w:t>.</w:t>
            </w:r>
            <w:r w:rsidR="00CE7367" w:rsidRPr="00C12716">
              <w:rPr>
                <w:color w:val="000000"/>
              </w:rPr>
              <w:t xml:space="preserve"> На заказе планируются </w:t>
            </w:r>
            <w:r w:rsidR="00CE7367" w:rsidRPr="00E36DE0">
              <w:rPr>
                <w:color w:val="000000"/>
              </w:rPr>
              <w:t>услуги сторонних организаций</w:t>
            </w:r>
            <w:r w:rsidR="00CE7367" w:rsidRPr="00BB3B53">
              <w:rPr>
                <w:color w:val="000000"/>
              </w:rPr>
              <w:t>.</w:t>
            </w:r>
          </w:p>
        </w:tc>
      </w:tr>
      <w:tr w:rsidR="007107A3" w:rsidRPr="005B4392" w14:paraId="3FD1BAC2" w14:textId="77777777"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0695D98" w14:textId="64FA1B7C" w:rsidR="007107A3" w:rsidRPr="00C12716" w:rsidRDefault="007107A3" w:rsidP="007107A3">
            <w:pPr>
              <w:pStyle w:val="TABLECONTENT"/>
              <w:rPr>
                <w:color w:val="000000"/>
                <w:szCs w:val="20"/>
              </w:rPr>
            </w:pPr>
            <w:r w:rsidRPr="002D1787">
              <w:rPr>
                <w:color w:val="000000"/>
                <w:szCs w:val="20"/>
              </w:rPr>
              <w:t>ATS1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538421F" w14:textId="0461EFF4" w:rsidR="007107A3" w:rsidRPr="00DD7C99" w:rsidRDefault="007107A3" w:rsidP="007107A3">
            <w:pPr>
              <w:pStyle w:val="TABLECONTENT"/>
              <w:rPr>
                <w:color w:val="000000"/>
                <w:szCs w:val="20"/>
              </w:rPr>
            </w:pPr>
            <w:r w:rsidRPr="00E36DE0">
              <w:rPr>
                <w:color w:val="000000"/>
                <w:szCs w:val="20"/>
              </w:rPr>
              <w:t>ТОРО по состоянию</w:t>
            </w:r>
          </w:p>
        </w:tc>
        <w:tc>
          <w:tcPr>
            <w:tcW w:w="957" w:type="pct"/>
            <w:tcBorders>
              <w:top w:val="single" w:sz="8" w:space="0" w:color="auto"/>
              <w:left w:val="single" w:sz="8" w:space="0" w:color="auto"/>
              <w:bottom w:val="single" w:sz="8" w:space="0" w:color="auto"/>
              <w:right w:val="single" w:sz="8" w:space="0" w:color="auto"/>
            </w:tcBorders>
          </w:tcPr>
          <w:p w14:paraId="3A4D838D" w14:textId="140817FE" w:rsidR="007107A3" w:rsidRPr="00DD7C99" w:rsidRDefault="00E90AE2" w:rsidP="007107A3">
            <w:pPr>
              <w:pStyle w:val="TABLECONTENT"/>
              <w:rPr>
                <w:rFonts w:eastAsia="Calibri"/>
              </w:rPr>
            </w:pPr>
            <w:r w:rsidRPr="00DD7C99">
              <w:rPr>
                <w:rFonts w:eastAsia="Calibri"/>
              </w:rPr>
              <w:t>PM_ORDER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14:paraId="4ABC95F5" w14:textId="758ECC0C" w:rsidR="007107A3" w:rsidRPr="002D1787" w:rsidRDefault="007107A3" w:rsidP="007107A3">
            <w:pPr>
              <w:pStyle w:val="TABLECONTENT"/>
              <w:rPr>
                <w:color w:val="000000"/>
                <w:szCs w:val="20"/>
              </w:rPr>
            </w:pPr>
            <w:r w:rsidRPr="00DD7C99">
              <w:rPr>
                <w:color w:val="000000"/>
                <w:szCs w:val="20"/>
              </w:rPr>
              <w:t>«ATS1» - ТОРО по состоянию</w:t>
            </w:r>
            <w:r w:rsidR="00DD7C99" w:rsidRPr="009721BA">
              <w:rPr>
                <w:color w:val="000000"/>
                <w:szCs w:val="20"/>
              </w:rPr>
              <w:t xml:space="preserve"> - </w:t>
            </w:r>
            <w:r w:rsidR="00DD7C99" w:rsidRPr="002D1787">
              <w:rPr>
                <w:color w:val="000000"/>
                <w:szCs w:val="20"/>
              </w:rPr>
              <w:t>Данный вид заказа может создаваться из ППР и из Сообщений ТОРО</w:t>
            </w:r>
            <w:r w:rsidR="00DD7C99" w:rsidRPr="009721BA">
              <w:rPr>
                <w:color w:val="000000"/>
                <w:szCs w:val="20"/>
              </w:rPr>
              <w:t xml:space="preserve">. </w:t>
            </w:r>
            <w:r w:rsidR="00DD7C99">
              <w:rPr>
                <w:color w:val="000000"/>
              </w:rPr>
              <w:t xml:space="preserve">На заказе планируются материалы разового потребления, услуги сторонних организаций (по смете и по договорам </w:t>
            </w:r>
            <w:r w:rsidR="00DD7C99">
              <w:rPr>
                <w:color w:val="000000"/>
                <w:lang w:val="en-US"/>
              </w:rPr>
              <w:t>c</w:t>
            </w:r>
            <w:r w:rsidR="00DD7C99" w:rsidRPr="00B153FA">
              <w:rPr>
                <w:color w:val="000000"/>
              </w:rPr>
              <w:t xml:space="preserve"> </w:t>
            </w:r>
            <w:r w:rsidR="00DD7C99">
              <w:rPr>
                <w:color w:val="000000"/>
              </w:rPr>
              <w:t>по тарифам работ, работы собственных подразделений. Фактические затраты заказа ТОРО рассчитываются на МВЗ отремонтированного объекта.</w:t>
            </w:r>
          </w:p>
        </w:tc>
      </w:tr>
      <w:tr w:rsidR="00762D33" w:rsidRPr="005B4392" w14:paraId="70091E88" w14:textId="77777777"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F56DE73" w14:textId="77777777" w:rsidR="00762D33" w:rsidRPr="007C4F1B" w:rsidRDefault="00762D33" w:rsidP="00762D33">
            <w:pPr>
              <w:pStyle w:val="TABLECONTENT"/>
              <w:rPr>
                <w:rFonts w:eastAsia="Calibri"/>
                <w:lang w:val="en-US"/>
              </w:rPr>
            </w:pPr>
            <w:r w:rsidRPr="00E7743A">
              <w:rPr>
                <w:color w:val="000000"/>
                <w:szCs w:val="20"/>
              </w:rPr>
              <w:t>AV01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2A0A73D" w14:textId="77777777" w:rsidR="00762D33" w:rsidRDefault="00762D33" w:rsidP="00762D33">
            <w:pPr>
              <w:pStyle w:val="TABLECONTENT"/>
              <w:rPr>
                <w:rFonts w:eastAsia="Calibri"/>
              </w:rPr>
            </w:pPr>
            <w:r w:rsidRPr="00E7743A">
              <w:rPr>
                <w:color w:val="000000"/>
                <w:szCs w:val="20"/>
              </w:rPr>
              <w:t>Восстановление узлов/запчастей</w:t>
            </w:r>
          </w:p>
        </w:tc>
        <w:tc>
          <w:tcPr>
            <w:tcW w:w="957" w:type="pct"/>
            <w:tcBorders>
              <w:top w:val="single" w:sz="8" w:space="0" w:color="auto"/>
              <w:left w:val="single" w:sz="8" w:space="0" w:color="auto"/>
              <w:bottom w:val="single" w:sz="8" w:space="0" w:color="auto"/>
              <w:right w:val="single" w:sz="8" w:space="0" w:color="auto"/>
            </w:tcBorders>
          </w:tcPr>
          <w:p w14:paraId="583C913F" w14:textId="77777777" w:rsidR="00762D33" w:rsidRPr="00B153FA" w:rsidRDefault="00762D33" w:rsidP="00762D33">
            <w:pPr>
              <w:pStyle w:val="TABLECONTENT"/>
              <w:rPr>
                <w:rFonts w:eastAsia="Calibri"/>
              </w:rPr>
            </w:pPr>
            <w:r w:rsidRPr="00B153FA">
              <w:rPr>
                <w:rFonts w:eastAsia="Calibri"/>
              </w:rPr>
              <w:t>PM_ORD01</w:t>
            </w:r>
            <w:r w:rsidRPr="00D73BDF">
              <w:rPr>
                <w:rFonts w:eastAsia="Calibri"/>
              </w:rPr>
              <w:t xml:space="preserve">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14:paraId="269CFFAC" w14:textId="48D49C3D" w:rsidR="00762D33" w:rsidRDefault="00762D33" w:rsidP="00762D33">
            <w:pPr>
              <w:pStyle w:val="TABLECONTENT"/>
              <w:rPr>
                <w:color w:val="000000"/>
              </w:rPr>
            </w:pPr>
            <w:r>
              <w:rPr>
                <w:color w:val="000000"/>
                <w:szCs w:val="20"/>
              </w:rPr>
              <w:t>«</w:t>
            </w:r>
            <w:r w:rsidRPr="00E7743A">
              <w:rPr>
                <w:color w:val="000000"/>
                <w:szCs w:val="20"/>
              </w:rPr>
              <w:t>AV01</w:t>
            </w:r>
            <w:r>
              <w:rPr>
                <w:color w:val="000000"/>
                <w:szCs w:val="20"/>
              </w:rPr>
              <w:t xml:space="preserve">» </w:t>
            </w:r>
            <w:r>
              <w:rPr>
                <w:szCs w:val="20"/>
              </w:rPr>
              <w:t>Используется для планирования восстановления узлов обменного фонда (без серийного номера),</w:t>
            </w:r>
            <w:r w:rsidRPr="00E7743A">
              <w:rPr>
                <w:szCs w:val="20"/>
              </w:rPr>
              <w:t xml:space="preserve"> </w:t>
            </w:r>
            <w:r>
              <w:rPr>
                <w:szCs w:val="20"/>
              </w:rPr>
              <w:t xml:space="preserve">на основании Планов ТОРО </w:t>
            </w:r>
            <w:r>
              <w:rPr>
                <w:color w:val="000000"/>
              </w:rPr>
              <w:t>рассчитываются на МВЗ цеха/подразделения</w:t>
            </w:r>
          </w:p>
        </w:tc>
      </w:tr>
      <w:tr w:rsidR="00E90AE2" w:rsidRPr="005B4392" w14:paraId="301B5EEF" w14:textId="77777777" w:rsidTr="002D36B5">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5D8C7E0" w14:textId="77777777" w:rsidR="00E90AE2" w:rsidRPr="006723F9" w:rsidRDefault="00E90AE2" w:rsidP="00E90AE2">
            <w:pPr>
              <w:pStyle w:val="TABLECONTENT"/>
              <w:rPr>
                <w:color w:val="000000"/>
                <w:szCs w:val="20"/>
                <w:lang w:val="en-US"/>
              </w:rPr>
            </w:pPr>
            <w:r>
              <w:rPr>
                <w:color w:val="000000"/>
                <w:szCs w:val="20"/>
                <w:lang w:val="en-US"/>
              </w:rPr>
              <w:t>AV02</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8789745" w14:textId="77777777" w:rsidR="00E90AE2" w:rsidRPr="006723F9" w:rsidRDefault="00E90AE2" w:rsidP="00E90AE2">
            <w:pPr>
              <w:pStyle w:val="TABLECONTENT"/>
              <w:rPr>
                <w:color w:val="000000"/>
                <w:szCs w:val="20"/>
              </w:rPr>
            </w:pPr>
            <w:r>
              <w:rPr>
                <w:color w:val="000000"/>
                <w:szCs w:val="20"/>
              </w:rPr>
              <w:t>Восстановление узлов</w:t>
            </w:r>
            <w:r w:rsidRPr="006723F9">
              <w:rPr>
                <w:color w:val="000000"/>
                <w:szCs w:val="20"/>
              </w:rPr>
              <w:t>/</w:t>
            </w:r>
            <w:r>
              <w:rPr>
                <w:color w:val="000000"/>
                <w:szCs w:val="20"/>
              </w:rPr>
              <w:t>запчастей (материалы ОФ)</w:t>
            </w:r>
          </w:p>
        </w:tc>
        <w:tc>
          <w:tcPr>
            <w:tcW w:w="957" w:type="pct"/>
            <w:tcBorders>
              <w:top w:val="single" w:sz="8" w:space="0" w:color="auto"/>
              <w:left w:val="single" w:sz="8" w:space="0" w:color="auto"/>
              <w:bottom w:val="single" w:sz="8" w:space="0" w:color="auto"/>
              <w:right w:val="single" w:sz="8" w:space="0" w:color="auto"/>
            </w:tcBorders>
          </w:tcPr>
          <w:p w14:paraId="05500311" w14:textId="461577F7" w:rsidR="00E90AE2" w:rsidRPr="00B153FA" w:rsidRDefault="00E90AE2" w:rsidP="00E90AE2">
            <w:pPr>
              <w:pStyle w:val="TABLECONTENT"/>
              <w:rPr>
                <w:rFonts w:eastAsia="Calibri"/>
              </w:rPr>
            </w:pPr>
            <w:r w:rsidRPr="00B153FA">
              <w:rPr>
                <w:rFonts w:eastAsia="Calibri"/>
              </w:rPr>
              <w:t>PM_ORD01</w:t>
            </w:r>
            <w:r w:rsidRPr="00D73BDF">
              <w:rPr>
                <w:rFonts w:eastAsia="Calibri"/>
              </w:rPr>
              <w:t xml:space="preserve">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14:paraId="69926436" w14:textId="33F0235F" w:rsidR="00E90AE2" w:rsidRDefault="00E90AE2" w:rsidP="00E90AE2">
            <w:pPr>
              <w:pStyle w:val="TABLECONTENT"/>
              <w:rPr>
                <w:color w:val="000000"/>
                <w:szCs w:val="20"/>
              </w:rPr>
            </w:pPr>
            <w:r>
              <w:rPr>
                <w:color w:val="000000"/>
                <w:szCs w:val="20"/>
              </w:rPr>
              <w:t xml:space="preserve">«AV02» </w:t>
            </w:r>
            <w:r>
              <w:rPr>
                <w:szCs w:val="20"/>
              </w:rPr>
              <w:t>Используется для планирования восстановления узлов обменного фонда,</w:t>
            </w:r>
            <w:r w:rsidRPr="00E7743A">
              <w:rPr>
                <w:szCs w:val="20"/>
              </w:rPr>
              <w:t xml:space="preserve"> </w:t>
            </w:r>
            <w:r>
              <w:rPr>
                <w:szCs w:val="20"/>
              </w:rPr>
              <w:t xml:space="preserve">ведущихся как материалы. </w:t>
            </w:r>
            <w:r>
              <w:rPr>
                <w:color w:val="000000"/>
              </w:rPr>
              <w:t>Рассчитываются на материал с увеличением стоимости материала</w:t>
            </w:r>
          </w:p>
        </w:tc>
      </w:tr>
      <w:tr w:rsidR="00E90AE2" w:rsidRPr="005B4392" w14:paraId="5FF9F9B9" w14:textId="77777777"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8E53853" w14:textId="77777777" w:rsidR="00E90AE2" w:rsidRDefault="00E90AE2" w:rsidP="00E90AE2">
            <w:pPr>
              <w:pStyle w:val="TABLECONTENT"/>
              <w:rPr>
                <w:rFonts w:eastAsia="Calibri"/>
                <w:lang w:val="en-US"/>
              </w:rPr>
            </w:pPr>
            <w:r>
              <w:rPr>
                <w:rFonts w:eastAsia="Calibri"/>
                <w:lang w:val="en-US"/>
              </w:rPr>
              <w:t>ATU1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CAE97CC" w14:textId="77777777" w:rsidR="00E90AE2" w:rsidRDefault="00E90AE2" w:rsidP="00E90AE2">
            <w:pPr>
              <w:pStyle w:val="TABLECONTENT"/>
              <w:rPr>
                <w:rFonts w:eastAsia="Calibri"/>
              </w:rPr>
            </w:pPr>
            <w:r>
              <w:rPr>
                <w:rFonts w:eastAsia="Calibri"/>
              </w:rPr>
              <w:t>Технический заказ ТОРО</w:t>
            </w:r>
          </w:p>
        </w:tc>
        <w:tc>
          <w:tcPr>
            <w:tcW w:w="957" w:type="pct"/>
            <w:tcBorders>
              <w:top w:val="single" w:sz="8" w:space="0" w:color="auto"/>
              <w:left w:val="single" w:sz="8" w:space="0" w:color="auto"/>
              <w:bottom w:val="single" w:sz="8" w:space="0" w:color="auto"/>
              <w:right w:val="single" w:sz="8" w:space="0" w:color="auto"/>
            </w:tcBorders>
          </w:tcPr>
          <w:p w14:paraId="51027088" w14:textId="77777777" w:rsidR="00E90AE2" w:rsidRPr="005B4392" w:rsidRDefault="00E90AE2" w:rsidP="00E90AE2">
            <w:pPr>
              <w:pStyle w:val="TABLECONTENT"/>
              <w:rPr>
                <w:rFonts w:eastAsia="Calibri"/>
              </w:rPr>
            </w:pPr>
            <w:r w:rsidRPr="005B4392">
              <w:rPr>
                <w:rFonts w:eastAsia="Calibri"/>
              </w:rPr>
              <w:t>PM_ORDER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14:paraId="65A40252" w14:textId="2095FAD3" w:rsidR="00E90AE2" w:rsidRDefault="00E90AE2" w:rsidP="00E90AE2">
            <w:pPr>
              <w:pStyle w:val="TABLECONTENT"/>
              <w:rPr>
                <w:color w:val="000000"/>
              </w:rPr>
            </w:pPr>
            <w:r>
              <w:rPr>
                <w:color w:val="000000"/>
                <w:lang w:val="en-US"/>
              </w:rPr>
              <w:t>ATU</w:t>
            </w:r>
            <w:r w:rsidRPr="004B08A9">
              <w:rPr>
                <w:color w:val="000000"/>
              </w:rPr>
              <w:t>1</w:t>
            </w:r>
            <w:r>
              <w:rPr>
                <w:color w:val="000000"/>
              </w:rPr>
              <w:t>» - Технический заказ ТОРО – Заказ ТОРО создается на цех/участок для планирования и учета работ в рамках планово-предупредительных ремонтов, когда нормативы еще неизвестны или не разработаны. На заказе планируются материалы разового потребления, услуги сторонних организаций, работы собственных подразделений. Фактические затраты на данный заказ относить запрещено.</w:t>
            </w:r>
          </w:p>
        </w:tc>
      </w:tr>
      <w:bookmarkEnd w:id="2379"/>
      <w:bookmarkEnd w:id="2381"/>
      <w:bookmarkEnd w:id="2383"/>
    </w:tbl>
    <w:p w14:paraId="13EE2AAA" w14:textId="77777777" w:rsidR="00762D33" w:rsidRDefault="00762D33" w:rsidP="00762D33"/>
    <w:p w14:paraId="32E78A49" w14:textId="77777777" w:rsidR="00762D33" w:rsidRPr="00B153FA" w:rsidRDefault="00762D33" w:rsidP="00762D33">
      <w:pPr>
        <w:rPr>
          <w:rFonts w:eastAsia="Calibri" w:cs="Arial"/>
        </w:rPr>
      </w:pPr>
      <w:r w:rsidRPr="00B153FA">
        <w:rPr>
          <w:rFonts w:eastAsia="Calibri" w:cs="Arial"/>
        </w:rPr>
        <w:t>Кодирование видов заказа ТОРО осуществляется по следующей маске</w:t>
      </w:r>
    </w:p>
    <w:p w14:paraId="77B0D3C7" w14:textId="77777777" w:rsidR="00762D33" w:rsidRPr="00B153FA" w:rsidRDefault="00762D33" w:rsidP="00762D33">
      <w:pPr>
        <w:jc w:val="center"/>
        <w:rPr>
          <w:rFonts w:eastAsia="Calibri" w:cs="Arial"/>
        </w:rPr>
      </w:pPr>
      <w:r w:rsidRPr="00B153FA">
        <w:rPr>
          <w:rFonts w:eastAsia="Calibri" w:cs="Arial"/>
        </w:rPr>
        <w:lastRenderedPageBreak/>
        <w:t>N   NN    N</w:t>
      </w:r>
    </w:p>
    <w:p w14:paraId="55B98183" w14:textId="77777777" w:rsidR="00762D33" w:rsidRPr="00B153FA" w:rsidRDefault="00762D33" w:rsidP="00762D33">
      <w:pPr>
        <w:jc w:val="center"/>
        <w:rPr>
          <w:rFonts w:eastAsia="Calibri" w:cs="Arial"/>
        </w:rPr>
      </w:pPr>
      <w:r w:rsidRPr="00B153FA">
        <w:rPr>
          <w:rFonts w:eastAsia="Calibri" w:cs="Arial"/>
        </w:rPr>
        <w:t>1    23     4</w:t>
      </w:r>
    </w:p>
    <w:p w14:paraId="48AA611F" w14:textId="77777777" w:rsidR="00762D33" w:rsidRPr="00B153FA" w:rsidRDefault="00762D33" w:rsidP="00762D33">
      <w:pPr>
        <w:rPr>
          <w:rFonts w:eastAsia="Calibri" w:cs="Arial"/>
        </w:rPr>
      </w:pPr>
      <w:r w:rsidRPr="00B153FA">
        <w:rPr>
          <w:rFonts w:eastAsia="Calibri" w:cs="Arial"/>
        </w:rPr>
        <w:t xml:space="preserve">где </w:t>
      </w:r>
    </w:p>
    <w:p w14:paraId="4B5CB6A1" w14:textId="77777777" w:rsidR="00762D33" w:rsidRPr="00B153FA" w:rsidRDefault="00762D33" w:rsidP="00762D33">
      <w:pPr>
        <w:rPr>
          <w:rFonts w:eastAsia="Calibri" w:cs="Arial"/>
        </w:rPr>
      </w:pPr>
      <w:r w:rsidRPr="00B153FA">
        <w:rPr>
          <w:rFonts w:eastAsia="Calibri" w:cs="Arial"/>
        </w:rPr>
        <w:t>- 1 – всегда символ «А», группировка видов заказов, относящихся к направлению ТОРО:</w:t>
      </w:r>
    </w:p>
    <w:p w14:paraId="3ED72C8F" w14:textId="77777777" w:rsidR="00762D33" w:rsidRPr="00B153FA" w:rsidRDefault="00762D33" w:rsidP="00762D33">
      <w:pPr>
        <w:rPr>
          <w:rFonts w:eastAsia="Calibri" w:cs="Arial"/>
        </w:rPr>
      </w:pPr>
      <w:r w:rsidRPr="00B153FA">
        <w:rPr>
          <w:rFonts w:eastAsia="Calibri" w:cs="Arial"/>
        </w:rPr>
        <w:t>- 2-3 – деление заказов на группы:</w:t>
      </w:r>
    </w:p>
    <w:p w14:paraId="5FD53D45" w14:textId="77777777" w:rsidR="00762D33" w:rsidRPr="00B153FA" w:rsidRDefault="00762D33" w:rsidP="00762D33">
      <w:pPr>
        <w:rPr>
          <w:rFonts w:eastAsia="Calibri" w:cs="Arial"/>
        </w:rPr>
      </w:pPr>
      <w:r w:rsidRPr="00B153FA">
        <w:rPr>
          <w:rFonts w:eastAsia="Calibri" w:cs="Arial"/>
        </w:rPr>
        <w:t>  - PP мероприятия ТОРО по ППР;</w:t>
      </w:r>
    </w:p>
    <w:p w14:paraId="129C594F" w14:textId="77777777" w:rsidR="00762D33" w:rsidRPr="00B153FA" w:rsidRDefault="00762D33" w:rsidP="00762D33">
      <w:pPr>
        <w:rPr>
          <w:rFonts w:eastAsia="Calibri" w:cs="Arial"/>
        </w:rPr>
      </w:pPr>
      <w:r w:rsidRPr="003D617A">
        <w:rPr>
          <w:rFonts w:eastAsia="Calibri" w:cs="Arial"/>
        </w:rPr>
        <w:t>  -</w:t>
      </w:r>
      <w:r>
        <w:rPr>
          <w:rFonts w:eastAsia="Calibri" w:cs="Arial"/>
        </w:rPr>
        <w:t xml:space="preserve"> </w:t>
      </w:r>
      <w:r w:rsidRPr="00B153FA">
        <w:rPr>
          <w:rFonts w:eastAsia="Calibri" w:cs="Arial"/>
        </w:rPr>
        <w:t>VS мероприятия состоянию (включая плановые работы по техническому состоянию, устранению предписаний в соответствии с ЭПБ и внеплановые работы);</w:t>
      </w:r>
    </w:p>
    <w:p w14:paraId="131AEBFE" w14:textId="77777777" w:rsidR="00762D33" w:rsidRPr="00B153FA" w:rsidRDefault="00762D33" w:rsidP="00762D33">
      <w:pPr>
        <w:rPr>
          <w:rFonts w:eastAsia="Calibri" w:cs="Arial"/>
        </w:rPr>
      </w:pPr>
      <w:r w:rsidRPr="00B153FA">
        <w:rPr>
          <w:rFonts w:eastAsia="Calibri" w:cs="Arial"/>
        </w:rPr>
        <w:t>  - VR мероприятия на устранение аварии;</w:t>
      </w:r>
    </w:p>
    <w:p w14:paraId="0ADC1CE9" w14:textId="77777777" w:rsidR="00762D33" w:rsidRPr="00B153FA" w:rsidRDefault="00762D33" w:rsidP="00762D33">
      <w:pPr>
        <w:rPr>
          <w:rFonts w:eastAsia="Calibri" w:cs="Arial"/>
        </w:rPr>
      </w:pPr>
      <w:r w:rsidRPr="00B153FA">
        <w:rPr>
          <w:rFonts w:eastAsia="Calibri" w:cs="Arial"/>
        </w:rPr>
        <w:t xml:space="preserve">  - </w:t>
      </w:r>
      <w:r w:rsidRPr="003D617A">
        <w:rPr>
          <w:rFonts w:eastAsia="Calibri" w:cs="Arial"/>
        </w:rPr>
        <w:t>DI мероприятия</w:t>
      </w:r>
      <w:r w:rsidRPr="00B153FA">
        <w:rPr>
          <w:rFonts w:eastAsia="Calibri" w:cs="Arial"/>
        </w:rPr>
        <w:t xml:space="preserve"> по диагностике;</w:t>
      </w:r>
    </w:p>
    <w:p w14:paraId="394DBB83" w14:textId="77777777" w:rsidR="00762D33" w:rsidRPr="00B153FA" w:rsidRDefault="00762D33" w:rsidP="00762D33">
      <w:pPr>
        <w:rPr>
          <w:rFonts w:eastAsia="Calibri" w:cs="Arial"/>
        </w:rPr>
      </w:pPr>
      <w:r w:rsidRPr="00B153FA">
        <w:rPr>
          <w:rFonts w:eastAsia="Calibri" w:cs="Arial"/>
        </w:rPr>
        <w:t>  - PB мероприятия по выполнению работ ЭПБ</w:t>
      </w:r>
    </w:p>
    <w:p w14:paraId="761F5226" w14:textId="77777777" w:rsidR="00762D33" w:rsidRPr="00B153FA" w:rsidRDefault="00762D33" w:rsidP="00762D33">
      <w:pPr>
        <w:rPr>
          <w:rFonts w:eastAsia="Calibri" w:cs="Arial"/>
        </w:rPr>
      </w:pPr>
      <w:r w:rsidRPr="00B153FA">
        <w:rPr>
          <w:rFonts w:eastAsia="Calibri" w:cs="Arial"/>
        </w:rPr>
        <w:t>  - KR мероприятия по выполнению капитализируемых ремонтов</w:t>
      </w:r>
    </w:p>
    <w:p w14:paraId="2A9F7989" w14:textId="77777777" w:rsidR="00762D33" w:rsidRDefault="00762D33" w:rsidP="00762D33">
      <w:pPr>
        <w:rPr>
          <w:rFonts w:eastAsia="Calibri" w:cs="Arial"/>
        </w:rPr>
      </w:pPr>
      <w:r w:rsidRPr="00B153FA">
        <w:rPr>
          <w:rFonts w:eastAsia="Calibri" w:cs="Arial"/>
        </w:rPr>
        <w:t>  - RP мероприятия для планирования и учета регулярно потребляемых материалов</w:t>
      </w:r>
    </w:p>
    <w:p w14:paraId="43064ED1" w14:textId="77777777" w:rsidR="00762D33" w:rsidRDefault="00762D33" w:rsidP="00762D33">
      <w:pPr>
        <w:rPr>
          <w:rFonts w:eastAsia="Calibri" w:cs="Arial"/>
        </w:rPr>
      </w:pPr>
      <w:r w:rsidRPr="00B153FA">
        <w:rPr>
          <w:rFonts w:eastAsia="Calibri" w:cs="Arial"/>
        </w:rPr>
        <w:t xml:space="preserve">  </w:t>
      </w:r>
      <w:r>
        <w:rPr>
          <w:rFonts w:eastAsia="Calibri" w:cs="Arial"/>
        </w:rPr>
        <w:t xml:space="preserve">- </w:t>
      </w:r>
      <w:r>
        <w:rPr>
          <w:rFonts w:eastAsia="Calibri" w:cs="Arial"/>
          <w:lang w:val="en-US"/>
        </w:rPr>
        <w:t>TU</w:t>
      </w:r>
      <w:r w:rsidRPr="00B153FA">
        <w:rPr>
          <w:rFonts w:eastAsia="Calibri" w:cs="Arial"/>
        </w:rPr>
        <w:t xml:space="preserve"> </w:t>
      </w:r>
      <w:r>
        <w:rPr>
          <w:rFonts w:eastAsia="Calibri" w:cs="Arial"/>
        </w:rPr>
        <w:t>мероприятия для планирования работ без нормативов</w:t>
      </w:r>
    </w:p>
    <w:p w14:paraId="640A7DCB" w14:textId="77777777" w:rsidR="00762D33" w:rsidRPr="003934DE" w:rsidRDefault="00762D33" w:rsidP="00762D33">
      <w:pPr>
        <w:rPr>
          <w:rFonts w:eastAsia="Calibri" w:cs="Arial"/>
        </w:rPr>
      </w:pPr>
      <w:r>
        <w:rPr>
          <w:rFonts w:eastAsia="Calibri" w:cs="Arial"/>
        </w:rPr>
        <w:t xml:space="preserve">  - </w:t>
      </w:r>
      <w:r>
        <w:rPr>
          <w:rFonts w:eastAsia="Calibri" w:cs="Arial"/>
          <w:lang w:val="en-US"/>
        </w:rPr>
        <w:t>ET</w:t>
      </w:r>
      <w:r w:rsidRPr="00B153FA">
        <w:rPr>
          <w:rFonts w:eastAsia="Calibri" w:cs="Arial"/>
        </w:rPr>
        <w:t xml:space="preserve"> </w:t>
      </w:r>
      <w:r>
        <w:rPr>
          <w:rFonts w:eastAsia="Calibri" w:cs="Arial"/>
        </w:rPr>
        <w:t>мероприятия по ЕТО</w:t>
      </w:r>
    </w:p>
    <w:p w14:paraId="0188B4BC" w14:textId="77777777" w:rsidR="00762D33" w:rsidRDefault="00762D33" w:rsidP="00762D33">
      <w:pPr>
        <w:rPr>
          <w:rFonts w:eastAsia="Calibri" w:cs="Arial"/>
        </w:rPr>
      </w:pPr>
      <w:r w:rsidRPr="00B153FA">
        <w:rPr>
          <w:rFonts w:eastAsia="Calibri" w:cs="Arial"/>
        </w:rPr>
        <w:t>- 4 порядковый номер внутри каждой группы заказов.</w:t>
      </w:r>
    </w:p>
    <w:p w14:paraId="748A378E" w14:textId="56B1FA9B" w:rsidR="00762D33" w:rsidDel="00DE6754" w:rsidRDefault="00762D33" w:rsidP="00762D33">
      <w:pPr>
        <w:rPr>
          <w:del w:id="2394" w:author="Попова Дарья" w:date="2020-07-21T18:31:00Z"/>
          <w:rFonts w:eastAsia="Calibri" w:cs="Arial"/>
        </w:rPr>
      </w:pPr>
    </w:p>
    <w:p w14:paraId="758249AE" w14:textId="04E7F450" w:rsidR="00762D33" w:rsidDel="00DE6754" w:rsidRDefault="00762D33" w:rsidP="00762D33">
      <w:pPr>
        <w:rPr>
          <w:del w:id="2395" w:author="Попова Дарья" w:date="2020-07-21T18:31:00Z"/>
          <w:rFonts w:eastAsia="Calibri" w:cs="Arial"/>
        </w:rPr>
      </w:pPr>
    </w:p>
    <w:p w14:paraId="225190C6" w14:textId="51945908" w:rsidR="00762D33" w:rsidRPr="00B153FA" w:rsidDel="00DE6754" w:rsidRDefault="00762D33" w:rsidP="00762D33">
      <w:pPr>
        <w:rPr>
          <w:del w:id="2396" w:author="Попова Дарья" w:date="2020-07-21T18:31:00Z"/>
          <w:rFonts w:eastAsia="Calibri" w:cs="Arial"/>
        </w:rPr>
      </w:pPr>
    </w:p>
    <w:p w14:paraId="2E2BB972" w14:textId="06B6FD17" w:rsidR="00762D33" w:rsidRPr="00B153FA" w:rsidRDefault="00762D33" w:rsidP="00762D33">
      <w:pPr>
        <w:pStyle w:val="Tabname"/>
        <w:keepNext/>
        <w:spacing w:before="0" w:after="240" w:line="276" w:lineRule="auto"/>
        <w:jc w:val="right"/>
        <w:rPr>
          <w:rFonts w:cs="Arial"/>
          <w:sz w:val="22"/>
          <w:szCs w:val="22"/>
        </w:rPr>
      </w:pPr>
      <w:r w:rsidRPr="00752D14">
        <w:rPr>
          <w:rFonts w:cs="Arial"/>
          <w:sz w:val="22"/>
          <w:szCs w:val="22"/>
        </w:rPr>
        <w:t xml:space="preserve">Таблица </w:t>
      </w:r>
      <w:r w:rsidRPr="00752D14">
        <w:rPr>
          <w:rFonts w:cs="Arial"/>
          <w:sz w:val="22"/>
        </w:rPr>
        <w:fldChar w:fldCharType="begin"/>
      </w:r>
      <w:r w:rsidRPr="00752D14">
        <w:rPr>
          <w:rFonts w:cs="Arial"/>
          <w:sz w:val="22"/>
          <w:szCs w:val="22"/>
        </w:rPr>
        <w:instrText xml:space="preserve"> SEQ Таблица \* ARABIC </w:instrText>
      </w:r>
      <w:r w:rsidRPr="00752D14">
        <w:rPr>
          <w:rFonts w:cs="Arial"/>
          <w:sz w:val="22"/>
        </w:rPr>
        <w:fldChar w:fldCharType="separate"/>
      </w:r>
      <w:r w:rsidR="00E24180">
        <w:rPr>
          <w:rFonts w:cs="Arial"/>
          <w:noProof/>
          <w:sz w:val="22"/>
          <w:szCs w:val="22"/>
        </w:rPr>
        <w:t>11</w:t>
      </w:r>
      <w:r w:rsidRPr="00752D14">
        <w:rPr>
          <w:rFonts w:cs="Arial"/>
          <w:sz w:val="22"/>
        </w:rPr>
        <w:fldChar w:fldCharType="end"/>
      </w:r>
      <w:r w:rsidRPr="00752D14">
        <w:rPr>
          <w:rFonts w:cs="Arial"/>
          <w:sz w:val="22"/>
          <w:szCs w:val="22"/>
        </w:rPr>
        <w:t>.</w:t>
      </w:r>
      <w:r w:rsidRPr="00752D14">
        <w:rPr>
          <w:rFonts w:eastAsia="Calibri" w:cs="Arial"/>
          <w:iCs w:val="0"/>
          <w:color w:val="000000" w:themeColor="text1"/>
          <w:kern w:val="24"/>
          <w:sz w:val="22"/>
          <w:szCs w:val="22"/>
        </w:rPr>
        <w:t xml:space="preserve"> </w:t>
      </w:r>
      <w:bookmarkEnd w:id="2382"/>
      <w:r w:rsidRPr="00752D14">
        <w:rPr>
          <w:rFonts w:eastAsia="Calibri" w:cs="Arial"/>
          <w:iCs w:val="0"/>
          <w:color w:val="000000" w:themeColor="text1"/>
          <w:kern w:val="24"/>
          <w:sz w:val="22"/>
          <w:szCs w:val="22"/>
        </w:rPr>
        <w:t>Диапазоны</w:t>
      </w:r>
      <w:r w:rsidRPr="00B153FA">
        <w:rPr>
          <w:rFonts w:eastAsia="Calibri" w:cs="Arial"/>
          <w:iCs w:val="0"/>
          <w:color w:val="000000" w:themeColor="text1"/>
          <w:kern w:val="24"/>
          <w:sz w:val="22"/>
          <w:szCs w:val="22"/>
        </w:rPr>
        <w:t xml:space="preserve"> номеров заказов</w:t>
      </w:r>
    </w:p>
    <w:tbl>
      <w:tblPr>
        <w:tblW w:w="4938" w:type="pct"/>
        <w:tblCellMar>
          <w:left w:w="0" w:type="dxa"/>
          <w:right w:w="0" w:type="dxa"/>
        </w:tblCellMar>
        <w:tblLook w:val="04A0" w:firstRow="1" w:lastRow="0" w:firstColumn="1" w:lastColumn="0" w:noHBand="0" w:noVBand="1"/>
      </w:tblPr>
      <w:tblGrid>
        <w:gridCol w:w="2024"/>
        <w:gridCol w:w="8026"/>
      </w:tblGrid>
      <w:tr w:rsidR="00762D33" w:rsidRPr="007008A3" w14:paraId="0ABAE3CE" w14:textId="77777777" w:rsidTr="00762D33">
        <w:trPr>
          <w:cantSplit/>
          <w:trHeight w:val="397"/>
          <w:tblHeader/>
        </w:trPr>
        <w:tc>
          <w:tcPr>
            <w:tcW w:w="1007"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tcPr>
          <w:p w14:paraId="5E76291F" w14:textId="77777777" w:rsidR="00762D33" w:rsidRPr="00B153FA" w:rsidRDefault="00762D33" w:rsidP="00762D33">
            <w:pPr>
              <w:spacing w:line="276" w:lineRule="auto"/>
              <w:ind w:firstLine="0"/>
              <w:rPr>
                <w:rFonts w:eastAsiaTheme="minorHAnsi" w:cs="Arial"/>
                <w:b/>
                <w:sz w:val="20"/>
                <w:szCs w:val="20"/>
              </w:rPr>
            </w:pPr>
            <w:r w:rsidRPr="00B153FA">
              <w:rPr>
                <w:rFonts w:eastAsiaTheme="minorHAnsi" w:cs="Arial"/>
                <w:b/>
                <w:sz w:val="20"/>
                <w:szCs w:val="20"/>
              </w:rPr>
              <w:t>Вид заказа</w:t>
            </w:r>
          </w:p>
        </w:tc>
        <w:tc>
          <w:tcPr>
            <w:tcW w:w="3993"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tcPr>
          <w:p w14:paraId="76147AE0" w14:textId="77777777" w:rsidR="00762D33" w:rsidRPr="00B153FA" w:rsidRDefault="00762D33" w:rsidP="00762D33">
            <w:pPr>
              <w:spacing w:line="276" w:lineRule="auto"/>
              <w:jc w:val="center"/>
              <w:rPr>
                <w:rFonts w:cs="Arial"/>
                <w:b/>
                <w:sz w:val="20"/>
                <w:szCs w:val="20"/>
              </w:rPr>
            </w:pPr>
            <w:r w:rsidRPr="00B153FA">
              <w:rPr>
                <w:rFonts w:cs="Arial"/>
                <w:b/>
                <w:sz w:val="20"/>
                <w:szCs w:val="20"/>
              </w:rPr>
              <w:t>Диапазон номеров</w:t>
            </w:r>
          </w:p>
        </w:tc>
      </w:tr>
      <w:tr w:rsidR="00762D33" w:rsidRPr="007008A3" w14:paraId="770D11E1" w14:textId="77777777" w:rsidTr="00762D33">
        <w:trPr>
          <w:cantSplit/>
        </w:trPr>
        <w:tc>
          <w:tcPr>
            <w:tcW w:w="1007"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76367C2D" w14:textId="77777777" w:rsidR="00762D33" w:rsidRDefault="00762D33" w:rsidP="00762D33">
            <w:pPr>
              <w:pStyle w:val="TABLECONTENT"/>
              <w:rPr>
                <w:rFonts w:eastAsia="Calibri"/>
                <w:bCs/>
                <w:color w:val="000000" w:themeColor="text1"/>
                <w:kern w:val="24"/>
                <w:lang w:val="en-US"/>
              </w:rPr>
            </w:pPr>
            <w:r w:rsidRPr="00721C11">
              <w:rPr>
                <w:rFonts w:eastAsia="Calibri"/>
                <w:bCs/>
                <w:color w:val="000000" w:themeColor="text1"/>
                <w:kern w:val="24"/>
                <w:lang w:val="en-US"/>
              </w:rPr>
              <w:t>APP1</w:t>
            </w:r>
          </w:p>
          <w:p w14:paraId="3EC21633" w14:textId="704153F4" w:rsidR="00224DC3" w:rsidRPr="00E45C50" w:rsidRDefault="00224DC3" w:rsidP="00762D33">
            <w:pPr>
              <w:pStyle w:val="TABLECONTENT"/>
              <w:rPr>
                <w:lang w:val="en-US"/>
              </w:rPr>
            </w:pPr>
            <w:r>
              <w:rPr>
                <w:rFonts w:eastAsia="Calibri"/>
                <w:bCs/>
                <w:color w:val="000000" w:themeColor="text1"/>
                <w:kern w:val="24"/>
                <w:lang w:val="en-US"/>
              </w:rPr>
              <w:t>ATS1</w:t>
            </w:r>
          </w:p>
        </w:tc>
        <w:tc>
          <w:tcPr>
            <w:tcW w:w="3993" w:type="pct"/>
            <w:tcBorders>
              <w:top w:val="nil"/>
              <w:left w:val="nil"/>
              <w:bottom w:val="single" w:sz="8" w:space="0" w:color="auto"/>
              <w:right w:val="single" w:sz="12" w:space="0" w:color="auto"/>
            </w:tcBorders>
            <w:tcMar>
              <w:top w:w="0" w:type="dxa"/>
              <w:left w:w="108" w:type="dxa"/>
              <w:bottom w:w="0" w:type="dxa"/>
              <w:right w:w="108" w:type="dxa"/>
            </w:tcMar>
          </w:tcPr>
          <w:p w14:paraId="36DA7D7E" w14:textId="77777777" w:rsidR="00762D33" w:rsidRPr="00B153FA" w:rsidRDefault="00762D33" w:rsidP="00762D33">
            <w:pPr>
              <w:pStyle w:val="TABLECONTENT"/>
            </w:pPr>
            <w:r>
              <w:t>11</w:t>
            </w:r>
            <w:r w:rsidRPr="00B153FA">
              <w:t>00000000 - 1</w:t>
            </w:r>
            <w:r>
              <w:t>1</w:t>
            </w:r>
            <w:r w:rsidRPr="00B153FA">
              <w:t xml:space="preserve">99999999 </w:t>
            </w:r>
          </w:p>
        </w:tc>
      </w:tr>
      <w:tr w:rsidR="00762D33" w:rsidRPr="007008A3" w14:paraId="3EEA47FA" w14:textId="77777777" w:rsidTr="00762D33">
        <w:trPr>
          <w:cantSplit/>
        </w:trPr>
        <w:tc>
          <w:tcPr>
            <w:tcW w:w="1007"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4B73CD0A" w14:textId="77777777" w:rsidR="00762D33" w:rsidRPr="00721C11" w:rsidRDefault="00762D33" w:rsidP="00762D33">
            <w:pPr>
              <w:pStyle w:val="TABLECONTENT"/>
            </w:pPr>
            <w:r w:rsidRPr="00721C11">
              <w:rPr>
                <w:rFonts w:eastAsia="Calibri"/>
                <w:bCs/>
                <w:color w:val="000000" w:themeColor="text1"/>
                <w:kern w:val="24"/>
                <w:lang w:val="en-US"/>
              </w:rPr>
              <w:t>AV</w:t>
            </w:r>
            <w:r>
              <w:rPr>
                <w:rFonts w:eastAsia="Calibri"/>
                <w:bCs/>
                <w:color w:val="000000" w:themeColor="text1"/>
                <w:kern w:val="24"/>
              </w:rPr>
              <w:t>S</w:t>
            </w:r>
            <w:r w:rsidRPr="00721C11">
              <w:rPr>
                <w:rFonts w:eastAsia="Calibri"/>
                <w:bCs/>
                <w:color w:val="000000" w:themeColor="text1"/>
                <w:kern w:val="24"/>
              </w:rPr>
              <w:t xml:space="preserve">1 </w:t>
            </w:r>
          </w:p>
        </w:tc>
        <w:tc>
          <w:tcPr>
            <w:tcW w:w="3993" w:type="pct"/>
            <w:tcBorders>
              <w:top w:val="nil"/>
              <w:left w:val="nil"/>
              <w:bottom w:val="single" w:sz="8" w:space="0" w:color="auto"/>
              <w:right w:val="single" w:sz="12" w:space="0" w:color="auto"/>
            </w:tcBorders>
            <w:tcMar>
              <w:top w:w="0" w:type="dxa"/>
              <w:left w:w="108" w:type="dxa"/>
              <w:bottom w:w="0" w:type="dxa"/>
              <w:right w:w="108" w:type="dxa"/>
            </w:tcMar>
          </w:tcPr>
          <w:p w14:paraId="348DCC7B" w14:textId="77777777" w:rsidR="00762D33" w:rsidRPr="00B153FA" w:rsidRDefault="00762D33" w:rsidP="00762D33">
            <w:pPr>
              <w:pStyle w:val="TABLECONTENT"/>
            </w:pPr>
            <w:r>
              <w:t>12</w:t>
            </w:r>
            <w:r w:rsidRPr="00B153FA">
              <w:t xml:space="preserve">00000000 - </w:t>
            </w:r>
            <w:r>
              <w:t>124</w:t>
            </w:r>
            <w:r w:rsidRPr="00B153FA">
              <w:t xml:space="preserve">9999999 </w:t>
            </w:r>
          </w:p>
        </w:tc>
      </w:tr>
      <w:tr w:rsidR="00762D33" w:rsidRPr="007008A3" w14:paraId="692884F6" w14:textId="77777777" w:rsidTr="00762D33">
        <w:trPr>
          <w:cantSplit/>
        </w:trPr>
        <w:tc>
          <w:tcPr>
            <w:tcW w:w="1007"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3CD80BA0" w14:textId="77777777" w:rsidR="00762D33" w:rsidRPr="00721C11" w:rsidRDefault="00762D33" w:rsidP="00762D33">
            <w:pPr>
              <w:pStyle w:val="TABLECONTENT"/>
            </w:pPr>
            <w:r w:rsidRPr="00721C11">
              <w:rPr>
                <w:rFonts w:eastAsia="Calibri"/>
                <w:bCs/>
                <w:color w:val="000000" w:themeColor="text1"/>
                <w:kern w:val="24"/>
              </w:rPr>
              <w:t xml:space="preserve">AVR1 </w:t>
            </w:r>
          </w:p>
        </w:tc>
        <w:tc>
          <w:tcPr>
            <w:tcW w:w="3993" w:type="pct"/>
            <w:tcBorders>
              <w:top w:val="nil"/>
              <w:left w:val="nil"/>
              <w:bottom w:val="single" w:sz="8" w:space="0" w:color="auto"/>
              <w:right w:val="single" w:sz="12" w:space="0" w:color="auto"/>
            </w:tcBorders>
            <w:tcMar>
              <w:top w:w="0" w:type="dxa"/>
              <w:left w:w="108" w:type="dxa"/>
              <w:bottom w:w="0" w:type="dxa"/>
              <w:right w:w="108" w:type="dxa"/>
            </w:tcMar>
          </w:tcPr>
          <w:p w14:paraId="4742CFBE" w14:textId="77777777" w:rsidR="00762D33" w:rsidRPr="00B153FA" w:rsidRDefault="00762D33" w:rsidP="00762D33">
            <w:pPr>
              <w:pStyle w:val="TABLECONTENT"/>
            </w:pPr>
            <w:r>
              <w:t>125</w:t>
            </w:r>
            <w:r w:rsidRPr="00B153FA">
              <w:t xml:space="preserve">0000000 - </w:t>
            </w:r>
            <w:r>
              <w:t>12</w:t>
            </w:r>
            <w:r w:rsidRPr="00B153FA">
              <w:t xml:space="preserve">99999999 </w:t>
            </w:r>
          </w:p>
        </w:tc>
      </w:tr>
      <w:tr w:rsidR="00762D33" w:rsidRPr="007008A3" w14:paraId="161FBE7C" w14:textId="77777777" w:rsidTr="00762D33">
        <w:trPr>
          <w:cantSplit/>
        </w:trPr>
        <w:tc>
          <w:tcPr>
            <w:tcW w:w="1007"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5281C282" w14:textId="77777777" w:rsidR="00762D33" w:rsidRPr="00721C11" w:rsidRDefault="00762D33" w:rsidP="00762D33">
            <w:pPr>
              <w:pStyle w:val="TABLECONTENT"/>
            </w:pPr>
            <w:r w:rsidRPr="00721C11">
              <w:rPr>
                <w:rFonts w:eastAsia="Calibri"/>
                <w:bCs/>
                <w:color w:val="000000" w:themeColor="text1"/>
                <w:kern w:val="24"/>
              </w:rPr>
              <w:t>AD</w:t>
            </w:r>
            <w:r w:rsidRPr="00721C11">
              <w:rPr>
                <w:rFonts w:eastAsia="Calibri"/>
                <w:bCs/>
                <w:color w:val="000000" w:themeColor="text1"/>
                <w:kern w:val="24"/>
                <w:lang w:val="en-US"/>
              </w:rPr>
              <w:t>I1</w:t>
            </w:r>
          </w:p>
        </w:tc>
        <w:tc>
          <w:tcPr>
            <w:tcW w:w="3993" w:type="pct"/>
            <w:tcBorders>
              <w:top w:val="nil"/>
              <w:left w:val="nil"/>
              <w:bottom w:val="single" w:sz="8" w:space="0" w:color="auto"/>
              <w:right w:val="single" w:sz="12" w:space="0" w:color="auto"/>
            </w:tcBorders>
            <w:tcMar>
              <w:top w:w="0" w:type="dxa"/>
              <w:left w:w="108" w:type="dxa"/>
              <w:bottom w:w="0" w:type="dxa"/>
              <w:right w:w="108" w:type="dxa"/>
            </w:tcMar>
          </w:tcPr>
          <w:p w14:paraId="570FD9B4" w14:textId="77777777" w:rsidR="00762D33" w:rsidRPr="00B153FA" w:rsidRDefault="00762D33" w:rsidP="00762D33">
            <w:pPr>
              <w:pStyle w:val="TABLECONTENT"/>
            </w:pPr>
            <w:r>
              <w:t>13</w:t>
            </w:r>
            <w:r w:rsidRPr="00B153FA">
              <w:t xml:space="preserve">00000000 - </w:t>
            </w:r>
            <w:r>
              <w:t>13</w:t>
            </w:r>
            <w:r w:rsidRPr="00B153FA">
              <w:t xml:space="preserve">49999999 </w:t>
            </w:r>
          </w:p>
        </w:tc>
      </w:tr>
      <w:tr w:rsidR="00762D33" w:rsidRPr="007008A3" w14:paraId="4063A8F9" w14:textId="77777777" w:rsidTr="00762D33">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5ADB6AB2" w14:textId="77777777" w:rsidR="00762D33" w:rsidRPr="00721C11" w:rsidRDefault="00762D33" w:rsidP="00762D33">
            <w:pPr>
              <w:pStyle w:val="TABLECONTENT"/>
            </w:pPr>
            <w:r w:rsidRPr="00721C11">
              <w:rPr>
                <w:rFonts w:eastAsia="Calibri"/>
                <w:bCs/>
                <w:color w:val="000000" w:themeColor="text1"/>
                <w:kern w:val="24"/>
                <w:lang w:val="en-US"/>
              </w:rPr>
              <w:t>APB1</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2E990BBA" w14:textId="77777777" w:rsidR="00762D33" w:rsidRPr="00B153FA" w:rsidRDefault="00762D33" w:rsidP="00762D33">
            <w:pPr>
              <w:pStyle w:val="TABLECONTENT"/>
            </w:pPr>
            <w:r>
              <w:t>135</w:t>
            </w:r>
            <w:r w:rsidRPr="00B153FA">
              <w:t xml:space="preserve">0000000 - </w:t>
            </w:r>
            <w:r>
              <w:t>139</w:t>
            </w:r>
            <w:r w:rsidRPr="00B153FA">
              <w:t xml:space="preserve">9999999 </w:t>
            </w:r>
          </w:p>
        </w:tc>
      </w:tr>
      <w:tr w:rsidR="00762D33" w:rsidRPr="007008A3" w14:paraId="6B3FBAAE" w14:textId="77777777" w:rsidTr="00762D33">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1522CD69" w14:textId="77777777" w:rsidR="00762D33" w:rsidRPr="00B153FA" w:rsidRDefault="00762D33" w:rsidP="00762D33">
            <w:pPr>
              <w:pStyle w:val="TABLECONTENT"/>
              <w:rPr>
                <w:rFonts w:eastAsia="Calibri"/>
                <w:bCs/>
                <w:color w:val="000000" w:themeColor="text1"/>
                <w:kern w:val="24"/>
                <w:lang w:val="en-US"/>
              </w:rPr>
            </w:pPr>
            <w:r>
              <w:rPr>
                <w:rFonts w:eastAsia="Calibri"/>
                <w:bCs/>
                <w:color w:val="000000" w:themeColor="text1"/>
                <w:kern w:val="24"/>
                <w:lang w:val="en-US"/>
              </w:rPr>
              <w:t>ARP1</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732EF37B" w14:textId="77A14CF9" w:rsidR="00762D33" w:rsidRPr="00F16523" w:rsidRDefault="00762D33" w:rsidP="00762D33">
            <w:pPr>
              <w:pStyle w:val="TABLECONTENT"/>
            </w:pPr>
            <w:r>
              <w:t>15</w:t>
            </w:r>
            <w:r w:rsidRPr="00F16523">
              <w:t xml:space="preserve">00000000 - </w:t>
            </w:r>
            <w:r w:rsidR="0039285A" w:rsidRPr="0039285A">
              <w:t>1549999999</w:t>
            </w:r>
          </w:p>
        </w:tc>
      </w:tr>
      <w:tr w:rsidR="00762D33" w:rsidRPr="007008A3" w14:paraId="03FB77C7" w14:textId="77777777" w:rsidTr="00762D33">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06E98EF0" w14:textId="77777777" w:rsidR="00762D33" w:rsidRDefault="00762D33" w:rsidP="00762D33">
            <w:pPr>
              <w:pStyle w:val="TABLECONTENT"/>
              <w:rPr>
                <w:rFonts w:eastAsia="Calibri"/>
                <w:bCs/>
                <w:color w:val="000000" w:themeColor="text1"/>
                <w:kern w:val="24"/>
                <w:lang w:val="en-US"/>
              </w:rPr>
            </w:pPr>
            <w:r>
              <w:rPr>
                <w:rFonts w:eastAsia="Calibri"/>
                <w:bCs/>
                <w:color w:val="000000" w:themeColor="text1"/>
                <w:kern w:val="24"/>
                <w:lang w:val="en-US"/>
              </w:rPr>
              <w:t>AETG</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491D4C0D" w14:textId="77777777" w:rsidR="00762D33" w:rsidRPr="00F16523" w:rsidRDefault="00762D33" w:rsidP="00762D33">
            <w:pPr>
              <w:pStyle w:val="TABLECONTENT"/>
            </w:pPr>
            <w:r>
              <w:t>16</w:t>
            </w:r>
            <w:r w:rsidRPr="00F16523">
              <w:t xml:space="preserve">00000000 - </w:t>
            </w:r>
            <w:r>
              <w:t>169</w:t>
            </w:r>
            <w:r w:rsidRPr="00F16523">
              <w:t>9999999</w:t>
            </w:r>
          </w:p>
        </w:tc>
      </w:tr>
      <w:tr w:rsidR="00762D33" w:rsidRPr="007008A3" w14:paraId="5FFA5F93" w14:textId="77777777" w:rsidTr="00762D33">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612EB3BB" w14:textId="77777777" w:rsidR="00762D33" w:rsidRDefault="00762D33" w:rsidP="00762D33">
            <w:pPr>
              <w:pStyle w:val="TABLECONTENT"/>
              <w:rPr>
                <w:rFonts w:eastAsia="Calibri"/>
                <w:bCs/>
                <w:color w:val="000000" w:themeColor="text1"/>
                <w:kern w:val="24"/>
                <w:lang w:val="en-US"/>
              </w:rPr>
            </w:pPr>
            <w:r>
              <w:rPr>
                <w:rFonts w:eastAsia="Calibri"/>
                <w:bCs/>
                <w:color w:val="000000" w:themeColor="text1"/>
                <w:kern w:val="24"/>
                <w:lang w:val="en-US"/>
              </w:rPr>
              <w:t>AETZ</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57B1EDBD" w14:textId="77777777" w:rsidR="00762D33" w:rsidRPr="00F16523" w:rsidRDefault="00762D33" w:rsidP="00762D33">
            <w:pPr>
              <w:pStyle w:val="TABLECONTENT"/>
            </w:pPr>
            <w:r>
              <w:rPr>
                <w:lang w:val="en-US"/>
              </w:rPr>
              <w:t>17</w:t>
            </w:r>
            <w:r w:rsidRPr="00F16523">
              <w:rPr>
                <w:lang w:val="en-US"/>
              </w:rPr>
              <w:t>0</w:t>
            </w:r>
            <w:r w:rsidRPr="00F16523">
              <w:t xml:space="preserve">0000000 - </w:t>
            </w:r>
            <w:r>
              <w:t>17</w:t>
            </w:r>
            <w:r w:rsidRPr="00F16523">
              <w:t>99999999</w:t>
            </w:r>
          </w:p>
        </w:tc>
      </w:tr>
      <w:tr w:rsidR="00762D33" w:rsidRPr="007008A3" w14:paraId="00999DAB" w14:textId="77777777" w:rsidTr="00762D33">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72E6500B" w14:textId="77777777" w:rsidR="00762D33" w:rsidRDefault="00762D33" w:rsidP="00762D33">
            <w:pPr>
              <w:pStyle w:val="TABLECONTENT"/>
              <w:rPr>
                <w:rFonts w:eastAsia="Calibri"/>
                <w:bCs/>
                <w:color w:val="000000" w:themeColor="text1"/>
                <w:kern w:val="24"/>
                <w:lang w:val="en-US"/>
              </w:rPr>
            </w:pPr>
            <w:r>
              <w:rPr>
                <w:rFonts w:eastAsia="Calibri"/>
                <w:bCs/>
                <w:color w:val="000000" w:themeColor="text1"/>
                <w:kern w:val="24"/>
                <w:lang w:val="en-US"/>
              </w:rPr>
              <w:t>ATU1</w:t>
            </w:r>
          </w:p>
          <w:p w14:paraId="2331642B" w14:textId="52A7B9D6" w:rsidR="0023764B" w:rsidRDefault="0023764B" w:rsidP="00762D33">
            <w:pPr>
              <w:pStyle w:val="TABLECONTENT"/>
              <w:rPr>
                <w:rFonts w:eastAsia="Calibri"/>
                <w:bCs/>
                <w:color w:val="000000" w:themeColor="text1"/>
                <w:kern w:val="24"/>
                <w:lang w:val="en-US"/>
              </w:rPr>
            </w:pPr>
            <w:r>
              <w:rPr>
                <w:rFonts w:eastAsia="Calibri"/>
                <w:bCs/>
                <w:color w:val="000000" w:themeColor="text1"/>
                <w:kern w:val="24"/>
                <w:lang w:val="en-US"/>
              </w:rPr>
              <w:t>ACR1</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38DC9053" w14:textId="77777777" w:rsidR="00762D33" w:rsidRPr="00F16523" w:rsidRDefault="00762D33" w:rsidP="00762D33">
            <w:pPr>
              <w:pStyle w:val="TABLECONTENT"/>
              <w:rPr>
                <w:lang w:val="en-US"/>
              </w:rPr>
            </w:pPr>
            <w:r w:rsidRPr="00F16523">
              <w:t>1</w:t>
            </w:r>
            <w:r>
              <w:t>800</w:t>
            </w:r>
            <w:r w:rsidRPr="00F16523">
              <w:t xml:space="preserve">000000 - </w:t>
            </w:r>
            <w:r w:rsidRPr="00F16523">
              <w:rPr>
                <w:lang w:val="en-US"/>
              </w:rPr>
              <w:t>1</w:t>
            </w:r>
            <w:r>
              <w:t>899</w:t>
            </w:r>
            <w:r w:rsidRPr="00F16523">
              <w:t>999999</w:t>
            </w:r>
          </w:p>
        </w:tc>
      </w:tr>
      <w:tr w:rsidR="00006959" w:rsidRPr="007008A3" w14:paraId="30FBA07D" w14:textId="77777777" w:rsidTr="002D36B5">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020EB648" w14:textId="7DFE1634" w:rsidR="00006959" w:rsidRPr="006723F9" w:rsidRDefault="00950884" w:rsidP="002D36B5">
            <w:pPr>
              <w:pStyle w:val="TABLECONTENT"/>
              <w:rPr>
                <w:color w:val="000000"/>
                <w:szCs w:val="20"/>
                <w:lang w:val="en-US"/>
              </w:rPr>
            </w:pPr>
            <w:r>
              <w:rPr>
                <w:color w:val="000000"/>
                <w:szCs w:val="20"/>
                <w:lang w:val="en-US"/>
              </w:rPr>
              <w:t>AV01</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09738D2D" w14:textId="481A1A26" w:rsidR="00006959" w:rsidRPr="00F16523" w:rsidRDefault="00006959" w:rsidP="002D36B5">
            <w:pPr>
              <w:pStyle w:val="TABLECONTENT"/>
            </w:pPr>
            <w:r w:rsidRPr="00F16523">
              <w:t>1</w:t>
            </w:r>
            <w:r w:rsidR="008D531B">
              <w:rPr>
                <w:lang w:val="en-US"/>
              </w:rPr>
              <w:t>9</w:t>
            </w:r>
            <w:r>
              <w:t>00</w:t>
            </w:r>
            <w:r w:rsidRPr="00F16523">
              <w:t xml:space="preserve">000000 - </w:t>
            </w:r>
            <w:r w:rsidRPr="00F16523">
              <w:rPr>
                <w:lang w:val="en-US"/>
              </w:rPr>
              <w:t>1</w:t>
            </w:r>
            <w:r>
              <w:rPr>
                <w:lang w:val="en-US"/>
              </w:rPr>
              <w:t>9</w:t>
            </w:r>
            <w:r w:rsidR="00B44EE8">
              <w:t>4</w:t>
            </w:r>
            <w:r>
              <w:t>9</w:t>
            </w:r>
            <w:r w:rsidRPr="00F16523">
              <w:t>999999</w:t>
            </w:r>
          </w:p>
        </w:tc>
      </w:tr>
      <w:tr w:rsidR="00762D33" w:rsidRPr="007008A3" w14:paraId="4F7112FF" w14:textId="77777777" w:rsidTr="00762D33">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2042509C" w14:textId="2C6A06F0" w:rsidR="00762D33" w:rsidRDefault="00762D33" w:rsidP="00762D33">
            <w:pPr>
              <w:pStyle w:val="TABLECONTENT"/>
              <w:rPr>
                <w:rFonts w:eastAsia="Calibri"/>
                <w:bCs/>
                <w:color w:val="000000" w:themeColor="text1"/>
                <w:kern w:val="24"/>
                <w:lang w:val="en-US"/>
              </w:rPr>
            </w:pPr>
            <w:r w:rsidRPr="00E7743A">
              <w:rPr>
                <w:color w:val="000000"/>
                <w:szCs w:val="20"/>
              </w:rPr>
              <w:t>AV0</w:t>
            </w:r>
            <w:r w:rsidR="00B44EE8">
              <w:rPr>
                <w:color w:val="000000"/>
                <w:szCs w:val="20"/>
              </w:rPr>
              <w:t>2</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2B1B3FF3" w14:textId="7A98E493" w:rsidR="00762D33" w:rsidRPr="00F16523" w:rsidRDefault="00762D33" w:rsidP="00762D33">
            <w:pPr>
              <w:pStyle w:val="TABLECONTENT"/>
            </w:pPr>
            <w:r w:rsidRPr="00F16523">
              <w:t>1</w:t>
            </w:r>
            <w:r>
              <w:t>9</w:t>
            </w:r>
            <w:r w:rsidR="00B44EE8">
              <w:t>5</w:t>
            </w:r>
            <w:r>
              <w:t>0</w:t>
            </w:r>
            <w:r w:rsidRPr="00F16523">
              <w:t xml:space="preserve">000000 - </w:t>
            </w:r>
            <w:r w:rsidRPr="00F16523">
              <w:rPr>
                <w:lang w:val="en-US"/>
              </w:rPr>
              <w:t>1</w:t>
            </w:r>
            <w:r>
              <w:t>999</w:t>
            </w:r>
            <w:r w:rsidRPr="00F16523">
              <w:t>999999</w:t>
            </w:r>
          </w:p>
        </w:tc>
      </w:tr>
      <w:tr w:rsidR="0039285A" w:rsidRPr="007008A3" w14:paraId="463AEFEB" w14:textId="77777777" w:rsidTr="00762D33">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72DEFFAB" w14:textId="646D31BA" w:rsidR="0039285A" w:rsidRPr="009721BA" w:rsidRDefault="0039285A" w:rsidP="00762D33">
            <w:pPr>
              <w:pStyle w:val="TABLECONTENT"/>
              <w:rPr>
                <w:color w:val="000000"/>
                <w:szCs w:val="20"/>
                <w:lang w:val="en-US"/>
              </w:rPr>
            </w:pPr>
            <w:r>
              <w:rPr>
                <w:color w:val="000000"/>
                <w:szCs w:val="20"/>
                <w:lang w:val="en-US"/>
              </w:rPr>
              <w:t>ASR1</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700335FC" w14:textId="543332B1" w:rsidR="0039285A" w:rsidRPr="00F16523" w:rsidRDefault="0039285A" w:rsidP="00762D33">
            <w:pPr>
              <w:pStyle w:val="TABLECONTENT"/>
            </w:pPr>
            <w:r>
              <w:t xml:space="preserve">910100000000 - </w:t>
            </w:r>
            <w:r w:rsidRPr="0039285A">
              <w:t>910199999999</w:t>
            </w:r>
          </w:p>
        </w:tc>
      </w:tr>
      <w:tr w:rsidR="00861040" w:rsidRPr="007008A3" w14:paraId="38B229D1" w14:textId="77777777" w:rsidTr="00762D33">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37039C8C" w14:textId="7DA25C84" w:rsidR="00861040" w:rsidRDefault="00861040" w:rsidP="00762D33">
            <w:pPr>
              <w:pStyle w:val="TABLECONTENT"/>
              <w:rPr>
                <w:color w:val="000000"/>
                <w:szCs w:val="20"/>
                <w:lang w:val="en-US"/>
              </w:rPr>
            </w:pPr>
            <w:r>
              <w:rPr>
                <w:color w:val="000000"/>
                <w:szCs w:val="20"/>
                <w:lang w:val="en-US"/>
              </w:rPr>
              <w:t>APRO</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20996B32" w14:textId="0B3CBCEC" w:rsidR="00861040" w:rsidRDefault="00861040" w:rsidP="00762D33">
            <w:pPr>
              <w:pStyle w:val="TABLECONTENT"/>
            </w:pPr>
            <w:r w:rsidRPr="00861040">
              <w:t>2000000000</w:t>
            </w:r>
            <w:r w:rsidRPr="00F16523">
              <w:t xml:space="preserve"> - </w:t>
            </w:r>
            <w:r w:rsidRPr="00861040">
              <w:t>2099999999</w:t>
            </w:r>
          </w:p>
        </w:tc>
      </w:tr>
    </w:tbl>
    <w:p w14:paraId="3FF2AE4B" w14:textId="0E825182" w:rsidR="00762D33" w:rsidRPr="00B153FA" w:rsidRDefault="00762D33" w:rsidP="00762D33">
      <w:pPr>
        <w:pStyle w:val="Tabname"/>
        <w:keepNext/>
        <w:spacing w:after="240"/>
        <w:jc w:val="right"/>
        <w:rPr>
          <w:rFonts w:cs="Arial"/>
          <w:b w:val="0"/>
          <w:sz w:val="24"/>
        </w:rPr>
      </w:pPr>
      <w:r w:rsidRPr="00B153FA">
        <w:rPr>
          <w:rFonts w:cs="Arial"/>
          <w:sz w:val="22"/>
          <w:szCs w:val="22"/>
        </w:rPr>
        <w:t xml:space="preserve">Таблица </w:t>
      </w:r>
      <w:r w:rsidRPr="00213317">
        <w:rPr>
          <w:rFonts w:cs="Arial"/>
          <w:sz w:val="22"/>
          <w:szCs w:val="22"/>
        </w:rPr>
        <w:fldChar w:fldCharType="begin"/>
      </w:r>
      <w:r w:rsidRPr="00B153FA">
        <w:rPr>
          <w:rFonts w:cs="Arial"/>
          <w:sz w:val="22"/>
          <w:szCs w:val="22"/>
        </w:rPr>
        <w:instrText xml:space="preserve"> SEQ Таблица \* ARABIC </w:instrText>
      </w:r>
      <w:r w:rsidRPr="00213317">
        <w:rPr>
          <w:rFonts w:cs="Arial"/>
          <w:sz w:val="22"/>
          <w:szCs w:val="22"/>
        </w:rPr>
        <w:fldChar w:fldCharType="separate"/>
      </w:r>
      <w:r w:rsidR="00E24180">
        <w:rPr>
          <w:rFonts w:cs="Arial"/>
          <w:noProof/>
          <w:sz w:val="22"/>
          <w:szCs w:val="22"/>
        </w:rPr>
        <w:t>12</w:t>
      </w:r>
      <w:r w:rsidRPr="00213317">
        <w:rPr>
          <w:rFonts w:cs="Arial"/>
          <w:sz w:val="22"/>
          <w:szCs w:val="22"/>
        </w:rPr>
        <w:fldChar w:fldCharType="end"/>
      </w:r>
      <w:r w:rsidRPr="00213317">
        <w:rPr>
          <w:rFonts w:cs="Arial"/>
          <w:sz w:val="22"/>
          <w:szCs w:val="22"/>
        </w:rPr>
        <w:t>.</w:t>
      </w:r>
      <w:r w:rsidRPr="00B153FA">
        <w:rPr>
          <w:rFonts w:cs="Arial"/>
          <w:sz w:val="22"/>
          <w:szCs w:val="22"/>
        </w:rPr>
        <w:t xml:space="preserve"> Управляющий ключ операции (описание настроек приведено в КД</w:t>
      </w:r>
      <w:r w:rsidRPr="004F3569">
        <w:rPr>
          <w:rFonts w:cs="Arial"/>
          <w:sz w:val="24"/>
        </w:rPr>
        <w:t xml:space="preserve"> </w:t>
      </w:r>
      <w:del w:id="2397" w:author="Александр Шрамков" w:date="2021-03-05T12:38:00Z">
        <w:r w:rsidR="000367AC" w:rsidDel="001710A8">
          <w:rPr>
            <w:rFonts w:cs="Arial"/>
            <w:sz w:val="24"/>
          </w:rPr>
          <w:delText>ERP.9.9.</w:delText>
        </w:r>
      </w:del>
      <w:ins w:id="2398" w:author="Александр Шрамков" w:date="2021-03-05T12:38:00Z">
        <w:r w:rsidR="001710A8">
          <w:rPr>
            <w:rFonts w:cs="Arial"/>
            <w:sz w:val="24"/>
          </w:rPr>
          <w:t>ERP.13.9.</w:t>
        </w:r>
      </w:ins>
      <w:r w:rsidR="000367AC">
        <w:rPr>
          <w:rFonts w:cs="Arial"/>
          <w:sz w:val="24"/>
        </w:rPr>
        <w:t>2.</w:t>
      </w:r>
      <w:r w:rsidRPr="004F3569">
        <w:rPr>
          <w:rFonts w:cs="Arial"/>
          <w:sz w:val="24"/>
        </w:rPr>
        <w:t>54)</w:t>
      </w:r>
    </w:p>
    <w:tbl>
      <w:tblPr>
        <w:tblW w:w="4938" w:type="pct"/>
        <w:tblCellMar>
          <w:left w:w="0" w:type="dxa"/>
          <w:right w:w="0" w:type="dxa"/>
        </w:tblCellMar>
        <w:tblLook w:val="04A0" w:firstRow="1" w:lastRow="0" w:firstColumn="1" w:lastColumn="0" w:noHBand="0" w:noVBand="1"/>
      </w:tblPr>
      <w:tblGrid>
        <w:gridCol w:w="1970"/>
        <w:gridCol w:w="8080"/>
      </w:tblGrid>
      <w:tr w:rsidR="00762D33" w:rsidRPr="007008A3" w14:paraId="1A5D38AC" w14:textId="77777777" w:rsidTr="00762D33">
        <w:trPr>
          <w:cantSplit/>
          <w:trHeight w:val="397"/>
          <w:tblHeader/>
        </w:trPr>
        <w:tc>
          <w:tcPr>
            <w:tcW w:w="980"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tcPr>
          <w:p w14:paraId="5C1559BF" w14:textId="77777777" w:rsidR="00762D33" w:rsidRPr="00B153FA" w:rsidRDefault="00762D33" w:rsidP="00762D33">
            <w:pPr>
              <w:spacing w:line="276" w:lineRule="auto"/>
              <w:ind w:firstLine="19"/>
              <w:rPr>
                <w:rFonts w:eastAsiaTheme="minorHAnsi" w:cs="Arial"/>
                <w:b/>
                <w:sz w:val="20"/>
                <w:szCs w:val="20"/>
              </w:rPr>
            </w:pPr>
            <w:r w:rsidRPr="00B153FA">
              <w:rPr>
                <w:rFonts w:eastAsiaTheme="minorHAnsi" w:cs="Arial"/>
                <w:b/>
                <w:sz w:val="20"/>
                <w:szCs w:val="20"/>
              </w:rPr>
              <w:t>Управляющий ключ</w:t>
            </w:r>
          </w:p>
        </w:tc>
        <w:tc>
          <w:tcPr>
            <w:tcW w:w="4020"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tcPr>
          <w:p w14:paraId="3A20E0CF" w14:textId="77777777" w:rsidR="00762D33" w:rsidRPr="00B153FA" w:rsidRDefault="00762D33" w:rsidP="00762D33">
            <w:pPr>
              <w:spacing w:line="276" w:lineRule="auto"/>
              <w:ind w:firstLine="19"/>
              <w:jc w:val="center"/>
              <w:rPr>
                <w:rFonts w:cs="Arial"/>
                <w:b/>
                <w:sz w:val="20"/>
                <w:szCs w:val="20"/>
              </w:rPr>
            </w:pPr>
            <w:r w:rsidRPr="00B153FA">
              <w:rPr>
                <w:rFonts w:cs="Arial"/>
                <w:b/>
                <w:sz w:val="20"/>
                <w:szCs w:val="20"/>
              </w:rPr>
              <w:t>Наименование</w:t>
            </w:r>
          </w:p>
        </w:tc>
      </w:tr>
      <w:tr w:rsidR="00835E96" w:rsidRPr="00835E96" w14:paraId="0826A590"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0553DF4D" w14:textId="2C279478" w:rsidR="00835E96" w:rsidRPr="00835E96" w:rsidRDefault="00835E96" w:rsidP="00835E96">
            <w:pPr>
              <w:ind w:firstLine="19"/>
              <w:rPr>
                <w:rFonts w:cs="Arial"/>
                <w:sz w:val="20"/>
                <w:szCs w:val="20"/>
                <w:lang w:val="en-US"/>
              </w:rPr>
            </w:pPr>
            <w:r w:rsidRPr="009721BA">
              <w:rPr>
                <w:sz w:val="20"/>
                <w:szCs w:val="20"/>
              </w:rPr>
              <w:t>PM01</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14:paraId="7DAA4504" w14:textId="05778BBA" w:rsidR="00835E96" w:rsidRPr="00835E96" w:rsidRDefault="00835E96" w:rsidP="00835E96">
            <w:pPr>
              <w:ind w:firstLine="19"/>
              <w:rPr>
                <w:rFonts w:cs="Arial"/>
                <w:sz w:val="20"/>
                <w:szCs w:val="20"/>
              </w:rPr>
            </w:pPr>
            <w:r w:rsidRPr="009721BA">
              <w:rPr>
                <w:sz w:val="20"/>
                <w:szCs w:val="20"/>
              </w:rPr>
              <w:t>ТОРО – хозспособ</w:t>
            </w:r>
          </w:p>
        </w:tc>
      </w:tr>
      <w:tr w:rsidR="00835E96" w:rsidRPr="00835E96" w14:paraId="4ABAECFC" w14:textId="77777777" w:rsidTr="00762D33">
        <w:trPr>
          <w:cantSplit/>
        </w:trPr>
        <w:tc>
          <w:tcPr>
            <w:tcW w:w="980" w:type="pct"/>
            <w:tcBorders>
              <w:top w:val="nil"/>
              <w:left w:val="single" w:sz="12" w:space="0" w:color="auto"/>
              <w:bottom w:val="single" w:sz="4" w:space="0" w:color="auto"/>
              <w:right w:val="single" w:sz="8" w:space="0" w:color="auto"/>
            </w:tcBorders>
            <w:tcMar>
              <w:top w:w="0" w:type="dxa"/>
              <w:left w:w="108" w:type="dxa"/>
              <w:bottom w:w="0" w:type="dxa"/>
              <w:right w:w="108" w:type="dxa"/>
            </w:tcMar>
          </w:tcPr>
          <w:p w14:paraId="4DAA4992" w14:textId="40F0BE55" w:rsidR="00835E96" w:rsidRPr="00835E96" w:rsidRDefault="00835E96" w:rsidP="00835E96">
            <w:pPr>
              <w:ind w:firstLine="19"/>
              <w:rPr>
                <w:rFonts w:cs="Arial"/>
                <w:sz w:val="20"/>
                <w:szCs w:val="20"/>
              </w:rPr>
            </w:pPr>
            <w:r w:rsidRPr="009721BA">
              <w:rPr>
                <w:sz w:val="20"/>
                <w:szCs w:val="20"/>
              </w:rPr>
              <w:t>PM02</w:t>
            </w:r>
          </w:p>
        </w:tc>
        <w:tc>
          <w:tcPr>
            <w:tcW w:w="4020" w:type="pct"/>
            <w:tcBorders>
              <w:top w:val="nil"/>
              <w:left w:val="nil"/>
              <w:bottom w:val="single" w:sz="4" w:space="0" w:color="auto"/>
              <w:right w:val="single" w:sz="12" w:space="0" w:color="auto"/>
            </w:tcBorders>
            <w:tcMar>
              <w:top w:w="0" w:type="dxa"/>
              <w:left w:w="108" w:type="dxa"/>
              <w:bottom w:w="0" w:type="dxa"/>
              <w:right w:w="108" w:type="dxa"/>
            </w:tcMar>
          </w:tcPr>
          <w:p w14:paraId="18D55217" w14:textId="6EC29A18" w:rsidR="00835E96" w:rsidRPr="00835E96" w:rsidRDefault="00835E96" w:rsidP="00835E96">
            <w:pPr>
              <w:ind w:firstLine="19"/>
              <w:rPr>
                <w:rFonts w:cs="Arial"/>
                <w:sz w:val="20"/>
                <w:szCs w:val="20"/>
              </w:rPr>
            </w:pPr>
            <w:r w:rsidRPr="009721BA">
              <w:rPr>
                <w:sz w:val="20"/>
                <w:szCs w:val="20"/>
              </w:rPr>
              <w:t>ТОРО – УСО (фикс/абонент)</w:t>
            </w:r>
          </w:p>
        </w:tc>
      </w:tr>
      <w:tr w:rsidR="00835E96" w:rsidRPr="00835E96" w14:paraId="026D6B10" w14:textId="77777777" w:rsidTr="009721BA">
        <w:trPr>
          <w:cantSplit/>
        </w:trPr>
        <w:tc>
          <w:tcPr>
            <w:tcW w:w="980" w:type="pct"/>
            <w:tcBorders>
              <w:top w:val="single" w:sz="4" w:space="0" w:color="auto"/>
              <w:left w:val="single" w:sz="12" w:space="0" w:color="auto"/>
              <w:bottom w:val="single" w:sz="4" w:space="0" w:color="auto"/>
              <w:right w:val="single" w:sz="8" w:space="0" w:color="auto"/>
            </w:tcBorders>
            <w:tcMar>
              <w:top w:w="0" w:type="dxa"/>
              <w:left w:w="108" w:type="dxa"/>
              <w:bottom w:w="0" w:type="dxa"/>
              <w:right w:w="108" w:type="dxa"/>
            </w:tcMar>
          </w:tcPr>
          <w:p w14:paraId="002254F8" w14:textId="6BFCF73E" w:rsidR="00835E96" w:rsidRPr="00835E96" w:rsidRDefault="00835E96" w:rsidP="00835E96">
            <w:pPr>
              <w:ind w:firstLine="19"/>
              <w:rPr>
                <w:rFonts w:cs="Arial"/>
                <w:sz w:val="20"/>
                <w:szCs w:val="20"/>
                <w:lang w:val="en-US"/>
              </w:rPr>
            </w:pPr>
            <w:r w:rsidRPr="009721BA">
              <w:rPr>
                <w:sz w:val="20"/>
                <w:szCs w:val="20"/>
              </w:rPr>
              <w:t>PM03</w:t>
            </w:r>
          </w:p>
        </w:tc>
        <w:tc>
          <w:tcPr>
            <w:tcW w:w="4020" w:type="pct"/>
            <w:tcBorders>
              <w:top w:val="single" w:sz="4" w:space="0" w:color="auto"/>
              <w:left w:val="nil"/>
              <w:bottom w:val="single" w:sz="4" w:space="0" w:color="auto"/>
              <w:right w:val="single" w:sz="12" w:space="0" w:color="auto"/>
            </w:tcBorders>
            <w:tcMar>
              <w:top w:w="0" w:type="dxa"/>
              <w:left w:w="108" w:type="dxa"/>
              <w:bottom w:w="0" w:type="dxa"/>
              <w:right w:w="108" w:type="dxa"/>
            </w:tcMar>
          </w:tcPr>
          <w:p w14:paraId="40226444" w14:textId="62A5F3F7" w:rsidR="00835E96" w:rsidRPr="00835E96" w:rsidRDefault="00835E96" w:rsidP="00835E96">
            <w:pPr>
              <w:ind w:firstLine="19"/>
              <w:rPr>
                <w:rFonts w:cs="Arial"/>
                <w:sz w:val="20"/>
                <w:szCs w:val="20"/>
              </w:rPr>
            </w:pPr>
            <w:r w:rsidRPr="009721BA">
              <w:rPr>
                <w:sz w:val="20"/>
                <w:szCs w:val="20"/>
              </w:rPr>
              <w:t>ТОРО – УСО (гарантия)</w:t>
            </w:r>
          </w:p>
        </w:tc>
      </w:tr>
      <w:tr w:rsidR="00835E96" w:rsidRPr="00835E96" w14:paraId="6FB3954A" w14:textId="77777777" w:rsidTr="009721BA">
        <w:trPr>
          <w:cantSplit/>
        </w:trPr>
        <w:tc>
          <w:tcPr>
            <w:tcW w:w="980" w:type="pct"/>
            <w:tcBorders>
              <w:top w:val="single" w:sz="4" w:space="0" w:color="auto"/>
              <w:left w:val="single" w:sz="12" w:space="0" w:color="auto"/>
              <w:bottom w:val="single" w:sz="4" w:space="0" w:color="auto"/>
              <w:right w:val="single" w:sz="8" w:space="0" w:color="auto"/>
            </w:tcBorders>
            <w:tcMar>
              <w:top w:w="0" w:type="dxa"/>
              <w:left w:w="108" w:type="dxa"/>
              <w:bottom w:w="0" w:type="dxa"/>
              <w:right w:w="108" w:type="dxa"/>
            </w:tcMar>
          </w:tcPr>
          <w:p w14:paraId="32FD8AF1" w14:textId="15317FF8" w:rsidR="00835E96" w:rsidRPr="00835E96" w:rsidRDefault="00835E96" w:rsidP="00835E96">
            <w:pPr>
              <w:ind w:firstLine="19"/>
              <w:rPr>
                <w:rFonts w:cs="Arial"/>
                <w:sz w:val="20"/>
                <w:szCs w:val="20"/>
                <w:lang w:val="en-US"/>
              </w:rPr>
            </w:pPr>
            <w:r w:rsidRPr="009721BA">
              <w:rPr>
                <w:sz w:val="20"/>
                <w:szCs w:val="20"/>
              </w:rPr>
              <w:t>PM05</w:t>
            </w:r>
          </w:p>
        </w:tc>
        <w:tc>
          <w:tcPr>
            <w:tcW w:w="4020" w:type="pct"/>
            <w:tcBorders>
              <w:top w:val="single" w:sz="4" w:space="0" w:color="auto"/>
              <w:left w:val="nil"/>
              <w:bottom w:val="single" w:sz="4" w:space="0" w:color="auto"/>
              <w:right w:val="single" w:sz="12" w:space="0" w:color="auto"/>
            </w:tcBorders>
            <w:tcMar>
              <w:top w:w="0" w:type="dxa"/>
              <w:left w:w="108" w:type="dxa"/>
              <w:bottom w:w="0" w:type="dxa"/>
              <w:right w:w="108" w:type="dxa"/>
            </w:tcMar>
          </w:tcPr>
          <w:p w14:paraId="43C82155" w14:textId="0D45A481" w:rsidR="00835E96" w:rsidRPr="00835E96" w:rsidRDefault="00835E96" w:rsidP="00835E96">
            <w:pPr>
              <w:ind w:firstLine="19"/>
              <w:rPr>
                <w:rFonts w:cs="Arial"/>
                <w:sz w:val="20"/>
                <w:szCs w:val="20"/>
              </w:rPr>
            </w:pPr>
            <w:r w:rsidRPr="009721BA">
              <w:rPr>
                <w:sz w:val="20"/>
                <w:szCs w:val="20"/>
              </w:rPr>
              <w:t>ТОРО - УСО (тариф)</w:t>
            </w:r>
          </w:p>
        </w:tc>
      </w:tr>
      <w:tr w:rsidR="00835E96" w:rsidRPr="00835E96" w14:paraId="188221D5" w14:textId="77777777" w:rsidTr="00762D33">
        <w:trPr>
          <w:cantSplit/>
        </w:trPr>
        <w:tc>
          <w:tcPr>
            <w:tcW w:w="980" w:type="pct"/>
            <w:tcBorders>
              <w:top w:val="single" w:sz="4" w:space="0" w:color="auto"/>
              <w:left w:val="single" w:sz="12" w:space="0" w:color="auto"/>
              <w:bottom w:val="single" w:sz="8" w:space="0" w:color="auto"/>
              <w:right w:val="single" w:sz="8" w:space="0" w:color="auto"/>
            </w:tcBorders>
            <w:tcMar>
              <w:top w:w="0" w:type="dxa"/>
              <w:left w:w="108" w:type="dxa"/>
              <w:bottom w:w="0" w:type="dxa"/>
              <w:right w:w="108" w:type="dxa"/>
            </w:tcMar>
          </w:tcPr>
          <w:p w14:paraId="15072C06" w14:textId="270705AB" w:rsidR="00835E96" w:rsidRPr="00835E96" w:rsidRDefault="00835E96" w:rsidP="00835E96">
            <w:pPr>
              <w:ind w:firstLine="19"/>
              <w:rPr>
                <w:rFonts w:cs="Arial"/>
                <w:sz w:val="20"/>
                <w:szCs w:val="20"/>
                <w:lang w:val="en-US"/>
              </w:rPr>
            </w:pPr>
            <w:r w:rsidRPr="009721BA">
              <w:rPr>
                <w:sz w:val="20"/>
                <w:szCs w:val="20"/>
              </w:rPr>
              <w:t>PM07</w:t>
            </w:r>
          </w:p>
        </w:tc>
        <w:tc>
          <w:tcPr>
            <w:tcW w:w="4020" w:type="pct"/>
            <w:tcBorders>
              <w:top w:val="single" w:sz="4" w:space="0" w:color="auto"/>
              <w:left w:val="nil"/>
              <w:bottom w:val="single" w:sz="8" w:space="0" w:color="auto"/>
              <w:right w:val="single" w:sz="12" w:space="0" w:color="auto"/>
            </w:tcBorders>
            <w:tcMar>
              <w:top w:w="0" w:type="dxa"/>
              <w:left w:w="108" w:type="dxa"/>
              <w:bottom w:w="0" w:type="dxa"/>
              <w:right w:w="108" w:type="dxa"/>
            </w:tcMar>
          </w:tcPr>
          <w:p w14:paraId="4F30A6F7" w14:textId="43C4AD93" w:rsidR="00835E96" w:rsidRPr="00835E96" w:rsidRDefault="00835E96" w:rsidP="00835E96">
            <w:pPr>
              <w:ind w:firstLine="19"/>
              <w:rPr>
                <w:rFonts w:cs="Arial"/>
                <w:sz w:val="20"/>
                <w:szCs w:val="20"/>
              </w:rPr>
            </w:pPr>
            <w:r w:rsidRPr="009721BA">
              <w:rPr>
                <w:sz w:val="20"/>
                <w:szCs w:val="20"/>
              </w:rPr>
              <w:t>Элементы планирования - без затрат</w:t>
            </w:r>
          </w:p>
        </w:tc>
      </w:tr>
    </w:tbl>
    <w:p w14:paraId="3AB0E4F5" w14:textId="7FD5E074" w:rsidR="00762D33" w:rsidRPr="00B153FA" w:rsidRDefault="00762D33" w:rsidP="00762D33">
      <w:pPr>
        <w:pStyle w:val="Tabname"/>
        <w:keepNext/>
        <w:spacing w:after="240"/>
        <w:jc w:val="right"/>
        <w:rPr>
          <w:rFonts w:cs="Arial"/>
          <w:sz w:val="22"/>
          <w:szCs w:val="22"/>
        </w:rPr>
      </w:pPr>
      <w:r w:rsidRPr="00213317">
        <w:rPr>
          <w:rFonts w:cs="Arial"/>
          <w:sz w:val="22"/>
          <w:szCs w:val="22"/>
        </w:rPr>
        <w:lastRenderedPageBreak/>
        <w:t xml:space="preserve">Таблица </w:t>
      </w:r>
      <w:r w:rsidRPr="00B153FA">
        <w:rPr>
          <w:rFonts w:cs="Arial"/>
          <w:sz w:val="22"/>
          <w:szCs w:val="22"/>
        </w:rPr>
        <w:fldChar w:fldCharType="begin"/>
      </w:r>
      <w:r w:rsidRPr="00213317">
        <w:rPr>
          <w:rFonts w:cs="Arial"/>
          <w:sz w:val="22"/>
          <w:szCs w:val="22"/>
        </w:rPr>
        <w:instrText xml:space="preserve"> SEQ Таблица \* ARABIC </w:instrText>
      </w:r>
      <w:r w:rsidRPr="00B153FA">
        <w:rPr>
          <w:rFonts w:cs="Arial"/>
          <w:sz w:val="22"/>
          <w:szCs w:val="22"/>
        </w:rPr>
        <w:fldChar w:fldCharType="separate"/>
      </w:r>
      <w:r w:rsidR="00E24180">
        <w:rPr>
          <w:rFonts w:cs="Arial"/>
          <w:noProof/>
          <w:sz w:val="22"/>
          <w:szCs w:val="22"/>
        </w:rPr>
        <w:t>13</w:t>
      </w:r>
      <w:r w:rsidRPr="00B153FA">
        <w:rPr>
          <w:rFonts w:cs="Arial"/>
          <w:sz w:val="22"/>
          <w:szCs w:val="22"/>
        </w:rPr>
        <w:fldChar w:fldCharType="end"/>
      </w:r>
      <w:r w:rsidRPr="00213317">
        <w:rPr>
          <w:rFonts w:cs="Arial"/>
          <w:sz w:val="22"/>
          <w:szCs w:val="22"/>
        </w:rPr>
        <w:t>.</w:t>
      </w:r>
      <w:r w:rsidRPr="00B153FA">
        <w:rPr>
          <w:rFonts w:cs="Arial"/>
          <w:sz w:val="22"/>
          <w:szCs w:val="22"/>
        </w:rPr>
        <w:t xml:space="preserve"> </w:t>
      </w:r>
      <w:bookmarkEnd w:id="2380"/>
      <w:r w:rsidRPr="00B153FA">
        <w:rPr>
          <w:rFonts w:cs="Arial"/>
          <w:sz w:val="22"/>
          <w:szCs w:val="22"/>
        </w:rPr>
        <w:t>Виды работ ТОРО</w:t>
      </w:r>
    </w:p>
    <w:tbl>
      <w:tblPr>
        <w:tblW w:w="4938" w:type="pct"/>
        <w:tblCellMar>
          <w:left w:w="0" w:type="dxa"/>
          <w:right w:w="0" w:type="dxa"/>
        </w:tblCellMar>
        <w:tblLook w:val="04A0" w:firstRow="1" w:lastRow="0" w:firstColumn="1" w:lastColumn="0" w:noHBand="0" w:noVBand="1"/>
      </w:tblPr>
      <w:tblGrid>
        <w:gridCol w:w="1970"/>
        <w:gridCol w:w="8080"/>
      </w:tblGrid>
      <w:tr w:rsidR="00762D33" w:rsidRPr="007008A3" w14:paraId="0B238908" w14:textId="77777777" w:rsidTr="00762D33">
        <w:trPr>
          <w:cantSplit/>
          <w:trHeight w:val="397"/>
          <w:tblHeader/>
        </w:trPr>
        <w:tc>
          <w:tcPr>
            <w:tcW w:w="980"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tcPr>
          <w:p w14:paraId="2F4C61ED" w14:textId="77777777" w:rsidR="00762D33" w:rsidRPr="00B153FA" w:rsidRDefault="00762D33" w:rsidP="00762D33">
            <w:pPr>
              <w:spacing w:line="276" w:lineRule="auto"/>
              <w:ind w:firstLine="19"/>
              <w:jc w:val="left"/>
              <w:rPr>
                <w:rFonts w:eastAsiaTheme="minorHAnsi" w:cs="Arial"/>
                <w:b/>
                <w:sz w:val="20"/>
                <w:szCs w:val="20"/>
              </w:rPr>
            </w:pPr>
            <w:r w:rsidRPr="00B153FA">
              <w:rPr>
                <w:rFonts w:eastAsiaTheme="minorHAnsi" w:cs="Arial"/>
                <w:b/>
                <w:sz w:val="20"/>
                <w:szCs w:val="20"/>
              </w:rPr>
              <w:t>Вид работ</w:t>
            </w:r>
          </w:p>
        </w:tc>
        <w:tc>
          <w:tcPr>
            <w:tcW w:w="4020"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tcPr>
          <w:p w14:paraId="20558031" w14:textId="77777777" w:rsidR="00762D33" w:rsidRPr="00B153FA" w:rsidRDefault="00762D33" w:rsidP="00762D33">
            <w:pPr>
              <w:spacing w:line="276" w:lineRule="auto"/>
              <w:ind w:firstLine="19"/>
              <w:jc w:val="left"/>
              <w:rPr>
                <w:rFonts w:cs="Arial"/>
                <w:b/>
                <w:sz w:val="20"/>
                <w:szCs w:val="20"/>
              </w:rPr>
            </w:pPr>
            <w:r w:rsidRPr="00B153FA">
              <w:rPr>
                <w:rFonts w:cs="Arial"/>
                <w:b/>
                <w:sz w:val="20"/>
                <w:szCs w:val="20"/>
              </w:rPr>
              <w:t>Наименование вида работ</w:t>
            </w:r>
          </w:p>
        </w:tc>
      </w:tr>
      <w:tr w:rsidR="00071457" w:rsidRPr="00071457" w14:paraId="0F4205FB"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D4CB858" w14:textId="138D410C" w:rsidR="00071457" w:rsidRPr="009721BA" w:rsidRDefault="00071457" w:rsidP="009721BA">
            <w:pPr>
              <w:ind w:firstLine="19"/>
              <w:rPr>
                <w:sz w:val="20"/>
                <w:szCs w:val="20"/>
              </w:rPr>
            </w:pPr>
            <w:r w:rsidRPr="009721BA">
              <w:rPr>
                <w:sz w:val="20"/>
                <w:szCs w:val="20"/>
              </w:rPr>
              <w:t>АБП</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3348E9E7" w14:textId="2D051592" w:rsidR="00071457" w:rsidRPr="009721BA" w:rsidRDefault="00071457" w:rsidP="009721BA">
            <w:pPr>
              <w:ind w:firstLine="19"/>
              <w:rPr>
                <w:sz w:val="20"/>
                <w:szCs w:val="20"/>
              </w:rPr>
            </w:pPr>
            <w:r w:rsidRPr="009721BA">
              <w:rPr>
                <w:sz w:val="20"/>
                <w:szCs w:val="20"/>
              </w:rPr>
              <w:t>Сервис по абонен плате</w:t>
            </w:r>
          </w:p>
        </w:tc>
      </w:tr>
      <w:tr w:rsidR="00071457" w:rsidRPr="00071457" w14:paraId="2A361DD3"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2EC3776" w14:textId="37193BF6" w:rsidR="00071457" w:rsidRPr="009721BA" w:rsidRDefault="00071457" w:rsidP="009721BA">
            <w:pPr>
              <w:ind w:firstLine="19"/>
              <w:rPr>
                <w:sz w:val="20"/>
                <w:szCs w:val="20"/>
              </w:rPr>
            </w:pPr>
            <w:r w:rsidRPr="009721BA">
              <w:rPr>
                <w:sz w:val="20"/>
                <w:szCs w:val="20"/>
              </w:rPr>
              <w:t>ВЗЧ</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B189C6E" w14:textId="5E1E0F80" w:rsidR="00071457" w:rsidRPr="009721BA" w:rsidRDefault="00071457" w:rsidP="009721BA">
            <w:pPr>
              <w:ind w:firstLine="19"/>
              <w:rPr>
                <w:sz w:val="20"/>
                <w:szCs w:val="20"/>
              </w:rPr>
            </w:pPr>
            <w:r w:rsidRPr="009721BA">
              <w:rPr>
                <w:sz w:val="20"/>
                <w:szCs w:val="20"/>
              </w:rPr>
              <w:t>Восстановление запасных частей</w:t>
            </w:r>
          </w:p>
        </w:tc>
      </w:tr>
      <w:tr w:rsidR="00071457" w:rsidRPr="00071457" w14:paraId="325E0255"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922F6D9" w14:textId="4245981D" w:rsidR="00071457" w:rsidRPr="009721BA" w:rsidRDefault="00071457" w:rsidP="009721BA">
            <w:pPr>
              <w:ind w:firstLine="19"/>
              <w:rPr>
                <w:sz w:val="20"/>
                <w:szCs w:val="20"/>
              </w:rPr>
            </w:pPr>
            <w:r w:rsidRPr="009721BA">
              <w:rPr>
                <w:sz w:val="20"/>
                <w:szCs w:val="20"/>
              </w:rPr>
              <w:t>ВО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D64E2CF" w14:textId="02E9589F" w:rsidR="00071457" w:rsidRPr="009721BA" w:rsidRDefault="00071457" w:rsidP="009721BA">
            <w:pPr>
              <w:ind w:firstLine="19"/>
              <w:rPr>
                <w:sz w:val="20"/>
                <w:szCs w:val="20"/>
              </w:rPr>
            </w:pPr>
            <w:r w:rsidRPr="009721BA">
              <w:rPr>
                <w:sz w:val="20"/>
                <w:szCs w:val="20"/>
              </w:rPr>
              <w:t>Восстановление оборудования</w:t>
            </w:r>
          </w:p>
        </w:tc>
      </w:tr>
      <w:tr w:rsidR="00071457" w:rsidRPr="00071457" w14:paraId="10C7C1F1"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B8C3644" w14:textId="4CF97532" w:rsidR="00071457" w:rsidRPr="009721BA" w:rsidRDefault="00071457" w:rsidP="009721BA">
            <w:pPr>
              <w:ind w:firstLine="19"/>
              <w:rPr>
                <w:sz w:val="20"/>
                <w:szCs w:val="20"/>
              </w:rPr>
            </w:pPr>
            <w:r w:rsidRPr="009721BA">
              <w:rPr>
                <w:sz w:val="20"/>
                <w:szCs w:val="20"/>
              </w:rPr>
              <w:t>ГТО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D0AC22B" w14:textId="1911EA2B" w:rsidR="00071457" w:rsidRPr="009721BA" w:rsidRDefault="00071457" w:rsidP="009721BA">
            <w:pPr>
              <w:ind w:firstLine="19"/>
              <w:rPr>
                <w:sz w:val="20"/>
                <w:szCs w:val="20"/>
              </w:rPr>
            </w:pPr>
            <w:r w:rsidRPr="009721BA">
              <w:rPr>
                <w:sz w:val="20"/>
                <w:szCs w:val="20"/>
              </w:rPr>
              <w:t>Годовое ТО</w:t>
            </w:r>
          </w:p>
        </w:tc>
      </w:tr>
      <w:tr w:rsidR="00071457" w:rsidRPr="00071457" w14:paraId="69978D5F"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A67F79E" w14:textId="5F51266C" w:rsidR="00071457" w:rsidRPr="009721BA" w:rsidRDefault="00071457" w:rsidP="009721BA">
            <w:pPr>
              <w:ind w:firstLine="19"/>
              <w:rPr>
                <w:sz w:val="20"/>
                <w:szCs w:val="20"/>
              </w:rPr>
            </w:pPr>
            <w:r w:rsidRPr="009721BA">
              <w:rPr>
                <w:sz w:val="20"/>
                <w:szCs w:val="20"/>
              </w:rPr>
              <w:t>Г2</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19343A9" w14:textId="473BDCEB" w:rsidR="00071457" w:rsidRPr="009721BA" w:rsidRDefault="00071457" w:rsidP="009721BA">
            <w:pPr>
              <w:ind w:firstLine="19"/>
              <w:rPr>
                <w:sz w:val="20"/>
                <w:szCs w:val="20"/>
              </w:rPr>
            </w:pPr>
            <w:r w:rsidRPr="009721BA">
              <w:rPr>
                <w:sz w:val="20"/>
                <w:szCs w:val="20"/>
              </w:rPr>
              <w:t>ТО раз в два года</w:t>
            </w:r>
          </w:p>
        </w:tc>
      </w:tr>
      <w:tr w:rsidR="00071457" w:rsidRPr="00071457" w14:paraId="2543E996"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61773B0" w14:textId="5E96FB7C" w:rsidR="00071457" w:rsidRPr="009721BA" w:rsidRDefault="00071457" w:rsidP="009721BA">
            <w:pPr>
              <w:ind w:firstLine="19"/>
              <w:rPr>
                <w:sz w:val="20"/>
                <w:szCs w:val="20"/>
              </w:rPr>
            </w:pPr>
            <w:r w:rsidRPr="009721BA">
              <w:rPr>
                <w:sz w:val="20"/>
                <w:szCs w:val="20"/>
              </w:rPr>
              <w:t>Д</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7CBE22A4" w14:textId="613AB543" w:rsidR="00071457" w:rsidRPr="009721BA" w:rsidRDefault="00071457" w:rsidP="009721BA">
            <w:pPr>
              <w:ind w:firstLine="19"/>
              <w:rPr>
                <w:sz w:val="20"/>
                <w:szCs w:val="20"/>
              </w:rPr>
            </w:pPr>
            <w:r w:rsidRPr="009721BA">
              <w:rPr>
                <w:sz w:val="20"/>
                <w:szCs w:val="20"/>
              </w:rPr>
              <w:t>Диагностирование</w:t>
            </w:r>
          </w:p>
        </w:tc>
      </w:tr>
      <w:tr w:rsidR="00071457" w:rsidRPr="00071457" w14:paraId="33B1FF0B"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3964EAA5" w14:textId="2448B6CA" w:rsidR="00071457" w:rsidRPr="009721BA" w:rsidRDefault="00071457" w:rsidP="009721BA">
            <w:pPr>
              <w:ind w:firstLine="19"/>
              <w:rPr>
                <w:sz w:val="20"/>
                <w:szCs w:val="20"/>
              </w:rPr>
            </w:pPr>
            <w:r w:rsidRPr="009721BA">
              <w:rPr>
                <w:sz w:val="20"/>
                <w:szCs w:val="20"/>
              </w:rPr>
              <w:t>ЕСО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F8A9CE5" w14:textId="149928FF" w:rsidR="00071457" w:rsidRPr="009721BA" w:rsidRDefault="00071457" w:rsidP="009721BA">
            <w:pPr>
              <w:ind w:firstLine="19"/>
              <w:rPr>
                <w:sz w:val="20"/>
                <w:szCs w:val="20"/>
              </w:rPr>
            </w:pPr>
            <w:r w:rsidRPr="009721BA">
              <w:rPr>
                <w:sz w:val="20"/>
                <w:szCs w:val="20"/>
              </w:rPr>
              <w:t>Ежесменное ТО</w:t>
            </w:r>
          </w:p>
        </w:tc>
      </w:tr>
      <w:tr w:rsidR="00071457" w:rsidRPr="00071457" w14:paraId="33B264ED"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4E921A98" w14:textId="52C6684C" w:rsidR="00071457" w:rsidRPr="009721BA" w:rsidRDefault="00071457" w:rsidP="009721BA">
            <w:pPr>
              <w:ind w:firstLine="19"/>
              <w:rPr>
                <w:sz w:val="20"/>
                <w:szCs w:val="20"/>
              </w:rPr>
            </w:pPr>
            <w:r w:rsidRPr="009721BA">
              <w:rPr>
                <w:sz w:val="20"/>
                <w:szCs w:val="20"/>
              </w:rPr>
              <w:t>ЕТО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56130BA4" w14:textId="209C0527" w:rsidR="00071457" w:rsidRPr="009721BA" w:rsidRDefault="00071457" w:rsidP="009721BA">
            <w:pPr>
              <w:ind w:firstLine="19"/>
              <w:rPr>
                <w:sz w:val="20"/>
                <w:szCs w:val="20"/>
              </w:rPr>
            </w:pPr>
            <w:r w:rsidRPr="009721BA">
              <w:rPr>
                <w:sz w:val="20"/>
                <w:szCs w:val="20"/>
              </w:rPr>
              <w:t>Ежесменное технич обслуживание</w:t>
            </w:r>
          </w:p>
        </w:tc>
      </w:tr>
      <w:tr w:rsidR="00071457" w:rsidRPr="00071457" w14:paraId="53BE9D6A"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DD6A379" w14:textId="1C7E5EF8" w:rsidR="00071457" w:rsidRPr="009721BA" w:rsidRDefault="00071457" w:rsidP="009721BA">
            <w:pPr>
              <w:ind w:firstLine="19"/>
              <w:rPr>
                <w:sz w:val="20"/>
                <w:szCs w:val="20"/>
              </w:rPr>
            </w:pPr>
            <w:r w:rsidRPr="009721BA">
              <w:rPr>
                <w:sz w:val="20"/>
                <w:szCs w:val="20"/>
              </w:rPr>
              <w:t>ЗМН</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E4A4ED3" w14:textId="3212EE09" w:rsidR="00071457" w:rsidRPr="009721BA" w:rsidRDefault="00071457" w:rsidP="009721BA">
            <w:pPr>
              <w:ind w:firstLine="19"/>
              <w:rPr>
                <w:sz w:val="20"/>
                <w:szCs w:val="20"/>
              </w:rPr>
            </w:pPr>
            <w:r w:rsidRPr="009721BA">
              <w:rPr>
                <w:sz w:val="20"/>
                <w:szCs w:val="20"/>
              </w:rPr>
              <w:t>Замена</w:t>
            </w:r>
          </w:p>
        </w:tc>
      </w:tr>
      <w:tr w:rsidR="00071457" w:rsidRPr="00071457" w14:paraId="33D27F40"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2A9BE27" w14:textId="1B42A91C" w:rsidR="00071457" w:rsidRPr="009721BA" w:rsidRDefault="00071457" w:rsidP="009721BA">
            <w:pPr>
              <w:ind w:firstLine="19"/>
              <w:rPr>
                <w:sz w:val="20"/>
                <w:szCs w:val="20"/>
              </w:rPr>
            </w:pPr>
            <w:r w:rsidRPr="009721BA">
              <w:rPr>
                <w:sz w:val="20"/>
                <w:szCs w:val="20"/>
              </w:rPr>
              <w:t>ИС</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54F0C56B" w14:textId="675E68D7" w:rsidR="00071457" w:rsidRPr="009721BA" w:rsidRDefault="00071457" w:rsidP="009721BA">
            <w:pPr>
              <w:ind w:firstLine="19"/>
              <w:rPr>
                <w:sz w:val="20"/>
                <w:szCs w:val="20"/>
              </w:rPr>
            </w:pPr>
            <w:r w:rsidRPr="009721BA">
              <w:rPr>
                <w:sz w:val="20"/>
                <w:szCs w:val="20"/>
              </w:rPr>
              <w:t>Испытания, измерения</w:t>
            </w:r>
          </w:p>
        </w:tc>
      </w:tr>
      <w:tr w:rsidR="00071457" w:rsidRPr="00071457" w14:paraId="2699ED62"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D688AE0" w14:textId="2BE8FFDC" w:rsidR="00071457" w:rsidRPr="009721BA" w:rsidRDefault="00071457" w:rsidP="009721BA">
            <w:pPr>
              <w:ind w:firstLine="19"/>
              <w:rPr>
                <w:sz w:val="20"/>
                <w:szCs w:val="20"/>
              </w:rPr>
            </w:pPr>
            <w:r w:rsidRPr="009721BA">
              <w:rPr>
                <w:sz w:val="20"/>
                <w:szCs w:val="20"/>
              </w:rPr>
              <w:t>КЛ</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EA477F0" w14:textId="24AC6926" w:rsidR="00071457" w:rsidRPr="009721BA" w:rsidRDefault="00071457" w:rsidP="009721BA">
            <w:pPr>
              <w:ind w:firstLine="19"/>
              <w:rPr>
                <w:sz w:val="20"/>
                <w:szCs w:val="20"/>
              </w:rPr>
            </w:pPr>
            <w:r w:rsidRPr="009721BA">
              <w:rPr>
                <w:sz w:val="20"/>
                <w:szCs w:val="20"/>
              </w:rPr>
              <w:t>Калибровка</w:t>
            </w:r>
          </w:p>
        </w:tc>
      </w:tr>
      <w:tr w:rsidR="00071457" w:rsidRPr="00071457" w14:paraId="696DCCCE"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A348F1B" w14:textId="054AA290" w:rsidR="00071457" w:rsidRPr="009721BA" w:rsidRDefault="00071457" w:rsidP="009721BA">
            <w:pPr>
              <w:ind w:firstLine="19"/>
              <w:rPr>
                <w:sz w:val="20"/>
                <w:szCs w:val="20"/>
              </w:rPr>
            </w:pPr>
            <w:r w:rsidRPr="009721BA">
              <w:rPr>
                <w:sz w:val="20"/>
                <w:szCs w:val="20"/>
              </w:rPr>
              <w:t>КНС</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D62FC17" w14:textId="1B4B13EE" w:rsidR="00071457" w:rsidRPr="009721BA" w:rsidRDefault="00071457" w:rsidP="009721BA">
            <w:pPr>
              <w:ind w:firstLine="19"/>
              <w:rPr>
                <w:sz w:val="20"/>
                <w:szCs w:val="20"/>
              </w:rPr>
            </w:pPr>
            <w:r w:rsidRPr="009721BA">
              <w:rPr>
                <w:sz w:val="20"/>
                <w:szCs w:val="20"/>
              </w:rPr>
              <w:t>Консервация</w:t>
            </w:r>
          </w:p>
        </w:tc>
      </w:tr>
      <w:tr w:rsidR="00071457" w:rsidRPr="00071457" w14:paraId="4A1FE5C2"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3456DB7F" w14:textId="2A484BFB" w:rsidR="00071457" w:rsidRPr="009721BA" w:rsidRDefault="00071457" w:rsidP="009721BA">
            <w:pPr>
              <w:ind w:firstLine="19"/>
              <w:rPr>
                <w:sz w:val="20"/>
                <w:szCs w:val="20"/>
              </w:rPr>
            </w:pPr>
            <w:r w:rsidRPr="009721BA">
              <w:rPr>
                <w:sz w:val="20"/>
                <w:szCs w:val="20"/>
              </w:rPr>
              <w:t>КРМ</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32F56C1" w14:textId="3297B0B4" w:rsidR="00071457" w:rsidRPr="009721BA" w:rsidRDefault="00071457" w:rsidP="009721BA">
            <w:pPr>
              <w:ind w:firstLine="19"/>
              <w:rPr>
                <w:sz w:val="20"/>
                <w:szCs w:val="20"/>
              </w:rPr>
            </w:pPr>
            <w:r w:rsidRPr="009721BA">
              <w:rPr>
                <w:sz w:val="20"/>
                <w:szCs w:val="20"/>
              </w:rPr>
              <w:t>Капитализируемый ремонт</w:t>
            </w:r>
          </w:p>
        </w:tc>
      </w:tr>
      <w:tr w:rsidR="00071457" w:rsidRPr="00071457" w14:paraId="505025F2"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44BE0D6F" w14:textId="0062BF0A" w:rsidR="00071457" w:rsidRPr="009721BA" w:rsidRDefault="00071457" w:rsidP="009721BA">
            <w:pPr>
              <w:ind w:firstLine="19"/>
              <w:rPr>
                <w:sz w:val="20"/>
                <w:szCs w:val="20"/>
              </w:rPr>
            </w:pPr>
            <w:r w:rsidRPr="009721BA">
              <w:rPr>
                <w:sz w:val="20"/>
                <w:szCs w:val="20"/>
              </w:rPr>
              <w:t>КР</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A163084" w14:textId="67478758" w:rsidR="00071457" w:rsidRPr="009721BA" w:rsidRDefault="00071457" w:rsidP="009721BA">
            <w:pPr>
              <w:ind w:firstLine="19"/>
              <w:rPr>
                <w:sz w:val="20"/>
                <w:szCs w:val="20"/>
              </w:rPr>
            </w:pPr>
            <w:r w:rsidRPr="009721BA">
              <w:rPr>
                <w:sz w:val="20"/>
                <w:szCs w:val="20"/>
              </w:rPr>
              <w:t>Капитальный ремонт</w:t>
            </w:r>
          </w:p>
        </w:tc>
      </w:tr>
      <w:tr w:rsidR="00071457" w:rsidRPr="00071457" w14:paraId="1B25731D"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DCCA7A1" w14:textId="3E203B53" w:rsidR="00071457" w:rsidRPr="009721BA" w:rsidRDefault="00071457" w:rsidP="009721BA">
            <w:pPr>
              <w:ind w:firstLine="19"/>
              <w:rPr>
                <w:sz w:val="20"/>
                <w:szCs w:val="20"/>
              </w:rPr>
            </w:pPr>
            <w:r w:rsidRPr="009721BA">
              <w:rPr>
                <w:sz w:val="20"/>
                <w:szCs w:val="20"/>
              </w:rPr>
              <w:t>КР1</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F47A8DA" w14:textId="7590A6C8" w:rsidR="00071457" w:rsidRPr="009721BA" w:rsidRDefault="00071457" w:rsidP="009721BA">
            <w:pPr>
              <w:ind w:firstLine="19"/>
              <w:rPr>
                <w:sz w:val="20"/>
                <w:szCs w:val="20"/>
              </w:rPr>
            </w:pPr>
            <w:r w:rsidRPr="009721BA">
              <w:rPr>
                <w:sz w:val="20"/>
                <w:szCs w:val="20"/>
              </w:rPr>
              <w:t>Капитальный ремонт 1</w:t>
            </w:r>
          </w:p>
        </w:tc>
      </w:tr>
      <w:tr w:rsidR="00071457" w:rsidRPr="00071457" w14:paraId="695E9E9E"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6BDD0B1" w14:textId="495B395F" w:rsidR="00071457" w:rsidRPr="009721BA" w:rsidRDefault="00071457" w:rsidP="009721BA">
            <w:pPr>
              <w:ind w:firstLine="19"/>
              <w:rPr>
                <w:sz w:val="20"/>
                <w:szCs w:val="20"/>
              </w:rPr>
            </w:pPr>
            <w:r w:rsidRPr="009721BA">
              <w:rPr>
                <w:sz w:val="20"/>
                <w:szCs w:val="20"/>
              </w:rPr>
              <w:t>КР2</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3AFBCFC5" w14:textId="4BB4CEF2" w:rsidR="00071457" w:rsidRPr="009721BA" w:rsidRDefault="00071457" w:rsidP="009721BA">
            <w:pPr>
              <w:ind w:firstLine="19"/>
              <w:rPr>
                <w:sz w:val="20"/>
                <w:szCs w:val="20"/>
              </w:rPr>
            </w:pPr>
            <w:r w:rsidRPr="009721BA">
              <w:rPr>
                <w:sz w:val="20"/>
                <w:szCs w:val="20"/>
              </w:rPr>
              <w:t>Капитальный ремонт 2</w:t>
            </w:r>
          </w:p>
        </w:tc>
      </w:tr>
      <w:tr w:rsidR="00071457" w:rsidRPr="00071457" w14:paraId="6CB668AE"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DF7FC5F" w14:textId="72740728" w:rsidR="00071457" w:rsidRPr="009721BA" w:rsidRDefault="00071457" w:rsidP="009721BA">
            <w:pPr>
              <w:ind w:firstLine="19"/>
              <w:rPr>
                <w:sz w:val="20"/>
                <w:szCs w:val="20"/>
              </w:rPr>
            </w:pPr>
            <w:r w:rsidRPr="009721BA">
              <w:rPr>
                <w:sz w:val="20"/>
                <w:szCs w:val="20"/>
              </w:rPr>
              <w:t>КТ</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5D99B4B5" w14:textId="6843834A" w:rsidR="00071457" w:rsidRPr="009721BA" w:rsidRDefault="00071457" w:rsidP="009721BA">
            <w:pPr>
              <w:ind w:firstLine="19"/>
              <w:rPr>
                <w:sz w:val="20"/>
                <w:szCs w:val="20"/>
              </w:rPr>
            </w:pPr>
            <w:r w:rsidRPr="009721BA">
              <w:rPr>
                <w:sz w:val="20"/>
                <w:szCs w:val="20"/>
              </w:rPr>
              <w:t>Квартальное ТО</w:t>
            </w:r>
          </w:p>
        </w:tc>
      </w:tr>
      <w:tr w:rsidR="00071457" w:rsidRPr="00071457" w14:paraId="1B47ED52"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CDACEC0" w14:textId="01108E2B" w:rsidR="00071457" w:rsidRPr="009721BA" w:rsidRDefault="00071457" w:rsidP="009721BA">
            <w:pPr>
              <w:ind w:firstLine="19"/>
              <w:rPr>
                <w:sz w:val="20"/>
                <w:szCs w:val="20"/>
              </w:rPr>
            </w:pPr>
            <w:r w:rsidRPr="009721BA">
              <w:rPr>
                <w:sz w:val="20"/>
                <w:szCs w:val="20"/>
              </w:rPr>
              <w:t>МД</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13A792F" w14:textId="732ACAC1" w:rsidR="00071457" w:rsidRPr="009721BA" w:rsidRDefault="00071457" w:rsidP="009721BA">
            <w:pPr>
              <w:ind w:firstLine="19"/>
              <w:rPr>
                <w:sz w:val="20"/>
                <w:szCs w:val="20"/>
              </w:rPr>
            </w:pPr>
            <w:r w:rsidRPr="009721BA">
              <w:rPr>
                <w:sz w:val="20"/>
                <w:szCs w:val="20"/>
              </w:rPr>
              <w:t>Монтаж/демонтаж</w:t>
            </w:r>
          </w:p>
        </w:tc>
      </w:tr>
      <w:tr w:rsidR="00071457" w:rsidRPr="00071457" w14:paraId="6AE671AF"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3168362F" w14:textId="4BB144BA" w:rsidR="00071457" w:rsidRPr="009721BA" w:rsidRDefault="00071457" w:rsidP="009721BA">
            <w:pPr>
              <w:ind w:firstLine="19"/>
              <w:rPr>
                <w:sz w:val="20"/>
                <w:szCs w:val="20"/>
              </w:rPr>
            </w:pPr>
            <w:r w:rsidRPr="009721BA">
              <w:rPr>
                <w:sz w:val="20"/>
                <w:szCs w:val="20"/>
              </w:rPr>
              <w:t>НД</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5F38949" w14:textId="0CD4716D" w:rsidR="00071457" w:rsidRPr="009721BA" w:rsidRDefault="00071457" w:rsidP="009721BA">
            <w:pPr>
              <w:ind w:firstLine="19"/>
              <w:rPr>
                <w:sz w:val="20"/>
                <w:szCs w:val="20"/>
              </w:rPr>
            </w:pPr>
            <w:r w:rsidRPr="009721BA">
              <w:rPr>
                <w:sz w:val="20"/>
                <w:szCs w:val="20"/>
              </w:rPr>
              <w:t>Наряд допуск</w:t>
            </w:r>
          </w:p>
        </w:tc>
      </w:tr>
      <w:tr w:rsidR="00071457" w:rsidRPr="00071457" w14:paraId="6B7B97D7"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5A4414F" w14:textId="4D100E48" w:rsidR="00071457" w:rsidRPr="009721BA" w:rsidRDefault="00071457" w:rsidP="009721BA">
            <w:pPr>
              <w:ind w:firstLine="19"/>
              <w:rPr>
                <w:sz w:val="20"/>
                <w:szCs w:val="20"/>
              </w:rPr>
            </w:pPr>
            <w:r w:rsidRPr="009721BA">
              <w:rPr>
                <w:sz w:val="20"/>
                <w:szCs w:val="20"/>
              </w:rPr>
              <w:t>НЛ</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96A3B8F" w14:textId="7C00B605" w:rsidR="00071457" w:rsidRPr="009721BA" w:rsidRDefault="00071457" w:rsidP="009721BA">
            <w:pPr>
              <w:ind w:firstLine="19"/>
              <w:rPr>
                <w:sz w:val="20"/>
                <w:szCs w:val="20"/>
              </w:rPr>
            </w:pPr>
            <w:r w:rsidRPr="009721BA">
              <w:rPr>
                <w:sz w:val="20"/>
                <w:szCs w:val="20"/>
              </w:rPr>
              <w:t>Наладка оборудования</w:t>
            </w:r>
          </w:p>
        </w:tc>
      </w:tr>
      <w:tr w:rsidR="00071457" w:rsidRPr="00071457" w14:paraId="64C919BF"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F7D0A76" w14:textId="4253E42A" w:rsidR="00071457" w:rsidRPr="009721BA" w:rsidRDefault="00071457" w:rsidP="009721BA">
            <w:pPr>
              <w:ind w:firstLine="19"/>
              <w:rPr>
                <w:sz w:val="20"/>
                <w:szCs w:val="20"/>
              </w:rPr>
            </w:pPr>
            <w:r w:rsidRPr="009721BA">
              <w:rPr>
                <w:sz w:val="20"/>
                <w:szCs w:val="20"/>
              </w:rPr>
              <w:t>ОБХ</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7B075EB4" w14:textId="2764ECF6" w:rsidR="00071457" w:rsidRPr="009721BA" w:rsidRDefault="00071457" w:rsidP="009721BA">
            <w:pPr>
              <w:ind w:firstLine="19"/>
              <w:rPr>
                <w:sz w:val="20"/>
                <w:szCs w:val="20"/>
              </w:rPr>
            </w:pPr>
            <w:r w:rsidRPr="009721BA">
              <w:rPr>
                <w:sz w:val="20"/>
                <w:szCs w:val="20"/>
              </w:rPr>
              <w:t>Обходы/Осмотры</w:t>
            </w:r>
          </w:p>
        </w:tc>
      </w:tr>
      <w:tr w:rsidR="00071457" w:rsidRPr="00071457" w14:paraId="061793A6"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11EDA60E" w14:textId="65E35AB4" w:rsidR="00071457" w:rsidRPr="009721BA" w:rsidRDefault="00071457" w:rsidP="009721BA">
            <w:pPr>
              <w:ind w:firstLine="19"/>
              <w:rPr>
                <w:sz w:val="20"/>
                <w:szCs w:val="20"/>
              </w:rPr>
            </w:pPr>
            <w:r w:rsidRPr="009721BA">
              <w:rPr>
                <w:sz w:val="20"/>
                <w:szCs w:val="20"/>
              </w:rPr>
              <w:t>ОСЗ</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5082F9D" w14:textId="5E1B9437" w:rsidR="00071457" w:rsidRPr="009721BA" w:rsidRDefault="00071457" w:rsidP="009721BA">
            <w:pPr>
              <w:ind w:firstLine="19"/>
              <w:rPr>
                <w:sz w:val="20"/>
                <w:szCs w:val="20"/>
              </w:rPr>
            </w:pPr>
            <w:r w:rsidRPr="009721BA">
              <w:rPr>
                <w:sz w:val="20"/>
                <w:szCs w:val="20"/>
              </w:rPr>
              <w:t>Осмотр ЗиС</w:t>
            </w:r>
          </w:p>
        </w:tc>
      </w:tr>
      <w:tr w:rsidR="00071457" w:rsidRPr="00071457" w14:paraId="3F2E54F3"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187F336" w14:textId="6311E03D" w:rsidR="00071457" w:rsidRPr="009721BA" w:rsidRDefault="00071457" w:rsidP="009721BA">
            <w:pPr>
              <w:ind w:firstLine="19"/>
              <w:rPr>
                <w:sz w:val="20"/>
                <w:szCs w:val="20"/>
              </w:rPr>
            </w:pPr>
            <w:r w:rsidRPr="009721BA">
              <w:rPr>
                <w:sz w:val="20"/>
                <w:szCs w:val="20"/>
              </w:rPr>
              <w:t>ПВ</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78A4963" w14:textId="3FD47155" w:rsidR="00071457" w:rsidRPr="009721BA" w:rsidRDefault="00071457" w:rsidP="009721BA">
            <w:pPr>
              <w:ind w:firstLine="19"/>
              <w:rPr>
                <w:sz w:val="20"/>
                <w:szCs w:val="20"/>
              </w:rPr>
            </w:pPr>
            <w:r w:rsidRPr="009721BA">
              <w:rPr>
                <w:sz w:val="20"/>
                <w:szCs w:val="20"/>
              </w:rPr>
              <w:t>Поверка</w:t>
            </w:r>
          </w:p>
        </w:tc>
      </w:tr>
      <w:tr w:rsidR="00071457" w:rsidRPr="00071457" w14:paraId="32A78354"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A22A06F" w14:textId="5DFA7F2E" w:rsidR="00071457" w:rsidRPr="009721BA" w:rsidDel="00071457" w:rsidRDefault="00071457" w:rsidP="009721BA">
            <w:pPr>
              <w:ind w:firstLine="19"/>
              <w:rPr>
                <w:sz w:val="20"/>
                <w:szCs w:val="20"/>
              </w:rPr>
            </w:pPr>
            <w:r w:rsidRPr="009721BA">
              <w:rPr>
                <w:sz w:val="20"/>
                <w:szCs w:val="20"/>
              </w:rPr>
              <w:t>ПРЧ</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D7167C9" w14:textId="6DEE0164" w:rsidR="00071457" w:rsidRPr="009721BA" w:rsidDel="00071457" w:rsidRDefault="00071457" w:rsidP="009721BA">
            <w:pPr>
              <w:ind w:firstLine="19"/>
              <w:rPr>
                <w:sz w:val="20"/>
                <w:szCs w:val="20"/>
              </w:rPr>
            </w:pPr>
            <w:r w:rsidRPr="009721BA">
              <w:rPr>
                <w:sz w:val="20"/>
                <w:szCs w:val="20"/>
              </w:rPr>
              <w:t>Прочие работы</w:t>
            </w:r>
          </w:p>
        </w:tc>
      </w:tr>
      <w:tr w:rsidR="00071457" w:rsidRPr="00071457" w14:paraId="0F440DF4"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F660A5A" w14:textId="5EB858EE" w:rsidR="00071457" w:rsidRPr="009721BA" w:rsidDel="00071457" w:rsidRDefault="00071457" w:rsidP="009721BA">
            <w:pPr>
              <w:ind w:firstLine="19"/>
              <w:rPr>
                <w:sz w:val="20"/>
                <w:szCs w:val="20"/>
              </w:rPr>
            </w:pPr>
            <w:r w:rsidRPr="009721BA">
              <w:rPr>
                <w:sz w:val="20"/>
                <w:szCs w:val="20"/>
              </w:rPr>
              <w:t>ПТО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8A7FA8E" w14:textId="61388930" w:rsidR="00071457" w:rsidRPr="009721BA" w:rsidDel="00071457" w:rsidRDefault="00071457" w:rsidP="009721BA">
            <w:pPr>
              <w:ind w:firstLine="19"/>
              <w:rPr>
                <w:sz w:val="20"/>
                <w:szCs w:val="20"/>
              </w:rPr>
            </w:pPr>
            <w:r w:rsidRPr="009721BA">
              <w:rPr>
                <w:sz w:val="20"/>
                <w:szCs w:val="20"/>
              </w:rPr>
              <w:t>Полное технич освидетельст ГПМ</w:t>
            </w:r>
          </w:p>
        </w:tc>
      </w:tr>
      <w:tr w:rsidR="00071457" w:rsidRPr="00071457" w14:paraId="070C0C83"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40D8007D" w14:textId="50F3D166" w:rsidR="00071457" w:rsidRPr="009721BA" w:rsidDel="00071457" w:rsidRDefault="00071457" w:rsidP="009721BA">
            <w:pPr>
              <w:ind w:firstLine="19"/>
              <w:rPr>
                <w:sz w:val="20"/>
                <w:szCs w:val="20"/>
              </w:rPr>
            </w:pPr>
            <w:r w:rsidRPr="009721BA">
              <w:rPr>
                <w:sz w:val="20"/>
                <w:szCs w:val="20"/>
              </w:rPr>
              <w:t>ПТР</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399793C0" w14:textId="34B52387" w:rsidR="00071457" w:rsidRPr="009721BA" w:rsidDel="00071457" w:rsidRDefault="00071457" w:rsidP="009721BA">
            <w:pPr>
              <w:ind w:firstLine="19"/>
              <w:rPr>
                <w:sz w:val="20"/>
                <w:szCs w:val="20"/>
              </w:rPr>
            </w:pPr>
            <w:r w:rsidRPr="009721BA">
              <w:rPr>
                <w:sz w:val="20"/>
                <w:szCs w:val="20"/>
              </w:rPr>
              <w:t>Сводная потребность по ТС</w:t>
            </w:r>
          </w:p>
        </w:tc>
      </w:tr>
      <w:tr w:rsidR="00071457" w:rsidRPr="00071457" w14:paraId="65911491"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448B64F" w14:textId="2420B3FB" w:rsidR="00071457" w:rsidRPr="009721BA" w:rsidDel="00071457" w:rsidRDefault="00071457" w:rsidP="009721BA">
            <w:pPr>
              <w:ind w:firstLine="19"/>
              <w:rPr>
                <w:sz w:val="20"/>
                <w:szCs w:val="20"/>
              </w:rPr>
            </w:pPr>
            <w:r w:rsidRPr="009721BA">
              <w:rPr>
                <w:sz w:val="20"/>
                <w:szCs w:val="20"/>
              </w:rPr>
              <w:t>РГИ</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486E1CC" w14:textId="15A57808" w:rsidR="00071457" w:rsidRPr="009721BA" w:rsidDel="00071457" w:rsidRDefault="00071457" w:rsidP="009721BA">
            <w:pPr>
              <w:ind w:firstLine="19"/>
              <w:rPr>
                <w:sz w:val="20"/>
                <w:szCs w:val="20"/>
              </w:rPr>
            </w:pPr>
            <w:r w:rsidRPr="009721BA">
              <w:rPr>
                <w:sz w:val="20"/>
                <w:szCs w:val="20"/>
              </w:rPr>
              <w:t>Ревизия/гидроисп трубопроводов</w:t>
            </w:r>
          </w:p>
        </w:tc>
      </w:tr>
      <w:tr w:rsidR="00071457" w:rsidRPr="00071457" w14:paraId="5D34A931"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9CEE721" w14:textId="07FA8834" w:rsidR="00071457" w:rsidRPr="009721BA" w:rsidDel="00071457" w:rsidRDefault="00071457" w:rsidP="009721BA">
            <w:pPr>
              <w:ind w:firstLine="19"/>
              <w:rPr>
                <w:sz w:val="20"/>
                <w:szCs w:val="20"/>
              </w:rPr>
            </w:pPr>
            <w:r w:rsidRPr="009721BA">
              <w:rPr>
                <w:sz w:val="20"/>
                <w:szCs w:val="20"/>
              </w:rPr>
              <w:t>РКН</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1859868" w14:textId="3147D655" w:rsidR="00071457" w:rsidRPr="009721BA" w:rsidDel="00071457" w:rsidRDefault="00071457" w:rsidP="009721BA">
            <w:pPr>
              <w:ind w:firstLine="19"/>
              <w:rPr>
                <w:sz w:val="20"/>
                <w:szCs w:val="20"/>
              </w:rPr>
            </w:pPr>
            <w:r w:rsidRPr="009721BA">
              <w:rPr>
                <w:sz w:val="20"/>
                <w:szCs w:val="20"/>
              </w:rPr>
              <w:t>Расконсервация</w:t>
            </w:r>
          </w:p>
        </w:tc>
      </w:tr>
      <w:tr w:rsidR="00071457" w:rsidRPr="00071457" w14:paraId="2C784DF7"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484BADB8" w14:textId="2BF6517F" w:rsidR="00071457" w:rsidRPr="009721BA" w:rsidDel="00071457" w:rsidRDefault="00071457" w:rsidP="009721BA">
            <w:pPr>
              <w:ind w:firstLine="19"/>
              <w:rPr>
                <w:sz w:val="20"/>
                <w:szCs w:val="20"/>
              </w:rPr>
            </w:pPr>
            <w:r w:rsidRPr="009721BA">
              <w:rPr>
                <w:sz w:val="20"/>
                <w:szCs w:val="20"/>
              </w:rPr>
              <w:t>РКО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A543B6C" w14:textId="23A14E14" w:rsidR="00071457" w:rsidRPr="009721BA" w:rsidDel="00071457" w:rsidRDefault="00071457" w:rsidP="009721BA">
            <w:pPr>
              <w:ind w:firstLine="19"/>
              <w:rPr>
                <w:sz w:val="20"/>
                <w:szCs w:val="20"/>
              </w:rPr>
            </w:pPr>
            <w:r w:rsidRPr="009721BA">
              <w:rPr>
                <w:sz w:val="20"/>
                <w:szCs w:val="20"/>
              </w:rPr>
              <w:t>Работы на консерв оборудовании</w:t>
            </w:r>
          </w:p>
        </w:tc>
      </w:tr>
      <w:tr w:rsidR="00071457" w:rsidRPr="00071457" w14:paraId="70775A04"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1E53CB42" w14:textId="7E3D200A" w:rsidR="00071457" w:rsidRPr="009721BA" w:rsidDel="00071457" w:rsidRDefault="00071457" w:rsidP="009721BA">
            <w:pPr>
              <w:ind w:firstLine="19"/>
              <w:rPr>
                <w:sz w:val="20"/>
                <w:szCs w:val="20"/>
              </w:rPr>
            </w:pPr>
            <w:r w:rsidRPr="009721BA">
              <w:rPr>
                <w:sz w:val="20"/>
                <w:szCs w:val="20"/>
              </w:rPr>
              <w:t>РПМ</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FA9643E" w14:textId="0A032A7B" w:rsidR="00071457" w:rsidRPr="009721BA" w:rsidDel="00071457" w:rsidRDefault="00071457" w:rsidP="009721BA">
            <w:pPr>
              <w:ind w:firstLine="19"/>
              <w:rPr>
                <w:sz w:val="20"/>
                <w:szCs w:val="20"/>
              </w:rPr>
            </w:pPr>
            <w:r w:rsidRPr="009721BA">
              <w:rPr>
                <w:sz w:val="20"/>
                <w:szCs w:val="20"/>
              </w:rPr>
              <w:t>Регулярно-потребляемые МТР</w:t>
            </w:r>
          </w:p>
        </w:tc>
      </w:tr>
      <w:tr w:rsidR="00071457" w:rsidRPr="00071457" w14:paraId="377A3B2B"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DC52DD6" w14:textId="36815420" w:rsidR="00071457" w:rsidRPr="009721BA" w:rsidDel="00071457" w:rsidRDefault="00071457" w:rsidP="009721BA">
            <w:pPr>
              <w:ind w:firstLine="19"/>
              <w:rPr>
                <w:sz w:val="20"/>
                <w:szCs w:val="20"/>
              </w:rPr>
            </w:pPr>
            <w:r w:rsidRPr="009721BA">
              <w:rPr>
                <w:sz w:val="20"/>
                <w:szCs w:val="20"/>
              </w:rPr>
              <w:t>СО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07C3141" w14:textId="1A85263F" w:rsidR="00071457" w:rsidRPr="009721BA" w:rsidDel="00071457" w:rsidRDefault="00071457" w:rsidP="009721BA">
            <w:pPr>
              <w:ind w:firstLine="19"/>
              <w:rPr>
                <w:sz w:val="20"/>
                <w:szCs w:val="20"/>
              </w:rPr>
            </w:pPr>
            <w:r w:rsidRPr="009721BA">
              <w:rPr>
                <w:sz w:val="20"/>
                <w:szCs w:val="20"/>
              </w:rPr>
              <w:t>Сезонный осмотр ЗиС</w:t>
            </w:r>
          </w:p>
        </w:tc>
      </w:tr>
      <w:tr w:rsidR="00071457" w:rsidRPr="00071457" w14:paraId="2E1EFE5B"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73CAF12" w14:textId="0118F178" w:rsidR="00071457" w:rsidRPr="009721BA" w:rsidDel="00071457" w:rsidRDefault="00071457" w:rsidP="009721BA">
            <w:pPr>
              <w:ind w:firstLine="19"/>
              <w:rPr>
                <w:sz w:val="20"/>
                <w:szCs w:val="20"/>
              </w:rPr>
            </w:pPr>
            <w:r w:rsidRPr="009721BA">
              <w:rPr>
                <w:sz w:val="20"/>
                <w:szCs w:val="20"/>
              </w:rPr>
              <w:t>СР</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E1531AA" w14:textId="34F42D03" w:rsidR="00071457" w:rsidRPr="009721BA" w:rsidDel="00071457" w:rsidRDefault="00071457" w:rsidP="009721BA">
            <w:pPr>
              <w:ind w:firstLine="19"/>
              <w:rPr>
                <w:sz w:val="20"/>
                <w:szCs w:val="20"/>
              </w:rPr>
            </w:pPr>
            <w:r w:rsidRPr="009721BA">
              <w:rPr>
                <w:sz w:val="20"/>
                <w:szCs w:val="20"/>
              </w:rPr>
              <w:t>Средний ремонт</w:t>
            </w:r>
          </w:p>
        </w:tc>
      </w:tr>
      <w:tr w:rsidR="00071457" w:rsidRPr="00071457" w14:paraId="352039ED"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610BA5A" w14:textId="166F8A36" w:rsidR="00071457" w:rsidRPr="009721BA" w:rsidDel="00071457" w:rsidRDefault="00071457" w:rsidP="009721BA">
            <w:pPr>
              <w:ind w:firstLine="19"/>
              <w:rPr>
                <w:sz w:val="20"/>
                <w:szCs w:val="20"/>
              </w:rPr>
            </w:pPr>
            <w:r w:rsidRPr="009721BA">
              <w:rPr>
                <w:sz w:val="20"/>
                <w:szCs w:val="20"/>
              </w:rPr>
              <w:t>СТО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7ACA11F7" w14:textId="5015E87C" w:rsidR="00071457" w:rsidRPr="009721BA" w:rsidDel="00071457" w:rsidRDefault="00071457" w:rsidP="009721BA">
            <w:pPr>
              <w:ind w:firstLine="19"/>
              <w:rPr>
                <w:sz w:val="20"/>
                <w:szCs w:val="20"/>
              </w:rPr>
            </w:pPr>
            <w:r w:rsidRPr="009721BA">
              <w:rPr>
                <w:sz w:val="20"/>
                <w:szCs w:val="20"/>
              </w:rPr>
              <w:t>Полугодовое ТО</w:t>
            </w:r>
          </w:p>
        </w:tc>
      </w:tr>
      <w:tr w:rsidR="00071457" w:rsidRPr="00071457" w14:paraId="0911EA7F"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305B030E" w14:textId="7384BB57" w:rsidR="00071457" w:rsidRPr="009721BA" w:rsidDel="00071457" w:rsidRDefault="00071457" w:rsidP="009721BA">
            <w:pPr>
              <w:ind w:firstLine="19"/>
              <w:rPr>
                <w:sz w:val="20"/>
                <w:szCs w:val="20"/>
              </w:rPr>
            </w:pPr>
            <w:r w:rsidRPr="009721BA">
              <w:rPr>
                <w:sz w:val="20"/>
                <w:szCs w:val="20"/>
              </w:rPr>
              <w:t>ТО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E90EE47" w14:textId="4613FC7B" w:rsidR="00071457" w:rsidRPr="009721BA" w:rsidDel="00071457" w:rsidRDefault="00071457" w:rsidP="009721BA">
            <w:pPr>
              <w:ind w:firstLine="19"/>
              <w:rPr>
                <w:sz w:val="20"/>
                <w:szCs w:val="20"/>
              </w:rPr>
            </w:pPr>
            <w:r w:rsidRPr="009721BA">
              <w:rPr>
                <w:sz w:val="20"/>
                <w:szCs w:val="20"/>
              </w:rPr>
              <w:t>Техническое обслуживание</w:t>
            </w:r>
          </w:p>
        </w:tc>
      </w:tr>
      <w:tr w:rsidR="00071457" w:rsidRPr="00071457" w14:paraId="5E055506"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F5DAF4E" w14:textId="07C9C88A" w:rsidR="00071457" w:rsidRPr="009721BA" w:rsidDel="00071457" w:rsidRDefault="00071457" w:rsidP="009721BA">
            <w:pPr>
              <w:ind w:firstLine="19"/>
              <w:rPr>
                <w:sz w:val="20"/>
                <w:szCs w:val="20"/>
              </w:rPr>
            </w:pPr>
            <w:r w:rsidRPr="009721BA">
              <w:rPr>
                <w:sz w:val="20"/>
                <w:szCs w:val="20"/>
              </w:rPr>
              <w:t>ТО0</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81AFA69" w14:textId="631EFF0B" w:rsidR="00071457" w:rsidRPr="009721BA" w:rsidDel="00071457" w:rsidRDefault="00071457" w:rsidP="009721BA">
            <w:pPr>
              <w:ind w:firstLine="19"/>
              <w:rPr>
                <w:sz w:val="20"/>
                <w:szCs w:val="20"/>
              </w:rPr>
            </w:pPr>
            <w:r w:rsidRPr="009721BA">
              <w:rPr>
                <w:sz w:val="20"/>
                <w:szCs w:val="20"/>
              </w:rPr>
              <w:t>Техническое обслуживание ТО №0</w:t>
            </w:r>
          </w:p>
        </w:tc>
      </w:tr>
      <w:tr w:rsidR="00071457" w:rsidRPr="00071457" w14:paraId="27CDE039"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D9BC0F1" w14:textId="372B2994" w:rsidR="00071457" w:rsidRPr="009721BA" w:rsidDel="00071457" w:rsidRDefault="00071457" w:rsidP="009721BA">
            <w:pPr>
              <w:ind w:firstLine="19"/>
              <w:rPr>
                <w:sz w:val="20"/>
                <w:szCs w:val="20"/>
              </w:rPr>
            </w:pPr>
            <w:r w:rsidRPr="009721BA">
              <w:rPr>
                <w:sz w:val="20"/>
                <w:szCs w:val="20"/>
              </w:rPr>
              <w:t>ТО1</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B459766" w14:textId="0DE6F1C7" w:rsidR="00071457" w:rsidRPr="009721BA" w:rsidDel="00071457" w:rsidRDefault="00071457" w:rsidP="009721BA">
            <w:pPr>
              <w:ind w:firstLine="19"/>
              <w:rPr>
                <w:sz w:val="20"/>
                <w:szCs w:val="20"/>
              </w:rPr>
            </w:pPr>
            <w:r w:rsidRPr="009721BA">
              <w:rPr>
                <w:sz w:val="20"/>
                <w:szCs w:val="20"/>
              </w:rPr>
              <w:t>Техническое обслуживание ТО №1</w:t>
            </w:r>
          </w:p>
        </w:tc>
      </w:tr>
      <w:tr w:rsidR="00071457" w:rsidRPr="00071457" w14:paraId="714108C6"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01FBF14" w14:textId="6FD61F0E" w:rsidR="00071457" w:rsidRPr="009721BA" w:rsidDel="00071457" w:rsidRDefault="00071457" w:rsidP="009721BA">
            <w:pPr>
              <w:ind w:firstLine="19"/>
              <w:rPr>
                <w:sz w:val="20"/>
                <w:szCs w:val="20"/>
              </w:rPr>
            </w:pPr>
            <w:r w:rsidRPr="009721BA">
              <w:rPr>
                <w:sz w:val="20"/>
                <w:szCs w:val="20"/>
              </w:rPr>
              <w:t>ТО2</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7CF229F8" w14:textId="04724C08" w:rsidR="00071457" w:rsidRPr="009721BA" w:rsidDel="00071457" w:rsidRDefault="00071457" w:rsidP="009721BA">
            <w:pPr>
              <w:ind w:firstLine="19"/>
              <w:rPr>
                <w:sz w:val="20"/>
                <w:szCs w:val="20"/>
              </w:rPr>
            </w:pPr>
            <w:r w:rsidRPr="009721BA">
              <w:rPr>
                <w:sz w:val="20"/>
                <w:szCs w:val="20"/>
              </w:rPr>
              <w:t>Техническое обслуживание ТО №2</w:t>
            </w:r>
          </w:p>
        </w:tc>
      </w:tr>
      <w:tr w:rsidR="00071457" w:rsidRPr="00071457" w14:paraId="6D1D8650"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6FA9388" w14:textId="2FDB90C5" w:rsidR="00071457" w:rsidRPr="009721BA" w:rsidDel="00071457" w:rsidRDefault="00071457" w:rsidP="009721BA">
            <w:pPr>
              <w:ind w:firstLine="19"/>
              <w:rPr>
                <w:sz w:val="20"/>
                <w:szCs w:val="20"/>
              </w:rPr>
            </w:pPr>
            <w:r w:rsidRPr="009721BA">
              <w:rPr>
                <w:sz w:val="20"/>
                <w:szCs w:val="20"/>
              </w:rPr>
              <w:t>ТО3</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35FAAF22" w14:textId="154DA272" w:rsidR="00071457" w:rsidRPr="009721BA" w:rsidDel="00071457" w:rsidRDefault="00071457" w:rsidP="009721BA">
            <w:pPr>
              <w:ind w:firstLine="19"/>
              <w:rPr>
                <w:sz w:val="20"/>
                <w:szCs w:val="20"/>
              </w:rPr>
            </w:pPr>
            <w:r w:rsidRPr="009721BA">
              <w:rPr>
                <w:sz w:val="20"/>
                <w:szCs w:val="20"/>
              </w:rPr>
              <w:t>Техническое обслуживание ТО №3</w:t>
            </w:r>
          </w:p>
        </w:tc>
      </w:tr>
      <w:tr w:rsidR="00071457" w:rsidRPr="00071457" w14:paraId="4CADB078"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0B69889" w14:textId="5E5DB0D3" w:rsidR="00071457" w:rsidRPr="009721BA" w:rsidDel="00071457" w:rsidRDefault="00071457" w:rsidP="009721BA">
            <w:pPr>
              <w:ind w:firstLine="19"/>
              <w:rPr>
                <w:sz w:val="20"/>
                <w:szCs w:val="20"/>
              </w:rPr>
            </w:pPr>
            <w:r w:rsidRPr="009721BA">
              <w:rPr>
                <w:sz w:val="20"/>
                <w:szCs w:val="20"/>
              </w:rPr>
              <w:t>ТО4</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80681C9" w14:textId="4B557E72" w:rsidR="00071457" w:rsidRPr="009721BA" w:rsidDel="00071457" w:rsidRDefault="00071457" w:rsidP="009721BA">
            <w:pPr>
              <w:ind w:firstLine="19"/>
              <w:rPr>
                <w:sz w:val="20"/>
                <w:szCs w:val="20"/>
              </w:rPr>
            </w:pPr>
            <w:r w:rsidRPr="009721BA">
              <w:rPr>
                <w:sz w:val="20"/>
                <w:szCs w:val="20"/>
              </w:rPr>
              <w:t>Техническое обслуживание ТО №4</w:t>
            </w:r>
          </w:p>
        </w:tc>
      </w:tr>
      <w:tr w:rsidR="00071457" w:rsidRPr="00071457" w14:paraId="4B39F3B7"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3E57CB21" w14:textId="29E0B58E" w:rsidR="00071457" w:rsidRPr="009721BA" w:rsidDel="00071457" w:rsidRDefault="00071457" w:rsidP="009721BA">
            <w:pPr>
              <w:ind w:firstLine="19"/>
              <w:rPr>
                <w:sz w:val="20"/>
                <w:szCs w:val="20"/>
              </w:rPr>
            </w:pPr>
            <w:r w:rsidRPr="009721BA">
              <w:rPr>
                <w:sz w:val="20"/>
                <w:szCs w:val="20"/>
              </w:rPr>
              <w:t>ТО5</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9187B2B" w14:textId="2CA1CFC5" w:rsidR="00071457" w:rsidRPr="009721BA" w:rsidDel="00071457" w:rsidRDefault="00071457" w:rsidP="009721BA">
            <w:pPr>
              <w:ind w:firstLine="19"/>
              <w:rPr>
                <w:sz w:val="20"/>
                <w:szCs w:val="20"/>
              </w:rPr>
            </w:pPr>
            <w:r w:rsidRPr="009721BA">
              <w:rPr>
                <w:sz w:val="20"/>
                <w:szCs w:val="20"/>
              </w:rPr>
              <w:t>Техническое обслуживание ТО №5</w:t>
            </w:r>
          </w:p>
        </w:tc>
      </w:tr>
      <w:tr w:rsidR="00071457" w:rsidRPr="00071457" w14:paraId="68691DA7"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9479E2F" w14:textId="56AC8178" w:rsidR="00071457" w:rsidRPr="009721BA" w:rsidDel="00071457" w:rsidRDefault="00071457" w:rsidP="009721BA">
            <w:pPr>
              <w:ind w:firstLine="19"/>
              <w:rPr>
                <w:sz w:val="20"/>
                <w:szCs w:val="20"/>
              </w:rPr>
            </w:pPr>
            <w:r w:rsidRPr="009721BA">
              <w:rPr>
                <w:sz w:val="20"/>
                <w:szCs w:val="20"/>
              </w:rPr>
              <w:t>ТО6</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B8C175D" w14:textId="32EFCEAF" w:rsidR="00071457" w:rsidRPr="009721BA" w:rsidDel="00071457" w:rsidRDefault="00071457" w:rsidP="009721BA">
            <w:pPr>
              <w:ind w:firstLine="19"/>
              <w:rPr>
                <w:sz w:val="20"/>
                <w:szCs w:val="20"/>
              </w:rPr>
            </w:pPr>
            <w:r w:rsidRPr="009721BA">
              <w:rPr>
                <w:sz w:val="20"/>
                <w:szCs w:val="20"/>
              </w:rPr>
              <w:t>Техническое обслуживание ТО №6</w:t>
            </w:r>
          </w:p>
        </w:tc>
      </w:tr>
      <w:tr w:rsidR="00071457" w:rsidRPr="00071457" w14:paraId="01FECFDF"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3A38BD4" w14:textId="34D8CD3E" w:rsidR="00071457" w:rsidRPr="009721BA" w:rsidDel="00071457" w:rsidRDefault="00071457" w:rsidP="009721BA">
            <w:pPr>
              <w:ind w:firstLine="19"/>
              <w:rPr>
                <w:sz w:val="20"/>
                <w:szCs w:val="20"/>
              </w:rPr>
            </w:pPr>
            <w:r w:rsidRPr="009721BA">
              <w:rPr>
                <w:sz w:val="20"/>
                <w:szCs w:val="20"/>
              </w:rPr>
              <w:t>ТО7</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5437F6AB" w14:textId="7C4689CE" w:rsidR="00071457" w:rsidRPr="009721BA" w:rsidDel="00071457" w:rsidRDefault="00071457" w:rsidP="009721BA">
            <w:pPr>
              <w:ind w:firstLine="19"/>
              <w:rPr>
                <w:sz w:val="20"/>
                <w:szCs w:val="20"/>
              </w:rPr>
            </w:pPr>
            <w:r w:rsidRPr="009721BA">
              <w:rPr>
                <w:sz w:val="20"/>
                <w:szCs w:val="20"/>
              </w:rPr>
              <w:t>Техническое обслуживание 7</w:t>
            </w:r>
          </w:p>
        </w:tc>
      </w:tr>
      <w:tr w:rsidR="00071457" w:rsidRPr="00071457" w14:paraId="1C6FE483"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7795802" w14:textId="39218C36" w:rsidR="00071457" w:rsidRPr="009721BA" w:rsidDel="00071457" w:rsidRDefault="00071457" w:rsidP="009721BA">
            <w:pPr>
              <w:ind w:firstLine="19"/>
              <w:rPr>
                <w:sz w:val="20"/>
                <w:szCs w:val="20"/>
              </w:rPr>
            </w:pPr>
            <w:r w:rsidRPr="009721BA">
              <w:rPr>
                <w:sz w:val="20"/>
                <w:szCs w:val="20"/>
              </w:rPr>
              <w:t>ТО8</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75320ED4" w14:textId="570CCE81" w:rsidR="00071457" w:rsidRPr="009721BA" w:rsidDel="00071457" w:rsidRDefault="00071457" w:rsidP="009721BA">
            <w:pPr>
              <w:ind w:firstLine="19"/>
              <w:rPr>
                <w:sz w:val="20"/>
                <w:szCs w:val="20"/>
              </w:rPr>
            </w:pPr>
            <w:r w:rsidRPr="009721BA">
              <w:rPr>
                <w:sz w:val="20"/>
                <w:szCs w:val="20"/>
              </w:rPr>
              <w:t>Техническое обслуживание 8</w:t>
            </w:r>
          </w:p>
        </w:tc>
      </w:tr>
      <w:tr w:rsidR="00071457" w:rsidRPr="00071457" w14:paraId="1E0586BB"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B9E350F" w14:textId="215B115E" w:rsidR="00071457" w:rsidRPr="009721BA" w:rsidDel="00071457" w:rsidRDefault="00071457" w:rsidP="009721BA">
            <w:pPr>
              <w:ind w:firstLine="19"/>
              <w:rPr>
                <w:sz w:val="20"/>
                <w:szCs w:val="20"/>
              </w:rPr>
            </w:pPr>
            <w:r w:rsidRPr="009721BA">
              <w:rPr>
                <w:sz w:val="20"/>
                <w:szCs w:val="20"/>
              </w:rPr>
              <w:t>ТР</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F662E28" w14:textId="3DB60935" w:rsidR="00071457" w:rsidRPr="009721BA" w:rsidDel="00071457" w:rsidRDefault="00071457" w:rsidP="009721BA">
            <w:pPr>
              <w:ind w:firstLine="19"/>
              <w:rPr>
                <w:sz w:val="20"/>
                <w:szCs w:val="20"/>
              </w:rPr>
            </w:pPr>
            <w:r w:rsidRPr="009721BA">
              <w:rPr>
                <w:sz w:val="20"/>
                <w:szCs w:val="20"/>
              </w:rPr>
              <w:t>Текущий ремонт</w:t>
            </w:r>
          </w:p>
        </w:tc>
      </w:tr>
      <w:tr w:rsidR="00071457" w:rsidRPr="00071457" w14:paraId="3F6846C6"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50E7160" w14:textId="0B8C09BA" w:rsidR="00071457" w:rsidRPr="009721BA" w:rsidDel="00071457" w:rsidRDefault="00071457" w:rsidP="009721BA">
            <w:pPr>
              <w:ind w:firstLine="19"/>
              <w:rPr>
                <w:sz w:val="20"/>
                <w:szCs w:val="20"/>
              </w:rPr>
            </w:pPr>
            <w:r w:rsidRPr="009721BA">
              <w:rPr>
                <w:sz w:val="20"/>
                <w:szCs w:val="20"/>
              </w:rPr>
              <w:t>ТР1</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620479E" w14:textId="165DE563" w:rsidR="00071457" w:rsidRPr="009721BA" w:rsidDel="00071457" w:rsidRDefault="00071457" w:rsidP="009721BA">
            <w:pPr>
              <w:ind w:firstLine="19"/>
              <w:rPr>
                <w:sz w:val="20"/>
                <w:szCs w:val="20"/>
              </w:rPr>
            </w:pPr>
            <w:r w:rsidRPr="009721BA">
              <w:rPr>
                <w:sz w:val="20"/>
                <w:szCs w:val="20"/>
              </w:rPr>
              <w:t>Текущий ремонт 1</w:t>
            </w:r>
          </w:p>
        </w:tc>
      </w:tr>
      <w:tr w:rsidR="00071457" w:rsidRPr="00071457" w14:paraId="3F218FC5"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1E6FF39F" w14:textId="2B35BF03" w:rsidR="00071457" w:rsidRPr="009721BA" w:rsidDel="00071457" w:rsidRDefault="00071457" w:rsidP="009721BA">
            <w:pPr>
              <w:ind w:firstLine="19"/>
              <w:rPr>
                <w:sz w:val="20"/>
                <w:szCs w:val="20"/>
              </w:rPr>
            </w:pPr>
            <w:r w:rsidRPr="009721BA">
              <w:rPr>
                <w:sz w:val="20"/>
                <w:szCs w:val="20"/>
              </w:rPr>
              <w:t>ТР2</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7E1DE7F" w14:textId="47EDAAD5" w:rsidR="00071457" w:rsidRPr="009721BA" w:rsidDel="00071457" w:rsidRDefault="00071457" w:rsidP="009721BA">
            <w:pPr>
              <w:ind w:firstLine="19"/>
              <w:rPr>
                <w:sz w:val="20"/>
                <w:szCs w:val="20"/>
              </w:rPr>
            </w:pPr>
            <w:r w:rsidRPr="009721BA">
              <w:rPr>
                <w:sz w:val="20"/>
                <w:szCs w:val="20"/>
              </w:rPr>
              <w:t>Текущий ремонт 2</w:t>
            </w:r>
          </w:p>
        </w:tc>
      </w:tr>
      <w:tr w:rsidR="00071457" w:rsidRPr="00071457" w14:paraId="60019AC2"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F7DBD06" w14:textId="540C964E" w:rsidR="00071457" w:rsidRPr="009721BA" w:rsidRDefault="00071457" w:rsidP="009721BA">
            <w:pPr>
              <w:ind w:firstLine="19"/>
              <w:rPr>
                <w:sz w:val="20"/>
                <w:szCs w:val="20"/>
              </w:rPr>
            </w:pPr>
            <w:r w:rsidRPr="009721BA">
              <w:rPr>
                <w:sz w:val="20"/>
                <w:szCs w:val="20"/>
              </w:rPr>
              <w:t>ТР3</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5C98BB6" w14:textId="01EF12AB" w:rsidR="00071457" w:rsidRPr="009721BA" w:rsidRDefault="00071457" w:rsidP="009721BA">
            <w:pPr>
              <w:ind w:firstLine="19"/>
              <w:rPr>
                <w:sz w:val="20"/>
                <w:szCs w:val="20"/>
              </w:rPr>
            </w:pPr>
            <w:r w:rsidRPr="009721BA">
              <w:rPr>
                <w:sz w:val="20"/>
                <w:szCs w:val="20"/>
              </w:rPr>
              <w:t>Текущий ремонт 3</w:t>
            </w:r>
          </w:p>
        </w:tc>
      </w:tr>
      <w:tr w:rsidR="00071457" w:rsidRPr="00071457" w14:paraId="41A23308" w14:textId="7777777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389AF5EB" w14:textId="4BABE5EA" w:rsidR="00071457" w:rsidRPr="009721BA" w:rsidRDefault="00071457" w:rsidP="009721BA">
            <w:pPr>
              <w:ind w:firstLine="19"/>
              <w:rPr>
                <w:sz w:val="20"/>
                <w:szCs w:val="20"/>
              </w:rPr>
            </w:pPr>
            <w:r w:rsidRPr="009721BA">
              <w:rPr>
                <w:sz w:val="20"/>
                <w:szCs w:val="20"/>
              </w:rPr>
              <w:t>ТР4</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BD9125D" w14:textId="450E7FDF" w:rsidR="00071457" w:rsidRPr="009721BA" w:rsidRDefault="00071457" w:rsidP="009721BA">
            <w:pPr>
              <w:ind w:firstLine="19"/>
              <w:rPr>
                <w:sz w:val="20"/>
                <w:szCs w:val="20"/>
              </w:rPr>
            </w:pPr>
            <w:r w:rsidRPr="009721BA">
              <w:rPr>
                <w:sz w:val="20"/>
                <w:szCs w:val="20"/>
              </w:rPr>
              <w:t>Текущий ремонт 4</w:t>
            </w:r>
          </w:p>
        </w:tc>
      </w:tr>
      <w:tr w:rsidR="00071457" w:rsidRPr="00071457" w14:paraId="41E19586" w14:textId="77777777" w:rsidTr="009721BA">
        <w:trPr>
          <w:cantSplit/>
        </w:trPr>
        <w:tc>
          <w:tcPr>
            <w:tcW w:w="980"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68C8B0F" w14:textId="584C5664" w:rsidR="00071457" w:rsidRPr="009721BA" w:rsidRDefault="00071457" w:rsidP="009721BA">
            <w:pPr>
              <w:ind w:firstLine="19"/>
              <w:rPr>
                <w:sz w:val="20"/>
                <w:szCs w:val="20"/>
              </w:rPr>
            </w:pPr>
            <w:r w:rsidRPr="009721BA">
              <w:rPr>
                <w:sz w:val="20"/>
                <w:szCs w:val="20"/>
              </w:rPr>
              <w:t>ТР5</w:t>
            </w:r>
          </w:p>
        </w:tc>
        <w:tc>
          <w:tcPr>
            <w:tcW w:w="402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8BF670F" w14:textId="039B2601" w:rsidR="00071457" w:rsidRPr="009721BA" w:rsidRDefault="00071457" w:rsidP="009721BA">
            <w:pPr>
              <w:ind w:firstLine="19"/>
              <w:rPr>
                <w:sz w:val="20"/>
                <w:szCs w:val="20"/>
              </w:rPr>
            </w:pPr>
            <w:r w:rsidRPr="009721BA">
              <w:rPr>
                <w:sz w:val="20"/>
                <w:szCs w:val="20"/>
              </w:rPr>
              <w:t>Текущий ремонт 5</w:t>
            </w:r>
          </w:p>
        </w:tc>
      </w:tr>
      <w:tr w:rsidR="00071457" w:rsidRPr="00071457" w14:paraId="1842BB05" w14:textId="77777777" w:rsidTr="009721BA">
        <w:trPr>
          <w:cantSplit/>
        </w:trPr>
        <w:tc>
          <w:tcPr>
            <w:tcW w:w="980"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E8B8211" w14:textId="3E95DEE6" w:rsidR="00071457" w:rsidRPr="009721BA" w:rsidDel="00071457" w:rsidRDefault="00071457" w:rsidP="009721BA">
            <w:pPr>
              <w:ind w:firstLine="19"/>
              <w:rPr>
                <w:sz w:val="20"/>
                <w:szCs w:val="20"/>
              </w:rPr>
            </w:pPr>
            <w:r w:rsidRPr="009721BA">
              <w:rPr>
                <w:sz w:val="20"/>
                <w:szCs w:val="20"/>
              </w:rPr>
              <w:lastRenderedPageBreak/>
              <w:t>УПБ</w:t>
            </w:r>
          </w:p>
        </w:tc>
        <w:tc>
          <w:tcPr>
            <w:tcW w:w="402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909CE78" w14:textId="169502A3" w:rsidR="00071457" w:rsidRPr="009721BA" w:rsidDel="00071457" w:rsidRDefault="00071457" w:rsidP="009721BA">
            <w:pPr>
              <w:ind w:firstLine="19"/>
              <w:rPr>
                <w:sz w:val="20"/>
                <w:szCs w:val="20"/>
              </w:rPr>
            </w:pPr>
            <w:r w:rsidRPr="009721BA">
              <w:rPr>
                <w:sz w:val="20"/>
                <w:szCs w:val="20"/>
              </w:rPr>
              <w:t>Выполнение предписаний ЭПБ</w:t>
            </w:r>
          </w:p>
        </w:tc>
      </w:tr>
    </w:tbl>
    <w:p w14:paraId="0631FED0" w14:textId="3DF6C608" w:rsidR="00762D33" w:rsidRPr="00B153FA" w:rsidRDefault="00762D33" w:rsidP="00762D33">
      <w:pPr>
        <w:pStyle w:val="Tabname"/>
        <w:keepNext/>
        <w:spacing w:after="240"/>
        <w:jc w:val="right"/>
        <w:rPr>
          <w:rFonts w:cs="Arial"/>
          <w:sz w:val="22"/>
          <w:szCs w:val="22"/>
        </w:rPr>
      </w:pPr>
      <w:r w:rsidRPr="004F3569">
        <w:rPr>
          <w:rFonts w:cs="Arial"/>
          <w:sz w:val="22"/>
          <w:szCs w:val="22"/>
        </w:rPr>
        <w:t xml:space="preserve">Таблица </w:t>
      </w:r>
      <w:r w:rsidRPr="00B153FA">
        <w:rPr>
          <w:rFonts w:cs="Arial"/>
          <w:sz w:val="22"/>
          <w:szCs w:val="22"/>
        </w:rPr>
        <w:fldChar w:fldCharType="begin"/>
      </w:r>
      <w:r w:rsidRPr="004F3569">
        <w:rPr>
          <w:rFonts w:cs="Arial"/>
          <w:sz w:val="22"/>
          <w:szCs w:val="22"/>
        </w:rPr>
        <w:instrText xml:space="preserve"> SEQ Таблица \* ARABIC </w:instrText>
      </w:r>
      <w:r w:rsidRPr="00B153FA">
        <w:rPr>
          <w:rFonts w:cs="Arial"/>
          <w:sz w:val="22"/>
          <w:szCs w:val="22"/>
        </w:rPr>
        <w:fldChar w:fldCharType="separate"/>
      </w:r>
      <w:r w:rsidR="00E24180">
        <w:rPr>
          <w:rFonts w:cs="Arial"/>
          <w:noProof/>
          <w:sz w:val="22"/>
          <w:szCs w:val="22"/>
        </w:rPr>
        <w:t>14</w:t>
      </w:r>
      <w:r w:rsidRPr="00B153FA">
        <w:rPr>
          <w:rFonts w:cs="Arial"/>
          <w:sz w:val="22"/>
          <w:szCs w:val="22"/>
        </w:rPr>
        <w:fldChar w:fldCharType="end"/>
      </w:r>
      <w:r w:rsidRPr="00B153FA">
        <w:rPr>
          <w:rFonts w:cs="Arial"/>
          <w:sz w:val="22"/>
          <w:szCs w:val="22"/>
        </w:rPr>
        <w:t>. Допустимые виды работ для видов заказов</w:t>
      </w:r>
    </w:p>
    <w:tbl>
      <w:tblPr>
        <w:tblW w:w="10196" w:type="dxa"/>
        <w:tblLook w:val="04A0" w:firstRow="1" w:lastRow="0" w:firstColumn="1" w:lastColumn="0" w:noHBand="0" w:noVBand="1"/>
        <w:tblPrChange w:id="2399" w:author="Попова Дарья" w:date="2020-07-22T10:19:00Z">
          <w:tblPr>
            <w:tblW w:w="10196" w:type="dxa"/>
            <w:tblCellMar>
              <w:left w:w="0" w:type="dxa"/>
              <w:right w:w="0" w:type="dxa"/>
            </w:tblCellMar>
            <w:tblLook w:val="04A0" w:firstRow="1" w:lastRow="0" w:firstColumn="1" w:lastColumn="0" w:noHBand="0" w:noVBand="1"/>
          </w:tblPr>
        </w:tblPrChange>
      </w:tblPr>
      <w:tblGrid>
        <w:gridCol w:w="3534"/>
        <w:gridCol w:w="1276"/>
        <w:gridCol w:w="5386"/>
        <w:tblGridChange w:id="2400">
          <w:tblGrid>
            <w:gridCol w:w="3534"/>
            <w:gridCol w:w="1276"/>
            <w:gridCol w:w="5386"/>
          </w:tblGrid>
        </w:tblGridChange>
      </w:tblGrid>
      <w:tr w:rsidR="00762D33" w:rsidRPr="00BC57DF" w14:paraId="3875E1FF" w14:textId="77777777" w:rsidTr="00795C28">
        <w:trPr>
          <w:trHeight w:val="318"/>
          <w:tblHeader/>
          <w:trPrChange w:id="2401" w:author="Попова Дарья" w:date="2020-07-22T10:19:00Z">
            <w:trPr>
              <w:trHeight w:val="318"/>
            </w:trPr>
          </w:trPrChange>
        </w:trPr>
        <w:tc>
          <w:tcPr>
            <w:tcW w:w="3534" w:type="dxa"/>
            <w:tcBorders>
              <w:top w:val="single" w:sz="8" w:space="0" w:color="000000"/>
              <w:left w:val="single" w:sz="8" w:space="0" w:color="000000"/>
              <w:bottom w:val="single" w:sz="8" w:space="0" w:color="000000"/>
              <w:right w:val="single" w:sz="8" w:space="0" w:color="000000"/>
            </w:tcBorders>
            <w:shd w:val="clear" w:color="auto" w:fill="FFC000"/>
            <w:tcMar>
              <w:top w:w="0" w:type="dxa"/>
            </w:tcMar>
            <w:vAlign w:val="center"/>
            <w:hideMark/>
            <w:tcPrChange w:id="2402" w:author="Попова Дарья" w:date="2020-07-22T10:19:00Z">
              <w:tcPr>
                <w:tcW w:w="3534" w:type="dxa"/>
                <w:tcBorders>
                  <w:top w:val="single" w:sz="8" w:space="0" w:color="000000"/>
                  <w:left w:val="single" w:sz="8" w:space="0" w:color="000000"/>
                  <w:bottom w:val="single" w:sz="8" w:space="0" w:color="000000"/>
                  <w:right w:val="single" w:sz="8" w:space="0" w:color="000000"/>
                </w:tcBorders>
                <w:shd w:val="clear" w:color="auto" w:fill="F6CC0C"/>
                <w:tcMar>
                  <w:top w:w="15" w:type="dxa"/>
                  <w:left w:w="89" w:type="dxa"/>
                  <w:bottom w:w="0" w:type="dxa"/>
                  <w:right w:w="89" w:type="dxa"/>
                </w:tcMar>
                <w:vAlign w:val="center"/>
                <w:hideMark/>
              </w:tcPr>
            </w:tcPrChange>
          </w:tcPr>
          <w:p w14:paraId="47092FD4" w14:textId="77777777" w:rsidR="00762D33" w:rsidRPr="00795C28" w:rsidRDefault="00762D33">
            <w:pPr>
              <w:spacing w:line="276" w:lineRule="auto"/>
              <w:ind w:firstLine="19"/>
              <w:jc w:val="left"/>
              <w:rPr>
                <w:rFonts w:eastAsiaTheme="minorHAnsi" w:cs="Arial"/>
                <w:szCs w:val="20"/>
                <w:rPrChange w:id="2403" w:author="Попова Дарья" w:date="2020-07-22T10:18:00Z">
                  <w:rPr>
                    <w:rFonts w:cs="Arial"/>
                    <w:szCs w:val="20"/>
                  </w:rPr>
                </w:rPrChange>
              </w:rPr>
              <w:pPrChange w:id="2404" w:author="Попова Дарья" w:date="2020-07-22T10:18:00Z">
                <w:pPr>
                  <w:pStyle w:val="Tabname"/>
                  <w:keepNext/>
                </w:pPr>
              </w:pPrChange>
            </w:pPr>
            <w:r w:rsidRPr="00795C28">
              <w:rPr>
                <w:rFonts w:eastAsiaTheme="minorHAnsi" w:cs="Arial"/>
                <w:b/>
                <w:sz w:val="20"/>
                <w:szCs w:val="20"/>
                <w:rPrChange w:id="2405" w:author="Попова Дарья" w:date="2020-07-22T10:18:00Z">
                  <w:rPr>
                    <w:rFonts w:cs="Arial"/>
                    <w:b w:val="0"/>
                    <w:bCs/>
                    <w:iCs w:val="0"/>
                    <w:szCs w:val="20"/>
                  </w:rPr>
                </w:rPrChange>
              </w:rPr>
              <w:t>Виды заказов</w:t>
            </w:r>
          </w:p>
        </w:tc>
        <w:tc>
          <w:tcPr>
            <w:tcW w:w="1276" w:type="dxa"/>
            <w:tcBorders>
              <w:top w:val="single" w:sz="8" w:space="0" w:color="000000"/>
              <w:left w:val="single" w:sz="8" w:space="0" w:color="000000"/>
              <w:bottom w:val="single" w:sz="8" w:space="0" w:color="000000"/>
              <w:right w:val="single" w:sz="8" w:space="0" w:color="000000"/>
            </w:tcBorders>
            <w:shd w:val="clear" w:color="auto" w:fill="FFC000"/>
            <w:tcMar>
              <w:top w:w="0" w:type="dxa"/>
            </w:tcMar>
            <w:vAlign w:val="center"/>
            <w:hideMark/>
            <w:tcPrChange w:id="2406" w:author="Попова Дарья" w:date="2020-07-22T10:19:00Z">
              <w:tcPr>
                <w:tcW w:w="1276" w:type="dxa"/>
                <w:tcBorders>
                  <w:top w:val="single" w:sz="8" w:space="0" w:color="000000"/>
                  <w:left w:val="single" w:sz="8" w:space="0" w:color="000000"/>
                  <w:bottom w:val="single" w:sz="8" w:space="0" w:color="000000"/>
                  <w:right w:val="single" w:sz="8" w:space="0" w:color="000000"/>
                </w:tcBorders>
                <w:shd w:val="clear" w:color="auto" w:fill="F6CC0C"/>
                <w:tcMar>
                  <w:top w:w="15" w:type="dxa"/>
                  <w:left w:w="89" w:type="dxa"/>
                  <w:bottom w:w="0" w:type="dxa"/>
                  <w:right w:w="89" w:type="dxa"/>
                </w:tcMar>
                <w:vAlign w:val="center"/>
                <w:hideMark/>
              </w:tcPr>
            </w:tcPrChange>
          </w:tcPr>
          <w:p w14:paraId="467CAFAF" w14:textId="77777777" w:rsidR="00762D33" w:rsidRPr="00795C28" w:rsidRDefault="00762D33">
            <w:pPr>
              <w:spacing w:line="276" w:lineRule="auto"/>
              <w:ind w:firstLine="19"/>
              <w:jc w:val="left"/>
              <w:rPr>
                <w:rFonts w:eastAsiaTheme="minorHAnsi" w:cs="Arial"/>
                <w:szCs w:val="20"/>
                <w:rPrChange w:id="2407" w:author="Попова Дарья" w:date="2020-07-22T10:18:00Z">
                  <w:rPr>
                    <w:rFonts w:cs="Arial"/>
                    <w:szCs w:val="20"/>
                  </w:rPr>
                </w:rPrChange>
              </w:rPr>
              <w:pPrChange w:id="2408" w:author="Попова Дарья" w:date="2020-07-22T10:18:00Z">
                <w:pPr>
                  <w:pStyle w:val="Tabname"/>
                  <w:keepNext/>
                </w:pPr>
              </w:pPrChange>
            </w:pPr>
            <w:r w:rsidRPr="00795C28">
              <w:rPr>
                <w:rFonts w:eastAsiaTheme="minorHAnsi" w:cs="Arial"/>
                <w:b/>
                <w:sz w:val="20"/>
                <w:szCs w:val="20"/>
                <w:rPrChange w:id="2409" w:author="Попова Дарья" w:date="2020-07-22T10:18:00Z">
                  <w:rPr>
                    <w:rFonts w:cs="Arial"/>
                    <w:b w:val="0"/>
                    <w:bCs/>
                    <w:iCs w:val="0"/>
                    <w:szCs w:val="20"/>
                  </w:rPr>
                </w:rPrChange>
              </w:rPr>
              <w:t>Вид работ</w:t>
            </w:r>
          </w:p>
        </w:tc>
        <w:tc>
          <w:tcPr>
            <w:tcW w:w="5386" w:type="dxa"/>
            <w:tcBorders>
              <w:top w:val="single" w:sz="8" w:space="0" w:color="000000"/>
              <w:left w:val="single" w:sz="8" w:space="0" w:color="000000"/>
              <w:bottom w:val="single" w:sz="8" w:space="0" w:color="000000"/>
              <w:right w:val="single" w:sz="8" w:space="0" w:color="000000"/>
            </w:tcBorders>
            <w:shd w:val="clear" w:color="auto" w:fill="FFC000"/>
            <w:tcMar>
              <w:top w:w="0" w:type="dxa"/>
            </w:tcMar>
            <w:vAlign w:val="center"/>
            <w:hideMark/>
            <w:tcPrChange w:id="2410" w:author="Попова Дарья" w:date="2020-07-22T10:19:00Z">
              <w:tcPr>
                <w:tcW w:w="5386" w:type="dxa"/>
                <w:tcBorders>
                  <w:top w:val="single" w:sz="8" w:space="0" w:color="000000"/>
                  <w:left w:val="single" w:sz="8" w:space="0" w:color="000000"/>
                  <w:bottom w:val="single" w:sz="8" w:space="0" w:color="000000"/>
                  <w:right w:val="single" w:sz="8" w:space="0" w:color="000000"/>
                </w:tcBorders>
                <w:shd w:val="clear" w:color="auto" w:fill="F6CC0C"/>
                <w:tcMar>
                  <w:top w:w="15" w:type="dxa"/>
                  <w:left w:w="89" w:type="dxa"/>
                  <w:bottom w:w="0" w:type="dxa"/>
                  <w:right w:w="89" w:type="dxa"/>
                </w:tcMar>
                <w:vAlign w:val="center"/>
                <w:hideMark/>
              </w:tcPr>
            </w:tcPrChange>
          </w:tcPr>
          <w:p w14:paraId="386C93FB" w14:textId="77777777" w:rsidR="00762D33" w:rsidRPr="00795C28" w:rsidRDefault="00762D33">
            <w:pPr>
              <w:spacing w:line="276" w:lineRule="auto"/>
              <w:ind w:firstLine="19"/>
              <w:jc w:val="left"/>
              <w:rPr>
                <w:rFonts w:eastAsiaTheme="minorHAnsi" w:cs="Arial"/>
                <w:szCs w:val="20"/>
                <w:rPrChange w:id="2411" w:author="Попова Дарья" w:date="2020-07-22T10:18:00Z">
                  <w:rPr>
                    <w:rFonts w:cs="Arial"/>
                    <w:szCs w:val="20"/>
                  </w:rPr>
                </w:rPrChange>
              </w:rPr>
              <w:pPrChange w:id="2412" w:author="Попова Дарья" w:date="2020-07-22T10:18:00Z">
                <w:pPr>
                  <w:pStyle w:val="Tabname"/>
                  <w:keepNext/>
                </w:pPr>
              </w:pPrChange>
            </w:pPr>
            <w:r w:rsidRPr="00795C28">
              <w:rPr>
                <w:rFonts w:eastAsiaTheme="minorHAnsi" w:cs="Arial"/>
                <w:b/>
                <w:sz w:val="20"/>
                <w:szCs w:val="20"/>
                <w:rPrChange w:id="2413" w:author="Попова Дарья" w:date="2020-07-22T10:18:00Z">
                  <w:rPr>
                    <w:rFonts w:cs="Arial"/>
                    <w:b w:val="0"/>
                    <w:bCs/>
                    <w:iCs w:val="0"/>
                    <w:szCs w:val="20"/>
                  </w:rPr>
                </w:rPrChange>
              </w:rPr>
              <w:t>Наименование вида работ</w:t>
            </w:r>
          </w:p>
        </w:tc>
      </w:tr>
      <w:tr w:rsidR="00976312" w:rsidRPr="00976312" w14:paraId="15ED9B7E" w14:textId="77777777" w:rsidTr="00795C28">
        <w:trPr>
          <w:trHeight w:val="269"/>
          <w:trPrChange w:id="2414" w:author="Попова Дарья" w:date="2020-07-22T10:18:00Z">
            <w:trPr>
              <w:trHeight w:val="269"/>
            </w:trPr>
          </w:trPrChange>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center"/>
            <w:tcPrChange w:id="2415" w:author="Попова Дарья" w:date="2020-07-22T10:18:00Z">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0CC2A2CE" w14:textId="1106939E" w:rsidR="00976312" w:rsidRPr="00976312" w:rsidRDefault="00976312" w:rsidP="009721BA">
            <w:pPr>
              <w:ind w:firstLine="0"/>
              <w:jc w:val="left"/>
              <w:rPr>
                <w:rFonts w:cs="Arial"/>
                <w:bCs/>
                <w:color w:val="000000"/>
                <w:sz w:val="20"/>
                <w:szCs w:val="20"/>
              </w:rPr>
            </w:pPr>
            <w:r w:rsidRPr="009721BA">
              <w:rPr>
                <w:rFonts w:cs="Arial"/>
                <w:color w:val="000000"/>
                <w:sz w:val="20"/>
                <w:szCs w:val="20"/>
              </w:rPr>
              <w:t>ACR1 - Технический заказ ТОРО для ЦРММ</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16"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8291209" w14:textId="744FD26F" w:rsidR="00976312" w:rsidRPr="00976312" w:rsidRDefault="00976312" w:rsidP="00976312">
            <w:pPr>
              <w:ind w:firstLine="0"/>
              <w:rPr>
                <w:rFonts w:cs="Arial"/>
                <w:bCs/>
                <w:color w:val="000000"/>
                <w:sz w:val="20"/>
                <w:szCs w:val="20"/>
              </w:rPr>
            </w:pPr>
            <w:r w:rsidRPr="009721BA">
              <w:rPr>
                <w:rFonts w:cs="Arial"/>
                <w:color w:val="000000"/>
                <w:sz w:val="20"/>
                <w:szCs w:val="20"/>
              </w:rPr>
              <w:t>ПТР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17"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049AFE4" w14:textId="324DA242" w:rsidR="00976312" w:rsidRPr="00976312" w:rsidRDefault="00976312" w:rsidP="00976312">
            <w:pPr>
              <w:ind w:firstLine="0"/>
              <w:rPr>
                <w:rFonts w:cs="Arial"/>
                <w:bCs/>
                <w:color w:val="000000"/>
                <w:sz w:val="20"/>
                <w:szCs w:val="20"/>
              </w:rPr>
            </w:pPr>
            <w:r w:rsidRPr="009721BA">
              <w:rPr>
                <w:rFonts w:cs="Arial"/>
                <w:color w:val="000000"/>
                <w:sz w:val="20"/>
                <w:szCs w:val="20"/>
              </w:rPr>
              <w:t>Сводная потребность по ТС</w:t>
            </w:r>
          </w:p>
        </w:tc>
      </w:tr>
      <w:tr w:rsidR="00B03F17" w:rsidRPr="00976312" w14:paraId="2AA545BC" w14:textId="77777777" w:rsidTr="00795C28">
        <w:trPr>
          <w:trHeight w:val="269"/>
          <w:trPrChange w:id="2418" w:author="Попова Дарья" w:date="2020-07-22T10:18:00Z">
            <w:trPr>
              <w:trHeight w:val="269"/>
            </w:trPr>
          </w:trPrChange>
        </w:trPr>
        <w:tc>
          <w:tcPr>
            <w:tcW w:w="3534" w:type="dxa"/>
            <w:vMerge w:val="restart"/>
            <w:tcBorders>
              <w:top w:val="single" w:sz="8" w:space="0" w:color="000000"/>
              <w:left w:val="single" w:sz="8" w:space="0" w:color="000000"/>
              <w:right w:val="single" w:sz="8" w:space="0" w:color="000000"/>
            </w:tcBorders>
            <w:shd w:val="clear" w:color="auto" w:fill="auto"/>
            <w:tcMar>
              <w:top w:w="15" w:type="dxa"/>
            </w:tcMar>
            <w:vAlign w:val="center"/>
            <w:tcPrChange w:id="2419" w:author="Попова Дарья" w:date="2020-07-22T10:18:00Z">
              <w:tcPr>
                <w:tcW w:w="3534" w:type="dxa"/>
                <w:vMerge w:val="restart"/>
                <w:tcBorders>
                  <w:top w:val="single" w:sz="8" w:space="0" w:color="000000"/>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28AC262B" w14:textId="686B5AB5" w:rsidR="00B03F17" w:rsidRPr="00976312" w:rsidDel="00976312" w:rsidRDefault="00B03F17" w:rsidP="009721BA">
            <w:pPr>
              <w:ind w:firstLine="0"/>
              <w:jc w:val="left"/>
              <w:rPr>
                <w:rFonts w:cs="Arial"/>
                <w:bCs/>
                <w:color w:val="000000"/>
                <w:sz w:val="20"/>
                <w:szCs w:val="20"/>
              </w:rPr>
            </w:pPr>
            <w:r w:rsidRPr="009721BA">
              <w:rPr>
                <w:rFonts w:cs="Arial"/>
                <w:color w:val="000000"/>
                <w:sz w:val="20"/>
                <w:szCs w:val="20"/>
              </w:rPr>
              <w:t>ADI1 - Диагностика</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20"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F410C58" w14:textId="7C589640"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Д</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21"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2D838C2C" w14:textId="6D890138"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Диагностирование</w:t>
            </w:r>
          </w:p>
        </w:tc>
      </w:tr>
      <w:tr w:rsidR="00B03F17" w:rsidRPr="00976312" w14:paraId="524178B8" w14:textId="77777777" w:rsidTr="00795C28">
        <w:trPr>
          <w:trHeight w:val="269"/>
          <w:trPrChange w:id="2422" w:author="Попова Дарья" w:date="2020-07-22T10:18:00Z">
            <w:trPr>
              <w:trHeight w:val="269"/>
            </w:trPr>
          </w:trPrChange>
        </w:trPr>
        <w:tc>
          <w:tcPr>
            <w:tcW w:w="3534" w:type="dxa"/>
            <w:vMerge/>
            <w:tcBorders>
              <w:left w:val="single" w:sz="8" w:space="0" w:color="000000"/>
              <w:bottom w:val="single" w:sz="8" w:space="0" w:color="000000"/>
              <w:right w:val="single" w:sz="8" w:space="0" w:color="000000"/>
            </w:tcBorders>
            <w:shd w:val="clear" w:color="auto" w:fill="auto"/>
            <w:tcMar>
              <w:top w:w="15" w:type="dxa"/>
            </w:tcMar>
            <w:vAlign w:val="center"/>
            <w:tcPrChange w:id="2423" w:author="Попова Дарья" w:date="2020-07-22T10:18:00Z">
              <w:tcPr>
                <w:tcW w:w="3534" w:type="dxa"/>
                <w:vMerge/>
                <w:tcBorders>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7FBBEF97" w14:textId="1EA8915E" w:rsidR="00B03F17" w:rsidRPr="00976312" w:rsidDel="00976312" w:rsidRDefault="00B03F17" w:rsidP="009721BA">
            <w:pPr>
              <w:ind w:firstLine="0"/>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24"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7E3643F" w14:textId="02983A6C"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ИС</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25"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989B069" w14:textId="2505F9E2"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Испытания, измерения</w:t>
            </w:r>
          </w:p>
        </w:tc>
      </w:tr>
      <w:tr w:rsidR="00B03F17" w:rsidRPr="00976312" w14:paraId="6D062D31" w14:textId="77777777" w:rsidTr="00795C28">
        <w:trPr>
          <w:trHeight w:val="269"/>
          <w:trPrChange w:id="2426" w:author="Попова Дарья" w:date="2020-07-22T10:18:00Z">
            <w:trPr>
              <w:trHeight w:val="269"/>
            </w:trPr>
          </w:trPrChange>
        </w:trPr>
        <w:tc>
          <w:tcPr>
            <w:tcW w:w="3534" w:type="dxa"/>
            <w:vMerge w:val="restart"/>
            <w:tcBorders>
              <w:top w:val="single" w:sz="8" w:space="0" w:color="000000"/>
              <w:left w:val="single" w:sz="8" w:space="0" w:color="000000"/>
              <w:right w:val="single" w:sz="8" w:space="0" w:color="000000"/>
            </w:tcBorders>
            <w:shd w:val="clear" w:color="auto" w:fill="auto"/>
            <w:tcMar>
              <w:top w:w="15" w:type="dxa"/>
            </w:tcMar>
            <w:vAlign w:val="center"/>
            <w:tcPrChange w:id="2427" w:author="Попова Дарья" w:date="2020-07-22T10:18:00Z">
              <w:tcPr>
                <w:tcW w:w="3534" w:type="dxa"/>
                <w:vMerge w:val="restart"/>
                <w:tcBorders>
                  <w:top w:val="single" w:sz="8" w:space="0" w:color="000000"/>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34C11D1C" w14:textId="68959AD5" w:rsidR="00B03F17" w:rsidRPr="00976312" w:rsidDel="00976312" w:rsidRDefault="00B03F17" w:rsidP="009721BA">
            <w:pPr>
              <w:ind w:firstLine="0"/>
              <w:jc w:val="left"/>
              <w:rPr>
                <w:rFonts w:cs="Arial"/>
                <w:bCs/>
                <w:color w:val="000000"/>
                <w:sz w:val="20"/>
                <w:szCs w:val="20"/>
              </w:rPr>
            </w:pPr>
            <w:r w:rsidRPr="009721BA">
              <w:rPr>
                <w:rFonts w:cs="Arial"/>
                <w:color w:val="000000"/>
                <w:sz w:val="20"/>
                <w:szCs w:val="20"/>
              </w:rPr>
              <w:t>AETG - ЕТО на ГТК</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28"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F869515" w14:textId="27F0AF3C"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ЕСО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29"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91245A3" w14:textId="577F4984"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Ежесменное ТО</w:t>
            </w:r>
          </w:p>
        </w:tc>
      </w:tr>
      <w:tr w:rsidR="00B03F17" w:rsidRPr="00976312" w14:paraId="6E38F480" w14:textId="77777777" w:rsidTr="00795C28">
        <w:trPr>
          <w:trHeight w:val="269"/>
          <w:trPrChange w:id="2430" w:author="Попова Дарья" w:date="2020-07-22T10:18:00Z">
            <w:trPr>
              <w:trHeight w:val="269"/>
            </w:trPr>
          </w:trPrChange>
        </w:trPr>
        <w:tc>
          <w:tcPr>
            <w:tcW w:w="3534" w:type="dxa"/>
            <w:vMerge/>
            <w:tcBorders>
              <w:left w:val="single" w:sz="8" w:space="0" w:color="000000"/>
              <w:bottom w:val="single" w:sz="8" w:space="0" w:color="000000"/>
              <w:right w:val="single" w:sz="8" w:space="0" w:color="000000"/>
            </w:tcBorders>
            <w:shd w:val="clear" w:color="auto" w:fill="auto"/>
            <w:tcMar>
              <w:top w:w="15" w:type="dxa"/>
            </w:tcMar>
            <w:vAlign w:val="center"/>
            <w:tcPrChange w:id="2431" w:author="Попова Дарья" w:date="2020-07-22T10:18:00Z">
              <w:tcPr>
                <w:tcW w:w="3534" w:type="dxa"/>
                <w:vMerge/>
                <w:tcBorders>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2E38E931" w14:textId="0FA1AF7F" w:rsidR="00B03F17" w:rsidRPr="00976312" w:rsidDel="00976312" w:rsidRDefault="00B03F17" w:rsidP="009721BA">
            <w:pPr>
              <w:ind w:firstLine="0"/>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32"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856C2DC" w14:textId="73A3CA2E"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ЕТО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33"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37E4565" w14:textId="6D902F29"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Ежесменное технич обслуживание</w:t>
            </w:r>
          </w:p>
        </w:tc>
      </w:tr>
      <w:tr w:rsidR="00976312" w:rsidRPr="00976312" w14:paraId="2081157D" w14:textId="77777777" w:rsidTr="00795C28">
        <w:trPr>
          <w:trHeight w:val="269"/>
          <w:trPrChange w:id="2434" w:author="Попова Дарья" w:date="2020-07-22T10:18:00Z">
            <w:trPr>
              <w:trHeight w:val="269"/>
            </w:trPr>
          </w:trPrChange>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center"/>
            <w:tcPrChange w:id="2435" w:author="Попова Дарья" w:date="2020-07-22T10:18:00Z">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1A08D747" w14:textId="4F6E19D3" w:rsidR="00976312" w:rsidRPr="00976312" w:rsidDel="00976312" w:rsidRDefault="00976312" w:rsidP="009721BA">
            <w:pPr>
              <w:ind w:firstLine="0"/>
              <w:jc w:val="left"/>
              <w:rPr>
                <w:rFonts w:cs="Arial"/>
                <w:bCs/>
                <w:color w:val="000000"/>
                <w:sz w:val="20"/>
                <w:szCs w:val="20"/>
              </w:rPr>
            </w:pPr>
            <w:r w:rsidRPr="009721BA">
              <w:rPr>
                <w:rFonts w:cs="Arial"/>
                <w:color w:val="000000"/>
                <w:sz w:val="20"/>
                <w:szCs w:val="20"/>
              </w:rPr>
              <w:t>AETZ - Обходы/осмотры</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36"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0376D2C" w14:textId="4DE19D13" w:rsidR="00976312" w:rsidRPr="00976312" w:rsidDel="00976312" w:rsidRDefault="00976312" w:rsidP="00976312">
            <w:pPr>
              <w:ind w:firstLine="0"/>
              <w:rPr>
                <w:rFonts w:cs="Arial"/>
                <w:bCs/>
                <w:color w:val="000000"/>
                <w:sz w:val="20"/>
                <w:szCs w:val="20"/>
              </w:rPr>
            </w:pPr>
            <w:r w:rsidRPr="009721BA">
              <w:rPr>
                <w:rFonts w:cs="Arial"/>
                <w:color w:val="000000"/>
                <w:sz w:val="20"/>
                <w:szCs w:val="20"/>
              </w:rPr>
              <w:t>ОБХ</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37"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9641B88" w14:textId="6353D18B" w:rsidR="00976312" w:rsidRPr="00976312" w:rsidDel="00976312" w:rsidRDefault="00976312" w:rsidP="00976312">
            <w:pPr>
              <w:ind w:firstLine="0"/>
              <w:rPr>
                <w:rFonts w:cs="Arial"/>
                <w:bCs/>
                <w:color w:val="000000"/>
                <w:sz w:val="20"/>
                <w:szCs w:val="20"/>
              </w:rPr>
            </w:pPr>
            <w:r w:rsidRPr="009721BA">
              <w:rPr>
                <w:rFonts w:cs="Arial"/>
                <w:color w:val="000000"/>
                <w:sz w:val="20"/>
                <w:szCs w:val="20"/>
              </w:rPr>
              <w:t>Обходы/Осмотры</w:t>
            </w:r>
          </w:p>
        </w:tc>
      </w:tr>
      <w:tr w:rsidR="00976312" w:rsidRPr="00976312" w14:paraId="466B367B" w14:textId="77777777" w:rsidTr="00795C28">
        <w:trPr>
          <w:trHeight w:val="269"/>
          <w:trPrChange w:id="2438" w:author="Попова Дарья" w:date="2020-07-22T10:18:00Z">
            <w:trPr>
              <w:trHeight w:val="269"/>
            </w:trPr>
          </w:trPrChange>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center"/>
            <w:tcPrChange w:id="2439" w:author="Попова Дарья" w:date="2020-07-22T10:18:00Z">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1322112A" w14:textId="219AB410" w:rsidR="00976312" w:rsidRPr="00976312" w:rsidDel="00976312" w:rsidRDefault="00976312" w:rsidP="009721BA">
            <w:pPr>
              <w:ind w:firstLine="0"/>
              <w:jc w:val="left"/>
              <w:rPr>
                <w:rFonts w:cs="Arial"/>
                <w:bCs/>
                <w:color w:val="000000"/>
                <w:sz w:val="20"/>
                <w:szCs w:val="20"/>
              </w:rPr>
            </w:pPr>
            <w:r w:rsidRPr="009721BA">
              <w:rPr>
                <w:rFonts w:cs="Arial"/>
                <w:color w:val="000000"/>
                <w:sz w:val="20"/>
                <w:szCs w:val="20"/>
              </w:rPr>
              <w:t>APB1 - Выполнение  ЭПБ</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40"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CF926F1" w14:textId="46FA993D" w:rsidR="00976312" w:rsidRPr="00976312" w:rsidDel="00976312" w:rsidRDefault="00976312" w:rsidP="00976312">
            <w:pPr>
              <w:ind w:firstLine="0"/>
              <w:rPr>
                <w:rFonts w:cs="Arial"/>
                <w:bCs/>
                <w:color w:val="000000"/>
                <w:sz w:val="20"/>
                <w:szCs w:val="20"/>
              </w:rPr>
            </w:pPr>
            <w:r w:rsidRPr="009721BA">
              <w:rPr>
                <w:rFonts w:cs="Arial"/>
                <w:color w:val="000000"/>
                <w:sz w:val="20"/>
                <w:szCs w:val="20"/>
              </w:rPr>
              <w:t>ЭПБ</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41"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D57A53F" w14:textId="16D58152" w:rsidR="00976312" w:rsidRPr="00976312" w:rsidDel="00976312" w:rsidRDefault="00976312" w:rsidP="00976312">
            <w:pPr>
              <w:ind w:firstLine="0"/>
              <w:rPr>
                <w:rFonts w:cs="Arial"/>
                <w:bCs/>
                <w:color w:val="000000"/>
                <w:sz w:val="20"/>
                <w:szCs w:val="20"/>
              </w:rPr>
            </w:pPr>
            <w:r w:rsidRPr="009721BA">
              <w:rPr>
                <w:rFonts w:cs="Arial"/>
                <w:color w:val="000000"/>
                <w:sz w:val="20"/>
                <w:szCs w:val="20"/>
              </w:rPr>
              <w:t>Технич освидетельств и ЭПБ</w:t>
            </w:r>
          </w:p>
        </w:tc>
      </w:tr>
      <w:tr w:rsidR="00B03F17" w:rsidRPr="00976312" w14:paraId="372D03B8" w14:textId="77777777" w:rsidTr="00795C28">
        <w:trPr>
          <w:trHeight w:val="269"/>
          <w:trPrChange w:id="2442" w:author="Попова Дарья" w:date="2020-07-22T10:18:00Z">
            <w:trPr>
              <w:trHeight w:val="269"/>
            </w:trPr>
          </w:trPrChange>
        </w:trPr>
        <w:tc>
          <w:tcPr>
            <w:tcW w:w="3534" w:type="dxa"/>
            <w:vMerge w:val="restart"/>
            <w:tcBorders>
              <w:top w:val="single" w:sz="8" w:space="0" w:color="000000"/>
              <w:left w:val="single" w:sz="8" w:space="0" w:color="000000"/>
              <w:right w:val="single" w:sz="8" w:space="0" w:color="000000"/>
            </w:tcBorders>
            <w:shd w:val="clear" w:color="auto" w:fill="auto"/>
            <w:tcMar>
              <w:top w:w="15" w:type="dxa"/>
            </w:tcMar>
            <w:vAlign w:val="center"/>
            <w:tcPrChange w:id="2443" w:author="Попова Дарья" w:date="2020-07-22T10:18:00Z">
              <w:tcPr>
                <w:tcW w:w="3534" w:type="dxa"/>
                <w:vMerge w:val="restart"/>
                <w:tcBorders>
                  <w:top w:val="single" w:sz="8" w:space="0" w:color="000000"/>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1A15E94C" w14:textId="565CE4EE" w:rsidR="00B03F17" w:rsidRPr="00976312" w:rsidDel="00976312" w:rsidRDefault="00B03F17" w:rsidP="009721BA">
            <w:pPr>
              <w:ind w:firstLine="0"/>
              <w:jc w:val="left"/>
              <w:rPr>
                <w:rFonts w:cs="Arial"/>
                <w:bCs/>
                <w:color w:val="000000"/>
                <w:sz w:val="20"/>
                <w:szCs w:val="20"/>
              </w:rPr>
            </w:pPr>
            <w:r w:rsidRPr="009721BA">
              <w:rPr>
                <w:rFonts w:cs="Arial"/>
                <w:color w:val="000000"/>
                <w:sz w:val="20"/>
                <w:szCs w:val="20"/>
              </w:rPr>
              <w:t>APP1 - ТОРО по ППР</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44"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5A3CF91" w14:textId="752259AD"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Г2</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45"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85EC80B" w14:textId="41D72ABF"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ТО раз в два года</w:t>
            </w:r>
          </w:p>
        </w:tc>
      </w:tr>
      <w:tr w:rsidR="00B03F17" w:rsidRPr="00976312" w14:paraId="08B0E01A" w14:textId="77777777" w:rsidTr="00795C28">
        <w:trPr>
          <w:trHeight w:val="269"/>
          <w:trPrChange w:id="2446"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447"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60F929B6" w14:textId="74500E8A"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48"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1C22493" w14:textId="04C35E17"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ГТО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49"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2002061A" w14:textId="55FD3EF1"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Годовое ТО</w:t>
            </w:r>
          </w:p>
        </w:tc>
      </w:tr>
      <w:tr w:rsidR="00B03F17" w:rsidRPr="00976312" w14:paraId="7F4A5559" w14:textId="77777777" w:rsidTr="00795C28">
        <w:trPr>
          <w:trHeight w:val="269"/>
          <w:trPrChange w:id="2450"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451"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0491F1F5" w14:textId="246B307A"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52"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DFBF36E" w14:textId="004D32EC"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ЗМН</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53"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5B6C256" w14:textId="2CA73BF6"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Замена</w:t>
            </w:r>
          </w:p>
        </w:tc>
      </w:tr>
      <w:tr w:rsidR="00B03F17" w:rsidRPr="00976312" w14:paraId="349B5503" w14:textId="77777777" w:rsidTr="00795C28">
        <w:trPr>
          <w:trHeight w:val="269"/>
          <w:trPrChange w:id="2454"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455"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61B93E20" w14:textId="0EB3C473"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56"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A914923" w14:textId="65E31990"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КЛ</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57"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2AF92B0" w14:textId="54589CDA"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Калибровка</w:t>
            </w:r>
          </w:p>
        </w:tc>
      </w:tr>
      <w:tr w:rsidR="00B03F17" w:rsidRPr="00976312" w14:paraId="043D3409" w14:textId="77777777" w:rsidTr="00795C28">
        <w:trPr>
          <w:trHeight w:val="269"/>
          <w:trPrChange w:id="2458"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459"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46191D38" w14:textId="443D590C"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60"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C82D1F9" w14:textId="459831FE"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61"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1BE151F" w14:textId="7AC2B8E8"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Капитальный ремонт</w:t>
            </w:r>
          </w:p>
        </w:tc>
      </w:tr>
      <w:tr w:rsidR="00B03F17" w:rsidRPr="00976312" w14:paraId="1185C215" w14:textId="77777777" w:rsidTr="00795C28">
        <w:trPr>
          <w:trHeight w:val="269"/>
          <w:trPrChange w:id="2462"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463"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3B01F4B8" w14:textId="09FBB6CF"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64"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515FA34" w14:textId="0023A92C"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КР1</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65"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72C820B" w14:textId="731DBBC6"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Капитальный ремонт 1</w:t>
            </w:r>
          </w:p>
        </w:tc>
      </w:tr>
      <w:tr w:rsidR="00B03F17" w:rsidRPr="00976312" w14:paraId="4B22AAFF" w14:textId="77777777" w:rsidTr="00795C28">
        <w:trPr>
          <w:trHeight w:val="269"/>
          <w:trPrChange w:id="2466"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467"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53734A30" w14:textId="7A802B01"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68"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8F1F3E0" w14:textId="24FDBB7A"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КР2</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69"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5258316" w14:textId="350DF390"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Капитальный ремонт 2</w:t>
            </w:r>
          </w:p>
        </w:tc>
      </w:tr>
      <w:tr w:rsidR="00B03F17" w:rsidRPr="00976312" w14:paraId="4541F1EC" w14:textId="77777777" w:rsidTr="00795C28">
        <w:trPr>
          <w:trHeight w:val="269"/>
          <w:trPrChange w:id="2470"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471"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0C06E7D5" w14:textId="2AFB6E15"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72"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FF89F21" w14:textId="547CE841"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КРМ</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73"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FFDC380" w14:textId="56E6D975"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Капитализируемый ремонт</w:t>
            </w:r>
          </w:p>
        </w:tc>
      </w:tr>
      <w:tr w:rsidR="00B03F17" w:rsidRPr="00976312" w14:paraId="59749970" w14:textId="77777777" w:rsidTr="00795C28">
        <w:trPr>
          <w:trHeight w:val="269"/>
          <w:trPrChange w:id="2474"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475"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0DEABE48" w14:textId="747EB7A4"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76"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19297F1" w14:textId="099D8BB4"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КТ</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77"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FDBAC79" w14:textId="7C0528B7"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Квартальное ТО</w:t>
            </w:r>
          </w:p>
        </w:tc>
      </w:tr>
      <w:tr w:rsidR="00B03F17" w:rsidRPr="00976312" w14:paraId="2F28C838" w14:textId="77777777" w:rsidTr="00795C28">
        <w:trPr>
          <w:trHeight w:val="269"/>
          <w:trPrChange w:id="2478"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479"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2ABB609A" w14:textId="207AA042"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80"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175C324" w14:textId="005B84C6"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МД</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81"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DCC3C0E" w14:textId="52015E7E"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Монтаж/демонтаж</w:t>
            </w:r>
          </w:p>
        </w:tc>
      </w:tr>
      <w:tr w:rsidR="00B03F17" w:rsidRPr="00976312" w14:paraId="4771DAF1" w14:textId="77777777" w:rsidTr="00795C28">
        <w:trPr>
          <w:trHeight w:val="269"/>
          <w:trPrChange w:id="2482"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483"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4A95CBBC" w14:textId="304A4043"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84"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FB5B865" w14:textId="36C017BC"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ПВ</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85"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296FF760" w14:textId="025B61D0"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Поверка</w:t>
            </w:r>
          </w:p>
        </w:tc>
      </w:tr>
      <w:tr w:rsidR="00B03F17" w:rsidRPr="00976312" w14:paraId="5829FE46" w14:textId="77777777" w:rsidTr="00795C28">
        <w:trPr>
          <w:trHeight w:val="269"/>
          <w:trPrChange w:id="2486"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487"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75E92ACF" w14:textId="6ADA6C7D"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88"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D1C508C" w14:textId="2EE16160"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ПТО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89"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24ABC64" w14:textId="1761621B"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Полное технич освидетельст ГПМ</w:t>
            </w:r>
          </w:p>
        </w:tc>
      </w:tr>
      <w:tr w:rsidR="00B03F17" w:rsidRPr="00976312" w14:paraId="0A66870F" w14:textId="77777777" w:rsidTr="00795C28">
        <w:trPr>
          <w:trHeight w:val="269"/>
          <w:trPrChange w:id="2490"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491"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5E0CBB3D" w14:textId="28AA924D"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92"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2977FE02" w14:textId="4C557BBF"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РКО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93"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B586D50" w14:textId="06792785"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Работы на консерв оборудовании</w:t>
            </w:r>
          </w:p>
        </w:tc>
      </w:tr>
      <w:tr w:rsidR="00B03F17" w:rsidRPr="00976312" w14:paraId="6D7F904E" w14:textId="77777777" w:rsidTr="00795C28">
        <w:trPr>
          <w:trHeight w:val="269"/>
          <w:trPrChange w:id="2494"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495"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1A57FAA1" w14:textId="5B202233"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96"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C36C476" w14:textId="6B4F9684"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СО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497"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C1BB1C5" w14:textId="674E25EF"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Сезонный осмотр ЗиС</w:t>
            </w:r>
          </w:p>
        </w:tc>
      </w:tr>
      <w:tr w:rsidR="00B03F17" w:rsidRPr="00976312" w14:paraId="1D98D620" w14:textId="77777777" w:rsidTr="00795C28">
        <w:trPr>
          <w:trHeight w:val="269"/>
          <w:trPrChange w:id="2498"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499"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51CFF3F3" w14:textId="4E2AF222"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00"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1CE959C" w14:textId="21AA2D2B"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СР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01"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D4E3D77" w14:textId="18938D16"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Средний ремонт</w:t>
            </w:r>
          </w:p>
        </w:tc>
      </w:tr>
      <w:tr w:rsidR="00B03F17" w:rsidRPr="00976312" w14:paraId="57F613CC" w14:textId="77777777" w:rsidTr="00795C28">
        <w:trPr>
          <w:trHeight w:val="269"/>
          <w:trPrChange w:id="2502"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03"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0B5B3F94" w14:textId="18934A69"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04"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6A2BBD9" w14:textId="3E64BDA3"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СТО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05"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C0D5EAD" w14:textId="39CBE2B8"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Полугодовое ТО</w:t>
            </w:r>
          </w:p>
        </w:tc>
      </w:tr>
      <w:tr w:rsidR="00B03F17" w:rsidRPr="00976312" w14:paraId="5798D134" w14:textId="77777777" w:rsidTr="00795C28">
        <w:trPr>
          <w:trHeight w:val="269"/>
          <w:trPrChange w:id="2506"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07"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16626A2E" w14:textId="0C453EDC"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08"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8901DDB" w14:textId="7AAABD53"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09"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2BD64EC6" w14:textId="032E17C9"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Техническое обслуживание</w:t>
            </w:r>
          </w:p>
        </w:tc>
      </w:tr>
      <w:tr w:rsidR="00B03F17" w:rsidRPr="00976312" w14:paraId="51155E80" w14:textId="77777777" w:rsidTr="00795C28">
        <w:trPr>
          <w:trHeight w:val="269"/>
          <w:trPrChange w:id="2510"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11"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1C9E987A" w14:textId="45E6B5E3"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12"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B4C38F8" w14:textId="03E2B45E"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ТО0</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13"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63241DD" w14:textId="2B2E28E8"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Техническое обслуживание ТО №0</w:t>
            </w:r>
          </w:p>
        </w:tc>
      </w:tr>
      <w:tr w:rsidR="00B03F17" w:rsidRPr="00976312" w14:paraId="55EDA1D3" w14:textId="77777777" w:rsidTr="00795C28">
        <w:trPr>
          <w:trHeight w:val="269"/>
          <w:trPrChange w:id="2514"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15"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3BD73C93" w14:textId="7B918FBF"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16"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B3BB8B4" w14:textId="5BD17063"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ТО1</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17"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D29C168" w14:textId="0CD162F4"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Техническое обслуживание ТО №1</w:t>
            </w:r>
          </w:p>
        </w:tc>
      </w:tr>
      <w:tr w:rsidR="00B03F17" w:rsidRPr="00976312" w14:paraId="7A062AEE" w14:textId="77777777" w:rsidTr="00795C28">
        <w:trPr>
          <w:trHeight w:val="269"/>
          <w:trPrChange w:id="2518"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19"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1865FCD6" w14:textId="51EC25EC"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20"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BA167C6" w14:textId="12333B07"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ТО2</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21"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A16DC17" w14:textId="526C3324"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Техническое обслуживание ТО №2</w:t>
            </w:r>
          </w:p>
        </w:tc>
      </w:tr>
      <w:tr w:rsidR="00B03F17" w:rsidRPr="00976312" w14:paraId="6855CF18" w14:textId="77777777" w:rsidTr="00795C28">
        <w:trPr>
          <w:trHeight w:val="269"/>
          <w:trPrChange w:id="2522"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23"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59A9DEBA" w14:textId="5CD1A882"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24"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4D25F8F" w14:textId="4A57E8C9"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ТО3</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25"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5A8D08E" w14:textId="298A49DA"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Техническое обслуживание ТО №3</w:t>
            </w:r>
          </w:p>
        </w:tc>
      </w:tr>
      <w:tr w:rsidR="00B03F17" w:rsidRPr="00976312" w14:paraId="28E67A03" w14:textId="77777777" w:rsidTr="00795C28">
        <w:trPr>
          <w:trHeight w:val="269"/>
          <w:trPrChange w:id="2526"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27"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3EF6C122" w14:textId="3F2CED2F"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28"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B5C0108" w14:textId="6669887C"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ТО4</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29"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3A054EB" w14:textId="79A5F83A"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Техническое обслуживание ТО №4</w:t>
            </w:r>
          </w:p>
        </w:tc>
      </w:tr>
      <w:tr w:rsidR="00B03F17" w:rsidRPr="00976312" w14:paraId="364B76D7" w14:textId="77777777" w:rsidTr="00795C28">
        <w:trPr>
          <w:trHeight w:val="269"/>
          <w:trPrChange w:id="2530"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31"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2CE3993C" w14:textId="0C39F73B"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32"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27A6BF6" w14:textId="3B72ED86"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ТО5</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33"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D8C9C0E" w14:textId="430F1036"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Техническое обслуживание ТО №5</w:t>
            </w:r>
          </w:p>
        </w:tc>
      </w:tr>
      <w:tr w:rsidR="00B03F17" w:rsidRPr="00976312" w14:paraId="130052C7" w14:textId="77777777" w:rsidTr="00795C28">
        <w:trPr>
          <w:trHeight w:val="269"/>
          <w:trPrChange w:id="2534"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35"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081AE0F6" w14:textId="6382BAC6"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36"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A350274" w14:textId="4251A09E"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ТО6</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37"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2EABE1C0" w14:textId="508BA0B8"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Техническое обслуживание ТО №6</w:t>
            </w:r>
          </w:p>
        </w:tc>
      </w:tr>
      <w:tr w:rsidR="00B03F17" w:rsidRPr="00976312" w14:paraId="6AF271A2" w14:textId="77777777" w:rsidTr="00795C28">
        <w:trPr>
          <w:trHeight w:val="269"/>
          <w:trPrChange w:id="2538"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39"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0E744F79" w14:textId="57851B8F"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40"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F198AC2" w14:textId="2B87E848"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ТО7</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41"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1ECF7FD" w14:textId="17E6E627"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Техническое обслуживание 7</w:t>
            </w:r>
          </w:p>
        </w:tc>
      </w:tr>
      <w:tr w:rsidR="00B03F17" w:rsidRPr="00976312" w14:paraId="0438596F" w14:textId="77777777" w:rsidTr="00795C28">
        <w:trPr>
          <w:trHeight w:val="269"/>
          <w:trPrChange w:id="2542"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43"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4B90B8CB" w14:textId="6E08804B"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44"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A0E1DBD" w14:textId="0B2BD79F"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ТО8</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45"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A9794E7" w14:textId="2BFB9FC4"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Техническое обслуживание 8</w:t>
            </w:r>
          </w:p>
        </w:tc>
      </w:tr>
      <w:tr w:rsidR="00B03F17" w:rsidRPr="00976312" w14:paraId="7C5557B3" w14:textId="77777777" w:rsidTr="00795C28">
        <w:trPr>
          <w:trHeight w:val="269"/>
          <w:trPrChange w:id="2546"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47"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00CB9FF1" w14:textId="3764BF35"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48"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EC37EE6" w14:textId="2A9D5161"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49"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CE806AF" w14:textId="7047B819"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w:t>
            </w:r>
          </w:p>
        </w:tc>
      </w:tr>
      <w:tr w:rsidR="00B03F17" w:rsidRPr="00976312" w14:paraId="13A08058" w14:textId="77777777" w:rsidTr="00795C28">
        <w:trPr>
          <w:trHeight w:val="269"/>
          <w:trPrChange w:id="2550"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51"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71127ABD" w14:textId="35C6A606"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52"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CFBA9A8" w14:textId="4DBD53B7"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ТР1</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53"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DA87BC2" w14:textId="73416AD8"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 1</w:t>
            </w:r>
          </w:p>
        </w:tc>
      </w:tr>
      <w:tr w:rsidR="00B03F17" w:rsidRPr="00976312" w14:paraId="1D61D5FE" w14:textId="77777777" w:rsidTr="00795C28">
        <w:trPr>
          <w:trHeight w:val="269"/>
          <w:trPrChange w:id="2554"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55"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0F6872A9" w14:textId="60B4B318"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56"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50363D5" w14:textId="150345F1"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ТР2</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57"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E19C32F" w14:textId="399EF762"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 2</w:t>
            </w:r>
          </w:p>
        </w:tc>
      </w:tr>
      <w:tr w:rsidR="00B03F17" w:rsidRPr="00976312" w14:paraId="549EA325" w14:textId="77777777" w:rsidTr="00795C28">
        <w:trPr>
          <w:trHeight w:val="269"/>
          <w:trPrChange w:id="2558"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59"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4D5B24AC" w14:textId="2F3143F5"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60"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C9ACB8D" w14:textId="6B101235"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ТР3</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61"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97FBDBC" w14:textId="62976786"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 3</w:t>
            </w:r>
          </w:p>
        </w:tc>
      </w:tr>
      <w:tr w:rsidR="00B03F17" w:rsidRPr="00976312" w14:paraId="27B1C43C" w14:textId="77777777" w:rsidTr="00795C28">
        <w:trPr>
          <w:trHeight w:val="269"/>
          <w:trPrChange w:id="2562"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63"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64E5B814" w14:textId="2466E867"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64"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BD3B7D9" w14:textId="650DB5B0"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ТР4</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65"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440DED7" w14:textId="5A0020D7"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 4</w:t>
            </w:r>
          </w:p>
        </w:tc>
      </w:tr>
      <w:tr w:rsidR="00B03F17" w:rsidRPr="00976312" w14:paraId="6FB7D1C8" w14:textId="77777777" w:rsidTr="00795C28">
        <w:trPr>
          <w:trHeight w:val="269"/>
          <w:trPrChange w:id="2566"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67"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69C1FB60" w14:textId="2D941E7A"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68"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1D579F3" w14:textId="4D287E94"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ТР5</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69"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5B44496" w14:textId="258CC07E"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 5</w:t>
            </w:r>
          </w:p>
        </w:tc>
      </w:tr>
      <w:tr w:rsidR="00B03F17" w:rsidRPr="00976312" w14:paraId="11388E1E" w14:textId="77777777" w:rsidTr="00795C28">
        <w:trPr>
          <w:trHeight w:val="269"/>
          <w:trPrChange w:id="2570"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71"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79F7D4B2" w14:textId="7036A50A"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72"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3A7B85C" w14:textId="50B007B5"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ФУК</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73"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4587976" w14:textId="0C248426"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Футеровка ковша</w:t>
            </w:r>
          </w:p>
        </w:tc>
      </w:tr>
      <w:tr w:rsidR="00B03F17" w:rsidRPr="00976312" w14:paraId="1EBF0048" w14:textId="77777777" w:rsidTr="00795C28">
        <w:trPr>
          <w:trHeight w:val="269"/>
          <w:trPrChange w:id="2574" w:author="Попова Дарья" w:date="2020-07-22T10:18:00Z">
            <w:trPr>
              <w:trHeight w:val="269"/>
            </w:trPr>
          </w:trPrChange>
        </w:trPr>
        <w:tc>
          <w:tcPr>
            <w:tcW w:w="3534" w:type="dxa"/>
            <w:vMerge/>
            <w:tcBorders>
              <w:left w:val="single" w:sz="8" w:space="0" w:color="000000"/>
              <w:bottom w:val="single" w:sz="8" w:space="0" w:color="000000"/>
              <w:right w:val="single" w:sz="8" w:space="0" w:color="000000"/>
            </w:tcBorders>
            <w:shd w:val="clear" w:color="auto" w:fill="auto"/>
            <w:tcMar>
              <w:top w:w="15" w:type="dxa"/>
            </w:tcMar>
            <w:vAlign w:val="center"/>
            <w:tcPrChange w:id="2575" w:author="Попова Дарья" w:date="2020-07-22T10:18:00Z">
              <w:tcPr>
                <w:tcW w:w="3534" w:type="dxa"/>
                <w:vMerge/>
                <w:tcBorders>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41B0DE1B" w14:textId="2863027A" w:rsidR="00B03F17" w:rsidRPr="00976312" w:rsidDel="00976312" w:rsidRDefault="00B03F17" w:rsidP="009721BA">
            <w:pPr>
              <w:ind w:firstLine="0"/>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76"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945770B" w14:textId="242664E0"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ЧТО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77"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8F4B48B" w14:textId="6FF8B16D"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Частичное технич освидет ГПМ</w:t>
            </w:r>
          </w:p>
        </w:tc>
      </w:tr>
      <w:tr w:rsidR="00976312" w:rsidRPr="00976312" w14:paraId="630820FB" w14:textId="77777777" w:rsidTr="00795C28">
        <w:trPr>
          <w:trHeight w:val="269"/>
          <w:trPrChange w:id="2578" w:author="Попова Дарья" w:date="2020-07-22T10:18:00Z">
            <w:trPr>
              <w:trHeight w:val="269"/>
            </w:trPr>
          </w:trPrChange>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center"/>
            <w:tcPrChange w:id="2579" w:author="Попова Дарья" w:date="2020-07-22T10:18:00Z">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207A7E15" w14:textId="32BB8A73" w:rsidR="00976312" w:rsidRPr="00976312" w:rsidDel="00976312" w:rsidRDefault="00976312" w:rsidP="009721BA">
            <w:pPr>
              <w:ind w:firstLine="0"/>
              <w:jc w:val="left"/>
              <w:rPr>
                <w:rFonts w:cs="Arial"/>
                <w:bCs/>
                <w:color w:val="000000"/>
                <w:sz w:val="20"/>
                <w:szCs w:val="20"/>
              </w:rPr>
            </w:pPr>
            <w:r w:rsidRPr="009721BA">
              <w:rPr>
                <w:rFonts w:cs="Arial"/>
                <w:color w:val="000000"/>
                <w:sz w:val="20"/>
                <w:szCs w:val="20"/>
              </w:rPr>
              <w:t>APRO - Прочие работы</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80"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643C0C0" w14:textId="5FBB2E53" w:rsidR="00976312" w:rsidRPr="00976312" w:rsidDel="00976312" w:rsidRDefault="00976312" w:rsidP="00976312">
            <w:pPr>
              <w:ind w:firstLine="0"/>
              <w:rPr>
                <w:rFonts w:cs="Arial"/>
                <w:bCs/>
                <w:color w:val="000000"/>
                <w:sz w:val="20"/>
                <w:szCs w:val="20"/>
              </w:rPr>
            </w:pPr>
            <w:r w:rsidRPr="009721BA">
              <w:rPr>
                <w:rFonts w:cs="Arial"/>
                <w:color w:val="000000"/>
                <w:sz w:val="20"/>
                <w:szCs w:val="20"/>
              </w:rPr>
              <w:t>ПРЧ</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81"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046466A" w14:textId="2AED0A1C" w:rsidR="00976312" w:rsidRPr="00976312" w:rsidDel="00976312" w:rsidRDefault="00976312" w:rsidP="00976312">
            <w:pPr>
              <w:ind w:firstLine="0"/>
              <w:rPr>
                <w:rFonts w:cs="Arial"/>
                <w:bCs/>
                <w:color w:val="000000"/>
                <w:sz w:val="20"/>
                <w:szCs w:val="20"/>
              </w:rPr>
            </w:pPr>
            <w:r w:rsidRPr="009721BA">
              <w:rPr>
                <w:rFonts w:cs="Arial"/>
                <w:color w:val="000000"/>
                <w:sz w:val="20"/>
                <w:szCs w:val="20"/>
              </w:rPr>
              <w:t>Прочие работы</w:t>
            </w:r>
          </w:p>
        </w:tc>
      </w:tr>
      <w:tr w:rsidR="00976312" w:rsidRPr="00976312" w14:paraId="561F873C" w14:textId="77777777" w:rsidTr="00795C28">
        <w:trPr>
          <w:trHeight w:val="269"/>
          <w:trPrChange w:id="2582" w:author="Попова Дарья" w:date="2020-07-22T10:18:00Z">
            <w:trPr>
              <w:trHeight w:val="269"/>
            </w:trPr>
          </w:trPrChange>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center"/>
            <w:tcPrChange w:id="2583" w:author="Попова Дарья" w:date="2020-07-22T10:18:00Z">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49E61A2B" w14:textId="62A9937C" w:rsidR="00976312" w:rsidRPr="00976312" w:rsidDel="00976312" w:rsidRDefault="00976312" w:rsidP="009721BA">
            <w:pPr>
              <w:ind w:firstLine="0"/>
              <w:jc w:val="left"/>
              <w:rPr>
                <w:rFonts w:cs="Arial"/>
                <w:bCs/>
                <w:color w:val="000000"/>
                <w:sz w:val="20"/>
                <w:szCs w:val="20"/>
              </w:rPr>
            </w:pPr>
            <w:r w:rsidRPr="009721BA">
              <w:rPr>
                <w:rFonts w:cs="Arial"/>
                <w:color w:val="000000"/>
                <w:sz w:val="20"/>
                <w:szCs w:val="20"/>
              </w:rPr>
              <w:t>ARP1 - Заказ на РПМ</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84"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B86CD6C" w14:textId="1E8BE88C" w:rsidR="00976312" w:rsidRPr="00976312" w:rsidDel="00976312" w:rsidRDefault="00976312" w:rsidP="00976312">
            <w:pPr>
              <w:ind w:firstLine="0"/>
              <w:rPr>
                <w:rFonts w:cs="Arial"/>
                <w:bCs/>
                <w:color w:val="000000"/>
                <w:sz w:val="20"/>
                <w:szCs w:val="20"/>
              </w:rPr>
            </w:pPr>
            <w:r w:rsidRPr="009721BA">
              <w:rPr>
                <w:rFonts w:cs="Arial"/>
                <w:color w:val="000000"/>
                <w:sz w:val="20"/>
                <w:szCs w:val="20"/>
              </w:rPr>
              <w:t>РПМ</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85"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D836DFF" w14:textId="7864F6EE" w:rsidR="00976312" w:rsidRPr="00976312" w:rsidDel="00976312" w:rsidRDefault="00976312" w:rsidP="00976312">
            <w:pPr>
              <w:ind w:firstLine="0"/>
              <w:rPr>
                <w:rFonts w:cs="Arial"/>
                <w:bCs/>
                <w:color w:val="000000"/>
                <w:sz w:val="20"/>
                <w:szCs w:val="20"/>
              </w:rPr>
            </w:pPr>
            <w:r w:rsidRPr="009721BA">
              <w:rPr>
                <w:rFonts w:cs="Arial"/>
                <w:color w:val="000000"/>
                <w:sz w:val="20"/>
                <w:szCs w:val="20"/>
              </w:rPr>
              <w:t>Регулярно-потребляемые МТР</w:t>
            </w:r>
          </w:p>
        </w:tc>
      </w:tr>
      <w:tr w:rsidR="00976312" w:rsidRPr="00976312" w14:paraId="347D49AB" w14:textId="77777777" w:rsidTr="00795C28">
        <w:trPr>
          <w:trHeight w:val="269"/>
          <w:trPrChange w:id="2586" w:author="Попова Дарья" w:date="2020-07-22T10:18:00Z">
            <w:trPr>
              <w:trHeight w:val="269"/>
            </w:trPr>
          </w:trPrChange>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center"/>
            <w:tcPrChange w:id="2587" w:author="Попова Дарья" w:date="2020-07-22T10:18:00Z">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1293DA19" w14:textId="546211E1" w:rsidR="00976312" w:rsidRPr="00976312" w:rsidDel="00976312" w:rsidRDefault="00976312" w:rsidP="009721BA">
            <w:pPr>
              <w:ind w:firstLine="0"/>
              <w:jc w:val="left"/>
              <w:rPr>
                <w:rFonts w:cs="Arial"/>
                <w:bCs/>
                <w:color w:val="000000"/>
                <w:sz w:val="20"/>
                <w:szCs w:val="20"/>
              </w:rPr>
            </w:pPr>
            <w:r w:rsidRPr="009721BA">
              <w:rPr>
                <w:rFonts w:cs="Arial"/>
                <w:color w:val="000000"/>
                <w:sz w:val="20"/>
                <w:szCs w:val="20"/>
              </w:rPr>
              <w:t>ASR1 - Заказ на сервис по абонентской плате</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88"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D22A7A1" w14:textId="5154C3AC" w:rsidR="00976312" w:rsidRPr="00976312" w:rsidDel="00976312" w:rsidRDefault="00976312" w:rsidP="00976312">
            <w:pPr>
              <w:ind w:firstLine="0"/>
              <w:rPr>
                <w:rFonts w:cs="Arial"/>
                <w:bCs/>
                <w:color w:val="000000"/>
                <w:sz w:val="20"/>
                <w:szCs w:val="20"/>
              </w:rPr>
            </w:pPr>
            <w:r w:rsidRPr="009721BA">
              <w:rPr>
                <w:rFonts w:cs="Arial"/>
                <w:color w:val="000000"/>
                <w:sz w:val="20"/>
                <w:szCs w:val="20"/>
              </w:rPr>
              <w:t>АБП</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89"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585AE52" w14:textId="3BE37CA5" w:rsidR="00976312" w:rsidRPr="00976312" w:rsidDel="00976312" w:rsidRDefault="00976312" w:rsidP="00976312">
            <w:pPr>
              <w:ind w:firstLine="0"/>
              <w:rPr>
                <w:rFonts w:cs="Arial"/>
                <w:bCs/>
                <w:color w:val="000000"/>
                <w:sz w:val="20"/>
                <w:szCs w:val="20"/>
              </w:rPr>
            </w:pPr>
            <w:r w:rsidRPr="009721BA">
              <w:rPr>
                <w:rFonts w:cs="Arial"/>
                <w:color w:val="000000"/>
                <w:sz w:val="20"/>
                <w:szCs w:val="20"/>
              </w:rPr>
              <w:t>Сервис по абонен плате</w:t>
            </w:r>
          </w:p>
        </w:tc>
      </w:tr>
      <w:tr w:rsidR="00B03F17" w:rsidRPr="00976312" w14:paraId="0287108C" w14:textId="77777777" w:rsidTr="00795C28">
        <w:trPr>
          <w:trHeight w:val="269"/>
          <w:trPrChange w:id="2590" w:author="Попова Дарья" w:date="2020-07-22T10:18:00Z">
            <w:trPr>
              <w:trHeight w:val="269"/>
            </w:trPr>
          </w:trPrChange>
        </w:trPr>
        <w:tc>
          <w:tcPr>
            <w:tcW w:w="3534" w:type="dxa"/>
            <w:vMerge w:val="restart"/>
            <w:tcBorders>
              <w:top w:val="single" w:sz="8" w:space="0" w:color="000000"/>
              <w:left w:val="single" w:sz="8" w:space="0" w:color="000000"/>
              <w:right w:val="single" w:sz="8" w:space="0" w:color="000000"/>
            </w:tcBorders>
            <w:shd w:val="clear" w:color="auto" w:fill="auto"/>
            <w:tcMar>
              <w:top w:w="15" w:type="dxa"/>
            </w:tcMar>
            <w:vAlign w:val="center"/>
            <w:tcPrChange w:id="2591" w:author="Попова Дарья" w:date="2020-07-22T10:18:00Z">
              <w:tcPr>
                <w:tcW w:w="3534" w:type="dxa"/>
                <w:vMerge w:val="restart"/>
                <w:tcBorders>
                  <w:top w:val="single" w:sz="8" w:space="0" w:color="000000"/>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458002B5" w14:textId="61F4C5A8" w:rsidR="00B03F17" w:rsidRPr="00976312" w:rsidDel="00976312" w:rsidRDefault="00B03F17" w:rsidP="009721BA">
            <w:pPr>
              <w:ind w:firstLine="0"/>
              <w:jc w:val="left"/>
              <w:rPr>
                <w:rFonts w:cs="Arial"/>
                <w:bCs/>
                <w:color w:val="000000"/>
                <w:sz w:val="20"/>
                <w:szCs w:val="20"/>
              </w:rPr>
            </w:pPr>
            <w:r w:rsidRPr="009721BA">
              <w:rPr>
                <w:rFonts w:cs="Arial"/>
                <w:color w:val="000000"/>
                <w:sz w:val="20"/>
                <w:szCs w:val="20"/>
              </w:rPr>
              <w:t>ATS1 - ТОРО по состоянию</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92"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AF4AE92" w14:textId="05F9E248"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93"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7DA088D" w14:textId="5E6AA69E"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Капитальный ремонт</w:t>
            </w:r>
          </w:p>
        </w:tc>
      </w:tr>
      <w:tr w:rsidR="00B03F17" w:rsidRPr="00976312" w14:paraId="2138E072" w14:textId="77777777" w:rsidTr="00795C28">
        <w:trPr>
          <w:trHeight w:val="269"/>
          <w:trPrChange w:id="2594"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95"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12928023" w14:textId="53924757"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96"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94A77D1" w14:textId="1C58EF34"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МД</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597"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8E340C6" w14:textId="1ADD6A52"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Монтаж/демонтаж</w:t>
            </w:r>
          </w:p>
        </w:tc>
      </w:tr>
      <w:tr w:rsidR="00B03F17" w:rsidRPr="00976312" w14:paraId="620B86E4" w14:textId="77777777" w:rsidTr="00795C28">
        <w:trPr>
          <w:trHeight w:val="269"/>
          <w:trPrChange w:id="2598"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599"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1E073A33" w14:textId="28F45022"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00"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65086A1" w14:textId="4F659345"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СР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01"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2A4988A2" w14:textId="06CF95F6"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Средний ремонт</w:t>
            </w:r>
          </w:p>
        </w:tc>
      </w:tr>
      <w:tr w:rsidR="00B03F17" w:rsidRPr="00976312" w14:paraId="374CCD4B" w14:textId="77777777" w:rsidTr="00795C28">
        <w:trPr>
          <w:trHeight w:val="269"/>
          <w:trPrChange w:id="2602" w:author="Попова Дарья" w:date="2020-07-22T10:18:00Z">
            <w:trPr>
              <w:trHeight w:val="269"/>
            </w:trPr>
          </w:trPrChange>
        </w:trPr>
        <w:tc>
          <w:tcPr>
            <w:tcW w:w="3534" w:type="dxa"/>
            <w:vMerge/>
            <w:tcBorders>
              <w:left w:val="single" w:sz="8" w:space="0" w:color="000000"/>
              <w:bottom w:val="single" w:sz="8" w:space="0" w:color="000000"/>
              <w:right w:val="single" w:sz="8" w:space="0" w:color="000000"/>
            </w:tcBorders>
            <w:shd w:val="clear" w:color="auto" w:fill="auto"/>
            <w:tcMar>
              <w:top w:w="15" w:type="dxa"/>
            </w:tcMar>
            <w:vAlign w:val="center"/>
            <w:tcPrChange w:id="2603" w:author="Попова Дарья" w:date="2020-07-22T10:18:00Z">
              <w:tcPr>
                <w:tcW w:w="3534" w:type="dxa"/>
                <w:vMerge/>
                <w:tcBorders>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6F42C313" w14:textId="76BF5E7C" w:rsidR="00B03F17" w:rsidRPr="00976312" w:rsidDel="00976312" w:rsidRDefault="00B03F17" w:rsidP="009721BA">
            <w:pPr>
              <w:ind w:firstLine="0"/>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04"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F429F78" w14:textId="1CEA58E0"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05"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9ECAA43" w14:textId="65604DDC"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w:t>
            </w:r>
          </w:p>
        </w:tc>
      </w:tr>
      <w:tr w:rsidR="00976312" w:rsidRPr="00976312" w14:paraId="4D7BA2DE" w14:textId="77777777" w:rsidTr="00795C28">
        <w:trPr>
          <w:trHeight w:val="269"/>
          <w:trPrChange w:id="2606" w:author="Попова Дарья" w:date="2020-07-22T10:18:00Z">
            <w:trPr>
              <w:trHeight w:val="269"/>
            </w:trPr>
          </w:trPrChange>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center"/>
            <w:tcPrChange w:id="2607" w:author="Попова Дарья" w:date="2020-07-22T10:18:00Z">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186C80E1" w14:textId="3A97CB83" w:rsidR="00976312" w:rsidRPr="00976312" w:rsidDel="00976312" w:rsidRDefault="00976312" w:rsidP="009721BA">
            <w:pPr>
              <w:ind w:firstLine="0"/>
              <w:jc w:val="left"/>
              <w:rPr>
                <w:rFonts w:cs="Arial"/>
                <w:bCs/>
                <w:color w:val="000000"/>
                <w:sz w:val="20"/>
                <w:szCs w:val="20"/>
              </w:rPr>
            </w:pPr>
            <w:r w:rsidRPr="009721BA">
              <w:rPr>
                <w:rFonts w:cs="Arial"/>
                <w:color w:val="000000"/>
                <w:sz w:val="20"/>
                <w:szCs w:val="20"/>
              </w:rPr>
              <w:t>ATU1 - Технический заказ ТОРО</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08"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598E7EC" w14:textId="6C672B37" w:rsidR="00976312" w:rsidRPr="00976312" w:rsidDel="00976312" w:rsidRDefault="00976312" w:rsidP="00976312">
            <w:pPr>
              <w:ind w:firstLine="0"/>
              <w:rPr>
                <w:rFonts w:cs="Arial"/>
                <w:bCs/>
                <w:color w:val="000000"/>
                <w:sz w:val="20"/>
                <w:szCs w:val="20"/>
              </w:rPr>
            </w:pPr>
            <w:r w:rsidRPr="009721BA">
              <w:rPr>
                <w:rFonts w:cs="Arial"/>
                <w:color w:val="000000"/>
                <w:sz w:val="20"/>
                <w:szCs w:val="20"/>
              </w:rPr>
              <w:t>ПТР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09"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2605F458" w14:textId="4CF1D9E3" w:rsidR="00976312" w:rsidRPr="00976312" w:rsidDel="00976312" w:rsidRDefault="00976312" w:rsidP="00976312">
            <w:pPr>
              <w:ind w:firstLine="0"/>
              <w:rPr>
                <w:rFonts w:cs="Arial"/>
                <w:bCs/>
                <w:color w:val="000000"/>
                <w:sz w:val="20"/>
                <w:szCs w:val="20"/>
              </w:rPr>
            </w:pPr>
            <w:r w:rsidRPr="009721BA">
              <w:rPr>
                <w:rFonts w:cs="Arial"/>
                <w:color w:val="000000"/>
                <w:sz w:val="20"/>
                <w:szCs w:val="20"/>
              </w:rPr>
              <w:t>Сводная потребность по ТС</w:t>
            </w:r>
          </w:p>
        </w:tc>
      </w:tr>
      <w:tr w:rsidR="00976312" w:rsidRPr="00976312" w14:paraId="66E0A9D2" w14:textId="77777777" w:rsidTr="00795C28">
        <w:trPr>
          <w:trHeight w:val="269"/>
          <w:trPrChange w:id="2610" w:author="Попова Дарья" w:date="2020-07-22T10:18:00Z">
            <w:trPr>
              <w:trHeight w:val="269"/>
            </w:trPr>
          </w:trPrChange>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center"/>
            <w:tcPrChange w:id="2611" w:author="Попова Дарья" w:date="2020-07-22T10:18:00Z">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1B2402C1" w14:textId="7540AB82" w:rsidR="00976312" w:rsidRPr="00976312" w:rsidDel="00976312" w:rsidRDefault="00976312" w:rsidP="009721BA">
            <w:pPr>
              <w:ind w:firstLine="0"/>
              <w:jc w:val="left"/>
              <w:rPr>
                <w:rFonts w:cs="Arial"/>
                <w:bCs/>
                <w:color w:val="000000"/>
                <w:sz w:val="20"/>
                <w:szCs w:val="20"/>
              </w:rPr>
            </w:pPr>
            <w:r w:rsidRPr="009721BA">
              <w:rPr>
                <w:rFonts w:cs="Arial"/>
                <w:color w:val="000000"/>
                <w:sz w:val="20"/>
                <w:szCs w:val="20"/>
              </w:rPr>
              <w:t>AV01 - Восстановление узлов/запчастей</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12"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F8A735D" w14:textId="4D009675" w:rsidR="00976312" w:rsidRPr="00976312" w:rsidDel="00976312" w:rsidRDefault="00976312" w:rsidP="00976312">
            <w:pPr>
              <w:ind w:firstLine="0"/>
              <w:rPr>
                <w:rFonts w:cs="Arial"/>
                <w:bCs/>
                <w:color w:val="000000"/>
                <w:sz w:val="20"/>
                <w:szCs w:val="20"/>
              </w:rPr>
            </w:pPr>
            <w:r w:rsidRPr="009721BA">
              <w:rPr>
                <w:rFonts w:cs="Arial"/>
                <w:color w:val="000000"/>
                <w:sz w:val="20"/>
                <w:szCs w:val="20"/>
              </w:rPr>
              <w:t>ВО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13"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D789B0B" w14:textId="2A98E6A3" w:rsidR="00976312" w:rsidRPr="00976312" w:rsidDel="00976312" w:rsidRDefault="00976312" w:rsidP="00976312">
            <w:pPr>
              <w:ind w:firstLine="0"/>
              <w:rPr>
                <w:rFonts w:cs="Arial"/>
                <w:bCs/>
                <w:color w:val="000000"/>
                <w:sz w:val="20"/>
                <w:szCs w:val="20"/>
              </w:rPr>
            </w:pPr>
            <w:r w:rsidRPr="009721BA">
              <w:rPr>
                <w:rFonts w:cs="Arial"/>
                <w:color w:val="000000"/>
                <w:sz w:val="20"/>
                <w:szCs w:val="20"/>
              </w:rPr>
              <w:t>Восстановление оборудования</w:t>
            </w:r>
          </w:p>
        </w:tc>
      </w:tr>
      <w:tr w:rsidR="00976312" w:rsidRPr="00976312" w14:paraId="1C75AD21" w14:textId="77777777" w:rsidTr="00795C28">
        <w:trPr>
          <w:trHeight w:val="269"/>
          <w:trPrChange w:id="2614" w:author="Попова Дарья" w:date="2020-07-22T10:18:00Z">
            <w:trPr>
              <w:trHeight w:val="269"/>
            </w:trPr>
          </w:trPrChange>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center"/>
            <w:tcPrChange w:id="2615" w:author="Попова Дарья" w:date="2020-07-22T10:18:00Z">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53DFB94D" w14:textId="46D4D6C7" w:rsidR="00976312" w:rsidRPr="00976312" w:rsidDel="00976312" w:rsidRDefault="00976312" w:rsidP="009721BA">
            <w:pPr>
              <w:ind w:firstLine="0"/>
              <w:jc w:val="left"/>
              <w:rPr>
                <w:rFonts w:cs="Arial"/>
                <w:bCs/>
                <w:color w:val="000000"/>
                <w:sz w:val="20"/>
                <w:szCs w:val="20"/>
              </w:rPr>
            </w:pPr>
            <w:r w:rsidRPr="009721BA">
              <w:rPr>
                <w:rFonts w:cs="Arial"/>
                <w:color w:val="000000"/>
                <w:sz w:val="20"/>
                <w:szCs w:val="20"/>
              </w:rPr>
              <w:t>AV02 - Восст узлов/запчастей (материалы ОФ)</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16"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8D49AE9" w14:textId="6E4068C8" w:rsidR="00976312" w:rsidRPr="00976312" w:rsidDel="00976312" w:rsidRDefault="00976312" w:rsidP="00976312">
            <w:pPr>
              <w:ind w:firstLine="0"/>
              <w:rPr>
                <w:rFonts w:cs="Arial"/>
                <w:bCs/>
                <w:color w:val="000000"/>
                <w:sz w:val="20"/>
                <w:szCs w:val="20"/>
              </w:rPr>
            </w:pPr>
            <w:r w:rsidRPr="009721BA">
              <w:rPr>
                <w:rFonts w:cs="Arial"/>
                <w:color w:val="000000"/>
                <w:sz w:val="20"/>
                <w:szCs w:val="20"/>
              </w:rPr>
              <w:t>ВЗЧ</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17"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F47B19E" w14:textId="3800AE5A" w:rsidR="00976312" w:rsidRPr="00976312" w:rsidDel="00976312" w:rsidRDefault="00976312" w:rsidP="00976312">
            <w:pPr>
              <w:ind w:firstLine="0"/>
              <w:rPr>
                <w:rFonts w:cs="Arial"/>
                <w:bCs/>
                <w:color w:val="000000"/>
                <w:sz w:val="20"/>
                <w:szCs w:val="20"/>
              </w:rPr>
            </w:pPr>
            <w:r w:rsidRPr="009721BA">
              <w:rPr>
                <w:rFonts w:cs="Arial"/>
                <w:color w:val="000000"/>
                <w:sz w:val="20"/>
                <w:szCs w:val="20"/>
              </w:rPr>
              <w:t>Восстановление запасных частей</w:t>
            </w:r>
          </w:p>
        </w:tc>
      </w:tr>
      <w:tr w:rsidR="00B03F17" w:rsidRPr="00976312" w14:paraId="1F13F8E3" w14:textId="77777777" w:rsidTr="00795C28">
        <w:trPr>
          <w:trHeight w:val="269"/>
          <w:trPrChange w:id="2618" w:author="Попова Дарья" w:date="2020-07-22T10:18:00Z">
            <w:trPr>
              <w:trHeight w:val="269"/>
            </w:trPr>
          </w:trPrChange>
        </w:trPr>
        <w:tc>
          <w:tcPr>
            <w:tcW w:w="3534" w:type="dxa"/>
            <w:vMerge w:val="restart"/>
            <w:tcBorders>
              <w:top w:val="single" w:sz="8" w:space="0" w:color="000000"/>
              <w:left w:val="single" w:sz="8" w:space="0" w:color="000000"/>
              <w:right w:val="single" w:sz="8" w:space="0" w:color="000000"/>
            </w:tcBorders>
            <w:shd w:val="clear" w:color="auto" w:fill="auto"/>
            <w:tcMar>
              <w:top w:w="15" w:type="dxa"/>
            </w:tcMar>
            <w:vAlign w:val="center"/>
            <w:tcPrChange w:id="2619" w:author="Попова Дарья" w:date="2020-07-22T10:18:00Z">
              <w:tcPr>
                <w:tcW w:w="3534" w:type="dxa"/>
                <w:vMerge w:val="restart"/>
                <w:tcBorders>
                  <w:top w:val="single" w:sz="8" w:space="0" w:color="000000"/>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697F7D57" w14:textId="48A3C772" w:rsidR="00B03F17" w:rsidRPr="00976312" w:rsidDel="00976312" w:rsidRDefault="00B03F17" w:rsidP="009721BA">
            <w:pPr>
              <w:ind w:firstLine="0"/>
              <w:jc w:val="left"/>
              <w:rPr>
                <w:rFonts w:cs="Arial"/>
                <w:bCs/>
                <w:color w:val="000000"/>
                <w:sz w:val="20"/>
                <w:szCs w:val="20"/>
              </w:rPr>
            </w:pPr>
            <w:r w:rsidRPr="009721BA">
              <w:rPr>
                <w:rFonts w:cs="Arial"/>
                <w:color w:val="000000"/>
                <w:sz w:val="20"/>
                <w:szCs w:val="20"/>
              </w:rPr>
              <w:t>AVR1 - Аварийное ТОРО</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20"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AF84ED7" w14:textId="27023A9E"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21"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2F57EF4" w14:textId="1B8F7DD1"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Капитальный ремонт</w:t>
            </w:r>
          </w:p>
        </w:tc>
      </w:tr>
      <w:tr w:rsidR="00B03F17" w:rsidRPr="00976312" w14:paraId="7C7220C0" w14:textId="77777777" w:rsidTr="00795C28">
        <w:trPr>
          <w:trHeight w:val="269"/>
          <w:trPrChange w:id="2622"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623"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5C3FD051" w14:textId="2497F71C"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24"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7279895" w14:textId="5A8D82C9"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МД</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25"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51547D8" w14:textId="01DF37A8"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Монтаж/демонтаж</w:t>
            </w:r>
          </w:p>
        </w:tc>
      </w:tr>
      <w:tr w:rsidR="00B03F17" w:rsidRPr="00976312" w14:paraId="2D4ED51A" w14:textId="77777777" w:rsidTr="00795C28">
        <w:trPr>
          <w:trHeight w:val="269"/>
          <w:trPrChange w:id="2626"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2627"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415F6C8C" w14:textId="670FF565" w:rsidR="00B03F17" w:rsidRPr="00976312" w:rsidDel="00976312" w:rsidRDefault="00B03F17" w:rsidP="009721B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28"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4D40803" w14:textId="665E609C"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СР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29"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54403B3" w14:textId="4DAD3DE0"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Средний ремонт</w:t>
            </w:r>
          </w:p>
        </w:tc>
      </w:tr>
      <w:tr w:rsidR="00B03F17" w:rsidRPr="00976312" w14:paraId="7DB207CE" w14:textId="77777777" w:rsidTr="00795C28">
        <w:trPr>
          <w:trHeight w:val="269"/>
          <w:trPrChange w:id="2630" w:author="Попова Дарья" w:date="2020-07-22T10:18:00Z">
            <w:trPr>
              <w:trHeight w:val="269"/>
            </w:trPr>
          </w:trPrChange>
        </w:trPr>
        <w:tc>
          <w:tcPr>
            <w:tcW w:w="3534" w:type="dxa"/>
            <w:vMerge/>
            <w:tcBorders>
              <w:left w:val="single" w:sz="8" w:space="0" w:color="000000"/>
              <w:bottom w:val="single" w:sz="8" w:space="0" w:color="000000"/>
              <w:right w:val="single" w:sz="8" w:space="0" w:color="000000"/>
            </w:tcBorders>
            <w:shd w:val="clear" w:color="auto" w:fill="auto"/>
            <w:tcMar>
              <w:top w:w="15" w:type="dxa"/>
            </w:tcMar>
            <w:vAlign w:val="center"/>
            <w:tcPrChange w:id="2631" w:author="Попова Дарья" w:date="2020-07-22T10:18:00Z">
              <w:tcPr>
                <w:tcW w:w="3534" w:type="dxa"/>
                <w:vMerge/>
                <w:tcBorders>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center"/>
              </w:tcPr>
            </w:tcPrChange>
          </w:tcPr>
          <w:p w14:paraId="44520F93" w14:textId="63589A03" w:rsidR="00B03F17" w:rsidRPr="00976312" w:rsidDel="00976312" w:rsidRDefault="00B03F17" w:rsidP="009721BA">
            <w:pPr>
              <w:ind w:firstLine="0"/>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32"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B2C5F09" w14:textId="47E1511F"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33"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0468D93" w14:textId="29F1F7DE"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w:t>
            </w:r>
          </w:p>
        </w:tc>
      </w:tr>
      <w:tr w:rsidR="00B03F17" w:rsidRPr="00976312" w14:paraId="3F7BB88B" w14:textId="77777777" w:rsidTr="00795C28">
        <w:trPr>
          <w:trHeight w:val="269"/>
          <w:trPrChange w:id="2634" w:author="Попова Дарья" w:date="2020-07-22T10:18:00Z">
            <w:trPr>
              <w:trHeight w:val="269"/>
            </w:trPr>
          </w:trPrChange>
        </w:trPr>
        <w:tc>
          <w:tcPr>
            <w:tcW w:w="3534" w:type="dxa"/>
            <w:vMerge w:val="restart"/>
            <w:tcBorders>
              <w:top w:val="single" w:sz="8" w:space="0" w:color="000000"/>
              <w:left w:val="single" w:sz="8" w:space="0" w:color="000000"/>
              <w:right w:val="single" w:sz="8" w:space="0" w:color="000000"/>
            </w:tcBorders>
            <w:shd w:val="clear" w:color="auto" w:fill="auto"/>
            <w:tcMar>
              <w:top w:w="15" w:type="dxa"/>
            </w:tcMar>
            <w:vAlign w:val="center"/>
            <w:tcPrChange w:id="2635" w:author="Попова Дарья" w:date="2020-07-22T10:18:00Z">
              <w:tcPr>
                <w:tcW w:w="3534" w:type="dxa"/>
                <w:vMerge w:val="restart"/>
                <w:tcBorders>
                  <w:top w:val="single" w:sz="8" w:space="0" w:color="000000"/>
                  <w:left w:val="single" w:sz="8" w:space="0" w:color="000000"/>
                  <w:right w:val="single" w:sz="8" w:space="0" w:color="000000"/>
                </w:tcBorders>
                <w:shd w:val="clear" w:color="auto" w:fill="auto"/>
                <w:tcMar>
                  <w:top w:w="15" w:type="dxa"/>
                  <w:left w:w="89" w:type="dxa"/>
                  <w:bottom w:w="0" w:type="dxa"/>
                  <w:right w:w="89" w:type="dxa"/>
                </w:tcMar>
                <w:vAlign w:val="center"/>
              </w:tcPr>
            </w:tcPrChange>
          </w:tcPr>
          <w:p w14:paraId="31E26E03" w14:textId="046D4D5F" w:rsidR="00B03F17" w:rsidRPr="00976312" w:rsidDel="00976312" w:rsidRDefault="00B03F17" w:rsidP="009721BA">
            <w:pPr>
              <w:ind w:firstLine="0"/>
              <w:jc w:val="left"/>
              <w:rPr>
                <w:rFonts w:cs="Arial"/>
                <w:bCs/>
                <w:color w:val="000000"/>
                <w:sz w:val="20"/>
                <w:szCs w:val="20"/>
              </w:rPr>
            </w:pPr>
            <w:r w:rsidRPr="009721BA">
              <w:rPr>
                <w:rFonts w:cs="Arial"/>
                <w:color w:val="000000"/>
                <w:sz w:val="20"/>
                <w:szCs w:val="20"/>
              </w:rPr>
              <w:t>AVS1 - Внеплановое ТОРО</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36"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6A32C73" w14:textId="2AAB1020"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КЛ</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37"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CED1CEE" w14:textId="7F9657F0"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Калибровка</w:t>
            </w:r>
          </w:p>
        </w:tc>
      </w:tr>
      <w:tr w:rsidR="00B03F17" w:rsidRPr="00976312" w14:paraId="797AC34C" w14:textId="77777777" w:rsidTr="00795C28">
        <w:trPr>
          <w:trHeight w:val="269"/>
          <w:trPrChange w:id="2638"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639"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8637D6C" w14:textId="6BA09D1A"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40"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BCF524D" w14:textId="5619A963"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КНС</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41"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B954B69" w14:textId="31840F09"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Консервация</w:t>
            </w:r>
          </w:p>
        </w:tc>
      </w:tr>
      <w:tr w:rsidR="00B03F17" w:rsidRPr="00976312" w14:paraId="3716BD01" w14:textId="77777777" w:rsidTr="00795C28">
        <w:trPr>
          <w:trHeight w:val="269"/>
          <w:trPrChange w:id="2642"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643"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5A337BD" w14:textId="4F234BB8"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44"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19E34B1" w14:textId="1A691F0A"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45"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D58147B" w14:textId="4DD87403"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Капитальный ремонт</w:t>
            </w:r>
          </w:p>
        </w:tc>
      </w:tr>
      <w:tr w:rsidR="00B03F17" w:rsidRPr="00976312" w14:paraId="5725A1FB" w14:textId="77777777" w:rsidTr="00795C28">
        <w:trPr>
          <w:trHeight w:val="269"/>
          <w:trPrChange w:id="2646"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647"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E5D8ED3" w14:textId="3EB6619E"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48"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63D2F15" w14:textId="5F2C5FEB"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КРМ</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49"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4443156" w14:textId="4468A478"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Капитализируемый ремонт</w:t>
            </w:r>
          </w:p>
        </w:tc>
      </w:tr>
      <w:tr w:rsidR="00B03F17" w:rsidRPr="00976312" w14:paraId="6814DB8D" w14:textId="77777777" w:rsidTr="00795C28">
        <w:trPr>
          <w:trHeight w:val="269"/>
          <w:trPrChange w:id="2650"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651"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9C4100B" w14:textId="1E1D6DEE"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52"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1A86B7C" w14:textId="5D568B8B"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МД</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53"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53046B1" w14:textId="5C344CCE"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Монтаж/демонтаж</w:t>
            </w:r>
          </w:p>
        </w:tc>
      </w:tr>
      <w:tr w:rsidR="00B03F17" w:rsidRPr="00976312" w14:paraId="5137C422" w14:textId="77777777" w:rsidTr="00795C28">
        <w:trPr>
          <w:trHeight w:val="269"/>
          <w:trPrChange w:id="2654"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655"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337959B" w14:textId="00D630D3"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56"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6730592" w14:textId="2CF45D7A"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НЛ</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57"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5A9769B" w14:textId="35B2E371"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Наладка оборудования</w:t>
            </w:r>
          </w:p>
        </w:tc>
      </w:tr>
      <w:tr w:rsidR="00B03F17" w:rsidRPr="00976312" w14:paraId="205E6F7A" w14:textId="77777777" w:rsidTr="00795C28">
        <w:trPr>
          <w:trHeight w:val="269"/>
          <w:trPrChange w:id="2658"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659"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36C20E6" w14:textId="0AAF5C0C"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60"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636F49E" w14:textId="792EDA53"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ОСЗ</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61"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5531BCD" w14:textId="157A9685"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Осмотр ЗиС</w:t>
            </w:r>
          </w:p>
        </w:tc>
      </w:tr>
      <w:tr w:rsidR="00B03F17" w:rsidRPr="00976312" w14:paraId="3D47F1C1" w14:textId="77777777" w:rsidTr="00795C28">
        <w:trPr>
          <w:trHeight w:val="269"/>
          <w:trPrChange w:id="2662"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663"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1E7534A" w14:textId="5A2FF59C"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64"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2733207" w14:textId="166DBA79"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ПВ</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65"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852D87D" w14:textId="0A97693C"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Поверка</w:t>
            </w:r>
          </w:p>
        </w:tc>
      </w:tr>
      <w:tr w:rsidR="00B03F17" w:rsidRPr="00976312" w14:paraId="616B4DC6" w14:textId="77777777" w:rsidTr="00795C28">
        <w:trPr>
          <w:trHeight w:val="269"/>
          <w:trPrChange w:id="2666"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667"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C124864" w14:textId="764E52A3"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68"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46FDE8C" w14:textId="1B7CA368"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ПТО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69"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2B97FDE" w14:textId="17957DB6"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Полное технич освидетельст ГПМ</w:t>
            </w:r>
          </w:p>
        </w:tc>
      </w:tr>
      <w:tr w:rsidR="00B03F17" w:rsidRPr="00976312" w14:paraId="1D362B43" w14:textId="77777777" w:rsidTr="00795C28">
        <w:trPr>
          <w:trHeight w:val="269"/>
          <w:trPrChange w:id="2670"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671"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BB38E20" w14:textId="3D8EE569"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72"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2605FBB" w14:textId="0FCAEA6A"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РГИ</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73"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6455762" w14:textId="768FA5FE"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Ревизия/гидроисп трубопроводов</w:t>
            </w:r>
          </w:p>
        </w:tc>
      </w:tr>
      <w:tr w:rsidR="00B03F17" w:rsidRPr="00976312" w14:paraId="7BFE1487" w14:textId="77777777" w:rsidTr="00795C28">
        <w:trPr>
          <w:trHeight w:val="269"/>
          <w:trPrChange w:id="2674"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675"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22668F4" w14:textId="6B424EF8"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76"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6953AA5" w14:textId="4E3B475D"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РКН</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77"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5F7BC43" w14:textId="532D8962"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Расконсервация</w:t>
            </w:r>
          </w:p>
        </w:tc>
      </w:tr>
      <w:tr w:rsidR="00B03F17" w:rsidRPr="00976312" w14:paraId="6D6C20FB" w14:textId="77777777" w:rsidTr="00795C28">
        <w:trPr>
          <w:trHeight w:val="269"/>
          <w:trPrChange w:id="2678"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679"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D66761A" w14:textId="3318CAF5"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80"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ECDB569" w14:textId="317652E7"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РКО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81"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4B5618C" w14:textId="23572450"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Работы на консерв оборудовании</w:t>
            </w:r>
          </w:p>
        </w:tc>
      </w:tr>
      <w:tr w:rsidR="00B03F17" w:rsidRPr="00976312" w14:paraId="024C2035" w14:textId="77777777" w:rsidTr="00795C28">
        <w:trPr>
          <w:trHeight w:val="269"/>
          <w:trPrChange w:id="2682"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683"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83A3764" w14:textId="4D840B69"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84"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C6BDB0F" w14:textId="1088D92B"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СР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85"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0BF9F38" w14:textId="6CFFF4B3"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Средний ремонт</w:t>
            </w:r>
          </w:p>
        </w:tc>
      </w:tr>
      <w:tr w:rsidR="00B03F17" w:rsidRPr="00976312" w14:paraId="79164254" w14:textId="77777777" w:rsidTr="00795C28">
        <w:trPr>
          <w:trHeight w:val="269"/>
          <w:trPrChange w:id="2686"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687"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D7C4448" w14:textId="56310813"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88"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3544C62" w14:textId="784D9786"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89"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4032E5C" w14:textId="53BAD73B"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w:t>
            </w:r>
          </w:p>
        </w:tc>
      </w:tr>
      <w:tr w:rsidR="00B03F17" w:rsidRPr="00976312" w14:paraId="1F1BB47D" w14:textId="77777777" w:rsidTr="00795C28">
        <w:trPr>
          <w:trHeight w:val="269"/>
          <w:trPrChange w:id="2690"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691"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5FB9895" w14:textId="4C284924"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92"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01986F1" w14:textId="41DA6908"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ТР1</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93"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E5A73DC" w14:textId="72FC3C15"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 1</w:t>
            </w:r>
          </w:p>
        </w:tc>
      </w:tr>
      <w:tr w:rsidR="00B03F17" w:rsidRPr="00976312" w14:paraId="52371688" w14:textId="77777777" w:rsidTr="00795C28">
        <w:trPr>
          <w:trHeight w:val="269"/>
          <w:trPrChange w:id="2694"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695"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4E7E060" w14:textId="7827C903"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96"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E9788DC" w14:textId="1907B3C1"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ТР2</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697"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266A2C6D" w14:textId="5787A850"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 2</w:t>
            </w:r>
          </w:p>
        </w:tc>
      </w:tr>
      <w:tr w:rsidR="00B03F17" w:rsidRPr="00976312" w14:paraId="5E8E1D2F" w14:textId="77777777" w:rsidTr="00795C28">
        <w:trPr>
          <w:trHeight w:val="269"/>
          <w:trPrChange w:id="2698"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699"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26683D71" w14:textId="599798A5"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00"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809F052" w14:textId="5B5057EB"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ТР3</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01"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0552C38" w14:textId="3449A937"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 3</w:t>
            </w:r>
          </w:p>
        </w:tc>
      </w:tr>
      <w:tr w:rsidR="00B03F17" w:rsidRPr="00976312" w14:paraId="00E48F47" w14:textId="77777777" w:rsidTr="00795C28">
        <w:trPr>
          <w:trHeight w:val="269"/>
          <w:trPrChange w:id="2702"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703"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D0280CD" w14:textId="6E6CD949"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04"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3413E97A" w14:textId="171A15A6"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ТР4</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05"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AF0BF37" w14:textId="5EBD408B"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 4</w:t>
            </w:r>
          </w:p>
        </w:tc>
      </w:tr>
      <w:tr w:rsidR="00B03F17" w:rsidRPr="00976312" w14:paraId="4EC48A17" w14:textId="77777777" w:rsidTr="00795C28">
        <w:trPr>
          <w:trHeight w:val="269"/>
          <w:trPrChange w:id="2706"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707"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5B5958A7" w14:textId="10BC677D"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08"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0DAAF1EA" w14:textId="52C196BD"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ТР5</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09"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20F4485" w14:textId="67C0B357"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Текущий ремонт 5</w:t>
            </w:r>
          </w:p>
        </w:tc>
      </w:tr>
      <w:tr w:rsidR="00B03F17" w:rsidRPr="00976312" w14:paraId="29DA8E31" w14:textId="77777777" w:rsidTr="00795C28">
        <w:trPr>
          <w:trHeight w:val="269"/>
          <w:trPrChange w:id="2710" w:author="Попова Дарья" w:date="2020-07-22T10:18:00Z">
            <w:trPr>
              <w:trHeight w:val="269"/>
            </w:trPr>
          </w:trPrChange>
        </w:trPr>
        <w:tc>
          <w:tcPr>
            <w:tcW w:w="3534" w:type="dxa"/>
            <w:vMerge/>
            <w:tcBorders>
              <w:left w:val="single" w:sz="8" w:space="0" w:color="000000"/>
              <w:right w:val="single" w:sz="8" w:space="0" w:color="000000"/>
            </w:tcBorders>
            <w:shd w:val="clear" w:color="auto" w:fill="auto"/>
            <w:tcMar>
              <w:top w:w="15" w:type="dxa"/>
            </w:tcMar>
            <w:vAlign w:val="bottom"/>
            <w:tcPrChange w:id="2711" w:author="Попова Дарья" w:date="2020-07-22T10:18:00Z">
              <w:tcPr>
                <w:tcW w:w="3534" w:type="dxa"/>
                <w:vMerge/>
                <w:tcBorders>
                  <w:left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4F28439" w14:textId="5BE733E9" w:rsidR="00B03F17" w:rsidRPr="00976312" w:rsidDel="00976312" w:rsidRDefault="00B03F17" w:rsidP="00976312">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12"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6C75FD0" w14:textId="13EFBA7A"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УПБ</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13"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69B397FC" w14:textId="6ED18806"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Выполнение предписаний ЭПБ</w:t>
            </w:r>
          </w:p>
        </w:tc>
      </w:tr>
      <w:tr w:rsidR="00B03F17" w:rsidRPr="00976312" w14:paraId="40D53CE6" w14:textId="77777777" w:rsidTr="00795C28">
        <w:trPr>
          <w:trHeight w:val="269"/>
          <w:trPrChange w:id="2714" w:author="Попова Дарья" w:date="2020-07-22T10:18:00Z">
            <w:trPr>
              <w:trHeight w:val="269"/>
            </w:trPr>
          </w:trPrChange>
        </w:trPr>
        <w:tc>
          <w:tcPr>
            <w:tcW w:w="3534" w:type="dxa"/>
            <w:vMerge/>
            <w:tcBorders>
              <w:left w:val="single" w:sz="8" w:space="0" w:color="000000"/>
              <w:bottom w:val="single" w:sz="8" w:space="0" w:color="000000"/>
              <w:right w:val="single" w:sz="8" w:space="0" w:color="000000"/>
            </w:tcBorders>
            <w:shd w:val="clear" w:color="auto" w:fill="auto"/>
            <w:tcMar>
              <w:top w:w="15" w:type="dxa"/>
            </w:tcMar>
            <w:vAlign w:val="bottom"/>
            <w:tcPrChange w:id="2715" w:author="Попова Дарья" w:date="2020-07-22T10:18:00Z">
              <w:tcPr>
                <w:tcW w:w="3534" w:type="dxa"/>
                <w:vMerge/>
                <w:tcBorders>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408DBA01" w14:textId="1FEC5F12" w:rsidR="00B03F17" w:rsidRPr="00976312" w:rsidDel="00976312" w:rsidRDefault="00B03F17" w:rsidP="00976312">
            <w:pPr>
              <w:ind w:firstLine="0"/>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16" w:author="Попова Дарья" w:date="2020-07-22T10:18:00Z">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182587CA" w14:textId="2A12A48B"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ЧТО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2717" w:author="Попова Дарья" w:date="2020-07-22T10:18:00Z">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89" w:type="dxa"/>
                  <w:bottom w:w="0" w:type="dxa"/>
                  <w:right w:w="89" w:type="dxa"/>
                </w:tcMar>
                <w:vAlign w:val="bottom"/>
              </w:tcPr>
            </w:tcPrChange>
          </w:tcPr>
          <w:p w14:paraId="72D71889" w14:textId="283F20EB" w:rsidR="00B03F17" w:rsidRPr="00976312" w:rsidDel="00976312" w:rsidRDefault="00B03F17" w:rsidP="00976312">
            <w:pPr>
              <w:ind w:firstLine="0"/>
              <w:rPr>
                <w:rFonts w:cs="Arial"/>
                <w:bCs/>
                <w:color w:val="000000"/>
                <w:sz w:val="20"/>
                <w:szCs w:val="20"/>
              </w:rPr>
            </w:pPr>
            <w:r w:rsidRPr="009721BA">
              <w:rPr>
                <w:rFonts w:cs="Arial"/>
                <w:color w:val="000000"/>
                <w:sz w:val="20"/>
                <w:szCs w:val="20"/>
              </w:rPr>
              <w:t>Частичное технич освидет ГПМ</w:t>
            </w:r>
          </w:p>
        </w:tc>
      </w:tr>
    </w:tbl>
    <w:p w14:paraId="225433FD" w14:textId="13EAE3DC" w:rsidR="00762D33" w:rsidRPr="00B153FA" w:rsidRDefault="00762D33" w:rsidP="00762D33">
      <w:pPr>
        <w:pStyle w:val="Tabname"/>
        <w:keepNext/>
        <w:spacing w:after="240"/>
        <w:jc w:val="right"/>
        <w:rPr>
          <w:rFonts w:cs="Arial"/>
          <w:sz w:val="22"/>
          <w:szCs w:val="22"/>
        </w:rPr>
      </w:pPr>
      <w:r w:rsidRPr="00CE4623">
        <w:rPr>
          <w:rFonts w:cs="Arial"/>
          <w:sz w:val="22"/>
          <w:szCs w:val="22"/>
        </w:rPr>
        <w:lastRenderedPageBreak/>
        <w:t xml:space="preserve">Таблица </w:t>
      </w:r>
      <w:r w:rsidRPr="00B153FA">
        <w:rPr>
          <w:rFonts w:cs="Arial"/>
          <w:sz w:val="22"/>
          <w:szCs w:val="22"/>
        </w:rPr>
        <w:fldChar w:fldCharType="begin"/>
      </w:r>
      <w:r w:rsidRPr="00CE4623">
        <w:rPr>
          <w:rFonts w:cs="Arial"/>
          <w:sz w:val="22"/>
          <w:szCs w:val="22"/>
        </w:rPr>
        <w:instrText xml:space="preserve"> SEQ Таблица \* ARABIC </w:instrText>
      </w:r>
      <w:r w:rsidRPr="00B153FA">
        <w:rPr>
          <w:rFonts w:cs="Arial"/>
          <w:sz w:val="22"/>
          <w:szCs w:val="22"/>
        </w:rPr>
        <w:fldChar w:fldCharType="separate"/>
      </w:r>
      <w:r w:rsidR="00E24180">
        <w:rPr>
          <w:rFonts w:cs="Arial"/>
          <w:noProof/>
          <w:sz w:val="22"/>
          <w:szCs w:val="22"/>
        </w:rPr>
        <w:t>15</w:t>
      </w:r>
      <w:r w:rsidRPr="00B153FA">
        <w:rPr>
          <w:rFonts w:cs="Arial"/>
          <w:sz w:val="22"/>
          <w:szCs w:val="22"/>
        </w:rPr>
        <w:fldChar w:fldCharType="end"/>
      </w:r>
      <w:r w:rsidRPr="00B153FA">
        <w:rPr>
          <w:rFonts w:cs="Arial"/>
          <w:sz w:val="22"/>
          <w:szCs w:val="22"/>
        </w:rPr>
        <w:t>. Категории затрат в заказах ТОРО</w:t>
      </w:r>
    </w:p>
    <w:tbl>
      <w:tblPr>
        <w:tblW w:w="4938" w:type="pct"/>
        <w:tblCellMar>
          <w:left w:w="0" w:type="dxa"/>
          <w:right w:w="0" w:type="dxa"/>
        </w:tblCellMar>
        <w:tblLook w:val="04A0" w:firstRow="1" w:lastRow="0" w:firstColumn="1" w:lastColumn="0" w:noHBand="0" w:noVBand="1"/>
      </w:tblPr>
      <w:tblGrid>
        <w:gridCol w:w="1483"/>
        <w:gridCol w:w="4740"/>
        <w:gridCol w:w="3827"/>
      </w:tblGrid>
      <w:tr w:rsidR="00762D33" w:rsidRPr="007008A3" w14:paraId="4B7A04B9" w14:textId="77777777" w:rsidTr="00762D33">
        <w:trPr>
          <w:cantSplit/>
          <w:trHeight w:val="397"/>
          <w:tblHeader/>
        </w:trPr>
        <w:tc>
          <w:tcPr>
            <w:tcW w:w="738"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tcPr>
          <w:p w14:paraId="135B3459" w14:textId="77777777" w:rsidR="00762D33" w:rsidRPr="00B153FA" w:rsidRDefault="00762D33" w:rsidP="00762D33">
            <w:pPr>
              <w:spacing w:line="276" w:lineRule="auto"/>
              <w:ind w:firstLine="0"/>
              <w:rPr>
                <w:rFonts w:eastAsiaTheme="minorHAnsi" w:cs="Arial"/>
                <w:b/>
                <w:sz w:val="20"/>
                <w:szCs w:val="20"/>
              </w:rPr>
            </w:pPr>
            <w:r w:rsidRPr="00B153FA">
              <w:rPr>
                <w:rFonts w:eastAsiaTheme="minorHAnsi" w:cs="Arial"/>
                <w:b/>
                <w:sz w:val="20"/>
                <w:szCs w:val="20"/>
              </w:rPr>
              <w:t>Категория</w:t>
            </w:r>
          </w:p>
        </w:tc>
        <w:tc>
          <w:tcPr>
            <w:tcW w:w="2358"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tcPr>
          <w:p w14:paraId="2CF40017" w14:textId="77777777" w:rsidR="00762D33" w:rsidRPr="00B153FA" w:rsidRDefault="00762D33" w:rsidP="00762D33">
            <w:pPr>
              <w:spacing w:line="276" w:lineRule="auto"/>
              <w:ind w:firstLine="0"/>
              <w:jc w:val="center"/>
              <w:rPr>
                <w:rFonts w:cs="Arial"/>
                <w:b/>
                <w:sz w:val="20"/>
                <w:szCs w:val="20"/>
              </w:rPr>
            </w:pPr>
            <w:r w:rsidRPr="00B153FA">
              <w:rPr>
                <w:rFonts w:cs="Arial"/>
                <w:b/>
                <w:sz w:val="20"/>
                <w:szCs w:val="20"/>
              </w:rPr>
              <w:t>Наименование категории</w:t>
            </w:r>
          </w:p>
        </w:tc>
        <w:tc>
          <w:tcPr>
            <w:tcW w:w="1904" w:type="pct"/>
            <w:tcBorders>
              <w:top w:val="single" w:sz="12" w:space="0" w:color="auto"/>
              <w:left w:val="nil"/>
              <w:bottom w:val="single" w:sz="4" w:space="0" w:color="auto"/>
              <w:right w:val="single" w:sz="12" w:space="0" w:color="auto"/>
            </w:tcBorders>
            <w:shd w:val="clear" w:color="auto" w:fill="FFC000"/>
          </w:tcPr>
          <w:p w14:paraId="27B45051" w14:textId="77777777" w:rsidR="00762D33" w:rsidRPr="00B153FA" w:rsidRDefault="00762D33" w:rsidP="00762D33">
            <w:pPr>
              <w:spacing w:line="276" w:lineRule="auto"/>
              <w:ind w:firstLine="0"/>
              <w:jc w:val="center"/>
              <w:rPr>
                <w:rFonts w:cs="Arial"/>
                <w:b/>
                <w:sz w:val="20"/>
                <w:szCs w:val="20"/>
              </w:rPr>
            </w:pPr>
            <w:r w:rsidRPr="00B153FA">
              <w:rPr>
                <w:rFonts w:cs="Arial"/>
                <w:b/>
                <w:sz w:val="20"/>
                <w:szCs w:val="20"/>
              </w:rPr>
              <w:t>Виды затрат/группы видов затрат</w:t>
            </w:r>
          </w:p>
        </w:tc>
      </w:tr>
      <w:tr w:rsidR="00D148D6" w:rsidRPr="00D80C53" w14:paraId="7E6456BA" w14:textId="77777777" w:rsidTr="00762D33">
        <w:trPr>
          <w:cantSplit/>
        </w:trPr>
        <w:tc>
          <w:tcPr>
            <w:tcW w:w="738"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4CB0503B" w14:textId="4E0513E7" w:rsidR="00D148D6" w:rsidRPr="00D80C53" w:rsidDel="005955C5" w:rsidRDefault="00D148D6" w:rsidP="00D148D6">
            <w:pPr>
              <w:ind w:firstLine="0"/>
              <w:rPr>
                <w:rFonts w:cs="Arial"/>
                <w:sz w:val="20"/>
                <w:szCs w:val="20"/>
              </w:rPr>
            </w:pPr>
            <w:r w:rsidRPr="009721BA">
              <w:rPr>
                <w:sz w:val="20"/>
                <w:szCs w:val="20"/>
              </w:rPr>
              <w:t>PM100</w:t>
            </w:r>
          </w:p>
        </w:tc>
        <w:tc>
          <w:tcPr>
            <w:tcW w:w="2358" w:type="pct"/>
            <w:tcBorders>
              <w:top w:val="nil"/>
              <w:left w:val="nil"/>
              <w:bottom w:val="single" w:sz="8" w:space="0" w:color="auto"/>
              <w:right w:val="single" w:sz="4" w:space="0" w:color="auto"/>
            </w:tcBorders>
            <w:tcMar>
              <w:top w:w="0" w:type="dxa"/>
              <w:left w:w="108" w:type="dxa"/>
              <w:bottom w:w="0" w:type="dxa"/>
              <w:right w:w="108" w:type="dxa"/>
            </w:tcMar>
          </w:tcPr>
          <w:p w14:paraId="2302CAF1" w14:textId="42DB5FD4" w:rsidR="00D148D6" w:rsidRPr="00D80C53" w:rsidDel="005955C5" w:rsidRDefault="00D148D6" w:rsidP="00D148D6">
            <w:pPr>
              <w:ind w:firstLine="0"/>
              <w:rPr>
                <w:rFonts w:cs="Arial"/>
                <w:sz w:val="20"/>
                <w:szCs w:val="20"/>
              </w:rPr>
            </w:pPr>
            <w:r w:rsidRPr="009721BA">
              <w:rPr>
                <w:sz w:val="20"/>
                <w:szCs w:val="20"/>
              </w:rPr>
              <w:t>Запчасти</w:t>
            </w:r>
          </w:p>
        </w:tc>
        <w:tc>
          <w:tcPr>
            <w:tcW w:w="1904" w:type="pct"/>
            <w:tcBorders>
              <w:top w:val="single" w:sz="4" w:space="0" w:color="auto"/>
              <w:left w:val="single" w:sz="4" w:space="0" w:color="auto"/>
              <w:bottom w:val="single" w:sz="4" w:space="0" w:color="auto"/>
              <w:right w:val="single" w:sz="4" w:space="0" w:color="auto"/>
            </w:tcBorders>
          </w:tcPr>
          <w:p w14:paraId="3D303B6B" w14:textId="6FDF1E04" w:rsidR="00D148D6" w:rsidRPr="00D80C53" w:rsidDel="005955C5" w:rsidRDefault="00D148D6" w:rsidP="00D148D6">
            <w:pPr>
              <w:ind w:firstLine="0"/>
              <w:rPr>
                <w:rFonts w:cs="Arial"/>
                <w:sz w:val="20"/>
                <w:szCs w:val="20"/>
              </w:rPr>
            </w:pPr>
            <w:r w:rsidRPr="00D80C53">
              <w:rPr>
                <w:rFonts w:cs="Arial"/>
                <w:sz w:val="20"/>
                <w:szCs w:val="20"/>
              </w:rPr>
              <w:t>PM100</w:t>
            </w:r>
          </w:p>
        </w:tc>
      </w:tr>
      <w:tr w:rsidR="00D148D6" w:rsidRPr="00D80C53" w14:paraId="37EB839F" w14:textId="77777777" w:rsidTr="00762D33">
        <w:trPr>
          <w:cantSplit/>
        </w:trPr>
        <w:tc>
          <w:tcPr>
            <w:tcW w:w="738"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2B8E8431" w14:textId="33D963A1" w:rsidR="00D148D6" w:rsidRPr="00D80C53" w:rsidDel="005955C5" w:rsidRDefault="00D148D6" w:rsidP="00D148D6">
            <w:pPr>
              <w:ind w:firstLine="0"/>
              <w:rPr>
                <w:rFonts w:cs="Arial"/>
                <w:sz w:val="20"/>
                <w:szCs w:val="20"/>
              </w:rPr>
            </w:pPr>
            <w:r w:rsidRPr="009721BA">
              <w:rPr>
                <w:sz w:val="20"/>
                <w:szCs w:val="20"/>
              </w:rPr>
              <w:t>PM200</w:t>
            </w:r>
          </w:p>
        </w:tc>
        <w:tc>
          <w:tcPr>
            <w:tcW w:w="2358" w:type="pct"/>
            <w:tcBorders>
              <w:top w:val="nil"/>
              <w:left w:val="nil"/>
              <w:bottom w:val="single" w:sz="8" w:space="0" w:color="auto"/>
              <w:right w:val="single" w:sz="4" w:space="0" w:color="auto"/>
            </w:tcBorders>
            <w:tcMar>
              <w:top w:w="0" w:type="dxa"/>
              <w:left w:w="108" w:type="dxa"/>
              <w:bottom w:w="0" w:type="dxa"/>
              <w:right w:w="108" w:type="dxa"/>
            </w:tcMar>
          </w:tcPr>
          <w:p w14:paraId="15721B61" w14:textId="74F82F30" w:rsidR="00D148D6" w:rsidRPr="00D80C53" w:rsidDel="005955C5" w:rsidRDefault="00D148D6" w:rsidP="00D148D6">
            <w:pPr>
              <w:ind w:firstLine="0"/>
              <w:rPr>
                <w:rFonts w:cs="Arial"/>
                <w:sz w:val="20"/>
                <w:szCs w:val="20"/>
              </w:rPr>
            </w:pPr>
            <w:r w:rsidRPr="009721BA">
              <w:rPr>
                <w:sz w:val="20"/>
                <w:szCs w:val="20"/>
              </w:rPr>
              <w:t>Услуги сторон. орг. по ремонту</w:t>
            </w:r>
          </w:p>
        </w:tc>
        <w:tc>
          <w:tcPr>
            <w:tcW w:w="1904" w:type="pct"/>
            <w:tcBorders>
              <w:top w:val="single" w:sz="4" w:space="0" w:color="auto"/>
              <w:left w:val="single" w:sz="4" w:space="0" w:color="auto"/>
              <w:bottom w:val="single" w:sz="4" w:space="0" w:color="auto"/>
              <w:right w:val="single" w:sz="4" w:space="0" w:color="auto"/>
            </w:tcBorders>
          </w:tcPr>
          <w:p w14:paraId="559107F7" w14:textId="4033B50E" w:rsidR="00D148D6" w:rsidRPr="00D80C53" w:rsidDel="005955C5" w:rsidRDefault="00D148D6" w:rsidP="00D148D6">
            <w:pPr>
              <w:ind w:firstLine="0"/>
              <w:rPr>
                <w:rFonts w:cs="Arial"/>
                <w:sz w:val="20"/>
                <w:szCs w:val="20"/>
              </w:rPr>
            </w:pPr>
            <w:r w:rsidRPr="009721BA">
              <w:rPr>
                <w:sz w:val="20"/>
                <w:szCs w:val="20"/>
              </w:rPr>
              <w:t>PM200</w:t>
            </w:r>
          </w:p>
        </w:tc>
      </w:tr>
      <w:tr w:rsidR="00D148D6" w:rsidRPr="00D80C53" w14:paraId="019744A4" w14:textId="77777777" w:rsidTr="00762D33">
        <w:trPr>
          <w:cantSplit/>
        </w:trPr>
        <w:tc>
          <w:tcPr>
            <w:tcW w:w="738"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7ED92E87" w14:textId="35CFE1BE" w:rsidR="00D148D6" w:rsidRPr="00D80C53" w:rsidDel="005955C5" w:rsidRDefault="00D148D6" w:rsidP="00D148D6">
            <w:pPr>
              <w:ind w:firstLine="0"/>
              <w:rPr>
                <w:rFonts w:cs="Arial"/>
                <w:sz w:val="20"/>
                <w:szCs w:val="20"/>
              </w:rPr>
            </w:pPr>
            <w:r w:rsidRPr="009721BA">
              <w:rPr>
                <w:sz w:val="20"/>
                <w:szCs w:val="20"/>
              </w:rPr>
              <w:t>PM300</w:t>
            </w:r>
          </w:p>
        </w:tc>
        <w:tc>
          <w:tcPr>
            <w:tcW w:w="2358" w:type="pct"/>
            <w:tcBorders>
              <w:top w:val="nil"/>
              <w:left w:val="nil"/>
              <w:bottom w:val="single" w:sz="8" w:space="0" w:color="auto"/>
              <w:right w:val="single" w:sz="4" w:space="0" w:color="auto"/>
            </w:tcBorders>
            <w:tcMar>
              <w:top w:w="0" w:type="dxa"/>
              <w:left w:w="108" w:type="dxa"/>
              <w:bottom w:w="0" w:type="dxa"/>
              <w:right w:w="108" w:type="dxa"/>
            </w:tcMar>
          </w:tcPr>
          <w:p w14:paraId="6CDAEE2C" w14:textId="70374935" w:rsidR="00D148D6" w:rsidRPr="00D80C53" w:rsidDel="005955C5" w:rsidRDefault="00D148D6" w:rsidP="00D148D6">
            <w:pPr>
              <w:ind w:firstLine="0"/>
              <w:rPr>
                <w:rFonts w:cs="Arial"/>
                <w:sz w:val="20"/>
                <w:szCs w:val="20"/>
              </w:rPr>
            </w:pPr>
            <w:r w:rsidRPr="009721BA">
              <w:rPr>
                <w:sz w:val="20"/>
                <w:szCs w:val="20"/>
              </w:rPr>
              <w:t>Материалы</w:t>
            </w:r>
          </w:p>
        </w:tc>
        <w:tc>
          <w:tcPr>
            <w:tcW w:w="1904" w:type="pct"/>
            <w:tcBorders>
              <w:top w:val="single" w:sz="4" w:space="0" w:color="auto"/>
              <w:left w:val="single" w:sz="4" w:space="0" w:color="auto"/>
              <w:bottom w:val="single" w:sz="4" w:space="0" w:color="auto"/>
              <w:right w:val="single" w:sz="4" w:space="0" w:color="auto"/>
            </w:tcBorders>
          </w:tcPr>
          <w:p w14:paraId="25EFF503" w14:textId="1AB5B07B" w:rsidR="00D148D6" w:rsidRPr="00D80C53" w:rsidDel="005955C5" w:rsidRDefault="00D148D6" w:rsidP="00D148D6">
            <w:pPr>
              <w:ind w:firstLine="0"/>
              <w:rPr>
                <w:rFonts w:cs="Arial"/>
                <w:sz w:val="20"/>
                <w:szCs w:val="20"/>
              </w:rPr>
            </w:pPr>
            <w:r w:rsidRPr="009721BA">
              <w:rPr>
                <w:sz w:val="20"/>
                <w:szCs w:val="20"/>
              </w:rPr>
              <w:t>PM300</w:t>
            </w:r>
          </w:p>
        </w:tc>
      </w:tr>
      <w:tr w:rsidR="00D148D6" w:rsidRPr="00D80C53" w14:paraId="775D2168" w14:textId="77777777" w:rsidTr="00762D33">
        <w:trPr>
          <w:cantSplit/>
        </w:trPr>
        <w:tc>
          <w:tcPr>
            <w:tcW w:w="738"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11FCEB31" w14:textId="03141017" w:rsidR="00D148D6" w:rsidRPr="00D80C53" w:rsidDel="005955C5" w:rsidRDefault="00D148D6" w:rsidP="00D148D6">
            <w:pPr>
              <w:ind w:firstLine="0"/>
              <w:rPr>
                <w:rFonts w:cs="Arial"/>
                <w:sz w:val="20"/>
                <w:szCs w:val="20"/>
              </w:rPr>
            </w:pPr>
            <w:r w:rsidRPr="009721BA">
              <w:rPr>
                <w:sz w:val="20"/>
                <w:szCs w:val="20"/>
              </w:rPr>
              <w:t>PM400</w:t>
            </w:r>
          </w:p>
        </w:tc>
        <w:tc>
          <w:tcPr>
            <w:tcW w:w="2358" w:type="pct"/>
            <w:tcBorders>
              <w:top w:val="nil"/>
              <w:left w:val="nil"/>
              <w:bottom w:val="single" w:sz="8" w:space="0" w:color="auto"/>
              <w:right w:val="single" w:sz="4" w:space="0" w:color="auto"/>
            </w:tcBorders>
            <w:tcMar>
              <w:top w:w="0" w:type="dxa"/>
              <w:left w:w="108" w:type="dxa"/>
              <w:bottom w:w="0" w:type="dxa"/>
              <w:right w:w="108" w:type="dxa"/>
            </w:tcMar>
          </w:tcPr>
          <w:p w14:paraId="2ED77D9C" w14:textId="1400715D" w:rsidR="00D148D6" w:rsidRPr="00D80C53" w:rsidDel="005955C5" w:rsidRDefault="00D148D6" w:rsidP="00D148D6">
            <w:pPr>
              <w:ind w:firstLine="0"/>
              <w:rPr>
                <w:rFonts w:cs="Arial"/>
                <w:sz w:val="20"/>
                <w:szCs w:val="20"/>
              </w:rPr>
            </w:pPr>
            <w:r w:rsidRPr="009721BA">
              <w:rPr>
                <w:sz w:val="20"/>
                <w:szCs w:val="20"/>
              </w:rPr>
              <w:t>ТЗР</w:t>
            </w:r>
          </w:p>
        </w:tc>
        <w:tc>
          <w:tcPr>
            <w:tcW w:w="1904" w:type="pct"/>
            <w:tcBorders>
              <w:top w:val="single" w:sz="4" w:space="0" w:color="auto"/>
              <w:left w:val="single" w:sz="4" w:space="0" w:color="auto"/>
              <w:bottom w:val="single" w:sz="4" w:space="0" w:color="auto"/>
              <w:right w:val="single" w:sz="4" w:space="0" w:color="auto"/>
            </w:tcBorders>
          </w:tcPr>
          <w:p w14:paraId="1BFA961A" w14:textId="474022B8" w:rsidR="00D148D6" w:rsidRPr="00D80C53" w:rsidDel="005955C5" w:rsidRDefault="00D148D6" w:rsidP="00D148D6">
            <w:pPr>
              <w:ind w:firstLine="0"/>
              <w:rPr>
                <w:rFonts w:cs="Arial"/>
                <w:sz w:val="20"/>
                <w:szCs w:val="20"/>
              </w:rPr>
            </w:pPr>
            <w:r w:rsidRPr="009721BA">
              <w:rPr>
                <w:sz w:val="20"/>
                <w:szCs w:val="20"/>
              </w:rPr>
              <w:t>PM400</w:t>
            </w:r>
          </w:p>
        </w:tc>
      </w:tr>
      <w:tr w:rsidR="00D148D6" w:rsidRPr="00D80C53" w14:paraId="132D04B1" w14:textId="77777777" w:rsidTr="00762D33">
        <w:trPr>
          <w:cantSplit/>
        </w:trPr>
        <w:tc>
          <w:tcPr>
            <w:tcW w:w="738"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0CF61A81" w14:textId="33BA0292" w:rsidR="00D148D6" w:rsidRPr="00D80C53" w:rsidDel="005955C5" w:rsidRDefault="00D148D6" w:rsidP="00D148D6">
            <w:pPr>
              <w:ind w:firstLine="0"/>
              <w:rPr>
                <w:rFonts w:cs="Arial"/>
                <w:sz w:val="20"/>
                <w:szCs w:val="20"/>
              </w:rPr>
            </w:pPr>
            <w:r w:rsidRPr="009721BA">
              <w:rPr>
                <w:sz w:val="20"/>
                <w:szCs w:val="20"/>
              </w:rPr>
              <w:t>PM500</w:t>
            </w:r>
          </w:p>
        </w:tc>
        <w:tc>
          <w:tcPr>
            <w:tcW w:w="2358" w:type="pct"/>
            <w:tcBorders>
              <w:top w:val="nil"/>
              <w:left w:val="nil"/>
              <w:bottom w:val="single" w:sz="8" w:space="0" w:color="auto"/>
              <w:right w:val="single" w:sz="4" w:space="0" w:color="auto"/>
            </w:tcBorders>
            <w:tcMar>
              <w:top w:w="0" w:type="dxa"/>
              <w:left w:w="108" w:type="dxa"/>
              <w:bottom w:w="0" w:type="dxa"/>
              <w:right w:w="108" w:type="dxa"/>
            </w:tcMar>
          </w:tcPr>
          <w:p w14:paraId="58638654" w14:textId="7009C10B" w:rsidR="00D148D6" w:rsidRPr="00D80C53" w:rsidDel="005955C5" w:rsidRDefault="00D148D6" w:rsidP="00D148D6">
            <w:pPr>
              <w:ind w:firstLine="0"/>
              <w:rPr>
                <w:rFonts w:cs="Arial"/>
                <w:sz w:val="20"/>
                <w:szCs w:val="20"/>
              </w:rPr>
            </w:pPr>
            <w:r w:rsidRPr="009721BA">
              <w:rPr>
                <w:sz w:val="20"/>
                <w:szCs w:val="20"/>
              </w:rPr>
              <w:t>ФОТ (в т.ч. налоги, резервы)</w:t>
            </w:r>
          </w:p>
        </w:tc>
        <w:tc>
          <w:tcPr>
            <w:tcW w:w="1904" w:type="pct"/>
            <w:tcBorders>
              <w:top w:val="single" w:sz="4" w:space="0" w:color="auto"/>
              <w:left w:val="single" w:sz="4" w:space="0" w:color="auto"/>
              <w:bottom w:val="single" w:sz="4" w:space="0" w:color="auto"/>
              <w:right w:val="single" w:sz="4" w:space="0" w:color="auto"/>
            </w:tcBorders>
          </w:tcPr>
          <w:p w14:paraId="7D251895" w14:textId="0280C3FD" w:rsidR="00D148D6" w:rsidRPr="00D80C53" w:rsidDel="005955C5" w:rsidRDefault="00D148D6" w:rsidP="00D148D6">
            <w:pPr>
              <w:ind w:firstLine="0"/>
              <w:rPr>
                <w:rFonts w:cs="Arial"/>
                <w:sz w:val="20"/>
                <w:szCs w:val="20"/>
              </w:rPr>
            </w:pPr>
            <w:r w:rsidRPr="009721BA">
              <w:rPr>
                <w:sz w:val="20"/>
                <w:szCs w:val="20"/>
              </w:rPr>
              <w:t>PM500</w:t>
            </w:r>
          </w:p>
        </w:tc>
      </w:tr>
      <w:tr w:rsidR="00D148D6" w:rsidRPr="00D80C53" w14:paraId="746813A8" w14:textId="77777777" w:rsidTr="00762D33">
        <w:trPr>
          <w:cantSplit/>
        </w:trPr>
        <w:tc>
          <w:tcPr>
            <w:tcW w:w="738"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4119B7D1" w14:textId="02016812" w:rsidR="00D148D6" w:rsidRPr="00D80C53" w:rsidDel="005955C5" w:rsidRDefault="00D148D6" w:rsidP="00D148D6">
            <w:pPr>
              <w:ind w:firstLine="0"/>
              <w:rPr>
                <w:rFonts w:cs="Arial"/>
                <w:sz w:val="20"/>
                <w:szCs w:val="20"/>
              </w:rPr>
            </w:pPr>
            <w:r w:rsidRPr="009721BA">
              <w:rPr>
                <w:sz w:val="20"/>
                <w:szCs w:val="20"/>
              </w:rPr>
              <w:t>PM600</w:t>
            </w:r>
          </w:p>
        </w:tc>
        <w:tc>
          <w:tcPr>
            <w:tcW w:w="2358" w:type="pct"/>
            <w:tcBorders>
              <w:top w:val="nil"/>
              <w:left w:val="nil"/>
              <w:bottom w:val="single" w:sz="8" w:space="0" w:color="auto"/>
              <w:right w:val="single" w:sz="4" w:space="0" w:color="auto"/>
            </w:tcBorders>
            <w:tcMar>
              <w:top w:w="0" w:type="dxa"/>
              <w:left w:w="108" w:type="dxa"/>
              <w:bottom w:w="0" w:type="dxa"/>
              <w:right w:w="108" w:type="dxa"/>
            </w:tcMar>
          </w:tcPr>
          <w:p w14:paraId="12ADABA3" w14:textId="413FAF0B" w:rsidR="00D148D6" w:rsidRPr="00D80C53" w:rsidDel="005955C5" w:rsidRDefault="00D148D6" w:rsidP="00D148D6">
            <w:pPr>
              <w:ind w:firstLine="0"/>
              <w:rPr>
                <w:rFonts w:cs="Arial"/>
                <w:sz w:val="20"/>
                <w:szCs w:val="20"/>
              </w:rPr>
            </w:pPr>
            <w:r w:rsidRPr="009721BA">
              <w:rPr>
                <w:sz w:val="20"/>
                <w:szCs w:val="20"/>
              </w:rPr>
              <w:t>Прочие</w:t>
            </w:r>
          </w:p>
        </w:tc>
        <w:tc>
          <w:tcPr>
            <w:tcW w:w="1904" w:type="pct"/>
            <w:tcBorders>
              <w:top w:val="single" w:sz="4" w:space="0" w:color="auto"/>
              <w:left w:val="single" w:sz="4" w:space="0" w:color="auto"/>
              <w:bottom w:val="single" w:sz="4" w:space="0" w:color="auto"/>
              <w:right w:val="single" w:sz="4" w:space="0" w:color="auto"/>
            </w:tcBorders>
          </w:tcPr>
          <w:p w14:paraId="2B9E5678" w14:textId="20EB7DE7" w:rsidR="00D148D6" w:rsidRPr="00D80C53" w:rsidDel="005955C5" w:rsidRDefault="00D148D6" w:rsidP="00D148D6">
            <w:pPr>
              <w:ind w:firstLine="0"/>
              <w:rPr>
                <w:rFonts w:cs="Arial"/>
                <w:sz w:val="20"/>
                <w:szCs w:val="20"/>
              </w:rPr>
            </w:pPr>
            <w:r w:rsidRPr="009721BA">
              <w:rPr>
                <w:sz w:val="20"/>
                <w:szCs w:val="20"/>
              </w:rPr>
              <w:t>PM600</w:t>
            </w:r>
          </w:p>
        </w:tc>
      </w:tr>
    </w:tbl>
    <w:p w14:paraId="25E2BA7D" w14:textId="79217326" w:rsidR="00762D33" w:rsidRPr="00B153FA" w:rsidRDefault="00762D33" w:rsidP="00762D33">
      <w:pPr>
        <w:pStyle w:val="Tabname"/>
        <w:keepNext/>
        <w:spacing w:after="240"/>
        <w:jc w:val="right"/>
        <w:rPr>
          <w:rFonts w:cs="Arial"/>
          <w:sz w:val="22"/>
          <w:szCs w:val="22"/>
        </w:rPr>
      </w:pPr>
      <w:r w:rsidRPr="007A2E7E">
        <w:rPr>
          <w:rFonts w:cs="Arial"/>
          <w:sz w:val="22"/>
          <w:szCs w:val="22"/>
        </w:rPr>
        <w:t xml:space="preserve">Таблица </w:t>
      </w:r>
      <w:r w:rsidRPr="00B153FA">
        <w:rPr>
          <w:rFonts w:cs="Arial"/>
          <w:sz w:val="22"/>
          <w:szCs w:val="22"/>
        </w:rPr>
        <w:fldChar w:fldCharType="begin"/>
      </w:r>
      <w:r w:rsidRPr="007A2E7E">
        <w:rPr>
          <w:rFonts w:cs="Arial"/>
          <w:sz w:val="22"/>
          <w:szCs w:val="22"/>
        </w:rPr>
        <w:instrText xml:space="preserve"> SEQ Таблица \* ARABIC </w:instrText>
      </w:r>
      <w:r w:rsidRPr="00B153FA">
        <w:rPr>
          <w:rFonts w:cs="Arial"/>
          <w:sz w:val="22"/>
          <w:szCs w:val="22"/>
        </w:rPr>
        <w:fldChar w:fldCharType="separate"/>
      </w:r>
      <w:r w:rsidR="00E24180">
        <w:rPr>
          <w:rFonts w:cs="Arial"/>
          <w:noProof/>
          <w:sz w:val="22"/>
          <w:szCs w:val="22"/>
        </w:rPr>
        <w:t>16</w:t>
      </w:r>
      <w:r w:rsidRPr="00B153FA">
        <w:rPr>
          <w:rFonts w:cs="Arial"/>
          <w:sz w:val="22"/>
          <w:szCs w:val="22"/>
        </w:rPr>
        <w:fldChar w:fldCharType="end"/>
      </w:r>
      <w:r w:rsidRPr="007A2E7E">
        <w:rPr>
          <w:rFonts w:cs="Arial"/>
          <w:sz w:val="22"/>
          <w:szCs w:val="22"/>
        </w:rPr>
        <w:t xml:space="preserve">. </w:t>
      </w:r>
      <w:r w:rsidRPr="00B153FA">
        <w:rPr>
          <w:rFonts w:cs="Arial"/>
          <w:sz w:val="22"/>
          <w:szCs w:val="22"/>
        </w:rPr>
        <w:t>Системные статусы заказов ТОРО (прим.: наиболее часто встречающиеся)</w:t>
      </w:r>
    </w:p>
    <w:tbl>
      <w:tblPr>
        <w:tblW w:w="5000" w:type="pct"/>
        <w:tblLayout w:type="fixed"/>
        <w:tblCellMar>
          <w:left w:w="0" w:type="dxa"/>
          <w:right w:w="0" w:type="dxa"/>
        </w:tblCellMar>
        <w:tblLook w:val="04A0" w:firstRow="1" w:lastRow="0" w:firstColumn="1" w:lastColumn="0" w:noHBand="0" w:noVBand="1"/>
      </w:tblPr>
      <w:tblGrid>
        <w:gridCol w:w="1042"/>
        <w:gridCol w:w="2204"/>
        <w:gridCol w:w="3871"/>
        <w:gridCol w:w="3059"/>
      </w:tblGrid>
      <w:tr w:rsidR="00762D33" w:rsidRPr="007008A3" w14:paraId="4F837573" w14:textId="77777777" w:rsidTr="00762D33">
        <w:trPr>
          <w:cantSplit/>
          <w:trHeight w:val="397"/>
          <w:tblHeader/>
        </w:trPr>
        <w:tc>
          <w:tcPr>
            <w:tcW w:w="512"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tcPr>
          <w:p w14:paraId="061901CA" w14:textId="77777777" w:rsidR="00762D33" w:rsidRPr="00B153FA" w:rsidRDefault="00762D33" w:rsidP="00762D33">
            <w:pPr>
              <w:spacing w:line="276" w:lineRule="auto"/>
              <w:ind w:firstLine="17"/>
              <w:jc w:val="center"/>
              <w:rPr>
                <w:rFonts w:eastAsiaTheme="minorHAnsi" w:cs="Arial"/>
                <w:b/>
                <w:sz w:val="20"/>
                <w:szCs w:val="20"/>
              </w:rPr>
            </w:pPr>
            <w:r w:rsidRPr="00B153FA">
              <w:rPr>
                <w:rFonts w:eastAsiaTheme="minorHAnsi" w:cs="Arial"/>
                <w:b/>
                <w:sz w:val="20"/>
                <w:szCs w:val="20"/>
              </w:rPr>
              <w:t>Статус</w:t>
            </w:r>
          </w:p>
        </w:tc>
        <w:tc>
          <w:tcPr>
            <w:tcW w:w="1083"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tcPr>
          <w:p w14:paraId="08665497" w14:textId="77777777" w:rsidR="00762D33" w:rsidRPr="00B153FA" w:rsidRDefault="00762D33" w:rsidP="00762D33">
            <w:pPr>
              <w:spacing w:line="276" w:lineRule="auto"/>
              <w:ind w:firstLine="17"/>
              <w:jc w:val="center"/>
              <w:rPr>
                <w:rFonts w:cs="Arial"/>
                <w:b/>
                <w:sz w:val="20"/>
                <w:szCs w:val="20"/>
              </w:rPr>
            </w:pPr>
            <w:r w:rsidRPr="00B153FA">
              <w:rPr>
                <w:rFonts w:cs="Arial"/>
                <w:b/>
                <w:sz w:val="20"/>
                <w:szCs w:val="20"/>
              </w:rPr>
              <w:t>Наименование статуса</w:t>
            </w:r>
          </w:p>
        </w:tc>
        <w:tc>
          <w:tcPr>
            <w:tcW w:w="1902" w:type="pct"/>
            <w:tcBorders>
              <w:top w:val="single" w:sz="12" w:space="0" w:color="auto"/>
              <w:left w:val="nil"/>
              <w:bottom w:val="single" w:sz="8" w:space="0" w:color="auto"/>
              <w:right w:val="single" w:sz="12" w:space="0" w:color="auto"/>
            </w:tcBorders>
            <w:shd w:val="clear" w:color="auto" w:fill="FFC000"/>
          </w:tcPr>
          <w:p w14:paraId="58C7CCCB" w14:textId="77777777" w:rsidR="00762D33" w:rsidRPr="00B153FA" w:rsidRDefault="00762D33" w:rsidP="00762D33">
            <w:pPr>
              <w:spacing w:line="276" w:lineRule="auto"/>
              <w:ind w:firstLine="0"/>
              <w:jc w:val="center"/>
              <w:rPr>
                <w:rFonts w:cs="Arial"/>
                <w:b/>
                <w:sz w:val="20"/>
                <w:szCs w:val="20"/>
              </w:rPr>
            </w:pPr>
            <w:r w:rsidRPr="00B153FA">
              <w:rPr>
                <w:rFonts w:cs="Arial"/>
                <w:b/>
                <w:sz w:val="20"/>
                <w:szCs w:val="20"/>
              </w:rPr>
              <w:t>Описание</w:t>
            </w:r>
          </w:p>
        </w:tc>
        <w:tc>
          <w:tcPr>
            <w:tcW w:w="1503" w:type="pct"/>
            <w:tcBorders>
              <w:top w:val="single" w:sz="12" w:space="0" w:color="auto"/>
              <w:left w:val="nil"/>
              <w:bottom w:val="single" w:sz="8" w:space="0" w:color="auto"/>
              <w:right w:val="single" w:sz="12" w:space="0" w:color="auto"/>
            </w:tcBorders>
            <w:shd w:val="clear" w:color="auto" w:fill="FFC000"/>
          </w:tcPr>
          <w:p w14:paraId="04085A79" w14:textId="77777777" w:rsidR="00762D33" w:rsidRPr="00B153FA" w:rsidRDefault="00762D33" w:rsidP="00762D33">
            <w:pPr>
              <w:spacing w:line="276" w:lineRule="auto"/>
              <w:ind w:firstLine="0"/>
              <w:jc w:val="center"/>
              <w:rPr>
                <w:rFonts w:cs="Arial"/>
                <w:b/>
                <w:sz w:val="20"/>
                <w:szCs w:val="20"/>
              </w:rPr>
            </w:pPr>
            <w:r w:rsidRPr="00B153FA">
              <w:rPr>
                <w:rFonts w:cs="Arial"/>
                <w:b/>
                <w:sz w:val="20"/>
                <w:szCs w:val="20"/>
              </w:rPr>
              <w:t>Примечание</w:t>
            </w:r>
          </w:p>
        </w:tc>
      </w:tr>
      <w:tr w:rsidR="00762D33" w:rsidRPr="007008A3" w14:paraId="6FE25D67" w14:textId="77777777"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013D9E0A" w14:textId="77777777" w:rsidR="00762D33" w:rsidRPr="00176E86" w:rsidRDefault="00762D33" w:rsidP="00762D33">
            <w:pPr>
              <w:pStyle w:val="TABLECONTENT"/>
            </w:pPr>
            <w:r w:rsidRPr="00176E86">
              <w:t>ОТКР</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33E49045" w14:textId="77777777" w:rsidR="00762D33" w:rsidRPr="009772FB" w:rsidRDefault="00762D33" w:rsidP="00762D33">
            <w:pPr>
              <w:pStyle w:val="TABLECONTENT"/>
            </w:pPr>
            <w:r w:rsidRPr="00A44015">
              <w:t>Открыто</w:t>
            </w:r>
            <w:r w:rsidRPr="009772FB">
              <w:t xml:space="preserve"> </w:t>
            </w:r>
          </w:p>
        </w:tc>
        <w:tc>
          <w:tcPr>
            <w:tcW w:w="1902" w:type="pct"/>
            <w:tcBorders>
              <w:top w:val="nil"/>
              <w:left w:val="nil"/>
              <w:bottom w:val="single" w:sz="8" w:space="0" w:color="auto"/>
              <w:right w:val="single" w:sz="12" w:space="0" w:color="auto"/>
            </w:tcBorders>
            <w:vAlign w:val="center"/>
          </w:tcPr>
          <w:p w14:paraId="627F681B" w14:textId="77777777" w:rsidR="00762D33" w:rsidRPr="009772FB" w:rsidRDefault="00762D33" w:rsidP="00762D33">
            <w:pPr>
              <w:pStyle w:val="TABLECONTENT"/>
            </w:pPr>
            <w:r w:rsidRPr="009772FB">
              <w:t xml:space="preserve">Данный статус устанавливается при начальном создании заказа автоматически. </w:t>
            </w:r>
          </w:p>
        </w:tc>
        <w:tc>
          <w:tcPr>
            <w:tcW w:w="1503" w:type="pct"/>
            <w:tcBorders>
              <w:top w:val="nil"/>
              <w:left w:val="nil"/>
              <w:bottom w:val="single" w:sz="8" w:space="0" w:color="auto"/>
              <w:right w:val="single" w:sz="12" w:space="0" w:color="auto"/>
            </w:tcBorders>
          </w:tcPr>
          <w:p w14:paraId="4CC9AC43" w14:textId="77777777" w:rsidR="00762D33" w:rsidRPr="009772FB" w:rsidRDefault="00762D33" w:rsidP="00762D33">
            <w:pPr>
              <w:pStyle w:val="TABLECONTENT"/>
              <w:rPr>
                <w:highlight w:val="yellow"/>
              </w:rPr>
            </w:pPr>
          </w:p>
        </w:tc>
      </w:tr>
      <w:tr w:rsidR="00762D33" w:rsidRPr="007008A3" w14:paraId="4A596C41" w14:textId="77777777"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5A263B2B" w14:textId="77777777" w:rsidR="00762D33" w:rsidRPr="00A44015" w:rsidRDefault="00762D33" w:rsidP="00762D33">
            <w:pPr>
              <w:pStyle w:val="TABLECONTENT"/>
              <w:rPr>
                <w:lang w:val="en-US"/>
              </w:rPr>
            </w:pPr>
            <w:r w:rsidRPr="00176E86">
              <w:rPr>
                <w:lang w:val="en-US"/>
              </w:rPr>
              <w:t>ДЕБЛ</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07B8B91D" w14:textId="77777777" w:rsidR="00762D33" w:rsidRPr="009772FB" w:rsidRDefault="00762D33" w:rsidP="00762D33">
            <w:pPr>
              <w:pStyle w:val="TABLECONTENT"/>
              <w:rPr>
                <w:lang w:val="en-US"/>
              </w:rPr>
            </w:pPr>
            <w:r w:rsidRPr="009772FB">
              <w:rPr>
                <w:lang w:val="en-US"/>
              </w:rPr>
              <w:t>Деблокировано</w:t>
            </w:r>
          </w:p>
        </w:tc>
        <w:tc>
          <w:tcPr>
            <w:tcW w:w="1902" w:type="pct"/>
            <w:tcBorders>
              <w:top w:val="nil"/>
              <w:left w:val="nil"/>
              <w:bottom w:val="single" w:sz="8" w:space="0" w:color="auto"/>
              <w:right w:val="single" w:sz="12" w:space="0" w:color="auto"/>
            </w:tcBorders>
            <w:vAlign w:val="center"/>
          </w:tcPr>
          <w:p w14:paraId="54A254DE" w14:textId="77777777" w:rsidR="00762D33" w:rsidRPr="009772FB" w:rsidRDefault="00762D33" w:rsidP="00762D33">
            <w:pPr>
              <w:pStyle w:val="TABLECONTENT"/>
            </w:pPr>
            <w:r w:rsidRPr="009772FB">
              <w:t>Данный статус устанавливается при деблокировании заказа и разрешает печать заказа.</w:t>
            </w:r>
          </w:p>
        </w:tc>
        <w:tc>
          <w:tcPr>
            <w:tcW w:w="1503" w:type="pct"/>
            <w:tcBorders>
              <w:top w:val="nil"/>
              <w:left w:val="nil"/>
              <w:bottom w:val="single" w:sz="8" w:space="0" w:color="auto"/>
              <w:right w:val="single" w:sz="12" w:space="0" w:color="auto"/>
            </w:tcBorders>
            <w:vAlign w:val="center"/>
          </w:tcPr>
          <w:p w14:paraId="729E9F7D" w14:textId="77777777" w:rsidR="00762D33" w:rsidRPr="009772FB" w:rsidRDefault="00762D33" w:rsidP="00762D33">
            <w:pPr>
              <w:pStyle w:val="TABLECONTENT"/>
            </w:pPr>
            <w:r w:rsidRPr="009772FB">
              <w:t>Позволяет выполнять фактические проводки к заказу ТОРО</w:t>
            </w:r>
          </w:p>
        </w:tc>
      </w:tr>
      <w:tr w:rsidR="00762D33" w:rsidRPr="007008A3" w14:paraId="1A4B1F04" w14:textId="77777777"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639ADE8A" w14:textId="77777777" w:rsidR="00762D33" w:rsidRPr="00176E86" w:rsidRDefault="00762D33" w:rsidP="00762D33">
            <w:pPr>
              <w:pStyle w:val="TABLECONTENT"/>
              <w:rPr>
                <w:lang w:val="en-US"/>
              </w:rPr>
            </w:pPr>
            <w:r w:rsidRPr="00176E86">
              <w:rPr>
                <w:lang w:val="en-US"/>
              </w:rPr>
              <w:t>ПЕЧТ</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475847AC" w14:textId="77777777" w:rsidR="00762D33" w:rsidRPr="009772FB" w:rsidRDefault="00762D33" w:rsidP="00762D33">
            <w:pPr>
              <w:pStyle w:val="TABLECONTENT"/>
              <w:rPr>
                <w:lang w:val="en-US"/>
              </w:rPr>
            </w:pPr>
            <w:r w:rsidRPr="00A44015">
              <w:rPr>
                <w:lang w:val="en-US"/>
              </w:rPr>
              <w:t>Напечатано</w:t>
            </w:r>
          </w:p>
        </w:tc>
        <w:tc>
          <w:tcPr>
            <w:tcW w:w="1902" w:type="pct"/>
            <w:tcBorders>
              <w:top w:val="nil"/>
              <w:left w:val="nil"/>
              <w:bottom w:val="single" w:sz="8" w:space="0" w:color="auto"/>
              <w:right w:val="single" w:sz="12" w:space="0" w:color="auto"/>
            </w:tcBorders>
            <w:vAlign w:val="center"/>
          </w:tcPr>
          <w:p w14:paraId="20C26EC6" w14:textId="77777777" w:rsidR="00762D33" w:rsidRPr="009772FB" w:rsidRDefault="00762D33" w:rsidP="00762D33">
            <w:pPr>
              <w:pStyle w:val="TABLECONTENT"/>
            </w:pPr>
            <w:r w:rsidRPr="009772FB">
              <w:t xml:space="preserve">Устанавливается автоматически после печати заказа и означает, что данный заказ был распечатан. </w:t>
            </w:r>
          </w:p>
        </w:tc>
        <w:tc>
          <w:tcPr>
            <w:tcW w:w="1503" w:type="pct"/>
            <w:tcBorders>
              <w:top w:val="nil"/>
              <w:left w:val="nil"/>
              <w:bottom w:val="single" w:sz="8" w:space="0" w:color="auto"/>
              <w:right w:val="single" w:sz="12" w:space="0" w:color="auto"/>
            </w:tcBorders>
            <w:vAlign w:val="center"/>
          </w:tcPr>
          <w:p w14:paraId="5E205AE0" w14:textId="77777777" w:rsidR="00762D33" w:rsidRPr="009772FB" w:rsidRDefault="00762D33" w:rsidP="00762D33">
            <w:pPr>
              <w:pStyle w:val="TABLECONTENT"/>
            </w:pPr>
            <w:r w:rsidRPr="009772FB">
              <w:t>Может быть установлен только при активном статусе ДЕБЛ</w:t>
            </w:r>
          </w:p>
        </w:tc>
      </w:tr>
      <w:tr w:rsidR="00762D33" w:rsidRPr="007008A3" w14:paraId="7A52AAC0" w14:textId="77777777"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4EF1958C" w14:textId="77777777" w:rsidR="00762D33" w:rsidRPr="00176E86" w:rsidRDefault="00762D33" w:rsidP="00762D33">
            <w:pPr>
              <w:pStyle w:val="TABLECONTENT"/>
              <w:rPr>
                <w:lang w:val="en-US"/>
              </w:rPr>
            </w:pPr>
            <w:r w:rsidRPr="00176E86">
              <w:rPr>
                <w:lang w:val="en-US"/>
              </w:rPr>
              <w:t>ПДТВ</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2503056F" w14:textId="77777777" w:rsidR="00762D33" w:rsidRPr="009772FB" w:rsidRDefault="00762D33" w:rsidP="00762D33">
            <w:pPr>
              <w:pStyle w:val="TABLECONTENT"/>
              <w:rPr>
                <w:lang w:val="en-US"/>
              </w:rPr>
            </w:pPr>
            <w:r w:rsidRPr="00A44015">
              <w:rPr>
                <w:lang w:val="en-US"/>
              </w:rPr>
              <w:t>Подтверждено</w:t>
            </w:r>
          </w:p>
        </w:tc>
        <w:tc>
          <w:tcPr>
            <w:tcW w:w="1902" w:type="pct"/>
            <w:tcBorders>
              <w:top w:val="nil"/>
              <w:left w:val="nil"/>
              <w:bottom w:val="single" w:sz="8" w:space="0" w:color="auto"/>
              <w:right w:val="single" w:sz="12" w:space="0" w:color="auto"/>
            </w:tcBorders>
            <w:vAlign w:val="center"/>
          </w:tcPr>
          <w:p w14:paraId="7FF44A8A" w14:textId="77777777" w:rsidR="00762D33" w:rsidRPr="009772FB" w:rsidRDefault="00762D33" w:rsidP="00762D33">
            <w:pPr>
              <w:pStyle w:val="TABLECONTENT"/>
            </w:pPr>
            <w:r w:rsidRPr="009772FB">
              <w:t xml:space="preserve">Устанавливается автоматически, если были введены подтверждения для всех операций заказа. </w:t>
            </w:r>
          </w:p>
        </w:tc>
        <w:tc>
          <w:tcPr>
            <w:tcW w:w="1503" w:type="pct"/>
            <w:tcBorders>
              <w:top w:val="nil"/>
              <w:left w:val="nil"/>
              <w:bottom w:val="single" w:sz="8" w:space="0" w:color="auto"/>
              <w:right w:val="single" w:sz="12" w:space="0" w:color="auto"/>
            </w:tcBorders>
            <w:vAlign w:val="center"/>
          </w:tcPr>
          <w:p w14:paraId="59DC7A74" w14:textId="77777777" w:rsidR="00762D33" w:rsidRPr="009772FB" w:rsidRDefault="00762D33" w:rsidP="00762D33">
            <w:pPr>
              <w:pStyle w:val="TABLECONTENT"/>
            </w:pPr>
            <w:r w:rsidRPr="009772FB">
              <w:t>Может быть установлен только при активном статусе ДЕБЛ</w:t>
            </w:r>
          </w:p>
        </w:tc>
      </w:tr>
      <w:tr w:rsidR="00762D33" w:rsidRPr="007008A3" w14:paraId="17A4B6EF" w14:textId="77777777"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506D7632" w14:textId="77777777" w:rsidR="00762D33" w:rsidRPr="00176E86" w:rsidRDefault="00762D33" w:rsidP="00762D33">
            <w:pPr>
              <w:pStyle w:val="TABLECONTENT"/>
              <w:rPr>
                <w:lang w:val="en-US"/>
              </w:rPr>
            </w:pPr>
            <w:r w:rsidRPr="00176E86">
              <w:rPr>
                <w:lang w:val="en-US"/>
              </w:rPr>
              <w:t>ЧПДТ</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125C2C1E" w14:textId="77777777" w:rsidR="00762D33" w:rsidRPr="009772FB" w:rsidRDefault="00762D33" w:rsidP="00762D33">
            <w:pPr>
              <w:pStyle w:val="TABLECONTENT"/>
              <w:rPr>
                <w:lang w:val="en-US"/>
              </w:rPr>
            </w:pPr>
            <w:r w:rsidRPr="00A44015">
              <w:rPr>
                <w:lang w:val="en-US"/>
              </w:rPr>
              <w:t>Частично подтвержден</w:t>
            </w:r>
            <w:r w:rsidRPr="009772FB">
              <w:rPr>
                <w:lang w:val="en-US"/>
              </w:rPr>
              <w:t>о</w:t>
            </w:r>
          </w:p>
        </w:tc>
        <w:tc>
          <w:tcPr>
            <w:tcW w:w="1902" w:type="pct"/>
            <w:tcBorders>
              <w:top w:val="nil"/>
              <w:left w:val="nil"/>
              <w:bottom w:val="single" w:sz="8" w:space="0" w:color="auto"/>
              <w:right w:val="single" w:sz="12" w:space="0" w:color="auto"/>
            </w:tcBorders>
            <w:vAlign w:val="center"/>
          </w:tcPr>
          <w:p w14:paraId="7515271A" w14:textId="77777777" w:rsidR="00762D33" w:rsidRPr="009772FB" w:rsidRDefault="00762D33" w:rsidP="00762D33">
            <w:pPr>
              <w:pStyle w:val="TABLECONTENT"/>
            </w:pPr>
            <w:r w:rsidRPr="009772FB">
              <w:t xml:space="preserve">Устанавливается, если были введены подтверждения для некоторых операций заказа и означает, что для заказа требуется ввести подтверждения для оставшихся операций. </w:t>
            </w:r>
          </w:p>
        </w:tc>
        <w:tc>
          <w:tcPr>
            <w:tcW w:w="1503" w:type="pct"/>
            <w:tcBorders>
              <w:top w:val="nil"/>
              <w:left w:val="nil"/>
              <w:bottom w:val="single" w:sz="8" w:space="0" w:color="auto"/>
              <w:right w:val="single" w:sz="12" w:space="0" w:color="auto"/>
            </w:tcBorders>
            <w:vAlign w:val="center"/>
          </w:tcPr>
          <w:p w14:paraId="478A1717" w14:textId="77777777" w:rsidR="00762D33" w:rsidRPr="009772FB" w:rsidRDefault="00762D33" w:rsidP="00762D33">
            <w:pPr>
              <w:pStyle w:val="TABLECONTENT"/>
            </w:pPr>
            <w:r w:rsidRPr="009772FB">
              <w:t>Может быть установлен только при активном статусе ДЕБЛ</w:t>
            </w:r>
          </w:p>
        </w:tc>
      </w:tr>
      <w:tr w:rsidR="00762D33" w:rsidRPr="007008A3" w14:paraId="657258A5" w14:textId="77777777"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250A9FAE" w14:textId="77777777" w:rsidR="00762D33" w:rsidRPr="00176E86" w:rsidRDefault="00762D33" w:rsidP="00762D33">
            <w:pPr>
              <w:pStyle w:val="TABLECONTENT"/>
              <w:rPr>
                <w:lang w:val="en-US"/>
              </w:rPr>
            </w:pPr>
            <w:r w:rsidRPr="00176E86">
              <w:rPr>
                <w:lang w:val="en-US"/>
              </w:rPr>
              <w:t>ТЗКР</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239C9A2C" w14:textId="77777777" w:rsidR="00762D33" w:rsidRPr="009772FB" w:rsidRDefault="00762D33" w:rsidP="00762D33">
            <w:pPr>
              <w:pStyle w:val="TABLECONTENT"/>
              <w:rPr>
                <w:lang w:val="en-US"/>
              </w:rPr>
            </w:pPr>
            <w:r w:rsidRPr="00A44015">
              <w:rPr>
                <w:lang w:val="en-US"/>
              </w:rPr>
              <w:t>Технически закрыто</w:t>
            </w:r>
          </w:p>
        </w:tc>
        <w:tc>
          <w:tcPr>
            <w:tcW w:w="1902" w:type="pct"/>
            <w:tcBorders>
              <w:top w:val="nil"/>
              <w:left w:val="nil"/>
              <w:bottom w:val="single" w:sz="8" w:space="0" w:color="auto"/>
              <w:right w:val="single" w:sz="12" w:space="0" w:color="auto"/>
            </w:tcBorders>
            <w:vAlign w:val="center"/>
          </w:tcPr>
          <w:p w14:paraId="49D35A28" w14:textId="77777777" w:rsidR="00762D33" w:rsidRPr="009772FB" w:rsidRDefault="00762D33" w:rsidP="00762D33">
            <w:pPr>
              <w:pStyle w:val="TABLECONTENT"/>
            </w:pPr>
            <w:r w:rsidRPr="009772FB">
              <w:t xml:space="preserve">Устанавливается при техническом закрытии заказа. </w:t>
            </w:r>
          </w:p>
        </w:tc>
        <w:tc>
          <w:tcPr>
            <w:tcW w:w="1503" w:type="pct"/>
            <w:tcBorders>
              <w:top w:val="nil"/>
              <w:left w:val="nil"/>
              <w:bottom w:val="single" w:sz="8" w:space="0" w:color="auto"/>
              <w:right w:val="single" w:sz="12" w:space="0" w:color="auto"/>
            </w:tcBorders>
            <w:vAlign w:val="center"/>
          </w:tcPr>
          <w:p w14:paraId="4C369802" w14:textId="77777777" w:rsidR="00762D33" w:rsidRPr="009772FB" w:rsidRDefault="00762D33" w:rsidP="00762D33">
            <w:pPr>
              <w:pStyle w:val="TABLECONTENT"/>
            </w:pPr>
            <w:r w:rsidRPr="009772FB">
              <w:t>Может быть установлен только при активном статусе ДЕБЛ</w:t>
            </w:r>
          </w:p>
        </w:tc>
      </w:tr>
      <w:tr w:rsidR="00762D33" w:rsidRPr="007008A3" w14:paraId="623C2B6A" w14:textId="77777777"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6EBF9C90" w14:textId="77777777" w:rsidR="00762D33" w:rsidRPr="00176E86" w:rsidRDefault="00762D33" w:rsidP="00762D33">
            <w:pPr>
              <w:pStyle w:val="TABLECONTENT"/>
              <w:rPr>
                <w:lang w:val="en-US"/>
              </w:rPr>
            </w:pPr>
            <w:r w:rsidRPr="00176E86">
              <w:rPr>
                <w:lang w:val="en-US"/>
              </w:rPr>
              <w:t>ЗАКР</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47E62C5C" w14:textId="77777777" w:rsidR="00762D33" w:rsidRPr="009772FB" w:rsidRDefault="00762D33" w:rsidP="00762D33">
            <w:pPr>
              <w:pStyle w:val="TABLECONTENT"/>
              <w:rPr>
                <w:lang w:val="en-US"/>
              </w:rPr>
            </w:pPr>
            <w:r w:rsidRPr="00A44015">
              <w:rPr>
                <w:lang w:val="en-US"/>
              </w:rPr>
              <w:t>Закрыто</w:t>
            </w:r>
          </w:p>
        </w:tc>
        <w:tc>
          <w:tcPr>
            <w:tcW w:w="1902" w:type="pct"/>
            <w:tcBorders>
              <w:top w:val="nil"/>
              <w:left w:val="nil"/>
              <w:bottom w:val="single" w:sz="8" w:space="0" w:color="auto"/>
              <w:right w:val="single" w:sz="12" w:space="0" w:color="auto"/>
            </w:tcBorders>
            <w:vAlign w:val="center"/>
          </w:tcPr>
          <w:p w14:paraId="64409C90" w14:textId="77777777" w:rsidR="00762D33" w:rsidRPr="009772FB" w:rsidRDefault="00762D33" w:rsidP="00762D33">
            <w:pPr>
              <w:pStyle w:val="TABLECONTENT"/>
            </w:pPr>
            <w:r w:rsidRPr="009772FB">
              <w:t>Устанавливается при коммерческом закрытии заказа.</w:t>
            </w:r>
          </w:p>
        </w:tc>
        <w:tc>
          <w:tcPr>
            <w:tcW w:w="1503" w:type="pct"/>
            <w:tcBorders>
              <w:top w:val="nil"/>
              <w:left w:val="nil"/>
              <w:bottom w:val="single" w:sz="8" w:space="0" w:color="auto"/>
              <w:right w:val="single" w:sz="12" w:space="0" w:color="auto"/>
            </w:tcBorders>
            <w:vAlign w:val="center"/>
          </w:tcPr>
          <w:p w14:paraId="1DC323AB" w14:textId="77777777" w:rsidR="00762D33" w:rsidRPr="009772FB" w:rsidRDefault="00762D33" w:rsidP="00762D33">
            <w:pPr>
              <w:pStyle w:val="TABLECONTENT"/>
            </w:pPr>
            <w:r w:rsidRPr="009772FB">
              <w:t>Может быть установлен только при активном статусе ТЗКР. Сальдо на заказе должно быть равно 0.</w:t>
            </w:r>
          </w:p>
        </w:tc>
      </w:tr>
      <w:tr w:rsidR="00762D33" w:rsidRPr="007008A3" w14:paraId="52AE99AB" w14:textId="77777777"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395A689C" w14:textId="77777777" w:rsidR="00762D33" w:rsidRPr="00A44015" w:rsidRDefault="00762D33" w:rsidP="00762D33">
            <w:pPr>
              <w:pStyle w:val="TABLECONTENT"/>
              <w:rPr>
                <w:lang w:val="en-US"/>
              </w:rPr>
            </w:pPr>
            <w:r w:rsidRPr="00176E86">
              <w:rPr>
                <w:lang w:val="en-US"/>
              </w:rPr>
              <w:t>ПКАЛ</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5C6C001D" w14:textId="77777777" w:rsidR="00762D33" w:rsidRPr="009772FB" w:rsidRDefault="00762D33" w:rsidP="00762D33">
            <w:pPr>
              <w:pStyle w:val="TABLECONTENT"/>
              <w:rPr>
                <w:lang w:val="en-US"/>
              </w:rPr>
            </w:pPr>
            <w:r w:rsidRPr="009772FB">
              <w:rPr>
                <w:lang w:val="en-US"/>
              </w:rPr>
              <w:t>ПредвКалькуляция проведена</w:t>
            </w:r>
          </w:p>
        </w:tc>
        <w:tc>
          <w:tcPr>
            <w:tcW w:w="1902" w:type="pct"/>
            <w:tcBorders>
              <w:top w:val="nil"/>
              <w:left w:val="nil"/>
              <w:bottom w:val="single" w:sz="8" w:space="0" w:color="auto"/>
              <w:right w:val="single" w:sz="12" w:space="0" w:color="auto"/>
            </w:tcBorders>
            <w:vAlign w:val="center"/>
          </w:tcPr>
          <w:p w14:paraId="364D3167" w14:textId="77777777" w:rsidR="00762D33" w:rsidRPr="009772FB" w:rsidRDefault="00762D33" w:rsidP="00762D33">
            <w:pPr>
              <w:pStyle w:val="TABLECONTENT"/>
            </w:pPr>
            <w:r w:rsidRPr="009772FB">
              <w:t>Данный статус устанавливается автоматически при сохранении заказа и означает что была проведена калькуляция плановых затрат на материалы, трудовые ресурсы и другие связанные с заказом затрат.</w:t>
            </w:r>
          </w:p>
        </w:tc>
        <w:tc>
          <w:tcPr>
            <w:tcW w:w="1503" w:type="pct"/>
            <w:tcBorders>
              <w:top w:val="nil"/>
              <w:left w:val="nil"/>
              <w:bottom w:val="single" w:sz="8" w:space="0" w:color="auto"/>
              <w:right w:val="single" w:sz="12" w:space="0" w:color="auto"/>
            </w:tcBorders>
            <w:vAlign w:val="center"/>
          </w:tcPr>
          <w:p w14:paraId="4A6D003A" w14:textId="77777777" w:rsidR="00762D33" w:rsidRPr="009772FB" w:rsidRDefault="00762D33" w:rsidP="00762D33">
            <w:pPr>
              <w:pStyle w:val="TABLECONTENT"/>
            </w:pPr>
          </w:p>
        </w:tc>
      </w:tr>
      <w:tr w:rsidR="00762D33" w:rsidRPr="007008A3" w14:paraId="61052747" w14:textId="77777777"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0F4A24D8" w14:textId="77777777" w:rsidR="00762D33" w:rsidRPr="00176E86" w:rsidRDefault="00762D33" w:rsidP="00762D33">
            <w:pPr>
              <w:pStyle w:val="TABLECONTENT"/>
              <w:rPr>
                <w:lang w:val="en-US"/>
              </w:rPr>
            </w:pPr>
            <w:r w:rsidRPr="00176E86">
              <w:rPr>
                <w:lang w:val="en-US"/>
              </w:rPr>
              <w:t>ПРВВ</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2A741F47" w14:textId="77777777" w:rsidR="00762D33" w:rsidRPr="009772FB" w:rsidRDefault="00762D33" w:rsidP="00762D33">
            <w:pPr>
              <w:pStyle w:val="TABLECONTENT"/>
              <w:rPr>
                <w:lang w:val="en-US"/>
              </w:rPr>
            </w:pPr>
            <w:r w:rsidRPr="00A44015">
              <w:rPr>
                <w:lang w:val="en-US"/>
              </w:rPr>
              <w:t>Правило расчета введено</w:t>
            </w:r>
          </w:p>
        </w:tc>
        <w:tc>
          <w:tcPr>
            <w:tcW w:w="1902" w:type="pct"/>
            <w:tcBorders>
              <w:top w:val="nil"/>
              <w:left w:val="nil"/>
              <w:bottom w:val="single" w:sz="8" w:space="0" w:color="auto"/>
              <w:right w:val="single" w:sz="12" w:space="0" w:color="auto"/>
            </w:tcBorders>
            <w:vAlign w:val="center"/>
          </w:tcPr>
          <w:p w14:paraId="43E0B219" w14:textId="77777777" w:rsidR="00762D33" w:rsidRPr="009772FB" w:rsidRDefault="00762D33" w:rsidP="00762D33">
            <w:pPr>
              <w:pStyle w:val="TABLECONTENT"/>
            </w:pPr>
            <w:r w:rsidRPr="009772FB">
              <w:t xml:space="preserve">Означает, что к заказу введено правило расчета для расчета затрат. </w:t>
            </w:r>
          </w:p>
        </w:tc>
        <w:tc>
          <w:tcPr>
            <w:tcW w:w="1503" w:type="pct"/>
            <w:tcBorders>
              <w:top w:val="nil"/>
              <w:left w:val="nil"/>
              <w:bottom w:val="single" w:sz="8" w:space="0" w:color="auto"/>
              <w:right w:val="single" w:sz="12" w:space="0" w:color="auto"/>
            </w:tcBorders>
            <w:vAlign w:val="center"/>
          </w:tcPr>
          <w:p w14:paraId="1E1D319D" w14:textId="77777777" w:rsidR="00762D33" w:rsidRPr="009772FB" w:rsidRDefault="00762D33" w:rsidP="00762D33">
            <w:pPr>
              <w:pStyle w:val="TABLECONTENT"/>
            </w:pPr>
            <w:r w:rsidRPr="009772FB">
              <w:t>Устанавливается после присвоения правила расчета.</w:t>
            </w:r>
          </w:p>
        </w:tc>
      </w:tr>
      <w:tr w:rsidR="00762D33" w:rsidRPr="007008A3" w14:paraId="27F0EDB1" w14:textId="77777777"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1DC0C76E" w14:textId="77777777" w:rsidR="00762D33" w:rsidRPr="00176E86" w:rsidRDefault="00762D33" w:rsidP="00762D33">
            <w:pPr>
              <w:pStyle w:val="TABLECONTENT"/>
              <w:rPr>
                <w:lang w:val="en-US"/>
              </w:rPr>
            </w:pPr>
            <w:r w:rsidRPr="00176E86">
              <w:rPr>
                <w:lang w:val="en-US"/>
              </w:rPr>
              <w:t>МТКУ</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07AF8B60" w14:textId="77777777" w:rsidR="00762D33" w:rsidRPr="009772FB" w:rsidRDefault="00762D33" w:rsidP="00762D33">
            <w:pPr>
              <w:pStyle w:val="TABLECONTENT"/>
              <w:rPr>
                <w:lang w:val="en-US"/>
              </w:rPr>
            </w:pPr>
            <w:r w:rsidRPr="00A44015">
              <w:rPr>
                <w:lang w:val="en-US"/>
              </w:rPr>
              <w:t>Метка удаления</w:t>
            </w:r>
          </w:p>
        </w:tc>
        <w:tc>
          <w:tcPr>
            <w:tcW w:w="1902" w:type="pct"/>
            <w:tcBorders>
              <w:top w:val="nil"/>
              <w:left w:val="nil"/>
              <w:bottom w:val="single" w:sz="8" w:space="0" w:color="auto"/>
              <w:right w:val="single" w:sz="12" w:space="0" w:color="auto"/>
            </w:tcBorders>
            <w:vAlign w:val="center"/>
          </w:tcPr>
          <w:p w14:paraId="74828F21" w14:textId="77777777" w:rsidR="00762D33" w:rsidRPr="009772FB" w:rsidRDefault="00762D33" w:rsidP="00762D33">
            <w:pPr>
              <w:pStyle w:val="TABLECONTENT"/>
            </w:pPr>
            <w:r w:rsidRPr="009772FB">
              <w:t xml:space="preserve">Устанавливается вручную в случае, если мероприятие ТОиР выполняться не будет. </w:t>
            </w:r>
          </w:p>
        </w:tc>
        <w:tc>
          <w:tcPr>
            <w:tcW w:w="1503" w:type="pct"/>
            <w:tcBorders>
              <w:top w:val="nil"/>
              <w:left w:val="nil"/>
              <w:bottom w:val="single" w:sz="8" w:space="0" w:color="auto"/>
              <w:right w:val="single" w:sz="12" w:space="0" w:color="auto"/>
            </w:tcBorders>
          </w:tcPr>
          <w:p w14:paraId="4FB9DA1A" w14:textId="77777777" w:rsidR="00762D33" w:rsidRPr="009772FB" w:rsidRDefault="00762D33" w:rsidP="00762D33">
            <w:pPr>
              <w:pStyle w:val="TABLECONTENT"/>
            </w:pPr>
          </w:p>
        </w:tc>
      </w:tr>
      <w:tr w:rsidR="00762D33" w:rsidRPr="007008A3" w14:paraId="3E0E6614" w14:textId="77777777"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60DB5566" w14:textId="77777777" w:rsidR="00762D33" w:rsidRPr="00A44015" w:rsidRDefault="00762D33" w:rsidP="00762D33">
            <w:pPr>
              <w:pStyle w:val="TABLECONTENT"/>
              <w:rPr>
                <w:lang w:val="en-US"/>
              </w:rPr>
            </w:pPr>
            <w:r w:rsidRPr="00176E86">
              <w:rPr>
                <w:lang w:val="en-US"/>
              </w:rPr>
              <w:t>KKMP</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59680970" w14:textId="77777777" w:rsidR="00762D33" w:rsidRPr="009772FB" w:rsidRDefault="00762D33" w:rsidP="00762D33">
            <w:pPr>
              <w:pStyle w:val="TABLECONTENT"/>
              <w:rPr>
                <w:lang w:val="en-US"/>
              </w:rPr>
            </w:pPr>
            <w:r w:rsidRPr="009772FB">
              <w:rPr>
                <w:lang w:val="en-US"/>
              </w:rPr>
              <w:t>Без компонентов материала</w:t>
            </w:r>
          </w:p>
        </w:tc>
        <w:tc>
          <w:tcPr>
            <w:tcW w:w="1902" w:type="pct"/>
            <w:tcBorders>
              <w:top w:val="nil"/>
              <w:left w:val="nil"/>
              <w:bottom w:val="single" w:sz="8" w:space="0" w:color="auto"/>
              <w:right w:val="single" w:sz="12" w:space="0" w:color="auto"/>
            </w:tcBorders>
            <w:vAlign w:val="center"/>
          </w:tcPr>
          <w:p w14:paraId="073EF04C" w14:textId="77777777" w:rsidR="00762D33" w:rsidRPr="009772FB" w:rsidRDefault="00762D33" w:rsidP="00762D33">
            <w:pPr>
              <w:pStyle w:val="TABLECONTENT"/>
            </w:pPr>
            <w:r w:rsidRPr="009772FB">
              <w:t xml:space="preserve">Данный статус устанавливается автоматически при сохранении заказа, если для него не зарегистрированы материалы на вкладке компонентов. </w:t>
            </w:r>
          </w:p>
        </w:tc>
        <w:tc>
          <w:tcPr>
            <w:tcW w:w="1503" w:type="pct"/>
            <w:tcBorders>
              <w:top w:val="nil"/>
              <w:left w:val="nil"/>
              <w:bottom w:val="single" w:sz="8" w:space="0" w:color="auto"/>
              <w:right w:val="single" w:sz="12" w:space="0" w:color="auto"/>
            </w:tcBorders>
          </w:tcPr>
          <w:p w14:paraId="14954896" w14:textId="77777777" w:rsidR="00762D33" w:rsidRPr="009772FB" w:rsidRDefault="00762D33" w:rsidP="00762D33">
            <w:pPr>
              <w:pStyle w:val="TABLECONTENT"/>
              <w:rPr>
                <w:highlight w:val="yellow"/>
              </w:rPr>
            </w:pPr>
          </w:p>
        </w:tc>
      </w:tr>
      <w:tr w:rsidR="00762D33" w:rsidRPr="007008A3" w14:paraId="0C35DC7D" w14:textId="77777777"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496EE0F6" w14:textId="77777777" w:rsidR="00762D33" w:rsidRPr="00176E86" w:rsidRDefault="00762D33" w:rsidP="00762D33">
            <w:pPr>
              <w:pStyle w:val="TABLECONTENT"/>
              <w:rPr>
                <w:lang w:val="en-US"/>
              </w:rPr>
            </w:pPr>
            <w:r w:rsidRPr="00176E86">
              <w:rPr>
                <w:lang w:val="en-US"/>
              </w:rPr>
              <w:lastRenderedPageBreak/>
              <w:t xml:space="preserve">ДМНП </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3DB91316" w14:textId="77777777" w:rsidR="00762D33" w:rsidRPr="009772FB" w:rsidRDefault="00762D33" w:rsidP="00762D33">
            <w:pPr>
              <w:pStyle w:val="TABLECONTENT"/>
              <w:rPr>
                <w:lang w:val="en-US"/>
              </w:rPr>
            </w:pPr>
            <w:r w:rsidRPr="00A44015">
              <w:rPr>
                <w:lang w:val="en-US"/>
              </w:rPr>
              <w:t>ДоступностьМтрл не проверена</w:t>
            </w:r>
          </w:p>
        </w:tc>
        <w:tc>
          <w:tcPr>
            <w:tcW w:w="1902" w:type="pct"/>
            <w:tcBorders>
              <w:top w:val="nil"/>
              <w:left w:val="nil"/>
              <w:bottom w:val="single" w:sz="8" w:space="0" w:color="auto"/>
              <w:right w:val="single" w:sz="12" w:space="0" w:color="auto"/>
            </w:tcBorders>
            <w:vAlign w:val="center"/>
          </w:tcPr>
          <w:p w14:paraId="001E050B" w14:textId="77777777" w:rsidR="00762D33" w:rsidRPr="009772FB" w:rsidRDefault="00762D33" w:rsidP="00762D33">
            <w:pPr>
              <w:pStyle w:val="TABLECONTENT"/>
            </w:pPr>
            <w:r w:rsidRPr="009772FB">
              <w:t>Данный статус устанавливается автоматически при сохранении заказа, если для него не была запущена проверка доступности материалов.</w:t>
            </w:r>
          </w:p>
        </w:tc>
        <w:tc>
          <w:tcPr>
            <w:tcW w:w="1503" w:type="pct"/>
            <w:tcBorders>
              <w:top w:val="nil"/>
              <w:left w:val="nil"/>
              <w:bottom w:val="single" w:sz="8" w:space="0" w:color="auto"/>
              <w:right w:val="single" w:sz="12" w:space="0" w:color="auto"/>
            </w:tcBorders>
          </w:tcPr>
          <w:p w14:paraId="1AB42681" w14:textId="77777777" w:rsidR="00762D33" w:rsidRPr="009772FB" w:rsidRDefault="00762D33" w:rsidP="00762D33">
            <w:pPr>
              <w:pStyle w:val="TABLECONTENT"/>
              <w:rPr>
                <w:highlight w:val="yellow"/>
              </w:rPr>
            </w:pPr>
          </w:p>
        </w:tc>
      </w:tr>
      <w:tr w:rsidR="00762D33" w:rsidRPr="007008A3" w14:paraId="24203CBA" w14:textId="77777777"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14:paraId="09585D10" w14:textId="77777777" w:rsidR="00762D33" w:rsidRPr="00B153FA" w:rsidRDefault="00762D33" w:rsidP="00762D33">
            <w:pPr>
              <w:pStyle w:val="TABLECONTENT"/>
            </w:pPr>
            <w:r w:rsidRPr="00176E86">
              <w:t>МАПД</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14:paraId="1DF6E463" w14:textId="77777777" w:rsidR="00762D33" w:rsidRPr="00B153FA" w:rsidRDefault="00762D33" w:rsidP="00762D33">
            <w:pPr>
              <w:pStyle w:val="TABLECONTENT"/>
            </w:pPr>
            <w:r w:rsidRPr="00176E86">
              <w:t>Материал подтвержден</w:t>
            </w:r>
          </w:p>
        </w:tc>
        <w:tc>
          <w:tcPr>
            <w:tcW w:w="1902" w:type="pct"/>
            <w:tcBorders>
              <w:top w:val="nil"/>
              <w:left w:val="nil"/>
              <w:bottom w:val="single" w:sz="8" w:space="0" w:color="auto"/>
              <w:right w:val="single" w:sz="12" w:space="0" w:color="auto"/>
            </w:tcBorders>
            <w:vAlign w:val="center"/>
          </w:tcPr>
          <w:p w14:paraId="23A47EF0" w14:textId="77777777" w:rsidR="00762D33" w:rsidRPr="009772FB" w:rsidRDefault="00762D33" w:rsidP="00762D33">
            <w:pPr>
              <w:pStyle w:val="TABLECONTENT"/>
            </w:pPr>
            <w:r w:rsidRPr="00176E86">
              <w:t xml:space="preserve">Данный статус устанавливается автоматически при сохранении заказа, если для него была запущена проверка доступности материалов и доступность </w:t>
            </w:r>
            <w:r w:rsidRPr="00A44015">
              <w:t>все</w:t>
            </w:r>
            <w:r w:rsidRPr="009772FB">
              <w:t>х материалов подтверждена.</w:t>
            </w:r>
          </w:p>
        </w:tc>
        <w:tc>
          <w:tcPr>
            <w:tcW w:w="1503" w:type="pct"/>
            <w:tcBorders>
              <w:top w:val="nil"/>
              <w:left w:val="nil"/>
              <w:bottom w:val="single" w:sz="8" w:space="0" w:color="auto"/>
              <w:right w:val="single" w:sz="12" w:space="0" w:color="auto"/>
            </w:tcBorders>
          </w:tcPr>
          <w:p w14:paraId="78A66FE9" w14:textId="77777777" w:rsidR="00762D33" w:rsidRPr="009772FB" w:rsidRDefault="00762D33" w:rsidP="00762D33">
            <w:pPr>
              <w:pStyle w:val="TABLECONTENT"/>
              <w:rPr>
                <w:highlight w:val="yellow"/>
              </w:rPr>
            </w:pPr>
          </w:p>
        </w:tc>
      </w:tr>
    </w:tbl>
    <w:p w14:paraId="03C66173" w14:textId="77777777" w:rsidR="00762D33" w:rsidRPr="007008A3" w:rsidRDefault="00762D33" w:rsidP="00762D33">
      <w:pPr>
        <w:jc w:val="left"/>
        <w:rPr>
          <w:rFonts w:eastAsia="Calibri" w:cs="Arial"/>
        </w:rPr>
      </w:pPr>
    </w:p>
    <w:p w14:paraId="6C951CE4" w14:textId="0D51FA65" w:rsidR="00762D33" w:rsidRPr="00B153FA" w:rsidRDefault="00762D33" w:rsidP="00762D33">
      <w:pPr>
        <w:pStyle w:val="Tabname"/>
        <w:keepNext/>
        <w:spacing w:after="240"/>
        <w:jc w:val="right"/>
        <w:rPr>
          <w:rFonts w:cs="Arial"/>
          <w:sz w:val="22"/>
          <w:szCs w:val="22"/>
        </w:rPr>
      </w:pPr>
      <w:r w:rsidRPr="008B6521">
        <w:rPr>
          <w:rFonts w:cs="Arial"/>
          <w:sz w:val="22"/>
          <w:szCs w:val="22"/>
        </w:rPr>
        <w:t xml:space="preserve">Таблица </w:t>
      </w:r>
      <w:r w:rsidRPr="00B153FA">
        <w:rPr>
          <w:rFonts w:cs="Arial"/>
          <w:sz w:val="22"/>
          <w:szCs w:val="22"/>
        </w:rPr>
        <w:fldChar w:fldCharType="begin"/>
      </w:r>
      <w:r w:rsidRPr="008B6521">
        <w:rPr>
          <w:rFonts w:cs="Arial"/>
          <w:sz w:val="22"/>
          <w:szCs w:val="22"/>
        </w:rPr>
        <w:instrText xml:space="preserve"> SEQ Таблица \* ARABIC </w:instrText>
      </w:r>
      <w:r w:rsidRPr="00B153FA">
        <w:rPr>
          <w:rFonts w:cs="Arial"/>
          <w:sz w:val="22"/>
          <w:szCs w:val="22"/>
        </w:rPr>
        <w:fldChar w:fldCharType="separate"/>
      </w:r>
      <w:r w:rsidR="00E24180">
        <w:rPr>
          <w:rFonts w:cs="Arial"/>
          <w:noProof/>
          <w:sz w:val="22"/>
          <w:szCs w:val="22"/>
        </w:rPr>
        <w:t>17</w:t>
      </w:r>
      <w:r w:rsidRPr="00B153FA">
        <w:rPr>
          <w:rFonts w:cs="Arial"/>
          <w:sz w:val="22"/>
          <w:szCs w:val="22"/>
        </w:rPr>
        <w:fldChar w:fldCharType="end"/>
      </w:r>
      <w:r w:rsidRPr="008B6521">
        <w:rPr>
          <w:rFonts w:cs="Arial"/>
          <w:sz w:val="22"/>
          <w:szCs w:val="22"/>
        </w:rPr>
        <w:t>.</w:t>
      </w:r>
      <w:r w:rsidRPr="00B153FA">
        <w:rPr>
          <w:rFonts w:cs="Arial"/>
          <w:sz w:val="22"/>
          <w:szCs w:val="22"/>
        </w:rPr>
        <w:t xml:space="preserve"> Пользовательские статусы заказов ТОРО с порядковым номером</w:t>
      </w:r>
    </w:p>
    <w:tbl>
      <w:tblPr>
        <w:tblW w:w="5000" w:type="pct"/>
        <w:tblCellMar>
          <w:left w:w="0" w:type="dxa"/>
          <w:right w:w="0" w:type="dxa"/>
        </w:tblCellMar>
        <w:tblLook w:val="04A0" w:firstRow="1" w:lastRow="0" w:firstColumn="1" w:lastColumn="0" w:noHBand="0" w:noVBand="1"/>
      </w:tblPr>
      <w:tblGrid>
        <w:gridCol w:w="1119"/>
        <w:gridCol w:w="2127"/>
        <w:gridCol w:w="3826"/>
        <w:gridCol w:w="3104"/>
      </w:tblGrid>
      <w:tr w:rsidR="00762D33" w:rsidRPr="007008A3" w14:paraId="0E8C6591" w14:textId="77777777" w:rsidTr="00762D33">
        <w:trPr>
          <w:cantSplit/>
          <w:trHeight w:val="397"/>
          <w:tblHeader/>
        </w:trPr>
        <w:tc>
          <w:tcPr>
            <w:tcW w:w="550"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14:paraId="2F8245CC" w14:textId="77777777" w:rsidR="00762D33" w:rsidRPr="007008A3" w:rsidRDefault="00762D33" w:rsidP="00762D33">
            <w:pPr>
              <w:jc w:val="center"/>
              <w:rPr>
                <w:rFonts w:cs="Arial"/>
                <w:b/>
                <w:bCs/>
                <w:color w:val="000000"/>
                <w:sz w:val="22"/>
              </w:rPr>
            </w:pPr>
            <w:r w:rsidRPr="007008A3">
              <w:rPr>
                <w:rFonts w:cs="Arial"/>
                <w:b/>
                <w:bCs/>
                <w:color w:val="000000"/>
                <w:sz w:val="22"/>
              </w:rPr>
              <w:t>№</w:t>
            </w:r>
          </w:p>
        </w:tc>
        <w:tc>
          <w:tcPr>
            <w:tcW w:w="1045"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14:paraId="33BC7D66" w14:textId="77777777" w:rsidR="00762D33" w:rsidRPr="007008A3" w:rsidRDefault="00762D33" w:rsidP="00762D33">
            <w:pPr>
              <w:jc w:val="center"/>
              <w:rPr>
                <w:rFonts w:cs="Arial"/>
                <w:b/>
                <w:bCs/>
                <w:color w:val="000000"/>
                <w:sz w:val="22"/>
              </w:rPr>
            </w:pPr>
            <w:r w:rsidRPr="007008A3">
              <w:rPr>
                <w:rFonts w:cs="Arial"/>
                <w:b/>
                <w:bCs/>
                <w:color w:val="000000"/>
                <w:sz w:val="22"/>
              </w:rPr>
              <w:t>Статус</w:t>
            </w:r>
          </w:p>
        </w:tc>
        <w:tc>
          <w:tcPr>
            <w:tcW w:w="1880" w:type="pct"/>
            <w:tcBorders>
              <w:top w:val="single" w:sz="12" w:space="0" w:color="auto"/>
              <w:left w:val="nil"/>
              <w:bottom w:val="single" w:sz="8" w:space="0" w:color="auto"/>
              <w:right w:val="single" w:sz="12" w:space="0" w:color="auto"/>
            </w:tcBorders>
            <w:shd w:val="clear" w:color="auto" w:fill="FFC000"/>
            <w:vAlign w:val="bottom"/>
          </w:tcPr>
          <w:p w14:paraId="6123872C" w14:textId="77777777" w:rsidR="00762D33" w:rsidRPr="007008A3" w:rsidRDefault="00762D33" w:rsidP="00762D33">
            <w:pPr>
              <w:jc w:val="center"/>
              <w:rPr>
                <w:rFonts w:cs="Arial"/>
                <w:b/>
                <w:bCs/>
                <w:color w:val="000000"/>
                <w:sz w:val="22"/>
              </w:rPr>
            </w:pPr>
            <w:r w:rsidRPr="007008A3">
              <w:rPr>
                <w:rFonts w:cs="Arial"/>
                <w:b/>
                <w:bCs/>
                <w:color w:val="000000"/>
                <w:sz w:val="22"/>
              </w:rPr>
              <w:t>Комментарий</w:t>
            </w:r>
          </w:p>
        </w:tc>
        <w:tc>
          <w:tcPr>
            <w:tcW w:w="1525" w:type="pct"/>
            <w:tcBorders>
              <w:top w:val="single" w:sz="12" w:space="0" w:color="auto"/>
              <w:left w:val="nil"/>
              <w:bottom w:val="single" w:sz="8" w:space="0" w:color="auto"/>
              <w:right w:val="single" w:sz="12" w:space="0" w:color="auto"/>
            </w:tcBorders>
            <w:shd w:val="clear" w:color="auto" w:fill="FFC000"/>
            <w:vAlign w:val="bottom"/>
          </w:tcPr>
          <w:p w14:paraId="2B058A03" w14:textId="77777777" w:rsidR="00762D33" w:rsidRPr="007008A3" w:rsidRDefault="00762D33" w:rsidP="00762D33">
            <w:pPr>
              <w:jc w:val="center"/>
              <w:rPr>
                <w:rFonts w:cs="Arial"/>
                <w:b/>
                <w:bCs/>
                <w:color w:val="000000"/>
                <w:sz w:val="22"/>
              </w:rPr>
            </w:pPr>
            <w:r w:rsidRPr="007008A3">
              <w:rPr>
                <w:rFonts w:cs="Arial"/>
                <w:b/>
                <w:bCs/>
                <w:color w:val="000000"/>
                <w:sz w:val="22"/>
              </w:rPr>
              <w:t>Кто устанавливает</w:t>
            </w:r>
          </w:p>
        </w:tc>
      </w:tr>
      <w:tr w:rsidR="00762D33" w:rsidRPr="007008A3" w14:paraId="70AACF7F" w14:textId="77777777" w:rsidTr="00762D33">
        <w:trPr>
          <w:cantSplit/>
        </w:trPr>
        <w:tc>
          <w:tcPr>
            <w:tcW w:w="550"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3B21224D" w14:textId="77777777" w:rsidR="00762D33" w:rsidRPr="007008A3" w:rsidRDefault="00762D33" w:rsidP="00762D33">
            <w:pPr>
              <w:jc w:val="left"/>
              <w:rPr>
                <w:rFonts w:cs="Arial"/>
                <w:color w:val="000000"/>
                <w:sz w:val="22"/>
              </w:rPr>
            </w:pPr>
            <w:bookmarkStart w:id="2718" w:name="_Hlk525553347"/>
            <w:r w:rsidRPr="007008A3">
              <w:rPr>
                <w:rFonts w:cs="Arial"/>
                <w:color w:val="000000"/>
                <w:sz w:val="22"/>
              </w:rPr>
              <w:t>1</w:t>
            </w:r>
          </w:p>
        </w:tc>
        <w:tc>
          <w:tcPr>
            <w:tcW w:w="1045" w:type="pct"/>
            <w:tcBorders>
              <w:top w:val="nil"/>
              <w:left w:val="nil"/>
              <w:bottom w:val="single" w:sz="8" w:space="0" w:color="auto"/>
              <w:right w:val="single" w:sz="12" w:space="0" w:color="auto"/>
            </w:tcBorders>
            <w:tcMar>
              <w:top w:w="0" w:type="dxa"/>
              <w:left w:w="108" w:type="dxa"/>
              <w:bottom w:w="0" w:type="dxa"/>
              <w:right w:w="108" w:type="dxa"/>
            </w:tcMar>
          </w:tcPr>
          <w:p w14:paraId="012DA76A" w14:textId="77777777" w:rsidR="00762D33" w:rsidRPr="007008A3" w:rsidRDefault="00762D33" w:rsidP="00762D33">
            <w:pPr>
              <w:ind w:firstLine="0"/>
              <w:jc w:val="left"/>
              <w:rPr>
                <w:rFonts w:cs="Arial"/>
                <w:color w:val="000000"/>
                <w:sz w:val="22"/>
              </w:rPr>
            </w:pPr>
            <w:r w:rsidRPr="007008A3">
              <w:rPr>
                <w:rFonts w:cs="Arial"/>
                <w:color w:val="000000"/>
                <w:sz w:val="22"/>
              </w:rPr>
              <w:t>ПЛАН - планируется</w:t>
            </w:r>
          </w:p>
        </w:tc>
        <w:tc>
          <w:tcPr>
            <w:tcW w:w="1880" w:type="pct"/>
            <w:tcBorders>
              <w:top w:val="nil"/>
              <w:left w:val="nil"/>
              <w:bottom w:val="single" w:sz="8" w:space="0" w:color="auto"/>
              <w:right w:val="single" w:sz="12" w:space="0" w:color="auto"/>
            </w:tcBorders>
          </w:tcPr>
          <w:p w14:paraId="4F7C2CE7" w14:textId="77777777" w:rsidR="00762D33" w:rsidRPr="007008A3" w:rsidRDefault="00762D33" w:rsidP="00762D33">
            <w:pPr>
              <w:ind w:firstLine="0"/>
              <w:jc w:val="left"/>
              <w:rPr>
                <w:rFonts w:cs="Arial"/>
                <w:color w:val="000000"/>
                <w:sz w:val="22"/>
              </w:rPr>
            </w:pPr>
            <w:r w:rsidRPr="007008A3">
              <w:rPr>
                <w:rFonts w:cs="Arial"/>
                <w:color w:val="000000"/>
                <w:sz w:val="22"/>
              </w:rPr>
              <w:t>Начальный статус по умолчанию</w:t>
            </w:r>
          </w:p>
        </w:tc>
        <w:tc>
          <w:tcPr>
            <w:tcW w:w="1525" w:type="pct"/>
            <w:tcBorders>
              <w:top w:val="nil"/>
              <w:left w:val="nil"/>
              <w:bottom w:val="single" w:sz="8" w:space="0" w:color="auto"/>
              <w:right w:val="single" w:sz="12" w:space="0" w:color="auto"/>
            </w:tcBorders>
          </w:tcPr>
          <w:p w14:paraId="69D377E1" w14:textId="77777777" w:rsidR="00762D33" w:rsidRPr="007008A3" w:rsidRDefault="00762D33" w:rsidP="00762D33">
            <w:pPr>
              <w:ind w:firstLine="0"/>
              <w:jc w:val="left"/>
              <w:rPr>
                <w:rFonts w:cs="Arial"/>
                <w:color w:val="000000"/>
                <w:sz w:val="22"/>
              </w:rPr>
            </w:pPr>
            <w:r w:rsidRPr="007008A3">
              <w:rPr>
                <w:rFonts w:cs="Arial"/>
                <w:color w:val="000000"/>
                <w:sz w:val="22"/>
              </w:rPr>
              <w:t>Автоматически</w:t>
            </w:r>
          </w:p>
        </w:tc>
      </w:tr>
      <w:tr w:rsidR="00762D33" w:rsidRPr="007008A3" w14:paraId="45308B93" w14:textId="77777777" w:rsidTr="00762D33">
        <w:trPr>
          <w:cantSplit/>
        </w:trPr>
        <w:tc>
          <w:tcPr>
            <w:tcW w:w="550"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63E73664" w14:textId="77777777" w:rsidR="00762D33" w:rsidRPr="007008A3" w:rsidRDefault="00762D33" w:rsidP="00762D33">
            <w:pPr>
              <w:jc w:val="left"/>
              <w:rPr>
                <w:rFonts w:cs="Arial"/>
                <w:color w:val="000000"/>
                <w:sz w:val="22"/>
              </w:rPr>
            </w:pPr>
            <w:r w:rsidRPr="007008A3">
              <w:rPr>
                <w:rFonts w:cs="Arial"/>
                <w:color w:val="000000"/>
                <w:sz w:val="22"/>
              </w:rPr>
              <w:t>2</w:t>
            </w:r>
          </w:p>
        </w:tc>
        <w:tc>
          <w:tcPr>
            <w:tcW w:w="1045"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381E92E3" w14:textId="77777777" w:rsidR="00762D33" w:rsidRPr="007008A3" w:rsidRDefault="00762D33" w:rsidP="00762D33">
            <w:pPr>
              <w:ind w:firstLine="0"/>
              <w:jc w:val="left"/>
              <w:rPr>
                <w:rFonts w:cs="Arial"/>
                <w:color w:val="000000"/>
                <w:sz w:val="22"/>
              </w:rPr>
            </w:pPr>
            <w:r w:rsidRPr="007008A3">
              <w:rPr>
                <w:rFonts w:cs="Arial"/>
                <w:color w:val="000000"/>
                <w:sz w:val="22"/>
              </w:rPr>
              <w:t xml:space="preserve">СГПЛ - Отправлен на согласование </w:t>
            </w:r>
            <w:r>
              <w:rPr>
                <w:rFonts w:cs="Arial"/>
                <w:color w:val="000000"/>
                <w:sz w:val="22"/>
              </w:rPr>
              <w:t>Планировщик</w:t>
            </w:r>
            <w:r w:rsidRPr="007008A3">
              <w:rPr>
                <w:rFonts w:cs="Arial"/>
                <w:color w:val="000000"/>
                <w:sz w:val="22"/>
              </w:rPr>
              <w:t>ом ТОиР</w:t>
            </w:r>
          </w:p>
        </w:tc>
        <w:tc>
          <w:tcPr>
            <w:tcW w:w="1880" w:type="pct"/>
            <w:tcBorders>
              <w:top w:val="single" w:sz="8" w:space="0" w:color="auto"/>
              <w:left w:val="nil"/>
              <w:bottom w:val="single" w:sz="8" w:space="0" w:color="auto"/>
              <w:right w:val="single" w:sz="12" w:space="0" w:color="auto"/>
            </w:tcBorders>
          </w:tcPr>
          <w:p w14:paraId="07F5F246" w14:textId="7EB7CDDB" w:rsidR="00762D33" w:rsidRPr="007008A3" w:rsidRDefault="00762D33" w:rsidP="00762D33">
            <w:pPr>
              <w:ind w:firstLine="0"/>
              <w:jc w:val="left"/>
              <w:rPr>
                <w:rFonts w:cs="Arial"/>
                <w:color w:val="000000"/>
                <w:sz w:val="22"/>
              </w:rPr>
            </w:pPr>
            <w:r w:rsidRPr="007008A3">
              <w:rPr>
                <w:rFonts w:cs="Arial"/>
                <w:color w:val="000000"/>
                <w:sz w:val="22"/>
              </w:rPr>
              <w:t xml:space="preserve">Отправлен на согласование </w:t>
            </w:r>
            <w:r>
              <w:rPr>
                <w:rFonts w:cs="Arial"/>
                <w:color w:val="000000"/>
                <w:sz w:val="22"/>
              </w:rPr>
              <w:t>Планировщик</w:t>
            </w:r>
            <w:r w:rsidR="004B6074">
              <w:rPr>
                <w:rFonts w:cs="Arial"/>
                <w:color w:val="000000"/>
                <w:sz w:val="22"/>
              </w:rPr>
              <w:t xml:space="preserve">ом </w:t>
            </w:r>
            <w:r w:rsidR="002535C0">
              <w:rPr>
                <w:rFonts w:cs="Arial"/>
                <w:color w:val="000000"/>
                <w:sz w:val="22"/>
              </w:rPr>
              <w:t>ТОиР УО</w:t>
            </w:r>
            <w:r w:rsidR="004B6074">
              <w:rPr>
                <w:rFonts w:cs="Arial"/>
                <w:color w:val="000000"/>
                <w:sz w:val="22"/>
              </w:rPr>
              <w:t xml:space="preserve"> С</w:t>
            </w:r>
            <w:r w:rsidRPr="007008A3">
              <w:rPr>
                <w:rFonts w:cs="Arial"/>
                <w:color w:val="000000"/>
                <w:sz w:val="22"/>
              </w:rPr>
              <w:t xml:space="preserve">таршему </w:t>
            </w:r>
            <w:r w:rsidR="004B6074">
              <w:rPr>
                <w:rFonts w:cs="Arial"/>
                <w:color w:val="000000"/>
                <w:sz w:val="22"/>
              </w:rPr>
              <w:t>п</w:t>
            </w:r>
            <w:r>
              <w:rPr>
                <w:rFonts w:cs="Arial"/>
                <w:color w:val="000000"/>
                <w:sz w:val="22"/>
              </w:rPr>
              <w:t>ланировщик</w:t>
            </w:r>
            <w:r w:rsidRPr="007008A3">
              <w:rPr>
                <w:rFonts w:cs="Arial"/>
                <w:color w:val="000000"/>
                <w:sz w:val="22"/>
              </w:rPr>
              <w:t>у</w:t>
            </w:r>
            <w:r w:rsidR="004B6074">
              <w:rPr>
                <w:rFonts w:cs="Arial"/>
                <w:color w:val="000000"/>
                <w:sz w:val="22"/>
              </w:rPr>
              <w:t xml:space="preserve"> </w:t>
            </w:r>
            <w:r w:rsidR="002535C0">
              <w:rPr>
                <w:rFonts w:cs="Arial"/>
                <w:color w:val="000000"/>
                <w:sz w:val="22"/>
              </w:rPr>
              <w:t>ТОИР УО</w:t>
            </w:r>
          </w:p>
        </w:tc>
        <w:tc>
          <w:tcPr>
            <w:tcW w:w="1525" w:type="pct"/>
            <w:tcBorders>
              <w:top w:val="single" w:sz="8" w:space="0" w:color="auto"/>
              <w:left w:val="nil"/>
              <w:bottom w:val="single" w:sz="8" w:space="0" w:color="auto"/>
              <w:right w:val="single" w:sz="12" w:space="0" w:color="auto"/>
            </w:tcBorders>
          </w:tcPr>
          <w:p w14:paraId="015C18D0" w14:textId="6C613DDF" w:rsidR="00762D33" w:rsidRPr="007008A3" w:rsidRDefault="00762D33" w:rsidP="00762D33">
            <w:pPr>
              <w:ind w:firstLine="0"/>
              <w:jc w:val="left"/>
              <w:rPr>
                <w:rFonts w:cs="Arial"/>
                <w:color w:val="000000"/>
                <w:sz w:val="22"/>
              </w:rPr>
            </w:pPr>
            <w:r>
              <w:rPr>
                <w:rFonts w:cs="Arial"/>
                <w:color w:val="000000"/>
                <w:sz w:val="22"/>
              </w:rPr>
              <w:t>Планировщик</w:t>
            </w:r>
            <w:r w:rsidRPr="007008A3">
              <w:rPr>
                <w:rFonts w:cs="Arial"/>
                <w:color w:val="000000"/>
                <w:sz w:val="22"/>
              </w:rPr>
              <w:t xml:space="preserve"> </w:t>
            </w:r>
            <w:r w:rsidR="002535C0">
              <w:rPr>
                <w:rFonts w:cs="Arial"/>
                <w:color w:val="000000"/>
                <w:sz w:val="22"/>
              </w:rPr>
              <w:t>ТОиР УО</w:t>
            </w:r>
          </w:p>
        </w:tc>
      </w:tr>
      <w:tr w:rsidR="00762D33" w:rsidRPr="007008A3" w14:paraId="6ED3947E" w14:textId="77777777" w:rsidTr="00762D33">
        <w:trPr>
          <w:cantSplit/>
        </w:trPr>
        <w:tc>
          <w:tcPr>
            <w:tcW w:w="550"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72676017" w14:textId="77777777" w:rsidR="00762D33" w:rsidRPr="007008A3" w:rsidRDefault="00762D33" w:rsidP="00762D33">
            <w:pPr>
              <w:jc w:val="left"/>
              <w:rPr>
                <w:rFonts w:cs="Arial"/>
                <w:color w:val="000000"/>
                <w:sz w:val="22"/>
              </w:rPr>
            </w:pPr>
            <w:r w:rsidRPr="007008A3">
              <w:rPr>
                <w:rFonts w:cs="Arial"/>
                <w:color w:val="000000"/>
                <w:sz w:val="22"/>
              </w:rPr>
              <w:t>3</w:t>
            </w:r>
          </w:p>
        </w:tc>
        <w:tc>
          <w:tcPr>
            <w:tcW w:w="1045"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02DE47EC" w14:textId="77777777" w:rsidR="00762D33" w:rsidRPr="007008A3" w:rsidRDefault="00762D33" w:rsidP="00762D33">
            <w:pPr>
              <w:ind w:firstLine="0"/>
              <w:jc w:val="left"/>
              <w:rPr>
                <w:rFonts w:cs="Arial"/>
                <w:color w:val="000000"/>
                <w:sz w:val="22"/>
              </w:rPr>
            </w:pPr>
            <w:r w:rsidRPr="007008A3">
              <w:rPr>
                <w:rFonts w:cs="Arial"/>
                <w:color w:val="000000"/>
                <w:sz w:val="22"/>
              </w:rPr>
              <w:t xml:space="preserve">ССПЛ - Cогласовано старшим </w:t>
            </w:r>
            <w:r>
              <w:rPr>
                <w:rFonts w:cs="Arial"/>
                <w:color w:val="000000"/>
                <w:sz w:val="22"/>
              </w:rPr>
              <w:t>Планировщик</w:t>
            </w:r>
            <w:r w:rsidRPr="007008A3">
              <w:rPr>
                <w:rFonts w:cs="Arial"/>
                <w:color w:val="000000"/>
                <w:sz w:val="22"/>
              </w:rPr>
              <w:t>ом ТОиР</w:t>
            </w:r>
          </w:p>
        </w:tc>
        <w:tc>
          <w:tcPr>
            <w:tcW w:w="1880" w:type="pct"/>
            <w:tcBorders>
              <w:top w:val="single" w:sz="8" w:space="0" w:color="auto"/>
              <w:left w:val="nil"/>
              <w:bottom w:val="single" w:sz="8" w:space="0" w:color="auto"/>
              <w:right w:val="single" w:sz="12" w:space="0" w:color="auto"/>
            </w:tcBorders>
          </w:tcPr>
          <w:p w14:paraId="2479DC10" w14:textId="419AF1BB" w:rsidR="00762D33" w:rsidRPr="007008A3" w:rsidRDefault="00762D33" w:rsidP="00762D33">
            <w:pPr>
              <w:ind w:firstLine="0"/>
              <w:jc w:val="left"/>
              <w:rPr>
                <w:rFonts w:cs="Arial"/>
                <w:color w:val="000000"/>
                <w:sz w:val="22"/>
              </w:rPr>
            </w:pPr>
            <w:r w:rsidRPr="007008A3">
              <w:rPr>
                <w:rFonts w:cs="Arial"/>
                <w:color w:val="000000"/>
                <w:sz w:val="22"/>
              </w:rPr>
              <w:t xml:space="preserve">Cогласовано старшим </w:t>
            </w:r>
            <w:r>
              <w:rPr>
                <w:rFonts w:cs="Arial"/>
                <w:color w:val="000000"/>
                <w:sz w:val="22"/>
              </w:rPr>
              <w:t>Планировщик</w:t>
            </w:r>
            <w:r w:rsidRPr="007008A3">
              <w:rPr>
                <w:rFonts w:cs="Arial"/>
                <w:color w:val="000000"/>
                <w:sz w:val="22"/>
              </w:rPr>
              <w:t xml:space="preserve">ом </w:t>
            </w:r>
            <w:r w:rsidR="002535C0">
              <w:rPr>
                <w:rFonts w:cs="Arial"/>
                <w:color w:val="000000"/>
                <w:sz w:val="22"/>
              </w:rPr>
              <w:t>ТОиР УО</w:t>
            </w:r>
          </w:p>
        </w:tc>
        <w:tc>
          <w:tcPr>
            <w:tcW w:w="1525" w:type="pct"/>
            <w:tcBorders>
              <w:top w:val="single" w:sz="8" w:space="0" w:color="auto"/>
              <w:left w:val="nil"/>
              <w:bottom w:val="single" w:sz="8" w:space="0" w:color="auto"/>
              <w:right w:val="single" w:sz="12" w:space="0" w:color="auto"/>
            </w:tcBorders>
          </w:tcPr>
          <w:p w14:paraId="71FC158C" w14:textId="7038704B" w:rsidR="00762D33" w:rsidRPr="007008A3" w:rsidRDefault="00762D33" w:rsidP="00762D33">
            <w:pPr>
              <w:ind w:firstLine="0"/>
              <w:jc w:val="left"/>
              <w:rPr>
                <w:rFonts w:cs="Arial"/>
                <w:color w:val="000000"/>
                <w:sz w:val="22"/>
              </w:rPr>
            </w:pPr>
            <w:r w:rsidRPr="007008A3">
              <w:rPr>
                <w:rFonts w:cs="Arial"/>
                <w:color w:val="000000"/>
                <w:sz w:val="22"/>
              </w:rPr>
              <w:t xml:space="preserve">Старший </w:t>
            </w:r>
            <w:r>
              <w:rPr>
                <w:rFonts w:cs="Arial"/>
                <w:color w:val="000000"/>
                <w:sz w:val="22"/>
              </w:rPr>
              <w:t>Планировщик</w:t>
            </w:r>
            <w:r w:rsidRPr="007008A3">
              <w:rPr>
                <w:rFonts w:cs="Arial"/>
                <w:color w:val="000000"/>
                <w:sz w:val="22"/>
              </w:rPr>
              <w:t xml:space="preserve"> </w:t>
            </w:r>
            <w:r w:rsidR="002535C0">
              <w:rPr>
                <w:rFonts w:cs="Arial"/>
                <w:color w:val="000000"/>
                <w:sz w:val="22"/>
              </w:rPr>
              <w:t>ТОиР УО</w:t>
            </w:r>
          </w:p>
        </w:tc>
      </w:tr>
      <w:tr w:rsidR="00762D33" w:rsidRPr="007008A3" w14:paraId="00F4C936" w14:textId="77777777" w:rsidTr="00762D33">
        <w:trPr>
          <w:cantSplit/>
        </w:trPr>
        <w:tc>
          <w:tcPr>
            <w:tcW w:w="550"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14:paraId="45F490B2" w14:textId="77777777" w:rsidR="00762D33" w:rsidRPr="00A45FC6" w:rsidRDefault="00762D33" w:rsidP="00762D33">
            <w:pPr>
              <w:jc w:val="left"/>
              <w:rPr>
                <w:rFonts w:cs="Arial"/>
                <w:color w:val="000000"/>
                <w:sz w:val="22"/>
              </w:rPr>
            </w:pPr>
            <w:r w:rsidRPr="00A45FC6">
              <w:rPr>
                <w:rFonts w:cs="Arial"/>
                <w:color w:val="000000"/>
                <w:sz w:val="22"/>
              </w:rPr>
              <w:t>4</w:t>
            </w:r>
          </w:p>
        </w:tc>
        <w:tc>
          <w:tcPr>
            <w:tcW w:w="1045" w:type="pct"/>
            <w:tcBorders>
              <w:top w:val="single" w:sz="8" w:space="0" w:color="auto"/>
              <w:left w:val="nil"/>
              <w:bottom w:val="single" w:sz="8" w:space="0" w:color="auto"/>
              <w:right w:val="single" w:sz="12" w:space="0" w:color="auto"/>
            </w:tcBorders>
            <w:tcMar>
              <w:top w:w="0" w:type="dxa"/>
              <w:left w:w="108" w:type="dxa"/>
              <w:bottom w:w="0" w:type="dxa"/>
              <w:right w:w="108" w:type="dxa"/>
            </w:tcMar>
          </w:tcPr>
          <w:p w14:paraId="525FDE4B" w14:textId="77777777" w:rsidR="00762D33" w:rsidRPr="00A45FC6" w:rsidRDefault="00762D33" w:rsidP="00762D33">
            <w:pPr>
              <w:ind w:firstLine="0"/>
              <w:jc w:val="left"/>
              <w:rPr>
                <w:rFonts w:cs="Arial"/>
                <w:color w:val="000000"/>
                <w:sz w:val="22"/>
              </w:rPr>
            </w:pPr>
            <w:r w:rsidRPr="00A45FC6">
              <w:rPr>
                <w:rFonts w:cs="Arial"/>
                <w:color w:val="000000"/>
                <w:sz w:val="22"/>
              </w:rPr>
              <w:t>СГГС - согласовано главным специалистом</w:t>
            </w:r>
          </w:p>
        </w:tc>
        <w:tc>
          <w:tcPr>
            <w:tcW w:w="1880" w:type="pct"/>
            <w:tcBorders>
              <w:top w:val="single" w:sz="8" w:space="0" w:color="auto"/>
              <w:left w:val="nil"/>
              <w:bottom w:val="single" w:sz="8" w:space="0" w:color="auto"/>
              <w:right w:val="single" w:sz="12" w:space="0" w:color="auto"/>
            </w:tcBorders>
          </w:tcPr>
          <w:p w14:paraId="42DFD716" w14:textId="4038D386" w:rsidR="00762D33" w:rsidRPr="00A45FC6" w:rsidRDefault="004B6074" w:rsidP="00762D33">
            <w:pPr>
              <w:ind w:firstLine="0"/>
              <w:jc w:val="left"/>
              <w:rPr>
                <w:rFonts w:cs="Arial"/>
                <w:color w:val="000000"/>
                <w:sz w:val="22"/>
              </w:rPr>
            </w:pPr>
            <w:r>
              <w:rPr>
                <w:rFonts w:cs="Arial"/>
                <w:color w:val="000000"/>
                <w:sz w:val="22"/>
              </w:rPr>
              <w:t>Согласовано Г</w:t>
            </w:r>
            <w:r w:rsidR="00762D33" w:rsidRPr="00A45FC6">
              <w:rPr>
                <w:rFonts w:cs="Arial"/>
                <w:color w:val="000000"/>
                <w:sz w:val="22"/>
              </w:rPr>
              <w:t>лавным специалистом</w:t>
            </w:r>
            <w:r>
              <w:rPr>
                <w:rFonts w:cs="Arial"/>
                <w:color w:val="000000"/>
                <w:sz w:val="22"/>
              </w:rPr>
              <w:t xml:space="preserve"> </w:t>
            </w:r>
            <w:r w:rsidR="002535C0">
              <w:rPr>
                <w:rFonts w:cs="Arial"/>
                <w:color w:val="000000"/>
                <w:sz w:val="22"/>
              </w:rPr>
              <w:t>ТОиР УО</w:t>
            </w:r>
          </w:p>
        </w:tc>
        <w:tc>
          <w:tcPr>
            <w:tcW w:w="1525" w:type="pct"/>
            <w:tcBorders>
              <w:top w:val="single" w:sz="8" w:space="0" w:color="auto"/>
              <w:left w:val="nil"/>
              <w:bottom w:val="single" w:sz="8" w:space="0" w:color="auto"/>
              <w:right w:val="single" w:sz="12" w:space="0" w:color="auto"/>
            </w:tcBorders>
          </w:tcPr>
          <w:p w14:paraId="204B39CA" w14:textId="5F179345" w:rsidR="00762D33" w:rsidRPr="00A45FC6" w:rsidRDefault="00762D33" w:rsidP="00762D33">
            <w:pPr>
              <w:ind w:firstLine="0"/>
              <w:jc w:val="left"/>
              <w:rPr>
                <w:rFonts w:cs="Arial"/>
                <w:color w:val="000000"/>
                <w:sz w:val="22"/>
              </w:rPr>
            </w:pPr>
            <w:r w:rsidRPr="00A45FC6">
              <w:rPr>
                <w:rFonts w:cs="Arial"/>
                <w:color w:val="000000"/>
                <w:sz w:val="22"/>
              </w:rPr>
              <w:t xml:space="preserve">Главный специалист </w:t>
            </w:r>
            <w:r w:rsidR="00292D72">
              <w:rPr>
                <w:rFonts w:cs="Arial"/>
                <w:color w:val="000000"/>
                <w:sz w:val="22"/>
              </w:rPr>
              <w:t>УО</w:t>
            </w:r>
          </w:p>
        </w:tc>
      </w:tr>
    </w:tbl>
    <w:bookmarkEnd w:id="2718"/>
    <w:p w14:paraId="49D7D364" w14:textId="08AC592E" w:rsidR="00762D33" w:rsidRPr="00B153FA" w:rsidRDefault="00762D33" w:rsidP="00762D33">
      <w:pPr>
        <w:pStyle w:val="Tabname"/>
        <w:keepNext/>
        <w:spacing w:after="240"/>
        <w:jc w:val="right"/>
        <w:rPr>
          <w:rFonts w:cs="Arial"/>
          <w:sz w:val="22"/>
          <w:szCs w:val="22"/>
        </w:rPr>
      </w:pPr>
      <w:r w:rsidRPr="007008A3">
        <w:rPr>
          <w:rFonts w:eastAsia="Calibri" w:cs="Arial"/>
        </w:rPr>
        <w:br/>
      </w:r>
      <w:r w:rsidRPr="00B153FA">
        <w:rPr>
          <w:rFonts w:cs="Arial"/>
          <w:sz w:val="22"/>
          <w:szCs w:val="22"/>
        </w:rPr>
        <w:t xml:space="preserve">Таблица </w:t>
      </w:r>
      <w:r w:rsidRPr="00B153FA">
        <w:rPr>
          <w:rFonts w:cs="Arial"/>
          <w:sz w:val="22"/>
          <w:szCs w:val="22"/>
        </w:rPr>
        <w:fldChar w:fldCharType="begin"/>
      </w:r>
      <w:r w:rsidRPr="00B153FA">
        <w:rPr>
          <w:rFonts w:cs="Arial"/>
          <w:sz w:val="22"/>
          <w:szCs w:val="22"/>
        </w:rPr>
        <w:instrText xml:space="preserve"> SEQ Таблица \* ARABIC </w:instrText>
      </w:r>
      <w:r w:rsidRPr="00B153FA">
        <w:rPr>
          <w:rFonts w:cs="Arial"/>
          <w:sz w:val="22"/>
          <w:szCs w:val="22"/>
        </w:rPr>
        <w:fldChar w:fldCharType="separate"/>
      </w:r>
      <w:r w:rsidR="00E24180">
        <w:rPr>
          <w:rFonts w:cs="Arial"/>
          <w:noProof/>
          <w:sz w:val="22"/>
          <w:szCs w:val="22"/>
        </w:rPr>
        <w:t>18</w:t>
      </w:r>
      <w:r w:rsidRPr="00B153FA">
        <w:rPr>
          <w:rFonts w:cs="Arial"/>
          <w:sz w:val="22"/>
          <w:szCs w:val="22"/>
        </w:rPr>
        <w:fldChar w:fldCharType="end"/>
      </w:r>
      <w:r w:rsidRPr="00B153FA">
        <w:rPr>
          <w:rFonts w:cs="Arial"/>
          <w:sz w:val="22"/>
          <w:szCs w:val="22"/>
        </w:rPr>
        <w:t xml:space="preserve"> Пользовательские статусы заказов ТОРО без порядкового номера</w:t>
      </w:r>
    </w:p>
    <w:tbl>
      <w:tblPr>
        <w:tblW w:w="5000" w:type="pct"/>
        <w:tblCellMar>
          <w:left w:w="0" w:type="dxa"/>
          <w:right w:w="0" w:type="dxa"/>
        </w:tblCellMar>
        <w:tblLook w:val="04A0" w:firstRow="1" w:lastRow="0" w:firstColumn="1" w:lastColumn="0" w:noHBand="0" w:noVBand="1"/>
      </w:tblPr>
      <w:tblGrid>
        <w:gridCol w:w="3246"/>
        <w:gridCol w:w="3826"/>
        <w:gridCol w:w="3104"/>
      </w:tblGrid>
      <w:tr w:rsidR="00762D33" w:rsidRPr="007008A3" w14:paraId="18FEE78B" w14:textId="77777777" w:rsidTr="00762D33">
        <w:trPr>
          <w:cantSplit/>
          <w:trHeight w:val="397"/>
          <w:tblHeader/>
        </w:trPr>
        <w:tc>
          <w:tcPr>
            <w:tcW w:w="1595"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14:paraId="77D574B3" w14:textId="77777777" w:rsidR="00762D33" w:rsidRPr="007008A3" w:rsidRDefault="00762D33" w:rsidP="00762D33">
            <w:pPr>
              <w:ind w:firstLine="0"/>
              <w:jc w:val="center"/>
              <w:rPr>
                <w:rFonts w:cs="Arial"/>
                <w:b/>
                <w:bCs/>
                <w:color w:val="000000"/>
                <w:sz w:val="22"/>
              </w:rPr>
            </w:pPr>
            <w:r w:rsidRPr="007008A3">
              <w:rPr>
                <w:rFonts w:cs="Arial"/>
                <w:b/>
                <w:bCs/>
                <w:color w:val="000000"/>
                <w:sz w:val="22"/>
              </w:rPr>
              <w:t>Статус</w:t>
            </w:r>
          </w:p>
        </w:tc>
        <w:tc>
          <w:tcPr>
            <w:tcW w:w="1880"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14:paraId="52EAE65F" w14:textId="77777777" w:rsidR="00762D33" w:rsidRPr="007008A3" w:rsidRDefault="00762D33" w:rsidP="00762D33">
            <w:pPr>
              <w:ind w:firstLine="0"/>
              <w:jc w:val="center"/>
              <w:rPr>
                <w:rFonts w:cs="Arial"/>
                <w:b/>
                <w:bCs/>
                <w:color w:val="000000"/>
                <w:sz w:val="22"/>
              </w:rPr>
            </w:pPr>
            <w:r w:rsidRPr="007008A3">
              <w:rPr>
                <w:rFonts w:cs="Arial"/>
                <w:b/>
                <w:bCs/>
                <w:color w:val="000000"/>
                <w:sz w:val="22"/>
              </w:rPr>
              <w:t>Комментарий</w:t>
            </w:r>
          </w:p>
        </w:tc>
        <w:tc>
          <w:tcPr>
            <w:tcW w:w="1525" w:type="pct"/>
            <w:tcBorders>
              <w:top w:val="single" w:sz="12" w:space="0" w:color="auto"/>
              <w:left w:val="nil"/>
              <w:bottom w:val="single" w:sz="8" w:space="0" w:color="auto"/>
              <w:right w:val="single" w:sz="12" w:space="0" w:color="auto"/>
            </w:tcBorders>
            <w:shd w:val="clear" w:color="auto" w:fill="FFC000"/>
            <w:vAlign w:val="bottom"/>
          </w:tcPr>
          <w:p w14:paraId="1894A15B" w14:textId="77777777" w:rsidR="00762D33" w:rsidRPr="007008A3" w:rsidRDefault="00762D33" w:rsidP="00762D33">
            <w:pPr>
              <w:ind w:firstLine="0"/>
              <w:jc w:val="center"/>
              <w:rPr>
                <w:rFonts w:cs="Arial"/>
                <w:b/>
                <w:bCs/>
                <w:color w:val="000000"/>
                <w:sz w:val="22"/>
              </w:rPr>
            </w:pPr>
            <w:r w:rsidRPr="007008A3">
              <w:rPr>
                <w:rFonts w:cs="Arial"/>
                <w:b/>
                <w:bCs/>
                <w:color w:val="000000"/>
                <w:sz w:val="22"/>
              </w:rPr>
              <w:t>Кто устанавливает</w:t>
            </w:r>
          </w:p>
        </w:tc>
      </w:tr>
      <w:tr w:rsidR="00762D33" w:rsidRPr="00833E87" w14:paraId="06DBC012"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6057DEA" w14:textId="77777777" w:rsidR="00762D33" w:rsidRPr="00C12716" w:rsidRDefault="00762D33" w:rsidP="00762D33">
            <w:pPr>
              <w:ind w:firstLine="0"/>
              <w:jc w:val="left"/>
              <w:rPr>
                <w:rFonts w:cs="Arial"/>
                <w:color w:val="000000"/>
                <w:sz w:val="22"/>
              </w:rPr>
            </w:pPr>
            <w:r w:rsidRPr="002D1787">
              <w:rPr>
                <w:rFonts w:cs="Arial"/>
                <w:color w:val="000000"/>
                <w:sz w:val="22"/>
              </w:rPr>
              <w:t xml:space="preserve">ГОД - год </w:t>
            </w:r>
            <w:r w:rsidRPr="00C12716">
              <w:rPr>
                <w:rFonts w:cs="Arial"/>
                <w:color w:val="000000"/>
                <w:sz w:val="22"/>
              </w:rPr>
              <w:t>(заказ включен в годовой план)</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BBC3940" w14:textId="77777777" w:rsidR="00762D33" w:rsidRPr="00E36DE0" w:rsidRDefault="00762D33" w:rsidP="00762D33">
            <w:pPr>
              <w:ind w:firstLine="0"/>
              <w:rPr>
                <w:rFonts w:cs="Arial"/>
                <w:color w:val="000000"/>
                <w:sz w:val="22"/>
              </w:rPr>
            </w:pPr>
            <w:r w:rsidRPr="00C67F25">
              <w:rPr>
                <w:rFonts w:cs="Arial"/>
                <w:color w:val="000000"/>
                <w:sz w:val="22"/>
              </w:rPr>
              <w:t>Ставится вручную после включения в годовой план</w:t>
            </w:r>
          </w:p>
        </w:tc>
        <w:tc>
          <w:tcPr>
            <w:tcW w:w="1525" w:type="pct"/>
            <w:tcBorders>
              <w:top w:val="nil"/>
              <w:left w:val="nil"/>
              <w:bottom w:val="single" w:sz="8" w:space="0" w:color="auto"/>
              <w:right w:val="single" w:sz="12" w:space="0" w:color="auto"/>
            </w:tcBorders>
            <w:vAlign w:val="bottom"/>
          </w:tcPr>
          <w:p w14:paraId="1EED0B6B" w14:textId="2679A4DF"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334E119B"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37642EDB" w14:textId="77777777" w:rsidR="00762D33" w:rsidRPr="00833E87" w:rsidRDefault="00762D33" w:rsidP="00762D33">
            <w:pPr>
              <w:ind w:firstLine="0"/>
              <w:rPr>
                <w:rFonts w:cs="Arial"/>
                <w:color w:val="000000"/>
                <w:sz w:val="22"/>
              </w:rPr>
            </w:pPr>
            <w:r w:rsidRPr="00833E87">
              <w:rPr>
                <w:rFonts w:cs="Arial"/>
                <w:color w:val="000000"/>
                <w:sz w:val="22"/>
              </w:rPr>
              <w:t>УТВГ - утвержден в программе ремонтов, включен в годовой план</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96669DE" w14:textId="77777777" w:rsidR="00762D33" w:rsidRPr="00833E87" w:rsidRDefault="00762D33" w:rsidP="00762D33">
            <w:pPr>
              <w:ind w:firstLine="0"/>
              <w:rPr>
                <w:rFonts w:cs="Arial"/>
                <w:color w:val="000000"/>
                <w:sz w:val="22"/>
              </w:rPr>
            </w:pPr>
            <w:r w:rsidRPr="00833E87">
              <w:rPr>
                <w:rFonts w:cs="Arial"/>
                <w:color w:val="000000"/>
                <w:sz w:val="22"/>
              </w:rPr>
              <w:t>Ставится вручную после утверждения годового плана-графика</w:t>
            </w:r>
          </w:p>
        </w:tc>
        <w:tc>
          <w:tcPr>
            <w:tcW w:w="1525" w:type="pct"/>
            <w:tcBorders>
              <w:top w:val="nil"/>
              <w:left w:val="nil"/>
              <w:bottom w:val="single" w:sz="8" w:space="0" w:color="auto"/>
              <w:right w:val="single" w:sz="12" w:space="0" w:color="auto"/>
            </w:tcBorders>
            <w:vAlign w:val="bottom"/>
          </w:tcPr>
          <w:p w14:paraId="08F8291E" w14:textId="23B6BA95" w:rsidR="00762D33" w:rsidRPr="00833E87" w:rsidRDefault="00762D33" w:rsidP="00762D33">
            <w:pPr>
              <w:ind w:firstLine="0"/>
              <w:rPr>
                <w:rFonts w:cs="Arial"/>
                <w:color w:val="000000"/>
                <w:sz w:val="22"/>
              </w:rPr>
            </w:pPr>
            <w:r w:rsidRPr="00833E87">
              <w:rPr>
                <w:rFonts w:cs="Arial"/>
                <w:color w:val="000000"/>
                <w:sz w:val="22"/>
              </w:rPr>
              <w:t xml:space="preserve">Старший Планировщик </w:t>
            </w:r>
            <w:r w:rsidR="002535C0">
              <w:rPr>
                <w:rFonts w:cs="Arial"/>
                <w:color w:val="000000"/>
                <w:sz w:val="22"/>
              </w:rPr>
              <w:t>ТОиР УО</w:t>
            </w:r>
          </w:p>
        </w:tc>
      </w:tr>
      <w:tr w:rsidR="00762D33" w:rsidRPr="00833E87" w14:paraId="0C1C3CBD"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5063981" w14:textId="77777777" w:rsidR="00762D33" w:rsidRPr="00833E87" w:rsidRDefault="00762D33" w:rsidP="00762D33">
            <w:pPr>
              <w:ind w:firstLine="0"/>
              <w:rPr>
                <w:rFonts w:cs="Arial"/>
                <w:color w:val="000000"/>
                <w:sz w:val="22"/>
              </w:rPr>
            </w:pPr>
            <w:r w:rsidRPr="00833E87">
              <w:rPr>
                <w:rFonts w:cs="Arial"/>
                <w:color w:val="000000"/>
                <w:sz w:val="22"/>
              </w:rPr>
              <w:t>УТВП - утвержден в программе и бюджете</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AD8EDAA" w14:textId="77777777" w:rsidR="00762D33" w:rsidRPr="00833E87" w:rsidRDefault="00762D33" w:rsidP="00762D33">
            <w:pPr>
              <w:ind w:firstLine="0"/>
              <w:rPr>
                <w:rFonts w:cs="Arial"/>
                <w:color w:val="000000"/>
                <w:sz w:val="22"/>
              </w:rPr>
            </w:pPr>
            <w:r w:rsidRPr="00833E87">
              <w:rPr>
                <w:rFonts w:cs="Arial"/>
                <w:color w:val="000000"/>
                <w:sz w:val="22"/>
              </w:rPr>
              <w:t>Проставляется на заказах после утверждения программы и бюджета</w:t>
            </w:r>
          </w:p>
        </w:tc>
        <w:tc>
          <w:tcPr>
            <w:tcW w:w="1525" w:type="pct"/>
            <w:tcBorders>
              <w:top w:val="nil"/>
              <w:left w:val="nil"/>
              <w:bottom w:val="single" w:sz="8" w:space="0" w:color="auto"/>
              <w:right w:val="single" w:sz="12" w:space="0" w:color="auto"/>
            </w:tcBorders>
            <w:vAlign w:val="bottom"/>
          </w:tcPr>
          <w:p w14:paraId="1F2290DD" w14:textId="77777777" w:rsidR="00762D33" w:rsidRPr="00833E87" w:rsidRDefault="00762D33" w:rsidP="00762D33">
            <w:pPr>
              <w:ind w:firstLine="0"/>
              <w:rPr>
                <w:rFonts w:cs="Arial"/>
                <w:color w:val="000000"/>
                <w:sz w:val="22"/>
              </w:rPr>
            </w:pPr>
            <w:r w:rsidRPr="00833E87">
              <w:rPr>
                <w:rFonts w:cs="Arial"/>
                <w:color w:val="000000"/>
                <w:sz w:val="22"/>
              </w:rPr>
              <w:t>Автоматически</w:t>
            </w:r>
          </w:p>
        </w:tc>
      </w:tr>
      <w:tr w:rsidR="00762D33" w:rsidRPr="00833E87" w14:paraId="08F030BD"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3252D8F5" w14:textId="77777777" w:rsidR="00762D33" w:rsidRPr="00833E87" w:rsidRDefault="00762D33" w:rsidP="00762D33">
            <w:pPr>
              <w:ind w:firstLine="0"/>
              <w:rPr>
                <w:rFonts w:cs="Arial"/>
                <w:color w:val="000000"/>
                <w:sz w:val="22"/>
              </w:rPr>
            </w:pPr>
            <w:r w:rsidRPr="00833E87">
              <w:rPr>
                <w:rFonts w:cs="Arial"/>
                <w:color w:val="000000"/>
                <w:sz w:val="22"/>
              </w:rPr>
              <w:t xml:space="preserve">МЕС - </w:t>
            </w:r>
            <w:bookmarkStart w:id="2719" w:name="_Hlk522034235"/>
            <w:r w:rsidRPr="00833E87">
              <w:rPr>
                <w:rFonts w:cs="Arial"/>
                <w:color w:val="000000"/>
                <w:sz w:val="22"/>
              </w:rPr>
              <w:t>месяц (заказ включен в месячный план)</w:t>
            </w:r>
            <w:bookmarkEnd w:id="2719"/>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F59EE9F" w14:textId="77777777" w:rsidR="00762D33" w:rsidRPr="00833E87" w:rsidRDefault="00762D33" w:rsidP="00762D33">
            <w:pPr>
              <w:ind w:firstLine="0"/>
              <w:rPr>
                <w:rFonts w:cs="Arial"/>
                <w:color w:val="000000"/>
                <w:sz w:val="22"/>
              </w:rPr>
            </w:pPr>
            <w:r w:rsidRPr="00833E87">
              <w:rPr>
                <w:rFonts w:cs="Arial"/>
                <w:color w:val="000000"/>
                <w:sz w:val="22"/>
              </w:rPr>
              <w:t>Ставится вручную после включения в месячный план</w:t>
            </w:r>
          </w:p>
        </w:tc>
        <w:tc>
          <w:tcPr>
            <w:tcW w:w="1525" w:type="pct"/>
            <w:tcBorders>
              <w:top w:val="nil"/>
              <w:left w:val="nil"/>
              <w:bottom w:val="single" w:sz="8" w:space="0" w:color="auto"/>
              <w:right w:val="single" w:sz="12" w:space="0" w:color="auto"/>
            </w:tcBorders>
            <w:vAlign w:val="bottom"/>
          </w:tcPr>
          <w:p w14:paraId="28240568" w14:textId="3420A91E"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64A6BABE"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18A80DB" w14:textId="77777777" w:rsidR="00762D33" w:rsidRPr="00833E87" w:rsidRDefault="00762D33" w:rsidP="00762D33">
            <w:pPr>
              <w:ind w:firstLine="0"/>
              <w:rPr>
                <w:rFonts w:cs="Arial"/>
                <w:color w:val="000000"/>
                <w:sz w:val="22"/>
              </w:rPr>
            </w:pPr>
            <w:r w:rsidRPr="00833E87">
              <w:rPr>
                <w:rFonts w:cs="Arial"/>
                <w:color w:val="000000"/>
                <w:sz w:val="22"/>
              </w:rPr>
              <w:t>УТВМ - Утвержден в месячном плане-графике</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397DFBE5" w14:textId="77777777" w:rsidR="00762D33" w:rsidRPr="00833E87" w:rsidRDefault="00762D33" w:rsidP="00762D33">
            <w:pPr>
              <w:ind w:firstLine="0"/>
              <w:rPr>
                <w:rFonts w:cs="Arial"/>
                <w:color w:val="000000"/>
                <w:sz w:val="22"/>
              </w:rPr>
            </w:pPr>
            <w:r w:rsidRPr="00833E87">
              <w:rPr>
                <w:rFonts w:cs="Arial"/>
                <w:color w:val="000000"/>
                <w:sz w:val="22"/>
              </w:rPr>
              <w:t>Ставится вручную после утверждения месячного плана-графика</w:t>
            </w:r>
          </w:p>
        </w:tc>
        <w:tc>
          <w:tcPr>
            <w:tcW w:w="1525" w:type="pct"/>
            <w:tcBorders>
              <w:top w:val="nil"/>
              <w:left w:val="nil"/>
              <w:bottom w:val="single" w:sz="8" w:space="0" w:color="auto"/>
              <w:right w:val="single" w:sz="12" w:space="0" w:color="auto"/>
            </w:tcBorders>
            <w:vAlign w:val="bottom"/>
          </w:tcPr>
          <w:p w14:paraId="31354BB9" w14:textId="6404A635" w:rsidR="00762D33" w:rsidRPr="00833E87" w:rsidRDefault="00762D33" w:rsidP="00762D33">
            <w:pPr>
              <w:ind w:firstLine="0"/>
              <w:rPr>
                <w:rFonts w:cs="Arial"/>
                <w:color w:val="000000"/>
                <w:sz w:val="22"/>
              </w:rPr>
            </w:pPr>
            <w:r w:rsidRPr="00833E87">
              <w:rPr>
                <w:rFonts w:cs="Arial"/>
                <w:color w:val="000000"/>
                <w:sz w:val="22"/>
              </w:rPr>
              <w:t xml:space="preserve">Старший Планировщик </w:t>
            </w:r>
            <w:r w:rsidR="002535C0">
              <w:rPr>
                <w:rFonts w:cs="Arial"/>
                <w:color w:val="000000"/>
                <w:sz w:val="22"/>
              </w:rPr>
              <w:t>ТОиР УО</w:t>
            </w:r>
          </w:p>
        </w:tc>
      </w:tr>
      <w:tr w:rsidR="00762D33" w:rsidRPr="00833E87" w14:paraId="4528BA7B"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B56F040" w14:textId="5C472D99" w:rsidR="00762D33" w:rsidRPr="00833E87" w:rsidRDefault="00762D33" w:rsidP="00762D33">
            <w:pPr>
              <w:ind w:firstLine="0"/>
              <w:rPr>
                <w:rFonts w:cs="Arial"/>
                <w:color w:val="000000"/>
                <w:sz w:val="22"/>
              </w:rPr>
            </w:pPr>
            <w:r w:rsidRPr="00833E87">
              <w:rPr>
                <w:rFonts w:cs="Arial"/>
                <w:color w:val="000000"/>
                <w:sz w:val="22"/>
              </w:rPr>
              <w:t xml:space="preserve">НЕД - </w:t>
            </w:r>
            <w:r w:rsidR="00D17A52" w:rsidRPr="00833E87">
              <w:rPr>
                <w:rFonts w:cs="Arial"/>
                <w:color w:val="000000"/>
                <w:sz w:val="22"/>
              </w:rPr>
              <w:t>Заказ включен в недельный план</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14BB04E" w14:textId="77777777" w:rsidR="00762D33" w:rsidRPr="00833E87" w:rsidRDefault="00762D33" w:rsidP="00762D33">
            <w:pPr>
              <w:ind w:firstLine="0"/>
              <w:rPr>
                <w:rFonts w:cs="Arial"/>
                <w:color w:val="000000"/>
                <w:sz w:val="22"/>
              </w:rPr>
            </w:pPr>
            <w:r w:rsidRPr="00833E87">
              <w:rPr>
                <w:rFonts w:cs="Arial"/>
                <w:color w:val="000000"/>
                <w:sz w:val="22"/>
              </w:rPr>
              <w:t>Ставится вручную после включения в недельный план</w:t>
            </w:r>
          </w:p>
        </w:tc>
        <w:tc>
          <w:tcPr>
            <w:tcW w:w="1525" w:type="pct"/>
            <w:tcBorders>
              <w:top w:val="nil"/>
              <w:left w:val="nil"/>
              <w:bottom w:val="single" w:sz="8" w:space="0" w:color="auto"/>
              <w:right w:val="single" w:sz="12" w:space="0" w:color="auto"/>
            </w:tcBorders>
            <w:vAlign w:val="bottom"/>
          </w:tcPr>
          <w:p w14:paraId="4FB746EC" w14:textId="31AD38A0"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66E847AE"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4686D175" w14:textId="77777777" w:rsidR="00762D33" w:rsidRPr="00833E87" w:rsidRDefault="00762D33" w:rsidP="00762D33">
            <w:pPr>
              <w:ind w:firstLine="0"/>
              <w:rPr>
                <w:rFonts w:cs="Arial"/>
                <w:color w:val="000000"/>
                <w:sz w:val="22"/>
              </w:rPr>
            </w:pPr>
            <w:r w:rsidRPr="00833E87">
              <w:rPr>
                <w:rFonts w:cs="Arial"/>
                <w:color w:val="000000"/>
                <w:sz w:val="22"/>
              </w:rPr>
              <w:t>УТВН - Утвержден в недельном плане-графике</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3D1E4800" w14:textId="77777777" w:rsidR="00762D33" w:rsidRPr="00833E87" w:rsidRDefault="00762D33" w:rsidP="00762D33">
            <w:pPr>
              <w:ind w:firstLine="0"/>
              <w:rPr>
                <w:rFonts w:cs="Arial"/>
                <w:color w:val="000000"/>
                <w:sz w:val="22"/>
              </w:rPr>
            </w:pPr>
            <w:r w:rsidRPr="00833E87">
              <w:rPr>
                <w:rFonts w:cs="Arial"/>
                <w:color w:val="000000"/>
                <w:sz w:val="22"/>
              </w:rPr>
              <w:t>Ставится вручную после утверждения недельного плана-графика</w:t>
            </w:r>
          </w:p>
        </w:tc>
        <w:tc>
          <w:tcPr>
            <w:tcW w:w="1525" w:type="pct"/>
            <w:tcBorders>
              <w:top w:val="nil"/>
              <w:left w:val="nil"/>
              <w:bottom w:val="single" w:sz="8" w:space="0" w:color="auto"/>
              <w:right w:val="single" w:sz="12" w:space="0" w:color="auto"/>
            </w:tcBorders>
            <w:vAlign w:val="bottom"/>
          </w:tcPr>
          <w:p w14:paraId="4DBD0150" w14:textId="5D621722" w:rsidR="00762D33" w:rsidRPr="00833E87" w:rsidRDefault="00762D33" w:rsidP="00762D33">
            <w:pPr>
              <w:ind w:firstLine="0"/>
              <w:rPr>
                <w:rFonts w:cs="Arial"/>
                <w:color w:val="000000"/>
                <w:sz w:val="22"/>
              </w:rPr>
            </w:pPr>
            <w:r w:rsidRPr="00833E87">
              <w:rPr>
                <w:rFonts w:cs="Arial"/>
                <w:color w:val="000000"/>
                <w:sz w:val="22"/>
              </w:rPr>
              <w:t xml:space="preserve">Старший Планировщик </w:t>
            </w:r>
            <w:r w:rsidR="002535C0">
              <w:rPr>
                <w:rFonts w:cs="Arial"/>
                <w:color w:val="000000"/>
                <w:sz w:val="22"/>
              </w:rPr>
              <w:t>ТОиР УО</w:t>
            </w:r>
          </w:p>
        </w:tc>
      </w:tr>
      <w:tr w:rsidR="00762D33" w:rsidRPr="00833E87" w14:paraId="2E2F0F0D"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812D472" w14:textId="171E585C" w:rsidR="00762D33" w:rsidRPr="00833E87" w:rsidRDefault="00762D33" w:rsidP="00762D33">
            <w:pPr>
              <w:ind w:firstLine="0"/>
              <w:rPr>
                <w:rFonts w:cs="Arial"/>
                <w:color w:val="000000"/>
                <w:sz w:val="22"/>
              </w:rPr>
            </w:pPr>
            <w:r w:rsidRPr="00833E87">
              <w:rPr>
                <w:rFonts w:cs="Arial"/>
                <w:color w:val="000000"/>
                <w:sz w:val="22"/>
              </w:rPr>
              <w:lastRenderedPageBreak/>
              <w:t xml:space="preserve">ГИП - согласован </w:t>
            </w:r>
            <w:r w:rsidR="00067B5E" w:rsidRPr="00833E87">
              <w:rPr>
                <w:rFonts w:cs="Arial"/>
                <w:color w:val="000000"/>
                <w:sz w:val="22"/>
              </w:rPr>
              <w:t>Г</w:t>
            </w:r>
            <w:r w:rsidRPr="00833E87">
              <w:rPr>
                <w:rFonts w:cs="Arial"/>
                <w:color w:val="000000"/>
                <w:sz w:val="22"/>
              </w:rPr>
              <w:t>лавным инженером</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35A6CB8" w14:textId="02306F35" w:rsidR="00762D33" w:rsidRPr="00833E87" w:rsidRDefault="00762D33" w:rsidP="00762D33">
            <w:pPr>
              <w:ind w:firstLine="0"/>
              <w:rPr>
                <w:rFonts w:cs="Arial"/>
                <w:color w:val="000000"/>
                <w:sz w:val="22"/>
              </w:rPr>
            </w:pPr>
            <w:r w:rsidRPr="00833E87">
              <w:rPr>
                <w:rFonts w:cs="Arial"/>
                <w:color w:val="000000"/>
                <w:sz w:val="22"/>
              </w:rPr>
              <w:t xml:space="preserve">На годовом планировании после утверждения плана-графика Главным инженером </w:t>
            </w:r>
            <w:r w:rsidR="00752C70">
              <w:rPr>
                <w:rFonts w:cs="Arial"/>
                <w:color w:val="000000"/>
                <w:sz w:val="22"/>
              </w:rPr>
              <w:t>УО</w:t>
            </w:r>
            <w:r w:rsidRPr="00833E87">
              <w:rPr>
                <w:rFonts w:cs="Arial"/>
                <w:color w:val="000000"/>
                <w:sz w:val="22"/>
              </w:rPr>
              <w:t xml:space="preserve"> Управления</w:t>
            </w:r>
            <w:r w:rsidR="00972DA2" w:rsidRPr="00833E87">
              <w:rPr>
                <w:rFonts w:cs="Arial"/>
                <w:color w:val="000000"/>
                <w:sz w:val="22"/>
              </w:rPr>
              <w:t xml:space="preserve"> и согласования ПТО</w:t>
            </w:r>
            <w:r w:rsidRPr="00833E87">
              <w:rPr>
                <w:rFonts w:cs="Arial"/>
                <w:color w:val="000000"/>
                <w:sz w:val="22"/>
              </w:rPr>
              <w:t xml:space="preserve"> Старший планировщик устанавливает статус</w:t>
            </w:r>
            <w:r w:rsidR="00972DA2" w:rsidRPr="00833E87">
              <w:rPr>
                <w:rFonts w:cs="Arial"/>
                <w:color w:val="000000"/>
                <w:sz w:val="22"/>
              </w:rPr>
              <w:t xml:space="preserve"> «ГИП»</w:t>
            </w:r>
          </w:p>
        </w:tc>
        <w:tc>
          <w:tcPr>
            <w:tcW w:w="1525" w:type="pct"/>
            <w:tcBorders>
              <w:top w:val="nil"/>
              <w:left w:val="nil"/>
              <w:bottom w:val="single" w:sz="8" w:space="0" w:color="auto"/>
              <w:right w:val="single" w:sz="12" w:space="0" w:color="auto"/>
            </w:tcBorders>
            <w:vAlign w:val="bottom"/>
          </w:tcPr>
          <w:p w14:paraId="7F099892" w14:textId="1726F70F" w:rsidR="00762D33" w:rsidRPr="00833E87" w:rsidRDefault="00762D33" w:rsidP="00762D33">
            <w:pPr>
              <w:ind w:firstLine="0"/>
              <w:rPr>
                <w:rFonts w:cs="Arial"/>
                <w:color w:val="000000"/>
                <w:sz w:val="22"/>
              </w:rPr>
            </w:pPr>
            <w:r w:rsidRPr="00833E87">
              <w:rPr>
                <w:rFonts w:cs="Arial"/>
                <w:color w:val="000000"/>
                <w:sz w:val="22"/>
              </w:rPr>
              <w:t xml:space="preserve">Старший Планировщик </w:t>
            </w:r>
            <w:r w:rsidR="002535C0">
              <w:rPr>
                <w:rFonts w:cs="Arial"/>
                <w:color w:val="000000"/>
                <w:sz w:val="22"/>
              </w:rPr>
              <w:t>ТОиР УО</w:t>
            </w:r>
          </w:p>
        </w:tc>
      </w:tr>
      <w:tr w:rsidR="006524F8" w:rsidRPr="00833E87" w14:paraId="65EAFAF4"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477357E1" w14:textId="4CE0B3C5" w:rsidR="006524F8" w:rsidRPr="00833E87" w:rsidRDefault="006524F8">
            <w:pPr>
              <w:ind w:firstLine="0"/>
              <w:rPr>
                <w:rFonts w:cs="Arial"/>
                <w:color w:val="000000"/>
                <w:sz w:val="22"/>
              </w:rPr>
            </w:pPr>
            <w:r w:rsidRPr="00833E87">
              <w:rPr>
                <w:rFonts w:cs="Arial"/>
                <w:color w:val="000000"/>
                <w:sz w:val="22"/>
              </w:rPr>
              <w:t xml:space="preserve">ПТОГ - </w:t>
            </w:r>
            <w:r w:rsidR="00322FD4" w:rsidRPr="00833E87">
              <w:rPr>
                <w:rFonts w:cs="Arial"/>
                <w:color w:val="000000"/>
                <w:sz w:val="22"/>
              </w:rPr>
              <w:t>Согл ПТО в год плане-графике</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EFF30C6" w14:textId="635D7BAF" w:rsidR="006524F8" w:rsidRPr="00833E87" w:rsidRDefault="006524F8">
            <w:pPr>
              <w:ind w:firstLine="0"/>
              <w:rPr>
                <w:rFonts w:cs="Arial"/>
                <w:color w:val="000000"/>
                <w:sz w:val="22"/>
              </w:rPr>
            </w:pPr>
            <w:r w:rsidRPr="00833E87">
              <w:rPr>
                <w:rFonts w:cs="Arial"/>
                <w:color w:val="000000"/>
                <w:sz w:val="22"/>
              </w:rPr>
              <w:t xml:space="preserve">Ставится </w:t>
            </w:r>
            <w:r w:rsidR="004A7340" w:rsidRPr="00833E87">
              <w:rPr>
                <w:rFonts w:cs="Arial"/>
                <w:color w:val="000000"/>
                <w:sz w:val="22"/>
              </w:rPr>
              <w:t xml:space="preserve">Специалистом ПТО </w:t>
            </w:r>
            <w:r w:rsidR="00292D72">
              <w:rPr>
                <w:rFonts w:cs="Arial"/>
                <w:color w:val="000000"/>
                <w:sz w:val="22"/>
              </w:rPr>
              <w:t>УО</w:t>
            </w:r>
            <w:r w:rsidR="004A7340" w:rsidRPr="00833E87">
              <w:rPr>
                <w:rFonts w:cs="Arial"/>
                <w:color w:val="000000"/>
                <w:sz w:val="22"/>
              </w:rPr>
              <w:t xml:space="preserve"> </w:t>
            </w:r>
            <w:r w:rsidRPr="00833E87">
              <w:rPr>
                <w:rFonts w:cs="Arial"/>
                <w:color w:val="000000"/>
                <w:sz w:val="22"/>
              </w:rPr>
              <w:t>на годовом планировании после согласования плана-графика воздействий на ПА ПТО</w:t>
            </w:r>
            <w:r w:rsidR="00E87BC0" w:rsidRPr="00833E87">
              <w:rPr>
                <w:rFonts w:cs="Arial"/>
                <w:color w:val="000000"/>
                <w:sz w:val="22"/>
              </w:rPr>
              <w:t>. Нельзя включить в годовой план (статус ГИП), если не установлен данный статус</w:t>
            </w:r>
          </w:p>
        </w:tc>
        <w:tc>
          <w:tcPr>
            <w:tcW w:w="1525" w:type="pct"/>
            <w:tcBorders>
              <w:top w:val="nil"/>
              <w:left w:val="nil"/>
              <w:bottom w:val="single" w:sz="8" w:space="0" w:color="auto"/>
              <w:right w:val="single" w:sz="12" w:space="0" w:color="auto"/>
            </w:tcBorders>
            <w:vAlign w:val="bottom"/>
          </w:tcPr>
          <w:p w14:paraId="0EFEF433" w14:textId="145ED0BA" w:rsidR="006524F8" w:rsidRPr="00833E87" w:rsidRDefault="00D8273D" w:rsidP="00762D33">
            <w:pPr>
              <w:ind w:firstLine="0"/>
              <w:rPr>
                <w:rFonts w:cs="Arial"/>
                <w:color w:val="000000"/>
                <w:sz w:val="22"/>
              </w:rPr>
            </w:pPr>
            <w:r w:rsidRPr="00833E87">
              <w:rPr>
                <w:rFonts w:cs="Arial"/>
                <w:color w:val="000000"/>
                <w:sz w:val="22"/>
              </w:rPr>
              <w:t xml:space="preserve">Специалист ПТО </w:t>
            </w:r>
            <w:r w:rsidR="00292D72">
              <w:rPr>
                <w:rFonts w:cs="Arial"/>
                <w:color w:val="000000"/>
                <w:sz w:val="22"/>
              </w:rPr>
              <w:t>УО</w:t>
            </w:r>
          </w:p>
        </w:tc>
      </w:tr>
      <w:tr w:rsidR="006524F8" w:rsidRPr="00833E87" w14:paraId="22D1F8FA"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FF9E06D" w14:textId="2F627538" w:rsidR="006524F8" w:rsidRPr="00C12716" w:rsidRDefault="004A7340" w:rsidP="00762D33">
            <w:pPr>
              <w:ind w:firstLine="0"/>
              <w:rPr>
                <w:rFonts w:cs="Arial"/>
                <w:color w:val="000000"/>
                <w:sz w:val="22"/>
              </w:rPr>
            </w:pPr>
            <w:r w:rsidRPr="00833E87">
              <w:rPr>
                <w:rFonts w:cs="Arial"/>
                <w:color w:val="000000"/>
                <w:sz w:val="22"/>
              </w:rPr>
              <w:t>ПТОМ</w:t>
            </w:r>
            <w:r w:rsidR="00D8273D" w:rsidRPr="00833E87">
              <w:rPr>
                <w:rFonts w:cs="Arial"/>
                <w:color w:val="000000"/>
                <w:sz w:val="22"/>
              </w:rPr>
              <w:t xml:space="preserve"> - </w:t>
            </w:r>
            <w:r w:rsidR="00322FD4" w:rsidRPr="00833E87">
              <w:rPr>
                <w:rFonts w:cs="Arial"/>
                <w:color w:val="000000"/>
                <w:sz w:val="22"/>
              </w:rPr>
              <w:t>Согл ПТО в мес плане-графике</w:t>
            </w:r>
            <w:r w:rsidR="00322FD4" w:rsidRPr="009721BA" w:rsidDel="00322FD4">
              <w:rPr>
                <w:rFonts w:cs="Arial"/>
                <w:color w:val="000000"/>
                <w:sz w:val="22"/>
              </w:rPr>
              <w:t xml:space="preserve"> </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0237A16" w14:textId="6F37AE65" w:rsidR="006524F8" w:rsidRPr="00833E87" w:rsidRDefault="004A7340">
            <w:pPr>
              <w:ind w:firstLine="0"/>
              <w:rPr>
                <w:rFonts w:cs="Arial"/>
                <w:color w:val="000000"/>
                <w:sz w:val="22"/>
              </w:rPr>
            </w:pPr>
            <w:r w:rsidRPr="00E36DE0">
              <w:rPr>
                <w:rFonts w:cs="Arial"/>
                <w:color w:val="000000"/>
                <w:sz w:val="22"/>
              </w:rPr>
              <w:t xml:space="preserve">Ставится Специалистом ПТО </w:t>
            </w:r>
            <w:r w:rsidR="00292D72">
              <w:rPr>
                <w:rFonts w:cs="Arial"/>
                <w:color w:val="000000"/>
                <w:sz w:val="22"/>
              </w:rPr>
              <w:t>УО</w:t>
            </w:r>
            <w:r w:rsidRPr="00E36DE0">
              <w:rPr>
                <w:rFonts w:cs="Arial"/>
                <w:color w:val="000000"/>
                <w:sz w:val="22"/>
              </w:rPr>
              <w:t xml:space="preserve"> на месячном оперативном планировании после согласования плана-графика воздействий на ПА ПТО</w:t>
            </w:r>
          </w:p>
        </w:tc>
        <w:tc>
          <w:tcPr>
            <w:tcW w:w="1525" w:type="pct"/>
            <w:tcBorders>
              <w:top w:val="nil"/>
              <w:left w:val="nil"/>
              <w:bottom w:val="single" w:sz="8" w:space="0" w:color="auto"/>
              <w:right w:val="single" w:sz="12" w:space="0" w:color="auto"/>
            </w:tcBorders>
            <w:vAlign w:val="bottom"/>
          </w:tcPr>
          <w:p w14:paraId="6C0F5237" w14:textId="462A5CB7" w:rsidR="006524F8" w:rsidRPr="00833E87" w:rsidRDefault="004A7340" w:rsidP="00762D33">
            <w:pPr>
              <w:ind w:firstLine="0"/>
              <w:rPr>
                <w:rFonts w:cs="Arial"/>
                <w:color w:val="000000"/>
                <w:sz w:val="22"/>
              </w:rPr>
            </w:pPr>
            <w:r w:rsidRPr="00833E87">
              <w:rPr>
                <w:rFonts w:cs="Arial"/>
                <w:color w:val="000000"/>
                <w:sz w:val="22"/>
              </w:rPr>
              <w:t xml:space="preserve">Специалист ПТО </w:t>
            </w:r>
            <w:r w:rsidR="00292D72">
              <w:rPr>
                <w:rFonts w:cs="Arial"/>
                <w:color w:val="000000"/>
                <w:sz w:val="22"/>
              </w:rPr>
              <w:t>УО</w:t>
            </w:r>
          </w:p>
        </w:tc>
      </w:tr>
      <w:tr w:rsidR="00762D33" w:rsidRPr="00833E87" w14:paraId="5C89C255"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E6142DB" w14:textId="77777777" w:rsidR="00762D33" w:rsidRPr="00833E87" w:rsidRDefault="00762D33" w:rsidP="00762D33">
            <w:pPr>
              <w:ind w:firstLine="0"/>
              <w:rPr>
                <w:rFonts w:cs="Arial"/>
                <w:color w:val="000000"/>
                <w:sz w:val="22"/>
              </w:rPr>
            </w:pPr>
            <w:r w:rsidRPr="00833E87">
              <w:rPr>
                <w:rFonts w:cs="Arial"/>
                <w:color w:val="000000"/>
                <w:sz w:val="22"/>
              </w:rPr>
              <w:t>КОРР - требует корректировки</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544EC34B" w14:textId="77777777" w:rsidR="00762D33" w:rsidRPr="00833E87" w:rsidRDefault="00762D33" w:rsidP="00762D33">
            <w:pPr>
              <w:ind w:firstLine="0"/>
              <w:rPr>
                <w:rFonts w:cs="Arial"/>
                <w:color w:val="000000"/>
                <w:sz w:val="22"/>
              </w:rPr>
            </w:pPr>
            <w:r w:rsidRPr="00833E87">
              <w:rPr>
                <w:rFonts w:cs="Arial"/>
                <w:color w:val="000000"/>
                <w:sz w:val="22"/>
              </w:rPr>
              <w:t>Ставится по результатам получения листа замечаний - отметка о необходимости корректировать заказ. После корректировки сразу снимается. Установка/снятие происходит вручную</w:t>
            </w:r>
          </w:p>
        </w:tc>
        <w:tc>
          <w:tcPr>
            <w:tcW w:w="1525" w:type="pct"/>
            <w:tcBorders>
              <w:top w:val="nil"/>
              <w:left w:val="nil"/>
              <w:bottom w:val="single" w:sz="8" w:space="0" w:color="auto"/>
              <w:right w:val="single" w:sz="12" w:space="0" w:color="auto"/>
            </w:tcBorders>
            <w:vAlign w:val="bottom"/>
          </w:tcPr>
          <w:p w14:paraId="6CA6F820" w14:textId="6233B46A"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59398CD5"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BF1277F" w14:textId="77777777" w:rsidR="00762D33" w:rsidRPr="00833E87" w:rsidRDefault="00762D33" w:rsidP="00762D33">
            <w:pPr>
              <w:ind w:firstLine="0"/>
              <w:rPr>
                <w:rFonts w:cs="Arial"/>
                <w:color w:val="000000"/>
                <w:sz w:val="22"/>
              </w:rPr>
            </w:pPr>
            <w:r w:rsidRPr="00833E87">
              <w:rPr>
                <w:rFonts w:cs="Arial"/>
                <w:color w:val="000000"/>
                <w:sz w:val="22"/>
              </w:rPr>
              <w:t>ТРОС - требует осмечивания</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5D850D33" w14:textId="77777777" w:rsidR="00762D33" w:rsidRPr="00833E87" w:rsidRDefault="00762D33" w:rsidP="00762D33">
            <w:pPr>
              <w:ind w:firstLine="0"/>
              <w:rPr>
                <w:rFonts w:cs="Arial"/>
                <w:color w:val="000000"/>
                <w:sz w:val="22"/>
              </w:rPr>
            </w:pPr>
            <w:r w:rsidRPr="00833E87">
              <w:rPr>
                <w:rFonts w:cs="Arial"/>
                <w:color w:val="000000"/>
                <w:sz w:val="22"/>
              </w:rPr>
              <w:t>Ставится при определении в качестве исполнителей подрядных организаций</w:t>
            </w:r>
          </w:p>
        </w:tc>
        <w:tc>
          <w:tcPr>
            <w:tcW w:w="1525" w:type="pct"/>
            <w:tcBorders>
              <w:top w:val="nil"/>
              <w:left w:val="nil"/>
              <w:bottom w:val="single" w:sz="8" w:space="0" w:color="auto"/>
              <w:right w:val="single" w:sz="12" w:space="0" w:color="auto"/>
            </w:tcBorders>
            <w:vAlign w:val="bottom"/>
          </w:tcPr>
          <w:p w14:paraId="5458441A" w14:textId="749D41D6"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4F7CAD1F"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FDCBD18" w14:textId="77777777" w:rsidR="00762D33" w:rsidRPr="00833E87" w:rsidRDefault="00762D33" w:rsidP="00762D33">
            <w:pPr>
              <w:ind w:firstLine="0"/>
              <w:rPr>
                <w:rFonts w:cs="Arial"/>
                <w:color w:val="000000"/>
                <w:sz w:val="22"/>
              </w:rPr>
            </w:pPr>
            <w:r w:rsidRPr="00833E87">
              <w:rPr>
                <w:rFonts w:cs="Arial"/>
                <w:color w:val="000000"/>
                <w:sz w:val="22"/>
              </w:rPr>
              <w:t>ОСМЧ - осмечен (внесены плановые стоимости из сметы)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24F02E9" w14:textId="77777777" w:rsidR="00762D33" w:rsidRPr="00833E87" w:rsidRDefault="00762D33" w:rsidP="00762D33">
            <w:pPr>
              <w:ind w:firstLine="0"/>
              <w:rPr>
                <w:rFonts w:cs="Arial"/>
                <w:color w:val="000000"/>
                <w:sz w:val="22"/>
              </w:rPr>
            </w:pPr>
            <w:r w:rsidRPr="00833E87">
              <w:rPr>
                <w:rFonts w:cs="Arial"/>
                <w:color w:val="000000"/>
                <w:sz w:val="22"/>
              </w:rPr>
              <w:t>Ставится после получения сметы и оценки стоимости работ, выполняемых подрядными организациями</w:t>
            </w:r>
          </w:p>
        </w:tc>
        <w:tc>
          <w:tcPr>
            <w:tcW w:w="1525" w:type="pct"/>
            <w:tcBorders>
              <w:top w:val="nil"/>
              <w:left w:val="nil"/>
              <w:bottom w:val="single" w:sz="8" w:space="0" w:color="auto"/>
              <w:right w:val="single" w:sz="12" w:space="0" w:color="auto"/>
            </w:tcBorders>
            <w:vAlign w:val="bottom"/>
          </w:tcPr>
          <w:p w14:paraId="4C2F592B" w14:textId="4FF3AE32"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6396B622"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D0A6AAE" w14:textId="77777777" w:rsidR="00762D33" w:rsidRPr="00833E87" w:rsidRDefault="00762D33" w:rsidP="00762D33">
            <w:pPr>
              <w:ind w:firstLine="0"/>
              <w:rPr>
                <w:rFonts w:cs="Arial"/>
                <w:color w:val="000000"/>
                <w:sz w:val="22"/>
              </w:rPr>
            </w:pPr>
            <w:r w:rsidRPr="00833E87">
              <w:rPr>
                <w:rFonts w:cs="Arial"/>
                <w:color w:val="000000"/>
                <w:sz w:val="22"/>
              </w:rPr>
              <w:t>МТРП - материалы запланированы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3AB8F0C" w14:textId="77777777" w:rsidR="00762D33" w:rsidRPr="00833E87" w:rsidRDefault="00762D33" w:rsidP="00762D33">
            <w:pPr>
              <w:ind w:firstLine="0"/>
              <w:rPr>
                <w:rFonts w:cs="Arial"/>
                <w:color w:val="000000"/>
                <w:sz w:val="22"/>
              </w:rPr>
            </w:pPr>
            <w:r w:rsidRPr="00833E87">
              <w:rPr>
                <w:rFonts w:cs="Arial"/>
                <w:color w:val="000000"/>
                <w:sz w:val="22"/>
              </w:rPr>
              <w:t>Ставится вручную, при окончании планировании МТР Планировщиком (преимущественно в неплановых заказах)</w:t>
            </w:r>
          </w:p>
        </w:tc>
        <w:tc>
          <w:tcPr>
            <w:tcW w:w="1525" w:type="pct"/>
            <w:tcBorders>
              <w:top w:val="nil"/>
              <w:left w:val="nil"/>
              <w:bottom w:val="single" w:sz="8" w:space="0" w:color="auto"/>
              <w:right w:val="single" w:sz="12" w:space="0" w:color="auto"/>
            </w:tcBorders>
            <w:vAlign w:val="bottom"/>
          </w:tcPr>
          <w:p w14:paraId="379B8053" w14:textId="526E8CF4"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4BF57848"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7D62938" w14:textId="77777777" w:rsidR="00762D33" w:rsidRPr="00833E87" w:rsidRDefault="00762D33" w:rsidP="00762D33">
            <w:pPr>
              <w:ind w:firstLine="0"/>
              <w:rPr>
                <w:rFonts w:cs="Arial"/>
                <w:color w:val="000000"/>
                <w:sz w:val="22"/>
              </w:rPr>
            </w:pPr>
            <w:r w:rsidRPr="00833E87">
              <w:rPr>
                <w:rFonts w:cs="Arial"/>
                <w:color w:val="000000"/>
                <w:sz w:val="22"/>
              </w:rPr>
              <w:t>РАНГ - заказу присвоен ранг</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5DF80E47" w14:textId="77777777" w:rsidR="00762D33" w:rsidRPr="00833E87" w:rsidRDefault="00762D33" w:rsidP="00762D33">
            <w:pPr>
              <w:ind w:firstLine="0"/>
              <w:rPr>
                <w:rFonts w:cs="Arial"/>
                <w:color w:val="000000"/>
                <w:sz w:val="22"/>
              </w:rPr>
            </w:pPr>
            <w:r w:rsidRPr="00833E87">
              <w:rPr>
                <w:rFonts w:cs="Arial"/>
                <w:color w:val="000000"/>
                <w:sz w:val="22"/>
              </w:rPr>
              <w:t>Ставится автоматически при сохранении заказа.</w:t>
            </w:r>
          </w:p>
        </w:tc>
        <w:tc>
          <w:tcPr>
            <w:tcW w:w="1525" w:type="pct"/>
            <w:tcBorders>
              <w:top w:val="nil"/>
              <w:left w:val="nil"/>
              <w:bottom w:val="single" w:sz="8" w:space="0" w:color="auto"/>
              <w:right w:val="single" w:sz="12" w:space="0" w:color="auto"/>
            </w:tcBorders>
            <w:vAlign w:val="bottom"/>
          </w:tcPr>
          <w:p w14:paraId="104897D5" w14:textId="77777777" w:rsidR="00762D33" w:rsidRPr="00833E87" w:rsidRDefault="00762D33" w:rsidP="00762D33">
            <w:pPr>
              <w:ind w:firstLine="0"/>
              <w:rPr>
                <w:rFonts w:cs="Arial"/>
                <w:color w:val="000000"/>
                <w:sz w:val="22"/>
              </w:rPr>
            </w:pPr>
            <w:r w:rsidRPr="00833E87">
              <w:rPr>
                <w:rFonts w:cs="Arial"/>
                <w:color w:val="000000"/>
                <w:sz w:val="22"/>
              </w:rPr>
              <w:t>Автоматически</w:t>
            </w:r>
          </w:p>
        </w:tc>
      </w:tr>
      <w:tr w:rsidR="00762D33" w:rsidRPr="00833E87" w14:paraId="0D723CBF"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3143AF3" w14:textId="77777777" w:rsidR="00762D33" w:rsidRPr="00833E87" w:rsidRDefault="00762D33" w:rsidP="00762D33">
            <w:pPr>
              <w:ind w:firstLine="0"/>
              <w:rPr>
                <w:rFonts w:cs="Arial"/>
                <w:color w:val="000000"/>
                <w:sz w:val="22"/>
              </w:rPr>
            </w:pPr>
            <w:r w:rsidRPr="00833E87">
              <w:rPr>
                <w:rFonts w:cs="Arial"/>
                <w:color w:val="000000"/>
                <w:sz w:val="22"/>
              </w:rPr>
              <w:t>МТРК - МТР необходимо откорректировать</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5A26391E" w14:textId="77777777" w:rsidR="00762D33" w:rsidRPr="00833E87" w:rsidRDefault="00762D33" w:rsidP="00762D33">
            <w:pPr>
              <w:ind w:firstLine="0"/>
              <w:rPr>
                <w:rFonts w:cs="Arial"/>
                <w:color w:val="000000"/>
                <w:sz w:val="22"/>
              </w:rPr>
            </w:pPr>
            <w:r w:rsidRPr="00833E87">
              <w:rPr>
                <w:rFonts w:cs="Arial"/>
                <w:color w:val="000000"/>
                <w:sz w:val="22"/>
              </w:rPr>
              <w:t>Требуется корректировка МТР (ставится вручную после анализа отчета о целесообразности)</w:t>
            </w:r>
          </w:p>
        </w:tc>
        <w:tc>
          <w:tcPr>
            <w:tcW w:w="1525" w:type="pct"/>
            <w:tcBorders>
              <w:top w:val="nil"/>
              <w:left w:val="nil"/>
              <w:bottom w:val="single" w:sz="8" w:space="0" w:color="auto"/>
              <w:right w:val="single" w:sz="12" w:space="0" w:color="auto"/>
            </w:tcBorders>
            <w:vAlign w:val="bottom"/>
          </w:tcPr>
          <w:p w14:paraId="076A20A0" w14:textId="76224FD8"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34C15567"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2911BB6" w14:textId="77777777" w:rsidR="00762D33" w:rsidRPr="00833E87" w:rsidRDefault="00762D33" w:rsidP="00762D33">
            <w:pPr>
              <w:ind w:firstLine="0"/>
              <w:rPr>
                <w:rFonts w:cs="Arial"/>
                <w:color w:val="000000"/>
                <w:sz w:val="22"/>
              </w:rPr>
            </w:pPr>
            <w:r w:rsidRPr="00833E87">
              <w:rPr>
                <w:rFonts w:cs="Arial"/>
                <w:color w:val="000000"/>
                <w:sz w:val="22"/>
              </w:rPr>
              <w:t>МТРЗ - Материалы заменены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3E11B64" w14:textId="77777777" w:rsidR="00762D33" w:rsidRPr="00833E87" w:rsidRDefault="00762D33" w:rsidP="00762D33">
            <w:pPr>
              <w:ind w:firstLine="0"/>
              <w:rPr>
                <w:rFonts w:cs="Arial"/>
                <w:color w:val="000000"/>
                <w:sz w:val="22"/>
              </w:rPr>
            </w:pPr>
            <w:r w:rsidRPr="00833E87">
              <w:rPr>
                <w:rFonts w:cs="Arial"/>
                <w:color w:val="000000"/>
                <w:sz w:val="22"/>
              </w:rPr>
              <w:t>Материалы заменены (на более целесообразные)</w:t>
            </w:r>
          </w:p>
        </w:tc>
        <w:tc>
          <w:tcPr>
            <w:tcW w:w="1525" w:type="pct"/>
            <w:tcBorders>
              <w:top w:val="nil"/>
              <w:left w:val="nil"/>
              <w:bottom w:val="single" w:sz="8" w:space="0" w:color="auto"/>
              <w:right w:val="single" w:sz="12" w:space="0" w:color="auto"/>
            </w:tcBorders>
            <w:vAlign w:val="bottom"/>
          </w:tcPr>
          <w:p w14:paraId="2DE491FD" w14:textId="1D5DFE31"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0B4B89C5"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7F6169F" w14:textId="77777777" w:rsidR="00762D33" w:rsidRPr="00833E87" w:rsidRDefault="00762D33" w:rsidP="00762D33">
            <w:pPr>
              <w:ind w:firstLine="0"/>
              <w:rPr>
                <w:rFonts w:cs="Arial"/>
                <w:color w:val="000000"/>
                <w:sz w:val="22"/>
              </w:rPr>
            </w:pPr>
            <w:r w:rsidRPr="00833E87">
              <w:rPr>
                <w:rFonts w:cs="Arial"/>
                <w:color w:val="000000"/>
                <w:sz w:val="22"/>
              </w:rPr>
              <w:t>МТРС - Замененные МТР согласованы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36CED988" w14:textId="77777777" w:rsidR="00762D33" w:rsidRPr="00833E87" w:rsidRDefault="00762D33" w:rsidP="00762D33">
            <w:pPr>
              <w:ind w:firstLine="0"/>
              <w:rPr>
                <w:rFonts w:cs="Arial"/>
                <w:color w:val="000000"/>
                <w:sz w:val="22"/>
              </w:rPr>
            </w:pPr>
            <w:r w:rsidRPr="00833E87">
              <w:rPr>
                <w:rFonts w:cs="Arial"/>
                <w:color w:val="000000"/>
                <w:sz w:val="22"/>
              </w:rPr>
              <w:t>Замененные МТР согласованы Старшим планировщиком</w:t>
            </w:r>
          </w:p>
        </w:tc>
        <w:tc>
          <w:tcPr>
            <w:tcW w:w="1525" w:type="pct"/>
            <w:tcBorders>
              <w:top w:val="nil"/>
              <w:left w:val="nil"/>
              <w:bottom w:val="single" w:sz="8" w:space="0" w:color="auto"/>
              <w:right w:val="single" w:sz="12" w:space="0" w:color="auto"/>
            </w:tcBorders>
            <w:vAlign w:val="bottom"/>
          </w:tcPr>
          <w:p w14:paraId="387C1557" w14:textId="39ED66DB" w:rsidR="00762D33" w:rsidRPr="00833E87" w:rsidRDefault="00762D33" w:rsidP="00762D33">
            <w:pPr>
              <w:ind w:firstLine="0"/>
              <w:rPr>
                <w:rFonts w:cs="Arial"/>
                <w:color w:val="000000"/>
                <w:sz w:val="22"/>
              </w:rPr>
            </w:pPr>
            <w:r w:rsidRPr="00833E87">
              <w:rPr>
                <w:rFonts w:cs="Arial"/>
                <w:color w:val="000000"/>
                <w:sz w:val="22"/>
              </w:rPr>
              <w:t xml:space="preserve">Старший Планировщик </w:t>
            </w:r>
            <w:r w:rsidR="002535C0">
              <w:rPr>
                <w:rFonts w:cs="Arial"/>
                <w:color w:val="000000"/>
                <w:sz w:val="22"/>
              </w:rPr>
              <w:t>ТОиР УО</w:t>
            </w:r>
          </w:p>
        </w:tc>
      </w:tr>
      <w:tr w:rsidR="00762D33" w:rsidRPr="00833E87" w14:paraId="092108F8"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BF0F1E7" w14:textId="77777777" w:rsidR="00762D33" w:rsidRPr="00833E87" w:rsidRDefault="00762D33" w:rsidP="00762D33">
            <w:pPr>
              <w:ind w:firstLine="0"/>
              <w:rPr>
                <w:rFonts w:cs="Arial"/>
                <w:color w:val="000000"/>
                <w:sz w:val="22"/>
              </w:rPr>
            </w:pPr>
            <w:r w:rsidRPr="00833E87">
              <w:rPr>
                <w:rFonts w:cs="Arial"/>
                <w:color w:val="000000"/>
                <w:sz w:val="22"/>
              </w:rPr>
              <w:t>МТРН - материалы не оценены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57D129F" w14:textId="77777777" w:rsidR="00762D33" w:rsidRPr="00833E87" w:rsidRDefault="00762D33" w:rsidP="00762D33">
            <w:pPr>
              <w:ind w:firstLine="0"/>
              <w:rPr>
                <w:rFonts w:cs="Arial"/>
                <w:color w:val="000000"/>
                <w:sz w:val="22"/>
              </w:rPr>
            </w:pPr>
            <w:r w:rsidRPr="00833E87">
              <w:rPr>
                <w:rFonts w:cs="Arial"/>
                <w:color w:val="000000"/>
                <w:sz w:val="22"/>
              </w:rPr>
              <w:t>Ставится автоматически при указании МТР без плановой цены, сбрасывается автоматически при расценке</w:t>
            </w:r>
          </w:p>
        </w:tc>
        <w:tc>
          <w:tcPr>
            <w:tcW w:w="1525" w:type="pct"/>
            <w:tcBorders>
              <w:top w:val="nil"/>
              <w:left w:val="nil"/>
              <w:bottom w:val="single" w:sz="8" w:space="0" w:color="auto"/>
              <w:right w:val="single" w:sz="12" w:space="0" w:color="auto"/>
            </w:tcBorders>
            <w:vAlign w:val="bottom"/>
          </w:tcPr>
          <w:p w14:paraId="7A402038" w14:textId="77777777" w:rsidR="00762D33" w:rsidRPr="00833E87" w:rsidRDefault="00762D33" w:rsidP="00762D33">
            <w:pPr>
              <w:ind w:firstLine="0"/>
              <w:rPr>
                <w:rFonts w:cs="Arial"/>
                <w:color w:val="000000"/>
                <w:sz w:val="22"/>
              </w:rPr>
            </w:pPr>
            <w:r w:rsidRPr="00833E87">
              <w:rPr>
                <w:rFonts w:cs="Arial"/>
                <w:color w:val="000000"/>
                <w:sz w:val="22"/>
              </w:rPr>
              <w:t>Автоматически</w:t>
            </w:r>
          </w:p>
        </w:tc>
      </w:tr>
      <w:tr w:rsidR="007A1E4B" w:rsidRPr="00833E87" w14:paraId="78AFD0AC"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7B3E159" w14:textId="30802915" w:rsidR="007A1E4B" w:rsidRPr="00833E87" w:rsidRDefault="007A1E4B" w:rsidP="00762D33">
            <w:pPr>
              <w:ind w:firstLine="0"/>
              <w:rPr>
                <w:rFonts w:cs="Arial"/>
                <w:color w:val="000000"/>
                <w:sz w:val="22"/>
              </w:rPr>
            </w:pPr>
            <w:r w:rsidRPr="00833E87">
              <w:rPr>
                <w:rFonts w:cs="Arial"/>
                <w:color w:val="000000"/>
                <w:sz w:val="22"/>
              </w:rPr>
              <w:t>НМАТ - Нет материалов</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AD8F7F6" w14:textId="1721C96F" w:rsidR="007A1E4B" w:rsidRPr="002D1787" w:rsidRDefault="007A1E4B" w:rsidP="00E45C50">
            <w:pPr>
              <w:ind w:firstLine="0"/>
              <w:rPr>
                <w:rFonts w:cs="Arial"/>
                <w:color w:val="000000"/>
                <w:sz w:val="22"/>
              </w:rPr>
            </w:pPr>
            <w:r w:rsidRPr="009721BA">
              <w:rPr>
                <w:rFonts w:cs="Arial"/>
                <w:sz w:val="22"/>
              </w:rPr>
              <w:t>При выявлении недоступности МТР</w:t>
            </w:r>
          </w:p>
        </w:tc>
        <w:tc>
          <w:tcPr>
            <w:tcW w:w="1525" w:type="pct"/>
            <w:tcBorders>
              <w:top w:val="nil"/>
              <w:left w:val="nil"/>
              <w:bottom w:val="single" w:sz="8" w:space="0" w:color="auto"/>
              <w:right w:val="single" w:sz="12" w:space="0" w:color="auto"/>
            </w:tcBorders>
            <w:vAlign w:val="bottom"/>
          </w:tcPr>
          <w:p w14:paraId="60AD7008" w14:textId="2FAE1BD2" w:rsidR="007A1E4B" w:rsidRPr="00C12716" w:rsidRDefault="007A1E4B" w:rsidP="00762D33">
            <w:pPr>
              <w:ind w:firstLine="0"/>
              <w:rPr>
                <w:rFonts w:cs="Arial"/>
                <w:color w:val="000000"/>
                <w:sz w:val="22"/>
              </w:rPr>
            </w:pPr>
            <w:r w:rsidRPr="00C12716">
              <w:rPr>
                <w:rFonts w:cs="Arial"/>
                <w:color w:val="000000"/>
                <w:sz w:val="22"/>
              </w:rPr>
              <w:t xml:space="preserve">Планировщик </w:t>
            </w:r>
            <w:r w:rsidR="002535C0">
              <w:rPr>
                <w:rFonts w:cs="Arial"/>
                <w:color w:val="000000"/>
                <w:sz w:val="22"/>
              </w:rPr>
              <w:t>ТОиР УО</w:t>
            </w:r>
          </w:p>
        </w:tc>
      </w:tr>
      <w:tr w:rsidR="00C4400E" w:rsidRPr="00833E87" w14:paraId="2910020B"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49D19042" w14:textId="3F3822AD" w:rsidR="00C4400E" w:rsidRPr="00833E87" w:rsidRDefault="00C4400E" w:rsidP="00762D33">
            <w:pPr>
              <w:ind w:firstLine="0"/>
              <w:rPr>
                <w:rFonts w:cs="Arial"/>
                <w:color w:val="000000"/>
                <w:sz w:val="22"/>
              </w:rPr>
            </w:pPr>
            <w:r w:rsidRPr="00833E87">
              <w:rPr>
                <w:rFonts w:cs="Arial"/>
                <w:color w:val="000000"/>
                <w:sz w:val="22"/>
              </w:rPr>
              <w:t>МАТП - Материалы подтверждены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7981EE7" w14:textId="60BD2809" w:rsidR="00C4400E" w:rsidRPr="002D1787" w:rsidRDefault="00C4400E" w:rsidP="00E45C50">
            <w:pPr>
              <w:ind w:firstLine="0"/>
              <w:rPr>
                <w:rFonts w:cs="Arial"/>
                <w:color w:val="000000"/>
                <w:sz w:val="22"/>
              </w:rPr>
            </w:pPr>
            <w:r w:rsidRPr="009721BA">
              <w:rPr>
                <w:rFonts w:cs="Arial"/>
                <w:color w:val="000000"/>
                <w:sz w:val="22"/>
              </w:rPr>
              <w:t>В случае отсутствия замечаний</w:t>
            </w:r>
          </w:p>
        </w:tc>
        <w:tc>
          <w:tcPr>
            <w:tcW w:w="1525" w:type="pct"/>
            <w:tcBorders>
              <w:top w:val="nil"/>
              <w:left w:val="nil"/>
              <w:bottom w:val="single" w:sz="8" w:space="0" w:color="auto"/>
              <w:right w:val="single" w:sz="12" w:space="0" w:color="auto"/>
            </w:tcBorders>
            <w:vAlign w:val="bottom"/>
          </w:tcPr>
          <w:p w14:paraId="71E63F1C" w14:textId="39C25E89" w:rsidR="00C4400E" w:rsidRPr="00C12716" w:rsidRDefault="00C4400E" w:rsidP="00762D33">
            <w:pPr>
              <w:ind w:firstLine="0"/>
              <w:rPr>
                <w:rFonts w:cs="Arial"/>
                <w:color w:val="000000"/>
                <w:sz w:val="22"/>
              </w:rPr>
            </w:pPr>
            <w:r w:rsidRPr="00C12716">
              <w:rPr>
                <w:rFonts w:cs="Arial"/>
                <w:color w:val="000000"/>
                <w:sz w:val="22"/>
              </w:rPr>
              <w:t xml:space="preserve">Планировщик </w:t>
            </w:r>
            <w:r w:rsidR="002535C0">
              <w:rPr>
                <w:rFonts w:cs="Arial"/>
                <w:color w:val="000000"/>
                <w:sz w:val="22"/>
              </w:rPr>
              <w:t>ТОиР УО</w:t>
            </w:r>
          </w:p>
        </w:tc>
      </w:tr>
      <w:tr w:rsidR="00C4400E" w:rsidRPr="00833E87" w14:paraId="67F531C9"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F234164" w14:textId="1992C898" w:rsidR="00C4400E" w:rsidRPr="00833E87" w:rsidRDefault="00F36C22" w:rsidP="00762D33">
            <w:pPr>
              <w:ind w:firstLine="0"/>
              <w:rPr>
                <w:rFonts w:cs="Arial"/>
                <w:color w:val="000000"/>
                <w:sz w:val="22"/>
              </w:rPr>
            </w:pPr>
            <w:r w:rsidRPr="00833E87">
              <w:rPr>
                <w:rFonts w:cs="Arial"/>
                <w:color w:val="000000"/>
                <w:sz w:val="22"/>
              </w:rPr>
              <w:lastRenderedPageBreak/>
              <w:t>МТРЦ - МТР оценены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769077F6" w14:textId="3F0F3DCA" w:rsidR="00C4400E" w:rsidRPr="002D1787" w:rsidRDefault="00F36C22" w:rsidP="00E45C50">
            <w:pPr>
              <w:ind w:firstLine="0"/>
              <w:rPr>
                <w:rFonts w:cs="Arial"/>
                <w:color w:val="000000"/>
                <w:sz w:val="22"/>
              </w:rPr>
            </w:pPr>
            <w:r w:rsidRPr="00833E87">
              <w:rPr>
                <w:rFonts w:cs="Arial"/>
                <w:color w:val="000000"/>
                <w:sz w:val="22"/>
              </w:rPr>
              <w:t>Ставится автоматически</w:t>
            </w:r>
            <w:r w:rsidRPr="009721BA">
              <w:rPr>
                <w:rFonts w:cs="Arial"/>
                <w:color w:val="000000"/>
                <w:sz w:val="22"/>
              </w:rPr>
              <w:t xml:space="preserve"> в ситуации, когда все цены на МТР утверждены</w:t>
            </w:r>
          </w:p>
        </w:tc>
        <w:tc>
          <w:tcPr>
            <w:tcW w:w="1525" w:type="pct"/>
            <w:tcBorders>
              <w:top w:val="nil"/>
              <w:left w:val="nil"/>
              <w:bottom w:val="single" w:sz="8" w:space="0" w:color="auto"/>
              <w:right w:val="single" w:sz="12" w:space="0" w:color="auto"/>
            </w:tcBorders>
            <w:vAlign w:val="bottom"/>
          </w:tcPr>
          <w:p w14:paraId="1F570205" w14:textId="221AF77C" w:rsidR="00C4400E" w:rsidRPr="00C12716" w:rsidRDefault="00F36C22" w:rsidP="00762D33">
            <w:pPr>
              <w:ind w:firstLine="0"/>
              <w:rPr>
                <w:rFonts w:cs="Arial"/>
                <w:color w:val="000000"/>
                <w:sz w:val="22"/>
              </w:rPr>
            </w:pPr>
            <w:r w:rsidRPr="00C12716">
              <w:rPr>
                <w:rFonts w:cs="Arial"/>
                <w:color w:val="000000"/>
                <w:sz w:val="22"/>
              </w:rPr>
              <w:t>Автоматически</w:t>
            </w:r>
          </w:p>
        </w:tc>
      </w:tr>
      <w:tr w:rsidR="00762D33" w:rsidRPr="00833E87" w14:paraId="62479C3E"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361D90D" w14:textId="77777777" w:rsidR="00762D33" w:rsidRPr="00833E87" w:rsidRDefault="00762D33" w:rsidP="00762D33">
            <w:pPr>
              <w:ind w:firstLine="0"/>
              <w:rPr>
                <w:rFonts w:cs="Arial"/>
                <w:color w:val="000000"/>
                <w:sz w:val="22"/>
              </w:rPr>
            </w:pPr>
            <w:r w:rsidRPr="00833E87">
              <w:rPr>
                <w:rFonts w:cs="Arial"/>
                <w:color w:val="000000"/>
                <w:sz w:val="22"/>
              </w:rPr>
              <w:t>БЛНС - выполнена балансировка ресурсов</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BD0A215" w14:textId="77777777" w:rsidR="00762D33" w:rsidRPr="00833E87" w:rsidRDefault="00762D33" w:rsidP="00762D33">
            <w:pPr>
              <w:ind w:firstLine="0"/>
              <w:rPr>
                <w:rFonts w:cs="Arial"/>
                <w:color w:val="000000"/>
                <w:sz w:val="22"/>
              </w:rPr>
            </w:pPr>
            <w:r w:rsidRPr="00833E87">
              <w:rPr>
                <w:rFonts w:cs="Arial"/>
                <w:color w:val="000000"/>
                <w:sz w:val="22"/>
              </w:rPr>
              <w:t>Выполнена балансировка человеческих ресурсов по заказу</w:t>
            </w:r>
          </w:p>
        </w:tc>
        <w:tc>
          <w:tcPr>
            <w:tcW w:w="1525" w:type="pct"/>
            <w:tcBorders>
              <w:top w:val="nil"/>
              <w:left w:val="nil"/>
              <w:bottom w:val="single" w:sz="8" w:space="0" w:color="auto"/>
              <w:right w:val="single" w:sz="12" w:space="0" w:color="auto"/>
            </w:tcBorders>
            <w:vAlign w:val="bottom"/>
          </w:tcPr>
          <w:p w14:paraId="3DE70214" w14:textId="638FBD38"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45622A" w:rsidRPr="00833E87" w14:paraId="53A210FB"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112981D" w14:textId="0C1C4F05" w:rsidR="0045622A" w:rsidRPr="002D1787" w:rsidRDefault="0045622A" w:rsidP="00762D33">
            <w:pPr>
              <w:ind w:firstLine="0"/>
              <w:rPr>
                <w:rFonts w:cs="Arial"/>
                <w:color w:val="000000"/>
                <w:sz w:val="22"/>
              </w:rPr>
            </w:pPr>
            <w:r w:rsidRPr="009721BA">
              <w:rPr>
                <w:rFonts w:cs="Arial"/>
                <w:sz w:val="22"/>
              </w:rPr>
              <w:t>ТКБЕ – Бюджет на год утвержден ТК БЕ</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716278E8" w14:textId="7D9F2D73" w:rsidR="0045622A" w:rsidRPr="002D1787" w:rsidRDefault="0045622A" w:rsidP="00E45C50">
            <w:pPr>
              <w:ind w:firstLine="0"/>
              <w:rPr>
                <w:rFonts w:cs="Arial"/>
                <w:color w:val="000000"/>
                <w:sz w:val="22"/>
              </w:rPr>
            </w:pPr>
            <w:r w:rsidRPr="009721BA">
              <w:rPr>
                <w:rFonts w:cs="Arial"/>
                <w:sz w:val="22"/>
              </w:rPr>
              <w:t>Ставится автоматически при получении утвержденного бюд</w:t>
            </w:r>
            <w:r w:rsidR="00752C70">
              <w:rPr>
                <w:rFonts w:cs="Arial"/>
                <w:sz w:val="22"/>
              </w:rPr>
              <w:t>жета на планируемый год на ТК УО</w:t>
            </w:r>
            <w:r w:rsidRPr="009721BA">
              <w:rPr>
                <w:rFonts w:cs="Arial"/>
                <w:sz w:val="22"/>
              </w:rPr>
              <w:t xml:space="preserve"> из </w:t>
            </w:r>
            <w:r w:rsidRPr="009721BA">
              <w:rPr>
                <w:rFonts w:cs="Arial"/>
                <w:sz w:val="22"/>
                <w:lang w:val="en-US"/>
              </w:rPr>
              <w:t>SAP</w:t>
            </w:r>
            <w:r w:rsidRPr="009721BA">
              <w:rPr>
                <w:rFonts w:cs="Arial"/>
                <w:sz w:val="22"/>
              </w:rPr>
              <w:t xml:space="preserve"> MCB</w:t>
            </w:r>
          </w:p>
        </w:tc>
        <w:tc>
          <w:tcPr>
            <w:tcW w:w="1525" w:type="pct"/>
            <w:tcBorders>
              <w:top w:val="nil"/>
              <w:left w:val="nil"/>
              <w:bottom w:val="single" w:sz="8" w:space="0" w:color="auto"/>
              <w:right w:val="single" w:sz="12" w:space="0" w:color="auto"/>
            </w:tcBorders>
            <w:vAlign w:val="bottom"/>
          </w:tcPr>
          <w:p w14:paraId="69C55D88" w14:textId="0BB5316E" w:rsidR="0045622A" w:rsidRPr="00C12716" w:rsidRDefault="0045622A" w:rsidP="00762D33">
            <w:pPr>
              <w:ind w:firstLine="0"/>
              <w:rPr>
                <w:rFonts w:cs="Arial"/>
                <w:color w:val="000000"/>
                <w:sz w:val="22"/>
              </w:rPr>
            </w:pPr>
            <w:r w:rsidRPr="00C12716">
              <w:rPr>
                <w:rFonts w:cs="Arial"/>
                <w:color w:val="000000"/>
                <w:sz w:val="22"/>
              </w:rPr>
              <w:t>Автоматически</w:t>
            </w:r>
          </w:p>
        </w:tc>
      </w:tr>
      <w:tr w:rsidR="00762D33" w:rsidRPr="00833E87" w14:paraId="4A7CC7A1"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041F4B3" w14:textId="77777777" w:rsidR="00762D33" w:rsidRPr="00833E87" w:rsidRDefault="00762D33" w:rsidP="00762D33">
            <w:pPr>
              <w:ind w:firstLine="0"/>
              <w:rPr>
                <w:rFonts w:cs="Arial"/>
                <w:color w:val="000000"/>
                <w:sz w:val="22"/>
              </w:rPr>
            </w:pPr>
            <w:r w:rsidRPr="00833E87">
              <w:rPr>
                <w:rFonts w:cs="Arial"/>
                <w:color w:val="000000"/>
                <w:sz w:val="22"/>
              </w:rPr>
              <w:t>ТРКБ - требуется корректировка бюджета</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D5572BC" w14:textId="77777777" w:rsidR="00762D33" w:rsidRPr="00833E87" w:rsidRDefault="00762D33" w:rsidP="00762D33">
            <w:pPr>
              <w:ind w:firstLine="0"/>
              <w:rPr>
                <w:rFonts w:cs="Arial"/>
                <w:color w:val="000000"/>
                <w:sz w:val="22"/>
              </w:rPr>
            </w:pPr>
            <w:r w:rsidRPr="00833E87">
              <w:rPr>
                <w:rFonts w:cs="Arial"/>
                <w:color w:val="000000"/>
                <w:sz w:val="22"/>
              </w:rPr>
              <w:t>Не хватает бюджета, требуется добавить</w:t>
            </w:r>
          </w:p>
        </w:tc>
        <w:tc>
          <w:tcPr>
            <w:tcW w:w="1525" w:type="pct"/>
            <w:tcBorders>
              <w:top w:val="nil"/>
              <w:left w:val="nil"/>
              <w:bottom w:val="single" w:sz="8" w:space="0" w:color="auto"/>
              <w:right w:val="single" w:sz="12" w:space="0" w:color="auto"/>
            </w:tcBorders>
            <w:vAlign w:val="bottom"/>
          </w:tcPr>
          <w:p w14:paraId="421F6BF1" w14:textId="1C5AE922"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D82484" w:rsidRPr="00833E87" w14:paraId="2B3CC6CD"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6713F2E" w14:textId="6D792746" w:rsidR="00D82484" w:rsidRPr="00833E87" w:rsidRDefault="00D82484" w:rsidP="00762D33">
            <w:pPr>
              <w:ind w:firstLine="0"/>
              <w:rPr>
                <w:rFonts w:cs="Arial"/>
                <w:color w:val="000000"/>
                <w:sz w:val="22"/>
              </w:rPr>
            </w:pPr>
            <w:r w:rsidRPr="00833E87">
              <w:rPr>
                <w:rFonts w:cs="Arial"/>
                <w:color w:val="000000"/>
                <w:sz w:val="22"/>
              </w:rPr>
              <w:t>ОТКБ - Коррект-ка бюджета отклонена</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191BD80" w14:textId="57DB0C24" w:rsidR="00D82484" w:rsidRPr="00833E87" w:rsidRDefault="00D82484" w:rsidP="00762D33">
            <w:pPr>
              <w:ind w:firstLine="0"/>
              <w:rPr>
                <w:rFonts w:cs="Arial"/>
                <w:color w:val="000000"/>
                <w:sz w:val="22"/>
              </w:rPr>
            </w:pPr>
            <w:r w:rsidRPr="00833E87">
              <w:rPr>
                <w:rFonts w:cs="Arial"/>
                <w:color w:val="000000"/>
                <w:sz w:val="22"/>
              </w:rPr>
              <w:t>Корректировка бюджета отклонена по отдельному запросу для выделенного заказа</w:t>
            </w:r>
          </w:p>
        </w:tc>
        <w:tc>
          <w:tcPr>
            <w:tcW w:w="1525" w:type="pct"/>
            <w:tcBorders>
              <w:top w:val="nil"/>
              <w:left w:val="nil"/>
              <w:bottom w:val="single" w:sz="8" w:space="0" w:color="auto"/>
              <w:right w:val="single" w:sz="12" w:space="0" w:color="auto"/>
            </w:tcBorders>
            <w:vAlign w:val="bottom"/>
          </w:tcPr>
          <w:p w14:paraId="6F1F9FA7" w14:textId="4F43AA4D" w:rsidR="00D82484" w:rsidRPr="002D1787" w:rsidRDefault="004E52C1" w:rsidP="00762D33">
            <w:pPr>
              <w:ind w:firstLine="0"/>
              <w:rPr>
                <w:rFonts w:cs="Arial"/>
                <w:color w:val="000000"/>
                <w:sz w:val="22"/>
              </w:rPr>
            </w:pPr>
            <w:r w:rsidRPr="009721BA">
              <w:rPr>
                <w:rFonts w:cs="Arial"/>
                <w:color w:val="000000"/>
                <w:sz w:val="22"/>
              </w:rPr>
              <w:t>Автоматически</w:t>
            </w:r>
          </w:p>
        </w:tc>
      </w:tr>
      <w:tr w:rsidR="00762D33" w:rsidRPr="00833E87" w14:paraId="6F3BD6A5"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3003457A" w14:textId="77777777" w:rsidR="00762D33" w:rsidRPr="00833E87" w:rsidRDefault="00762D33" w:rsidP="00762D33">
            <w:pPr>
              <w:ind w:firstLine="0"/>
              <w:rPr>
                <w:rFonts w:cs="Arial"/>
                <w:color w:val="000000"/>
                <w:sz w:val="22"/>
              </w:rPr>
            </w:pPr>
            <w:r w:rsidRPr="00833E87">
              <w:rPr>
                <w:rFonts w:cs="Arial"/>
                <w:color w:val="000000"/>
                <w:sz w:val="22"/>
              </w:rPr>
              <w:t xml:space="preserve">КОРБ - бюджет выделен и скорректирован </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88D38EF" w14:textId="77777777" w:rsidR="00762D33" w:rsidRPr="00833E87" w:rsidRDefault="00762D33" w:rsidP="00762D33">
            <w:pPr>
              <w:ind w:firstLine="0"/>
              <w:rPr>
                <w:rFonts w:cs="Arial"/>
                <w:color w:val="000000"/>
                <w:sz w:val="22"/>
              </w:rPr>
            </w:pPr>
            <w:r w:rsidRPr="00833E87">
              <w:rPr>
                <w:rFonts w:cs="Arial"/>
                <w:color w:val="000000"/>
                <w:sz w:val="22"/>
              </w:rPr>
              <w:t>Бюджет выделен по отдельному запросу для данного заказа</w:t>
            </w:r>
          </w:p>
        </w:tc>
        <w:tc>
          <w:tcPr>
            <w:tcW w:w="1525" w:type="pct"/>
            <w:tcBorders>
              <w:top w:val="nil"/>
              <w:left w:val="nil"/>
              <w:bottom w:val="single" w:sz="8" w:space="0" w:color="auto"/>
              <w:right w:val="single" w:sz="12" w:space="0" w:color="auto"/>
            </w:tcBorders>
            <w:vAlign w:val="bottom"/>
          </w:tcPr>
          <w:p w14:paraId="2CCDD39C" w14:textId="501984EF" w:rsidR="00762D33" w:rsidRPr="00C12716" w:rsidRDefault="004E52C1" w:rsidP="00762D33">
            <w:pPr>
              <w:ind w:firstLine="0"/>
              <w:rPr>
                <w:rFonts w:cs="Arial"/>
                <w:color w:val="000000"/>
                <w:sz w:val="22"/>
              </w:rPr>
            </w:pPr>
            <w:r w:rsidRPr="009721BA">
              <w:rPr>
                <w:rFonts w:cs="Arial"/>
                <w:color w:val="000000"/>
                <w:sz w:val="22"/>
              </w:rPr>
              <w:t>Автоматически</w:t>
            </w:r>
          </w:p>
        </w:tc>
      </w:tr>
      <w:tr w:rsidR="00762D33" w:rsidRPr="00833E87" w14:paraId="6EFF8D08"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5A66303" w14:textId="77777777" w:rsidR="00762D33" w:rsidRPr="00833E87" w:rsidRDefault="00762D33" w:rsidP="00762D33">
            <w:pPr>
              <w:ind w:firstLine="0"/>
              <w:rPr>
                <w:rFonts w:cs="Arial"/>
                <w:color w:val="000000"/>
                <w:sz w:val="22"/>
              </w:rPr>
            </w:pPr>
            <w:r w:rsidRPr="00833E87">
              <w:rPr>
                <w:rFonts w:cs="Arial"/>
                <w:color w:val="000000"/>
                <w:sz w:val="22"/>
              </w:rPr>
              <w:t>ТРСХ – требуется синхронизация заказов (по критериям критичности)</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3B3159A9" w14:textId="77777777" w:rsidR="00762D33" w:rsidRPr="00833E87" w:rsidRDefault="00762D33" w:rsidP="00762D33">
            <w:pPr>
              <w:ind w:firstLine="0"/>
              <w:rPr>
                <w:rFonts w:cs="Arial"/>
                <w:color w:val="000000"/>
                <w:sz w:val="22"/>
              </w:rPr>
            </w:pPr>
            <w:r w:rsidRPr="00833E87">
              <w:rPr>
                <w:rFonts w:cs="Arial"/>
                <w:color w:val="000000"/>
                <w:sz w:val="22"/>
              </w:rPr>
              <w:t>Устанавливается для критичных работ в рамках воздействия, выполняемых несколькими службами</w:t>
            </w:r>
          </w:p>
        </w:tc>
        <w:tc>
          <w:tcPr>
            <w:tcW w:w="1525" w:type="pct"/>
            <w:tcBorders>
              <w:top w:val="nil"/>
              <w:left w:val="nil"/>
              <w:bottom w:val="single" w:sz="8" w:space="0" w:color="auto"/>
              <w:right w:val="single" w:sz="12" w:space="0" w:color="auto"/>
            </w:tcBorders>
            <w:vAlign w:val="bottom"/>
          </w:tcPr>
          <w:p w14:paraId="6F496DA0" w14:textId="7E0D9CC9"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4C8E7160"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CD25A20" w14:textId="77777777" w:rsidR="00762D33" w:rsidRPr="00833E87" w:rsidRDefault="00762D33" w:rsidP="00762D33">
            <w:pPr>
              <w:ind w:firstLine="0"/>
              <w:rPr>
                <w:rFonts w:cs="Arial"/>
                <w:color w:val="000000"/>
                <w:sz w:val="22"/>
              </w:rPr>
            </w:pPr>
            <w:r w:rsidRPr="00833E87">
              <w:rPr>
                <w:rFonts w:cs="Arial"/>
                <w:color w:val="000000"/>
                <w:sz w:val="22"/>
              </w:rPr>
              <w:t>СИНХ – заказы синхронизированы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CD85EF6" w14:textId="77777777" w:rsidR="00762D33" w:rsidRPr="00833E87" w:rsidRDefault="00762D33" w:rsidP="00762D33">
            <w:pPr>
              <w:ind w:firstLine="0"/>
              <w:rPr>
                <w:rFonts w:cs="Arial"/>
                <w:color w:val="000000"/>
                <w:sz w:val="22"/>
              </w:rPr>
            </w:pPr>
            <w:r w:rsidRPr="00833E87">
              <w:rPr>
                <w:rFonts w:cs="Arial"/>
                <w:color w:val="000000"/>
                <w:sz w:val="22"/>
              </w:rPr>
              <w:t>Устанавливается после синхронизации заказов со смежными службами</w:t>
            </w:r>
          </w:p>
        </w:tc>
        <w:tc>
          <w:tcPr>
            <w:tcW w:w="1525" w:type="pct"/>
            <w:tcBorders>
              <w:top w:val="nil"/>
              <w:left w:val="nil"/>
              <w:bottom w:val="single" w:sz="8" w:space="0" w:color="auto"/>
              <w:right w:val="single" w:sz="12" w:space="0" w:color="auto"/>
            </w:tcBorders>
            <w:vAlign w:val="bottom"/>
          </w:tcPr>
          <w:p w14:paraId="63BFB4F8" w14:textId="6B44D4A9"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0CF25251"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FA03D34" w14:textId="77777777" w:rsidR="00762D33" w:rsidRPr="00833E87" w:rsidRDefault="00762D33" w:rsidP="00762D33">
            <w:pPr>
              <w:ind w:firstLine="0"/>
              <w:rPr>
                <w:rFonts w:cs="Arial"/>
                <w:color w:val="000000"/>
                <w:sz w:val="22"/>
              </w:rPr>
            </w:pPr>
            <w:r w:rsidRPr="00833E87">
              <w:rPr>
                <w:rFonts w:cs="Arial"/>
                <w:color w:val="000000"/>
                <w:sz w:val="22"/>
              </w:rPr>
              <w:t>ИСПП – исполнители запланированы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158B8C1" w14:textId="77777777" w:rsidR="00762D33" w:rsidRPr="00833E87" w:rsidRDefault="00762D33" w:rsidP="00762D33">
            <w:pPr>
              <w:ind w:firstLine="0"/>
              <w:rPr>
                <w:rFonts w:cs="Arial"/>
                <w:color w:val="000000"/>
                <w:sz w:val="22"/>
              </w:rPr>
            </w:pPr>
            <w:r w:rsidRPr="00833E87">
              <w:rPr>
                <w:rFonts w:cs="Arial"/>
                <w:color w:val="000000"/>
                <w:sz w:val="22"/>
              </w:rPr>
              <w:t>Устанавливается после того, как на операции назначены/уточнены исполнители</w:t>
            </w:r>
          </w:p>
        </w:tc>
        <w:tc>
          <w:tcPr>
            <w:tcW w:w="1525" w:type="pct"/>
            <w:tcBorders>
              <w:top w:val="nil"/>
              <w:left w:val="nil"/>
              <w:bottom w:val="single" w:sz="8" w:space="0" w:color="auto"/>
              <w:right w:val="single" w:sz="12" w:space="0" w:color="auto"/>
            </w:tcBorders>
            <w:vAlign w:val="bottom"/>
          </w:tcPr>
          <w:p w14:paraId="13B474D2" w14:textId="4A9F4B29"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4C1BE442"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474C9F7A" w14:textId="77777777" w:rsidR="00762D33" w:rsidRPr="00833E87" w:rsidRDefault="00762D33" w:rsidP="00762D33">
            <w:pPr>
              <w:ind w:firstLine="0"/>
              <w:rPr>
                <w:rFonts w:cs="Arial"/>
                <w:color w:val="000000"/>
                <w:sz w:val="22"/>
              </w:rPr>
            </w:pPr>
            <w:r w:rsidRPr="00833E87">
              <w:rPr>
                <w:rFonts w:cs="Arial"/>
                <w:color w:val="000000"/>
                <w:sz w:val="22"/>
              </w:rPr>
              <w:t>ИСПК - требуется заменить исполнителей</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18EF20C" w14:textId="77777777" w:rsidR="00762D33" w:rsidRPr="00833E87" w:rsidRDefault="00762D33" w:rsidP="00762D33">
            <w:pPr>
              <w:ind w:firstLine="0"/>
              <w:rPr>
                <w:rFonts w:cs="Arial"/>
                <w:color w:val="000000"/>
                <w:sz w:val="22"/>
              </w:rPr>
            </w:pPr>
            <w:r w:rsidRPr="00833E87">
              <w:rPr>
                <w:rFonts w:cs="Arial"/>
                <w:color w:val="000000"/>
                <w:sz w:val="22"/>
              </w:rPr>
              <w:t>Требуется заменить исполнителей</w:t>
            </w:r>
          </w:p>
        </w:tc>
        <w:tc>
          <w:tcPr>
            <w:tcW w:w="1525" w:type="pct"/>
            <w:tcBorders>
              <w:top w:val="nil"/>
              <w:left w:val="nil"/>
              <w:bottom w:val="single" w:sz="8" w:space="0" w:color="auto"/>
              <w:right w:val="single" w:sz="12" w:space="0" w:color="auto"/>
            </w:tcBorders>
            <w:vAlign w:val="bottom"/>
          </w:tcPr>
          <w:p w14:paraId="43E89153" w14:textId="5C132FCC"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3936D3D1"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510A046" w14:textId="77777777" w:rsidR="00762D33" w:rsidRPr="00833E87" w:rsidRDefault="00762D33" w:rsidP="00762D33">
            <w:pPr>
              <w:ind w:firstLine="0"/>
              <w:rPr>
                <w:rFonts w:cs="Arial"/>
                <w:color w:val="000000"/>
                <w:sz w:val="22"/>
              </w:rPr>
            </w:pPr>
            <w:r w:rsidRPr="00833E87">
              <w:rPr>
                <w:rFonts w:cs="Arial"/>
                <w:color w:val="000000"/>
                <w:sz w:val="22"/>
              </w:rPr>
              <w:t>ИСПЗ - Исполнители заменены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9E197A3" w14:textId="77777777" w:rsidR="00762D33" w:rsidRPr="00833E87" w:rsidRDefault="00762D33" w:rsidP="00762D33">
            <w:pPr>
              <w:ind w:firstLine="0"/>
              <w:rPr>
                <w:rFonts w:cs="Arial"/>
                <w:color w:val="000000"/>
                <w:sz w:val="22"/>
              </w:rPr>
            </w:pPr>
            <w:r w:rsidRPr="00833E87">
              <w:rPr>
                <w:rFonts w:cs="Arial"/>
                <w:color w:val="000000"/>
                <w:sz w:val="22"/>
              </w:rPr>
              <w:t>Исполнители заменены (на более целесообразные)</w:t>
            </w:r>
          </w:p>
        </w:tc>
        <w:tc>
          <w:tcPr>
            <w:tcW w:w="1525" w:type="pct"/>
            <w:tcBorders>
              <w:top w:val="nil"/>
              <w:left w:val="nil"/>
              <w:bottom w:val="single" w:sz="8" w:space="0" w:color="auto"/>
              <w:right w:val="single" w:sz="12" w:space="0" w:color="auto"/>
            </w:tcBorders>
            <w:vAlign w:val="bottom"/>
          </w:tcPr>
          <w:p w14:paraId="6E832BDE" w14:textId="671D7F05"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3CE950EA"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768CF9F" w14:textId="77777777" w:rsidR="00762D33" w:rsidRPr="00833E87" w:rsidRDefault="00762D33" w:rsidP="00762D33">
            <w:pPr>
              <w:ind w:firstLine="0"/>
              <w:rPr>
                <w:rFonts w:cs="Arial"/>
                <w:color w:val="000000"/>
                <w:sz w:val="22"/>
              </w:rPr>
            </w:pPr>
            <w:r w:rsidRPr="00833E87">
              <w:rPr>
                <w:rFonts w:cs="Arial"/>
                <w:color w:val="000000"/>
                <w:sz w:val="22"/>
              </w:rPr>
              <w:t>ИСПС - Исполнители согласованы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5AF1C04E" w14:textId="77777777" w:rsidR="00762D33" w:rsidRPr="00833E87" w:rsidRDefault="00762D33" w:rsidP="00762D33">
            <w:pPr>
              <w:ind w:firstLine="0"/>
              <w:rPr>
                <w:rFonts w:cs="Arial"/>
                <w:color w:val="000000"/>
                <w:sz w:val="22"/>
              </w:rPr>
            </w:pPr>
            <w:r w:rsidRPr="00833E87">
              <w:rPr>
                <w:rFonts w:cs="Arial"/>
                <w:color w:val="000000"/>
                <w:sz w:val="22"/>
              </w:rPr>
              <w:t>Замена исполнителей согласована старшим Планировщиком</w:t>
            </w:r>
          </w:p>
        </w:tc>
        <w:tc>
          <w:tcPr>
            <w:tcW w:w="1525" w:type="pct"/>
            <w:tcBorders>
              <w:top w:val="nil"/>
              <w:left w:val="nil"/>
              <w:bottom w:val="single" w:sz="8" w:space="0" w:color="auto"/>
              <w:right w:val="single" w:sz="12" w:space="0" w:color="auto"/>
            </w:tcBorders>
            <w:vAlign w:val="bottom"/>
          </w:tcPr>
          <w:p w14:paraId="076B5D5C" w14:textId="719EE1D1" w:rsidR="00762D33" w:rsidRPr="00833E87" w:rsidRDefault="00762D33" w:rsidP="00762D33">
            <w:pPr>
              <w:ind w:firstLine="0"/>
              <w:rPr>
                <w:rFonts w:cs="Arial"/>
                <w:color w:val="000000"/>
                <w:sz w:val="22"/>
              </w:rPr>
            </w:pPr>
            <w:r w:rsidRPr="00833E87">
              <w:rPr>
                <w:rFonts w:cs="Arial"/>
                <w:color w:val="000000"/>
                <w:sz w:val="22"/>
              </w:rPr>
              <w:t xml:space="preserve">Старший Планировщик </w:t>
            </w:r>
            <w:r w:rsidR="002535C0">
              <w:rPr>
                <w:rFonts w:cs="Arial"/>
                <w:color w:val="000000"/>
                <w:sz w:val="22"/>
              </w:rPr>
              <w:t>ТОиР УО</w:t>
            </w:r>
          </w:p>
        </w:tc>
      </w:tr>
      <w:tr w:rsidR="00762D33" w:rsidRPr="00833E87" w14:paraId="440194B7"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DD1E737" w14:textId="77777777" w:rsidR="00762D33" w:rsidRPr="00833E87" w:rsidRDefault="00762D33" w:rsidP="00762D33">
            <w:pPr>
              <w:ind w:firstLine="0"/>
              <w:rPr>
                <w:rFonts w:cs="Arial"/>
                <w:color w:val="000000"/>
                <w:sz w:val="22"/>
              </w:rPr>
            </w:pPr>
            <w:r w:rsidRPr="00833E87">
              <w:rPr>
                <w:rFonts w:cs="Arial"/>
                <w:color w:val="000000"/>
                <w:sz w:val="22"/>
              </w:rPr>
              <w:t>ВПС – ВПС сбалансированы в рамках подразделения</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58A00A63" w14:textId="77777777" w:rsidR="00762D33" w:rsidRPr="00833E87" w:rsidRDefault="00762D33" w:rsidP="00762D33">
            <w:pPr>
              <w:ind w:firstLine="0"/>
              <w:rPr>
                <w:rFonts w:cs="Arial"/>
                <w:color w:val="000000"/>
                <w:sz w:val="22"/>
              </w:rPr>
            </w:pPr>
            <w:r w:rsidRPr="00833E87">
              <w:rPr>
                <w:rFonts w:cs="Arial"/>
                <w:color w:val="000000"/>
                <w:sz w:val="22"/>
              </w:rPr>
              <w:t>Устанавливается после балансировки ВПС в рамках подразделения</w:t>
            </w:r>
          </w:p>
        </w:tc>
        <w:tc>
          <w:tcPr>
            <w:tcW w:w="1525" w:type="pct"/>
            <w:tcBorders>
              <w:top w:val="nil"/>
              <w:left w:val="nil"/>
              <w:bottom w:val="single" w:sz="8" w:space="0" w:color="auto"/>
              <w:right w:val="single" w:sz="12" w:space="0" w:color="auto"/>
            </w:tcBorders>
            <w:vAlign w:val="bottom"/>
          </w:tcPr>
          <w:p w14:paraId="0EBB56E7" w14:textId="774A0A8E"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3407BE6E"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0BB2FE2F" w14:textId="77777777" w:rsidR="00762D33" w:rsidRPr="00833E87" w:rsidRDefault="00762D33" w:rsidP="00762D33">
            <w:pPr>
              <w:ind w:firstLine="0"/>
              <w:jc w:val="left"/>
              <w:rPr>
                <w:rFonts w:cs="Arial"/>
                <w:color w:val="000000"/>
                <w:sz w:val="22"/>
              </w:rPr>
            </w:pPr>
            <w:r w:rsidRPr="00833E87">
              <w:rPr>
                <w:rFonts w:cs="Arial"/>
                <w:color w:val="000000"/>
                <w:sz w:val="22"/>
              </w:rPr>
              <w:t>ВПСС - ВПС сбалансированы со смежными заказами</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CCE1269" w14:textId="77777777" w:rsidR="00762D33" w:rsidRPr="00833E87" w:rsidRDefault="00762D33" w:rsidP="00762D33">
            <w:pPr>
              <w:ind w:firstLine="0"/>
              <w:rPr>
                <w:rFonts w:cs="Arial"/>
                <w:color w:val="000000"/>
                <w:sz w:val="22"/>
              </w:rPr>
            </w:pPr>
            <w:r w:rsidRPr="00833E87">
              <w:rPr>
                <w:rFonts w:cs="Arial"/>
                <w:color w:val="000000"/>
                <w:sz w:val="22"/>
              </w:rPr>
              <w:t>Устанавливается после общей балансировки ВПС (со смежными подразделениями)</w:t>
            </w:r>
          </w:p>
        </w:tc>
        <w:tc>
          <w:tcPr>
            <w:tcW w:w="1525" w:type="pct"/>
            <w:tcBorders>
              <w:top w:val="nil"/>
              <w:left w:val="nil"/>
              <w:bottom w:val="single" w:sz="8" w:space="0" w:color="auto"/>
              <w:right w:val="single" w:sz="12" w:space="0" w:color="auto"/>
            </w:tcBorders>
            <w:vAlign w:val="bottom"/>
          </w:tcPr>
          <w:p w14:paraId="38A52EF8" w14:textId="6E83DEB2"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6184BDF5"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8214FBD" w14:textId="54034F45" w:rsidR="00762D33" w:rsidRPr="00833E87" w:rsidRDefault="00762D33" w:rsidP="00762D33">
            <w:pPr>
              <w:ind w:firstLine="0"/>
              <w:rPr>
                <w:rFonts w:cs="Arial"/>
                <w:color w:val="000000"/>
                <w:sz w:val="22"/>
              </w:rPr>
            </w:pPr>
            <w:r w:rsidRPr="00833E87">
              <w:rPr>
                <w:rFonts w:cs="Arial"/>
                <w:color w:val="000000"/>
                <w:sz w:val="22"/>
              </w:rPr>
              <w:t xml:space="preserve">ДФКТ - </w:t>
            </w:r>
            <w:r w:rsidR="00DA42F9" w:rsidRPr="00833E87">
              <w:rPr>
                <w:rFonts w:cs="Arial"/>
                <w:color w:val="000000"/>
                <w:sz w:val="22"/>
              </w:rPr>
              <w:t>ДефВедомость сформирована</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20FCCDF8" w14:textId="77777777" w:rsidR="00762D33" w:rsidRPr="00833E87" w:rsidRDefault="00762D33" w:rsidP="00762D33">
            <w:pPr>
              <w:ind w:firstLine="0"/>
              <w:rPr>
                <w:rFonts w:cs="Arial"/>
                <w:color w:val="000000"/>
                <w:sz w:val="22"/>
              </w:rPr>
            </w:pPr>
            <w:r w:rsidRPr="00833E87">
              <w:rPr>
                <w:rFonts w:cs="Arial"/>
                <w:color w:val="000000"/>
                <w:sz w:val="22"/>
              </w:rPr>
              <w:t>Устанавливается планировщиком при планировании ДВ в заказе ТОРО</w:t>
            </w:r>
          </w:p>
        </w:tc>
        <w:tc>
          <w:tcPr>
            <w:tcW w:w="1525" w:type="pct"/>
            <w:tcBorders>
              <w:top w:val="nil"/>
              <w:left w:val="nil"/>
              <w:bottom w:val="single" w:sz="8" w:space="0" w:color="auto"/>
              <w:right w:val="single" w:sz="12" w:space="0" w:color="auto"/>
            </w:tcBorders>
            <w:vAlign w:val="bottom"/>
          </w:tcPr>
          <w:p w14:paraId="1D766170" w14:textId="1E04E69B"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14:paraId="76A53799"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3C7849A7" w14:textId="77777777" w:rsidR="00762D33" w:rsidRPr="00833E87" w:rsidRDefault="00762D33" w:rsidP="00762D33">
            <w:pPr>
              <w:ind w:firstLine="0"/>
              <w:rPr>
                <w:rFonts w:cs="Arial"/>
                <w:color w:val="000000"/>
                <w:sz w:val="22"/>
              </w:rPr>
            </w:pPr>
            <w:r w:rsidRPr="00833E87">
              <w:rPr>
                <w:rFonts w:cs="Arial"/>
                <w:color w:val="000000"/>
                <w:sz w:val="22"/>
              </w:rPr>
              <w:t>ПРНТ - Работы приняты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DAE69DA" w14:textId="77777777" w:rsidR="00762D33" w:rsidRPr="00833E87" w:rsidRDefault="00762D33" w:rsidP="00762D33">
            <w:pPr>
              <w:ind w:firstLine="0"/>
              <w:rPr>
                <w:rFonts w:cs="Arial"/>
                <w:color w:val="000000"/>
                <w:sz w:val="22"/>
              </w:rPr>
            </w:pPr>
            <w:r w:rsidRPr="00833E87">
              <w:rPr>
                <w:rFonts w:cs="Arial"/>
                <w:color w:val="000000"/>
                <w:sz w:val="22"/>
              </w:rPr>
              <w:t>Устанавливается при приёмке работ по мероприятию ТОиР, позволяет произвести техническое закрытие заказа ТОРО</w:t>
            </w:r>
          </w:p>
        </w:tc>
        <w:tc>
          <w:tcPr>
            <w:tcW w:w="1525" w:type="pct"/>
            <w:tcBorders>
              <w:top w:val="nil"/>
              <w:left w:val="nil"/>
              <w:bottom w:val="single" w:sz="8" w:space="0" w:color="auto"/>
              <w:right w:val="single" w:sz="12" w:space="0" w:color="auto"/>
            </w:tcBorders>
            <w:vAlign w:val="bottom"/>
          </w:tcPr>
          <w:p w14:paraId="571FB665" w14:textId="3D0F884C" w:rsidR="00762D33" w:rsidRPr="00833E87" w:rsidRDefault="00762D33" w:rsidP="00762D33">
            <w:pPr>
              <w:ind w:firstLine="0"/>
              <w:rPr>
                <w:rFonts w:cs="Arial"/>
                <w:color w:val="000000"/>
                <w:sz w:val="22"/>
              </w:rPr>
            </w:pPr>
            <w:r w:rsidRPr="00833E87">
              <w:rPr>
                <w:rFonts w:cs="Arial"/>
                <w:color w:val="000000"/>
                <w:sz w:val="22"/>
              </w:rPr>
              <w:t xml:space="preserve">Инженер </w:t>
            </w:r>
            <w:r w:rsidR="002535C0">
              <w:rPr>
                <w:rFonts w:cs="Arial"/>
                <w:color w:val="000000"/>
                <w:sz w:val="22"/>
              </w:rPr>
              <w:t>ТОиР УО</w:t>
            </w:r>
          </w:p>
        </w:tc>
      </w:tr>
      <w:tr w:rsidR="00FA6CEF" w:rsidRPr="00833E87" w14:paraId="293063E5"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9E3444B" w14:textId="13E0D763" w:rsidR="00FA6CEF" w:rsidRPr="009721BA" w:rsidRDefault="00FA6CEF" w:rsidP="00322FD4">
            <w:pPr>
              <w:ind w:firstLine="0"/>
              <w:rPr>
                <w:rFonts w:cs="Arial"/>
                <w:color w:val="000000"/>
                <w:sz w:val="22"/>
              </w:rPr>
            </w:pPr>
            <w:r w:rsidRPr="00833E87">
              <w:rPr>
                <w:rFonts w:cs="Arial"/>
                <w:color w:val="000000"/>
                <w:sz w:val="22"/>
              </w:rPr>
              <w:t>НПРН - Работы не приняты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1EBFF456" w14:textId="3C9A00B6" w:rsidR="00FA6CEF" w:rsidRPr="009721BA" w:rsidRDefault="00FA6CEF" w:rsidP="00A84888">
            <w:pPr>
              <w:ind w:firstLine="0"/>
              <w:rPr>
                <w:rFonts w:cs="Arial"/>
                <w:color w:val="000000"/>
                <w:sz w:val="22"/>
              </w:rPr>
            </w:pPr>
            <w:r w:rsidRPr="009721BA">
              <w:rPr>
                <w:rFonts w:cs="Arial"/>
                <w:color w:val="000000"/>
                <w:sz w:val="22"/>
              </w:rPr>
              <w:t>Устанавливается при приёмке работ по мероприятию ТОиР в случае, если работы не могут быть приняты</w:t>
            </w:r>
          </w:p>
        </w:tc>
        <w:tc>
          <w:tcPr>
            <w:tcW w:w="1525" w:type="pct"/>
            <w:tcBorders>
              <w:top w:val="nil"/>
              <w:left w:val="nil"/>
              <w:bottom w:val="single" w:sz="8" w:space="0" w:color="auto"/>
              <w:right w:val="single" w:sz="12" w:space="0" w:color="auto"/>
            </w:tcBorders>
            <w:vAlign w:val="bottom"/>
          </w:tcPr>
          <w:p w14:paraId="450D4582" w14:textId="001F397E" w:rsidR="00FA6CEF" w:rsidRPr="009721BA" w:rsidRDefault="00FA6CEF" w:rsidP="00322FD4">
            <w:pPr>
              <w:ind w:firstLine="0"/>
              <w:rPr>
                <w:rFonts w:cs="Arial"/>
                <w:color w:val="000000"/>
                <w:sz w:val="22"/>
              </w:rPr>
            </w:pPr>
            <w:r w:rsidRPr="009721BA">
              <w:rPr>
                <w:rFonts w:cs="Arial"/>
                <w:color w:val="000000"/>
                <w:sz w:val="22"/>
              </w:rPr>
              <w:t xml:space="preserve">Инженер </w:t>
            </w:r>
            <w:r w:rsidR="002535C0">
              <w:rPr>
                <w:rFonts w:cs="Arial"/>
                <w:color w:val="000000"/>
                <w:sz w:val="22"/>
              </w:rPr>
              <w:t>ТОиР УО</w:t>
            </w:r>
          </w:p>
        </w:tc>
      </w:tr>
      <w:tr w:rsidR="00322FD4" w:rsidRPr="00833E87" w14:paraId="01146087"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2AF0D95A" w14:textId="719CA696" w:rsidR="00322FD4" w:rsidRPr="009721BA" w:rsidRDefault="00322FD4" w:rsidP="00322FD4">
            <w:pPr>
              <w:ind w:firstLine="0"/>
              <w:rPr>
                <w:rFonts w:cs="Arial"/>
                <w:color w:val="000000"/>
                <w:sz w:val="22"/>
              </w:rPr>
            </w:pPr>
            <w:r w:rsidRPr="009721BA">
              <w:rPr>
                <w:rFonts w:cs="Arial"/>
                <w:color w:val="000000"/>
                <w:sz w:val="22"/>
              </w:rPr>
              <w:lastRenderedPageBreak/>
              <w:t xml:space="preserve">ПРЭК - </w:t>
            </w:r>
            <w:r w:rsidRPr="002D1787">
              <w:rPr>
                <w:rFonts w:cs="Arial"/>
                <w:color w:val="000000"/>
                <w:sz w:val="22"/>
              </w:rPr>
              <w:t>Принято эксплуатацией</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74CF12CE" w14:textId="400A3C1D" w:rsidR="00322FD4" w:rsidRPr="009721BA" w:rsidRDefault="00322FD4" w:rsidP="00A84888">
            <w:pPr>
              <w:ind w:firstLine="0"/>
              <w:rPr>
                <w:rFonts w:cs="Arial"/>
                <w:color w:val="000000"/>
                <w:sz w:val="22"/>
              </w:rPr>
            </w:pPr>
            <w:r w:rsidRPr="002D1787">
              <w:rPr>
                <w:rFonts w:cs="Arial"/>
                <w:color w:val="000000"/>
                <w:sz w:val="22"/>
              </w:rPr>
              <w:t>Устанавливается при приёмке работ по мероприятию ТОиР</w:t>
            </w:r>
            <w:r w:rsidRPr="00C12716">
              <w:rPr>
                <w:rFonts w:cs="Arial"/>
                <w:color w:val="000000"/>
                <w:sz w:val="22"/>
              </w:rPr>
              <w:t xml:space="preserve"> </w:t>
            </w:r>
            <w:r w:rsidRPr="00C67F25">
              <w:rPr>
                <w:rFonts w:cs="Arial"/>
                <w:color w:val="000000"/>
                <w:sz w:val="22"/>
              </w:rPr>
              <w:t xml:space="preserve">специалистом профильного </w:t>
            </w:r>
            <w:r w:rsidRPr="00E36DE0">
              <w:rPr>
                <w:rFonts w:cs="Arial"/>
                <w:color w:val="000000"/>
                <w:sz w:val="22"/>
              </w:rPr>
              <w:t>п</w:t>
            </w:r>
            <w:r w:rsidRPr="00833E87">
              <w:rPr>
                <w:rFonts w:cs="Arial"/>
                <w:color w:val="000000"/>
                <w:sz w:val="22"/>
              </w:rPr>
              <w:t>одразделения эксплуатации</w:t>
            </w:r>
            <w:r w:rsidR="002D31C0" w:rsidRPr="009721BA">
              <w:rPr>
                <w:rFonts w:cs="Arial"/>
                <w:color w:val="000000"/>
                <w:sz w:val="22"/>
              </w:rPr>
              <w:t xml:space="preserve"> оборудования</w:t>
            </w:r>
          </w:p>
        </w:tc>
        <w:tc>
          <w:tcPr>
            <w:tcW w:w="1525" w:type="pct"/>
            <w:tcBorders>
              <w:top w:val="nil"/>
              <w:left w:val="nil"/>
              <w:bottom w:val="single" w:sz="8" w:space="0" w:color="auto"/>
              <w:right w:val="single" w:sz="12" w:space="0" w:color="auto"/>
            </w:tcBorders>
            <w:vAlign w:val="bottom"/>
          </w:tcPr>
          <w:p w14:paraId="4711631E" w14:textId="7DB26CDE" w:rsidR="00322FD4" w:rsidRPr="009721BA" w:rsidRDefault="00A84888" w:rsidP="00322FD4">
            <w:pPr>
              <w:ind w:firstLine="0"/>
              <w:rPr>
                <w:rFonts w:cs="Arial"/>
                <w:color w:val="000000"/>
                <w:sz w:val="22"/>
              </w:rPr>
            </w:pPr>
            <w:r w:rsidRPr="002D1787">
              <w:rPr>
                <w:rFonts w:cs="Arial"/>
                <w:color w:val="000000"/>
                <w:sz w:val="22"/>
              </w:rPr>
              <w:t>Специалист по подтверждению работ ТОиР</w:t>
            </w:r>
          </w:p>
        </w:tc>
      </w:tr>
      <w:tr w:rsidR="00322FD4" w:rsidRPr="00833E87" w14:paraId="281EEED5"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3B52F2E6" w14:textId="77777777" w:rsidR="00322FD4" w:rsidRPr="00833E87" w:rsidRDefault="00322FD4" w:rsidP="00322FD4">
            <w:pPr>
              <w:ind w:firstLine="0"/>
              <w:rPr>
                <w:rFonts w:cs="Arial"/>
                <w:color w:val="000000"/>
                <w:sz w:val="22"/>
              </w:rPr>
            </w:pPr>
            <w:r w:rsidRPr="00833E87">
              <w:rPr>
                <w:rFonts w:cs="Arial"/>
                <w:color w:val="000000"/>
                <w:sz w:val="22"/>
              </w:rPr>
              <w:t>ПУСТ - заказ требует дополнительного наполнения (был создан без ТК)</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783D4761" w14:textId="77777777" w:rsidR="00322FD4" w:rsidRPr="00833E87" w:rsidRDefault="00322FD4" w:rsidP="00322FD4">
            <w:pPr>
              <w:ind w:firstLine="0"/>
              <w:rPr>
                <w:rFonts w:cs="Arial"/>
                <w:color w:val="000000"/>
                <w:sz w:val="22"/>
              </w:rPr>
            </w:pPr>
            <w:r w:rsidRPr="00833E87">
              <w:rPr>
                <w:rFonts w:cs="Arial"/>
                <w:color w:val="000000"/>
                <w:sz w:val="22"/>
              </w:rPr>
              <w:t>Устанавливается Планировщиком "для себя" в том случае, если нет техкарты либо она не полная, и заказ необходимо дополнить операциями и материалами</w:t>
            </w:r>
          </w:p>
        </w:tc>
        <w:tc>
          <w:tcPr>
            <w:tcW w:w="1525" w:type="pct"/>
            <w:tcBorders>
              <w:top w:val="nil"/>
              <w:left w:val="nil"/>
              <w:bottom w:val="single" w:sz="8" w:space="0" w:color="auto"/>
              <w:right w:val="single" w:sz="12" w:space="0" w:color="auto"/>
            </w:tcBorders>
            <w:vAlign w:val="bottom"/>
          </w:tcPr>
          <w:p w14:paraId="61E84EAB" w14:textId="17ECAA19" w:rsidR="00322FD4" w:rsidRPr="00833E87" w:rsidRDefault="00322FD4" w:rsidP="00322FD4">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322FD4" w:rsidRPr="00833E87" w14:paraId="7BC2AC8F"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45BD2CC2" w14:textId="77777777" w:rsidR="00322FD4" w:rsidRPr="00833E87" w:rsidRDefault="00322FD4" w:rsidP="00322FD4">
            <w:pPr>
              <w:ind w:firstLine="0"/>
              <w:rPr>
                <w:rFonts w:cs="Arial"/>
                <w:color w:val="000000"/>
                <w:sz w:val="22"/>
              </w:rPr>
            </w:pPr>
            <w:r w:rsidRPr="00833E87">
              <w:rPr>
                <w:rFonts w:cs="Arial"/>
                <w:color w:val="000000"/>
                <w:sz w:val="22"/>
              </w:rPr>
              <w:t>ПОЛН - заказ наполнен вручную</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056ADDFB" w14:textId="77777777" w:rsidR="00322FD4" w:rsidRPr="00833E87" w:rsidRDefault="00322FD4" w:rsidP="00322FD4">
            <w:pPr>
              <w:ind w:firstLine="0"/>
              <w:rPr>
                <w:rFonts w:cs="Arial"/>
                <w:color w:val="000000"/>
                <w:sz w:val="22"/>
              </w:rPr>
            </w:pPr>
            <w:r w:rsidRPr="00833E87">
              <w:rPr>
                <w:rFonts w:cs="Arial"/>
                <w:color w:val="000000"/>
                <w:sz w:val="22"/>
              </w:rPr>
              <w:t>Устанавливается Планировщиком для обозначения, что заказ дообогащен операциями/материалами (был ранее создан без техкарты)</w:t>
            </w:r>
          </w:p>
        </w:tc>
        <w:tc>
          <w:tcPr>
            <w:tcW w:w="1525" w:type="pct"/>
            <w:tcBorders>
              <w:top w:val="nil"/>
              <w:left w:val="nil"/>
              <w:bottom w:val="single" w:sz="8" w:space="0" w:color="auto"/>
              <w:right w:val="single" w:sz="12" w:space="0" w:color="auto"/>
            </w:tcBorders>
            <w:vAlign w:val="bottom"/>
          </w:tcPr>
          <w:p w14:paraId="6FD28EF1" w14:textId="6D46366E" w:rsidR="00322FD4" w:rsidRPr="00833E87" w:rsidRDefault="00322FD4" w:rsidP="00322FD4">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322FD4" w:rsidRPr="00833E87" w14:paraId="66808CCD"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7662D146" w14:textId="39A30063" w:rsidR="00322FD4" w:rsidRPr="00833E87" w:rsidRDefault="00322FD4" w:rsidP="00A84888">
            <w:pPr>
              <w:ind w:firstLine="0"/>
              <w:rPr>
                <w:rFonts w:cs="Arial"/>
                <w:color w:val="000000"/>
                <w:sz w:val="22"/>
              </w:rPr>
            </w:pPr>
            <w:r w:rsidRPr="00833E87">
              <w:rPr>
                <w:rFonts w:cs="Arial"/>
                <w:color w:val="000000"/>
                <w:sz w:val="22"/>
              </w:rPr>
              <w:t xml:space="preserve">ПРОВ - </w:t>
            </w:r>
            <w:r w:rsidR="00E80735" w:rsidRPr="00833E87">
              <w:rPr>
                <w:rFonts w:cs="Arial"/>
                <w:color w:val="000000"/>
                <w:sz w:val="22"/>
              </w:rPr>
              <w:t>Заказ проверен Ст. Планиров-ом</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80356DA" w14:textId="77777777" w:rsidR="00322FD4" w:rsidRPr="00833E87" w:rsidRDefault="00322FD4" w:rsidP="00322FD4">
            <w:pPr>
              <w:ind w:firstLine="0"/>
              <w:rPr>
                <w:rFonts w:cs="Arial"/>
                <w:color w:val="000000"/>
                <w:sz w:val="22"/>
              </w:rPr>
            </w:pPr>
            <w:r w:rsidRPr="00833E87">
              <w:rPr>
                <w:rFonts w:cs="Arial"/>
                <w:color w:val="000000"/>
                <w:sz w:val="22"/>
              </w:rPr>
              <w:t>Отражает проверку заказа, наполненным Планировщиком вручную, старшим Планировщиком</w:t>
            </w:r>
          </w:p>
        </w:tc>
        <w:tc>
          <w:tcPr>
            <w:tcW w:w="1525" w:type="pct"/>
            <w:tcBorders>
              <w:top w:val="nil"/>
              <w:left w:val="nil"/>
              <w:bottom w:val="single" w:sz="8" w:space="0" w:color="auto"/>
              <w:right w:val="single" w:sz="12" w:space="0" w:color="auto"/>
            </w:tcBorders>
            <w:vAlign w:val="bottom"/>
          </w:tcPr>
          <w:p w14:paraId="4327BCBE" w14:textId="3D52BB7E" w:rsidR="00322FD4" w:rsidRPr="00833E87" w:rsidRDefault="00322FD4" w:rsidP="00322FD4">
            <w:pPr>
              <w:ind w:firstLine="0"/>
              <w:rPr>
                <w:rFonts w:cs="Arial"/>
                <w:color w:val="000000"/>
                <w:sz w:val="22"/>
              </w:rPr>
            </w:pPr>
            <w:r w:rsidRPr="00833E87">
              <w:rPr>
                <w:rFonts w:cs="Arial"/>
                <w:color w:val="000000"/>
                <w:sz w:val="22"/>
              </w:rPr>
              <w:t xml:space="preserve">Старший Планировщик </w:t>
            </w:r>
            <w:r w:rsidR="002535C0">
              <w:rPr>
                <w:rFonts w:cs="Arial"/>
                <w:color w:val="000000"/>
                <w:sz w:val="22"/>
              </w:rPr>
              <w:t>ТОиР УО</w:t>
            </w:r>
          </w:p>
        </w:tc>
      </w:tr>
      <w:tr w:rsidR="005B6F3C" w:rsidRPr="00833E87" w14:paraId="59112F24"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513A8723" w14:textId="769A9C14" w:rsidR="005B6F3C" w:rsidRPr="00833E87" w:rsidRDefault="005B6F3C" w:rsidP="00322FD4">
            <w:pPr>
              <w:ind w:firstLine="0"/>
              <w:rPr>
                <w:rFonts w:cs="Arial"/>
                <w:color w:val="000000"/>
                <w:sz w:val="22"/>
              </w:rPr>
            </w:pPr>
            <w:r w:rsidRPr="00833E87">
              <w:rPr>
                <w:rFonts w:cs="Arial"/>
                <w:color w:val="000000"/>
                <w:sz w:val="22"/>
              </w:rPr>
              <w:t>ПЗТГ - Согласован ПЗТГ</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D5F1A1D" w14:textId="33C1B753" w:rsidR="005B6F3C" w:rsidRPr="002D1787" w:rsidRDefault="005B6F3C" w:rsidP="00A84888">
            <w:pPr>
              <w:ind w:firstLine="0"/>
              <w:rPr>
                <w:rFonts w:cs="Arial"/>
                <w:color w:val="000000"/>
                <w:sz w:val="22"/>
              </w:rPr>
            </w:pPr>
            <w:r w:rsidRPr="009721BA">
              <w:rPr>
                <w:rFonts w:cs="Arial"/>
                <w:color w:val="000000"/>
                <w:sz w:val="22"/>
              </w:rPr>
              <w:t xml:space="preserve">Устанавливается автоматический в момент согласования и отправки ПЗТГ </w:t>
            </w:r>
            <w:r w:rsidR="00A160B9" w:rsidRPr="009721BA">
              <w:rPr>
                <w:rFonts w:cs="Arial"/>
                <w:color w:val="000000"/>
                <w:sz w:val="22"/>
              </w:rPr>
              <w:t xml:space="preserve">в ПТО </w:t>
            </w:r>
            <w:r w:rsidRPr="009721BA">
              <w:rPr>
                <w:rFonts w:cs="Arial"/>
                <w:color w:val="000000"/>
                <w:sz w:val="22"/>
              </w:rPr>
              <w:t xml:space="preserve">на выбранный месяц </w:t>
            </w:r>
          </w:p>
        </w:tc>
        <w:tc>
          <w:tcPr>
            <w:tcW w:w="1525" w:type="pct"/>
            <w:tcBorders>
              <w:top w:val="nil"/>
              <w:left w:val="nil"/>
              <w:bottom w:val="single" w:sz="8" w:space="0" w:color="auto"/>
              <w:right w:val="single" w:sz="12" w:space="0" w:color="auto"/>
            </w:tcBorders>
            <w:vAlign w:val="bottom"/>
          </w:tcPr>
          <w:p w14:paraId="5479A08D" w14:textId="26252714" w:rsidR="005B6F3C" w:rsidRPr="002D1787" w:rsidRDefault="005B6F3C" w:rsidP="00322FD4">
            <w:pPr>
              <w:ind w:firstLine="0"/>
              <w:rPr>
                <w:rFonts w:cs="Arial"/>
                <w:color w:val="000000"/>
                <w:sz w:val="22"/>
              </w:rPr>
            </w:pPr>
            <w:r w:rsidRPr="009721BA">
              <w:rPr>
                <w:rFonts w:cs="Arial"/>
                <w:color w:val="000000"/>
                <w:sz w:val="22"/>
              </w:rPr>
              <w:t xml:space="preserve">Старший Планировщик </w:t>
            </w:r>
            <w:r w:rsidR="002535C0">
              <w:rPr>
                <w:rFonts w:cs="Arial"/>
                <w:color w:val="000000"/>
                <w:sz w:val="22"/>
              </w:rPr>
              <w:t>ТОиР УО</w:t>
            </w:r>
          </w:p>
        </w:tc>
      </w:tr>
      <w:tr w:rsidR="00322FD4" w:rsidRPr="00833E87" w14:paraId="53F62C32"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6CA6951F" w14:textId="29EFAF56" w:rsidR="00322FD4" w:rsidRPr="00833E87" w:rsidRDefault="00322FD4" w:rsidP="00322FD4">
            <w:pPr>
              <w:ind w:firstLine="0"/>
              <w:rPr>
                <w:rFonts w:cs="Arial"/>
                <w:color w:val="000000"/>
                <w:sz w:val="22"/>
              </w:rPr>
            </w:pPr>
            <w:r w:rsidRPr="00833E87">
              <w:rPr>
                <w:rFonts w:cs="Arial"/>
                <w:color w:val="000000"/>
                <w:sz w:val="22"/>
              </w:rPr>
              <w:t xml:space="preserve">ОСТ - </w:t>
            </w:r>
            <w:r w:rsidR="00D16C4B" w:rsidRPr="00833E87">
              <w:rPr>
                <w:rFonts w:cs="Arial"/>
                <w:color w:val="000000"/>
                <w:sz w:val="22"/>
              </w:rPr>
              <w:t>Утвержден в графике ОстРемонта</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4DB3C1BE" w14:textId="6B26328F" w:rsidR="00322FD4" w:rsidRPr="00833E87" w:rsidRDefault="00322FD4" w:rsidP="00A84888">
            <w:pPr>
              <w:ind w:firstLine="0"/>
              <w:rPr>
                <w:rFonts w:cs="Arial"/>
                <w:color w:val="000000"/>
                <w:sz w:val="22"/>
              </w:rPr>
            </w:pPr>
            <w:r w:rsidRPr="00833E87">
              <w:rPr>
                <w:rFonts w:cs="Arial"/>
                <w:color w:val="000000"/>
                <w:sz w:val="22"/>
              </w:rPr>
              <w:t xml:space="preserve">Заказ </w:t>
            </w:r>
            <w:r w:rsidR="00D16C4B" w:rsidRPr="00833E87">
              <w:rPr>
                <w:rFonts w:cs="Arial"/>
                <w:color w:val="000000"/>
                <w:sz w:val="22"/>
              </w:rPr>
              <w:t xml:space="preserve">утвержден </w:t>
            </w:r>
            <w:r w:rsidRPr="00833E87">
              <w:rPr>
                <w:rFonts w:cs="Arial"/>
                <w:color w:val="000000"/>
                <w:sz w:val="22"/>
              </w:rPr>
              <w:t xml:space="preserve">в рамках </w:t>
            </w:r>
            <w:r w:rsidR="00D16C4B" w:rsidRPr="00833E87">
              <w:rPr>
                <w:rFonts w:cs="Arial"/>
                <w:color w:val="000000"/>
                <w:sz w:val="22"/>
              </w:rPr>
              <w:t xml:space="preserve">планирования графика </w:t>
            </w:r>
            <w:r w:rsidRPr="00833E87">
              <w:rPr>
                <w:rFonts w:cs="Arial"/>
                <w:color w:val="000000"/>
                <w:sz w:val="22"/>
              </w:rPr>
              <w:t>остановочного ремонта</w:t>
            </w:r>
          </w:p>
        </w:tc>
        <w:tc>
          <w:tcPr>
            <w:tcW w:w="1525" w:type="pct"/>
            <w:tcBorders>
              <w:top w:val="nil"/>
              <w:left w:val="nil"/>
              <w:bottom w:val="single" w:sz="8" w:space="0" w:color="auto"/>
              <w:right w:val="single" w:sz="12" w:space="0" w:color="auto"/>
            </w:tcBorders>
            <w:vAlign w:val="bottom"/>
          </w:tcPr>
          <w:p w14:paraId="041C7D0E" w14:textId="336E7A42" w:rsidR="00322FD4" w:rsidRPr="00833E87" w:rsidRDefault="00322FD4" w:rsidP="00322FD4">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322FD4" w:rsidRPr="00833E87" w14:paraId="5A04AE4E" w14:textId="7777777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16BA3271" w14:textId="3054F571" w:rsidR="00322FD4" w:rsidRPr="00833E87" w:rsidRDefault="00322FD4" w:rsidP="00322FD4">
            <w:pPr>
              <w:ind w:firstLine="0"/>
              <w:rPr>
                <w:rFonts w:cs="Arial"/>
                <w:color w:val="000000"/>
                <w:sz w:val="22"/>
              </w:rPr>
            </w:pPr>
            <w:r w:rsidRPr="00833E87">
              <w:rPr>
                <w:rFonts w:cs="Arial"/>
                <w:color w:val="000000"/>
                <w:sz w:val="22"/>
              </w:rPr>
              <w:t xml:space="preserve">МПРО – </w:t>
            </w:r>
            <w:r w:rsidR="0039702B" w:rsidRPr="00833E87">
              <w:rPr>
                <w:rFonts w:cs="Arial"/>
                <w:color w:val="000000"/>
                <w:sz w:val="22"/>
              </w:rPr>
              <w:t>Планир-е ОстРемонта выполнено</w:t>
            </w:r>
          </w:p>
          <w:p w14:paraId="0116D9B7" w14:textId="71E91AE8" w:rsidR="00322FD4" w:rsidRPr="00833E87" w:rsidRDefault="00322FD4" w:rsidP="00322FD4">
            <w:pPr>
              <w:ind w:firstLine="0"/>
              <w:rPr>
                <w:rFonts w:cs="Arial"/>
                <w:color w:val="000000"/>
                <w:sz w:val="22"/>
              </w:rPr>
            </w:pP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14:paraId="64AAEDB0" w14:textId="5668AB75" w:rsidR="00322FD4" w:rsidRPr="00833E87" w:rsidRDefault="00322FD4" w:rsidP="00A84888">
            <w:pPr>
              <w:ind w:firstLine="0"/>
              <w:rPr>
                <w:rFonts w:cs="Arial"/>
                <w:color w:val="000000"/>
                <w:sz w:val="22"/>
              </w:rPr>
            </w:pPr>
            <w:r w:rsidRPr="00833E87">
              <w:rPr>
                <w:rFonts w:cs="Arial"/>
                <w:color w:val="000000"/>
                <w:sz w:val="22"/>
              </w:rPr>
              <w:t xml:space="preserve">Планировщики ОР </w:t>
            </w:r>
            <w:r w:rsidR="00292D72">
              <w:rPr>
                <w:rFonts w:cs="Arial"/>
                <w:color w:val="000000"/>
                <w:sz w:val="22"/>
              </w:rPr>
              <w:t>УО</w:t>
            </w:r>
            <w:r w:rsidRPr="00833E87">
              <w:rPr>
                <w:rFonts w:cs="Arial"/>
                <w:color w:val="000000"/>
                <w:sz w:val="22"/>
              </w:rPr>
              <w:t xml:space="preserve"> механики, электрики и метрологии провели планирование остановочных ремонтов</w:t>
            </w:r>
          </w:p>
        </w:tc>
        <w:tc>
          <w:tcPr>
            <w:tcW w:w="1525" w:type="pct"/>
            <w:tcBorders>
              <w:top w:val="nil"/>
              <w:left w:val="nil"/>
              <w:bottom w:val="single" w:sz="8" w:space="0" w:color="auto"/>
              <w:right w:val="single" w:sz="12" w:space="0" w:color="auto"/>
            </w:tcBorders>
            <w:vAlign w:val="bottom"/>
          </w:tcPr>
          <w:p w14:paraId="0C6D593A" w14:textId="08868B50" w:rsidR="00322FD4" w:rsidRPr="00833E87" w:rsidRDefault="00322FD4" w:rsidP="00322FD4">
            <w:pPr>
              <w:ind w:firstLine="0"/>
              <w:rPr>
                <w:rFonts w:cs="Arial"/>
                <w:color w:val="000000"/>
                <w:sz w:val="22"/>
              </w:rPr>
            </w:pPr>
            <w:r w:rsidRPr="00833E87">
              <w:rPr>
                <w:rFonts w:cs="Arial"/>
                <w:color w:val="000000"/>
                <w:sz w:val="22"/>
              </w:rPr>
              <w:t xml:space="preserve">Планировщик ОР </w:t>
            </w:r>
            <w:r w:rsidR="002535C0">
              <w:rPr>
                <w:rFonts w:cs="Arial"/>
                <w:color w:val="000000"/>
                <w:sz w:val="22"/>
              </w:rPr>
              <w:t>УО</w:t>
            </w:r>
          </w:p>
        </w:tc>
      </w:tr>
      <w:tr w:rsidR="00322FD4" w:rsidRPr="00833E87" w14:paraId="7959D035" w14:textId="77777777" w:rsidTr="00762D33">
        <w:trPr>
          <w:cantSplit/>
          <w:trHeight w:val="507"/>
        </w:trPr>
        <w:tc>
          <w:tcPr>
            <w:tcW w:w="1595"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60A5727" w14:textId="2C9B2D71" w:rsidR="00322FD4" w:rsidRPr="00833E87" w:rsidRDefault="00322FD4" w:rsidP="00322FD4">
            <w:pPr>
              <w:ind w:firstLine="0"/>
              <w:rPr>
                <w:rFonts w:cs="Arial"/>
                <w:color w:val="000000"/>
                <w:sz w:val="22"/>
              </w:rPr>
            </w:pPr>
            <w:r w:rsidRPr="00833E87">
              <w:rPr>
                <w:rFonts w:cs="Arial"/>
                <w:color w:val="000000"/>
                <w:sz w:val="22"/>
              </w:rPr>
              <w:t xml:space="preserve">МПРП – </w:t>
            </w:r>
            <w:r w:rsidR="003C5032" w:rsidRPr="00833E87">
              <w:rPr>
                <w:rFonts w:cs="Arial"/>
                <w:color w:val="000000"/>
                <w:sz w:val="22"/>
              </w:rPr>
              <w:t>Планир-е ОстРемонт согласовано</w:t>
            </w:r>
          </w:p>
        </w:tc>
        <w:tc>
          <w:tcPr>
            <w:tcW w:w="188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5BE369A" w14:textId="0E8CFE63" w:rsidR="00322FD4" w:rsidRPr="00833E87" w:rsidRDefault="00322FD4" w:rsidP="00A84888">
            <w:pPr>
              <w:ind w:firstLine="0"/>
              <w:rPr>
                <w:rFonts w:cs="Arial"/>
                <w:color w:val="000000"/>
                <w:sz w:val="22"/>
              </w:rPr>
            </w:pPr>
            <w:r w:rsidRPr="00833E87">
              <w:rPr>
                <w:rFonts w:cs="Arial"/>
                <w:color w:val="000000"/>
                <w:sz w:val="22"/>
              </w:rPr>
              <w:t xml:space="preserve">Старший планировщик ОР </w:t>
            </w:r>
            <w:r w:rsidR="00292D72">
              <w:rPr>
                <w:rFonts w:cs="Arial"/>
                <w:color w:val="000000"/>
                <w:sz w:val="22"/>
              </w:rPr>
              <w:t>УО</w:t>
            </w:r>
            <w:r w:rsidRPr="00833E87">
              <w:rPr>
                <w:rFonts w:cs="Arial"/>
                <w:color w:val="000000"/>
                <w:sz w:val="22"/>
              </w:rPr>
              <w:t xml:space="preserve"> подтверждает </w:t>
            </w:r>
            <w:r w:rsidR="003C5032" w:rsidRPr="00833E87">
              <w:rPr>
                <w:rFonts w:cs="Arial"/>
                <w:color w:val="000000"/>
                <w:sz w:val="22"/>
              </w:rPr>
              <w:t>планирование ОР</w:t>
            </w:r>
            <w:r w:rsidRPr="00833E87">
              <w:rPr>
                <w:rFonts w:cs="Arial"/>
                <w:color w:val="000000"/>
                <w:sz w:val="22"/>
              </w:rPr>
              <w:t xml:space="preserve">, произведенное Планировщиками </w:t>
            </w:r>
            <w:r w:rsidR="002C0559" w:rsidRPr="00833E87">
              <w:rPr>
                <w:rFonts w:cs="Arial"/>
                <w:color w:val="000000"/>
                <w:sz w:val="22"/>
              </w:rPr>
              <w:t xml:space="preserve">ОР </w:t>
            </w:r>
            <w:r w:rsidR="00292D72">
              <w:rPr>
                <w:rFonts w:cs="Arial"/>
                <w:color w:val="000000"/>
                <w:sz w:val="22"/>
              </w:rPr>
              <w:t>УО</w:t>
            </w:r>
          </w:p>
        </w:tc>
        <w:tc>
          <w:tcPr>
            <w:tcW w:w="1525" w:type="pct"/>
            <w:tcBorders>
              <w:top w:val="single" w:sz="8" w:space="0" w:color="auto"/>
              <w:left w:val="nil"/>
              <w:bottom w:val="single" w:sz="8" w:space="0" w:color="auto"/>
              <w:right w:val="single" w:sz="12" w:space="0" w:color="auto"/>
            </w:tcBorders>
            <w:vAlign w:val="bottom"/>
          </w:tcPr>
          <w:p w14:paraId="1D419E12" w14:textId="5207C866" w:rsidR="00322FD4" w:rsidRPr="00833E87" w:rsidRDefault="00322FD4" w:rsidP="00322FD4">
            <w:pPr>
              <w:ind w:firstLine="0"/>
              <w:rPr>
                <w:rFonts w:cs="Arial"/>
                <w:color w:val="000000"/>
                <w:sz w:val="22"/>
              </w:rPr>
            </w:pPr>
            <w:r w:rsidRPr="00833E87">
              <w:rPr>
                <w:rFonts w:cs="Arial"/>
                <w:color w:val="000000"/>
                <w:sz w:val="22"/>
              </w:rPr>
              <w:t xml:space="preserve">Старший планировщик ОР </w:t>
            </w:r>
            <w:r w:rsidR="002535C0">
              <w:rPr>
                <w:rFonts w:cs="Arial"/>
                <w:color w:val="000000"/>
                <w:sz w:val="22"/>
              </w:rPr>
              <w:t>УО</w:t>
            </w:r>
          </w:p>
        </w:tc>
      </w:tr>
      <w:tr w:rsidR="00322FD4" w:rsidRPr="00833E87" w14:paraId="7FD40774" w14:textId="77777777" w:rsidTr="00762D33">
        <w:trPr>
          <w:cantSplit/>
          <w:trHeight w:val="507"/>
        </w:trPr>
        <w:tc>
          <w:tcPr>
            <w:tcW w:w="1595"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C6C9690" w14:textId="0F9FBFE2" w:rsidR="00322FD4" w:rsidRPr="00833E87" w:rsidRDefault="00322FD4" w:rsidP="00322FD4">
            <w:pPr>
              <w:ind w:firstLine="0"/>
              <w:rPr>
                <w:rFonts w:cs="Arial"/>
                <w:color w:val="000000"/>
                <w:sz w:val="22"/>
              </w:rPr>
            </w:pPr>
            <w:r w:rsidRPr="00833E87">
              <w:rPr>
                <w:rFonts w:cs="Arial"/>
                <w:color w:val="000000"/>
                <w:sz w:val="22"/>
              </w:rPr>
              <w:t xml:space="preserve">МПРА – </w:t>
            </w:r>
            <w:r w:rsidR="00D63985" w:rsidRPr="00833E87">
              <w:rPr>
                <w:rFonts w:cs="Arial"/>
                <w:color w:val="000000"/>
                <w:sz w:val="22"/>
              </w:rPr>
              <w:t>Авт планир ОстРемонт выполнено</w:t>
            </w:r>
          </w:p>
          <w:p w14:paraId="78D4AFAC" w14:textId="0EF79DC7" w:rsidR="00322FD4" w:rsidRPr="00833E87" w:rsidRDefault="00322FD4" w:rsidP="00322FD4">
            <w:pPr>
              <w:ind w:firstLine="0"/>
              <w:rPr>
                <w:rFonts w:cs="Arial"/>
                <w:color w:val="000000"/>
                <w:sz w:val="22"/>
              </w:rPr>
            </w:pPr>
          </w:p>
        </w:tc>
        <w:tc>
          <w:tcPr>
            <w:tcW w:w="188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26460F5" w14:textId="7E90F7DF" w:rsidR="00322FD4" w:rsidRPr="003F573B" w:rsidRDefault="00322FD4" w:rsidP="00322FD4">
            <w:pPr>
              <w:ind w:firstLine="0"/>
              <w:rPr>
                <w:rFonts w:cs="Arial"/>
                <w:color w:val="000000"/>
                <w:sz w:val="22"/>
              </w:rPr>
            </w:pPr>
            <w:r w:rsidRPr="00833E87">
              <w:rPr>
                <w:rFonts w:cs="Arial"/>
                <w:color w:val="000000"/>
                <w:sz w:val="22"/>
              </w:rPr>
              <w:t xml:space="preserve">Планировщики ОР </w:t>
            </w:r>
            <w:r w:rsidR="00292D72">
              <w:rPr>
                <w:rFonts w:cs="Arial"/>
                <w:color w:val="000000"/>
                <w:sz w:val="22"/>
              </w:rPr>
              <w:t>УО</w:t>
            </w:r>
            <w:r w:rsidRPr="00833E87">
              <w:rPr>
                <w:rFonts w:cs="Arial"/>
                <w:color w:val="000000"/>
                <w:sz w:val="22"/>
              </w:rPr>
              <w:t xml:space="preserve"> механики, электрики и метрологии запустили процедуру автоматического планирования заказов ТОРО остановочных ремонтов</w:t>
            </w:r>
          </w:p>
        </w:tc>
        <w:tc>
          <w:tcPr>
            <w:tcW w:w="1525" w:type="pct"/>
            <w:tcBorders>
              <w:top w:val="single" w:sz="8" w:space="0" w:color="auto"/>
              <w:left w:val="nil"/>
              <w:bottom w:val="single" w:sz="8" w:space="0" w:color="auto"/>
              <w:right w:val="single" w:sz="12" w:space="0" w:color="auto"/>
            </w:tcBorders>
            <w:vAlign w:val="bottom"/>
          </w:tcPr>
          <w:p w14:paraId="2FE85A11" w14:textId="46A2D8B2" w:rsidR="00322FD4" w:rsidRPr="00C67F25" w:rsidRDefault="00D63985" w:rsidP="00322FD4">
            <w:pPr>
              <w:ind w:firstLine="0"/>
              <w:rPr>
                <w:rFonts w:cs="Arial"/>
                <w:color w:val="000000"/>
                <w:sz w:val="22"/>
              </w:rPr>
            </w:pPr>
            <w:r w:rsidRPr="002D1787">
              <w:rPr>
                <w:rFonts w:cs="Arial"/>
                <w:color w:val="000000"/>
                <w:sz w:val="22"/>
              </w:rPr>
              <w:t>А</w:t>
            </w:r>
            <w:r w:rsidRPr="00C12716">
              <w:rPr>
                <w:rFonts w:cs="Arial"/>
                <w:color w:val="000000"/>
                <w:sz w:val="22"/>
              </w:rPr>
              <w:t>втоматически</w:t>
            </w:r>
          </w:p>
        </w:tc>
      </w:tr>
      <w:tr w:rsidR="00322FD4" w:rsidRPr="00833E87" w14:paraId="646370D0" w14:textId="77777777" w:rsidTr="00762D33">
        <w:trPr>
          <w:cantSplit/>
          <w:trHeight w:val="507"/>
        </w:trPr>
        <w:tc>
          <w:tcPr>
            <w:tcW w:w="1595"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D7BD857" w14:textId="362D40A1" w:rsidR="00322FD4" w:rsidRPr="00833E87" w:rsidRDefault="00322FD4" w:rsidP="00322FD4">
            <w:pPr>
              <w:ind w:firstLine="0"/>
              <w:rPr>
                <w:rFonts w:cs="Arial"/>
                <w:color w:val="000000"/>
                <w:sz w:val="22"/>
              </w:rPr>
            </w:pPr>
            <w:r w:rsidRPr="00833E87">
              <w:rPr>
                <w:rFonts w:cs="Arial"/>
                <w:color w:val="000000"/>
                <w:sz w:val="22"/>
              </w:rPr>
              <w:t>НПРН – работы не приняты</w:t>
            </w:r>
          </w:p>
        </w:tc>
        <w:tc>
          <w:tcPr>
            <w:tcW w:w="188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3274CC3" w14:textId="011536AA" w:rsidR="00322FD4" w:rsidRPr="00833E87" w:rsidRDefault="00322FD4" w:rsidP="00322FD4">
            <w:pPr>
              <w:ind w:firstLine="0"/>
              <w:rPr>
                <w:rFonts w:cs="Arial"/>
                <w:color w:val="000000"/>
                <w:sz w:val="22"/>
              </w:rPr>
            </w:pPr>
            <w:r w:rsidRPr="00833E87">
              <w:rPr>
                <w:rFonts w:cs="Arial"/>
                <w:color w:val="000000"/>
                <w:sz w:val="22"/>
              </w:rPr>
              <w:t>Устанавливается, если работы по мероприятию ТОРО не приняты, требуется повторное планирование мероприятия</w:t>
            </w:r>
          </w:p>
        </w:tc>
        <w:tc>
          <w:tcPr>
            <w:tcW w:w="1525" w:type="pct"/>
            <w:tcBorders>
              <w:top w:val="single" w:sz="8" w:space="0" w:color="auto"/>
              <w:left w:val="nil"/>
              <w:bottom w:val="single" w:sz="8" w:space="0" w:color="auto"/>
              <w:right w:val="single" w:sz="12" w:space="0" w:color="auto"/>
            </w:tcBorders>
            <w:vAlign w:val="bottom"/>
          </w:tcPr>
          <w:p w14:paraId="15B88F70" w14:textId="1A821DC0" w:rsidR="00322FD4" w:rsidRPr="00833E87" w:rsidRDefault="00322FD4" w:rsidP="00322FD4">
            <w:pPr>
              <w:ind w:firstLine="0"/>
              <w:rPr>
                <w:rFonts w:cs="Arial"/>
                <w:color w:val="000000"/>
                <w:sz w:val="22"/>
              </w:rPr>
            </w:pPr>
            <w:r w:rsidRPr="00833E87">
              <w:rPr>
                <w:rFonts w:cs="Arial"/>
                <w:color w:val="000000"/>
                <w:sz w:val="22"/>
              </w:rPr>
              <w:t xml:space="preserve">Инженер </w:t>
            </w:r>
            <w:r w:rsidR="002535C0">
              <w:rPr>
                <w:rFonts w:cs="Arial"/>
                <w:color w:val="000000"/>
                <w:sz w:val="22"/>
              </w:rPr>
              <w:t>ТОиР УО</w:t>
            </w:r>
          </w:p>
        </w:tc>
      </w:tr>
      <w:tr w:rsidR="00322FD4" w:rsidRPr="00833E87" w14:paraId="73ADE8F8" w14:textId="77777777" w:rsidTr="00762D33">
        <w:trPr>
          <w:cantSplit/>
          <w:trHeight w:val="507"/>
        </w:trPr>
        <w:tc>
          <w:tcPr>
            <w:tcW w:w="1595"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B6FBD9D" w14:textId="444DB1C1" w:rsidR="00322FD4" w:rsidRPr="00833E87" w:rsidRDefault="00322FD4" w:rsidP="00322FD4">
            <w:pPr>
              <w:ind w:firstLine="0"/>
              <w:rPr>
                <w:rFonts w:cs="Arial"/>
                <w:color w:val="000000"/>
                <w:sz w:val="22"/>
              </w:rPr>
            </w:pPr>
            <w:r w:rsidRPr="00833E87">
              <w:rPr>
                <w:rFonts w:cs="Arial"/>
                <w:color w:val="000000"/>
                <w:sz w:val="22"/>
              </w:rPr>
              <w:t>СРОЧ – Срочная закупка</w:t>
            </w:r>
          </w:p>
        </w:tc>
        <w:tc>
          <w:tcPr>
            <w:tcW w:w="188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8CA2F6B" w14:textId="79659E45" w:rsidR="00322FD4" w:rsidRPr="00833E87" w:rsidRDefault="00322FD4" w:rsidP="00322FD4">
            <w:pPr>
              <w:ind w:firstLine="0"/>
              <w:rPr>
                <w:rFonts w:cs="Arial"/>
                <w:color w:val="000000"/>
                <w:sz w:val="22"/>
              </w:rPr>
            </w:pPr>
            <w:r w:rsidRPr="00833E87">
              <w:rPr>
                <w:rFonts w:cs="Arial"/>
                <w:color w:val="000000"/>
                <w:sz w:val="22"/>
              </w:rPr>
              <w:t>Устанавливается автоматически, если дата потребности раньше чем дата поставки МТР</w:t>
            </w:r>
          </w:p>
        </w:tc>
        <w:tc>
          <w:tcPr>
            <w:tcW w:w="1525" w:type="pct"/>
            <w:tcBorders>
              <w:top w:val="single" w:sz="8" w:space="0" w:color="auto"/>
              <w:left w:val="nil"/>
              <w:bottom w:val="single" w:sz="8" w:space="0" w:color="auto"/>
              <w:right w:val="single" w:sz="12" w:space="0" w:color="auto"/>
            </w:tcBorders>
            <w:vAlign w:val="bottom"/>
          </w:tcPr>
          <w:p w14:paraId="4F89C741" w14:textId="73A91AAB" w:rsidR="00322FD4" w:rsidRPr="00833E87" w:rsidRDefault="00322FD4" w:rsidP="00322FD4">
            <w:pPr>
              <w:ind w:firstLine="0"/>
              <w:rPr>
                <w:rFonts w:cs="Arial"/>
                <w:color w:val="000000"/>
                <w:sz w:val="22"/>
              </w:rPr>
            </w:pPr>
            <w:r w:rsidRPr="00833E87">
              <w:rPr>
                <w:rFonts w:cs="Arial"/>
                <w:color w:val="000000"/>
                <w:sz w:val="22"/>
              </w:rPr>
              <w:t>При сохранении заказа ТОРО</w:t>
            </w:r>
          </w:p>
        </w:tc>
      </w:tr>
      <w:tr w:rsidR="00D17A52" w:rsidRPr="00833E87" w14:paraId="5358AF75" w14:textId="77777777" w:rsidTr="00762D33">
        <w:trPr>
          <w:cantSplit/>
          <w:trHeight w:val="507"/>
        </w:trPr>
        <w:tc>
          <w:tcPr>
            <w:tcW w:w="1595"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0AE43BB" w14:textId="798F3C59" w:rsidR="00D17A52" w:rsidRPr="009721BA" w:rsidRDefault="00D17A52" w:rsidP="00322FD4">
            <w:pPr>
              <w:ind w:firstLine="0"/>
              <w:rPr>
                <w:rFonts w:cs="Arial"/>
                <w:color w:val="000000"/>
                <w:sz w:val="22"/>
              </w:rPr>
            </w:pPr>
            <w:r w:rsidRPr="009721BA">
              <w:rPr>
                <w:rFonts w:cs="Arial"/>
                <w:color w:val="000000"/>
                <w:sz w:val="22"/>
              </w:rPr>
              <w:t xml:space="preserve">НДСГ - </w:t>
            </w:r>
            <w:r w:rsidRPr="002D1787">
              <w:rPr>
                <w:rFonts w:cs="Arial"/>
                <w:color w:val="000000"/>
                <w:sz w:val="22"/>
              </w:rPr>
              <w:t>Наряд-допуск согласован</w:t>
            </w:r>
          </w:p>
        </w:tc>
        <w:tc>
          <w:tcPr>
            <w:tcW w:w="188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8694EAD" w14:textId="4B80B821" w:rsidR="00D17A52" w:rsidRPr="009721BA" w:rsidRDefault="00D17A52" w:rsidP="00322FD4">
            <w:pPr>
              <w:ind w:firstLine="0"/>
              <w:rPr>
                <w:rFonts w:cs="Arial"/>
                <w:color w:val="000000"/>
                <w:sz w:val="22"/>
              </w:rPr>
            </w:pPr>
            <w:r w:rsidRPr="002D1787">
              <w:rPr>
                <w:rFonts w:cs="Arial"/>
                <w:color w:val="000000"/>
                <w:sz w:val="22"/>
              </w:rPr>
              <w:t>Устанавливается</w:t>
            </w:r>
            <w:r w:rsidRPr="00C12716">
              <w:rPr>
                <w:rFonts w:cs="Arial"/>
                <w:color w:val="000000"/>
                <w:sz w:val="22"/>
              </w:rPr>
              <w:t xml:space="preserve"> вручную</w:t>
            </w:r>
            <w:r w:rsidRPr="00C67F25">
              <w:rPr>
                <w:rFonts w:cs="Arial"/>
                <w:color w:val="000000"/>
                <w:sz w:val="22"/>
              </w:rPr>
              <w:t xml:space="preserve">, </w:t>
            </w:r>
            <w:r w:rsidRPr="00E36DE0">
              <w:rPr>
                <w:rFonts w:cs="Arial"/>
                <w:color w:val="000000"/>
                <w:sz w:val="22"/>
              </w:rPr>
              <w:t>если</w:t>
            </w:r>
            <w:r w:rsidR="004966F7" w:rsidRPr="009721BA">
              <w:rPr>
                <w:rFonts w:cs="Arial"/>
                <w:color w:val="000000"/>
                <w:sz w:val="22"/>
              </w:rPr>
              <w:t xml:space="preserve"> все</w:t>
            </w:r>
            <w:r w:rsidRPr="002D1787">
              <w:rPr>
                <w:rFonts w:cs="Arial"/>
                <w:color w:val="000000"/>
                <w:sz w:val="22"/>
              </w:rPr>
              <w:t xml:space="preserve"> </w:t>
            </w:r>
            <w:r w:rsidRPr="00C12716">
              <w:rPr>
                <w:rFonts w:cs="Arial"/>
                <w:color w:val="000000"/>
                <w:sz w:val="22"/>
              </w:rPr>
              <w:t>н</w:t>
            </w:r>
            <w:r w:rsidRPr="00C67F25">
              <w:rPr>
                <w:rFonts w:cs="Arial"/>
                <w:color w:val="000000"/>
                <w:sz w:val="22"/>
              </w:rPr>
              <w:t>аряд</w:t>
            </w:r>
            <w:r w:rsidR="004966F7" w:rsidRPr="009721BA">
              <w:rPr>
                <w:rFonts w:cs="Arial"/>
                <w:color w:val="000000"/>
                <w:sz w:val="22"/>
              </w:rPr>
              <w:t>ы</w:t>
            </w:r>
            <w:r w:rsidRPr="002D1787">
              <w:rPr>
                <w:rFonts w:cs="Arial"/>
                <w:color w:val="000000"/>
                <w:sz w:val="22"/>
              </w:rPr>
              <w:t>-допуск</w:t>
            </w:r>
            <w:r w:rsidR="004966F7" w:rsidRPr="009721BA">
              <w:rPr>
                <w:rFonts w:cs="Arial"/>
                <w:color w:val="000000"/>
                <w:sz w:val="22"/>
              </w:rPr>
              <w:t>и в рамках заказа</w:t>
            </w:r>
            <w:r w:rsidRPr="002D1787">
              <w:rPr>
                <w:rFonts w:cs="Arial"/>
                <w:color w:val="000000"/>
                <w:sz w:val="22"/>
              </w:rPr>
              <w:t xml:space="preserve"> согласован</w:t>
            </w:r>
            <w:r w:rsidR="004966F7" w:rsidRPr="009721BA">
              <w:rPr>
                <w:rFonts w:cs="Arial"/>
                <w:color w:val="000000"/>
                <w:sz w:val="22"/>
              </w:rPr>
              <w:t>ы</w:t>
            </w:r>
          </w:p>
        </w:tc>
        <w:tc>
          <w:tcPr>
            <w:tcW w:w="1525" w:type="pct"/>
            <w:tcBorders>
              <w:top w:val="single" w:sz="8" w:space="0" w:color="auto"/>
              <w:left w:val="nil"/>
              <w:bottom w:val="single" w:sz="8" w:space="0" w:color="auto"/>
              <w:right w:val="single" w:sz="12" w:space="0" w:color="auto"/>
            </w:tcBorders>
            <w:vAlign w:val="bottom"/>
          </w:tcPr>
          <w:p w14:paraId="1AFC1259" w14:textId="032EEDCC" w:rsidR="00D17A52" w:rsidRPr="009721BA" w:rsidRDefault="004966F7" w:rsidP="00A84888">
            <w:pPr>
              <w:ind w:firstLine="0"/>
              <w:rPr>
                <w:rFonts w:cs="Arial"/>
                <w:color w:val="000000"/>
                <w:sz w:val="22"/>
              </w:rPr>
            </w:pPr>
            <w:r w:rsidRPr="009721BA">
              <w:rPr>
                <w:rFonts w:cs="Arial"/>
                <w:color w:val="000000"/>
                <w:sz w:val="22"/>
              </w:rPr>
              <w:t>Согласующий ОТПБиЭ</w:t>
            </w:r>
          </w:p>
        </w:tc>
      </w:tr>
      <w:tr w:rsidR="00C84F21" w:rsidRPr="00585EA7" w14:paraId="0F2042F8" w14:textId="77777777" w:rsidTr="00762D33">
        <w:trPr>
          <w:cantSplit/>
          <w:trHeight w:val="507"/>
        </w:trPr>
        <w:tc>
          <w:tcPr>
            <w:tcW w:w="1595"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5D012CC" w14:textId="5F6B166A" w:rsidR="00C84F21" w:rsidRPr="009721BA" w:rsidRDefault="00C84F21" w:rsidP="00322FD4">
            <w:pPr>
              <w:ind w:firstLine="0"/>
              <w:rPr>
                <w:rFonts w:cs="Arial"/>
                <w:color w:val="000000"/>
                <w:sz w:val="22"/>
              </w:rPr>
            </w:pPr>
            <w:r w:rsidRPr="009721BA">
              <w:rPr>
                <w:rFonts w:cs="Arial"/>
                <w:color w:val="000000"/>
                <w:sz w:val="22"/>
              </w:rPr>
              <w:t xml:space="preserve">КРМТ - </w:t>
            </w:r>
            <w:r w:rsidRPr="002D1787">
              <w:rPr>
                <w:rFonts w:cs="Arial"/>
                <w:color w:val="000000"/>
                <w:sz w:val="22"/>
              </w:rPr>
              <w:t>Капитализируемый ремонт</w:t>
            </w:r>
          </w:p>
        </w:tc>
        <w:tc>
          <w:tcPr>
            <w:tcW w:w="188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A6DD847" w14:textId="607B1876" w:rsidR="00C84F21" w:rsidRPr="009721BA" w:rsidRDefault="00C84F21" w:rsidP="00A84888">
            <w:pPr>
              <w:ind w:firstLine="0"/>
              <w:rPr>
                <w:rFonts w:cs="Arial"/>
                <w:color w:val="000000"/>
                <w:sz w:val="22"/>
              </w:rPr>
            </w:pPr>
            <w:r w:rsidRPr="009721BA">
              <w:rPr>
                <w:rFonts w:cs="Arial"/>
                <w:color w:val="000000"/>
                <w:sz w:val="22"/>
              </w:rPr>
              <w:t>Устанавливается автоматически/вручную, если заказ по условиям периодичности/воздействию и плановой стоимости подпадает под критерии капитализируемости</w:t>
            </w:r>
          </w:p>
        </w:tc>
        <w:tc>
          <w:tcPr>
            <w:tcW w:w="1525" w:type="pct"/>
            <w:tcBorders>
              <w:top w:val="single" w:sz="8" w:space="0" w:color="auto"/>
              <w:left w:val="nil"/>
              <w:bottom w:val="single" w:sz="8" w:space="0" w:color="auto"/>
              <w:right w:val="single" w:sz="12" w:space="0" w:color="auto"/>
            </w:tcBorders>
            <w:vAlign w:val="bottom"/>
          </w:tcPr>
          <w:p w14:paraId="36325D80" w14:textId="77777777" w:rsidR="00C84F21" w:rsidRPr="009721BA" w:rsidRDefault="00C84F21" w:rsidP="004966F7">
            <w:pPr>
              <w:ind w:firstLine="0"/>
              <w:rPr>
                <w:rFonts w:cs="Arial"/>
                <w:color w:val="000000"/>
                <w:sz w:val="22"/>
              </w:rPr>
            </w:pPr>
            <w:r w:rsidRPr="009721BA">
              <w:rPr>
                <w:rFonts w:cs="Arial"/>
                <w:color w:val="000000"/>
                <w:sz w:val="22"/>
              </w:rPr>
              <w:t>Автоматически</w:t>
            </w:r>
          </w:p>
          <w:p w14:paraId="230EF02A" w14:textId="47EDC683" w:rsidR="00C84F21" w:rsidRPr="009721BA" w:rsidRDefault="00C84F21" w:rsidP="004966F7">
            <w:pPr>
              <w:ind w:firstLine="0"/>
              <w:rPr>
                <w:rFonts w:cs="Arial"/>
                <w:color w:val="000000"/>
                <w:sz w:val="22"/>
              </w:rPr>
            </w:pPr>
            <w:r w:rsidRPr="009721BA">
              <w:rPr>
                <w:rFonts w:cs="Arial"/>
                <w:color w:val="000000"/>
                <w:sz w:val="22"/>
              </w:rPr>
              <w:t xml:space="preserve">Планировщик ОР </w:t>
            </w:r>
            <w:r w:rsidR="00292D72">
              <w:rPr>
                <w:rFonts w:cs="Arial"/>
                <w:color w:val="000000"/>
                <w:sz w:val="22"/>
              </w:rPr>
              <w:t>УО</w:t>
            </w:r>
          </w:p>
        </w:tc>
      </w:tr>
    </w:tbl>
    <w:p w14:paraId="05957FE3" w14:textId="43287C0C" w:rsidR="00762D33" w:rsidRPr="009721BA" w:rsidDel="00DE6754" w:rsidRDefault="00762D33" w:rsidP="00762D33">
      <w:pPr>
        <w:spacing w:after="200" w:line="276" w:lineRule="auto"/>
        <w:jc w:val="left"/>
        <w:rPr>
          <w:del w:id="2720" w:author="Попова Дарья" w:date="2020-07-21T18:31:00Z"/>
          <w:rFonts w:eastAsia="Calibri" w:cs="Arial"/>
        </w:rPr>
      </w:pPr>
    </w:p>
    <w:p w14:paraId="5357DA0A" w14:textId="3D7D123D" w:rsidR="00762D33" w:rsidRPr="00B153FA" w:rsidRDefault="00762D33" w:rsidP="00762D33">
      <w:pPr>
        <w:spacing w:after="200" w:line="276" w:lineRule="auto"/>
        <w:jc w:val="right"/>
        <w:rPr>
          <w:rFonts w:eastAsia="Calibri" w:cs="Arial"/>
          <w:b/>
          <w:sz w:val="22"/>
        </w:rPr>
      </w:pPr>
      <w:r w:rsidRPr="00B153FA">
        <w:rPr>
          <w:rFonts w:cs="Arial"/>
          <w:b/>
          <w:sz w:val="22"/>
        </w:rPr>
        <w:t xml:space="preserve">Таблица </w:t>
      </w:r>
      <w:r w:rsidRPr="00B153FA">
        <w:rPr>
          <w:rFonts w:cs="Arial"/>
          <w:b/>
          <w:sz w:val="22"/>
        </w:rPr>
        <w:fldChar w:fldCharType="begin"/>
      </w:r>
      <w:r w:rsidRPr="00B153FA">
        <w:rPr>
          <w:rFonts w:cs="Arial"/>
          <w:b/>
          <w:sz w:val="22"/>
        </w:rPr>
        <w:instrText xml:space="preserve"> SEQ Таблица \* ARABIC </w:instrText>
      </w:r>
      <w:r w:rsidRPr="00B153FA">
        <w:rPr>
          <w:rFonts w:cs="Arial"/>
          <w:b/>
          <w:sz w:val="22"/>
        </w:rPr>
        <w:fldChar w:fldCharType="separate"/>
      </w:r>
      <w:r w:rsidR="00E24180">
        <w:rPr>
          <w:rFonts w:cs="Arial"/>
          <w:b/>
          <w:noProof/>
          <w:sz w:val="22"/>
        </w:rPr>
        <w:t>19</w:t>
      </w:r>
      <w:r w:rsidRPr="00B153FA">
        <w:rPr>
          <w:rFonts w:cs="Arial"/>
          <w:b/>
          <w:sz w:val="22"/>
        </w:rPr>
        <w:fldChar w:fldCharType="end"/>
      </w:r>
      <w:r w:rsidRPr="00B57F61">
        <w:rPr>
          <w:rFonts w:cs="Arial"/>
          <w:b/>
          <w:sz w:val="22"/>
        </w:rPr>
        <w:t xml:space="preserve">. </w:t>
      </w:r>
      <w:r w:rsidRPr="00B153FA">
        <w:rPr>
          <w:rFonts w:eastAsia="Calibri" w:cs="Arial"/>
          <w:b/>
          <w:sz w:val="22"/>
        </w:rPr>
        <w:t>Статусная схема PM_ORDER</w:t>
      </w:r>
    </w:p>
    <w:tbl>
      <w:tblPr>
        <w:tblW w:w="5000" w:type="pct"/>
        <w:tblCellMar>
          <w:left w:w="0" w:type="dxa"/>
          <w:right w:w="0" w:type="dxa"/>
        </w:tblCellMar>
        <w:tblLook w:val="04A0" w:firstRow="1" w:lastRow="0" w:firstColumn="1" w:lastColumn="0" w:noHBand="0" w:noVBand="1"/>
      </w:tblPr>
      <w:tblGrid>
        <w:gridCol w:w="3509"/>
        <w:gridCol w:w="6667"/>
      </w:tblGrid>
      <w:tr w:rsidR="00762D33" w:rsidRPr="007008A3" w14:paraId="233DCBE6" w14:textId="77777777" w:rsidTr="00762D33">
        <w:trPr>
          <w:cantSplit/>
          <w:trHeight w:val="397"/>
          <w:tblHeader/>
        </w:trPr>
        <w:tc>
          <w:tcPr>
            <w:tcW w:w="1724"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14:paraId="6C54A2C6" w14:textId="77777777" w:rsidR="00762D33" w:rsidRPr="00B153FA" w:rsidRDefault="00762D33" w:rsidP="00762D33">
            <w:pPr>
              <w:ind w:firstLine="19"/>
              <w:jc w:val="center"/>
              <w:rPr>
                <w:rFonts w:cs="Arial"/>
                <w:b/>
                <w:bCs/>
                <w:color w:val="000000"/>
                <w:sz w:val="20"/>
                <w:szCs w:val="20"/>
              </w:rPr>
            </w:pPr>
            <w:r w:rsidRPr="00B153FA">
              <w:rPr>
                <w:rFonts w:cs="Arial"/>
                <w:b/>
                <w:bCs/>
                <w:color w:val="000000"/>
                <w:sz w:val="20"/>
                <w:szCs w:val="20"/>
              </w:rPr>
              <w:t xml:space="preserve">Порядковый № </w:t>
            </w:r>
          </w:p>
          <w:p w14:paraId="05F56A6A" w14:textId="77777777" w:rsidR="00762D33" w:rsidRPr="00B153FA" w:rsidRDefault="00762D33" w:rsidP="00762D33">
            <w:pPr>
              <w:ind w:firstLine="19"/>
              <w:jc w:val="center"/>
              <w:rPr>
                <w:rFonts w:cs="Arial"/>
                <w:b/>
                <w:bCs/>
                <w:color w:val="000000"/>
                <w:sz w:val="20"/>
                <w:szCs w:val="20"/>
              </w:rPr>
            </w:pPr>
            <w:r w:rsidRPr="00B153FA">
              <w:rPr>
                <w:rFonts w:cs="Arial"/>
                <w:bCs/>
                <w:color w:val="000000"/>
                <w:sz w:val="20"/>
                <w:szCs w:val="20"/>
              </w:rPr>
              <w:t>(для «статусов без порядкового номера» не заполняется)</w:t>
            </w:r>
          </w:p>
        </w:tc>
        <w:tc>
          <w:tcPr>
            <w:tcW w:w="3276"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14:paraId="330007F3" w14:textId="77777777" w:rsidR="00762D33" w:rsidRPr="00B153FA" w:rsidRDefault="00762D33" w:rsidP="00762D33">
            <w:pPr>
              <w:ind w:firstLine="19"/>
              <w:jc w:val="center"/>
              <w:rPr>
                <w:rFonts w:cs="Arial"/>
                <w:b/>
                <w:bCs/>
                <w:color w:val="000000"/>
                <w:sz w:val="20"/>
                <w:szCs w:val="20"/>
              </w:rPr>
            </w:pPr>
            <w:r w:rsidRPr="00B153FA">
              <w:rPr>
                <w:rFonts w:cs="Arial"/>
                <w:b/>
                <w:bCs/>
                <w:color w:val="000000"/>
                <w:sz w:val="20"/>
                <w:szCs w:val="20"/>
              </w:rPr>
              <w:t>Статус</w:t>
            </w:r>
          </w:p>
        </w:tc>
      </w:tr>
      <w:tr w:rsidR="00B12CE4" w:rsidRPr="009A4F26" w14:paraId="601A3E77" w14:textId="77777777" w:rsidTr="00762D33">
        <w:trPr>
          <w:cantSplit/>
        </w:trPr>
        <w:tc>
          <w:tcPr>
            <w:tcW w:w="1724"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14:paraId="14C3E922" w14:textId="0CBC0C6B" w:rsidR="00B12CE4" w:rsidRPr="00C67F25" w:rsidRDefault="00B12CE4" w:rsidP="00B12CE4">
            <w:pPr>
              <w:ind w:firstLine="19"/>
              <w:jc w:val="right"/>
              <w:rPr>
                <w:rFonts w:cs="Arial"/>
                <w:color w:val="000000"/>
                <w:sz w:val="20"/>
                <w:szCs w:val="20"/>
              </w:rPr>
            </w:pPr>
            <w:r w:rsidRPr="002D1787">
              <w:rPr>
                <w:rFonts w:cs="Arial"/>
                <w:color w:val="000000"/>
                <w:sz w:val="20"/>
                <w:szCs w:val="20"/>
              </w:rPr>
              <w:t>1</w:t>
            </w:r>
          </w:p>
        </w:tc>
        <w:tc>
          <w:tcPr>
            <w:tcW w:w="3276" w:type="pct"/>
            <w:tcBorders>
              <w:top w:val="nil"/>
              <w:left w:val="nil"/>
              <w:bottom w:val="single" w:sz="8" w:space="0" w:color="auto"/>
              <w:right w:val="single" w:sz="12" w:space="0" w:color="auto"/>
            </w:tcBorders>
            <w:tcMar>
              <w:top w:w="0" w:type="dxa"/>
              <w:left w:w="108" w:type="dxa"/>
              <w:bottom w:w="0" w:type="dxa"/>
              <w:right w:w="108" w:type="dxa"/>
            </w:tcMar>
            <w:vAlign w:val="bottom"/>
          </w:tcPr>
          <w:p w14:paraId="3AD38821" w14:textId="25352B28" w:rsidR="00B12CE4" w:rsidRPr="00C12716" w:rsidRDefault="00B12CE4" w:rsidP="00B12CE4">
            <w:pPr>
              <w:ind w:firstLine="19"/>
              <w:jc w:val="left"/>
              <w:rPr>
                <w:rFonts w:cs="Arial"/>
                <w:color w:val="000000"/>
                <w:sz w:val="20"/>
                <w:szCs w:val="20"/>
              </w:rPr>
            </w:pPr>
            <w:r w:rsidRPr="009721BA">
              <w:rPr>
                <w:rFonts w:cs="Arial"/>
                <w:color w:val="000000"/>
                <w:sz w:val="20"/>
                <w:szCs w:val="20"/>
              </w:rPr>
              <w:t>ПЛАН - Планируется</w:t>
            </w:r>
          </w:p>
        </w:tc>
      </w:tr>
      <w:tr w:rsidR="00B12CE4" w:rsidRPr="009A4F26" w14:paraId="2B3E5B89"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9DB4B52" w14:textId="03C55F8C" w:rsidR="00B12CE4" w:rsidRPr="00C67F25" w:rsidRDefault="00B12CE4" w:rsidP="00B12CE4">
            <w:pPr>
              <w:ind w:firstLine="19"/>
              <w:jc w:val="right"/>
              <w:rPr>
                <w:rFonts w:cs="Arial"/>
                <w:color w:val="000000"/>
                <w:sz w:val="20"/>
                <w:szCs w:val="20"/>
              </w:rPr>
            </w:pPr>
            <w:r w:rsidRPr="002D1787">
              <w:rPr>
                <w:rFonts w:cs="Arial"/>
                <w:color w:val="000000"/>
                <w:sz w:val="20"/>
                <w:szCs w:val="20"/>
              </w:rPr>
              <w:t>2</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CE57ECE" w14:textId="31601FC8" w:rsidR="00B12CE4" w:rsidRPr="002D1787" w:rsidRDefault="00B12CE4" w:rsidP="00B12CE4">
            <w:pPr>
              <w:ind w:firstLine="19"/>
              <w:jc w:val="left"/>
              <w:rPr>
                <w:rFonts w:cs="Arial"/>
                <w:color w:val="000000"/>
                <w:sz w:val="20"/>
                <w:szCs w:val="20"/>
              </w:rPr>
            </w:pPr>
            <w:r w:rsidRPr="009721BA">
              <w:rPr>
                <w:rFonts w:cs="Arial"/>
                <w:color w:val="000000"/>
                <w:sz w:val="20"/>
                <w:szCs w:val="20"/>
              </w:rPr>
              <w:t>СГПЛ - Отпр на согл Пл ТОиР БЕ ГОК</w:t>
            </w:r>
          </w:p>
        </w:tc>
      </w:tr>
      <w:tr w:rsidR="00B12CE4" w:rsidRPr="009A4F26" w14:paraId="7B24EDE1"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24A612D" w14:textId="4FB00F5A" w:rsidR="00B12CE4" w:rsidRPr="00C67F25" w:rsidRDefault="00B12CE4" w:rsidP="00B12CE4">
            <w:pPr>
              <w:ind w:firstLine="19"/>
              <w:jc w:val="right"/>
              <w:rPr>
                <w:rFonts w:cs="Arial"/>
                <w:color w:val="000000"/>
                <w:sz w:val="20"/>
                <w:szCs w:val="20"/>
              </w:rPr>
            </w:pPr>
            <w:r w:rsidRPr="002D1787">
              <w:rPr>
                <w:rFonts w:cs="Arial"/>
                <w:color w:val="000000"/>
                <w:sz w:val="20"/>
                <w:szCs w:val="20"/>
              </w:rPr>
              <w:t>3</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A7EBCFC" w14:textId="77D1C4FB" w:rsidR="00B12CE4" w:rsidRPr="002D1787" w:rsidRDefault="00B12CE4" w:rsidP="00B12CE4">
            <w:pPr>
              <w:ind w:firstLine="19"/>
              <w:jc w:val="left"/>
              <w:rPr>
                <w:rFonts w:cs="Arial"/>
                <w:color w:val="000000"/>
                <w:sz w:val="20"/>
                <w:szCs w:val="20"/>
              </w:rPr>
            </w:pPr>
            <w:r w:rsidRPr="009721BA">
              <w:rPr>
                <w:rFonts w:cs="Arial"/>
                <w:color w:val="000000"/>
                <w:sz w:val="20"/>
                <w:szCs w:val="20"/>
              </w:rPr>
              <w:t>ССПЛ - Cогл Ст Пл ТОиР БЕ ГОК</w:t>
            </w:r>
          </w:p>
        </w:tc>
      </w:tr>
      <w:tr w:rsidR="00B12CE4" w:rsidRPr="009A4F26" w14:paraId="5ABCAE71"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2C6C4E0" w14:textId="457EBE21" w:rsidR="00B12CE4" w:rsidRPr="00C67F25" w:rsidRDefault="00B12CE4" w:rsidP="00B12CE4">
            <w:pPr>
              <w:ind w:firstLine="19"/>
              <w:jc w:val="right"/>
              <w:rPr>
                <w:rFonts w:cs="Arial"/>
                <w:color w:val="000000"/>
                <w:sz w:val="20"/>
                <w:szCs w:val="20"/>
              </w:rPr>
            </w:pPr>
            <w:r w:rsidRPr="002D1787">
              <w:rPr>
                <w:rFonts w:cs="Arial"/>
                <w:color w:val="000000"/>
                <w:sz w:val="20"/>
                <w:szCs w:val="20"/>
              </w:rPr>
              <w:t>4</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E7BB432" w14:textId="681C802B" w:rsidR="00B12CE4" w:rsidRPr="009A4F26" w:rsidRDefault="00B12CE4" w:rsidP="00B12CE4">
            <w:pPr>
              <w:ind w:firstLine="19"/>
              <w:jc w:val="left"/>
              <w:rPr>
                <w:rFonts w:cs="Arial"/>
                <w:color w:val="000000"/>
                <w:sz w:val="20"/>
                <w:szCs w:val="20"/>
              </w:rPr>
            </w:pPr>
            <w:r w:rsidRPr="009721BA">
              <w:rPr>
                <w:rFonts w:cs="Arial"/>
                <w:color w:val="000000"/>
                <w:sz w:val="20"/>
                <w:szCs w:val="20"/>
              </w:rPr>
              <w:t>СГГС - Согл Гл спец ТОиР БЕ ГОК</w:t>
            </w:r>
          </w:p>
        </w:tc>
      </w:tr>
      <w:tr w:rsidR="00B12CE4" w:rsidRPr="009A4F26" w14:paraId="3A9BFAEB"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37CFB72"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CC70873" w14:textId="1B02F2ED" w:rsidR="00B12CE4" w:rsidRPr="00C12716" w:rsidRDefault="00B12CE4" w:rsidP="00B12CE4">
            <w:pPr>
              <w:ind w:firstLine="19"/>
              <w:jc w:val="left"/>
              <w:rPr>
                <w:rFonts w:cs="Arial"/>
                <w:color w:val="000000"/>
                <w:sz w:val="20"/>
                <w:szCs w:val="20"/>
              </w:rPr>
            </w:pPr>
            <w:r w:rsidRPr="009721BA">
              <w:rPr>
                <w:rFonts w:cs="Arial"/>
                <w:color w:val="000000"/>
                <w:sz w:val="20"/>
                <w:szCs w:val="20"/>
              </w:rPr>
              <w:t>ГОД - Заказ включен в годовой план</w:t>
            </w:r>
          </w:p>
        </w:tc>
      </w:tr>
      <w:tr w:rsidR="00B12CE4" w:rsidRPr="009A4F26" w14:paraId="53DB5863"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CF5ECBB"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1876FDD" w14:textId="13607ADD" w:rsidR="00B12CE4" w:rsidRPr="00C67F25" w:rsidRDefault="00B12CE4" w:rsidP="00B12CE4">
            <w:pPr>
              <w:ind w:firstLine="19"/>
              <w:jc w:val="left"/>
              <w:rPr>
                <w:rFonts w:cs="Arial"/>
                <w:color w:val="000000"/>
                <w:sz w:val="20"/>
                <w:szCs w:val="20"/>
              </w:rPr>
            </w:pPr>
            <w:r w:rsidRPr="009721BA">
              <w:rPr>
                <w:rFonts w:cs="Arial"/>
                <w:color w:val="000000"/>
                <w:sz w:val="20"/>
                <w:szCs w:val="20"/>
              </w:rPr>
              <w:t>УТВГ - Утвержден в программе ремонтов</w:t>
            </w:r>
          </w:p>
        </w:tc>
      </w:tr>
      <w:tr w:rsidR="00B12CE4" w:rsidRPr="009A4F26" w14:paraId="7F4A271C"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0DAA569"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F085FA5" w14:textId="77562256" w:rsidR="00B12CE4" w:rsidRPr="00C12716" w:rsidRDefault="00B12CE4" w:rsidP="00B12CE4">
            <w:pPr>
              <w:ind w:firstLine="19"/>
              <w:jc w:val="left"/>
              <w:rPr>
                <w:rFonts w:cs="Arial"/>
                <w:color w:val="000000"/>
                <w:sz w:val="20"/>
                <w:szCs w:val="20"/>
              </w:rPr>
            </w:pPr>
            <w:r w:rsidRPr="009721BA">
              <w:rPr>
                <w:rFonts w:cs="Arial"/>
                <w:color w:val="000000"/>
                <w:sz w:val="20"/>
                <w:szCs w:val="20"/>
              </w:rPr>
              <w:t>УТВП - Утв в программе и бюджете</w:t>
            </w:r>
          </w:p>
        </w:tc>
      </w:tr>
      <w:tr w:rsidR="00B12CE4" w:rsidRPr="009A4F26" w14:paraId="18898379"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ACB6C35"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9032404" w14:textId="6F20BC21" w:rsidR="00B12CE4" w:rsidRPr="00C12716" w:rsidRDefault="00B12CE4" w:rsidP="00B12CE4">
            <w:pPr>
              <w:ind w:firstLine="19"/>
              <w:jc w:val="left"/>
              <w:rPr>
                <w:rFonts w:cs="Arial"/>
                <w:color w:val="000000"/>
                <w:sz w:val="20"/>
                <w:szCs w:val="20"/>
              </w:rPr>
            </w:pPr>
            <w:r w:rsidRPr="009721BA">
              <w:rPr>
                <w:rFonts w:cs="Arial"/>
                <w:color w:val="000000"/>
                <w:sz w:val="20"/>
                <w:szCs w:val="20"/>
              </w:rPr>
              <w:t>МЕС - Заказ включен в месячный план</w:t>
            </w:r>
          </w:p>
        </w:tc>
      </w:tr>
      <w:tr w:rsidR="00B12CE4" w:rsidRPr="009A4F26" w14:paraId="212C7DE0"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E858083"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2A00D57" w14:textId="55DE326D" w:rsidR="00B12CE4" w:rsidRPr="00C12716" w:rsidRDefault="00B12CE4" w:rsidP="00B12CE4">
            <w:pPr>
              <w:ind w:firstLine="19"/>
              <w:jc w:val="left"/>
              <w:rPr>
                <w:rFonts w:cs="Arial"/>
                <w:color w:val="000000"/>
                <w:sz w:val="20"/>
                <w:szCs w:val="20"/>
              </w:rPr>
            </w:pPr>
            <w:r w:rsidRPr="009721BA">
              <w:rPr>
                <w:rFonts w:cs="Arial"/>
                <w:color w:val="000000"/>
                <w:sz w:val="20"/>
                <w:szCs w:val="20"/>
              </w:rPr>
              <w:t>УТВМ - Утв в месячном плане-графике</w:t>
            </w:r>
          </w:p>
        </w:tc>
      </w:tr>
      <w:tr w:rsidR="00B12CE4" w:rsidRPr="009A4F26" w14:paraId="5E9B8719"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2E5C7DA"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430C8FF" w14:textId="484163ED" w:rsidR="00B12CE4" w:rsidRPr="00C12716" w:rsidRDefault="00B12CE4" w:rsidP="00B12CE4">
            <w:pPr>
              <w:ind w:firstLine="19"/>
              <w:jc w:val="left"/>
              <w:rPr>
                <w:rFonts w:cs="Arial"/>
                <w:color w:val="000000"/>
                <w:sz w:val="20"/>
                <w:szCs w:val="20"/>
              </w:rPr>
            </w:pPr>
            <w:r w:rsidRPr="009721BA">
              <w:rPr>
                <w:rFonts w:cs="Arial"/>
                <w:color w:val="000000"/>
                <w:sz w:val="20"/>
                <w:szCs w:val="20"/>
              </w:rPr>
              <w:t>НЕД - Заказ включен в недельный план</w:t>
            </w:r>
          </w:p>
        </w:tc>
      </w:tr>
      <w:tr w:rsidR="00B12CE4" w:rsidRPr="009A4F26" w14:paraId="1E72B05D"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F9AA739"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B0DE0B7" w14:textId="093D5E82" w:rsidR="00B12CE4" w:rsidRPr="00C12716" w:rsidRDefault="00B12CE4" w:rsidP="00B12CE4">
            <w:pPr>
              <w:ind w:firstLine="19"/>
              <w:jc w:val="left"/>
              <w:rPr>
                <w:rFonts w:cs="Arial"/>
                <w:color w:val="000000"/>
                <w:sz w:val="20"/>
                <w:szCs w:val="20"/>
              </w:rPr>
            </w:pPr>
            <w:r w:rsidRPr="009721BA">
              <w:rPr>
                <w:rFonts w:cs="Arial"/>
                <w:color w:val="000000"/>
                <w:sz w:val="20"/>
                <w:szCs w:val="20"/>
              </w:rPr>
              <w:t>УТВН - Утв в недельном плане-графике</w:t>
            </w:r>
          </w:p>
        </w:tc>
      </w:tr>
      <w:tr w:rsidR="00B12CE4" w:rsidRPr="009A4F26" w14:paraId="27E28660"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0E49822"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CAD1A9B" w14:textId="5968D9F5" w:rsidR="00B12CE4" w:rsidRPr="009A4F26" w:rsidRDefault="00B12CE4" w:rsidP="00B12CE4">
            <w:pPr>
              <w:ind w:firstLine="19"/>
              <w:jc w:val="left"/>
              <w:rPr>
                <w:rFonts w:cs="Arial"/>
                <w:color w:val="000000"/>
                <w:sz w:val="20"/>
                <w:szCs w:val="20"/>
              </w:rPr>
            </w:pPr>
            <w:r w:rsidRPr="009721BA">
              <w:rPr>
                <w:rFonts w:cs="Arial"/>
                <w:color w:val="000000"/>
                <w:sz w:val="20"/>
                <w:szCs w:val="20"/>
              </w:rPr>
              <w:t>ГИП - Согласован Главным инженером</w:t>
            </w:r>
          </w:p>
        </w:tc>
      </w:tr>
      <w:tr w:rsidR="00B12CE4" w:rsidRPr="009A4F26" w14:paraId="0CD36BE9"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AA8FD09"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0000BDA" w14:textId="267E6492" w:rsidR="00B12CE4" w:rsidRPr="00C12716" w:rsidRDefault="00B12CE4" w:rsidP="00B12CE4">
            <w:pPr>
              <w:ind w:firstLine="19"/>
              <w:jc w:val="left"/>
              <w:rPr>
                <w:rFonts w:cs="Arial"/>
                <w:color w:val="000000"/>
                <w:sz w:val="20"/>
                <w:szCs w:val="20"/>
              </w:rPr>
            </w:pPr>
            <w:r w:rsidRPr="009721BA">
              <w:rPr>
                <w:rFonts w:cs="Arial"/>
                <w:color w:val="000000"/>
                <w:sz w:val="20"/>
                <w:szCs w:val="20"/>
              </w:rPr>
              <w:t>ПТОГ - Согл ПТО в год плане-графике</w:t>
            </w:r>
          </w:p>
        </w:tc>
      </w:tr>
      <w:tr w:rsidR="00B12CE4" w:rsidRPr="009A4F26" w14:paraId="3916ACC7"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C4A8783"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23D69F4" w14:textId="41BDF354" w:rsidR="00B12CE4" w:rsidRPr="00C12716" w:rsidRDefault="00B12CE4" w:rsidP="00B12CE4">
            <w:pPr>
              <w:ind w:firstLine="19"/>
              <w:jc w:val="left"/>
              <w:rPr>
                <w:rFonts w:cs="Arial"/>
                <w:color w:val="000000"/>
                <w:sz w:val="20"/>
                <w:szCs w:val="20"/>
              </w:rPr>
            </w:pPr>
            <w:r w:rsidRPr="009721BA">
              <w:rPr>
                <w:rFonts w:cs="Arial"/>
                <w:color w:val="000000"/>
                <w:sz w:val="20"/>
                <w:szCs w:val="20"/>
              </w:rPr>
              <w:t>ПТОМ - Согл ПТО в мес плане-графике</w:t>
            </w:r>
          </w:p>
        </w:tc>
      </w:tr>
      <w:tr w:rsidR="00B12CE4" w:rsidRPr="009A4F26" w14:paraId="799E7AF3"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849D117"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2E72C63" w14:textId="2F2CA560" w:rsidR="00B12CE4" w:rsidRPr="00C12716" w:rsidRDefault="00B12CE4" w:rsidP="00B12CE4">
            <w:pPr>
              <w:ind w:firstLine="19"/>
              <w:jc w:val="left"/>
              <w:rPr>
                <w:rFonts w:cs="Arial"/>
                <w:color w:val="000000"/>
                <w:sz w:val="20"/>
                <w:szCs w:val="20"/>
              </w:rPr>
            </w:pPr>
            <w:r w:rsidRPr="009721BA">
              <w:rPr>
                <w:rFonts w:cs="Arial"/>
                <w:color w:val="000000"/>
                <w:sz w:val="20"/>
                <w:szCs w:val="20"/>
              </w:rPr>
              <w:t>КОРР - Требует корректировки</w:t>
            </w:r>
          </w:p>
        </w:tc>
      </w:tr>
      <w:tr w:rsidR="00B12CE4" w:rsidRPr="009A4F26" w14:paraId="0C629A97"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FDFA3D4"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19CEDFB" w14:textId="5ED10EC4" w:rsidR="00B12CE4" w:rsidRPr="00C12716" w:rsidRDefault="00B12CE4" w:rsidP="00B12CE4">
            <w:pPr>
              <w:ind w:firstLine="19"/>
              <w:jc w:val="left"/>
              <w:rPr>
                <w:rFonts w:cs="Arial"/>
                <w:color w:val="000000"/>
                <w:sz w:val="20"/>
                <w:szCs w:val="20"/>
              </w:rPr>
            </w:pPr>
            <w:r w:rsidRPr="009721BA">
              <w:rPr>
                <w:rFonts w:cs="Arial"/>
                <w:color w:val="000000"/>
                <w:sz w:val="20"/>
                <w:szCs w:val="20"/>
              </w:rPr>
              <w:t>ТРОС - Требует осмечивания</w:t>
            </w:r>
          </w:p>
        </w:tc>
      </w:tr>
      <w:tr w:rsidR="00B12CE4" w:rsidRPr="009A4F26" w14:paraId="6298E84E"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DD1559E"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2CE622C" w14:textId="15306C91" w:rsidR="00B12CE4" w:rsidRPr="00C12716" w:rsidRDefault="00B12CE4" w:rsidP="00B12CE4">
            <w:pPr>
              <w:ind w:firstLine="19"/>
              <w:jc w:val="left"/>
              <w:rPr>
                <w:rFonts w:cs="Arial"/>
                <w:color w:val="000000"/>
                <w:sz w:val="20"/>
                <w:szCs w:val="20"/>
              </w:rPr>
            </w:pPr>
            <w:r w:rsidRPr="009721BA">
              <w:rPr>
                <w:rFonts w:cs="Arial"/>
                <w:color w:val="000000"/>
                <w:sz w:val="20"/>
                <w:szCs w:val="20"/>
              </w:rPr>
              <w:t>ОСМЧ - Осмечен</w:t>
            </w:r>
          </w:p>
        </w:tc>
      </w:tr>
      <w:tr w:rsidR="00B12CE4" w:rsidRPr="009A4F26" w14:paraId="5C03CE9C"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F14ECA1"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0C68C5F" w14:textId="0BB1B46F" w:rsidR="00B12CE4" w:rsidRPr="00C67F25" w:rsidRDefault="00B12CE4" w:rsidP="00B12CE4">
            <w:pPr>
              <w:ind w:firstLine="19"/>
              <w:jc w:val="left"/>
              <w:rPr>
                <w:rFonts w:cs="Arial"/>
                <w:color w:val="000000"/>
                <w:sz w:val="20"/>
                <w:szCs w:val="20"/>
              </w:rPr>
            </w:pPr>
            <w:r w:rsidRPr="009721BA">
              <w:rPr>
                <w:rFonts w:cs="Arial"/>
                <w:color w:val="000000"/>
                <w:sz w:val="20"/>
                <w:szCs w:val="20"/>
              </w:rPr>
              <w:t>МТРП - Материалы запланированы</w:t>
            </w:r>
          </w:p>
        </w:tc>
      </w:tr>
      <w:tr w:rsidR="00B12CE4" w:rsidRPr="009A4F26" w14:paraId="0C4BA2DB"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91A160F"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8CD0529" w14:textId="3B63CEC8" w:rsidR="00B12CE4" w:rsidRPr="00C12716" w:rsidRDefault="00B12CE4" w:rsidP="00B12CE4">
            <w:pPr>
              <w:ind w:firstLine="19"/>
              <w:jc w:val="left"/>
              <w:rPr>
                <w:rFonts w:cs="Arial"/>
                <w:color w:val="000000"/>
                <w:sz w:val="20"/>
                <w:szCs w:val="20"/>
              </w:rPr>
            </w:pPr>
            <w:r w:rsidRPr="009721BA">
              <w:rPr>
                <w:rFonts w:cs="Arial"/>
                <w:color w:val="000000"/>
                <w:sz w:val="20"/>
                <w:szCs w:val="20"/>
              </w:rPr>
              <w:t>РАНГ - Заказу присвоен ранг</w:t>
            </w:r>
          </w:p>
        </w:tc>
      </w:tr>
      <w:tr w:rsidR="00B12CE4" w:rsidRPr="009A4F26" w14:paraId="1E5780D1"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CB35E6F"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83AAEFB" w14:textId="7F009AEE" w:rsidR="00B12CE4" w:rsidRPr="00C12716" w:rsidRDefault="00B12CE4" w:rsidP="00B12CE4">
            <w:pPr>
              <w:ind w:firstLine="19"/>
              <w:jc w:val="left"/>
              <w:rPr>
                <w:rFonts w:cs="Arial"/>
                <w:color w:val="000000"/>
                <w:sz w:val="20"/>
                <w:szCs w:val="20"/>
              </w:rPr>
            </w:pPr>
            <w:r w:rsidRPr="009721BA">
              <w:rPr>
                <w:rFonts w:cs="Arial"/>
                <w:color w:val="000000"/>
                <w:sz w:val="20"/>
                <w:szCs w:val="20"/>
              </w:rPr>
              <w:t>МТРК - МТР необх-мо откорректировать</w:t>
            </w:r>
          </w:p>
        </w:tc>
      </w:tr>
      <w:tr w:rsidR="00B12CE4" w:rsidRPr="009A4F26" w14:paraId="37217516"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DF59D28"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29AC917" w14:textId="55449937" w:rsidR="00B12CE4" w:rsidRPr="00C12716" w:rsidRDefault="00B12CE4" w:rsidP="00B12CE4">
            <w:pPr>
              <w:ind w:firstLine="19"/>
              <w:jc w:val="left"/>
              <w:rPr>
                <w:rFonts w:cs="Arial"/>
                <w:color w:val="000000"/>
                <w:sz w:val="20"/>
                <w:szCs w:val="20"/>
              </w:rPr>
            </w:pPr>
            <w:r w:rsidRPr="009721BA">
              <w:rPr>
                <w:rFonts w:cs="Arial"/>
                <w:color w:val="000000"/>
                <w:sz w:val="20"/>
                <w:szCs w:val="20"/>
              </w:rPr>
              <w:t>МТРЗ - Материалы заменены</w:t>
            </w:r>
          </w:p>
        </w:tc>
      </w:tr>
      <w:tr w:rsidR="00B12CE4" w:rsidRPr="009A4F26" w14:paraId="3DCFC67C"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9959F0B"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C031881" w14:textId="548EE940" w:rsidR="00B12CE4" w:rsidRPr="00C12716" w:rsidRDefault="00B12CE4" w:rsidP="00B12CE4">
            <w:pPr>
              <w:ind w:firstLine="19"/>
              <w:jc w:val="left"/>
              <w:rPr>
                <w:rFonts w:cs="Arial"/>
                <w:color w:val="000000"/>
                <w:sz w:val="20"/>
                <w:szCs w:val="20"/>
              </w:rPr>
            </w:pPr>
            <w:r w:rsidRPr="009721BA">
              <w:rPr>
                <w:rFonts w:cs="Arial"/>
                <w:color w:val="000000"/>
                <w:sz w:val="20"/>
                <w:szCs w:val="20"/>
              </w:rPr>
              <w:t>МТРС - Замененные МТР согласованы</w:t>
            </w:r>
          </w:p>
        </w:tc>
      </w:tr>
      <w:tr w:rsidR="00B12CE4" w:rsidRPr="009A4F26" w14:paraId="03A6A5EE"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6FE50AC"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569B737" w14:textId="09971B7D" w:rsidR="00B12CE4" w:rsidRPr="00C12716" w:rsidRDefault="00B12CE4" w:rsidP="00B12CE4">
            <w:pPr>
              <w:ind w:firstLine="19"/>
              <w:jc w:val="left"/>
              <w:rPr>
                <w:rFonts w:cs="Arial"/>
                <w:color w:val="000000"/>
                <w:sz w:val="20"/>
                <w:szCs w:val="20"/>
              </w:rPr>
            </w:pPr>
            <w:r w:rsidRPr="009721BA">
              <w:rPr>
                <w:rFonts w:cs="Arial"/>
                <w:color w:val="000000"/>
                <w:sz w:val="20"/>
                <w:szCs w:val="20"/>
              </w:rPr>
              <w:t>МТРН - Материалы не оценены</w:t>
            </w:r>
          </w:p>
        </w:tc>
      </w:tr>
      <w:tr w:rsidR="00B12CE4" w:rsidRPr="009A4F26" w14:paraId="2F3C0D69"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B3852FC"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AD457E1" w14:textId="050638B8" w:rsidR="00B12CE4" w:rsidRPr="00C12716" w:rsidRDefault="00B12CE4" w:rsidP="00B12CE4">
            <w:pPr>
              <w:ind w:firstLine="19"/>
              <w:jc w:val="left"/>
              <w:rPr>
                <w:rFonts w:cs="Arial"/>
                <w:color w:val="000000"/>
                <w:sz w:val="20"/>
                <w:szCs w:val="20"/>
              </w:rPr>
            </w:pPr>
            <w:r w:rsidRPr="009721BA">
              <w:rPr>
                <w:rFonts w:cs="Arial"/>
                <w:color w:val="000000"/>
                <w:sz w:val="20"/>
                <w:szCs w:val="20"/>
              </w:rPr>
              <w:t>БЛНС - Выполнена балансир-ка ресурсов</w:t>
            </w:r>
          </w:p>
        </w:tc>
      </w:tr>
      <w:tr w:rsidR="00B12CE4" w:rsidRPr="009A4F26" w14:paraId="17276625"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DDB313D"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CFCBE90" w14:textId="45CE30A6" w:rsidR="00B12CE4" w:rsidRPr="00C67F25" w:rsidRDefault="00B12CE4" w:rsidP="00B12CE4">
            <w:pPr>
              <w:ind w:firstLine="19"/>
              <w:jc w:val="left"/>
              <w:rPr>
                <w:rFonts w:cs="Arial"/>
                <w:color w:val="000000"/>
                <w:sz w:val="20"/>
                <w:szCs w:val="20"/>
              </w:rPr>
            </w:pPr>
            <w:r w:rsidRPr="009721BA">
              <w:rPr>
                <w:rFonts w:cs="Arial"/>
                <w:color w:val="000000"/>
                <w:sz w:val="20"/>
                <w:szCs w:val="20"/>
              </w:rPr>
              <w:t>ТРКБ - Требуется коррект-ка бюджета</w:t>
            </w:r>
          </w:p>
        </w:tc>
      </w:tr>
      <w:tr w:rsidR="00B12CE4" w:rsidRPr="009A4F26" w14:paraId="44176272"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D864606"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33930F2" w14:textId="122D2B0C" w:rsidR="00B12CE4" w:rsidRPr="00C12716" w:rsidRDefault="00B12CE4" w:rsidP="00B12CE4">
            <w:pPr>
              <w:ind w:firstLine="19"/>
              <w:jc w:val="left"/>
              <w:rPr>
                <w:rFonts w:cs="Arial"/>
                <w:color w:val="000000"/>
                <w:sz w:val="20"/>
                <w:szCs w:val="20"/>
              </w:rPr>
            </w:pPr>
            <w:r w:rsidRPr="009721BA">
              <w:rPr>
                <w:rFonts w:cs="Arial"/>
                <w:color w:val="000000"/>
                <w:sz w:val="20"/>
                <w:szCs w:val="20"/>
              </w:rPr>
              <w:t>КОРБ - Бюджет выделен и скорректир-н</w:t>
            </w:r>
          </w:p>
        </w:tc>
      </w:tr>
      <w:tr w:rsidR="00B12CE4" w:rsidRPr="009A4F26" w14:paraId="049A2B79"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028818A"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CFE589C" w14:textId="69D91D8F" w:rsidR="00B12CE4" w:rsidRPr="00C12716" w:rsidRDefault="00B12CE4" w:rsidP="00B12CE4">
            <w:pPr>
              <w:ind w:firstLine="19"/>
              <w:jc w:val="left"/>
              <w:rPr>
                <w:rFonts w:cs="Arial"/>
                <w:color w:val="000000"/>
                <w:sz w:val="20"/>
                <w:szCs w:val="20"/>
              </w:rPr>
            </w:pPr>
            <w:r w:rsidRPr="009721BA">
              <w:rPr>
                <w:rFonts w:cs="Arial"/>
                <w:color w:val="000000"/>
                <w:sz w:val="20"/>
                <w:szCs w:val="20"/>
              </w:rPr>
              <w:t>ТРСХ - Треб синхронизация заказов</w:t>
            </w:r>
          </w:p>
        </w:tc>
      </w:tr>
      <w:tr w:rsidR="00B12CE4" w:rsidRPr="009A4F26" w14:paraId="749A1D19"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982696C"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B130B03" w14:textId="494FEB9D" w:rsidR="00B12CE4" w:rsidRPr="00C12716" w:rsidRDefault="00B12CE4" w:rsidP="00B12CE4">
            <w:pPr>
              <w:ind w:firstLine="19"/>
              <w:jc w:val="left"/>
              <w:rPr>
                <w:rFonts w:cs="Arial"/>
                <w:color w:val="000000"/>
                <w:sz w:val="20"/>
                <w:szCs w:val="20"/>
              </w:rPr>
            </w:pPr>
            <w:r w:rsidRPr="009721BA">
              <w:rPr>
                <w:rFonts w:cs="Arial"/>
                <w:color w:val="000000"/>
                <w:sz w:val="20"/>
                <w:szCs w:val="20"/>
              </w:rPr>
              <w:t>СИНХ - Заказы синхронизированы</w:t>
            </w:r>
          </w:p>
        </w:tc>
      </w:tr>
      <w:tr w:rsidR="00B12CE4" w:rsidRPr="009A4F26" w14:paraId="585FB864"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75B2BF6"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FB25B26" w14:textId="1A0EB8C2" w:rsidR="00B12CE4" w:rsidRPr="00C12716" w:rsidRDefault="00B12CE4" w:rsidP="00B12CE4">
            <w:pPr>
              <w:ind w:firstLine="19"/>
              <w:jc w:val="left"/>
              <w:rPr>
                <w:rFonts w:cs="Arial"/>
                <w:color w:val="000000"/>
                <w:sz w:val="20"/>
                <w:szCs w:val="20"/>
              </w:rPr>
            </w:pPr>
            <w:r w:rsidRPr="009721BA">
              <w:rPr>
                <w:rFonts w:cs="Arial"/>
                <w:color w:val="000000"/>
                <w:sz w:val="20"/>
                <w:szCs w:val="20"/>
              </w:rPr>
              <w:t>ИСПП - Исполнители запланированы</w:t>
            </w:r>
          </w:p>
        </w:tc>
      </w:tr>
      <w:tr w:rsidR="00B12CE4" w:rsidRPr="009A4F26" w14:paraId="10338979"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B31AA45"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B5E0004" w14:textId="41D2B255" w:rsidR="00B12CE4" w:rsidRPr="00C12716" w:rsidRDefault="00B12CE4" w:rsidP="00B12CE4">
            <w:pPr>
              <w:ind w:firstLine="19"/>
              <w:jc w:val="left"/>
              <w:rPr>
                <w:rFonts w:cs="Arial"/>
                <w:color w:val="000000"/>
                <w:sz w:val="20"/>
                <w:szCs w:val="20"/>
              </w:rPr>
            </w:pPr>
            <w:r w:rsidRPr="009721BA">
              <w:rPr>
                <w:rFonts w:cs="Arial"/>
                <w:color w:val="000000"/>
                <w:sz w:val="20"/>
                <w:szCs w:val="20"/>
              </w:rPr>
              <w:t>ИСПК - Треб-ся заменить исполнителей</w:t>
            </w:r>
          </w:p>
        </w:tc>
      </w:tr>
      <w:tr w:rsidR="00B12CE4" w:rsidRPr="009A4F26" w14:paraId="229539FA"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42DAFB7"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7BAC145" w14:textId="4AAC37B6" w:rsidR="00B12CE4" w:rsidRPr="00C67F25" w:rsidRDefault="00B12CE4" w:rsidP="00B12CE4">
            <w:pPr>
              <w:ind w:firstLine="19"/>
              <w:jc w:val="left"/>
              <w:rPr>
                <w:rFonts w:cs="Arial"/>
                <w:color w:val="000000"/>
                <w:sz w:val="20"/>
                <w:szCs w:val="20"/>
              </w:rPr>
            </w:pPr>
            <w:r w:rsidRPr="009721BA">
              <w:rPr>
                <w:rFonts w:cs="Arial"/>
                <w:color w:val="000000"/>
                <w:sz w:val="20"/>
                <w:szCs w:val="20"/>
              </w:rPr>
              <w:t>ИСПЗ - Исполнители заменены</w:t>
            </w:r>
          </w:p>
        </w:tc>
      </w:tr>
      <w:tr w:rsidR="00B12CE4" w:rsidRPr="009A4F26" w14:paraId="50E1AB32"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1DDF15A"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A80F91D" w14:textId="4BE22885" w:rsidR="00B12CE4" w:rsidRPr="00C12716" w:rsidRDefault="00B12CE4" w:rsidP="00B12CE4">
            <w:pPr>
              <w:ind w:firstLine="19"/>
              <w:jc w:val="left"/>
              <w:rPr>
                <w:rFonts w:cs="Arial"/>
                <w:color w:val="000000"/>
                <w:sz w:val="20"/>
                <w:szCs w:val="20"/>
              </w:rPr>
            </w:pPr>
            <w:r w:rsidRPr="009721BA">
              <w:rPr>
                <w:rFonts w:cs="Arial"/>
                <w:color w:val="000000"/>
                <w:sz w:val="20"/>
                <w:szCs w:val="20"/>
              </w:rPr>
              <w:t>ИСПС - Исполнители согласованы</w:t>
            </w:r>
          </w:p>
        </w:tc>
      </w:tr>
      <w:tr w:rsidR="00B12CE4" w:rsidRPr="009A4F26" w14:paraId="51AC7AD1"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C7178F3"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839EFAD" w14:textId="3E394345" w:rsidR="00B12CE4" w:rsidRPr="00C12716" w:rsidRDefault="00B12CE4" w:rsidP="00B12CE4">
            <w:pPr>
              <w:ind w:firstLine="19"/>
              <w:jc w:val="left"/>
              <w:rPr>
                <w:rFonts w:cs="Arial"/>
                <w:color w:val="000000"/>
                <w:sz w:val="20"/>
                <w:szCs w:val="20"/>
              </w:rPr>
            </w:pPr>
            <w:r w:rsidRPr="009721BA">
              <w:rPr>
                <w:rFonts w:cs="Arial"/>
                <w:color w:val="000000"/>
                <w:sz w:val="20"/>
                <w:szCs w:val="20"/>
              </w:rPr>
              <w:t>ВПС - ВПС сбаланс в рамках подразд</w:t>
            </w:r>
          </w:p>
        </w:tc>
      </w:tr>
      <w:tr w:rsidR="00B12CE4" w:rsidRPr="009A4F26" w14:paraId="63DCA87F"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0F07BE4"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4CDBD1D" w14:textId="35D67673" w:rsidR="00B12CE4" w:rsidRPr="00C12716" w:rsidRDefault="00B12CE4" w:rsidP="00B12CE4">
            <w:pPr>
              <w:ind w:firstLine="19"/>
              <w:jc w:val="left"/>
              <w:rPr>
                <w:rFonts w:cs="Arial"/>
                <w:color w:val="000000"/>
                <w:sz w:val="20"/>
                <w:szCs w:val="20"/>
              </w:rPr>
            </w:pPr>
            <w:r w:rsidRPr="009721BA">
              <w:rPr>
                <w:rFonts w:cs="Arial"/>
                <w:color w:val="000000"/>
                <w:sz w:val="20"/>
                <w:szCs w:val="20"/>
              </w:rPr>
              <w:t>ВПСС - ВПС сбаланс со смежн заказами</w:t>
            </w:r>
          </w:p>
        </w:tc>
      </w:tr>
      <w:tr w:rsidR="00B12CE4" w:rsidRPr="009A4F26" w14:paraId="6597CACB"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338FB5C"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C0FCF7D" w14:textId="7F8ADF15" w:rsidR="00B12CE4" w:rsidRPr="00C12716" w:rsidRDefault="00B12CE4" w:rsidP="00B12CE4">
            <w:pPr>
              <w:ind w:firstLine="19"/>
              <w:jc w:val="left"/>
              <w:rPr>
                <w:rFonts w:cs="Arial"/>
                <w:color w:val="000000"/>
                <w:sz w:val="20"/>
                <w:szCs w:val="20"/>
              </w:rPr>
            </w:pPr>
            <w:r w:rsidRPr="009721BA">
              <w:rPr>
                <w:rFonts w:cs="Arial"/>
                <w:color w:val="000000"/>
                <w:sz w:val="20"/>
                <w:szCs w:val="20"/>
              </w:rPr>
              <w:t>ДФКТ - ДефВедомость сформирована</w:t>
            </w:r>
          </w:p>
        </w:tc>
      </w:tr>
      <w:tr w:rsidR="00B12CE4" w:rsidRPr="009A4F26" w14:paraId="6378CBBE"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B4BCC87"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5F21767" w14:textId="614E23E3" w:rsidR="00B12CE4" w:rsidRPr="00C12716" w:rsidRDefault="00B12CE4" w:rsidP="00B12CE4">
            <w:pPr>
              <w:ind w:firstLine="19"/>
              <w:jc w:val="left"/>
              <w:rPr>
                <w:rFonts w:cs="Arial"/>
                <w:color w:val="000000"/>
                <w:sz w:val="20"/>
                <w:szCs w:val="20"/>
              </w:rPr>
            </w:pPr>
            <w:r w:rsidRPr="009721BA">
              <w:rPr>
                <w:rFonts w:cs="Arial"/>
                <w:color w:val="000000"/>
                <w:sz w:val="20"/>
                <w:szCs w:val="20"/>
              </w:rPr>
              <w:t>ПРНТ - Работы приняты</w:t>
            </w:r>
          </w:p>
        </w:tc>
      </w:tr>
      <w:tr w:rsidR="00B12CE4" w:rsidRPr="009A4F26" w14:paraId="28E7EF88"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C2D25A5"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B09FAD0" w14:textId="23634196" w:rsidR="00B12CE4" w:rsidRPr="00C67F25" w:rsidRDefault="00B12CE4" w:rsidP="00B12CE4">
            <w:pPr>
              <w:ind w:firstLine="19"/>
              <w:jc w:val="left"/>
              <w:rPr>
                <w:rFonts w:cs="Arial"/>
                <w:color w:val="000000"/>
                <w:sz w:val="20"/>
                <w:szCs w:val="20"/>
              </w:rPr>
            </w:pPr>
            <w:r w:rsidRPr="009721BA">
              <w:rPr>
                <w:rFonts w:cs="Arial"/>
                <w:color w:val="000000"/>
                <w:sz w:val="20"/>
                <w:szCs w:val="20"/>
              </w:rPr>
              <w:t>ПУСТ - Заказ треб ДопНаполн СоздБезТК</w:t>
            </w:r>
          </w:p>
        </w:tc>
      </w:tr>
      <w:tr w:rsidR="00B12CE4" w:rsidRPr="009A4F26" w14:paraId="46DEC9E7"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4DCF272"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B4DE88B" w14:textId="77BCD66F" w:rsidR="00B12CE4" w:rsidRPr="00E36DE0" w:rsidRDefault="00B12CE4" w:rsidP="00B12CE4">
            <w:pPr>
              <w:ind w:firstLine="19"/>
              <w:jc w:val="left"/>
              <w:rPr>
                <w:rFonts w:cs="Arial"/>
                <w:color w:val="000000"/>
                <w:sz w:val="20"/>
                <w:szCs w:val="20"/>
              </w:rPr>
            </w:pPr>
            <w:r w:rsidRPr="009721BA">
              <w:rPr>
                <w:rFonts w:cs="Arial"/>
                <w:color w:val="000000"/>
                <w:sz w:val="20"/>
                <w:szCs w:val="20"/>
              </w:rPr>
              <w:t>ПОЛН - Заказ наполнен вручную</w:t>
            </w:r>
          </w:p>
        </w:tc>
      </w:tr>
      <w:tr w:rsidR="00B12CE4" w:rsidRPr="009A4F26" w14:paraId="5617730A"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BF47F9A"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DD02B3D" w14:textId="227B5630" w:rsidR="00B12CE4" w:rsidRPr="00C12716" w:rsidRDefault="00B12CE4" w:rsidP="00B12CE4">
            <w:pPr>
              <w:ind w:firstLine="19"/>
              <w:jc w:val="left"/>
              <w:rPr>
                <w:rFonts w:cs="Arial"/>
                <w:color w:val="000000"/>
                <w:sz w:val="20"/>
                <w:szCs w:val="20"/>
              </w:rPr>
            </w:pPr>
            <w:r w:rsidRPr="009721BA">
              <w:rPr>
                <w:rFonts w:cs="Arial"/>
                <w:color w:val="000000"/>
                <w:sz w:val="20"/>
                <w:szCs w:val="20"/>
              </w:rPr>
              <w:t>ПРОВ - Заказ проверен Ст. Планиров-ом</w:t>
            </w:r>
          </w:p>
        </w:tc>
      </w:tr>
      <w:tr w:rsidR="00B12CE4" w:rsidRPr="009A4F26" w14:paraId="275BDB0E"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CA52318"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6402F1A" w14:textId="70A63EA2" w:rsidR="00B12CE4" w:rsidRPr="00C12716" w:rsidRDefault="00B12CE4" w:rsidP="00B12CE4">
            <w:pPr>
              <w:ind w:firstLine="19"/>
              <w:jc w:val="left"/>
              <w:rPr>
                <w:rFonts w:cs="Arial"/>
                <w:color w:val="000000"/>
                <w:sz w:val="20"/>
                <w:szCs w:val="20"/>
              </w:rPr>
            </w:pPr>
            <w:r w:rsidRPr="009721BA">
              <w:rPr>
                <w:rFonts w:cs="Arial"/>
                <w:color w:val="000000"/>
                <w:sz w:val="20"/>
                <w:szCs w:val="20"/>
              </w:rPr>
              <w:t>ОСТ - Утвержден в графике ОстРемонта</w:t>
            </w:r>
          </w:p>
        </w:tc>
      </w:tr>
      <w:tr w:rsidR="00B12CE4" w:rsidRPr="009A4F26" w14:paraId="174D06C1"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9EF5D10"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ED1F266" w14:textId="57DCA531" w:rsidR="00B12CE4" w:rsidRPr="00E36DE0" w:rsidRDefault="00B12CE4" w:rsidP="00B12CE4">
            <w:pPr>
              <w:ind w:firstLine="19"/>
              <w:jc w:val="left"/>
              <w:rPr>
                <w:rFonts w:cs="Arial"/>
                <w:color w:val="000000"/>
                <w:sz w:val="20"/>
                <w:szCs w:val="20"/>
              </w:rPr>
            </w:pPr>
            <w:r w:rsidRPr="009721BA">
              <w:rPr>
                <w:rFonts w:cs="Arial"/>
                <w:color w:val="000000"/>
                <w:sz w:val="20"/>
                <w:szCs w:val="20"/>
              </w:rPr>
              <w:t>МПРО - Планир-е ОстРемонта выполнено</w:t>
            </w:r>
          </w:p>
        </w:tc>
      </w:tr>
      <w:tr w:rsidR="00B12CE4" w:rsidRPr="009A4F26" w14:paraId="6DFD6E9B"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ACB3150"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02F9F41" w14:textId="71AC92C2" w:rsidR="00B12CE4" w:rsidRPr="00C67F25" w:rsidRDefault="00B12CE4" w:rsidP="00B12CE4">
            <w:pPr>
              <w:ind w:firstLine="19"/>
              <w:jc w:val="left"/>
              <w:rPr>
                <w:rFonts w:cs="Arial"/>
                <w:sz w:val="20"/>
                <w:szCs w:val="20"/>
              </w:rPr>
            </w:pPr>
            <w:r w:rsidRPr="009721BA">
              <w:rPr>
                <w:rFonts w:cs="Arial"/>
                <w:color w:val="000000"/>
                <w:sz w:val="20"/>
                <w:szCs w:val="20"/>
              </w:rPr>
              <w:t>МПРП - Планир-е ОстРемонт согласовано</w:t>
            </w:r>
          </w:p>
        </w:tc>
      </w:tr>
      <w:tr w:rsidR="00B12CE4" w:rsidRPr="009A4F26" w14:paraId="1B19294A"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9FFE1E5"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889D766" w14:textId="4E97CEA1" w:rsidR="00B12CE4" w:rsidRPr="00C67F25" w:rsidRDefault="00B12CE4" w:rsidP="00B12CE4">
            <w:pPr>
              <w:ind w:firstLine="19"/>
              <w:jc w:val="left"/>
              <w:rPr>
                <w:rFonts w:cs="Arial"/>
                <w:sz w:val="20"/>
                <w:szCs w:val="20"/>
              </w:rPr>
            </w:pPr>
            <w:r w:rsidRPr="009721BA">
              <w:rPr>
                <w:rFonts w:cs="Arial"/>
                <w:color w:val="000000"/>
                <w:sz w:val="20"/>
                <w:szCs w:val="20"/>
              </w:rPr>
              <w:t>МПРА - Авт планир ОстРемонт выполнено</w:t>
            </w:r>
          </w:p>
        </w:tc>
      </w:tr>
      <w:tr w:rsidR="00B12CE4" w:rsidRPr="009A4F26" w14:paraId="141CC9FF"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CF8FF2C"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761F5BA" w14:textId="30DED965" w:rsidR="00B12CE4" w:rsidRPr="002D1787" w:rsidRDefault="00B12CE4" w:rsidP="00B12CE4">
            <w:pPr>
              <w:ind w:firstLine="19"/>
              <w:jc w:val="left"/>
              <w:rPr>
                <w:rFonts w:cs="Arial"/>
                <w:sz w:val="20"/>
                <w:szCs w:val="20"/>
              </w:rPr>
            </w:pPr>
            <w:r w:rsidRPr="009721BA">
              <w:rPr>
                <w:rFonts w:cs="Arial"/>
                <w:color w:val="000000"/>
                <w:sz w:val="20"/>
                <w:szCs w:val="20"/>
              </w:rPr>
              <w:t>НПРН - Работы не приняты</w:t>
            </w:r>
          </w:p>
        </w:tc>
      </w:tr>
      <w:tr w:rsidR="00B12CE4" w:rsidRPr="009A4F26" w14:paraId="4EF01AFC"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5C32FBC"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C0B0C9F" w14:textId="7046C889" w:rsidR="00B12CE4" w:rsidRPr="002D1787" w:rsidRDefault="00B12CE4" w:rsidP="00B12CE4">
            <w:pPr>
              <w:ind w:firstLine="19"/>
              <w:jc w:val="left"/>
              <w:rPr>
                <w:rFonts w:cs="Arial"/>
                <w:sz w:val="20"/>
                <w:szCs w:val="20"/>
              </w:rPr>
            </w:pPr>
            <w:r w:rsidRPr="009721BA">
              <w:rPr>
                <w:rFonts w:cs="Arial"/>
                <w:color w:val="000000"/>
                <w:sz w:val="20"/>
                <w:szCs w:val="20"/>
              </w:rPr>
              <w:t>СРОЧ - Срочная закупка</w:t>
            </w:r>
          </w:p>
        </w:tc>
      </w:tr>
      <w:tr w:rsidR="00B12CE4" w:rsidRPr="009A4F26" w14:paraId="6C5366B7"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5E41B2A"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AF3215A" w14:textId="205E52D9" w:rsidR="00B12CE4" w:rsidRPr="002D1787" w:rsidDel="005E5AAA" w:rsidRDefault="00B12CE4" w:rsidP="00B12CE4">
            <w:pPr>
              <w:ind w:firstLine="19"/>
              <w:jc w:val="left"/>
              <w:rPr>
                <w:rFonts w:cs="Arial"/>
                <w:sz w:val="20"/>
                <w:szCs w:val="20"/>
              </w:rPr>
            </w:pPr>
            <w:r w:rsidRPr="009721BA">
              <w:rPr>
                <w:rFonts w:cs="Arial"/>
                <w:color w:val="000000"/>
                <w:sz w:val="20"/>
                <w:szCs w:val="20"/>
              </w:rPr>
              <w:t>НМАТ - Нет материалов</w:t>
            </w:r>
          </w:p>
        </w:tc>
      </w:tr>
      <w:tr w:rsidR="00B12CE4" w:rsidRPr="009A4F26" w14:paraId="1F51D8EE"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6985F55"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E8E2C9A" w14:textId="5D9D1351" w:rsidR="00B12CE4" w:rsidRPr="002D1787" w:rsidDel="005E5AAA" w:rsidRDefault="00B12CE4" w:rsidP="00B12CE4">
            <w:pPr>
              <w:ind w:firstLine="19"/>
              <w:jc w:val="left"/>
              <w:rPr>
                <w:rFonts w:cs="Arial"/>
                <w:sz w:val="20"/>
                <w:szCs w:val="20"/>
              </w:rPr>
            </w:pPr>
            <w:r w:rsidRPr="009721BA">
              <w:rPr>
                <w:rFonts w:cs="Arial"/>
                <w:color w:val="000000"/>
                <w:sz w:val="20"/>
                <w:szCs w:val="20"/>
              </w:rPr>
              <w:t>МАТП - Материалы подтверждены</w:t>
            </w:r>
          </w:p>
        </w:tc>
      </w:tr>
      <w:tr w:rsidR="00B12CE4" w:rsidRPr="009A4F26" w14:paraId="280456E8"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1FBD2CB"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4D26F4A" w14:textId="6DFAE503" w:rsidR="00B12CE4" w:rsidRPr="002D1787" w:rsidDel="005E5AAA" w:rsidRDefault="00B12CE4" w:rsidP="00B12CE4">
            <w:pPr>
              <w:ind w:firstLine="19"/>
              <w:jc w:val="left"/>
              <w:rPr>
                <w:rFonts w:cs="Arial"/>
                <w:sz w:val="20"/>
                <w:szCs w:val="20"/>
              </w:rPr>
            </w:pPr>
            <w:r w:rsidRPr="009721BA">
              <w:rPr>
                <w:rFonts w:cs="Arial"/>
                <w:color w:val="000000"/>
                <w:sz w:val="20"/>
                <w:szCs w:val="20"/>
              </w:rPr>
              <w:t>МТРЦ - МТР оценены</w:t>
            </w:r>
          </w:p>
        </w:tc>
      </w:tr>
      <w:tr w:rsidR="00B12CE4" w:rsidRPr="009A4F26" w14:paraId="3CF64A1F"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986C0C5"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19E3223" w14:textId="4D309515" w:rsidR="00B12CE4" w:rsidRPr="002D1787" w:rsidDel="005E5AAA" w:rsidRDefault="00B12CE4" w:rsidP="00B12CE4">
            <w:pPr>
              <w:ind w:firstLine="19"/>
              <w:jc w:val="left"/>
              <w:rPr>
                <w:rFonts w:cs="Arial"/>
                <w:sz w:val="20"/>
                <w:szCs w:val="20"/>
              </w:rPr>
            </w:pPr>
            <w:r w:rsidRPr="009721BA">
              <w:rPr>
                <w:rFonts w:cs="Arial"/>
                <w:color w:val="000000"/>
                <w:sz w:val="20"/>
                <w:szCs w:val="20"/>
              </w:rPr>
              <w:t>ТКБЕ - Бюджет на год утвержден ТК БЕ</w:t>
            </w:r>
          </w:p>
        </w:tc>
      </w:tr>
      <w:tr w:rsidR="00B12CE4" w:rsidRPr="009A4F26" w14:paraId="3B211CDB"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F866632"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20B6B52" w14:textId="5BD41D2B" w:rsidR="00B12CE4" w:rsidRPr="002D1787" w:rsidDel="005E5AAA" w:rsidRDefault="00B12CE4" w:rsidP="00B12CE4">
            <w:pPr>
              <w:ind w:firstLine="19"/>
              <w:jc w:val="left"/>
              <w:rPr>
                <w:rFonts w:cs="Arial"/>
                <w:sz w:val="20"/>
                <w:szCs w:val="20"/>
              </w:rPr>
            </w:pPr>
            <w:r w:rsidRPr="009721BA">
              <w:rPr>
                <w:rFonts w:cs="Arial"/>
                <w:color w:val="000000"/>
                <w:sz w:val="20"/>
                <w:szCs w:val="20"/>
              </w:rPr>
              <w:t>ПРЭК - Принято эксплуатацией</w:t>
            </w:r>
          </w:p>
        </w:tc>
      </w:tr>
      <w:tr w:rsidR="00B12CE4" w:rsidRPr="009A4F26" w14:paraId="6F2F219A"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05CBEFA"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1171FE4" w14:textId="736FF2F4" w:rsidR="00B12CE4" w:rsidRPr="002D1787" w:rsidDel="005E5AAA" w:rsidRDefault="00B12CE4" w:rsidP="00B12CE4">
            <w:pPr>
              <w:ind w:firstLine="19"/>
              <w:jc w:val="left"/>
              <w:rPr>
                <w:rFonts w:cs="Arial"/>
                <w:sz w:val="20"/>
                <w:szCs w:val="20"/>
              </w:rPr>
            </w:pPr>
            <w:r w:rsidRPr="009721BA">
              <w:rPr>
                <w:rFonts w:cs="Arial"/>
                <w:color w:val="000000"/>
                <w:sz w:val="20"/>
                <w:szCs w:val="20"/>
              </w:rPr>
              <w:t>КРМТ - Капитализируемый ремонт</w:t>
            </w:r>
          </w:p>
        </w:tc>
      </w:tr>
      <w:tr w:rsidR="00B12CE4" w:rsidRPr="009A4F26" w14:paraId="1E7A1810"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E290CDC"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7DF5986" w14:textId="28C86FE8" w:rsidR="00B12CE4" w:rsidRPr="002D1787" w:rsidDel="005E5AAA" w:rsidRDefault="00B12CE4" w:rsidP="00B12CE4">
            <w:pPr>
              <w:ind w:firstLine="19"/>
              <w:jc w:val="left"/>
              <w:rPr>
                <w:rFonts w:cs="Arial"/>
                <w:sz w:val="20"/>
                <w:szCs w:val="20"/>
              </w:rPr>
            </w:pPr>
            <w:r w:rsidRPr="009721BA">
              <w:rPr>
                <w:rFonts w:cs="Arial"/>
                <w:color w:val="000000"/>
                <w:sz w:val="20"/>
                <w:szCs w:val="20"/>
              </w:rPr>
              <w:t>ОТКБ - Коррект-ка бюджета отклонена</w:t>
            </w:r>
          </w:p>
        </w:tc>
      </w:tr>
      <w:tr w:rsidR="00B12CE4" w:rsidRPr="009A4F26" w14:paraId="5D09BF98"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CF9E1FF"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95FD8B7" w14:textId="2C79D519" w:rsidR="00B12CE4" w:rsidRPr="002D1787" w:rsidDel="005E5AAA" w:rsidRDefault="00B12CE4" w:rsidP="00B12CE4">
            <w:pPr>
              <w:ind w:firstLine="19"/>
              <w:jc w:val="left"/>
              <w:rPr>
                <w:rFonts w:cs="Arial"/>
                <w:sz w:val="20"/>
                <w:szCs w:val="20"/>
              </w:rPr>
            </w:pPr>
            <w:r w:rsidRPr="009721BA">
              <w:rPr>
                <w:rFonts w:cs="Arial"/>
                <w:color w:val="000000"/>
                <w:sz w:val="20"/>
                <w:szCs w:val="20"/>
              </w:rPr>
              <w:t>НДСГ - Наряд-допуск согласован</w:t>
            </w:r>
          </w:p>
        </w:tc>
      </w:tr>
      <w:tr w:rsidR="00B12CE4" w:rsidRPr="009A4F26" w14:paraId="31B556A6"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A07FF43" w14:textId="77777777"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FD88D65" w14:textId="58F0F44D" w:rsidR="00B12CE4" w:rsidRPr="002D1787" w:rsidDel="005E5AAA" w:rsidRDefault="00B12CE4" w:rsidP="00B12CE4">
            <w:pPr>
              <w:ind w:firstLine="19"/>
              <w:jc w:val="left"/>
              <w:rPr>
                <w:rFonts w:cs="Arial"/>
                <w:sz w:val="20"/>
                <w:szCs w:val="20"/>
              </w:rPr>
            </w:pPr>
            <w:r w:rsidRPr="009721BA">
              <w:rPr>
                <w:rFonts w:cs="Arial"/>
                <w:color w:val="000000"/>
                <w:sz w:val="20"/>
                <w:szCs w:val="20"/>
              </w:rPr>
              <w:t>ПЗТГ - Согласован ПЗТГ</w:t>
            </w:r>
          </w:p>
        </w:tc>
      </w:tr>
    </w:tbl>
    <w:p w14:paraId="0108C979" w14:textId="1B7E58FA" w:rsidR="00762D33" w:rsidRDefault="00762D33" w:rsidP="00762D33">
      <w:pPr>
        <w:spacing w:after="200" w:line="276" w:lineRule="auto"/>
        <w:jc w:val="left"/>
        <w:rPr>
          <w:rFonts w:eastAsia="Calibri" w:cs="Arial"/>
        </w:rPr>
      </w:pPr>
    </w:p>
    <w:p w14:paraId="4925D2A4" w14:textId="4913CC6E" w:rsidR="00762D33" w:rsidRPr="00B153FA" w:rsidRDefault="00762D33" w:rsidP="00762D33">
      <w:pPr>
        <w:spacing w:after="200" w:line="276" w:lineRule="auto"/>
        <w:jc w:val="right"/>
        <w:rPr>
          <w:rFonts w:eastAsia="Calibri" w:cs="Arial"/>
          <w:b/>
          <w:sz w:val="22"/>
        </w:rPr>
      </w:pPr>
      <w:r w:rsidRPr="00B153FA">
        <w:rPr>
          <w:rFonts w:cs="Arial"/>
          <w:b/>
          <w:sz w:val="22"/>
        </w:rPr>
        <w:t xml:space="preserve">Таблица </w:t>
      </w:r>
      <w:r w:rsidRPr="00B153FA">
        <w:rPr>
          <w:rFonts w:cs="Arial"/>
          <w:b/>
          <w:sz w:val="22"/>
        </w:rPr>
        <w:fldChar w:fldCharType="begin"/>
      </w:r>
      <w:r w:rsidRPr="00B153FA">
        <w:rPr>
          <w:rFonts w:cs="Arial"/>
          <w:b/>
          <w:sz w:val="22"/>
        </w:rPr>
        <w:instrText xml:space="preserve"> SEQ Таблица \* ARABIC </w:instrText>
      </w:r>
      <w:r w:rsidRPr="00B153FA">
        <w:rPr>
          <w:rFonts w:cs="Arial"/>
          <w:b/>
          <w:sz w:val="22"/>
        </w:rPr>
        <w:fldChar w:fldCharType="separate"/>
      </w:r>
      <w:r w:rsidR="00E24180">
        <w:rPr>
          <w:rFonts w:cs="Arial"/>
          <w:b/>
          <w:noProof/>
          <w:sz w:val="22"/>
        </w:rPr>
        <w:t>20</w:t>
      </w:r>
      <w:r w:rsidRPr="00B153FA">
        <w:rPr>
          <w:rFonts w:cs="Arial"/>
          <w:b/>
          <w:sz w:val="22"/>
        </w:rPr>
        <w:fldChar w:fldCharType="end"/>
      </w:r>
      <w:r w:rsidRPr="00B153FA">
        <w:rPr>
          <w:rFonts w:cs="Arial"/>
          <w:b/>
          <w:sz w:val="22"/>
        </w:rPr>
        <w:t>.</w:t>
      </w:r>
      <w:r w:rsidRPr="00B153FA">
        <w:rPr>
          <w:rFonts w:eastAsia="Calibri" w:cs="Arial"/>
          <w:b/>
          <w:sz w:val="22"/>
        </w:rPr>
        <w:t xml:space="preserve"> Статусная схема PM_ORD01</w:t>
      </w:r>
    </w:p>
    <w:tbl>
      <w:tblPr>
        <w:tblW w:w="5000" w:type="pct"/>
        <w:tblCellMar>
          <w:left w:w="0" w:type="dxa"/>
          <w:right w:w="0" w:type="dxa"/>
        </w:tblCellMar>
        <w:tblLook w:val="04A0" w:firstRow="1" w:lastRow="0" w:firstColumn="1" w:lastColumn="0" w:noHBand="0" w:noVBand="1"/>
      </w:tblPr>
      <w:tblGrid>
        <w:gridCol w:w="3509"/>
        <w:gridCol w:w="6667"/>
      </w:tblGrid>
      <w:tr w:rsidR="00762D33" w:rsidRPr="007008A3" w14:paraId="373C1737" w14:textId="77777777" w:rsidTr="00762D33">
        <w:trPr>
          <w:cantSplit/>
        </w:trPr>
        <w:tc>
          <w:tcPr>
            <w:tcW w:w="1724" w:type="pct"/>
            <w:tcBorders>
              <w:top w:val="single" w:sz="8"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14:paraId="4B0EB372" w14:textId="77777777" w:rsidR="00762D33" w:rsidRPr="00DF047E" w:rsidRDefault="00762D33" w:rsidP="00762D33">
            <w:pPr>
              <w:ind w:firstLine="19"/>
              <w:jc w:val="center"/>
              <w:rPr>
                <w:rFonts w:cs="Arial"/>
                <w:color w:val="000000"/>
                <w:sz w:val="20"/>
                <w:szCs w:val="20"/>
              </w:rPr>
            </w:pPr>
            <w:r w:rsidRPr="00DF047E">
              <w:rPr>
                <w:rFonts w:cs="Arial"/>
                <w:color w:val="000000"/>
                <w:sz w:val="20"/>
                <w:szCs w:val="20"/>
              </w:rPr>
              <w:t xml:space="preserve">Порядковый № </w:t>
            </w:r>
          </w:p>
          <w:p w14:paraId="0E0707DD" w14:textId="77777777" w:rsidR="00762D33" w:rsidRPr="00DF047E" w:rsidRDefault="00762D33" w:rsidP="00762D33">
            <w:pPr>
              <w:ind w:firstLine="19"/>
              <w:jc w:val="center"/>
              <w:rPr>
                <w:rFonts w:cs="Arial"/>
                <w:color w:val="000000"/>
                <w:sz w:val="20"/>
                <w:szCs w:val="20"/>
              </w:rPr>
            </w:pPr>
            <w:r w:rsidRPr="00DF047E">
              <w:rPr>
                <w:rFonts w:cs="Arial"/>
                <w:color w:val="000000"/>
                <w:sz w:val="20"/>
                <w:szCs w:val="20"/>
              </w:rPr>
              <w:t>(для «статусов без порядкового номера» не заполняется)</w:t>
            </w:r>
          </w:p>
        </w:tc>
        <w:tc>
          <w:tcPr>
            <w:tcW w:w="3276" w:type="pct"/>
            <w:tcBorders>
              <w:top w:val="single" w:sz="8"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14:paraId="3EC56EE5" w14:textId="77777777" w:rsidR="00762D33" w:rsidRPr="00DF047E" w:rsidRDefault="00762D33" w:rsidP="00762D33">
            <w:pPr>
              <w:ind w:firstLine="19"/>
              <w:jc w:val="center"/>
              <w:rPr>
                <w:rFonts w:cs="Arial"/>
                <w:color w:val="000000"/>
                <w:sz w:val="20"/>
                <w:szCs w:val="20"/>
              </w:rPr>
            </w:pPr>
            <w:r w:rsidRPr="00DF047E">
              <w:rPr>
                <w:rFonts w:cs="Arial"/>
                <w:color w:val="000000"/>
                <w:sz w:val="20"/>
                <w:szCs w:val="20"/>
              </w:rPr>
              <w:t>Статус</w:t>
            </w:r>
          </w:p>
        </w:tc>
      </w:tr>
      <w:tr w:rsidR="00F1289F" w:rsidRPr="00AA2ADB" w14:paraId="4DB31632"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7537286" w14:textId="66882F98" w:rsidR="00F1289F" w:rsidRPr="00C12716" w:rsidRDefault="00F1289F" w:rsidP="00F1289F">
            <w:pPr>
              <w:ind w:firstLine="19"/>
              <w:jc w:val="right"/>
              <w:rPr>
                <w:rFonts w:cs="Arial"/>
                <w:color w:val="000000"/>
                <w:sz w:val="20"/>
                <w:szCs w:val="20"/>
              </w:rPr>
            </w:pPr>
            <w:r w:rsidRPr="002D1787">
              <w:rPr>
                <w:rFonts w:cs="Arial"/>
                <w:color w:val="000000"/>
                <w:sz w:val="20"/>
                <w:szCs w:val="20"/>
              </w:rPr>
              <w:t>1</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75D347A" w14:textId="1196D5EE" w:rsidR="00F1289F" w:rsidRPr="00C12716" w:rsidRDefault="00F1289F" w:rsidP="00F1289F">
            <w:pPr>
              <w:ind w:firstLine="19"/>
              <w:jc w:val="left"/>
              <w:rPr>
                <w:rFonts w:cs="Arial"/>
                <w:color w:val="000000"/>
                <w:sz w:val="20"/>
                <w:szCs w:val="20"/>
              </w:rPr>
            </w:pPr>
            <w:r w:rsidRPr="009721BA">
              <w:rPr>
                <w:rFonts w:cs="Arial"/>
                <w:color w:val="000000"/>
                <w:sz w:val="20"/>
                <w:szCs w:val="20"/>
              </w:rPr>
              <w:t>ПЛАН - Планируется</w:t>
            </w:r>
          </w:p>
        </w:tc>
      </w:tr>
      <w:tr w:rsidR="00F1289F" w:rsidRPr="00AA2ADB" w14:paraId="6758D7AE"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A6748F7" w14:textId="6299BAAA" w:rsidR="00F1289F" w:rsidRPr="00C12716" w:rsidRDefault="00F1289F" w:rsidP="00F1289F">
            <w:pPr>
              <w:ind w:firstLine="19"/>
              <w:jc w:val="right"/>
              <w:rPr>
                <w:rFonts w:cs="Arial"/>
                <w:color w:val="000000"/>
                <w:sz w:val="20"/>
                <w:szCs w:val="20"/>
              </w:rPr>
            </w:pPr>
            <w:r w:rsidRPr="002D1787">
              <w:rPr>
                <w:rFonts w:cs="Arial"/>
                <w:color w:val="000000"/>
                <w:sz w:val="20"/>
                <w:szCs w:val="20"/>
              </w:rPr>
              <w:t>2</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7670C8A" w14:textId="59E5138B" w:rsidR="00F1289F" w:rsidRPr="00C67F25" w:rsidRDefault="00F1289F" w:rsidP="00F1289F">
            <w:pPr>
              <w:ind w:firstLine="19"/>
              <w:jc w:val="left"/>
              <w:rPr>
                <w:rFonts w:cs="Arial"/>
                <w:color w:val="000000"/>
                <w:sz w:val="20"/>
                <w:szCs w:val="20"/>
              </w:rPr>
            </w:pPr>
            <w:r w:rsidRPr="009721BA">
              <w:rPr>
                <w:rFonts w:cs="Arial"/>
                <w:color w:val="000000"/>
                <w:sz w:val="20"/>
                <w:szCs w:val="20"/>
              </w:rPr>
              <w:t>СГПЛ - Отпр на согл Пл ТОиР БЕ ГОК</w:t>
            </w:r>
          </w:p>
        </w:tc>
      </w:tr>
      <w:tr w:rsidR="00F1289F" w:rsidRPr="00AA2ADB" w14:paraId="425BD636"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6572E56" w14:textId="442B9ABB" w:rsidR="00F1289F" w:rsidRPr="00C12716" w:rsidRDefault="00F1289F" w:rsidP="00F1289F">
            <w:pPr>
              <w:ind w:firstLine="19"/>
              <w:jc w:val="right"/>
              <w:rPr>
                <w:rFonts w:cs="Arial"/>
                <w:color w:val="000000"/>
                <w:sz w:val="20"/>
                <w:szCs w:val="20"/>
              </w:rPr>
            </w:pPr>
            <w:r w:rsidRPr="002D1787">
              <w:rPr>
                <w:rFonts w:cs="Arial"/>
                <w:color w:val="000000"/>
                <w:sz w:val="20"/>
                <w:szCs w:val="20"/>
              </w:rPr>
              <w:t>3</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9998A4F" w14:textId="2E972EE3" w:rsidR="00F1289F" w:rsidRPr="00AA2ADB" w:rsidRDefault="00F1289F" w:rsidP="00F1289F">
            <w:pPr>
              <w:ind w:firstLine="19"/>
              <w:jc w:val="left"/>
              <w:rPr>
                <w:rFonts w:cs="Arial"/>
                <w:color w:val="000000"/>
                <w:sz w:val="20"/>
                <w:szCs w:val="20"/>
              </w:rPr>
            </w:pPr>
            <w:r w:rsidRPr="009721BA">
              <w:rPr>
                <w:rFonts w:cs="Arial"/>
                <w:color w:val="000000"/>
                <w:sz w:val="20"/>
                <w:szCs w:val="20"/>
              </w:rPr>
              <w:t>ССПЛ - Cогл Ст Пл ТОиР БЕ ГОК</w:t>
            </w:r>
          </w:p>
        </w:tc>
      </w:tr>
      <w:tr w:rsidR="00F1289F" w:rsidRPr="00AA2ADB" w14:paraId="7FCD823A"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835A377" w14:textId="78EE88C3" w:rsidR="00F1289F" w:rsidRPr="00C12716" w:rsidRDefault="00F1289F" w:rsidP="00F1289F">
            <w:pPr>
              <w:ind w:firstLine="19"/>
              <w:jc w:val="right"/>
              <w:rPr>
                <w:rFonts w:cs="Arial"/>
                <w:color w:val="000000"/>
                <w:sz w:val="20"/>
                <w:szCs w:val="20"/>
              </w:rPr>
            </w:pPr>
            <w:r w:rsidRPr="002D1787">
              <w:rPr>
                <w:rFonts w:cs="Arial"/>
                <w:color w:val="000000"/>
                <w:sz w:val="20"/>
                <w:szCs w:val="20"/>
              </w:rPr>
              <w:t>4</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CCD01DF" w14:textId="7F14D1F8" w:rsidR="00F1289F" w:rsidRPr="00E36DE0" w:rsidRDefault="00F1289F" w:rsidP="00F1289F">
            <w:pPr>
              <w:ind w:firstLine="19"/>
              <w:jc w:val="left"/>
              <w:rPr>
                <w:rFonts w:cs="Arial"/>
                <w:color w:val="000000"/>
                <w:sz w:val="20"/>
                <w:szCs w:val="20"/>
              </w:rPr>
            </w:pPr>
            <w:r w:rsidRPr="009721BA">
              <w:rPr>
                <w:rFonts w:cs="Arial"/>
                <w:color w:val="000000"/>
                <w:sz w:val="20"/>
                <w:szCs w:val="20"/>
              </w:rPr>
              <w:t>СГГС - Согл Гл спец ТОиР БЕ ГОК</w:t>
            </w:r>
          </w:p>
        </w:tc>
      </w:tr>
      <w:tr w:rsidR="00F1289F" w:rsidRPr="00AA2ADB" w14:paraId="2A857F4B"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A09F072"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A5A052E" w14:textId="5CC8156C" w:rsidR="00F1289F" w:rsidRPr="002D1787" w:rsidRDefault="00F1289F" w:rsidP="00F1289F">
            <w:pPr>
              <w:ind w:firstLine="19"/>
              <w:jc w:val="left"/>
              <w:rPr>
                <w:rFonts w:cs="Arial"/>
                <w:color w:val="000000"/>
                <w:sz w:val="20"/>
                <w:szCs w:val="20"/>
              </w:rPr>
            </w:pPr>
            <w:r w:rsidRPr="009721BA">
              <w:rPr>
                <w:rFonts w:cs="Arial"/>
                <w:color w:val="000000"/>
                <w:sz w:val="20"/>
                <w:szCs w:val="20"/>
              </w:rPr>
              <w:t>ГОД - Заказ включен в годовой план</w:t>
            </w:r>
          </w:p>
        </w:tc>
      </w:tr>
      <w:tr w:rsidR="00F1289F" w:rsidRPr="00AA2ADB" w14:paraId="2476355B"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E7121F5"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530994F" w14:textId="02EAB3AB" w:rsidR="00F1289F" w:rsidRPr="00C12716" w:rsidRDefault="00F1289F" w:rsidP="00F1289F">
            <w:pPr>
              <w:ind w:firstLine="19"/>
              <w:jc w:val="left"/>
              <w:rPr>
                <w:rFonts w:cs="Arial"/>
                <w:color w:val="000000"/>
                <w:sz w:val="20"/>
                <w:szCs w:val="20"/>
              </w:rPr>
            </w:pPr>
            <w:r w:rsidRPr="009721BA">
              <w:rPr>
                <w:rFonts w:cs="Arial"/>
                <w:color w:val="000000"/>
                <w:sz w:val="20"/>
                <w:szCs w:val="20"/>
              </w:rPr>
              <w:t>УТВГ - Утвержден в программе ремонтов</w:t>
            </w:r>
          </w:p>
        </w:tc>
      </w:tr>
      <w:tr w:rsidR="00F1289F" w:rsidRPr="00AA2ADB" w14:paraId="732ABB7F"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5E9ACBD"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094AFD7" w14:textId="00FB5C06" w:rsidR="00F1289F" w:rsidRPr="002D1787" w:rsidRDefault="00F1289F" w:rsidP="00F1289F">
            <w:pPr>
              <w:ind w:firstLine="19"/>
              <w:jc w:val="left"/>
              <w:rPr>
                <w:rFonts w:cs="Arial"/>
                <w:color w:val="000000"/>
                <w:sz w:val="20"/>
                <w:szCs w:val="20"/>
              </w:rPr>
            </w:pPr>
            <w:r w:rsidRPr="009721BA">
              <w:rPr>
                <w:rFonts w:cs="Arial"/>
                <w:color w:val="000000"/>
                <w:sz w:val="20"/>
                <w:szCs w:val="20"/>
              </w:rPr>
              <w:t>УТВП - Утв в программе и бюджете</w:t>
            </w:r>
          </w:p>
        </w:tc>
      </w:tr>
      <w:tr w:rsidR="00F1289F" w:rsidRPr="00AA2ADB" w14:paraId="1312B13C"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967E2A9"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16F3A0C" w14:textId="46060ECD" w:rsidR="00F1289F" w:rsidRPr="002D1787" w:rsidRDefault="00F1289F" w:rsidP="00F1289F">
            <w:pPr>
              <w:ind w:firstLine="19"/>
              <w:jc w:val="left"/>
              <w:rPr>
                <w:rFonts w:cs="Arial"/>
                <w:color w:val="000000"/>
                <w:sz w:val="20"/>
                <w:szCs w:val="20"/>
              </w:rPr>
            </w:pPr>
            <w:r w:rsidRPr="009721BA">
              <w:rPr>
                <w:rFonts w:cs="Arial"/>
                <w:color w:val="000000"/>
                <w:sz w:val="20"/>
                <w:szCs w:val="20"/>
              </w:rPr>
              <w:t>МЕС - Заказ включен в месячный план</w:t>
            </w:r>
          </w:p>
        </w:tc>
      </w:tr>
      <w:tr w:rsidR="00F1289F" w:rsidRPr="00AA2ADB" w14:paraId="58C289BD"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F25FA3A"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EFD5C15" w14:textId="717296EB" w:rsidR="00F1289F" w:rsidRPr="002D1787" w:rsidRDefault="00F1289F" w:rsidP="00F1289F">
            <w:pPr>
              <w:ind w:firstLine="19"/>
              <w:jc w:val="left"/>
              <w:rPr>
                <w:rFonts w:cs="Arial"/>
                <w:color w:val="000000"/>
                <w:sz w:val="20"/>
                <w:szCs w:val="20"/>
              </w:rPr>
            </w:pPr>
            <w:r w:rsidRPr="009721BA">
              <w:rPr>
                <w:rFonts w:cs="Arial"/>
                <w:color w:val="000000"/>
                <w:sz w:val="20"/>
                <w:szCs w:val="20"/>
              </w:rPr>
              <w:t>УТВМ - Утв в месячном плане-графике</w:t>
            </w:r>
          </w:p>
        </w:tc>
      </w:tr>
      <w:tr w:rsidR="00F1289F" w:rsidRPr="00AA2ADB" w14:paraId="4C8C10C0"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A2AF818"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D7C81CB" w14:textId="5414BB44" w:rsidR="00F1289F" w:rsidRPr="002D1787" w:rsidRDefault="00F1289F" w:rsidP="00F1289F">
            <w:pPr>
              <w:ind w:firstLine="19"/>
              <w:jc w:val="left"/>
              <w:rPr>
                <w:rFonts w:cs="Arial"/>
                <w:color w:val="000000"/>
                <w:sz w:val="20"/>
                <w:szCs w:val="20"/>
              </w:rPr>
            </w:pPr>
            <w:r w:rsidRPr="009721BA">
              <w:rPr>
                <w:rFonts w:cs="Arial"/>
                <w:color w:val="000000"/>
                <w:sz w:val="20"/>
                <w:szCs w:val="20"/>
              </w:rPr>
              <w:t>НЕД - Заказ включен в недельный план</w:t>
            </w:r>
          </w:p>
        </w:tc>
      </w:tr>
      <w:tr w:rsidR="00F1289F" w:rsidRPr="00AA2ADB" w14:paraId="489E8845"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46B84F2"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BD800AC" w14:textId="3A611052" w:rsidR="00F1289F" w:rsidRPr="00C12716" w:rsidRDefault="00F1289F" w:rsidP="00F1289F">
            <w:pPr>
              <w:ind w:firstLine="19"/>
              <w:jc w:val="left"/>
              <w:rPr>
                <w:rFonts w:cs="Arial"/>
                <w:color w:val="000000"/>
                <w:sz w:val="20"/>
                <w:szCs w:val="20"/>
              </w:rPr>
            </w:pPr>
            <w:r w:rsidRPr="009721BA">
              <w:rPr>
                <w:rFonts w:cs="Arial"/>
                <w:color w:val="000000"/>
                <w:sz w:val="20"/>
                <w:szCs w:val="20"/>
              </w:rPr>
              <w:t>УТВН - Утв в недельном плане-графике</w:t>
            </w:r>
          </w:p>
        </w:tc>
      </w:tr>
      <w:tr w:rsidR="00F1289F" w:rsidRPr="00AA2ADB" w14:paraId="143FA423"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4DEAB57"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D5FEE23" w14:textId="014E8240" w:rsidR="00F1289F" w:rsidRPr="00AA2ADB" w:rsidRDefault="00F1289F" w:rsidP="00F1289F">
            <w:pPr>
              <w:ind w:firstLine="19"/>
              <w:jc w:val="left"/>
              <w:rPr>
                <w:rFonts w:cs="Arial"/>
                <w:color w:val="000000"/>
                <w:sz w:val="20"/>
                <w:szCs w:val="20"/>
              </w:rPr>
            </w:pPr>
            <w:r w:rsidRPr="009721BA">
              <w:rPr>
                <w:rFonts w:cs="Arial"/>
                <w:color w:val="000000"/>
                <w:sz w:val="20"/>
                <w:szCs w:val="20"/>
              </w:rPr>
              <w:t>ГИП - Согласован Главным инженером</w:t>
            </w:r>
          </w:p>
        </w:tc>
      </w:tr>
      <w:tr w:rsidR="00F1289F" w:rsidRPr="00AA2ADB" w14:paraId="156F51E1"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5B433E9" w14:textId="762AF992"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D385706" w14:textId="3BE785C6" w:rsidR="00F1289F" w:rsidRPr="002D1787" w:rsidRDefault="00F1289F" w:rsidP="00F1289F">
            <w:pPr>
              <w:ind w:firstLine="19"/>
              <w:jc w:val="left"/>
              <w:rPr>
                <w:rFonts w:cs="Arial"/>
                <w:color w:val="000000"/>
                <w:sz w:val="20"/>
                <w:szCs w:val="20"/>
              </w:rPr>
            </w:pPr>
            <w:r w:rsidRPr="009721BA">
              <w:rPr>
                <w:rFonts w:cs="Arial"/>
                <w:color w:val="000000"/>
                <w:sz w:val="20"/>
                <w:szCs w:val="20"/>
              </w:rPr>
              <w:t>ПТОГ - Согл ПТО в год плане-графике</w:t>
            </w:r>
          </w:p>
        </w:tc>
      </w:tr>
      <w:tr w:rsidR="00F1289F" w:rsidRPr="00AA2ADB" w14:paraId="0E7DF9DF"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21418AD" w14:textId="308378B0"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803A282" w14:textId="3C03E36F" w:rsidR="00F1289F" w:rsidRPr="002D1787" w:rsidRDefault="00F1289F" w:rsidP="00F1289F">
            <w:pPr>
              <w:ind w:firstLine="19"/>
              <w:jc w:val="left"/>
              <w:rPr>
                <w:rFonts w:cs="Arial"/>
                <w:color w:val="000000"/>
                <w:sz w:val="20"/>
                <w:szCs w:val="20"/>
              </w:rPr>
            </w:pPr>
            <w:r w:rsidRPr="009721BA">
              <w:rPr>
                <w:rFonts w:cs="Arial"/>
                <w:color w:val="000000"/>
                <w:sz w:val="20"/>
                <w:szCs w:val="20"/>
              </w:rPr>
              <w:t>ПТОМ - Согл ПТО в мес плане-графике</w:t>
            </w:r>
          </w:p>
        </w:tc>
      </w:tr>
      <w:tr w:rsidR="00F1289F" w:rsidRPr="00AA2ADB" w14:paraId="2DF498AA"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8888A16"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92650BF" w14:textId="7C38EAD8" w:rsidR="00F1289F" w:rsidRPr="002D1787" w:rsidRDefault="00F1289F" w:rsidP="00F1289F">
            <w:pPr>
              <w:ind w:firstLine="19"/>
              <w:jc w:val="left"/>
              <w:rPr>
                <w:rFonts w:cs="Arial"/>
                <w:color w:val="000000"/>
                <w:sz w:val="20"/>
                <w:szCs w:val="20"/>
              </w:rPr>
            </w:pPr>
            <w:r w:rsidRPr="009721BA">
              <w:rPr>
                <w:rFonts w:cs="Arial"/>
                <w:color w:val="000000"/>
                <w:sz w:val="20"/>
                <w:szCs w:val="20"/>
              </w:rPr>
              <w:t>КОРР - Требует корректировки</w:t>
            </w:r>
          </w:p>
        </w:tc>
      </w:tr>
      <w:tr w:rsidR="00F1289F" w:rsidRPr="00AA2ADB" w14:paraId="415FC381"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B916D1B"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51352E4" w14:textId="2E965249" w:rsidR="00F1289F" w:rsidRPr="00C12716" w:rsidRDefault="00F1289F" w:rsidP="00F1289F">
            <w:pPr>
              <w:ind w:firstLine="19"/>
              <w:jc w:val="left"/>
              <w:rPr>
                <w:rFonts w:cs="Arial"/>
                <w:color w:val="000000"/>
                <w:sz w:val="20"/>
                <w:szCs w:val="20"/>
              </w:rPr>
            </w:pPr>
            <w:r w:rsidRPr="009721BA">
              <w:rPr>
                <w:rFonts w:cs="Arial"/>
                <w:color w:val="000000"/>
                <w:sz w:val="20"/>
                <w:szCs w:val="20"/>
              </w:rPr>
              <w:t>ТРКБ - Требуется коррект-ка бюджета</w:t>
            </w:r>
          </w:p>
        </w:tc>
      </w:tr>
      <w:tr w:rsidR="00F1289F" w:rsidRPr="00AA2ADB" w14:paraId="66082EBA"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1DBFB11"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F3B6E6D" w14:textId="57DF9110" w:rsidR="00F1289F" w:rsidRPr="00C12716" w:rsidRDefault="00F1289F" w:rsidP="00F1289F">
            <w:pPr>
              <w:ind w:firstLine="19"/>
              <w:jc w:val="left"/>
              <w:rPr>
                <w:rFonts w:cs="Arial"/>
                <w:color w:val="000000"/>
                <w:sz w:val="20"/>
                <w:szCs w:val="20"/>
              </w:rPr>
            </w:pPr>
            <w:r w:rsidRPr="009721BA">
              <w:rPr>
                <w:rFonts w:cs="Arial"/>
                <w:color w:val="000000"/>
                <w:sz w:val="20"/>
                <w:szCs w:val="20"/>
              </w:rPr>
              <w:t>КОРБ - Бюджет выделен и скорректир-н</w:t>
            </w:r>
          </w:p>
        </w:tc>
      </w:tr>
      <w:tr w:rsidR="00F1289F" w:rsidRPr="00AA2ADB" w14:paraId="79748337"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D08A5EC"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FD214CB" w14:textId="36CCE4C9" w:rsidR="00F1289F" w:rsidRPr="00C12716" w:rsidRDefault="00F1289F" w:rsidP="00F1289F">
            <w:pPr>
              <w:ind w:firstLine="19"/>
              <w:jc w:val="left"/>
              <w:rPr>
                <w:rFonts w:cs="Arial"/>
                <w:color w:val="000000"/>
                <w:sz w:val="20"/>
                <w:szCs w:val="20"/>
              </w:rPr>
            </w:pPr>
            <w:r w:rsidRPr="009721BA">
              <w:rPr>
                <w:rFonts w:cs="Arial"/>
                <w:color w:val="000000"/>
                <w:sz w:val="20"/>
                <w:szCs w:val="20"/>
              </w:rPr>
              <w:t>СРОЧ - Срочная закупка</w:t>
            </w:r>
          </w:p>
        </w:tc>
      </w:tr>
      <w:tr w:rsidR="00F1289F" w:rsidRPr="00AA2ADB" w14:paraId="0750B2F5"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5B39644"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59885C5" w14:textId="7C17873E" w:rsidR="00F1289F" w:rsidRPr="002D1787" w:rsidDel="00F1289F" w:rsidRDefault="00F1289F" w:rsidP="00F1289F">
            <w:pPr>
              <w:ind w:firstLine="19"/>
              <w:jc w:val="left"/>
              <w:rPr>
                <w:rFonts w:cs="Arial"/>
                <w:color w:val="000000"/>
                <w:sz w:val="20"/>
                <w:szCs w:val="20"/>
              </w:rPr>
            </w:pPr>
            <w:r w:rsidRPr="009721BA">
              <w:rPr>
                <w:rFonts w:cs="Arial"/>
                <w:color w:val="000000"/>
                <w:sz w:val="20"/>
                <w:szCs w:val="20"/>
              </w:rPr>
              <w:t>ТКБЕ - Бюджет на год утвержден ТК БЕ</w:t>
            </w:r>
          </w:p>
        </w:tc>
      </w:tr>
      <w:tr w:rsidR="00F1289F" w:rsidRPr="00AA2ADB" w14:paraId="3A6C9487"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DEE130E"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15DE6CF" w14:textId="2DAC62FE" w:rsidR="00F1289F" w:rsidRPr="002D1787" w:rsidDel="00F1289F" w:rsidRDefault="00F1289F" w:rsidP="00F1289F">
            <w:pPr>
              <w:ind w:firstLine="19"/>
              <w:jc w:val="left"/>
              <w:rPr>
                <w:rFonts w:cs="Arial"/>
                <w:color w:val="000000"/>
                <w:sz w:val="20"/>
                <w:szCs w:val="20"/>
              </w:rPr>
            </w:pPr>
            <w:r w:rsidRPr="009721BA">
              <w:rPr>
                <w:rFonts w:cs="Arial"/>
                <w:color w:val="000000"/>
                <w:sz w:val="20"/>
                <w:szCs w:val="20"/>
              </w:rPr>
              <w:t>МТРЦ - МТР оценены</w:t>
            </w:r>
          </w:p>
        </w:tc>
      </w:tr>
      <w:tr w:rsidR="00F1289F" w:rsidRPr="00AA2ADB" w14:paraId="2D5F1B96"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28AC64C"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0E647D8" w14:textId="495E69BD" w:rsidR="00F1289F" w:rsidRPr="002D1787" w:rsidDel="00F1289F" w:rsidRDefault="00F1289F" w:rsidP="00F1289F">
            <w:pPr>
              <w:ind w:firstLine="19"/>
              <w:jc w:val="left"/>
              <w:rPr>
                <w:rFonts w:cs="Arial"/>
                <w:color w:val="000000"/>
                <w:sz w:val="20"/>
                <w:szCs w:val="20"/>
              </w:rPr>
            </w:pPr>
            <w:r w:rsidRPr="009721BA">
              <w:rPr>
                <w:rFonts w:cs="Arial"/>
                <w:color w:val="000000"/>
                <w:sz w:val="20"/>
                <w:szCs w:val="20"/>
              </w:rPr>
              <w:t>МТРН - Материалы не оценены</w:t>
            </w:r>
          </w:p>
        </w:tc>
      </w:tr>
      <w:tr w:rsidR="00F1289F" w:rsidRPr="00AA2ADB" w14:paraId="0E5085D8"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4B21578"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EEE7D7A" w14:textId="460B4BBB" w:rsidR="00F1289F" w:rsidRPr="002D1787" w:rsidDel="00F1289F" w:rsidRDefault="00F1289F" w:rsidP="00F1289F">
            <w:pPr>
              <w:ind w:firstLine="19"/>
              <w:jc w:val="left"/>
              <w:rPr>
                <w:rFonts w:cs="Arial"/>
                <w:color w:val="000000"/>
                <w:sz w:val="20"/>
                <w:szCs w:val="20"/>
              </w:rPr>
            </w:pPr>
            <w:r w:rsidRPr="009721BA">
              <w:rPr>
                <w:rFonts w:cs="Arial"/>
                <w:color w:val="000000"/>
                <w:sz w:val="20"/>
                <w:szCs w:val="20"/>
              </w:rPr>
              <w:t>ОТКБ - Коррект-ка бюджета отклонена</w:t>
            </w:r>
          </w:p>
        </w:tc>
      </w:tr>
      <w:tr w:rsidR="00F1289F" w:rsidRPr="00F1289F" w14:paraId="3F18BD01"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22B5EC0" w14:textId="77777777"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4DEB6D5" w14:textId="3A651721" w:rsidR="00F1289F" w:rsidRPr="002D1787" w:rsidDel="00F1289F" w:rsidRDefault="00F1289F" w:rsidP="00F1289F">
            <w:pPr>
              <w:ind w:firstLine="19"/>
              <w:jc w:val="left"/>
              <w:rPr>
                <w:rFonts w:cs="Arial"/>
                <w:color w:val="000000"/>
                <w:sz w:val="20"/>
                <w:szCs w:val="20"/>
              </w:rPr>
            </w:pPr>
            <w:r w:rsidRPr="009721BA">
              <w:rPr>
                <w:rFonts w:cs="Arial"/>
                <w:color w:val="000000"/>
                <w:sz w:val="20"/>
                <w:szCs w:val="20"/>
              </w:rPr>
              <w:t>ПЗТГ - Согласован ПЗТГ</w:t>
            </w:r>
          </w:p>
        </w:tc>
      </w:tr>
    </w:tbl>
    <w:p w14:paraId="62F57B52" w14:textId="19333B6C" w:rsidR="00762D33" w:rsidRDefault="00762D33" w:rsidP="00762D33">
      <w:pPr>
        <w:spacing w:after="200" w:line="276" w:lineRule="auto"/>
        <w:jc w:val="left"/>
        <w:rPr>
          <w:rFonts w:eastAsia="Calibri" w:cs="Arial"/>
        </w:rPr>
      </w:pPr>
    </w:p>
    <w:p w14:paraId="655A837C" w14:textId="6767B011" w:rsidR="0005134E" w:rsidRPr="00B153FA" w:rsidRDefault="0005134E" w:rsidP="0005134E">
      <w:pPr>
        <w:spacing w:after="200" w:line="276" w:lineRule="auto"/>
        <w:jc w:val="right"/>
        <w:rPr>
          <w:rFonts w:eastAsia="Calibri" w:cs="Arial"/>
          <w:b/>
          <w:sz w:val="22"/>
        </w:rPr>
      </w:pPr>
      <w:r w:rsidRPr="00B153FA">
        <w:rPr>
          <w:rFonts w:cs="Arial"/>
          <w:b/>
          <w:sz w:val="22"/>
        </w:rPr>
        <w:t xml:space="preserve">Таблица </w:t>
      </w:r>
      <w:r w:rsidRPr="00B153FA">
        <w:rPr>
          <w:rFonts w:cs="Arial"/>
          <w:b/>
          <w:sz w:val="22"/>
        </w:rPr>
        <w:fldChar w:fldCharType="begin"/>
      </w:r>
      <w:r w:rsidRPr="00B153FA">
        <w:rPr>
          <w:rFonts w:cs="Arial"/>
          <w:b/>
          <w:sz w:val="22"/>
        </w:rPr>
        <w:instrText xml:space="preserve"> SEQ Таблица \* ARABIC </w:instrText>
      </w:r>
      <w:r w:rsidRPr="00B153FA">
        <w:rPr>
          <w:rFonts w:cs="Arial"/>
          <w:b/>
          <w:sz w:val="22"/>
        </w:rPr>
        <w:fldChar w:fldCharType="separate"/>
      </w:r>
      <w:r w:rsidR="00E24180">
        <w:rPr>
          <w:rFonts w:cs="Arial"/>
          <w:b/>
          <w:noProof/>
          <w:sz w:val="22"/>
        </w:rPr>
        <w:t>21</w:t>
      </w:r>
      <w:r w:rsidRPr="00B153FA">
        <w:rPr>
          <w:rFonts w:cs="Arial"/>
          <w:b/>
          <w:sz w:val="22"/>
        </w:rPr>
        <w:fldChar w:fldCharType="end"/>
      </w:r>
      <w:r w:rsidRPr="00B153FA">
        <w:rPr>
          <w:rFonts w:cs="Arial"/>
          <w:b/>
          <w:sz w:val="22"/>
        </w:rPr>
        <w:t>.</w:t>
      </w:r>
      <w:r>
        <w:rPr>
          <w:rFonts w:eastAsia="Calibri" w:cs="Arial"/>
          <w:b/>
          <w:sz w:val="22"/>
        </w:rPr>
        <w:t xml:space="preserve"> Статусная схема PM_ORD02</w:t>
      </w:r>
    </w:p>
    <w:tbl>
      <w:tblPr>
        <w:tblW w:w="5000" w:type="pct"/>
        <w:tblCellMar>
          <w:left w:w="0" w:type="dxa"/>
          <w:right w:w="0" w:type="dxa"/>
        </w:tblCellMar>
        <w:tblLook w:val="04A0" w:firstRow="1" w:lastRow="0" w:firstColumn="1" w:lastColumn="0" w:noHBand="0" w:noVBand="1"/>
      </w:tblPr>
      <w:tblGrid>
        <w:gridCol w:w="3509"/>
        <w:gridCol w:w="6667"/>
      </w:tblGrid>
      <w:tr w:rsidR="0005134E" w:rsidRPr="007008A3" w14:paraId="2BB432BB" w14:textId="77777777" w:rsidTr="00714D9C">
        <w:trPr>
          <w:cantSplit/>
        </w:trPr>
        <w:tc>
          <w:tcPr>
            <w:tcW w:w="1724" w:type="pct"/>
            <w:tcBorders>
              <w:top w:val="single" w:sz="8"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14:paraId="5C731E29" w14:textId="77777777" w:rsidR="0005134E" w:rsidRPr="00DF047E" w:rsidRDefault="0005134E" w:rsidP="00714D9C">
            <w:pPr>
              <w:ind w:firstLine="19"/>
              <w:jc w:val="center"/>
              <w:rPr>
                <w:rFonts w:cs="Arial"/>
                <w:color w:val="000000"/>
                <w:sz w:val="20"/>
                <w:szCs w:val="20"/>
              </w:rPr>
            </w:pPr>
            <w:r w:rsidRPr="00DF047E">
              <w:rPr>
                <w:rFonts w:cs="Arial"/>
                <w:color w:val="000000"/>
                <w:sz w:val="20"/>
                <w:szCs w:val="20"/>
              </w:rPr>
              <w:t xml:space="preserve">Порядковый № </w:t>
            </w:r>
          </w:p>
          <w:p w14:paraId="4758FD3C" w14:textId="77777777" w:rsidR="0005134E" w:rsidRPr="00DF047E" w:rsidRDefault="0005134E" w:rsidP="00714D9C">
            <w:pPr>
              <w:ind w:firstLine="19"/>
              <w:jc w:val="center"/>
              <w:rPr>
                <w:rFonts w:cs="Arial"/>
                <w:color w:val="000000"/>
                <w:sz w:val="20"/>
                <w:szCs w:val="20"/>
              </w:rPr>
            </w:pPr>
            <w:r w:rsidRPr="00DF047E">
              <w:rPr>
                <w:rFonts w:cs="Arial"/>
                <w:color w:val="000000"/>
                <w:sz w:val="20"/>
                <w:szCs w:val="20"/>
              </w:rPr>
              <w:t>(для «статусов без порядкового номера» не заполняется)</w:t>
            </w:r>
          </w:p>
        </w:tc>
        <w:tc>
          <w:tcPr>
            <w:tcW w:w="3276" w:type="pct"/>
            <w:tcBorders>
              <w:top w:val="single" w:sz="8"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14:paraId="3BF7C7AE" w14:textId="77777777" w:rsidR="0005134E" w:rsidRPr="00DF047E" w:rsidRDefault="0005134E" w:rsidP="00714D9C">
            <w:pPr>
              <w:ind w:firstLine="19"/>
              <w:jc w:val="center"/>
              <w:rPr>
                <w:rFonts w:cs="Arial"/>
                <w:color w:val="000000"/>
                <w:sz w:val="20"/>
                <w:szCs w:val="20"/>
              </w:rPr>
            </w:pPr>
            <w:r w:rsidRPr="00DF047E">
              <w:rPr>
                <w:rFonts w:cs="Arial"/>
                <w:color w:val="000000"/>
                <w:sz w:val="20"/>
                <w:szCs w:val="20"/>
              </w:rPr>
              <w:t>Статус</w:t>
            </w:r>
          </w:p>
        </w:tc>
      </w:tr>
      <w:tr w:rsidR="0005134E" w:rsidRPr="0000272E" w14:paraId="61093D75"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B0B0594" w14:textId="74B397C3" w:rsidR="0005134E" w:rsidRPr="00C12716" w:rsidRDefault="0005134E" w:rsidP="0005134E">
            <w:pPr>
              <w:ind w:firstLine="19"/>
              <w:jc w:val="right"/>
              <w:rPr>
                <w:rFonts w:cs="Arial"/>
                <w:color w:val="000000"/>
                <w:sz w:val="20"/>
                <w:szCs w:val="20"/>
              </w:rPr>
            </w:pPr>
            <w:r w:rsidRPr="002D1787">
              <w:rPr>
                <w:rFonts w:cs="Arial"/>
                <w:color w:val="000000"/>
                <w:sz w:val="20"/>
                <w:szCs w:val="20"/>
              </w:rPr>
              <w:t>1</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0E1C9D8" w14:textId="560F772E" w:rsidR="0005134E" w:rsidRPr="002D1787" w:rsidRDefault="0005134E" w:rsidP="0005134E">
            <w:pPr>
              <w:ind w:firstLine="19"/>
              <w:jc w:val="left"/>
              <w:rPr>
                <w:rFonts w:cs="Arial"/>
                <w:color w:val="000000"/>
                <w:sz w:val="20"/>
                <w:szCs w:val="20"/>
              </w:rPr>
            </w:pPr>
            <w:r w:rsidRPr="009721BA">
              <w:rPr>
                <w:rFonts w:cs="Arial"/>
                <w:color w:val="000000"/>
                <w:sz w:val="20"/>
                <w:szCs w:val="20"/>
              </w:rPr>
              <w:t>ПЛАН - Планируется</w:t>
            </w:r>
          </w:p>
        </w:tc>
      </w:tr>
      <w:tr w:rsidR="0005134E" w:rsidRPr="0000272E" w14:paraId="35F6C68D"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A87911D" w14:textId="1D9CC338" w:rsidR="0005134E" w:rsidRPr="0000272E" w:rsidRDefault="0005134E" w:rsidP="0005134E">
            <w:pPr>
              <w:ind w:firstLine="19"/>
              <w:jc w:val="right"/>
              <w:rPr>
                <w:rFonts w:cs="Arial"/>
                <w:color w:val="000000"/>
                <w:sz w:val="20"/>
                <w:szCs w:val="20"/>
              </w:rPr>
            </w:pPr>
            <w:r w:rsidRPr="0000272E">
              <w:rPr>
                <w:rFonts w:cs="Arial"/>
                <w:color w:val="000000"/>
                <w:sz w:val="20"/>
                <w:szCs w:val="20"/>
              </w:rPr>
              <w:t>2</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DD6D6AE" w14:textId="2A5C126E" w:rsidR="0005134E" w:rsidRPr="002D1787" w:rsidRDefault="0005134E" w:rsidP="0005134E">
            <w:pPr>
              <w:ind w:firstLine="19"/>
              <w:jc w:val="left"/>
              <w:rPr>
                <w:rFonts w:cs="Arial"/>
                <w:color w:val="000000"/>
                <w:sz w:val="20"/>
                <w:szCs w:val="20"/>
              </w:rPr>
            </w:pPr>
            <w:r w:rsidRPr="009721BA">
              <w:rPr>
                <w:rFonts w:cs="Arial"/>
                <w:color w:val="000000"/>
                <w:sz w:val="20"/>
                <w:szCs w:val="20"/>
              </w:rPr>
              <w:t>СГПЛ - Отпр на согл Пл ТОиР БЕ ГОК</w:t>
            </w:r>
          </w:p>
        </w:tc>
      </w:tr>
      <w:tr w:rsidR="0005134E" w:rsidRPr="0000272E" w14:paraId="484B890D"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72BD415" w14:textId="42D13776" w:rsidR="0005134E" w:rsidRPr="0000272E" w:rsidRDefault="0005134E" w:rsidP="0005134E">
            <w:pPr>
              <w:ind w:firstLine="19"/>
              <w:jc w:val="right"/>
              <w:rPr>
                <w:rFonts w:cs="Arial"/>
                <w:color w:val="000000"/>
                <w:sz w:val="20"/>
                <w:szCs w:val="20"/>
              </w:rPr>
            </w:pPr>
            <w:r w:rsidRPr="0000272E">
              <w:rPr>
                <w:rFonts w:cs="Arial"/>
                <w:color w:val="000000"/>
                <w:sz w:val="20"/>
                <w:szCs w:val="20"/>
              </w:rPr>
              <w:t>3</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77400B2" w14:textId="293BBCF6" w:rsidR="0005134E" w:rsidRPr="002D1787" w:rsidRDefault="0005134E" w:rsidP="0005134E">
            <w:pPr>
              <w:ind w:firstLine="19"/>
              <w:jc w:val="left"/>
              <w:rPr>
                <w:rFonts w:cs="Arial"/>
                <w:color w:val="000000"/>
                <w:sz w:val="20"/>
                <w:szCs w:val="20"/>
              </w:rPr>
            </w:pPr>
            <w:r w:rsidRPr="009721BA">
              <w:rPr>
                <w:rFonts w:cs="Arial"/>
                <w:color w:val="000000"/>
                <w:sz w:val="20"/>
                <w:szCs w:val="20"/>
              </w:rPr>
              <w:t>ССПЛ - Cогл Ст Пл ТОиР БЕ ГОК</w:t>
            </w:r>
          </w:p>
        </w:tc>
      </w:tr>
      <w:tr w:rsidR="0005134E" w:rsidRPr="0000272E" w14:paraId="19314B04"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4D59024" w14:textId="1E596E4E" w:rsidR="0005134E" w:rsidRPr="0000272E" w:rsidRDefault="0005134E" w:rsidP="0005134E">
            <w:pPr>
              <w:ind w:firstLine="19"/>
              <w:jc w:val="right"/>
              <w:rPr>
                <w:rFonts w:cs="Arial"/>
                <w:color w:val="000000"/>
                <w:sz w:val="20"/>
                <w:szCs w:val="20"/>
              </w:rPr>
            </w:pPr>
            <w:r w:rsidRPr="0000272E">
              <w:rPr>
                <w:rFonts w:cs="Arial"/>
                <w:color w:val="000000"/>
                <w:sz w:val="20"/>
                <w:szCs w:val="20"/>
              </w:rPr>
              <w:t>4</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0077571" w14:textId="73CCE947" w:rsidR="0005134E" w:rsidRPr="002D1787" w:rsidRDefault="0005134E" w:rsidP="0005134E">
            <w:pPr>
              <w:ind w:firstLine="19"/>
              <w:jc w:val="left"/>
              <w:rPr>
                <w:rFonts w:cs="Arial"/>
                <w:color w:val="000000"/>
                <w:sz w:val="20"/>
                <w:szCs w:val="20"/>
              </w:rPr>
            </w:pPr>
            <w:r w:rsidRPr="009721BA">
              <w:rPr>
                <w:rFonts w:cs="Arial"/>
                <w:color w:val="000000"/>
                <w:sz w:val="20"/>
                <w:szCs w:val="20"/>
              </w:rPr>
              <w:t>СГГС - Согл Гл спец ТОиР БЕ ГОК</w:t>
            </w:r>
          </w:p>
        </w:tc>
      </w:tr>
      <w:tr w:rsidR="0005134E" w:rsidRPr="0000272E" w14:paraId="1E428019"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3179F90" w14:textId="77777777" w:rsidR="0005134E" w:rsidRPr="0000272E" w:rsidRDefault="0005134E" w:rsidP="0005134E">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C511941" w14:textId="171E46AD" w:rsidR="0005134E" w:rsidRPr="002D1787" w:rsidRDefault="0005134E" w:rsidP="0005134E">
            <w:pPr>
              <w:ind w:firstLine="19"/>
              <w:jc w:val="left"/>
              <w:rPr>
                <w:rFonts w:cs="Arial"/>
                <w:color w:val="000000"/>
                <w:sz w:val="20"/>
                <w:szCs w:val="20"/>
              </w:rPr>
            </w:pPr>
            <w:r w:rsidRPr="009721BA">
              <w:rPr>
                <w:rFonts w:cs="Arial"/>
                <w:color w:val="000000"/>
                <w:sz w:val="20"/>
                <w:szCs w:val="20"/>
              </w:rPr>
              <w:t>КОРР - Требует корректировки</w:t>
            </w:r>
          </w:p>
        </w:tc>
      </w:tr>
      <w:tr w:rsidR="0005134E" w:rsidRPr="0000272E" w14:paraId="7757C1E6"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838FC5F" w14:textId="77777777" w:rsidR="0005134E" w:rsidRPr="0000272E" w:rsidRDefault="0005134E" w:rsidP="0005134E">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D36B8AE" w14:textId="7F8A1450" w:rsidR="0005134E" w:rsidRPr="002D1787" w:rsidRDefault="0005134E" w:rsidP="0005134E">
            <w:pPr>
              <w:ind w:firstLine="19"/>
              <w:jc w:val="left"/>
              <w:rPr>
                <w:rFonts w:cs="Arial"/>
                <w:color w:val="000000"/>
                <w:sz w:val="20"/>
                <w:szCs w:val="20"/>
              </w:rPr>
            </w:pPr>
            <w:r w:rsidRPr="009721BA">
              <w:rPr>
                <w:rFonts w:cs="Arial"/>
                <w:color w:val="000000"/>
                <w:sz w:val="20"/>
                <w:szCs w:val="20"/>
              </w:rPr>
              <w:t>ТРКБ - Требуется коррект-ка бюджета</w:t>
            </w:r>
          </w:p>
        </w:tc>
      </w:tr>
      <w:tr w:rsidR="0005134E" w:rsidRPr="0000272E" w14:paraId="3808146A"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CB69AD3" w14:textId="77777777" w:rsidR="0005134E" w:rsidRPr="0000272E" w:rsidRDefault="0005134E" w:rsidP="0005134E">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45E7DAD" w14:textId="6F3A4D7A" w:rsidR="0005134E" w:rsidRPr="002D1787" w:rsidRDefault="0005134E" w:rsidP="0005134E">
            <w:pPr>
              <w:ind w:firstLine="19"/>
              <w:jc w:val="left"/>
              <w:rPr>
                <w:rFonts w:cs="Arial"/>
                <w:color w:val="000000"/>
                <w:sz w:val="20"/>
                <w:szCs w:val="20"/>
              </w:rPr>
            </w:pPr>
            <w:r w:rsidRPr="009721BA">
              <w:rPr>
                <w:rFonts w:cs="Arial"/>
                <w:color w:val="000000"/>
                <w:sz w:val="20"/>
                <w:szCs w:val="20"/>
              </w:rPr>
              <w:t>КОРБ - Бюджет выделен и скорректир-н</w:t>
            </w:r>
          </w:p>
        </w:tc>
      </w:tr>
      <w:tr w:rsidR="0005134E" w:rsidRPr="0000272E" w14:paraId="3125A03B"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903F3B0" w14:textId="77777777" w:rsidR="0005134E" w:rsidRPr="0000272E" w:rsidRDefault="0005134E" w:rsidP="0005134E">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7A85DDD" w14:textId="2ABB2A72" w:rsidR="0005134E" w:rsidRPr="002D1787" w:rsidRDefault="0005134E" w:rsidP="0005134E">
            <w:pPr>
              <w:ind w:firstLine="19"/>
              <w:jc w:val="left"/>
              <w:rPr>
                <w:rFonts w:cs="Arial"/>
                <w:color w:val="000000"/>
                <w:sz w:val="20"/>
                <w:szCs w:val="20"/>
              </w:rPr>
            </w:pPr>
            <w:r w:rsidRPr="009721BA">
              <w:rPr>
                <w:rFonts w:cs="Arial"/>
                <w:color w:val="000000"/>
                <w:sz w:val="20"/>
                <w:szCs w:val="20"/>
              </w:rPr>
              <w:t>СРОЧ - Срочная закупка</w:t>
            </w:r>
          </w:p>
        </w:tc>
      </w:tr>
      <w:tr w:rsidR="0005134E" w:rsidRPr="0000272E" w14:paraId="504D7836"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B80D313" w14:textId="77777777" w:rsidR="0005134E" w:rsidRPr="0000272E" w:rsidRDefault="0005134E" w:rsidP="0005134E">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82E38FF" w14:textId="69582B42" w:rsidR="0005134E" w:rsidRPr="002D1787" w:rsidRDefault="0005134E" w:rsidP="0005134E">
            <w:pPr>
              <w:ind w:firstLine="19"/>
              <w:jc w:val="left"/>
              <w:rPr>
                <w:rFonts w:cs="Arial"/>
                <w:color w:val="000000"/>
                <w:sz w:val="20"/>
                <w:szCs w:val="20"/>
              </w:rPr>
            </w:pPr>
            <w:r w:rsidRPr="009721BA">
              <w:rPr>
                <w:rFonts w:cs="Arial"/>
                <w:color w:val="000000"/>
                <w:sz w:val="20"/>
                <w:szCs w:val="20"/>
              </w:rPr>
              <w:t>МТРЦ - МТР оценены</w:t>
            </w:r>
          </w:p>
        </w:tc>
      </w:tr>
      <w:tr w:rsidR="0005134E" w:rsidRPr="0000272E" w14:paraId="6A776090"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70986D5" w14:textId="77777777" w:rsidR="0005134E" w:rsidRPr="0000272E" w:rsidRDefault="0005134E" w:rsidP="0005134E">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38683B4" w14:textId="768066A1" w:rsidR="0005134E" w:rsidRPr="002D1787" w:rsidRDefault="0005134E" w:rsidP="0005134E">
            <w:pPr>
              <w:ind w:firstLine="19"/>
              <w:jc w:val="left"/>
              <w:rPr>
                <w:rFonts w:cs="Arial"/>
                <w:color w:val="000000"/>
                <w:sz w:val="20"/>
                <w:szCs w:val="20"/>
              </w:rPr>
            </w:pPr>
            <w:r w:rsidRPr="009721BA">
              <w:rPr>
                <w:rFonts w:cs="Arial"/>
                <w:color w:val="000000"/>
                <w:sz w:val="20"/>
                <w:szCs w:val="20"/>
              </w:rPr>
              <w:t>МТРН - Материалы не оценены</w:t>
            </w:r>
          </w:p>
        </w:tc>
      </w:tr>
      <w:tr w:rsidR="0005134E" w:rsidRPr="0000272E" w14:paraId="5EACFC98"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0C05BCB" w14:textId="77777777" w:rsidR="0005134E" w:rsidRPr="0000272E" w:rsidRDefault="0005134E" w:rsidP="0005134E">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E8E284D" w14:textId="36EE1EA8" w:rsidR="0005134E" w:rsidRPr="002D1787" w:rsidRDefault="0005134E" w:rsidP="0005134E">
            <w:pPr>
              <w:ind w:firstLine="19"/>
              <w:jc w:val="left"/>
              <w:rPr>
                <w:rFonts w:cs="Arial"/>
                <w:color w:val="000000"/>
                <w:sz w:val="20"/>
                <w:szCs w:val="20"/>
              </w:rPr>
            </w:pPr>
            <w:r w:rsidRPr="009721BA">
              <w:rPr>
                <w:rFonts w:cs="Arial"/>
                <w:color w:val="000000"/>
                <w:sz w:val="20"/>
                <w:szCs w:val="20"/>
              </w:rPr>
              <w:t>ОТКБ - Коррект-ка бюджета отклонена</w:t>
            </w:r>
          </w:p>
        </w:tc>
      </w:tr>
      <w:tr w:rsidR="0005134E" w:rsidRPr="0000272E" w14:paraId="0BA0A123"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D634AE1" w14:textId="77777777" w:rsidR="0005134E" w:rsidRPr="0000272E" w:rsidRDefault="0005134E" w:rsidP="0005134E">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53C76A6" w14:textId="681AE9B9" w:rsidR="0005134E" w:rsidRPr="002D1787" w:rsidRDefault="0005134E" w:rsidP="0005134E">
            <w:pPr>
              <w:ind w:firstLine="19"/>
              <w:jc w:val="left"/>
              <w:rPr>
                <w:rFonts w:cs="Arial"/>
                <w:color w:val="000000"/>
                <w:sz w:val="20"/>
                <w:szCs w:val="20"/>
              </w:rPr>
            </w:pPr>
            <w:r w:rsidRPr="009721BA">
              <w:rPr>
                <w:rFonts w:cs="Arial"/>
                <w:color w:val="000000"/>
                <w:sz w:val="20"/>
                <w:szCs w:val="20"/>
              </w:rPr>
              <w:t>ПЗТГ - Согласован ПЗТГ</w:t>
            </w:r>
          </w:p>
        </w:tc>
      </w:tr>
    </w:tbl>
    <w:p w14:paraId="5D7B5B13" w14:textId="1E14F755" w:rsidR="0005134E" w:rsidRDefault="0005134E" w:rsidP="00762D33">
      <w:pPr>
        <w:spacing w:after="200" w:line="276" w:lineRule="auto"/>
        <w:jc w:val="left"/>
        <w:rPr>
          <w:rFonts w:eastAsia="Calibri" w:cs="Arial"/>
        </w:rPr>
      </w:pPr>
    </w:p>
    <w:p w14:paraId="12A8F319" w14:textId="770E0281" w:rsidR="0005134E" w:rsidRPr="00B153FA" w:rsidRDefault="0005134E" w:rsidP="0005134E">
      <w:pPr>
        <w:spacing w:after="200" w:line="276" w:lineRule="auto"/>
        <w:jc w:val="right"/>
        <w:rPr>
          <w:rFonts w:eastAsia="Calibri" w:cs="Arial"/>
          <w:b/>
          <w:sz w:val="22"/>
        </w:rPr>
      </w:pPr>
      <w:r w:rsidRPr="00B153FA">
        <w:rPr>
          <w:rFonts w:cs="Arial"/>
          <w:b/>
          <w:sz w:val="22"/>
        </w:rPr>
        <w:t xml:space="preserve">Таблица </w:t>
      </w:r>
      <w:r w:rsidRPr="00B153FA">
        <w:rPr>
          <w:rFonts w:cs="Arial"/>
          <w:b/>
          <w:sz w:val="22"/>
        </w:rPr>
        <w:fldChar w:fldCharType="begin"/>
      </w:r>
      <w:r w:rsidRPr="00B153FA">
        <w:rPr>
          <w:rFonts w:cs="Arial"/>
          <w:b/>
          <w:sz w:val="22"/>
        </w:rPr>
        <w:instrText xml:space="preserve"> SEQ Таблица \* ARABIC </w:instrText>
      </w:r>
      <w:r w:rsidRPr="00B153FA">
        <w:rPr>
          <w:rFonts w:cs="Arial"/>
          <w:b/>
          <w:sz w:val="22"/>
        </w:rPr>
        <w:fldChar w:fldCharType="separate"/>
      </w:r>
      <w:r w:rsidR="00E24180">
        <w:rPr>
          <w:rFonts w:cs="Arial"/>
          <w:b/>
          <w:noProof/>
          <w:sz w:val="22"/>
        </w:rPr>
        <w:t>22</w:t>
      </w:r>
      <w:r w:rsidRPr="00B153FA">
        <w:rPr>
          <w:rFonts w:cs="Arial"/>
          <w:b/>
          <w:sz w:val="22"/>
        </w:rPr>
        <w:fldChar w:fldCharType="end"/>
      </w:r>
      <w:r w:rsidRPr="00B153FA">
        <w:rPr>
          <w:rFonts w:cs="Arial"/>
          <w:b/>
          <w:sz w:val="22"/>
        </w:rPr>
        <w:t>.</w:t>
      </w:r>
      <w:r w:rsidR="002D1787">
        <w:rPr>
          <w:rFonts w:eastAsia="Calibri" w:cs="Arial"/>
          <w:b/>
          <w:sz w:val="22"/>
        </w:rPr>
        <w:t xml:space="preserve"> Статусная схема PM_ORD03</w:t>
      </w:r>
    </w:p>
    <w:tbl>
      <w:tblPr>
        <w:tblW w:w="5000" w:type="pct"/>
        <w:tblCellMar>
          <w:left w:w="0" w:type="dxa"/>
          <w:right w:w="0" w:type="dxa"/>
        </w:tblCellMar>
        <w:tblLook w:val="04A0" w:firstRow="1" w:lastRow="0" w:firstColumn="1" w:lastColumn="0" w:noHBand="0" w:noVBand="1"/>
      </w:tblPr>
      <w:tblGrid>
        <w:gridCol w:w="3509"/>
        <w:gridCol w:w="6667"/>
      </w:tblGrid>
      <w:tr w:rsidR="0005134E" w:rsidRPr="007008A3" w14:paraId="20B73E9A" w14:textId="77777777" w:rsidTr="00714D9C">
        <w:trPr>
          <w:cantSplit/>
        </w:trPr>
        <w:tc>
          <w:tcPr>
            <w:tcW w:w="1724" w:type="pct"/>
            <w:tcBorders>
              <w:top w:val="single" w:sz="8"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14:paraId="7682B7D5" w14:textId="77777777" w:rsidR="0005134E" w:rsidRPr="00DF047E" w:rsidRDefault="0005134E" w:rsidP="00714D9C">
            <w:pPr>
              <w:ind w:firstLine="19"/>
              <w:jc w:val="center"/>
              <w:rPr>
                <w:rFonts w:cs="Arial"/>
                <w:color w:val="000000"/>
                <w:sz w:val="20"/>
                <w:szCs w:val="20"/>
              </w:rPr>
            </w:pPr>
            <w:r w:rsidRPr="00DF047E">
              <w:rPr>
                <w:rFonts w:cs="Arial"/>
                <w:color w:val="000000"/>
                <w:sz w:val="20"/>
                <w:szCs w:val="20"/>
              </w:rPr>
              <w:t xml:space="preserve">Порядковый № </w:t>
            </w:r>
          </w:p>
          <w:p w14:paraId="0FD35799" w14:textId="77777777" w:rsidR="0005134E" w:rsidRPr="00DF047E" w:rsidRDefault="0005134E" w:rsidP="00714D9C">
            <w:pPr>
              <w:ind w:firstLine="19"/>
              <w:jc w:val="center"/>
              <w:rPr>
                <w:rFonts w:cs="Arial"/>
                <w:color w:val="000000"/>
                <w:sz w:val="20"/>
                <w:szCs w:val="20"/>
              </w:rPr>
            </w:pPr>
            <w:r w:rsidRPr="00DF047E">
              <w:rPr>
                <w:rFonts w:cs="Arial"/>
                <w:color w:val="000000"/>
                <w:sz w:val="20"/>
                <w:szCs w:val="20"/>
              </w:rPr>
              <w:t>(для «статусов без порядкового номера» не заполняется)</w:t>
            </w:r>
          </w:p>
        </w:tc>
        <w:tc>
          <w:tcPr>
            <w:tcW w:w="3276" w:type="pct"/>
            <w:tcBorders>
              <w:top w:val="single" w:sz="8"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14:paraId="39D44DBE" w14:textId="77777777" w:rsidR="0005134E" w:rsidRPr="00DF047E" w:rsidRDefault="0005134E" w:rsidP="00714D9C">
            <w:pPr>
              <w:ind w:firstLine="19"/>
              <w:jc w:val="center"/>
              <w:rPr>
                <w:rFonts w:cs="Arial"/>
                <w:color w:val="000000"/>
                <w:sz w:val="20"/>
                <w:szCs w:val="20"/>
              </w:rPr>
            </w:pPr>
            <w:r w:rsidRPr="00DF047E">
              <w:rPr>
                <w:rFonts w:cs="Arial"/>
                <w:color w:val="000000"/>
                <w:sz w:val="20"/>
                <w:szCs w:val="20"/>
              </w:rPr>
              <w:t>Статус</w:t>
            </w:r>
          </w:p>
        </w:tc>
      </w:tr>
      <w:tr w:rsidR="002D1787" w:rsidRPr="002D1787" w14:paraId="4869EB07"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0E965D9" w14:textId="77777777" w:rsidR="002D1787" w:rsidRPr="00C67F25" w:rsidRDefault="002D1787" w:rsidP="002D1787">
            <w:pPr>
              <w:ind w:firstLine="19"/>
              <w:jc w:val="right"/>
              <w:rPr>
                <w:rFonts w:cs="Arial"/>
                <w:color w:val="000000"/>
                <w:sz w:val="20"/>
                <w:szCs w:val="20"/>
              </w:rPr>
            </w:pPr>
            <w:r w:rsidRPr="00C12716">
              <w:rPr>
                <w:rFonts w:cs="Arial"/>
                <w:color w:val="000000"/>
                <w:sz w:val="20"/>
                <w:szCs w:val="20"/>
              </w:rPr>
              <w:t>1</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4F50FC0" w14:textId="02872F6D" w:rsidR="002D1787" w:rsidRPr="00C12716" w:rsidRDefault="002D1787" w:rsidP="002D1787">
            <w:pPr>
              <w:ind w:firstLine="19"/>
              <w:jc w:val="left"/>
              <w:rPr>
                <w:rFonts w:cs="Arial"/>
                <w:color w:val="000000"/>
                <w:sz w:val="20"/>
                <w:szCs w:val="20"/>
              </w:rPr>
            </w:pPr>
            <w:r w:rsidRPr="009721BA">
              <w:rPr>
                <w:rFonts w:cs="Arial"/>
                <w:color w:val="000000"/>
                <w:sz w:val="20"/>
                <w:szCs w:val="20"/>
              </w:rPr>
              <w:t>ПЛАН - Планируется</w:t>
            </w:r>
          </w:p>
        </w:tc>
      </w:tr>
      <w:tr w:rsidR="002D1787" w:rsidRPr="002D1787" w14:paraId="37D5257D"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26A40D0" w14:textId="77777777" w:rsidR="002D1787" w:rsidRPr="002D1787" w:rsidRDefault="002D1787" w:rsidP="002D1787">
            <w:pPr>
              <w:ind w:firstLine="19"/>
              <w:jc w:val="right"/>
              <w:rPr>
                <w:rFonts w:cs="Arial"/>
                <w:color w:val="000000"/>
                <w:sz w:val="20"/>
                <w:szCs w:val="20"/>
              </w:rPr>
            </w:pPr>
            <w:r w:rsidRPr="002D1787">
              <w:rPr>
                <w:rFonts w:cs="Arial"/>
                <w:color w:val="000000"/>
                <w:sz w:val="20"/>
                <w:szCs w:val="20"/>
              </w:rPr>
              <w:t>2</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1453A29" w14:textId="173314BC" w:rsidR="002D1787" w:rsidRPr="00C12716" w:rsidRDefault="002D1787" w:rsidP="002D1787">
            <w:pPr>
              <w:ind w:firstLine="19"/>
              <w:jc w:val="left"/>
              <w:rPr>
                <w:rFonts w:cs="Arial"/>
                <w:color w:val="000000"/>
                <w:sz w:val="20"/>
                <w:szCs w:val="20"/>
              </w:rPr>
            </w:pPr>
            <w:r w:rsidRPr="009721BA">
              <w:rPr>
                <w:rFonts w:cs="Arial"/>
                <w:color w:val="000000"/>
                <w:sz w:val="20"/>
                <w:szCs w:val="20"/>
              </w:rPr>
              <w:t>СГПЛ - Отпр на согл Пл ТОиР БЕ ГОК</w:t>
            </w:r>
          </w:p>
        </w:tc>
      </w:tr>
      <w:tr w:rsidR="002D1787" w:rsidRPr="002D1787" w14:paraId="0EF03771"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70C0A26" w14:textId="77777777" w:rsidR="002D1787" w:rsidRPr="002D1787" w:rsidRDefault="002D1787" w:rsidP="002D1787">
            <w:pPr>
              <w:ind w:firstLine="19"/>
              <w:jc w:val="right"/>
              <w:rPr>
                <w:rFonts w:cs="Arial"/>
                <w:color w:val="000000"/>
                <w:sz w:val="20"/>
                <w:szCs w:val="20"/>
              </w:rPr>
            </w:pPr>
            <w:r w:rsidRPr="002D1787">
              <w:rPr>
                <w:rFonts w:cs="Arial"/>
                <w:color w:val="000000"/>
                <w:sz w:val="20"/>
                <w:szCs w:val="20"/>
              </w:rPr>
              <w:t>3</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3EE1032" w14:textId="1DAF2341" w:rsidR="002D1787" w:rsidRPr="00C12716" w:rsidRDefault="002D1787" w:rsidP="002D1787">
            <w:pPr>
              <w:ind w:firstLine="19"/>
              <w:jc w:val="left"/>
              <w:rPr>
                <w:rFonts w:cs="Arial"/>
                <w:color w:val="000000"/>
                <w:sz w:val="20"/>
                <w:szCs w:val="20"/>
              </w:rPr>
            </w:pPr>
            <w:r w:rsidRPr="009721BA">
              <w:rPr>
                <w:rFonts w:cs="Arial"/>
                <w:color w:val="000000"/>
                <w:sz w:val="20"/>
                <w:szCs w:val="20"/>
              </w:rPr>
              <w:t>ССПЛ - Cогл Ст Пл ТОиР БЕ ГОК</w:t>
            </w:r>
          </w:p>
        </w:tc>
      </w:tr>
      <w:tr w:rsidR="002D1787" w:rsidRPr="002D1787" w14:paraId="5AA0BF47"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08BA578" w14:textId="77777777" w:rsidR="002D1787" w:rsidRPr="002D1787" w:rsidRDefault="002D1787" w:rsidP="002D1787">
            <w:pPr>
              <w:ind w:firstLine="19"/>
              <w:jc w:val="right"/>
              <w:rPr>
                <w:rFonts w:cs="Arial"/>
                <w:color w:val="000000"/>
                <w:sz w:val="20"/>
                <w:szCs w:val="20"/>
              </w:rPr>
            </w:pPr>
            <w:r w:rsidRPr="002D1787">
              <w:rPr>
                <w:rFonts w:cs="Arial"/>
                <w:color w:val="000000"/>
                <w:sz w:val="20"/>
                <w:szCs w:val="20"/>
              </w:rPr>
              <w:t>4</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857C801" w14:textId="62E82C82" w:rsidR="002D1787" w:rsidRPr="00C12716" w:rsidRDefault="002D1787" w:rsidP="002D1787">
            <w:pPr>
              <w:ind w:firstLine="19"/>
              <w:jc w:val="left"/>
              <w:rPr>
                <w:rFonts w:cs="Arial"/>
                <w:color w:val="000000"/>
                <w:sz w:val="20"/>
                <w:szCs w:val="20"/>
              </w:rPr>
            </w:pPr>
            <w:r w:rsidRPr="009721BA">
              <w:rPr>
                <w:rFonts w:cs="Arial"/>
                <w:color w:val="000000"/>
                <w:sz w:val="20"/>
                <w:szCs w:val="20"/>
              </w:rPr>
              <w:t>КОРР - Требует корректировки</w:t>
            </w:r>
          </w:p>
        </w:tc>
      </w:tr>
      <w:tr w:rsidR="002D1787" w:rsidRPr="002D1787" w14:paraId="17AC0CF6"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3D6FCCE" w14:textId="77777777" w:rsidR="002D1787" w:rsidRPr="002D1787" w:rsidRDefault="002D1787" w:rsidP="002D1787">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9AD47E6" w14:textId="00006467" w:rsidR="002D1787" w:rsidRPr="00C12716" w:rsidRDefault="002D1787" w:rsidP="002D1787">
            <w:pPr>
              <w:ind w:firstLine="19"/>
              <w:jc w:val="left"/>
              <w:rPr>
                <w:rFonts w:cs="Arial"/>
                <w:color w:val="000000"/>
                <w:sz w:val="20"/>
                <w:szCs w:val="20"/>
              </w:rPr>
            </w:pPr>
            <w:r w:rsidRPr="009721BA">
              <w:rPr>
                <w:rFonts w:cs="Arial"/>
                <w:color w:val="000000"/>
                <w:sz w:val="20"/>
                <w:szCs w:val="20"/>
              </w:rPr>
              <w:t>ТРКБ - Требуется коррект-ка бюджета</w:t>
            </w:r>
          </w:p>
        </w:tc>
      </w:tr>
      <w:tr w:rsidR="002D1787" w:rsidRPr="002D1787" w14:paraId="3E8F27CE"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E79FB01" w14:textId="77777777" w:rsidR="002D1787" w:rsidRPr="002D1787" w:rsidRDefault="002D1787" w:rsidP="002D1787">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89F33B2" w14:textId="2A18697C" w:rsidR="002D1787" w:rsidRPr="00C12716" w:rsidRDefault="002D1787" w:rsidP="002D1787">
            <w:pPr>
              <w:ind w:firstLine="19"/>
              <w:jc w:val="left"/>
              <w:rPr>
                <w:rFonts w:cs="Arial"/>
                <w:color w:val="000000"/>
                <w:sz w:val="20"/>
                <w:szCs w:val="20"/>
              </w:rPr>
            </w:pPr>
            <w:r w:rsidRPr="009721BA">
              <w:rPr>
                <w:rFonts w:cs="Arial"/>
                <w:color w:val="000000"/>
                <w:sz w:val="20"/>
                <w:szCs w:val="20"/>
              </w:rPr>
              <w:t>КОРБ - Бюджет выделен и скорректир-н</w:t>
            </w:r>
          </w:p>
        </w:tc>
      </w:tr>
      <w:tr w:rsidR="002D1787" w:rsidRPr="002D1787" w14:paraId="047A3E4B"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4F6D225" w14:textId="77777777" w:rsidR="002D1787" w:rsidRPr="002D1787" w:rsidRDefault="002D1787" w:rsidP="002D1787">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BE893C8" w14:textId="05937805" w:rsidR="002D1787" w:rsidRPr="00C12716" w:rsidRDefault="002D1787" w:rsidP="002D1787">
            <w:pPr>
              <w:ind w:firstLine="19"/>
              <w:jc w:val="left"/>
              <w:rPr>
                <w:rFonts w:cs="Arial"/>
                <w:color w:val="000000"/>
                <w:sz w:val="20"/>
                <w:szCs w:val="20"/>
              </w:rPr>
            </w:pPr>
            <w:r w:rsidRPr="009721BA">
              <w:rPr>
                <w:rFonts w:cs="Arial"/>
                <w:color w:val="000000"/>
                <w:sz w:val="20"/>
                <w:szCs w:val="20"/>
              </w:rPr>
              <w:t>ОТКБ - Коррект-ка бюджета отклонена</w:t>
            </w:r>
          </w:p>
        </w:tc>
      </w:tr>
      <w:tr w:rsidR="002D1787" w:rsidRPr="002D1787" w14:paraId="143CA010"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0B48688" w14:textId="77777777" w:rsidR="002D1787" w:rsidRPr="002D1787" w:rsidRDefault="002D1787" w:rsidP="002D1787">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899ED98" w14:textId="056FFB09" w:rsidR="002D1787" w:rsidRPr="00C12716" w:rsidRDefault="002D1787" w:rsidP="002D1787">
            <w:pPr>
              <w:ind w:firstLine="19"/>
              <w:jc w:val="left"/>
              <w:rPr>
                <w:rFonts w:cs="Arial"/>
                <w:color w:val="000000"/>
                <w:sz w:val="20"/>
                <w:szCs w:val="20"/>
              </w:rPr>
            </w:pPr>
            <w:r w:rsidRPr="009721BA">
              <w:rPr>
                <w:rFonts w:cs="Arial"/>
                <w:color w:val="000000"/>
                <w:sz w:val="20"/>
                <w:szCs w:val="20"/>
              </w:rPr>
              <w:t>МТРН - Материалы не оценены</w:t>
            </w:r>
          </w:p>
        </w:tc>
      </w:tr>
      <w:tr w:rsidR="002D1787" w:rsidRPr="002D1787" w14:paraId="42A4DFAF"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4D52FFF" w14:textId="77777777" w:rsidR="002D1787" w:rsidRPr="002D1787" w:rsidRDefault="002D1787" w:rsidP="002D1787">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19F2D98" w14:textId="33FE49FC" w:rsidR="002D1787" w:rsidRPr="00C12716" w:rsidRDefault="002D1787" w:rsidP="002D1787">
            <w:pPr>
              <w:ind w:firstLine="19"/>
              <w:jc w:val="left"/>
              <w:rPr>
                <w:rFonts w:cs="Arial"/>
                <w:color w:val="000000"/>
                <w:sz w:val="20"/>
                <w:szCs w:val="20"/>
              </w:rPr>
            </w:pPr>
            <w:r w:rsidRPr="009721BA">
              <w:rPr>
                <w:rFonts w:cs="Arial"/>
                <w:color w:val="000000"/>
                <w:sz w:val="20"/>
                <w:szCs w:val="20"/>
              </w:rPr>
              <w:t>МТРЦ - МТР оценены</w:t>
            </w:r>
          </w:p>
        </w:tc>
      </w:tr>
      <w:tr w:rsidR="002D1787" w:rsidRPr="002D1787" w14:paraId="4C308E85"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A2610A5" w14:textId="77777777" w:rsidR="002D1787" w:rsidRPr="002D1787" w:rsidRDefault="002D1787" w:rsidP="002D1787">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1595C24" w14:textId="3D69077D" w:rsidR="002D1787" w:rsidRPr="00C12716" w:rsidRDefault="002D1787" w:rsidP="002D1787">
            <w:pPr>
              <w:ind w:firstLine="19"/>
              <w:jc w:val="left"/>
              <w:rPr>
                <w:rFonts w:cs="Arial"/>
                <w:color w:val="000000"/>
                <w:sz w:val="20"/>
                <w:szCs w:val="20"/>
              </w:rPr>
            </w:pPr>
            <w:r w:rsidRPr="009721BA">
              <w:rPr>
                <w:rFonts w:cs="Arial"/>
                <w:color w:val="000000"/>
                <w:sz w:val="20"/>
                <w:szCs w:val="20"/>
              </w:rPr>
              <w:t>СРОЧ - Срочная закупка</w:t>
            </w:r>
          </w:p>
        </w:tc>
      </w:tr>
      <w:tr w:rsidR="002D1787" w:rsidRPr="002D1787" w14:paraId="5A5E6D7D"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DD85C0E" w14:textId="77777777" w:rsidR="002D1787" w:rsidRPr="002D1787" w:rsidRDefault="002D1787" w:rsidP="002D1787">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05079D2" w14:textId="01511012" w:rsidR="002D1787" w:rsidRPr="00C12716" w:rsidRDefault="002D1787" w:rsidP="002D1787">
            <w:pPr>
              <w:ind w:firstLine="19"/>
              <w:jc w:val="left"/>
              <w:rPr>
                <w:rFonts w:cs="Arial"/>
                <w:color w:val="000000"/>
                <w:sz w:val="20"/>
                <w:szCs w:val="20"/>
              </w:rPr>
            </w:pPr>
            <w:r w:rsidRPr="009721BA">
              <w:rPr>
                <w:rFonts w:cs="Arial"/>
                <w:color w:val="000000"/>
                <w:sz w:val="20"/>
                <w:szCs w:val="20"/>
              </w:rPr>
              <w:t>ПЗТГ - Согласован ПЗТГ</w:t>
            </w:r>
          </w:p>
        </w:tc>
      </w:tr>
    </w:tbl>
    <w:p w14:paraId="3C251DC7" w14:textId="77777777" w:rsidR="0005134E" w:rsidRDefault="0005134E" w:rsidP="00762D33">
      <w:pPr>
        <w:spacing w:after="200" w:line="276" w:lineRule="auto"/>
        <w:jc w:val="left"/>
        <w:rPr>
          <w:rFonts w:eastAsia="Calibri" w:cs="Arial"/>
        </w:rPr>
      </w:pPr>
    </w:p>
    <w:p w14:paraId="7E88EC40" w14:textId="35A24AF2" w:rsidR="00762D33" w:rsidRPr="005242FE" w:rsidRDefault="00762D33" w:rsidP="00762D33">
      <w:pPr>
        <w:spacing w:after="200" w:line="276" w:lineRule="auto"/>
        <w:jc w:val="right"/>
        <w:rPr>
          <w:rFonts w:eastAsia="Calibri" w:cs="Arial"/>
          <w:b/>
          <w:sz w:val="22"/>
        </w:rPr>
      </w:pPr>
      <w:r w:rsidRPr="00B153FA">
        <w:rPr>
          <w:rFonts w:cs="Arial"/>
          <w:b/>
          <w:sz w:val="22"/>
        </w:rPr>
        <w:t xml:space="preserve">Таблица </w:t>
      </w:r>
      <w:r w:rsidRPr="00B153FA">
        <w:rPr>
          <w:rFonts w:cs="Arial"/>
          <w:b/>
          <w:sz w:val="22"/>
        </w:rPr>
        <w:fldChar w:fldCharType="begin"/>
      </w:r>
      <w:r w:rsidRPr="00B153FA">
        <w:rPr>
          <w:rFonts w:cs="Arial"/>
          <w:b/>
          <w:sz w:val="22"/>
        </w:rPr>
        <w:instrText xml:space="preserve"> SEQ Таблица \* ARABIC </w:instrText>
      </w:r>
      <w:r w:rsidRPr="00B153FA">
        <w:rPr>
          <w:rFonts w:cs="Arial"/>
          <w:b/>
          <w:sz w:val="22"/>
        </w:rPr>
        <w:fldChar w:fldCharType="separate"/>
      </w:r>
      <w:r w:rsidR="00E24180">
        <w:rPr>
          <w:rFonts w:cs="Arial"/>
          <w:b/>
          <w:noProof/>
          <w:sz w:val="22"/>
        </w:rPr>
        <w:t>23</w:t>
      </w:r>
      <w:r w:rsidRPr="00B153FA">
        <w:rPr>
          <w:rFonts w:cs="Arial"/>
          <w:b/>
          <w:sz w:val="22"/>
        </w:rPr>
        <w:fldChar w:fldCharType="end"/>
      </w:r>
      <w:r w:rsidRPr="00B153FA">
        <w:rPr>
          <w:rFonts w:cs="Arial"/>
          <w:b/>
          <w:sz w:val="22"/>
        </w:rPr>
        <w:t>.</w:t>
      </w:r>
      <w:r w:rsidRPr="00B153FA">
        <w:rPr>
          <w:rFonts w:eastAsia="Calibri" w:cs="Arial"/>
          <w:b/>
          <w:sz w:val="22"/>
        </w:rPr>
        <w:t xml:space="preserve"> Статусная схема PM_</w:t>
      </w:r>
      <w:r>
        <w:rPr>
          <w:rFonts w:eastAsia="Calibri" w:cs="Arial"/>
          <w:b/>
          <w:sz w:val="22"/>
        </w:rPr>
        <w:t>ETO</w:t>
      </w:r>
    </w:p>
    <w:tbl>
      <w:tblPr>
        <w:tblW w:w="5000" w:type="pct"/>
        <w:tblCellMar>
          <w:left w:w="0" w:type="dxa"/>
          <w:right w:w="0" w:type="dxa"/>
        </w:tblCellMar>
        <w:tblLook w:val="04A0" w:firstRow="1" w:lastRow="0" w:firstColumn="1" w:lastColumn="0" w:noHBand="0" w:noVBand="1"/>
      </w:tblPr>
      <w:tblGrid>
        <w:gridCol w:w="3509"/>
        <w:gridCol w:w="6667"/>
      </w:tblGrid>
      <w:tr w:rsidR="00762D33" w:rsidRPr="007008A3" w14:paraId="1246C357" w14:textId="77777777" w:rsidTr="00762D33">
        <w:trPr>
          <w:cantSplit/>
        </w:trPr>
        <w:tc>
          <w:tcPr>
            <w:tcW w:w="1724" w:type="pct"/>
            <w:tcBorders>
              <w:top w:val="single" w:sz="8"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14:paraId="65DC4FEE" w14:textId="77777777" w:rsidR="00762D33" w:rsidRPr="00DF047E" w:rsidRDefault="00762D33" w:rsidP="00762D33">
            <w:pPr>
              <w:ind w:firstLine="19"/>
              <w:jc w:val="center"/>
              <w:rPr>
                <w:rFonts w:cs="Arial"/>
                <w:color w:val="000000"/>
                <w:sz w:val="20"/>
                <w:szCs w:val="20"/>
              </w:rPr>
            </w:pPr>
            <w:r w:rsidRPr="00DF047E">
              <w:rPr>
                <w:rFonts w:cs="Arial"/>
                <w:color w:val="000000"/>
                <w:sz w:val="20"/>
                <w:szCs w:val="20"/>
              </w:rPr>
              <w:t xml:space="preserve">Порядковый № </w:t>
            </w:r>
          </w:p>
          <w:p w14:paraId="4FF340E4" w14:textId="77777777" w:rsidR="00762D33" w:rsidRPr="00DF047E" w:rsidRDefault="00762D33" w:rsidP="00762D33">
            <w:pPr>
              <w:ind w:firstLine="19"/>
              <w:jc w:val="center"/>
              <w:rPr>
                <w:rFonts w:cs="Arial"/>
                <w:color w:val="000000"/>
                <w:sz w:val="20"/>
                <w:szCs w:val="20"/>
              </w:rPr>
            </w:pPr>
            <w:r w:rsidRPr="00DF047E">
              <w:rPr>
                <w:rFonts w:cs="Arial"/>
                <w:color w:val="000000"/>
                <w:sz w:val="20"/>
                <w:szCs w:val="20"/>
              </w:rPr>
              <w:t>(для «статусов без порядкового номера» не заполняется)</w:t>
            </w:r>
          </w:p>
        </w:tc>
        <w:tc>
          <w:tcPr>
            <w:tcW w:w="3276" w:type="pct"/>
            <w:tcBorders>
              <w:top w:val="single" w:sz="8"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14:paraId="420D4617" w14:textId="77777777" w:rsidR="00762D33" w:rsidRPr="00DF047E" w:rsidRDefault="00762D33" w:rsidP="00762D33">
            <w:pPr>
              <w:ind w:firstLine="19"/>
              <w:jc w:val="center"/>
              <w:rPr>
                <w:rFonts w:cs="Arial"/>
                <w:color w:val="000000"/>
                <w:sz w:val="20"/>
                <w:szCs w:val="20"/>
              </w:rPr>
            </w:pPr>
            <w:r w:rsidRPr="00DF047E">
              <w:rPr>
                <w:rFonts w:cs="Arial"/>
                <w:color w:val="000000"/>
                <w:sz w:val="20"/>
                <w:szCs w:val="20"/>
              </w:rPr>
              <w:t>Статус</w:t>
            </w:r>
          </w:p>
        </w:tc>
      </w:tr>
      <w:tr w:rsidR="003F573B" w:rsidRPr="003F573B" w14:paraId="549A2750"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FC0920F" w14:textId="694FB8CC" w:rsidR="003F573B" w:rsidRPr="00C67F25" w:rsidRDefault="003F573B" w:rsidP="009721BA">
            <w:pPr>
              <w:ind w:firstLine="19"/>
              <w:jc w:val="right"/>
              <w:rPr>
                <w:rFonts w:cs="Arial"/>
                <w:color w:val="000000"/>
                <w:sz w:val="20"/>
                <w:szCs w:val="20"/>
              </w:rPr>
            </w:pPr>
            <w:r w:rsidRPr="00C12716">
              <w:rPr>
                <w:rFonts w:cs="Arial"/>
                <w:color w:val="000000"/>
                <w:sz w:val="20"/>
                <w:szCs w:val="20"/>
              </w:rPr>
              <w:t>1</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9B01ECB" w14:textId="4029387A" w:rsidR="003F573B" w:rsidRPr="00C67F25" w:rsidRDefault="003F573B" w:rsidP="003F573B">
            <w:pPr>
              <w:ind w:firstLine="19"/>
              <w:jc w:val="left"/>
              <w:rPr>
                <w:rFonts w:cs="Arial"/>
                <w:color w:val="000000"/>
                <w:sz w:val="20"/>
                <w:szCs w:val="20"/>
              </w:rPr>
            </w:pPr>
            <w:r w:rsidRPr="009721BA">
              <w:rPr>
                <w:rFonts w:cs="Arial"/>
                <w:color w:val="000000"/>
                <w:sz w:val="20"/>
                <w:szCs w:val="20"/>
              </w:rPr>
              <w:t>ЗАПЛ - Запланирован</w:t>
            </w:r>
          </w:p>
        </w:tc>
      </w:tr>
      <w:tr w:rsidR="003F573B" w:rsidRPr="003F573B" w14:paraId="35A1ED0B"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D2662B4" w14:textId="77777777" w:rsidR="003F573B" w:rsidRPr="00C12716" w:rsidRDefault="003F573B" w:rsidP="003F573B">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4A5545A" w14:textId="3EED663F" w:rsidR="003F573B" w:rsidRPr="00C12716" w:rsidDel="00F37F49" w:rsidRDefault="003F573B" w:rsidP="003F573B">
            <w:pPr>
              <w:ind w:firstLine="19"/>
              <w:jc w:val="left"/>
              <w:rPr>
                <w:rFonts w:cs="Arial"/>
                <w:color w:val="000000"/>
                <w:sz w:val="20"/>
                <w:szCs w:val="20"/>
              </w:rPr>
            </w:pPr>
            <w:r w:rsidRPr="009721BA">
              <w:rPr>
                <w:rFonts w:cs="Arial"/>
                <w:color w:val="000000"/>
                <w:sz w:val="20"/>
                <w:szCs w:val="20"/>
              </w:rPr>
              <w:t>УТВН - Утв в недельном плане-графике</w:t>
            </w:r>
          </w:p>
        </w:tc>
      </w:tr>
      <w:tr w:rsidR="003F573B" w:rsidRPr="003F573B" w14:paraId="2ACB2584"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BFB5B75" w14:textId="77777777" w:rsidR="003F573B" w:rsidRPr="00C12716" w:rsidRDefault="003F573B" w:rsidP="003F573B">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4F0892B" w14:textId="3478489E" w:rsidR="003F573B" w:rsidRPr="00C12716" w:rsidDel="00F37F49" w:rsidRDefault="003F573B" w:rsidP="003F573B">
            <w:pPr>
              <w:ind w:firstLine="19"/>
              <w:jc w:val="left"/>
              <w:rPr>
                <w:rFonts w:cs="Arial"/>
                <w:color w:val="000000"/>
                <w:sz w:val="20"/>
                <w:szCs w:val="20"/>
              </w:rPr>
            </w:pPr>
            <w:r w:rsidRPr="009721BA">
              <w:rPr>
                <w:rFonts w:cs="Arial"/>
                <w:color w:val="000000"/>
                <w:sz w:val="20"/>
                <w:szCs w:val="20"/>
              </w:rPr>
              <w:t>СРОЧ - Срочная закупка</w:t>
            </w:r>
          </w:p>
        </w:tc>
      </w:tr>
      <w:tr w:rsidR="003F573B" w:rsidRPr="003F573B" w14:paraId="0906C6E3"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E6B0C33" w14:textId="77777777" w:rsidR="003F573B" w:rsidRPr="00C12716" w:rsidRDefault="003F573B" w:rsidP="003F573B">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BBFD2CC" w14:textId="0586A50D" w:rsidR="003F573B" w:rsidRPr="00C12716" w:rsidDel="00F37F49" w:rsidRDefault="003F573B" w:rsidP="003F573B">
            <w:pPr>
              <w:ind w:firstLine="19"/>
              <w:jc w:val="left"/>
              <w:rPr>
                <w:rFonts w:cs="Arial"/>
                <w:color w:val="000000"/>
                <w:sz w:val="20"/>
                <w:szCs w:val="20"/>
              </w:rPr>
            </w:pPr>
            <w:r w:rsidRPr="009721BA">
              <w:rPr>
                <w:rFonts w:cs="Arial"/>
                <w:color w:val="000000"/>
                <w:sz w:val="20"/>
                <w:szCs w:val="20"/>
              </w:rPr>
              <w:t>МТРЦ - МТР оценены</w:t>
            </w:r>
          </w:p>
        </w:tc>
      </w:tr>
      <w:tr w:rsidR="003F573B" w:rsidRPr="003F573B" w14:paraId="5ADA2C44"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9949567" w14:textId="77777777" w:rsidR="003F573B" w:rsidRPr="00C12716" w:rsidRDefault="003F573B" w:rsidP="003F573B">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43470DA" w14:textId="19769A6C" w:rsidR="003F573B" w:rsidRPr="00C12716" w:rsidDel="00F37F49" w:rsidRDefault="003F573B" w:rsidP="003F573B">
            <w:pPr>
              <w:ind w:firstLine="19"/>
              <w:jc w:val="left"/>
              <w:rPr>
                <w:rFonts w:cs="Arial"/>
                <w:color w:val="000000"/>
                <w:sz w:val="20"/>
                <w:szCs w:val="20"/>
              </w:rPr>
            </w:pPr>
            <w:r w:rsidRPr="009721BA">
              <w:rPr>
                <w:rFonts w:cs="Arial"/>
                <w:color w:val="000000"/>
                <w:sz w:val="20"/>
                <w:szCs w:val="20"/>
              </w:rPr>
              <w:t>МТРН - Материалы не оценены</w:t>
            </w:r>
          </w:p>
        </w:tc>
      </w:tr>
      <w:tr w:rsidR="003F573B" w:rsidRPr="003F573B" w14:paraId="3669A50E" w14:textId="77777777"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EE11B12" w14:textId="77777777" w:rsidR="003F573B" w:rsidRPr="00C12716" w:rsidRDefault="003F573B" w:rsidP="003F573B">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CD870BC" w14:textId="760EEBA3" w:rsidR="003F573B" w:rsidRPr="00C12716" w:rsidDel="00F37F49" w:rsidRDefault="003F573B" w:rsidP="003F573B">
            <w:pPr>
              <w:ind w:firstLine="19"/>
              <w:jc w:val="left"/>
              <w:rPr>
                <w:rFonts w:cs="Arial"/>
                <w:color w:val="000000"/>
                <w:sz w:val="20"/>
                <w:szCs w:val="20"/>
              </w:rPr>
            </w:pPr>
            <w:r w:rsidRPr="009721BA">
              <w:rPr>
                <w:rFonts w:cs="Arial"/>
                <w:color w:val="000000"/>
                <w:sz w:val="20"/>
                <w:szCs w:val="20"/>
              </w:rPr>
              <w:t>НДСГ - Наряд-допуск согласован</w:t>
            </w:r>
          </w:p>
        </w:tc>
      </w:tr>
    </w:tbl>
    <w:p w14:paraId="7D5C9329" w14:textId="542D58CF" w:rsidR="00712F24" w:rsidRDefault="00712F24" w:rsidP="00762D33">
      <w:pPr>
        <w:spacing w:after="200" w:line="276" w:lineRule="auto"/>
        <w:ind w:firstLine="0"/>
        <w:jc w:val="left"/>
        <w:rPr>
          <w:rFonts w:eastAsia="Calibri" w:cs="Arial"/>
        </w:rPr>
      </w:pPr>
    </w:p>
    <w:p w14:paraId="2B00DA24" w14:textId="59D476F0" w:rsidR="000315BB" w:rsidRPr="005242FE" w:rsidRDefault="000315BB" w:rsidP="000315BB">
      <w:pPr>
        <w:spacing w:after="200" w:line="276" w:lineRule="auto"/>
        <w:jc w:val="right"/>
        <w:rPr>
          <w:rFonts w:eastAsia="Calibri" w:cs="Arial"/>
          <w:b/>
          <w:sz w:val="22"/>
        </w:rPr>
      </w:pPr>
      <w:r w:rsidRPr="00B153FA">
        <w:rPr>
          <w:rFonts w:cs="Arial"/>
          <w:b/>
          <w:sz w:val="22"/>
        </w:rPr>
        <w:t xml:space="preserve">Таблица </w:t>
      </w:r>
      <w:r w:rsidRPr="00B153FA">
        <w:rPr>
          <w:rFonts w:cs="Arial"/>
          <w:b/>
          <w:sz w:val="22"/>
        </w:rPr>
        <w:fldChar w:fldCharType="begin"/>
      </w:r>
      <w:r w:rsidRPr="00B153FA">
        <w:rPr>
          <w:rFonts w:cs="Arial"/>
          <w:b/>
          <w:sz w:val="22"/>
        </w:rPr>
        <w:instrText xml:space="preserve"> SEQ Таблица \* ARABIC </w:instrText>
      </w:r>
      <w:r w:rsidRPr="00B153FA">
        <w:rPr>
          <w:rFonts w:cs="Arial"/>
          <w:b/>
          <w:sz w:val="22"/>
        </w:rPr>
        <w:fldChar w:fldCharType="separate"/>
      </w:r>
      <w:r w:rsidR="00E24180">
        <w:rPr>
          <w:rFonts w:cs="Arial"/>
          <w:b/>
          <w:noProof/>
          <w:sz w:val="22"/>
        </w:rPr>
        <w:t>24</w:t>
      </w:r>
      <w:r w:rsidRPr="00B153FA">
        <w:rPr>
          <w:rFonts w:cs="Arial"/>
          <w:b/>
          <w:sz w:val="22"/>
        </w:rPr>
        <w:fldChar w:fldCharType="end"/>
      </w:r>
      <w:r w:rsidRPr="00B153FA">
        <w:rPr>
          <w:rFonts w:cs="Arial"/>
          <w:b/>
          <w:sz w:val="22"/>
        </w:rPr>
        <w:t>.</w:t>
      </w:r>
      <w:r w:rsidRPr="00B153FA">
        <w:rPr>
          <w:rFonts w:eastAsia="Calibri" w:cs="Arial"/>
          <w:b/>
          <w:sz w:val="22"/>
        </w:rPr>
        <w:t xml:space="preserve"> Статусная схема </w:t>
      </w:r>
      <w:r w:rsidR="007640EB" w:rsidRPr="007640EB">
        <w:rPr>
          <w:rFonts w:eastAsia="Calibri" w:cs="Arial"/>
          <w:b/>
          <w:sz w:val="22"/>
        </w:rPr>
        <w:t>PM_CRMM</w:t>
      </w:r>
    </w:p>
    <w:tbl>
      <w:tblPr>
        <w:tblW w:w="5000" w:type="pct"/>
        <w:tblCellMar>
          <w:left w:w="0" w:type="dxa"/>
          <w:right w:w="0" w:type="dxa"/>
        </w:tblCellMar>
        <w:tblLook w:val="04A0" w:firstRow="1" w:lastRow="0" w:firstColumn="1" w:lastColumn="0" w:noHBand="0" w:noVBand="1"/>
      </w:tblPr>
      <w:tblGrid>
        <w:gridCol w:w="3509"/>
        <w:gridCol w:w="6667"/>
      </w:tblGrid>
      <w:tr w:rsidR="000315BB" w:rsidRPr="007008A3" w14:paraId="3FF0F23C" w14:textId="77777777" w:rsidTr="00714D9C">
        <w:trPr>
          <w:cantSplit/>
        </w:trPr>
        <w:tc>
          <w:tcPr>
            <w:tcW w:w="1724" w:type="pct"/>
            <w:tcBorders>
              <w:top w:val="single" w:sz="8"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14:paraId="5ABD5711" w14:textId="77777777" w:rsidR="000315BB" w:rsidRPr="00DF047E" w:rsidRDefault="000315BB" w:rsidP="00714D9C">
            <w:pPr>
              <w:ind w:firstLine="19"/>
              <w:jc w:val="center"/>
              <w:rPr>
                <w:rFonts w:cs="Arial"/>
                <w:color w:val="000000"/>
                <w:sz w:val="20"/>
                <w:szCs w:val="20"/>
              </w:rPr>
            </w:pPr>
            <w:r w:rsidRPr="00DF047E">
              <w:rPr>
                <w:rFonts w:cs="Arial"/>
                <w:color w:val="000000"/>
                <w:sz w:val="20"/>
                <w:szCs w:val="20"/>
              </w:rPr>
              <w:t xml:space="preserve">Порядковый № </w:t>
            </w:r>
          </w:p>
          <w:p w14:paraId="2CC205A9" w14:textId="77777777" w:rsidR="000315BB" w:rsidRPr="00DF047E" w:rsidRDefault="000315BB" w:rsidP="00714D9C">
            <w:pPr>
              <w:ind w:firstLine="19"/>
              <w:jc w:val="center"/>
              <w:rPr>
                <w:rFonts w:cs="Arial"/>
                <w:color w:val="000000"/>
                <w:sz w:val="20"/>
                <w:szCs w:val="20"/>
              </w:rPr>
            </w:pPr>
            <w:r w:rsidRPr="00DF047E">
              <w:rPr>
                <w:rFonts w:cs="Arial"/>
                <w:color w:val="000000"/>
                <w:sz w:val="20"/>
                <w:szCs w:val="20"/>
              </w:rPr>
              <w:t>(для «статусов без порядкового номера» не заполняется)</w:t>
            </w:r>
          </w:p>
        </w:tc>
        <w:tc>
          <w:tcPr>
            <w:tcW w:w="3276" w:type="pct"/>
            <w:tcBorders>
              <w:top w:val="single" w:sz="8"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14:paraId="2A60001C" w14:textId="77777777" w:rsidR="000315BB" w:rsidRPr="00DF047E" w:rsidRDefault="000315BB" w:rsidP="00714D9C">
            <w:pPr>
              <w:ind w:firstLine="19"/>
              <w:jc w:val="center"/>
              <w:rPr>
                <w:rFonts w:cs="Arial"/>
                <w:color w:val="000000"/>
                <w:sz w:val="20"/>
                <w:szCs w:val="20"/>
              </w:rPr>
            </w:pPr>
            <w:r w:rsidRPr="00DF047E">
              <w:rPr>
                <w:rFonts w:cs="Arial"/>
                <w:color w:val="000000"/>
                <w:sz w:val="20"/>
                <w:szCs w:val="20"/>
              </w:rPr>
              <w:t>Статус</w:t>
            </w:r>
          </w:p>
        </w:tc>
      </w:tr>
      <w:tr w:rsidR="00386249" w:rsidRPr="00386249" w14:paraId="033209E9"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989CD41" w14:textId="77777777" w:rsidR="00386249" w:rsidRPr="00C67F25" w:rsidRDefault="00386249" w:rsidP="00C12716">
            <w:pPr>
              <w:ind w:firstLine="19"/>
              <w:jc w:val="right"/>
              <w:rPr>
                <w:rFonts w:cs="Arial"/>
                <w:color w:val="000000"/>
                <w:sz w:val="20"/>
                <w:szCs w:val="20"/>
              </w:rPr>
            </w:pPr>
            <w:r w:rsidRPr="00C12716">
              <w:rPr>
                <w:rFonts w:cs="Arial"/>
                <w:color w:val="000000"/>
                <w:sz w:val="20"/>
                <w:szCs w:val="20"/>
              </w:rPr>
              <w:t>1</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693E7D7" w14:textId="7DDE95C3" w:rsidR="00386249" w:rsidRPr="00C12716" w:rsidRDefault="00386249" w:rsidP="00386249">
            <w:pPr>
              <w:ind w:firstLine="19"/>
              <w:jc w:val="left"/>
              <w:rPr>
                <w:rFonts w:cs="Arial"/>
                <w:color w:val="000000"/>
                <w:sz w:val="20"/>
                <w:szCs w:val="20"/>
              </w:rPr>
            </w:pPr>
            <w:r w:rsidRPr="009721BA">
              <w:rPr>
                <w:rFonts w:cs="Arial"/>
                <w:color w:val="000000"/>
                <w:sz w:val="20"/>
                <w:szCs w:val="20"/>
              </w:rPr>
              <w:t>ПЛАН - Планируется</w:t>
            </w:r>
          </w:p>
        </w:tc>
      </w:tr>
      <w:tr w:rsidR="00386249" w:rsidRPr="00386249" w14:paraId="01CC866A"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1B2EB37" w14:textId="2ED614D4" w:rsidR="00386249" w:rsidRPr="00386249" w:rsidRDefault="00386249" w:rsidP="009721BA">
            <w:pPr>
              <w:ind w:firstLine="19"/>
              <w:jc w:val="right"/>
              <w:rPr>
                <w:rFonts w:cs="Arial"/>
                <w:color w:val="000000"/>
                <w:sz w:val="20"/>
                <w:szCs w:val="20"/>
              </w:rPr>
            </w:pPr>
            <w:r w:rsidRPr="00386249">
              <w:rPr>
                <w:rFonts w:cs="Arial"/>
                <w:color w:val="000000"/>
                <w:sz w:val="20"/>
                <w:szCs w:val="20"/>
              </w:rPr>
              <w:t>2</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7F65FF8" w14:textId="5F2443B6"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СГПЛ - Отпр на согл Пл ЦРММ БЕ ГОК</w:t>
            </w:r>
          </w:p>
        </w:tc>
      </w:tr>
      <w:tr w:rsidR="00386249" w:rsidRPr="00386249" w14:paraId="7C7D7BD9"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E4D3167" w14:textId="31B34169" w:rsidR="00386249" w:rsidRPr="00386249" w:rsidRDefault="00386249" w:rsidP="009721BA">
            <w:pPr>
              <w:ind w:firstLine="19"/>
              <w:jc w:val="right"/>
              <w:rPr>
                <w:rFonts w:cs="Arial"/>
                <w:color w:val="000000"/>
                <w:sz w:val="20"/>
                <w:szCs w:val="20"/>
              </w:rPr>
            </w:pPr>
            <w:r w:rsidRPr="00386249">
              <w:rPr>
                <w:rFonts w:cs="Arial"/>
                <w:color w:val="000000"/>
                <w:sz w:val="20"/>
                <w:szCs w:val="20"/>
              </w:rPr>
              <w:t>3</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26D0C4C" w14:textId="0D469049"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ССПЛ - Cогл Ст Пл ЦРММ БЕ ГОК</w:t>
            </w:r>
          </w:p>
        </w:tc>
      </w:tr>
      <w:tr w:rsidR="00386249" w:rsidRPr="00386249" w14:paraId="2B8F32B3"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5053588" w14:textId="042E7120" w:rsidR="00386249" w:rsidRPr="00386249" w:rsidRDefault="00386249" w:rsidP="009721BA">
            <w:pPr>
              <w:ind w:firstLine="19"/>
              <w:jc w:val="right"/>
              <w:rPr>
                <w:rFonts w:cs="Arial"/>
                <w:color w:val="000000"/>
                <w:sz w:val="20"/>
                <w:szCs w:val="20"/>
              </w:rPr>
            </w:pPr>
            <w:r w:rsidRPr="00386249">
              <w:rPr>
                <w:rFonts w:cs="Arial"/>
                <w:color w:val="000000"/>
                <w:sz w:val="20"/>
                <w:szCs w:val="20"/>
              </w:rPr>
              <w:t>4</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3E38C6E" w14:textId="6719FAF6"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СГГС - Согл Гл спец ЦРММ БЕ ГОК</w:t>
            </w:r>
          </w:p>
        </w:tc>
      </w:tr>
      <w:tr w:rsidR="00386249" w:rsidRPr="00386249" w14:paraId="5E6C1F09"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F98D598"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546F686" w14:textId="6ABDA347"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ГОД - Заказ включен в годовой план</w:t>
            </w:r>
          </w:p>
        </w:tc>
      </w:tr>
      <w:tr w:rsidR="00386249" w:rsidRPr="00386249" w14:paraId="45BF7745"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4EF8A7C"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4A0BEAB" w14:textId="082DDAED"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УТВГ - Утвержден в программе ремонтов</w:t>
            </w:r>
          </w:p>
        </w:tc>
      </w:tr>
      <w:tr w:rsidR="00386249" w:rsidRPr="00386249" w14:paraId="53061B7F"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7B6DF16"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D990949" w14:textId="62345A70"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УТВП - Утв в программе и бюджете</w:t>
            </w:r>
          </w:p>
        </w:tc>
      </w:tr>
      <w:tr w:rsidR="00386249" w:rsidRPr="00386249" w14:paraId="406A293F"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C59B925"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9208A66" w14:textId="0D7E5834"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МЕС - Заказ включен в месячный план</w:t>
            </w:r>
          </w:p>
        </w:tc>
      </w:tr>
      <w:tr w:rsidR="00386249" w:rsidRPr="00386249" w14:paraId="61D2E140"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3BD2696"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A7E1405" w14:textId="430A6A61"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УТВМ - Утв в месячном плане-графике</w:t>
            </w:r>
          </w:p>
        </w:tc>
      </w:tr>
      <w:tr w:rsidR="00386249" w:rsidRPr="00386249" w14:paraId="2C3DD9B1"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218417E"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7957889" w14:textId="019FDA84"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НЕД - Заказ включен в недельный план</w:t>
            </w:r>
          </w:p>
        </w:tc>
      </w:tr>
      <w:tr w:rsidR="00386249" w:rsidRPr="00386249" w14:paraId="2CFB8545"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BD51E6F"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9FD7EF0" w14:textId="6C8EB42C"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УТВН - Утв в недельном плане-графике</w:t>
            </w:r>
          </w:p>
        </w:tc>
      </w:tr>
      <w:tr w:rsidR="00386249" w:rsidRPr="00386249" w14:paraId="063366AF"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83477DD"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FE74449" w14:textId="39A2DAFF"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ГИП - Согласован Главным инженером</w:t>
            </w:r>
          </w:p>
        </w:tc>
      </w:tr>
      <w:tr w:rsidR="00386249" w:rsidRPr="00386249" w14:paraId="007512AE"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817FB69"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B149A6D" w14:textId="37B833F1"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ПТОГ - Согл ПТО в год плане-графике</w:t>
            </w:r>
          </w:p>
        </w:tc>
      </w:tr>
      <w:tr w:rsidR="00386249" w:rsidRPr="00386249" w14:paraId="202CB659"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65A50D7"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1DC0159" w14:textId="30AD6D15"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ПТОМ - Согл ПТО в мес плане-графике</w:t>
            </w:r>
          </w:p>
        </w:tc>
      </w:tr>
      <w:tr w:rsidR="00386249" w:rsidRPr="00386249" w14:paraId="2A5223DE"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E5C2BB4"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1057B25" w14:textId="083E91E1"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КОРР - Требует корректировки</w:t>
            </w:r>
          </w:p>
        </w:tc>
      </w:tr>
      <w:tr w:rsidR="00386249" w:rsidRPr="00386249" w14:paraId="0EF90B2F"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C36C4EE"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C2DAAAA" w14:textId="636F10A5"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ТРОС - Требует осмечивания</w:t>
            </w:r>
          </w:p>
        </w:tc>
      </w:tr>
      <w:tr w:rsidR="00386249" w:rsidRPr="00386249" w14:paraId="6895A367"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32ED23C"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643F834" w14:textId="36DE74B7"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ОСМЧ - Осмечен</w:t>
            </w:r>
          </w:p>
        </w:tc>
      </w:tr>
      <w:tr w:rsidR="00386249" w:rsidRPr="00386249" w14:paraId="125C1B27"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FAAA652"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0BB73F3" w14:textId="0F30641B"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МТРП - Материалы запланированы</w:t>
            </w:r>
          </w:p>
        </w:tc>
      </w:tr>
      <w:tr w:rsidR="00386249" w:rsidRPr="00386249" w14:paraId="6E2DEEA7"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28A73E4"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48CF208" w14:textId="4E7D0832"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РАНГ - Заказу присвоен ранг</w:t>
            </w:r>
          </w:p>
        </w:tc>
      </w:tr>
      <w:tr w:rsidR="00386249" w:rsidRPr="00386249" w14:paraId="55192F3F"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3295D06"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4E29FCD" w14:textId="2DB03C55"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МТРК - МТР необх-мо откорректировать</w:t>
            </w:r>
          </w:p>
        </w:tc>
      </w:tr>
      <w:tr w:rsidR="00386249" w:rsidRPr="00386249" w14:paraId="4FD33F28"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236716F"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DAA783B" w14:textId="5D075E5F"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МТРЗ - Материалы заменены</w:t>
            </w:r>
          </w:p>
        </w:tc>
      </w:tr>
      <w:tr w:rsidR="00386249" w:rsidRPr="00386249" w14:paraId="66000EBE"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62AC58F"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1E9EB98" w14:textId="7EBC4603"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МТРС - Замененные МТР согласованы</w:t>
            </w:r>
          </w:p>
        </w:tc>
      </w:tr>
      <w:tr w:rsidR="00386249" w:rsidRPr="00386249" w14:paraId="1B035BA3"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B4277C6"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FF9BE39" w14:textId="17D6E9B0"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МТРН - Материалы не оценены</w:t>
            </w:r>
          </w:p>
        </w:tc>
      </w:tr>
      <w:tr w:rsidR="00386249" w:rsidRPr="00386249" w14:paraId="598D5822"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ADF4844"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2E4408F" w14:textId="2ACFBD83"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БЛНС - Выполнена балансир-ка ресурсов</w:t>
            </w:r>
          </w:p>
        </w:tc>
      </w:tr>
      <w:tr w:rsidR="00386249" w:rsidRPr="00386249" w14:paraId="3DC05350"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03F5FDC"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A4D2CE6" w14:textId="7EA60362"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ТРКБ - Требуется коррект-ка бюджета</w:t>
            </w:r>
          </w:p>
        </w:tc>
      </w:tr>
      <w:tr w:rsidR="00386249" w:rsidRPr="00386249" w14:paraId="52316697"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6490326"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A0A8F8A" w14:textId="41DCBAAA"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КОРБ - Бюджет выделен и скорректир-н</w:t>
            </w:r>
          </w:p>
        </w:tc>
      </w:tr>
      <w:tr w:rsidR="00386249" w:rsidRPr="00386249" w14:paraId="1F5CF350"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C39974E"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86E6D1E" w14:textId="4BF1F388"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ТРСХ - Треб синхронизация заказов</w:t>
            </w:r>
          </w:p>
        </w:tc>
      </w:tr>
      <w:tr w:rsidR="00386249" w:rsidRPr="00386249" w14:paraId="6FE3308C"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BEF0E9E"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D1092F9" w14:textId="1C189834"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СИНХ - Заказы синхронизированы</w:t>
            </w:r>
          </w:p>
        </w:tc>
      </w:tr>
      <w:tr w:rsidR="00386249" w:rsidRPr="00386249" w14:paraId="0C34F706"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9CA5FBF"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3C80A03" w14:textId="7693B6AA"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ИСПП - Исполнители запланированы</w:t>
            </w:r>
          </w:p>
        </w:tc>
      </w:tr>
      <w:tr w:rsidR="00386249" w:rsidRPr="00386249" w14:paraId="683BAC25"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6F5642A"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F1087EE" w14:textId="1BD3854E"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ИСПК - Треб-ся заменить исполнителей</w:t>
            </w:r>
          </w:p>
        </w:tc>
      </w:tr>
      <w:tr w:rsidR="00386249" w:rsidRPr="00386249" w14:paraId="1586CE2C"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447FCDA"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8BC293C" w14:textId="1CADCA65"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ИСПЗ - Исполнители заменены</w:t>
            </w:r>
          </w:p>
        </w:tc>
      </w:tr>
      <w:tr w:rsidR="00386249" w:rsidRPr="00386249" w14:paraId="2748924F"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FA02C9F"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EDCCA44" w14:textId="523A3BFD"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ИСПС - Исполнители согласованы</w:t>
            </w:r>
          </w:p>
        </w:tc>
      </w:tr>
      <w:tr w:rsidR="00386249" w:rsidRPr="00386249" w14:paraId="16794267"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2621A111"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732CBDC6" w14:textId="1F1C34B3"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ВПС - ВПС сбаланс в рамках подразд</w:t>
            </w:r>
          </w:p>
        </w:tc>
      </w:tr>
      <w:tr w:rsidR="00386249" w:rsidRPr="00386249" w14:paraId="09D48C78"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4F52B6E"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C8FF5C7" w14:textId="181E7E10"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ВПСС - ВПС сбаланс со смежн заказами</w:t>
            </w:r>
          </w:p>
        </w:tc>
      </w:tr>
      <w:tr w:rsidR="00386249" w:rsidRPr="00386249" w14:paraId="5BA494DB"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A1D7B69"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8143E3E" w14:textId="64D6E6C7"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ДФКТ - ДефВедомость сформирована</w:t>
            </w:r>
          </w:p>
        </w:tc>
      </w:tr>
      <w:tr w:rsidR="00386249" w:rsidRPr="00386249" w14:paraId="59964D39"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3EF8893"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7574246" w14:textId="23605EA0"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ПРНТ - Работы приняты</w:t>
            </w:r>
          </w:p>
        </w:tc>
      </w:tr>
      <w:tr w:rsidR="00386249" w:rsidRPr="00386249" w14:paraId="0B60CF14"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61D5CB8"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F7AF6F4" w14:textId="431ADD0B"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ПУСТ - Заказ треб ДопНаполн СоздБезТК</w:t>
            </w:r>
          </w:p>
        </w:tc>
      </w:tr>
      <w:tr w:rsidR="00386249" w:rsidRPr="00386249" w14:paraId="4F4DCFD8"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BF4DCFA"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BCE2AD4" w14:textId="789EBC52"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ПОЛН - Заказ наполнен вручную</w:t>
            </w:r>
          </w:p>
        </w:tc>
      </w:tr>
      <w:tr w:rsidR="00386249" w:rsidRPr="00386249" w14:paraId="663399FF"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772B8096"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AF0E2A4" w14:textId="7CAB8102"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ПРОВ - Заказ проверен Ст. Планиров-ом</w:t>
            </w:r>
          </w:p>
        </w:tc>
      </w:tr>
      <w:tr w:rsidR="00386249" w:rsidRPr="00386249" w14:paraId="6A192AF9"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4A7C578"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34F73C6" w14:textId="5A81273B"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ОСТ - Утвержден в графике ОстРемонта</w:t>
            </w:r>
          </w:p>
        </w:tc>
      </w:tr>
      <w:tr w:rsidR="00386249" w:rsidRPr="00386249" w14:paraId="5F935800"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2928D90"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B4DB7DD" w14:textId="27CAE5DE"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МПРО - Планир-е ОстРемонта выполнено</w:t>
            </w:r>
          </w:p>
        </w:tc>
      </w:tr>
      <w:tr w:rsidR="00386249" w:rsidRPr="00386249" w14:paraId="1F7611D3"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2A3D31D"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1E6D494" w14:textId="2DE12A8D"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МПРП - Планир-е ОстРемонт согласовано</w:t>
            </w:r>
          </w:p>
        </w:tc>
      </w:tr>
      <w:tr w:rsidR="00386249" w:rsidRPr="00386249" w14:paraId="130B8E76"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0F96A040"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08E6D80" w14:textId="322A1FD7"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МПРА - Авт планир ОстРемонт выполнено</w:t>
            </w:r>
          </w:p>
        </w:tc>
      </w:tr>
      <w:tr w:rsidR="00386249" w:rsidRPr="00386249" w14:paraId="1B096734"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D64F8DE"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5AC38BC" w14:textId="151452ED"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НПРН - Работы не приняты</w:t>
            </w:r>
          </w:p>
        </w:tc>
      </w:tr>
      <w:tr w:rsidR="00386249" w:rsidRPr="00386249" w14:paraId="78D252D1"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2C906BD"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05145A21" w14:textId="47BDFD14"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СРОЧ - Срочная закупка</w:t>
            </w:r>
          </w:p>
        </w:tc>
      </w:tr>
      <w:tr w:rsidR="00386249" w:rsidRPr="00386249" w14:paraId="65377C5A"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7C009EC"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D496F16" w14:textId="5EA2BDD5"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НМАТ - Нет материалов</w:t>
            </w:r>
          </w:p>
        </w:tc>
      </w:tr>
      <w:tr w:rsidR="00386249" w:rsidRPr="00386249" w14:paraId="553AB94A"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CAA6EFA"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51701DF9" w14:textId="24597EDB"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МАТП - Материалы подтверждены</w:t>
            </w:r>
          </w:p>
        </w:tc>
      </w:tr>
      <w:tr w:rsidR="00386249" w:rsidRPr="00386249" w14:paraId="3BE32C4E"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48E331EF"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4EFF86CC" w14:textId="18644F4F"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МТРЦ - МТР оценены</w:t>
            </w:r>
          </w:p>
        </w:tc>
      </w:tr>
      <w:tr w:rsidR="00386249" w:rsidRPr="00386249" w14:paraId="404E483E"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346BC14C"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24E3555B" w14:textId="5B434292"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ТКБЕ - Бюджет на год утвержден ТК БЕ</w:t>
            </w:r>
          </w:p>
        </w:tc>
      </w:tr>
      <w:tr w:rsidR="00386249" w:rsidRPr="00386249" w14:paraId="447C367E"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636579B"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3DCB8A0F" w14:textId="3E5DAFB5"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ПРЭК - Принято эксплуатацией</w:t>
            </w:r>
          </w:p>
        </w:tc>
      </w:tr>
      <w:tr w:rsidR="00386249" w:rsidRPr="00386249" w14:paraId="3DD62725"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6C435FD4"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FC042F8" w14:textId="2B2A9656"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КРМТ - Капитализируемый ремонт</w:t>
            </w:r>
          </w:p>
        </w:tc>
      </w:tr>
      <w:tr w:rsidR="00386249" w:rsidRPr="00386249" w14:paraId="3DF5A2AE"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5BA88471"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6AEDC042" w14:textId="1BD62415"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ОТКБ - Коррект-ка бюджета отклонена</w:t>
            </w:r>
          </w:p>
        </w:tc>
      </w:tr>
      <w:tr w:rsidR="00386249" w:rsidRPr="00386249" w14:paraId="1A778656" w14:textId="7777777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14:paraId="136ECD0C" w14:textId="77777777"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14:paraId="1CBD050D" w14:textId="0132EE02"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НДСГ - Наряд-допуск согласован</w:t>
            </w:r>
          </w:p>
        </w:tc>
      </w:tr>
    </w:tbl>
    <w:p w14:paraId="6AB4DC6E" w14:textId="3C4DB01E" w:rsidR="000315BB" w:rsidRPr="00531223" w:rsidRDefault="000315BB" w:rsidP="00762D33">
      <w:pPr>
        <w:spacing w:after="200" w:line="276" w:lineRule="auto"/>
        <w:ind w:firstLine="0"/>
        <w:jc w:val="left"/>
        <w:rPr>
          <w:rFonts w:eastAsia="Calibri" w:cs="Arial"/>
        </w:rPr>
      </w:pPr>
    </w:p>
    <w:p w14:paraId="01A4B3FA" w14:textId="77777777" w:rsidR="00D952AB" w:rsidRDefault="00D952AB" w:rsidP="00B153FA">
      <w:pPr>
        <w:pStyle w:val="3"/>
      </w:pPr>
      <w:bookmarkStart w:id="2721" w:name="_Toc65846414"/>
      <w:r>
        <w:t>Планы</w:t>
      </w:r>
      <w:r w:rsidRPr="001F19BD">
        <w:t xml:space="preserve"> ТОРО</w:t>
      </w:r>
      <w:bookmarkEnd w:id="2721"/>
    </w:p>
    <w:p w14:paraId="26992B74" w14:textId="7F957F24" w:rsidR="00D952AB" w:rsidRPr="00B065AE" w:rsidRDefault="00D952AB">
      <w:pPr>
        <w:spacing w:after="240" w:line="276" w:lineRule="auto"/>
        <w:rPr>
          <w:rFonts w:cs="Arial"/>
          <w:rPrChange w:id="2722" w:author="Попова Дарья" w:date="2020-07-21T18:35:00Z">
            <w:rPr>
              <w:rFonts w:eastAsia="Calibri" w:cs="Arial"/>
            </w:rPr>
          </w:rPrChange>
        </w:rPr>
        <w:pPrChange w:id="2723" w:author="Попова Дарья" w:date="2020-07-21T18:35:00Z">
          <w:pPr>
            <w:spacing w:after="200" w:line="276" w:lineRule="auto"/>
            <w:ind w:firstLine="708"/>
            <w:jc w:val="left"/>
          </w:pPr>
        </w:pPrChange>
      </w:pPr>
      <w:r w:rsidRPr="00B065AE">
        <w:rPr>
          <w:rFonts w:cs="Arial"/>
          <w:rPrChange w:id="2724" w:author="Попова Дарья" w:date="2020-07-21T18:35:00Z">
            <w:rPr>
              <w:rFonts w:eastAsia="Calibri" w:cs="Arial"/>
            </w:rPr>
          </w:rPrChange>
        </w:rPr>
        <w:t>План ТОРО – объект системы, использующийся для формирования заказов ТОРО, а также сообщений для объектов метрологической службы, в рамках процессов планирования воздействий. Подробное описание планов ТОРО представлено в КД «</w:t>
      </w:r>
      <w:del w:id="2725" w:author="Александр Шрамков" w:date="2021-03-05T12:38:00Z">
        <w:r w:rsidR="000367AC" w:rsidRPr="00B065AE" w:rsidDel="001710A8">
          <w:rPr>
            <w:rFonts w:cs="Arial"/>
            <w:rPrChange w:id="2726" w:author="Попова Дарья" w:date="2020-07-21T18:35:00Z">
              <w:rPr>
                <w:rFonts w:eastAsia="Calibri" w:cs="Arial"/>
              </w:rPr>
            </w:rPrChange>
          </w:rPr>
          <w:delText>ERP.9.9.</w:delText>
        </w:r>
      </w:del>
      <w:ins w:id="2727" w:author="Александр Шрамков" w:date="2021-03-05T12:38:00Z">
        <w:r w:rsidR="001710A8">
          <w:rPr>
            <w:rFonts w:cs="Arial"/>
          </w:rPr>
          <w:t>ERP.13.9.</w:t>
        </w:r>
      </w:ins>
      <w:r w:rsidR="000367AC" w:rsidRPr="00B065AE">
        <w:rPr>
          <w:rFonts w:cs="Arial"/>
          <w:rPrChange w:id="2728" w:author="Попова Дарья" w:date="2020-07-21T18:35:00Z">
            <w:rPr>
              <w:rFonts w:eastAsia="Calibri" w:cs="Arial"/>
            </w:rPr>
          </w:rPrChange>
        </w:rPr>
        <w:t>2.</w:t>
      </w:r>
      <w:r w:rsidRPr="00B065AE">
        <w:rPr>
          <w:rFonts w:cs="Arial"/>
          <w:rPrChange w:id="2729" w:author="Попова Дарья" w:date="2020-07-21T18:35:00Z">
            <w:rPr>
              <w:rFonts w:eastAsia="Calibri" w:cs="Arial"/>
            </w:rPr>
          </w:rPrChange>
        </w:rPr>
        <w:t xml:space="preserve">7.PM.КД Управление основными данными по направлению ТОиР». </w:t>
      </w:r>
    </w:p>
    <w:p w14:paraId="5D24CC5E" w14:textId="77777777" w:rsidR="00D952AB" w:rsidRPr="00B065AE" w:rsidRDefault="00D952AB">
      <w:pPr>
        <w:spacing w:after="240" w:line="276" w:lineRule="auto"/>
        <w:rPr>
          <w:rFonts w:cs="Arial"/>
          <w:rPrChange w:id="2730" w:author="Попова Дарья" w:date="2020-07-21T18:35:00Z">
            <w:rPr>
              <w:rFonts w:eastAsia="Calibri" w:cs="Arial"/>
            </w:rPr>
          </w:rPrChange>
        </w:rPr>
        <w:pPrChange w:id="2731" w:author="Попова Дарья" w:date="2020-07-21T18:35:00Z">
          <w:pPr>
            <w:spacing w:after="200" w:line="276" w:lineRule="auto"/>
            <w:ind w:firstLine="708"/>
            <w:jc w:val="left"/>
          </w:pPr>
        </w:pPrChange>
      </w:pPr>
      <w:r w:rsidRPr="00B065AE">
        <w:rPr>
          <w:rFonts w:cs="Arial"/>
          <w:rPrChange w:id="2732" w:author="Попова Дарья" w:date="2020-07-21T18:35:00Z">
            <w:rPr>
              <w:rFonts w:eastAsia="Calibri" w:cs="Arial"/>
            </w:rPr>
          </w:rPrChange>
        </w:rPr>
        <w:lastRenderedPageBreak/>
        <w:t>В таблице ниже указаны использующиеся в процессах планирования типы планов ТОРО.</w:t>
      </w:r>
    </w:p>
    <w:p w14:paraId="67C12593" w14:textId="0841F59F" w:rsidR="00D952AB" w:rsidRPr="00B153FA" w:rsidRDefault="00227322" w:rsidP="00752D14">
      <w:pPr>
        <w:pStyle w:val="Tabname"/>
        <w:keepNext/>
        <w:spacing w:after="240"/>
        <w:jc w:val="right"/>
        <w:rPr>
          <w:rFonts w:cs="Arial"/>
          <w:sz w:val="22"/>
          <w:szCs w:val="22"/>
        </w:rPr>
      </w:pPr>
      <w:r w:rsidRPr="00B153FA">
        <w:rPr>
          <w:rFonts w:cs="Arial"/>
          <w:sz w:val="22"/>
          <w:szCs w:val="22"/>
        </w:rPr>
        <w:t xml:space="preserve">Таблица </w:t>
      </w:r>
      <w:r w:rsidRPr="00B153FA">
        <w:rPr>
          <w:rFonts w:cs="Arial"/>
          <w:sz w:val="22"/>
          <w:szCs w:val="22"/>
        </w:rPr>
        <w:fldChar w:fldCharType="begin"/>
      </w:r>
      <w:r w:rsidRPr="00B153FA">
        <w:rPr>
          <w:rFonts w:cs="Arial"/>
          <w:sz w:val="22"/>
          <w:szCs w:val="22"/>
        </w:rPr>
        <w:instrText xml:space="preserve"> SEQ Таблица \* ARABIC </w:instrText>
      </w:r>
      <w:r w:rsidRPr="00B153FA">
        <w:rPr>
          <w:rFonts w:cs="Arial"/>
          <w:sz w:val="22"/>
          <w:szCs w:val="22"/>
        </w:rPr>
        <w:fldChar w:fldCharType="separate"/>
      </w:r>
      <w:r w:rsidR="00E24180">
        <w:rPr>
          <w:rFonts w:cs="Arial"/>
          <w:noProof/>
          <w:sz w:val="22"/>
          <w:szCs w:val="22"/>
        </w:rPr>
        <w:t>25</w:t>
      </w:r>
      <w:r w:rsidRPr="00B153FA">
        <w:rPr>
          <w:rFonts w:cs="Arial"/>
          <w:sz w:val="22"/>
          <w:szCs w:val="22"/>
        </w:rPr>
        <w:fldChar w:fldCharType="end"/>
      </w:r>
      <w:r w:rsidRPr="00B153FA">
        <w:rPr>
          <w:rFonts w:cs="Arial"/>
          <w:sz w:val="22"/>
          <w:szCs w:val="22"/>
        </w:rPr>
        <w:t xml:space="preserve">. </w:t>
      </w:r>
      <w:r w:rsidR="00541001">
        <w:rPr>
          <w:rFonts w:eastAsia="Calibri" w:cs="Arial"/>
          <w:sz w:val="22"/>
          <w:szCs w:val="22"/>
        </w:rPr>
        <w:t>Типы планов</w:t>
      </w:r>
      <w:r w:rsidRPr="00B153FA">
        <w:rPr>
          <w:rFonts w:eastAsia="Calibri" w:cs="Arial"/>
          <w:sz w:val="22"/>
          <w:szCs w:val="22"/>
        </w:rPr>
        <w:t xml:space="preserve"> ТОРО</w:t>
      </w:r>
    </w:p>
    <w:tbl>
      <w:tblPr>
        <w:tblW w:w="5039" w:type="pct"/>
        <w:tblCellMar>
          <w:left w:w="0" w:type="dxa"/>
          <w:right w:w="0" w:type="dxa"/>
        </w:tblCellMar>
        <w:tblLook w:val="04A0" w:firstRow="1" w:lastRow="0" w:firstColumn="1" w:lastColumn="0" w:noHBand="0" w:noVBand="1"/>
      </w:tblPr>
      <w:tblGrid>
        <w:gridCol w:w="1567"/>
        <w:gridCol w:w="1685"/>
        <w:gridCol w:w="3179"/>
        <w:gridCol w:w="3829"/>
      </w:tblGrid>
      <w:tr w:rsidR="00D952AB" w:rsidRPr="007008A3" w14:paraId="18D8F05B" w14:textId="77777777" w:rsidTr="00C8680E">
        <w:trPr>
          <w:cantSplit/>
          <w:trHeight w:val="397"/>
          <w:tblHeader/>
        </w:trPr>
        <w:tc>
          <w:tcPr>
            <w:tcW w:w="764" w:type="pct"/>
            <w:tcBorders>
              <w:top w:val="single" w:sz="12" w:space="0" w:color="auto"/>
              <w:left w:val="single" w:sz="8" w:space="0" w:color="auto"/>
              <w:bottom w:val="single" w:sz="8" w:space="0" w:color="auto"/>
              <w:right w:val="single" w:sz="8" w:space="0" w:color="auto"/>
            </w:tcBorders>
            <w:shd w:val="clear" w:color="auto" w:fill="FFC000"/>
            <w:tcMar>
              <w:top w:w="0" w:type="dxa"/>
              <w:left w:w="108" w:type="dxa"/>
              <w:bottom w:w="0" w:type="dxa"/>
              <w:right w:w="108" w:type="dxa"/>
            </w:tcMar>
            <w:vAlign w:val="center"/>
          </w:tcPr>
          <w:p w14:paraId="77CB5E74" w14:textId="77777777" w:rsidR="00D952AB" w:rsidRPr="00B153FA" w:rsidRDefault="00D952AB" w:rsidP="00B153FA">
            <w:pPr>
              <w:spacing w:line="276" w:lineRule="auto"/>
              <w:ind w:firstLine="0"/>
              <w:jc w:val="center"/>
              <w:rPr>
                <w:rFonts w:eastAsiaTheme="minorHAnsi" w:cs="Arial"/>
                <w:b/>
              </w:rPr>
            </w:pPr>
            <w:r w:rsidRPr="00B153FA">
              <w:rPr>
                <w:rFonts w:eastAsiaTheme="minorHAnsi" w:cs="Arial"/>
                <w:b/>
              </w:rPr>
              <w:t>Тип плана</w:t>
            </w:r>
          </w:p>
        </w:tc>
        <w:tc>
          <w:tcPr>
            <w:tcW w:w="821"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tcPr>
          <w:p w14:paraId="4FF3711D" w14:textId="77777777" w:rsidR="00D952AB" w:rsidRPr="00B153FA" w:rsidRDefault="00D952AB" w:rsidP="00B153FA">
            <w:pPr>
              <w:spacing w:line="276" w:lineRule="auto"/>
              <w:ind w:firstLine="0"/>
              <w:jc w:val="center"/>
              <w:rPr>
                <w:rFonts w:cs="Arial"/>
                <w:b/>
              </w:rPr>
            </w:pPr>
            <w:r w:rsidRPr="00B153FA">
              <w:rPr>
                <w:rFonts w:cs="Arial"/>
                <w:b/>
              </w:rPr>
              <w:t>Наименование типа плана</w:t>
            </w:r>
          </w:p>
        </w:tc>
        <w:tc>
          <w:tcPr>
            <w:tcW w:w="1549" w:type="pct"/>
            <w:tcBorders>
              <w:top w:val="single" w:sz="12" w:space="0" w:color="auto"/>
              <w:left w:val="nil"/>
              <w:bottom w:val="single" w:sz="8" w:space="0" w:color="auto"/>
              <w:right w:val="single" w:sz="8" w:space="0" w:color="auto"/>
            </w:tcBorders>
            <w:shd w:val="clear" w:color="auto" w:fill="FFC000"/>
          </w:tcPr>
          <w:p w14:paraId="494751CE" w14:textId="77777777" w:rsidR="00D952AB" w:rsidRPr="00B153FA" w:rsidRDefault="00D952AB" w:rsidP="00B153FA">
            <w:pPr>
              <w:spacing w:line="276" w:lineRule="auto"/>
              <w:ind w:firstLine="0"/>
              <w:jc w:val="center"/>
              <w:rPr>
                <w:rFonts w:cs="Arial"/>
                <w:b/>
              </w:rPr>
            </w:pPr>
            <w:r w:rsidRPr="00B153FA">
              <w:rPr>
                <w:rFonts w:cs="Arial"/>
                <w:b/>
              </w:rPr>
              <w:t>Диапазон номеров</w:t>
            </w:r>
          </w:p>
        </w:tc>
        <w:tc>
          <w:tcPr>
            <w:tcW w:w="1866" w:type="pct"/>
            <w:tcBorders>
              <w:top w:val="single" w:sz="12" w:space="0" w:color="auto"/>
              <w:left w:val="single" w:sz="8" w:space="0" w:color="auto"/>
              <w:bottom w:val="single" w:sz="8" w:space="0" w:color="auto"/>
              <w:right w:val="single" w:sz="12" w:space="0" w:color="auto"/>
            </w:tcBorders>
            <w:shd w:val="clear" w:color="auto" w:fill="FFC000"/>
          </w:tcPr>
          <w:p w14:paraId="501A37BB" w14:textId="77777777" w:rsidR="00D952AB" w:rsidRPr="00B153FA" w:rsidRDefault="00D952AB" w:rsidP="00B153FA">
            <w:pPr>
              <w:spacing w:line="276" w:lineRule="auto"/>
              <w:ind w:firstLine="0"/>
              <w:jc w:val="center"/>
              <w:rPr>
                <w:rFonts w:cs="Arial"/>
                <w:b/>
              </w:rPr>
            </w:pPr>
            <w:r w:rsidRPr="00B153FA">
              <w:rPr>
                <w:rFonts w:cs="Arial"/>
                <w:b/>
              </w:rPr>
              <w:t>Примечание</w:t>
            </w:r>
          </w:p>
        </w:tc>
      </w:tr>
      <w:tr w:rsidR="00D952AB" w:rsidRPr="007008A3" w14:paraId="59DFC380" w14:textId="77777777" w:rsidTr="00C8680E">
        <w:trPr>
          <w:cantSplit/>
        </w:trPr>
        <w:tc>
          <w:tcPr>
            <w:tcW w:w="764" w:type="pct"/>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55898A5B" w14:textId="77777777" w:rsidR="00D952AB" w:rsidRPr="00752D14" w:rsidRDefault="00D952AB" w:rsidP="00B153FA">
            <w:pPr>
              <w:ind w:firstLine="0"/>
              <w:rPr>
                <w:rFonts w:cs="Arial"/>
                <w:sz w:val="20"/>
                <w:szCs w:val="20"/>
              </w:rPr>
            </w:pPr>
            <w:r w:rsidRPr="00752D14">
              <w:rPr>
                <w:rFonts w:eastAsia="Calibri" w:cs="Arial"/>
                <w:bCs/>
                <w:color w:val="000000" w:themeColor="text1"/>
                <w:kern w:val="24"/>
                <w:sz w:val="20"/>
                <w:szCs w:val="20"/>
              </w:rPr>
              <w:t>PM</w:t>
            </w:r>
          </w:p>
        </w:tc>
        <w:tc>
          <w:tcPr>
            <w:tcW w:w="821" w:type="pct"/>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188DA0D9" w14:textId="77777777" w:rsidR="00D952AB" w:rsidRPr="00752D14" w:rsidRDefault="00CE6E77" w:rsidP="00B153FA">
            <w:pPr>
              <w:ind w:firstLine="0"/>
              <w:rPr>
                <w:rFonts w:cs="Arial"/>
                <w:sz w:val="20"/>
                <w:szCs w:val="20"/>
              </w:rPr>
            </w:pPr>
            <w:r w:rsidRPr="00752D14">
              <w:rPr>
                <w:rFonts w:eastAsia="Calibri" w:cs="Arial"/>
                <w:bCs/>
                <w:color w:val="000000" w:themeColor="text1"/>
                <w:kern w:val="24"/>
                <w:sz w:val="20"/>
                <w:szCs w:val="20"/>
              </w:rPr>
              <w:t>ТОРО по ППР</w:t>
            </w:r>
          </w:p>
        </w:tc>
        <w:tc>
          <w:tcPr>
            <w:tcW w:w="1549" w:type="pct"/>
            <w:tcBorders>
              <w:top w:val="single" w:sz="8" w:space="0" w:color="auto"/>
              <w:left w:val="single" w:sz="8" w:space="0" w:color="auto"/>
              <w:bottom w:val="single" w:sz="4" w:space="0" w:color="auto"/>
              <w:right w:val="single" w:sz="8" w:space="0" w:color="auto"/>
            </w:tcBorders>
          </w:tcPr>
          <w:p w14:paraId="0C606BDE" w14:textId="6187E0B4" w:rsidR="00D952AB" w:rsidRPr="00752D14" w:rsidRDefault="00024FAA"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1</w:t>
            </w:r>
            <w:r w:rsidR="00D952AB" w:rsidRPr="00752D14">
              <w:rPr>
                <w:rFonts w:eastAsia="Calibri" w:cs="Arial"/>
                <w:bCs/>
                <w:color w:val="000000" w:themeColor="text1"/>
                <w:kern w:val="24"/>
                <w:sz w:val="20"/>
                <w:szCs w:val="20"/>
              </w:rPr>
              <w:t>0000000000</w:t>
            </w:r>
            <w:r w:rsidRPr="00752D14">
              <w:rPr>
                <w:rFonts w:eastAsia="Calibri" w:cs="Arial"/>
                <w:bCs/>
                <w:color w:val="000000" w:themeColor="text1"/>
                <w:kern w:val="24"/>
                <w:sz w:val="20"/>
                <w:szCs w:val="20"/>
              </w:rPr>
              <w:t>0</w:t>
            </w:r>
            <w:r w:rsidR="00D952AB" w:rsidRPr="00752D14">
              <w:rPr>
                <w:rFonts w:eastAsia="Calibri" w:cs="Arial"/>
                <w:bCs/>
                <w:color w:val="000000" w:themeColor="text1"/>
                <w:kern w:val="24"/>
                <w:sz w:val="20"/>
                <w:szCs w:val="20"/>
              </w:rPr>
              <w:t>-</w:t>
            </w:r>
          </w:p>
          <w:p w14:paraId="6A16DE9D" w14:textId="66080EF1" w:rsidR="00D952AB" w:rsidRPr="00752D14" w:rsidRDefault="00250F88"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1</w:t>
            </w:r>
            <w:r w:rsidR="00D952AB" w:rsidRPr="00752D14">
              <w:rPr>
                <w:rFonts w:eastAsia="Calibri" w:cs="Arial"/>
                <w:bCs/>
                <w:color w:val="000000" w:themeColor="text1"/>
                <w:kern w:val="24"/>
                <w:sz w:val="20"/>
                <w:szCs w:val="20"/>
              </w:rPr>
              <w:t>99999999999</w:t>
            </w:r>
          </w:p>
        </w:tc>
        <w:tc>
          <w:tcPr>
            <w:tcW w:w="1866" w:type="pct"/>
            <w:tcBorders>
              <w:top w:val="single" w:sz="8" w:space="0" w:color="auto"/>
              <w:left w:val="single" w:sz="8" w:space="0" w:color="auto"/>
              <w:bottom w:val="single" w:sz="4" w:space="0" w:color="auto"/>
              <w:right w:val="single" w:sz="8" w:space="0" w:color="auto"/>
            </w:tcBorders>
          </w:tcPr>
          <w:p w14:paraId="0A672B5E" w14:textId="77777777" w:rsidR="00D952AB" w:rsidRPr="00752D14" w:rsidRDefault="00D952AB"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Создаются заказы ТОРО.</w:t>
            </w:r>
          </w:p>
          <w:p w14:paraId="32F77211" w14:textId="77777777" w:rsidR="00D952AB" w:rsidRPr="00752D14" w:rsidRDefault="00D952AB"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Включает все виды воздействий, кроме ЕТО (создаются заказы) и обслуживания КИП и метрологического оборудования (создаются сообщения).</w:t>
            </w:r>
          </w:p>
        </w:tc>
      </w:tr>
      <w:tr w:rsidR="00D952AB" w:rsidRPr="007008A3" w14:paraId="381E2902" w14:textId="77777777" w:rsidTr="00C8680E">
        <w:trPr>
          <w:cantSplit/>
        </w:trPr>
        <w:tc>
          <w:tcPr>
            <w:tcW w:w="764"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785BF0B8" w14:textId="77777777" w:rsidR="00D952AB" w:rsidRPr="00752D14" w:rsidRDefault="00D952AB"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CM</w:t>
            </w:r>
          </w:p>
        </w:tc>
        <w:tc>
          <w:tcPr>
            <w:tcW w:w="821"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7A2EC045" w14:textId="77777777" w:rsidR="00D952AB" w:rsidRPr="00752D14" w:rsidRDefault="00D952AB"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КИП и метрология</w:t>
            </w:r>
          </w:p>
        </w:tc>
        <w:tc>
          <w:tcPr>
            <w:tcW w:w="1549" w:type="pct"/>
            <w:tcBorders>
              <w:top w:val="single" w:sz="4" w:space="0" w:color="auto"/>
              <w:left w:val="single" w:sz="8" w:space="0" w:color="auto"/>
              <w:bottom w:val="single" w:sz="4" w:space="0" w:color="auto"/>
              <w:right w:val="single" w:sz="8" w:space="0" w:color="auto"/>
            </w:tcBorders>
          </w:tcPr>
          <w:p w14:paraId="6E9319F7" w14:textId="41582594" w:rsidR="00D952AB" w:rsidRPr="00752D14" w:rsidRDefault="00250F88"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2</w:t>
            </w:r>
            <w:r w:rsidR="00D952AB" w:rsidRPr="00752D14">
              <w:rPr>
                <w:rFonts w:eastAsia="Calibri" w:cs="Arial"/>
                <w:bCs/>
                <w:color w:val="000000" w:themeColor="text1"/>
                <w:kern w:val="24"/>
                <w:sz w:val="20"/>
                <w:szCs w:val="20"/>
              </w:rPr>
              <w:t>00000000000-</w:t>
            </w:r>
          </w:p>
          <w:p w14:paraId="1C57FF29" w14:textId="255110C9" w:rsidR="00D952AB" w:rsidRPr="00752D14" w:rsidRDefault="00250F88"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2</w:t>
            </w:r>
            <w:r w:rsidR="00D952AB" w:rsidRPr="00752D14">
              <w:rPr>
                <w:rFonts w:eastAsia="Calibri" w:cs="Arial"/>
                <w:bCs/>
                <w:color w:val="000000" w:themeColor="text1"/>
                <w:kern w:val="24"/>
                <w:sz w:val="20"/>
                <w:szCs w:val="20"/>
              </w:rPr>
              <w:t>99999999999</w:t>
            </w:r>
          </w:p>
        </w:tc>
        <w:tc>
          <w:tcPr>
            <w:tcW w:w="1866" w:type="pct"/>
            <w:tcBorders>
              <w:top w:val="single" w:sz="4" w:space="0" w:color="auto"/>
              <w:left w:val="single" w:sz="8" w:space="0" w:color="auto"/>
              <w:bottom w:val="single" w:sz="4" w:space="0" w:color="auto"/>
              <w:right w:val="single" w:sz="8" w:space="0" w:color="auto"/>
            </w:tcBorders>
          </w:tcPr>
          <w:p w14:paraId="76E4870E" w14:textId="77777777" w:rsidR="00D952AB" w:rsidRPr="00752D14" w:rsidRDefault="00D952AB"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Создаются сообщения для объектов метрологической службы (на этапе планирования из сообщений создаются заказы).</w:t>
            </w:r>
          </w:p>
        </w:tc>
      </w:tr>
      <w:tr w:rsidR="00D952AB" w:rsidRPr="007008A3" w14:paraId="3CE2BAAE" w14:textId="77777777" w:rsidTr="009721BA">
        <w:trPr>
          <w:cantSplit/>
        </w:trPr>
        <w:tc>
          <w:tcPr>
            <w:tcW w:w="764"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7818148E" w14:textId="77777777" w:rsidR="00D952AB" w:rsidRPr="00752D14" w:rsidRDefault="00D952AB"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ET</w:t>
            </w:r>
          </w:p>
        </w:tc>
        <w:tc>
          <w:tcPr>
            <w:tcW w:w="821"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4ED97BD4" w14:textId="77777777" w:rsidR="00D952AB" w:rsidRPr="00752D14" w:rsidRDefault="00D952AB"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Ежесменное техническое обслуживание</w:t>
            </w:r>
          </w:p>
        </w:tc>
        <w:tc>
          <w:tcPr>
            <w:tcW w:w="1549" w:type="pct"/>
            <w:tcBorders>
              <w:top w:val="single" w:sz="4" w:space="0" w:color="auto"/>
              <w:left w:val="single" w:sz="8" w:space="0" w:color="auto"/>
              <w:bottom w:val="single" w:sz="4" w:space="0" w:color="auto"/>
              <w:right w:val="single" w:sz="8" w:space="0" w:color="auto"/>
            </w:tcBorders>
          </w:tcPr>
          <w:p w14:paraId="087051C1" w14:textId="6DE78A6C" w:rsidR="00D952AB" w:rsidRPr="00752D14" w:rsidRDefault="00250F88"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3</w:t>
            </w:r>
            <w:r w:rsidR="00D952AB" w:rsidRPr="00752D14">
              <w:rPr>
                <w:rFonts w:eastAsia="Calibri" w:cs="Arial"/>
                <w:bCs/>
                <w:color w:val="000000" w:themeColor="text1"/>
                <w:kern w:val="24"/>
                <w:sz w:val="20"/>
                <w:szCs w:val="20"/>
              </w:rPr>
              <w:t>00000000000-</w:t>
            </w:r>
          </w:p>
          <w:p w14:paraId="57FD1581" w14:textId="7925E10A" w:rsidR="00D952AB" w:rsidRPr="00752D14" w:rsidRDefault="00250F88" w:rsidP="00B153FA">
            <w:pPr>
              <w:ind w:firstLine="0"/>
              <w:rPr>
                <w:rFonts w:cs="Arial"/>
                <w:sz w:val="20"/>
                <w:szCs w:val="20"/>
              </w:rPr>
            </w:pPr>
            <w:r w:rsidRPr="00752D14">
              <w:rPr>
                <w:rFonts w:eastAsia="Calibri" w:cs="Arial"/>
                <w:bCs/>
                <w:color w:val="000000" w:themeColor="text1"/>
                <w:kern w:val="24"/>
                <w:sz w:val="20"/>
                <w:szCs w:val="20"/>
              </w:rPr>
              <w:t>3</w:t>
            </w:r>
            <w:r w:rsidR="00D952AB" w:rsidRPr="00752D14">
              <w:rPr>
                <w:rFonts w:eastAsia="Calibri" w:cs="Arial"/>
                <w:bCs/>
                <w:color w:val="000000" w:themeColor="text1"/>
                <w:kern w:val="24"/>
                <w:sz w:val="20"/>
                <w:szCs w:val="20"/>
              </w:rPr>
              <w:t>99999999999</w:t>
            </w:r>
          </w:p>
        </w:tc>
        <w:tc>
          <w:tcPr>
            <w:tcW w:w="1866" w:type="pct"/>
            <w:tcBorders>
              <w:top w:val="single" w:sz="4" w:space="0" w:color="auto"/>
              <w:left w:val="single" w:sz="8" w:space="0" w:color="auto"/>
              <w:bottom w:val="single" w:sz="4" w:space="0" w:color="auto"/>
              <w:right w:val="single" w:sz="8" w:space="0" w:color="auto"/>
            </w:tcBorders>
          </w:tcPr>
          <w:p w14:paraId="232EDF24" w14:textId="77777777" w:rsidR="006E4142" w:rsidRPr="00752D14" w:rsidRDefault="006E4142" w:rsidP="00B153FA">
            <w:pPr>
              <w:ind w:firstLine="0"/>
              <w:rPr>
                <w:rFonts w:cs="Arial"/>
                <w:sz w:val="20"/>
                <w:szCs w:val="20"/>
              </w:rPr>
            </w:pPr>
            <w:r w:rsidRPr="00752D14">
              <w:rPr>
                <w:rFonts w:cs="Arial"/>
                <w:sz w:val="20"/>
                <w:szCs w:val="20"/>
              </w:rPr>
              <w:t>Включает ЕТО и обходы/осмотры.</w:t>
            </w:r>
          </w:p>
          <w:p w14:paraId="5833236C" w14:textId="253B8C41" w:rsidR="00D952AB" w:rsidRPr="00752D14" w:rsidRDefault="006E4142" w:rsidP="00B153FA">
            <w:pPr>
              <w:ind w:firstLine="0"/>
              <w:rPr>
                <w:rFonts w:eastAsia="Calibri" w:cs="Arial"/>
                <w:bCs/>
                <w:color w:val="000000" w:themeColor="text1"/>
                <w:kern w:val="24"/>
                <w:sz w:val="20"/>
                <w:szCs w:val="20"/>
              </w:rPr>
            </w:pPr>
            <w:r w:rsidRPr="00752D14">
              <w:rPr>
                <w:rFonts w:cs="Arial"/>
                <w:sz w:val="20"/>
                <w:szCs w:val="20"/>
              </w:rPr>
              <w:t xml:space="preserve">См. </w:t>
            </w:r>
            <w:r w:rsidR="00D952AB" w:rsidRPr="00752D14">
              <w:rPr>
                <w:rFonts w:cs="Arial"/>
                <w:sz w:val="20"/>
                <w:szCs w:val="20"/>
              </w:rPr>
              <w:t>КД «</w:t>
            </w:r>
            <w:del w:id="2733" w:author="Александр Шрамков" w:date="2021-03-05T12:38:00Z">
              <w:r w:rsidR="000367AC" w:rsidDel="001710A8">
                <w:rPr>
                  <w:rFonts w:cs="Arial"/>
                  <w:sz w:val="20"/>
                  <w:szCs w:val="20"/>
                </w:rPr>
                <w:delText>ERP.9.9.</w:delText>
              </w:r>
            </w:del>
            <w:ins w:id="2734" w:author="Александр Шрамков" w:date="2021-03-05T12:38:00Z">
              <w:r w:rsidR="001710A8">
                <w:rPr>
                  <w:rFonts w:cs="Arial"/>
                  <w:sz w:val="20"/>
                  <w:szCs w:val="20"/>
                </w:rPr>
                <w:t>ERP.13.9.</w:t>
              </w:r>
            </w:ins>
            <w:r w:rsidR="000367AC">
              <w:rPr>
                <w:rFonts w:cs="Arial"/>
                <w:sz w:val="20"/>
                <w:szCs w:val="20"/>
              </w:rPr>
              <w:t>2.</w:t>
            </w:r>
            <w:r w:rsidR="00D952AB" w:rsidRPr="00752D14">
              <w:rPr>
                <w:rFonts w:cs="Arial"/>
                <w:sz w:val="20"/>
                <w:szCs w:val="20"/>
              </w:rPr>
              <w:t>55.PM.КД Выполнение и фактический учет работ»</w:t>
            </w:r>
          </w:p>
        </w:tc>
      </w:tr>
      <w:tr w:rsidR="00C12716" w:rsidRPr="007008A3" w14:paraId="01D74B7B" w14:textId="77777777" w:rsidTr="00714D9C">
        <w:trPr>
          <w:cantSplit/>
        </w:trPr>
        <w:tc>
          <w:tcPr>
            <w:tcW w:w="764"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23B3675D" w14:textId="77777777" w:rsidR="00C12716" w:rsidRPr="00752D14" w:rsidRDefault="00C12716" w:rsidP="00714D9C">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ET</w:t>
            </w:r>
          </w:p>
        </w:tc>
        <w:tc>
          <w:tcPr>
            <w:tcW w:w="821"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3491111C" w14:textId="77777777" w:rsidR="00C12716" w:rsidRPr="00752D14" w:rsidRDefault="00C12716" w:rsidP="00714D9C">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Ежесменное техническое обслуживание</w:t>
            </w:r>
          </w:p>
        </w:tc>
        <w:tc>
          <w:tcPr>
            <w:tcW w:w="1549" w:type="pct"/>
            <w:tcBorders>
              <w:top w:val="single" w:sz="4" w:space="0" w:color="auto"/>
              <w:left w:val="single" w:sz="8" w:space="0" w:color="auto"/>
              <w:bottom w:val="single" w:sz="4" w:space="0" w:color="auto"/>
              <w:right w:val="single" w:sz="8" w:space="0" w:color="auto"/>
            </w:tcBorders>
          </w:tcPr>
          <w:p w14:paraId="3C4A2D19" w14:textId="77777777" w:rsidR="00C12716" w:rsidRPr="00752D14" w:rsidRDefault="00C12716" w:rsidP="00714D9C">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300000000000-</w:t>
            </w:r>
          </w:p>
          <w:p w14:paraId="04B0EE54" w14:textId="77777777" w:rsidR="00C12716" w:rsidRPr="00752D14" w:rsidRDefault="00C12716" w:rsidP="00714D9C">
            <w:pPr>
              <w:ind w:firstLine="0"/>
              <w:rPr>
                <w:rFonts w:cs="Arial"/>
                <w:sz w:val="20"/>
                <w:szCs w:val="20"/>
              </w:rPr>
            </w:pPr>
            <w:r w:rsidRPr="00752D14">
              <w:rPr>
                <w:rFonts w:eastAsia="Calibri" w:cs="Arial"/>
                <w:bCs/>
                <w:color w:val="000000" w:themeColor="text1"/>
                <w:kern w:val="24"/>
                <w:sz w:val="20"/>
                <w:szCs w:val="20"/>
              </w:rPr>
              <w:t>399999999999</w:t>
            </w:r>
          </w:p>
        </w:tc>
        <w:tc>
          <w:tcPr>
            <w:tcW w:w="1866" w:type="pct"/>
            <w:tcBorders>
              <w:top w:val="single" w:sz="4" w:space="0" w:color="auto"/>
              <w:left w:val="single" w:sz="8" w:space="0" w:color="auto"/>
              <w:bottom w:val="single" w:sz="4" w:space="0" w:color="auto"/>
              <w:right w:val="single" w:sz="8" w:space="0" w:color="auto"/>
            </w:tcBorders>
          </w:tcPr>
          <w:p w14:paraId="12B3C29E" w14:textId="7DB8B023" w:rsidR="00C12716" w:rsidRPr="00752D14" w:rsidRDefault="00C12716" w:rsidP="00714D9C">
            <w:pPr>
              <w:ind w:firstLine="0"/>
              <w:rPr>
                <w:rFonts w:cs="Arial"/>
                <w:sz w:val="20"/>
                <w:szCs w:val="20"/>
              </w:rPr>
            </w:pPr>
            <w:r w:rsidRPr="00752D14">
              <w:rPr>
                <w:rFonts w:cs="Arial"/>
                <w:sz w:val="20"/>
                <w:szCs w:val="20"/>
              </w:rPr>
              <w:t>Включает ЕТО.</w:t>
            </w:r>
          </w:p>
          <w:p w14:paraId="153DE06C" w14:textId="78806882" w:rsidR="00C12716" w:rsidRPr="00752D14" w:rsidRDefault="00C12716" w:rsidP="00714D9C">
            <w:pPr>
              <w:ind w:firstLine="0"/>
              <w:rPr>
                <w:rFonts w:eastAsia="Calibri" w:cs="Arial"/>
                <w:bCs/>
                <w:color w:val="000000" w:themeColor="text1"/>
                <w:kern w:val="24"/>
                <w:sz w:val="20"/>
                <w:szCs w:val="20"/>
              </w:rPr>
            </w:pPr>
            <w:r w:rsidRPr="00752D14">
              <w:rPr>
                <w:rFonts w:cs="Arial"/>
                <w:sz w:val="20"/>
                <w:szCs w:val="20"/>
              </w:rPr>
              <w:t>См. КД «</w:t>
            </w:r>
            <w:del w:id="2735" w:author="Александр Шрамков" w:date="2021-03-05T12:38:00Z">
              <w:r w:rsidDel="001710A8">
                <w:rPr>
                  <w:rFonts w:cs="Arial"/>
                  <w:sz w:val="20"/>
                  <w:szCs w:val="20"/>
                </w:rPr>
                <w:delText>ERP.9.9.</w:delText>
              </w:r>
            </w:del>
            <w:ins w:id="2736" w:author="Александр Шрамков" w:date="2021-03-05T12:38:00Z">
              <w:r w:rsidR="001710A8">
                <w:rPr>
                  <w:rFonts w:cs="Arial"/>
                  <w:sz w:val="20"/>
                  <w:szCs w:val="20"/>
                </w:rPr>
                <w:t>ERP.13.9.</w:t>
              </w:r>
            </w:ins>
            <w:r>
              <w:rPr>
                <w:rFonts w:cs="Arial"/>
                <w:sz w:val="20"/>
                <w:szCs w:val="20"/>
              </w:rPr>
              <w:t>2.</w:t>
            </w:r>
            <w:r w:rsidRPr="00752D14">
              <w:rPr>
                <w:rFonts w:cs="Arial"/>
                <w:sz w:val="20"/>
                <w:szCs w:val="20"/>
              </w:rPr>
              <w:t>55.PM.КД Выполнение и фактический учет работ»</w:t>
            </w:r>
          </w:p>
        </w:tc>
      </w:tr>
      <w:tr w:rsidR="00DE127C" w:rsidRPr="007008A3" w14:paraId="4647C069" w14:textId="77777777" w:rsidTr="00C8680E">
        <w:trPr>
          <w:cantSplit/>
        </w:trPr>
        <w:tc>
          <w:tcPr>
            <w:tcW w:w="764"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36169848" w14:textId="36727B55" w:rsidR="00DE127C" w:rsidRPr="009721BA" w:rsidRDefault="00DE127C" w:rsidP="00DE127C">
            <w:pPr>
              <w:ind w:firstLine="0"/>
              <w:rPr>
                <w:rFonts w:eastAsia="Calibri" w:cs="Arial"/>
                <w:bCs/>
                <w:color w:val="000000" w:themeColor="text1"/>
                <w:kern w:val="24"/>
                <w:sz w:val="20"/>
                <w:szCs w:val="20"/>
                <w:lang w:val="en-US"/>
              </w:rPr>
            </w:pPr>
            <w:r>
              <w:rPr>
                <w:rFonts w:eastAsia="Calibri" w:cs="Arial"/>
                <w:bCs/>
                <w:color w:val="000000" w:themeColor="text1"/>
                <w:kern w:val="24"/>
                <w:sz w:val="20"/>
                <w:szCs w:val="20"/>
                <w:lang w:val="en-US"/>
              </w:rPr>
              <w:t>OO</w:t>
            </w:r>
          </w:p>
        </w:tc>
        <w:tc>
          <w:tcPr>
            <w:tcW w:w="821"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1BDCE238" w14:textId="2873AC2F" w:rsidR="00DE127C" w:rsidRPr="00752D14" w:rsidRDefault="00DE127C" w:rsidP="00DE127C">
            <w:pPr>
              <w:ind w:firstLine="0"/>
              <w:rPr>
                <w:rFonts w:eastAsia="Calibri" w:cs="Arial"/>
                <w:bCs/>
                <w:color w:val="000000" w:themeColor="text1"/>
                <w:kern w:val="24"/>
                <w:sz w:val="20"/>
                <w:szCs w:val="20"/>
              </w:rPr>
            </w:pPr>
            <w:r w:rsidRPr="00C25C0F">
              <w:rPr>
                <w:rFonts w:eastAsia="Calibri" w:cs="Arial"/>
                <w:bCs/>
                <w:color w:val="000000" w:themeColor="text1"/>
                <w:kern w:val="24"/>
                <w:sz w:val="20"/>
                <w:szCs w:val="20"/>
              </w:rPr>
              <w:t>Обходы и осмотры</w:t>
            </w:r>
          </w:p>
        </w:tc>
        <w:tc>
          <w:tcPr>
            <w:tcW w:w="1549" w:type="pct"/>
            <w:tcBorders>
              <w:top w:val="single" w:sz="4" w:space="0" w:color="auto"/>
              <w:left w:val="single" w:sz="8" w:space="0" w:color="auto"/>
              <w:bottom w:val="single" w:sz="8" w:space="0" w:color="auto"/>
              <w:right w:val="single" w:sz="8" w:space="0" w:color="auto"/>
            </w:tcBorders>
          </w:tcPr>
          <w:p w14:paraId="17DAD3B6" w14:textId="6082E39D" w:rsidR="00DE127C" w:rsidRPr="00752D14" w:rsidRDefault="00DE127C" w:rsidP="00DE127C">
            <w:pPr>
              <w:ind w:firstLine="0"/>
              <w:rPr>
                <w:rFonts w:eastAsia="Calibri" w:cs="Arial"/>
                <w:bCs/>
                <w:color w:val="000000" w:themeColor="text1"/>
                <w:kern w:val="24"/>
                <w:sz w:val="20"/>
                <w:szCs w:val="20"/>
              </w:rPr>
            </w:pPr>
            <w:r>
              <w:rPr>
                <w:rFonts w:eastAsia="Calibri" w:cs="Arial"/>
                <w:bCs/>
                <w:color w:val="000000" w:themeColor="text1"/>
                <w:kern w:val="24"/>
                <w:sz w:val="20"/>
                <w:szCs w:val="20"/>
              </w:rPr>
              <w:t>4</w:t>
            </w:r>
            <w:r w:rsidRPr="00752D14">
              <w:rPr>
                <w:rFonts w:eastAsia="Calibri" w:cs="Arial"/>
                <w:bCs/>
                <w:color w:val="000000" w:themeColor="text1"/>
                <w:kern w:val="24"/>
                <w:sz w:val="20"/>
                <w:szCs w:val="20"/>
              </w:rPr>
              <w:t>00000000000-</w:t>
            </w:r>
          </w:p>
          <w:p w14:paraId="03DF2C94" w14:textId="1DDBC0AE" w:rsidR="00DE127C" w:rsidRPr="00752D14" w:rsidRDefault="00DE127C" w:rsidP="00DE127C">
            <w:pPr>
              <w:ind w:firstLine="0"/>
              <w:rPr>
                <w:rFonts w:eastAsia="Calibri" w:cs="Arial"/>
                <w:bCs/>
                <w:color w:val="000000" w:themeColor="text1"/>
                <w:kern w:val="24"/>
                <w:sz w:val="20"/>
                <w:szCs w:val="20"/>
              </w:rPr>
            </w:pPr>
            <w:r>
              <w:rPr>
                <w:rFonts w:eastAsia="Calibri" w:cs="Arial"/>
                <w:bCs/>
                <w:color w:val="000000" w:themeColor="text1"/>
                <w:kern w:val="24"/>
                <w:sz w:val="20"/>
                <w:szCs w:val="20"/>
              </w:rPr>
              <w:t>4</w:t>
            </w:r>
            <w:r w:rsidRPr="00752D14">
              <w:rPr>
                <w:rFonts w:eastAsia="Calibri" w:cs="Arial"/>
                <w:bCs/>
                <w:color w:val="000000" w:themeColor="text1"/>
                <w:kern w:val="24"/>
                <w:sz w:val="20"/>
                <w:szCs w:val="20"/>
              </w:rPr>
              <w:t>99999999999</w:t>
            </w:r>
          </w:p>
        </w:tc>
        <w:tc>
          <w:tcPr>
            <w:tcW w:w="1866" w:type="pct"/>
            <w:tcBorders>
              <w:top w:val="single" w:sz="4" w:space="0" w:color="auto"/>
              <w:left w:val="single" w:sz="8" w:space="0" w:color="auto"/>
              <w:bottom w:val="single" w:sz="8" w:space="0" w:color="auto"/>
              <w:right w:val="single" w:sz="8" w:space="0" w:color="auto"/>
            </w:tcBorders>
          </w:tcPr>
          <w:p w14:paraId="66F77B20" w14:textId="6146FF1A" w:rsidR="00DE127C" w:rsidRPr="00752D14" w:rsidRDefault="00DE127C" w:rsidP="00DE127C">
            <w:pPr>
              <w:ind w:firstLine="0"/>
              <w:rPr>
                <w:rFonts w:cs="Arial"/>
                <w:sz w:val="20"/>
                <w:szCs w:val="20"/>
              </w:rPr>
            </w:pPr>
            <w:r w:rsidRPr="00752D14">
              <w:rPr>
                <w:rFonts w:cs="Arial"/>
                <w:sz w:val="20"/>
                <w:szCs w:val="20"/>
              </w:rPr>
              <w:t xml:space="preserve">Включает </w:t>
            </w:r>
            <w:r>
              <w:rPr>
                <w:rFonts w:cs="Arial"/>
                <w:sz w:val="20"/>
                <w:szCs w:val="20"/>
              </w:rPr>
              <w:t>О</w:t>
            </w:r>
            <w:r w:rsidRPr="00752D14">
              <w:rPr>
                <w:rFonts w:cs="Arial"/>
                <w:sz w:val="20"/>
                <w:szCs w:val="20"/>
              </w:rPr>
              <w:t>бходы/осмотры.</w:t>
            </w:r>
          </w:p>
          <w:p w14:paraId="23BDE004" w14:textId="71364DB1" w:rsidR="00DE127C" w:rsidRPr="00752D14" w:rsidRDefault="00DE127C" w:rsidP="00DE127C">
            <w:pPr>
              <w:ind w:firstLine="0"/>
              <w:rPr>
                <w:rFonts w:cs="Arial"/>
                <w:sz w:val="20"/>
                <w:szCs w:val="20"/>
              </w:rPr>
            </w:pPr>
            <w:r w:rsidRPr="00752D14">
              <w:rPr>
                <w:rFonts w:cs="Arial"/>
                <w:sz w:val="20"/>
                <w:szCs w:val="20"/>
              </w:rPr>
              <w:t>См. КД «</w:t>
            </w:r>
            <w:del w:id="2737" w:author="Александр Шрамков" w:date="2021-03-05T12:38:00Z">
              <w:r w:rsidDel="001710A8">
                <w:rPr>
                  <w:rFonts w:cs="Arial"/>
                  <w:sz w:val="20"/>
                  <w:szCs w:val="20"/>
                </w:rPr>
                <w:delText>ERP.9.9.</w:delText>
              </w:r>
            </w:del>
            <w:ins w:id="2738" w:author="Александр Шрамков" w:date="2021-03-05T12:38:00Z">
              <w:r w:rsidR="001710A8">
                <w:rPr>
                  <w:rFonts w:cs="Arial"/>
                  <w:sz w:val="20"/>
                  <w:szCs w:val="20"/>
                </w:rPr>
                <w:t>ERP.13.9.</w:t>
              </w:r>
            </w:ins>
            <w:r>
              <w:rPr>
                <w:rFonts w:cs="Arial"/>
                <w:sz w:val="20"/>
                <w:szCs w:val="20"/>
              </w:rPr>
              <w:t>2.</w:t>
            </w:r>
            <w:r w:rsidRPr="00752D14">
              <w:rPr>
                <w:rFonts w:cs="Arial"/>
                <w:sz w:val="20"/>
                <w:szCs w:val="20"/>
              </w:rPr>
              <w:t>55.PM.КД Выполнение и фактический учет работ»</w:t>
            </w:r>
          </w:p>
        </w:tc>
      </w:tr>
    </w:tbl>
    <w:p w14:paraId="08DA7E27" w14:textId="77777777" w:rsidR="00752D14" w:rsidRDefault="00752D14" w:rsidP="00C22354">
      <w:pPr>
        <w:spacing w:after="200" w:line="276" w:lineRule="auto"/>
        <w:jc w:val="left"/>
        <w:rPr>
          <w:rFonts w:eastAsia="Calibri" w:cs="Arial"/>
          <w:b/>
        </w:rPr>
      </w:pPr>
    </w:p>
    <w:p w14:paraId="72DC455F" w14:textId="7A0ABBFB" w:rsidR="000B23D7" w:rsidRDefault="007008A3" w:rsidP="00C22354">
      <w:pPr>
        <w:spacing w:after="200" w:line="276" w:lineRule="auto"/>
        <w:jc w:val="left"/>
        <w:rPr>
          <w:rFonts w:eastAsia="Calibri" w:cs="Arial"/>
        </w:rPr>
      </w:pPr>
      <w:r w:rsidRPr="001A48D9">
        <w:rPr>
          <w:rFonts w:eastAsia="Calibri" w:cs="Arial"/>
          <w:b/>
        </w:rPr>
        <w:t>Заполнение транзакционных данных</w:t>
      </w:r>
    </w:p>
    <w:p w14:paraId="437CE968" w14:textId="4A9DBFCC" w:rsidR="002D3EFC" w:rsidRPr="00B153FA" w:rsidRDefault="00227322" w:rsidP="007658CE">
      <w:pPr>
        <w:pStyle w:val="a7"/>
        <w:keepNext/>
        <w:spacing w:after="240" w:afterAutospacing="0" w:line="276" w:lineRule="auto"/>
        <w:jc w:val="right"/>
        <w:rPr>
          <w:rFonts w:cs="Arial"/>
          <w:sz w:val="22"/>
          <w:szCs w:val="22"/>
        </w:rPr>
      </w:pPr>
      <w:r w:rsidRPr="00B153FA">
        <w:rPr>
          <w:rFonts w:cs="Arial"/>
          <w:b/>
          <w:sz w:val="22"/>
          <w:szCs w:val="22"/>
        </w:rPr>
        <w:t xml:space="preserve">Таблица </w:t>
      </w:r>
      <w:r w:rsidRPr="00B153FA">
        <w:rPr>
          <w:rFonts w:cs="Arial"/>
          <w:b/>
          <w:sz w:val="22"/>
          <w:szCs w:val="22"/>
        </w:rPr>
        <w:fldChar w:fldCharType="begin"/>
      </w:r>
      <w:r w:rsidRPr="00B153FA">
        <w:rPr>
          <w:rFonts w:cs="Arial"/>
          <w:b/>
          <w:sz w:val="22"/>
          <w:szCs w:val="22"/>
        </w:rPr>
        <w:instrText xml:space="preserve"> SEQ Таблица \* ARABIC </w:instrText>
      </w:r>
      <w:r w:rsidRPr="00B153FA">
        <w:rPr>
          <w:rFonts w:cs="Arial"/>
          <w:b/>
          <w:sz w:val="22"/>
          <w:szCs w:val="22"/>
        </w:rPr>
        <w:fldChar w:fldCharType="separate"/>
      </w:r>
      <w:r w:rsidR="00E24180">
        <w:rPr>
          <w:rFonts w:cs="Arial"/>
          <w:b/>
          <w:noProof/>
          <w:sz w:val="22"/>
          <w:szCs w:val="22"/>
        </w:rPr>
        <w:t>26</w:t>
      </w:r>
      <w:r w:rsidRPr="00B153FA">
        <w:rPr>
          <w:rFonts w:cs="Arial"/>
          <w:b/>
          <w:sz w:val="22"/>
          <w:szCs w:val="22"/>
        </w:rPr>
        <w:fldChar w:fldCharType="end"/>
      </w:r>
      <w:r w:rsidRPr="00B153FA">
        <w:rPr>
          <w:rFonts w:cs="Arial"/>
          <w:b/>
          <w:sz w:val="22"/>
          <w:szCs w:val="22"/>
        </w:rPr>
        <w:t>. Заполнение заказа ТОРО</w:t>
      </w:r>
    </w:p>
    <w:tbl>
      <w:tblPr>
        <w:tblW w:w="5000" w:type="pct"/>
        <w:tblCellMar>
          <w:left w:w="0" w:type="dxa"/>
          <w:right w:w="0" w:type="dxa"/>
        </w:tblCellMar>
        <w:tblLook w:val="04A0" w:firstRow="1" w:lastRow="0" w:firstColumn="1" w:lastColumn="0" w:noHBand="0" w:noVBand="1"/>
      </w:tblPr>
      <w:tblGrid>
        <w:gridCol w:w="1333"/>
        <w:gridCol w:w="3472"/>
        <w:gridCol w:w="952"/>
        <w:gridCol w:w="2874"/>
        <w:gridCol w:w="1545"/>
      </w:tblGrid>
      <w:tr w:rsidR="00BE4185" w:rsidRPr="007008A3" w14:paraId="707AB068" w14:textId="77777777" w:rsidTr="00BE4185">
        <w:trPr>
          <w:cantSplit/>
          <w:trHeight w:val="397"/>
          <w:tblHeader/>
        </w:trPr>
        <w:tc>
          <w:tcPr>
            <w:tcW w:w="655"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hideMark/>
          </w:tcPr>
          <w:p w14:paraId="2A130EDA" w14:textId="77777777" w:rsidR="00BE4185" w:rsidRPr="007008A3" w:rsidRDefault="00BE4185" w:rsidP="00B153FA">
            <w:pPr>
              <w:spacing w:line="276" w:lineRule="auto"/>
              <w:ind w:firstLine="0"/>
              <w:jc w:val="center"/>
              <w:rPr>
                <w:rFonts w:eastAsiaTheme="minorHAnsi" w:cs="Arial"/>
              </w:rPr>
            </w:pPr>
            <w:r w:rsidRPr="007008A3">
              <w:rPr>
                <w:rFonts w:cs="Arial"/>
                <w:b/>
                <w:bCs/>
                <w:sz w:val="20"/>
                <w:szCs w:val="20"/>
                <w:lang w:eastAsia="ru-RU"/>
              </w:rPr>
              <w:t xml:space="preserve">Поле документа </w:t>
            </w:r>
          </w:p>
        </w:tc>
        <w:tc>
          <w:tcPr>
            <w:tcW w:w="1706"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hideMark/>
          </w:tcPr>
          <w:p w14:paraId="382D9364" w14:textId="77777777" w:rsidR="00BE4185" w:rsidRPr="007008A3" w:rsidRDefault="00BE4185" w:rsidP="00B153FA">
            <w:pPr>
              <w:spacing w:line="276" w:lineRule="auto"/>
              <w:ind w:firstLine="0"/>
              <w:jc w:val="center"/>
              <w:rPr>
                <w:rFonts w:cs="Arial"/>
              </w:rPr>
            </w:pPr>
            <w:r w:rsidRPr="007008A3">
              <w:rPr>
                <w:rFonts w:cs="Arial"/>
                <w:b/>
                <w:bCs/>
                <w:sz w:val="20"/>
                <w:szCs w:val="20"/>
                <w:lang w:eastAsia="ru-RU"/>
              </w:rPr>
              <w:t>Содержание поля документа</w:t>
            </w:r>
          </w:p>
        </w:tc>
        <w:tc>
          <w:tcPr>
            <w:tcW w:w="468" w:type="pct"/>
            <w:tcBorders>
              <w:top w:val="single" w:sz="12" w:space="0" w:color="auto"/>
              <w:left w:val="nil"/>
              <w:bottom w:val="single" w:sz="8" w:space="0" w:color="auto"/>
              <w:right w:val="single" w:sz="12" w:space="0" w:color="auto"/>
            </w:tcBorders>
            <w:shd w:val="clear" w:color="auto" w:fill="FFC000"/>
          </w:tcPr>
          <w:p w14:paraId="477C4722" w14:textId="77777777" w:rsidR="00BE4185" w:rsidRPr="007008A3" w:rsidRDefault="00BE4185" w:rsidP="00B153FA">
            <w:pPr>
              <w:spacing w:line="276" w:lineRule="auto"/>
              <w:ind w:firstLine="0"/>
              <w:jc w:val="center"/>
              <w:rPr>
                <w:rFonts w:cs="Arial"/>
                <w:b/>
                <w:bCs/>
                <w:sz w:val="20"/>
                <w:szCs w:val="20"/>
                <w:lang w:eastAsia="ru-RU"/>
              </w:rPr>
            </w:pPr>
            <w:r>
              <w:rPr>
                <w:rFonts w:cs="Arial"/>
                <w:b/>
                <w:bCs/>
                <w:color w:val="000000"/>
                <w:sz w:val="20"/>
                <w:szCs w:val="20"/>
                <w:lang w:eastAsia="ru-RU"/>
              </w:rPr>
              <w:t>Обязательность (Да/Нет)</w:t>
            </w:r>
          </w:p>
        </w:tc>
        <w:tc>
          <w:tcPr>
            <w:tcW w:w="1412" w:type="pct"/>
            <w:tcBorders>
              <w:top w:val="single" w:sz="12" w:space="0" w:color="auto"/>
              <w:left w:val="nil"/>
              <w:bottom w:val="single" w:sz="8" w:space="0" w:color="auto"/>
              <w:right w:val="single" w:sz="12" w:space="0" w:color="auto"/>
            </w:tcBorders>
            <w:shd w:val="clear" w:color="auto" w:fill="FFC000"/>
          </w:tcPr>
          <w:p w14:paraId="05C1BB19" w14:textId="77777777" w:rsidR="00BE4185" w:rsidRPr="007008A3" w:rsidRDefault="00BE4185" w:rsidP="00B153FA">
            <w:pPr>
              <w:spacing w:line="276" w:lineRule="auto"/>
              <w:ind w:firstLine="0"/>
              <w:jc w:val="center"/>
              <w:rPr>
                <w:rFonts w:cs="Arial"/>
                <w:b/>
                <w:bCs/>
                <w:sz w:val="20"/>
                <w:szCs w:val="20"/>
                <w:lang w:eastAsia="ru-RU"/>
              </w:rPr>
            </w:pPr>
            <w:r>
              <w:rPr>
                <w:rFonts w:cs="Arial"/>
                <w:b/>
                <w:bCs/>
                <w:color w:val="000000"/>
                <w:sz w:val="20"/>
                <w:szCs w:val="20"/>
                <w:lang w:eastAsia="ru-RU"/>
              </w:rPr>
              <w:t>Автоматически</w:t>
            </w:r>
          </w:p>
        </w:tc>
        <w:tc>
          <w:tcPr>
            <w:tcW w:w="759" w:type="pct"/>
            <w:tcBorders>
              <w:top w:val="single" w:sz="12" w:space="0" w:color="auto"/>
              <w:left w:val="nil"/>
              <w:bottom w:val="single" w:sz="8" w:space="0" w:color="auto"/>
              <w:right w:val="single" w:sz="12" w:space="0" w:color="auto"/>
            </w:tcBorders>
            <w:shd w:val="clear" w:color="auto" w:fill="FFC000"/>
            <w:vAlign w:val="center"/>
          </w:tcPr>
          <w:p w14:paraId="74335617" w14:textId="77777777" w:rsidR="00BE4185" w:rsidRPr="007008A3" w:rsidRDefault="00BE4185" w:rsidP="00B153FA">
            <w:pPr>
              <w:spacing w:line="276" w:lineRule="auto"/>
              <w:ind w:firstLine="0"/>
              <w:jc w:val="center"/>
              <w:rPr>
                <w:rFonts w:cs="Arial"/>
                <w:b/>
                <w:bCs/>
                <w:sz w:val="20"/>
                <w:szCs w:val="20"/>
                <w:lang w:eastAsia="ru-RU"/>
              </w:rPr>
            </w:pPr>
            <w:r>
              <w:rPr>
                <w:rFonts w:cs="Arial"/>
                <w:b/>
                <w:bCs/>
                <w:color w:val="000000"/>
                <w:sz w:val="20"/>
                <w:szCs w:val="20"/>
                <w:lang w:eastAsia="ru-RU"/>
              </w:rPr>
              <w:t>Доступность редактирования (Да/Нет)</w:t>
            </w:r>
          </w:p>
        </w:tc>
      </w:tr>
      <w:tr w:rsidR="00BE4185" w:rsidRPr="007008A3" w14:paraId="61ED0F26" w14:textId="77777777" w:rsidTr="00BE4185">
        <w:trPr>
          <w:cantSplit/>
        </w:trPr>
        <w:tc>
          <w:tcPr>
            <w:tcW w:w="2361" w:type="pct"/>
            <w:gridSpan w:val="2"/>
            <w:tcBorders>
              <w:top w:val="nil"/>
              <w:left w:val="single" w:sz="12" w:space="0" w:color="auto"/>
              <w:bottom w:val="single" w:sz="8" w:space="0" w:color="auto"/>
              <w:right w:val="single" w:sz="12" w:space="0" w:color="auto"/>
            </w:tcBorders>
            <w:tcMar>
              <w:top w:w="0" w:type="dxa"/>
              <w:left w:w="108" w:type="dxa"/>
              <w:bottom w:w="0" w:type="dxa"/>
              <w:right w:w="108" w:type="dxa"/>
            </w:tcMar>
            <w:hideMark/>
          </w:tcPr>
          <w:p w14:paraId="2DCE6FF5" w14:textId="77777777" w:rsidR="00BE4185" w:rsidRPr="00B153FA" w:rsidRDefault="00BE4185" w:rsidP="00B153FA">
            <w:pPr>
              <w:spacing w:line="276" w:lineRule="auto"/>
              <w:ind w:firstLine="19"/>
              <w:jc w:val="center"/>
              <w:rPr>
                <w:rFonts w:cs="Arial"/>
                <w:b/>
                <w:i/>
                <w:color w:val="7F7F7F" w:themeColor="text1" w:themeTint="80"/>
                <w:sz w:val="20"/>
                <w:szCs w:val="20"/>
              </w:rPr>
            </w:pPr>
            <w:r w:rsidRPr="00B153FA">
              <w:rPr>
                <w:rFonts w:cs="Arial"/>
                <w:b/>
                <w:i/>
                <w:sz w:val="20"/>
                <w:szCs w:val="20"/>
              </w:rPr>
              <w:t>Экран создания</w:t>
            </w:r>
            <w:r w:rsidR="00D139D7" w:rsidRPr="00B153FA">
              <w:rPr>
                <w:rFonts w:cs="Arial"/>
                <w:b/>
                <w:i/>
                <w:sz w:val="20"/>
                <w:szCs w:val="20"/>
              </w:rPr>
              <w:t xml:space="preserve"> заказ</w:t>
            </w:r>
            <w:r w:rsidRPr="00B153FA">
              <w:rPr>
                <w:rFonts w:cs="Arial"/>
                <w:b/>
                <w:i/>
                <w:sz w:val="20"/>
                <w:szCs w:val="20"/>
              </w:rPr>
              <w:t>а</w:t>
            </w:r>
          </w:p>
        </w:tc>
        <w:tc>
          <w:tcPr>
            <w:tcW w:w="468" w:type="pct"/>
            <w:tcBorders>
              <w:top w:val="nil"/>
              <w:left w:val="single" w:sz="12" w:space="0" w:color="auto"/>
              <w:bottom w:val="single" w:sz="8" w:space="0" w:color="auto"/>
              <w:right w:val="single" w:sz="12" w:space="0" w:color="auto"/>
            </w:tcBorders>
          </w:tcPr>
          <w:p w14:paraId="63A9CC50" w14:textId="77777777" w:rsidR="00BE4185" w:rsidRPr="00B153FA" w:rsidRDefault="00BE4185" w:rsidP="00B153FA">
            <w:pPr>
              <w:spacing w:line="276" w:lineRule="auto"/>
              <w:ind w:firstLine="19"/>
              <w:jc w:val="center"/>
              <w:rPr>
                <w:rFonts w:cs="Arial"/>
                <w:b/>
                <w:i/>
                <w:sz w:val="20"/>
                <w:szCs w:val="20"/>
              </w:rPr>
            </w:pPr>
          </w:p>
        </w:tc>
        <w:tc>
          <w:tcPr>
            <w:tcW w:w="1412" w:type="pct"/>
            <w:tcBorders>
              <w:top w:val="nil"/>
              <w:left w:val="single" w:sz="12" w:space="0" w:color="auto"/>
              <w:bottom w:val="single" w:sz="8" w:space="0" w:color="auto"/>
              <w:right w:val="single" w:sz="12" w:space="0" w:color="auto"/>
            </w:tcBorders>
          </w:tcPr>
          <w:p w14:paraId="04100FC1" w14:textId="77777777" w:rsidR="00BE4185" w:rsidRPr="00B153FA" w:rsidRDefault="00BE4185" w:rsidP="00B153FA">
            <w:pPr>
              <w:spacing w:line="276" w:lineRule="auto"/>
              <w:ind w:firstLine="19"/>
              <w:jc w:val="center"/>
              <w:rPr>
                <w:rFonts w:cs="Arial"/>
                <w:b/>
                <w:i/>
                <w:sz w:val="20"/>
                <w:szCs w:val="20"/>
              </w:rPr>
            </w:pPr>
          </w:p>
        </w:tc>
        <w:tc>
          <w:tcPr>
            <w:tcW w:w="759" w:type="pct"/>
            <w:tcBorders>
              <w:top w:val="nil"/>
              <w:left w:val="single" w:sz="12" w:space="0" w:color="auto"/>
              <w:bottom w:val="single" w:sz="8" w:space="0" w:color="auto"/>
              <w:right w:val="single" w:sz="12" w:space="0" w:color="auto"/>
            </w:tcBorders>
          </w:tcPr>
          <w:p w14:paraId="773907CC" w14:textId="77777777" w:rsidR="00BE4185" w:rsidRPr="00B153FA" w:rsidRDefault="00BE4185" w:rsidP="00B153FA">
            <w:pPr>
              <w:spacing w:line="276" w:lineRule="auto"/>
              <w:ind w:firstLine="19"/>
              <w:jc w:val="center"/>
              <w:rPr>
                <w:rFonts w:cs="Arial"/>
                <w:b/>
                <w:i/>
                <w:sz w:val="20"/>
                <w:szCs w:val="20"/>
              </w:rPr>
            </w:pPr>
          </w:p>
        </w:tc>
      </w:tr>
      <w:tr w:rsidR="00BE4185" w:rsidRPr="007008A3" w14:paraId="10D68DC2" w14:textId="77777777" w:rsidTr="00BE4185">
        <w:trPr>
          <w:cantSplit/>
        </w:trPr>
        <w:tc>
          <w:tcPr>
            <w:tcW w:w="655" w:type="pct"/>
            <w:tcBorders>
              <w:top w:val="nil"/>
              <w:left w:val="single" w:sz="12" w:space="0" w:color="auto"/>
              <w:bottom w:val="single" w:sz="8" w:space="0" w:color="auto"/>
              <w:right w:val="single" w:sz="8" w:space="0" w:color="auto"/>
            </w:tcBorders>
            <w:tcMar>
              <w:top w:w="0" w:type="dxa"/>
              <w:left w:w="108" w:type="dxa"/>
              <w:bottom w:w="0" w:type="dxa"/>
              <w:right w:w="108" w:type="dxa"/>
            </w:tcMar>
            <w:hideMark/>
          </w:tcPr>
          <w:p w14:paraId="5E6B1053" w14:textId="77777777" w:rsidR="00BE4185" w:rsidRPr="00B153FA" w:rsidRDefault="00BE4185" w:rsidP="00B153FA">
            <w:pPr>
              <w:spacing w:line="276" w:lineRule="auto"/>
              <w:ind w:firstLine="19"/>
              <w:jc w:val="center"/>
              <w:rPr>
                <w:rFonts w:cs="Arial"/>
                <w:i/>
                <w:color w:val="7F7F7F" w:themeColor="text1" w:themeTint="80"/>
                <w:sz w:val="20"/>
                <w:szCs w:val="20"/>
              </w:rPr>
            </w:pPr>
            <w:r w:rsidRPr="00B153FA">
              <w:rPr>
                <w:rFonts w:cs="Arial"/>
                <w:sz w:val="20"/>
                <w:szCs w:val="20"/>
              </w:rPr>
              <w:t>Вид</w:t>
            </w:r>
            <w:r w:rsidR="00D139D7" w:rsidRPr="00B153FA">
              <w:rPr>
                <w:rFonts w:cs="Arial"/>
                <w:sz w:val="20"/>
                <w:szCs w:val="20"/>
              </w:rPr>
              <w:t xml:space="preserve"> заказ</w:t>
            </w:r>
            <w:r w:rsidRPr="00B153FA">
              <w:rPr>
                <w:rFonts w:cs="Arial"/>
                <w:sz w:val="20"/>
                <w:szCs w:val="20"/>
              </w:rPr>
              <w:t>а</w:t>
            </w:r>
          </w:p>
        </w:tc>
        <w:tc>
          <w:tcPr>
            <w:tcW w:w="1706" w:type="pct"/>
            <w:tcBorders>
              <w:top w:val="nil"/>
              <w:left w:val="nil"/>
              <w:bottom w:val="single" w:sz="8" w:space="0" w:color="auto"/>
              <w:right w:val="single" w:sz="12" w:space="0" w:color="auto"/>
            </w:tcBorders>
            <w:tcMar>
              <w:top w:w="0" w:type="dxa"/>
              <w:left w:w="108" w:type="dxa"/>
              <w:bottom w:w="0" w:type="dxa"/>
              <w:right w:w="108" w:type="dxa"/>
            </w:tcMar>
            <w:vAlign w:val="center"/>
            <w:hideMark/>
          </w:tcPr>
          <w:p w14:paraId="4C5E3318" w14:textId="77777777" w:rsidR="00BE4185" w:rsidRPr="00B153FA" w:rsidRDefault="00BE4185" w:rsidP="00B153FA">
            <w:pPr>
              <w:spacing w:line="276" w:lineRule="auto"/>
              <w:ind w:firstLine="19"/>
              <w:jc w:val="center"/>
              <w:rPr>
                <w:rFonts w:cs="Arial"/>
                <w:color w:val="7F7F7F" w:themeColor="text1" w:themeTint="80"/>
                <w:sz w:val="20"/>
                <w:szCs w:val="20"/>
              </w:rPr>
            </w:pPr>
            <w:r w:rsidRPr="00B153FA">
              <w:rPr>
                <w:rFonts w:cs="Arial"/>
                <w:sz w:val="20"/>
                <w:szCs w:val="20"/>
              </w:rPr>
              <w:t>Указывается вид</w:t>
            </w:r>
            <w:r w:rsidR="00D139D7" w:rsidRPr="00B153FA">
              <w:rPr>
                <w:rFonts w:cs="Arial"/>
                <w:sz w:val="20"/>
                <w:szCs w:val="20"/>
              </w:rPr>
              <w:t xml:space="preserve"> заказ</w:t>
            </w:r>
            <w:r w:rsidRPr="00B153FA">
              <w:rPr>
                <w:rFonts w:cs="Arial"/>
                <w:sz w:val="20"/>
                <w:szCs w:val="20"/>
              </w:rPr>
              <w:t>а ТОРО. См. описание видов</w:t>
            </w:r>
            <w:r w:rsidR="00D139D7" w:rsidRPr="00B153FA">
              <w:rPr>
                <w:rFonts w:cs="Arial"/>
                <w:sz w:val="20"/>
                <w:szCs w:val="20"/>
              </w:rPr>
              <w:t xml:space="preserve"> заказ</w:t>
            </w:r>
            <w:r w:rsidRPr="00B153FA">
              <w:rPr>
                <w:rFonts w:cs="Arial"/>
                <w:sz w:val="20"/>
                <w:szCs w:val="20"/>
              </w:rPr>
              <w:t>ов ТОРО выше. Выбор из справочника.</w:t>
            </w:r>
          </w:p>
        </w:tc>
        <w:tc>
          <w:tcPr>
            <w:tcW w:w="468" w:type="pct"/>
            <w:tcBorders>
              <w:top w:val="nil"/>
              <w:left w:val="nil"/>
              <w:bottom w:val="single" w:sz="8" w:space="0" w:color="auto"/>
              <w:right w:val="single" w:sz="12" w:space="0" w:color="auto"/>
            </w:tcBorders>
          </w:tcPr>
          <w:p w14:paraId="54DAEB9F" w14:textId="77777777" w:rsidR="00BE4185" w:rsidRPr="00B153FA" w:rsidRDefault="00C22354"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8" w:space="0" w:color="auto"/>
              <w:right w:val="single" w:sz="12" w:space="0" w:color="auto"/>
            </w:tcBorders>
          </w:tcPr>
          <w:p w14:paraId="6D8E0CAC" w14:textId="77777777" w:rsidR="00BE4185" w:rsidRPr="00B153FA" w:rsidRDefault="00BE4185" w:rsidP="00B153FA">
            <w:pPr>
              <w:spacing w:line="276" w:lineRule="auto"/>
              <w:ind w:firstLine="19"/>
              <w:jc w:val="center"/>
              <w:rPr>
                <w:rFonts w:cs="Arial"/>
                <w:sz w:val="20"/>
                <w:szCs w:val="20"/>
              </w:rPr>
            </w:pPr>
            <w:r w:rsidRPr="00B153FA">
              <w:rPr>
                <w:color w:val="000000"/>
                <w:sz w:val="20"/>
                <w:szCs w:val="20"/>
                <w:lang w:eastAsia="ru-RU"/>
              </w:rPr>
              <w:t>На основании вида сообщения</w:t>
            </w:r>
          </w:p>
        </w:tc>
        <w:tc>
          <w:tcPr>
            <w:tcW w:w="759" w:type="pct"/>
            <w:tcBorders>
              <w:top w:val="nil"/>
              <w:left w:val="nil"/>
              <w:bottom w:val="single" w:sz="8" w:space="0" w:color="auto"/>
              <w:right w:val="single" w:sz="12" w:space="0" w:color="auto"/>
            </w:tcBorders>
          </w:tcPr>
          <w:p w14:paraId="7D89217C" w14:textId="77777777" w:rsidR="00BE4185" w:rsidRPr="00B153FA" w:rsidRDefault="00C22354" w:rsidP="00B153FA">
            <w:pPr>
              <w:spacing w:line="276" w:lineRule="auto"/>
              <w:ind w:firstLine="19"/>
              <w:jc w:val="center"/>
              <w:rPr>
                <w:rFonts w:cs="Arial"/>
                <w:sz w:val="20"/>
                <w:szCs w:val="20"/>
              </w:rPr>
            </w:pPr>
            <w:r w:rsidRPr="00B153FA">
              <w:rPr>
                <w:rFonts w:cs="Arial"/>
                <w:sz w:val="20"/>
                <w:szCs w:val="20"/>
              </w:rPr>
              <w:t>Нет</w:t>
            </w:r>
          </w:p>
        </w:tc>
      </w:tr>
      <w:tr w:rsidR="00BE4185" w:rsidRPr="007008A3" w14:paraId="27A6DF85" w14:textId="77777777" w:rsidTr="00BE4185">
        <w:trPr>
          <w:cantSplit/>
        </w:trPr>
        <w:tc>
          <w:tcPr>
            <w:tcW w:w="655"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1208FAC2" w14:textId="77777777" w:rsidR="00BE4185" w:rsidRPr="00B153FA" w:rsidRDefault="00BE4185" w:rsidP="00B153FA">
            <w:pPr>
              <w:spacing w:line="276" w:lineRule="auto"/>
              <w:ind w:firstLine="19"/>
              <w:jc w:val="center"/>
              <w:rPr>
                <w:rFonts w:cs="Arial"/>
                <w:i/>
                <w:color w:val="7F7F7F" w:themeColor="text1" w:themeTint="80"/>
                <w:sz w:val="20"/>
                <w:szCs w:val="20"/>
              </w:rPr>
            </w:pPr>
            <w:r w:rsidRPr="00B153FA">
              <w:rPr>
                <w:rFonts w:cs="Arial"/>
                <w:sz w:val="20"/>
                <w:szCs w:val="20"/>
              </w:rPr>
              <w:t xml:space="preserve">Приоритет </w:t>
            </w:r>
          </w:p>
        </w:tc>
        <w:tc>
          <w:tcPr>
            <w:tcW w:w="1706" w:type="pct"/>
            <w:tcBorders>
              <w:top w:val="nil"/>
              <w:left w:val="nil"/>
              <w:bottom w:val="single" w:sz="8" w:space="0" w:color="auto"/>
              <w:right w:val="single" w:sz="12" w:space="0" w:color="auto"/>
            </w:tcBorders>
            <w:tcMar>
              <w:top w:w="0" w:type="dxa"/>
              <w:left w:w="108" w:type="dxa"/>
              <w:bottom w:w="0" w:type="dxa"/>
              <w:right w:w="108" w:type="dxa"/>
            </w:tcMar>
            <w:vAlign w:val="center"/>
          </w:tcPr>
          <w:p w14:paraId="7D88AF8D" w14:textId="77777777" w:rsidR="00BE4185" w:rsidRPr="00B153FA" w:rsidRDefault="00BE4185" w:rsidP="00B153FA">
            <w:pPr>
              <w:spacing w:line="276" w:lineRule="auto"/>
              <w:ind w:firstLine="19"/>
              <w:jc w:val="center"/>
              <w:rPr>
                <w:rFonts w:cs="Arial"/>
                <w:i/>
                <w:color w:val="7F7F7F" w:themeColor="text1" w:themeTint="80"/>
                <w:sz w:val="20"/>
                <w:szCs w:val="20"/>
              </w:rPr>
            </w:pPr>
            <w:r w:rsidRPr="00B153FA">
              <w:rPr>
                <w:rFonts w:cs="Arial"/>
                <w:sz w:val="20"/>
                <w:szCs w:val="20"/>
              </w:rPr>
              <w:t>Указывается приоритет</w:t>
            </w:r>
            <w:r w:rsidR="00D139D7" w:rsidRPr="00B153FA">
              <w:rPr>
                <w:rFonts w:cs="Arial"/>
                <w:sz w:val="20"/>
                <w:szCs w:val="20"/>
              </w:rPr>
              <w:t xml:space="preserve"> заказ</w:t>
            </w:r>
            <w:r w:rsidRPr="00B153FA">
              <w:rPr>
                <w:rFonts w:cs="Arial"/>
                <w:sz w:val="20"/>
                <w:szCs w:val="20"/>
              </w:rPr>
              <w:t>а ТОРО. Выбор из справочника</w:t>
            </w:r>
          </w:p>
        </w:tc>
        <w:tc>
          <w:tcPr>
            <w:tcW w:w="468" w:type="pct"/>
            <w:tcBorders>
              <w:top w:val="nil"/>
              <w:left w:val="nil"/>
              <w:bottom w:val="single" w:sz="8" w:space="0" w:color="auto"/>
              <w:right w:val="single" w:sz="12" w:space="0" w:color="auto"/>
            </w:tcBorders>
          </w:tcPr>
          <w:p w14:paraId="7FC3B492" w14:textId="77777777" w:rsidR="00BE4185" w:rsidRPr="00B153FA" w:rsidRDefault="00C22354" w:rsidP="00B153FA">
            <w:pPr>
              <w:spacing w:line="276" w:lineRule="auto"/>
              <w:ind w:firstLine="19"/>
              <w:jc w:val="center"/>
              <w:rPr>
                <w:rFonts w:cs="Arial"/>
                <w:sz w:val="20"/>
                <w:szCs w:val="20"/>
              </w:rPr>
            </w:pPr>
            <w:r w:rsidRPr="00B153FA">
              <w:rPr>
                <w:rFonts w:cs="Arial"/>
                <w:sz w:val="20"/>
                <w:szCs w:val="20"/>
              </w:rPr>
              <w:t>Да</w:t>
            </w:r>
          </w:p>
          <w:p w14:paraId="11F34B17" w14:textId="77777777" w:rsidR="00C22354" w:rsidRPr="00B153FA" w:rsidRDefault="00C22354" w:rsidP="00B153FA">
            <w:pPr>
              <w:spacing w:line="276" w:lineRule="auto"/>
              <w:ind w:firstLine="19"/>
              <w:rPr>
                <w:rFonts w:cs="Arial"/>
                <w:sz w:val="20"/>
                <w:szCs w:val="20"/>
              </w:rPr>
            </w:pPr>
          </w:p>
        </w:tc>
        <w:tc>
          <w:tcPr>
            <w:tcW w:w="1412" w:type="pct"/>
            <w:tcBorders>
              <w:top w:val="nil"/>
              <w:left w:val="nil"/>
              <w:bottom w:val="single" w:sz="8" w:space="0" w:color="auto"/>
              <w:right w:val="single" w:sz="12" w:space="0" w:color="auto"/>
            </w:tcBorders>
          </w:tcPr>
          <w:p w14:paraId="3D94632F" w14:textId="77777777" w:rsidR="00BE4185" w:rsidRPr="00B153FA" w:rsidRDefault="00C22354" w:rsidP="00B153FA">
            <w:pPr>
              <w:spacing w:line="276" w:lineRule="auto"/>
              <w:ind w:firstLine="19"/>
              <w:jc w:val="center"/>
              <w:rPr>
                <w:rFonts w:cs="Arial"/>
                <w:sz w:val="20"/>
                <w:szCs w:val="20"/>
              </w:rPr>
            </w:pPr>
            <w:r w:rsidRPr="00B153FA">
              <w:rPr>
                <w:color w:val="000000"/>
                <w:sz w:val="20"/>
                <w:szCs w:val="20"/>
                <w:lang w:eastAsia="ru-RU"/>
              </w:rPr>
              <w:t>На основании приоритета из сообщения</w:t>
            </w:r>
          </w:p>
        </w:tc>
        <w:tc>
          <w:tcPr>
            <w:tcW w:w="759" w:type="pct"/>
            <w:tcBorders>
              <w:top w:val="nil"/>
              <w:left w:val="nil"/>
              <w:bottom w:val="single" w:sz="8" w:space="0" w:color="auto"/>
              <w:right w:val="single" w:sz="12" w:space="0" w:color="auto"/>
            </w:tcBorders>
          </w:tcPr>
          <w:p w14:paraId="00ADD3E6" w14:textId="77777777" w:rsidR="00BE4185" w:rsidRPr="00B153FA" w:rsidRDefault="00C22354"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599A7238" w14:textId="77777777" w:rsidTr="00BE4185">
        <w:trPr>
          <w:cantSplit/>
        </w:trPr>
        <w:tc>
          <w:tcPr>
            <w:tcW w:w="655"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47D9B74D" w14:textId="77777777" w:rsidR="00BE4185" w:rsidRPr="00B153FA" w:rsidRDefault="00BE4185" w:rsidP="00B153FA">
            <w:pPr>
              <w:spacing w:line="276" w:lineRule="auto"/>
              <w:ind w:firstLine="19"/>
              <w:jc w:val="center"/>
              <w:rPr>
                <w:rFonts w:cs="Arial"/>
                <w:i/>
                <w:color w:val="7F7F7F" w:themeColor="text1" w:themeTint="80"/>
                <w:sz w:val="20"/>
                <w:szCs w:val="20"/>
              </w:rPr>
            </w:pPr>
            <w:r w:rsidRPr="00B153FA">
              <w:rPr>
                <w:rFonts w:cs="Arial"/>
                <w:sz w:val="20"/>
                <w:szCs w:val="20"/>
              </w:rPr>
              <w:t>ЕО</w:t>
            </w:r>
          </w:p>
        </w:tc>
        <w:tc>
          <w:tcPr>
            <w:tcW w:w="1706" w:type="pct"/>
            <w:tcBorders>
              <w:top w:val="nil"/>
              <w:left w:val="nil"/>
              <w:bottom w:val="single" w:sz="8" w:space="0" w:color="auto"/>
              <w:right w:val="single" w:sz="12" w:space="0" w:color="auto"/>
            </w:tcBorders>
            <w:tcMar>
              <w:top w:w="0" w:type="dxa"/>
              <w:left w:w="108" w:type="dxa"/>
              <w:bottom w:w="0" w:type="dxa"/>
              <w:right w:w="108" w:type="dxa"/>
            </w:tcMar>
            <w:vAlign w:val="center"/>
          </w:tcPr>
          <w:p w14:paraId="0659DCFB" w14:textId="77777777" w:rsidR="00BE4185" w:rsidRPr="00B153FA" w:rsidRDefault="00BE4185" w:rsidP="00B153FA">
            <w:pPr>
              <w:spacing w:line="276" w:lineRule="auto"/>
              <w:ind w:firstLine="19"/>
              <w:jc w:val="center"/>
              <w:rPr>
                <w:rFonts w:cs="Arial"/>
                <w:i/>
                <w:color w:val="7F7F7F" w:themeColor="text1" w:themeTint="80"/>
                <w:sz w:val="20"/>
                <w:szCs w:val="20"/>
              </w:rPr>
            </w:pPr>
            <w:r w:rsidRPr="00B153FA">
              <w:rPr>
                <w:rFonts w:cs="Arial"/>
                <w:sz w:val="20"/>
                <w:szCs w:val="20"/>
              </w:rPr>
              <w:t>Указывается единица оборудования на которую создается</w:t>
            </w:r>
            <w:r w:rsidR="00D139D7" w:rsidRPr="00B153FA">
              <w:rPr>
                <w:rFonts w:cs="Arial"/>
                <w:sz w:val="20"/>
                <w:szCs w:val="20"/>
              </w:rPr>
              <w:t xml:space="preserve"> заказ</w:t>
            </w:r>
            <w:r w:rsidRPr="00B153FA">
              <w:rPr>
                <w:rFonts w:cs="Arial"/>
                <w:sz w:val="20"/>
                <w:szCs w:val="20"/>
              </w:rPr>
              <w:t xml:space="preserve"> ТОРО</w:t>
            </w:r>
          </w:p>
        </w:tc>
        <w:tc>
          <w:tcPr>
            <w:tcW w:w="468" w:type="pct"/>
            <w:tcBorders>
              <w:top w:val="nil"/>
              <w:left w:val="nil"/>
              <w:bottom w:val="single" w:sz="8" w:space="0" w:color="auto"/>
              <w:right w:val="single" w:sz="12" w:space="0" w:color="auto"/>
            </w:tcBorders>
          </w:tcPr>
          <w:p w14:paraId="407F3671" w14:textId="142D4F17" w:rsidR="00BE4185" w:rsidRPr="00B153FA" w:rsidRDefault="00FE0113" w:rsidP="00B153FA">
            <w:pPr>
              <w:spacing w:line="276" w:lineRule="auto"/>
              <w:ind w:firstLine="19"/>
              <w:jc w:val="center"/>
              <w:rPr>
                <w:rFonts w:cs="Arial"/>
                <w:sz w:val="20"/>
                <w:szCs w:val="20"/>
              </w:rPr>
            </w:pPr>
            <w:r w:rsidRPr="00B153FA">
              <w:rPr>
                <w:rFonts w:cs="Arial"/>
                <w:sz w:val="20"/>
                <w:szCs w:val="20"/>
              </w:rPr>
              <w:t>Да/Нет в зависимости от вида заказа</w:t>
            </w:r>
          </w:p>
        </w:tc>
        <w:tc>
          <w:tcPr>
            <w:tcW w:w="1412" w:type="pct"/>
            <w:tcBorders>
              <w:top w:val="nil"/>
              <w:left w:val="nil"/>
              <w:bottom w:val="single" w:sz="8" w:space="0" w:color="auto"/>
              <w:right w:val="single" w:sz="12" w:space="0" w:color="auto"/>
            </w:tcBorders>
          </w:tcPr>
          <w:p w14:paraId="6B585BCC" w14:textId="77777777" w:rsidR="00BE4185" w:rsidRPr="00B153FA" w:rsidRDefault="00C22354" w:rsidP="00B153FA">
            <w:pPr>
              <w:spacing w:line="276" w:lineRule="auto"/>
              <w:ind w:firstLine="19"/>
              <w:jc w:val="center"/>
              <w:rPr>
                <w:rFonts w:cs="Arial"/>
                <w:sz w:val="20"/>
                <w:szCs w:val="20"/>
              </w:rPr>
            </w:pPr>
            <w:r w:rsidRPr="00B153FA">
              <w:rPr>
                <w:rFonts w:cs="Arial"/>
                <w:sz w:val="20"/>
                <w:szCs w:val="20"/>
              </w:rPr>
              <w:t>Если</w:t>
            </w:r>
            <w:r w:rsidR="00D139D7" w:rsidRPr="00B153FA">
              <w:rPr>
                <w:rFonts w:cs="Arial"/>
                <w:sz w:val="20"/>
                <w:szCs w:val="20"/>
              </w:rPr>
              <w:t xml:space="preserve"> заказ</w:t>
            </w:r>
            <w:r w:rsidRPr="00B153FA">
              <w:rPr>
                <w:rFonts w:cs="Arial"/>
                <w:sz w:val="20"/>
                <w:szCs w:val="20"/>
              </w:rPr>
              <w:t xml:space="preserve"> создается из сообщения, копируется из сообщения.</w:t>
            </w:r>
          </w:p>
        </w:tc>
        <w:tc>
          <w:tcPr>
            <w:tcW w:w="759" w:type="pct"/>
            <w:tcBorders>
              <w:top w:val="nil"/>
              <w:left w:val="nil"/>
              <w:bottom w:val="single" w:sz="8" w:space="0" w:color="auto"/>
              <w:right w:val="single" w:sz="12" w:space="0" w:color="auto"/>
            </w:tcBorders>
          </w:tcPr>
          <w:p w14:paraId="37C69DA4" w14:textId="77777777" w:rsidR="00BE4185" w:rsidRPr="00B153FA" w:rsidRDefault="00C22354"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11AD874E" w14:textId="77777777" w:rsidTr="00BE4185">
        <w:trPr>
          <w:cantSplit/>
        </w:trPr>
        <w:tc>
          <w:tcPr>
            <w:tcW w:w="2361" w:type="pct"/>
            <w:gridSpan w:val="2"/>
            <w:tcBorders>
              <w:top w:val="nil"/>
              <w:left w:val="single" w:sz="12" w:space="0" w:color="auto"/>
              <w:bottom w:val="single" w:sz="8" w:space="0" w:color="auto"/>
              <w:right w:val="single" w:sz="12" w:space="0" w:color="auto"/>
            </w:tcBorders>
            <w:tcMar>
              <w:top w:w="0" w:type="dxa"/>
              <w:left w:w="108" w:type="dxa"/>
              <w:bottom w:w="0" w:type="dxa"/>
              <w:right w:w="108" w:type="dxa"/>
            </w:tcMar>
          </w:tcPr>
          <w:p w14:paraId="151CBFCA" w14:textId="77777777" w:rsidR="00BE4185" w:rsidRPr="00B153FA" w:rsidRDefault="00BE4185" w:rsidP="00B153FA">
            <w:pPr>
              <w:spacing w:line="276" w:lineRule="auto"/>
              <w:ind w:firstLine="19"/>
              <w:jc w:val="center"/>
              <w:rPr>
                <w:rFonts w:cs="Arial"/>
                <w:b/>
                <w:i/>
                <w:color w:val="7F7F7F" w:themeColor="text1" w:themeTint="80"/>
                <w:sz w:val="20"/>
                <w:szCs w:val="20"/>
              </w:rPr>
            </w:pPr>
            <w:r w:rsidRPr="00B153FA">
              <w:rPr>
                <w:rFonts w:cs="Arial"/>
                <w:b/>
                <w:i/>
                <w:sz w:val="20"/>
                <w:szCs w:val="20"/>
              </w:rPr>
              <w:t>Данные заголовка</w:t>
            </w:r>
          </w:p>
        </w:tc>
        <w:tc>
          <w:tcPr>
            <w:tcW w:w="468" w:type="pct"/>
            <w:tcBorders>
              <w:top w:val="nil"/>
              <w:left w:val="single" w:sz="12" w:space="0" w:color="auto"/>
              <w:bottom w:val="single" w:sz="8" w:space="0" w:color="auto"/>
              <w:right w:val="single" w:sz="12" w:space="0" w:color="auto"/>
            </w:tcBorders>
          </w:tcPr>
          <w:p w14:paraId="0AF65C03" w14:textId="77777777" w:rsidR="00BE4185" w:rsidRPr="00B153FA" w:rsidRDefault="00BE4185" w:rsidP="00B153FA">
            <w:pPr>
              <w:spacing w:line="276" w:lineRule="auto"/>
              <w:ind w:firstLine="19"/>
              <w:jc w:val="center"/>
              <w:rPr>
                <w:rFonts w:cs="Arial"/>
                <w:b/>
                <w:i/>
                <w:sz w:val="20"/>
                <w:szCs w:val="20"/>
              </w:rPr>
            </w:pPr>
          </w:p>
        </w:tc>
        <w:tc>
          <w:tcPr>
            <w:tcW w:w="1412" w:type="pct"/>
            <w:tcBorders>
              <w:top w:val="nil"/>
              <w:left w:val="single" w:sz="12" w:space="0" w:color="auto"/>
              <w:bottom w:val="single" w:sz="8" w:space="0" w:color="auto"/>
              <w:right w:val="single" w:sz="12" w:space="0" w:color="auto"/>
            </w:tcBorders>
          </w:tcPr>
          <w:p w14:paraId="28349856" w14:textId="77777777" w:rsidR="00BE4185" w:rsidRPr="00B153FA" w:rsidRDefault="00BE4185" w:rsidP="00B153FA">
            <w:pPr>
              <w:spacing w:line="276" w:lineRule="auto"/>
              <w:ind w:firstLine="19"/>
              <w:jc w:val="center"/>
              <w:rPr>
                <w:rFonts w:cs="Arial"/>
                <w:b/>
                <w:i/>
                <w:sz w:val="20"/>
                <w:szCs w:val="20"/>
              </w:rPr>
            </w:pPr>
          </w:p>
        </w:tc>
        <w:tc>
          <w:tcPr>
            <w:tcW w:w="759" w:type="pct"/>
            <w:tcBorders>
              <w:top w:val="nil"/>
              <w:left w:val="single" w:sz="12" w:space="0" w:color="auto"/>
              <w:bottom w:val="single" w:sz="8" w:space="0" w:color="auto"/>
              <w:right w:val="single" w:sz="12" w:space="0" w:color="auto"/>
            </w:tcBorders>
          </w:tcPr>
          <w:p w14:paraId="04C4EC65" w14:textId="77777777" w:rsidR="00BE4185" w:rsidRPr="00B153FA" w:rsidRDefault="00BE4185" w:rsidP="00B153FA">
            <w:pPr>
              <w:spacing w:line="276" w:lineRule="auto"/>
              <w:ind w:firstLine="19"/>
              <w:jc w:val="center"/>
              <w:rPr>
                <w:rFonts w:cs="Arial"/>
                <w:b/>
                <w:i/>
                <w:sz w:val="20"/>
                <w:szCs w:val="20"/>
              </w:rPr>
            </w:pPr>
          </w:p>
        </w:tc>
      </w:tr>
      <w:tr w:rsidR="00BE4185" w:rsidRPr="007008A3" w14:paraId="6A1F680C" w14:textId="77777777" w:rsidTr="00BE4185">
        <w:trPr>
          <w:cantSplit/>
        </w:trPr>
        <w:tc>
          <w:tcPr>
            <w:tcW w:w="655"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492C800C"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lastRenderedPageBreak/>
              <w:t>Краткий текст</w:t>
            </w:r>
          </w:p>
        </w:tc>
        <w:tc>
          <w:tcPr>
            <w:tcW w:w="1706" w:type="pct"/>
            <w:tcBorders>
              <w:top w:val="nil"/>
              <w:left w:val="nil"/>
              <w:bottom w:val="single" w:sz="8" w:space="0" w:color="auto"/>
              <w:right w:val="single" w:sz="12" w:space="0" w:color="auto"/>
            </w:tcBorders>
            <w:tcMar>
              <w:top w:w="0" w:type="dxa"/>
              <w:left w:w="108" w:type="dxa"/>
              <w:bottom w:w="0" w:type="dxa"/>
              <w:right w:w="108" w:type="dxa"/>
            </w:tcMar>
            <w:vAlign w:val="center"/>
          </w:tcPr>
          <w:p w14:paraId="4B39157D" w14:textId="77777777" w:rsidR="00BE4185" w:rsidRPr="00B153FA" w:rsidRDefault="00B71C97" w:rsidP="00B153FA">
            <w:pPr>
              <w:spacing w:line="276" w:lineRule="auto"/>
              <w:ind w:firstLine="19"/>
              <w:jc w:val="center"/>
              <w:rPr>
                <w:rFonts w:cs="Arial"/>
                <w:sz w:val="20"/>
                <w:szCs w:val="20"/>
              </w:rPr>
            </w:pPr>
            <w:r w:rsidRPr="00B153FA">
              <w:rPr>
                <w:rFonts w:cs="Arial"/>
                <w:sz w:val="20"/>
                <w:szCs w:val="20"/>
              </w:rPr>
              <w:t>Наименование</w:t>
            </w:r>
            <w:r w:rsidR="00D139D7" w:rsidRPr="00B153FA">
              <w:rPr>
                <w:rFonts w:cs="Arial"/>
                <w:sz w:val="20"/>
                <w:szCs w:val="20"/>
              </w:rPr>
              <w:t xml:space="preserve"> заказ</w:t>
            </w:r>
            <w:r w:rsidR="00BE4185" w:rsidRPr="00B153FA">
              <w:rPr>
                <w:rFonts w:cs="Arial"/>
                <w:sz w:val="20"/>
                <w:szCs w:val="20"/>
              </w:rPr>
              <w:t xml:space="preserve">а ТОРО. </w:t>
            </w:r>
          </w:p>
        </w:tc>
        <w:tc>
          <w:tcPr>
            <w:tcW w:w="468" w:type="pct"/>
            <w:tcBorders>
              <w:top w:val="nil"/>
              <w:left w:val="nil"/>
              <w:bottom w:val="single" w:sz="8" w:space="0" w:color="auto"/>
              <w:right w:val="single" w:sz="12" w:space="0" w:color="auto"/>
            </w:tcBorders>
          </w:tcPr>
          <w:p w14:paraId="67FA4109" w14:textId="77777777" w:rsidR="00BE4185" w:rsidRPr="00B153FA" w:rsidRDefault="00C22354"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8" w:space="0" w:color="auto"/>
              <w:right w:val="single" w:sz="12" w:space="0" w:color="auto"/>
            </w:tcBorders>
          </w:tcPr>
          <w:p w14:paraId="069DF44E" w14:textId="77777777" w:rsidR="00BE4185" w:rsidRPr="00B153FA" w:rsidRDefault="00C22354" w:rsidP="00B153FA">
            <w:pPr>
              <w:spacing w:line="276" w:lineRule="auto"/>
              <w:ind w:firstLine="19"/>
              <w:jc w:val="center"/>
              <w:rPr>
                <w:rFonts w:cs="Arial"/>
                <w:sz w:val="20"/>
                <w:szCs w:val="20"/>
              </w:rPr>
            </w:pPr>
            <w:r w:rsidRPr="00B153FA">
              <w:rPr>
                <w:rFonts w:cs="Arial"/>
                <w:sz w:val="20"/>
                <w:szCs w:val="20"/>
              </w:rPr>
              <w:t>При создании</w:t>
            </w:r>
            <w:r w:rsidR="00D139D7" w:rsidRPr="00B153FA">
              <w:rPr>
                <w:rFonts w:cs="Arial"/>
                <w:sz w:val="20"/>
                <w:szCs w:val="20"/>
              </w:rPr>
              <w:t xml:space="preserve"> заказ</w:t>
            </w:r>
            <w:r w:rsidRPr="00B153FA">
              <w:rPr>
                <w:rFonts w:cs="Arial"/>
                <w:sz w:val="20"/>
                <w:szCs w:val="20"/>
              </w:rPr>
              <w:t>а из плана, либо вводится вручную</w:t>
            </w:r>
          </w:p>
        </w:tc>
        <w:tc>
          <w:tcPr>
            <w:tcW w:w="759" w:type="pct"/>
            <w:tcBorders>
              <w:top w:val="nil"/>
              <w:left w:val="nil"/>
              <w:bottom w:val="single" w:sz="8" w:space="0" w:color="auto"/>
              <w:right w:val="single" w:sz="12" w:space="0" w:color="auto"/>
            </w:tcBorders>
          </w:tcPr>
          <w:p w14:paraId="74B1F560"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06A45BFA" w14:textId="77777777" w:rsidTr="00BE4185">
        <w:trPr>
          <w:cantSplit/>
        </w:trPr>
        <w:tc>
          <w:tcPr>
            <w:tcW w:w="655" w:type="pct"/>
            <w:tcBorders>
              <w:top w:val="nil"/>
              <w:left w:val="single" w:sz="12" w:space="0" w:color="auto"/>
              <w:bottom w:val="single" w:sz="8" w:space="0" w:color="auto"/>
              <w:right w:val="single" w:sz="8" w:space="0" w:color="auto"/>
            </w:tcBorders>
            <w:tcMar>
              <w:top w:w="0" w:type="dxa"/>
              <w:left w:w="108" w:type="dxa"/>
              <w:bottom w:w="0" w:type="dxa"/>
              <w:right w:w="108" w:type="dxa"/>
            </w:tcMar>
          </w:tcPr>
          <w:p w14:paraId="51E77E15"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Пользовательский статус</w:t>
            </w:r>
          </w:p>
        </w:tc>
        <w:tc>
          <w:tcPr>
            <w:tcW w:w="1706" w:type="pct"/>
            <w:tcBorders>
              <w:top w:val="nil"/>
              <w:left w:val="nil"/>
              <w:bottom w:val="single" w:sz="8" w:space="0" w:color="auto"/>
              <w:right w:val="single" w:sz="12" w:space="0" w:color="auto"/>
            </w:tcBorders>
            <w:tcMar>
              <w:top w:w="0" w:type="dxa"/>
              <w:left w:w="108" w:type="dxa"/>
              <w:bottom w:w="0" w:type="dxa"/>
              <w:right w:w="108" w:type="dxa"/>
            </w:tcMar>
            <w:vAlign w:val="center"/>
          </w:tcPr>
          <w:p w14:paraId="38DCD0C8"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Устанавливаются необходимые пользовательские статусы. Выбор из списка.</w:t>
            </w:r>
          </w:p>
        </w:tc>
        <w:tc>
          <w:tcPr>
            <w:tcW w:w="468" w:type="pct"/>
            <w:tcBorders>
              <w:top w:val="nil"/>
              <w:left w:val="nil"/>
              <w:bottom w:val="single" w:sz="8" w:space="0" w:color="auto"/>
              <w:right w:val="single" w:sz="12" w:space="0" w:color="auto"/>
            </w:tcBorders>
          </w:tcPr>
          <w:p w14:paraId="0A426ABE"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8" w:space="0" w:color="auto"/>
              <w:right w:val="single" w:sz="12" w:space="0" w:color="auto"/>
            </w:tcBorders>
          </w:tcPr>
          <w:p w14:paraId="3105A595"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Автоматически проставляются статусы по умолчанию, а также по результатам ряда проверок и поступающие из внешних систем (MCB).</w:t>
            </w:r>
          </w:p>
          <w:p w14:paraId="40AE2590" w14:textId="77777777" w:rsidR="0089693E" w:rsidRPr="00B153FA" w:rsidRDefault="0089693E" w:rsidP="00B153FA">
            <w:pPr>
              <w:spacing w:line="276" w:lineRule="auto"/>
              <w:ind w:firstLine="19"/>
              <w:jc w:val="center"/>
              <w:rPr>
                <w:rFonts w:cs="Arial"/>
                <w:sz w:val="20"/>
                <w:szCs w:val="20"/>
              </w:rPr>
            </w:pPr>
            <w:r w:rsidRPr="00B153FA">
              <w:rPr>
                <w:rFonts w:cs="Arial"/>
                <w:sz w:val="20"/>
                <w:szCs w:val="20"/>
              </w:rPr>
              <w:t>Большая часть проставляется пользователями вручную по результатам проверок/согласований</w:t>
            </w:r>
          </w:p>
        </w:tc>
        <w:tc>
          <w:tcPr>
            <w:tcW w:w="759" w:type="pct"/>
            <w:tcBorders>
              <w:top w:val="nil"/>
              <w:left w:val="nil"/>
              <w:bottom w:val="single" w:sz="8" w:space="0" w:color="auto"/>
              <w:right w:val="single" w:sz="12" w:space="0" w:color="auto"/>
            </w:tcBorders>
          </w:tcPr>
          <w:p w14:paraId="73E3D662"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7A407F52"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hideMark/>
          </w:tcPr>
          <w:p w14:paraId="6A69285C"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 xml:space="preserve">Вид работ </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hideMark/>
          </w:tcPr>
          <w:p w14:paraId="5F3E4782"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Указывается вид работ ТОРО. Выбор из справочника.</w:t>
            </w:r>
          </w:p>
        </w:tc>
        <w:tc>
          <w:tcPr>
            <w:tcW w:w="468" w:type="pct"/>
            <w:tcBorders>
              <w:top w:val="nil"/>
              <w:left w:val="nil"/>
              <w:bottom w:val="single" w:sz="12" w:space="0" w:color="auto"/>
              <w:right w:val="single" w:sz="12" w:space="0" w:color="auto"/>
            </w:tcBorders>
          </w:tcPr>
          <w:p w14:paraId="734A2A41"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14:paraId="7F43EC41"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На основании перечня видов работ, связанных с видом</w:t>
            </w:r>
            <w:r w:rsidR="00D139D7" w:rsidRPr="00B153FA">
              <w:rPr>
                <w:rFonts w:cs="Arial"/>
                <w:sz w:val="20"/>
                <w:szCs w:val="20"/>
              </w:rPr>
              <w:t xml:space="preserve"> заказ</w:t>
            </w:r>
            <w:r w:rsidRPr="00B153FA">
              <w:rPr>
                <w:rFonts w:cs="Arial"/>
                <w:sz w:val="20"/>
                <w:szCs w:val="20"/>
              </w:rPr>
              <w:t>а</w:t>
            </w:r>
          </w:p>
        </w:tc>
        <w:tc>
          <w:tcPr>
            <w:tcW w:w="759" w:type="pct"/>
            <w:tcBorders>
              <w:top w:val="nil"/>
              <w:left w:val="nil"/>
              <w:bottom w:val="single" w:sz="12" w:space="0" w:color="auto"/>
              <w:right w:val="single" w:sz="12" w:space="0" w:color="auto"/>
            </w:tcBorders>
          </w:tcPr>
          <w:p w14:paraId="6BCB8880"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1FD4E9E9"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1761717D"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СосПрУст</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104B9644"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Указывается состояние производственной установки. Выбор из справочника.</w:t>
            </w:r>
          </w:p>
        </w:tc>
        <w:tc>
          <w:tcPr>
            <w:tcW w:w="468" w:type="pct"/>
            <w:tcBorders>
              <w:top w:val="nil"/>
              <w:left w:val="nil"/>
              <w:bottom w:val="single" w:sz="12" w:space="0" w:color="auto"/>
              <w:right w:val="single" w:sz="12" w:space="0" w:color="auto"/>
            </w:tcBorders>
          </w:tcPr>
          <w:p w14:paraId="3ED0579D"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14:paraId="59BE029E"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Может заполняться автоматически в случае создания</w:t>
            </w:r>
            <w:r w:rsidR="00D139D7" w:rsidRPr="00B153FA">
              <w:rPr>
                <w:rFonts w:cs="Arial"/>
                <w:sz w:val="20"/>
                <w:szCs w:val="20"/>
              </w:rPr>
              <w:t xml:space="preserve"> заказ</w:t>
            </w:r>
            <w:r w:rsidRPr="00B153FA">
              <w:rPr>
                <w:rFonts w:cs="Arial"/>
                <w:sz w:val="20"/>
                <w:szCs w:val="20"/>
              </w:rPr>
              <w:t>а из плана, в техкарте позиции которого указан данный параметр.</w:t>
            </w:r>
          </w:p>
        </w:tc>
        <w:tc>
          <w:tcPr>
            <w:tcW w:w="759" w:type="pct"/>
            <w:tcBorders>
              <w:top w:val="nil"/>
              <w:left w:val="nil"/>
              <w:bottom w:val="single" w:sz="12" w:space="0" w:color="auto"/>
              <w:right w:val="single" w:sz="12" w:space="0" w:color="auto"/>
            </w:tcBorders>
          </w:tcPr>
          <w:p w14:paraId="69774668"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68453E81"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461E5939"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БазНачало</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1551C7C9"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Дата начала выполнения работ. Выбор из справочника.</w:t>
            </w:r>
          </w:p>
        </w:tc>
        <w:tc>
          <w:tcPr>
            <w:tcW w:w="468" w:type="pct"/>
            <w:tcBorders>
              <w:top w:val="nil"/>
              <w:left w:val="nil"/>
              <w:bottom w:val="single" w:sz="12" w:space="0" w:color="auto"/>
              <w:right w:val="single" w:sz="12" w:space="0" w:color="auto"/>
            </w:tcBorders>
          </w:tcPr>
          <w:p w14:paraId="7D6A28F5" w14:textId="77777777" w:rsidR="0089693E" w:rsidRPr="00B153FA" w:rsidRDefault="0089693E" w:rsidP="00B153FA">
            <w:pPr>
              <w:spacing w:line="276" w:lineRule="auto"/>
              <w:ind w:firstLine="19"/>
              <w:jc w:val="center"/>
              <w:rPr>
                <w:rFonts w:cs="Arial"/>
                <w:sz w:val="20"/>
                <w:szCs w:val="20"/>
              </w:rPr>
            </w:pPr>
            <w:r w:rsidRPr="00B153FA">
              <w:rPr>
                <w:rFonts w:cs="Arial"/>
                <w:sz w:val="20"/>
                <w:szCs w:val="20"/>
              </w:rPr>
              <w:t>Да</w:t>
            </w:r>
          </w:p>
          <w:p w14:paraId="6CB22F05" w14:textId="77777777" w:rsidR="00BE4185" w:rsidRPr="00B153FA" w:rsidRDefault="00BE4185" w:rsidP="00B153FA">
            <w:pPr>
              <w:spacing w:line="276" w:lineRule="auto"/>
              <w:ind w:firstLine="19"/>
              <w:jc w:val="center"/>
              <w:rPr>
                <w:rFonts w:cs="Arial"/>
                <w:sz w:val="20"/>
                <w:szCs w:val="20"/>
              </w:rPr>
            </w:pPr>
          </w:p>
        </w:tc>
        <w:tc>
          <w:tcPr>
            <w:tcW w:w="1412" w:type="pct"/>
            <w:tcBorders>
              <w:top w:val="nil"/>
              <w:left w:val="nil"/>
              <w:bottom w:val="single" w:sz="12" w:space="0" w:color="auto"/>
              <w:right w:val="single" w:sz="12" w:space="0" w:color="auto"/>
            </w:tcBorders>
          </w:tcPr>
          <w:p w14:paraId="0AC2C1F0"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В зависимости от конфигурации параметров планирования для вида</w:t>
            </w:r>
            <w:r w:rsidR="00D139D7" w:rsidRPr="00B153FA">
              <w:rPr>
                <w:rFonts w:cs="Arial"/>
                <w:sz w:val="20"/>
                <w:szCs w:val="20"/>
              </w:rPr>
              <w:t xml:space="preserve"> заказ</w:t>
            </w:r>
            <w:r w:rsidRPr="00B153FA">
              <w:rPr>
                <w:rFonts w:cs="Arial"/>
                <w:sz w:val="20"/>
                <w:szCs w:val="20"/>
              </w:rPr>
              <w:t>а и наличия техкарты может рассчитываться автоматически.</w:t>
            </w:r>
          </w:p>
          <w:p w14:paraId="6C96D60C" w14:textId="77777777" w:rsidR="0089693E" w:rsidRPr="00B153FA" w:rsidRDefault="0089693E" w:rsidP="00B153FA">
            <w:pPr>
              <w:spacing w:line="276" w:lineRule="auto"/>
              <w:ind w:firstLine="19"/>
              <w:jc w:val="center"/>
              <w:rPr>
                <w:rFonts w:cs="Arial"/>
                <w:sz w:val="20"/>
                <w:szCs w:val="20"/>
              </w:rPr>
            </w:pPr>
            <w:r w:rsidRPr="00B153FA">
              <w:rPr>
                <w:rFonts w:cs="Arial"/>
                <w:sz w:val="20"/>
                <w:szCs w:val="20"/>
              </w:rPr>
              <w:t>Заполняется как при создании</w:t>
            </w:r>
            <w:r w:rsidR="00D139D7" w:rsidRPr="00B153FA">
              <w:rPr>
                <w:rFonts w:cs="Arial"/>
                <w:sz w:val="20"/>
                <w:szCs w:val="20"/>
              </w:rPr>
              <w:t xml:space="preserve"> заказ</w:t>
            </w:r>
            <w:r w:rsidRPr="00B153FA">
              <w:rPr>
                <w:rFonts w:cs="Arial"/>
                <w:sz w:val="20"/>
                <w:szCs w:val="20"/>
              </w:rPr>
              <w:t>а из плана, так и вручную.</w:t>
            </w:r>
          </w:p>
        </w:tc>
        <w:tc>
          <w:tcPr>
            <w:tcW w:w="759" w:type="pct"/>
            <w:tcBorders>
              <w:top w:val="nil"/>
              <w:left w:val="nil"/>
              <w:bottom w:val="single" w:sz="12" w:space="0" w:color="auto"/>
              <w:right w:val="single" w:sz="12" w:space="0" w:color="auto"/>
            </w:tcBorders>
          </w:tcPr>
          <w:p w14:paraId="719E7D99" w14:textId="77777777" w:rsidR="00BE4185" w:rsidRPr="00B153FA" w:rsidRDefault="00917FD2"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463B813C"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437BD8AB"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Время начало</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0133F0FD"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Указывается время начала выполнения работ.</w:t>
            </w:r>
          </w:p>
        </w:tc>
        <w:tc>
          <w:tcPr>
            <w:tcW w:w="468" w:type="pct"/>
            <w:tcBorders>
              <w:top w:val="nil"/>
              <w:left w:val="nil"/>
              <w:bottom w:val="single" w:sz="12" w:space="0" w:color="auto"/>
              <w:right w:val="single" w:sz="12" w:space="0" w:color="auto"/>
            </w:tcBorders>
          </w:tcPr>
          <w:p w14:paraId="40B0DDB8" w14:textId="77777777" w:rsidR="0089693E" w:rsidRPr="00B153FA" w:rsidRDefault="0089693E" w:rsidP="00B153FA">
            <w:pPr>
              <w:spacing w:line="276" w:lineRule="auto"/>
              <w:ind w:firstLine="19"/>
              <w:jc w:val="center"/>
              <w:rPr>
                <w:rFonts w:cs="Arial"/>
                <w:sz w:val="20"/>
                <w:szCs w:val="20"/>
              </w:rPr>
            </w:pPr>
            <w:r w:rsidRPr="00B153FA">
              <w:rPr>
                <w:rFonts w:cs="Arial"/>
                <w:sz w:val="20"/>
                <w:szCs w:val="20"/>
              </w:rPr>
              <w:t>Да</w:t>
            </w:r>
          </w:p>
          <w:p w14:paraId="5C36C472" w14:textId="77777777" w:rsidR="00BE4185" w:rsidRPr="00B153FA" w:rsidRDefault="00BE4185" w:rsidP="00B153FA">
            <w:pPr>
              <w:spacing w:line="276" w:lineRule="auto"/>
              <w:ind w:firstLine="19"/>
              <w:jc w:val="center"/>
              <w:rPr>
                <w:rFonts w:cs="Arial"/>
                <w:sz w:val="20"/>
                <w:szCs w:val="20"/>
              </w:rPr>
            </w:pPr>
          </w:p>
        </w:tc>
        <w:tc>
          <w:tcPr>
            <w:tcW w:w="1412" w:type="pct"/>
            <w:tcBorders>
              <w:top w:val="nil"/>
              <w:left w:val="nil"/>
              <w:bottom w:val="single" w:sz="12" w:space="0" w:color="auto"/>
              <w:right w:val="single" w:sz="12" w:space="0" w:color="auto"/>
            </w:tcBorders>
          </w:tcPr>
          <w:p w14:paraId="3C1B1E3C"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В зависимости от конфигурации параметров планирования для вида</w:t>
            </w:r>
            <w:r w:rsidR="00D139D7" w:rsidRPr="00B153FA">
              <w:rPr>
                <w:rFonts w:cs="Arial"/>
                <w:sz w:val="20"/>
                <w:szCs w:val="20"/>
              </w:rPr>
              <w:t xml:space="preserve"> заказ</w:t>
            </w:r>
            <w:r w:rsidRPr="00B153FA">
              <w:rPr>
                <w:rFonts w:cs="Arial"/>
                <w:sz w:val="20"/>
                <w:szCs w:val="20"/>
              </w:rPr>
              <w:t>а и наличия техкарты может рассчитываться автоматически.</w:t>
            </w:r>
          </w:p>
        </w:tc>
        <w:tc>
          <w:tcPr>
            <w:tcW w:w="759" w:type="pct"/>
            <w:tcBorders>
              <w:top w:val="nil"/>
              <w:left w:val="nil"/>
              <w:bottom w:val="single" w:sz="12" w:space="0" w:color="auto"/>
              <w:right w:val="single" w:sz="12" w:space="0" w:color="auto"/>
            </w:tcBorders>
          </w:tcPr>
          <w:p w14:paraId="7763AEF2" w14:textId="77777777" w:rsidR="00BE4185" w:rsidRPr="00B153FA" w:rsidRDefault="00917FD2"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712DCB1D"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73D9B66E"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БазОконч</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02389FC9"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Дата завершения выполнения работ по всем операциям</w:t>
            </w:r>
            <w:r w:rsidR="00D139D7" w:rsidRPr="00B153FA">
              <w:rPr>
                <w:rFonts w:cs="Arial"/>
                <w:sz w:val="20"/>
                <w:szCs w:val="20"/>
              </w:rPr>
              <w:t xml:space="preserve"> заказ</w:t>
            </w:r>
            <w:r w:rsidRPr="00B153FA">
              <w:rPr>
                <w:rFonts w:cs="Arial"/>
                <w:sz w:val="20"/>
                <w:szCs w:val="20"/>
              </w:rPr>
              <w:t>а ТОРО.</w:t>
            </w:r>
          </w:p>
        </w:tc>
        <w:tc>
          <w:tcPr>
            <w:tcW w:w="468" w:type="pct"/>
            <w:tcBorders>
              <w:top w:val="nil"/>
              <w:left w:val="nil"/>
              <w:bottom w:val="single" w:sz="12" w:space="0" w:color="auto"/>
              <w:right w:val="single" w:sz="12" w:space="0" w:color="auto"/>
            </w:tcBorders>
          </w:tcPr>
          <w:p w14:paraId="5156A561" w14:textId="77777777" w:rsidR="0089693E" w:rsidRPr="00B153FA" w:rsidRDefault="0089693E" w:rsidP="00B153FA">
            <w:pPr>
              <w:spacing w:line="276" w:lineRule="auto"/>
              <w:ind w:firstLine="19"/>
              <w:jc w:val="center"/>
              <w:rPr>
                <w:rFonts w:cs="Arial"/>
                <w:sz w:val="20"/>
                <w:szCs w:val="20"/>
              </w:rPr>
            </w:pPr>
            <w:r w:rsidRPr="00B153FA">
              <w:rPr>
                <w:rFonts w:cs="Arial"/>
                <w:sz w:val="20"/>
                <w:szCs w:val="20"/>
              </w:rPr>
              <w:t>Да</w:t>
            </w:r>
          </w:p>
          <w:p w14:paraId="04135F66" w14:textId="77777777" w:rsidR="00BE4185" w:rsidRPr="00B153FA" w:rsidRDefault="00BE4185" w:rsidP="00B153FA">
            <w:pPr>
              <w:spacing w:line="276" w:lineRule="auto"/>
              <w:ind w:firstLine="19"/>
              <w:jc w:val="center"/>
              <w:rPr>
                <w:rFonts w:cs="Arial"/>
                <w:sz w:val="20"/>
                <w:szCs w:val="20"/>
              </w:rPr>
            </w:pPr>
          </w:p>
        </w:tc>
        <w:tc>
          <w:tcPr>
            <w:tcW w:w="1412" w:type="pct"/>
            <w:tcBorders>
              <w:top w:val="nil"/>
              <w:left w:val="nil"/>
              <w:bottom w:val="single" w:sz="12" w:space="0" w:color="auto"/>
              <w:right w:val="single" w:sz="12" w:space="0" w:color="auto"/>
            </w:tcBorders>
          </w:tcPr>
          <w:p w14:paraId="763F7869"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В зависимости от конфигурации параметров планирования для вида</w:t>
            </w:r>
            <w:r w:rsidR="00D139D7" w:rsidRPr="00B153FA">
              <w:rPr>
                <w:rFonts w:cs="Arial"/>
                <w:sz w:val="20"/>
                <w:szCs w:val="20"/>
              </w:rPr>
              <w:t xml:space="preserve"> заказ</w:t>
            </w:r>
            <w:r w:rsidRPr="00B153FA">
              <w:rPr>
                <w:rFonts w:cs="Arial"/>
                <w:sz w:val="20"/>
                <w:szCs w:val="20"/>
              </w:rPr>
              <w:t>а и наличия техкарты может рассчитываться автоматически. Заполняется как при создании</w:t>
            </w:r>
            <w:r w:rsidR="00D139D7" w:rsidRPr="00B153FA">
              <w:rPr>
                <w:rFonts w:cs="Arial"/>
                <w:sz w:val="20"/>
                <w:szCs w:val="20"/>
              </w:rPr>
              <w:t xml:space="preserve"> заказ</w:t>
            </w:r>
            <w:r w:rsidRPr="00B153FA">
              <w:rPr>
                <w:rFonts w:cs="Arial"/>
                <w:sz w:val="20"/>
                <w:szCs w:val="20"/>
              </w:rPr>
              <w:t>а из плана, так и вручную.</w:t>
            </w:r>
          </w:p>
        </w:tc>
        <w:tc>
          <w:tcPr>
            <w:tcW w:w="759" w:type="pct"/>
            <w:tcBorders>
              <w:top w:val="nil"/>
              <w:left w:val="nil"/>
              <w:bottom w:val="single" w:sz="12" w:space="0" w:color="auto"/>
              <w:right w:val="single" w:sz="12" w:space="0" w:color="auto"/>
            </w:tcBorders>
          </w:tcPr>
          <w:p w14:paraId="7BFB425C" w14:textId="77777777" w:rsidR="00BE4185" w:rsidRPr="00B153FA" w:rsidRDefault="00917FD2"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47AA28E7"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04D615F1"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lastRenderedPageBreak/>
              <w:t>Время</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24148283"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Время завершения всех работ по</w:t>
            </w:r>
            <w:r w:rsidR="00D139D7" w:rsidRPr="00B153FA">
              <w:rPr>
                <w:rFonts w:cs="Arial"/>
                <w:sz w:val="20"/>
                <w:szCs w:val="20"/>
              </w:rPr>
              <w:t xml:space="preserve"> заказ</w:t>
            </w:r>
            <w:r w:rsidRPr="00B153FA">
              <w:rPr>
                <w:rFonts w:cs="Arial"/>
                <w:sz w:val="20"/>
                <w:szCs w:val="20"/>
              </w:rPr>
              <w:t>у ТОРО.</w:t>
            </w:r>
          </w:p>
        </w:tc>
        <w:tc>
          <w:tcPr>
            <w:tcW w:w="468" w:type="pct"/>
            <w:tcBorders>
              <w:top w:val="nil"/>
              <w:left w:val="nil"/>
              <w:bottom w:val="single" w:sz="12" w:space="0" w:color="auto"/>
              <w:right w:val="single" w:sz="12" w:space="0" w:color="auto"/>
            </w:tcBorders>
          </w:tcPr>
          <w:p w14:paraId="41DFABC3" w14:textId="77777777" w:rsidR="0089693E" w:rsidRPr="00B153FA" w:rsidRDefault="0089693E" w:rsidP="00B153FA">
            <w:pPr>
              <w:spacing w:line="276" w:lineRule="auto"/>
              <w:ind w:firstLine="19"/>
              <w:jc w:val="center"/>
              <w:rPr>
                <w:rFonts w:cs="Arial"/>
                <w:sz w:val="20"/>
                <w:szCs w:val="20"/>
              </w:rPr>
            </w:pPr>
            <w:r w:rsidRPr="00B153FA">
              <w:rPr>
                <w:rFonts w:cs="Arial"/>
                <w:sz w:val="20"/>
                <w:szCs w:val="20"/>
              </w:rPr>
              <w:t>Да</w:t>
            </w:r>
          </w:p>
          <w:p w14:paraId="3CCD3F51" w14:textId="77777777" w:rsidR="00BE4185" w:rsidRPr="00B153FA" w:rsidRDefault="00BE4185" w:rsidP="00B153FA">
            <w:pPr>
              <w:spacing w:line="276" w:lineRule="auto"/>
              <w:ind w:firstLine="19"/>
              <w:jc w:val="center"/>
              <w:rPr>
                <w:rFonts w:cs="Arial"/>
                <w:sz w:val="20"/>
                <w:szCs w:val="20"/>
              </w:rPr>
            </w:pPr>
          </w:p>
        </w:tc>
        <w:tc>
          <w:tcPr>
            <w:tcW w:w="1412" w:type="pct"/>
            <w:tcBorders>
              <w:top w:val="nil"/>
              <w:left w:val="nil"/>
              <w:bottom w:val="single" w:sz="12" w:space="0" w:color="auto"/>
              <w:right w:val="single" w:sz="12" w:space="0" w:color="auto"/>
            </w:tcBorders>
          </w:tcPr>
          <w:p w14:paraId="2902DA59" w14:textId="77777777" w:rsidR="00BE4185" w:rsidRPr="00B153FA" w:rsidRDefault="0089693E" w:rsidP="00B153FA">
            <w:pPr>
              <w:spacing w:line="276" w:lineRule="auto"/>
              <w:ind w:firstLine="19"/>
              <w:jc w:val="center"/>
              <w:rPr>
                <w:rFonts w:cs="Arial"/>
                <w:sz w:val="20"/>
                <w:szCs w:val="20"/>
              </w:rPr>
            </w:pPr>
            <w:r w:rsidRPr="00B153FA">
              <w:rPr>
                <w:rFonts w:cs="Arial"/>
                <w:sz w:val="20"/>
                <w:szCs w:val="20"/>
              </w:rPr>
              <w:t>В зависимости от конфигурации параметров планирования для вида</w:t>
            </w:r>
            <w:r w:rsidR="00D139D7" w:rsidRPr="00B153FA">
              <w:rPr>
                <w:rFonts w:cs="Arial"/>
                <w:sz w:val="20"/>
                <w:szCs w:val="20"/>
              </w:rPr>
              <w:t xml:space="preserve"> заказ</w:t>
            </w:r>
            <w:r w:rsidRPr="00B153FA">
              <w:rPr>
                <w:rFonts w:cs="Arial"/>
                <w:sz w:val="20"/>
                <w:szCs w:val="20"/>
              </w:rPr>
              <w:t>а и наличия техкарты может рассчитываться автоматически.</w:t>
            </w:r>
          </w:p>
        </w:tc>
        <w:tc>
          <w:tcPr>
            <w:tcW w:w="759" w:type="pct"/>
            <w:tcBorders>
              <w:top w:val="nil"/>
              <w:left w:val="nil"/>
              <w:bottom w:val="single" w:sz="12" w:space="0" w:color="auto"/>
              <w:right w:val="single" w:sz="12" w:space="0" w:color="auto"/>
            </w:tcBorders>
          </w:tcPr>
          <w:p w14:paraId="6D7F4C97" w14:textId="77777777" w:rsidR="00BE4185" w:rsidRPr="00B153FA" w:rsidRDefault="00917FD2"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03CCE0CD" w14:textId="77777777" w:rsidTr="00BE4185">
        <w:trPr>
          <w:cantSplit/>
        </w:trPr>
        <w:tc>
          <w:tcPr>
            <w:tcW w:w="2361"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65EFFD0F" w14:textId="77777777" w:rsidR="00BE4185" w:rsidRPr="00B153FA" w:rsidRDefault="00BE4185" w:rsidP="00B153FA">
            <w:pPr>
              <w:spacing w:line="276" w:lineRule="auto"/>
              <w:ind w:firstLine="19"/>
              <w:jc w:val="center"/>
              <w:rPr>
                <w:rFonts w:cs="Arial"/>
                <w:b/>
                <w:sz w:val="20"/>
                <w:szCs w:val="20"/>
              </w:rPr>
            </w:pPr>
            <w:r w:rsidRPr="00B153FA">
              <w:rPr>
                <w:rFonts w:cs="Arial"/>
                <w:b/>
                <w:sz w:val="20"/>
                <w:szCs w:val="20"/>
              </w:rPr>
              <w:t>Данные неисправности</w:t>
            </w:r>
          </w:p>
        </w:tc>
        <w:tc>
          <w:tcPr>
            <w:tcW w:w="468" w:type="pct"/>
            <w:tcBorders>
              <w:top w:val="nil"/>
              <w:left w:val="single" w:sz="12" w:space="0" w:color="auto"/>
              <w:bottom w:val="single" w:sz="12" w:space="0" w:color="auto"/>
              <w:right w:val="single" w:sz="12" w:space="0" w:color="auto"/>
            </w:tcBorders>
          </w:tcPr>
          <w:p w14:paraId="42CC0BCE" w14:textId="77777777" w:rsidR="00BE4185" w:rsidRPr="00B153FA" w:rsidRDefault="00BE4185" w:rsidP="00B153FA">
            <w:pPr>
              <w:spacing w:line="276" w:lineRule="auto"/>
              <w:ind w:firstLine="19"/>
              <w:jc w:val="center"/>
              <w:rPr>
                <w:rFonts w:cs="Arial"/>
                <w:b/>
                <w:sz w:val="20"/>
                <w:szCs w:val="20"/>
              </w:rPr>
            </w:pPr>
          </w:p>
        </w:tc>
        <w:tc>
          <w:tcPr>
            <w:tcW w:w="1412" w:type="pct"/>
            <w:tcBorders>
              <w:top w:val="nil"/>
              <w:left w:val="single" w:sz="12" w:space="0" w:color="auto"/>
              <w:bottom w:val="single" w:sz="12" w:space="0" w:color="auto"/>
              <w:right w:val="single" w:sz="12" w:space="0" w:color="auto"/>
            </w:tcBorders>
          </w:tcPr>
          <w:p w14:paraId="28EDB222" w14:textId="77777777" w:rsidR="00BE4185" w:rsidRPr="00B153FA" w:rsidRDefault="00BE4185" w:rsidP="00B153FA">
            <w:pPr>
              <w:spacing w:line="276" w:lineRule="auto"/>
              <w:ind w:firstLine="19"/>
              <w:jc w:val="center"/>
              <w:rPr>
                <w:rFonts w:cs="Arial"/>
                <w:b/>
                <w:sz w:val="20"/>
                <w:szCs w:val="20"/>
              </w:rPr>
            </w:pPr>
          </w:p>
        </w:tc>
        <w:tc>
          <w:tcPr>
            <w:tcW w:w="759" w:type="pct"/>
            <w:tcBorders>
              <w:top w:val="nil"/>
              <w:left w:val="single" w:sz="12" w:space="0" w:color="auto"/>
              <w:bottom w:val="single" w:sz="12" w:space="0" w:color="auto"/>
              <w:right w:val="single" w:sz="12" w:space="0" w:color="auto"/>
            </w:tcBorders>
          </w:tcPr>
          <w:p w14:paraId="41D78317" w14:textId="77777777" w:rsidR="00BE4185" w:rsidRPr="00B153FA" w:rsidRDefault="00BE4185" w:rsidP="00B153FA">
            <w:pPr>
              <w:spacing w:line="276" w:lineRule="auto"/>
              <w:ind w:firstLine="19"/>
              <w:jc w:val="center"/>
              <w:rPr>
                <w:rFonts w:cs="Arial"/>
                <w:b/>
                <w:sz w:val="20"/>
                <w:szCs w:val="20"/>
              </w:rPr>
            </w:pPr>
          </w:p>
        </w:tc>
      </w:tr>
      <w:tr w:rsidR="00BE4185" w:rsidRPr="007008A3" w14:paraId="01CFD331"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65D8CAF9" w14:textId="77777777" w:rsidR="00BE4185" w:rsidRPr="00B153FA" w:rsidRDefault="00BE4185" w:rsidP="00B153FA">
            <w:pPr>
              <w:spacing w:line="276" w:lineRule="auto"/>
              <w:ind w:firstLine="19"/>
              <w:jc w:val="center"/>
              <w:rPr>
                <w:rFonts w:cs="Arial"/>
                <w:sz w:val="20"/>
                <w:szCs w:val="20"/>
              </w:rPr>
            </w:pP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48EF9CA1" w14:textId="77777777" w:rsidR="00BE4185" w:rsidRPr="00B153FA" w:rsidRDefault="00BE4185" w:rsidP="00B153FA">
            <w:pPr>
              <w:spacing w:line="276" w:lineRule="auto"/>
              <w:ind w:firstLine="19"/>
              <w:rPr>
                <w:rFonts w:cs="Arial"/>
                <w:sz w:val="20"/>
                <w:szCs w:val="20"/>
              </w:rPr>
            </w:pPr>
            <w:r w:rsidRPr="00B153FA">
              <w:rPr>
                <w:rFonts w:cs="Arial"/>
                <w:sz w:val="20"/>
                <w:szCs w:val="20"/>
              </w:rPr>
              <w:t>Данные копируются из сообщения ТОРО</w:t>
            </w:r>
          </w:p>
        </w:tc>
        <w:tc>
          <w:tcPr>
            <w:tcW w:w="468" w:type="pct"/>
            <w:tcBorders>
              <w:top w:val="nil"/>
              <w:left w:val="nil"/>
              <w:bottom w:val="single" w:sz="12" w:space="0" w:color="auto"/>
              <w:right w:val="single" w:sz="12" w:space="0" w:color="auto"/>
            </w:tcBorders>
          </w:tcPr>
          <w:p w14:paraId="2B58B517" w14:textId="77777777" w:rsidR="00BE4185" w:rsidRPr="00B153FA" w:rsidRDefault="00917FD2" w:rsidP="00B153FA">
            <w:pPr>
              <w:spacing w:line="276" w:lineRule="auto"/>
              <w:ind w:firstLine="19"/>
              <w:jc w:val="center"/>
              <w:rPr>
                <w:rFonts w:cs="Arial"/>
                <w:sz w:val="20"/>
                <w:szCs w:val="20"/>
              </w:rPr>
            </w:pPr>
            <w:r w:rsidRPr="00B153FA">
              <w:rPr>
                <w:rFonts w:cs="Arial"/>
                <w:sz w:val="20"/>
                <w:szCs w:val="20"/>
              </w:rPr>
              <w:t>Нет</w:t>
            </w:r>
          </w:p>
        </w:tc>
        <w:tc>
          <w:tcPr>
            <w:tcW w:w="1412" w:type="pct"/>
            <w:tcBorders>
              <w:top w:val="nil"/>
              <w:left w:val="nil"/>
              <w:bottom w:val="single" w:sz="12" w:space="0" w:color="auto"/>
              <w:right w:val="single" w:sz="12" w:space="0" w:color="auto"/>
            </w:tcBorders>
          </w:tcPr>
          <w:p w14:paraId="0527FCB7" w14:textId="77777777" w:rsidR="00BE4185" w:rsidRPr="00B153FA" w:rsidRDefault="00917FD2" w:rsidP="00B153FA">
            <w:pPr>
              <w:spacing w:line="276" w:lineRule="auto"/>
              <w:ind w:firstLine="19"/>
              <w:rPr>
                <w:rFonts w:cs="Arial"/>
                <w:sz w:val="20"/>
                <w:szCs w:val="20"/>
              </w:rPr>
            </w:pPr>
            <w:r w:rsidRPr="00B153FA">
              <w:rPr>
                <w:rFonts w:cs="Arial"/>
                <w:sz w:val="20"/>
                <w:szCs w:val="20"/>
              </w:rPr>
              <w:t>В</w:t>
            </w:r>
            <w:r w:rsidR="00D139D7" w:rsidRPr="00B153FA">
              <w:rPr>
                <w:rFonts w:cs="Arial"/>
                <w:sz w:val="20"/>
                <w:szCs w:val="20"/>
              </w:rPr>
              <w:t xml:space="preserve"> заказ</w:t>
            </w:r>
            <w:r w:rsidRPr="00B153FA">
              <w:rPr>
                <w:rFonts w:cs="Arial"/>
                <w:sz w:val="20"/>
                <w:szCs w:val="20"/>
              </w:rPr>
              <w:t>е отражаются автоматически при наличии сообщения о дефекте, из которого создан</w:t>
            </w:r>
            <w:r w:rsidR="00D139D7" w:rsidRPr="00B153FA">
              <w:rPr>
                <w:rFonts w:cs="Arial"/>
                <w:sz w:val="20"/>
                <w:szCs w:val="20"/>
              </w:rPr>
              <w:t xml:space="preserve"> заказ</w:t>
            </w:r>
          </w:p>
        </w:tc>
        <w:tc>
          <w:tcPr>
            <w:tcW w:w="759" w:type="pct"/>
            <w:tcBorders>
              <w:top w:val="nil"/>
              <w:left w:val="nil"/>
              <w:bottom w:val="single" w:sz="12" w:space="0" w:color="auto"/>
              <w:right w:val="single" w:sz="12" w:space="0" w:color="auto"/>
            </w:tcBorders>
          </w:tcPr>
          <w:p w14:paraId="6A16A549" w14:textId="77777777" w:rsidR="00BE4185" w:rsidRPr="00B153FA" w:rsidRDefault="00917FD2"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7A4411DB" w14:textId="77777777" w:rsidTr="00BE4185">
        <w:trPr>
          <w:cantSplit/>
        </w:trPr>
        <w:tc>
          <w:tcPr>
            <w:tcW w:w="2361"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1CE5A0F8" w14:textId="77777777" w:rsidR="00BE4185" w:rsidRPr="00B153FA" w:rsidRDefault="00BE4185" w:rsidP="00B153FA">
            <w:pPr>
              <w:spacing w:line="276" w:lineRule="auto"/>
              <w:ind w:firstLine="19"/>
              <w:jc w:val="center"/>
              <w:rPr>
                <w:rFonts w:cs="Arial"/>
                <w:b/>
                <w:i/>
                <w:sz w:val="20"/>
                <w:szCs w:val="20"/>
              </w:rPr>
            </w:pPr>
            <w:r w:rsidRPr="00B153FA">
              <w:rPr>
                <w:rFonts w:cs="Arial"/>
                <w:b/>
                <w:i/>
                <w:sz w:val="20"/>
                <w:szCs w:val="20"/>
              </w:rPr>
              <w:t>Вкладка Операции</w:t>
            </w:r>
          </w:p>
        </w:tc>
        <w:tc>
          <w:tcPr>
            <w:tcW w:w="468" w:type="pct"/>
            <w:tcBorders>
              <w:top w:val="nil"/>
              <w:left w:val="single" w:sz="12" w:space="0" w:color="auto"/>
              <w:bottom w:val="single" w:sz="12" w:space="0" w:color="auto"/>
              <w:right w:val="single" w:sz="12" w:space="0" w:color="auto"/>
            </w:tcBorders>
          </w:tcPr>
          <w:p w14:paraId="305D1D58" w14:textId="77777777" w:rsidR="00BE4185" w:rsidRPr="00B153FA" w:rsidRDefault="00BE4185" w:rsidP="00B153FA">
            <w:pPr>
              <w:spacing w:line="276" w:lineRule="auto"/>
              <w:ind w:firstLine="19"/>
              <w:jc w:val="center"/>
              <w:rPr>
                <w:rFonts w:cs="Arial"/>
                <w:b/>
                <w:i/>
                <w:sz w:val="20"/>
                <w:szCs w:val="20"/>
              </w:rPr>
            </w:pPr>
          </w:p>
        </w:tc>
        <w:tc>
          <w:tcPr>
            <w:tcW w:w="1412" w:type="pct"/>
            <w:tcBorders>
              <w:top w:val="nil"/>
              <w:left w:val="single" w:sz="12" w:space="0" w:color="auto"/>
              <w:bottom w:val="single" w:sz="12" w:space="0" w:color="auto"/>
              <w:right w:val="single" w:sz="12" w:space="0" w:color="auto"/>
            </w:tcBorders>
          </w:tcPr>
          <w:p w14:paraId="7F3B7BE0" w14:textId="77777777" w:rsidR="00BE4185" w:rsidRPr="00B153FA" w:rsidRDefault="00BE4185" w:rsidP="00B153FA">
            <w:pPr>
              <w:spacing w:line="276" w:lineRule="auto"/>
              <w:ind w:firstLine="19"/>
              <w:jc w:val="center"/>
              <w:rPr>
                <w:rFonts w:cs="Arial"/>
                <w:b/>
                <w:i/>
                <w:sz w:val="20"/>
                <w:szCs w:val="20"/>
              </w:rPr>
            </w:pPr>
          </w:p>
        </w:tc>
        <w:tc>
          <w:tcPr>
            <w:tcW w:w="759" w:type="pct"/>
            <w:tcBorders>
              <w:top w:val="nil"/>
              <w:left w:val="single" w:sz="12" w:space="0" w:color="auto"/>
              <w:bottom w:val="single" w:sz="12" w:space="0" w:color="auto"/>
              <w:right w:val="single" w:sz="12" w:space="0" w:color="auto"/>
            </w:tcBorders>
          </w:tcPr>
          <w:p w14:paraId="280C4872" w14:textId="77777777" w:rsidR="00BE4185" w:rsidRPr="00B153FA" w:rsidRDefault="00BE4185" w:rsidP="00B153FA">
            <w:pPr>
              <w:spacing w:line="276" w:lineRule="auto"/>
              <w:ind w:firstLine="19"/>
              <w:jc w:val="center"/>
              <w:rPr>
                <w:rFonts w:cs="Arial"/>
                <w:b/>
                <w:i/>
                <w:sz w:val="20"/>
                <w:szCs w:val="20"/>
              </w:rPr>
            </w:pPr>
          </w:p>
        </w:tc>
      </w:tr>
      <w:tr w:rsidR="00BE4185" w:rsidRPr="007008A3" w14:paraId="3F8EC136"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206DF399"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РабМесто</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352703EF"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Указывается рабочее место выполняющее данную операцию. Выбор из справочника.</w:t>
            </w:r>
          </w:p>
        </w:tc>
        <w:tc>
          <w:tcPr>
            <w:tcW w:w="468" w:type="pct"/>
            <w:tcBorders>
              <w:top w:val="nil"/>
              <w:left w:val="nil"/>
              <w:bottom w:val="single" w:sz="12" w:space="0" w:color="auto"/>
              <w:right w:val="single" w:sz="12" w:space="0" w:color="auto"/>
            </w:tcBorders>
          </w:tcPr>
          <w:p w14:paraId="34CEA903" w14:textId="77777777" w:rsidR="00BE4185" w:rsidRPr="00B153FA" w:rsidRDefault="00917FD2"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14:paraId="7736B2FA" w14:textId="77777777" w:rsidR="00BE4185" w:rsidRPr="00B153FA" w:rsidRDefault="003D17DF" w:rsidP="00B153FA">
            <w:pPr>
              <w:spacing w:line="276" w:lineRule="auto"/>
              <w:ind w:firstLine="19"/>
              <w:jc w:val="center"/>
              <w:rPr>
                <w:rFonts w:cs="Arial"/>
                <w:sz w:val="20"/>
                <w:szCs w:val="20"/>
              </w:rPr>
            </w:pPr>
            <w:r w:rsidRPr="00B153FA">
              <w:rPr>
                <w:rFonts w:cs="Arial"/>
                <w:sz w:val="20"/>
                <w:szCs w:val="20"/>
              </w:rPr>
              <w:t>Переносится в момент копирования техкарты в</w:t>
            </w:r>
            <w:r w:rsidR="00D139D7" w:rsidRPr="00B153FA">
              <w:rPr>
                <w:rFonts w:cs="Arial"/>
                <w:sz w:val="20"/>
                <w:szCs w:val="20"/>
              </w:rPr>
              <w:t xml:space="preserve"> заказ</w:t>
            </w:r>
            <w:r w:rsidRPr="00B153FA">
              <w:rPr>
                <w:rFonts w:cs="Arial"/>
                <w:sz w:val="20"/>
                <w:szCs w:val="20"/>
              </w:rPr>
              <w:t xml:space="preserve"> при планировании</w:t>
            </w:r>
          </w:p>
        </w:tc>
        <w:tc>
          <w:tcPr>
            <w:tcW w:w="759" w:type="pct"/>
            <w:tcBorders>
              <w:top w:val="nil"/>
              <w:left w:val="nil"/>
              <w:bottom w:val="single" w:sz="12" w:space="0" w:color="auto"/>
              <w:right w:val="single" w:sz="12" w:space="0" w:color="auto"/>
            </w:tcBorders>
          </w:tcPr>
          <w:p w14:paraId="087D0753" w14:textId="77777777" w:rsidR="00BE4185" w:rsidRPr="00B153FA" w:rsidRDefault="003D17DF"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10640C47"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62970816"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Управляющий ключ</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571E1B2B"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Указывается управляющий ключ операции. Выбор из справочника.</w:t>
            </w:r>
          </w:p>
        </w:tc>
        <w:tc>
          <w:tcPr>
            <w:tcW w:w="468" w:type="pct"/>
            <w:tcBorders>
              <w:top w:val="nil"/>
              <w:left w:val="nil"/>
              <w:bottom w:val="single" w:sz="12" w:space="0" w:color="auto"/>
              <w:right w:val="single" w:sz="12" w:space="0" w:color="auto"/>
            </w:tcBorders>
          </w:tcPr>
          <w:p w14:paraId="39051F08" w14:textId="77777777" w:rsidR="00BE4185" w:rsidRPr="00B153FA" w:rsidRDefault="003D17DF"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14:paraId="14844AA7" w14:textId="77777777" w:rsidR="00BE4185" w:rsidRPr="00B153FA" w:rsidRDefault="003D17DF" w:rsidP="00B153FA">
            <w:pPr>
              <w:spacing w:line="276" w:lineRule="auto"/>
              <w:ind w:firstLine="19"/>
              <w:jc w:val="center"/>
              <w:rPr>
                <w:rFonts w:cs="Arial"/>
                <w:sz w:val="20"/>
                <w:szCs w:val="20"/>
              </w:rPr>
            </w:pPr>
            <w:r w:rsidRPr="00B153FA">
              <w:rPr>
                <w:rFonts w:cs="Arial"/>
                <w:sz w:val="20"/>
                <w:szCs w:val="20"/>
              </w:rPr>
              <w:t>Определяется для вида</w:t>
            </w:r>
            <w:r w:rsidR="00D139D7" w:rsidRPr="00B153FA">
              <w:rPr>
                <w:rFonts w:cs="Arial"/>
                <w:sz w:val="20"/>
                <w:szCs w:val="20"/>
              </w:rPr>
              <w:t xml:space="preserve"> заказ</w:t>
            </w:r>
            <w:r w:rsidRPr="00B153FA">
              <w:rPr>
                <w:rFonts w:cs="Arial"/>
                <w:sz w:val="20"/>
                <w:szCs w:val="20"/>
              </w:rPr>
              <w:t>а по умолчанию, также переносится в момент копирования техкарты в</w:t>
            </w:r>
            <w:r w:rsidR="00D139D7" w:rsidRPr="00B153FA">
              <w:rPr>
                <w:rFonts w:cs="Arial"/>
                <w:sz w:val="20"/>
                <w:szCs w:val="20"/>
              </w:rPr>
              <w:t xml:space="preserve"> заказ</w:t>
            </w:r>
            <w:r w:rsidRPr="00B153FA">
              <w:rPr>
                <w:rFonts w:cs="Arial"/>
                <w:sz w:val="20"/>
                <w:szCs w:val="20"/>
              </w:rPr>
              <w:t xml:space="preserve"> при планировании</w:t>
            </w:r>
          </w:p>
        </w:tc>
        <w:tc>
          <w:tcPr>
            <w:tcW w:w="759" w:type="pct"/>
            <w:tcBorders>
              <w:top w:val="nil"/>
              <w:left w:val="nil"/>
              <w:bottom w:val="single" w:sz="12" w:space="0" w:color="auto"/>
              <w:right w:val="single" w:sz="12" w:space="0" w:color="auto"/>
            </w:tcBorders>
          </w:tcPr>
          <w:p w14:paraId="3230ACDB" w14:textId="77777777" w:rsidR="00BE4185" w:rsidRPr="00B153FA" w:rsidRDefault="003D17DF"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5A46E92A"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6937B48A"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Краткий текст операции</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19160D8B"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Наименование/описание операции. Ввод вручную.</w:t>
            </w:r>
          </w:p>
        </w:tc>
        <w:tc>
          <w:tcPr>
            <w:tcW w:w="468" w:type="pct"/>
            <w:tcBorders>
              <w:top w:val="nil"/>
              <w:left w:val="nil"/>
              <w:bottom w:val="single" w:sz="12" w:space="0" w:color="auto"/>
              <w:right w:val="single" w:sz="12" w:space="0" w:color="auto"/>
            </w:tcBorders>
          </w:tcPr>
          <w:p w14:paraId="7E124730" w14:textId="77777777" w:rsidR="00BE4185" w:rsidRPr="00B153FA" w:rsidRDefault="00E82729"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14:paraId="1E41F766" w14:textId="77777777" w:rsidR="00BE4185" w:rsidRPr="00B153FA" w:rsidRDefault="00E82729" w:rsidP="00B153FA">
            <w:pPr>
              <w:spacing w:line="276" w:lineRule="auto"/>
              <w:ind w:firstLine="19"/>
              <w:jc w:val="center"/>
              <w:rPr>
                <w:rFonts w:cs="Arial"/>
                <w:sz w:val="20"/>
                <w:szCs w:val="20"/>
              </w:rPr>
            </w:pPr>
            <w:r w:rsidRPr="00B153FA">
              <w:rPr>
                <w:rFonts w:cs="Arial"/>
                <w:sz w:val="20"/>
                <w:szCs w:val="20"/>
              </w:rPr>
              <w:t>Переносится в момент копирования техкарты в заказ при планировании, иначе вносится вручную</w:t>
            </w:r>
          </w:p>
        </w:tc>
        <w:tc>
          <w:tcPr>
            <w:tcW w:w="759" w:type="pct"/>
            <w:tcBorders>
              <w:top w:val="nil"/>
              <w:left w:val="nil"/>
              <w:bottom w:val="single" w:sz="12" w:space="0" w:color="auto"/>
              <w:right w:val="single" w:sz="12" w:space="0" w:color="auto"/>
            </w:tcBorders>
          </w:tcPr>
          <w:p w14:paraId="63BCBA60" w14:textId="77777777" w:rsidR="00BE4185" w:rsidRPr="00B153FA" w:rsidRDefault="003D17DF"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7C003EC9"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6D6BC67F"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Работа</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5AAAF8F6"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Общий объем на выполнение данной операции. Ввод вручную.</w:t>
            </w:r>
          </w:p>
        </w:tc>
        <w:tc>
          <w:tcPr>
            <w:tcW w:w="468" w:type="pct"/>
            <w:tcBorders>
              <w:top w:val="nil"/>
              <w:left w:val="nil"/>
              <w:bottom w:val="single" w:sz="12" w:space="0" w:color="auto"/>
              <w:right w:val="single" w:sz="12" w:space="0" w:color="auto"/>
            </w:tcBorders>
          </w:tcPr>
          <w:p w14:paraId="6C1DD4E6" w14:textId="77777777" w:rsidR="00BE4185" w:rsidRPr="00B153FA" w:rsidRDefault="00E82729"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14:paraId="4F7D6C19" w14:textId="77777777" w:rsidR="00BE4185" w:rsidRPr="00B153FA" w:rsidRDefault="00E82729" w:rsidP="00B153FA">
            <w:pPr>
              <w:spacing w:line="276" w:lineRule="auto"/>
              <w:ind w:firstLine="19"/>
              <w:jc w:val="center"/>
              <w:rPr>
                <w:rFonts w:cs="Arial"/>
                <w:sz w:val="20"/>
                <w:szCs w:val="20"/>
              </w:rPr>
            </w:pPr>
            <w:r w:rsidRPr="00B153FA">
              <w:rPr>
                <w:rFonts w:cs="Arial"/>
                <w:sz w:val="20"/>
                <w:szCs w:val="20"/>
              </w:rPr>
              <w:t>Переносится в момент копирования техкарты в заказ при планировании, иначе вносится вручную</w:t>
            </w:r>
          </w:p>
        </w:tc>
        <w:tc>
          <w:tcPr>
            <w:tcW w:w="759" w:type="pct"/>
            <w:tcBorders>
              <w:top w:val="nil"/>
              <w:left w:val="nil"/>
              <w:bottom w:val="single" w:sz="12" w:space="0" w:color="auto"/>
              <w:right w:val="single" w:sz="12" w:space="0" w:color="auto"/>
            </w:tcBorders>
          </w:tcPr>
          <w:p w14:paraId="19A8CE54" w14:textId="77777777" w:rsidR="00BE4185" w:rsidRPr="00B153FA" w:rsidRDefault="003D17DF"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09BEBEC7"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30758FCB"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Число</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291A3271" w14:textId="77777777" w:rsidR="00BE4185" w:rsidRPr="00B153FA" w:rsidRDefault="00BE4185" w:rsidP="00B153FA">
            <w:pPr>
              <w:spacing w:line="276" w:lineRule="auto"/>
              <w:ind w:firstLine="19"/>
              <w:rPr>
                <w:rFonts w:cs="Arial"/>
                <w:sz w:val="20"/>
                <w:szCs w:val="20"/>
              </w:rPr>
            </w:pPr>
            <w:r w:rsidRPr="00B153FA">
              <w:rPr>
                <w:rFonts w:cs="Arial"/>
                <w:sz w:val="20"/>
                <w:szCs w:val="20"/>
              </w:rPr>
              <w:t>Указывается количество сотрудников задействованных на выполнение данной операции.</w:t>
            </w:r>
          </w:p>
        </w:tc>
        <w:tc>
          <w:tcPr>
            <w:tcW w:w="468" w:type="pct"/>
            <w:tcBorders>
              <w:top w:val="nil"/>
              <w:left w:val="nil"/>
              <w:bottom w:val="single" w:sz="12" w:space="0" w:color="auto"/>
              <w:right w:val="single" w:sz="12" w:space="0" w:color="auto"/>
            </w:tcBorders>
          </w:tcPr>
          <w:p w14:paraId="6D0DEEC4" w14:textId="77777777" w:rsidR="00BE4185" w:rsidRPr="00B153FA" w:rsidRDefault="00E82729" w:rsidP="00B153FA">
            <w:pPr>
              <w:spacing w:line="276" w:lineRule="auto"/>
              <w:ind w:firstLine="19"/>
              <w:jc w:val="center"/>
              <w:rPr>
                <w:rFonts w:cs="Arial"/>
                <w:sz w:val="20"/>
                <w:szCs w:val="20"/>
              </w:rPr>
            </w:pPr>
            <w:r w:rsidRPr="00B153FA">
              <w:rPr>
                <w:rFonts w:cs="Arial"/>
                <w:sz w:val="20"/>
                <w:szCs w:val="20"/>
              </w:rPr>
              <w:t>Нет</w:t>
            </w:r>
          </w:p>
        </w:tc>
        <w:tc>
          <w:tcPr>
            <w:tcW w:w="1412" w:type="pct"/>
            <w:tcBorders>
              <w:top w:val="nil"/>
              <w:left w:val="nil"/>
              <w:bottom w:val="single" w:sz="12" w:space="0" w:color="auto"/>
              <w:right w:val="single" w:sz="12" w:space="0" w:color="auto"/>
            </w:tcBorders>
          </w:tcPr>
          <w:p w14:paraId="4A8DCD9D" w14:textId="77777777" w:rsidR="00BE4185" w:rsidRPr="00B153FA" w:rsidRDefault="00E82729" w:rsidP="00B153FA">
            <w:pPr>
              <w:spacing w:line="276" w:lineRule="auto"/>
              <w:ind w:firstLine="19"/>
              <w:rPr>
                <w:rFonts w:cs="Arial"/>
                <w:sz w:val="20"/>
                <w:szCs w:val="20"/>
              </w:rPr>
            </w:pPr>
            <w:r w:rsidRPr="00B153FA">
              <w:rPr>
                <w:rFonts w:cs="Arial"/>
                <w:sz w:val="20"/>
                <w:szCs w:val="20"/>
              </w:rPr>
              <w:t>Переносится в момент копирования техкарты в заказ при планировании, иначе вносится вручную</w:t>
            </w:r>
          </w:p>
        </w:tc>
        <w:tc>
          <w:tcPr>
            <w:tcW w:w="759" w:type="pct"/>
            <w:tcBorders>
              <w:top w:val="nil"/>
              <w:left w:val="nil"/>
              <w:bottom w:val="single" w:sz="12" w:space="0" w:color="auto"/>
              <w:right w:val="single" w:sz="12" w:space="0" w:color="auto"/>
            </w:tcBorders>
          </w:tcPr>
          <w:p w14:paraId="3D15D5FA" w14:textId="77777777" w:rsidR="00BE4185" w:rsidRPr="00B153FA" w:rsidRDefault="003D17DF" w:rsidP="00B153FA">
            <w:pPr>
              <w:spacing w:line="276" w:lineRule="auto"/>
              <w:ind w:firstLine="19"/>
              <w:jc w:val="center"/>
              <w:rPr>
                <w:rFonts w:cs="Arial"/>
                <w:sz w:val="20"/>
                <w:szCs w:val="20"/>
              </w:rPr>
            </w:pPr>
            <w:r w:rsidRPr="00B153FA">
              <w:rPr>
                <w:rFonts w:cs="Arial"/>
                <w:sz w:val="20"/>
                <w:szCs w:val="20"/>
              </w:rPr>
              <w:t>Да</w:t>
            </w:r>
          </w:p>
        </w:tc>
      </w:tr>
      <w:tr w:rsidR="00BE4185" w:rsidRPr="007008A3" w14:paraId="15245E18" w14:textId="77777777" w:rsidTr="00BE4185">
        <w:trPr>
          <w:cantSplit/>
        </w:trPr>
        <w:tc>
          <w:tcPr>
            <w:tcW w:w="2361"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75A97B6E" w14:textId="77777777" w:rsidR="00BE4185" w:rsidRPr="00B153FA" w:rsidRDefault="00BE4185" w:rsidP="00B153FA">
            <w:pPr>
              <w:spacing w:line="276" w:lineRule="auto"/>
              <w:ind w:firstLine="19"/>
              <w:jc w:val="center"/>
              <w:rPr>
                <w:rFonts w:cs="Arial"/>
                <w:sz w:val="20"/>
                <w:szCs w:val="20"/>
              </w:rPr>
            </w:pPr>
            <w:r w:rsidRPr="00B153FA">
              <w:rPr>
                <w:rFonts w:cs="Arial"/>
                <w:sz w:val="20"/>
                <w:szCs w:val="20"/>
              </w:rPr>
              <w:t>Присвоение потребности</w:t>
            </w:r>
          </w:p>
        </w:tc>
        <w:tc>
          <w:tcPr>
            <w:tcW w:w="468" w:type="pct"/>
            <w:tcBorders>
              <w:top w:val="nil"/>
              <w:left w:val="single" w:sz="12" w:space="0" w:color="auto"/>
              <w:bottom w:val="single" w:sz="12" w:space="0" w:color="auto"/>
              <w:right w:val="single" w:sz="12" w:space="0" w:color="auto"/>
            </w:tcBorders>
          </w:tcPr>
          <w:p w14:paraId="01F1326F" w14:textId="77777777" w:rsidR="00BE4185" w:rsidRPr="00B153FA" w:rsidRDefault="00BE4185" w:rsidP="00B153FA">
            <w:pPr>
              <w:spacing w:line="276" w:lineRule="auto"/>
              <w:ind w:firstLine="19"/>
              <w:jc w:val="center"/>
              <w:rPr>
                <w:rFonts w:cs="Arial"/>
                <w:sz w:val="20"/>
                <w:szCs w:val="20"/>
              </w:rPr>
            </w:pPr>
          </w:p>
        </w:tc>
        <w:tc>
          <w:tcPr>
            <w:tcW w:w="1412" w:type="pct"/>
            <w:tcBorders>
              <w:top w:val="nil"/>
              <w:left w:val="single" w:sz="12" w:space="0" w:color="auto"/>
              <w:bottom w:val="single" w:sz="12" w:space="0" w:color="auto"/>
              <w:right w:val="single" w:sz="12" w:space="0" w:color="auto"/>
            </w:tcBorders>
          </w:tcPr>
          <w:p w14:paraId="1D288F63" w14:textId="77777777" w:rsidR="00BE4185" w:rsidRPr="00B153FA" w:rsidRDefault="00BE4185" w:rsidP="00B153FA">
            <w:pPr>
              <w:spacing w:line="276" w:lineRule="auto"/>
              <w:ind w:firstLine="19"/>
              <w:jc w:val="center"/>
              <w:rPr>
                <w:rFonts w:cs="Arial"/>
                <w:sz w:val="20"/>
                <w:szCs w:val="20"/>
              </w:rPr>
            </w:pPr>
          </w:p>
        </w:tc>
        <w:tc>
          <w:tcPr>
            <w:tcW w:w="759" w:type="pct"/>
            <w:tcBorders>
              <w:top w:val="nil"/>
              <w:left w:val="single" w:sz="12" w:space="0" w:color="auto"/>
              <w:bottom w:val="single" w:sz="12" w:space="0" w:color="auto"/>
              <w:right w:val="single" w:sz="12" w:space="0" w:color="auto"/>
            </w:tcBorders>
          </w:tcPr>
          <w:p w14:paraId="3811923F" w14:textId="77777777" w:rsidR="00BE4185" w:rsidRPr="00B153FA" w:rsidRDefault="00BE4185" w:rsidP="00B153FA">
            <w:pPr>
              <w:spacing w:line="276" w:lineRule="auto"/>
              <w:ind w:firstLine="19"/>
              <w:jc w:val="center"/>
              <w:rPr>
                <w:rFonts w:cs="Arial"/>
                <w:sz w:val="20"/>
                <w:szCs w:val="20"/>
              </w:rPr>
            </w:pPr>
          </w:p>
        </w:tc>
      </w:tr>
      <w:tr w:rsidR="00E82729" w:rsidRPr="007008A3" w14:paraId="0540AB9D"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2F3A8514"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Лицо</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7310193E"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Указание конкретного сотрудника, выполняющего работу. Выбор из справочника.</w:t>
            </w:r>
          </w:p>
        </w:tc>
        <w:tc>
          <w:tcPr>
            <w:tcW w:w="468" w:type="pct"/>
            <w:tcBorders>
              <w:top w:val="nil"/>
              <w:left w:val="nil"/>
              <w:bottom w:val="single" w:sz="12" w:space="0" w:color="auto"/>
              <w:right w:val="single" w:sz="12" w:space="0" w:color="auto"/>
            </w:tcBorders>
          </w:tcPr>
          <w:p w14:paraId="4BA55C94"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Нет</w:t>
            </w:r>
          </w:p>
        </w:tc>
        <w:tc>
          <w:tcPr>
            <w:tcW w:w="1412" w:type="pct"/>
            <w:tcBorders>
              <w:top w:val="nil"/>
              <w:left w:val="nil"/>
              <w:bottom w:val="single" w:sz="12" w:space="0" w:color="auto"/>
              <w:right w:val="single" w:sz="12" w:space="0" w:color="auto"/>
            </w:tcBorders>
          </w:tcPr>
          <w:p w14:paraId="21DD79C0"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Нет</w:t>
            </w:r>
          </w:p>
        </w:tc>
        <w:tc>
          <w:tcPr>
            <w:tcW w:w="759" w:type="pct"/>
            <w:tcBorders>
              <w:top w:val="nil"/>
              <w:left w:val="nil"/>
              <w:bottom w:val="single" w:sz="12" w:space="0" w:color="auto"/>
              <w:right w:val="single" w:sz="12" w:space="0" w:color="auto"/>
            </w:tcBorders>
          </w:tcPr>
          <w:p w14:paraId="48948860"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14:paraId="5782BC32"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1D044642"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Работа</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48080980"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 xml:space="preserve">Указывается плановое количество времени для конкретного сотрудника. Ручной ввод. </w:t>
            </w:r>
          </w:p>
        </w:tc>
        <w:tc>
          <w:tcPr>
            <w:tcW w:w="468" w:type="pct"/>
            <w:tcBorders>
              <w:top w:val="nil"/>
              <w:left w:val="nil"/>
              <w:bottom w:val="single" w:sz="12" w:space="0" w:color="auto"/>
              <w:right w:val="single" w:sz="12" w:space="0" w:color="auto"/>
            </w:tcBorders>
          </w:tcPr>
          <w:p w14:paraId="77613DD3"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Нет</w:t>
            </w:r>
          </w:p>
        </w:tc>
        <w:tc>
          <w:tcPr>
            <w:tcW w:w="1412" w:type="pct"/>
            <w:tcBorders>
              <w:top w:val="nil"/>
              <w:left w:val="nil"/>
              <w:bottom w:val="single" w:sz="12" w:space="0" w:color="auto"/>
              <w:right w:val="single" w:sz="12" w:space="0" w:color="auto"/>
            </w:tcBorders>
          </w:tcPr>
          <w:p w14:paraId="688DCF0C"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Нет</w:t>
            </w:r>
          </w:p>
        </w:tc>
        <w:tc>
          <w:tcPr>
            <w:tcW w:w="759" w:type="pct"/>
            <w:tcBorders>
              <w:top w:val="nil"/>
              <w:left w:val="nil"/>
              <w:bottom w:val="single" w:sz="12" w:space="0" w:color="auto"/>
              <w:right w:val="single" w:sz="12" w:space="0" w:color="auto"/>
            </w:tcBorders>
          </w:tcPr>
          <w:p w14:paraId="234CE1E4"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14:paraId="4FB6A003" w14:textId="77777777" w:rsidTr="00BE4185">
        <w:trPr>
          <w:cantSplit/>
        </w:trPr>
        <w:tc>
          <w:tcPr>
            <w:tcW w:w="2361"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4D7AB83C" w14:textId="77777777" w:rsidR="00E82729" w:rsidRPr="00B153FA" w:rsidRDefault="00E82729" w:rsidP="00B153FA">
            <w:pPr>
              <w:spacing w:line="276" w:lineRule="auto"/>
              <w:ind w:firstLine="19"/>
              <w:jc w:val="center"/>
              <w:rPr>
                <w:rFonts w:cs="Arial"/>
                <w:b/>
                <w:i/>
                <w:sz w:val="20"/>
                <w:szCs w:val="20"/>
              </w:rPr>
            </w:pPr>
            <w:r w:rsidRPr="00B153FA">
              <w:rPr>
                <w:rFonts w:cs="Arial"/>
                <w:b/>
                <w:i/>
                <w:sz w:val="20"/>
                <w:szCs w:val="20"/>
              </w:rPr>
              <w:t>Вкладка Компоненты</w:t>
            </w:r>
          </w:p>
        </w:tc>
        <w:tc>
          <w:tcPr>
            <w:tcW w:w="468" w:type="pct"/>
            <w:tcBorders>
              <w:top w:val="nil"/>
              <w:left w:val="single" w:sz="12" w:space="0" w:color="auto"/>
              <w:bottom w:val="single" w:sz="12" w:space="0" w:color="auto"/>
              <w:right w:val="single" w:sz="12" w:space="0" w:color="auto"/>
            </w:tcBorders>
          </w:tcPr>
          <w:p w14:paraId="77FAA91D" w14:textId="77777777" w:rsidR="00E82729" w:rsidRPr="00B153FA" w:rsidRDefault="00E82729" w:rsidP="00B153FA">
            <w:pPr>
              <w:spacing w:line="276" w:lineRule="auto"/>
              <w:ind w:firstLine="19"/>
              <w:jc w:val="center"/>
              <w:rPr>
                <w:rFonts w:cs="Arial"/>
                <w:b/>
                <w:i/>
                <w:sz w:val="20"/>
                <w:szCs w:val="20"/>
              </w:rPr>
            </w:pPr>
          </w:p>
        </w:tc>
        <w:tc>
          <w:tcPr>
            <w:tcW w:w="1412" w:type="pct"/>
            <w:tcBorders>
              <w:top w:val="nil"/>
              <w:left w:val="single" w:sz="12" w:space="0" w:color="auto"/>
              <w:bottom w:val="single" w:sz="12" w:space="0" w:color="auto"/>
              <w:right w:val="single" w:sz="12" w:space="0" w:color="auto"/>
            </w:tcBorders>
          </w:tcPr>
          <w:p w14:paraId="6636BD23" w14:textId="77777777" w:rsidR="00E82729" w:rsidRPr="00B153FA" w:rsidRDefault="00E82729" w:rsidP="00B153FA">
            <w:pPr>
              <w:spacing w:line="276" w:lineRule="auto"/>
              <w:ind w:firstLine="19"/>
              <w:jc w:val="center"/>
              <w:rPr>
                <w:rFonts w:cs="Arial"/>
                <w:b/>
                <w:i/>
                <w:sz w:val="20"/>
                <w:szCs w:val="20"/>
              </w:rPr>
            </w:pPr>
          </w:p>
        </w:tc>
        <w:tc>
          <w:tcPr>
            <w:tcW w:w="759" w:type="pct"/>
            <w:tcBorders>
              <w:top w:val="nil"/>
              <w:left w:val="single" w:sz="12" w:space="0" w:color="auto"/>
              <w:bottom w:val="single" w:sz="12" w:space="0" w:color="auto"/>
              <w:right w:val="single" w:sz="12" w:space="0" w:color="auto"/>
            </w:tcBorders>
          </w:tcPr>
          <w:p w14:paraId="5D02CE71" w14:textId="77777777" w:rsidR="00E82729" w:rsidRPr="00B153FA" w:rsidRDefault="00E82729" w:rsidP="00B153FA">
            <w:pPr>
              <w:spacing w:line="276" w:lineRule="auto"/>
              <w:ind w:firstLine="19"/>
              <w:jc w:val="center"/>
              <w:rPr>
                <w:rFonts w:cs="Arial"/>
                <w:b/>
                <w:i/>
                <w:sz w:val="20"/>
                <w:szCs w:val="20"/>
              </w:rPr>
            </w:pPr>
          </w:p>
        </w:tc>
      </w:tr>
      <w:tr w:rsidR="00E82729" w:rsidRPr="007008A3" w14:paraId="1ADEB3F5"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2C258090"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 xml:space="preserve">Компонент </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35C1D640"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номер ОЗМ необходимый для выполнения операции. Выбор из справочника.</w:t>
            </w:r>
          </w:p>
        </w:tc>
        <w:tc>
          <w:tcPr>
            <w:tcW w:w="468" w:type="pct"/>
            <w:tcBorders>
              <w:top w:val="nil"/>
              <w:left w:val="nil"/>
              <w:bottom w:val="single" w:sz="12" w:space="0" w:color="auto"/>
              <w:right w:val="single" w:sz="12" w:space="0" w:color="auto"/>
            </w:tcBorders>
          </w:tcPr>
          <w:p w14:paraId="68452918"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 xml:space="preserve">Нет* </w:t>
            </w:r>
          </w:p>
        </w:tc>
        <w:tc>
          <w:tcPr>
            <w:tcW w:w="1412" w:type="pct"/>
            <w:tcBorders>
              <w:top w:val="nil"/>
              <w:left w:val="nil"/>
              <w:bottom w:val="single" w:sz="12" w:space="0" w:color="auto"/>
              <w:right w:val="single" w:sz="12" w:space="0" w:color="auto"/>
            </w:tcBorders>
          </w:tcPr>
          <w:p w14:paraId="40466160" w14:textId="77777777" w:rsidR="00E82729" w:rsidRPr="00B153FA" w:rsidRDefault="00E82729" w:rsidP="00B153FA">
            <w:pPr>
              <w:spacing w:line="276" w:lineRule="auto"/>
              <w:ind w:firstLine="19"/>
              <w:rPr>
                <w:rFonts w:cs="Arial"/>
                <w:sz w:val="20"/>
                <w:szCs w:val="20"/>
              </w:rPr>
            </w:pPr>
            <w:r w:rsidRPr="00B153FA">
              <w:rPr>
                <w:rFonts w:cs="Arial"/>
                <w:sz w:val="20"/>
                <w:szCs w:val="20"/>
              </w:rPr>
              <w:t>* не к каждой операции должны быть привязаны ОЗМ.</w:t>
            </w:r>
          </w:p>
          <w:p w14:paraId="671269AD" w14:textId="77777777" w:rsidR="00E82729" w:rsidRPr="00B153FA" w:rsidRDefault="00E82729" w:rsidP="00B153FA">
            <w:pPr>
              <w:spacing w:line="276" w:lineRule="auto"/>
              <w:ind w:firstLine="19"/>
              <w:rPr>
                <w:rFonts w:cs="Arial"/>
                <w:sz w:val="20"/>
                <w:szCs w:val="20"/>
              </w:rPr>
            </w:pPr>
            <w:r w:rsidRPr="00B153FA">
              <w:rPr>
                <w:rFonts w:cs="Arial"/>
                <w:sz w:val="20"/>
                <w:szCs w:val="20"/>
              </w:rPr>
              <w:t>Может заполняться автоматически при создании заказа на основе техкарты.</w:t>
            </w:r>
          </w:p>
        </w:tc>
        <w:tc>
          <w:tcPr>
            <w:tcW w:w="759" w:type="pct"/>
            <w:tcBorders>
              <w:top w:val="nil"/>
              <w:left w:val="nil"/>
              <w:bottom w:val="single" w:sz="12" w:space="0" w:color="auto"/>
              <w:right w:val="single" w:sz="12" w:space="0" w:color="auto"/>
            </w:tcBorders>
          </w:tcPr>
          <w:p w14:paraId="486D0ED4"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14:paraId="769EF00E"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6CAA88C8"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lastRenderedPageBreak/>
              <w:t>ОбъемПотребности</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654E4522" w14:textId="293FE306"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количество материала необходимого для выполнени</w:t>
            </w:r>
            <w:r w:rsidR="009D2C30" w:rsidRPr="00B153FA">
              <w:rPr>
                <w:rFonts w:cs="Arial"/>
                <w:sz w:val="20"/>
                <w:szCs w:val="20"/>
              </w:rPr>
              <w:t>я</w:t>
            </w:r>
            <w:r w:rsidRPr="00B153FA">
              <w:rPr>
                <w:rFonts w:cs="Arial"/>
                <w:sz w:val="20"/>
                <w:szCs w:val="20"/>
              </w:rPr>
              <w:t xml:space="preserve"> операции. Ввод вручную.</w:t>
            </w:r>
          </w:p>
        </w:tc>
        <w:tc>
          <w:tcPr>
            <w:tcW w:w="468" w:type="pct"/>
            <w:tcBorders>
              <w:top w:val="nil"/>
              <w:left w:val="nil"/>
              <w:bottom w:val="single" w:sz="12" w:space="0" w:color="auto"/>
              <w:right w:val="single" w:sz="12" w:space="0" w:color="auto"/>
            </w:tcBorders>
          </w:tcPr>
          <w:p w14:paraId="06BF1986"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14:paraId="6C42D9EE"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Может заполняться автоматически при создании заказа на основе техкарты.</w:t>
            </w:r>
          </w:p>
        </w:tc>
        <w:tc>
          <w:tcPr>
            <w:tcW w:w="759" w:type="pct"/>
            <w:tcBorders>
              <w:top w:val="nil"/>
              <w:left w:val="nil"/>
              <w:bottom w:val="single" w:sz="12" w:space="0" w:color="auto"/>
              <w:right w:val="single" w:sz="12" w:space="0" w:color="auto"/>
            </w:tcBorders>
          </w:tcPr>
          <w:p w14:paraId="5BAF7EC3"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14:paraId="1A55702B"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4A6C3488"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Тип Позиции</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34283187"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тип позиции относящееся к этому материалу. Выбор из справочника.</w:t>
            </w:r>
          </w:p>
        </w:tc>
        <w:tc>
          <w:tcPr>
            <w:tcW w:w="468" w:type="pct"/>
            <w:tcBorders>
              <w:top w:val="nil"/>
              <w:left w:val="nil"/>
              <w:bottom w:val="single" w:sz="12" w:space="0" w:color="auto"/>
              <w:right w:val="single" w:sz="12" w:space="0" w:color="auto"/>
            </w:tcBorders>
          </w:tcPr>
          <w:p w14:paraId="0500E602"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14:paraId="0E8485AA"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В случае создания заказа на основе техкарты либо ведения настроек для данного поля по умолчанию</w:t>
            </w:r>
          </w:p>
        </w:tc>
        <w:tc>
          <w:tcPr>
            <w:tcW w:w="759" w:type="pct"/>
            <w:tcBorders>
              <w:top w:val="nil"/>
              <w:left w:val="nil"/>
              <w:bottom w:val="single" w:sz="12" w:space="0" w:color="auto"/>
              <w:right w:val="single" w:sz="12" w:space="0" w:color="auto"/>
            </w:tcBorders>
          </w:tcPr>
          <w:p w14:paraId="0D08814F"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14:paraId="4A19BE2D"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5ABCEB80"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Операция</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1CA36B17"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номер операции к которой относится этот материал</w:t>
            </w:r>
          </w:p>
        </w:tc>
        <w:tc>
          <w:tcPr>
            <w:tcW w:w="468" w:type="pct"/>
            <w:tcBorders>
              <w:top w:val="nil"/>
              <w:left w:val="nil"/>
              <w:bottom w:val="single" w:sz="12" w:space="0" w:color="auto"/>
              <w:right w:val="single" w:sz="12" w:space="0" w:color="auto"/>
            </w:tcBorders>
          </w:tcPr>
          <w:p w14:paraId="444FFFD0"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Нет</w:t>
            </w:r>
          </w:p>
        </w:tc>
        <w:tc>
          <w:tcPr>
            <w:tcW w:w="1412" w:type="pct"/>
            <w:tcBorders>
              <w:top w:val="nil"/>
              <w:left w:val="nil"/>
              <w:bottom w:val="single" w:sz="12" w:space="0" w:color="auto"/>
              <w:right w:val="single" w:sz="12" w:space="0" w:color="auto"/>
            </w:tcBorders>
          </w:tcPr>
          <w:p w14:paraId="4C1599B7"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Только в случае создания заказа на основе техкарты</w:t>
            </w:r>
          </w:p>
        </w:tc>
        <w:tc>
          <w:tcPr>
            <w:tcW w:w="759" w:type="pct"/>
            <w:tcBorders>
              <w:top w:val="nil"/>
              <w:left w:val="nil"/>
              <w:bottom w:val="single" w:sz="12" w:space="0" w:color="auto"/>
              <w:right w:val="single" w:sz="12" w:space="0" w:color="auto"/>
            </w:tcBorders>
          </w:tcPr>
          <w:p w14:paraId="73B6E26F"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Нет</w:t>
            </w:r>
          </w:p>
        </w:tc>
      </w:tr>
      <w:tr w:rsidR="00E82729" w:rsidRPr="007008A3" w14:paraId="3027E9F2" w14:textId="77777777" w:rsidTr="00BE4185">
        <w:trPr>
          <w:cantSplit/>
          <w:trHeight w:val="689"/>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58A195F2"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Партия</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4A023756"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партия к данному материалу. Опционально. Выбор из справочника.</w:t>
            </w:r>
          </w:p>
          <w:p w14:paraId="5211B096" w14:textId="77777777" w:rsidR="002E5222" w:rsidRPr="00B153FA" w:rsidRDefault="002E5222" w:rsidP="00B153FA">
            <w:pPr>
              <w:spacing w:line="276" w:lineRule="auto"/>
              <w:ind w:firstLine="19"/>
              <w:jc w:val="center"/>
              <w:rPr>
                <w:rFonts w:cs="Arial"/>
                <w:sz w:val="20"/>
                <w:szCs w:val="20"/>
              </w:rPr>
            </w:pPr>
          </w:p>
        </w:tc>
        <w:tc>
          <w:tcPr>
            <w:tcW w:w="468" w:type="pct"/>
            <w:tcBorders>
              <w:top w:val="nil"/>
              <w:left w:val="nil"/>
              <w:bottom w:val="single" w:sz="12" w:space="0" w:color="auto"/>
              <w:right w:val="single" w:sz="12" w:space="0" w:color="auto"/>
            </w:tcBorders>
          </w:tcPr>
          <w:p w14:paraId="0BB05C3D"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w:t>
            </w:r>
            <w:r w:rsidR="002E5222" w:rsidRPr="00B153FA">
              <w:rPr>
                <w:rFonts w:cs="Arial"/>
                <w:sz w:val="20"/>
                <w:szCs w:val="20"/>
              </w:rPr>
              <w:t>а – если материал ведется партиями, либо для него активирован вид оценки</w:t>
            </w:r>
          </w:p>
        </w:tc>
        <w:tc>
          <w:tcPr>
            <w:tcW w:w="1412" w:type="pct"/>
            <w:tcBorders>
              <w:top w:val="nil"/>
              <w:left w:val="nil"/>
              <w:bottom w:val="single" w:sz="12" w:space="0" w:color="auto"/>
              <w:right w:val="single" w:sz="12" w:space="0" w:color="auto"/>
            </w:tcBorders>
          </w:tcPr>
          <w:p w14:paraId="07CF394D"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Нет</w:t>
            </w:r>
          </w:p>
        </w:tc>
        <w:tc>
          <w:tcPr>
            <w:tcW w:w="759" w:type="pct"/>
            <w:tcBorders>
              <w:top w:val="nil"/>
              <w:left w:val="nil"/>
              <w:bottom w:val="single" w:sz="12" w:space="0" w:color="auto"/>
              <w:right w:val="single" w:sz="12" w:space="0" w:color="auto"/>
            </w:tcBorders>
          </w:tcPr>
          <w:p w14:paraId="33D5E7BC"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14:paraId="69DCCF63" w14:textId="77777777" w:rsidTr="00BE4185">
        <w:trPr>
          <w:cantSplit/>
        </w:trPr>
        <w:tc>
          <w:tcPr>
            <w:tcW w:w="2361"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0646A9CE" w14:textId="77777777" w:rsidR="00E82729" w:rsidRPr="00B153FA" w:rsidRDefault="00E82729" w:rsidP="00B153FA">
            <w:pPr>
              <w:spacing w:line="276" w:lineRule="auto"/>
              <w:ind w:firstLine="19"/>
              <w:jc w:val="center"/>
              <w:rPr>
                <w:rFonts w:cs="Arial"/>
                <w:sz w:val="20"/>
                <w:szCs w:val="20"/>
              </w:rPr>
            </w:pPr>
            <w:r w:rsidRPr="00B153FA">
              <w:rPr>
                <w:rFonts w:cs="Arial"/>
                <w:b/>
                <w:i/>
                <w:sz w:val="20"/>
                <w:szCs w:val="20"/>
              </w:rPr>
              <w:t>Вкладка ДопДанные</w:t>
            </w:r>
          </w:p>
        </w:tc>
        <w:tc>
          <w:tcPr>
            <w:tcW w:w="468" w:type="pct"/>
            <w:tcBorders>
              <w:top w:val="nil"/>
              <w:left w:val="single" w:sz="12" w:space="0" w:color="auto"/>
              <w:bottom w:val="single" w:sz="12" w:space="0" w:color="auto"/>
              <w:right w:val="single" w:sz="12" w:space="0" w:color="auto"/>
            </w:tcBorders>
          </w:tcPr>
          <w:p w14:paraId="5FED02D9" w14:textId="77777777" w:rsidR="00E82729" w:rsidRPr="00B153FA" w:rsidRDefault="00E82729" w:rsidP="00B153FA">
            <w:pPr>
              <w:spacing w:line="276" w:lineRule="auto"/>
              <w:ind w:firstLine="19"/>
              <w:jc w:val="center"/>
              <w:rPr>
                <w:rFonts w:cs="Arial"/>
                <w:b/>
                <w:i/>
                <w:sz w:val="20"/>
                <w:szCs w:val="20"/>
              </w:rPr>
            </w:pPr>
          </w:p>
        </w:tc>
        <w:tc>
          <w:tcPr>
            <w:tcW w:w="1412" w:type="pct"/>
            <w:tcBorders>
              <w:top w:val="nil"/>
              <w:left w:val="single" w:sz="12" w:space="0" w:color="auto"/>
              <w:bottom w:val="single" w:sz="12" w:space="0" w:color="auto"/>
              <w:right w:val="single" w:sz="12" w:space="0" w:color="auto"/>
            </w:tcBorders>
          </w:tcPr>
          <w:p w14:paraId="229335D2" w14:textId="77777777" w:rsidR="00E82729" w:rsidRPr="00B153FA" w:rsidRDefault="00E82729" w:rsidP="00B153FA">
            <w:pPr>
              <w:spacing w:line="276" w:lineRule="auto"/>
              <w:ind w:firstLine="19"/>
              <w:jc w:val="center"/>
              <w:rPr>
                <w:rFonts w:cs="Arial"/>
                <w:b/>
                <w:i/>
                <w:sz w:val="20"/>
                <w:szCs w:val="20"/>
              </w:rPr>
            </w:pPr>
          </w:p>
        </w:tc>
        <w:tc>
          <w:tcPr>
            <w:tcW w:w="759" w:type="pct"/>
            <w:tcBorders>
              <w:top w:val="nil"/>
              <w:left w:val="single" w:sz="12" w:space="0" w:color="auto"/>
              <w:bottom w:val="single" w:sz="12" w:space="0" w:color="auto"/>
              <w:right w:val="single" w:sz="12" w:space="0" w:color="auto"/>
            </w:tcBorders>
          </w:tcPr>
          <w:p w14:paraId="04847DDA" w14:textId="77777777" w:rsidR="00E82729" w:rsidRPr="00B153FA" w:rsidRDefault="00E82729" w:rsidP="00B153FA">
            <w:pPr>
              <w:spacing w:line="276" w:lineRule="auto"/>
              <w:ind w:firstLine="19"/>
              <w:jc w:val="center"/>
              <w:rPr>
                <w:rFonts w:cs="Arial"/>
                <w:b/>
                <w:i/>
                <w:sz w:val="20"/>
                <w:szCs w:val="20"/>
              </w:rPr>
            </w:pPr>
          </w:p>
        </w:tc>
      </w:tr>
      <w:tr w:rsidR="00E82729" w:rsidRPr="007008A3" w14:paraId="36539807"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570CF5D6"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СПП-элемент</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273FE9A9"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СПП-элемент для контроля бюджета. Выбор из справочника.</w:t>
            </w:r>
          </w:p>
        </w:tc>
        <w:tc>
          <w:tcPr>
            <w:tcW w:w="468" w:type="pct"/>
            <w:tcBorders>
              <w:top w:val="nil"/>
              <w:left w:val="nil"/>
              <w:bottom w:val="single" w:sz="12" w:space="0" w:color="auto"/>
              <w:right w:val="single" w:sz="12" w:space="0" w:color="auto"/>
            </w:tcBorders>
          </w:tcPr>
          <w:p w14:paraId="59F3C6D8"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Нет</w:t>
            </w:r>
          </w:p>
        </w:tc>
        <w:tc>
          <w:tcPr>
            <w:tcW w:w="1412" w:type="pct"/>
            <w:tcBorders>
              <w:top w:val="nil"/>
              <w:left w:val="nil"/>
              <w:bottom w:val="single" w:sz="12" w:space="0" w:color="auto"/>
              <w:right w:val="single" w:sz="12" w:space="0" w:color="auto"/>
            </w:tcBorders>
          </w:tcPr>
          <w:p w14:paraId="78202D20"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 (разработка)</w:t>
            </w:r>
          </w:p>
        </w:tc>
        <w:tc>
          <w:tcPr>
            <w:tcW w:w="759" w:type="pct"/>
            <w:tcBorders>
              <w:top w:val="nil"/>
              <w:left w:val="nil"/>
              <w:bottom w:val="single" w:sz="12" w:space="0" w:color="auto"/>
              <w:right w:val="single" w:sz="12" w:space="0" w:color="auto"/>
            </w:tcBorders>
          </w:tcPr>
          <w:p w14:paraId="05700A9B"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14:paraId="65DE6DCB" w14:textId="77777777" w:rsidTr="00BE4185">
        <w:trPr>
          <w:cantSplit/>
        </w:trPr>
        <w:tc>
          <w:tcPr>
            <w:tcW w:w="2361"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3FFC1577" w14:textId="77777777" w:rsidR="00E82729" w:rsidRPr="00B153FA" w:rsidRDefault="00E82729" w:rsidP="00B153FA">
            <w:pPr>
              <w:spacing w:line="276" w:lineRule="auto"/>
              <w:ind w:firstLine="19"/>
              <w:jc w:val="center"/>
              <w:rPr>
                <w:rFonts w:cs="Arial"/>
                <w:b/>
                <w:i/>
                <w:sz w:val="20"/>
                <w:szCs w:val="20"/>
              </w:rPr>
            </w:pPr>
            <w:r w:rsidRPr="00B153FA">
              <w:rPr>
                <w:rFonts w:cs="Arial"/>
                <w:b/>
                <w:i/>
                <w:sz w:val="20"/>
                <w:szCs w:val="20"/>
              </w:rPr>
              <w:t>Вкладка Управление</w:t>
            </w:r>
          </w:p>
        </w:tc>
        <w:tc>
          <w:tcPr>
            <w:tcW w:w="468" w:type="pct"/>
            <w:tcBorders>
              <w:top w:val="nil"/>
              <w:left w:val="single" w:sz="12" w:space="0" w:color="auto"/>
              <w:bottom w:val="single" w:sz="12" w:space="0" w:color="auto"/>
              <w:right w:val="single" w:sz="12" w:space="0" w:color="auto"/>
            </w:tcBorders>
          </w:tcPr>
          <w:p w14:paraId="44D056AA" w14:textId="77777777" w:rsidR="00E82729" w:rsidRPr="00B153FA" w:rsidRDefault="00E82729" w:rsidP="00B153FA">
            <w:pPr>
              <w:spacing w:line="276" w:lineRule="auto"/>
              <w:ind w:firstLine="19"/>
              <w:jc w:val="center"/>
              <w:rPr>
                <w:rFonts w:cs="Arial"/>
                <w:b/>
                <w:i/>
                <w:sz w:val="20"/>
                <w:szCs w:val="20"/>
              </w:rPr>
            </w:pPr>
          </w:p>
        </w:tc>
        <w:tc>
          <w:tcPr>
            <w:tcW w:w="1412" w:type="pct"/>
            <w:tcBorders>
              <w:top w:val="nil"/>
              <w:left w:val="single" w:sz="12" w:space="0" w:color="auto"/>
              <w:bottom w:val="single" w:sz="12" w:space="0" w:color="auto"/>
              <w:right w:val="single" w:sz="12" w:space="0" w:color="auto"/>
            </w:tcBorders>
          </w:tcPr>
          <w:p w14:paraId="079988D6" w14:textId="77777777" w:rsidR="00E82729" w:rsidRPr="00B153FA" w:rsidRDefault="00E82729" w:rsidP="00B153FA">
            <w:pPr>
              <w:spacing w:line="276" w:lineRule="auto"/>
              <w:ind w:firstLine="19"/>
              <w:jc w:val="center"/>
              <w:rPr>
                <w:rFonts w:cs="Arial"/>
                <w:b/>
                <w:i/>
                <w:sz w:val="20"/>
                <w:szCs w:val="20"/>
              </w:rPr>
            </w:pPr>
          </w:p>
        </w:tc>
        <w:tc>
          <w:tcPr>
            <w:tcW w:w="759" w:type="pct"/>
            <w:tcBorders>
              <w:top w:val="nil"/>
              <w:left w:val="single" w:sz="12" w:space="0" w:color="auto"/>
              <w:bottom w:val="single" w:sz="12" w:space="0" w:color="auto"/>
              <w:right w:val="single" w:sz="12" w:space="0" w:color="auto"/>
            </w:tcBorders>
          </w:tcPr>
          <w:p w14:paraId="28231B63" w14:textId="77777777" w:rsidR="00E82729" w:rsidRPr="00B153FA" w:rsidRDefault="00E82729" w:rsidP="00B153FA">
            <w:pPr>
              <w:spacing w:line="276" w:lineRule="auto"/>
              <w:ind w:firstLine="19"/>
              <w:jc w:val="center"/>
              <w:rPr>
                <w:rFonts w:cs="Arial"/>
                <w:b/>
                <w:i/>
                <w:sz w:val="20"/>
                <w:szCs w:val="20"/>
              </w:rPr>
            </w:pPr>
          </w:p>
        </w:tc>
      </w:tr>
      <w:tr w:rsidR="00E82729" w:rsidRPr="007008A3" w14:paraId="2FFD4E69"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2126F3DE"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Индикатор планирования</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6E664D6F"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индикатор планирования. Выбор из списка.</w:t>
            </w:r>
          </w:p>
        </w:tc>
        <w:tc>
          <w:tcPr>
            <w:tcW w:w="468" w:type="pct"/>
            <w:tcBorders>
              <w:top w:val="nil"/>
              <w:left w:val="nil"/>
              <w:bottom w:val="single" w:sz="12" w:space="0" w:color="auto"/>
              <w:right w:val="single" w:sz="12" w:space="0" w:color="auto"/>
            </w:tcBorders>
          </w:tcPr>
          <w:p w14:paraId="65B58798"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14:paraId="001FBE32"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 (</w:t>
            </w:r>
            <w:r w:rsidR="00CE6E77" w:rsidRPr="00B153FA">
              <w:rPr>
                <w:rFonts w:cs="Arial"/>
                <w:sz w:val="20"/>
                <w:szCs w:val="20"/>
              </w:rPr>
              <w:t>при помощи расширения</w:t>
            </w:r>
            <w:r w:rsidR="002853B4" w:rsidRPr="00B153FA">
              <w:rPr>
                <w:rFonts w:cs="Arial"/>
                <w:sz w:val="20"/>
                <w:szCs w:val="20"/>
              </w:rPr>
              <w:t xml:space="preserve"> PM46</w:t>
            </w:r>
            <w:r w:rsidRPr="00B153FA">
              <w:rPr>
                <w:rFonts w:cs="Arial"/>
                <w:sz w:val="20"/>
                <w:szCs w:val="20"/>
              </w:rPr>
              <w:t>)</w:t>
            </w:r>
          </w:p>
          <w:p w14:paraId="5CD02DD3" w14:textId="77777777" w:rsidR="002853B4" w:rsidRPr="00B153FA" w:rsidRDefault="002853B4" w:rsidP="00B153FA">
            <w:pPr>
              <w:spacing w:line="276" w:lineRule="auto"/>
              <w:ind w:firstLine="19"/>
              <w:jc w:val="center"/>
              <w:rPr>
                <w:rFonts w:cs="Arial"/>
                <w:sz w:val="20"/>
                <w:szCs w:val="20"/>
              </w:rPr>
            </w:pPr>
            <w:r w:rsidRPr="00B153FA">
              <w:rPr>
                <w:rFonts w:cs="Arial"/>
                <w:sz w:val="20"/>
                <w:szCs w:val="20"/>
              </w:rPr>
              <w:t>Плановый - год исполнения заказа больше года создания.</w:t>
            </w:r>
          </w:p>
          <w:p w14:paraId="397AD132" w14:textId="77777777" w:rsidR="002853B4" w:rsidRPr="00B153FA" w:rsidRDefault="002853B4" w:rsidP="00B153FA">
            <w:pPr>
              <w:spacing w:line="276" w:lineRule="auto"/>
              <w:ind w:firstLine="19"/>
              <w:jc w:val="center"/>
              <w:rPr>
                <w:rFonts w:cs="Arial"/>
                <w:sz w:val="20"/>
                <w:szCs w:val="20"/>
              </w:rPr>
            </w:pPr>
            <w:r w:rsidRPr="00B153FA">
              <w:rPr>
                <w:rFonts w:cs="Arial"/>
                <w:sz w:val="20"/>
                <w:szCs w:val="20"/>
              </w:rPr>
              <w:t>Внеплановый - если год создания и выполнения равны.</w:t>
            </w:r>
          </w:p>
        </w:tc>
        <w:tc>
          <w:tcPr>
            <w:tcW w:w="759" w:type="pct"/>
            <w:tcBorders>
              <w:top w:val="nil"/>
              <w:left w:val="nil"/>
              <w:bottom w:val="single" w:sz="12" w:space="0" w:color="auto"/>
              <w:right w:val="single" w:sz="12" w:space="0" w:color="auto"/>
            </w:tcBorders>
          </w:tcPr>
          <w:p w14:paraId="37B82F5A"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14:paraId="07FAA8C9" w14:textId="77777777" w:rsidTr="00BE4185">
        <w:trPr>
          <w:cantSplit/>
        </w:trPr>
        <w:tc>
          <w:tcPr>
            <w:tcW w:w="2361"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14:paraId="23B5ED42" w14:textId="77777777" w:rsidR="00E82729" w:rsidRPr="00B153FA" w:rsidRDefault="00E82729" w:rsidP="00B153FA">
            <w:pPr>
              <w:spacing w:line="276" w:lineRule="auto"/>
              <w:ind w:firstLine="19"/>
              <w:jc w:val="center"/>
              <w:rPr>
                <w:rFonts w:cs="Arial"/>
                <w:b/>
                <w:sz w:val="20"/>
                <w:szCs w:val="20"/>
              </w:rPr>
            </w:pPr>
            <w:r w:rsidRPr="00B153FA">
              <w:rPr>
                <w:rFonts w:cs="Arial"/>
                <w:b/>
                <w:sz w:val="20"/>
                <w:szCs w:val="20"/>
              </w:rPr>
              <w:t>Правило расчета</w:t>
            </w:r>
          </w:p>
        </w:tc>
        <w:tc>
          <w:tcPr>
            <w:tcW w:w="468" w:type="pct"/>
            <w:tcBorders>
              <w:top w:val="nil"/>
              <w:left w:val="single" w:sz="12" w:space="0" w:color="auto"/>
              <w:bottom w:val="single" w:sz="12" w:space="0" w:color="auto"/>
              <w:right w:val="single" w:sz="12" w:space="0" w:color="auto"/>
            </w:tcBorders>
          </w:tcPr>
          <w:p w14:paraId="155BD206" w14:textId="77777777" w:rsidR="00E82729" w:rsidRPr="00B153FA" w:rsidRDefault="00E82729" w:rsidP="00B153FA">
            <w:pPr>
              <w:spacing w:line="276" w:lineRule="auto"/>
              <w:ind w:firstLine="19"/>
              <w:jc w:val="center"/>
              <w:rPr>
                <w:rFonts w:cs="Arial"/>
                <w:b/>
                <w:sz w:val="20"/>
                <w:szCs w:val="20"/>
              </w:rPr>
            </w:pPr>
          </w:p>
        </w:tc>
        <w:tc>
          <w:tcPr>
            <w:tcW w:w="1412" w:type="pct"/>
            <w:tcBorders>
              <w:top w:val="nil"/>
              <w:left w:val="single" w:sz="12" w:space="0" w:color="auto"/>
              <w:bottom w:val="single" w:sz="12" w:space="0" w:color="auto"/>
              <w:right w:val="single" w:sz="12" w:space="0" w:color="auto"/>
            </w:tcBorders>
          </w:tcPr>
          <w:p w14:paraId="7E94E9DF" w14:textId="77777777" w:rsidR="00E82729" w:rsidRPr="00B153FA" w:rsidRDefault="00E82729" w:rsidP="00B153FA">
            <w:pPr>
              <w:spacing w:line="276" w:lineRule="auto"/>
              <w:ind w:firstLine="19"/>
              <w:jc w:val="center"/>
              <w:rPr>
                <w:rFonts w:cs="Arial"/>
                <w:b/>
                <w:sz w:val="20"/>
                <w:szCs w:val="20"/>
              </w:rPr>
            </w:pPr>
          </w:p>
        </w:tc>
        <w:tc>
          <w:tcPr>
            <w:tcW w:w="759" w:type="pct"/>
            <w:tcBorders>
              <w:top w:val="nil"/>
              <w:left w:val="single" w:sz="12" w:space="0" w:color="auto"/>
              <w:bottom w:val="single" w:sz="12" w:space="0" w:color="auto"/>
              <w:right w:val="single" w:sz="12" w:space="0" w:color="auto"/>
            </w:tcBorders>
          </w:tcPr>
          <w:p w14:paraId="31DD0AF8" w14:textId="77777777" w:rsidR="00E82729" w:rsidRPr="00B153FA" w:rsidRDefault="00E82729" w:rsidP="00B153FA">
            <w:pPr>
              <w:spacing w:line="276" w:lineRule="auto"/>
              <w:ind w:firstLine="19"/>
              <w:jc w:val="center"/>
              <w:rPr>
                <w:rFonts w:cs="Arial"/>
                <w:b/>
                <w:sz w:val="20"/>
                <w:szCs w:val="20"/>
              </w:rPr>
            </w:pPr>
          </w:p>
        </w:tc>
      </w:tr>
      <w:tr w:rsidR="00E82729" w:rsidRPr="007008A3" w14:paraId="64EBC63C"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3629CE95"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Тип</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7CE7005E"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тип контировки на который будут списываться затраты с заказа ТОРО. Выбор из справочника.</w:t>
            </w:r>
          </w:p>
        </w:tc>
        <w:tc>
          <w:tcPr>
            <w:tcW w:w="468" w:type="pct"/>
            <w:tcBorders>
              <w:top w:val="nil"/>
              <w:left w:val="nil"/>
              <w:bottom w:val="single" w:sz="12" w:space="0" w:color="auto"/>
              <w:right w:val="single" w:sz="12" w:space="0" w:color="auto"/>
            </w:tcBorders>
          </w:tcPr>
          <w:p w14:paraId="450618F9"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14:paraId="15F8E7FE"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Согласно настройкам для вида заказа</w:t>
            </w:r>
          </w:p>
        </w:tc>
        <w:tc>
          <w:tcPr>
            <w:tcW w:w="759" w:type="pct"/>
            <w:tcBorders>
              <w:top w:val="nil"/>
              <w:left w:val="nil"/>
              <w:bottom w:val="single" w:sz="12" w:space="0" w:color="auto"/>
              <w:right w:val="single" w:sz="12" w:space="0" w:color="auto"/>
            </w:tcBorders>
          </w:tcPr>
          <w:p w14:paraId="08E8C575"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14:paraId="5A816EDB" w14:textId="77777777"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14:paraId="4420D67F"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Получатель расчета</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14:paraId="3AD192CA"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объект контировки. Выбор из справочника.</w:t>
            </w:r>
          </w:p>
        </w:tc>
        <w:tc>
          <w:tcPr>
            <w:tcW w:w="468" w:type="pct"/>
            <w:tcBorders>
              <w:top w:val="nil"/>
              <w:left w:val="nil"/>
              <w:bottom w:val="single" w:sz="12" w:space="0" w:color="auto"/>
              <w:right w:val="single" w:sz="12" w:space="0" w:color="auto"/>
            </w:tcBorders>
          </w:tcPr>
          <w:p w14:paraId="14F92242"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14:paraId="34A3ED68"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Согласно настройкам для вида заказа и наличии информации о контировки в техническом объекте</w:t>
            </w:r>
          </w:p>
        </w:tc>
        <w:tc>
          <w:tcPr>
            <w:tcW w:w="759" w:type="pct"/>
            <w:tcBorders>
              <w:top w:val="nil"/>
              <w:left w:val="nil"/>
              <w:bottom w:val="single" w:sz="12" w:space="0" w:color="auto"/>
              <w:right w:val="single" w:sz="12" w:space="0" w:color="auto"/>
            </w:tcBorders>
          </w:tcPr>
          <w:p w14:paraId="0FD787CD" w14:textId="77777777"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bl>
    <w:p w14:paraId="22CDD86F" w14:textId="79478C1C" w:rsidR="00B065AE" w:rsidRDefault="00B065AE" w:rsidP="00B065AE">
      <w:pPr>
        <w:pStyle w:val="3"/>
        <w:rPr>
          <w:ins w:id="2739" w:author="Попова Дарья" w:date="2020-07-21T18:36:00Z"/>
        </w:rPr>
      </w:pPr>
      <w:bookmarkStart w:id="2740" w:name="_Toc65846415"/>
      <w:ins w:id="2741" w:author="Попова Дарья" w:date="2020-07-21T18:36:00Z">
        <w:r>
          <w:lastRenderedPageBreak/>
          <w:t>Сетевые графики</w:t>
        </w:r>
        <w:bookmarkEnd w:id="2740"/>
      </w:ins>
    </w:p>
    <w:p w14:paraId="79155810" w14:textId="4B4F72EA" w:rsidR="000F0CEB" w:rsidRPr="00795C28" w:rsidRDefault="001A277D" w:rsidP="00AC6F0A">
      <w:pPr>
        <w:spacing w:after="240" w:line="276" w:lineRule="auto"/>
        <w:rPr>
          <w:ins w:id="2742" w:author="Попова Дарья" w:date="2020-07-21T19:52:00Z"/>
          <w:rFonts w:cs="Arial"/>
          <w:rPrChange w:id="2743" w:author="Попова Дарья" w:date="2020-07-22T10:15:00Z">
            <w:rPr>
              <w:ins w:id="2744" w:author="Попова Дарья" w:date="2020-07-21T19:52:00Z"/>
              <w:rFonts w:cs="Arial"/>
              <w:color w:val="000000" w:themeColor="text1"/>
            </w:rPr>
          </w:rPrChange>
        </w:rPr>
      </w:pPr>
      <w:ins w:id="2745" w:author="Попова Дарья" w:date="2020-07-22T09:25:00Z">
        <w:r w:rsidRPr="00795C28">
          <w:rPr>
            <w:rFonts w:cs="Arial"/>
            <w:rPrChange w:id="2746" w:author="Попова Дарья" w:date="2020-07-22T10:15:00Z">
              <w:rPr>
                <w:rFonts w:eastAsiaTheme="majorEastAsia" w:cs="Arial"/>
              </w:rPr>
            </w:rPrChange>
          </w:rPr>
          <w:t>Сетевые графики являются ключевым системным документом направления КСиИ.</w:t>
        </w:r>
      </w:ins>
      <w:ins w:id="2747" w:author="Попова Дарья" w:date="2020-07-22T09:26:00Z">
        <w:r w:rsidRPr="00795C28">
          <w:rPr>
            <w:rFonts w:cs="Arial"/>
            <w:rPrChange w:id="2748" w:author="Попова Дарья" w:date="2020-07-22T10:15:00Z">
              <w:rPr>
                <w:rFonts w:eastAsiaTheme="majorEastAsia" w:cs="Arial"/>
              </w:rPr>
            </w:rPrChange>
          </w:rPr>
          <w:t xml:space="preserve"> </w:t>
        </w:r>
      </w:ins>
      <w:ins w:id="2749" w:author="Попова Дарья" w:date="2020-07-21T18:49:00Z">
        <w:r w:rsidR="000F0CEB" w:rsidRPr="00795C28">
          <w:rPr>
            <w:rFonts w:cs="Arial"/>
            <w:rPrChange w:id="2750" w:author="Попова Дарья" w:date="2020-07-22T10:15:00Z">
              <w:rPr>
                <w:rFonts w:cs="Arial"/>
                <w:color w:val="000000" w:themeColor="text1"/>
              </w:rPr>
            </w:rPrChange>
          </w:rPr>
          <w:t xml:space="preserve">Подробнее в концептуальном дизайне </w:t>
        </w:r>
        <w:del w:id="2751" w:author="Александр Шрамков" w:date="2021-03-05T12:38:00Z">
          <w:r w:rsidR="000F0CEB" w:rsidRPr="00795C28" w:rsidDel="001710A8">
            <w:rPr>
              <w:rFonts w:cs="Arial"/>
              <w:rPrChange w:id="2752" w:author="Попова Дарья" w:date="2020-07-22T10:15:00Z">
                <w:rPr>
                  <w:rFonts w:cs="Arial"/>
                  <w:color w:val="000000" w:themeColor="text1"/>
                  <w:lang w:val="en-US"/>
                </w:rPr>
              </w:rPrChange>
            </w:rPr>
            <w:delText>ERP</w:delText>
          </w:r>
          <w:r w:rsidR="000F0CEB" w:rsidRPr="00795C28" w:rsidDel="001710A8">
            <w:rPr>
              <w:rFonts w:cs="Arial"/>
              <w:rPrChange w:id="2753" w:author="Попова Дарья" w:date="2020-07-22T10:15:00Z">
                <w:rPr>
                  <w:rFonts w:cs="Arial"/>
                  <w:color w:val="000000" w:themeColor="text1"/>
                </w:rPr>
              </w:rPrChange>
            </w:rPr>
            <w:delText>.9.9.</w:delText>
          </w:r>
        </w:del>
      </w:ins>
      <w:ins w:id="2754" w:author="Александр Шрамков" w:date="2021-03-05T12:38:00Z">
        <w:r w:rsidR="001710A8">
          <w:rPr>
            <w:rFonts w:cs="Arial"/>
          </w:rPr>
          <w:t>ERP.13.9.</w:t>
        </w:r>
      </w:ins>
      <w:ins w:id="2755" w:author="Попова Дарья" w:date="2020-07-21T18:49:00Z">
        <w:r w:rsidR="000F0CEB" w:rsidRPr="00795C28">
          <w:rPr>
            <w:rFonts w:cs="Arial"/>
            <w:rPrChange w:id="2756" w:author="Попова Дарья" w:date="2020-07-22T10:15:00Z">
              <w:rPr>
                <w:rFonts w:cs="Arial"/>
                <w:color w:val="000000" w:themeColor="text1"/>
              </w:rPr>
            </w:rPrChange>
          </w:rPr>
          <w:t>2.48 «Планирование и реализация проектов КСиИ».</w:t>
        </w:r>
      </w:ins>
    </w:p>
    <w:p w14:paraId="2A821BDB" w14:textId="5ECB3E79" w:rsidR="00C729E3" w:rsidRDefault="00C729E3" w:rsidP="00AC6F0A">
      <w:pPr>
        <w:spacing w:after="240" w:line="276" w:lineRule="auto"/>
        <w:rPr>
          <w:ins w:id="2757" w:author="Попова Дарья" w:date="2020-07-22T09:26:00Z"/>
          <w:rFonts w:cs="Arial"/>
        </w:rPr>
      </w:pPr>
      <w:ins w:id="2758" w:author="Попова Дарья" w:date="2020-07-21T19:52:00Z">
        <w:r w:rsidRPr="00795C28">
          <w:rPr>
            <w:rFonts w:cs="Arial"/>
            <w:rPrChange w:id="2759" w:author="Попова Дарья" w:date="2020-07-22T10:15:00Z">
              <w:rPr>
                <w:rFonts w:cs="Arial"/>
                <w:color w:val="000000" w:themeColor="text1"/>
              </w:rPr>
            </w:rPrChange>
          </w:rPr>
          <w:t xml:space="preserve">Ниже </w:t>
        </w:r>
      </w:ins>
      <w:ins w:id="2760" w:author="Попова Дарья" w:date="2020-07-21T19:53:00Z">
        <w:r w:rsidRPr="002854E0">
          <w:rPr>
            <w:rFonts w:cs="Arial"/>
          </w:rPr>
          <w:t>приведено описание</w:t>
        </w:r>
        <w:r>
          <w:rPr>
            <w:rFonts w:cs="Arial"/>
          </w:rPr>
          <w:t xml:space="preserve"> основных атрибутов сетевых графиков специфичных для</w:t>
        </w:r>
      </w:ins>
      <w:ins w:id="2761" w:author="Попова Дарья" w:date="2020-07-21T19:54:00Z">
        <w:r>
          <w:rPr>
            <w:rFonts w:cs="Arial"/>
          </w:rPr>
          <w:t xml:space="preserve"> сетевых графиков для</w:t>
        </w:r>
      </w:ins>
      <w:ins w:id="2762" w:author="Попова Дарья" w:date="2020-07-21T19:53:00Z">
        <w:r>
          <w:rPr>
            <w:rFonts w:cs="Arial"/>
          </w:rPr>
          <w:t xml:space="preserve"> воздействий на ЗиС</w:t>
        </w:r>
      </w:ins>
      <w:ins w:id="2763" w:author="Попова Дарья" w:date="2020-07-21T19:54:00Z">
        <w:r>
          <w:rPr>
            <w:rFonts w:cs="Arial"/>
          </w:rPr>
          <w:t>.</w:t>
        </w:r>
      </w:ins>
    </w:p>
    <w:p w14:paraId="4B60CE0D" w14:textId="549C958E" w:rsidR="001A277D" w:rsidRDefault="001A277D" w:rsidP="001A277D">
      <w:pPr>
        <w:pStyle w:val="Tabname"/>
        <w:keepNext/>
        <w:spacing w:before="0" w:after="240" w:line="276" w:lineRule="auto"/>
        <w:jc w:val="right"/>
        <w:rPr>
          <w:ins w:id="2764" w:author="Попова Дарья" w:date="2020-07-22T09:27:00Z"/>
          <w:rFonts w:cs="Arial"/>
          <w:sz w:val="22"/>
          <w:szCs w:val="22"/>
        </w:rPr>
      </w:pPr>
      <w:ins w:id="2765" w:author="Попова Дарья" w:date="2020-07-22T09:27:00Z">
        <w:r w:rsidRPr="00B153FA">
          <w:rPr>
            <w:rFonts w:cs="Arial"/>
            <w:sz w:val="22"/>
            <w:szCs w:val="22"/>
          </w:rPr>
          <w:t xml:space="preserve">Таблица </w:t>
        </w:r>
        <w:r w:rsidRPr="00B153FA">
          <w:rPr>
            <w:rFonts w:cs="Arial"/>
            <w:sz w:val="22"/>
            <w:szCs w:val="22"/>
          </w:rPr>
          <w:fldChar w:fldCharType="begin"/>
        </w:r>
        <w:r w:rsidRPr="00B153FA">
          <w:rPr>
            <w:rFonts w:cs="Arial"/>
            <w:sz w:val="22"/>
            <w:szCs w:val="22"/>
          </w:rPr>
          <w:instrText xml:space="preserve"> SEQ Таблица \* ARABIC </w:instrText>
        </w:r>
        <w:r w:rsidRPr="00B153FA">
          <w:rPr>
            <w:rFonts w:cs="Arial"/>
            <w:sz w:val="22"/>
            <w:szCs w:val="22"/>
          </w:rPr>
          <w:fldChar w:fldCharType="separate"/>
        </w:r>
      </w:ins>
      <w:ins w:id="2766" w:author="ShramkovAB" w:date="2021-03-05T14:19:00Z">
        <w:r w:rsidR="00E24180">
          <w:rPr>
            <w:rFonts w:cs="Arial"/>
            <w:noProof/>
            <w:sz w:val="22"/>
            <w:szCs w:val="22"/>
          </w:rPr>
          <w:t>27</w:t>
        </w:r>
      </w:ins>
      <w:ins w:id="2767" w:author="Попова Дарья" w:date="2020-07-22T09:27:00Z">
        <w:r w:rsidRPr="00B153FA">
          <w:rPr>
            <w:rFonts w:cs="Arial"/>
            <w:sz w:val="22"/>
            <w:szCs w:val="22"/>
          </w:rPr>
          <w:fldChar w:fldCharType="end"/>
        </w:r>
        <w:r w:rsidRPr="00B153FA">
          <w:rPr>
            <w:rFonts w:cs="Arial"/>
            <w:sz w:val="22"/>
            <w:szCs w:val="22"/>
          </w:rPr>
          <w:t>.</w:t>
        </w:r>
        <w:r w:rsidRPr="00883366">
          <w:rPr>
            <w:rFonts w:cs="Arial"/>
            <w:sz w:val="22"/>
          </w:rPr>
          <w:t xml:space="preserve"> </w:t>
        </w:r>
        <w:r w:rsidRPr="00B153FA">
          <w:rPr>
            <w:rFonts w:cs="Arial"/>
            <w:sz w:val="22"/>
            <w:szCs w:val="22"/>
          </w:rPr>
          <w:t xml:space="preserve">Виды </w:t>
        </w:r>
        <w:r>
          <w:rPr>
            <w:rFonts w:cs="Arial"/>
            <w:sz w:val="22"/>
            <w:szCs w:val="22"/>
          </w:rPr>
          <w:t>сетевых графиков</w:t>
        </w:r>
      </w:ins>
    </w:p>
    <w:tbl>
      <w:tblPr>
        <w:tblW w:w="5000" w:type="pct"/>
        <w:tblLook w:val="04A0" w:firstRow="1" w:lastRow="0" w:firstColumn="1" w:lastColumn="0" w:noHBand="0" w:noVBand="1"/>
        <w:tblPrChange w:id="2768" w:author="Попова Дарья" w:date="2020-07-22T10:38:00Z">
          <w:tblPr>
            <w:tblW w:w="5000" w:type="pct"/>
            <w:tblCellMar>
              <w:left w:w="0" w:type="dxa"/>
              <w:right w:w="0" w:type="dxa"/>
            </w:tblCellMar>
            <w:tblLook w:val="04A0" w:firstRow="1" w:lastRow="0" w:firstColumn="1" w:lastColumn="0" w:noHBand="0" w:noVBand="1"/>
          </w:tblPr>
        </w:tblPrChange>
      </w:tblPr>
      <w:tblGrid>
        <w:gridCol w:w="1570"/>
        <w:gridCol w:w="1909"/>
        <w:gridCol w:w="2131"/>
        <w:gridCol w:w="4576"/>
        <w:tblGridChange w:id="2769">
          <w:tblGrid>
            <w:gridCol w:w="1360"/>
            <w:gridCol w:w="51"/>
            <w:gridCol w:w="1310"/>
            <w:gridCol w:w="447"/>
            <w:gridCol w:w="1"/>
            <w:gridCol w:w="1206"/>
            <w:gridCol w:w="742"/>
            <w:gridCol w:w="2"/>
            <w:gridCol w:w="1102"/>
            <w:gridCol w:w="3960"/>
            <w:gridCol w:w="5"/>
          </w:tblGrid>
        </w:tblGridChange>
      </w:tblGrid>
      <w:tr w:rsidR="001A277D" w:rsidRPr="007008A3" w14:paraId="7ED89E4F" w14:textId="77777777" w:rsidTr="001C4BEF">
        <w:trPr>
          <w:trHeight w:val="397"/>
          <w:tblHeader/>
          <w:ins w:id="2770" w:author="Попова Дарья" w:date="2020-07-22T09:27:00Z"/>
          <w:trPrChange w:id="2771" w:author="Попова Дарья" w:date="2020-07-22T10:38:00Z">
            <w:trPr>
              <w:gridAfter w:val="0"/>
              <w:cantSplit/>
              <w:trHeight w:val="397"/>
              <w:tblHeader/>
            </w:trPr>
          </w:trPrChange>
        </w:trPr>
        <w:tc>
          <w:tcPr>
            <w:tcW w:w="771" w:type="pct"/>
            <w:tcBorders>
              <w:top w:val="single" w:sz="12" w:space="0" w:color="auto"/>
              <w:left w:val="single" w:sz="8" w:space="0" w:color="auto"/>
              <w:bottom w:val="single" w:sz="4" w:space="0" w:color="auto"/>
              <w:right w:val="single" w:sz="8" w:space="0" w:color="auto"/>
            </w:tcBorders>
            <w:shd w:val="clear" w:color="auto" w:fill="FFC000"/>
            <w:tcMar>
              <w:top w:w="0" w:type="dxa"/>
              <w:left w:w="108" w:type="dxa"/>
              <w:bottom w:w="0" w:type="dxa"/>
              <w:right w:w="108" w:type="dxa"/>
            </w:tcMar>
            <w:vAlign w:val="center"/>
            <w:tcPrChange w:id="2772" w:author="Попова Дарья" w:date="2020-07-22T10:38:00Z">
              <w:tcPr>
                <w:tcW w:w="693" w:type="pct"/>
                <w:gridSpan w:val="2"/>
                <w:tcBorders>
                  <w:top w:val="single" w:sz="12" w:space="0" w:color="auto"/>
                  <w:left w:val="single" w:sz="8" w:space="0" w:color="auto"/>
                  <w:bottom w:val="single" w:sz="4" w:space="0" w:color="auto"/>
                  <w:right w:val="single" w:sz="8" w:space="0" w:color="auto"/>
                </w:tcBorders>
                <w:shd w:val="clear" w:color="auto" w:fill="FFC000"/>
                <w:tcMar>
                  <w:top w:w="0" w:type="dxa"/>
                  <w:left w:w="108" w:type="dxa"/>
                  <w:bottom w:w="0" w:type="dxa"/>
                  <w:right w:w="108" w:type="dxa"/>
                </w:tcMar>
                <w:vAlign w:val="center"/>
              </w:tcPr>
            </w:tcPrChange>
          </w:tcPr>
          <w:p w14:paraId="5BCDAFD3" w14:textId="2371912E" w:rsidR="001A277D" w:rsidRPr="00EF6F1C" w:rsidRDefault="001A277D">
            <w:pPr>
              <w:spacing w:line="276" w:lineRule="auto"/>
              <w:ind w:firstLine="0"/>
              <w:jc w:val="left"/>
              <w:rPr>
                <w:ins w:id="2773" w:author="Попова Дарья" w:date="2020-07-22T09:27:00Z"/>
                <w:rFonts w:eastAsiaTheme="minorHAnsi" w:cs="Arial"/>
                <w:b/>
                <w:sz w:val="20"/>
                <w:szCs w:val="20"/>
              </w:rPr>
            </w:pPr>
            <w:ins w:id="2774" w:author="Попова Дарья" w:date="2020-07-22T09:27:00Z">
              <w:r w:rsidRPr="00B153FA">
                <w:rPr>
                  <w:rFonts w:eastAsiaTheme="minorHAnsi" w:cs="Arial"/>
                  <w:b/>
                  <w:sz w:val="20"/>
                  <w:szCs w:val="20"/>
                </w:rPr>
                <w:t xml:space="preserve">Вид </w:t>
              </w:r>
            </w:ins>
            <w:ins w:id="2775" w:author="Попова Дарья" w:date="2020-07-22T09:47:00Z">
              <w:r w:rsidR="00EF6F1C">
                <w:rPr>
                  <w:rFonts w:eastAsiaTheme="minorHAnsi" w:cs="Arial"/>
                  <w:b/>
                  <w:sz w:val="20"/>
                  <w:szCs w:val="20"/>
                </w:rPr>
                <w:t>СГ</w:t>
              </w:r>
            </w:ins>
          </w:p>
        </w:tc>
        <w:tc>
          <w:tcPr>
            <w:tcW w:w="937" w:type="pct"/>
            <w:tcBorders>
              <w:top w:val="single" w:sz="12" w:space="0" w:color="auto"/>
              <w:left w:val="single" w:sz="8" w:space="0" w:color="auto"/>
              <w:bottom w:val="single" w:sz="4" w:space="0" w:color="auto"/>
              <w:right w:val="single" w:sz="8" w:space="0" w:color="auto"/>
            </w:tcBorders>
            <w:shd w:val="clear" w:color="auto" w:fill="FFC000"/>
            <w:tcMar>
              <w:top w:w="0" w:type="dxa"/>
              <w:left w:w="108" w:type="dxa"/>
              <w:bottom w:w="0" w:type="dxa"/>
              <w:right w:w="108" w:type="dxa"/>
            </w:tcMar>
            <w:vAlign w:val="center"/>
            <w:tcPrChange w:id="2776" w:author="Попова Дарья" w:date="2020-07-22T10:38:00Z">
              <w:tcPr>
                <w:tcW w:w="863" w:type="pct"/>
                <w:gridSpan w:val="2"/>
                <w:tcBorders>
                  <w:top w:val="single" w:sz="12" w:space="0" w:color="auto"/>
                  <w:left w:val="nil"/>
                  <w:bottom w:val="single" w:sz="4" w:space="0" w:color="auto"/>
                  <w:right w:val="single" w:sz="12" w:space="0" w:color="auto"/>
                </w:tcBorders>
                <w:shd w:val="clear" w:color="auto" w:fill="FFC000"/>
                <w:tcMar>
                  <w:top w:w="0" w:type="dxa"/>
                  <w:left w:w="108" w:type="dxa"/>
                  <w:bottom w:w="0" w:type="dxa"/>
                  <w:right w:w="108" w:type="dxa"/>
                </w:tcMar>
                <w:vAlign w:val="center"/>
              </w:tcPr>
            </w:tcPrChange>
          </w:tcPr>
          <w:p w14:paraId="7CDF0917" w14:textId="356A2F11" w:rsidR="001A277D" w:rsidRPr="00B153FA" w:rsidRDefault="001A277D">
            <w:pPr>
              <w:spacing w:line="276" w:lineRule="auto"/>
              <w:ind w:firstLine="0"/>
              <w:jc w:val="left"/>
              <w:rPr>
                <w:ins w:id="2777" w:author="Попова Дарья" w:date="2020-07-22T09:27:00Z"/>
                <w:rFonts w:cs="Arial"/>
                <w:b/>
                <w:sz w:val="20"/>
                <w:szCs w:val="20"/>
              </w:rPr>
            </w:pPr>
            <w:ins w:id="2778" w:author="Попова Дарья" w:date="2020-07-22T09:27:00Z">
              <w:r w:rsidRPr="00B153FA">
                <w:rPr>
                  <w:rFonts w:cs="Arial"/>
                  <w:b/>
                  <w:sz w:val="20"/>
                  <w:szCs w:val="20"/>
                </w:rPr>
                <w:t xml:space="preserve">Наименование вида </w:t>
              </w:r>
            </w:ins>
            <w:ins w:id="2779" w:author="Попова Дарья" w:date="2020-07-22T09:47:00Z">
              <w:r w:rsidR="00EF6F1C">
                <w:rPr>
                  <w:rFonts w:cs="Arial"/>
                  <w:b/>
                  <w:sz w:val="20"/>
                  <w:szCs w:val="20"/>
                </w:rPr>
                <w:t>СГ</w:t>
              </w:r>
            </w:ins>
          </w:p>
        </w:tc>
        <w:tc>
          <w:tcPr>
            <w:tcW w:w="1046" w:type="pct"/>
            <w:tcBorders>
              <w:top w:val="single" w:sz="12" w:space="0" w:color="auto"/>
              <w:left w:val="single" w:sz="8" w:space="0" w:color="auto"/>
              <w:bottom w:val="single" w:sz="4" w:space="0" w:color="auto"/>
              <w:right w:val="single" w:sz="8" w:space="0" w:color="auto"/>
            </w:tcBorders>
            <w:shd w:val="clear" w:color="auto" w:fill="FFC000"/>
            <w:vAlign w:val="center"/>
            <w:tcPrChange w:id="2780" w:author="Попова Дарья" w:date="2020-07-22T10:38:00Z">
              <w:tcPr>
                <w:tcW w:w="957" w:type="pct"/>
                <w:gridSpan w:val="3"/>
                <w:tcBorders>
                  <w:top w:val="single" w:sz="12" w:space="0" w:color="auto"/>
                  <w:left w:val="nil"/>
                  <w:bottom w:val="single" w:sz="4" w:space="0" w:color="auto"/>
                  <w:right w:val="single" w:sz="12" w:space="0" w:color="auto"/>
                </w:tcBorders>
                <w:shd w:val="clear" w:color="auto" w:fill="FFC000"/>
              </w:tcPr>
            </w:tcPrChange>
          </w:tcPr>
          <w:p w14:paraId="136CB696" w14:textId="77777777" w:rsidR="001A277D" w:rsidRPr="00B153FA" w:rsidRDefault="001A277D">
            <w:pPr>
              <w:spacing w:line="276" w:lineRule="auto"/>
              <w:ind w:firstLine="0"/>
              <w:jc w:val="left"/>
              <w:rPr>
                <w:ins w:id="2781" w:author="Попова Дарья" w:date="2020-07-22T09:27:00Z"/>
                <w:rFonts w:cs="Arial"/>
                <w:b/>
                <w:sz w:val="20"/>
                <w:szCs w:val="20"/>
              </w:rPr>
            </w:pPr>
            <w:ins w:id="2782" w:author="Попова Дарья" w:date="2020-07-22T09:27:00Z">
              <w:r w:rsidRPr="00B153FA">
                <w:rPr>
                  <w:rFonts w:cs="Arial"/>
                  <w:b/>
                  <w:sz w:val="20"/>
                  <w:szCs w:val="20"/>
                </w:rPr>
                <w:t>Статусная схема</w:t>
              </w:r>
            </w:ins>
          </w:p>
        </w:tc>
        <w:tc>
          <w:tcPr>
            <w:tcW w:w="2246" w:type="pct"/>
            <w:tcBorders>
              <w:top w:val="single" w:sz="12" w:space="0" w:color="auto"/>
              <w:left w:val="single" w:sz="8" w:space="0" w:color="auto"/>
              <w:bottom w:val="single" w:sz="4" w:space="0" w:color="auto"/>
              <w:right w:val="single" w:sz="8" w:space="0" w:color="auto"/>
            </w:tcBorders>
            <w:shd w:val="clear" w:color="auto" w:fill="FFC000"/>
            <w:vAlign w:val="center"/>
            <w:tcPrChange w:id="2783" w:author="Попова Дарья" w:date="2020-07-22T10:38:00Z">
              <w:tcPr>
                <w:tcW w:w="2487" w:type="pct"/>
                <w:gridSpan w:val="3"/>
                <w:tcBorders>
                  <w:top w:val="single" w:sz="12" w:space="0" w:color="auto"/>
                  <w:left w:val="nil"/>
                  <w:bottom w:val="single" w:sz="4" w:space="0" w:color="auto"/>
                  <w:right w:val="single" w:sz="12" w:space="0" w:color="auto"/>
                </w:tcBorders>
                <w:shd w:val="clear" w:color="auto" w:fill="FFC000"/>
              </w:tcPr>
            </w:tcPrChange>
          </w:tcPr>
          <w:p w14:paraId="4CA55C74" w14:textId="459C714C" w:rsidR="001A277D" w:rsidRPr="00EF6F1C" w:rsidRDefault="00EF6F1C">
            <w:pPr>
              <w:spacing w:line="276" w:lineRule="auto"/>
              <w:jc w:val="left"/>
              <w:rPr>
                <w:ins w:id="2784" w:author="Попова Дарья" w:date="2020-07-22T09:27:00Z"/>
                <w:rFonts w:cs="Arial"/>
                <w:b/>
                <w:sz w:val="20"/>
                <w:szCs w:val="20"/>
                <w:rPrChange w:id="2785" w:author="Попова Дарья" w:date="2020-07-22T09:48:00Z">
                  <w:rPr>
                    <w:ins w:id="2786" w:author="Попова Дарья" w:date="2020-07-22T09:27:00Z"/>
                    <w:rFonts w:cs="Arial"/>
                    <w:sz w:val="20"/>
                    <w:szCs w:val="20"/>
                  </w:rPr>
                </w:rPrChange>
              </w:rPr>
              <w:pPrChange w:id="2787" w:author="Попова Дарья" w:date="2020-07-22T10:39:00Z">
                <w:pPr>
                  <w:spacing w:line="276" w:lineRule="auto"/>
                  <w:jc w:val="center"/>
                </w:pPr>
              </w:pPrChange>
            </w:pPr>
            <w:ins w:id="2788" w:author="Попова Дарья" w:date="2020-07-22T09:47:00Z">
              <w:r w:rsidRPr="00EF6F1C">
                <w:rPr>
                  <w:rFonts w:cs="Arial"/>
                  <w:b/>
                  <w:sz w:val="20"/>
                  <w:szCs w:val="20"/>
                  <w:rPrChange w:id="2789" w:author="Попова Дарья" w:date="2020-07-22T09:48:00Z">
                    <w:rPr>
                      <w:rFonts w:cs="Arial"/>
                      <w:sz w:val="20"/>
                      <w:szCs w:val="20"/>
                    </w:rPr>
                  </w:rPrChange>
                </w:rPr>
                <w:t>Краткое назначение</w:t>
              </w:r>
            </w:ins>
          </w:p>
        </w:tc>
      </w:tr>
      <w:tr w:rsidR="001A277D" w:rsidRPr="005B4392" w14:paraId="56AA65A6" w14:textId="77777777" w:rsidTr="001C4BEF">
        <w:trPr>
          <w:ins w:id="2790" w:author="Попова Дарья" w:date="2020-07-22T09:27:00Z"/>
          <w:trPrChange w:id="2791" w:author="Попова Дарья" w:date="2020-07-22T10:38:00Z">
            <w:trPr>
              <w:cantSplit/>
            </w:trPr>
          </w:trPrChange>
        </w:trPr>
        <w:tc>
          <w:tcPr>
            <w:tcW w:w="771"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Change w:id="2792" w:author="Попова Дарья" w:date="2020-07-22T10:38:00Z">
              <w:tcPr>
                <w:tcW w:w="693" w:type="pct"/>
                <w:gridSpan w:val="2"/>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tcPrChange>
          </w:tcPr>
          <w:p w14:paraId="573E4A8A" w14:textId="670DADE1" w:rsidR="001A277D" w:rsidRPr="00F44B8A" w:rsidRDefault="00F44B8A">
            <w:pPr>
              <w:pStyle w:val="TABLECONTENT"/>
              <w:rPr>
                <w:ins w:id="2793" w:author="Попова Дарья" w:date="2020-07-22T09:27:00Z"/>
                <w:rFonts w:eastAsia="Calibri"/>
                <w:lang w:val="en-US"/>
                <w:rPrChange w:id="2794" w:author="Попова Дарья" w:date="2020-07-22T09:32:00Z">
                  <w:rPr>
                    <w:ins w:id="2795" w:author="Попова Дарья" w:date="2020-07-22T09:27:00Z"/>
                    <w:rFonts w:eastAsia="Calibri"/>
                  </w:rPr>
                </w:rPrChange>
              </w:rPr>
            </w:pPr>
            <w:ins w:id="2796" w:author="Попова Дарья" w:date="2020-07-22T09:32:00Z">
              <w:r>
                <w:rPr>
                  <w:rFonts w:eastAsia="Calibri"/>
                  <w:lang w:val="en-US"/>
                </w:rPr>
                <w:t>P330</w:t>
              </w:r>
            </w:ins>
          </w:p>
        </w:tc>
        <w:tc>
          <w:tcPr>
            <w:tcW w:w="937"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Change w:id="2797" w:author="Попова Дарья" w:date="2020-07-22T10:38:00Z">
              <w:tcPr>
                <w:tcW w:w="863" w:type="pct"/>
                <w:gridSpan w:val="3"/>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tcPrChange>
          </w:tcPr>
          <w:p w14:paraId="0BBE6422" w14:textId="3E69F6BC" w:rsidR="001A277D" w:rsidRPr="005B4392" w:rsidRDefault="00EF6F1C">
            <w:pPr>
              <w:pStyle w:val="TABLECONTENT"/>
              <w:rPr>
                <w:ins w:id="2798" w:author="Попова Дарья" w:date="2020-07-22T09:27:00Z"/>
                <w:rFonts w:eastAsia="Calibri"/>
              </w:rPr>
            </w:pPr>
            <w:ins w:id="2799" w:author="Попова Дарья" w:date="2020-07-22T09:48:00Z">
              <w:r w:rsidRPr="00EF6F1C">
                <w:rPr>
                  <w:rFonts w:eastAsia="Calibri"/>
                </w:rPr>
                <w:t>Воздействия на ЗиС (OPEX)</w:t>
              </w:r>
            </w:ins>
          </w:p>
        </w:tc>
        <w:tc>
          <w:tcPr>
            <w:tcW w:w="1046" w:type="pct"/>
            <w:tcBorders>
              <w:top w:val="single" w:sz="4" w:space="0" w:color="auto"/>
              <w:left w:val="single" w:sz="8" w:space="0" w:color="auto"/>
              <w:bottom w:val="single" w:sz="4" w:space="0" w:color="auto"/>
              <w:right w:val="single" w:sz="8" w:space="0" w:color="auto"/>
            </w:tcBorders>
            <w:tcPrChange w:id="2800" w:author="Попова Дарья" w:date="2020-07-22T10:38:00Z">
              <w:tcPr>
                <w:tcW w:w="957" w:type="pct"/>
                <w:gridSpan w:val="3"/>
                <w:tcBorders>
                  <w:top w:val="single" w:sz="4" w:space="0" w:color="auto"/>
                  <w:left w:val="single" w:sz="8" w:space="0" w:color="auto"/>
                  <w:bottom w:val="single" w:sz="8" w:space="0" w:color="auto"/>
                  <w:right w:val="single" w:sz="8" w:space="0" w:color="auto"/>
                </w:tcBorders>
              </w:tcPr>
            </w:tcPrChange>
          </w:tcPr>
          <w:p w14:paraId="22141138" w14:textId="344EAD31" w:rsidR="001A277D" w:rsidRPr="005B4392" w:rsidRDefault="00EF6F1C">
            <w:pPr>
              <w:pStyle w:val="TABLECONTENT"/>
              <w:rPr>
                <w:ins w:id="2801" w:author="Попова Дарья" w:date="2020-07-22T09:27:00Z"/>
                <w:rFonts w:eastAsia="Calibri"/>
              </w:rPr>
            </w:pPr>
            <w:ins w:id="2802" w:author="Попова Дарья" w:date="2020-07-22T09:49:00Z">
              <w:r w:rsidRPr="00EF6F1C">
                <w:rPr>
                  <w:rFonts w:eastAsia="Calibri"/>
                </w:rPr>
                <w:t>PS_NET33</w:t>
              </w:r>
              <w:r>
                <w:rPr>
                  <w:rFonts w:eastAsia="Calibri"/>
                </w:rPr>
                <w:t xml:space="preserve"> - Схе</w:t>
              </w:r>
              <w:r w:rsidRPr="00EF6F1C">
                <w:rPr>
                  <w:rFonts w:eastAsia="Calibri"/>
                </w:rPr>
                <w:t>ма статусов: сет граф ЗиС</w:t>
              </w:r>
            </w:ins>
          </w:p>
        </w:tc>
        <w:tc>
          <w:tcPr>
            <w:tcW w:w="2246" w:type="pct"/>
            <w:tcBorders>
              <w:top w:val="single" w:sz="4" w:space="0" w:color="auto"/>
              <w:left w:val="single" w:sz="8" w:space="0" w:color="auto"/>
              <w:bottom w:val="single" w:sz="4" w:space="0" w:color="auto"/>
              <w:right w:val="single" w:sz="8" w:space="0" w:color="auto"/>
            </w:tcBorders>
            <w:tcPrChange w:id="2803" w:author="Попова Дарья" w:date="2020-07-22T10:38:00Z">
              <w:tcPr>
                <w:tcW w:w="2487" w:type="pct"/>
                <w:gridSpan w:val="3"/>
                <w:tcBorders>
                  <w:top w:val="single" w:sz="4" w:space="0" w:color="auto"/>
                  <w:left w:val="single" w:sz="8" w:space="0" w:color="auto"/>
                  <w:bottom w:val="single" w:sz="8" w:space="0" w:color="auto"/>
                  <w:right w:val="single" w:sz="8" w:space="0" w:color="auto"/>
                </w:tcBorders>
              </w:tcPr>
            </w:tcPrChange>
          </w:tcPr>
          <w:p w14:paraId="78DCA5B5" w14:textId="2EA0B7D7" w:rsidR="00EF6F1C" w:rsidRDefault="00EF6F1C">
            <w:pPr>
              <w:pStyle w:val="TABLECONTENT"/>
              <w:rPr>
                <w:ins w:id="2804" w:author="Попова Дарья" w:date="2020-07-22T09:54:00Z"/>
                <w:rFonts w:eastAsia="Calibri"/>
              </w:rPr>
            </w:pPr>
            <w:ins w:id="2805" w:author="Попова Дарья" w:date="2020-07-22T09:50:00Z">
              <w:r>
                <w:rPr>
                  <w:rFonts w:eastAsia="Calibri"/>
                </w:rPr>
                <w:t xml:space="preserve">Сетевой график </w:t>
              </w:r>
            </w:ins>
            <w:ins w:id="2806" w:author="Попова Дарья" w:date="2020-07-22T10:03:00Z">
              <w:r w:rsidR="00542367">
                <w:rPr>
                  <w:rFonts w:eastAsia="Calibri"/>
                </w:rPr>
                <w:t>используется для планирования и учета</w:t>
              </w:r>
            </w:ins>
            <w:ins w:id="2807" w:author="Попова Дарья" w:date="2020-07-22T09:50:00Z">
              <w:r>
                <w:rPr>
                  <w:rFonts w:eastAsia="Calibri"/>
                </w:rPr>
                <w:t xml:space="preserve"> </w:t>
              </w:r>
            </w:ins>
            <w:ins w:id="2808" w:author="Попова Дарья" w:date="2020-07-22T09:51:00Z">
              <w:r>
                <w:rPr>
                  <w:rFonts w:eastAsia="Calibri"/>
                </w:rPr>
                <w:t xml:space="preserve">текущих воздействий на ЗиС. </w:t>
              </w:r>
            </w:ins>
          </w:p>
          <w:p w14:paraId="459E2A2C" w14:textId="468439AD" w:rsidR="00EF6F1C" w:rsidRDefault="00EF6F1C">
            <w:pPr>
              <w:pStyle w:val="TABLECONTENT"/>
              <w:rPr>
                <w:ins w:id="2809" w:author="Попова Дарья" w:date="2020-07-22T09:55:00Z"/>
                <w:rFonts w:eastAsia="Calibri"/>
              </w:rPr>
            </w:pPr>
            <w:ins w:id="2810" w:author="Попова Дарья" w:date="2020-07-22T09:54:00Z">
              <w:r>
                <w:rPr>
                  <w:rFonts w:eastAsia="Calibri"/>
                </w:rPr>
                <w:t>Сетевой график создается</w:t>
              </w:r>
            </w:ins>
            <w:ins w:id="2811" w:author="Попова Дарья" w:date="2020-07-22T10:05:00Z">
              <w:r w:rsidR="00542367">
                <w:rPr>
                  <w:rFonts w:eastAsia="Calibri"/>
                </w:rPr>
                <w:t xml:space="preserve"> на отдельное ЗиС</w:t>
              </w:r>
            </w:ins>
            <w:ins w:id="2812" w:author="Попова Дарья" w:date="2020-07-22T09:54:00Z">
              <w:r>
                <w:rPr>
                  <w:rFonts w:eastAsia="Calibri"/>
                </w:rPr>
                <w:t xml:space="preserve"> в </w:t>
              </w:r>
            </w:ins>
            <w:ins w:id="2813" w:author="Попова Дарья" w:date="2020-07-22T09:55:00Z">
              <w:r w:rsidRPr="002854E0">
                <w:t>рамках группирующего СПП-элемента «Здания и Сооружения (OPEX)», осуществляет</w:t>
              </w:r>
              <w:r>
                <w:t>ся</w:t>
              </w:r>
              <w:r w:rsidRPr="002854E0">
                <w:t xml:space="preserve"> ручное наполнение сетевого графика операциями, выполняемые собственными силами или сторонней организацией, материалами и услугами.</w:t>
              </w:r>
            </w:ins>
          </w:p>
          <w:p w14:paraId="6583C7CA" w14:textId="533F7CA8" w:rsidR="001A277D" w:rsidRPr="002175C8" w:rsidRDefault="00EF6F1C">
            <w:pPr>
              <w:pStyle w:val="TABLECONTENT"/>
              <w:rPr>
                <w:ins w:id="2814" w:author="Попова Дарья" w:date="2020-07-22T09:53:00Z"/>
                <w:rFonts w:eastAsia="Calibri"/>
                <w:rPrChange w:id="2815" w:author="Александр Шрамков" w:date="2021-03-04T10:31:00Z">
                  <w:rPr>
                    <w:ins w:id="2816" w:author="Попова Дарья" w:date="2020-07-22T09:53:00Z"/>
                    <w:rFonts w:eastAsia="Calibri"/>
                    <w:lang w:val="en-US"/>
                  </w:rPr>
                </w:rPrChange>
              </w:rPr>
            </w:pPr>
            <w:ins w:id="2817" w:author="Попова Дарья" w:date="2020-07-22T09:51:00Z">
              <w:r>
                <w:rPr>
                  <w:rFonts w:eastAsia="Calibri"/>
                </w:rPr>
                <w:t xml:space="preserve">При создании сетевого графики указывается профиль </w:t>
              </w:r>
              <w:r>
                <w:rPr>
                  <w:rFonts w:eastAsia="Calibri"/>
                  <w:lang w:val="en-US"/>
                </w:rPr>
                <w:t>P</w:t>
              </w:r>
              <w:r w:rsidRPr="002175C8">
                <w:rPr>
                  <w:rFonts w:eastAsia="Calibri"/>
                  <w:rPrChange w:id="2818" w:author="Александр Шрамков" w:date="2021-03-04T10:31:00Z">
                    <w:rPr>
                      <w:rFonts w:eastAsia="Calibri"/>
                      <w:lang w:val="en-US"/>
                    </w:rPr>
                  </w:rPrChange>
                </w:rPr>
                <w:t xml:space="preserve">00330 </w:t>
              </w:r>
            </w:ins>
            <w:ins w:id="2819" w:author="Попова Дарья" w:date="2020-07-22T09:52:00Z">
              <w:r>
                <w:rPr>
                  <w:rFonts w:eastAsia="Calibri"/>
                </w:rPr>
                <w:t>«ЗиС (</w:t>
              </w:r>
              <w:r>
                <w:rPr>
                  <w:rFonts w:eastAsia="Calibri"/>
                  <w:lang w:val="en-US"/>
                </w:rPr>
                <w:t>OPEX</w:t>
              </w:r>
              <w:r w:rsidRPr="002175C8">
                <w:rPr>
                  <w:rFonts w:eastAsia="Calibri"/>
                  <w:rPrChange w:id="2820" w:author="Александр Шрамков" w:date="2021-03-04T10:31:00Z">
                    <w:rPr>
                      <w:rFonts w:eastAsia="Calibri"/>
                      <w:lang w:val="en-US"/>
                    </w:rPr>
                  </w:rPrChange>
                </w:rPr>
                <w:t>)</w:t>
              </w:r>
              <w:r>
                <w:rPr>
                  <w:rFonts w:eastAsia="Calibri"/>
                </w:rPr>
                <w:t>»</w:t>
              </w:r>
              <w:r w:rsidRPr="002175C8">
                <w:rPr>
                  <w:rFonts w:eastAsia="Calibri"/>
                  <w:rPrChange w:id="2821" w:author="Александр Шрамков" w:date="2021-03-04T10:31:00Z">
                    <w:rPr>
                      <w:rFonts w:eastAsia="Calibri"/>
                      <w:lang w:val="en-US"/>
                    </w:rPr>
                  </w:rPrChange>
                </w:rPr>
                <w:t xml:space="preserve">, </w:t>
              </w:r>
              <w:r>
                <w:rPr>
                  <w:rFonts w:eastAsia="Calibri"/>
                </w:rPr>
                <w:t xml:space="preserve">которому присвоен вид СГ </w:t>
              </w:r>
            </w:ins>
            <w:ins w:id="2822" w:author="Попова Дарья" w:date="2020-07-22T09:53:00Z">
              <w:r>
                <w:rPr>
                  <w:rFonts w:eastAsia="Calibri"/>
                  <w:lang w:val="en-US"/>
                </w:rPr>
                <w:t>P</w:t>
              </w:r>
              <w:r w:rsidRPr="002175C8">
                <w:rPr>
                  <w:rFonts w:eastAsia="Calibri"/>
                  <w:rPrChange w:id="2823" w:author="Александр Шрамков" w:date="2021-03-04T10:31:00Z">
                    <w:rPr>
                      <w:rFonts w:eastAsia="Calibri"/>
                      <w:lang w:val="en-US"/>
                    </w:rPr>
                  </w:rPrChange>
                </w:rPr>
                <w:t>330.</w:t>
              </w:r>
            </w:ins>
          </w:p>
          <w:p w14:paraId="76E552E7" w14:textId="09A9790B" w:rsidR="00EF6F1C" w:rsidRPr="002175C8" w:rsidRDefault="00EF6F1C">
            <w:pPr>
              <w:pStyle w:val="TABLECONTENT"/>
              <w:rPr>
                <w:ins w:id="2824" w:author="Попова Дарья" w:date="2020-07-22T09:27:00Z"/>
                <w:rFonts w:eastAsia="Calibri"/>
              </w:rPr>
            </w:pPr>
            <w:ins w:id="2825" w:author="Попова Дарья" w:date="2020-07-22T09:55:00Z">
              <w:r>
                <w:rPr>
                  <w:color w:val="000000"/>
                </w:rPr>
                <w:t>Плановые и фактические затраты отображаются по операциям. Фактические затраты ра</w:t>
              </w:r>
            </w:ins>
            <w:ins w:id="2826" w:author="Попова Дарья" w:date="2020-07-22T09:56:00Z">
              <w:r>
                <w:rPr>
                  <w:color w:val="000000"/>
                </w:rPr>
                <w:t xml:space="preserve">ссчитываются на </w:t>
              </w:r>
            </w:ins>
            <w:ins w:id="2827" w:author="Попова Дарья" w:date="2020-07-22T09:57:00Z">
              <w:r>
                <w:rPr>
                  <w:color w:val="000000"/>
                </w:rPr>
                <w:t xml:space="preserve">ответственное </w:t>
              </w:r>
            </w:ins>
            <w:ins w:id="2828" w:author="Попова Дарья" w:date="2020-07-22T09:56:00Z">
              <w:r>
                <w:rPr>
                  <w:color w:val="000000"/>
                </w:rPr>
                <w:t>МВЗ</w:t>
              </w:r>
            </w:ins>
            <w:ins w:id="2829" w:author="Попова Дарья" w:date="2020-07-22T09:57:00Z">
              <w:r>
                <w:rPr>
                  <w:color w:val="000000"/>
                </w:rPr>
                <w:t>, которое соответствует МВЗ отремонтируемого</w:t>
              </w:r>
            </w:ins>
            <w:ins w:id="2830" w:author="Попова Дарья" w:date="2020-07-22T09:56:00Z">
              <w:r>
                <w:rPr>
                  <w:color w:val="000000"/>
                </w:rPr>
                <w:t xml:space="preserve"> ЗиС</w:t>
              </w:r>
            </w:ins>
            <w:ins w:id="2831" w:author="Попова Дарья" w:date="2020-07-22T09:57:00Z">
              <w:r>
                <w:rPr>
                  <w:color w:val="000000"/>
                </w:rPr>
                <w:t>.</w:t>
              </w:r>
            </w:ins>
          </w:p>
        </w:tc>
      </w:tr>
      <w:tr w:rsidR="001C4BEF" w:rsidRPr="005B4392" w14:paraId="23792861" w14:textId="77777777" w:rsidTr="001C4BEF">
        <w:tblPrEx>
          <w:tblPrExChange w:id="2832" w:author="Попова Дарья" w:date="2020-07-22T10:38:00Z">
            <w:tblPrEx>
              <w:tblCellMar>
                <w:left w:w="108" w:type="dxa"/>
                <w:right w:w="108" w:type="dxa"/>
              </w:tblCellMar>
            </w:tblPrEx>
          </w:tblPrExChange>
        </w:tblPrEx>
        <w:trPr>
          <w:ins w:id="2833" w:author="Попова Дарья" w:date="2020-07-22T10:38:00Z"/>
          <w:trPrChange w:id="2834" w:author="Попова Дарья" w:date="2020-07-22T10:38:00Z">
            <w:trPr>
              <w:gridBefore w:val="1"/>
              <w:wBefore w:w="668" w:type="pct"/>
              <w:cantSplit/>
            </w:trPr>
          </w:trPrChange>
        </w:trPr>
        <w:tc>
          <w:tcPr>
            <w:tcW w:w="771"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Change w:id="2835" w:author="Попова Дарья" w:date="2020-07-22T10:38:00Z">
              <w:tcPr>
                <w:tcW w:w="668" w:type="pct"/>
                <w:gridSpan w:val="2"/>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tcPrChange>
          </w:tcPr>
          <w:p w14:paraId="705232AD" w14:textId="7EC45A45" w:rsidR="001C4BEF" w:rsidRDefault="001C4BEF" w:rsidP="001C4BEF">
            <w:pPr>
              <w:pStyle w:val="TABLECONTENT"/>
              <w:rPr>
                <w:ins w:id="2836" w:author="Попова Дарья" w:date="2020-07-22T10:38:00Z"/>
                <w:rFonts w:eastAsia="Calibri"/>
                <w:lang w:val="en-US"/>
              </w:rPr>
            </w:pPr>
            <w:ins w:id="2837" w:author="Попова Дарья" w:date="2020-07-22T10:38:00Z">
              <w:r>
                <w:rPr>
                  <w:rFonts w:eastAsia="Calibri"/>
                  <w:lang w:val="en-US"/>
                </w:rPr>
                <w:t>P340</w:t>
              </w:r>
            </w:ins>
          </w:p>
        </w:tc>
        <w:tc>
          <w:tcPr>
            <w:tcW w:w="937"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Change w:id="2838" w:author="Попова Дарья" w:date="2020-07-22T10:38:00Z">
              <w:tcPr>
                <w:tcW w:w="812" w:type="pct"/>
                <w:gridSpan w:val="3"/>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tcPrChange>
          </w:tcPr>
          <w:p w14:paraId="1C6F0239" w14:textId="4DC7F603" w:rsidR="001C4BEF" w:rsidRPr="00EF6F1C" w:rsidRDefault="001C4BEF" w:rsidP="001C4BEF">
            <w:pPr>
              <w:pStyle w:val="TABLECONTENT"/>
              <w:rPr>
                <w:ins w:id="2839" w:author="Попова Дарья" w:date="2020-07-22T10:38:00Z"/>
                <w:rFonts w:eastAsia="Calibri"/>
              </w:rPr>
            </w:pPr>
            <w:ins w:id="2840" w:author="Попова Дарья" w:date="2020-07-22T10:38:00Z">
              <w:r w:rsidRPr="00EF6F1C">
                <w:rPr>
                  <w:rFonts w:eastAsia="Calibri"/>
                </w:rPr>
                <w:t>Воздействия на ЗиС (CAPEX)</w:t>
              </w:r>
            </w:ins>
          </w:p>
        </w:tc>
        <w:tc>
          <w:tcPr>
            <w:tcW w:w="1046" w:type="pct"/>
            <w:tcBorders>
              <w:top w:val="single" w:sz="4" w:space="0" w:color="auto"/>
              <w:left w:val="single" w:sz="8" w:space="0" w:color="auto"/>
              <w:bottom w:val="single" w:sz="4" w:space="0" w:color="auto"/>
              <w:right w:val="single" w:sz="8" w:space="0" w:color="auto"/>
            </w:tcBorders>
            <w:tcPrChange w:id="2841" w:author="Попова Дарья" w:date="2020-07-22T10:38:00Z">
              <w:tcPr>
                <w:tcW w:w="906" w:type="pct"/>
                <w:gridSpan w:val="3"/>
                <w:tcBorders>
                  <w:top w:val="single" w:sz="4" w:space="0" w:color="auto"/>
                  <w:left w:val="single" w:sz="8" w:space="0" w:color="auto"/>
                  <w:bottom w:val="single" w:sz="4" w:space="0" w:color="auto"/>
                  <w:right w:val="single" w:sz="8" w:space="0" w:color="auto"/>
                </w:tcBorders>
              </w:tcPr>
            </w:tcPrChange>
          </w:tcPr>
          <w:p w14:paraId="69B5036B" w14:textId="0B35AF21" w:rsidR="001C4BEF" w:rsidRPr="00EF6F1C" w:rsidRDefault="001C4BEF" w:rsidP="001C4BEF">
            <w:pPr>
              <w:pStyle w:val="TABLECONTENT"/>
              <w:rPr>
                <w:ins w:id="2842" w:author="Попова Дарья" w:date="2020-07-22T10:38:00Z"/>
                <w:rFonts w:eastAsia="Calibri"/>
              </w:rPr>
            </w:pPr>
            <w:ins w:id="2843" w:author="Попова Дарья" w:date="2020-07-22T10:38:00Z">
              <w:r w:rsidRPr="00EF6F1C">
                <w:rPr>
                  <w:rFonts w:eastAsia="Calibri"/>
                </w:rPr>
                <w:t>PS_NET33</w:t>
              </w:r>
              <w:r>
                <w:rPr>
                  <w:rFonts w:eastAsia="Calibri"/>
                </w:rPr>
                <w:t xml:space="preserve"> - Схе</w:t>
              </w:r>
              <w:r w:rsidRPr="00EF6F1C">
                <w:rPr>
                  <w:rFonts w:eastAsia="Calibri"/>
                </w:rPr>
                <w:t>ма статусов: сет граф ЗиС</w:t>
              </w:r>
            </w:ins>
          </w:p>
        </w:tc>
        <w:tc>
          <w:tcPr>
            <w:tcW w:w="2246" w:type="pct"/>
            <w:tcBorders>
              <w:top w:val="single" w:sz="4" w:space="0" w:color="auto"/>
              <w:left w:val="single" w:sz="8" w:space="0" w:color="auto"/>
              <w:bottom w:val="single" w:sz="4" w:space="0" w:color="auto"/>
              <w:right w:val="single" w:sz="8" w:space="0" w:color="auto"/>
            </w:tcBorders>
            <w:tcPrChange w:id="2844" w:author="Попова Дарья" w:date="2020-07-22T10:38:00Z">
              <w:tcPr>
                <w:tcW w:w="1947" w:type="pct"/>
                <w:gridSpan w:val="2"/>
                <w:tcBorders>
                  <w:top w:val="single" w:sz="4" w:space="0" w:color="auto"/>
                  <w:left w:val="single" w:sz="8" w:space="0" w:color="auto"/>
                  <w:bottom w:val="single" w:sz="4" w:space="0" w:color="auto"/>
                  <w:right w:val="single" w:sz="8" w:space="0" w:color="auto"/>
                </w:tcBorders>
              </w:tcPr>
            </w:tcPrChange>
          </w:tcPr>
          <w:p w14:paraId="258C36E4" w14:textId="77777777" w:rsidR="001C4BEF" w:rsidRDefault="001C4BEF" w:rsidP="001C4BEF">
            <w:pPr>
              <w:pStyle w:val="TABLECONTENT"/>
              <w:rPr>
                <w:ins w:id="2845" w:author="Попова Дарья" w:date="2020-07-22T10:38:00Z"/>
                <w:rFonts w:eastAsia="Calibri"/>
              </w:rPr>
            </w:pPr>
            <w:ins w:id="2846" w:author="Попова Дарья" w:date="2020-07-22T10:38:00Z">
              <w:r>
                <w:rPr>
                  <w:rFonts w:eastAsia="Calibri"/>
                </w:rPr>
                <w:t xml:space="preserve">Сетевой график используется для планирования и учета капитализируемых воздействий на ЗиС. </w:t>
              </w:r>
            </w:ins>
          </w:p>
          <w:p w14:paraId="0F22A19F" w14:textId="77777777" w:rsidR="001C4BEF" w:rsidRDefault="001C4BEF" w:rsidP="001C4BEF">
            <w:pPr>
              <w:pStyle w:val="TABLECONTENT"/>
              <w:rPr>
                <w:ins w:id="2847" w:author="Попова Дарья" w:date="2020-07-22T10:38:00Z"/>
                <w:rFonts w:eastAsia="Calibri"/>
              </w:rPr>
            </w:pPr>
            <w:ins w:id="2848" w:author="Попова Дарья" w:date="2020-07-22T10:38:00Z">
              <w:r>
                <w:rPr>
                  <w:rFonts w:eastAsia="Calibri"/>
                </w:rPr>
                <w:t xml:space="preserve">Сетевой график создается </w:t>
              </w:r>
              <w:r w:rsidRPr="002854E0">
                <w:t>на отдельное ЗиС в рамках СПП-элемента по конкретному капитализируемому воздействию</w:t>
              </w:r>
              <w:r>
                <w:t xml:space="preserve"> с </w:t>
              </w:r>
              <w:r w:rsidRPr="002854E0">
                <w:t>видом проекта L4 и причиной инвестиций A1</w:t>
              </w:r>
              <w:r>
                <w:t xml:space="preserve">, </w:t>
              </w:r>
              <w:r w:rsidRPr="002854E0">
                <w:t>осуществляет</w:t>
              </w:r>
              <w:r>
                <w:t>ся</w:t>
              </w:r>
              <w:r w:rsidRPr="002854E0">
                <w:t xml:space="preserve"> ручное наполнение сетевого графика операциями, выполняемые собственными силами или сторонней организацией, материалами и услугами.</w:t>
              </w:r>
            </w:ins>
          </w:p>
          <w:p w14:paraId="3E9F0D9B" w14:textId="77777777" w:rsidR="001C4BEF" w:rsidRPr="002175C8" w:rsidRDefault="001C4BEF" w:rsidP="001C4BEF">
            <w:pPr>
              <w:pStyle w:val="TABLECONTENT"/>
              <w:rPr>
                <w:ins w:id="2849" w:author="Попова Дарья" w:date="2020-07-22T10:38:00Z"/>
                <w:rFonts w:eastAsia="Calibri"/>
                <w:rPrChange w:id="2850" w:author="Александр Шрамков" w:date="2021-03-04T10:31:00Z">
                  <w:rPr>
                    <w:ins w:id="2851" w:author="Попова Дарья" w:date="2020-07-22T10:38:00Z"/>
                    <w:rFonts w:eastAsia="Calibri"/>
                    <w:lang w:val="en-US"/>
                  </w:rPr>
                </w:rPrChange>
              </w:rPr>
            </w:pPr>
            <w:ins w:id="2852" w:author="Попова Дарья" w:date="2020-07-22T10:38:00Z">
              <w:r>
                <w:rPr>
                  <w:rFonts w:eastAsia="Calibri"/>
                </w:rPr>
                <w:t xml:space="preserve">При создании сетевого графики указывается профиль </w:t>
              </w:r>
              <w:r>
                <w:rPr>
                  <w:rFonts w:eastAsia="Calibri"/>
                  <w:lang w:val="en-US"/>
                </w:rPr>
                <w:t>P</w:t>
              </w:r>
              <w:r w:rsidRPr="002175C8">
                <w:rPr>
                  <w:rFonts w:eastAsia="Calibri"/>
                  <w:rPrChange w:id="2853" w:author="Александр Шрамков" w:date="2021-03-04T10:31:00Z">
                    <w:rPr>
                      <w:rFonts w:eastAsia="Calibri"/>
                      <w:lang w:val="en-US"/>
                    </w:rPr>
                  </w:rPrChange>
                </w:rPr>
                <w:t>003</w:t>
              </w:r>
              <w:r>
                <w:rPr>
                  <w:rFonts w:eastAsia="Calibri"/>
                </w:rPr>
                <w:t>4</w:t>
              </w:r>
              <w:r w:rsidRPr="002175C8">
                <w:rPr>
                  <w:rFonts w:eastAsia="Calibri"/>
                  <w:rPrChange w:id="2854" w:author="Александр Шрамков" w:date="2021-03-04T10:31:00Z">
                    <w:rPr>
                      <w:rFonts w:eastAsia="Calibri"/>
                      <w:lang w:val="en-US"/>
                    </w:rPr>
                  </w:rPrChange>
                </w:rPr>
                <w:t xml:space="preserve">0 </w:t>
              </w:r>
              <w:r>
                <w:rPr>
                  <w:rFonts w:eastAsia="Calibri"/>
                </w:rPr>
                <w:t>«ЗиС (</w:t>
              </w:r>
              <w:r>
                <w:rPr>
                  <w:rFonts w:eastAsia="Calibri"/>
                  <w:lang w:val="en-US"/>
                </w:rPr>
                <w:t>CAPEX</w:t>
              </w:r>
              <w:r w:rsidRPr="002175C8">
                <w:rPr>
                  <w:rFonts w:eastAsia="Calibri"/>
                  <w:rPrChange w:id="2855" w:author="Александр Шрамков" w:date="2021-03-04T10:31:00Z">
                    <w:rPr>
                      <w:rFonts w:eastAsia="Calibri"/>
                      <w:lang w:val="en-US"/>
                    </w:rPr>
                  </w:rPrChange>
                </w:rPr>
                <w:t>)</w:t>
              </w:r>
              <w:r>
                <w:rPr>
                  <w:rFonts w:eastAsia="Calibri"/>
                </w:rPr>
                <w:t>»</w:t>
              </w:r>
              <w:r w:rsidRPr="002175C8">
                <w:rPr>
                  <w:rFonts w:eastAsia="Calibri"/>
                  <w:rPrChange w:id="2856" w:author="Александр Шрамков" w:date="2021-03-04T10:31:00Z">
                    <w:rPr>
                      <w:rFonts w:eastAsia="Calibri"/>
                      <w:lang w:val="en-US"/>
                    </w:rPr>
                  </w:rPrChange>
                </w:rPr>
                <w:t xml:space="preserve">, </w:t>
              </w:r>
              <w:r>
                <w:rPr>
                  <w:rFonts w:eastAsia="Calibri"/>
                </w:rPr>
                <w:t xml:space="preserve">которому присвоен вид СГ </w:t>
              </w:r>
              <w:r>
                <w:rPr>
                  <w:rFonts w:eastAsia="Calibri"/>
                  <w:lang w:val="en-US"/>
                </w:rPr>
                <w:t>P</w:t>
              </w:r>
              <w:r w:rsidRPr="002175C8">
                <w:rPr>
                  <w:rFonts w:eastAsia="Calibri"/>
                  <w:rPrChange w:id="2857" w:author="Александр Шрамков" w:date="2021-03-04T10:31:00Z">
                    <w:rPr>
                      <w:rFonts w:eastAsia="Calibri"/>
                      <w:lang w:val="en-US"/>
                    </w:rPr>
                  </w:rPrChange>
                </w:rPr>
                <w:t>340.</w:t>
              </w:r>
            </w:ins>
          </w:p>
          <w:p w14:paraId="60512158" w14:textId="76D9B9AA" w:rsidR="001C4BEF" w:rsidRDefault="001C4BEF" w:rsidP="001C4BEF">
            <w:pPr>
              <w:pStyle w:val="TABLECONTENT"/>
              <w:rPr>
                <w:ins w:id="2858" w:author="Попова Дарья" w:date="2020-07-22T10:38:00Z"/>
                <w:rFonts w:eastAsia="Calibri"/>
              </w:rPr>
            </w:pPr>
            <w:ins w:id="2859" w:author="Попова Дарья" w:date="2020-07-22T10:38:00Z">
              <w:r>
                <w:rPr>
                  <w:color w:val="000000"/>
                </w:rPr>
                <w:t>Плановые и фактические затраты отображаются по операциям. Фактические затраты рассчитываются на вышестоящий СПП-элемент, СПП-элемент рассчитывается на карточку НКС.</w:t>
              </w:r>
            </w:ins>
          </w:p>
        </w:tc>
      </w:tr>
    </w:tbl>
    <w:p w14:paraId="1D7177FE" w14:textId="42C64CE9" w:rsidR="001A277D" w:rsidRPr="00795C28" w:rsidRDefault="00795C28" w:rsidP="00AC6F0A">
      <w:pPr>
        <w:spacing w:after="240" w:line="276" w:lineRule="auto"/>
        <w:rPr>
          <w:ins w:id="2860" w:author="Попова Дарья" w:date="2020-07-22T10:13:00Z"/>
          <w:rFonts w:cs="Arial"/>
          <w:rPrChange w:id="2861" w:author="Попова Дарья" w:date="2020-07-22T10:16:00Z">
            <w:rPr>
              <w:ins w:id="2862" w:author="Попова Дарья" w:date="2020-07-22T10:13:00Z"/>
              <w:rFonts w:eastAsiaTheme="majorEastAsia" w:cs="Arial"/>
            </w:rPr>
          </w:rPrChange>
        </w:rPr>
      </w:pPr>
      <w:ins w:id="2863" w:author="Попова Дарья" w:date="2020-07-22T10:14:00Z">
        <w:r w:rsidRPr="00795C28">
          <w:rPr>
            <w:rFonts w:cs="Arial"/>
            <w:rPrChange w:id="2864" w:author="Попова Дарья" w:date="2020-07-22T10:16:00Z">
              <w:rPr>
                <w:rFonts w:eastAsiaTheme="majorEastAsia" w:cs="Arial"/>
              </w:rPr>
            </w:rPrChange>
          </w:rPr>
          <w:t>Д</w:t>
        </w:r>
      </w:ins>
      <w:ins w:id="2865" w:author="Попова Дарья" w:date="2020-07-22T10:13:00Z">
        <w:r w:rsidRPr="00795C28">
          <w:rPr>
            <w:rFonts w:cs="Arial"/>
            <w:rPrChange w:id="2866" w:author="Попова Дарья" w:date="2020-07-22T10:16:00Z">
              <w:rPr>
                <w:rFonts w:eastAsiaTheme="majorEastAsia" w:cs="Arial"/>
              </w:rPr>
            </w:rPrChange>
          </w:rPr>
          <w:t>ля сетевых графиков для воздействий на ЗиС</w:t>
        </w:r>
      </w:ins>
      <w:ins w:id="2867" w:author="Попова Дарья" w:date="2020-07-22T10:15:00Z">
        <w:r w:rsidRPr="00795C28">
          <w:rPr>
            <w:rFonts w:cs="Arial"/>
            <w:rPrChange w:id="2868" w:author="Попова Дарья" w:date="2020-07-22T10:16:00Z">
              <w:rPr>
                <w:rFonts w:eastAsiaTheme="majorEastAsia" w:cs="Arial"/>
              </w:rPr>
            </w:rPrChange>
          </w:rPr>
          <w:t xml:space="preserve"> используется внутренний диапазон номеров</w:t>
        </w:r>
      </w:ins>
      <w:ins w:id="2869" w:author="Попова Дарья" w:date="2020-07-22T10:13:00Z">
        <w:r w:rsidRPr="00795C28">
          <w:rPr>
            <w:rFonts w:cs="Arial"/>
            <w:rPrChange w:id="2870" w:author="Попова Дарья" w:date="2020-07-22T10:16:00Z">
              <w:rPr>
                <w:rFonts w:eastAsiaTheme="majorEastAsia" w:cs="Arial"/>
              </w:rPr>
            </w:rPrChange>
          </w:rPr>
          <w:t>:</w:t>
        </w:r>
      </w:ins>
      <w:ins w:id="2871" w:author="Попова Дарья" w:date="2020-07-22T10:15:00Z">
        <w:r w:rsidRPr="00795C28">
          <w:rPr>
            <w:rFonts w:cs="Arial"/>
            <w:rPrChange w:id="2872" w:author="Попова Дарья" w:date="2020-07-22T10:16:00Z">
              <w:rPr>
                <w:rFonts w:eastAsiaTheme="majorEastAsia" w:cs="Arial"/>
              </w:rPr>
            </w:rPrChange>
          </w:rPr>
          <w:t xml:space="preserve"> 003000000000 – 003999999999.</w:t>
        </w:r>
      </w:ins>
    </w:p>
    <w:p w14:paraId="4AECC3E5" w14:textId="4966BD89" w:rsidR="00795C28" w:rsidRPr="00B153FA" w:rsidRDefault="00795C28" w:rsidP="00795C28">
      <w:pPr>
        <w:pStyle w:val="Tabname"/>
        <w:keepNext/>
        <w:spacing w:after="240"/>
        <w:jc w:val="right"/>
        <w:rPr>
          <w:ins w:id="2873" w:author="Попова Дарья" w:date="2020-07-22T10:20:00Z"/>
          <w:rFonts w:cs="Arial"/>
          <w:sz w:val="22"/>
          <w:szCs w:val="22"/>
        </w:rPr>
      </w:pPr>
      <w:ins w:id="2874" w:author="Попова Дарья" w:date="2020-07-22T10:20:00Z">
        <w:r w:rsidRPr="008B6521">
          <w:rPr>
            <w:rFonts w:cs="Arial"/>
            <w:sz w:val="22"/>
            <w:szCs w:val="22"/>
          </w:rPr>
          <w:lastRenderedPageBreak/>
          <w:t xml:space="preserve">Таблица </w:t>
        </w:r>
        <w:r w:rsidRPr="00B153FA">
          <w:rPr>
            <w:rFonts w:cs="Arial"/>
            <w:sz w:val="22"/>
            <w:szCs w:val="22"/>
          </w:rPr>
          <w:fldChar w:fldCharType="begin"/>
        </w:r>
        <w:r w:rsidRPr="008B6521">
          <w:rPr>
            <w:rFonts w:cs="Arial"/>
            <w:sz w:val="22"/>
            <w:szCs w:val="22"/>
          </w:rPr>
          <w:instrText xml:space="preserve"> SEQ Таблица \* ARABIC </w:instrText>
        </w:r>
        <w:r w:rsidRPr="00B153FA">
          <w:rPr>
            <w:rFonts w:cs="Arial"/>
            <w:sz w:val="22"/>
            <w:szCs w:val="22"/>
          </w:rPr>
          <w:fldChar w:fldCharType="separate"/>
        </w:r>
      </w:ins>
      <w:ins w:id="2875" w:author="ShramkovAB" w:date="2021-03-05T14:19:00Z">
        <w:r w:rsidR="00E24180">
          <w:rPr>
            <w:rFonts w:cs="Arial"/>
            <w:noProof/>
            <w:sz w:val="22"/>
            <w:szCs w:val="22"/>
          </w:rPr>
          <w:t>28</w:t>
        </w:r>
      </w:ins>
      <w:ins w:id="2876" w:author="Попова Дарья" w:date="2020-07-22T10:20:00Z">
        <w:r w:rsidRPr="00B153FA">
          <w:rPr>
            <w:rFonts w:cs="Arial"/>
            <w:sz w:val="22"/>
            <w:szCs w:val="22"/>
          </w:rPr>
          <w:fldChar w:fldCharType="end"/>
        </w:r>
        <w:r w:rsidRPr="008B6521">
          <w:rPr>
            <w:rFonts w:cs="Arial"/>
            <w:sz w:val="22"/>
            <w:szCs w:val="22"/>
          </w:rPr>
          <w:t>.</w:t>
        </w:r>
        <w:r w:rsidRPr="00B153FA">
          <w:rPr>
            <w:rFonts w:cs="Arial"/>
            <w:sz w:val="22"/>
            <w:szCs w:val="22"/>
          </w:rPr>
          <w:t xml:space="preserve"> Пользовательские </w:t>
        </w:r>
      </w:ins>
      <w:ins w:id="2877" w:author="Попова Дарья" w:date="2020-07-22T10:40:00Z">
        <w:r w:rsidR="00661554">
          <w:rPr>
            <w:rFonts w:cs="Arial"/>
            <w:sz w:val="22"/>
            <w:szCs w:val="22"/>
          </w:rPr>
          <w:t xml:space="preserve">статусы </w:t>
        </w:r>
      </w:ins>
      <w:ins w:id="2878" w:author="Попова Дарья" w:date="2020-07-22T10:20:00Z">
        <w:r>
          <w:rPr>
            <w:rFonts w:cs="Arial"/>
            <w:sz w:val="22"/>
            <w:szCs w:val="22"/>
          </w:rPr>
          <w:t>сетевых графиков для ЗиС и их операций</w:t>
        </w:r>
      </w:ins>
    </w:p>
    <w:tbl>
      <w:tblPr>
        <w:tblW w:w="5000" w:type="pct"/>
        <w:tblBorders>
          <w:top w:val="single" w:sz="12"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Change w:id="2879" w:author="Попова Дарья" w:date="2020-07-22T10:39:00Z">
          <w:tblPr>
            <w:tblW w:w="5000" w:type="pct"/>
            <w:tblCellMar>
              <w:left w:w="0" w:type="dxa"/>
              <w:right w:w="0" w:type="dxa"/>
            </w:tblCellMar>
            <w:tblLook w:val="04A0" w:firstRow="1" w:lastRow="0" w:firstColumn="1" w:lastColumn="0" w:noHBand="0" w:noVBand="1"/>
          </w:tblPr>
        </w:tblPrChange>
      </w:tblPr>
      <w:tblGrid>
        <w:gridCol w:w="552"/>
        <w:gridCol w:w="2697"/>
        <w:gridCol w:w="3830"/>
        <w:gridCol w:w="3107"/>
        <w:tblGridChange w:id="2880">
          <w:tblGrid>
            <w:gridCol w:w="5"/>
            <w:gridCol w:w="547"/>
            <w:gridCol w:w="572"/>
            <w:gridCol w:w="2125"/>
            <w:gridCol w:w="2"/>
            <w:gridCol w:w="3826"/>
            <w:gridCol w:w="2"/>
            <w:gridCol w:w="3102"/>
            <w:gridCol w:w="5"/>
          </w:tblGrid>
        </w:tblGridChange>
      </w:tblGrid>
      <w:tr w:rsidR="00795C28" w:rsidRPr="007008A3" w14:paraId="5C778CA8" w14:textId="77777777" w:rsidTr="00A368B4">
        <w:trPr>
          <w:cantSplit/>
          <w:trHeight w:val="397"/>
          <w:tblHeader/>
          <w:ins w:id="2881" w:author="Попова Дарья" w:date="2020-07-22T10:20:00Z"/>
          <w:trPrChange w:id="2882" w:author="Попова Дарья" w:date="2020-07-22T10:39:00Z">
            <w:trPr>
              <w:gridBefore w:val="1"/>
              <w:gridAfter w:val="0"/>
              <w:cantSplit/>
              <w:trHeight w:val="397"/>
              <w:tblHeader/>
            </w:trPr>
          </w:trPrChange>
        </w:trPr>
        <w:tc>
          <w:tcPr>
            <w:tcW w:w="271" w:type="pct"/>
            <w:shd w:val="clear" w:color="auto" w:fill="FFC000"/>
            <w:tcMar>
              <w:top w:w="0" w:type="dxa"/>
              <w:left w:w="108" w:type="dxa"/>
              <w:bottom w:w="0" w:type="dxa"/>
              <w:right w:w="108" w:type="dxa"/>
            </w:tcMar>
            <w:vAlign w:val="center"/>
            <w:tcPrChange w:id="2883" w:author="Попова Дарья" w:date="2020-07-22T10:39:00Z">
              <w:tcPr>
                <w:tcW w:w="550" w:type="pct"/>
                <w:gridSpan w:val="2"/>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tcPrChange>
          </w:tcPr>
          <w:p w14:paraId="7823FCDB" w14:textId="77777777" w:rsidR="00795C28" w:rsidRPr="001C409D" w:rsidRDefault="00795C28">
            <w:pPr>
              <w:spacing w:line="276" w:lineRule="auto"/>
              <w:ind w:firstLine="0"/>
              <w:jc w:val="left"/>
              <w:rPr>
                <w:ins w:id="2884" w:author="Попова Дарья" w:date="2020-07-22T10:20:00Z"/>
                <w:rFonts w:eastAsiaTheme="minorHAnsi" w:cs="Arial"/>
                <w:b/>
                <w:sz w:val="20"/>
                <w:szCs w:val="20"/>
                <w:rPrChange w:id="2885" w:author="Попова Дарья" w:date="2020-07-22T10:25:00Z">
                  <w:rPr>
                    <w:ins w:id="2886" w:author="Попова Дарья" w:date="2020-07-22T10:20:00Z"/>
                    <w:rFonts w:cs="Arial"/>
                    <w:b/>
                    <w:bCs/>
                    <w:color w:val="000000"/>
                    <w:sz w:val="22"/>
                  </w:rPr>
                </w:rPrChange>
              </w:rPr>
              <w:pPrChange w:id="2887" w:author="Попова Дарья" w:date="2020-07-22T10:25:00Z">
                <w:pPr>
                  <w:jc w:val="center"/>
                </w:pPr>
              </w:pPrChange>
            </w:pPr>
            <w:ins w:id="2888" w:author="Попова Дарья" w:date="2020-07-22T10:20:00Z">
              <w:r w:rsidRPr="001C409D">
                <w:rPr>
                  <w:rFonts w:eastAsiaTheme="minorHAnsi" w:cs="Arial"/>
                  <w:b/>
                  <w:sz w:val="20"/>
                  <w:szCs w:val="20"/>
                  <w:rPrChange w:id="2889" w:author="Попова Дарья" w:date="2020-07-22T10:25:00Z">
                    <w:rPr>
                      <w:rFonts w:cs="Arial"/>
                      <w:b/>
                      <w:bCs/>
                      <w:color w:val="000000"/>
                      <w:sz w:val="22"/>
                    </w:rPr>
                  </w:rPrChange>
                </w:rPr>
                <w:t>№</w:t>
              </w:r>
            </w:ins>
          </w:p>
        </w:tc>
        <w:tc>
          <w:tcPr>
            <w:tcW w:w="1324" w:type="pct"/>
            <w:shd w:val="clear" w:color="auto" w:fill="FFC000"/>
            <w:tcMar>
              <w:top w:w="0" w:type="dxa"/>
              <w:left w:w="108" w:type="dxa"/>
              <w:bottom w:w="0" w:type="dxa"/>
              <w:right w:w="108" w:type="dxa"/>
            </w:tcMar>
            <w:vAlign w:val="center"/>
            <w:tcPrChange w:id="2890" w:author="Попова Дарья" w:date="2020-07-22T10:39:00Z">
              <w:tcPr>
                <w:tcW w:w="1045" w:type="pct"/>
                <w:gridSpan w:val="2"/>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tcPrChange>
          </w:tcPr>
          <w:p w14:paraId="17A86781" w14:textId="77777777" w:rsidR="00795C28" w:rsidRPr="001C409D" w:rsidRDefault="00795C28">
            <w:pPr>
              <w:spacing w:line="276" w:lineRule="auto"/>
              <w:ind w:firstLine="0"/>
              <w:jc w:val="left"/>
              <w:rPr>
                <w:ins w:id="2891" w:author="Попова Дарья" w:date="2020-07-22T10:20:00Z"/>
                <w:rFonts w:eastAsiaTheme="minorHAnsi" w:cs="Arial"/>
                <w:b/>
                <w:sz w:val="20"/>
                <w:szCs w:val="20"/>
                <w:rPrChange w:id="2892" w:author="Попова Дарья" w:date="2020-07-22T10:25:00Z">
                  <w:rPr>
                    <w:ins w:id="2893" w:author="Попова Дарья" w:date="2020-07-22T10:20:00Z"/>
                    <w:rFonts w:cs="Arial"/>
                    <w:b/>
                    <w:bCs/>
                    <w:color w:val="000000"/>
                    <w:sz w:val="22"/>
                  </w:rPr>
                </w:rPrChange>
              </w:rPr>
              <w:pPrChange w:id="2894" w:author="Попова Дарья" w:date="2020-07-22T10:25:00Z">
                <w:pPr>
                  <w:jc w:val="center"/>
                </w:pPr>
              </w:pPrChange>
            </w:pPr>
            <w:ins w:id="2895" w:author="Попова Дарья" w:date="2020-07-22T10:20:00Z">
              <w:r w:rsidRPr="001C409D">
                <w:rPr>
                  <w:rFonts w:eastAsiaTheme="minorHAnsi" w:cs="Arial"/>
                  <w:b/>
                  <w:sz w:val="20"/>
                  <w:szCs w:val="20"/>
                  <w:rPrChange w:id="2896" w:author="Попова Дарья" w:date="2020-07-22T10:25:00Z">
                    <w:rPr>
                      <w:rFonts w:cs="Arial"/>
                      <w:b/>
                      <w:bCs/>
                      <w:color w:val="000000"/>
                      <w:sz w:val="22"/>
                    </w:rPr>
                  </w:rPrChange>
                </w:rPr>
                <w:t>Статус</w:t>
              </w:r>
            </w:ins>
          </w:p>
        </w:tc>
        <w:tc>
          <w:tcPr>
            <w:tcW w:w="1880" w:type="pct"/>
            <w:shd w:val="clear" w:color="auto" w:fill="FFC000"/>
            <w:vAlign w:val="center"/>
            <w:tcPrChange w:id="2897" w:author="Попова Дарья" w:date="2020-07-22T10:39:00Z">
              <w:tcPr>
                <w:tcW w:w="1880" w:type="pct"/>
                <w:tcBorders>
                  <w:top w:val="single" w:sz="12" w:space="0" w:color="auto"/>
                  <w:left w:val="nil"/>
                  <w:bottom w:val="single" w:sz="8" w:space="0" w:color="auto"/>
                  <w:right w:val="single" w:sz="12" w:space="0" w:color="auto"/>
                </w:tcBorders>
                <w:shd w:val="clear" w:color="auto" w:fill="FFC000"/>
                <w:vAlign w:val="bottom"/>
              </w:tcPr>
            </w:tcPrChange>
          </w:tcPr>
          <w:p w14:paraId="329782C7" w14:textId="77777777" w:rsidR="00795C28" w:rsidRPr="001C409D" w:rsidRDefault="00795C28">
            <w:pPr>
              <w:spacing w:line="276" w:lineRule="auto"/>
              <w:ind w:firstLine="0"/>
              <w:jc w:val="left"/>
              <w:rPr>
                <w:ins w:id="2898" w:author="Попова Дарья" w:date="2020-07-22T10:20:00Z"/>
                <w:rFonts w:eastAsiaTheme="minorHAnsi" w:cs="Arial"/>
                <w:b/>
                <w:sz w:val="20"/>
                <w:szCs w:val="20"/>
                <w:rPrChange w:id="2899" w:author="Попова Дарья" w:date="2020-07-22T10:25:00Z">
                  <w:rPr>
                    <w:ins w:id="2900" w:author="Попова Дарья" w:date="2020-07-22T10:20:00Z"/>
                    <w:rFonts w:cs="Arial"/>
                    <w:b/>
                    <w:bCs/>
                    <w:color w:val="000000"/>
                    <w:sz w:val="22"/>
                  </w:rPr>
                </w:rPrChange>
              </w:rPr>
              <w:pPrChange w:id="2901" w:author="Попова Дарья" w:date="2020-07-22T10:25:00Z">
                <w:pPr>
                  <w:jc w:val="center"/>
                </w:pPr>
              </w:pPrChange>
            </w:pPr>
            <w:ins w:id="2902" w:author="Попова Дарья" w:date="2020-07-22T10:20:00Z">
              <w:r w:rsidRPr="001C409D">
                <w:rPr>
                  <w:rFonts w:eastAsiaTheme="minorHAnsi" w:cs="Arial"/>
                  <w:b/>
                  <w:sz w:val="20"/>
                  <w:szCs w:val="20"/>
                  <w:rPrChange w:id="2903" w:author="Попова Дарья" w:date="2020-07-22T10:25:00Z">
                    <w:rPr>
                      <w:rFonts w:cs="Arial"/>
                      <w:b/>
                      <w:bCs/>
                      <w:color w:val="000000"/>
                      <w:sz w:val="22"/>
                    </w:rPr>
                  </w:rPrChange>
                </w:rPr>
                <w:t>Комментарий</w:t>
              </w:r>
            </w:ins>
          </w:p>
        </w:tc>
        <w:tc>
          <w:tcPr>
            <w:tcW w:w="1525" w:type="pct"/>
            <w:shd w:val="clear" w:color="auto" w:fill="FFC000"/>
            <w:vAlign w:val="center"/>
            <w:tcPrChange w:id="2904" w:author="Попова Дарья" w:date="2020-07-22T10:39:00Z">
              <w:tcPr>
                <w:tcW w:w="1525" w:type="pct"/>
                <w:gridSpan w:val="2"/>
                <w:tcBorders>
                  <w:top w:val="single" w:sz="12" w:space="0" w:color="auto"/>
                  <w:left w:val="nil"/>
                  <w:bottom w:val="single" w:sz="8" w:space="0" w:color="auto"/>
                  <w:right w:val="single" w:sz="12" w:space="0" w:color="auto"/>
                </w:tcBorders>
                <w:shd w:val="clear" w:color="auto" w:fill="FFC000"/>
                <w:vAlign w:val="bottom"/>
              </w:tcPr>
            </w:tcPrChange>
          </w:tcPr>
          <w:p w14:paraId="7980C7A2" w14:textId="77777777" w:rsidR="00795C28" w:rsidRPr="001C409D" w:rsidRDefault="00795C28">
            <w:pPr>
              <w:spacing w:line="276" w:lineRule="auto"/>
              <w:ind w:firstLine="0"/>
              <w:jc w:val="left"/>
              <w:rPr>
                <w:ins w:id="2905" w:author="Попова Дарья" w:date="2020-07-22T10:20:00Z"/>
                <w:rFonts w:eastAsiaTheme="minorHAnsi" w:cs="Arial"/>
                <w:b/>
                <w:sz w:val="20"/>
                <w:szCs w:val="20"/>
                <w:rPrChange w:id="2906" w:author="Попова Дарья" w:date="2020-07-22T10:25:00Z">
                  <w:rPr>
                    <w:ins w:id="2907" w:author="Попова Дарья" w:date="2020-07-22T10:20:00Z"/>
                    <w:rFonts w:cs="Arial"/>
                    <w:b/>
                    <w:bCs/>
                    <w:color w:val="000000"/>
                    <w:sz w:val="22"/>
                  </w:rPr>
                </w:rPrChange>
              </w:rPr>
              <w:pPrChange w:id="2908" w:author="Попова Дарья" w:date="2020-07-22T10:25:00Z">
                <w:pPr>
                  <w:jc w:val="center"/>
                </w:pPr>
              </w:pPrChange>
            </w:pPr>
            <w:ins w:id="2909" w:author="Попова Дарья" w:date="2020-07-22T10:20:00Z">
              <w:r w:rsidRPr="001C409D">
                <w:rPr>
                  <w:rFonts w:eastAsiaTheme="minorHAnsi" w:cs="Arial"/>
                  <w:b/>
                  <w:sz w:val="20"/>
                  <w:szCs w:val="20"/>
                  <w:rPrChange w:id="2910" w:author="Попова Дарья" w:date="2020-07-22T10:25:00Z">
                    <w:rPr>
                      <w:rFonts w:cs="Arial"/>
                      <w:b/>
                      <w:bCs/>
                      <w:color w:val="000000"/>
                      <w:sz w:val="22"/>
                    </w:rPr>
                  </w:rPrChange>
                </w:rPr>
                <w:t>Кто устанавливает</w:t>
              </w:r>
            </w:ins>
          </w:p>
        </w:tc>
      </w:tr>
      <w:tr w:rsidR="00795C28" w:rsidRPr="007008A3" w14:paraId="21422DBA" w14:textId="77777777" w:rsidTr="00A368B4">
        <w:trPr>
          <w:cantSplit/>
          <w:ins w:id="2911" w:author="Попова Дарья" w:date="2020-07-22T10:20:00Z"/>
          <w:trPrChange w:id="2912" w:author="Попова Дарья" w:date="2020-07-22T10:38:00Z">
            <w:trPr>
              <w:gridBefore w:val="1"/>
              <w:gridAfter w:val="0"/>
              <w:cantSplit/>
            </w:trPr>
          </w:trPrChange>
        </w:trPr>
        <w:tc>
          <w:tcPr>
            <w:tcW w:w="271" w:type="pct"/>
            <w:tcMar>
              <w:top w:w="0" w:type="dxa"/>
              <w:left w:w="108" w:type="dxa"/>
              <w:bottom w:w="0" w:type="dxa"/>
              <w:right w:w="108" w:type="dxa"/>
            </w:tcMar>
            <w:tcPrChange w:id="2913" w:author="Попова Дарья" w:date="2020-07-22T10:38:00Z">
              <w:tcPr>
                <w:tcW w:w="550" w:type="pct"/>
                <w:gridSpan w:val="2"/>
                <w:tcBorders>
                  <w:top w:val="nil"/>
                  <w:left w:val="single" w:sz="12" w:space="0" w:color="auto"/>
                  <w:bottom w:val="single" w:sz="8" w:space="0" w:color="auto"/>
                  <w:right w:val="single" w:sz="8" w:space="0" w:color="auto"/>
                </w:tcBorders>
                <w:tcMar>
                  <w:top w:w="0" w:type="dxa"/>
                  <w:left w:w="108" w:type="dxa"/>
                  <w:bottom w:w="0" w:type="dxa"/>
                  <w:right w:w="108" w:type="dxa"/>
                </w:tcMar>
              </w:tcPr>
            </w:tcPrChange>
          </w:tcPr>
          <w:p w14:paraId="715BFE24" w14:textId="77777777" w:rsidR="00795C28" w:rsidRPr="001C409D" w:rsidRDefault="00795C28">
            <w:pPr>
              <w:pStyle w:val="TABLECONTENT"/>
              <w:rPr>
                <w:ins w:id="2914" w:author="Попова Дарья" w:date="2020-07-22T10:20:00Z"/>
                <w:rFonts w:eastAsia="Calibri"/>
                <w:rPrChange w:id="2915" w:author="Попова Дарья" w:date="2020-07-22T10:25:00Z">
                  <w:rPr>
                    <w:ins w:id="2916" w:author="Попова Дарья" w:date="2020-07-22T10:20:00Z"/>
                    <w:rFonts w:cs="Arial"/>
                    <w:color w:val="000000"/>
                    <w:sz w:val="22"/>
                  </w:rPr>
                </w:rPrChange>
              </w:rPr>
              <w:pPrChange w:id="2917" w:author="Попова Дарья" w:date="2020-07-22T10:25:00Z">
                <w:pPr>
                  <w:jc w:val="left"/>
                </w:pPr>
              </w:pPrChange>
            </w:pPr>
            <w:ins w:id="2918" w:author="Попова Дарья" w:date="2020-07-22T10:20:00Z">
              <w:r w:rsidRPr="001C409D">
                <w:rPr>
                  <w:rFonts w:eastAsia="Calibri"/>
                  <w:rPrChange w:id="2919" w:author="Попова Дарья" w:date="2020-07-22T10:25:00Z">
                    <w:rPr>
                      <w:color w:val="000000"/>
                      <w:sz w:val="22"/>
                    </w:rPr>
                  </w:rPrChange>
                </w:rPr>
                <w:t>1</w:t>
              </w:r>
            </w:ins>
          </w:p>
        </w:tc>
        <w:tc>
          <w:tcPr>
            <w:tcW w:w="1324" w:type="pct"/>
            <w:tcMar>
              <w:top w:w="0" w:type="dxa"/>
              <w:left w:w="108" w:type="dxa"/>
              <w:bottom w:w="0" w:type="dxa"/>
              <w:right w:w="108" w:type="dxa"/>
            </w:tcMar>
            <w:tcPrChange w:id="2920" w:author="Попова Дарья" w:date="2020-07-22T10:38:00Z">
              <w:tcPr>
                <w:tcW w:w="1045" w:type="pct"/>
                <w:gridSpan w:val="2"/>
                <w:tcBorders>
                  <w:top w:val="nil"/>
                  <w:left w:val="nil"/>
                  <w:bottom w:val="single" w:sz="8" w:space="0" w:color="auto"/>
                  <w:right w:val="single" w:sz="12" w:space="0" w:color="auto"/>
                </w:tcBorders>
                <w:tcMar>
                  <w:top w:w="0" w:type="dxa"/>
                  <w:left w:w="108" w:type="dxa"/>
                  <w:bottom w:w="0" w:type="dxa"/>
                  <w:right w:w="108" w:type="dxa"/>
                </w:tcMar>
              </w:tcPr>
            </w:tcPrChange>
          </w:tcPr>
          <w:p w14:paraId="7131A79B" w14:textId="77777777" w:rsidR="00795C28" w:rsidRPr="001C409D" w:rsidRDefault="00795C28">
            <w:pPr>
              <w:pStyle w:val="TABLECONTENT"/>
              <w:rPr>
                <w:ins w:id="2921" w:author="Попова Дарья" w:date="2020-07-22T10:20:00Z"/>
                <w:rFonts w:eastAsia="Calibri"/>
                <w:rPrChange w:id="2922" w:author="Попова Дарья" w:date="2020-07-22T10:25:00Z">
                  <w:rPr>
                    <w:ins w:id="2923" w:author="Попова Дарья" w:date="2020-07-22T10:20:00Z"/>
                    <w:rFonts w:cs="Arial"/>
                    <w:color w:val="000000"/>
                    <w:sz w:val="22"/>
                  </w:rPr>
                </w:rPrChange>
              </w:rPr>
              <w:pPrChange w:id="2924" w:author="Попова Дарья" w:date="2020-07-22T10:25:00Z">
                <w:pPr>
                  <w:ind w:firstLine="0"/>
                  <w:jc w:val="left"/>
                </w:pPr>
              </w:pPrChange>
            </w:pPr>
            <w:ins w:id="2925" w:author="Попова Дарья" w:date="2020-07-22T10:20:00Z">
              <w:r w:rsidRPr="001C409D">
                <w:rPr>
                  <w:rFonts w:eastAsia="Calibri"/>
                  <w:rPrChange w:id="2926" w:author="Попова Дарья" w:date="2020-07-22T10:25:00Z">
                    <w:rPr>
                      <w:color w:val="000000"/>
                      <w:sz w:val="22"/>
                    </w:rPr>
                  </w:rPrChange>
                </w:rPr>
                <w:t>ПЛАН - планируется</w:t>
              </w:r>
            </w:ins>
          </w:p>
        </w:tc>
        <w:tc>
          <w:tcPr>
            <w:tcW w:w="1880" w:type="pct"/>
            <w:tcPrChange w:id="2927" w:author="Попова Дарья" w:date="2020-07-22T10:38:00Z">
              <w:tcPr>
                <w:tcW w:w="1880" w:type="pct"/>
                <w:tcBorders>
                  <w:top w:val="nil"/>
                  <w:left w:val="nil"/>
                  <w:bottom w:val="single" w:sz="8" w:space="0" w:color="auto"/>
                  <w:right w:val="single" w:sz="12" w:space="0" w:color="auto"/>
                </w:tcBorders>
              </w:tcPr>
            </w:tcPrChange>
          </w:tcPr>
          <w:p w14:paraId="18F7E151" w14:textId="77777777" w:rsidR="00795C28" w:rsidRPr="001C409D" w:rsidRDefault="00795C28">
            <w:pPr>
              <w:pStyle w:val="TABLECONTENT"/>
              <w:rPr>
                <w:ins w:id="2928" w:author="Попова Дарья" w:date="2020-07-22T10:20:00Z"/>
                <w:rFonts w:eastAsia="Calibri"/>
                <w:rPrChange w:id="2929" w:author="Попова Дарья" w:date="2020-07-22T10:25:00Z">
                  <w:rPr>
                    <w:ins w:id="2930" w:author="Попова Дарья" w:date="2020-07-22T10:20:00Z"/>
                    <w:rFonts w:cs="Arial"/>
                    <w:color w:val="000000"/>
                    <w:sz w:val="22"/>
                  </w:rPr>
                </w:rPrChange>
              </w:rPr>
              <w:pPrChange w:id="2931" w:author="Попова Дарья" w:date="2020-07-22T10:25:00Z">
                <w:pPr>
                  <w:ind w:firstLine="0"/>
                  <w:jc w:val="left"/>
                </w:pPr>
              </w:pPrChange>
            </w:pPr>
            <w:ins w:id="2932" w:author="Попова Дарья" w:date="2020-07-22T10:20:00Z">
              <w:r w:rsidRPr="001C409D">
                <w:rPr>
                  <w:rFonts w:eastAsia="Calibri"/>
                  <w:rPrChange w:id="2933" w:author="Попова Дарья" w:date="2020-07-22T10:25:00Z">
                    <w:rPr>
                      <w:color w:val="000000"/>
                      <w:sz w:val="22"/>
                    </w:rPr>
                  </w:rPrChange>
                </w:rPr>
                <w:t>Начальный статус по умолчанию</w:t>
              </w:r>
            </w:ins>
          </w:p>
        </w:tc>
        <w:tc>
          <w:tcPr>
            <w:tcW w:w="1525" w:type="pct"/>
            <w:tcPrChange w:id="2934" w:author="Попова Дарья" w:date="2020-07-22T10:38:00Z">
              <w:tcPr>
                <w:tcW w:w="1525" w:type="pct"/>
                <w:gridSpan w:val="2"/>
                <w:tcBorders>
                  <w:top w:val="nil"/>
                  <w:left w:val="nil"/>
                  <w:bottom w:val="single" w:sz="8" w:space="0" w:color="auto"/>
                  <w:right w:val="single" w:sz="12" w:space="0" w:color="auto"/>
                </w:tcBorders>
              </w:tcPr>
            </w:tcPrChange>
          </w:tcPr>
          <w:p w14:paraId="788BAB93" w14:textId="77777777" w:rsidR="00795C28" w:rsidRPr="001C409D" w:rsidRDefault="00795C28">
            <w:pPr>
              <w:pStyle w:val="TABLECONTENT"/>
              <w:rPr>
                <w:ins w:id="2935" w:author="Попова Дарья" w:date="2020-07-22T10:20:00Z"/>
                <w:rFonts w:eastAsia="Calibri"/>
                <w:rPrChange w:id="2936" w:author="Попова Дарья" w:date="2020-07-22T10:25:00Z">
                  <w:rPr>
                    <w:ins w:id="2937" w:author="Попова Дарья" w:date="2020-07-22T10:20:00Z"/>
                    <w:rFonts w:cs="Arial"/>
                    <w:color w:val="000000"/>
                    <w:sz w:val="22"/>
                  </w:rPr>
                </w:rPrChange>
              </w:rPr>
              <w:pPrChange w:id="2938" w:author="Попова Дарья" w:date="2020-07-22T10:25:00Z">
                <w:pPr>
                  <w:ind w:firstLine="0"/>
                  <w:jc w:val="left"/>
                </w:pPr>
              </w:pPrChange>
            </w:pPr>
            <w:ins w:id="2939" w:author="Попова Дарья" w:date="2020-07-22T10:20:00Z">
              <w:r w:rsidRPr="001C409D">
                <w:rPr>
                  <w:rFonts w:eastAsia="Calibri"/>
                  <w:rPrChange w:id="2940" w:author="Попова Дарья" w:date="2020-07-22T10:25:00Z">
                    <w:rPr>
                      <w:color w:val="000000"/>
                      <w:sz w:val="22"/>
                    </w:rPr>
                  </w:rPrChange>
                </w:rPr>
                <w:t>Автоматически</w:t>
              </w:r>
            </w:ins>
          </w:p>
        </w:tc>
      </w:tr>
      <w:tr w:rsidR="00795C28" w:rsidRPr="007008A3" w14:paraId="42F425A3" w14:textId="77777777" w:rsidTr="00A368B4">
        <w:trPr>
          <w:cantSplit/>
          <w:ins w:id="2941" w:author="Попова Дарья" w:date="2020-07-22T10:20:00Z"/>
          <w:trPrChange w:id="2942" w:author="Попова Дарья" w:date="2020-07-22T10:38:00Z">
            <w:trPr>
              <w:gridBefore w:val="1"/>
              <w:gridAfter w:val="0"/>
              <w:cantSplit/>
            </w:trPr>
          </w:trPrChange>
        </w:trPr>
        <w:tc>
          <w:tcPr>
            <w:tcW w:w="271" w:type="pct"/>
            <w:tcMar>
              <w:top w:w="0" w:type="dxa"/>
              <w:left w:w="108" w:type="dxa"/>
              <w:bottom w:w="0" w:type="dxa"/>
              <w:right w:w="108" w:type="dxa"/>
            </w:tcMar>
            <w:tcPrChange w:id="2943" w:author="Попова Дарья" w:date="2020-07-22T10:38:00Z">
              <w:tcPr>
                <w:tcW w:w="550" w:type="pct"/>
                <w:gridSpan w:val="2"/>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tcPrChange>
          </w:tcPr>
          <w:p w14:paraId="02E0EDD9" w14:textId="77777777" w:rsidR="00795C28" w:rsidRPr="001C409D" w:rsidRDefault="00795C28">
            <w:pPr>
              <w:pStyle w:val="TABLECONTENT"/>
              <w:rPr>
                <w:ins w:id="2944" w:author="Попова Дарья" w:date="2020-07-22T10:20:00Z"/>
                <w:rFonts w:eastAsia="Calibri"/>
                <w:rPrChange w:id="2945" w:author="Попова Дарья" w:date="2020-07-22T10:25:00Z">
                  <w:rPr>
                    <w:ins w:id="2946" w:author="Попова Дарья" w:date="2020-07-22T10:20:00Z"/>
                    <w:rFonts w:cs="Arial"/>
                    <w:color w:val="000000"/>
                    <w:sz w:val="22"/>
                  </w:rPr>
                </w:rPrChange>
              </w:rPr>
              <w:pPrChange w:id="2947" w:author="Попова Дарья" w:date="2020-07-22T10:25:00Z">
                <w:pPr>
                  <w:jc w:val="left"/>
                </w:pPr>
              </w:pPrChange>
            </w:pPr>
            <w:ins w:id="2948" w:author="Попова Дарья" w:date="2020-07-22T10:20:00Z">
              <w:r w:rsidRPr="001C409D">
                <w:rPr>
                  <w:rFonts w:eastAsia="Calibri"/>
                  <w:rPrChange w:id="2949" w:author="Попова Дарья" w:date="2020-07-22T10:25:00Z">
                    <w:rPr>
                      <w:color w:val="000000"/>
                      <w:sz w:val="22"/>
                    </w:rPr>
                  </w:rPrChange>
                </w:rPr>
                <w:t>2</w:t>
              </w:r>
            </w:ins>
          </w:p>
        </w:tc>
        <w:tc>
          <w:tcPr>
            <w:tcW w:w="1324" w:type="pct"/>
            <w:tcMar>
              <w:top w:w="0" w:type="dxa"/>
              <w:left w:w="108" w:type="dxa"/>
              <w:bottom w:w="0" w:type="dxa"/>
              <w:right w:w="108" w:type="dxa"/>
            </w:tcMar>
            <w:tcPrChange w:id="2950" w:author="Попова Дарья" w:date="2020-07-22T10:38:00Z">
              <w:tcPr>
                <w:tcW w:w="1045" w:type="pct"/>
                <w:gridSpan w:val="2"/>
                <w:tcBorders>
                  <w:top w:val="single" w:sz="8" w:space="0" w:color="auto"/>
                  <w:left w:val="nil"/>
                  <w:bottom w:val="single" w:sz="8" w:space="0" w:color="auto"/>
                  <w:right w:val="single" w:sz="12" w:space="0" w:color="auto"/>
                </w:tcBorders>
                <w:tcMar>
                  <w:top w:w="0" w:type="dxa"/>
                  <w:left w:w="108" w:type="dxa"/>
                  <w:bottom w:w="0" w:type="dxa"/>
                  <w:right w:w="108" w:type="dxa"/>
                </w:tcMar>
              </w:tcPr>
            </w:tcPrChange>
          </w:tcPr>
          <w:p w14:paraId="0A1156EE" w14:textId="77777777" w:rsidR="00795C28" w:rsidRPr="001C409D" w:rsidRDefault="00795C28">
            <w:pPr>
              <w:pStyle w:val="TABLECONTENT"/>
              <w:rPr>
                <w:ins w:id="2951" w:author="Попова Дарья" w:date="2020-07-22T10:20:00Z"/>
                <w:rFonts w:eastAsia="Calibri"/>
                <w:rPrChange w:id="2952" w:author="Попова Дарья" w:date="2020-07-22T10:25:00Z">
                  <w:rPr>
                    <w:ins w:id="2953" w:author="Попова Дарья" w:date="2020-07-22T10:20:00Z"/>
                    <w:rFonts w:cs="Arial"/>
                    <w:color w:val="000000"/>
                    <w:sz w:val="22"/>
                  </w:rPr>
                </w:rPrChange>
              </w:rPr>
              <w:pPrChange w:id="2954" w:author="Попова Дарья" w:date="2020-07-22T10:25:00Z">
                <w:pPr>
                  <w:ind w:firstLine="0"/>
                  <w:jc w:val="left"/>
                </w:pPr>
              </w:pPrChange>
            </w:pPr>
            <w:ins w:id="2955" w:author="Попова Дарья" w:date="2020-07-22T10:20:00Z">
              <w:r w:rsidRPr="001C409D">
                <w:rPr>
                  <w:rFonts w:eastAsia="Calibri"/>
                  <w:rPrChange w:id="2956" w:author="Попова Дарья" w:date="2020-07-22T10:25:00Z">
                    <w:rPr>
                      <w:color w:val="000000"/>
                      <w:sz w:val="22"/>
                    </w:rPr>
                  </w:rPrChange>
                </w:rPr>
                <w:t>СГПЛ - Отправлен на согласование Планировщиком ТОиР</w:t>
              </w:r>
            </w:ins>
          </w:p>
        </w:tc>
        <w:tc>
          <w:tcPr>
            <w:tcW w:w="1880" w:type="pct"/>
            <w:tcPrChange w:id="2957" w:author="Попова Дарья" w:date="2020-07-22T10:38:00Z">
              <w:tcPr>
                <w:tcW w:w="1880" w:type="pct"/>
                <w:tcBorders>
                  <w:top w:val="single" w:sz="8" w:space="0" w:color="auto"/>
                  <w:left w:val="nil"/>
                  <w:bottom w:val="single" w:sz="8" w:space="0" w:color="auto"/>
                  <w:right w:val="single" w:sz="12" w:space="0" w:color="auto"/>
                </w:tcBorders>
              </w:tcPr>
            </w:tcPrChange>
          </w:tcPr>
          <w:p w14:paraId="5640ABAC" w14:textId="4FDE1E0F" w:rsidR="00795C28" w:rsidRPr="001C409D" w:rsidRDefault="00795C28">
            <w:pPr>
              <w:pStyle w:val="TABLECONTENT"/>
              <w:rPr>
                <w:ins w:id="2958" w:author="Попова Дарья" w:date="2020-07-22T10:20:00Z"/>
                <w:rFonts w:eastAsia="Calibri"/>
                <w:rPrChange w:id="2959" w:author="Попова Дарья" w:date="2020-07-22T10:25:00Z">
                  <w:rPr>
                    <w:ins w:id="2960" w:author="Попова Дарья" w:date="2020-07-22T10:20:00Z"/>
                    <w:rFonts w:cs="Arial"/>
                    <w:color w:val="000000"/>
                    <w:sz w:val="22"/>
                  </w:rPr>
                </w:rPrChange>
              </w:rPr>
              <w:pPrChange w:id="2961" w:author="Попова Дарья" w:date="2020-07-22T10:26:00Z">
                <w:pPr>
                  <w:ind w:firstLine="0"/>
                  <w:jc w:val="left"/>
                </w:pPr>
              </w:pPrChange>
            </w:pPr>
            <w:ins w:id="2962" w:author="Попова Дарья" w:date="2020-07-22T10:20:00Z">
              <w:r w:rsidRPr="001C409D">
                <w:rPr>
                  <w:rFonts w:eastAsia="Calibri"/>
                  <w:rPrChange w:id="2963" w:author="Попова Дарья" w:date="2020-07-22T10:25:00Z">
                    <w:rPr>
                      <w:color w:val="000000"/>
                      <w:sz w:val="22"/>
                    </w:rPr>
                  </w:rPrChange>
                </w:rPr>
                <w:t xml:space="preserve">Отправлен на согласование Планировщиком </w:t>
              </w:r>
            </w:ins>
            <w:ins w:id="2964" w:author="Попова Дарья" w:date="2020-07-22T10:26:00Z">
              <w:r w:rsidR="001C409D">
                <w:rPr>
                  <w:rFonts w:eastAsia="Calibri"/>
                </w:rPr>
                <w:t>ЗиС</w:t>
              </w:r>
            </w:ins>
            <w:ins w:id="2965" w:author="Попова Дарья" w:date="2020-07-22T10:20:00Z">
              <w:r w:rsidRPr="001C409D">
                <w:rPr>
                  <w:rFonts w:eastAsia="Calibri"/>
                  <w:rPrChange w:id="2966" w:author="Попова Дарья" w:date="2020-07-22T10:25:00Z">
                    <w:rPr>
                      <w:color w:val="000000"/>
                      <w:sz w:val="22"/>
                    </w:rPr>
                  </w:rPrChange>
                </w:rPr>
                <w:t xml:space="preserve"> УО Старшему планировщику ТОИР УО</w:t>
              </w:r>
            </w:ins>
          </w:p>
        </w:tc>
        <w:tc>
          <w:tcPr>
            <w:tcW w:w="1525" w:type="pct"/>
            <w:tcPrChange w:id="2967" w:author="Попова Дарья" w:date="2020-07-22T10:38:00Z">
              <w:tcPr>
                <w:tcW w:w="1525" w:type="pct"/>
                <w:gridSpan w:val="2"/>
                <w:tcBorders>
                  <w:top w:val="single" w:sz="8" w:space="0" w:color="auto"/>
                  <w:left w:val="nil"/>
                  <w:bottom w:val="single" w:sz="8" w:space="0" w:color="auto"/>
                  <w:right w:val="single" w:sz="12" w:space="0" w:color="auto"/>
                </w:tcBorders>
              </w:tcPr>
            </w:tcPrChange>
          </w:tcPr>
          <w:p w14:paraId="0A06D3B3" w14:textId="43F78779" w:rsidR="00795C28" w:rsidRPr="001C409D" w:rsidRDefault="00795C28">
            <w:pPr>
              <w:pStyle w:val="TABLECONTENT"/>
              <w:rPr>
                <w:ins w:id="2968" w:author="Попова Дарья" w:date="2020-07-22T10:20:00Z"/>
                <w:rFonts w:eastAsia="Calibri"/>
                <w:rPrChange w:id="2969" w:author="Попова Дарья" w:date="2020-07-22T10:25:00Z">
                  <w:rPr>
                    <w:ins w:id="2970" w:author="Попова Дарья" w:date="2020-07-22T10:20:00Z"/>
                    <w:rFonts w:cs="Arial"/>
                    <w:color w:val="000000"/>
                    <w:sz w:val="22"/>
                  </w:rPr>
                </w:rPrChange>
              </w:rPr>
              <w:pPrChange w:id="2971" w:author="Попова Дарья" w:date="2020-07-22T10:26:00Z">
                <w:pPr>
                  <w:ind w:firstLine="0"/>
                  <w:jc w:val="left"/>
                </w:pPr>
              </w:pPrChange>
            </w:pPr>
            <w:ins w:id="2972" w:author="Попова Дарья" w:date="2020-07-22T10:20:00Z">
              <w:r w:rsidRPr="001C409D">
                <w:rPr>
                  <w:rFonts w:eastAsia="Calibri"/>
                  <w:rPrChange w:id="2973" w:author="Попова Дарья" w:date="2020-07-22T10:25:00Z">
                    <w:rPr>
                      <w:color w:val="000000"/>
                      <w:sz w:val="22"/>
                    </w:rPr>
                  </w:rPrChange>
                </w:rPr>
                <w:t xml:space="preserve">Планировщик </w:t>
              </w:r>
            </w:ins>
            <w:ins w:id="2974" w:author="Попова Дарья" w:date="2020-07-22T10:26:00Z">
              <w:r w:rsidR="001C409D">
                <w:rPr>
                  <w:rFonts w:eastAsia="Calibri"/>
                </w:rPr>
                <w:t>ЗиС</w:t>
              </w:r>
            </w:ins>
            <w:ins w:id="2975" w:author="Попова Дарья" w:date="2020-07-22T10:20:00Z">
              <w:r w:rsidRPr="001C409D">
                <w:rPr>
                  <w:rFonts w:eastAsia="Calibri"/>
                  <w:rPrChange w:id="2976" w:author="Попова Дарья" w:date="2020-07-22T10:25:00Z">
                    <w:rPr>
                      <w:color w:val="000000"/>
                      <w:sz w:val="22"/>
                    </w:rPr>
                  </w:rPrChange>
                </w:rPr>
                <w:t xml:space="preserve"> УО</w:t>
              </w:r>
            </w:ins>
          </w:p>
        </w:tc>
      </w:tr>
      <w:tr w:rsidR="00795C28" w:rsidRPr="007008A3" w14:paraId="27916042" w14:textId="77777777" w:rsidTr="00A368B4">
        <w:trPr>
          <w:cantSplit/>
          <w:ins w:id="2977" w:author="Попова Дарья" w:date="2020-07-22T10:20:00Z"/>
          <w:trPrChange w:id="2978" w:author="Попова Дарья" w:date="2020-07-22T10:38:00Z">
            <w:trPr>
              <w:gridBefore w:val="1"/>
              <w:gridAfter w:val="0"/>
              <w:cantSplit/>
            </w:trPr>
          </w:trPrChange>
        </w:trPr>
        <w:tc>
          <w:tcPr>
            <w:tcW w:w="271" w:type="pct"/>
            <w:tcMar>
              <w:top w:w="0" w:type="dxa"/>
              <w:left w:w="108" w:type="dxa"/>
              <w:bottom w:w="0" w:type="dxa"/>
              <w:right w:w="108" w:type="dxa"/>
            </w:tcMar>
            <w:tcPrChange w:id="2979" w:author="Попова Дарья" w:date="2020-07-22T10:38:00Z">
              <w:tcPr>
                <w:tcW w:w="550" w:type="pct"/>
                <w:gridSpan w:val="2"/>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tcPrChange>
          </w:tcPr>
          <w:p w14:paraId="2B54AD1E" w14:textId="77777777" w:rsidR="00795C28" w:rsidRPr="001C409D" w:rsidRDefault="00795C28">
            <w:pPr>
              <w:pStyle w:val="TABLECONTENT"/>
              <w:rPr>
                <w:ins w:id="2980" w:author="Попова Дарья" w:date="2020-07-22T10:20:00Z"/>
                <w:rFonts w:eastAsia="Calibri"/>
                <w:rPrChange w:id="2981" w:author="Попова Дарья" w:date="2020-07-22T10:25:00Z">
                  <w:rPr>
                    <w:ins w:id="2982" w:author="Попова Дарья" w:date="2020-07-22T10:20:00Z"/>
                    <w:rFonts w:cs="Arial"/>
                    <w:color w:val="000000"/>
                    <w:sz w:val="22"/>
                  </w:rPr>
                </w:rPrChange>
              </w:rPr>
              <w:pPrChange w:id="2983" w:author="Попова Дарья" w:date="2020-07-22T10:25:00Z">
                <w:pPr>
                  <w:jc w:val="left"/>
                </w:pPr>
              </w:pPrChange>
            </w:pPr>
            <w:ins w:id="2984" w:author="Попова Дарья" w:date="2020-07-22T10:20:00Z">
              <w:r w:rsidRPr="001C409D">
                <w:rPr>
                  <w:rFonts w:eastAsia="Calibri"/>
                  <w:rPrChange w:id="2985" w:author="Попова Дарья" w:date="2020-07-22T10:25:00Z">
                    <w:rPr>
                      <w:color w:val="000000"/>
                      <w:sz w:val="22"/>
                    </w:rPr>
                  </w:rPrChange>
                </w:rPr>
                <w:t>3</w:t>
              </w:r>
            </w:ins>
          </w:p>
        </w:tc>
        <w:tc>
          <w:tcPr>
            <w:tcW w:w="1324" w:type="pct"/>
            <w:tcMar>
              <w:top w:w="0" w:type="dxa"/>
              <w:left w:w="108" w:type="dxa"/>
              <w:bottom w:w="0" w:type="dxa"/>
              <w:right w:w="108" w:type="dxa"/>
            </w:tcMar>
            <w:tcPrChange w:id="2986" w:author="Попова Дарья" w:date="2020-07-22T10:38:00Z">
              <w:tcPr>
                <w:tcW w:w="1045" w:type="pct"/>
                <w:gridSpan w:val="2"/>
                <w:tcBorders>
                  <w:top w:val="single" w:sz="8" w:space="0" w:color="auto"/>
                  <w:left w:val="nil"/>
                  <w:bottom w:val="single" w:sz="8" w:space="0" w:color="auto"/>
                  <w:right w:val="single" w:sz="12" w:space="0" w:color="auto"/>
                </w:tcBorders>
                <w:tcMar>
                  <w:top w:w="0" w:type="dxa"/>
                  <w:left w:w="108" w:type="dxa"/>
                  <w:bottom w:w="0" w:type="dxa"/>
                  <w:right w:w="108" w:type="dxa"/>
                </w:tcMar>
              </w:tcPr>
            </w:tcPrChange>
          </w:tcPr>
          <w:p w14:paraId="6A8215A3" w14:textId="6052A451" w:rsidR="00795C28" w:rsidRPr="001C409D" w:rsidRDefault="00795C28">
            <w:pPr>
              <w:pStyle w:val="TABLECONTENT"/>
              <w:rPr>
                <w:ins w:id="2987" w:author="Попова Дарья" w:date="2020-07-22T10:20:00Z"/>
                <w:rFonts w:eastAsia="Calibri"/>
                <w:rPrChange w:id="2988" w:author="Попова Дарья" w:date="2020-07-22T10:25:00Z">
                  <w:rPr>
                    <w:ins w:id="2989" w:author="Попова Дарья" w:date="2020-07-22T10:20:00Z"/>
                    <w:rFonts w:cs="Arial"/>
                    <w:color w:val="000000"/>
                    <w:sz w:val="22"/>
                  </w:rPr>
                </w:rPrChange>
              </w:rPr>
              <w:pPrChange w:id="2990" w:author="Попова Дарья" w:date="2020-07-22T10:31:00Z">
                <w:pPr>
                  <w:ind w:firstLine="0"/>
                  <w:jc w:val="left"/>
                </w:pPr>
              </w:pPrChange>
            </w:pPr>
            <w:ins w:id="2991" w:author="Попова Дарья" w:date="2020-07-22T10:20:00Z">
              <w:r w:rsidRPr="001C409D">
                <w:rPr>
                  <w:rFonts w:eastAsia="Calibri"/>
                  <w:rPrChange w:id="2992" w:author="Попова Дарья" w:date="2020-07-22T10:25:00Z">
                    <w:rPr>
                      <w:color w:val="000000"/>
                      <w:sz w:val="22"/>
                    </w:rPr>
                  </w:rPrChange>
                </w:rPr>
                <w:t xml:space="preserve">ССПЛ - </w:t>
              </w:r>
            </w:ins>
            <w:ins w:id="2993" w:author="Попова Дарья" w:date="2020-07-22T10:31:00Z">
              <w:r w:rsidR="001C409D" w:rsidRPr="002175C8">
                <w:rPr>
                  <w:rFonts w:eastAsia="Calibri"/>
                </w:rPr>
                <w:t>Согласовано</w:t>
              </w:r>
            </w:ins>
            <w:ins w:id="2994" w:author="Попова Дарья" w:date="2020-07-22T10:20:00Z">
              <w:r w:rsidRPr="001C409D">
                <w:rPr>
                  <w:rFonts w:eastAsia="Calibri"/>
                  <w:rPrChange w:id="2995" w:author="Попова Дарья" w:date="2020-07-22T10:25:00Z">
                    <w:rPr>
                      <w:color w:val="000000"/>
                      <w:sz w:val="22"/>
                    </w:rPr>
                  </w:rPrChange>
                </w:rPr>
                <w:t xml:space="preserve"> </w:t>
              </w:r>
            </w:ins>
            <w:ins w:id="2996" w:author="Попова Дарья" w:date="2020-07-22T10:31:00Z">
              <w:r w:rsidR="001C409D">
                <w:rPr>
                  <w:rFonts w:eastAsia="Calibri"/>
                </w:rPr>
                <w:t>С</w:t>
              </w:r>
            </w:ins>
            <w:ins w:id="2997" w:author="Попова Дарья" w:date="2020-07-22T10:20:00Z">
              <w:r w:rsidRPr="001C409D">
                <w:rPr>
                  <w:rFonts w:eastAsia="Calibri"/>
                  <w:rPrChange w:id="2998" w:author="Попова Дарья" w:date="2020-07-22T10:25:00Z">
                    <w:rPr>
                      <w:color w:val="000000"/>
                      <w:sz w:val="22"/>
                    </w:rPr>
                  </w:rPrChange>
                </w:rPr>
                <w:t xml:space="preserve">таршим </w:t>
              </w:r>
              <w:r w:rsidR="001C409D" w:rsidRPr="002175C8">
                <w:rPr>
                  <w:rFonts w:eastAsia="Calibri"/>
                </w:rPr>
                <w:t>п</w:t>
              </w:r>
              <w:r w:rsidRPr="001C409D">
                <w:rPr>
                  <w:rFonts w:eastAsia="Calibri"/>
                  <w:rPrChange w:id="2999" w:author="Попова Дарья" w:date="2020-07-22T10:25:00Z">
                    <w:rPr>
                      <w:color w:val="000000"/>
                      <w:sz w:val="22"/>
                    </w:rPr>
                  </w:rPrChange>
                </w:rPr>
                <w:t>ланировщиком ТОиР</w:t>
              </w:r>
            </w:ins>
          </w:p>
        </w:tc>
        <w:tc>
          <w:tcPr>
            <w:tcW w:w="1880" w:type="pct"/>
            <w:tcPrChange w:id="3000" w:author="Попова Дарья" w:date="2020-07-22T10:38:00Z">
              <w:tcPr>
                <w:tcW w:w="1880" w:type="pct"/>
                <w:tcBorders>
                  <w:top w:val="single" w:sz="8" w:space="0" w:color="auto"/>
                  <w:left w:val="nil"/>
                  <w:bottom w:val="single" w:sz="8" w:space="0" w:color="auto"/>
                  <w:right w:val="single" w:sz="12" w:space="0" w:color="auto"/>
                </w:tcBorders>
              </w:tcPr>
            </w:tcPrChange>
          </w:tcPr>
          <w:p w14:paraId="1B8501D5" w14:textId="41A19199" w:rsidR="00795C28" w:rsidRPr="001C409D" w:rsidRDefault="001C409D">
            <w:pPr>
              <w:pStyle w:val="TABLECONTENT"/>
              <w:rPr>
                <w:ins w:id="3001" w:author="Попова Дарья" w:date="2020-07-22T10:20:00Z"/>
                <w:rFonts w:eastAsia="Calibri"/>
                <w:rPrChange w:id="3002" w:author="Попова Дарья" w:date="2020-07-22T10:25:00Z">
                  <w:rPr>
                    <w:ins w:id="3003" w:author="Попова Дарья" w:date="2020-07-22T10:20:00Z"/>
                    <w:rFonts w:cs="Arial"/>
                    <w:color w:val="000000"/>
                    <w:sz w:val="22"/>
                  </w:rPr>
                </w:rPrChange>
              </w:rPr>
              <w:pPrChange w:id="3004" w:author="Попова Дарья" w:date="2020-07-22T10:25:00Z">
                <w:pPr>
                  <w:ind w:firstLine="0"/>
                  <w:jc w:val="left"/>
                </w:pPr>
              </w:pPrChange>
            </w:pPr>
            <w:ins w:id="3005" w:author="Попова Дарья" w:date="2020-07-22T10:31:00Z">
              <w:r w:rsidRPr="002175C8">
                <w:rPr>
                  <w:rFonts w:eastAsia="Calibri"/>
                </w:rPr>
                <w:t>Согласовано</w:t>
              </w:r>
            </w:ins>
            <w:ins w:id="3006" w:author="Попова Дарья" w:date="2020-07-22T10:20:00Z">
              <w:r w:rsidRPr="006E2127">
                <w:rPr>
                  <w:rFonts w:eastAsia="Calibri"/>
                </w:rPr>
                <w:t xml:space="preserve"> С</w:t>
              </w:r>
              <w:r w:rsidR="00795C28" w:rsidRPr="001C409D">
                <w:rPr>
                  <w:rFonts w:eastAsia="Calibri"/>
                  <w:rPrChange w:id="3007" w:author="Попова Дарья" w:date="2020-07-22T10:25:00Z">
                    <w:rPr>
                      <w:color w:val="000000"/>
                      <w:sz w:val="22"/>
                    </w:rPr>
                  </w:rPrChange>
                </w:rPr>
                <w:t xml:space="preserve">таршим </w:t>
              </w:r>
              <w:r w:rsidRPr="002175C8">
                <w:rPr>
                  <w:rFonts w:eastAsia="Calibri"/>
                </w:rPr>
                <w:t>п</w:t>
              </w:r>
              <w:r w:rsidR="00795C28" w:rsidRPr="001C409D">
                <w:rPr>
                  <w:rFonts w:eastAsia="Calibri"/>
                  <w:rPrChange w:id="3008" w:author="Попова Дарья" w:date="2020-07-22T10:25:00Z">
                    <w:rPr>
                      <w:color w:val="000000"/>
                      <w:sz w:val="22"/>
                    </w:rPr>
                  </w:rPrChange>
                </w:rPr>
                <w:t>ланировщиком ТОиР УО</w:t>
              </w:r>
            </w:ins>
          </w:p>
        </w:tc>
        <w:tc>
          <w:tcPr>
            <w:tcW w:w="1525" w:type="pct"/>
            <w:tcPrChange w:id="3009" w:author="Попова Дарья" w:date="2020-07-22T10:38:00Z">
              <w:tcPr>
                <w:tcW w:w="1525" w:type="pct"/>
                <w:gridSpan w:val="2"/>
                <w:tcBorders>
                  <w:top w:val="single" w:sz="8" w:space="0" w:color="auto"/>
                  <w:left w:val="nil"/>
                  <w:bottom w:val="single" w:sz="8" w:space="0" w:color="auto"/>
                  <w:right w:val="single" w:sz="12" w:space="0" w:color="auto"/>
                </w:tcBorders>
              </w:tcPr>
            </w:tcPrChange>
          </w:tcPr>
          <w:p w14:paraId="58A40645" w14:textId="44747195" w:rsidR="00795C28" w:rsidRPr="001C409D" w:rsidRDefault="00795C28">
            <w:pPr>
              <w:pStyle w:val="TABLECONTENT"/>
              <w:rPr>
                <w:ins w:id="3010" w:author="Попова Дарья" w:date="2020-07-22T10:20:00Z"/>
                <w:rFonts w:eastAsia="Calibri"/>
                <w:rPrChange w:id="3011" w:author="Попова Дарья" w:date="2020-07-22T10:25:00Z">
                  <w:rPr>
                    <w:ins w:id="3012" w:author="Попова Дарья" w:date="2020-07-22T10:20:00Z"/>
                    <w:rFonts w:cs="Arial"/>
                    <w:color w:val="000000"/>
                    <w:sz w:val="22"/>
                  </w:rPr>
                </w:rPrChange>
              </w:rPr>
              <w:pPrChange w:id="3013" w:author="Попова Дарья" w:date="2020-07-22T10:25:00Z">
                <w:pPr>
                  <w:ind w:firstLine="0"/>
                  <w:jc w:val="left"/>
                </w:pPr>
              </w:pPrChange>
            </w:pPr>
            <w:ins w:id="3014" w:author="Попова Дарья" w:date="2020-07-22T10:20:00Z">
              <w:r w:rsidRPr="001C409D">
                <w:rPr>
                  <w:rFonts w:eastAsia="Calibri"/>
                  <w:rPrChange w:id="3015" w:author="Попова Дарья" w:date="2020-07-22T10:25:00Z">
                    <w:rPr>
                      <w:color w:val="000000"/>
                      <w:sz w:val="22"/>
                    </w:rPr>
                  </w:rPrChange>
                </w:rPr>
                <w:t xml:space="preserve">Старший </w:t>
              </w:r>
              <w:r w:rsidR="001C409D" w:rsidRPr="002175C8">
                <w:rPr>
                  <w:rFonts w:eastAsia="Calibri"/>
                </w:rPr>
                <w:t>п</w:t>
              </w:r>
              <w:r w:rsidRPr="001C409D">
                <w:rPr>
                  <w:rFonts w:eastAsia="Calibri"/>
                  <w:rPrChange w:id="3016" w:author="Попова Дарья" w:date="2020-07-22T10:25:00Z">
                    <w:rPr>
                      <w:color w:val="000000"/>
                      <w:sz w:val="22"/>
                    </w:rPr>
                  </w:rPrChange>
                </w:rPr>
                <w:t>ланировщик ТОиР УО</w:t>
              </w:r>
            </w:ins>
          </w:p>
        </w:tc>
      </w:tr>
      <w:tr w:rsidR="00795C28" w:rsidRPr="007008A3" w14:paraId="4183E61B" w14:textId="77777777" w:rsidTr="00A368B4">
        <w:trPr>
          <w:cantSplit/>
          <w:ins w:id="3017" w:author="Попова Дарья" w:date="2020-07-22T10:20:00Z"/>
          <w:trPrChange w:id="3018" w:author="Попова Дарья" w:date="2020-07-22T10:38:00Z">
            <w:trPr>
              <w:gridBefore w:val="1"/>
              <w:gridAfter w:val="0"/>
              <w:cantSplit/>
            </w:trPr>
          </w:trPrChange>
        </w:trPr>
        <w:tc>
          <w:tcPr>
            <w:tcW w:w="271" w:type="pct"/>
            <w:tcMar>
              <w:top w:w="0" w:type="dxa"/>
              <w:left w:w="108" w:type="dxa"/>
              <w:bottom w:w="0" w:type="dxa"/>
              <w:right w:w="108" w:type="dxa"/>
            </w:tcMar>
            <w:tcPrChange w:id="3019" w:author="Попова Дарья" w:date="2020-07-22T10:38:00Z">
              <w:tcPr>
                <w:tcW w:w="550" w:type="pct"/>
                <w:gridSpan w:val="2"/>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tcPrChange>
          </w:tcPr>
          <w:p w14:paraId="0F2679A1" w14:textId="42207C88" w:rsidR="00795C28" w:rsidRPr="001C409D" w:rsidRDefault="00795C28">
            <w:pPr>
              <w:pStyle w:val="TABLECONTENT"/>
              <w:rPr>
                <w:ins w:id="3020" w:author="Попова Дарья" w:date="2020-07-22T10:20:00Z"/>
                <w:rFonts w:eastAsia="Calibri"/>
                <w:rPrChange w:id="3021" w:author="Попова Дарья" w:date="2020-07-22T10:25:00Z">
                  <w:rPr>
                    <w:ins w:id="3022" w:author="Попова Дарья" w:date="2020-07-22T10:20:00Z"/>
                    <w:rFonts w:cs="Arial"/>
                    <w:color w:val="000000"/>
                    <w:sz w:val="22"/>
                  </w:rPr>
                </w:rPrChange>
              </w:rPr>
              <w:pPrChange w:id="3023" w:author="Попова Дарья" w:date="2020-07-22T10:25:00Z">
                <w:pPr>
                  <w:jc w:val="left"/>
                </w:pPr>
              </w:pPrChange>
            </w:pPr>
          </w:p>
        </w:tc>
        <w:tc>
          <w:tcPr>
            <w:tcW w:w="1324" w:type="pct"/>
            <w:tcMar>
              <w:top w:w="0" w:type="dxa"/>
              <w:left w:w="108" w:type="dxa"/>
              <w:bottom w:w="0" w:type="dxa"/>
              <w:right w:w="108" w:type="dxa"/>
            </w:tcMar>
            <w:tcPrChange w:id="3024" w:author="Попова Дарья" w:date="2020-07-22T10:38:00Z">
              <w:tcPr>
                <w:tcW w:w="1045" w:type="pct"/>
                <w:gridSpan w:val="2"/>
                <w:tcBorders>
                  <w:top w:val="single" w:sz="8" w:space="0" w:color="auto"/>
                  <w:left w:val="nil"/>
                  <w:bottom w:val="single" w:sz="8" w:space="0" w:color="auto"/>
                  <w:right w:val="single" w:sz="12" w:space="0" w:color="auto"/>
                </w:tcBorders>
                <w:tcMar>
                  <w:top w:w="0" w:type="dxa"/>
                  <w:left w:w="108" w:type="dxa"/>
                  <w:bottom w:w="0" w:type="dxa"/>
                  <w:right w:w="108" w:type="dxa"/>
                </w:tcMar>
              </w:tcPr>
            </w:tcPrChange>
          </w:tcPr>
          <w:p w14:paraId="5214CB10" w14:textId="06FCD7F2" w:rsidR="00795C28" w:rsidRPr="001C409D" w:rsidRDefault="001C409D">
            <w:pPr>
              <w:pStyle w:val="TABLECONTENT"/>
              <w:rPr>
                <w:ins w:id="3025" w:author="Попова Дарья" w:date="2020-07-22T10:20:00Z"/>
                <w:rFonts w:eastAsia="Calibri"/>
                <w:rPrChange w:id="3026" w:author="Попова Дарья" w:date="2020-07-22T10:25:00Z">
                  <w:rPr>
                    <w:ins w:id="3027" w:author="Попова Дарья" w:date="2020-07-22T10:20:00Z"/>
                    <w:rFonts w:cs="Arial"/>
                    <w:color w:val="000000"/>
                    <w:sz w:val="22"/>
                  </w:rPr>
                </w:rPrChange>
              </w:rPr>
              <w:pPrChange w:id="3028" w:author="Попова Дарья" w:date="2020-07-22T10:25:00Z">
                <w:pPr>
                  <w:ind w:firstLine="0"/>
                  <w:jc w:val="left"/>
                </w:pPr>
              </w:pPrChange>
            </w:pPr>
            <w:ins w:id="3029" w:author="Попова Дарья" w:date="2020-07-22T10:31:00Z">
              <w:r>
                <w:rPr>
                  <w:rFonts w:eastAsia="Calibri"/>
                </w:rPr>
                <w:t>КОРР – Требуется корректировка</w:t>
              </w:r>
            </w:ins>
          </w:p>
        </w:tc>
        <w:tc>
          <w:tcPr>
            <w:tcW w:w="1880" w:type="pct"/>
            <w:tcPrChange w:id="3030" w:author="Попова Дарья" w:date="2020-07-22T10:38:00Z">
              <w:tcPr>
                <w:tcW w:w="1880" w:type="pct"/>
                <w:tcBorders>
                  <w:top w:val="single" w:sz="8" w:space="0" w:color="auto"/>
                  <w:left w:val="nil"/>
                  <w:bottom w:val="single" w:sz="8" w:space="0" w:color="auto"/>
                  <w:right w:val="single" w:sz="12" w:space="0" w:color="auto"/>
                </w:tcBorders>
              </w:tcPr>
            </w:tcPrChange>
          </w:tcPr>
          <w:p w14:paraId="02BEF9C9" w14:textId="39498574" w:rsidR="00795C28" w:rsidRPr="001C409D" w:rsidRDefault="001C409D">
            <w:pPr>
              <w:pStyle w:val="TABLECONTENT"/>
              <w:rPr>
                <w:ins w:id="3031" w:author="Попова Дарья" w:date="2020-07-22T10:20:00Z"/>
                <w:rFonts w:eastAsia="Calibri"/>
                <w:rPrChange w:id="3032" w:author="Попова Дарья" w:date="2020-07-22T10:25:00Z">
                  <w:rPr>
                    <w:ins w:id="3033" w:author="Попова Дарья" w:date="2020-07-22T10:20:00Z"/>
                    <w:rFonts w:cs="Arial"/>
                    <w:color w:val="000000"/>
                    <w:sz w:val="22"/>
                  </w:rPr>
                </w:rPrChange>
              </w:rPr>
              <w:pPrChange w:id="3034" w:author="Попова Дарья" w:date="2020-07-22T10:25:00Z">
                <w:pPr>
                  <w:ind w:firstLine="0"/>
                  <w:jc w:val="left"/>
                </w:pPr>
              </w:pPrChange>
            </w:pPr>
            <w:ins w:id="3035" w:author="Попова Дарья" w:date="2020-07-22T10:32:00Z">
              <w:r>
                <w:rPr>
                  <w:rFonts w:eastAsia="Calibri"/>
                </w:rPr>
                <w:t>Статус без порядкового номера. Устанавливается, если по сетевого графику требуется внести корректировки.</w:t>
              </w:r>
            </w:ins>
          </w:p>
        </w:tc>
        <w:tc>
          <w:tcPr>
            <w:tcW w:w="1525" w:type="pct"/>
            <w:tcPrChange w:id="3036" w:author="Попова Дарья" w:date="2020-07-22T10:38:00Z">
              <w:tcPr>
                <w:tcW w:w="1525" w:type="pct"/>
                <w:gridSpan w:val="2"/>
                <w:tcBorders>
                  <w:top w:val="single" w:sz="8" w:space="0" w:color="auto"/>
                  <w:left w:val="nil"/>
                  <w:bottom w:val="single" w:sz="8" w:space="0" w:color="auto"/>
                  <w:right w:val="single" w:sz="12" w:space="0" w:color="auto"/>
                </w:tcBorders>
              </w:tcPr>
            </w:tcPrChange>
          </w:tcPr>
          <w:p w14:paraId="67141E3A" w14:textId="77777777" w:rsidR="00795C28" w:rsidRDefault="001C409D">
            <w:pPr>
              <w:pStyle w:val="TABLECONTENT"/>
              <w:rPr>
                <w:ins w:id="3037" w:author="Попова Дарья" w:date="2020-07-22T10:32:00Z"/>
                <w:rFonts w:eastAsia="Calibri"/>
              </w:rPr>
              <w:pPrChange w:id="3038" w:author="Попова Дарья" w:date="2020-07-22T10:25:00Z">
                <w:pPr>
                  <w:ind w:firstLine="0"/>
                  <w:jc w:val="left"/>
                </w:pPr>
              </w:pPrChange>
            </w:pPr>
            <w:ins w:id="3039" w:author="Попова Дарья" w:date="2020-07-22T10:31:00Z">
              <w:r w:rsidRPr="002854E0">
                <w:rPr>
                  <w:rFonts w:eastAsia="Calibri"/>
                </w:rPr>
                <w:t>Старший планировщик ТОиР УО</w:t>
              </w:r>
            </w:ins>
          </w:p>
          <w:p w14:paraId="738146BE" w14:textId="622B7C39" w:rsidR="001C409D" w:rsidRPr="001C409D" w:rsidRDefault="001C409D">
            <w:pPr>
              <w:pStyle w:val="TABLECONTENT"/>
              <w:rPr>
                <w:ins w:id="3040" w:author="Попова Дарья" w:date="2020-07-22T10:20:00Z"/>
                <w:rFonts w:eastAsia="Calibri"/>
                <w:rPrChange w:id="3041" w:author="Попова Дарья" w:date="2020-07-22T10:25:00Z">
                  <w:rPr>
                    <w:ins w:id="3042" w:author="Попова Дарья" w:date="2020-07-22T10:20:00Z"/>
                    <w:rFonts w:cs="Arial"/>
                    <w:color w:val="000000"/>
                    <w:sz w:val="22"/>
                  </w:rPr>
                </w:rPrChange>
              </w:rPr>
              <w:pPrChange w:id="3043" w:author="Попова Дарья" w:date="2020-07-22T10:25:00Z">
                <w:pPr>
                  <w:ind w:firstLine="0"/>
                  <w:jc w:val="left"/>
                </w:pPr>
              </w:pPrChange>
            </w:pPr>
            <w:ins w:id="3044" w:author="Попова Дарья" w:date="2020-07-22T10:32:00Z">
              <w:r>
                <w:rPr>
                  <w:rFonts w:eastAsia="Calibri"/>
                </w:rPr>
                <w:t>Снятие – Планировщик ЗиС УО</w:t>
              </w:r>
            </w:ins>
          </w:p>
        </w:tc>
      </w:tr>
      <w:tr w:rsidR="002C0E29" w:rsidRPr="007008A3" w14:paraId="729CEBEA" w14:textId="77777777" w:rsidTr="002C0E29">
        <w:tblPrEx>
          <w:tblPrExChange w:id="3045" w:author="Попова Дарья" w:date="2020-10-22T15:56:00Z">
            <w:tblPrEx>
              <w:tblBorders>
                <w:top w:val="single" w:sz="12"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108" w:type="dxa"/>
                <w:right w:w="108" w:type="dxa"/>
              </w:tblCellMar>
            </w:tblPrEx>
          </w:tblPrExChange>
        </w:tblPrEx>
        <w:trPr>
          <w:cantSplit/>
          <w:ins w:id="3046" w:author="Попова Дарья" w:date="2020-10-22T15:53:00Z"/>
          <w:trPrChange w:id="3047" w:author="Попова Дарья" w:date="2020-10-22T15:56:00Z">
            <w:trPr>
              <w:cantSplit/>
            </w:trPr>
          </w:trPrChange>
        </w:trPr>
        <w:tc>
          <w:tcPr>
            <w:tcW w:w="271" w:type="pct"/>
            <w:tcMar>
              <w:top w:w="0" w:type="dxa"/>
              <w:left w:w="108" w:type="dxa"/>
              <w:bottom w:w="0" w:type="dxa"/>
              <w:right w:w="108" w:type="dxa"/>
            </w:tcMar>
            <w:tcPrChange w:id="3048" w:author="Попова Дарья" w:date="2020-10-22T15:56:00Z">
              <w:tcPr>
                <w:tcW w:w="271" w:type="pct"/>
                <w:gridSpan w:val="2"/>
                <w:tcMar>
                  <w:top w:w="0" w:type="dxa"/>
                  <w:left w:w="108" w:type="dxa"/>
                  <w:bottom w:w="0" w:type="dxa"/>
                  <w:right w:w="108" w:type="dxa"/>
                </w:tcMar>
              </w:tcPr>
            </w:tcPrChange>
          </w:tcPr>
          <w:p w14:paraId="7DEBC2B9" w14:textId="77777777" w:rsidR="002C0E29" w:rsidRPr="001C409D" w:rsidRDefault="002C0E29">
            <w:pPr>
              <w:pStyle w:val="TABLECONTENT"/>
              <w:rPr>
                <w:ins w:id="3049" w:author="Попова Дарья" w:date="2020-10-22T15:53:00Z"/>
                <w:rFonts w:eastAsia="Calibri"/>
              </w:rPr>
            </w:pPr>
          </w:p>
        </w:tc>
        <w:tc>
          <w:tcPr>
            <w:tcW w:w="1324" w:type="pct"/>
            <w:tcMar>
              <w:top w:w="0" w:type="dxa"/>
              <w:left w:w="108" w:type="dxa"/>
              <w:bottom w:w="0" w:type="dxa"/>
              <w:right w:w="108" w:type="dxa"/>
            </w:tcMar>
            <w:tcPrChange w:id="3050" w:author="Попова Дарья" w:date="2020-10-22T15:56:00Z">
              <w:tcPr>
                <w:tcW w:w="1324" w:type="pct"/>
                <w:gridSpan w:val="2"/>
                <w:tcMar>
                  <w:top w:w="0" w:type="dxa"/>
                  <w:left w:w="108" w:type="dxa"/>
                  <w:bottom w:w="0" w:type="dxa"/>
                  <w:right w:w="108" w:type="dxa"/>
                </w:tcMar>
              </w:tcPr>
            </w:tcPrChange>
          </w:tcPr>
          <w:p w14:paraId="589A4085" w14:textId="168721EE" w:rsidR="002C0E29" w:rsidRPr="002C0E29" w:rsidRDefault="002C0E29">
            <w:pPr>
              <w:pStyle w:val="TABLECONTENT"/>
              <w:rPr>
                <w:ins w:id="3051" w:author="Попова Дарья" w:date="2020-10-22T15:53:00Z"/>
                <w:rFonts w:eastAsia="Calibri"/>
              </w:rPr>
            </w:pPr>
            <w:ins w:id="3052" w:author="Попова Дарья" w:date="2020-10-22T15:53:00Z">
              <w:r>
                <w:rPr>
                  <w:rFonts w:eastAsia="Calibri"/>
                </w:rPr>
                <w:t xml:space="preserve">ОТКБ - </w:t>
              </w:r>
            </w:ins>
            <w:ins w:id="3053" w:author="Попова Дарья" w:date="2020-10-22T15:54:00Z">
              <w:r w:rsidRPr="002C0E29">
                <w:rPr>
                  <w:rFonts w:eastAsia="Calibri"/>
                </w:rPr>
                <w:t>Отклонение бюджета</w:t>
              </w:r>
            </w:ins>
          </w:p>
        </w:tc>
        <w:tc>
          <w:tcPr>
            <w:tcW w:w="1880" w:type="pct"/>
            <w:tcPrChange w:id="3054" w:author="Попова Дарья" w:date="2020-10-22T15:56:00Z">
              <w:tcPr>
                <w:tcW w:w="1880" w:type="pct"/>
                <w:gridSpan w:val="3"/>
              </w:tcPr>
            </w:tcPrChange>
          </w:tcPr>
          <w:p w14:paraId="30AA1E56" w14:textId="02267F0C" w:rsidR="002C0E29" w:rsidRDefault="002C0E29">
            <w:pPr>
              <w:pStyle w:val="TABLECONTENT"/>
              <w:rPr>
                <w:ins w:id="3055" w:author="Попова Дарья" w:date="2020-10-22T15:53:00Z"/>
                <w:rFonts w:eastAsia="Calibri"/>
              </w:rPr>
            </w:pPr>
            <w:ins w:id="3056" w:author="Попова Дарья" w:date="2020-10-22T15:54:00Z">
              <w:r>
                <w:rPr>
                  <w:rFonts w:eastAsia="Calibri"/>
                </w:rPr>
                <w:t>Статус без порядкового номера. Устанавливается при отклонении запроса на корректировку бюджета</w:t>
              </w:r>
            </w:ins>
          </w:p>
        </w:tc>
        <w:tc>
          <w:tcPr>
            <w:tcW w:w="1525" w:type="pct"/>
            <w:tcPrChange w:id="3057" w:author="Попова Дарья" w:date="2020-10-22T15:56:00Z">
              <w:tcPr>
                <w:tcW w:w="1525" w:type="pct"/>
                <w:gridSpan w:val="2"/>
              </w:tcPr>
            </w:tcPrChange>
          </w:tcPr>
          <w:p w14:paraId="64305C9E" w14:textId="32C797DE" w:rsidR="002C0E29" w:rsidRDefault="00A6541F">
            <w:pPr>
              <w:pStyle w:val="TABLECONTENT"/>
              <w:rPr>
                <w:ins w:id="3058" w:author="Попова Дарья" w:date="2020-10-22T15:54:00Z"/>
                <w:rFonts w:eastAsia="Calibri"/>
              </w:rPr>
            </w:pPr>
            <w:ins w:id="3059" w:author="Попова Дарья" w:date="2020-10-22T15:54:00Z">
              <w:r>
                <w:rPr>
                  <w:rFonts w:eastAsia="Calibri"/>
                </w:rPr>
                <w:t>Ответственный ТК УО</w:t>
              </w:r>
            </w:ins>
          </w:p>
          <w:p w14:paraId="095A91ED" w14:textId="0887FE38" w:rsidR="002C0E29" w:rsidRPr="002854E0" w:rsidRDefault="002C0E29">
            <w:pPr>
              <w:pStyle w:val="TABLECONTENT"/>
              <w:rPr>
                <w:ins w:id="3060" w:author="Попова Дарья" w:date="2020-10-22T15:53:00Z"/>
                <w:rFonts w:eastAsia="Calibri"/>
              </w:rPr>
            </w:pPr>
            <w:ins w:id="3061" w:author="Попова Дарья" w:date="2020-10-22T15:54:00Z">
              <w:r>
                <w:rPr>
                  <w:rFonts w:eastAsia="Calibri"/>
                </w:rPr>
                <w:t>Снятие – Планировщик ЗиС УО</w:t>
              </w:r>
            </w:ins>
          </w:p>
        </w:tc>
      </w:tr>
      <w:tr w:rsidR="002C0E29" w:rsidRPr="007008A3" w14:paraId="0BEA951C" w14:textId="77777777" w:rsidTr="002C0E29">
        <w:tblPrEx>
          <w:tblPrExChange w:id="3062" w:author="Попова Дарья" w:date="2020-10-22T15:56:00Z">
            <w:tblPrEx>
              <w:tblBorders>
                <w:top w:val="single" w:sz="12"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108" w:type="dxa"/>
                <w:right w:w="108" w:type="dxa"/>
              </w:tblCellMar>
            </w:tblPrEx>
          </w:tblPrExChange>
        </w:tblPrEx>
        <w:trPr>
          <w:cantSplit/>
          <w:ins w:id="3063" w:author="Попова Дарья" w:date="2020-10-22T15:55:00Z"/>
          <w:trPrChange w:id="3064" w:author="Попова Дарья" w:date="2020-10-22T15:56:00Z">
            <w:trPr>
              <w:cantSplit/>
            </w:trPr>
          </w:trPrChange>
        </w:trPr>
        <w:tc>
          <w:tcPr>
            <w:tcW w:w="271" w:type="pct"/>
            <w:tcMar>
              <w:top w:w="0" w:type="dxa"/>
              <w:left w:w="108" w:type="dxa"/>
              <w:bottom w:w="0" w:type="dxa"/>
              <w:right w:w="108" w:type="dxa"/>
            </w:tcMar>
            <w:tcPrChange w:id="3065" w:author="Попова Дарья" w:date="2020-10-22T15:56:00Z">
              <w:tcPr>
                <w:tcW w:w="271" w:type="pct"/>
                <w:gridSpan w:val="2"/>
                <w:tcMar>
                  <w:top w:w="0" w:type="dxa"/>
                  <w:left w:w="108" w:type="dxa"/>
                  <w:bottom w:w="0" w:type="dxa"/>
                  <w:right w:w="108" w:type="dxa"/>
                </w:tcMar>
              </w:tcPr>
            </w:tcPrChange>
          </w:tcPr>
          <w:p w14:paraId="55A9B441" w14:textId="77777777" w:rsidR="002C0E29" w:rsidRPr="001C409D" w:rsidRDefault="002C0E29" w:rsidP="002C0E29">
            <w:pPr>
              <w:pStyle w:val="TABLECONTENT"/>
              <w:rPr>
                <w:ins w:id="3066" w:author="Попова Дарья" w:date="2020-10-22T15:55:00Z"/>
                <w:rFonts w:eastAsia="Calibri"/>
              </w:rPr>
            </w:pPr>
          </w:p>
        </w:tc>
        <w:tc>
          <w:tcPr>
            <w:tcW w:w="1324" w:type="pct"/>
            <w:tcMar>
              <w:top w:w="0" w:type="dxa"/>
              <w:left w:w="108" w:type="dxa"/>
              <w:bottom w:w="0" w:type="dxa"/>
              <w:right w:w="108" w:type="dxa"/>
            </w:tcMar>
            <w:tcPrChange w:id="3067" w:author="Попова Дарья" w:date="2020-10-22T15:56:00Z">
              <w:tcPr>
                <w:tcW w:w="1324" w:type="pct"/>
                <w:gridSpan w:val="2"/>
                <w:tcMar>
                  <w:top w:w="0" w:type="dxa"/>
                  <w:left w:w="108" w:type="dxa"/>
                  <w:bottom w:w="0" w:type="dxa"/>
                  <w:right w:w="108" w:type="dxa"/>
                </w:tcMar>
              </w:tcPr>
            </w:tcPrChange>
          </w:tcPr>
          <w:p w14:paraId="6A75075D" w14:textId="2ECD823C" w:rsidR="002C0E29" w:rsidRDefault="002C0E29" w:rsidP="002C0E29">
            <w:pPr>
              <w:pStyle w:val="TABLECONTENT"/>
              <w:rPr>
                <w:ins w:id="3068" w:author="Попова Дарья" w:date="2020-10-22T15:55:00Z"/>
                <w:rFonts w:eastAsia="Calibri"/>
              </w:rPr>
            </w:pPr>
            <w:ins w:id="3069" w:author="Попова Дарья" w:date="2020-10-22T15:55:00Z">
              <w:r w:rsidRPr="002C0E29">
                <w:rPr>
                  <w:rFonts w:eastAsia="Calibri"/>
                  <w:rPrChange w:id="3070" w:author="Попова Дарья" w:date="2020-10-22T15:56:00Z">
                    <w:rPr>
                      <w:sz w:val="22"/>
                    </w:rPr>
                  </w:rPrChange>
                </w:rPr>
                <w:t>ТКБЕ – Бюджет на год утвержден ТК БЕ</w:t>
              </w:r>
            </w:ins>
          </w:p>
        </w:tc>
        <w:tc>
          <w:tcPr>
            <w:tcW w:w="1880" w:type="pct"/>
            <w:tcPrChange w:id="3071" w:author="Попова Дарья" w:date="2020-10-22T15:56:00Z">
              <w:tcPr>
                <w:tcW w:w="1880" w:type="pct"/>
                <w:gridSpan w:val="3"/>
              </w:tcPr>
            </w:tcPrChange>
          </w:tcPr>
          <w:p w14:paraId="26A86E40" w14:textId="0E04422C" w:rsidR="002C0E29" w:rsidRDefault="002C0E29">
            <w:pPr>
              <w:pStyle w:val="TABLECONTENT"/>
              <w:rPr>
                <w:ins w:id="3072" w:author="Попова Дарья" w:date="2020-10-22T15:55:00Z"/>
                <w:rFonts w:eastAsia="Calibri"/>
              </w:rPr>
            </w:pPr>
            <w:ins w:id="3073" w:author="Попова Дарья" w:date="2020-10-22T15:55:00Z">
              <w:r w:rsidRPr="002C0E29">
                <w:rPr>
                  <w:rFonts w:eastAsia="Calibri"/>
                  <w:rPrChange w:id="3074" w:author="Попова Дарья" w:date="2020-10-22T15:55:00Z">
                    <w:rPr>
                      <w:sz w:val="22"/>
                    </w:rPr>
                  </w:rPrChange>
                </w:rPr>
                <w:t xml:space="preserve">Ставится автоматически при </w:t>
              </w:r>
            </w:ins>
            <w:ins w:id="3075" w:author="Попова Дарья" w:date="2020-10-22T15:56:00Z">
              <w:r w:rsidR="00A6541F">
                <w:rPr>
                  <w:rFonts w:eastAsia="Calibri"/>
                </w:rPr>
                <w:t>утверждении</w:t>
              </w:r>
            </w:ins>
            <w:ins w:id="3076" w:author="Попова Дарья" w:date="2020-10-22T15:55:00Z">
              <w:r w:rsidRPr="002C0E29">
                <w:rPr>
                  <w:rFonts w:eastAsia="Calibri"/>
                  <w:rPrChange w:id="3077" w:author="Попова Дарья" w:date="2020-10-22T15:55:00Z">
                    <w:rPr>
                      <w:sz w:val="22"/>
                    </w:rPr>
                  </w:rPrChange>
                </w:rPr>
                <w:t xml:space="preserve"> бюджета на планируемый год на ТК УО из </w:t>
              </w:r>
              <w:r w:rsidRPr="002C0E29">
                <w:rPr>
                  <w:rFonts w:eastAsia="Calibri"/>
                  <w:rPrChange w:id="3078" w:author="Попова Дарья" w:date="2020-10-22T15:55:00Z">
                    <w:rPr>
                      <w:sz w:val="22"/>
                      <w:lang w:val="en-US"/>
                    </w:rPr>
                  </w:rPrChange>
                </w:rPr>
                <w:t>SAP</w:t>
              </w:r>
              <w:r w:rsidRPr="002C0E29">
                <w:rPr>
                  <w:rFonts w:eastAsia="Calibri"/>
                  <w:rPrChange w:id="3079" w:author="Попова Дарья" w:date="2020-10-22T15:55:00Z">
                    <w:rPr>
                      <w:sz w:val="22"/>
                    </w:rPr>
                  </w:rPrChange>
                </w:rPr>
                <w:t xml:space="preserve"> MCB</w:t>
              </w:r>
            </w:ins>
          </w:p>
        </w:tc>
        <w:tc>
          <w:tcPr>
            <w:tcW w:w="1525" w:type="pct"/>
            <w:tcPrChange w:id="3080" w:author="Попова Дарья" w:date="2020-10-22T15:56:00Z">
              <w:tcPr>
                <w:tcW w:w="1525" w:type="pct"/>
                <w:gridSpan w:val="2"/>
              </w:tcPr>
            </w:tcPrChange>
          </w:tcPr>
          <w:p w14:paraId="269A6392" w14:textId="2311D165" w:rsidR="002C0E29" w:rsidRDefault="002C0E29" w:rsidP="002C0E29">
            <w:pPr>
              <w:pStyle w:val="TABLECONTENT"/>
              <w:rPr>
                <w:ins w:id="3081" w:author="Попова Дарья" w:date="2020-10-22T15:55:00Z"/>
                <w:rFonts w:eastAsia="Calibri"/>
              </w:rPr>
            </w:pPr>
            <w:ins w:id="3082" w:author="Попова Дарья" w:date="2020-10-22T15:55:00Z">
              <w:r w:rsidRPr="002C0E29">
                <w:rPr>
                  <w:rFonts w:eastAsia="Calibri"/>
                  <w:rPrChange w:id="3083" w:author="Попова Дарья" w:date="2020-10-22T15:55:00Z">
                    <w:rPr>
                      <w:color w:val="000000"/>
                      <w:sz w:val="22"/>
                    </w:rPr>
                  </w:rPrChange>
                </w:rPr>
                <w:t>Автоматически</w:t>
              </w:r>
            </w:ins>
          </w:p>
        </w:tc>
      </w:tr>
      <w:tr w:rsidR="00A6541F" w:rsidRPr="007008A3" w14:paraId="3BC45A8F" w14:textId="77777777" w:rsidTr="00A6541F">
        <w:tblPrEx>
          <w:tblPrExChange w:id="3084" w:author="Попова Дарья" w:date="2020-10-22T15:57:00Z">
            <w:tblPrEx>
              <w:tblBorders>
                <w:top w:val="single" w:sz="12"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108" w:type="dxa"/>
                <w:right w:w="108" w:type="dxa"/>
              </w:tblCellMar>
            </w:tblPrEx>
          </w:tblPrExChange>
        </w:tblPrEx>
        <w:trPr>
          <w:cantSplit/>
          <w:ins w:id="3085" w:author="Попова Дарья" w:date="2020-10-22T15:56:00Z"/>
          <w:trPrChange w:id="3086" w:author="Попова Дарья" w:date="2020-10-22T15:57:00Z">
            <w:trPr>
              <w:cantSplit/>
            </w:trPr>
          </w:trPrChange>
        </w:trPr>
        <w:tc>
          <w:tcPr>
            <w:tcW w:w="271" w:type="pct"/>
            <w:tcMar>
              <w:top w:w="0" w:type="dxa"/>
              <w:left w:w="108" w:type="dxa"/>
              <w:bottom w:w="0" w:type="dxa"/>
              <w:right w:w="108" w:type="dxa"/>
            </w:tcMar>
            <w:tcPrChange w:id="3087" w:author="Попова Дарья" w:date="2020-10-22T15:57:00Z">
              <w:tcPr>
                <w:tcW w:w="271" w:type="pct"/>
                <w:gridSpan w:val="2"/>
                <w:tcMar>
                  <w:top w:w="0" w:type="dxa"/>
                  <w:left w:w="108" w:type="dxa"/>
                  <w:bottom w:w="0" w:type="dxa"/>
                  <w:right w:w="108" w:type="dxa"/>
                </w:tcMar>
              </w:tcPr>
            </w:tcPrChange>
          </w:tcPr>
          <w:p w14:paraId="52496967" w14:textId="77777777" w:rsidR="00A6541F" w:rsidRPr="001C409D" w:rsidRDefault="00A6541F" w:rsidP="00A6541F">
            <w:pPr>
              <w:pStyle w:val="TABLECONTENT"/>
              <w:rPr>
                <w:ins w:id="3088" w:author="Попова Дарья" w:date="2020-10-22T15:56:00Z"/>
                <w:rFonts w:eastAsia="Calibri"/>
              </w:rPr>
            </w:pPr>
          </w:p>
        </w:tc>
        <w:tc>
          <w:tcPr>
            <w:tcW w:w="1324" w:type="pct"/>
            <w:tcMar>
              <w:top w:w="0" w:type="dxa"/>
              <w:left w:w="108" w:type="dxa"/>
              <w:bottom w:w="0" w:type="dxa"/>
              <w:right w:w="108" w:type="dxa"/>
            </w:tcMar>
            <w:tcPrChange w:id="3089" w:author="Попова Дарья" w:date="2020-10-22T15:57:00Z">
              <w:tcPr>
                <w:tcW w:w="1324" w:type="pct"/>
                <w:gridSpan w:val="2"/>
                <w:tcMar>
                  <w:top w:w="0" w:type="dxa"/>
                  <w:left w:w="108" w:type="dxa"/>
                  <w:bottom w:w="0" w:type="dxa"/>
                  <w:right w:w="108" w:type="dxa"/>
                </w:tcMar>
              </w:tcPr>
            </w:tcPrChange>
          </w:tcPr>
          <w:p w14:paraId="655D6543" w14:textId="3547B27C" w:rsidR="00A6541F" w:rsidRPr="002175C8" w:rsidRDefault="00A6541F" w:rsidP="00A6541F">
            <w:pPr>
              <w:pStyle w:val="TABLECONTENT"/>
              <w:rPr>
                <w:ins w:id="3090" w:author="Попова Дарья" w:date="2020-10-22T15:56:00Z"/>
                <w:rFonts w:eastAsia="Calibri"/>
                <w:szCs w:val="20"/>
              </w:rPr>
            </w:pPr>
            <w:ins w:id="3091" w:author="Попова Дарья" w:date="2020-10-22T15:57:00Z">
              <w:r w:rsidRPr="00A6541F">
                <w:rPr>
                  <w:color w:val="000000"/>
                  <w:szCs w:val="20"/>
                  <w:rPrChange w:id="3092" w:author="Попова Дарья" w:date="2020-10-22T15:57:00Z">
                    <w:rPr>
                      <w:color w:val="000000"/>
                      <w:sz w:val="22"/>
                    </w:rPr>
                  </w:rPrChange>
                </w:rPr>
                <w:t>УТВП - утвержден в программе и бюджете</w:t>
              </w:r>
            </w:ins>
          </w:p>
        </w:tc>
        <w:tc>
          <w:tcPr>
            <w:tcW w:w="1880" w:type="pct"/>
            <w:tcPrChange w:id="3093" w:author="Попова Дарья" w:date="2020-10-22T15:57:00Z">
              <w:tcPr>
                <w:tcW w:w="1880" w:type="pct"/>
                <w:gridSpan w:val="3"/>
              </w:tcPr>
            </w:tcPrChange>
          </w:tcPr>
          <w:p w14:paraId="4B02BB2B" w14:textId="64BAF487" w:rsidR="00A6541F" w:rsidRPr="002175C8" w:rsidRDefault="00A6541F">
            <w:pPr>
              <w:pStyle w:val="TABLECONTENT"/>
              <w:rPr>
                <w:ins w:id="3094" w:author="Попова Дарья" w:date="2020-10-22T15:56:00Z"/>
                <w:rFonts w:eastAsia="Calibri"/>
                <w:szCs w:val="20"/>
              </w:rPr>
            </w:pPr>
            <w:ins w:id="3095" w:author="Попова Дарья" w:date="2020-10-22T15:57:00Z">
              <w:r>
                <w:rPr>
                  <w:color w:val="000000"/>
                  <w:szCs w:val="20"/>
                </w:rPr>
                <w:t xml:space="preserve">Проставляется автоматически </w:t>
              </w:r>
              <w:r w:rsidRPr="00A6541F">
                <w:rPr>
                  <w:color w:val="000000"/>
                  <w:szCs w:val="20"/>
                  <w:rPrChange w:id="3096" w:author="Попова Дарья" w:date="2020-10-22T15:57:00Z">
                    <w:rPr>
                      <w:color w:val="000000"/>
                      <w:sz w:val="22"/>
                    </w:rPr>
                  </w:rPrChange>
                </w:rPr>
                <w:t>после утверждения программы и бюджета</w:t>
              </w:r>
            </w:ins>
            <w:ins w:id="3097" w:author="Попова Дарья" w:date="2020-10-22T15:58:00Z">
              <w:r>
                <w:rPr>
                  <w:color w:val="000000"/>
                  <w:szCs w:val="20"/>
                </w:rPr>
                <w:t xml:space="preserve"> из </w:t>
              </w:r>
              <w:r>
                <w:rPr>
                  <w:color w:val="000000"/>
                  <w:szCs w:val="20"/>
                  <w:lang w:val="en-US"/>
                </w:rPr>
                <w:t>SAP</w:t>
              </w:r>
              <w:r w:rsidRPr="002175C8">
                <w:rPr>
                  <w:color w:val="000000"/>
                  <w:szCs w:val="20"/>
                  <w:rPrChange w:id="3098" w:author="Александр Шрамков" w:date="2021-03-04T10:31:00Z">
                    <w:rPr>
                      <w:color w:val="000000"/>
                      <w:szCs w:val="20"/>
                      <w:lang w:val="en-US"/>
                    </w:rPr>
                  </w:rPrChange>
                </w:rPr>
                <w:t xml:space="preserve"> </w:t>
              </w:r>
              <w:r>
                <w:rPr>
                  <w:color w:val="000000"/>
                  <w:szCs w:val="20"/>
                  <w:lang w:val="en-US"/>
                </w:rPr>
                <w:t>MCB</w:t>
              </w:r>
            </w:ins>
          </w:p>
        </w:tc>
        <w:tc>
          <w:tcPr>
            <w:tcW w:w="1525" w:type="pct"/>
            <w:tcPrChange w:id="3099" w:author="Попова Дарья" w:date="2020-10-22T15:57:00Z">
              <w:tcPr>
                <w:tcW w:w="1525" w:type="pct"/>
                <w:gridSpan w:val="2"/>
              </w:tcPr>
            </w:tcPrChange>
          </w:tcPr>
          <w:p w14:paraId="42D335D1" w14:textId="2E77F29C" w:rsidR="00A6541F" w:rsidRPr="002175C8" w:rsidRDefault="00A6541F" w:rsidP="00A6541F">
            <w:pPr>
              <w:pStyle w:val="TABLECONTENT"/>
              <w:rPr>
                <w:ins w:id="3100" w:author="Попова Дарья" w:date="2020-10-22T15:56:00Z"/>
                <w:rFonts w:eastAsia="Calibri"/>
                <w:szCs w:val="20"/>
              </w:rPr>
            </w:pPr>
            <w:ins w:id="3101" w:author="Попова Дарья" w:date="2020-10-22T15:57:00Z">
              <w:r w:rsidRPr="00A6541F">
                <w:rPr>
                  <w:color w:val="000000"/>
                  <w:szCs w:val="20"/>
                  <w:rPrChange w:id="3102" w:author="Попова Дарья" w:date="2020-10-22T15:57:00Z">
                    <w:rPr>
                      <w:color w:val="000000"/>
                      <w:sz w:val="22"/>
                    </w:rPr>
                  </w:rPrChange>
                </w:rPr>
                <w:t>Автоматически</w:t>
              </w:r>
            </w:ins>
          </w:p>
        </w:tc>
      </w:tr>
    </w:tbl>
    <w:p w14:paraId="70357A9A" w14:textId="77777777" w:rsidR="00795C28" w:rsidRPr="007008A3" w:rsidRDefault="00795C28" w:rsidP="00AC6F0A">
      <w:pPr>
        <w:spacing w:after="240" w:line="276" w:lineRule="auto"/>
        <w:rPr>
          <w:rFonts w:eastAsiaTheme="majorEastAsia" w:cs="Arial"/>
        </w:rPr>
      </w:pPr>
    </w:p>
    <w:p w14:paraId="72E4AC79" w14:textId="77777777" w:rsidR="00B61C4B" w:rsidRPr="007008A3" w:rsidRDefault="00B61C4B" w:rsidP="00BE014D">
      <w:pPr>
        <w:pStyle w:val="22"/>
        <w:keepNext/>
        <w:keepLines/>
        <w:numPr>
          <w:ilvl w:val="1"/>
          <w:numId w:val="8"/>
        </w:numPr>
        <w:spacing w:before="160" w:after="120" w:line="276" w:lineRule="auto"/>
        <w:rPr>
          <w:rFonts w:eastAsiaTheme="majorEastAsia" w:cs="Arial"/>
          <w:bCs w:val="0"/>
          <w:iCs w:val="0"/>
          <w:szCs w:val="26"/>
        </w:rPr>
      </w:pPr>
      <w:bookmarkStart w:id="3103" w:name="_Toc65846416"/>
      <w:r w:rsidRPr="007008A3">
        <w:rPr>
          <w:rFonts w:eastAsiaTheme="majorEastAsia" w:cs="Arial"/>
          <w:bCs w:val="0"/>
          <w:iCs w:val="0"/>
          <w:szCs w:val="26"/>
        </w:rPr>
        <w:t>Отчетность и выходные формы</w:t>
      </w:r>
      <w:bookmarkEnd w:id="3103"/>
    </w:p>
    <w:p w14:paraId="49B99072" w14:textId="36AF6B99" w:rsidR="00B9591F" w:rsidRPr="007008A3" w:rsidRDefault="00B9591F" w:rsidP="00916FAB">
      <w:pPr>
        <w:pStyle w:val="a7"/>
        <w:keepNext/>
        <w:spacing w:after="240" w:afterAutospacing="0" w:line="276" w:lineRule="auto"/>
        <w:jc w:val="right"/>
        <w:rPr>
          <w:rFonts w:cs="Arial"/>
          <w:b/>
          <w:sz w:val="22"/>
        </w:rPr>
      </w:pPr>
      <w:r w:rsidRPr="007008A3">
        <w:rPr>
          <w:rFonts w:cs="Arial"/>
          <w:b/>
          <w:sz w:val="22"/>
        </w:rPr>
        <w:t xml:space="preserve">Таблица </w:t>
      </w:r>
      <w:r w:rsidRPr="007008A3">
        <w:rPr>
          <w:rFonts w:cs="Arial"/>
          <w:b/>
          <w:sz w:val="22"/>
        </w:rPr>
        <w:fldChar w:fldCharType="begin"/>
      </w:r>
      <w:r w:rsidRPr="007008A3">
        <w:rPr>
          <w:rFonts w:cs="Arial"/>
          <w:b/>
          <w:sz w:val="22"/>
        </w:rPr>
        <w:instrText xml:space="preserve"> SEQ Таблица \* ARABIC </w:instrText>
      </w:r>
      <w:r w:rsidRPr="007008A3">
        <w:rPr>
          <w:rFonts w:cs="Arial"/>
          <w:b/>
          <w:sz w:val="22"/>
        </w:rPr>
        <w:fldChar w:fldCharType="separate"/>
      </w:r>
      <w:ins w:id="3104" w:author="ShramkovAB" w:date="2021-03-05T14:19:00Z">
        <w:r w:rsidR="00E24180">
          <w:rPr>
            <w:rFonts w:cs="Arial"/>
            <w:b/>
            <w:noProof/>
            <w:sz w:val="22"/>
          </w:rPr>
          <w:t>29</w:t>
        </w:r>
      </w:ins>
      <w:ins w:id="3105" w:author="Попова Дарья" w:date="2020-07-22T11:25:00Z">
        <w:del w:id="3106" w:author="ShramkovAB" w:date="2021-03-05T14:19:00Z">
          <w:r w:rsidR="00CC36E9" w:rsidDel="00E24180">
            <w:rPr>
              <w:rFonts w:cs="Arial"/>
              <w:b/>
              <w:noProof/>
              <w:sz w:val="22"/>
            </w:rPr>
            <w:delText>29</w:delText>
          </w:r>
        </w:del>
      </w:ins>
      <w:del w:id="3107" w:author="ShramkovAB" w:date="2021-03-05T14:19:00Z">
        <w:r w:rsidR="003D3074" w:rsidDel="00E24180">
          <w:rPr>
            <w:rFonts w:cs="Arial"/>
            <w:b/>
            <w:noProof/>
            <w:sz w:val="22"/>
          </w:rPr>
          <w:delText>27</w:delText>
        </w:r>
      </w:del>
      <w:r w:rsidRPr="007008A3">
        <w:rPr>
          <w:rFonts w:cs="Arial"/>
          <w:b/>
          <w:sz w:val="22"/>
        </w:rPr>
        <w:fldChar w:fldCharType="end"/>
      </w:r>
      <w:r w:rsidRPr="007008A3">
        <w:rPr>
          <w:rFonts w:cs="Arial"/>
          <w:b/>
          <w:sz w:val="22"/>
        </w:rPr>
        <w:t>.Отче</w:t>
      </w:r>
      <w:r w:rsidR="00916FAB" w:rsidRPr="007008A3">
        <w:rPr>
          <w:rFonts w:cs="Arial"/>
          <w:b/>
          <w:sz w:val="22"/>
        </w:rPr>
        <w:t>т</w:t>
      </w:r>
      <w:r w:rsidRPr="007008A3">
        <w:rPr>
          <w:rFonts w:cs="Arial"/>
          <w:b/>
          <w:sz w:val="22"/>
        </w:rPr>
        <w:t>ные и выходные формы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15"/>
        <w:gridCol w:w="1677"/>
        <w:gridCol w:w="1754"/>
        <w:gridCol w:w="1207"/>
        <w:gridCol w:w="5023"/>
      </w:tblGrid>
      <w:tr w:rsidR="00FA572B" w:rsidRPr="007008A3" w14:paraId="11850E78" w14:textId="77777777" w:rsidTr="009A7603">
        <w:trPr>
          <w:cantSplit/>
          <w:trHeight w:val="397"/>
          <w:tblHeader/>
        </w:trPr>
        <w:tc>
          <w:tcPr>
            <w:tcW w:w="253" w:type="pct"/>
            <w:shd w:val="clear" w:color="auto" w:fill="FFC000"/>
            <w:vAlign w:val="center"/>
          </w:tcPr>
          <w:p w14:paraId="6EE7543B" w14:textId="77777777" w:rsidR="00FA572B" w:rsidRPr="007008A3" w:rsidRDefault="00FA572B" w:rsidP="00B153FA">
            <w:pPr>
              <w:ind w:firstLine="0"/>
              <w:jc w:val="center"/>
              <w:rPr>
                <w:rFonts w:cs="Arial"/>
                <w:b/>
                <w:sz w:val="20"/>
              </w:rPr>
            </w:pPr>
            <w:r w:rsidRPr="007008A3">
              <w:rPr>
                <w:rFonts w:cs="Arial"/>
                <w:b/>
                <w:sz w:val="20"/>
                <w:szCs w:val="20"/>
                <w:lang w:eastAsia="ru-RU"/>
              </w:rPr>
              <w:t>№ п.п</w:t>
            </w:r>
          </w:p>
        </w:tc>
        <w:tc>
          <w:tcPr>
            <w:tcW w:w="824" w:type="pct"/>
            <w:shd w:val="clear" w:color="auto" w:fill="FFC000"/>
            <w:vAlign w:val="center"/>
          </w:tcPr>
          <w:p w14:paraId="3B974E13" w14:textId="77777777" w:rsidR="00FA572B" w:rsidRPr="007008A3" w:rsidRDefault="00AC6F0A" w:rsidP="00B153FA">
            <w:pPr>
              <w:ind w:firstLine="0"/>
              <w:jc w:val="center"/>
              <w:rPr>
                <w:rFonts w:cs="Arial"/>
                <w:b/>
                <w:sz w:val="20"/>
                <w:szCs w:val="20"/>
                <w:lang w:eastAsia="ru-RU"/>
              </w:rPr>
            </w:pPr>
            <w:r w:rsidRPr="007008A3">
              <w:rPr>
                <w:rFonts w:cs="Arial"/>
                <w:b/>
                <w:sz w:val="20"/>
                <w:szCs w:val="20"/>
                <w:lang w:eastAsia="ru-RU"/>
              </w:rPr>
              <w:t>Название</w:t>
            </w:r>
          </w:p>
        </w:tc>
        <w:tc>
          <w:tcPr>
            <w:tcW w:w="862" w:type="pct"/>
            <w:shd w:val="clear" w:color="auto" w:fill="FFC000"/>
            <w:vAlign w:val="center"/>
          </w:tcPr>
          <w:p w14:paraId="369B0572" w14:textId="77777777" w:rsidR="00FA572B" w:rsidRPr="007008A3" w:rsidRDefault="00FA572B" w:rsidP="00B153FA">
            <w:pPr>
              <w:ind w:firstLine="0"/>
              <w:jc w:val="center"/>
              <w:rPr>
                <w:rFonts w:cs="Arial"/>
                <w:b/>
                <w:sz w:val="20"/>
              </w:rPr>
            </w:pPr>
            <w:r w:rsidRPr="007008A3">
              <w:rPr>
                <w:rFonts w:cs="Arial"/>
                <w:b/>
                <w:sz w:val="20"/>
                <w:szCs w:val="20"/>
                <w:lang w:eastAsia="ru-RU"/>
              </w:rPr>
              <w:t>Тип реализации</w:t>
            </w:r>
          </w:p>
        </w:tc>
        <w:tc>
          <w:tcPr>
            <w:tcW w:w="593" w:type="pct"/>
            <w:shd w:val="clear" w:color="auto" w:fill="FFC000"/>
            <w:vAlign w:val="center"/>
          </w:tcPr>
          <w:p w14:paraId="742CB862" w14:textId="77777777" w:rsidR="00FA572B" w:rsidRPr="007008A3" w:rsidRDefault="00FA572B" w:rsidP="00B153FA">
            <w:pPr>
              <w:ind w:firstLine="0"/>
              <w:jc w:val="center"/>
              <w:rPr>
                <w:rFonts w:cs="Arial"/>
                <w:b/>
                <w:sz w:val="20"/>
              </w:rPr>
            </w:pPr>
            <w:r w:rsidRPr="007008A3">
              <w:rPr>
                <w:rFonts w:cs="Arial"/>
                <w:b/>
                <w:sz w:val="20"/>
                <w:szCs w:val="20"/>
                <w:lang w:eastAsia="ru-RU"/>
              </w:rPr>
              <w:t>Ссылка на реестр разработок</w:t>
            </w:r>
          </w:p>
        </w:tc>
        <w:tc>
          <w:tcPr>
            <w:tcW w:w="2468" w:type="pct"/>
            <w:shd w:val="clear" w:color="auto" w:fill="FFC000"/>
            <w:vAlign w:val="center"/>
          </w:tcPr>
          <w:p w14:paraId="72AA7CDD" w14:textId="615E4E3E" w:rsidR="00FA572B" w:rsidRPr="007008A3" w:rsidRDefault="00FA572B" w:rsidP="00B153FA">
            <w:pPr>
              <w:ind w:firstLine="0"/>
              <w:jc w:val="center"/>
              <w:rPr>
                <w:rFonts w:cs="Arial"/>
                <w:b/>
                <w:sz w:val="20"/>
              </w:rPr>
            </w:pPr>
            <w:r w:rsidRPr="007008A3">
              <w:rPr>
                <w:rFonts w:cs="Arial"/>
                <w:b/>
                <w:sz w:val="20"/>
                <w:szCs w:val="20"/>
                <w:lang w:eastAsia="ru-RU"/>
              </w:rPr>
              <w:t xml:space="preserve">Ссылка на КД </w:t>
            </w:r>
            <w:r w:rsidRPr="007008A3">
              <w:rPr>
                <w:rFonts w:cs="Arial"/>
                <w:b/>
                <w:sz w:val="20"/>
                <w:szCs w:val="20"/>
                <w:lang w:val="en-US" w:eastAsia="ru-RU"/>
              </w:rPr>
              <w:t>BI</w:t>
            </w:r>
            <w:r w:rsidRPr="007008A3">
              <w:rPr>
                <w:rFonts w:cs="Arial"/>
                <w:b/>
                <w:sz w:val="20"/>
                <w:szCs w:val="20"/>
                <w:lang w:eastAsia="ru-RU"/>
              </w:rPr>
              <w:t>-отчетности по направлени</w:t>
            </w:r>
            <w:r w:rsidR="00112EF8">
              <w:rPr>
                <w:rFonts w:cs="Arial"/>
                <w:b/>
                <w:sz w:val="20"/>
                <w:szCs w:val="20"/>
                <w:lang w:eastAsia="ru-RU"/>
              </w:rPr>
              <w:t>ю/</w:t>
            </w:r>
            <w:r w:rsidR="00112EF8" w:rsidRPr="00B153FA">
              <w:rPr>
                <w:rFonts w:cs="Arial"/>
                <w:b/>
                <w:bCs/>
                <w:sz w:val="20"/>
                <w:szCs w:val="20"/>
                <w:lang w:eastAsia="ru-RU"/>
              </w:rPr>
              <w:t>Шаблон формуляра</w:t>
            </w:r>
          </w:p>
        </w:tc>
      </w:tr>
      <w:tr w:rsidR="00D90DD8" w:rsidRPr="007008A3" w14:paraId="29A6B17C" w14:textId="77777777" w:rsidTr="009A7603">
        <w:trPr>
          <w:cantSplit/>
        </w:trPr>
        <w:tc>
          <w:tcPr>
            <w:tcW w:w="253" w:type="pct"/>
          </w:tcPr>
          <w:p w14:paraId="3888BF87" w14:textId="77777777" w:rsidR="00D90DD8" w:rsidRPr="009A7603" w:rsidRDefault="00D90DD8" w:rsidP="00B153FA">
            <w:pPr>
              <w:pStyle w:val="TABLECONTENT"/>
            </w:pPr>
            <w:r w:rsidRPr="009A7603">
              <w:rPr>
                <w:lang w:eastAsia="ru-RU"/>
              </w:rPr>
              <w:t>1</w:t>
            </w:r>
          </w:p>
        </w:tc>
        <w:tc>
          <w:tcPr>
            <w:tcW w:w="824" w:type="pct"/>
          </w:tcPr>
          <w:p w14:paraId="71285EC7" w14:textId="7F1BC4E9" w:rsidR="00D90DD8" w:rsidRPr="009A7603" w:rsidRDefault="001B3206">
            <w:pPr>
              <w:pStyle w:val="TABLECONTENT"/>
              <w:rPr>
                <w:lang w:eastAsia="ru-RU"/>
              </w:rPr>
            </w:pPr>
            <w:r>
              <w:t xml:space="preserve">Программа </w:t>
            </w:r>
            <w:r>
              <w:rPr>
                <w:lang w:val="en-US"/>
              </w:rPr>
              <w:t>ZPM</w:t>
            </w:r>
            <w:r w:rsidRPr="009721BA">
              <w:t>_</w:t>
            </w:r>
            <w:r>
              <w:rPr>
                <w:lang w:val="en-US"/>
              </w:rPr>
              <w:t>PLAN</w:t>
            </w:r>
            <w:ins w:id="3108" w:author="Попова Дарья" w:date="2020-07-22T10:44:00Z">
              <w:r w:rsidR="009A7587">
                <w:t xml:space="preserve"> </w:t>
              </w:r>
            </w:ins>
            <w:del w:id="3109" w:author="Попова Дарья" w:date="2020-07-22T10:44:00Z">
              <w:r w:rsidRPr="009721BA" w:rsidDel="009A7587">
                <w:delText xml:space="preserve"> </w:delText>
              </w:r>
              <w:r w:rsidRPr="009A7603" w:rsidDel="009A7587">
                <w:delText xml:space="preserve"> </w:delText>
              </w:r>
            </w:del>
            <w:r w:rsidR="00D90DD8" w:rsidRPr="009A7603">
              <w:t>"</w:t>
            </w:r>
            <w:r>
              <w:t>АРМ планировщика ТОиР</w:t>
            </w:r>
            <w:r w:rsidR="00D90DD8" w:rsidRPr="009A7603">
              <w:t>"</w:t>
            </w:r>
            <w:del w:id="3110" w:author="Попова Дарья" w:date="2020-07-22T10:44:00Z">
              <w:r w:rsidR="00D90DD8" w:rsidRPr="009A7603" w:rsidDel="009A7587">
                <w:delText xml:space="preserve">. </w:delText>
              </w:r>
            </w:del>
          </w:p>
        </w:tc>
        <w:tc>
          <w:tcPr>
            <w:tcW w:w="862" w:type="pct"/>
            <w:shd w:val="clear" w:color="auto" w:fill="auto"/>
          </w:tcPr>
          <w:p w14:paraId="34C8F619" w14:textId="77777777" w:rsidR="00D90DD8" w:rsidRPr="009A7603" w:rsidRDefault="00D90DD8" w:rsidP="00B153FA">
            <w:pPr>
              <w:pStyle w:val="TABLECONTENT"/>
            </w:pPr>
            <w:r w:rsidRPr="009A7603">
              <w:t>Отчет</w:t>
            </w:r>
          </w:p>
        </w:tc>
        <w:tc>
          <w:tcPr>
            <w:tcW w:w="593" w:type="pct"/>
            <w:shd w:val="clear" w:color="auto" w:fill="auto"/>
          </w:tcPr>
          <w:p w14:paraId="1C95F606" w14:textId="77777777" w:rsidR="00D90DD8" w:rsidRPr="009A7603" w:rsidRDefault="00D90DD8" w:rsidP="00B153FA">
            <w:pPr>
              <w:pStyle w:val="TABLECONTENT"/>
            </w:pPr>
            <w:r w:rsidRPr="009A7603">
              <w:t>PM21</w:t>
            </w:r>
          </w:p>
        </w:tc>
        <w:tc>
          <w:tcPr>
            <w:tcW w:w="2468" w:type="pct"/>
            <w:shd w:val="clear" w:color="auto" w:fill="auto"/>
          </w:tcPr>
          <w:p w14:paraId="400C0EF5" w14:textId="304AE5DA" w:rsidR="00D90DD8" w:rsidRPr="009A7603" w:rsidRDefault="009027DA" w:rsidP="00B153FA">
            <w:pPr>
              <w:pStyle w:val="TABLECONTENT"/>
            </w:pPr>
            <w:r w:rsidRPr="009A7603">
              <w:t>Не</w:t>
            </w:r>
            <w:r w:rsidR="003D3A52" w:rsidRPr="009A7603">
              <w:t>релевантно</w:t>
            </w:r>
          </w:p>
        </w:tc>
      </w:tr>
      <w:tr w:rsidR="009A7603" w:rsidRPr="007008A3" w14:paraId="4D0A0C2B" w14:textId="77777777" w:rsidTr="009A7603">
        <w:trPr>
          <w:cantSplit/>
        </w:trPr>
        <w:tc>
          <w:tcPr>
            <w:tcW w:w="253" w:type="pct"/>
          </w:tcPr>
          <w:p w14:paraId="7A292293" w14:textId="155D0E2F" w:rsidR="009A7603" w:rsidRPr="009A7603" w:rsidRDefault="009A7603" w:rsidP="009A7603">
            <w:pPr>
              <w:pStyle w:val="TABLECONTENT"/>
              <w:rPr>
                <w:lang w:eastAsia="ru-RU"/>
              </w:rPr>
            </w:pPr>
            <w:r w:rsidRPr="009A7603">
              <w:rPr>
                <w:lang w:eastAsia="ru-RU"/>
              </w:rPr>
              <w:t>2</w:t>
            </w:r>
          </w:p>
        </w:tc>
        <w:tc>
          <w:tcPr>
            <w:tcW w:w="824" w:type="pct"/>
          </w:tcPr>
          <w:p w14:paraId="17205252" w14:textId="40AE649C" w:rsidR="009A7603" w:rsidRPr="009A7603" w:rsidRDefault="009A7603" w:rsidP="009A7603">
            <w:pPr>
              <w:pStyle w:val="TABLECONTENT"/>
            </w:pPr>
            <w:r w:rsidRPr="009A7603">
              <w:t>Печатная форма "план-график воздействий на ПА"</w:t>
            </w:r>
          </w:p>
        </w:tc>
        <w:tc>
          <w:tcPr>
            <w:tcW w:w="862" w:type="pct"/>
            <w:shd w:val="clear" w:color="auto" w:fill="auto"/>
          </w:tcPr>
          <w:p w14:paraId="4E02E370" w14:textId="7D5698D9" w:rsidR="009A7603" w:rsidRPr="009A7603" w:rsidRDefault="009A7603" w:rsidP="009A7603">
            <w:pPr>
              <w:pStyle w:val="TABLECONTENT"/>
            </w:pPr>
            <w:r w:rsidRPr="009A7603">
              <w:t>Форма</w:t>
            </w:r>
          </w:p>
        </w:tc>
        <w:tc>
          <w:tcPr>
            <w:tcW w:w="593" w:type="pct"/>
            <w:shd w:val="clear" w:color="auto" w:fill="auto"/>
          </w:tcPr>
          <w:p w14:paraId="5FDC1CBF" w14:textId="7E32B769" w:rsidR="009A7603" w:rsidRPr="009A7603" w:rsidRDefault="009A7603" w:rsidP="009A7603">
            <w:pPr>
              <w:pStyle w:val="TABLECONTENT"/>
            </w:pPr>
            <w:r w:rsidRPr="009A7603">
              <w:t>PM24</w:t>
            </w:r>
          </w:p>
        </w:tc>
        <w:tc>
          <w:tcPr>
            <w:tcW w:w="2468" w:type="pct"/>
            <w:shd w:val="clear" w:color="auto" w:fill="auto"/>
          </w:tcPr>
          <w:p w14:paraId="1A47BC28" w14:textId="7AB33DA3" w:rsidR="009A7603" w:rsidRPr="009A7603" w:rsidRDefault="009A7603" w:rsidP="009A7603">
            <w:pPr>
              <w:pStyle w:val="TABLECONTENT"/>
            </w:pPr>
            <w:r w:rsidRPr="009A7603">
              <w:rPr>
                <w:szCs w:val="20"/>
              </w:rPr>
              <w:t xml:space="preserve">КД </w:t>
            </w:r>
            <w:r w:rsidRPr="009A7603">
              <w:rPr>
                <w:szCs w:val="20"/>
                <w:lang w:val="en-US"/>
              </w:rPr>
              <w:t>ERP</w:t>
            </w:r>
            <w:r w:rsidRPr="009A7603">
              <w:rPr>
                <w:szCs w:val="20"/>
              </w:rPr>
              <w:t>.5.1_15_</w:t>
            </w:r>
            <w:r w:rsidRPr="009A7603">
              <w:rPr>
                <w:szCs w:val="20"/>
                <w:lang w:val="en-US"/>
              </w:rPr>
              <w:t>PM</w:t>
            </w:r>
            <w:r w:rsidRPr="009A7603">
              <w:rPr>
                <w:szCs w:val="20"/>
              </w:rPr>
              <w:t>_КД Отчетность по направлению ТОиР</w:t>
            </w:r>
            <w:r w:rsidRPr="009A7603">
              <w:rPr>
                <w:szCs w:val="20"/>
                <w:lang w:val="en-US"/>
              </w:rPr>
              <w:t xml:space="preserve">. </w:t>
            </w:r>
            <w:r w:rsidRPr="009A7603">
              <w:rPr>
                <w:szCs w:val="20"/>
              </w:rPr>
              <w:t xml:space="preserve">Печатная форма </w:t>
            </w:r>
            <w:r w:rsidRPr="009A7603">
              <w:rPr>
                <w:szCs w:val="20"/>
                <w:lang w:val="en-US"/>
              </w:rPr>
              <w:t>PM09</w:t>
            </w:r>
          </w:p>
        </w:tc>
      </w:tr>
      <w:tr w:rsidR="009A7603" w:rsidRPr="007008A3" w14:paraId="29F6235E" w14:textId="77777777" w:rsidTr="009A7603">
        <w:trPr>
          <w:cantSplit/>
        </w:trPr>
        <w:tc>
          <w:tcPr>
            <w:tcW w:w="253" w:type="pct"/>
          </w:tcPr>
          <w:p w14:paraId="7AF3ABC6" w14:textId="2DF5D454" w:rsidR="009A7603" w:rsidRPr="009A7603" w:rsidRDefault="009A7603" w:rsidP="009A7603">
            <w:pPr>
              <w:pStyle w:val="TABLECONTENT"/>
            </w:pPr>
            <w:r w:rsidRPr="009A7603">
              <w:rPr>
                <w:lang w:eastAsia="ru-RU"/>
              </w:rPr>
              <w:t>3</w:t>
            </w:r>
          </w:p>
        </w:tc>
        <w:tc>
          <w:tcPr>
            <w:tcW w:w="824" w:type="pct"/>
          </w:tcPr>
          <w:p w14:paraId="7111C0F0" w14:textId="5CCDA98C" w:rsidR="009A7603" w:rsidRPr="009A7603" w:rsidRDefault="009A7603" w:rsidP="009A7603">
            <w:pPr>
              <w:pStyle w:val="TABLECONTENT"/>
            </w:pPr>
            <w:r w:rsidRPr="009A7603">
              <w:t>Отчет по целесообразности использования МТР в заказах</w:t>
            </w:r>
          </w:p>
        </w:tc>
        <w:tc>
          <w:tcPr>
            <w:tcW w:w="862" w:type="pct"/>
            <w:shd w:val="clear" w:color="auto" w:fill="auto"/>
          </w:tcPr>
          <w:p w14:paraId="5123BAB0" w14:textId="77777777" w:rsidR="009A7603" w:rsidRPr="009A7603" w:rsidRDefault="009A7603" w:rsidP="009A7603">
            <w:pPr>
              <w:pStyle w:val="TABLECONTENT"/>
            </w:pPr>
            <w:r w:rsidRPr="009A7603">
              <w:t>Отчет</w:t>
            </w:r>
          </w:p>
        </w:tc>
        <w:tc>
          <w:tcPr>
            <w:tcW w:w="593" w:type="pct"/>
            <w:shd w:val="clear" w:color="auto" w:fill="auto"/>
          </w:tcPr>
          <w:p w14:paraId="62BDC362" w14:textId="77777777" w:rsidR="009A7603" w:rsidRPr="009A7603" w:rsidRDefault="009A7603" w:rsidP="009A7603">
            <w:pPr>
              <w:pStyle w:val="TABLECONTENT"/>
            </w:pPr>
            <w:r w:rsidRPr="009A7603">
              <w:t>PM25</w:t>
            </w:r>
          </w:p>
        </w:tc>
        <w:tc>
          <w:tcPr>
            <w:tcW w:w="2468" w:type="pct"/>
            <w:shd w:val="clear" w:color="auto" w:fill="auto"/>
          </w:tcPr>
          <w:p w14:paraId="24FD7174" w14:textId="44609EF5" w:rsidR="009A7603" w:rsidRPr="009A7603" w:rsidRDefault="009A7603" w:rsidP="009A7603">
            <w:pPr>
              <w:pStyle w:val="TABLECONTENT"/>
            </w:pPr>
            <w:r w:rsidRPr="009A7603">
              <w:t>Нерелевантно</w:t>
            </w:r>
          </w:p>
        </w:tc>
      </w:tr>
      <w:tr w:rsidR="009A7603" w:rsidRPr="007008A3" w14:paraId="73E24B38" w14:textId="77777777" w:rsidTr="009A7603">
        <w:trPr>
          <w:cantSplit/>
        </w:trPr>
        <w:tc>
          <w:tcPr>
            <w:tcW w:w="253" w:type="pct"/>
          </w:tcPr>
          <w:p w14:paraId="62B797C6" w14:textId="4ADF5748" w:rsidR="009A7603" w:rsidRPr="009A7603" w:rsidRDefault="009A7603" w:rsidP="009A7603">
            <w:pPr>
              <w:pStyle w:val="TABLECONTENT"/>
              <w:rPr>
                <w:lang w:eastAsia="ru-RU"/>
              </w:rPr>
            </w:pPr>
            <w:r w:rsidRPr="009A7603">
              <w:rPr>
                <w:lang w:eastAsia="ru-RU"/>
              </w:rPr>
              <w:lastRenderedPageBreak/>
              <w:t>4</w:t>
            </w:r>
          </w:p>
        </w:tc>
        <w:tc>
          <w:tcPr>
            <w:tcW w:w="824" w:type="pct"/>
          </w:tcPr>
          <w:p w14:paraId="384683D6" w14:textId="77777777" w:rsidR="009A7603" w:rsidRPr="009A7603" w:rsidRDefault="009A7603" w:rsidP="009A7603">
            <w:pPr>
              <w:pStyle w:val="TABLECONTENT"/>
            </w:pPr>
            <w:r w:rsidRPr="009A7603">
              <w:t>Отчет "Потребность в запчастях собственного изготовления", сводный - для удобства предварительного анализа потребности и согласования объемов производства ЗЧ.</w:t>
            </w:r>
          </w:p>
        </w:tc>
        <w:tc>
          <w:tcPr>
            <w:tcW w:w="862" w:type="pct"/>
            <w:shd w:val="clear" w:color="auto" w:fill="auto"/>
          </w:tcPr>
          <w:p w14:paraId="043C7AB8" w14:textId="77777777" w:rsidR="009A7603" w:rsidRPr="009A7603" w:rsidRDefault="009A7603" w:rsidP="009A7603">
            <w:pPr>
              <w:pStyle w:val="TABLECONTENT"/>
            </w:pPr>
            <w:r w:rsidRPr="009A7603">
              <w:t>Отчет</w:t>
            </w:r>
          </w:p>
        </w:tc>
        <w:tc>
          <w:tcPr>
            <w:tcW w:w="593" w:type="pct"/>
            <w:shd w:val="clear" w:color="auto" w:fill="auto"/>
          </w:tcPr>
          <w:p w14:paraId="1F3C8D62" w14:textId="77777777" w:rsidR="009A7603" w:rsidRPr="009A7603" w:rsidRDefault="009A7603" w:rsidP="009A7603">
            <w:pPr>
              <w:pStyle w:val="TABLECONTENT"/>
            </w:pPr>
            <w:r w:rsidRPr="009A7603">
              <w:rPr>
                <w:lang w:val="en-US"/>
              </w:rPr>
              <w:t>PM26</w:t>
            </w:r>
          </w:p>
        </w:tc>
        <w:tc>
          <w:tcPr>
            <w:tcW w:w="2468" w:type="pct"/>
            <w:shd w:val="clear" w:color="auto" w:fill="auto"/>
          </w:tcPr>
          <w:p w14:paraId="7108A657" w14:textId="49BEF0C6" w:rsidR="009A7603" w:rsidRPr="009A7603" w:rsidRDefault="009A7603" w:rsidP="009A7603">
            <w:pPr>
              <w:pStyle w:val="TABLECONTENT"/>
            </w:pPr>
            <w:r w:rsidRPr="009A7603">
              <w:t>Нерелевантно</w:t>
            </w:r>
          </w:p>
        </w:tc>
      </w:tr>
      <w:tr w:rsidR="009A7603" w:rsidRPr="007008A3" w14:paraId="0039CBCB" w14:textId="77777777" w:rsidTr="009A7603">
        <w:trPr>
          <w:cantSplit/>
        </w:trPr>
        <w:tc>
          <w:tcPr>
            <w:tcW w:w="253" w:type="pct"/>
          </w:tcPr>
          <w:p w14:paraId="4B6C87AC" w14:textId="75244AE8" w:rsidR="009A7603" w:rsidRPr="009A7603" w:rsidRDefault="009A7603" w:rsidP="009A7603">
            <w:pPr>
              <w:pStyle w:val="TABLECONTENT"/>
              <w:rPr>
                <w:lang w:eastAsia="ru-RU"/>
              </w:rPr>
            </w:pPr>
            <w:r w:rsidRPr="009A7603">
              <w:rPr>
                <w:lang w:val="en-US" w:eastAsia="ru-RU"/>
              </w:rPr>
              <w:t>5</w:t>
            </w:r>
          </w:p>
        </w:tc>
        <w:tc>
          <w:tcPr>
            <w:tcW w:w="824" w:type="pct"/>
          </w:tcPr>
          <w:p w14:paraId="1D9DB3B8" w14:textId="77777777" w:rsidR="009A7603" w:rsidRPr="009A7603" w:rsidRDefault="009A7603" w:rsidP="009A7603">
            <w:pPr>
              <w:pStyle w:val="TABLECONTENT"/>
            </w:pPr>
            <w:r w:rsidRPr="009A7603">
              <w:t>Отчет "Целесообразность привлечения исполнителей", позволяющий сравнить стоимость выполнения работ хозспособом и путем привлечения подрядных организаций</w:t>
            </w:r>
          </w:p>
        </w:tc>
        <w:tc>
          <w:tcPr>
            <w:tcW w:w="862" w:type="pct"/>
            <w:shd w:val="clear" w:color="auto" w:fill="auto"/>
          </w:tcPr>
          <w:p w14:paraId="46045257" w14:textId="77777777" w:rsidR="009A7603" w:rsidRPr="009A7603" w:rsidRDefault="009A7603" w:rsidP="009A7603">
            <w:pPr>
              <w:pStyle w:val="TABLECONTENT"/>
              <w:rPr>
                <w:lang w:val="en-US"/>
              </w:rPr>
            </w:pPr>
            <w:r w:rsidRPr="009A7603">
              <w:t>Отчет</w:t>
            </w:r>
          </w:p>
        </w:tc>
        <w:tc>
          <w:tcPr>
            <w:tcW w:w="593" w:type="pct"/>
            <w:shd w:val="clear" w:color="auto" w:fill="auto"/>
          </w:tcPr>
          <w:p w14:paraId="2ED7ABCC" w14:textId="77777777" w:rsidR="009A7603" w:rsidRPr="009A7603" w:rsidRDefault="009A7603" w:rsidP="009A7603">
            <w:pPr>
              <w:pStyle w:val="TABLECONTENT"/>
              <w:rPr>
                <w:lang w:val="en-US"/>
              </w:rPr>
            </w:pPr>
            <w:r w:rsidRPr="009A7603">
              <w:t>РМ27</w:t>
            </w:r>
          </w:p>
        </w:tc>
        <w:tc>
          <w:tcPr>
            <w:tcW w:w="2468" w:type="pct"/>
            <w:shd w:val="clear" w:color="auto" w:fill="auto"/>
          </w:tcPr>
          <w:p w14:paraId="22E682EF" w14:textId="37E25353" w:rsidR="009A7603" w:rsidRPr="009A7603" w:rsidRDefault="009A7603" w:rsidP="009A7603">
            <w:pPr>
              <w:pStyle w:val="TABLECONTENT"/>
            </w:pPr>
            <w:r w:rsidRPr="009A7603">
              <w:t>Нерелевантно</w:t>
            </w:r>
          </w:p>
        </w:tc>
      </w:tr>
      <w:tr w:rsidR="009A7603" w:rsidRPr="007008A3" w14:paraId="522A016B" w14:textId="77777777" w:rsidTr="009A7603">
        <w:trPr>
          <w:cantSplit/>
        </w:trPr>
        <w:tc>
          <w:tcPr>
            <w:tcW w:w="253" w:type="pct"/>
          </w:tcPr>
          <w:p w14:paraId="3615E61A" w14:textId="0C5A99C0" w:rsidR="009A7603" w:rsidRPr="009A7603" w:rsidRDefault="009A7603" w:rsidP="009A7603">
            <w:pPr>
              <w:pStyle w:val="TABLECONTENT"/>
              <w:rPr>
                <w:lang w:val="en-US" w:eastAsia="ru-RU"/>
              </w:rPr>
            </w:pPr>
            <w:r w:rsidRPr="009A7603">
              <w:rPr>
                <w:lang w:val="en-US" w:eastAsia="ru-RU"/>
              </w:rPr>
              <w:t>6</w:t>
            </w:r>
          </w:p>
        </w:tc>
        <w:tc>
          <w:tcPr>
            <w:tcW w:w="824" w:type="pct"/>
          </w:tcPr>
          <w:p w14:paraId="01293A68" w14:textId="6B7A2100" w:rsidR="009A7603" w:rsidRPr="009A7603" w:rsidRDefault="009A7603" w:rsidP="009A7603">
            <w:pPr>
              <w:pStyle w:val="TABLECONTENT"/>
            </w:pPr>
            <w:r w:rsidRPr="009A7603">
              <w:t>Формуляр "Дефектная ведомость". Транзакция, позволяющая осуществлять печать формуляра из заказа ТОРО.</w:t>
            </w:r>
          </w:p>
        </w:tc>
        <w:tc>
          <w:tcPr>
            <w:tcW w:w="862" w:type="pct"/>
            <w:shd w:val="clear" w:color="auto" w:fill="auto"/>
          </w:tcPr>
          <w:p w14:paraId="25B25BC9" w14:textId="4750F675" w:rsidR="009A7603" w:rsidRPr="009A7603" w:rsidRDefault="009A7603" w:rsidP="009A7603">
            <w:pPr>
              <w:pStyle w:val="TABLECONTENT"/>
            </w:pPr>
            <w:r w:rsidRPr="009A7603">
              <w:t>Форма</w:t>
            </w:r>
          </w:p>
        </w:tc>
        <w:tc>
          <w:tcPr>
            <w:tcW w:w="593" w:type="pct"/>
            <w:shd w:val="clear" w:color="auto" w:fill="auto"/>
          </w:tcPr>
          <w:p w14:paraId="4677E3BF" w14:textId="080BD148" w:rsidR="009A7603" w:rsidRPr="009A7603" w:rsidRDefault="009A7603" w:rsidP="009A7603">
            <w:pPr>
              <w:pStyle w:val="TABLECONTENT"/>
            </w:pPr>
            <w:r w:rsidRPr="009A7603">
              <w:t>PM32</w:t>
            </w:r>
          </w:p>
        </w:tc>
        <w:tc>
          <w:tcPr>
            <w:tcW w:w="2468" w:type="pct"/>
            <w:shd w:val="clear" w:color="auto" w:fill="auto"/>
          </w:tcPr>
          <w:p w14:paraId="4868646A" w14:textId="02BF8F0C" w:rsidR="009A7603" w:rsidRPr="009A7603" w:rsidRDefault="00B74D84" w:rsidP="009A7603">
            <w:pPr>
              <w:pStyle w:val="TABLECONTENT"/>
            </w:pPr>
            <w:hyperlink r:id="rId20" w:history="1">
              <w:r w:rsidR="009A7603" w:rsidRPr="009A7603">
                <w:rPr>
                  <w:rStyle w:val="a9"/>
                  <w:szCs w:val="20"/>
                </w:rPr>
                <w:t>http://portal.polyus.com/ERP/ERPDocuments/07_Концептуальный дизайн/ 06_Реестр формуляров/ТОиР/ТОИР_PM32_Дефектная ведомость_01_20180817.xlsx</w:t>
              </w:r>
            </w:hyperlink>
          </w:p>
          <w:p w14:paraId="0068DE6F" w14:textId="343AF6FD" w:rsidR="009A7603" w:rsidRPr="009A7603" w:rsidRDefault="009A7603" w:rsidP="009A7603">
            <w:pPr>
              <w:ind w:firstLine="0"/>
            </w:pPr>
          </w:p>
        </w:tc>
      </w:tr>
      <w:tr w:rsidR="009A7603" w:rsidRPr="007008A3" w14:paraId="32DEAE59" w14:textId="77777777" w:rsidTr="009A7603">
        <w:trPr>
          <w:cantSplit/>
        </w:trPr>
        <w:tc>
          <w:tcPr>
            <w:tcW w:w="253" w:type="pct"/>
          </w:tcPr>
          <w:p w14:paraId="06C9EC13" w14:textId="50DFDFE2" w:rsidR="009A7603" w:rsidRPr="009A7603" w:rsidRDefault="009A7603" w:rsidP="009A7603">
            <w:pPr>
              <w:pStyle w:val="TABLECONTENT"/>
              <w:rPr>
                <w:lang w:eastAsia="ru-RU"/>
              </w:rPr>
            </w:pPr>
            <w:r w:rsidRPr="009A7603">
              <w:rPr>
                <w:lang w:eastAsia="ru-RU"/>
              </w:rPr>
              <w:t>7</w:t>
            </w:r>
          </w:p>
        </w:tc>
        <w:tc>
          <w:tcPr>
            <w:tcW w:w="824" w:type="pct"/>
          </w:tcPr>
          <w:p w14:paraId="0B724DED" w14:textId="0E732064" w:rsidR="009A7603" w:rsidRPr="009A7603" w:rsidRDefault="009A7603" w:rsidP="009A7603">
            <w:pPr>
              <w:pStyle w:val="TABLECONTENT"/>
            </w:pPr>
            <w:r w:rsidRPr="009A7603">
              <w:rPr>
                <w:color w:val="000000" w:themeColor="text1"/>
              </w:rPr>
              <w:t>Отчет "Анализ операций заказов ТОРО"</w:t>
            </w:r>
          </w:p>
        </w:tc>
        <w:tc>
          <w:tcPr>
            <w:tcW w:w="862" w:type="pct"/>
            <w:shd w:val="clear" w:color="auto" w:fill="auto"/>
          </w:tcPr>
          <w:p w14:paraId="3B243957" w14:textId="71AE4DA1" w:rsidR="009A7603" w:rsidRPr="009A7603" w:rsidRDefault="009A7603" w:rsidP="009A7603">
            <w:pPr>
              <w:pStyle w:val="TABLECONTENT"/>
            </w:pPr>
            <w:r w:rsidRPr="009A7603">
              <w:rPr>
                <w:color w:val="000000" w:themeColor="text1"/>
              </w:rPr>
              <w:t>Отчет</w:t>
            </w:r>
          </w:p>
        </w:tc>
        <w:tc>
          <w:tcPr>
            <w:tcW w:w="593" w:type="pct"/>
            <w:shd w:val="clear" w:color="auto" w:fill="auto"/>
          </w:tcPr>
          <w:p w14:paraId="77B899F1" w14:textId="3C9A9E5E" w:rsidR="009A7603" w:rsidRPr="009A7603" w:rsidRDefault="009920B2" w:rsidP="009A7603">
            <w:pPr>
              <w:pStyle w:val="TABLECONTENT"/>
            </w:pPr>
            <w:r>
              <w:rPr>
                <w:color w:val="000000" w:themeColor="text1"/>
              </w:rPr>
              <w:t>PM19</w:t>
            </w:r>
          </w:p>
        </w:tc>
        <w:tc>
          <w:tcPr>
            <w:tcW w:w="2468" w:type="pct"/>
            <w:shd w:val="clear" w:color="auto" w:fill="auto"/>
          </w:tcPr>
          <w:p w14:paraId="7FF69C7F" w14:textId="5B544CDC" w:rsidR="009A7603" w:rsidRPr="009A7603" w:rsidRDefault="009A7603" w:rsidP="009A7603">
            <w:pPr>
              <w:pStyle w:val="TABLECONTENT"/>
            </w:pPr>
            <w:r w:rsidRPr="009A7603">
              <w:rPr>
                <w:color w:val="000000" w:themeColor="text1"/>
              </w:rPr>
              <w:t>Нерелевантно</w:t>
            </w:r>
          </w:p>
        </w:tc>
      </w:tr>
      <w:tr w:rsidR="000653AD" w:rsidRPr="007008A3" w14:paraId="110042E9" w14:textId="77777777" w:rsidTr="009A7603">
        <w:trPr>
          <w:cantSplit/>
        </w:trPr>
        <w:tc>
          <w:tcPr>
            <w:tcW w:w="253" w:type="pct"/>
          </w:tcPr>
          <w:p w14:paraId="001F3D03" w14:textId="21AC977C" w:rsidR="000653AD" w:rsidRPr="000653AD" w:rsidRDefault="000653AD" w:rsidP="009A7603">
            <w:pPr>
              <w:pStyle w:val="TABLECONTENT"/>
              <w:rPr>
                <w:lang w:val="en-US" w:eastAsia="ru-RU"/>
              </w:rPr>
            </w:pPr>
            <w:r>
              <w:rPr>
                <w:lang w:val="en-US" w:eastAsia="ru-RU"/>
              </w:rPr>
              <w:t>8</w:t>
            </w:r>
          </w:p>
        </w:tc>
        <w:tc>
          <w:tcPr>
            <w:tcW w:w="824" w:type="pct"/>
          </w:tcPr>
          <w:p w14:paraId="56B031B2" w14:textId="1F641E03" w:rsidR="000653AD" w:rsidRPr="000653AD" w:rsidDel="009A7587" w:rsidRDefault="000653AD">
            <w:pPr>
              <w:pStyle w:val="TABLECONTENT"/>
              <w:rPr>
                <w:del w:id="3111" w:author="Попова Дарья" w:date="2020-07-22T10:44:00Z"/>
                <w:color w:val="000000" w:themeColor="text1"/>
              </w:rPr>
            </w:pPr>
            <w:r w:rsidRPr="000653AD">
              <w:rPr>
                <w:color w:val="000000" w:themeColor="text1"/>
              </w:rPr>
              <w:t>Сводный отчет для план/факт анализа выполнения воздействий на ПА в разрезе статей бюджета, видов затрат, разделов CAPEX,OPEX</w:t>
            </w:r>
            <w:del w:id="3112" w:author="Попова Дарья" w:date="2020-07-22T10:44:00Z">
              <w:r w:rsidRPr="000653AD" w:rsidDel="009A7587">
                <w:rPr>
                  <w:color w:val="000000" w:themeColor="text1"/>
                </w:rPr>
                <w:delText>.</w:delText>
              </w:r>
            </w:del>
          </w:p>
          <w:p w14:paraId="49744D18" w14:textId="408F16B4" w:rsidR="000653AD" w:rsidRPr="009A7603" w:rsidRDefault="000653AD">
            <w:pPr>
              <w:pStyle w:val="TABLECONTENT"/>
              <w:rPr>
                <w:color w:val="000000" w:themeColor="text1"/>
              </w:rPr>
            </w:pPr>
          </w:p>
        </w:tc>
        <w:tc>
          <w:tcPr>
            <w:tcW w:w="862" w:type="pct"/>
            <w:shd w:val="clear" w:color="auto" w:fill="auto"/>
          </w:tcPr>
          <w:p w14:paraId="0DBE639F" w14:textId="0985E3C7" w:rsidR="000653AD" w:rsidRPr="009A7603" w:rsidRDefault="000653AD" w:rsidP="009A7603">
            <w:pPr>
              <w:pStyle w:val="TABLECONTENT"/>
              <w:rPr>
                <w:color w:val="000000" w:themeColor="text1"/>
              </w:rPr>
            </w:pPr>
            <w:r w:rsidRPr="009A7603">
              <w:rPr>
                <w:color w:val="000000" w:themeColor="text1"/>
              </w:rPr>
              <w:t>Отчет</w:t>
            </w:r>
          </w:p>
        </w:tc>
        <w:tc>
          <w:tcPr>
            <w:tcW w:w="593" w:type="pct"/>
            <w:shd w:val="clear" w:color="auto" w:fill="auto"/>
          </w:tcPr>
          <w:p w14:paraId="5C007AB7" w14:textId="0413A184" w:rsidR="000653AD" w:rsidRPr="000653AD" w:rsidRDefault="000653AD" w:rsidP="009A7603">
            <w:pPr>
              <w:pStyle w:val="TABLECONTENT"/>
              <w:rPr>
                <w:color w:val="000000" w:themeColor="text1"/>
                <w:lang w:val="en-US"/>
              </w:rPr>
            </w:pPr>
            <w:r>
              <w:rPr>
                <w:color w:val="000000" w:themeColor="text1"/>
                <w:lang w:val="en-US"/>
              </w:rPr>
              <w:t>PM73</w:t>
            </w:r>
          </w:p>
        </w:tc>
        <w:tc>
          <w:tcPr>
            <w:tcW w:w="2468" w:type="pct"/>
            <w:shd w:val="clear" w:color="auto" w:fill="auto"/>
          </w:tcPr>
          <w:p w14:paraId="1970A1EA" w14:textId="009E5E06" w:rsidR="000653AD" w:rsidRPr="009A7603" w:rsidRDefault="000653AD" w:rsidP="000653AD">
            <w:pPr>
              <w:pStyle w:val="TABLECONTENT"/>
              <w:rPr>
                <w:color w:val="000000" w:themeColor="text1"/>
              </w:rPr>
            </w:pPr>
            <w:r w:rsidRPr="000653AD">
              <w:rPr>
                <w:color w:val="000000" w:themeColor="text1"/>
              </w:rPr>
              <w:t>PM-R06</w:t>
            </w:r>
          </w:p>
        </w:tc>
      </w:tr>
      <w:tr w:rsidR="000653AD" w:rsidRPr="007008A3" w14:paraId="1E67E102" w14:textId="77777777" w:rsidTr="009A7603">
        <w:trPr>
          <w:cantSplit/>
        </w:trPr>
        <w:tc>
          <w:tcPr>
            <w:tcW w:w="253" w:type="pct"/>
          </w:tcPr>
          <w:p w14:paraId="58C822E1" w14:textId="015622B4" w:rsidR="000653AD" w:rsidRPr="000653AD" w:rsidRDefault="000653AD" w:rsidP="009A7603">
            <w:pPr>
              <w:pStyle w:val="TABLECONTENT"/>
              <w:rPr>
                <w:lang w:val="en-US" w:eastAsia="ru-RU"/>
              </w:rPr>
            </w:pPr>
            <w:r>
              <w:rPr>
                <w:lang w:val="en-US" w:eastAsia="ru-RU"/>
              </w:rPr>
              <w:lastRenderedPageBreak/>
              <w:t>9</w:t>
            </w:r>
          </w:p>
        </w:tc>
        <w:tc>
          <w:tcPr>
            <w:tcW w:w="824" w:type="pct"/>
          </w:tcPr>
          <w:p w14:paraId="10EEE596" w14:textId="43566AF3" w:rsidR="000653AD" w:rsidRPr="009A7603" w:rsidRDefault="000653AD" w:rsidP="009A7603">
            <w:pPr>
              <w:pStyle w:val="TABLECONTENT"/>
              <w:rPr>
                <w:color w:val="000000" w:themeColor="text1"/>
              </w:rPr>
            </w:pPr>
            <w:r w:rsidRPr="000653AD">
              <w:rPr>
                <w:color w:val="000000" w:themeColor="text1"/>
              </w:rPr>
              <w:t>Детальный отчет для план/факт анализа выполнения воздействий на ПА в разрезе статей бюджета, видов затрат, разделов CAPEX,OPEX.</w:t>
            </w:r>
          </w:p>
        </w:tc>
        <w:tc>
          <w:tcPr>
            <w:tcW w:w="862" w:type="pct"/>
            <w:shd w:val="clear" w:color="auto" w:fill="auto"/>
          </w:tcPr>
          <w:p w14:paraId="37EA68C9" w14:textId="707FFEA4" w:rsidR="000653AD" w:rsidRPr="009A7603" w:rsidRDefault="000653AD" w:rsidP="009A7603">
            <w:pPr>
              <w:pStyle w:val="TABLECONTENT"/>
              <w:rPr>
                <w:color w:val="000000" w:themeColor="text1"/>
              </w:rPr>
            </w:pPr>
            <w:r w:rsidRPr="009A7603">
              <w:rPr>
                <w:color w:val="000000" w:themeColor="text1"/>
              </w:rPr>
              <w:t>Отчет</w:t>
            </w:r>
          </w:p>
        </w:tc>
        <w:tc>
          <w:tcPr>
            <w:tcW w:w="593" w:type="pct"/>
            <w:shd w:val="clear" w:color="auto" w:fill="auto"/>
          </w:tcPr>
          <w:p w14:paraId="36C2B0D3" w14:textId="0027FE94" w:rsidR="000653AD" w:rsidRPr="000653AD" w:rsidRDefault="000653AD" w:rsidP="009A7603">
            <w:pPr>
              <w:pStyle w:val="TABLECONTENT"/>
              <w:rPr>
                <w:color w:val="000000" w:themeColor="text1"/>
                <w:lang w:val="en-US"/>
              </w:rPr>
            </w:pPr>
            <w:r>
              <w:rPr>
                <w:color w:val="000000" w:themeColor="text1"/>
                <w:lang w:val="en-US"/>
              </w:rPr>
              <w:t>PM74</w:t>
            </w:r>
          </w:p>
        </w:tc>
        <w:tc>
          <w:tcPr>
            <w:tcW w:w="2468" w:type="pct"/>
            <w:shd w:val="clear" w:color="auto" w:fill="auto"/>
          </w:tcPr>
          <w:p w14:paraId="66066544" w14:textId="2A405234" w:rsidR="000653AD" w:rsidRDefault="000653AD" w:rsidP="009A7603">
            <w:pPr>
              <w:pStyle w:val="TABLECONTENT"/>
              <w:rPr>
                <w:color w:val="000000" w:themeColor="text1"/>
              </w:rPr>
            </w:pPr>
            <w:r w:rsidRPr="000653AD">
              <w:rPr>
                <w:color w:val="000000" w:themeColor="text1"/>
              </w:rPr>
              <w:t>PM-R07</w:t>
            </w:r>
          </w:p>
        </w:tc>
      </w:tr>
    </w:tbl>
    <w:p w14:paraId="25EA1AC7" w14:textId="5AAD297A" w:rsidR="000F4678" w:rsidDel="00661554" w:rsidRDefault="000F4678" w:rsidP="00B153FA">
      <w:pPr>
        <w:pStyle w:val="TABLECONTENT"/>
        <w:rPr>
          <w:del w:id="3113" w:author="Попова Дарья" w:date="2020-07-22T10:41:00Z"/>
          <w:b/>
          <w:sz w:val="22"/>
        </w:rPr>
      </w:pPr>
    </w:p>
    <w:p w14:paraId="44D55C9B" w14:textId="484E8AB6" w:rsidR="000266B5" w:rsidRDefault="000266B5" w:rsidP="00B153FA">
      <w:pPr>
        <w:pStyle w:val="TABLECONTENT"/>
        <w:rPr>
          <w:b/>
          <w:sz w:val="22"/>
        </w:rPr>
      </w:pPr>
    </w:p>
    <w:p w14:paraId="21121A76" w14:textId="624436DA" w:rsidR="00695202" w:rsidRPr="007008A3" w:rsidRDefault="009A2B20" w:rsidP="00224253">
      <w:pPr>
        <w:pStyle w:val="22"/>
        <w:keepNext/>
        <w:keepLines/>
        <w:numPr>
          <w:ilvl w:val="1"/>
          <w:numId w:val="8"/>
        </w:numPr>
        <w:spacing w:before="160" w:after="120" w:line="276" w:lineRule="auto"/>
        <w:rPr>
          <w:rFonts w:eastAsiaTheme="majorEastAsia"/>
          <w:szCs w:val="26"/>
        </w:rPr>
      </w:pPr>
      <w:bookmarkStart w:id="3114" w:name="_Toc65846417"/>
      <w:r w:rsidRPr="00224253">
        <w:rPr>
          <w:rFonts w:eastAsiaTheme="majorEastAsia" w:cs="Arial"/>
          <w:bCs w:val="0"/>
          <w:iCs w:val="0"/>
          <w:szCs w:val="26"/>
        </w:rPr>
        <w:t xml:space="preserve">Перечень доработок, </w:t>
      </w:r>
      <w:del w:id="3115" w:author="Попова Дарья" w:date="2020-07-23T16:40:00Z">
        <w:r w:rsidR="00695202" w:rsidRPr="00224253" w:rsidDel="00A92F57">
          <w:rPr>
            <w:rFonts w:eastAsiaTheme="majorEastAsia" w:cs="Arial"/>
            <w:bCs w:val="0"/>
            <w:iCs w:val="0"/>
            <w:szCs w:val="26"/>
          </w:rPr>
          <w:delText>Р</w:delText>
        </w:r>
      </w:del>
      <w:ins w:id="3116" w:author="Попова Дарья" w:date="2020-07-23T16:40:00Z">
        <w:r w:rsidR="00A92F57">
          <w:rPr>
            <w:rFonts w:eastAsiaTheme="majorEastAsia" w:cs="Arial"/>
            <w:bCs w:val="0"/>
            <w:iCs w:val="0"/>
            <w:szCs w:val="26"/>
          </w:rPr>
          <w:t>р</w:t>
        </w:r>
      </w:ins>
      <w:r w:rsidR="00695202" w:rsidRPr="00224253">
        <w:rPr>
          <w:rFonts w:eastAsiaTheme="majorEastAsia" w:cs="Arial"/>
          <w:bCs w:val="0"/>
          <w:iCs w:val="0"/>
          <w:szCs w:val="26"/>
        </w:rPr>
        <w:t>азработ</w:t>
      </w:r>
      <w:r w:rsidRPr="00224253">
        <w:rPr>
          <w:rFonts w:eastAsiaTheme="majorEastAsia" w:cs="Arial"/>
          <w:bCs w:val="0"/>
          <w:iCs w:val="0"/>
          <w:szCs w:val="26"/>
        </w:rPr>
        <w:t>о</w:t>
      </w:r>
      <w:r w:rsidR="00695202" w:rsidRPr="00224253">
        <w:rPr>
          <w:rFonts w:eastAsiaTheme="majorEastAsia" w:cs="Arial"/>
          <w:bCs w:val="0"/>
          <w:iCs w:val="0"/>
          <w:szCs w:val="26"/>
        </w:rPr>
        <w:t>к</w:t>
      </w:r>
      <w:r w:rsidR="00C609BD" w:rsidRPr="00224253">
        <w:rPr>
          <w:rFonts w:eastAsiaTheme="majorEastAsia" w:cs="Arial"/>
          <w:bCs w:val="0"/>
          <w:iCs w:val="0"/>
          <w:szCs w:val="26"/>
        </w:rPr>
        <w:t xml:space="preserve"> и интеграция (интерфейсы)</w:t>
      </w:r>
      <w:bookmarkEnd w:id="3114"/>
    </w:p>
    <w:p w14:paraId="4E8DF65C" w14:textId="53F23370" w:rsidR="002F400F" w:rsidRPr="007008A3" w:rsidRDefault="002F400F">
      <w:pPr>
        <w:pStyle w:val="TABLECONTENT"/>
        <w:keepNext/>
        <w:spacing w:after="240"/>
        <w:jc w:val="right"/>
        <w:rPr>
          <w:b/>
          <w:sz w:val="22"/>
        </w:rPr>
        <w:pPrChange w:id="3117" w:author="Попова Дарья" w:date="2020-07-22T10:41:00Z">
          <w:pPr>
            <w:pStyle w:val="TABLECONTENT"/>
            <w:spacing w:after="240"/>
            <w:jc w:val="right"/>
          </w:pPr>
        </w:pPrChange>
      </w:pPr>
      <w:r w:rsidRPr="007008A3">
        <w:rPr>
          <w:b/>
          <w:sz w:val="22"/>
        </w:rPr>
        <w:t xml:space="preserve">Таблица </w:t>
      </w:r>
      <w:r w:rsidRPr="007008A3">
        <w:rPr>
          <w:b/>
          <w:sz w:val="22"/>
        </w:rPr>
        <w:fldChar w:fldCharType="begin"/>
      </w:r>
      <w:r w:rsidRPr="007008A3">
        <w:rPr>
          <w:b/>
          <w:sz w:val="22"/>
        </w:rPr>
        <w:instrText xml:space="preserve"> SEQ Таблица \* ARABIC </w:instrText>
      </w:r>
      <w:r w:rsidRPr="007008A3">
        <w:rPr>
          <w:b/>
          <w:sz w:val="22"/>
        </w:rPr>
        <w:fldChar w:fldCharType="separate"/>
      </w:r>
      <w:ins w:id="3118" w:author="ShramkovAB" w:date="2021-03-05T14:19:00Z">
        <w:r w:rsidR="00E24180">
          <w:rPr>
            <w:b/>
            <w:noProof/>
            <w:sz w:val="22"/>
          </w:rPr>
          <w:t>30</w:t>
        </w:r>
      </w:ins>
      <w:ins w:id="3119" w:author="Попова Дарья" w:date="2020-07-22T11:25:00Z">
        <w:del w:id="3120" w:author="ShramkovAB" w:date="2021-03-05T14:19:00Z">
          <w:r w:rsidR="00CC36E9" w:rsidDel="00E24180">
            <w:rPr>
              <w:b/>
              <w:noProof/>
              <w:sz w:val="22"/>
            </w:rPr>
            <w:delText>30</w:delText>
          </w:r>
        </w:del>
      </w:ins>
      <w:del w:id="3121" w:author="ShramkovAB" w:date="2021-03-05T14:19:00Z">
        <w:r w:rsidR="003D3074" w:rsidDel="00E24180">
          <w:rPr>
            <w:b/>
            <w:noProof/>
            <w:sz w:val="22"/>
          </w:rPr>
          <w:delText>28</w:delText>
        </w:r>
      </w:del>
      <w:r w:rsidRPr="007008A3">
        <w:rPr>
          <w:b/>
          <w:sz w:val="22"/>
        </w:rPr>
        <w:fldChar w:fldCharType="end"/>
      </w:r>
      <w:r w:rsidRPr="007008A3">
        <w:rPr>
          <w:b/>
          <w:sz w:val="22"/>
        </w:rPr>
        <w:t>. Разработки</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71"/>
        <w:gridCol w:w="1488"/>
        <w:gridCol w:w="1488"/>
        <w:gridCol w:w="1406"/>
        <w:gridCol w:w="5023"/>
      </w:tblGrid>
      <w:tr w:rsidR="001135C1" w:rsidRPr="007008A3" w14:paraId="2945DEBF" w14:textId="77777777" w:rsidTr="009A7603">
        <w:trPr>
          <w:cantSplit/>
          <w:trHeight w:val="397"/>
          <w:tblHeader/>
        </w:trPr>
        <w:tc>
          <w:tcPr>
            <w:tcW w:w="379" w:type="pct"/>
            <w:shd w:val="clear" w:color="auto" w:fill="FFC000"/>
            <w:vAlign w:val="center"/>
          </w:tcPr>
          <w:p w14:paraId="37310AED" w14:textId="77777777" w:rsidR="001135C1" w:rsidRPr="007008A3" w:rsidRDefault="001135C1" w:rsidP="00B153FA">
            <w:pPr>
              <w:pStyle w:val="TABLECONTENT"/>
              <w:rPr>
                <w:b/>
              </w:rPr>
            </w:pPr>
            <w:r w:rsidRPr="007008A3">
              <w:rPr>
                <w:b/>
                <w:lang w:eastAsia="ru-RU"/>
              </w:rPr>
              <w:t>№ п.п</w:t>
            </w:r>
          </w:p>
        </w:tc>
        <w:tc>
          <w:tcPr>
            <w:tcW w:w="731" w:type="pct"/>
            <w:shd w:val="clear" w:color="auto" w:fill="FFC000"/>
            <w:vAlign w:val="center"/>
          </w:tcPr>
          <w:p w14:paraId="6F7D0853" w14:textId="77777777" w:rsidR="001135C1" w:rsidRPr="007008A3" w:rsidRDefault="00AC6F0A" w:rsidP="00B153FA">
            <w:pPr>
              <w:pStyle w:val="TABLECONTENT"/>
              <w:rPr>
                <w:b/>
                <w:lang w:eastAsia="ru-RU"/>
              </w:rPr>
            </w:pPr>
            <w:r w:rsidRPr="007008A3">
              <w:rPr>
                <w:b/>
                <w:lang w:eastAsia="ru-RU"/>
              </w:rPr>
              <w:t>Название</w:t>
            </w:r>
          </w:p>
        </w:tc>
        <w:tc>
          <w:tcPr>
            <w:tcW w:w="731" w:type="pct"/>
            <w:shd w:val="clear" w:color="auto" w:fill="FFC000"/>
            <w:vAlign w:val="center"/>
          </w:tcPr>
          <w:p w14:paraId="2AB55D60" w14:textId="77777777" w:rsidR="001135C1" w:rsidRPr="007008A3" w:rsidRDefault="001135C1" w:rsidP="00B153FA">
            <w:pPr>
              <w:pStyle w:val="TABLECONTENT"/>
              <w:rPr>
                <w:b/>
              </w:rPr>
            </w:pPr>
            <w:r w:rsidRPr="007008A3">
              <w:rPr>
                <w:b/>
                <w:lang w:eastAsia="ru-RU"/>
              </w:rPr>
              <w:t>Тип реализации</w:t>
            </w:r>
          </w:p>
        </w:tc>
        <w:tc>
          <w:tcPr>
            <w:tcW w:w="691" w:type="pct"/>
            <w:shd w:val="clear" w:color="auto" w:fill="FFC000"/>
            <w:vAlign w:val="center"/>
          </w:tcPr>
          <w:p w14:paraId="0ACC0438" w14:textId="77777777" w:rsidR="001135C1" w:rsidRPr="007008A3" w:rsidRDefault="001135C1" w:rsidP="00B153FA">
            <w:pPr>
              <w:pStyle w:val="TABLECONTENT"/>
              <w:rPr>
                <w:b/>
              </w:rPr>
            </w:pPr>
            <w:r w:rsidRPr="007008A3">
              <w:rPr>
                <w:b/>
                <w:lang w:eastAsia="ru-RU"/>
              </w:rPr>
              <w:t>Ссылка на реестр разработок</w:t>
            </w:r>
          </w:p>
        </w:tc>
        <w:tc>
          <w:tcPr>
            <w:tcW w:w="2468" w:type="pct"/>
            <w:shd w:val="clear" w:color="auto" w:fill="FFC000"/>
            <w:vAlign w:val="center"/>
          </w:tcPr>
          <w:p w14:paraId="4FCA91BD" w14:textId="77777777" w:rsidR="001135C1" w:rsidRPr="007008A3" w:rsidRDefault="001135C1" w:rsidP="00B153FA">
            <w:pPr>
              <w:pStyle w:val="TABLECONTENT"/>
              <w:rPr>
                <w:b/>
              </w:rPr>
            </w:pPr>
            <w:r w:rsidRPr="007008A3">
              <w:rPr>
                <w:b/>
                <w:lang w:eastAsia="ru-RU"/>
              </w:rPr>
              <w:t xml:space="preserve">Ссылка на КД </w:t>
            </w:r>
            <w:r w:rsidRPr="007008A3">
              <w:rPr>
                <w:b/>
                <w:lang w:val="en-US" w:eastAsia="ru-RU"/>
              </w:rPr>
              <w:t>BI</w:t>
            </w:r>
            <w:r w:rsidRPr="007008A3">
              <w:rPr>
                <w:b/>
                <w:lang w:eastAsia="ru-RU"/>
              </w:rPr>
              <w:t>-отчетности по направлению</w:t>
            </w:r>
          </w:p>
        </w:tc>
      </w:tr>
      <w:tr w:rsidR="00894A8A" w:rsidRPr="007008A3" w14:paraId="48A2E7DF" w14:textId="77777777" w:rsidTr="009A7603">
        <w:trPr>
          <w:cantSplit/>
        </w:trPr>
        <w:tc>
          <w:tcPr>
            <w:tcW w:w="379" w:type="pct"/>
            <w:shd w:val="clear" w:color="auto" w:fill="auto"/>
          </w:tcPr>
          <w:p w14:paraId="1476B802" w14:textId="3FD9F518" w:rsidR="00894A8A" w:rsidRPr="009A7603" w:rsidRDefault="00894A8A" w:rsidP="00894A8A">
            <w:pPr>
              <w:pStyle w:val="TABLECONTENT"/>
              <w:rPr>
                <w:lang w:eastAsia="ru-RU"/>
              </w:rPr>
            </w:pPr>
            <w:r w:rsidRPr="009A7603">
              <w:rPr>
                <w:lang w:eastAsia="ru-RU"/>
              </w:rPr>
              <w:t>1.</w:t>
            </w:r>
          </w:p>
        </w:tc>
        <w:tc>
          <w:tcPr>
            <w:tcW w:w="731" w:type="pct"/>
          </w:tcPr>
          <w:p w14:paraId="297DEACA" w14:textId="06726A1D" w:rsidR="00894A8A" w:rsidRPr="009A7603" w:rsidRDefault="00894A8A" w:rsidP="00894A8A">
            <w:pPr>
              <w:pStyle w:val="TABLECONTENT"/>
            </w:pPr>
            <w:r>
              <w:t>Расширение IW38 – списка заказов ТОРО</w:t>
            </w:r>
          </w:p>
        </w:tc>
        <w:tc>
          <w:tcPr>
            <w:tcW w:w="731" w:type="pct"/>
          </w:tcPr>
          <w:p w14:paraId="5EA4FFFD" w14:textId="3782A6AD" w:rsidR="00894A8A" w:rsidRPr="009A7603" w:rsidRDefault="00894A8A" w:rsidP="00894A8A">
            <w:pPr>
              <w:pStyle w:val="TABLECONTENT"/>
            </w:pPr>
            <w:r>
              <w:t>Расширение</w:t>
            </w:r>
          </w:p>
        </w:tc>
        <w:tc>
          <w:tcPr>
            <w:tcW w:w="691" w:type="pct"/>
          </w:tcPr>
          <w:p w14:paraId="7AFD82BB" w14:textId="3C176FE9" w:rsidR="00894A8A" w:rsidRPr="009A7603" w:rsidRDefault="00894A8A" w:rsidP="00894A8A">
            <w:pPr>
              <w:pStyle w:val="TABLECONTENT"/>
            </w:pPr>
            <w:r>
              <w:t>PM08</w:t>
            </w:r>
          </w:p>
        </w:tc>
        <w:tc>
          <w:tcPr>
            <w:tcW w:w="2468" w:type="pct"/>
            <w:shd w:val="clear" w:color="auto" w:fill="auto"/>
          </w:tcPr>
          <w:p w14:paraId="6A8D4527" w14:textId="42E86B10" w:rsidR="00894A8A" w:rsidRPr="009A7603" w:rsidRDefault="00894A8A" w:rsidP="00894A8A">
            <w:pPr>
              <w:pStyle w:val="TABLECONTENT"/>
            </w:pPr>
            <w:r w:rsidRPr="009A7603">
              <w:t>Нерелевантно</w:t>
            </w:r>
          </w:p>
        </w:tc>
      </w:tr>
      <w:tr w:rsidR="00894A8A" w:rsidRPr="007008A3" w14:paraId="1ED620C3" w14:textId="77777777" w:rsidTr="009A7603">
        <w:trPr>
          <w:cantSplit/>
        </w:trPr>
        <w:tc>
          <w:tcPr>
            <w:tcW w:w="379" w:type="pct"/>
            <w:shd w:val="clear" w:color="auto" w:fill="auto"/>
          </w:tcPr>
          <w:p w14:paraId="787F0C1E" w14:textId="279C828C" w:rsidR="00894A8A" w:rsidRPr="009A7603" w:rsidRDefault="00894A8A" w:rsidP="00894A8A">
            <w:pPr>
              <w:pStyle w:val="TABLECONTENT"/>
            </w:pPr>
            <w:r w:rsidRPr="009A7603">
              <w:rPr>
                <w:lang w:eastAsia="ru-RU"/>
              </w:rPr>
              <w:t>2.</w:t>
            </w:r>
          </w:p>
        </w:tc>
        <w:tc>
          <w:tcPr>
            <w:tcW w:w="731" w:type="pct"/>
          </w:tcPr>
          <w:p w14:paraId="3D00C6B9" w14:textId="5A4AB8D7" w:rsidR="00894A8A" w:rsidRPr="009A7603" w:rsidRDefault="00B009DF">
            <w:pPr>
              <w:pStyle w:val="TABLECONTENT"/>
            </w:pPr>
            <w:r>
              <w:t xml:space="preserve">Программа </w:t>
            </w:r>
            <w:r>
              <w:rPr>
                <w:lang w:val="en-US"/>
              </w:rPr>
              <w:t>ZPM</w:t>
            </w:r>
            <w:r w:rsidRPr="00E92377">
              <w:t>_</w:t>
            </w:r>
            <w:r>
              <w:rPr>
                <w:lang w:val="en-US"/>
              </w:rPr>
              <w:t>PLAN</w:t>
            </w:r>
            <w:del w:id="3122" w:author="Попова Дарья" w:date="2020-07-22T10:45:00Z">
              <w:r w:rsidRPr="00E92377" w:rsidDel="009A7587">
                <w:delText xml:space="preserve"> </w:delText>
              </w:r>
              <w:r w:rsidRPr="009A7603" w:rsidDel="009A7587">
                <w:delText xml:space="preserve"> </w:delText>
              </w:r>
            </w:del>
            <w:ins w:id="3123" w:author="Попова Дарья" w:date="2020-07-22T10:45:00Z">
              <w:r w:rsidR="009A7587">
                <w:t xml:space="preserve"> </w:t>
              </w:r>
            </w:ins>
            <w:del w:id="3124" w:author="Попова Дарья" w:date="2020-07-22T10:45:00Z">
              <w:r w:rsidRPr="009A7603" w:rsidDel="009A7587">
                <w:delText>"</w:delText>
              </w:r>
            </w:del>
            <w:ins w:id="3125" w:author="Попова Дарья" w:date="2020-07-22T10:45:00Z">
              <w:r w:rsidR="009A7587">
                <w:t>«</w:t>
              </w:r>
            </w:ins>
            <w:r>
              <w:t>АРМ планировщика ТОиР</w:t>
            </w:r>
            <w:del w:id="3126" w:author="Попова Дарья" w:date="2020-07-22T10:45:00Z">
              <w:r w:rsidRPr="009A7603" w:rsidDel="009A7587">
                <w:delText>"</w:delText>
              </w:r>
            </w:del>
            <w:ins w:id="3127" w:author="Попова Дарья" w:date="2020-07-22T10:45:00Z">
              <w:r w:rsidR="009A7587">
                <w:t>»</w:t>
              </w:r>
            </w:ins>
            <w:r w:rsidRPr="009A7603">
              <w:t xml:space="preserve">. </w:t>
            </w:r>
            <w:r w:rsidR="00894A8A" w:rsidRPr="009A7603">
              <w:t>Включает оптимизацию сроков и возможность установки статусов заказов.</w:t>
            </w:r>
          </w:p>
        </w:tc>
        <w:tc>
          <w:tcPr>
            <w:tcW w:w="731" w:type="pct"/>
          </w:tcPr>
          <w:p w14:paraId="61D4695E" w14:textId="45E7894D" w:rsidR="00894A8A" w:rsidRPr="009A7603" w:rsidRDefault="00894A8A" w:rsidP="00894A8A">
            <w:pPr>
              <w:pStyle w:val="TABLECONTENT"/>
            </w:pPr>
            <w:r w:rsidRPr="009A7603">
              <w:t xml:space="preserve">Отчет </w:t>
            </w:r>
          </w:p>
        </w:tc>
        <w:tc>
          <w:tcPr>
            <w:tcW w:w="691" w:type="pct"/>
          </w:tcPr>
          <w:p w14:paraId="2CDB23E6" w14:textId="71C3FDCD" w:rsidR="00894A8A" w:rsidRPr="009A7603" w:rsidRDefault="00894A8A" w:rsidP="00894A8A">
            <w:pPr>
              <w:pStyle w:val="TABLECONTENT"/>
            </w:pPr>
            <w:r w:rsidRPr="009A7603">
              <w:t>PM21</w:t>
            </w:r>
          </w:p>
        </w:tc>
        <w:tc>
          <w:tcPr>
            <w:tcW w:w="2468" w:type="pct"/>
            <w:shd w:val="clear" w:color="auto" w:fill="auto"/>
          </w:tcPr>
          <w:p w14:paraId="6DFD05D8" w14:textId="3B5FE57F" w:rsidR="00894A8A" w:rsidRPr="009A7603" w:rsidRDefault="00894A8A" w:rsidP="00894A8A">
            <w:pPr>
              <w:pStyle w:val="TABLECONTENT"/>
            </w:pPr>
            <w:r w:rsidRPr="009A7603">
              <w:t>Нерелевантно</w:t>
            </w:r>
          </w:p>
        </w:tc>
      </w:tr>
      <w:tr w:rsidR="00894A8A" w:rsidRPr="007008A3" w14:paraId="709DA922" w14:textId="77777777" w:rsidTr="009A7603">
        <w:trPr>
          <w:cantSplit/>
        </w:trPr>
        <w:tc>
          <w:tcPr>
            <w:tcW w:w="379" w:type="pct"/>
            <w:shd w:val="clear" w:color="auto" w:fill="auto"/>
          </w:tcPr>
          <w:p w14:paraId="379110A6" w14:textId="3A48ECC2" w:rsidR="00894A8A" w:rsidRPr="009A7603" w:rsidRDefault="00894A8A" w:rsidP="00894A8A">
            <w:pPr>
              <w:pStyle w:val="TABLECONTENT"/>
              <w:rPr>
                <w:lang w:eastAsia="ru-RU"/>
              </w:rPr>
            </w:pPr>
            <w:r w:rsidRPr="009A7603">
              <w:rPr>
                <w:lang w:eastAsia="ru-RU"/>
              </w:rPr>
              <w:t>3.</w:t>
            </w:r>
          </w:p>
        </w:tc>
        <w:tc>
          <w:tcPr>
            <w:tcW w:w="731" w:type="pct"/>
          </w:tcPr>
          <w:p w14:paraId="533893BC" w14:textId="1BE879CF" w:rsidR="00894A8A" w:rsidRPr="008171F7" w:rsidRDefault="00894A8A" w:rsidP="00894A8A">
            <w:pPr>
              <w:pStyle w:val="TABLECONTENT"/>
            </w:pPr>
            <w:r>
              <w:t>Проверка при присвоении СПП-элемента заказам ТОРО</w:t>
            </w:r>
          </w:p>
        </w:tc>
        <w:tc>
          <w:tcPr>
            <w:tcW w:w="731" w:type="pct"/>
          </w:tcPr>
          <w:p w14:paraId="3C886E8F" w14:textId="1974739B" w:rsidR="00894A8A" w:rsidRPr="009A7603" w:rsidRDefault="00894A8A" w:rsidP="00894A8A">
            <w:pPr>
              <w:pStyle w:val="TABLECONTENT"/>
            </w:pPr>
            <w:r w:rsidRPr="009A7603">
              <w:t>Расширение</w:t>
            </w:r>
          </w:p>
        </w:tc>
        <w:tc>
          <w:tcPr>
            <w:tcW w:w="691" w:type="pct"/>
          </w:tcPr>
          <w:p w14:paraId="590646EE" w14:textId="3FADA564" w:rsidR="00894A8A" w:rsidRPr="009A7603" w:rsidRDefault="00894A8A" w:rsidP="00894A8A">
            <w:pPr>
              <w:pStyle w:val="TABLECONTENT"/>
            </w:pPr>
            <w:r>
              <w:t>PM22</w:t>
            </w:r>
          </w:p>
        </w:tc>
        <w:tc>
          <w:tcPr>
            <w:tcW w:w="2468" w:type="pct"/>
            <w:shd w:val="clear" w:color="auto" w:fill="auto"/>
          </w:tcPr>
          <w:p w14:paraId="60DBF046" w14:textId="128CA8B9" w:rsidR="00894A8A" w:rsidRPr="009A7603" w:rsidRDefault="00894A8A" w:rsidP="00894A8A">
            <w:pPr>
              <w:pStyle w:val="TABLECONTENT"/>
            </w:pPr>
            <w:r w:rsidRPr="009A7603">
              <w:t>Нерелевантно</w:t>
            </w:r>
          </w:p>
        </w:tc>
      </w:tr>
      <w:tr w:rsidR="00894A8A" w:rsidRPr="007008A3" w14:paraId="5CB4114E" w14:textId="77777777" w:rsidTr="009A7603">
        <w:trPr>
          <w:cantSplit/>
        </w:trPr>
        <w:tc>
          <w:tcPr>
            <w:tcW w:w="379" w:type="pct"/>
            <w:shd w:val="clear" w:color="auto" w:fill="auto"/>
          </w:tcPr>
          <w:p w14:paraId="17B3A4E5" w14:textId="1AAF9549" w:rsidR="00894A8A" w:rsidRPr="009A7603" w:rsidRDefault="00894A8A" w:rsidP="00894A8A">
            <w:pPr>
              <w:pStyle w:val="TABLECONTENT"/>
            </w:pPr>
            <w:r w:rsidRPr="009A7603">
              <w:rPr>
                <w:lang w:eastAsia="ru-RU"/>
              </w:rPr>
              <w:t>4.</w:t>
            </w:r>
          </w:p>
        </w:tc>
        <w:tc>
          <w:tcPr>
            <w:tcW w:w="731" w:type="pct"/>
          </w:tcPr>
          <w:p w14:paraId="61C9A6AD" w14:textId="70665C41" w:rsidR="00894A8A" w:rsidRPr="009A7603" w:rsidRDefault="00894A8A" w:rsidP="00894A8A">
            <w:pPr>
              <w:pStyle w:val="TABLECONTENT"/>
            </w:pPr>
            <w:r w:rsidRPr="009A7603">
              <w:t xml:space="preserve">Расширение </w:t>
            </w:r>
            <w:del w:id="3128" w:author="Попова Дарья" w:date="2020-07-22T10:45:00Z">
              <w:r w:rsidRPr="009A7603" w:rsidDel="009A7587">
                <w:delText>"</w:delText>
              </w:r>
            </w:del>
            <w:ins w:id="3129" w:author="Попова Дарья" w:date="2020-07-22T10:45:00Z">
              <w:r w:rsidR="009A7587">
                <w:t>«</w:t>
              </w:r>
            </w:ins>
            <w:r w:rsidRPr="009A7603">
              <w:t>Ранжирование заказов ТОРО</w:t>
            </w:r>
            <w:del w:id="3130" w:author="Попова Дарья" w:date="2020-07-22T10:45:00Z">
              <w:r w:rsidRPr="009A7603" w:rsidDel="009A7587">
                <w:delText>"</w:delText>
              </w:r>
            </w:del>
            <w:ins w:id="3131" w:author="Попова Дарья" w:date="2020-07-22T10:45:00Z">
              <w:r w:rsidR="009A7587">
                <w:t>»</w:t>
              </w:r>
            </w:ins>
            <w:r w:rsidRPr="009A7603">
              <w:t>, устанавливающее ранг заказа в соответствии с принципом, определяемым в методике.</w:t>
            </w:r>
          </w:p>
        </w:tc>
        <w:tc>
          <w:tcPr>
            <w:tcW w:w="731" w:type="pct"/>
          </w:tcPr>
          <w:p w14:paraId="100C319D" w14:textId="230E5FDC" w:rsidR="00894A8A" w:rsidRPr="009A7603" w:rsidRDefault="00894A8A" w:rsidP="00894A8A">
            <w:pPr>
              <w:pStyle w:val="TABLECONTENT"/>
            </w:pPr>
            <w:r w:rsidRPr="009A7603">
              <w:t>Расширение</w:t>
            </w:r>
          </w:p>
        </w:tc>
        <w:tc>
          <w:tcPr>
            <w:tcW w:w="691" w:type="pct"/>
          </w:tcPr>
          <w:p w14:paraId="3ED803B1" w14:textId="798038E2" w:rsidR="00894A8A" w:rsidRPr="009A7603" w:rsidRDefault="00894A8A" w:rsidP="00894A8A">
            <w:pPr>
              <w:pStyle w:val="TABLECONTENT"/>
            </w:pPr>
            <w:r w:rsidRPr="009A7603">
              <w:t>PM23</w:t>
            </w:r>
          </w:p>
        </w:tc>
        <w:tc>
          <w:tcPr>
            <w:tcW w:w="2468" w:type="pct"/>
            <w:shd w:val="clear" w:color="auto" w:fill="auto"/>
          </w:tcPr>
          <w:p w14:paraId="001264DD" w14:textId="47133E9F" w:rsidR="00894A8A" w:rsidRPr="009A7603" w:rsidRDefault="00894A8A" w:rsidP="00894A8A">
            <w:pPr>
              <w:pStyle w:val="TABLECONTENT"/>
            </w:pPr>
            <w:r w:rsidRPr="009A7603">
              <w:t>Нерелевантно</w:t>
            </w:r>
          </w:p>
        </w:tc>
      </w:tr>
      <w:tr w:rsidR="00894A8A" w:rsidRPr="007008A3" w14:paraId="45732AF9" w14:textId="77777777" w:rsidTr="009A7603">
        <w:trPr>
          <w:cantSplit/>
        </w:trPr>
        <w:tc>
          <w:tcPr>
            <w:tcW w:w="379" w:type="pct"/>
            <w:shd w:val="clear" w:color="auto" w:fill="auto"/>
          </w:tcPr>
          <w:p w14:paraId="0308BED3" w14:textId="5CFEDDF2" w:rsidR="00894A8A" w:rsidRPr="009A7603" w:rsidRDefault="00894A8A" w:rsidP="00894A8A">
            <w:pPr>
              <w:pStyle w:val="TABLECONTENT"/>
              <w:rPr>
                <w:lang w:eastAsia="ru-RU"/>
              </w:rPr>
            </w:pPr>
            <w:r w:rsidRPr="009A7603">
              <w:rPr>
                <w:lang w:eastAsia="ru-RU"/>
              </w:rPr>
              <w:lastRenderedPageBreak/>
              <w:t>5.</w:t>
            </w:r>
          </w:p>
        </w:tc>
        <w:tc>
          <w:tcPr>
            <w:tcW w:w="731" w:type="pct"/>
          </w:tcPr>
          <w:p w14:paraId="018D4B78" w14:textId="48A39457" w:rsidR="00894A8A" w:rsidRPr="009A7603" w:rsidRDefault="00894A8A" w:rsidP="00894A8A">
            <w:pPr>
              <w:pStyle w:val="TABLECONTENT"/>
            </w:pPr>
            <w:r w:rsidRPr="009A7603">
              <w:t xml:space="preserve">Печатная форма </w:t>
            </w:r>
            <w:del w:id="3132" w:author="Попова Дарья" w:date="2020-07-22T10:45:00Z">
              <w:r w:rsidRPr="009A7603" w:rsidDel="009A7587">
                <w:delText>"</w:delText>
              </w:r>
            </w:del>
            <w:ins w:id="3133" w:author="Попова Дарья" w:date="2020-07-22T10:45:00Z">
              <w:r w:rsidR="009A7587">
                <w:t>«</w:t>
              </w:r>
            </w:ins>
            <w:r w:rsidRPr="009A7603">
              <w:t>план-график воздействий на ПА</w:t>
            </w:r>
            <w:del w:id="3134" w:author="Попова Дарья" w:date="2020-07-22T10:45:00Z">
              <w:r w:rsidRPr="009A7603" w:rsidDel="009A7587">
                <w:delText>"</w:delText>
              </w:r>
            </w:del>
            <w:ins w:id="3135" w:author="Попова Дарья" w:date="2020-07-22T10:45:00Z">
              <w:r w:rsidR="009A7587">
                <w:t>»</w:t>
              </w:r>
            </w:ins>
          </w:p>
        </w:tc>
        <w:tc>
          <w:tcPr>
            <w:tcW w:w="731" w:type="pct"/>
          </w:tcPr>
          <w:p w14:paraId="2494F185" w14:textId="2DC16FB9" w:rsidR="00894A8A" w:rsidRPr="009A7603" w:rsidRDefault="00894A8A" w:rsidP="00894A8A">
            <w:pPr>
              <w:pStyle w:val="TABLECONTENT"/>
            </w:pPr>
            <w:r w:rsidRPr="009A7603">
              <w:t>Форма</w:t>
            </w:r>
          </w:p>
        </w:tc>
        <w:tc>
          <w:tcPr>
            <w:tcW w:w="691" w:type="pct"/>
          </w:tcPr>
          <w:p w14:paraId="01024B43" w14:textId="70E7D569" w:rsidR="00894A8A" w:rsidRPr="009A7603" w:rsidRDefault="00894A8A" w:rsidP="00894A8A">
            <w:pPr>
              <w:pStyle w:val="TABLECONTENT"/>
              <w:rPr>
                <w:lang w:val="en-US"/>
              </w:rPr>
            </w:pPr>
            <w:r w:rsidRPr="009A7603">
              <w:t>PM24</w:t>
            </w:r>
          </w:p>
        </w:tc>
        <w:tc>
          <w:tcPr>
            <w:tcW w:w="2468" w:type="pct"/>
            <w:shd w:val="clear" w:color="auto" w:fill="auto"/>
          </w:tcPr>
          <w:p w14:paraId="500E08C4" w14:textId="01EDC8FB" w:rsidR="00894A8A" w:rsidRPr="009A7603" w:rsidRDefault="00894A8A" w:rsidP="00894A8A">
            <w:pPr>
              <w:pStyle w:val="TABLECONTENT"/>
            </w:pPr>
            <w:r w:rsidRPr="009A7603">
              <w:rPr>
                <w:szCs w:val="20"/>
              </w:rPr>
              <w:t xml:space="preserve">КД </w:t>
            </w:r>
            <w:r w:rsidRPr="009A7603">
              <w:rPr>
                <w:szCs w:val="20"/>
                <w:lang w:val="en-US"/>
              </w:rPr>
              <w:t>ERP</w:t>
            </w:r>
            <w:r w:rsidRPr="009A7603">
              <w:rPr>
                <w:szCs w:val="20"/>
              </w:rPr>
              <w:t>.5.1_15_</w:t>
            </w:r>
            <w:r w:rsidRPr="009A7603">
              <w:rPr>
                <w:szCs w:val="20"/>
                <w:lang w:val="en-US"/>
              </w:rPr>
              <w:t>PM</w:t>
            </w:r>
            <w:r w:rsidRPr="009A7603">
              <w:rPr>
                <w:szCs w:val="20"/>
              </w:rPr>
              <w:t>_КД Отчетность по направлению Т</w:t>
            </w:r>
            <w:r w:rsidR="009A7587" w:rsidRPr="009A7603">
              <w:rPr>
                <w:szCs w:val="20"/>
              </w:rPr>
              <w:t>о</w:t>
            </w:r>
            <w:r w:rsidRPr="009A7603">
              <w:rPr>
                <w:szCs w:val="20"/>
              </w:rPr>
              <w:t>иР</w:t>
            </w:r>
            <w:r w:rsidRPr="009A7603">
              <w:rPr>
                <w:szCs w:val="20"/>
                <w:lang w:val="en-US"/>
              </w:rPr>
              <w:t xml:space="preserve">. </w:t>
            </w:r>
            <w:r w:rsidRPr="009A7603">
              <w:rPr>
                <w:szCs w:val="20"/>
              </w:rPr>
              <w:t xml:space="preserve">Печатная форма </w:t>
            </w:r>
            <w:r w:rsidRPr="009A7603">
              <w:rPr>
                <w:szCs w:val="20"/>
                <w:lang w:val="en-US"/>
              </w:rPr>
              <w:t>PM09</w:t>
            </w:r>
          </w:p>
        </w:tc>
      </w:tr>
      <w:tr w:rsidR="00894A8A" w:rsidRPr="007008A3" w14:paraId="0E7C1534" w14:textId="77777777" w:rsidTr="009A7603">
        <w:trPr>
          <w:cantSplit/>
        </w:trPr>
        <w:tc>
          <w:tcPr>
            <w:tcW w:w="379" w:type="pct"/>
            <w:shd w:val="clear" w:color="auto" w:fill="auto"/>
          </w:tcPr>
          <w:p w14:paraId="6E445F08" w14:textId="3895713E" w:rsidR="00894A8A" w:rsidRPr="009A7603" w:rsidRDefault="00894A8A" w:rsidP="00894A8A">
            <w:pPr>
              <w:pStyle w:val="TABLECONTENT"/>
              <w:rPr>
                <w:lang w:eastAsia="ru-RU"/>
              </w:rPr>
            </w:pPr>
            <w:r w:rsidRPr="009A7603">
              <w:rPr>
                <w:lang w:eastAsia="ru-RU"/>
              </w:rPr>
              <w:t>6.</w:t>
            </w:r>
          </w:p>
        </w:tc>
        <w:tc>
          <w:tcPr>
            <w:tcW w:w="731" w:type="pct"/>
          </w:tcPr>
          <w:p w14:paraId="4FFEA82C" w14:textId="6EA33491" w:rsidR="00894A8A" w:rsidRPr="009A7603" w:rsidRDefault="00894A8A" w:rsidP="00894A8A">
            <w:pPr>
              <w:pStyle w:val="TABLECONTENT"/>
            </w:pPr>
            <w:r w:rsidRPr="009A7603">
              <w:t>Отчет по целесообразности использования МТР в заказах ТОРО</w:t>
            </w:r>
          </w:p>
        </w:tc>
        <w:tc>
          <w:tcPr>
            <w:tcW w:w="731" w:type="pct"/>
          </w:tcPr>
          <w:p w14:paraId="778679F8" w14:textId="06248CD3" w:rsidR="00894A8A" w:rsidRPr="009A7603" w:rsidRDefault="00894A8A" w:rsidP="00894A8A">
            <w:pPr>
              <w:pStyle w:val="TABLECONTENT"/>
            </w:pPr>
            <w:r w:rsidRPr="009A7603">
              <w:t xml:space="preserve">Отчет </w:t>
            </w:r>
          </w:p>
        </w:tc>
        <w:tc>
          <w:tcPr>
            <w:tcW w:w="691" w:type="pct"/>
          </w:tcPr>
          <w:p w14:paraId="7D022510" w14:textId="433B2EBA" w:rsidR="00894A8A" w:rsidRPr="009A7603" w:rsidRDefault="00894A8A" w:rsidP="00894A8A">
            <w:pPr>
              <w:pStyle w:val="TABLECONTENT"/>
              <w:rPr>
                <w:lang w:val="en-US"/>
              </w:rPr>
            </w:pPr>
            <w:r w:rsidRPr="009A7603">
              <w:t>PM25</w:t>
            </w:r>
          </w:p>
        </w:tc>
        <w:tc>
          <w:tcPr>
            <w:tcW w:w="2468" w:type="pct"/>
            <w:shd w:val="clear" w:color="auto" w:fill="auto"/>
          </w:tcPr>
          <w:p w14:paraId="5654CE52" w14:textId="507C78A0" w:rsidR="00894A8A" w:rsidRPr="009A7603" w:rsidRDefault="00894A8A" w:rsidP="00894A8A">
            <w:pPr>
              <w:pStyle w:val="TABLECONTENT"/>
            </w:pPr>
            <w:r w:rsidRPr="009A7603">
              <w:t>Нерелевантно</w:t>
            </w:r>
          </w:p>
        </w:tc>
      </w:tr>
      <w:tr w:rsidR="00894A8A" w:rsidRPr="007008A3" w14:paraId="3B3A88E3" w14:textId="77777777" w:rsidTr="009A7603">
        <w:trPr>
          <w:cantSplit/>
        </w:trPr>
        <w:tc>
          <w:tcPr>
            <w:tcW w:w="379" w:type="pct"/>
            <w:shd w:val="clear" w:color="auto" w:fill="auto"/>
          </w:tcPr>
          <w:p w14:paraId="49463791" w14:textId="582639AE" w:rsidR="00894A8A" w:rsidRPr="009A7603" w:rsidRDefault="00894A8A" w:rsidP="00894A8A">
            <w:pPr>
              <w:pStyle w:val="TABLECONTENT"/>
              <w:rPr>
                <w:lang w:eastAsia="ru-RU"/>
              </w:rPr>
            </w:pPr>
            <w:r w:rsidRPr="009A7603">
              <w:rPr>
                <w:lang w:eastAsia="ru-RU"/>
              </w:rPr>
              <w:t>7.</w:t>
            </w:r>
          </w:p>
        </w:tc>
        <w:tc>
          <w:tcPr>
            <w:tcW w:w="731" w:type="pct"/>
          </w:tcPr>
          <w:p w14:paraId="25CEA10D" w14:textId="41ADB69E" w:rsidR="00894A8A" w:rsidRPr="009A7603" w:rsidRDefault="00894A8A" w:rsidP="00894A8A">
            <w:pPr>
              <w:pStyle w:val="TABLECONTENT"/>
            </w:pPr>
            <w:r w:rsidRPr="009A7603">
              <w:t xml:space="preserve">Отчет </w:t>
            </w:r>
            <w:del w:id="3136" w:author="Попова Дарья" w:date="2020-07-22T10:45:00Z">
              <w:r w:rsidRPr="009A7603" w:rsidDel="009A7587">
                <w:delText>"</w:delText>
              </w:r>
            </w:del>
            <w:ins w:id="3137" w:author="Попова Дарья" w:date="2020-07-22T10:45:00Z">
              <w:r w:rsidR="009A7587">
                <w:t>«</w:t>
              </w:r>
            </w:ins>
            <w:r w:rsidRPr="009A7603">
              <w:t>Потребность в запчастях собственного изготовления</w:t>
            </w:r>
            <w:del w:id="3138" w:author="Попова Дарья" w:date="2020-07-22T10:45:00Z">
              <w:r w:rsidRPr="009A7603" w:rsidDel="009A7587">
                <w:delText>"</w:delText>
              </w:r>
            </w:del>
            <w:ins w:id="3139" w:author="Попова Дарья" w:date="2020-07-22T10:45:00Z">
              <w:r w:rsidR="009A7587">
                <w:t>»</w:t>
              </w:r>
            </w:ins>
            <w:r w:rsidRPr="009A7603">
              <w:t xml:space="preserve">, сводный </w:t>
            </w:r>
            <w:del w:id="3140" w:author="Попова Дарья" w:date="2020-07-22T10:45:00Z">
              <w:r w:rsidRPr="009A7603" w:rsidDel="009A7587">
                <w:delText>-</w:delText>
              </w:r>
            </w:del>
            <w:ins w:id="3141" w:author="Попова Дарья" w:date="2020-07-22T10:45:00Z">
              <w:r w:rsidR="009A7587">
                <w:t>–</w:t>
              </w:r>
            </w:ins>
            <w:r w:rsidRPr="009A7603">
              <w:t xml:space="preserve"> для удобства предварительного анализа потребности и согласования объемов производства ЗЧ.</w:t>
            </w:r>
          </w:p>
        </w:tc>
        <w:tc>
          <w:tcPr>
            <w:tcW w:w="731" w:type="pct"/>
          </w:tcPr>
          <w:p w14:paraId="03052E5E" w14:textId="0DF46BDF" w:rsidR="00894A8A" w:rsidRPr="009A7603" w:rsidRDefault="00894A8A" w:rsidP="00894A8A">
            <w:pPr>
              <w:pStyle w:val="TABLECONTENT"/>
            </w:pPr>
            <w:r w:rsidRPr="009A7603">
              <w:t xml:space="preserve">Отчет </w:t>
            </w:r>
          </w:p>
        </w:tc>
        <w:tc>
          <w:tcPr>
            <w:tcW w:w="691" w:type="pct"/>
          </w:tcPr>
          <w:p w14:paraId="78D079ED" w14:textId="74DAF997" w:rsidR="00894A8A" w:rsidRPr="009A7603" w:rsidRDefault="00894A8A" w:rsidP="00894A8A">
            <w:pPr>
              <w:pStyle w:val="TABLECONTENT"/>
              <w:rPr>
                <w:lang w:val="en-US"/>
              </w:rPr>
            </w:pPr>
            <w:r w:rsidRPr="009A7603">
              <w:t>PM26</w:t>
            </w:r>
          </w:p>
        </w:tc>
        <w:tc>
          <w:tcPr>
            <w:tcW w:w="2468" w:type="pct"/>
            <w:shd w:val="clear" w:color="auto" w:fill="auto"/>
          </w:tcPr>
          <w:p w14:paraId="70E278A0" w14:textId="0FA5FCCF" w:rsidR="00894A8A" w:rsidRPr="009A7603" w:rsidRDefault="00894A8A" w:rsidP="00894A8A">
            <w:pPr>
              <w:pStyle w:val="TABLECONTENT"/>
            </w:pPr>
            <w:r w:rsidRPr="009A7603">
              <w:t>Нерелевантно</w:t>
            </w:r>
          </w:p>
        </w:tc>
      </w:tr>
      <w:tr w:rsidR="00894A8A" w:rsidRPr="007008A3" w14:paraId="354341E5" w14:textId="77777777" w:rsidTr="009A7603">
        <w:trPr>
          <w:cantSplit/>
        </w:trPr>
        <w:tc>
          <w:tcPr>
            <w:tcW w:w="379" w:type="pct"/>
            <w:shd w:val="clear" w:color="auto" w:fill="auto"/>
          </w:tcPr>
          <w:p w14:paraId="4FA2428F" w14:textId="4D7FA01A" w:rsidR="00894A8A" w:rsidRPr="009A7603" w:rsidRDefault="00894A8A" w:rsidP="00894A8A">
            <w:pPr>
              <w:pStyle w:val="TABLECONTENT"/>
              <w:rPr>
                <w:lang w:eastAsia="ru-RU"/>
              </w:rPr>
            </w:pPr>
            <w:r w:rsidRPr="009A7603">
              <w:rPr>
                <w:lang w:eastAsia="ru-RU"/>
              </w:rPr>
              <w:t>8.</w:t>
            </w:r>
          </w:p>
        </w:tc>
        <w:tc>
          <w:tcPr>
            <w:tcW w:w="731" w:type="pct"/>
          </w:tcPr>
          <w:p w14:paraId="1EE0367A" w14:textId="5A36E38B" w:rsidR="00894A8A" w:rsidRPr="009A7603" w:rsidRDefault="00894A8A" w:rsidP="00894A8A">
            <w:pPr>
              <w:pStyle w:val="TABLECONTENT"/>
            </w:pPr>
            <w:r w:rsidRPr="009A7603">
              <w:t xml:space="preserve">Отчет </w:t>
            </w:r>
            <w:del w:id="3142" w:author="Попова Дарья" w:date="2020-07-22T10:45:00Z">
              <w:r w:rsidRPr="009A7603" w:rsidDel="009A7587">
                <w:delText>"</w:delText>
              </w:r>
            </w:del>
            <w:ins w:id="3143" w:author="Попова Дарья" w:date="2020-07-22T10:45:00Z">
              <w:r w:rsidR="009A7587">
                <w:t>«</w:t>
              </w:r>
            </w:ins>
            <w:r w:rsidRPr="009A7603">
              <w:t>Целесообразность привлечения исполнителей</w:t>
            </w:r>
            <w:del w:id="3144" w:author="Попова Дарья" w:date="2020-07-22T10:45:00Z">
              <w:r w:rsidRPr="009A7603" w:rsidDel="009A7587">
                <w:delText>"</w:delText>
              </w:r>
            </w:del>
            <w:ins w:id="3145" w:author="Попова Дарья" w:date="2020-07-22T10:45:00Z">
              <w:r w:rsidR="009A7587">
                <w:t>»</w:t>
              </w:r>
            </w:ins>
            <w:r w:rsidRPr="009A7603">
              <w:t>, позволяющий сравнить стоимость выполнения работ хозспособом и путем привлечения подрядных организаций</w:t>
            </w:r>
          </w:p>
        </w:tc>
        <w:tc>
          <w:tcPr>
            <w:tcW w:w="731" w:type="pct"/>
          </w:tcPr>
          <w:p w14:paraId="1A96A796" w14:textId="1413B94E" w:rsidR="00894A8A" w:rsidRPr="009A7603" w:rsidRDefault="00894A8A" w:rsidP="00894A8A">
            <w:pPr>
              <w:pStyle w:val="TABLECONTENT"/>
            </w:pPr>
            <w:r w:rsidRPr="009A7603">
              <w:t xml:space="preserve">Отчет </w:t>
            </w:r>
          </w:p>
        </w:tc>
        <w:tc>
          <w:tcPr>
            <w:tcW w:w="691" w:type="pct"/>
          </w:tcPr>
          <w:p w14:paraId="20A7E0FD" w14:textId="67BC66E6" w:rsidR="00894A8A" w:rsidRPr="009A7603" w:rsidRDefault="00894A8A" w:rsidP="00894A8A">
            <w:pPr>
              <w:pStyle w:val="TABLECONTENT"/>
            </w:pPr>
            <w:r w:rsidRPr="009A7603">
              <w:t>PM27</w:t>
            </w:r>
          </w:p>
        </w:tc>
        <w:tc>
          <w:tcPr>
            <w:tcW w:w="2468" w:type="pct"/>
            <w:shd w:val="clear" w:color="auto" w:fill="auto"/>
          </w:tcPr>
          <w:p w14:paraId="636F05ED" w14:textId="6AB741A6" w:rsidR="00894A8A" w:rsidRPr="009A7603" w:rsidRDefault="00894A8A" w:rsidP="00894A8A">
            <w:pPr>
              <w:pStyle w:val="TABLECONTENT"/>
            </w:pPr>
            <w:r w:rsidRPr="009A7603">
              <w:t>Нерелевантно</w:t>
            </w:r>
          </w:p>
        </w:tc>
      </w:tr>
      <w:tr w:rsidR="00894A8A" w:rsidRPr="007008A3" w14:paraId="080EBF14" w14:textId="77777777" w:rsidTr="009A7603">
        <w:trPr>
          <w:cantSplit/>
        </w:trPr>
        <w:tc>
          <w:tcPr>
            <w:tcW w:w="379" w:type="pct"/>
            <w:shd w:val="clear" w:color="auto" w:fill="auto"/>
          </w:tcPr>
          <w:p w14:paraId="0C2328ED" w14:textId="1917E7A0" w:rsidR="00894A8A" w:rsidRPr="009A7603" w:rsidRDefault="00786D2C" w:rsidP="00894A8A">
            <w:pPr>
              <w:pStyle w:val="TABLECONTENT"/>
              <w:rPr>
                <w:lang w:eastAsia="ru-RU"/>
              </w:rPr>
            </w:pPr>
            <w:r>
              <w:rPr>
                <w:lang w:val="en-US" w:eastAsia="ru-RU"/>
              </w:rPr>
              <w:t>9</w:t>
            </w:r>
            <w:r w:rsidR="00894A8A" w:rsidRPr="009A7603">
              <w:rPr>
                <w:lang w:eastAsia="ru-RU"/>
              </w:rPr>
              <w:t>.</w:t>
            </w:r>
          </w:p>
        </w:tc>
        <w:tc>
          <w:tcPr>
            <w:tcW w:w="731" w:type="pct"/>
          </w:tcPr>
          <w:p w14:paraId="3BE5C9EA" w14:textId="1F524FA1" w:rsidR="00894A8A" w:rsidRPr="009A7603" w:rsidRDefault="00894A8A" w:rsidP="00894A8A">
            <w:pPr>
              <w:pStyle w:val="TABLECONTENT"/>
            </w:pPr>
            <w:r w:rsidRPr="009A7603">
              <w:t xml:space="preserve">Формуляр </w:t>
            </w:r>
            <w:del w:id="3146" w:author="Попова Дарья" w:date="2020-07-22T10:45:00Z">
              <w:r w:rsidRPr="009A7603" w:rsidDel="009A7587">
                <w:delText>"</w:delText>
              </w:r>
            </w:del>
            <w:ins w:id="3147" w:author="Попова Дарья" w:date="2020-07-22T10:45:00Z">
              <w:r w:rsidR="009A7587">
                <w:t>«</w:t>
              </w:r>
            </w:ins>
            <w:r w:rsidRPr="009A7603">
              <w:t>Дефектная ведомость</w:t>
            </w:r>
            <w:del w:id="3148" w:author="Попова Дарья" w:date="2020-07-22T10:45:00Z">
              <w:r w:rsidRPr="009A7603" w:rsidDel="009A7587">
                <w:delText>"</w:delText>
              </w:r>
            </w:del>
            <w:ins w:id="3149" w:author="Попова Дарья" w:date="2020-07-22T10:45:00Z">
              <w:r w:rsidR="009A7587">
                <w:t>»</w:t>
              </w:r>
            </w:ins>
            <w:r w:rsidRPr="009A7603">
              <w:t>. Транзакция, позволяющая осуществлять печать формуляра из заказа ТОРО.</w:t>
            </w:r>
          </w:p>
        </w:tc>
        <w:tc>
          <w:tcPr>
            <w:tcW w:w="731" w:type="pct"/>
          </w:tcPr>
          <w:p w14:paraId="797FEA39" w14:textId="1AB1647D" w:rsidR="00894A8A" w:rsidRPr="009A7603" w:rsidRDefault="00894A8A" w:rsidP="00894A8A">
            <w:pPr>
              <w:pStyle w:val="TABLECONTENT"/>
            </w:pPr>
            <w:r w:rsidRPr="009A7603">
              <w:t>Форма</w:t>
            </w:r>
          </w:p>
        </w:tc>
        <w:tc>
          <w:tcPr>
            <w:tcW w:w="691" w:type="pct"/>
          </w:tcPr>
          <w:p w14:paraId="3B499334" w14:textId="2268DD43" w:rsidR="00894A8A" w:rsidRPr="009A7603" w:rsidRDefault="00894A8A" w:rsidP="00894A8A">
            <w:pPr>
              <w:pStyle w:val="TABLECONTENT"/>
            </w:pPr>
            <w:r w:rsidRPr="009A7603">
              <w:t>PM32</w:t>
            </w:r>
          </w:p>
        </w:tc>
        <w:tc>
          <w:tcPr>
            <w:tcW w:w="2468" w:type="pct"/>
            <w:shd w:val="clear" w:color="auto" w:fill="auto"/>
          </w:tcPr>
          <w:p w14:paraId="10A10D88" w14:textId="0DAC4208" w:rsidR="00894A8A" w:rsidRPr="009A7603" w:rsidRDefault="00B74D84" w:rsidP="00894A8A">
            <w:pPr>
              <w:pStyle w:val="TABLECONTENT"/>
            </w:pPr>
            <w:hyperlink r:id="rId21" w:history="1">
              <w:r w:rsidR="00894A8A" w:rsidRPr="009A7603">
                <w:rPr>
                  <w:rStyle w:val="a9"/>
                  <w:szCs w:val="20"/>
                </w:rPr>
                <w:t>http://portal.polyus.com/ERP/ERPDocuments/07_Концептуальный дизайн/ 06_Реестр формуляров/ТОиР/ТОИР_PM32_Дефектная ведомость_01_20180817.xlsx</w:t>
              </w:r>
            </w:hyperlink>
          </w:p>
          <w:p w14:paraId="0D90D381" w14:textId="77777777" w:rsidR="00894A8A" w:rsidRPr="009A7603" w:rsidRDefault="00894A8A" w:rsidP="00894A8A">
            <w:pPr>
              <w:pStyle w:val="TABLECONTENT"/>
            </w:pPr>
          </w:p>
        </w:tc>
      </w:tr>
      <w:tr w:rsidR="00316DA3" w:rsidRPr="007008A3" w14:paraId="05E1EA35" w14:textId="77777777" w:rsidTr="009A7603">
        <w:trPr>
          <w:cantSplit/>
        </w:trPr>
        <w:tc>
          <w:tcPr>
            <w:tcW w:w="379" w:type="pct"/>
            <w:shd w:val="clear" w:color="auto" w:fill="auto"/>
          </w:tcPr>
          <w:p w14:paraId="34BCE20C" w14:textId="451D98FA" w:rsidR="00316DA3" w:rsidRPr="009A7603" w:rsidRDefault="00B20C90" w:rsidP="00316DA3">
            <w:pPr>
              <w:pStyle w:val="TABLECONTENT"/>
              <w:rPr>
                <w:lang w:eastAsia="ru-RU"/>
              </w:rPr>
            </w:pPr>
            <w:r>
              <w:rPr>
                <w:color w:val="000000" w:themeColor="text1"/>
                <w:lang w:eastAsia="ru-RU"/>
              </w:rPr>
              <w:lastRenderedPageBreak/>
              <w:t>1</w:t>
            </w:r>
            <w:r w:rsidR="00786D2C">
              <w:rPr>
                <w:color w:val="000000" w:themeColor="text1"/>
                <w:lang w:val="en-US" w:eastAsia="ru-RU"/>
              </w:rPr>
              <w:t>0</w:t>
            </w:r>
            <w:r w:rsidR="00316DA3" w:rsidRPr="009A7603">
              <w:rPr>
                <w:color w:val="000000" w:themeColor="text1"/>
                <w:lang w:eastAsia="ru-RU"/>
              </w:rPr>
              <w:t>.</w:t>
            </w:r>
          </w:p>
        </w:tc>
        <w:tc>
          <w:tcPr>
            <w:tcW w:w="731" w:type="pct"/>
          </w:tcPr>
          <w:p w14:paraId="4D38C36B" w14:textId="10B37DC1" w:rsidR="00316DA3" w:rsidRPr="009A7603" w:rsidRDefault="00316DA3" w:rsidP="00316DA3">
            <w:pPr>
              <w:pStyle w:val="TABLECONTENT"/>
            </w:pPr>
            <w:r w:rsidRPr="00894A8A">
              <w:t>Проверки при сохранении заказов ТОРО</w:t>
            </w:r>
          </w:p>
        </w:tc>
        <w:tc>
          <w:tcPr>
            <w:tcW w:w="731" w:type="pct"/>
          </w:tcPr>
          <w:p w14:paraId="15ADD0A4" w14:textId="3E94D8E1" w:rsidR="00316DA3" w:rsidRPr="009A7603" w:rsidRDefault="00316DA3" w:rsidP="00316DA3">
            <w:pPr>
              <w:pStyle w:val="TABLECONTENT"/>
            </w:pPr>
            <w:r w:rsidRPr="009A7603">
              <w:t>Расширение</w:t>
            </w:r>
          </w:p>
        </w:tc>
        <w:tc>
          <w:tcPr>
            <w:tcW w:w="691" w:type="pct"/>
          </w:tcPr>
          <w:p w14:paraId="4829E537" w14:textId="0B459AE6" w:rsidR="00316DA3" w:rsidRPr="009A7603" w:rsidRDefault="00316DA3" w:rsidP="00316DA3">
            <w:pPr>
              <w:pStyle w:val="TABLECONTENT"/>
            </w:pPr>
            <w:r>
              <w:t>PM46</w:t>
            </w:r>
          </w:p>
        </w:tc>
        <w:tc>
          <w:tcPr>
            <w:tcW w:w="2468" w:type="pct"/>
            <w:shd w:val="clear" w:color="auto" w:fill="auto"/>
          </w:tcPr>
          <w:p w14:paraId="0A4B4D52" w14:textId="6345BE5F" w:rsidR="00316DA3" w:rsidRDefault="00316DA3" w:rsidP="00316DA3">
            <w:pPr>
              <w:pStyle w:val="TABLECONTENT"/>
            </w:pPr>
            <w:r w:rsidRPr="009A7603">
              <w:t>Нерелевантно</w:t>
            </w:r>
          </w:p>
        </w:tc>
      </w:tr>
      <w:tr w:rsidR="00B22B0D" w:rsidRPr="007008A3" w14:paraId="30CE7A11" w14:textId="77777777" w:rsidTr="009A7603">
        <w:trPr>
          <w:cantSplit/>
        </w:trPr>
        <w:tc>
          <w:tcPr>
            <w:tcW w:w="379" w:type="pct"/>
            <w:shd w:val="clear" w:color="auto" w:fill="auto"/>
          </w:tcPr>
          <w:p w14:paraId="2B75AF43" w14:textId="1B827CF9" w:rsidR="00B22B0D" w:rsidRPr="009A7603" w:rsidRDefault="00B20C90" w:rsidP="00B22B0D">
            <w:pPr>
              <w:pStyle w:val="TABLECONTENT"/>
              <w:rPr>
                <w:color w:val="000000" w:themeColor="text1"/>
                <w:lang w:eastAsia="ru-RU"/>
              </w:rPr>
            </w:pPr>
            <w:r>
              <w:rPr>
                <w:lang w:eastAsia="ru-RU"/>
              </w:rPr>
              <w:t>1</w:t>
            </w:r>
            <w:r w:rsidR="00786D2C">
              <w:rPr>
                <w:lang w:val="en-US" w:eastAsia="ru-RU"/>
              </w:rPr>
              <w:t>1</w:t>
            </w:r>
            <w:r w:rsidR="00B22B0D" w:rsidRPr="009A7603">
              <w:rPr>
                <w:lang w:eastAsia="ru-RU"/>
              </w:rPr>
              <w:t>.</w:t>
            </w:r>
          </w:p>
        </w:tc>
        <w:tc>
          <w:tcPr>
            <w:tcW w:w="731" w:type="pct"/>
          </w:tcPr>
          <w:p w14:paraId="5CD16951" w14:textId="58430F4F" w:rsidR="00B22B0D" w:rsidRPr="00894A8A" w:rsidRDefault="00B22B0D" w:rsidP="00B22B0D">
            <w:pPr>
              <w:pStyle w:val="TABLECONTENT"/>
            </w:pPr>
            <w:r w:rsidRPr="00F04422">
              <w:rPr>
                <w:color w:val="000000"/>
                <w:szCs w:val="20"/>
              </w:rPr>
              <w:t xml:space="preserve">Доп.поля в заголовке сетевого графика </w:t>
            </w:r>
            <w:del w:id="3150" w:author="Попова Дарья" w:date="2020-07-22T10:45:00Z">
              <w:r w:rsidRPr="00F04422" w:rsidDel="009A7587">
                <w:rPr>
                  <w:color w:val="000000"/>
                  <w:szCs w:val="20"/>
                </w:rPr>
                <w:delText>"</w:delText>
              </w:r>
            </w:del>
            <w:ins w:id="3151" w:author="Попова Дарья" w:date="2020-07-22T10:45:00Z">
              <w:r w:rsidR="009A7587">
                <w:rPr>
                  <w:color w:val="000000"/>
                  <w:szCs w:val="20"/>
                </w:rPr>
                <w:t>«</w:t>
              </w:r>
            </w:ins>
            <w:r w:rsidRPr="00F04422">
              <w:rPr>
                <w:color w:val="000000"/>
                <w:szCs w:val="20"/>
              </w:rPr>
              <w:t>Техническое место</w:t>
            </w:r>
            <w:del w:id="3152" w:author="Попова Дарья" w:date="2020-07-22T10:45:00Z">
              <w:r w:rsidRPr="00F04422" w:rsidDel="009A7587">
                <w:rPr>
                  <w:color w:val="000000"/>
                  <w:szCs w:val="20"/>
                </w:rPr>
                <w:delText>"</w:delText>
              </w:r>
            </w:del>
            <w:ins w:id="3153" w:author="Попова Дарья" w:date="2020-07-22T10:45:00Z">
              <w:r w:rsidR="009A7587">
                <w:rPr>
                  <w:color w:val="000000"/>
                  <w:szCs w:val="20"/>
                </w:rPr>
                <w:t>»</w:t>
              </w:r>
            </w:ins>
            <w:r w:rsidRPr="00F04422">
              <w:rPr>
                <w:color w:val="000000"/>
                <w:szCs w:val="20"/>
              </w:rPr>
              <w:t xml:space="preserve"> и </w:t>
            </w:r>
            <w:del w:id="3154" w:author="Попова Дарья" w:date="2020-07-22T10:45:00Z">
              <w:r w:rsidRPr="00F04422" w:rsidDel="009A7587">
                <w:rPr>
                  <w:color w:val="000000"/>
                  <w:szCs w:val="20"/>
                </w:rPr>
                <w:delText>"</w:delText>
              </w:r>
            </w:del>
            <w:ins w:id="3155" w:author="Попова Дарья" w:date="2020-07-22T10:45:00Z">
              <w:r w:rsidR="009A7587">
                <w:rPr>
                  <w:color w:val="000000"/>
                  <w:szCs w:val="20"/>
                </w:rPr>
                <w:t>«</w:t>
              </w:r>
            </w:ins>
            <w:r w:rsidRPr="00F04422">
              <w:rPr>
                <w:color w:val="000000"/>
                <w:szCs w:val="20"/>
              </w:rPr>
              <w:t>Единица оборудования</w:t>
            </w:r>
            <w:del w:id="3156" w:author="Попова Дарья" w:date="2020-07-22T10:45:00Z">
              <w:r w:rsidRPr="00F04422" w:rsidDel="009A7587">
                <w:rPr>
                  <w:color w:val="000000"/>
                  <w:szCs w:val="20"/>
                </w:rPr>
                <w:delText>"</w:delText>
              </w:r>
            </w:del>
            <w:ins w:id="3157" w:author="Попова Дарья" w:date="2020-07-22T10:45:00Z">
              <w:r w:rsidR="009A7587">
                <w:rPr>
                  <w:color w:val="000000"/>
                  <w:szCs w:val="20"/>
                </w:rPr>
                <w:t>»</w:t>
              </w:r>
            </w:ins>
            <w:r w:rsidRPr="00F04422">
              <w:rPr>
                <w:color w:val="000000"/>
                <w:szCs w:val="20"/>
              </w:rPr>
              <w:t xml:space="preserve"> для связи со структурой технических объектов.</w:t>
            </w:r>
          </w:p>
        </w:tc>
        <w:tc>
          <w:tcPr>
            <w:tcW w:w="731" w:type="pct"/>
          </w:tcPr>
          <w:p w14:paraId="68C2294E" w14:textId="55A6CDCE" w:rsidR="00B22B0D" w:rsidRPr="009A7603" w:rsidRDefault="00B22B0D" w:rsidP="00B22B0D">
            <w:pPr>
              <w:pStyle w:val="TABLECONTENT"/>
            </w:pPr>
            <w:r>
              <w:rPr>
                <w:color w:val="000000"/>
                <w:szCs w:val="20"/>
              </w:rPr>
              <w:t>Расширение</w:t>
            </w:r>
          </w:p>
        </w:tc>
        <w:tc>
          <w:tcPr>
            <w:tcW w:w="691" w:type="pct"/>
          </w:tcPr>
          <w:p w14:paraId="7BB79037" w14:textId="7B3242FB" w:rsidR="00B22B0D" w:rsidRDefault="00B22B0D" w:rsidP="00B22B0D">
            <w:pPr>
              <w:pStyle w:val="TABLECONTENT"/>
            </w:pPr>
            <w:r>
              <w:rPr>
                <w:color w:val="000000"/>
                <w:szCs w:val="20"/>
              </w:rPr>
              <w:t>PM50</w:t>
            </w:r>
          </w:p>
        </w:tc>
        <w:tc>
          <w:tcPr>
            <w:tcW w:w="2468" w:type="pct"/>
            <w:shd w:val="clear" w:color="auto" w:fill="auto"/>
          </w:tcPr>
          <w:p w14:paraId="4C2489FD" w14:textId="52408DA5" w:rsidR="00B22B0D" w:rsidRPr="009A7603" w:rsidRDefault="00B22B0D" w:rsidP="00B22B0D">
            <w:pPr>
              <w:pStyle w:val="TABLECONTENT"/>
            </w:pPr>
            <w:r>
              <w:t>Не</w:t>
            </w:r>
            <w:del w:id="3158" w:author="Попова Дарья" w:date="2020-07-22T10:46:00Z">
              <w:r w:rsidDel="009A7587">
                <w:delText xml:space="preserve"> </w:delText>
              </w:r>
            </w:del>
            <w:r>
              <w:t>релевантно</w:t>
            </w:r>
          </w:p>
        </w:tc>
      </w:tr>
      <w:tr w:rsidR="00B22B0D" w:rsidRPr="007008A3" w14:paraId="237E4BF6" w14:textId="77777777" w:rsidTr="009A7603">
        <w:trPr>
          <w:cantSplit/>
        </w:trPr>
        <w:tc>
          <w:tcPr>
            <w:tcW w:w="379" w:type="pct"/>
            <w:shd w:val="clear" w:color="auto" w:fill="auto"/>
          </w:tcPr>
          <w:p w14:paraId="38C5131F" w14:textId="7801213D" w:rsidR="00B22B0D" w:rsidRPr="009A7603" w:rsidRDefault="00B20C90" w:rsidP="00B22B0D">
            <w:pPr>
              <w:pStyle w:val="TABLECONTENT"/>
              <w:rPr>
                <w:lang w:eastAsia="ru-RU"/>
              </w:rPr>
            </w:pPr>
            <w:r>
              <w:rPr>
                <w:lang w:eastAsia="ru-RU"/>
              </w:rPr>
              <w:t>1</w:t>
            </w:r>
            <w:r w:rsidR="00786D2C">
              <w:rPr>
                <w:lang w:val="en-US" w:eastAsia="ru-RU"/>
              </w:rPr>
              <w:t>2</w:t>
            </w:r>
            <w:r w:rsidR="00B22B0D" w:rsidRPr="009A7603">
              <w:rPr>
                <w:lang w:eastAsia="ru-RU"/>
              </w:rPr>
              <w:t>.</w:t>
            </w:r>
          </w:p>
        </w:tc>
        <w:tc>
          <w:tcPr>
            <w:tcW w:w="731" w:type="pct"/>
          </w:tcPr>
          <w:p w14:paraId="7B7B5038" w14:textId="313BFDAE" w:rsidR="00B22B0D" w:rsidRPr="009A7603" w:rsidRDefault="00B22B0D" w:rsidP="00B22B0D">
            <w:pPr>
              <w:pStyle w:val="TABLECONTENT"/>
            </w:pPr>
            <w:r w:rsidRPr="009A7603">
              <w:t>Расширение полей заказа ТОРО</w:t>
            </w:r>
          </w:p>
        </w:tc>
        <w:tc>
          <w:tcPr>
            <w:tcW w:w="731" w:type="pct"/>
          </w:tcPr>
          <w:p w14:paraId="44C16AE1" w14:textId="657FD1B4" w:rsidR="00B22B0D" w:rsidRPr="009A7603" w:rsidRDefault="00B22B0D" w:rsidP="00B22B0D">
            <w:pPr>
              <w:pStyle w:val="TABLECONTENT"/>
            </w:pPr>
            <w:r w:rsidRPr="009A7603">
              <w:t>Расширение</w:t>
            </w:r>
          </w:p>
        </w:tc>
        <w:tc>
          <w:tcPr>
            <w:tcW w:w="691" w:type="pct"/>
          </w:tcPr>
          <w:p w14:paraId="4B2E215D" w14:textId="739CC9E4" w:rsidR="00B22B0D" w:rsidRPr="009A7603" w:rsidRDefault="00B22B0D" w:rsidP="00B22B0D">
            <w:pPr>
              <w:pStyle w:val="TABLECONTENT"/>
            </w:pPr>
            <w:r w:rsidRPr="009A7603">
              <w:t>PM60</w:t>
            </w:r>
          </w:p>
        </w:tc>
        <w:tc>
          <w:tcPr>
            <w:tcW w:w="2468" w:type="pct"/>
            <w:shd w:val="clear" w:color="auto" w:fill="auto"/>
          </w:tcPr>
          <w:p w14:paraId="43C2CEA4" w14:textId="60FA386C" w:rsidR="00B22B0D" w:rsidRPr="009A7603" w:rsidRDefault="00B22B0D" w:rsidP="00B22B0D">
            <w:pPr>
              <w:pStyle w:val="TABLECONTENT"/>
            </w:pPr>
            <w:r w:rsidRPr="009A7603">
              <w:t>Нерелевантно</w:t>
            </w:r>
          </w:p>
        </w:tc>
      </w:tr>
      <w:tr w:rsidR="00B22B0D" w:rsidRPr="007008A3" w14:paraId="1DF4321E" w14:textId="77777777" w:rsidTr="009A7603">
        <w:trPr>
          <w:cantSplit/>
        </w:trPr>
        <w:tc>
          <w:tcPr>
            <w:tcW w:w="379" w:type="pct"/>
            <w:shd w:val="clear" w:color="auto" w:fill="auto"/>
          </w:tcPr>
          <w:p w14:paraId="51F255FC" w14:textId="5E65179F" w:rsidR="00B22B0D" w:rsidRPr="009A7603" w:rsidRDefault="00E13FDE" w:rsidP="00B22B0D">
            <w:pPr>
              <w:pStyle w:val="TABLECONTENT"/>
              <w:rPr>
                <w:color w:val="000000" w:themeColor="text1"/>
                <w:lang w:eastAsia="ru-RU"/>
              </w:rPr>
            </w:pPr>
            <w:r>
              <w:rPr>
                <w:lang w:eastAsia="ru-RU"/>
              </w:rPr>
              <w:t>1</w:t>
            </w:r>
            <w:r w:rsidR="00786D2C">
              <w:rPr>
                <w:lang w:val="en-US" w:eastAsia="ru-RU"/>
              </w:rPr>
              <w:t>3</w:t>
            </w:r>
            <w:r w:rsidR="00B22B0D">
              <w:rPr>
                <w:lang w:eastAsia="ru-RU"/>
              </w:rPr>
              <w:t>.</w:t>
            </w:r>
          </w:p>
        </w:tc>
        <w:tc>
          <w:tcPr>
            <w:tcW w:w="731" w:type="pct"/>
          </w:tcPr>
          <w:p w14:paraId="58D98055" w14:textId="37DB77A8" w:rsidR="00B22B0D" w:rsidRPr="009A7603" w:rsidDel="00F34F72" w:rsidRDefault="00B22B0D" w:rsidP="00B22B0D">
            <w:pPr>
              <w:pStyle w:val="TABLECONTENT"/>
              <w:rPr>
                <w:color w:val="000000" w:themeColor="text1"/>
              </w:rPr>
            </w:pPr>
            <w:r w:rsidRPr="009A7603">
              <w:rPr>
                <w:color w:val="000000" w:themeColor="text1"/>
              </w:rPr>
              <w:t xml:space="preserve">Отчет </w:t>
            </w:r>
            <w:del w:id="3159" w:author="Попова Дарья" w:date="2020-07-22T10:45:00Z">
              <w:r w:rsidRPr="009A7603" w:rsidDel="009A7587">
                <w:rPr>
                  <w:color w:val="000000" w:themeColor="text1"/>
                </w:rPr>
                <w:delText>"</w:delText>
              </w:r>
            </w:del>
            <w:ins w:id="3160" w:author="Попова Дарья" w:date="2020-07-22T10:45:00Z">
              <w:r w:rsidR="009A7587">
                <w:rPr>
                  <w:color w:val="000000" w:themeColor="text1"/>
                </w:rPr>
                <w:t>«</w:t>
              </w:r>
            </w:ins>
            <w:r w:rsidRPr="009A7603">
              <w:rPr>
                <w:color w:val="000000" w:themeColor="text1"/>
              </w:rPr>
              <w:t>Анализ операций заказов ТОРО</w:t>
            </w:r>
            <w:del w:id="3161" w:author="Попова Дарья" w:date="2020-07-22T10:45:00Z">
              <w:r w:rsidRPr="009A7603" w:rsidDel="009A7587">
                <w:rPr>
                  <w:color w:val="000000" w:themeColor="text1"/>
                </w:rPr>
                <w:delText>"</w:delText>
              </w:r>
            </w:del>
            <w:ins w:id="3162" w:author="Попова Дарья" w:date="2020-07-22T10:45:00Z">
              <w:r w:rsidR="009A7587">
                <w:rPr>
                  <w:color w:val="000000" w:themeColor="text1"/>
                </w:rPr>
                <w:t>»</w:t>
              </w:r>
            </w:ins>
          </w:p>
        </w:tc>
        <w:tc>
          <w:tcPr>
            <w:tcW w:w="731" w:type="pct"/>
          </w:tcPr>
          <w:p w14:paraId="2B1D2A47" w14:textId="6817D9B0" w:rsidR="00B22B0D" w:rsidRPr="009A7603" w:rsidDel="00F34F72" w:rsidRDefault="00B22B0D" w:rsidP="00B22B0D">
            <w:pPr>
              <w:pStyle w:val="TABLECONTENT"/>
              <w:rPr>
                <w:color w:val="000000" w:themeColor="text1"/>
              </w:rPr>
            </w:pPr>
            <w:r w:rsidRPr="009A7603">
              <w:rPr>
                <w:color w:val="000000" w:themeColor="text1"/>
              </w:rPr>
              <w:t>Отчет</w:t>
            </w:r>
          </w:p>
        </w:tc>
        <w:tc>
          <w:tcPr>
            <w:tcW w:w="691" w:type="pct"/>
          </w:tcPr>
          <w:p w14:paraId="18EBA0C4" w14:textId="652A9AD6" w:rsidR="00B22B0D" w:rsidRPr="009A7603" w:rsidDel="00F34F72" w:rsidRDefault="009920B2" w:rsidP="00B22B0D">
            <w:pPr>
              <w:pStyle w:val="TABLECONTENT"/>
              <w:rPr>
                <w:color w:val="000000" w:themeColor="text1"/>
              </w:rPr>
            </w:pPr>
            <w:r>
              <w:rPr>
                <w:color w:val="000000" w:themeColor="text1"/>
              </w:rPr>
              <w:t>PM19</w:t>
            </w:r>
          </w:p>
        </w:tc>
        <w:tc>
          <w:tcPr>
            <w:tcW w:w="2468" w:type="pct"/>
            <w:shd w:val="clear" w:color="auto" w:fill="auto"/>
          </w:tcPr>
          <w:p w14:paraId="228330CF" w14:textId="2428DFED" w:rsidR="00B22B0D" w:rsidRPr="009A7603" w:rsidRDefault="00B22B0D" w:rsidP="00B22B0D">
            <w:pPr>
              <w:pStyle w:val="TABLECONTENT"/>
              <w:rPr>
                <w:color w:val="000000" w:themeColor="text1"/>
              </w:rPr>
            </w:pPr>
            <w:r w:rsidRPr="009A7603">
              <w:rPr>
                <w:color w:val="000000" w:themeColor="text1"/>
              </w:rPr>
              <w:t>Нерелевантно</w:t>
            </w:r>
          </w:p>
        </w:tc>
      </w:tr>
      <w:tr w:rsidR="00B22B0D" w:rsidRPr="007008A3" w14:paraId="3964D09B" w14:textId="77777777" w:rsidTr="009A7603">
        <w:trPr>
          <w:cantSplit/>
        </w:trPr>
        <w:tc>
          <w:tcPr>
            <w:tcW w:w="379" w:type="pct"/>
            <w:shd w:val="clear" w:color="auto" w:fill="auto"/>
          </w:tcPr>
          <w:p w14:paraId="13026CCD" w14:textId="67480F58" w:rsidR="00B22B0D" w:rsidRPr="009A7603" w:rsidRDefault="00E13FDE" w:rsidP="00B22B0D">
            <w:pPr>
              <w:pStyle w:val="TABLECONTENT"/>
              <w:rPr>
                <w:lang w:eastAsia="ru-RU"/>
              </w:rPr>
            </w:pPr>
            <w:r>
              <w:rPr>
                <w:lang w:eastAsia="ru-RU"/>
              </w:rPr>
              <w:t>1</w:t>
            </w:r>
            <w:r w:rsidR="00786D2C">
              <w:rPr>
                <w:lang w:val="en-US" w:eastAsia="ru-RU"/>
              </w:rPr>
              <w:t>4</w:t>
            </w:r>
            <w:r w:rsidR="00B22B0D">
              <w:rPr>
                <w:lang w:eastAsia="ru-RU"/>
              </w:rPr>
              <w:t>.</w:t>
            </w:r>
          </w:p>
        </w:tc>
        <w:tc>
          <w:tcPr>
            <w:tcW w:w="731" w:type="pct"/>
          </w:tcPr>
          <w:p w14:paraId="5F14BBF4" w14:textId="1230E2C9" w:rsidR="00B22B0D" w:rsidRPr="009A7603" w:rsidDel="00F34F72" w:rsidRDefault="00B22B0D" w:rsidP="00B22B0D">
            <w:pPr>
              <w:pStyle w:val="TABLECONTENT"/>
            </w:pPr>
            <w:r w:rsidRPr="009A7603">
              <w:t>Отчет для объединения сообщений ТОРО в заказ ТОРО</w:t>
            </w:r>
          </w:p>
        </w:tc>
        <w:tc>
          <w:tcPr>
            <w:tcW w:w="731" w:type="pct"/>
          </w:tcPr>
          <w:p w14:paraId="397B646B" w14:textId="7878EF1D" w:rsidR="00B22B0D" w:rsidRPr="009A7603" w:rsidDel="00F34F72" w:rsidRDefault="00B22B0D" w:rsidP="00B22B0D">
            <w:pPr>
              <w:pStyle w:val="TABLECONTENT"/>
            </w:pPr>
            <w:r w:rsidRPr="009A7603">
              <w:t>Отчет</w:t>
            </w:r>
          </w:p>
        </w:tc>
        <w:tc>
          <w:tcPr>
            <w:tcW w:w="691" w:type="pct"/>
          </w:tcPr>
          <w:p w14:paraId="4DC84279" w14:textId="527A3148" w:rsidR="00B22B0D" w:rsidRPr="009A7603" w:rsidDel="00F34F72" w:rsidRDefault="00B22B0D" w:rsidP="00B22B0D">
            <w:pPr>
              <w:pStyle w:val="TABLECONTENT"/>
            </w:pPr>
            <w:r w:rsidRPr="009A7603">
              <w:rPr>
                <w:lang w:val="en-US"/>
              </w:rPr>
              <w:t>PM68</w:t>
            </w:r>
          </w:p>
        </w:tc>
        <w:tc>
          <w:tcPr>
            <w:tcW w:w="2468" w:type="pct"/>
            <w:shd w:val="clear" w:color="auto" w:fill="auto"/>
          </w:tcPr>
          <w:p w14:paraId="16AB017D" w14:textId="34C179D6" w:rsidR="00B22B0D" w:rsidRPr="009A7603" w:rsidRDefault="00B22B0D" w:rsidP="00B22B0D">
            <w:pPr>
              <w:pStyle w:val="TABLECONTENT"/>
            </w:pPr>
            <w:r w:rsidRPr="009A7603">
              <w:t>Нерелевантно</w:t>
            </w:r>
          </w:p>
        </w:tc>
      </w:tr>
      <w:tr w:rsidR="00E6070D" w:rsidRPr="007008A3" w14:paraId="18454EF4" w14:textId="77777777" w:rsidTr="009A7603">
        <w:trPr>
          <w:cantSplit/>
        </w:trPr>
        <w:tc>
          <w:tcPr>
            <w:tcW w:w="379" w:type="pct"/>
            <w:shd w:val="clear" w:color="auto" w:fill="auto"/>
          </w:tcPr>
          <w:p w14:paraId="3CE00E68" w14:textId="2E94BA69" w:rsidR="00E6070D" w:rsidRDefault="00E6070D" w:rsidP="00B22B0D">
            <w:pPr>
              <w:pStyle w:val="TABLECONTENT"/>
              <w:rPr>
                <w:lang w:eastAsia="ru-RU"/>
              </w:rPr>
            </w:pPr>
            <w:r>
              <w:rPr>
                <w:lang w:eastAsia="ru-RU"/>
              </w:rPr>
              <w:t>15</w:t>
            </w:r>
          </w:p>
        </w:tc>
        <w:tc>
          <w:tcPr>
            <w:tcW w:w="731" w:type="pct"/>
          </w:tcPr>
          <w:p w14:paraId="7A9589D0" w14:textId="3E909194" w:rsidR="00E6070D" w:rsidRPr="009A7603" w:rsidRDefault="00E6070D" w:rsidP="00B22B0D">
            <w:pPr>
              <w:pStyle w:val="TABLECONTENT"/>
            </w:pPr>
            <w:r w:rsidRPr="00E6070D">
              <w:t>Автоматическая проверка при открытии и изменении зак</w:t>
            </w:r>
            <w:r>
              <w:t>азов ТОРО</w:t>
            </w:r>
          </w:p>
        </w:tc>
        <w:tc>
          <w:tcPr>
            <w:tcW w:w="731" w:type="pct"/>
          </w:tcPr>
          <w:p w14:paraId="55D4EF31" w14:textId="01C50DCC" w:rsidR="00E6070D" w:rsidRPr="009A7603" w:rsidRDefault="00E6070D" w:rsidP="00B22B0D">
            <w:pPr>
              <w:pStyle w:val="TABLECONTENT"/>
            </w:pPr>
            <w:r>
              <w:t>Расширение</w:t>
            </w:r>
          </w:p>
        </w:tc>
        <w:tc>
          <w:tcPr>
            <w:tcW w:w="691" w:type="pct"/>
          </w:tcPr>
          <w:p w14:paraId="64E903BD" w14:textId="05228DF0" w:rsidR="00E6070D" w:rsidRPr="00E6070D" w:rsidRDefault="00E6070D" w:rsidP="00B22B0D">
            <w:pPr>
              <w:pStyle w:val="TABLECONTENT"/>
              <w:rPr>
                <w:lang w:val="en-US"/>
              </w:rPr>
            </w:pPr>
            <w:r>
              <w:rPr>
                <w:lang w:val="en-US"/>
              </w:rPr>
              <w:t>PM78</w:t>
            </w:r>
          </w:p>
        </w:tc>
        <w:tc>
          <w:tcPr>
            <w:tcW w:w="2468" w:type="pct"/>
            <w:shd w:val="clear" w:color="auto" w:fill="auto"/>
          </w:tcPr>
          <w:p w14:paraId="5A415ACD" w14:textId="4C11B54A" w:rsidR="00E6070D" w:rsidRPr="009A7603" w:rsidRDefault="00E6070D" w:rsidP="00B22B0D">
            <w:pPr>
              <w:pStyle w:val="TABLECONTENT"/>
            </w:pPr>
            <w:r>
              <w:t>Нерелевантно</w:t>
            </w:r>
          </w:p>
        </w:tc>
      </w:tr>
      <w:tr w:rsidR="00E6070D" w:rsidRPr="007008A3" w14:paraId="2494CB01" w14:textId="77777777" w:rsidTr="009A7603">
        <w:trPr>
          <w:cantSplit/>
        </w:trPr>
        <w:tc>
          <w:tcPr>
            <w:tcW w:w="379" w:type="pct"/>
            <w:shd w:val="clear" w:color="auto" w:fill="auto"/>
          </w:tcPr>
          <w:p w14:paraId="63A38D5C" w14:textId="552A49FD" w:rsidR="00E6070D" w:rsidRDefault="00E6070D" w:rsidP="00B22B0D">
            <w:pPr>
              <w:pStyle w:val="TABLECONTENT"/>
              <w:rPr>
                <w:lang w:eastAsia="ru-RU"/>
              </w:rPr>
            </w:pPr>
            <w:r>
              <w:rPr>
                <w:lang w:eastAsia="ru-RU"/>
              </w:rPr>
              <w:t>16</w:t>
            </w:r>
          </w:p>
        </w:tc>
        <w:tc>
          <w:tcPr>
            <w:tcW w:w="731" w:type="pct"/>
          </w:tcPr>
          <w:p w14:paraId="1472E136" w14:textId="50077D4B" w:rsidR="00E6070D" w:rsidRPr="009A7603" w:rsidRDefault="00E6070D" w:rsidP="00B22B0D">
            <w:pPr>
              <w:pStyle w:val="TABLECONTENT"/>
            </w:pPr>
            <w:r w:rsidRPr="00E6070D">
              <w:t>Пользовательский шаблон Переходящие заказы ТОРО</w:t>
            </w:r>
          </w:p>
        </w:tc>
        <w:tc>
          <w:tcPr>
            <w:tcW w:w="731" w:type="pct"/>
          </w:tcPr>
          <w:p w14:paraId="1636967B" w14:textId="620D6F61" w:rsidR="00E6070D" w:rsidRPr="009A7603" w:rsidRDefault="00E6070D">
            <w:pPr>
              <w:pStyle w:val="TABLECONTENT"/>
            </w:pPr>
            <w:r>
              <w:t>Шаблон загрузки данных для миграции</w:t>
            </w:r>
          </w:p>
        </w:tc>
        <w:tc>
          <w:tcPr>
            <w:tcW w:w="691" w:type="pct"/>
          </w:tcPr>
          <w:p w14:paraId="4737B98F" w14:textId="0036B633" w:rsidR="00E6070D" w:rsidRPr="00E6070D" w:rsidRDefault="00E6070D" w:rsidP="00B22B0D">
            <w:pPr>
              <w:pStyle w:val="TABLECONTENT"/>
              <w:rPr>
                <w:lang w:val="en-US"/>
              </w:rPr>
            </w:pPr>
            <w:r>
              <w:rPr>
                <w:lang w:val="en-US"/>
              </w:rPr>
              <w:t>PM201</w:t>
            </w:r>
          </w:p>
        </w:tc>
        <w:tc>
          <w:tcPr>
            <w:tcW w:w="2468" w:type="pct"/>
            <w:shd w:val="clear" w:color="auto" w:fill="auto"/>
          </w:tcPr>
          <w:p w14:paraId="3FD68ABA" w14:textId="7933E11E" w:rsidR="00E6070D" w:rsidRPr="009A7603" w:rsidRDefault="00E6070D" w:rsidP="00B22B0D">
            <w:pPr>
              <w:pStyle w:val="TABLECONTENT"/>
            </w:pPr>
            <w:r>
              <w:t>Нерелевантно</w:t>
            </w:r>
          </w:p>
        </w:tc>
      </w:tr>
      <w:tr w:rsidR="009A7587" w:rsidRPr="007008A3" w14:paraId="046D3AEA" w14:textId="77777777" w:rsidTr="009A7603">
        <w:trPr>
          <w:cantSplit/>
          <w:ins w:id="3163" w:author="Попова Дарья" w:date="2020-07-22T10:45:00Z"/>
        </w:trPr>
        <w:tc>
          <w:tcPr>
            <w:tcW w:w="379" w:type="pct"/>
            <w:shd w:val="clear" w:color="auto" w:fill="auto"/>
          </w:tcPr>
          <w:p w14:paraId="0CB7F9D6" w14:textId="798A3654" w:rsidR="009A7587" w:rsidRDefault="009A7587" w:rsidP="00B22B0D">
            <w:pPr>
              <w:pStyle w:val="TABLECONTENT"/>
              <w:rPr>
                <w:ins w:id="3164" w:author="Попова Дарья" w:date="2020-07-22T10:45:00Z"/>
                <w:lang w:eastAsia="ru-RU"/>
              </w:rPr>
            </w:pPr>
            <w:ins w:id="3165" w:author="Попова Дарья" w:date="2020-07-22T10:45:00Z">
              <w:r>
                <w:rPr>
                  <w:lang w:eastAsia="ru-RU"/>
                </w:rPr>
                <w:t>17</w:t>
              </w:r>
            </w:ins>
          </w:p>
        </w:tc>
        <w:tc>
          <w:tcPr>
            <w:tcW w:w="731" w:type="pct"/>
          </w:tcPr>
          <w:p w14:paraId="08F84BC1" w14:textId="7C3B7DBA" w:rsidR="009A7587" w:rsidRPr="00E6070D" w:rsidRDefault="009A7587" w:rsidP="00B22B0D">
            <w:pPr>
              <w:pStyle w:val="TABLECONTENT"/>
              <w:rPr>
                <w:ins w:id="3166" w:author="Попова Дарья" w:date="2020-07-22T10:45:00Z"/>
              </w:rPr>
            </w:pPr>
            <w:ins w:id="3167" w:author="Попова Дарья" w:date="2020-07-22T10:46:00Z">
              <w:r>
                <w:t>Формирование правила расчета на ОСГ</w:t>
              </w:r>
            </w:ins>
          </w:p>
        </w:tc>
        <w:tc>
          <w:tcPr>
            <w:tcW w:w="731" w:type="pct"/>
          </w:tcPr>
          <w:p w14:paraId="387EE9C1" w14:textId="11533FF0" w:rsidR="009A7587" w:rsidRDefault="009A7587">
            <w:pPr>
              <w:pStyle w:val="TABLECONTENT"/>
              <w:rPr>
                <w:ins w:id="3168" w:author="Попова Дарья" w:date="2020-07-22T10:45:00Z"/>
              </w:rPr>
            </w:pPr>
            <w:ins w:id="3169" w:author="Попова Дарья" w:date="2020-07-22T10:46:00Z">
              <w:r>
                <w:t>Расширение</w:t>
              </w:r>
            </w:ins>
          </w:p>
        </w:tc>
        <w:tc>
          <w:tcPr>
            <w:tcW w:w="691" w:type="pct"/>
          </w:tcPr>
          <w:p w14:paraId="77DA6541" w14:textId="41C88293" w:rsidR="009A7587" w:rsidRDefault="009A7587" w:rsidP="00B22B0D">
            <w:pPr>
              <w:pStyle w:val="TABLECONTENT"/>
              <w:rPr>
                <w:ins w:id="3170" w:author="Попова Дарья" w:date="2020-07-22T10:45:00Z"/>
                <w:lang w:val="en-US"/>
              </w:rPr>
            </w:pPr>
            <w:ins w:id="3171" w:author="Попова Дарья" w:date="2020-07-22T10:46:00Z">
              <w:r>
                <w:rPr>
                  <w:lang w:val="en-US"/>
                </w:rPr>
                <w:t>PS212</w:t>
              </w:r>
            </w:ins>
          </w:p>
        </w:tc>
        <w:tc>
          <w:tcPr>
            <w:tcW w:w="2468" w:type="pct"/>
            <w:shd w:val="clear" w:color="auto" w:fill="auto"/>
          </w:tcPr>
          <w:p w14:paraId="106B6E25" w14:textId="44461792" w:rsidR="009A7587" w:rsidRPr="009A7587" w:rsidRDefault="009A7587" w:rsidP="00B22B0D">
            <w:pPr>
              <w:pStyle w:val="TABLECONTENT"/>
              <w:rPr>
                <w:ins w:id="3172" w:author="Попова Дарья" w:date="2020-07-22T10:45:00Z"/>
              </w:rPr>
            </w:pPr>
            <w:ins w:id="3173" w:author="Попова Дарья" w:date="2020-07-22T10:46:00Z">
              <w:r>
                <w:t>Нерелевантно</w:t>
              </w:r>
            </w:ins>
          </w:p>
        </w:tc>
      </w:tr>
    </w:tbl>
    <w:p w14:paraId="5A779089" w14:textId="77777777" w:rsidR="00BD0544" w:rsidRPr="007008A3" w:rsidRDefault="00BD0544" w:rsidP="00FB3F4C">
      <w:pPr>
        <w:rPr>
          <w:rFonts w:eastAsia="Calibri" w:cs="Arial"/>
          <w:i/>
          <w:color w:val="808080" w:themeColor="background1" w:themeShade="80"/>
        </w:rPr>
      </w:pPr>
    </w:p>
    <w:p w14:paraId="37F0AC70" w14:textId="77777777" w:rsidR="00FD6CCC" w:rsidRDefault="00FD6CCC">
      <w:pPr>
        <w:spacing w:after="200" w:line="276" w:lineRule="auto"/>
        <w:jc w:val="left"/>
        <w:rPr>
          <w:rFonts w:eastAsiaTheme="majorEastAsia" w:cs="Arial"/>
          <w:b/>
          <w:caps/>
          <w:szCs w:val="26"/>
        </w:rPr>
      </w:pPr>
      <w:bookmarkStart w:id="3174" w:name="_Toc431903102"/>
      <w:bookmarkStart w:id="3175" w:name="_Toc469481048"/>
      <w:r>
        <w:rPr>
          <w:rFonts w:eastAsiaTheme="majorEastAsia" w:cs="Arial"/>
          <w:bCs/>
          <w:iCs/>
          <w:szCs w:val="26"/>
        </w:rPr>
        <w:br w:type="page"/>
      </w:r>
    </w:p>
    <w:p w14:paraId="27142845" w14:textId="77777777" w:rsidR="0054502F" w:rsidRPr="007008A3" w:rsidRDefault="0054502F" w:rsidP="0054502F">
      <w:pPr>
        <w:pStyle w:val="22"/>
        <w:keepNext/>
        <w:keepLines/>
        <w:numPr>
          <w:ilvl w:val="1"/>
          <w:numId w:val="8"/>
        </w:numPr>
        <w:spacing w:before="160" w:after="120" w:line="276" w:lineRule="auto"/>
        <w:rPr>
          <w:rFonts w:eastAsiaTheme="majorEastAsia" w:cs="Arial"/>
          <w:bCs w:val="0"/>
          <w:iCs w:val="0"/>
          <w:szCs w:val="26"/>
        </w:rPr>
      </w:pPr>
      <w:bookmarkStart w:id="3176" w:name="_Toc65846418"/>
      <w:r w:rsidRPr="007008A3">
        <w:rPr>
          <w:rFonts w:eastAsiaTheme="majorEastAsia" w:cs="Arial"/>
          <w:bCs w:val="0"/>
          <w:iCs w:val="0"/>
          <w:szCs w:val="26"/>
        </w:rPr>
        <w:lastRenderedPageBreak/>
        <w:t>Особенности технической реализации</w:t>
      </w:r>
      <w:bookmarkEnd w:id="3176"/>
    </w:p>
    <w:p w14:paraId="163FAE10" w14:textId="7C141808" w:rsidR="000536FB" w:rsidRPr="007462BD" w:rsidRDefault="000536FB" w:rsidP="001215BE">
      <w:pPr>
        <w:pStyle w:val="3"/>
      </w:pPr>
      <w:bookmarkStart w:id="3177" w:name="_Toc523174697"/>
      <w:bookmarkStart w:id="3178" w:name="_Toc523175087"/>
      <w:bookmarkStart w:id="3179" w:name="_Toc523175226"/>
      <w:bookmarkStart w:id="3180" w:name="_Toc523174699"/>
      <w:bookmarkStart w:id="3181" w:name="_Toc523175089"/>
      <w:bookmarkStart w:id="3182" w:name="_Toc523175228"/>
      <w:bookmarkStart w:id="3183" w:name="_Toc523174700"/>
      <w:bookmarkStart w:id="3184" w:name="_Toc523175090"/>
      <w:bookmarkStart w:id="3185" w:name="_Toc523175229"/>
      <w:bookmarkStart w:id="3186" w:name="_Toc523174701"/>
      <w:bookmarkStart w:id="3187" w:name="_Toc523175091"/>
      <w:bookmarkStart w:id="3188" w:name="_Toc523175230"/>
      <w:bookmarkStart w:id="3189" w:name="_Toc523174702"/>
      <w:bookmarkStart w:id="3190" w:name="_Toc523175092"/>
      <w:bookmarkStart w:id="3191" w:name="_Toc523175231"/>
      <w:bookmarkStart w:id="3192" w:name="_Toc523174703"/>
      <w:bookmarkStart w:id="3193" w:name="_Toc523175093"/>
      <w:bookmarkStart w:id="3194" w:name="_Toc523175232"/>
      <w:bookmarkStart w:id="3195" w:name="_Toc523174706"/>
      <w:bookmarkStart w:id="3196" w:name="_Toc523175096"/>
      <w:bookmarkStart w:id="3197" w:name="_Toc523175235"/>
      <w:bookmarkStart w:id="3198" w:name="_Toc523174707"/>
      <w:bookmarkStart w:id="3199" w:name="_Toc523175097"/>
      <w:bookmarkStart w:id="3200" w:name="_Toc523175236"/>
      <w:bookmarkStart w:id="3201" w:name="_Toc523174708"/>
      <w:bookmarkStart w:id="3202" w:name="_Toc523175098"/>
      <w:bookmarkStart w:id="3203" w:name="_Toc523175237"/>
      <w:bookmarkStart w:id="3204" w:name="_Toc523174709"/>
      <w:bookmarkStart w:id="3205" w:name="_Toc523175099"/>
      <w:bookmarkStart w:id="3206" w:name="_Toc523175238"/>
      <w:bookmarkStart w:id="3207" w:name="_Toc523174710"/>
      <w:bookmarkStart w:id="3208" w:name="_Toc523175100"/>
      <w:bookmarkStart w:id="3209" w:name="_Toc523175239"/>
      <w:bookmarkStart w:id="3210" w:name="_Toc523174711"/>
      <w:bookmarkStart w:id="3211" w:name="_Toc523175101"/>
      <w:bookmarkStart w:id="3212" w:name="_Toc523175240"/>
      <w:bookmarkStart w:id="3213" w:name="_Toc523174712"/>
      <w:bookmarkStart w:id="3214" w:name="_Toc523175102"/>
      <w:bookmarkStart w:id="3215" w:name="_Toc523175241"/>
      <w:bookmarkStart w:id="3216" w:name="_Toc523174713"/>
      <w:bookmarkStart w:id="3217" w:name="_Toc523175103"/>
      <w:bookmarkStart w:id="3218" w:name="_Toc523175242"/>
      <w:bookmarkStart w:id="3219" w:name="_Toc523174714"/>
      <w:bookmarkStart w:id="3220" w:name="_Toc523175104"/>
      <w:bookmarkStart w:id="3221" w:name="_Toc523175243"/>
      <w:bookmarkStart w:id="3222" w:name="_Toc39147124"/>
      <w:bookmarkStart w:id="3223" w:name="_Toc39151170"/>
      <w:bookmarkStart w:id="3224" w:name="_Toc39147125"/>
      <w:bookmarkStart w:id="3225" w:name="_Toc39151171"/>
      <w:bookmarkStart w:id="3226" w:name="_Toc39147126"/>
      <w:bookmarkStart w:id="3227" w:name="_Toc39151172"/>
      <w:bookmarkStart w:id="3228" w:name="_Toc39147127"/>
      <w:bookmarkStart w:id="3229" w:name="_Toc39151173"/>
      <w:bookmarkStart w:id="3230" w:name="_Toc39147128"/>
      <w:bookmarkStart w:id="3231" w:name="_Toc39151174"/>
      <w:bookmarkStart w:id="3232" w:name="_Toc39147129"/>
      <w:bookmarkStart w:id="3233" w:name="_Toc39151175"/>
      <w:bookmarkStart w:id="3234" w:name="_Toc39147130"/>
      <w:bookmarkStart w:id="3235" w:name="_Toc39151176"/>
      <w:bookmarkStart w:id="3236" w:name="_Toc39147131"/>
      <w:bookmarkStart w:id="3237" w:name="_Toc39151177"/>
      <w:bookmarkStart w:id="3238" w:name="_Toc39147132"/>
      <w:bookmarkStart w:id="3239" w:name="_Toc39151178"/>
      <w:bookmarkStart w:id="3240" w:name="_Toc39147133"/>
      <w:bookmarkStart w:id="3241" w:name="_Toc39151179"/>
      <w:bookmarkStart w:id="3242" w:name="_Toc65846419"/>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r>
        <w:t>Реализация связки между тех.объектами ТОРО и тех.объектами производства</w:t>
      </w:r>
      <w:bookmarkEnd w:id="3242"/>
    </w:p>
    <w:p w14:paraId="2405519D" w14:textId="77777777" w:rsidR="000536FB" w:rsidRDefault="00847BF2" w:rsidP="00B153FA">
      <w:pPr>
        <w:spacing w:after="240" w:line="276" w:lineRule="auto"/>
        <w:rPr>
          <w:rFonts w:eastAsiaTheme="majorEastAsia" w:cs="Arial"/>
        </w:rPr>
      </w:pPr>
      <w:bookmarkStart w:id="3243" w:name="_Hlk520208733"/>
      <w:r w:rsidRPr="00847BF2">
        <w:rPr>
          <w:rFonts w:eastAsiaTheme="majorEastAsia" w:cs="Arial"/>
        </w:rPr>
        <w:t>Для р</w:t>
      </w:r>
      <w:r>
        <w:rPr>
          <w:rFonts w:eastAsiaTheme="majorEastAsia" w:cs="Arial"/>
        </w:rPr>
        <w:t>еализации требования «</w:t>
      </w:r>
      <w:r w:rsidR="000536FB" w:rsidRPr="00847BF2">
        <w:rPr>
          <w:rFonts w:eastAsiaTheme="majorEastAsia" w:cs="Arial"/>
        </w:rPr>
        <w:t>PM.5.</w:t>
      </w:r>
      <w:r>
        <w:rPr>
          <w:rFonts w:eastAsiaTheme="majorEastAsia" w:cs="Arial"/>
        </w:rPr>
        <w:t xml:space="preserve"> </w:t>
      </w:r>
      <w:r w:rsidR="000536FB" w:rsidRPr="00847BF2">
        <w:rPr>
          <w:rFonts w:eastAsiaTheme="majorEastAsia" w:cs="Arial"/>
        </w:rPr>
        <w:t>Проработать связку между тех. объектами ТОРО и тех. объектами Производства (потери производства на технологической линии в связи с ремонтом)</w:t>
      </w:r>
      <w:r>
        <w:rPr>
          <w:rFonts w:eastAsiaTheme="majorEastAsia" w:cs="Arial"/>
        </w:rPr>
        <w:t xml:space="preserve">» предполагается использовать стандартное поле </w:t>
      </w:r>
      <w:r w:rsidR="0094178E">
        <w:rPr>
          <w:rFonts w:eastAsiaTheme="majorEastAsia" w:cs="Arial"/>
        </w:rPr>
        <w:t xml:space="preserve">«Рабочее место» </w:t>
      </w:r>
      <w:r>
        <w:rPr>
          <w:rFonts w:eastAsiaTheme="majorEastAsia" w:cs="Arial"/>
        </w:rPr>
        <w:t>в записи технического места либо единицы оборудования</w:t>
      </w:r>
      <w:r w:rsidR="0094178E">
        <w:rPr>
          <w:rFonts w:eastAsiaTheme="majorEastAsia" w:cs="Arial"/>
        </w:rPr>
        <w:t>, ракурс «Местоположение»</w:t>
      </w:r>
      <w:r w:rsidR="00633D74">
        <w:rPr>
          <w:rFonts w:eastAsiaTheme="majorEastAsia" w:cs="Arial"/>
        </w:rPr>
        <w:t>, в котором указывать соответствующее техническому объекту ТОРО рабочее место производства (PP)</w:t>
      </w:r>
      <w:r w:rsidR="0094178E">
        <w:rPr>
          <w:rFonts w:eastAsiaTheme="majorEastAsia" w:cs="Arial"/>
        </w:rPr>
        <w:t>.</w:t>
      </w:r>
    </w:p>
    <w:bookmarkEnd w:id="3243"/>
    <w:p w14:paraId="7B18B78B" w14:textId="537DA346" w:rsidR="00F05A01" w:rsidRPr="00847BF2" w:rsidRDefault="00F05A01" w:rsidP="00B153FA">
      <w:pPr>
        <w:spacing w:after="240" w:line="276" w:lineRule="auto"/>
        <w:rPr>
          <w:rFonts w:eastAsiaTheme="majorEastAsia" w:cs="Arial"/>
        </w:rPr>
      </w:pPr>
      <w:r>
        <w:rPr>
          <w:rFonts w:eastAsiaTheme="majorEastAsia" w:cs="Arial"/>
        </w:rPr>
        <w:tab/>
        <w:t>Для возможности анализа результатов планирования мощностей производственных рабочих мест предусмотрена разработка</w:t>
      </w:r>
      <w:r w:rsidR="0069388F" w:rsidRPr="00B153FA">
        <w:rPr>
          <w:rFonts w:eastAsiaTheme="majorEastAsia" w:cs="Arial"/>
        </w:rPr>
        <w:t>-</w:t>
      </w:r>
      <w:r w:rsidR="0069388F">
        <w:rPr>
          <w:rFonts w:eastAsiaTheme="majorEastAsia" w:cs="Arial"/>
        </w:rPr>
        <w:t>расширение</w:t>
      </w:r>
      <w:r>
        <w:rPr>
          <w:rFonts w:eastAsiaTheme="majorEastAsia" w:cs="Arial"/>
        </w:rPr>
        <w:t xml:space="preserve"> </w:t>
      </w:r>
      <w:r w:rsidR="0069388F">
        <w:rPr>
          <w:rFonts w:eastAsiaTheme="majorEastAsia" w:cs="Arial"/>
        </w:rPr>
        <w:t>PP5</w:t>
      </w:r>
      <w:r w:rsidR="0069388F" w:rsidRPr="00B153FA">
        <w:rPr>
          <w:rFonts w:eastAsiaTheme="majorEastAsia" w:cs="Arial"/>
        </w:rPr>
        <w:t>5</w:t>
      </w:r>
      <w:r w:rsidR="0069388F">
        <w:rPr>
          <w:rFonts w:eastAsiaTheme="majorEastAsia" w:cs="Arial"/>
        </w:rPr>
        <w:t xml:space="preserve"> </w:t>
      </w:r>
      <w:r>
        <w:rPr>
          <w:rFonts w:eastAsiaTheme="majorEastAsia" w:cs="Arial"/>
        </w:rPr>
        <w:t>«Мэппинг производственных ресурсов и единиц оборудования по ГТК и ЗИФ».</w:t>
      </w:r>
    </w:p>
    <w:p w14:paraId="7E464295" w14:textId="5A6EF77E" w:rsidR="0094178E" w:rsidRDefault="00752D14" w:rsidP="001215BE">
      <w:pPr>
        <w:pStyle w:val="3"/>
      </w:pPr>
      <w:r>
        <w:t xml:space="preserve"> </w:t>
      </w:r>
      <w:bookmarkStart w:id="3244" w:name="_Toc65846420"/>
      <w:r w:rsidR="00DD7935">
        <w:t xml:space="preserve">Реализация планирования воздействий на </w:t>
      </w:r>
      <w:r w:rsidR="005C59D1">
        <w:t>ПА</w:t>
      </w:r>
      <w:r w:rsidR="00DD7935">
        <w:t xml:space="preserve">, </w:t>
      </w:r>
      <w:r w:rsidR="00AE56A5">
        <w:t>планируемы</w:t>
      </w:r>
      <w:r w:rsidR="005C59D1">
        <w:t>е</w:t>
      </w:r>
      <w:r w:rsidR="00AE56A5">
        <w:t xml:space="preserve"> </w:t>
      </w:r>
      <w:r w:rsidR="00DD7935">
        <w:t>к вводу в эксплуатацию</w:t>
      </w:r>
      <w:bookmarkEnd w:id="3244"/>
    </w:p>
    <w:p w14:paraId="68754E54" w14:textId="77777777" w:rsidR="0094178E" w:rsidRDefault="0094178E" w:rsidP="00633D74">
      <w:pPr>
        <w:ind w:firstLine="709"/>
        <w:rPr>
          <w:rFonts w:eastAsiaTheme="majorEastAsia" w:cs="Arial"/>
        </w:rPr>
      </w:pPr>
      <w:r w:rsidRPr="00847BF2">
        <w:rPr>
          <w:rFonts w:eastAsiaTheme="majorEastAsia" w:cs="Arial"/>
        </w:rPr>
        <w:t>Для р</w:t>
      </w:r>
      <w:r>
        <w:rPr>
          <w:rFonts w:eastAsiaTheme="majorEastAsia" w:cs="Arial"/>
        </w:rPr>
        <w:t>еализации требования «</w:t>
      </w:r>
      <w:r w:rsidRPr="00847BF2">
        <w:rPr>
          <w:rFonts w:eastAsiaTheme="majorEastAsia" w:cs="Arial"/>
        </w:rPr>
        <w:t>PM.6.</w:t>
      </w:r>
      <w:r>
        <w:rPr>
          <w:rFonts w:eastAsiaTheme="majorEastAsia" w:cs="Arial"/>
        </w:rPr>
        <w:t xml:space="preserve"> </w:t>
      </w:r>
      <w:r w:rsidRPr="00847BF2">
        <w:rPr>
          <w:rFonts w:eastAsiaTheme="majorEastAsia" w:cs="Arial"/>
        </w:rPr>
        <w:t>Предусмотреть планирование мероприятий ТОиР по единицам оборудования, планируемым к вводу в эксплуатацию</w:t>
      </w:r>
      <w:r>
        <w:rPr>
          <w:rFonts w:eastAsiaTheme="majorEastAsia" w:cs="Arial"/>
        </w:rPr>
        <w:t>» необходимо реализовать следующее решение.</w:t>
      </w:r>
    </w:p>
    <w:p w14:paraId="774AE49F" w14:textId="77777777" w:rsidR="00AE56A5" w:rsidRDefault="0094178E" w:rsidP="00AE56A5">
      <w:pPr>
        <w:ind w:firstLine="709"/>
        <w:rPr>
          <w:rFonts w:eastAsiaTheme="majorEastAsia" w:cs="Arial"/>
        </w:rPr>
      </w:pPr>
      <w:r>
        <w:rPr>
          <w:rFonts w:eastAsiaTheme="majorEastAsia" w:cs="Arial"/>
        </w:rPr>
        <w:t xml:space="preserve">1. </w:t>
      </w:r>
      <w:r w:rsidR="008F45F4">
        <w:rPr>
          <w:rFonts w:eastAsiaTheme="majorEastAsia" w:cs="Arial"/>
        </w:rPr>
        <w:t xml:space="preserve">Обеспечить ведение </w:t>
      </w:r>
      <w:r w:rsidR="002A2C83">
        <w:rPr>
          <w:rFonts w:eastAsiaTheme="majorEastAsia" w:cs="Arial"/>
        </w:rPr>
        <w:t xml:space="preserve">схемы </w:t>
      </w:r>
      <w:r w:rsidR="008F45F4">
        <w:rPr>
          <w:rFonts w:eastAsiaTheme="majorEastAsia" w:cs="Arial"/>
        </w:rPr>
        <w:t>статус</w:t>
      </w:r>
      <w:r w:rsidR="002A2C83">
        <w:rPr>
          <w:rFonts w:eastAsiaTheme="majorEastAsia" w:cs="Arial"/>
        </w:rPr>
        <w:t>ов</w:t>
      </w:r>
      <w:r w:rsidR="008F45F4">
        <w:rPr>
          <w:rFonts w:eastAsiaTheme="majorEastAsia" w:cs="Arial"/>
        </w:rPr>
        <w:t xml:space="preserve"> технического места/единицы оборудования, обозначающего </w:t>
      </w:r>
      <w:r w:rsidR="002A2C83">
        <w:rPr>
          <w:rFonts w:eastAsiaTheme="majorEastAsia" w:cs="Arial"/>
        </w:rPr>
        <w:t>как подготовку оборудования к вводу в эксплуатацию, так и непосредственно переход оборудования в эксплуатацию</w:t>
      </w:r>
      <w:r w:rsidR="00AE56A5">
        <w:rPr>
          <w:rFonts w:eastAsiaTheme="majorEastAsia" w:cs="Arial"/>
        </w:rPr>
        <w:t xml:space="preserve">, а именно следующих статусов </w:t>
      </w:r>
    </w:p>
    <w:p w14:paraId="0F31AE7C" w14:textId="77777777" w:rsidR="00AE56A5" w:rsidRPr="00AE56A5" w:rsidRDefault="00AE56A5" w:rsidP="00AE56A5">
      <w:pPr>
        <w:ind w:firstLine="709"/>
        <w:rPr>
          <w:rFonts w:eastAsiaTheme="majorEastAsia" w:cs="Arial"/>
        </w:rPr>
      </w:pPr>
      <w:r w:rsidRPr="00AE56A5">
        <w:rPr>
          <w:rFonts w:eastAsiaTheme="majorEastAsia" w:cs="Arial"/>
        </w:rPr>
        <w:t>•</w:t>
      </w:r>
      <w:r w:rsidRPr="00AE56A5">
        <w:rPr>
          <w:rFonts w:eastAsiaTheme="majorEastAsia" w:cs="Arial"/>
        </w:rPr>
        <w:tab/>
        <w:t>РЕЗР</w:t>
      </w:r>
      <w:r w:rsidRPr="00AE56A5">
        <w:rPr>
          <w:rFonts w:eastAsiaTheme="majorEastAsia" w:cs="Arial"/>
        </w:rPr>
        <w:tab/>
        <w:t>В резерве</w:t>
      </w:r>
    </w:p>
    <w:p w14:paraId="7FFF954C" w14:textId="77777777" w:rsidR="00AE56A5" w:rsidRPr="00AE56A5" w:rsidRDefault="00AE56A5" w:rsidP="00AE56A5">
      <w:pPr>
        <w:ind w:firstLine="709"/>
        <w:rPr>
          <w:rFonts w:eastAsiaTheme="majorEastAsia" w:cs="Arial"/>
        </w:rPr>
      </w:pPr>
      <w:r w:rsidRPr="00AE56A5">
        <w:rPr>
          <w:rFonts w:eastAsiaTheme="majorEastAsia" w:cs="Arial"/>
        </w:rPr>
        <w:t>•</w:t>
      </w:r>
      <w:r w:rsidRPr="00AE56A5">
        <w:rPr>
          <w:rFonts w:eastAsiaTheme="majorEastAsia" w:cs="Arial"/>
        </w:rPr>
        <w:tab/>
        <w:t>РКМД</w:t>
      </w:r>
      <w:r w:rsidRPr="00AE56A5">
        <w:rPr>
          <w:rFonts w:eastAsiaTheme="majorEastAsia" w:cs="Arial"/>
        </w:rPr>
        <w:tab/>
        <w:t>Реконструкция / Модернизация</w:t>
      </w:r>
    </w:p>
    <w:p w14:paraId="0B0F850A" w14:textId="77777777" w:rsidR="00AE56A5" w:rsidRPr="00AE56A5" w:rsidRDefault="00AE56A5" w:rsidP="00AE56A5">
      <w:pPr>
        <w:ind w:firstLine="709"/>
        <w:rPr>
          <w:rFonts w:eastAsiaTheme="majorEastAsia" w:cs="Arial"/>
        </w:rPr>
      </w:pPr>
      <w:r w:rsidRPr="00AE56A5">
        <w:rPr>
          <w:rFonts w:eastAsiaTheme="majorEastAsia" w:cs="Arial"/>
        </w:rPr>
        <w:t>•</w:t>
      </w:r>
      <w:r w:rsidRPr="00AE56A5">
        <w:rPr>
          <w:rFonts w:eastAsiaTheme="majorEastAsia" w:cs="Arial"/>
        </w:rPr>
        <w:tab/>
        <w:t>ВЗКП</w:t>
      </w:r>
      <w:r w:rsidRPr="00AE56A5">
        <w:rPr>
          <w:rFonts w:eastAsiaTheme="majorEastAsia" w:cs="Arial"/>
        </w:rPr>
        <w:tab/>
        <w:t>В закупке</w:t>
      </w:r>
    </w:p>
    <w:p w14:paraId="6D6F90FE" w14:textId="77777777" w:rsidR="00AE56A5" w:rsidRDefault="00AE56A5" w:rsidP="00AE56A5">
      <w:pPr>
        <w:ind w:firstLine="709"/>
        <w:rPr>
          <w:rFonts w:eastAsiaTheme="majorEastAsia" w:cs="Arial"/>
        </w:rPr>
      </w:pPr>
      <w:r w:rsidRPr="00AE56A5">
        <w:rPr>
          <w:rFonts w:eastAsiaTheme="majorEastAsia" w:cs="Arial"/>
        </w:rPr>
        <w:t>•</w:t>
      </w:r>
      <w:r w:rsidRPr="00AE56A5">
        <w:rPr>
          <w:rFonts w:eastAsiaTheme="majorEastAsia" w:cs="Arial"/>
        </w:rPr>
        <w:tab/>
        <w:t>НАСК</w:t>
      </w:r>
      <w:r w:rsidRPr="00AE56A5">
        <w:rPr>
          <w:rFonts w:eastAsiaTheme="majorEastAsia" w:cs="Arial"/>
        </w:rPr>
        <w:tab/>
        <w:t>На складе</w:t>
      </w:r>
    </w:p>
    <w:p w14:paraId="6C1A6199" w14:textId="41F85F56" w:rsidR="0094178E" w:rsidRDefault="002A2C83" w:rsidP="00633D74">
      <w:pPr>
        <w:ind w:firstLine="709"/>
        <w:rPr>
          <w:rFonts w:eastAsiaTheme="majorEastAsia" w:cs="Arial"/>
        </w:rPr>
      </w:pPr>
      <w:r>
        <w:rPr>
          <w:rFonts w:eastAsiaTheme="majorEastAsia" w:cs="Arial"/>
        </w:rPr>
        <w:t>Схемы статусов технических объектов описаны в КД «</w:t>
      </w:r>
      <w:del w:id="3245" w:author="Александр Шрамков" w:date="2021-03-05T12:38:00Z">
        <w:r w:rsidR="000367AC" w:rsidDel="001710A8">
          <w:rPr>
            <w:rFonts w:eastAsiaTheme="majorEastAsia" w:cs="Arial"/>
          </w:rPr>
          <w:delText>ERP.9.9.</w:delText>
        </w:r>
      </w:del>
      <w:ins w:id="3246" w:author="Александр Шрамков" w:date="2021-03-05T12:38:00Z">
        <w:r w:rsidR="001710A8">
          <w:rPr>
            <w:rFonts w:eastAsiaTheme="majorEastAsia" w:cs="Arial"/>
          </w:rPr>
          <w:t>ERP.13.9.</w:t>
        </w:r>
      </w:ins>
      <w:r w:rsidR="000367AC">
        <w:rPr>
          <w:rFonts w:eastAsiaTheme="majorEastAsia" w:cs="Arial"/>
        </w:rPr>
        <w:t>2.</w:t>
      </w:r>
      <w:r w:rsidRPr="002A2C83">
        <w:rPr>
          <w:rFonts w:eastAsiaTheme="majorEastAsia" w:cs="Arial"/>
        </w:rPr>
        <w:t>7.PM.КД Управление основными данными по направлению ТОиР</w:t>
      </w:r>
      <w:r>
        <w:rPr>
          <w:rFonts w:eastAsiaTheme="majorEastAsia" w:cs="Arial"/>
        </w:rPr>
        <w:t>».</w:t>
      </w:r>
    </w:p>
    <w:p w14:paraId="4B1F1834" w14:textId="5782E27C" w:rsidR="00932FFA" w:rsidRDefault="002A2C83" w:rsidP="00633D74">
      <w:pPr>
        <w:ind w:firstLine="709"/>
        <w:rPr>
          <w:rFonts w:eastAsiaTheme="majorEastAsia" w:cs="Arial"/>
        </w:rPr>
      </w:pPr>
      <w:r>
        <w:rPr>
          <w:rFonts w:eastAsiaTheme="majorEastAsia" w:cs="Arial"/>
        </w:rPr>
        <w:t xml:space="preserve">2. Реализовать </w:t>
      </w:r>
      <w:r w:rsidR="00C903DD">
        <w:rPr>
          <w:rFonts w:eastAsiaTheme="majorEastAsia" w:cs="Arial"/>
        </w:rPr>
        <w:t>запрет деблокирования заказов ТОРО</w:t>
      </w:r>
      <w:r>
        <w:rPr>
          <w:rFonts w:eastAsiaTheme="majorEastAsia" w:cs="Arial"/>
        </w:rPr>
        <w:t>, выполняющ</w:t>
      </w:r>
      <w:r w:rsidR="00C903DD">
        <w:rPr>
          <w:rFonts w:eastAsiaTheme="majorEastAsia" w:cs="Arial"/>
        </w:rPr>
        <w:t>ий</w:t>
      </w:r>
      <w:r>
        <w:rPr>
          <w:rFonts w:eastAsiaTheme="majorEastAsia" w:cs="Arial"/>
        </w:rPr>
        <w:t xml:space="preserve"> проверку статуса технического места/единицы оборудования в заголовке</w:t>
      </w:r>
      <w:r w:rsidR="00D139D7">
        <w:rPr>
          <w:rFonts w:eastAsiaTheme="majorEastAsia" w:cs="Arial"/>
        </w:rPr>
        <w:t xml:space="preserve"> заказ</w:t>
      </w:r>
      <w:r>
        <w:rPr>
          <w:rFonts w:eastAsiaTheme="majorEastAsia" w:cs="Arial"/>
        </w:rPr>
        <w:t>а ТОРО. В том случае, если оборудование не введено в эксплуатацию</w:t>
      </w:r>
      <w:r w:rsidR="00932FFA">
        <w:rPr>
          <w:rFonts w:eastAsiaTheme="majorEastAsia" w:cs="Arial"/>
        </w:rPr>
        <w:t xml:space="preserve"> (полный перечень статусов для запрета деблокирования – см. раздел 5.10.7.3 данного КД)</w:t>
      </w:r>
      <w:r>
        <w:rPr>
          <w:rFonts w:eastAsiaTheme="majorEastAsia" w:cs="Arial"/>
        </w:rPr>
        <w:t xml:space="preserve">, система не </w:t>
      </w:r>
      <w:r w:rsidRPr="00FA19AC">
        <w:rPr>
          <w:rFonts w:eastAsiaTheme="majorEastAsia" w:cs="Arial"/>
        </w:rPr>
        <w:t>должна позволять относить на</w:t>
      </w:r>
      <w:r w:rsidR="00D139D7" w:rsidRPr="00FA19AC">
        <w:rPr>
          <w:rFonts w:eastAsiaTheme="majorEastAsia" w:cs="Arial"/>
        </w:rPr>
        <w:t xml:space="preserve"> заказ</w:t>
      </w:r>
      <w:r w:rsidRPr="00FA19AC">
        <w:rPr>
          <w:rFonts w:eastAsiaTheme="majorEastAsia" w:cs="Arial"/>
        </w:rPr>
        <w:t xml:space="preserve">ы ТОРО к этому оборудованию любые фактические затраты. </w:t>
      </w:r>
    </w:p>
    <w:p w14:paraId="02F052D8" w14:textId="0FF68F64" w:rsidR="002A2C83" w:rsidRDefault="002A2C83" w:rsidP="00633D74">
      <w:pPr>
        <w:ind w:firstLine="709"/>
        <w:rPr>
          <w:rFonts w:eastAsiaTheme="majorEastAsia" w:cs="Arial"/>
        </w:rPr>
      </w:pPr>
      <w:r w:rsidRPr="00FA19AC">
        <w:rPr>
          <w:rFonts w:eastAsiaTheme="majorEastAsia" w:cs="Arial"/>
        </w:rPr>
        <w:t xml:space="preserve">Данное расширение </w:t>
      </w:r>
      <w:r w:rsidR="00C903DD">
        <w:rPr>
          <w:rFonts w:eastAsiaTheme="majorEastAsia" w:cs="Arial"/>
        </w:rPr>
        <w:t>реализуется в виде</w:t>
      </w:r>
      <w:r w:rsidRPr="00FA19AC">
        <w:rPr>
          <w:rFonts w:eastAsiaTheme="majorEastAsia" w:cs="Arial"/>
        </w:rPr>
        <w:t xml:space="preserve"> </w:t>
      </w:r>
      <w:r w:rsidR="008204AB" w:rsidRPr="00FA19AC">
        <w:rPr>
          <w:rFonts w:eastAsiaTheme="majorEastAsia" w:cs="Arial"/>
        </w:rPr>
        <w:t>доп. разработк</w:t>
      </w:r>
      <w:r w:rsidR="00C903DD">
        <w:rPr>
          <w:rFonts w:eastAsiaTheme="majorEastAsia" w:cs="Arial"/>
        </w:rPr>
        <w:t>и</w:t>
      </w:r>
      <w:r w:rsidR="00932FFA">
        <w:rPr>
          <w:rFonts w:eastAsiaTheme="majorEastAsia" w:cs="Arial"/>
        </w:rPr>
        <w:t xml:space="preserve"> «Проверка при сохранении заказов ТОРО»</w:t>
      </w:r>
      <w:r w:rsidRPr="00FA19AC">
        <w:rPr>
          <w:rFonts w:eastAsiaTheme="majorEastAsia" w:cs="Arial"/>
        </w:rPr>
        <w:t xml:space="preserve">, номер в </w:t>
      </w:r>
      <w:r w:rsidR="008204AB" w:rsidRPr="00FA19AC">
        <w:rPr>
          <w:rFonts w:eastAsiaTheme="majorEastAsia" w:cs="Arial"/>
        </w:rPr>
        <w:t>реестре</w:t>
      </w:r>
      <w:r w:rsidRPr="00FA19AC">
        <w:rPr>
          <w:rFonts w:eastAsiaTheme="majorEastAsia" w:cs="Arial"/>
        </w:rPr>
        <w:t xml:space="preserve"> разработок РМ4</w:t>
      </w:r>
      <w:r w:rsidR="00C903DD">
        <w:rPr>
          <w:rFonts w:eastAsiaTheme="majorEastAsia" w:cs="Arial"/>
        </w:rPr>
        <w:t>6, см. раздел 5.10.7.3 данного КД</w:t>
      </w:r>
      <w:r w:rsidRPr="00FA19AC">
        <w:rPr>
          <w:rFonts w:eastAsiaTheme="majorEastAsia" w:cs="Arial"/>
        </w:rPr>
        <w:t>.</w:t>
      </w:r>
    </w:p>
    <w:p w14:paraId="58A6D4AD" w14:textId="2DAF58E8" w:rsidR="002A2C83" w:rsidRDefault="002A2C83" w:rsidP="00633D74">
      <w:pPr>
        <w:ind w:firstLine="709"/>
        <w:rPr>
          <w:rFonts w:eastAsiaTheme="majorEastAsia" w:cs="Arial"/>
          <w:szCs w:val="24"/>
        </w:rPr>
      </w:pPr>
      <w:r w:rsidRPr="008214FD">
        <w:rPr>
          <w:rFonts w:eastAsiaTheme="majorEastAsia" w:cs="Arial"/>
          <w:szCs w:val="24"/>
        </w:rPr>
        <w:t>3. Обеспечить ведение в системе нормативов планирования (технологически</w:t>
      </w:r>
      <w:r w:rsidR="00AA2197" w:rsidRPr="008214FD">
        <w:rPr>
          <w:rFonts w:eastAsiaTheme="majorEastAsia" w:cs="Arial"/>
          <w:szCs w:val="24"/>
        </w:rPr>
        <w:t>х</w:t>
      </w:r>
      <w:r w:rsidRPr="008214FD">
        <w:rPr>
          <w:rFonts w:eastAsiaTheme="majorEastAsia" w:cs="Arial"/>
          <w:szCs w:val="24"/>
        </w:rPr>
        <w:t xml:space="preserve"> карт и план</w:t>
      </w:r>
      <w:r w:rsidR="00AA2197" w:rsidRPr="008214FD">
        <w:rPr>
          <w:rFonts w:eastAsiaTheme="majorEastAsia" w:cs="Arial"/>
          <w:szCs w:val="24"/>
        </w:rPr>
        <w:t>ов</w:t>
      </w:r>
      <w:r w:rsidRPr="008214FD">
        <w:rPr>
          <w:rFonts w:eastAsiaTheme="majorEastAsia" w:cs="Arial"/>
          <w:szCs w:val="24"/>
        </w:rPr>
        <w:t xml:space="preserve"> ТОРО) для оборудования, не введенного в эксплуатацию, и формирование плановых</w:t>
      </w:r>
      <w:r w:rsidR="00D139D7" w:rsidRPr="008214FD">
        <w:rPr>
          <w:rFonts w:eastAsiaTheme="majorEastAsia" w:cs="Arial"/>
          <w:szCs w:val="24"/>
        </w:rPr>
        <w:t xml:space="preserve"> заказ</w:t>
      </w:r>
      <w:r w:rsidRPr="008214FD">
        <w:rPr>
          <w:rFonts w:eastAsiaTheme="majorEastAsia" w:cs="Arial"/>
          <w:szCs w:val="24"/>
        </w:rPr>
        <w:t xml:space="preserve">ов ТОРО, как элементов планирования потребности в МТР и человеческих ресурсах, </w:t>
      </w:r>
      <w:r w:rsidR="0023691F" w:rsidRPr="008214FD">
        <w:rPr>
          <w:rFonts w:eastAsiaTheme="majorEastAsia" w:cs="Arial"/>
          <w:szCs w:val="24"/>
        </w:rPr>
        <w:t xml:space="preserve">в свою очередь </w:t>
      </w:r>
      <w:r w:rsidRPr="008214FD">
        <w:rPr>
          <w:rFonts w:eastAsiaTheme="majorEastAsia" w:cs="Arial"/>
          <w:szCs w:val="24"/>
        </w:rPr>
        <w:t>для своевременного обеспечения закупки</w:t>
      </w:r>
      <w:r w:rsidR="0023691F" w:rsidRPr="008214FD">
        <w:rPr>
          <w:rFonts w:eastAsiaTheme="majorEastAsia" w:cs="Arial"/>
          <w:szCs w:val="24"/>
        </w:rPr>
        <w:t xml:space="preserve"> МТР и услуг. Обработка (планирование и согласование)</w:t>
      </w:r>
      <w:r w:rsidR="00D139D7" w:rsidRPr="008214FD">
        <w:rPr>
          <w:rFonts w:eastAsiaTheme="majorEastAsia" w:cs="Arial"/>
          <w:szCs w:val="24"/>
        </w:rPr>
        <w:t xml:space="preserve"> заказ</w:t>
      </w:r>
      <w:r w:rsidR="0023691F" w:rsidRPr="008214FD">
        <w:rPr>
          <w:rFonts w:eastAsiaTheme="majorEastAsia" w:cs="Arial"/>
          <w:szCs w:val="24"/>
        </w:rPr>
        <w:t>ов в данном случае выполняется таким же образом, как и обработка обычных плановых</w:t>
      </w:r>
      <w:r w:rsidR="00D139D7" w:rsidRPr="008214FD">
        <w:rPr>
          <w:rFonts w:eastAsiaTheme="majorEastAsia" w:cs="Arial"/>
          <w:szCs w:val="24"/>
        </w:rPr>
        <w:t xml:space="preserve"> заказ</w:t>
      </w:r>
      <w:r w:rsidR="0023691F" w:rsidRPr="008214FD">
        <w:rPr>
          <w:rFonts w:eastAsiaTheme="majorEastAsia" w:cs="Arial"/>
          <w:szCs w:val="24"/>
        </w:rPr>
        <w:t>ов ТОРО.</w:t>
      </w:r>
      <w:r w:rsidR="00AA2197" w:rsidRPr="008214FD">
        <w:rPr>
          <w:rFonts w:eastAsiaTheme="majorEastAsia" w:cs="Arial"/>
          <w:szCs w:val="24"/>
        </w:rPr>
        <w:t xml:space="preserve"> При этом:</w:t>
      </w:r>
    </w:p>
    <w:p w14:paraId="2900AEB4" w14:textId="77777777" w:rsidR="005F13AB" w:rsidRPr="008214FD" w:rsidRDefault="005F13AB" w:rsidP="00633D74">
      <w:pPr>
        <w:ind w:firstLine="709"/>
        <w:rPr>
          <w:rFonts w:eastAsiaTheme="majorEastAsia" w:cs="Arial"/>
          <w:szCs w:val="24"/>
        </w:rPr>
      </w:pPr>
    </w:p>
    <w:p w14:paraId="1339D123" w14:textId="706E4865" w:rsidR="00AA2197" w:rsidRPr="00496911" w:rsidRDefault="00AA2197" w:rsidP="00AA2197">
      <w:pPr>
        <w:ind w:firstLine="709"/>
        <w:rPr>
          <w:rFonts w:cs="Arial"/>
          <w:szCs w:val="24"/>
        </w:rPr>
      </w:pPr>
      <w:r w:rsidRPr="00850753">
        <w:rPr>
          <w:rFonts w:cs="Arial"/>
          <w:szCs w:val="24"/>
        </w:rPr>
        <w:t xml:space="preserve">3.1. </w:t>
      </w:r>
      <w:r w:rsidRPr="00AF2D49">
        <w:rPr>
          <w:rFonts w:cs="Arial"/>
          <w:szCs w:val="24"/>
        </w:rPr>
        <w:t>Для даты ввода в эксплуатацию</w:t>
      </w:r>
      <w:r w:rsidRPr="000E4C83">
        <w:rPr>
          <w:rFonts w:cs="Arial"/>
          <w:szCs w:val="24"/>
        </w:rPr>
        <w:t xml:space="preserve"> (в т.ч. плановой): в КД </w:t>
      </w:r>
      <w:r w:rsidR="00F71F47" w:rsidRPr="000E4C83">
        <w:rPr>
          <w:rFonts w:cs="Arial"/>
          <w:szCs w:val="24"/>
        </w:rPr>
        <w:t>«</w:t>
      </w:r>
      <w:del w:id="3247" w:author="Александр Шрамков" w:date="2021-03-05T12:38:00Z">
        <w:r w:rsidR="000367AC" w:rsidDel="001710A8">
          <w:rPr>
            <w:rFonts w:cs="Arial"/>
            <w:szCs w:val="24"/>
          </w:rPr>
          <w:delText>ERP.9.9.</w:delText>
        </w:r>
      </w:del>
      <w:ins w:id="3248" w:author="Александр Шрамков" w:date="2021-03-05T12:38:00Z">
        <w:r w:rsidR="001710A8">
          <w:rPr>
            <w:rFonts w:cs="Arial"/>
            <w:szCs w:val="24"/>
          </w:rPr>
          <w:t>ERP.13.9.</w:t>
        </w:r>
      </w:ins>
      <w:r w:rsidR="000367AC">
        <w:rPr>
          <w:rFonts w:cs="Arial"/>
          <w:szCs w:val="24"/>
        </w:rPr>
        <w:t>2.</w:t>
      </w:r>
      <w:r w:rsidR="00F71F47" w:rsidRPr="000E4C83">
        <w:rPr>
          <w:rFonts w:cs="Arial"/>
          <w:szCs w:val="24"/>
        </w:rPr>
        <w:t xml:space="preserve">7.PM.КД Управление основными данными по направлению ТОиР» </w:t>
      </w:r>
      <w:r w:rsidRPr="000E4C83">
        <w:rPr>
          <w:rFonts w:cs="Arial"/>
          <w:szCs w:val="24"/>
        </w:rPr>
        <w:t>определяется</w:t>
      </w:r>
      <w:r w:rsidRPr="00496911">
        <w:rPr>
          <w:rFonts w:cs="Arial"/>
          <w:szCs w:val="24"/>
        </w:rPr>
        <w:t xml:space="preserve"> поле в записи ЕО.</w:t>
      </w:r>
    </w:p>
    <w:p w14:paraId="7A003199" w14:textId="17D4600E" w:rsidR="00CC2BB2" w:rsidRPr="008214FD" w:rsidRDefault="008A079B" w:rsidP="00CC2BB2">
      <w:pPr>
        <w:rPr>
          <w:rFonts w:cs="Arial"/>
          <w:szCs w:val="24"/>
        </w:rPr>
      </w:pPr>
      <w:r>
        <w:rPr>
          <w:rFonts w:cs="Arial"/>
          <w:szCs w:val="24"/>
        </w:rPr>
        <w:lastRenderedPageBreak/>
        <w:t xml:space="preserve">При выполнении оптимизации плана-графика </w:t>
      </w:r>
      <w:r w:rsidR="007648CF">
        <w:rPr>
          <w:rFonts w:cs="Arial"/>
          <w:szCs w:val="24"/>
        </w:rPr>
        <w:t xml:space="preserve">(Разработка </w:t>
      </w:r>
      <w:r w:rsidR="007648CF">
        <w:rPr>
          <w:rFonts w:eastAsiaTheme="majorEastAsia" w:cs="Arial"/>
        </w:rPr>
        <w:t xml:space="preserve">PM21 – Оптимизация плана-графика воздействий на ПА) </w:t>
      </w:r>
      <w:r w:rsidR="00CC2BB2">
        <w:rPr>
          <w:rFonts w:eastAsiaTheme="majorEastAsia" w:cs="Arial"/>
        </w:rPr>
        <w:t>программа анализирует дату ввода о</w:t>
      </w:r>
      <w:r w:rsidR="00C52AE4">
        <w:rPr>
          <w:rFonts w:cs="Arial"/>
          <w:szCs w:val="24"/>
        </w:rPr>
        <w:t>бъекта в</w:t>
      </w:r>
      <w:r w:rsidR="00315C0B">
        <w:rPr>
          <w:rFonts w:cs="Arial"/>
          <w:szCs w:val="24"/>
        </w:rPr>
        <w:t xml:space="preserve"> эксплуатацию</w:t>
      </w:r>
      <w:r w:rsidR="0056264F">
        <w:rPr>
          <w:rFonts w:cs="Arial"/>
          <w:szCs w:val="24"/>
        </w:rPr>
        <w:t xml:space="preserve"> и</w:t>
      </w:r>
      <w:r w:rsidR="00CC2BB2" w:rsidRPr="008214FD">
        <w:rPr>
          <w:rFonts w:cs="Arial"/>
          <w:szCs w:val="24"/>
        </w:rPr>
        <w:t xml:space="preserve"> при обнаружен</w:t>
      </w:r>
      <w:r w:rsidR="00370267">
        <w:rPr>
          <w:rFonts w:cs="Arial"/>
          <w:szCs w:val="24"/>
        </w:rPr>
        <w:t>ии запланированных заказов ранее</w:t>
      </w:r>
      <w:r w:rsidR="00CC2BB2" w:rsidRPr="008214FD">
        <w:rPr>
          <w:rFonts w:cs="Arial"/>
          <w:szCs w:val="24"/>
        </w:rPr>
        <w:t xml:space="preserve"> этой даты, будет предлагаться пометить их на удаление</w:t>
      </w:r>
      <w:r w:rsidR="00370267">
        <w:rPr>
          <w:rFonts w:cs="Arial"/>
          <w:szCs w:val="24"/>
        </w:rPr>
        <w:t xml:space="preserve"> (установить заказе статус МТКУ)</w:t>
      </w:r>
      <w:r w:rsidR="00CC2BB2" w:rsidRPr="008214FD">
        <w:rPr>
          <w:rFonts w:cs="Arial"/>
          <w:szCs w:val="24"/>
        </w:rPr>
        <w:t>.</w:t>
      </w:r>
    </w:p>
    <w:p w14:paraId="63476FF4" w14:textId="751E6754" w:rsidR="00CC2BB2" w:rsidRDefault="00CC2BB2" w:rsidP="00AA2197">
      <w:pPr>
        <w:ind w:firstLine="709"/>
        <w:rPr>
          <w:rFonts w:eastAsiaTheme="majorEastAsia" w:cs="Arial"/>
        </w:rPr>
      </w:pPr>
    </w:p>
    <w:p w14:paraId="05CB9EEA" w14:textId="51DC48F2" w:rsidR="00AA2197" w:rsidRDefault="00AA2197" w:rsidP="00AA2197">
      <w:pPr>
        <w:ind w:firstLine="709"/>
        <w:rPr>
          <w:rFonts w:cs="Arial"/>
          <w:szCs w:val="24"/>
        </w:rPr>
      </w:pPr>
      <w:r w:rsidRPr="009772FB">
        <w:rPr>
          <w:rFonts w:cs="Arial"/>
          <w:szCs w:val="24"/>
        </w:rPr>
        <w:t xml:space="preserve">3.2. Для даты вывода из эксплуатации (в т.ч. плановой): в КД </w:t>
      </w:r>
      <w:r w:rsidR="00F71F47" w:rsidRPr="009772FB">
        <w:rPr>
          <w:rFonts w:cs="Arial"/>
          <w:szCs w:val="24"/>
        </w:rPr>
        <w:t>«</w:t>
      </w:r>
      <w:del w:id="3249" w:author="Александр Шрамков" w:date="2021-03-05T12:38:00Z">
        <w:r w:rsidR="000367AC" w:rsidDel="001710A8">
          <w:rPr>
            <w:rFonts w:cs="Arial"/>
            <w:szCs w:val="24"/>
          </w:rPr>
          <w:delText>ERP.9.9.</w:delText>
        </w:r>
      </w:del>
      <w:ins w:id="3250" w:author="Александр Шрамков" w:date="2021-03-05T12:38:00Z">
        <w:r w:rsidR="001710A8">
          <w:rPr>
            <w:rFonts w:cs="Arial"/>
            <w:szCs w:val="24"/>
          </w:rPr>
          <w:t>ERP.13.9.</w:t>
        </w:r>
      </w:ins>
      <w:r w:rsidR="000367AC">
        <w:rPr>
          <w:rFonts w:cs="Arial"/>
          <w:szCs w:val="24"/>
        </w:rPr>
        <w:t>2.</w:t>
      </w:r>
      <w:r w:rsidR="00F71F47" w:rsidRPr="009772FB">
        <w:rPr>
          <w:rFonts w:cs="Arial"/>
          <w:szCs w:val="24"/>
        </w:rPr>
        <w:t xml:space="preserve">7.PM.КД Управление основными данными по направлению ТОиР» </w:t>
      </w:r>
      <w:r w:rsidRPr="009772FB">
        <w:rPr>
          <w:rFonts w:cs="Arial"/>
          <w:szCs w:val="24"/>
        </w:rPr>
        <w:t>определяется поле в записи ЕО.</w:t>
      </w:r>
      <w:r w:rsidR="00F01C1E">
        <w:rPr>
          <w:rFonts w:cs="Arial"/>
          <w:szCs w:val="24"/>
        </w:rPr>
        <w:t xml:space="preserve"> </w:t>
      </w:r>
    </w:p>
    <w:p w14:paraId="11DAEF1F" w14:textId="77777777" w:rsidR="00F01C1E" w:rsidRPr="00176E86" w:rsidRDefault="00F01C1E" w:rsidP="00AA2197">
      <w:pPr>
        <w:ind w:firstLine="709"/>
        <w:rPr>
          <w:rFonts w:cs="Arial"/>
          <w:szCs w:val="24"/>
        </w:rPr>
      </w:pPr>
    </w:p>
    <w:p w14:paraId="5A0B7B25" w14:textId="5EFDB907" w:rsidR="00F01C1E" w:rsidRPr="008214FD" w:rsidRDefault="00F01C1E" w:rsidP="00F01C1E">
      <w:pPr>
        <w:rPr>
          <w:rFonts w:cs="Arial"/>
          <w:szCs w:val="24"/>
        </w:rPr>
      </w:pPr>
      <w:r>
        <w:rPr>
          <w:rFonts w:cs="Arial"/>
          <w:szCs w:val="24"/>
        </w:rPr>
        <w:t xml:space="preserve">При выполнении оптимизации плана-графика (Разработка </w:t>
      </w:r>
      <w:r>
        <w:rPr>
          <w:rFonts w:eastAsiaTheme="majorEastAsia" w:cs="Arial"/>
        </w:rPr>
        <w:t>PM21 – Оптимизация плана-графика воздействий на ПА) программа анализирует дату в</w:t>
      </w:r>
      <w:r w:rsidR="0056264F">
        <w:rPr>
          <w:rFonts w:eastAsiaTheme="majorEastAsia" w:cs="Arial"/>
        </w:rPr>
        <w:t>ы</w:t>
      </w:r>
      <w:r>
        <w:rPr>
          <w:rFonts w:eastAsiaTheme="majorEastAsia" w:cs="Arial"/>
        </w:rPr>
        <w:t>вода о</w:t>
      </w:r>
      <w:r>
        <w:rPr>
          <w:rFonts w:cs="Arial"/>
          <w:szCs w:val="24"/>
        </w:rPr>
        <w:t xml:space="preserve">бъекта </w:t>
      </w:r>
      <w:r w:rsidR="0056264F">
        <w:rPr>
          <w:rFonts w:cs="Arial"/>
          <w:szCs w:val="24"/>
        </w:rPr>
        <w:t>из эксплуатации и</w:t>
      </w:r>
      <w:r w:rsidRPr="008214FD">
        <w:rPr>
          <w:rFonts w:cs="Arial"/>
          <w:szCs w:val="24"/>
        </w:rPr>
        <w:t xml:space="preserve"> при обнаружен</w:t>
      </w:r>
      <w:r>
        <w:rPr>
          <w:rFonts w:cs="Arial"/>
          <w:szCs w:val="24"/>
        </w:rPr>
        <w:t xml:space="preserve">ии запланированных заказов </w:t>
      </w:r>
      <w:r w:rsidR="0056264F">
        <w:rPr>
          <w:rFonts w:cs="Arial"/>
          <w:szCs w:val="24"/>
        </w:rPr>
        <w:t>позднее</w:t>
      </w:r>
      <w:r w:rsidRPr="008214FD">
        <w:rPr>
          <w:rFonts w:cs="Arial"/>
          <w:szCs w:val="24"/>
        </w:rPr>
        <w:t xml:space="preserve"> этой даты, будет предлагаться пометить их на удаление</w:t>
      </w:r>
      <w:r>
        <w:rPr>
          <w:rFonts w:cs="Arial"/>
          <w:szCs w:val="24"/>
        </w:rPr>
        <w:t xml:space="preserve"> (установить заказе статус МТКУ)</w:t>
      </w:r>
      <w:r w:rsidRPr="008214FD">
        <w:rPr>
          <w:rFonts w:cs="Arial"/>
          <w:szCs w:val="24"/>
        </w:rPr>
        <w:t>.</w:t>
      </w:r>
    </w:p>
    <w:p w14:paraId="012DEDE1" w14:textId="77777777" w:rsidR="00F01C1E" w:rsidRDefault="00F01C1E" w:rsidP="00AA2197">
      <w:pPr>
        <w:ind w:firstLine="709"/>
        <w:rPr>
          <w:rFonts w:cs="Arial"/>
          <w:szCs w:val="24"/>
        </w:rPr>
      </w:pPr>
    </w:p>
    <w:p w14:paraId="3A319D12" w14:textId="6E198D63" w:rsidR="00DD7935" w:rsidRPr="00A375E7" w:rsidRDefault="00752D14" w:rsidP="001215BE">
      <w:pPr>
        <w:pStyle w:val="3"/>
      </w:pPr>
      <w:bookmarkStart w:id="3251" w:name="_Hlk520812336"/>
      <w:r>
        <w:t xml:space="preserve"> </w:t>
      </w:r>
      <w:bookmarkStart w:id="3252" w:name="_Toc65846421"/>
      <w:r w:rsidR="0094178E" w:rsidRPr="00A375E7">
        <w:t>Реализация интеграции</w:t>
      </w:r>
      <w:r w:rsidR="00D139D7" w:rsidRPr="00A375E7">
        <w:t xml:space="preserve"> заказ</w:t>
      </w:r>
      <w:r w:rsidR="0094178E" w:rsidRPr="00A375E7">
        <w:t>ов ТОРО с сетевыми графиками на уровне планов-графиков воздействий на П</w:t>
      </w:r>
      <w:r w:rsidR="008F45F4" w:rsidRPr="00A375E7">
        <w:t>А</w:t>
      </w:r>
      <w:bookmarkEnd w:id="3252"/>
    </w:p>
    <w:bookmarkEnd w:id="3251"/>
    <w:p w14:paraId="1C638486" w14:textId="77777777" w:rsidR="008F45F4" w:rsidRPr="008F45F4" w:rsidRDefault="008F45F4" w:rsidP="00633D74">
      <w:pPr>
        <w:ind w:firstLine="708"/>
        <w:rPr>
          <w:rFonts w:eastAsiaTheme="majorEastAsia" w:cs="Arial"/>
        </w:rPr>
      </w:pPr>
      <w:r w:rsidRPr="008F45F4">
        <w:rPr>
          <w:rFonts w:eastAsiaTheme="majorEastAsia" w:cs="Arial"/>
        </w:rPr>
        <w:t>Интеграция</w:t>
      </w:r>
      <w:r w:rsidR="00D139D7">
        <w:rPr>
          <w:rFonts w:eastAsiaTheme="majorEastAsia" w:cs="Arial"/>
        </w:rPr>
        <w:t xml:space="preserve"> заказ</w:t>
      </w:r>
      <w:r w:rsidRPr="008F45F4">
        <w:rPr>
          <w:rFonts w:eastAsiaTheme="majorEastAsia" w:cs="Arial"/>
        </w:rPr>
        <w:t xml:space="preserve">ов ТОРО с сетевыми графиками </w:t>
      </w:r>
      <w:r w:rsidR="0023691F">
        <w:rPr>
          <w:rFonts w:eastAsiaTheme="majorEastAsia" w:cs="Arial"/>
        </w:rPr>
        <w:t xml:space="preserve">в процессах планирования воздействий на ПА </w:t>
      </w:r>
      <w:r w:rsidRPr="008F45F4">
        <w:rPr>
          <w:rFonts w:eastAsiaTheme="majorEastAsia" w:cs="Arial"/>
        </w:rPr>
        <w:t>включает в себя следующие подзадачи:</w:t>
      </w:r>
    </w:p>
    <w:p w14:paraId="30DFB902" w14:textId="77777777" w:rsidR="008F45F4" w:rsidRPr="008F45F4" w:rsidRDefault="008F45F4" w:rsidP="00FA19AC">
      <w:pPr>
        <w:ind w:firstLine="708"/>
        <w:rPr>
          <w:rFonts w:eastAsiaTheme="majorEastAsia" w:cs="Arial"/>
        </w:rPr>
      </w:pPr>
      <w:r w:rsidRPr="008F45F4">
        <w:rPr>
          <w:rFonts w:eastAsiaTheme="majorEastAsia" w:cs="Arial"/>
        </w:rPr>
        <w:t xml:space="preserve">1. Обеспечение базовой возможности связки сетевых графиков с объектами </w:t>
      </w:r>
      <w:r w:rsidR="00C475D6">
        <w:rPr>
          <w:rFonts w:eastAsiaTheme="majorEastAsia" w:cs="Arial"/>
        </w:rPr>
        <w:t>ТОРО (техническими местами и ед</w:t>
      </w:r>
      <w:r w:rsidRPr="008F45F4">
        <w:rPr>
          <w:rFonts w:eastAsiaTheme="majorEastAsia" w:cs="Arial"/>
        </w:rPr>
        <w:t>иницами оборудования</w:t>
      </w:r>
      <w:r w:rsidR="00AB1BC5">
        <w:rPr>
          <w:rFonts w:eastAsiaTheme="majorEastAsia" w:cs="Arial"/>
        </w:rPr>
        <w:t>)</w:t>
      </w:r>
      <w:r w:rsidRPr="008F45F4">
        <w:rPr>
          <w:rFonts w:eastAsiaTheme="majorEastAsia" w:cs="Arial"/>
        </w:rPr>
        <w:t>. Такая возможность не реализуется стандартными средствами</w:t>
      </w:r>
      <w:r w:rsidR="00FA19AC">
        <w:rPr>
          <w:rFonts w:eastAsiaTheme="majorEastAsia" w:cs="Arial"/>
        </w:rPr>
        <w:t xml:space="preserve"> </w:t>
      </w:r>
      <w:r w:rsidR="00FA19AC" w:rsidRPr="00FA19AC">
        <w:rPr>
          <w:rFonts w:eastAsiaTheme="majorEastAsia" w:cs="Arial"/>
        </w:rPr>
        <w:t>в системе</w:t>
      </w:r>
      <w:r w:rsidRPr="00FA19AC">
        <w:rPr>
          <w:rFonts w:eastAsiaTheme="majorEastAsia" w:cs="Arial"/>
        </w:rPr>
        <w:t xml:space="preserve">, необходима </w:t>
      </w:r>
      <w:r w:rsidR="008204AB" w:rsidRPr="00FA19AC">
        <w:rPr>
          <w:rFonts w:eastAsiaTheme="majorEastAsia" w:cs="Arial"/>
        </w:rPr>
        <w:t>доп. разработка</w:t>
      </w:r>
      <w:r w:rsidRPr="00FA19AC">
        <w:rPr>
          <w:rFonts w:eastAsiaTheme="majorEastAsia" w:cs="Arial"/>
        </w:rPr>
        <w:t xml:space="preserve"> – расширение</w:t>
      </w:r>
      <w:r w:rsidR="00C46BAA">
        <w:rPr>
          <w:rFonts w:eastAsiaTheme="majorEastAsia" w:cs="Arial"/>
        </w:rPr>
        <w:t xml:space="preserve"> (разработка</w:t>
      </w:r>
      <w:r w:rsidRPr="00FA19AC">
        <w:rPr>
          <w:rFonts w:eastAsiaTheme="majorEastAsia" w:cs="Arial"/>
        </w:rPr>
        <w:t xml:space="preserve"> РМ</w:t>
      </w:r>
      <w:r w:rsidR="002A2C83" w:rsidRPr="00FA19AC">
        <w:rPr>
          <w:rFonts w:eastAsiaTheme="majorEastAsia" w:cs="Arial"/>
        </w:rPr>
        <w:t>50</w:t>
      </w:r>
      <w:r w:rsidR="001825F8">
        <w:rPr>
          <w:rFonts w:eastAsiaTheme="majorEastAsia" w:cs="Arial"/>
        </w:rPr>
        <w:t>)</w:t>
      </w:r>
      <w:r w:rsidRPr="00FA19AC">
        <w:rPr>
          <w:rFonts w:eastAsiaTheme="majorEastAsia" w:cs="Arial"/>
        </w:rPr>
        <w:t>,</w:t>
      </w:r>
      <w:r w:rsidRPr="008F45F4">
        <w:rPr>
          <w:rFonts w:eastAsiaTheme="majorEastAsia" w:cs="Arial"/>
        </w:rPr>
        <w:t xml:space="preserve"> в рамках которой в заголовке объекта «Сетевой график» должны быть добавлены поля «Техническое место» и «Единица оборудования», для возможности указания </w:t>
      </w:r>
      <w:r w:rsidR="00FA19AC">
        <w:rPr>
          <w:rFonts w:eastAsiaTheme="majorEastAsia" w:cs="Arial"/>
        </w:rPr>
        <w:t>технического объекта</w:t>
      </w:r>
      <w:r w:rsidRPr="008F45F4">
        <w:rPr>
          <w:rFonts w:eastAsiaTheme="majorEastAsia" w:cs="Arial"/>
        </w:rPr>
        <w:t>, к ко</w:t>
      </w:r>
      <w:r w:rsidR="00FA19AC">
        <w:rPr>
          <w:rFonts w:eastAsiaTheme="majorEastAsia" w:cs="Arial"/>
        </w:rPr>
        <w:t xml:space="preserve">торому относится сетевой график. При этом </w:t>
      </w:r>
      <w:r w:rsidRPr="008F45F4">
        <w:rPr>
          <w:rFonts w:eastAsiaTheme="majorEastAsia" w:cs="Arial"/>
        </w:rPr>
        <w:t>следует учитывать невозможность использования стандартного поля «Сетевой график» в карточке технического объекта в системе, т.к. сетевых графиков к одному объекту может существовать несколько.</w:t>
      </w:r>
    </w:p>
    <w:p w14:paraId="11C961A3" w14:textId="77777777" w:rsidR="000536FB" w:rsidRDefault="00FA19AC" w:rsidP="00FA19AC">
      <w:pPr>
        <w:ind w:firstLine="708"/>
        <w:rPr>
          <w:rFonts w:eastAsiaTheme="majorEastAsia" w:cs="Arial"/>
        </w:rPr>
      </w:pPr>
      <w:r>
        <w:rPr>
          <w:rFonts w:eastAsiaTheme="majorEastAsia" w:cs="Arial"/>
        </w:rPr>
        <w:t xml:space="preserve">2. С учетом реализации п.1., в разработке по оптимизации плана-графика воздействий (PM21) </w:t>
      </w:r>
      <w:r w:rsidR="00A375E7">
        <w:rPr>
          <w:rFonts w:eastAsiaTheme="majorEastAsia" w:cs="Arial"/>
        </w:rPr>
        <w:t xml:space="preserve">необходимо </w:t>
      </w:r>
      <w:r>
        <w:rPr>
          <w:rFonts w:eastAsiaTheme="majorEastAsia" w:cs="Arial"/>
        </w:rPr>
        <w:t xml:space="preserve">предусмотреть как визуализацию информации по сетевым графикам, так и учет типов и сроков планируемых воздействий на сетевых графиках и их влияние на </w:t>
      </w:r>
      <w:r w:rsidR="00C66B46">
        <w:rPr>
          <w:rFonts w:eastAsiaTheme="majorEastAsia" w:cs="Arial"/>
        </w:rPr>
        <w:t xml:space="preserve">созданные </w:t>
      </w:r>
      <w:r>
        <w:rPr>
          <w:rFonts w:eastAsiaTheme="majorEastAsia" w:cs="Arial"/>
        </w:rPr>
        <w:t>заказы ТОРО.</w:t>
      </w:r>
      <w:r w:rsidR="005535BD">
        <w:rPr>
          <w:rFonts w:eastAsiaTheme="majorEastAsia" w:cs="Arial"/>
        </w:rPr>
        <w:t xml:space="preserve"> Например, при планировании </w:t>
      </w:r>
      <w:r w:rsidR="005D5034">
        <w:rPr>
          <w:rFonts w:eastAsiaTheme="majorEastAsia" w:cs="Arial"/>
        </w:rPr>
        <w:t xml:space="preserve">на определенный период </w:t>
      </w:r>
      <w:r w:rsidR="005535BD">
        <w:rPr>
          <w:rFonts w:eastAsiaTheme="majorEastAsia" w:cs="Arial"/>
        </w:rPr>
        <w:t>работ по модернизации оборудования</w:t>
      </w:r>
      <w:r w:rsidR="005D5034">
        <w:rPr>
          <w:rFonts w:eastAsiaTheme="majorEastAsia" w:cs="Arial"/>
        </w:rPr>
        <w:t xml:space="preserve"> необходимо удалить заказы на ТО и другие виды воздействий на данный период. Более подробная логика взаимодействия сетевых графиков и заказов ТОРО должна быть описана в требованиях (ТЗ) к разработке РМ21.</w:t>
      </w:r>
    </w:p>
    <w:p w14:paraId="75B370DF" w14:textId="0663B51B" w:rsidR="00FA19AC" w:rsidRDefault="00FA19AC" w:rsidP="00FA19AC">
      <w:pPr>
        <w:ind w:firstLine="708"/>
        <w:rPr>
          <w:rFonts w:eastAsiaTheme="majorEastAsia" w:cs="Arial"/>
        </w:rPr>
      </w:pPr>
      <w:r>
        <w:rPr>
          <w:rFonts w:eastAsiaTheme="majorEastAsia" w:cs="Arial"/>
        </w:rPr>
        <w:t xml:space="preserve">3. С учетом реализации п.1., в разработке </w:t>
      </w:r>
      <w:r w:rsidR="00C66B46">
        <w:rPr>
          <w:rFonts w:eastAsiaTheme="majorEastAsia" w:cs="Arial"/>
        </w:rPr>
        <w:t>по актуализации сроков работ (</w:t>
      </w:r>
      <w:r w:rsidR="00C46BAA">
        <w:rPr>
          <w:rFonts w:eastAsiaTheme="majorEastAsia" w:cs="Arial"/>
        </w:rPr>
        <w:t xml:space="preserve">разработка </w:t>
      </w:r>
      <w:r w:rsidR="00C66B46">
        <w:rPr>
          <w:rFonts w:eastAsiaTheme="majorEastAsia" w:cs="Arial"/>
        </w:rPr>
        <w:t>РМ</w:t>
      </w:r>
      <w:r w:rsidR="00D9075C" w:rsidRPr="009721BA">
        <w:rPr>
          <w:rFonts w:eastAsiaTheme="majorEastAsia" w:cs="Arial"/>
        </w:rPr>
        <w:t>21</w:t>
      </w:r>
      <w:r w:rsidR="00C66B46">
        <w:rPr>
          <w:rFonts w:eastAsiaTheme="majorEastAsia" w:cs="Arial"/>
        </w:rPr>
        <w:t xml:space="preserve">) </w:t>
      </w:r>
      <w:r w:rsidR="00A375E7">
        <w:rPr>
          <w:rFonts w:eastAsiaTheme="majorEastAsia" w:cs="Arial"/>
        </w:rPr>
        <w:t xml:space="preserve">необходимо </w:t>
      </w:r>
      <w:r w:rsidR="00C66B46">
        <w:rPr>
          <w:rFonts w:eastAsiaTheme="majorEastAsia" w:cs="Arial"/>
        </w:rPr>
        <w:t>предусмотреть влияние созданных сетевых графиков на созданные заказы ТОРО.</w:t>
      </w:r>
      <w:r w:rsidR="00126381">
        <w:rPr>
          <w:rFonts w:eastAsiaTheme="majorEastAsia" w:cs="Arial"/>
        </w:rPr>
        <w:t xml:space="preserve"> Критерии влияния – см. методику</w:t>
      </w:r>
      <w:r w:rsidR="004E4B3E">
        <w:rPr>
          <w:rFonts w:eastAsiaTheme="majorEastAsia" w:cs="Arial"/>
        </w:rPr>
        <w:t xml:space="preserve"> «</w:t>
      </w:r>
      <w:r w:rsidR="004E4B3E" w:rsidRPr="004E4B3E">
        <w:rPr>
          <w:rFonts w:eastAsiaTheme="majorEastAsia" w:cs="Arial"/>
        </w:rPr>
        <w:t>ERP.2.1.14</w:t>
      </w:r>
      <w:r w:rsidR="00A14116">
        <w:rPr>
          <w:rFonts w:eastAsiaTheme="majorEastAsia" w:cs="Arial"/>
        </w:rPr>
        <w:t>.</w:t>
      </w:r>
      <w:r w:rsidR="004E4B3E" w:rsidRPr="004E4B3E">
        <w:rPr>
          <w:rFonts w:eastAsiaTheme="majorEastAsia" w:cs="Arial"/>
        </w:rPr>
        <w:t>PM Методика планирования (долгосрочного, годового, месячного, недельного) и учета работ по ТОиР, заменам и модернизациям производственных активов, включая выполняемые хоз. способом, в том числе планирования с использованием в качестве ресурса подрядчика</w:t>
      </w:r>
      <w:r w:rsidR="004E4B3E">
        <w:rPr>
          <w:rFonts w:eastAsiaTheme="majorEastAsia" w:cs="Arial"/>
        </w:rPr>
        <w:t>».</w:t>
      </w:r>
    </w:p>
    <w:p w14:paraId="7FFDFFDD" w14:textId="77777777" w:rsidR="00AB1BC5" w:rsidRDefault="00AB1BC5" w:rsidP="00FA19AC">
      <w:pPr>
        <w:ind w:firstLine="708"/>
        <w:rPr>
          <w:rFonts w:eastAsiaTheme="majorEastAsia" w:cs="Arial"/>
        </w:rPr>
      </w:pPr>
      <w:r>
        <w:rPr>
          <w:rFonts w:eastAsiaTheme="majorEastAsia" w:cs="Arial"/>
        </w:rPr>
        <w:t>Заказы, запланированные в периоды замены/модернизации оборудования, должны помечаться на удаление. При завершении работ по замене/модернизации должны быть проверены нормативы, и заново выполнено календарное планирование воздействий.</w:t>
      </w:r>
    </w:p>
    <w:p w14:paraId="15194BC9" w14:textId="1FF2C438" w:rsidR="00633D74" w:rsidRDefault="00C66B46" w:rsidP="00FA19AC">
      <w:pPr>
        <w:ind w:firstLine="708"/>
        <w:rPr>
          <w:rFonts w:eastAsiaTheme="majorEastAsia" w:cs="Arial"/>
        </w:rPr>
      </w:pPr>
      <w:r>
        <w:rPr>
          <w:rFonts w:eastAsiaTheme="majorEastAsia" w:cs="Arial"/>
        </w:rPr>
        <w:t>4. С учетом реализации п.1., в разработке для печати плана-графика (</w:t>
      </w:r>
      <w:r w:rsidR="00C46BAA">
        <w:rPr>
          <w:rFonts w:eastAsiaTheme="majorEastAsia" w:cs="Arial"/>
        </w:rPr>
        <w:t xml:space="preserve">разработка </w:t>
      </w:r>
      <w:r>
        <w:rPr>
          <w:rFonts w:eastAsiaTheme="majorEastAsia" w:cs="Arial"/>
        </w:rPr>
        <w:t xml:space="preserve">PM24) </w:t>
      </w:r>
      <w:r w:rsidR="00A375E7">
        <w:rPr>
          <w:rFonts w:eastAsiaTheme="majorEastAsia" w:cs="Arial"/>
        </w:rPr>
        <w:t xml:space="preserve">необходимо </w:t>
      </w:r>
      <w:r>
        <w:rPr>
          <w:rFonts w:eastAsiaTheme="majorEastAsia" w:cs="Arial"/>
        </w:rPr>
        <w:t xml:space="preserve">предусмотреть вывод данных </w:t>
      </w:r>
      <w:r w:rsidR="00A375E7">
        <w:rPr>
          <w:rFonts w:eastAsiaTheme="majorEastAsia" w:cs="Arial"/>
        </w:rPr>
        <w:t xml:space="preserve">как по заказам ТОРО, так и </w:t>
      </w:r>
      <w:r>
        <w:rPr>
          <w:rFonts w:eastAsiaTheme="majorEastAsia" w:cs="Arial"/>
        </w:rPr>
        <w:t>по сетевым графикам.</w:t>
      </w:r>
    </w:p>
    <w:p w14:paraId="067D1552" w14:textId="65520F64" w:rsidR="00D62726" w:rsidRPr="00A375E7" w:rsidRDefault="00752D14" w:rsidP="001215BE">
      <w:pPr>
        <w:pStyle w:val="3"/>
      </w:pPr>
      <w:r>
        <w:lastRenderedPageBreak/>
        <w:t xml:space="preserve"> </w:t>
      </w:r>
      <w:bookmarkStart w:id="3253" w:name="_Toc65846422"/>
      <w:r w:rsidR="00DC6EBA">
        <w:t>О</w:t>
      </w:r>
      <w:r w:rsidR="00DC6EBA" w:rsidRPr="00DC6EBA">
        <w:t>пределение плановой цены МТР</w:t>
      </w:r>
      <w:bookmarkEnd w:id="3253"/>
    </w:p>
    <w:p w14:paraId="07A7A037" w14:textId="0AE7484E" w:rsidR="00B621D2" w:rsidRPr="00B153FA" w:rsidRDefault="00DC6EBA" w:rsidP="00B621D2">
      <w:pPr>
        <w:ind w:firstLine="708"/>
        <w:rPr>
          <w:rFonts w:cs="Arial"/>
          <w:color w:val="000000"/>
        </w:rPr>
      </w:pPr>
      <w:r w:rsidRPr="00B153FA">
        <w:rPr>
          <w:rFonts w:cs="Arial"/>
          <w:color w:val="000000"/>
        </w:rPr>
        <w:t xml:space="preserve">При вводе МТР в заказ ТОРО автоматически определяется плановая цена МТР, которая вводится службой МТО. Если плановая цена, утвержденная службой МТО, отсутствует, то она рассчитывается автоматически системой в соответствии с алгоритмом, описанным в </w:t>
      </w:r>
      <w:r w:rsidR="00B621D2" w:rsidRPr="00B153FA">
        <w:rPr>
          <w:rFonts w:cs="Arial"/>
          <w:color w:val="000000"/>
        </w:rPr>
        <w:t xml:space="preserve">КД </w:t>
      </w:r>
      <w:del w:id="3254" w:author="Александр Шрамков" w:date="2021-03-05T12:38:00Z">
        <w:r w:rsidR="000367AC" w:rsidDel="001710A8">
          <w:rPr>
            <w:rFonts w:cs="Arial"/>
            <w:color w:val="000000"/>
          </w:rPr>
          <w:delText>ERP.9.9.</w:delText>
        </w:r>
      </w:del>
      <w:ins w:id="3255" w:author="Александр Шрамков" w:date="2021-03-05T12:38:00Z">
        <w:r w:rsidR="001710A8">
          <w:rPr>
            <w:rFonts w:cs="Arial"/>
            <w:color w:val="000000"/>
          </w:rPr>
          <w:t>ERP.13.9.</w:t>
        </w:r>
      </w:ins>
      <w:r w:rsidR="000367AC">
        <w:rPr>
          <w:rFonts w:cs="Arial"/>
          <w:color w:val="000000"/>
        </w:rPr>
        <w:t>2.</w:t>
      </w:r>
      <w:r w:rsidR="00B621D2" w:rsidRPr="00B153FA">
        <w:rPr>
          <w:rFonts w:cs="Arial"/>
          <w:color w:val="000000"/>
        </w:rPr>
        <w:t>58 Планирование обеспечения МТР, работами и услугами.</w:t>
      </w:r>
    </w:p>
    <w:p w14:paraId="44BA2503" w14:textId="77777777" w:rsidR="007A0E3F" w:rsidRPr="008178D3" w:rsidRDefault="00DC6EBA" w:rsidP="007A0E3F">
      <w:pPr>
        <w:ind w:firstLine="708"/>
        <w:rPr>
          <w:rFonts w:cs="Arial"/>
          <w:color w:val="000000"/>
        </w:rPr>
      </w:pPr>
      <w:r w:rsidRPr="00B153FA">
        <w:rPr>
          <w:rFonts w:cs="Arial"/>
          <w:color w:val="000000"/>
        </w:rPr>
        <w:t>При этом для позиции потребности устанавливается индикатор цены «Расчетная». При наличии данного индикатора невозможно деблокировать потребность</w:t>
      </w:r>
      <w:r w:rsidR="007A0E3F">
        <w:rPr>
          <w:rFonts w:cs="Arial"/>
          <w:color w:val="000000"/>
        </w:rPr>
        <w:t>, что обеспечивается при помощи разработки (№ в реестре разработок ММ04 «Управление плановыми ценами»)</w:t>
      </w:r>
      <w:r w:rsidRPr="00B153FA">
        <w:rPr>
          <w:rFonts w:cs="Arial"/>
          <w:color w:val="000000"/>
        </w:rPr>
        <w:t>.</w:t>
      </w:r>
      <w:r w:rsidR="007A0E3F">
        <w:rPr>
          <w:rFonts w:cs="Arial"/>
          <w:color w:val="000000"/>
        </w:rPr>
        <w:t xml:space="preserve"> </w:t>
      </w:r>
      <w:r w:rsidRPr="00B153FA">
        <w:rPr>
          <w:rFonts w:cs="Arial"/>
          <w:color w:val="000000"/>
        </w:rPr>
        <w:t xml:space="preserve">После утверждения плановой цены службой МТО, она автоматически обновляется в позиции потребности, индикатор цены при этом изменяется на «утвержденная». </w:t>
      </w:r>
      <w:r w:rsidR="007A0E3F" w:rsidRPr="008178D3">
        <w:rPr>
          <w:rFonts w:cs="Arial"/>
          <w:color w:val="000000"/>
        </w:rPr>
        <w:t>После этого появляется возможность деблокировать потребность.</w:t>
      </w:r>
    </w:p>
    <w:p w14:paraId="342AC56C" w14:textId="255F86B5" w:rsidR="00B621D2" w:rsidRDefault="00B621D2" w:rsidP="00B153FA">
      <w:pPr>
        <w:ind w:firstLine="708"/>
        <w:rPr>
          <w:rFonts w:cs="Arial"/>
          <w:color w:val="000000"/>
        </w:rPr>
      </w:pPr>
      <w:r w:rsidRPr="00B153FA">
        <w:rPr>
          <w:rFonts w:cs="Arial"/>
          <w:color w:val="000000"/>
        </w:rPr>
        <w:t xml:space="preserve">При этом Планировщику </w:t>
      </w:r>
      <w:r w:rsidR="002535C0">
        <w:rPr>
          <w:rFonts w:cs="Arial"/>
          <w:color w:val="000000"/>
        </w:rPr>
        <w:t>ТОиР УО</w:t>
      </w:r>
      <w:r w:rsidR="006B23BB">
        <w:rPr>
          <w:rFonts w:cs="Arial"/>
          <w:color w:val="000000"/>
        </w:rPr>
        <w:t xml:space="preserve"> </w:t>
      </w:r>
      <w:r w:rsidRPr="00B153FA">
        <w:rPr>
          <w:rFonts w:cs="Arial"/>
          <w:color w:val="000000"/>
        </w:rPr>
        <w:t>со стороны МТО направляется уведомление о том, что в его объекте потребности (заказе ТОРО) утверждены цены на МТР.</w:t>
      </w:r>
    </w:p>
    <w:p w14:paraId="7765ED49" w14:textId="77777777" w:rsidR="00A61763" w:rsidRPr="00D0505A" w:rsidRDefault="00A61763" w:rsidP="00A61763">
      <w:pPr>
        <w:pStyle w:val="3"/>
        <w:rPr>
          <w:rFonts w:cs="Arial"/>
        </w:rPr>
      </w:pPr>
      <w:bookmarkStart w:id="3256" w:name="_Toc65846423"/>
      <w:r w:rsidRPr="00D0505A">
        <w:rPr>
          <w:rFonts w:cs="Arial"/>
        </w:rPr>
        <w:t>Состояние производственной установки</w:t>
      </w:r>
      <w:bookmarkEnd w:id="3256"/>
    </w:p>
    <w:p w14:paraId="1C4D01DB" w14:textId="77777777" w:rsidR="00A61763" w:rsidRPr="00D0505A" w:rsidRDefault="00A61763" w:rsidP="00A61763">
      <w:pPr>
        <w:spacing w:after="240" w:line="276" w:lineRule="auto"/>
        <w:rPr>
          <w:rFonts w:cs="Arial"/>
        </w:rPr>
      </w:pPr>
      <w:r w:rsidRPr="00D0505A">
        <w:rPr>
          <w:rFonts w:cs="Arial"/>
        </w:rPr>
        <w:t>Значение поля «Состояние производственной установки» устанавливается в заголовке заказа ТОРО в процессах планирования воздействий на ПА и может иметь следующее значение, которое влияет на включение заказов в остановочный ремонт:</w:t>
      </w:r>
    </w:p>
    <w:p w14:paraId="514CFD9B" w14:textId="5FBAF58A" w:rsidR="00A61763" w:rsidRPr="00B153FA" w:rsidRDefault="00A61763" w:rsidP="00A61763">
      <w:pPr>
        <w:pStyle w:val="a7"/>
        <w:keepNext/>
        <w:spacing w:after="240" w:afterAutospacing="0" w:line="276" w:lineRule="auto"/>
        <w:jc w:val="right"/>
        <w:rPr>
          <w:rFonts w:cs="Arial"/>
          <w:b/>
          <w:szCs w:val="22"/>
        </w:rPr>
      </w:pPr>
      <w:r w:rsidRPr="007008A3">
        <w:rPr>
          <w:rFonts w:cs="Arial"/>
          <w:b/>
          <w:sz w:val="22"/>
        </w:rPr>
        <w:t xml:space="preserve">Таблица </w:t>
      </w:r>
      <w:r w:rsidRPr="007008A3">
        <w:rPr>
          <w:rFonts w:cs="Arial"/>
          <w:b/>
          <w:sz w:val="22"/>
        </w:rPr>
        <w:fldChar w:fldCharType="begin"/>
      </w:r>
      <w:r w:rsidRPr="007008A3">
        <w:rPr>
          <w:rFonts w:cs="Arial"/>
          <w:b/>
          <w:sz w:val="22"/>
        </w:rPr>
        <w:instrText xml:space="preserve"> SEQ Таблица \* ARABIC </w:instrText>
      </w:r>
      <w:r w:rsidRPr="007008A3">
        <w:rPr>
          <w:rFonts w:cs="Arial"/>
          <w:b/>
          <w:sz w:val="22"/>
        </w:rPr>
        <w:fldChar w:fldCharType="separate"/>
      </w:r>
      <w:ins w:id="3257" w:author="ShramkovAB" w:date="2021-03-05T14:19:00Z">
        <w:r w:rsidR="00E24180">
          <w:rPr>
            <w:rFonts w:cs="Arial"/>
            <w:b/>
            <w:noProof/>
            <w:sz w:val="22"/>
          </w:rPr>
          <w:t>31</w:t>
        </w:r>
      </w:ins>
      <w:ins w:id="3258" w:author="Попова Дарья" w:date="2020-07-22T11:25:00Z">
        <w:del w:id="3259" w:author="ShramkovAB" w:date="2021-03-05T14:19:00Z">
          <w:r w:rsidR="00CC36E9" w:rsidDel="00E24180">
            <w:rPr>
              <w:rFonts w:cs="Arial"/>
              <w:b/>
              <w:noProof/>
              <w:sz w:val="22"/>
            </w:rPr>
            <w:delText>31</w:delText>
          </w:r>
        </w:del>
      </w:ins>
      <w:del w:id="3260" w:author="ShramkovAB" w:date="2021-03-05T14:19:00Z">
        <w:r w:rsidR="003D3074" w:rsidDel="00E24180">
          <w:rPr>
            <w:rFonts w:cs="Arial"/>
            <w:b/>
            <w:noProof/>
            <w:sz w:val="22"/>
          </w:rPr>
          <w:delText>29</w:delText>
        </w:r>
      </w:del>
      <w:r w:rsidRPr="007008A3">
        <w:rPr>
          <w:rFonts w:cs="Arial"/>
          <w:b/>
          <w:sz w:val="22"/>
        </w:rPr>
        <w:fldChar w:fldCharType="end"/>
      </w:r>
      <w:r w:rsidRPr="007008A3">
        <w:rPr>
          <w:rFonts w:cs="Arial"/>
          <w:b/>
          <w:sz w:val="22"/>
        </w:rPr>
        <w:t xml:space="preserve">. </w:t>
      </w:r>
      <w:r>
        <w:rPr>
          <w:rFonts w:cs="Arial"/>
          <w:b/>
          <w:sz w:val="22"/>
        </w:rPr>
        <w:t>Состояние производственной установки</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183"/>
        <w:gridCol w:w="3183"/>
        <w:gridCol w:w="3810"/>
      </w:tblGrid>
      <w:tr w:rsidR="00A61763" w:rsidRPr="007008A3" w14:paraId="13E00ED7" w14:textId="77777777" w:rsidTr="00D90414">
        <w:trPr>
          <w:cantSplit/>
          <w:trHeight w:val="397"/>
          <w:tblHeader/>
        </w:trPr>
        <w:tc>
          <w:tcPr>
            <w:tcW w:w="1564" w:type="pct"/>
            <w:shd w:val="clear" w:color="auto" w:fill="FFC000"/>
            <w:vAlign w:val="center"/>
          </w:tcPr>
          <w:p w14:paraId="11AA155A" w14:textId="77777777" w:rsidR="00A61763" w:rsidRDefault="00A61763" w:rsidP="00D90414">
            <w:pPr>
              <w:ind w:firstLine="0"/>
              <w:jc w:val="center"/>
              <w:rPr>
                <w:rFonts w:cs="Arial"/>
                <w:b/>
                <w:sz w:val="20"/>
              </w:rPr>
            </w:pPr>
            <w:r>
              <w:rPr>
                <w:rFonts w:cs="Arial"/>
                <w:b/>
                <w:sz w:val="20"/>
              </w:rPr>
              <w:t>Код</w:t>
            </w:r>
          </w:p>
        </w:tc>
        <w:tc>
          <w:tcPr>
            <w:tcW w:w="1564" w:type="pct"/>
            <w:shd w:val="clear" w:color="auto" w:fill="FFC000"/>
            <w:vAlign w:val="center"/>
          </w:tcPr>
          <w:p w14:paraId="4501E2B4" w14:textId="77777777" w:rsidR="00A61763" w:rsidRPr="007008A3" w:rsidRDefault="00A61763" w:rsidP="00D90414">
            <w:pPr>
              <w:ind w:firstLine="0"/>
              <w:jc w:val="center"/>
              <w:rPr>
                <w:rFonts w:cs="Arial"/>
                <w:b/>
                <w:sz w:val="20"/>
              </w:rPr>
            </w:pPr>
            <w:r>
              <w:rPr>
                <w:rFonts w:cs="Arial"/>
                <w:b/>
                <w:sz w:val="20"/>
              </w:rPr>
              <w:t>Описание</w:t>
            </w:r>
          </w:p>
        </w:tc>
        <w:tc>
          <w:tcPr>
            <w:tcW w:w="1872" w:type="pct"/>
            <w:shd w:val="clear" w:color="auto" w:fill="FFC000"/>
            <w:vAlign w:val="center"/>
          </w:tcPr>
          <w:p w14:paraId="7462F864" w14:textId="77777777" w:rsidR="00A61763" w:rsidRPr="007008A3" w:rsidRDefault="00A61763" w:rsidP="00D90414">
            <w:pPr>
              <w:ind w:firstLine="0"/>
              <w:jc w:val="center"/>
              <w:rPr>
                <w:rFonts w:cs="Arial"/>
                <w:b/>
                <w:sz w:val="20"/>
                <w:szCs w:val="20"/>
                <w:lang w:eastAsia="ru-RU"/>
              </w:rPr>
            </w:pPr>
            <w:r w:rsidRPr="00F029F6">
              <w:rPr>
                <w:rFonts w:cs="Arial"/>
                <w:b/>
                <w:sz w:val="20"/>
                <w:szCs w:val="20"/>
                <w:lang w:eastAsia="ru-RU"/>
              </w:rPr>
              <w:t>Использование при планировании</w:t>
            </w:r>
          </w:p>
        </w:tc>
      </w:tr>
      <w:tr w:rsidR="00A61763" w14:paraId="231429E4" w14:textId="77777777" w:rsidTr="00D90414">
        <w:trPr>
          <w:cantSplit/>
        </w:trPr>
        <w:tc>
          <w:tcPr>
            <w:tcW w:w="1564" w:type="pct"/>
          </w:tcPr>
          <w:p w14:paraId="15A600FC" w14:textId="77777777" w:rsidR="00A61763" w:rsidRPr="00D75FF8" w:rsidRDefault="00A61763" w:rsidP="00D90414">
            <w:pPr>
              <w:pStyle w:val="TABLECONTENT"/>
              <w:rPr>
                <w:lang w:val="en-US" w:eastAsia="ru-RU"/>
              </w:rPr>
            </w:pPr>
            <w:r>
              <w:t>1</w:t>
            </w:r>
          </w:p>
        </w:tc>
        <w:tc>
          <w:tcPr>
            <w:tcW w:w="1564" w:type="pct"/>
          </w:tcPr>
          <w:p w14:paraId="1C8083D6" w14:textId="13434490" w:rsidR="00A61763" w:rsidRDefault="00A61763" w:rsidP="00D90414">
            <w:pPr>
              <w:pStyle w:val="TABLECONTENT"/>
              <w:rPr>
                <w:lang w:eastAsia="ru-RU"/>
              </w:rPr>
            </w:pPr>
            <w:r>
              <w:t xml:space="preserve">1 – </w:t>
            </w:r>
            <w:r w:rsidR="00147635">
              <w:t>Остановочный ремонт</w:t>
            </w:r>
          </w:p>
        </w:tc>
        <w:tc>
          <w:tcPr>
            <w:tcW w:w="1872" w:type="pct"/>
          </w:tcPr>
          <w:p w14:paraId="094E7CBE" w14:textId="77777777" w:rsidR="00A61763" w:rsidRDefault="00A61763" w:rsidP="00D90414">
            <w:pPr>
              <w:pStyle w:val="TABLECONTENT"/>
            </w:pPr>
            <w:r w:rsidRPr="00CB2F38">
              <w:t>Да (стандартная настройка)</w:t>
            </w:r>
          </w:p>
        </w:tc>
      </w:tr>
      <w:tr w:rsidR="00A61763" w14:paraId="2A0DE252" w14:textId="77777777" w:rsidTr="00D90414">
        <w:trPr>
          <w:cantSplit/>
        </w:trPr>
        <w:tc>
          <w:tcPr>
            <w:tcW w:w="1564" w:type="pct"/>
          </w:tcPr>
          <w:p w14:paraId="5797D164" w14:textId="77777777" w:rsidR="00A61763" w:rsidRDefault="00A61763" w:rsidP="00D90414">
            <w:pPr>
              <w:pStyle w:val="TABLECONTENT"/>
              <w:rPr>
                <w:lang w:val="en-US" w:eastAsia="ru-RU"/>
              </w:rPr>
            </w:pPr>
            <w:r>
              <w:t>2</w:t>
            </w:r>
          </w:p>
        </w:tc>
        <w:tc>
          <w:tcPr>
            <w:tcW w:w="1564" w:type="pct"/>
          </w:tcPr>
          <w:p w14:paraId="7648C0B1" w14:textId="4238E3F3" w:rsidR="00A61763" w:rsidRDefault="00147635" w:rsidP="00147635">
            <w:pPr>
              <w:pStyle w:val="TABLECONTENT"/>
              <w:rPr>
                <w:lang w:eastAsia="ru-RU"/>
              </w:rPr>
            </w:pPr>
            <w:r>
              <w:t xml:space="preserve">2 – </w:t>
            </w:r>
            <w:r w:rsidR="00A61763" w:rsidRPr="00B45CFF">
              <w:t>Дополнительно включено в остановочный ремонт</w:t>
            </w:r>
          </w:p>
        </w:tc>
        <w:tc>
          <w:tcPr>
            <w:tcW w:w="1872" w:type="pct"/>
          </w:tcPr>
          <w:p w14:paraId="60153E8F" w14:textId="77777777" w:rsidR="00A61763" w:rsidRDefault="00A61763" w:rsidP="00D90414">
            <w:pPr>
              <w:pStyle w:val="TABLECONTENT"/>
            </w:pPr>
            <w:r w:rsidRPr="00CB2F38">
              <w:t>Да (стандартная настройка)</w:t>
            </w:r>
          </w:p>
        </w:tc>
      </w:tr>
    </w:tbl>
    <w:p w14:paraId="71B02C9E" w14:textId="77777777" w:rsidR="00A61763" w:rsidRPr="00D0505A" w:rsidRDefault="00A61763" w:rsidP="00A61763">
      <w:pPr>
        <w:pStyle w:val="Tabname"/>
        <w:keepNext/>
        <w:rPr>
          <w:rFonts w:cs="Arial"/>
          <w:b w:val="0"/>
          <w:iCs w:val="0"/>
          <w:sz w:val="24"/>
          <w:szCs w:val="22"/>
        </w:rPr>
      </w:pPr>
    </w:p>
    <w:p w14:paraId="0EAC9885" w14:textId="77777777" w:rsidR="00A61763" w:rsidRPr="00D0505A" w:rsidRDefault="00A61763" w:rsidP="00A61763">
      <w:pPr>
        <w:spacing w:after="240" w:line="276" w:lineRule="auto"/>
        <w:rPr>
          <w:rFonts w:cs="Arial"/>
        </w:rPr>
      </w:pPr>
      <w:r w:rsidRPr="00D0505A">
        <w:rPr>
          <w:rFonts w:cs="Arial"/>
        </w:rPr>
        <w:t xml:space="preserve">Значение данного поля, в случае создания заказа из техкарты, копируется в заголовок заказа из техкарты. </w:t>
      </w:r>
    </w:p>
    <w:p w14:paraId="0E63E82F" w14:textId="40F678E6" w:rsidR="00A61763" w:rsidRDefault="00A61763" w:rsidP="00A61763">
      <w:pPr>
        <w:spacing w:after="240" w:line="276" w:lineRule="auto"/>
        <w:rPr>
          <w:rFonts w:cs="Arial"/>
          <w:szCs w:val="24"/>
        </w:rPr>
      </w:pPr>
      <w:r>
        <w:rPr>
          <w:rFonts w:cs="Arial"/>
          <w:szCs w:val="24"/>
        </w:rPr>
        <w:t xml:space="preserve">Значение «1 </w:t>
      </w:r>
      <w:r w:rsidR="00CF784A">
        <w:rPr>
          <w:rFonts w:cs="Arial"/>
          <w:szCs w:val="24"/>
        </w:rPr>
        <w:t>–</w:t>
      </w:r>
      <w:r>
        <w:rPr>
          <w:rFonts w:cs="Arial"/>
          <w:szCs w:val="24"/>
        </w:rPr>
        <w:t xml:space="preserve"> </w:t>
      </w:r>
      <w:r w:rsidR="00CF784A">
        <w:rPr>
          <w:rFonts w:cs="Arial"/>
          <w:szCs w:val="24"/>
        </w:rPr>
        <w:t>Остановочный ремонт</w:t>
      </w:r>
      <w:r>
        <w:rPr>
          <w:rFonts w:cs="Arial"/>
          <w:szCs w:val="24"/>
        </w:rPr>
        <w:t xml:space="preserve">» - </w:t>
      </w:r>
      <w:r w:rsidRPr="00285CD8">
        <w:rPr>
          <w:rFonts w:cs="Arial"/>
          <w:szCs w:val="24"/>
        </w:rPr>
        <w:t>установка признака принадлежности заказа ТОРО к остановочному ремонту в поле «Состоя</w:t>
      </w:r>
      <w:r>
        <w:rPr>
          <w:rFonts w:cs="Arial"/>
          <w:szCs w:val="24"/>
        </w:rPr>
        <w:t>ние производственной установки».</w:t>
      </w:r>
    </w:p>
    <w:p w14:paraId="29CEF997" w14:textId="77777777" w:rsidR="00A61763" w:rsidRDefault="00A61763" w:rsidP="00A61763">
      <w:pPr>
        <w:spacing w:after="240" w:line="276" w:lineRule="auto"/>
        <w:rPr>
          <w:rFonts w:cs="Arial"/>
          <w:szCs w:val="24"/>
        </w:rPr>
      </w:pPr>
      <w:r w:rsidRPr="00285CD8">
        <w:rPr>
          <w:rFonts w:cs="Arial"/>
          <w:szCs w:val="24"/>
        </w:rPr>
        <w:t>В период остановочных ремонтов, при наличии технической возможности и доступности ресурсов, включаются также некритичные работы (в поле «Состояние производственной установки» заказа ТОРО устанавливается з</w:t>
      </w:r>
      <w:r>
        <w:rPr>
          <w:rFonts w:cs="Arial"/>
          <w:szCs w:val="24"/>
        </w:rPr>
        <w:t>начение «2 – Дополнительно вклю</w:t>
      </w:r>
      <w:r w:rsidRPr="00285CD8">
        <w:rPr>
          <w:rFonts w:cs="Arial"/>
          <w:szCs w:val="24"/>
        </w:rPr>
        <w:t xml:space="preserve">чено в остановочный ремонт»).    </w:t>
      </w:r>
    </w:p>
    <w:p w14:paraId="0449D746" w14:textId="65CD8A63" w:rsidR="00A61763" w:rsidRDefault="00A61763" w:rsidP="00A61763">
      <w:pPr>
        <w:rPr>
          <w:rFonts w:cs="Arial"/>
          <w:color w:val="000000"/>
        </w:rPr>
      </w:pPr>
      <w:r w:rsidRPr="00D0505A">
        <w:rPr>
          <w:rFonts w:cs="Arial"/>
          <w:color w:val="000000"/>
        </w:rPr>
        <w:t>После утверждения графика остановочных ремонтов отражение факта включения заказа в остановочный ремонт производится путем установки пользовательского статуса ОСТ на заказе (см. КД «</w:t>
      </w:r>
      <w:del w:id="3261" w:author="Александр Шрамков" w:date="2021-03-05T12:38:00Z">
        <w:r w:rsidR="000367AC" w:rsidDel="001710A8">
          <w:rPr>
            <w:rFonts w:cs="Arial"/>
            <w:color w:val="000000"/>
          </w:rPr>
          <w:delText>ERP.9.9.</w:delText>
        </w:r>
      </w:del>
      <w:ins w:id="3262" w:author="Александр Шрамков" w:date="2021-03-05T12:38:00Z">
        <w:r w:rsidR="001710A8">
          <w:rPr>
            <w:rFonts w:cs="Arial"/>
            <w:color w:val="000000"/>
          </w:rPr>
          <w:t>ERP.13.9.</w:t>
        </w:r>
      </w:ins>
      <w:r w:rsidR="000367AC">
        <w:rPr>
          <w:rFonts w:cs="Arial"/>
          <w:color w:val="000000"/>
        </w:rPr>
        <w:t>2.</w:t>
      </w:r>
      <w:r w:rsidRPr="00D0505A">
        <w:rPr>
          <w:rFonts w:cs="Arial"/>
          <w:color w:val="000000"/>
        </w:rPr>
        <w:t>53.PM.КД Планирование остановочных ремонтов»).</w:t>
      </w:r>
    </w:p>
    <w:p w14:paraId="1CF31AF0" w14:textId="721D761B" w:rsidR="00A61763" w:rsidRDefault="00A61763" w:rsidP="00B153FA">
      <w:pPr>
        <w:ind w:firstLine="708"/>
        <w:rPr>
          <w:rFonts w:cs="Arial"/>
          <w:color w:val="000000"/>
        </w:rPr>
      </w:pPr>
    </w:p>
    <w:p w14:paraId="5653B430" w14:textId="7605F491" w:rsidR="00612611" w:rsidRPr="00D0505A" w:rsidRDefault="009E31EC" w:rsidP="009E31EC">
      <w:pPr>
        <w:pStyle w:val="3"/>
        <w:rPr>
          <w:rFonts w:cs="Arial"/>
        </w:rPr>
      </w:pPr>
      <w:bookmarkStart w:id="3263" w:name="_Ref39079351"/>
      <w:bookmarkStart w:id="3264" w:name="_Toc65846424"/>
      <w:r w:rsidRPr="009E31EC">
        <w:rPr>
          <w:rFonts w:cs="Arial"/>
        </w:rPr>
        <w:lastRenderedPageBreak/>
        <w:t>Передача информации по КТГ в систему планирования FS-PER</w:t>
      </w:r>
      <w:bookmarkEnd w:id="3263"/>
      <w:bookmarkEnd w:id="3264"/>
    </w:p>
    <w:p w14:paraId="0C9A8BC1" w14:textId="27A10256" w:rsidR="003D6001" w:rsidRDefault="00B76392" w:rsidP="00E5674F">
      <w:pPr>
        <w:rPr>
          <w:rFonts w:cs="Arial"/>
          <w:color w:val="000000"/>
        </w:rPr>
      </w:pPr>
      <w:r>
        <w:rPr>
          <w:rFonts w:cs="Arial"/>
          <w:color w:val="000000"/>
        </w:rPr>
        <w:t xml:space="preserve">Для передачи данных по простоям оборудования в </w:t>
      </w:r>
      <w:r>
        <w:rPr>
          <w:rFonts w:cs="Arial"/>
          <w:color w:val="000000"/>
          <w:lang w:val="en-US"/>
        </w:rPr>
        <w:t>FS</w:t>
      </w:r>
      <w:r w:rsidRPr="009721BA">
        <w:rPr>
          <w:rFonts w:cs="Arial"/>
          <w:color w:val="000000"/>
        </w:rPr>
        <w:t>-</w:t>
      </w:r>
      <w:r>
        <w:rPr>
          <w:rFonts w:cs="Arial"/>
          <w:color w:val="000000"/>
          <w:lang w:val="en-US"/>
        </w:rPr>
        <w:t>PER</w:t>
      </w:r>
      <w:r w:rsidRPr="009721BA">
        <w:rPr>
          <w:rFonts w:cs="Arial"/>
          <w:color w:val="000000"/>
        </w:rPr>
        <w:t xml:space="preserve"> </w:t>
      </w:r>
      <w:r>
        <w:rPr>
          <w:rFonts w:cs="Arial"/>
          <w:color w:val="000000"/>
        </w:rPr>
        <w:t xml:space="preserve">должна быть создана прозрачная таблица в БД </w:t>
      </w:r>
      <w:r w:rsidR="00F809C0">
        <w:rPr>
          <w:rFonts w:cs="Arial"/>
          <w:color w:val="000000"/>
          <w:lang w:val="en-US"/>
        </w:rPr>
        <w:t>S</w:t>
      </w:r>
      <w:r w:rsidR="00F809C0" w:rsidRPr="009721BA">
        <w:rPr>
          <w:rFonts w:cs="Arial"/>
          <w:color w:val="000000"/>
        </w:rPr>
        <w:t>4</w:t>
      </w:r>
      <w:r w:rsidR="00F809C0">
        <w:rPr>
          <w:rFonts w:cs="Arial"/>
          <w:color w:val="000000"/>
          <w:lang w:val="en-US"/>
        </w:rPr>
        <w:t>HANA</w:t>
      </w:r>
      <w:r>
        <w:rPr>
          <w:rFonts w:cs="Arial"/>
          <w:color w:val="000000"/>
        </w:rPr>
        <w:t xml:space="preserve">, которая </w:t>
      </w:r>
      <w:r w:rsidR="003D6001">
        <w:rPr>
          <w:rFonts w:cs="Arial"/>
          <w:color w:val="000000"/>
        </w:rPr>
        <w:t>должна содержать информацию по следующим реквизитам</w:t>
      </w:r>
      <w:r w:rsidR="003D6001" w:rsidRPr="009721BA">
        <w:rPr>
          <w:rFonts w:cs="Arial"/>
          <w:color w:val="000000"/>
        </w:rPr>
        <w:t xml:space="preserve">: </w:t>
      </w:r>
    </w:p>
    <w:p w14:paraId="7080AF66" w14:textId="77777777" w:rsidR="003D6001" w:rsidRDefault="003D6001" w:rsidP="00E5674F">
      <w:pPr>
        <w:rPr>
          <w:rFonts w:cs="Arial"/>
          <w:color w:val="000000"/>
        </w:rPr>
      </w:pPr>
      <w:r>
        <w:rPr>
          <w:rFonts w:cs="Arial"/>
          <w:color w:val="000000"/>
        </w:rPr>
        <w:t>- Единица оборудования</w:t>
      </w:r>
      <w:r w:rsidRPr="009721BA">
        <w:rPr>
          <w:rFonts w:cs="Arial"/>
          <w:color w:val="000000"/>
        </w:rPr>
        <w:t>;</w:t>
      </w:r>
      <w:r>
        <w:rPr>
          <w:rFonts w:cs="Arial"/>
          <w:color w:val="000000"/>
        </w:rPr>
        <w:t xml:space="preserve"> </w:t>
      </w:r>
    </w:p>
    <w:p w14:paraId="0BC46C2B" w14:textId="77777777" w:rsidR="003D6001" w:rsidRPr="009721BA" w:rsidRDefault="003D6001" w:rsidP="006D146E">
      <w:pPr>
        <w:rPr>
          <w:rFonts w:cs="Arial"/>
          <w:color w:val="000000"/>
        </w:rPr>
      </w:pPr>
      <w:r w:rsidRPr="009721BA">
        <w:rPr>
          <w:rFonts w:cs="Arial"/>
          <w:color w:val="000000"/>
        </w:rPr>
        <w:t xml:space="preserve">- </w:t>
      </w:r>
      <w:r>
        <w:rPr>
          <w:rFonts w:cs="Arial"/>
          <w:color w:val="000000"/>
        </w:rPr>
        <w:t>Балансовая Единица</w:t>
      </w:r>
      <w:r w:rsidRPr="009721BA">
        <w:rPr>
          <w:rFonts w:cs="Arial"/>
          <w:color w:val="000000"/>
        </w:rPr>
        <w:t>;</w:t>
      </w:r>
    </w:p>
    <w:p w14:paraId="58065AAE" w14:textId="77777777" w:rsidR="003D6001" w:rsidRDefault="003D6001">
      <w:pPr>
        <w:rPr>
          <w:rFonts w:cs="Arial"/>
          <w:color w:val="000000"/>
        </w:rPr>
      </w:pPr>
      <w:r w:rsidRPr="009721BA">
        <w:rPr>
          <w:rFonts w:cs="Arial"/>
          <w:color w:val="000000"/>
        </w:rPr>
        <w:t>-</w:t>
      </w:r>
      <w:r>
        <w:rPr>
          <w:rFonts w:cs="Arial"/>
          <w:color w:val="000000"/>
        </w:rPr>
        <w:t xml:space="preserve"> Завод планирования;</w:t>
      </w:r>
    </w:p>
    <w:p w14:paraId="2219E126" w14:textId="77777777" w:rsidR="003D6001" w:rsidRDefault="003D6001">
      <w:pPr>
        <w:rPr>
          <w:rFonts w:cs="Arial"/>
          <w:color w:val="000000"/>
        </w:rPr>
      </w:pPr>
      <w:r w:rsidRPr="009721BA">
        <w:rPr>
          <w:rFonts w:cs="Arial"/>
          <w:color w:val="000000"/>
        </w:rPr>
        <w:t>-</w:t>
      </w:r>
      <w:r>
        <w:rPr>
          <w:rFonts w:cs="Arial"/>
          <w:color w:val="000000"/>
        </w:rPr>
        <w:t xml:space="preserve"> Завод расположения;</w:t>
      </w:r>
    </w:p>
    <w:p w14:paraId="53915CA2" w14:textId="77777777" w:rsidR="003D6001" w:rsidRDefault="003D6001">
      <w:pPr>
        <w:rPr>
          <w:rFonts w:cs="Arial"/>
          <w:color w:val="000000"/>
        </w:rPr>
      </w:pPr>
      <w:r w:rsidRPr="009721BA">
        <w:rPr>
          <w:rFonts w:cs="Arial"/>
          <w:color w:val="000000"/>
        </w:rPr>
        <w:t>-</w:t>
      </w:r>
      <w:r>
        <w:rPr>
          <w:rFonts w:cs="Arial"/>
          <w:color w:val="000000"/>
        </w:rPr>
        <w:t xml:space="preserve"> Начало расчетного периода;</w:t>
      </w:r>
    </w:p>
    <w:p w14:paraId="21011772" w14:textId="77777777" w:rsidR="003D6001" w:rsidRDefault="003D6001">
      <w:pPr>
        <w:rPr>
          <w:rFonts w:cs="Arial"/>
          <w:color w:val="000000"/>
        </w:rPr>
      </w:pPr>
      <w:r w:rsidRPr="009721BA">
        <w:rPr>
          <w:rFonts w:cs="Arial"/>
          <w:color w:val="000000"/>
        </w:rPr>
        <w:t xml:space="preserve">- </w:t>
      </w:r>
      <w:r>
        <w:rPr>
          <w:rFonts w:cs="Arial"/>
          <w:color w:val="000000"/>
        </w:rPr>
        <w:t xml:space="preserve"> Окончание расчетного периода;</w:t>
      </w:r>
    </w:p>
    <w:p w14:paraId="54A25AD2" w14:textId="77777777" w:rsidR="003D6001" w:rsidRDefault="003D6001">
      <w:pPr>
        <w:rPr>
          <w:rFonts w:cs="Arial"/>
          <w:color w:val="000000"/>
        </w:rPr>
      </w:pPr>
      <w:r w:rsidRPr="009721BA">
        <w:rPr>
          <w:rFonts w:cs="Arial"/>
          <w:color w:val="000000"/>
        </w:rPr>
        <w:t>-</w:t>
      </w:r>
      <w:r>
        <w:rPr>
          <w:rFonts w:cs="Arial"/>
          <w:color w:val="000000"/>
        </w:rPr>
        <w:t xml:space="preserve"> Тип КТГ (плановый, фактический);</w:t>
      </w:r>
    </w:p>
    <w:p w14:paraId="2E3A1B7A" w14:textId="536AA127" w:rsidR="008217B4" w:rsidRPr="009721BA" w:rsidRDefault="003D6001">
      <w:pPr>
        <w:rPr>
          <w:rFonts w:cs="Arial"/>
          <w:color w:val="000000"/>
        </w:rPr>
      </w:pPr>
      <w:r w:rsidRPr="009721BA">
        <w:rPr>
          <w:rFonts w:cs="Arial"/>
          <w:color w:val="000000"/>
        </w:rPr>
        <w:t>-</w:t>
      </w:r>
      <w:r>
        <w:rPr>
          <w:rFonts w:cs="Arial"/>
          <w:color w:val="000000"/>
        </w:rPr>
        <w:t xml:space="preserve"> Фаза согласования заказов ТОРО (</w:t>
      </w:r>
      <w:r w:rsidR="00674A0D">
        <w:rPr>
          <w:rFonts w:cs="Arial"/>
          <w:color w:val="000000"/>
        </w:rPr>
        <w:t>№ фазы согласования</w:t>
      </w:r>
      <w:r>
        <w:rPr>
          <w:rFonts w:cs="Arial"/>
          <w:color w:val="000000"/>
        </w:rPr>
        <w:t xml:space="preserve"> в годовом графике, </w:t>
      </w:r>
      <w:r w:rsidR="00674A0D">
        <w:rPr>
          <w:rFonts w:cs="Arial"/>
          <w:color w:val="000000"/>
        </w:rPr>
        <w:t>№ фазы согласования</w:t>
      </w:r>
      <w:r>
        <w:rPr>
          <w:rFonts w:cs="Arial"/>
          <w:color w:val="000000"/>
        </w:rPr>
        <w:t xml:space="preserve"> в месячном графике, </w:t>
      </w:r>
      <w:r w:rsidR="00674A0D">
        <w:rPr>
          <w:rFonts w:cs="Arial"/>
          <w:color w:val="000000"/>
        </w:rPr>
        <w:t>№ фазы согласования</w:t>
      </w:r>
      <w:r>
        <w:rPr>
          <w:rFonts w:cs="Arial"/>
          <w:color w:val="000000"/>
        </w:rPr>
        <w:t xml:space="preserve"> в недельном графике</w:t>
      </w:r>
      <w:r w:rsidRPr="006D146E">
        <w:rPr>
          <w:rFonts w:cs="Arial"/>
          <w:color w:val="000000"/>
        </w:rPr>
        <w:t>,</w:t>
      </w:r>
      <w:r>
        <w:rPr>
          <w:rFonts w:cs="Arial"/>
          <w:color w:val="000000"/>
        </w:rPr>
        <w:t xml:space="preserve"> фоновый расчет фактического КТГ)</w:t>
      </w:r>
      <w:r w:rsidRPr="009721BA">
        <w:rPr>
          <w:rFonts w:cs="Arial"/>
          <w:color w:val="000000"/>
        </w:rPr>
        <w:t>;</w:t>
      </w:r>
    </w:p>
    <w:p w14:paraId="6140ABCC" w14:textId="381788DE" w:rsidR="003D6001" w:rsidRPr="009721BA" w:rsidRDefault="003D6001">
      <w:pPr>
        <w:rPr>
          <w:rFonts w:cs="Arial"/>
          <w:color w:val="000000"/>
        </w:rPr>
      </w:pPr>
      <w:r w:rsidRPr="009721BA">
        <w:rPr>
          <w:rFonts w:cs="Arial"/>
          <w:color w:val="000000"/>
        </w:rPr>
        <w:t xml:space="preserve">- </w:t>
      </w:r>
      <w:r w:rsidR="002D5AA5">
        <w:rPr>
          <w:rFonts w:cs="Arial"/>
          <w:color w:val="000000"/>
        </w:rPr>
        <w:t>КТГ</w:t>
      </w:r>
      <w:r w:rsidR="002D5AA5" w:rsidRPr="009721BA">
        <w:rPr>
          <w:rFonts w:cs="Arial"/>
          <w:color w:val="000000"/>
        </w:rPr>
        <w:t>;</w:t>
      </w:r>
    </w:p>
    <w:p w14:paraId="79EA82AA" w14:textId="1FA8E6D0" w:rsidR="002D5AA5" w:rsidRPr="006D146E" w:rsidRDefault="002D5AA5">
      <w:pPr>
        <w:rPr>
          <w:rFonts w:cs="Arial"/>
          <w:color w:val="000000"/>
        </w:rPr>
      </w:pPr>
      <w:r w:rsidRPr="009721BA">
        <w:rPr>
          <w:rFonts w:cs="Arial"/>
          <w:color w:val="000000"/>
        </w:rPr>
        <w:t xml:space="preserve">- </w:t>
      </w:r>
      <w:r>
        <w:rPr>
          <w:rFonts w:cs="Arial"/>
          <w:color w:val="000000"/>
        </w:rPr>
        <w:t>Общий простой ЕО (за расчетный период)</w:t>
      </w:r>
      <w:r w:rsidRPr="009721BA">
        <w:rPr>
          <w:rFonts w:cs="Arial"/>
          <w:color w:val="000000"/>
        </w:rPr>
        <w:t>;</w:t>
      </w:r>
    </w:p>
    <w:p w14:paraId="00B5BC65" w14:textId="5479AC11" w:rsidR="00B76392" w:rsidRDefault="002D5AA5" w:rsidP="00E5674F">
      <w:pPr>
        <w:rPr>
          <w:rFonts w:cs="Arial"/>
          <w:color w:val="000000"/>
        </w:rPr>
      </w:pPr>
      <w:r w:rsidRPr="009721BA">
        <w:rPr>
          <w:rFonts w:cs="Arial"/>
          <w:color w:val="000000"/>
        </w:rPr>
        <w:t xml:space="preserve">- </w:t>
      </w:r>
      <w:r>
        <w:rPr>
          <w:rFonts w:cs="Arial"/>
          <w:color w:val="000000"/>
        </w:rPr>
        <w:t>Время простоя с учетом консервации (за расчетный период)</w:t>
      </w:r>
      <w:r w:rsidRPr="009721BA">
        <w:rPr>
          <w:rFonts w:cs="Arial"/>
          <w:color w:val="000000"/>
        </w:rPr>
        <w:t>;</w:t>
      </w:r>
    </w:p>
    <w:p w14:paraId="53493834" w14:textId="3C5C492A" w:rsidR="002D5AA5" w:rsidRDefault="002D5AA5" w:rsidP="00E5674F">
      <w:pPr>
        <w:rPr>
          <w:rFonts w:cs="Arial"/>
          <w:color w:val="000000"/>
        </w:rPr>
      </w:pPr>
      <w:r>
        <w:rPr>
          <w:rFonts w:cs="Arial"/>
          <w:color w:val="000000"/>
        </w:rPr>
        <w:t>- Время в консервации (за расчетный период)</w:t>
      </w:r>
      <w:r w:rsidRPr="009721BA">
        <w:rPr>
          <w:rFonts w:cs="Arial"/>
          <w:color w:val="000000"/>
        </w:rPr>
        <w:t>;</w:t>
      </w:r>
    </w:p>
    <w:p w14:paraId="2BCDAB2B" w14:textId="59E88F1D" w:rsidR="002D5AA5" w:rsidRPr="006D146E" w:rsidRDefault="002D5AA5" w:rsidP="00E5674F">
      <w:pPr>
        <w:rPr>
          <w:rFonts w:cs="Arial"/>
          <w:color w:val="000000"/>
        </w:rPr>
      </w:pPr>
      <w:r>
        <w:rPr>
          <w:rFonts w:cs="Arial"/>
          <w:color w:val="000000"/>
        </w:rPr>
        <w:t>- Календарный фонд явочного времени (за расчетный период)</w:t>
      </w:r>
      <w:r w:rsidRPr="009721BA">
        <w:rPr>
          <w:rFonts w:cs="Arial"/>
          <w:color w:val="000000"/>
        </w:rPr>
        <w:t>;</w:t>
      </w:r>
    </w:p>
    <w:p w14:paraId="55D311A8" w14:textId="768CB681" w:rsidR="00B76392" w:rsidRPr="006D146E" w:rsidRDefault="002D5AA5" w:rsidP="00E5674F">
      <w:pPr>
        <w:rPr>
          <w:rFonts w:cs="Arial"/>
          <w:color w:val="000000"/>
        </w:rPr>
      </w:pPr>
      <w:r>
        <w:rPr>
          <w:rFonts w:cs="Arial"/>
          <w:color w:val="000000"/>
        </w:rPr>
        <w:t>- Календарный фонд списочного парка (за расчетный период)</w:t>
      </w:r>
      <w:r w:rsidRPr="009721BA">
        <w:rPr>
          <w:rFonts w:cs="Arial"/>
          <w:color w:val="000000"/>
        </w:rPr>
        <w:t>;</w:t>
      </w:r>
    </w:p>
    <w:p w14:paraId="0C2C50C7" w14:textId="7247FEEA" w:rsidR="00B76392" w:rsidRDefault="004778C0" w:rsidP="00E5674F">
      <w:pPr>
        <w:rPr>
          <w:rFonts w:cs="Arial"/>
          <w:color w:val="000000"/>
        </w:rPr>
      </w:pPr>
      <w:r w:rsidRPr="009721BA">
        <w:rPr>
          <w:rFonts w:cs="Arial"/>
          <w:color w:val="000000"/>
        </w:rPr>
        <w:t xml:space="preserve">- </w:t>
      </w:r>
      <w:r>
        <w:rPr>
          <w:rFonts w:cs="Arial"/>
          <w:color w:val="000000"/>
        </w:rPr>
        <w:t>Автор расчета (учетная запись пользователя, выполняющего согласование плана-графика и передачи КТГ)</w:t>
      </w:r>
      <w:r w:rsidRPr="009721BA">
        <w:rPr>
          <w:rFonts w:cs="Arial"/>
          <w:color w:val="000000"/>
        </w:rPr>
        <w:t>;</w:t>
      </w:r>
    </w:p>
    <w:p w14:paraId="4F0B3A23" w14:textId="038E1B12" w:rsidR="004778C0" w:rsidRDefault="004778C0" w:rsidP="00E5674F">
      <w:pPr>
        <w:rPr>
          <w:rFonts w:cs="Arial"/>
          <w:color w:val="000000"/>
          <w:lang w:val="en-US"/>
        </w:rPr>
      </w:pPr>
      <w:r w:rsidRPr="009721BA">
        <w:rPr>
          <w:rFonts w:cs="Arial"/>
          <w:color w:val="000000"/>
          <w:lang w:val="en-US"/>
        </w:rPr>
        <w:t xml:space="preserve">- </w:t>
      </w:r>
      <w:r>
        <w:rPr>
          <w:rFonts w:cs="Arial"/>
          <w:color w:val="000000"/>
        </w:rPr>
        <w:t>Время</w:t>
      </w:r>
      <w:r w:rsidRPr="009721BA">
        <w:rPr>
          <w:rFonts w:cs="Arial"/>
          <w:color w:val="000000"/>
          <w:lang w:val="en-US"/>
        </w:rPr>
        <w:t xml:space="preserve"> </w:t>
      </w:r>
      <w:r>
        <w:rPr>
          <w:rFonts w:cs="Arial"/>
          <w:color w:val="000000"/>
        </w:rPr>
        <w:t>ввода</w:t>
      </w:r>
      <w:r w:rsidRPr="009721BA">
        <w:rPr>
          <w:rFonts w:cs="Arial"/>
          <w:color w:val="000000"/>
          <w:lang w:val="en-US"/>
        </w:rPr>
        <w:t xml:space="preserve"> </w:t>
      </w:r>
      <w:r>
        <w:rPr>
          <w:rFonts w:cs="Arial"/>
          <w:color w:val="000000"/>
        </w:rPr>
        <w:t>расчета</w:t>
      </w:r>
      <w:r w:rsidRPr="009721BA">
        <w:rPr>
          <w:rFonts w:cs="Arial"/>
          <w:color w:val="000000"/>
          <w:lang w:val="en-US"/>
        </w:rPr>
        <w:t xml:space="preserve"> (Greenwich Meantime)</w:t>
      </w:r>
      <w:r>
        <w:rPr>
          <w:rFonts w:cs="Arial"/>
          <w:color w:val="000000"/>
          <w:lang w:val="en-US"/>
        </w:rPr>
        <w:t>;</w:t>
      </w:r>
    </w:p>
    <w:p w14:paraId="7DB1238E" w14:textId="6B1AE9FE" w:rsidR="004778C0" w:rsidRPr="009721BA" w:rsidRDefault="008A6E3D" w:rsidP="00E5674F">
      <w:pPr>
        <w:rPr>
          <w:rFonts w:cs="Arial"/>
          <w:color w:val="000000"/>
        </w:rPr>
      </w:pPr>
      <w:r w:rsidRPr="009721BA">
        <w:rPr>
          <w:rFonts w:cs="Arial"/>
          <w:color w:val="000000"/>
        </w:rPr>
        <w:t xml:space="preserve">- </w:t>
      </w:r>
      <w:r>
        <w:rPr>
          <w:rFonts w:cs="Arial"/>
          <w:color w:val="000000"/>
        </w:rPr>
        <w:t xml:space="preserve">Ресурс </w:t>
      </w:r>
      <w:r>
        <w:rPr>
          <w:rFonts w:cs="Arial"/>
          <w:color w:val="000000"/>
          <w:lang w:val="en-US"/>
        </w:rPr>
        <w:t>PP</w:t>
      </w:r>
      <w:r w:rsidRPr="009721BA">
        <w:rPr>
          <w:rFonts w:cs="Arial"/>
          <w:color w:val="000000"/>
        </w:rPr>
        <w:t>;</w:t>
      </w:r>
    </w:p>
    <w:p w14:paraId="028F9470" w14:textId="64BF35B4" w:rsidR="008A6E3D" w:rsidRPr="009721BA" w:rsidRDefault="008A6E3D" w:rsidP="00E5674F">
      <w:pPr>
        <w:rPr>
          <w:rFonts w:cs="Arial"/>
          <w:color w:val="000000"/>
        </w:rPr>
      </w:pPr>
      <w:r>
        <w:rPr>
          <w:rFonts w:cs="Arial"/>
          <w:color w:val="000000"/>
        </w:rPr>
        <w:t xml:space="preserve">- Версия </w:t>
      </w:r>
      <w:r>
        <w:rPr>
          <w:rFonts w:cs="Arial"/>
          <w:color w:val="000000"/>
          <w:lang w:val="en-US"/>
        </w:rPr>
        <w:t>PaPM</w:t>
      </w:r>
      <w:r w:rsidRPr="009721BA">
        <w:rPr>
          <w:rFonts w:cs="Arial"/>
          <w:color w:val="000000"/>
        </w:rPr>
        <w:t>.</w:t>
      </w:r>
    </w:p>
    <w:p w14:paraId="167C149B" w14:textId="0D4CE26E" w:rsidR="008A6E3D" w:rsidRPr="009721BA" w:rsidRDefault="008A6E3D" w:rsidP="00E5674F">
      <w:pPr>
        <w:rPr>
          <w:rFonts w:cs="Arial"/>
          <w:color w:val="000000"/>
        </w:rPr>
      </w:pPr>
    </w:p>
    <w:p w14:paraId="12599AD4" w14:textId="42D9DF82" w:rsidR="006454C1" w:rsidRDefault="00815E17" w:rsidP="00E5674F">
      <w:pPr>
        <w:rPr>
          <w:rFonts w:eastAsiaTheme="majorEastAsia" w:cs="Arial"/>
        </w:rPr>
      </w:pPr>
      <w:r w:rsidRPr="009310EE">
        <w:rPr>
          <w:rFonts w:eastAsiaTheme="majorEastAsia" w:cs="Arial"/>
        </w:rPr>
        <w:t xml:space="preserve">В разработке </w:t>
      </w:r>
      <w:r>
        <w:rPr>
          <w:rFonts w:eastAsiaTheme="majorEastAsia" w:cs="Arial"/>
        </w:rPr>
        <w:t xml:space="preserve">PM21 </w:t>
      </w:r>
      <w:r w:rsidRPr="009310EE">
        <w:rPr>
          <w:rFonts w:eastAsiaTheme="majorEastAsia" w:cs="Arial"/>
        </w:rPr>
        <w:t>"Оптимизация плана-графика"</w:t>
      </w:r>
      <w:r>
        <w:rPr>
          <w:rFonts w:eastAsiaTheme="majorEastAsia" w:cs="Arial"/>
        </w:rPr>
        <w:t xml:space="preserve"> (см.раздел 5.10.</w:t>
      </w:r>
      <w:r w:rsidR="00C238CC">
        <w:rPr>
          <w:rFonts w:eastAsiaTheme="majorEastAsia" w:cs="Arial"/>
        </w:rPr>
        <w:t>7</w:t>
      </w:r>
      <w:r>
        <w:rPr>
          <w:rFonts w:eastAsiaTheme="majorEastAsia" w:cs="Arial"/>
        </w:rPr>
        <w:t xml:space="preserve">.1 данного КД) должна быть предусмотрена функция расчета и сохранения </w:t>
      </w:r>
      <w:r w:rsidR="004C3056">
        <w:rPr>
          <w:rFonts w:eastAsiaTheme="majorEastAsia" w:cs="Arial"/>
        </w:rPr>
        <w:t xml:space="preserve">планового </w:t>
      </w:r>
      <w:r>
        <w:rPr>
          <w:rFonts w:eastAsiaTheme="majorEastAsia" w:cs="Arial"/>
        </w:rPr>
        <w:t xml:space="preserve">КТГ (со всеми параметрами, участвующими в формуле расчета КТГ) </w:t>
      </w:r>
      <w:r w:rsidR="0017576F">
        <w:rPr>
          <w:rFonts w:eastAsiaTheme="majorEastAsia" w:cs="Arial"/>
        </w:rPr>
        <w:t>в описанную выше таблицу БД.</w:t>
      </w:r>
      <w:r w:rsidR="006454C1">
        <w:rPr>
          <w:rFonts w:eastAsiaTheme="majorEastAsia" w:cs="Arial"/>
        </w:rPr>
        <w:t xml:space="preserve"> </w:t>
      </w:r>
    </w:p>
    <w:p w14:paraId="599754E6" w14:textId="3BCA61F2" w:rsidR="008A6E3D" w:rsidRDefault="006454C1" w:rsidP="00E5674F">
      <w:pPr>
        <w:rPr>
          <w:rFonts w:eastAsiaTheme="majorEastAsia" w:cs="Arial"/>
        </w:rPr>
      </w:pPr>
      <w:r>
        <w:rPr>
          <w:rFonts w:eastAsiaTheme="majorEastAsia" w:cs="Arial"/>
        </w:rPr>
        <w:t xml:space="preserve">Функция расчета и сохранения </w:t>
      </w:r>
      <w:r w:rsidR="004C3056">
        <w:rPr>
          <w:rFonts w:eastAsiaTheme="majorEastAsia" w:cs="Arial"/>
        </w:rPr>
        <w:t xml:space="preserve">планового </w:t>
      </w:r>
      <w:r>
        <w:rPr>
          <w:rFonts w:eastAsiaTheme="majorEastAsia" w:cs="Arial"/>
        </w:rPr>
        <w:t>КТГ должна запускаться автоматически в момент согласования годового, месячного и недельного плана графика воздействий на ПА</w:t>
      </w:r>
      <w:r w:rsidR="00AF698C">
        <w:rPr>
          <w:rFonts w:eastAsiaTheme="majorEastAsia" w:cs="Arial"/>
        </w:rPr>
        <w:t xml:space="preserve"> в зависимости от статусов согласования заказов ТОРО</w:t>
      </w:r>
      <w:r w:rsidR="00693AFD" w:rsidRPr="009721BA">
        <w:rPr>
          <w:rFonts w:eastAsiaTheme="majorEastAsia" w:cs="Arial"/>
        </w:rPr>
        <w:t xml:space="preserve"> (должна быть предусмотрена гибкая настройка):</w:t>
      </w:r>
    </w:p>
    <w:p w14:paraId="30D7AAE4" w14:textId="77777777" w:rsidR="00693AFD" w:rsidRPr="009721BA" w:rsidRDefault="00693AFD" w:rsidP="009721BA">
      <w:pPr>
        <w:pStyle w:val="afa"/>
        <w:numPr>
          <w:ilvl w:val="0"/>
          <w:numId w:val="61"/>
        </w:numPr>
        <w:rPr>
          <w:rFonts w:cs="Arial"/>
          <w:color w:val="000000"/>
        </w:rPr>
      </w:pPr>
      <w:r w:rsidRPr="009721BA">
        <w:rPr>
          <w:rFonts w:cs="Arial"/>
          <w:color w:val="000000"/>
        </w:rPr>
        <w:t>СГГС - Согл Гл спец ТОиР УО ГОК (в годовом графике)</w:t>
      </w:r>
    </w:p>
    <w:p w14:paraId="5CC3B608" w14:textId="77777777" w:rsidR="00693AFD" w:rsidRPr="009721BA" w:rsidRDefault="00693AFD" w:rsidP="009721BA">
      <w:pPr>
        <w:pStyle w:val="afa"/>
        <w:numPr>
          <w:ilvl w:val="0"/>
          <w:numId w:val="61"/>
        </w:numPr>
        <w:rPr>
          <w:rFonts w:cs="Arial"/>
          <w:color w:val="000000"/>
        </w:rPr>
      </w:pPr>
      <w:r w:rsidRPr="009721BA">
        <w:rPr>
          <w:rFonts w:cs="Arial"/>
          <w:color w:val="000000"/>
        </w:rPr>
        <w:t>ПТОГ - Согл ПТО в год плане-графике</w:t>
      </w:r>
    </w:p>
    <w:p w14:paraId="5B2B3C80" w14:textId="77777777" w:rsidR="00693AFD" w:rsidRPr="009721BA" w:rsidRDefault="00693AFD" w:rsidP="009721BA">
      <w:pPr>
        <w:pStyle w:val="afa"/>
        <w:numPr>
          <w:ilvl w:val="0"/>
          <w:numId w:val="61"/>
        </w:numPr>
        <w:rPr>
          <w:rFonts w:cs="Arial"/>
          <w:color w:val="000000"/>
        </w:rPr>
      </w:pPr>
      <w:r w:rsidRPr="009721BA">
        <w:rPr>
          <w:rFonts w:cs="Arial"/>
          <w:color w:val="000000"/>
        </w:rPr>
        <w:t>УТВГ - Утвержден в программе ремонтов</w:t>
      </w:r>
    </w:p>
    <w:p w14:paraId="24BCF469" w14:textId="77777777" w:rsidR="00693AFD" w:rsidRPr="009721BA" w:rsidRDefault="00693AFD" w:rsidP="009721BA">
      <w:pPr>
        <w:pStyle w:val="afa"/>
        <w:numPr>
          <w:ilvl w:val="0"/>
          <w:numId w:val="61"/>
        </w:numPr>
        <w:rPr>
          <w:rFonts w:cs="Arial"/>
          <w:color w:val="000000"/>
        </w:rPr>
      </w:pPr>
      <w:r w:rsidRPr="009721BA">
        <w:rPr>
          <w:rFonts w:cs="Arial"/>
          <w:color w:val="000000"/>
        </w:rPr>
        <w:t>СГГС - Согл Гл спец ТОиР УО ГОК (в месячном графике)</w:t>
      </w:r>
    </w:p>
    <w:p w14:paraId="7FF927EC" w14:textId="77777777" w:rsidR="00693AFD" w:rsidRPr="009721BA" w:rsidRDefault="00693AFD" w:rsidP="009721BA">
      <w:pPr>
        <w:pStyle w:val="afa"/>
        <w:numPr>
          <w:ilvl w:val="0"/>
          <w:numId w:val="61"/>
        </w:numPr>
        <w:rPr>
          <w:rFonts w:cs="Arial"/>
          <w:color w:val="000000"/>
        </w:rPr>
      </w:pPr>
      <w:r w:rsidRPr="009721BA">
        <w:rPr>
          <w:rFonts w:cs="Arial"/>
          <w:color w:val="000000"/>
        </w:rPr>
        <w:t>ПТОМ - Согл ПТО в мес плане-графике</w:t>
      </w:r>
    </w:p>
    <w:p w14:paraId="147D8964" w14:textId="77777777" w:rsidR="00693AFD" w:rsidRPr="009721BA" w:rsidRDefault="00693AFD" w:rsidP="009721BA">
      <w:pPr>
        <w:pStyle w:val="afa"/>
        <w:numPr>
          <w:ilvl w:val="0"/>
          <w:numId w:val="61"/>
        </w:numPr>
        <w:rPr>
          <w:rFonts w:cs="Arial"/>
          <w:color w:val="000000"/>
        </w:rPr>
      </w:pPr>
      <w:r w:rsidRPr="009721BA">
        <w:rPr>
          <w:rFonts w:cs="Arial"/>
          <w:color w:val="000000"/>
        </w:rPr>
        <w:t>УТВМ - Утв в месячном плане-графике</w:t>
      </w:r>
    </w:p>
    <w:p w14:paraId="2F0C7029" w14:textId="71325BD7" w:rsidR="00693AFD" w:rsidRDefault="00693AFD" w:rsidP="009721BA">
      <w:pPr>
        <w:pStyle w:val="afa"/>
        <w:numPr>
          <w:ilvl w:val="0"/>
          <w:numId w:val="61"/>
        </w:numPr>
        <w:rPr>
          <w:rFonts w:cs="Arial"/>
          <w:color w:val="000000"/>
        </w:rPr>
      </w:pPr>
      <w:r w:rsidRPr="009721BA">
        <w:rPr>
          <w:rFonts w:cs="Arial"/>
          <w:color w:val="000000"/>
        </w:rPr>
        <w:t>УТВН - Утв в недельном плане-графике</w:t>
      </w:r>
    </w:p>
    <w:p w14:paraId="33FA4AE8" w14:textId="6C7B2FAF" w:rsidR="00053649" w:rsidRPr="009721BA" w:rsidRDefault="00053649" w:rsidP="009721BA">
      <w:pPr>
        <w:pStyle w:val="afa"/>
        <w:numPr>
          <w:ilvl w:val="0"/>
          <w:numId w:val="61"/>
        </w:numPr>
        <w:rPr>
          <w:rFonts w:cs="Arial"/>
          <w:color w:val="000000"/>
        </w:rPr>
      </w:pPr>
      <w:r>
        <w:rPr>
          <w:rFonts w:cs="Arial"/>
          <w:color w:val="000000"/>
        </w:rPr>
        <w:t xml:space="preserve">ПЗТГ – </w:t>
      </w:r>
      <w:r w:rsidRPr="00053649">
        <w:rPr>
          <w:rFonts w:cs="Arial"/>
          <w:color w:val="000000"/>
        </w:rPr>
        <w:t>Согласование ПЗТГ</w:t>
      </w:r>
    </w:p>
    <w:p w14:paraId="197CA01A" w14:textId="184F1556" w:rsidR="00693AFD" w:rsidRDefault="00693AFD" w:rsidP="00E5674F">
      <w:pPr>
        <w:rPr>
          <w:rFonts w:cs="Arial"/>
          <w:color w:val="000000"/>
        </w:rPr>
      </w:pPr>
    </w:p>
    <w:p w14:paraId="2CF2498D" w14:textId="726FE1DF" w:rsidR="00693AFD" w:rsidRDefault="005440F5" w:rsidP="00E5674F">
      <w:pPr>
        <w:rPr>
          <w:rFonts w:cs="Arial"/>
          <w:color w:val="000000"/>
        </w:rPr>
      </w:pPr>
      <w:r>
        <w:rPr>
          <w:rFonts w:cs="Arial"/>
          <w:color w:val="000000"/>
        </w:rPr>
        <w:t xml:space="preserve">При расчете КТГ в процессе согласования годового графика должны быть выполнены следующие циклы </w:t>
      </w:r>
      <w:r w:rsidR="005247EE">
        <w:rPr>
          <w:rFonts w:cs="Arial"/>
          <w:color w:val="000000"/>
        </w:rPr>
        <w:t>расчёта</w:t>
      </w:r>
      <w:r w:rsidRPr="009721BA">
        <w:rPr>
          <w:rFonts w:cs="Arial"/>
          <w:color w:val="000000"/>
        </w:rPr>
        <w:t>:</w:t>
      </w:r>
    </w:p>
    <w:p w14:paraId="7D0FDBCA" w14:textId="77777777" w:rsidR="005440F5" w:rsidRPr="009721BA" w:rsidRDefault="005440F5" w:rsidP="009721BA">
      <w:pPr>
        <w:pStyle w:val="afa"/>
        <w:numPr>
          <w:ilvl w:val="0"/>
          <w:numId w:val="62"/>
        </w:numPr>
        <w:rPr>
          <w:rFonts w:cs="Arial"/>
          <w:color w:val="000000"/>
        </w:rPr>
      </w:pPr>
      <w:r w:rsidRPr="009721BA">
        <w:rPr>
          <w:rFonts w:cs="Arial"/>
          <w:color w:val="000000"/>
        </w:rPr>
        <w:t>1й цикл "КТГ на год в целом"</w:t>
      </w:r>
    </w:p>
    <w:p w14:paraId="2014D7EC" w14:textId="4C8D82AC" w:rsidR="005440F5" w:rsidRPr="009721BA" w:rsidRDefault="005440F5" w:rsidP="009721BA">
      <w:pPr>
        <w:pStyle w:val="afa"/>
        <w:numPr>
          <w:ilvl w:val="0"/>
          <w:numId w:val="62"/>
        </w:numPr>
        <w:rPr>
          <w:rFonts w:cs="Arial"/>
          <w:color w:val="000000"/>
        </w:rPr>
      </w:pPr>
      <w:r w:rsidRPr="009721BA">
        <w:rPr>
          <w:rFonts w:cs="Arial"/>
          <w:color w:val="000000"/>
        </w:rPr>
        <w:t>2й цикл "КТГ на каждый месяц внутри года"</w:t>
      </w:r>
    </w:p>
    <w:p w14:paraId="0CF13890" w14:textId="77777777" w:rsidR="005440F5" w:rsidRDefault="005440F5" w:rsidP="005440F5">
      <w:pPr>
        <w:rPr>
          <w:rFonts w:cs="Arial"/>
          <w:color w:val="000000"/>
        </w:rPr>
      </w:pPr>
    </w:p>
    <w:p w14:paraId="65A44ED0" w14:textId="0ED65844" w:rsidR="005440F5" w:rsidRDefault="005440F5" w:rsidP="005440F5">
      <w:pPr>
        <w:rPr>
          <w:rFonts w:cs="Arial"/>
          <w:color w:val="000000"/>
        </w:rPr>
      </w:pPr>
      <w:r>
        <w:rPr>
          <w:rFonts w:cs="Arial"/>
          <w:color w:val="000000"/>
        </w:rPr>
        <w:lastRenderedPageBreak/>
        <w:t xml:space="preserve">При расчете КТГ в процессе согласования месячного графика должны быть выполнены следующие циклы </w:t>
      </w:r>
      <w:r w:rsidR="005247EE">
        <w:rPr>
          <w:rFonts w:cs="Arial"/>
          <w:color w:val="000000"/>
        </w:rPr>
        <w:t>расчёта</w:t>
      </w:r>
      <w:r w:rsidRPr="001D6475">
        <w:rPr>
          <w:rFonts w:cs="Arial"/>
          <w:color w:val="000000"/>
        </w:rPr>
        <w:t>:</w:t>
      </w:r>
    </w:p>
    <w:p w14:paraId="0FBC6589" w14:textId="77777777" w:rsidR="005440F5" w:rsidRPr="009721BA" w:rsidRDefault="005440F5" w:rsidP="009721BA">
      <w:pPr>
        <w:pStyle w:val="afa"/>
        <w:numPr>
          <w:ilvl w:val="0"/>
          <w:numId w:val="63"/>
        </w:numPr>
        <w:rPr>
          <w:rFonts w:cs="Arial"/>
          <w:color w:val="000000"/>
        </w:rPr>
      </w:pPr>
      <w:r w:rsidRPr="009721BA">
        <w:rPr>
          <w:rFonts w:cs="Arial"/>
          <w:color w:val="000000"/>
        </w:rPr>
        <w:t>1й цикл "КТГ на месяц в целом"</w:t>
      </w:r>
    </w:p>
    <w:p w14:paraId="498FE414" w14:textId="77777777" w:rsidR="005440F5" w:rsidRPr="009721BA" w:rsidRDefault="005440F5" w:rsidP="009721BA">
      <w:pPr>
        <w:pStyle w:val="afa"/>
        <w:numPr>
          <w:ilvl w:val="0"/>
          <w:numId w:val="63"/>
        </w:numPr>
        <w:rPr>
          <w:rFonts w:cs="Arial"/>
          <w:color w:val="000000"/>
        </w:rPr>
      </w:pPr>
      <w:r w:rsidRPr="009721BA">
        <w:rPr>
          <w:rFonts w:cs="Arial"/>
          <w:color w:val="000000"/>
        </w:rPr>
        <w:t>2й цикл "КТГ на каждый день внутри месяца"</w:t>
      </w:r>
    </w:p>
    <w:p w14:paraId="6BDADD3E" w14:textId="4B823333" w:rsidR="005440F5" w:rsidRPr="009721BA" w:rsidRDefault="005440F5" w:rsidP="009721BA">
      <w:pPr>
        <w:pStyle w:val="afa"/>
        <w:numPr>
          <w:ilvl w:val="0"/>
          <w:numId w:val="63"/>
        </w:numPr>
        <w:rPr>
          <w:rFonts w:cs="Arial"/>
          <w:color w:val="000000"/>
        </w:rPr>
      </w:pPr>
      <w:r w:rsidRPr="009721BA">
        <w:rPr>
          <w:rFonts w:cs="Arial"/>
          <w:color w:val="000000"/>
        </w:rPr>
        <w:t>3й цикл "КТГ для ПЗТГ"</w:t>
      </w:r>
    </w:p>
    <w:p w14:paraId="5CF3194C" w14:textId="475B5FEC" w:rsidR="005440F5" w:rsidRDefault="005440F5" w:rsidP="005440F5">
      <w:pPr>
        <w:rPr>
          <w:rFonts w:cs="Arial"/>
          <w:color w:val="000000"/>
        </w:rPr>
      </w:pPr>
    </w:p>
    <w:p w14:paraId="5F4217E9" w14:textId="17B39CCF" w:rsidR="005247EE" w:rsidRDefault="005247EE" w:rsidP="005247EE">
      <w:pPr>
        <w:rPr>
          <w:rFonts w:cs="Arial"/>
          <w:color w:val="000000"/>
        </w:rPr>
      </w:pPr>
      <w:r>
        <w:rPr>
          <w:rFonts w:cs="Arial"/>
          <w:color w:val="000000"/>
        </w:rPr>
        <w:t>При расчете КТГ в процессе согласования недельного графика должны быть выполнены следующие циклы расчёта</w:t>
      </w:r>
      <w:r w:rsidRPr="001D6475">
        <w:rPr>
          <w:rFonts w:cs="Arial"/>
          <w:color w:val="000000"/>
        </w:rPr>
        <w:t>:</w:t>
      </w:r>
    </w:p>
    <w:p w14:paraId="3FEFB86B" w14:textId="77777777" w:rsidR="005247EE" w:rsidRPr="009721BA" w:rsidRDefault="005247EE" w:rsidP="009721BA">
      <w:pPr>
        <w:pStyle w:val="afa"/>
        <w:numPr>
          <w:ilvl w:val="0"/>
          <w:numId w:val="64"/>
        </w:numPr>
        <w:rPr>
          <w:rFonts w:cs="Arial"/>
          <w:color w:val="000000"/>
        </w:rPr>
      </w:pPr>
      <w:r w:rsidRPr="009721BA">
        <w:rPr>
          <w:rFonts w:cs="Arial"/>
          <w:color w:val="000000"/>
        </w:rPr>
        <w:t>1й цикл "КТГ на неделю в целом"</w:t>
      </w:r>
    </w:p>
    <w:p w14:paraId="177BBFBF" w14:textId="0F02DD41" w:rsidR="005440F5" w:rsidRPr="009721BA" w:rsidRDefault="005247EE" w:rsidP="009721BA">
      <w:pPr>
        <w:pStyle w:val="afa"/>
        <w:numPr>
          <w:ilvl w:val="0"/>
          <w:numId w:val="64"/>
        </w:numPr>
        <w:rPr>
          <w:rFonts w:cs="Arial"/>
          <w:color w:val="000000"/>
        </w:rPr>
      </w:pPr>
      <w:r w:rsidRPr="009721BA">
        <w:rPr>
          <w:rFonts w:cs="Arial"/>
          <w:color w:val="000000"/>
        </w:rPr>
        <w:t>2й цикл "КТГ на каждый день внутри недели"</w:t>
      </w:r>
    </w:p>
    <w:p w14:paraId="7BEEC387" w14:textId="0E54DD80" w:rsidR="005247EE" w:rsidRDefault="005247EE" w:rsidP="005247EE">
      <w:pPr>
        <w:rPr>
          <w:rFonts w:cs="Arial"/>
          <w:color w:val="000000"/>
        </w:rPr>
      </w:pPr>
    </w:p>
    <w:p w14:paraId="55C81D39" w14:textId="5122E6E2" w:rsidR="004C3056" w:rsidRDefault="004C3056" w:rsidP="004C3056">
      <w:pPr>
        <w:rPr>
          <w:rFonts w:eastAsiaTheme="majorEastAsia" w:cs="Arial"/>
        </w:rPr>
      </w:pPr>
      <w:r w:rsidRPr="009310EE">
        <w:rPr>
          <w:rFonts w:eastAsiaTheme="majorEastAsia" w:cs="Arial"/>
        </w:rPr>
        <w:t xml:space="preserve">В разработке </w:t>
      </w:r>
      <w:r>
        <w:rPr>
          <w:rFonts w:eastAsiaTheme="majorEastAsia" w:cs="Arial"/>
        </w:rPr>
        <w:t xml:space="preserve">PM21 </w:t>
      </w:r>
      <w:r w:rsidRPr="009310EE">
        <w:rPr>
          <w:rFonts w:eastAsiaTheme="majorEastAsia" w:cs="Arial"/>
        </w:rPr>
        <w:t>"Оптимизация плана-графика"</w:t>
      </w:r>
      <w:r>
        <w:rPr>
          <w:rFonts w:eastAsiaTheme="majorEastAsia" w:cs="Arial"/>
        </w:rPr>
        <w:t xml:space="preserve"> (см.раздел 5.10.</w:t>
      </w:r>
      <w:r w:rsidR="00B41A25">
        <w:rPr>
          <w:rFonts w:eastAsiaTheme="majorEastAsia" w:cs="Arial"/>
        </w:rPr>
        <w:t>7</w:t>
      </w:r>
      <w:r>
        <w:rPr>
          <w:rFonts w:eastAsiaTheme="majorEastAsia" w:cs="Arial"/>
        </w:rPr>
        <w:t xml:space="preserve">.1 данного КД) должна быть предусмотрена функция расчета и сохранения фактического КТГ (со всеми параметрами, участвующими в формуле расчета КТГ) в описанную выше таблицу БД. </w:t>
      </w:r>
    </w:p>
    <w:p w14:paraId="68C23311" w14:textId="208049AA" w:rsidR="005247EE" w:rsidRDefault="00665B97" w:rsidP="005247EE">
      <w:pPr>
        <w:rPr>
          <w:rFonts w:cs="Arial"/>
        </w:rPr>
      </w:pPr>
      <w:r>
        <w:rPr>
          <w:rFonts w:cs="Arial"/>
        </w:rPr>
        <w:t>Функция расчета и сохранения фактического КТГ должна</w:t>
      </w:r>
      <w:r w:rsidRPr="002D7674">
        <w:rPr>
          <w:rFonts w:cs="Arial"/>
        </w:rPr>
        <w:t xml:space="preserve"> использоваться для работы в фоновом режиме (</w:t>
      </w:r>
      <w:r>
        <w:rPr>
          <w:rFonts w:cs="Arial"/>
        </w:rPr>
        <w:t xml:space="preserve">транзакция </w:t>
      </w:r>
      <w:r w:rsidRPr="002D7674">
        <w:rPr>
          <w:rFonts w:cs="Arial"/>
          <w:lang w:val="en-US"/>
        </w:rPr>
        <w:t>SM</w:t>
      </w:r>
      <w:r w:rsidRPr="002D7674">
        <w:rPr>
          <w:rFonts w:cs="Arial"/>
        </w:rPr>
        <w:t>36)</w:t>
      </w:r>
      <w:r w:rsidR="00244213">
        <w:rPr>
          <w:rFonts w:cs="Arial"/>
        </w:rPr>
        <w:t xml:space="preserve"> и позволять организовать сбор данных различными фоновыми заданиями для единиц оборудования, эксплуатирующихся в различных часовых поясах.</w:t>
      </w:r>
    </w:p>
    <w:p w14:paraId="4E697766" w14:textId="7A083CE6" w:rsidR="00244213" w:rsidRDefault="00244213" w:rsidP="00244213">
      <w:pPr>
        <w:rPr>
          <w:rFonts w:cs="Arial"/>
          <w:color w:val="000000"/>
        </w:rPr>
      </w:pPr>
      <w:r>
        <w:rPr>
          <w:rFonts w:cs="Arial"/>
          <w:color w:val="000000"/>
        </w:rPr>
        <w:t>При расчете фактического КТГ должны быть выполнены следующие циклы расчёта</w:t>
      </w:r>
      <w:r w:rsidRPr="001D6475">
        <w:rPr>
          <w:rFonts w:cs="Arial"/>
          <w:color w:val="000000"/>
        </w:rPr>
        <w:t>:</w:t>
      </w:r>
    </w:p>
    <w:p w14:paraId="3F16671C" w14:textId="77777777" w:rsidR="00244213" w:rsidRPr="001D6475" w:rsidRDefault="00244213" w:rsidP="00244213">
      <w:pPr>
        <w:pStyle w:val="afa"/>
        <w:numPr>
          <w:ilvl w:val="0"/>
          <w:numId w:val="62"/>
        </w:numPr>
        <w:rPr>
          <w:rFonts w:cs="Arial"/>
          <w:color w:val="000000"/>
        </w:rPr>
      </w:pPr>
      <w:r w:rsidRPr="001D6475">
        <w:rPr>
          <w:rFonts w:cs="Arial"/>
          <w:color w:val="000000"/>
        </w:rPr>
        <w:t>1й цикл "КТГ на год в целом"</w:t>
      </w:r>
    </w:p>
    <w:p w14:paraId="7496BD18" w14:textId="77777777" w:rsidR="00244213" w:rsidRPr="006D146E" w:rsidRDefault="00244213" w:rsidP="005247EE">
      <w:pPr>
        <w:rPr>
          <w:rFonts w:cs="Arial"/>
          <w:color w:val="000000"/>
        </w:rPr>
      </w:pPr>
    </w:p>
    <w:p w14:paraId="3C5E3587" w14:textId="1825560F" w:rsidR="0072251D" w:rsidRDefault="00752D14" w:rsidP="001215BE">
      <w:pPr>
        <w:pStyle w:val="3"/>
      </w:pPr>
      <w:r w:rsidRPr="00815E17">
        <w:t xml:space="preserve"> </w:t>
      </w:r>
      <w:bookmarkStart w:id="3265" w:name="_Toc65846425"/>
      <w:r w:rsidR="009C7041">
        <w:t xml:space="preserve">Особенности </w:t>
      </w:r>
      <w:r w:rsidR="0047368E">
        <w:t>р</w:t>
      </w:r>
      <w:r w:rsidR="0072251D">
        <w:t>аз</w:t>
      </w:r>
      <w:r w:rsidR="009C7041">
        <w:t>работок</w:t>
      </w:r>
      <w:bookmarkEnd w:id="3265"/>
    </w:p>
    <w:p w14:paraId="053840E8" w14:textId="77777777" w:rsidR="00F24BED" w:rsidRDefault="00F24BED">
      <w:pPr>
        <w:pStyle w:val="4"/>
      </w:pPr>
      <w:r w:rsidRPr="00DF62AE">
        <w:t>Разработка PM21 Оптимизация плана-графика воздействий на ПА</w:t>
      </w:r>
    </w:p>
    <w:p w14:paraId="5A1EB4FC" w14:textId="77777777" w:rsidR="0052184F" w:rsidRPr="008214FD" w:rsidRDefault="0052184F" w:rsidP="0052184F">
      <w:pPr>
        <w:rPr>
          <w:rFonts w:cs="Arial"/>
          <w:szCs w:val="24"/>
          <w:u w:val="single"/>
        </w:rPr>
      </w:pPr>
      <w:r w:rsidRPr="008214FD">
        <w:rPr>
          <w:rFonts w:cs="Arial"/>
          <w:szCs w:val="24"/>
          <w:u w:val="single"/>
        </w:rPr>
        <w:t>Предпосылки:</w:t>
      </w:r>
    </w:p>
    <w:p w14:paraId="671203EE" w14:textId="77777777" w:rsidR="0052184F" w:rsidRPr="008214FD" w:rsidRDefault="0052184F" w:rsidP="0052184F">
      <w:pPr>
        <w:ind w:firstLine="708"/>
        <w:rPr>
          <w:rFonts w:cs="Arial"/>
          <w:szCs w:val="24"/>
        </w:rPr>
      </w:pPr>
      <w:r w:rsidRPr="008214FD">
        <w:rPr>
          <w:rFonts w:cs="Arial"/>
          <w:szCs w:val="24"/>
        </w:rPr>
        <w:t xml:space="preserve">Стандартные системные средства автоматического планирования формируют разрозненные заказы ТОРО по отдельным техническим объектам/узлам, для каждого определяется индивидуальный плановый срок воздействия по календарю / по наработке. </w:t>
      </w:r>
    </w:p>
    <w:p w14:paraId="392DC03E" w14:textId="77777777" w:rsidR="0052184F" w:rsidRPr="008214FD" w:rsidRDefault="0052184F" w:rsidP="0052184F">
      <w:pPr>
        <w:ind w:firstLine="708"/>
        <w:rPr>
          <w:rFonts w:cs="Arial"/>
          <w:color w:val="FF0000"/>
          <w:szCs w:val="24"/>
        </w:rPr>
      </w:pPr>
      <w:r w:rsidRPr="008214FD">
        <w:rPr>
          <w:rFonts w:cs="Arial"/>
          <w:szCs w:val="24"/>
        </w:rPr>
        <w:t>Необходим алгоритм оптимизации, направленный на синхронизацию работ и сокращение времени простоев ПА в ремонте, корректирующий запланированные в заказах сроки выполнения работ и позволяющий выполнить поглощение одних работ другими (</w:t>
      </w:r>
      <w:r w:rsidRPr="00B153FA">
        <w:rPr>
          <w:rFonts w:cs="Arial"/>
          <w:szCs w:val="24"/>
        </w:rPr>
        <w:t>совмещение ремонтных воздействий узлов оборудования и основного оборудования)</w:t>
      </w:r>
    </w:p>
    <w:p w14:paraId="2B34CAE3" w14:textId="77777777" w:rsidR="0052184F" w:rsidRPr="008214FD" w:rsidRDefault="0052184F" w:rsidP="0052184F">
      <w:pPr>
        <w:ind w:firstLine="708"/>
        <w:rPr>
          <w:rFonts w:cs="Arial"/>
          <w:szCs w:val="24"/>
        </w:rPr>
      </w:pPr>
      <w:r w:rsidRPr="008214FD">
        <w:rPr>
          <w:rFonts w:cs="Arial"/>
          <w:szCs w:val="24"/>
        </w:rPr>
        <w:t>При реализации следует учитывать стандартные функциональные возможности системы - планирование регламентных работ с использованием стратегий предупредительного ТОРО.</w:t>
      </w:r>
    </w:p>
    <w:p w14:paraId="33EAD47A" w14:textId="73FBDC94" w:rsidR="0052184F" w:rsidRPr="008214FD" w:rsidRDefault="0052184F" w:rsidP="0052184F">
      <w:pPr>
        <w:rPr>
          <w:rFonts w:cs="Arial"/>
          <w:szCs w:val="24"/>
        </w:rPr>
      </w:pPr>
    </w:p>
    <w:p w14:paraId="52E6202A" w14:textId="77777777" w:rsidR="0052184F" w:rsidRPr="008214FD" w:rsidRDefault="0052184F" w:rsidP="0052184F">
      <w:pPr>
        <w:rPr>
          <w:rFonts w:cs="Arial"/>
          <w:szCs w:val="24"/>
          <w:u w:val="single"/>
        </w:rPr>
      </w:pPr>
      <w:r w:rsidRPr="008214FD">
        <w:rPr>
          <w:rFonts w:cs="Arial"/>
          <w:szCs w:val="24"/>
          <w:u w:val="single"/>
        </w:rPr>
        <w:t>Входные данные:</w:t>
      </w:r>
    </w:p>
    <w:p w14:paraId="616CCEE9" w14:textId="77777777" w:rsidR="0052184F" w:rsidRPr="008214FD" w:rsidRDefault="0052184F" w:rsidP="0052184F">
      <w:pPr>
        <w:rPr>
          <w:rFonts w:cs="Arial"/>
          <w:szCs w:val="24"/>
        </w:rPr>
      </w:pPr>
      <w:r w:rsidRPr="008214FD">
        <w:rPr>
          <w:rFonts w:cs="Arial"/>
          <w:szCs w:val="24"/>
        </w:rPr>
        <w:t>- Планы предупредительного ТОРО</w:t>
      </w:r>
    </w:p>
    <w:p w14:paraId="264AB0D0" w14:textId="77777777" w:rsidR="0052184F" w:rsidRPr="008214FD" w:rsidRDefault="0052184F" w:rsidP="0052184F">
      <w:pPr>
        <w:rPr>
          <w:rFonts w:cs="Arial"/>
          <w:szCs w:val="24"/>
        </w:rPr>
      </w:pPr>
      <w:r w:rsidRPr="008214FD">
        <w:rPr>
          <w:rFonts w:cs="Arial"/>
          <w:szCs w:val="24"/>
        </w:rPr>
        <w:t>- Заказы ТОРО</w:t>
      </w:r>
    </w:p>
    <w:p w14:paraId="1A6DF22F" w14:textId="77777777" w:rsidR="0052184F" w:rsidRPr="008214FD" w:rsidRDefault="0052184F" w:rsidP="0052184F">
      <w:pPr>
        <w:rPr>
          <w:rFonts w:cs="Arial"/>
          <w:szCs w:val="24"/>
        </w:rPr>
      </w:pPr>
      <w:r w:rsidRPr="008214FD">
        <w:rPr>
          <w:rFonts w:cs="Arial"/>
          <w:szCs w:val="24"/>
        </w:rPr>
        <w:t>- Сетевые графики</w:t>
      </w:r>
    </w:p>
    <w:p w14:paraId="06F0A7A8" w14:textId="77777777" w:rsidR="0052184F" w:rsidRPr="008214FD" w:rsidRDefault="0052184F" w:rsidP="0052184F">
      <w:pPr>
        <w:rPr>
          <w:rFonts w:cs="Arial"/>
          <w:szCs w:val="24"/>
        </w:rPr>
      </w:pPr>
    </w:p>
    <w:p w14:paraId="595C7C72" w14:textId="77777777" w:rsidR="0052184F" w:rsidRPr="008214FD" w:rsidRDefault="0052184F" w:rsidP="0052184F">
      <w:pPr>
        <w:rPr>
          <w:rFonts w:cs="Arial"/>
          <w:szCs w:val="24"/>
          <w:u w:val="single"/>
        </w:rPr>
      </w:pPr>
      <w:r w:rsidRPr="008214FD">
        <w:rPr>
          <w:rFonts w:cs="Arial"/>
          <w:szCs w:val="24"/>
          <w:u w:val="single"/>
        </w:rPr>
        <w:t>Основные функции разработки:</w:t>
      </w:r>
    </w:p>
    <w:p w14:paraId="4C1F05E4" w14:textId="77777777" w:rsidR="00B65B75" w:rsidRPr="00B153FA" w:rsidRDefault="00B65B75" w:rsidP="00B65B75">
      <w:pPr>
        <w:rPr>
          <w:rFonts w:cs="Arial"/>
          <w:szCs w:val="24"/>
        </w:rPr>
      </w:pPr>
      <w:r w:rsidRPr="00B153FA">
        <w:rPr>
          <w:rFonts w:cs="Arial"/>
          <w:szCs w:val="24"/>
        </w:rPr>
        <w:t>- моделирование сроков (для отзывов планов предупредительного ТОРО) с учетом оптимизации</w:t>
      </w:r>
    </w:p>
    <w:p w14:paraId="5D31EBEB" w14:textId="0EB2C538" w:rsidR="00B65B75" w:rsidRPr="00B153FA" w:rsidRDefault="00B65B75" w:rsidP="00B65B75">
      <w:pPr>
        <w:rPr>
          <w:rFonts w:cs="Arial"/>
          <w:szCs w:val="24"/>
        </w:rPr>
      </w:pPr>
      <w:r w:rsidRPr="00B153FA">
        <w:rPr>
          <w:rFonts w:cs="Arial"/>
          <w:szCs w:val="24"/>
        </w:rPr>
        <w:t xml:space="preserve">- предложение оптимизации сроков уже созданных заказов ТОРО (применение изменений по нажатию кнопки, после проверки расчета Планировщиком </w:t>
      </w:r>
      <w:r w:rsidR="002535C0">
        <w:rPr>
          <w:rFonts w:cs="Arial"/>
          <w:szCs w:val="24"/>
        </w:rPr>
        <w:t>ТОиР УО</w:t>
      </w:r>
      <w:r w:rsidRPr="00B153FA">
        <w:rPr>
          <w:rFonts w:cs="Arial"/>
          <w:szCs w:val="24"/>
        </w:rPr>
        <w:t>)</w:t>
      </w:r>
    </w:p>
    <w:p w14:paraId="5F348C62" w14:textId="60FAAB7B" w:rsidR="00B65B75" w:rsidRPr="00B153FA" w:rsidRDefault="00B65B75" w:rsidP="00B65B75">
      <w:pPr>
        <w:rPr>
          <w:rFonts w:cs="Arial"/>
          <w:szCs w:val="24"/>
        </w:rPr>
      </w:pPr>
      <w:r w:rsidRPr="00B153FA">
        <w:rPr>
          <w:rFonts w:cs="Arial"/>
          <w:szCs w:val="24"/>
        </w:rPr>
        <w:lastRenderedPageBreak/>
        <w:t>- учет времени по календарю при планировании заказов по наработке;</w:t>
      </w:r>
    </w:p>
    <w:p w14:paraId="7DFA68A9" w14:textId="12F34DA2" w:rsidR="00B65B75" w:rsidRPr="00B153FA" w:rsidRDefault="00B65B75" w:rsidP="00B65B75">
      <w:pPr>
        <w:rPr>
          <w:rFonts w:cs="Arial"/>
          <w:szCs w:val="24"/>
        </w:rPr>
      </w:pPr>
      <w:r w:rsidRPr="00B153FA">
        <w:rPr>
          <w:rFonts w:cs="Arial"/>
          <w:szCs w:val="24"/>
        </w:rPr>
        <w:t>- предложение установки для заказов ТОРО метки на удаление (вследствие превышения даты вывода из эксплуатации</w:t>
      </w:r>
      <w:r w:rsidR="00327944">
        <w:rPr>
          <w:rFonts w:cs="Arial"/>
          <w:szCs w:val="24"/>
        </w:rPr>
        <w:t>, попадания в период планируемой замены/модернизации</w:t>
      </w:r>
      <w:r w:rsidRPr="00B153FA">
        <w:rPr>
          <w:rFonts w:cs="Arial"/>
          <w:szCs w:val="24"/>
        </w:rPr>
        <w:t>;</w:t>
      </w:r>
    </w:p>
    <w:p w14:paraId="0A8E0C2A" w14:textId="77777777" w:rsidR="00B65B75" w:rsidRPr="00B153FA" w:rsidRDefault="00B65B75" w:rsidP="00B65B75">
      <w:pPr>
        <w:rPr>
          <w:rFonts w:cs="Arial"/>
          <w:szCs w:val="24"/>
        </w:rPr>
      </w:pPr>
      <w:r w:rsidRPr="00B153FA">
        <w:rPr>
          <w:rFonts w:cs="Arial"/>
          <w:szCs w:val="24"/>
        </w:rPr>
        <w:t>- индикация в отчете причины переноса сроков / метки на удаление;</w:t>
      </w:r>
    </w:p>
    <w:p w14:paraId="067568F9" w14:textId="77777777" w:rsidR="00B65B75" w:rsidRPr="00B153FA" w:rsidRDefault="00B65B75" w:rsidP="00B65B75">
      <w:pPr>
        <w:rPr>
          <w:rFonts w:cs="Arial"/>
          <w:szCs w:val="24"/>
        </w:rPr>
      </w:pPr>
      <w:r w:rsidRPr="00B153FA">
        <w:rPr>
          <w:rFonts w:cs="Arial"/>
          <w:szCs w:val="24"/>
        </w:rPr>
        <w:t>- индикация наличия гарантии;</w:t>
      </w:r>
    </w:p>
    <w:p w14:paraId="427C2DB6" w14:textId="0B917D8F" w:rsidR="00B65B75" w:rsidRDefault="00B65B75" w:rsidP="00B65B75">
      <w:pPr>
        <w:rPr>
          <w:rFonts w:cs="Arial"/>
          <w:szCs w:val="24"/>
        </w:rPr>
      </w:pPr>
      <w:r w:rsidRPr="00B153FA">
        <w:rPr>
          <w:rFonts w:cs="Arial"/>
          <w:szCs w:val="24"/>
        </w:rPr>
        <w:t xml:space="preserve">- актуализация сроков плановых работ, </w:t>
      </w:r>
      <w:bookmarkStart w:id="3266" w:name="_Hlk519852495"/>
      <w:r w:rsidRPr="00B153FA">
        <w:rPr>
          <w:rFonts w:cs="Arial"/>
          <w:szCs w:val="24"/>
        </w:rPr>
        <w:t>исходя из фактических значений наработки/состояния в документах измерений и фактических сроков выполненных воздействий (дат технического закрытия заказов ТОРО)</w:t>
      </w:r>
      <w:bookmarkEnd w:id="3266"/>
      <w:r w:rsidR="0044517D">
        <w:rPr>
          <w:rFonts w:cs="Arial"/>
          <w:szCs w:val="24"/>
        </w:rPr>
        <w:t>;</w:t>
      </w:r>
    </w:p>
    <w:p w14:paraId="47299CC4" w14:textId="1B31F5F6" w:rsidR="0044517D" w:rsidRPr="00B153FA" w:rsidRDefault="0044517D" w:rsidP="00B65B75">
      <w:pPr>
        <w:rPr>
          <w:rFonts w:cs="Arial"/>
          <w:szCs w:val="24"/>
        </w:rPr>
      </w:pPr>
      <w:r>
        <w:rPr>
          <w:rFonts w:cs="Arial"/>
          <w:szCs w:val="24"/>
        </w:rPr>
        <w:t>- замена складов с центрального/цехового на локальные (МОЛ) при оперативном планировании (для формирования заявок на перемещение).</w:t>
      </w:r>
    </w:p>
    <w:p w14:paraId="30F267CD" w14:textId="77777777" w:rsidR="0052184F" w:rsidRPr="008214FD" w:rsidRDefault="0052184F" w:rsidP="0052184F">
      <w:pPr>
        <w:rPr>
          <w:rFonts w:cs="Arial"/>
          <w:szCs w:val="24"/>
        </w:rPr>
      </w:pPr>
    </w:p>
    <w:p w14:paraId="5E84DE4A" w14:textId="77777777" w:rsidR="0052184F" w:rsidRPr="00B153FA" w:rsidRDefault="0052184F" w:rsidP="0052184F">
      <w:pPr>
        <w:rPr>
          <w:rFonts w:cs="Arial"/>
          <w:szCs w:val="24"/>
          <w:u w:val="single"/>
        </w:rPr>
      </w:pPr>
      <w:r w:rsidRPr="00B153FA">
        <w:rPr>
          <w:rFonts w:cs="Arial"/>
          <w:szCs w:val="24"/>
          <w:u w:val="single"/>
        </w:rPr>
        <w:t>Выполнение разработки (укрупненный алгоритм):</w:t>
      </w:r>
    </w:p>
    <w:p w14:paraId="2A50AD47" w14:textId="549843ED" w:rsidR="0052184F" w:rsidRPr="008214FD" w:rsidRDefault="0052184F" w:rsidP="0052184F">
      <w:pPr>
        <w:rPr>
          <w:rFonts w:cs="Arial"/>
          <w:szCs w:val="24"/>
        </w:rPr>
      </w:pPr>
      <w:r w:rsidRPr="008214FD">
        <w:rPr>
          <w:rFonts w:cs="Arial"/>
          <w:szCs w:val="24"/>
        </w:rPr>
        <w:t>Выбираются отзывы планов ТОРО (в режиме «Предварительный план-график») либо заказы ТОРО (в режиме «Основной план-график»), для выделения работ, выполняемых во время останова оборудования, и без, используется индикатор «Состояние производственной установки» на уровне техкарты</w:t>
      </w:r>
      <w:r w:rsidR="00E92909">
        <w:rPr>
          <w:rFonts w:cs="Arial"/>
          <w:szCs w:val="24"/>
        </w:rPr>
        <w:t>,</w:t>
      </w:r>
      <w:r w:rsidRPr="008214FD">
        <w:rPr>
          <w:rFonts w:cs="Arial"/>
          <w:szCs w:val="24"/>
        </w:rPr>
        <w:t xml:space="preserve"> либо уже созданного заказа.</w:t>
      </w:r>
    </w:p>
    <w:p w14:paraId="741441F3" w14:textId="0324F96F" w:rsidR="0052184F" w:rsidRDefault="0052184F" w:rsidP="0052184F">
      <w:pPr>
        <w:rPr>
          <w:rFonts w:cs="Arial"/>
          <w:szCs w:val="24"/>
        </w:rPr>
      </w:pPr>
      <w:r w:rsidRPr="008214FD">
        <w:rPr>
          <w:rFonts w:cs="Arial"/>
          <w:szCs w:val="24"/>
        </w:rPr>
        <w:t>Определяются связи между участвующими в заказах ЕО (определяются нижестоящие узлы).</w:t>
      </w:r>
    </w:p>
    <w:p w14:paraId="58038687" w14:textId="39A52C21" w:rsidR="00854BC1" w:rsidRDefault="00854BC1" w:rsidP="00854BC1">
      <w:pPr>
        <w:rPr>
          <w:rFonts w:eastAsiaTheme="majorEastAsia" w:cs="Arial"/>
          <w:szCs w:val="24"/>
        </w:rPr>
      </w:pPr>
      <w:r>
        <w:rPr>
          <w:rFonts w:eastAsiaTheme="majorEastAsia" w:cs="Arial"/>
          <w:szCs w:val="24"/>
        </w:rPr>
        <w:t>Необходимо о</w:t>
      </w:r>
      <w:r w:rsidRPr="008214FD">
        <w:rPr>
          <w:rFonts w:eastAsiaTheme="majorEastAsia" w:cs="Arial"/>
          <w:szCs w:val="24"/>
        </w:rPr>
        <w:t>беспечить ведение в системе нормативов планирования (технологических карт и планов ТОРО) для оборудования, не введенного в эксплуатацию, и формирование плановых заказов ТОРО, как элементов планирования потребности в МТР и человеческих ресурсах, в свою очередь для своевременного обеспечения закупки МТР и услуг. Обработка (планирование и согласование) заказов в данном случае выполняется таким же образом, как и обработка обычных плановых заказов ТОРО. При этом:</w:t>
      </w:r>
    </w:p>
    <w:p w14:paraId="10BFE88A" w14:textId="1942DEB2" w:rsidR="00854BC1" w:rsidRPr="00496911" w:rsidRDefault="00763752" w:rsidP="00854BC1">
      <w:pPr>
        <w:ind w:firstLine="709"/>
        <w:rPr>
          <w:rFonts w:cs="Arial"/>
          <w:szCs w:val="24"/>
        </w:rPr>
      </w:pPr>
      <w:r>
        <w:rPr>
          <w:rFonts w:cs="Arial"/>
          <w:szCs w:val="24"/>
        </w:rPr>
        <w:t>А.</w:t>
      </w:r>
      <w:r w:rsidR="00854BC1" w:rsidRPr="00850753">
        <w:rPr>
          <w:rFonts w:cs="Arial"/>
          <w:szCs w:val="24"/>
        </w:rPr>
        <w:t xml:space="preserve"> </w:t>
      </w:r>
      <w:r w:rsidR="00854BC1" w:rsidRPr="00AF2D49">
        <w:rPr>
          <w:rFonts w:cs="Arial"/>
          <w:szCs w:val="24"/>
        </w:rPr>
        <w:t>Для даты ввода в эксплуатацию</w:t>
      </w:r>
      <w:r w:rsidR="00854BC1" w:rsidRPr="000E4C83">
        <w:rPr>
          <w:rFonts w:cs="Arial"/>
          <w:szCs w:val="24"/>
        </w:rPr>
        <w:t xml:space="preserve"> (в т.ч. плановой): в КД «</w:t>
      </w:r>
      <w:del w:id="3267" w:author="Александр Шрамков" w:date="2021-03-05T12:38:00Z">
        <w:r w:rsidR="000367AC" w:rsidDel="001710A8">
          <w:rPr>
            <w:rFonts w:cs="Arial"/>
            <w:szCs w:val="24"/>
          </w:rPr>
          <w:delText>ERP.9.9.</w:delText>
        </w:r>
      </w:del>
      <w:ins w:id="3268" w:author="Александр Шрамков" w:date="2021-03-05T12:38:00Z">
        <w:r w:rsidR="001710A8">
          <w:rPr>
            <w:rFonts w:cs="Arial"/>
            <w:szCs w:val="24"/>
          </w:rPr>
          <w:t>ERP.13.9.</w:t>
        </w:r>
      </w:ins>
      <w:r w:rsidR="000367AC">
        <w:rPr>
          <w:rFonts w:cs="Arial"/>
          <w:szCs w:val="24"/>
        </w:rPr>
        <w:t>2.</w:t>
      </w:r>
      <w:r w:rsidR="00854BC1" w:rsidRPr="000E4C83">
        <w:rPr>
          <w:rFonts w:cs="Arial"/>
          <w:szCs w:val="24"/>
        </w:rPr>
        <w:t>7.PM.КД Управление основными данными по направлению ТОиР» определяется</w:t>
      </w:r>
      <w:r w:rsidR="00854BC1" w:rsidRPr="00496911">
        <w:rPr>
          <w:rFonts w:cs="Arial"/>
          <w:szCs w:val="24"/>
        </w:rPr>
        <w:t xml:space="preserve"> поле в записи ЕО.</w:t>
      </w:r>
    </w:p>
    <w:p w14:paraId="20208D0A" w14:textId="35660744" w:rsidR="00854BC1" w:rsidRDefault="00763752" w:rsidP="00854BC1">
      <w:pPr>
        <w:ind w:firstLine="709"/>
        <w:rPr>
          <w:rFonts w:cs="Arial"/>
          <w:szCs w:val="24"/>
        </w:rPr>
      </w:pPr>
      <w:r>
        <w:rPr>
          <w:rFonts w:cs="Arial"/>
          <w:szCs w:val="24"/>
        </w:rPr>
        <w:t>Б.</w:t>
      </w:r>
      <w:r w:rsidR="00854BC1" w:rsidRPr="00D75FF8">
        <w:rPr>
          <w:rFonts w:cs="Arial"/>
          <w:szCs w:val="24"/>
        </w:rPr>
        <w:t xml:space="preserve"> Для даты вывода из эксплуатации (в т.ч. плановой): в КД «</w:t>
      </w:r>
      <w:del w:id="3269" w:author="Александр Шрамков" w:date="2021-03-05T12:38:00Z">
        <w:r w:rsidR="000367AC" w:rsidDel="001710A8">
          <w:rPr>
            <w:rFonts w:cs="Arial"/>
            <w:szCs w:val="24"/>
          </w:rPr>
          <w:delText>ERP.9.9.</w:delText>
        </w:r>
      </w:del>
      <w:ins w:id="3270" w:author="Александр Шрамков" w:date="2021-03-05T12:38:00Z">
        <w:r w:rsidR="001710A8">
          <w:rPr>
            <w:rFonts w:cs="Arial"/>
            <w:szCs w:val="24"/>
          </w:rPr>
          <w:t>ERP.13.9.</w:t>
        </w:r>
      </w:ins>
      <w:r w:rsidR="000367AC">
        <w:rPr>
          <w:rFonts w:cs="Arial"/>
          <w:szCs w:val="24"/>
        </w:rPr>
        <w:t>2.</w:t>
      </w:r>
      <w:r w:rsidR="00854BC1" w:rsidRPr="00D75FF8">
        <w:rPr>
          <w:rFonts w:cs="Arial"/>
          <w:szCs w:val="24"/>
        </w:rPr>
        <w:t>7.PM.КД Управление основными данными по направлению ТОиР» определяется поле в записи ЕО.</w:t>
      </w:r>
      <w:r w:rsidR="00854BC1">
        <w:rPr>
          <w:rFonts w:cs="Arial"/>
          <w:szCs w:val="24"/>
        </w:rPr>
        <w:t xml:space="preserve"> </w:t>
      </w:r>
    </w:p>
    <w:p w14:paraId="1BCF8330" w14:textId="77777777" w:rsidR="00854BC1" w:rsidRPr="00D75FF8" w:rsidRDefault="00854BC1" w:rsidP="00854BC1">
      <w:pPr>
        <w:ind w:firstLine="709"/>
        <w:rPr>
          <w:rFonts w:cs="Arial"/>
          <w:szCs w:val="24"/>
        </w:rPr>
      </w:pPr>
    </w:p>
    <w:p w14:paraId="02E89804" w14:textId="67E9FC07" w:rsidR="00854BC1" w:rsidRPr="008214FD" w:rsidRDefault="00854BC1" w:rsidP="00854BC1">
      <w:pPr>
        <w:rPr>
          <w:rFonts w:cs="Arial"/>
          <w:szCs w:val="24"/>
        </w:rPr>
      </w:pPr>
      <w:r>
        <w:rPr>
          <w:rFonts w:cs="Arial"/>
          <w:szCs w:val="24"/>
        </w:rPr>
        <w:t xml:space="preserve">При выполнении оптимизации плана-графика (Разработка </w:t>
      </w:r>
      <w:r>
        <w:rPr>
          <w:rFonts w:eastAsiaTheme="majorEastAsia" w:cs="Arial"/>
        </w:rPr>
        <w:t>PM21 – Оптимизация плана-графика воздействий на ПА) программа анализирует дату вывода о</w:t>
      </w:r>
      <w:r>
        <w:rPr>
          <w:rFonts w:cs="Arial"/>
          <w:szCs w:val="24"/>
        </w:rPr>
        <w:t>бъекта из эксплуатации и</w:t>
      </w:r>
      <w:r w:rsidRPr="008214FD">
        <w:rPr>
          <w:rFonts w:cs="Arial"/>
          <w:szCs w:val="24"/>
        </w:rPr>
        <w:t xml:space="preserve"> при обнаружен</w:t>
      </w:r>
      <w:r>
        <w:rPr>
          <w:rFonts w:cs="Arial"/>
          <w:szCs w:val="24"/>
        </w:rPr>
        <w:t>ии запланированных заказов позднее</w:t>
      </w:r>
      <w:r w:rsidRPr="008214FD">
        <w:rPr>
          <w:rFonts w:cs="Arial"/>
          <w:szCs w:val="24"/>
        </w:rPr>
        <w:t xml:space="preserve"> этой даты, будет предлагать пометить их на удаление</w:t>
      </w:r>
      <w:r>
        <w:rPr>
          <w:rFonts w:cs="Arial"/>
          <w:szCs w:val="24"/>
        </w:rPr>
        <w:t xml:space="preserve"> (установить</w:t>
      </w:r>
      <w:r w:rsidR="00C02DA0">
        <w:rPr>
          <w:rFonts w:cs="Arial"/>
          <w:szCs w:val="24"/>
        </w:rPr>
        <w:t xml:space="preserve"> на</w:t>
      </w:r>
      <w:r>
        <w:rPr>
          <w:rFonts w:cs="Arial"/>
          <w:szCs w:val="24"/>
        </w:rPr>
        <w:t xml:space="preserve"> заказе статус МТКУ)</w:t>
      </w:r>
      <w:r w:rsidRPr="008214FD">
        <w:rPr>
          <w:rFonts w:cs="Arial"/>
          <w:szCs w:val="24"/>
        </w:rPr>
        <w:t>.</w:t>
      </w:r>
    </w:p>
    <w:p w14:paraId="3C81BB84" w14:textId="77777777" w:rsidR="00854BC1" w:rsidRDefault="00854BC1" w:rsidP="0052184F">
      <w:pPr>
        <w:rPr>
          <w:rFonts w:cs="Arial"/>
          <w:szCs w:val="24"/>
        </w:rPr>
      </w:pPr>
    </w:p>
    <w:p w14:paraId="66B60265" w14:textId="77777777" w:rsidR="0052184F" w:rsidRPr="008214FD" w:rsidRDefault="0052184F" w:rsidP="0052184F">
      <w:pPr>
        <w:rPr>
          <w:rFonts w:cs="Arial"/>
          <w:szCs w:val="24"/>
          <w:u w:val="single"/>
        </w:rPr>
      </w:pPr>
      <w:r w:rsidRPr="008214FD">
        <w:rPr>
          <w:rFonts w:cs="Arial"/>
          <w:szCs w:val="24"/>
          <w:u w:val="single"/>
        </w:rPr>
        <w:t>Выходные результаты</w:t>
      </w:r>
    </w:p>
    <w:p w14:paraId="6F86C48A" w14:textId="77777777" w:rsidR="0052184F" w:rsidRPr="008214FD" w:rsidRDefault="0052184F" w:rsidP="0052184F">
      <w:pPr>
        <w:rPr>
          <w:rFonts w:cs="Arial"/>
          <w:szCs w:val="24"/>
        </w:rPr>
      </w:pPr>
      <w:r w:rsidRPr="008214FD">
        <w:rPr>
          <w:rFonts w:cs="Arial"/>
          <w:szCs w:val="24"/>
        </w:rPr>
        <w:t>Сроки воздействий для нижестоящих узлов должны быть смещены в интервал сроков выполнения в зависимости от типа календарного планирования (вперед либо назад), определяемого на уровне вида заказа, в привязке к дате начала (при планировании «от начала») либо к дате окончания (при планировании «от конца»).</w:t>
      </w:r>
    </w:p>
    <w:p w14:paraId="202ED8E5" w14:textId="77777777" w:rsidR="0052184F" w:rsidRPr="008214FD" w:rsidRDefault="0052184F" w:rsidP="0052184F">
      <w:pPr>
        <w:rPr>
          <w:rFonts w:cs="Arial"/>
          <w:szCs w:val="24"/>
        </w:rPr>
      </w:pPr>
    </w:p>
    <w:p w14:paraId="27BD6FBA" w14:textId="77777777" w:rsidR="0052184F" w:rsidRDefault="0052184F" w:rsidP="0052184F">
      <w:pPr>
        <w:rPr>
          <w:rFonts w:cs="Arial"/>
          <w:szCs w:val="24"/>
        </w:rPr>
      </w:pPr>
      <w:r w:rsidRPr="008214FD">
        <w:rPr>
          <w:rFonts w:cs="Arial"/>
          <w:szCs w:val="24"/>
        </w:rPr>
        <w:t>Программа анализирует сетевые графики по замене/модернизации. При обнаружении запланированных заказов ТОРО в рамках дат замены/модернизации, будет предлагаться пометить их на удаление.</w:t>
      </w:r>
    </w:p>
    <w:p w14:paraId="2973FBDA" w14:textId="6B6DB377" w:rsidR="006919AF" w:rsidRPr="008214FD" w:rsidDel="009A7587" w:rsidRDefault="006919AF" w:rsidP="00B153FA">
      <w:pPr>
        <w:rPr>
          <w:del w:id="3271" w:author="Попова Дарья" w:date="2020-07-22T10:53:00Z"/>
        </w:rPr>
      </w:pPr>
    </w:p>
    <w:p w14:paraId="6191A665" w14:textId="6A8ADB62" w:rsidR="00F24BED" w:rsidRPr="006B5EA1" w:rsidDel="009A7587" w:rsidRDefault="00F24BED" w:rsidP="00B153FA">
      <w:pPr>
        <w:rPr>
          <w:del w:id="3272" w:author="Попова Дарья" w:date="2020-07-22T10:53:00Z"/>
          <w:rFonts w:cs="Arial"/>
        </w:rPr>
      </w:pPr>
    </w:p>
    <w:p w14:paraId="2BA9667B" w14:textId="70109357" w:rsidR="009C7041" w:rsidRPr="00DF62AE" w:rsidRDefault="009C7041">
      <w:pPr>
        <w:pStyle w:val="4"/>
      </w:pPr>
      <w:r w:rsidRPr="00DF62AE">
        <w:t xml:space="preserve">Разработка </w:t>
      </w:r>
      <w:r w:rsidRPr="00DF62AE">
        <w:rPr>
          <w:lang w:val="en-US"/>
        </w:rPr>
        <w:t>PM</w:t>
      </w:r>
      <w:r w:rsidRPr="00DF62AE">
        <w:t xml:space="preserve">25 </w:t>
      </w:r>
      <w:r w:rsidR="007F1EBA">
        <w:t>Отчет по целесообразности использования МТР в заказах ТОРО</w:t>
      </w:r>
    </w:p>
    <w:p w14:paraId="3E219C16" w14:textId="6B500FE4" w:rsidR="00034AF0" w:rsidRPr="00B153FA" w:rsidRDefault="00E372FA" w:rsidP="00B153FA">
      <w:pPr>
        <w:rPr>
          <w:rFonts w:cs="Arial"/>
          <w:u w:val="single"/>
        </w:rPr>
      </w:pPr>
      <w:r w:rsidRPr="00B153FA">
        <w:rPr>
          <w:rFonts w:cs="Arial"/>
          <w:u w:val="single"/>
        </w:rPr>
        <w:t>О</w:t>
      </w:r>
      <w:r w:rsidR="00034AF0" w:rsidRPr="00B153FA">
        <w:rPr>
          <w:rFonts w:cs="Arial"/>
          <w:u w:val="single"/>
        </w:rPr>
        <w:t>писание разработки</w:t>
      </w:r>
    </w:p>
    <w:p w14:paraId="27E4E5F4" w14:textId="2B52D9E1" w:rsidR="005B07B3" w:rsidRDefault="00E551F4" w:rsidP="00B153FA">
      <w:pPr>
        <w:rPr>
          <w:rFonts w:cs="Arial"/>
        </w:rPr>
      </w:pPr>
      <w:r>
        <w:rPr>
          <w:rFonts w:cs="Arial"/>
        </w:rPr>
        <w:t xml:space="preserve">Для анализа </w:t>
      </w:r>
      <w:r w:rsidR="00464506" w:rsidRPr="00EF6009">
        <w:rPr>
          <w:rFonts w:cs="Arial"/>
          <w:szCs w:val="24"/>
        </w:rPr>
        <w:t>использования</w:t>
      </w:r>
      <w:r w:rsidR="00464506">
        <w:rPr>
          <w:rFonts w:cs="Arial"/>
        </w:rPr>
        <w:t xml:space="preserve"> МТР в заказах ТОРО</w:t>
      </w:r>
      <w:ins w:id="3273" w:author="Попова Дарья" w:date="2020-07-22T10:49:00Z">
        <w:r w:rsidR="009A7587">
          <w:rPr>
            <w:rFonts w:cs="Arial"/>
          </w:rPr>
          <w:t xml:space="preserve"> и сетевых графиках</w:t>
        </w:r>
      </w:ins>
      <w:r w:rsidR="00464506">
        <w:rPr>
          <w:rFonts w:cs="Arial"/>
        </w:rPr>
        <w:t xml:space="preserve"> используется разработка в виде отчета. </w:t>
      </w:r>
      <w:r w:rsidR="00920F5B">
        <w:rPr>
          <w:rFonts w:cs="Arial"/>
        </w:rPr>
        <w:t>О</w:t>
      </w:r>
      <w:r w:rsidR="005B07B3">
        <w:rPr>
          <w:rFonts w:cs="Arial"/>
        </w:rPr>
        <w:t xml:space="preserve">тчет </w:t>
      </w:r>
      <w:r w:rsidR="005B07B3" w:rsidRPr="00777793">
        <w:rPr>
          <w:rFonts w:cs="Arial"/>
        </w:rPr>
        <w:t>отража</w:t>
      </w:r>
      <w:r w:rsidR="005B07B3">
        <w:rPr>
          <w:rFonts w:cs="Arial"/>
        </w:rPr>
        <w:t>ет сроки поставки</w:t>
      </w:r>
      <w:r w:rsidR="005B07B3" w:rsidRPr="00777793">
        <w:rPr>
          <w:rFonts w:cs="Arial"/>
        </w:rPr>
        <w:t xml:space="preserve"> Lead Time</w:t>
      </w:r>
      <w:r w:rsidR="00920F5B">
        <w:rPr>
          <w:rFonts w:cs="Arial"/>
        </w:rPr>
        <w:t xml:space="preserve"> материала</w:t>
      </w:r>
      <w:r w:rsidR="005B07B3">
        <w:rPr>
          <w:rFonts w:cs="Arial"/>
        </w:rPr>
        <w:t xml:space="preserve">, </w:t>
      </w:r>
      <w:r w:rsidR="005B07B3" w:rsidRPr="00777793">
        <w:rPr>
          <w:rFonts w:cs="Arial"/>
        </w:rPr>
        <w:t xml:space="preserve">сроки потребности, </w:t>
      </w:r>
      <w:r w:rsidR="00AF2A5E">
        <w:rPr>
          <w:rFonts w:cs="Arial"/>
        </w:rPr>
        <w:t xml:space="preserve">возможность замены на </w:t>
      </w:r>
      <w:r w:rsidR="00920F5B">
        <w:rPr>
          <w:rFonts w:cs="Arial"/>
        </w:rPr>
        <w:t>МТР-аналог</w:t>
      </w:r>
      <w:r w:rsidR="00AF2A5E">
        <w:rPr>
          <w:rFonts w:cs="Arial"/>
        </w:rPr>
        <w:t>и</w:t>
      </w:r>
      <w:r w:rsidR="00920F5B">
        <w:rPr>
          <w:rFonts w:cs="Arial"/>
        </w:rPr>
        <w:t>, включая запчасти</w:t>
      </w:r>
      <w:r w:rsidR="005B07B3" w:rsidRPr="00777793">
        <w:rPr>
          <w:rFonts w:cs="Arial"/>
        </w:rPr>
        <w:t xml:space="preserve"> собственного производства</w:t>
      </w:r>
      <w:r w:rsidR="00920F5B">
        <w:rPr>
          <w:rFonts w:cs="Arial"/>
        </w:rPr>
        <w:t>, стоимость закупаемых запчастей</w:t>
      </w:r>
      <w:r w:rsidR="005B07B3">
        <w:rPr>
          <w:rFonts w:cs="Arial"/>
        </w:rPr>
        <w:t xml:space="preserve"> путем раскрытия для каждого компонента данной информации. </w:t>
      </w:r>
    </w:p>
    <w:p w14:paraId="7BEDE742" w14:textId="06B61ADB" w:rsidR="005B07B3" w:rsidRPr="00B153FA" w:rsidRDefault="005B07B3" w:rsidP="00E551F4">
      <w:pPr>
        <w:spacing w:after="240" w:line="276" w:lineRule="auto"/>
        <w:rPr>
          <w:rFonts w:cs="Arial"/>
          <w:u w:val="single"/>
        </w:rPr>
      </w:pPr>
      <w:r w:rsidRPr="00B153FA">
        <w:rPr>
          <w:rFonts w:cs="Arial"/>
          <w:u w:val="single"/>
        </w:rPr>
        <w:t>Входные параметры:</w:t>
      </w:r>
    </w:p>
    <w:p w14:paraId="0C83258D" w14:textId="529A1394" w:rsidR="00E551F4" w:rsidRPr="00176E86" w:rsidRDefault="00E551F4" w:rsidP="002E665C">
      <w:pPr>
        <w:spacing w:after="120" w:line="276" w:lineRule="auto"/>
        <w:rPr>
          <w:rFonts w:cs="Arial"/>
        </w:rPr>
      </w:pPr>
      <w:r w:rsidRPr="00777793">
        <w:rPr>
          <w:rFonts w:cs="Arial"/>
        </w:rPr>
        <w:t>Поля для заполнения на селекционном экране</w:t>
      </w:r>
      <w:r w:rsidR="00464506">
        <w:rPr>
          <w:rFonts w:cs="Arial"/>
        </w:rPr>
        <w:t xml:space="preserve"> следующие</w:t>
      </w:r>
      <w:r w:rsidRPr="00777793">
        <w:rPr>
          <w:rFonts w:cs="Arial"/>
        </w:rPr>
        <w:t>:</w:t>
      </w:r>
    </w:p>
    <w:p w14:paraId="1E4439F0" w14:textId="247D453C" w:rsidR="00E551F4" w:rsidRDefault="00E551F4" w:rsidP="002E665C">
      <w:pPr>
        <w:spacing w:after="120" w:line="276" w:lineRule="auto"/>
        <w:ind w:left="567"/>
        <w:jc w:val="left"/>
        <w:rPr>
          <w:rFonts w:cs="Arial"/>
        </w:rPr>
      </w:pPr>
      <w:r w:rsidRPr="00777793">
        <w:rPr>
          <w:rFonts w:cs="Arial"/>
        </w:rPr>
        <w:t xml:space="preserve">- </w:t>
      </w:r>
      <w:r>
        <w:rPr>
          <w:rFonts w:cs="Arial"/>
        </w:rPr>
        <w:t>Заказ ТОРО</w:t>
      </w:r>
      <w:ins w:id="3274" w:author="Попова Дарья" w:date="2020-07-22T10:50:00Z">
        <w:r w:rsidR="009A7587">
          <w:rPr>
            <w:rFonts w:cs="Arial"/>
          </w:rPr>
          <w:t>/ СГ</w:t>
        </w:r>
      </w:ins>
      <w:r>
        <w:rPr>
          <w:rFonts w:cs="Arial"/>
        </w:rPr>
        <w:t>;</w:t>
      </w:r>
    </w:p>
    <w:p w14:paraId="3A6F6A01" w14:textId="77777777" w:rsidR="00E551F4" w:rsidRDefault="00E551F4" w:rsidP="002E665C">
      <w:pPr>
        <w:spacing w:after="120" w:line="276" w:lineRule="auto"/>
        <w:ind w:left="567"/>
        <w:jc w:val="left"/>
        <w:rPr>
          <w:rFonts w:cs="Arial"/>
        </w:rPr>
      </w:pPr>
      <w:r>
        <w:rPr>
          <w:rFonts w:cs="Arial"/>
        </w:rPr>
        <w:t xml:space="preserve">- </w:t>
      </w:r>
      <w:r w:rsidRPr="00777793">
        <w:rPr>
          <w:rFonts w:cs="Arial"/>
        </w:rPr>
        <w:t>Техническое место;</w:t>
      </w:r>
    </w:p>
    <w:p w14:paraId="5F427C95" w14:textId="14DBDCA0" w:rsidR="00E551F4" w:rsidRDefault="00E551F4" w:rsidP="002E665C">
      <w:pPr>
        <w:spacing w:after="120" w:line="276" w:lineRule="auto"/>
        <w:ind w:left="567"/>
        <w:jc w:val="left"/>
        <w:rPr>
          <w:rFonts w:cs="Arial"/>
        </w:rPr>
      </w:pPr>
      <w:r>
        <w:rPr>
          <w:rFonts w:cs="Arial"/>
        </w:rPr>
        <w:t>- Единица оборудования;</w:t>
      </w:r>
    </w:p>
    <w:p w14:paraId="51ABB313" w14:textId="47CF7CEC" w:rsidR="00DC3EDB" w:rsidRDefault="00DC3EDB" w:rsidP="002E665C">
      <w:pPr>
        <w:spacing w:after="120" w:line="276" w:lineRule="auto"/>
        <w:ind w:left="567"/>
        <w:jc w:val="left"/>
        <w:rPr>
          <w:rFonts w:cs="Arial"/>
        </w:rPr>
      </w:pPr>
      <w:r>
        <w:rPr>
          <w:rFonts w:cs="Arial"/>
        </w:rPr>
        <w:t>- Материал</w:t>
      </w:r>
      <w:r w:rsidR="00D947F5">
        <w:rPr>
          <w:rFonts w:cs="Arial"/>
        </w:rPr>
        <w:t xml:space="preserve"> (ОЗМ) в заказах ТОРО;</w:t>
      </w:r>
    </w:p>
    <w:p w14:paraId="14B24044" w14:textId="376688C7" w:rsidR="00E551F4" w:rsidRDefault="00464506" w:rsidP="00B153FA">
      <w:pPr>
        <w:spacing w:after="240" w:line="276" w:lineRule="auto"/>
        <w:ind w:left="567"/>
        <w:jc w:val="left"/>
        <w:rPr>
          <w:rFonts w:cs="Arial"/>
        </w:rPr>
      </w:pPr>
      <w:r>
        <w:rPr>
          <w:rFonts w:cs="Arial"/>
        </w:rPr>
        <w:t xml:space="preserve">- </w:t>
      </w:r>
      <w:r w:rsidR="00CC13B5">
        <w:rPr>
          <w:rFonts w:cs="Arial"/>
        </w:rPr>
        <w:t>Период (с .. по) и т.д.</w:t>
      </w:r>
    </w:p>
    <w:p w14:paraId="3F710A4B" w14:textId="788EDC3F" w:rsidR="005C75CA" w:rsidRPr="00B153FA" w:rsidRDefault="005C75CA" w:rsidP="005B07B3">
      <w:pPr>
        <w:spacing w:after="240" w:line="276" w:lineRule="auto"/>
        <w:rPr>
          <w:rFonts w:cs="Arial"/>
          <w:u w:val="single"/>
        </w:rPr>
      </w:pPr>
      <w:r w:rsidRPr="00B153FA">
        <w:rPr>
          <w:rFonts w:cs="Arial"/>
          <w:u w:val="single"/>
        </w:rPr>
        <w:t>Основные функции разработки:</w:t>
      </w:r>
    </w:p>
    <w:p w14:paraId="5F1FE94B" w14:textId="0973EDA8" w:rsidR="005B07B3" w:rsidRDefault="005B07B3" w:rsidP="002E665C">
      <w:pPr>
        <w:spacing w:after="120" w:line="276" w:lineRule="auto"/>
        <w:rPr>
          <w:rFonts w:cs="Arial"/>
        </w:rPr>
      </w:pPr>
      <w:r>
        <w:rPr>
          <w:rFonts w:cs="Arial"/>
        </w:rPr>
        <w:t xml:space="preserve">Данная разработка представляет собой отчет по заказам ТОРО, отражающий: </w:t>
      </w:r>
    </w:p>
    <w:p w14:paraId="6645BC02" w14:textId="2C45BFE4" w:rsidR="005B07B3" w:rsidRDefault="005B07B3" w:rsidP="002E665C">
      <w:pPr>
        <w:spacing w:after="120" w:line="276" w:lineRule="auto"/>
        <w:rPr>
          <w:rFonts w:cs="Arial"/>
        </w:rPr>
      </w:pPr>
      <w:r>
        <w:rPr>
          <w:rFonts w:cs="Arial"/>
        </w:rPr>
        <w:t xml:space="preserve">- </w:t>
      </w:r>
      <w:r w:rsidR="005647EF">
        <w:rPr>
          <w:rFonts w:cs="Arial"/>
        </w:rPr>
        <w:t>В</w:t>
      </w:r>
      <w:r>
        <w:rPr>
          <w:rFonts w:cs="Arial"/>
        </w:rPr>
        <w:t>озможные замены МТР (ОЗМ) на аналоги</w:t>
      </w:r>
      <w:r w:rsidR="00FC5C1A">
        <w:rPr>
          <w:rFonts w:cs="Arial"/>
        </w:rPr>
        <w:t>;</w:t>
      </w:r>
      <w:r w:rsidR="00E2760B">
        <w:rPr>
          <w:rFonts w:cs="Arial"/>
        </w:rPr>
        <w:t xml:space="preserve"> при этом должно учитываться, что если заказ выполняется по гарантии, то возможно использовать только прямые аналоги по отношению к ОЗМ в техкарте, на основе которой создан заказ.</w:t>
      </w:r>
    </w:p>
    <w:p w14:paraId="1C4A89CC" w14:textId="522D3C19" w:rsidR="005B07B3" w:rsidRDefault="00B636B4" w:rsidP="002E665C">
      <w:pPr>
        <w:spacing w:after="120" w:line="276" w:lineRule="auto"/>
        <w:rPr>
          <w:rFonts w:cs="Arial"/>
        </w:rPr>
      </w:pPr>
      <w:r>
        <w:rPr>
          <w:rFonts w:cs="Arial"/>
        </w:rPr>
        <w:t xml:space="preserve">- </w:t>
      </w:r>
      <w:r w:rsidR="005D70B5">
        <w:rPr>
          <w:rFonts w:cs="Arial"/>
        </w:rPr>
        <w:t>П</w:t>
      </w:r>
      <w:r w:rsidR="005B07B3">
        <w:rPr>
          <w:rFonts w:cs="Arial"/>
        </w:rPr>
        <w:t xml:space="preserve">риоритет </w:t>
      </w:r>
      <w:r w:rsidR="005D70B5">
        <w:rPr>
          <w:rFonts w:cs="Arial"/>
        </w:rPr>
        <w:t xml:space="preserve">потребности </w:t>
      </w:r>
      <w:r w:rsidR="005B07B3">
        <w:rPr>
          <w:rFonts w:cs="Arial"/>
        </w:rPr>
        <w:t>в предлагаемом перечне</w:t>
      </w:r>
      <w:r w:rsidR="005D70B5">
        <w:rPr>
          <w:rFonts w:cs="Arial"/>
        </w:rPr>
        <w:t xml:space="preserve"> МТР</w:t>
      </w:r>
      <w:r w:rsidR="005B07B3">
        <w:rPr>
          <w:rFonts w:cs="Arial"/>
        </w:rPr>
        <w:t xml:space="preserve"> – по наличию </w:t>
      </w:r>
      <w:r w:rsidR="00FC5C1A">
        <w:rPr>
          <w:rFonts w:cs="Arial"/>
        </w:rPr>
        <w:t>на складе, стоимости, Lead Time;</w:t>
      </w:r>
    </w:p>
    <w:p w14:paraId="5A6C9F9F" w14:textId="2807A5B3" w:rsidR="00EC24C9" w:rsidRDefault="005D70B5" w:rsidP="002E665C">
      <w:pPr>
        <w:spacing w:after="120" w:line="276" w:lineRule="auto"/>
        <w:rPr>
          <w:rFonts w:cs="Arial"/>
        </w:rPr>
      </w:pPr>
      <w:r>
        <w:rPr>
          <w:rFonts w:cs="Arial"/>
        </w:rPr>
        <w:t>- С</w:t>
      </w:r>
      <w:r w:rsidRPr="00777793">
        <w:rPr>
          <w:rFonts w:cs="Arial"/>
        </w:rPr>
        <w:t>роки потребности</w:t>
      </w:r>
      <w:r w:rsidR="00FC5C1A">
        <w:rPr>
          <w:rFonts w:cs="Arial"/>
        </w:rPr>
        <w:t xml:space="preserve"> МТР;</w:t>
      </w:r>
    </w:p>
    <w:p w14:paraId="486C9E51" w14:textId="452B6EEC" w:rsidR="00FC5C1A" w:rsidRDefault="00FC5C1A" w:rsidP="002E665C">
      <w:pPr>
        <w:spacing w:after="120" w:line="276" w:lineRule="auto"/>
        <w:rPr>
          <w:rFonts w:cs="Arial"/>
        </w:rPr>
      </w:pPr>
      <w:r>
        <w:rPr>
          <w:rFonts w:cs="Arial"/>
        </w:rPr>
        <w:t>- Прогнозные сроки поступления МТР с учетом наличия заказов на поставку;</w:t>
      </w:r>
    </w:p>
    <w:p w14:paraId="044B0226" w14:textId="64208CE6" w:rsidR="00F87FB9" w:rsidRDefault="00F87FB9" w:rsidP="002E665C">
      <w:pPr>
        <w:spacing w:after="120" w:line="276" w:lineRule="auto"/>
        <w:rPr>
          <w:rFonts w:cs="Arial"/>
        </w:rPr>
      </w:pPr>
      <w:r>
        <w:rPr>
          <w:rFonts w:cs="Arial"/>
        </w:rPr>
        <w:t xml:space="preserve">- </w:t>
      </w:r>
      <w:r w:rsidR="00EC24C9">
        <w:rPr>
          <w:rFonts w:cs="Arial"/>
        </w:rPr>
        <w:t xml:space="preserve">Стоимость </w:t>
      </w:r>
      <w:r>
        <w:rPr>
          <w:rFonts w:cs="Arial"/>
        </w:rPr>
        <w:t>закупаемой запчас</w:t>
      </w:r>
      <w:r w:rsidR="00FC5C1A">
        <w:rPr>
          <w:rFonts w:cs="Arial"/>
        </w:rPr>
        <w:t>ти;</w:t>
      </w:r>
    </w:p>
    <w:p w14:paraId="34995DBF" w14:textId="4AFEF606" w:rsidR="00F87FB9" w:rsidRDefault="00F87FB9" w:rsidP="00B153FA">
      <w:pPr>
        <w:spacing w:after="240" w:line="276" w:lineRule="auto"/>
        <w:rPr>
          <w:rFonts w:cs="Arial"/>
        </w:rPr>
      </w:pPr>
      <w:r>
        <w:rPr>
          <w:rFonts w:cs="Arial"/>
        </w:rPr>
        <w:t>- Стоимость зап</w:t>
      </w:r>
      <w:r w:rsidR="009E680F">
        <w:rPr>
          <w:rFonts w:cs="Arial"/>
        </w:rPr>
        <w:t>части собственного изготовления;</w:t>
      </w:r>
    </w:p>
    <w:p w14:paraId="323131E0" w14:textId="5F621F5D" w:rsidR="009E680F" w:rsidRDefault="009E680F" w:rsidP="00B153FA">
      <w:pPr>
        <w:spacing w:after="240" w:line="276" w:lineRule="auto"/>
        <w:rPr>
          <w:rFonts w:cs="Arial"/>
        </w:rPr>
      </w:pPr>
      <w:r>
        <w:rPr>
          <w:rFonts w:cs="Arial"/>
        </w:rPr>
        <w:t xml:space="preserve">- Плановые сроки восстановления </w:t>
      </w:r>
      <w:r w:rsidR="000D577E">
        <w:rPr>
          <w:rFonts w:cs="Arial"/>
        </w:rPr>
        <w:t>МТР (при наличии запланированных заказов на восстановление).</w:t>
      </w:r>
    </w:p>
    <w:p w14:paraId="25782BFC" w14:textId="263182D0" w:rsidR="00FD3C0B" w:rsidRPr="00EF6009" w:rsidRDefault="00F87FB9" w:rsidP="00FD3C0B">
      <w:pPr>
        <w:spacing w:after="240" w:line="276" w:lineRule="auto"/>
        <w:rPr>
          <w:rFonts w:cs="Arial"/>
        </w:rPr>
      </w:pPr>
      <w:r>
        <w:rPr>
          <w:rFonts w:cs="Arial"/>
        </w:rPr>
        <w:t>В системе</w:t>
      </w:r>
      <w:r w:rsidR="00F369A6" w:rsidRPr="00B153FA">
        <w:rPr>
          <w:rFonts w:cs="Arial"/>
        </w:rPr>
        <w:t xml:space="preserve"> </w:t>
      </w:r>
      <w:r w:rsidR="00A66FA6">
        <w:rPr>
          <w:rFonts w:cs="Arial"/>
          <w:lang w:val="en-US"/>
        </w:rPr>
        <w:t>S</w:t>
      </w:r>
      <w:r w:rsidR="00A66FA6" w:rsidRPr="00B153FA">
        <w:rPr>
          <w:rFonts w:cs="Arial"/>
        </w:rPr>
        <w:t>/4</w:t>
      </w:r>
      <w:r w:rsidR="00A66FA6">
        <w:rPr>
          <w:rFonts w:cs="Arial"/>
          <w:lang w:val="en-US"/>
        </w:rPr>
        <w:t>HANA</w:t>
      </w:r>
      <w:r w:rsidR="00A66FA6" w:rsidRPr="00B153FA">
        <w:rPr>
          <w:rFonts w:cs="Arial"/>
        </w:rPr>
        <w:t xml:space="preserve"> </w:t>
      </w:r>
      <w:r w:rsidR="00F369A6">
        <w:rPr>
          <w:rFonts w:cs="Arial"/>
        </w:rPr>
        <w:t>закупаемые и изготавливаемые зап</w:t>
      </w:r>
      <w:r w:rsidR="00311A17">
        <w:rPr>
          <w:rFonts w:cs="Arial"/>
        </w:rPr>
        <w:t>части будут вестись через отдельные ОЗМ</w:t>
      </w:r>
      <w:r>
        <w:rPr>
          <w:rFonts w:cs="Arial"/>
        </w:rPr>
        <w:t xml:space="preserve"> </w:t>
      </w:r>
      <w:r w:rsidR="00311A17">
        <w:rPr>
          <w:rFonts w:cs="Arial"/>
        </w:rPr>
        <w:t>аналогично ведению в системе КСУ НСИ</w:t>
      </w:r>
      <w:r w:rsidR="00C915C7">
        <w:rPr>
          <w:rFonts w:cs="Arial"/>
        </w:rPr>
        <w:t>.</w:t>
      </w:r>
      <w:r w:rsidR="00311A17">
        <w:rPr>
          <w:rFonts w:cs="Arial"/>
        </w:rPr>
        <w:t xml:space="preserve"> Для </w:t>
      </w:r>
      <w:r w:rsidR="00FD3C0B">
        <w:rPr>
          <w:rFonts w:cs="Arial"/>
        </w:rPr>
        <w:t xml:space="preserve">закупаемых материалов цены </w:t>
      </w:r>
      <w:r w:rsidR="0018228B">
        <w:rPr>
          <w:rFonts w:cs="Arial"/>
        </w:rPr>
        <w:t>будут вестись цены в поле «Плановая цена».</w:t>
      </w:r>
      <w:r w:rsidR="00C64704">
        <w:rPr>
          <w:rFonts w:cs="Arial"/>
        </w:rPr>
        <w:t xml:space="preserve"> </w:t>
      </w:r>
      <w:r w:rsidR="00FD3C0B">
        <w:rPr>
          <w:rFonts w:cs="Arial"/>
        </w:rPr>
        <w:t xml:space="preserve">Более подробно ведение плановых цен для МТР отражено в КД </w:t>
      </w:r>
      <w:r w:rsidR="00FC5C1A">
        <w:rPr>
          <w:rFonts w:cs="Arial"/>
        </w:rPr>
        <w:t>«</w:t>
      </w:r>
      <w:del w:id="3275" w:author="Александр Шрамков" w:date="2021-03-05T12:38:00Z">
        <w:r w:rsidR="000367AC" w:rsidDel="001710A8">
          <w:rPr>
            <w:rFonts w:cs="Arial"/>
            <w:lang w:val="en-US"/>
          </w:rPr>
          <w:delText>ERP</w:delText>
        </w:r>
        <w:r w:rsidR="000367AC" w:rsidRPr="009721BA" w:rsidDel="001710A8">
          <w:rPr>
            <w:rFonts w:cs="Arial"/>
          </w:rPr>
          <w:delText>.9.9.</w:delText>
        </w:r>
      </w:del>
      <w:ins w:id="3276" w:author="Александр Шрамков" w:date="2021-03-05T12:38:00Z">
        <w:r w:rsidR="001710A8">
          <w:rPr>
            <w:rFonts w:cs="Arial"/>
            <w:lang w:val="en-US"/>
          </w:rPr>
          <w:t>ERP</w:t>
        </w:r>
        <w:r w:rsidR="001710A8" w:rsidRPr="001710A8">
          <w:rPr>
            <w:rFonts w:cs="Arial"/>
            <w:rPrChange w:id="3277" w:author="Александр Шрамков" w:date="2021-03-05T12:39:00Z">
              <w:rPr>
                <w:rFonts w:cs="Arial"/>
                <w:lang w:val="en-US"/>
              </w:rPr>
            </w:rPrChange>
          </w:rPr>
          <w:t>.13.9.</w:t>
        </w:r>
      </w:ins>
      <w:r w:rsidR="000367AC" w:rsidRPr="009721BA">
        <w:rPr>
          <w:rFonts w:cs="Arial"/>
        </w:rPr>
        <w:t>2.</w:t>
      </w:r>
      <w:r w:rsidR="009F5550" w:rsidRPr="003E0FCA">
        <w:rPr>
          <w:rFonts w:cs="Arial"/>
        </w:rPr>
        <w:t>58</w:t>
      </w:r>
      <w:r w:rsidR="00AE5B51">
        <w:rPr>
          <w:rFonts w:cs="Arial"/>
        </w:rPr>
        <w:t xml:space="preserve"> Планирование обеспечения МТР </w:t>
      </w:r>
      <w:r w:rsidR="00E2602B">
        <w:rPr>
          <w:rFonts w:cs="Arial"/>
        </w:rPr>
        <w:t>работами и услугами</w:t>
      </w:r>
      <w:r w:rsidR="00FC5C1A">
        <w:rPr>
          <w:rFonts w:cs="Arial"/>
        </w:rPr>
        <w:t>»</w:t>
      </w:r>
      <w:r w:rsidR="00E2602B">
        <w:rPr>
          <w:rFonts w:cs="Arial"/>
        </w:rPr>
        <w:t>.</w:t>
      </w:r>
    </w:p>
    <w:p w14:paraId="6560D9A8" w14:textId="54742780" w:rsidR="00C915C7" w:rsidRDefault="00FD3C0B" w:rsidP="00B153FA">
      <w:pPr>
        <w:spacing w:after="240" w:line="276" w:lineRule="auto"/>
        <w:rPr>
          <w:rFonts w:cs="Arial"/>
        </w:rPr>
      </w:pPr>
      <w:r>
        <w:rPr>
          <w:rFonts w:cs="Arial"/>
        </w:rPr>
        <w:lastRenderedPageBreak/>
        <w:t xml:space="preserve">Для изготавливаемых материалов цена будет вестись по факту </w:t>
      </w:r>
      <w:r w:rsidR="00F530E3">
        <w:rPr>
          <w:rFonts w:cs="Arial"/>
        </w:rPr>
        <w:t xml:space="preserve">выполнения </w:t>
      </w:r>
      <w:r>
        <w:rPr>
          <w:rFonts w:cs="Arial"/>
        </w:rPr>
        <w:t>производства в поле «Стандартная цена»</w:t>
      </w:r>
      <w:r w:rsidR="00F530E3">
        <w:rPr>
          <w:rFonts w:cs="Arial"/>
        </w:rPr>
        <w:t xml:space="preserve"> при закрытии и расчета производственного заказа</w:t>
      </w:r>
      <w:r>
        <w:rPr>
          <w:rFonts w:cs="Arial"/>
        </w:rPr>
        <w:t xml:space="preserve">. </w:t>
      </w:r>
      <w:r w:rsidR="00C64704">
        <w:rPr>
          <w:rFonts w:cs="Arial"/>
        </w:rPr>
        <w:t xml:space="preserve">Более подробно </w:t>
      </w:r>
      <w:r w:rsidR="00F530E3">
        <w:rPr>
          <w:rFonts w:cs="Arial"/>
        </w:rPr>
        <w:t xml:space="preserve">процедура закрытия </w:t>
      </w:r>
      <w:r w:rsidR="009C6D68">
        <w:rPr>
          <w:rFonts w:cs="Arial"/>
        </w:rPr>
        <w:t>описана в КД</w:t>
      </w:r>
      <w:r w:rsidR="00DD6D3D" w:rsidRPr="00B153FA">
        <w:rPr>
          <w:rFonts w:cs="Arial"/>
        </w:rPr>
        <w:t xml:space="preserve"> </w:t>
      </w:r>
      <w:r w:rsidR="002A3C4F">
        <w:rPr>
          <w:rFonts w:cs="Arial"/>
        </w:rPr>
        <w:t>«</w:t>
      </w:r>
      <w:del w:id="3278" w:author="Александр Шрамков" w:date="2021-03-05T12:38:00Z">
        <w:r w:rsidR="000367AC" w:rsidDel="001710A8">
          <w:rPr>
            <w:rFonts w:cs="Arial"/>
            <w:lang w:val="en-US"/>
          </w:rPr>
          <w:delText>ERP</w:delText>
        </w:r>
        <w:r w:rsidR="000367AC" w:rsidRPr="009721BA" w:rsidDel="001710A8">
          <w:rPr>
            <w:rFonts w:cs="Arial"/>
          </w:rPr>
          <w:delText>.9.9.</w:delText>
        </w:r>
      </w:del>
      <w:ins w:id="3279" w:author="Александр Шрамков" w:date="2021-03-05T12:38:00Z">
        <w:r w:rsidR="001710A8">
          <w:rPr>
            <w:rFonts w:cs="Arial"/>
            <w:lang w:val="en-US"/>
          </w:rPr>
          <w:t>ERP</w:t>
        </w:r>
        <w:r w:rsidR="001710A8" w:rsidRPr="001710A8">
          <w:rPr>
            <w:rFonts w:cs="Arial"/>
            <w:rPrChange w:id="3280" w:author="Александр Шрамков" w:date="2021-03-05T12:39:00Z">
              <w:rPr>
                <w:rFonts w:cs="Arial"/>
                <w:lang w:val="en-US"/>
              </w:rPr>
            </w:rPrChange>
          </w:rPr>
          <w:t>.13.9.</w:t>
        </w:r>
      </w:ins>
      <w:r w:rsidR="000367AC" w:rsidRPr="009721BA">
        <w:rPr>
          <w:rFonts w:cs="Arial"/>
        </w:rPr>
        <w:t>2.</w:t>
      </w:r>
      <w:r w:rsidR="00294BB7" w:rsidRPr="00B153FA">
        <w:rPr>
          <w:rFonts w:cs="Arial"/>
        </w:rPr>
        <w:t>38</w:t>
      </w:r>
      <w:r w:rsidR="00294BB7">
        <w:rPr>
          <w:rFonts w:cs="Arial"/>
        </w:rPr>
        <w:t>_</w:t>
      </w:r>
      <w:r w:rsidR="00294BB7">
        <w:rPr>
          <w:rFonts w:cs="Arial"/>
          <w:lang w:val="en-US"/>
        </w:rPr>
        <w:t>CO</w:t>
      </w:r>
      <w:r w:rsidR="00294BB7">
        <w:rPr>
          <w:rFonts w:cs="Arial"/>
        </w:rPr>
        <w:t>_Закрытие периода в учете затрат и формирование фактической себестоимости</w:t>
      </w:r>
      <w:r w:rsidR="002A3C4F">
        <w:rPr>
          <w:rFonts w:cs="Arial"/>
        </w:rPr>
        <w:t>»</w:t>
      </w:r>
      <w:r w:rsidR="00294BB7">
        <w:rPr>
          <w:rFonts w:cs="Arial"/>
        </w:rPr>
        <w:t>.</w:t>
      </w:r>
      <w:r w:rsidR="00815531">
        <w:rPr>
          <w:rFonts w:cs="Arial"/>
        </w:rPr>
        <w:t xml:space="preserve"> Если </w:t>
      </w:r>
      <w:r w:rsidR="00294BB7">
        <w:rPr>
          <w:rFonts w:cs="Arial"/>
        </w:rPr>
        <w:t xml:space="preserve">стандартная </w:t>
      </w:r>
      <w:r w:rsidR="00815531">
        <w:rPr>
          <w:rFonts w:cs="Arial"/>
        </w:rPr>
        <w:t>цена в отчете не определилась, это значит</w:t>
      </w:r>
      <w:r w:rsidR="00294BB7">
        <w:rPr>
          <w:rFonts w:cs="Arial"/>
        </w:rPr>
        <w:t>, что</w:t>
      </w:r>
      <w:r w:rsidR="00815531">
        <w:rPr>
          <w:rFonts w:cs="Arial"/>
        </w:rPr>
        <w:t xml:space="preserve"> данная запчасть еще ни разу не производилась.</w:t>
      </w:r>
    </w:p>
    <w:p w14:paraId="527CBFBF" w14:textId="1DA2D969" w:rsidR="008537AE" w:rsidRDefault="00726C0E" w:rsidP="005647EF">
      <w:pPr>
        <w:spacing w:after="240" w:line="276" w:lineRule="auto"/>
        <w:rPr>
          <w:rFonts w:cs="Arial"/>
        </w:rPr>
      </w:pPr>
      <w:r>
        <w:rPr>
          <w:rFonts w:cs="Arial"/>
        </w:rPr>
        <w:t>Предусматривается возможность</w:t>
      </w:r>
      <w:r w:rsidR="005647EF">
        <w:rPr>
          <w:rFonts w:cs="Arial"/>
        </w:rPr>
        <w:t xml:space="preserve"> как</w:t>
      </w:r>
      <w:r>
        <w:rPr>
          <w:rFonts w:cs="Arial"/>
        </w:rPr>
        <w:t xml:space="preserve"> самостоятельного запуска отчета по </w:t>
      </w:r>
      <w:r w:rsidR="005315C1">
        <w:rPr>
          <w:rFonts w:cs="Arial"/>
        </w:rPr>
        <w:t xml:space="preserve">анализу </w:t>
      </w:r>
      <w:r>
        <w:rPr>
          <w:rFonts w:cs="Arial"/>
        </w:rPr>
        <w:t>использованию</w:t>
      </w:r>
      <w:r w:rsidRPr="0046069E">
        <w:rPr>
          <w:rFonts w:cs="Arial"/>
        </w:rPr>
        <w:t xml:space="preserve"> </w:t>
      </w:r>
      <w:r>
        <w:rPr>
          <w:rFonts w:cs="Arial"/>
        </w:rPr>
        <w:t xml:space="preserve">МТР в заказах </w:t>
      </w:r>
      <w:r w:rsidR="005647EF">
        <w:rPr>
          <w:rFonts w:cs="Arial"/>
        </w:rPr>
        <w:t>ТОРО</w:t>
      </w:r>
      <w:ins w:id="3281" w:author="Попова Дарья" w:date="2020-07-22T10:53:00Z">
        <w:r w:rsidR="000946CE">
          <w:rPr>
            <w:rFonts w:cs="Arial"/>
          </w:rPr>
          <w:t xml:space="preserve"> и сетеых графиках</w:t>
        </w:r>
      </w:ins>
      <w:r w:rsidR="005647EF">
        <w:rPr>
          <w:rFonts w:cs="Arial"/>
        </w:rPr>
        <w:t>, так и</w:t>
      </w:r>
      <w:r w:rsidR="005F6AF1">
        <w:rPr>
          <w:rFonts w:cs="Arial"/>
        </w:rPr>
        <w:t xml:space="preserve"> возможность запуска</w:t>
      </w:r>
      <w:r w:rsidR="005F6AF1" w:rsidRPr="00980901">
        <w:rPr>
          <w:rFonts w:cs="Arial"/>
        </w:rPr>
        <w:t xml:space="preserve"> </w:t>
      </w:r>
      <w:r w:rsidR="005F6AF1">
        <w:rPr>
          <w:rFonts w:cs="Arial"/>
        </w:rPr>
        <w:t xml:space="preserve">данного отчета через транзакцию </w:t>
      </w:r>
      <w:r w:rsidR="00B009DF">
        <w:rPr>
          <w:rFonts w:cs="Arial"/>
          <w:lang w:val="en-US"/>
        </w:rPr>
        <w:t>ZPM</w:t>
      </w:r>
      <w:r w:rsidR="00B009DF" w:rsidRPr="009721BA">
        <w:rPr>
          <w:rFonts w:cs="Arial"/>
        </w:rPr>
        <w:t>_</w:t>
      </w:r>
      <w:r w:rsidR="00B009DF">
        <w:rPr>
          <w:rFonts w:cs="Arial"/>
          <w:lang w:val="en-US"/>
        </w:rPr>
        <w:t>IWBK</w:t>
      </w:r>
      <w:r w:rsidR="005F6AF1" w:rsidRPr="00980901">
        <w:rPr>
          <w:rFonts w:cs="Arial"/>
        </w:rPr>
        <w:t xml:space="preserve"> </w:t>
      </w:r>
      <w:r w:rsidR="005F6AF1">
        <w:rPr>
          <w:rFonts w:cs="Arial"/>
        </w:rPr>
        <w:t>«Информация о доступности материала»</w:t>
      </w:r>
      <w:r w:rsidR="005F6AF1" w:rsidRPr="00777793">
        <w:rPr>
          <w:rFonts w:cs="Arial"/>
        </w:rPr>
        <w:t>.</w:t>
      </w:r>
      <w:r w:rsidR="005F6AF1" w:rsidRPr="00980901">
        <w:rPr>
          <w:rFonts w:cs="Arial"/>
        </w:rPr>
        <w:t xml:space="preserve"> </w:t>
      </w:r>
      <w:r w:rsidR="008537AE">
        <w:rPr>
          <w:rFonts w:cs="Arial"/>
        </w:rPr>
        <w:t>Если МТР по заказу ТОРО</w:t>
      </w:r>
      <w:ins w:id="3282" w:author="Попова Дарья" w:date="2020-07-22T10:52:00Z">
        <w:r w:rsidR="009A7587" w:rsidRPr="002175C8">
          <w:rPr>
            <w:rFonts w:cs="Arial"/>
            <w:rPrChange w:id="3283" w:author="Александр Шрамков" w:date="2021-03-04T10:32:00Z">
              <w:rPr>
                <w:rFonts w:cs="Arial"/>
                <w:lang w:val="en-US"/>
              </w:rPr>
            </w:rPrChange>
          </w:rPr>
          <w:t xml:space="preserve"> </w:t>
        </w:r>
        <w:r w:rsidR="009A7587">
          <w:rPr>
            <w:rFonts w:cs="Arial"/>
          </w:rPr>
          <w:t>или сетевому графику</w:t>
        </w:r>
      </w:ins>
      <w:r w:rsidR="005F6AF1">
        <w:rPr>
          <w:rFonts w:cs="Arial"/>
        </w:rPr>
        <w:t xml:space="preserve"> не доступен, Планировщик </w:t>
      </w:r>
      <w:r w:rsidR="002535C0">
        <w:rPr>
          <w:rFonts w:cs="Arial"/>
        </w:rPr>
        <w:t>ТОиР УО</w:t>
      </w:r>
      <w:ins w:id="3284" w:author="Попова Дарья" w:date="2020-07-22T10:52:00Z">
        <w:r w:rsidR="009A7587" w:rsidRPr="002175C8">
          <w:rPr>
            <w:rFonts w:cs="Arial"/>
            <w:rPrChange w:id="3285" w:author="Александр Шрамков" w:date="2021-03-04T10:32:00Z">
              <w:rPr>
                <w:rFonts w:cs="Arial"/>
                <w:lang w:val="en-US"/>
              </w:rPr>
            </w:rPrChange>
          </w:rPr>
          <w:t xml:space="preserve"> </w:t>
        </w:r>
        <w:r w:rsidR="009A7587">
          <w:rPr>
            <w:rFonts w:cs="Arial"/>
          </w:rPr>
          <w:t>или Планировщик ЗиС УО</w:t>
        </w:r>
      </w:ins>
      <w:r w:rsidR="005F6AF1">
        <w:rPr>
          <w:rFonts w:cs="Arial"/>
        </w:rPr>
        <w:t xml:space="preserve"> имеет возможность по </w:t>
      </w:r>
      <w:r w:rsidR="008537AE">
        <w:rPr>
          <w:rFonts w:cs="Arial"/>
        </w:rPr>
        <w:t xml:space="preserve">отдельным </w:t>
      </w:r>
      <w:r w:rsidR="005F6AF1">
        <w:rPr>
          <w:rFonts w:cs="Arial"/>
        </w:rPr>
        <w:t>позициям</w:t>
      </w:r>
      <w:r w:rsidR="008537AE">
        <w:rPr>
          <w:rFonts w:cs="Arial"/>
        </w:rPr>
        <w:t xml:space="preserve"> отчета</w:t>
      </w:r>
      <w:r w:rsidR="005F6AF1">
        <w:rPr>
          <w:rFonts w:cs="Arial"/>
        </w:rPr>
        <w:t xml:space="preserve"> перейти в отчет для анализа </w:t>
      </w:r>
      <w:r w:rsidR="008537AE">
        <w:rPr>
          <w:rFonts w:cs="Arial"/>
        </w:rPr>
        <w:t xml:space="preserve">использования </w:t>
      </w:r>
      <w:r w:rsidR="005F6AF1">
        <w:rPr>
          <w:rFonts w:cs="Arial"/>
        </w:rPr>
        <w:t>МТР</w:t>
      </w:r>
      <w:r w:rsidR="008537AE">
        <w:rPr>
          <w:rFonts w:cs="Arial"/>
        </w:rPr>
        <w:t xml:space="preserve">. </w:t>
      </w:r>
    </w:p>
    <w:p w14:paraId="1B5C9050" w14:textId="74D5E6FC" w:rsidR="008537AE" w:rsidRDefault="008537AE" w:rsidP="005F6AF1">
      <w:pPr>
        <w:spacing w:after="240" w:line="276" w:lineRule="auto"/>
        <w:ind w:firstLine="709"/>
        <w:rPr>
          <w:rFonts w:cs="Arial"/>
        </w:rPr>
      </w:pPr>
      <w:r>
        <w:rPr>
          <w:rFonts w:cs="Arial"/>
        </w:rPr>
        <w:t xml:space="preserve">Для отчета используется транзакция </w:t>
      </w:r>
      <w:r>
        <w:rPr>
          <w:rFonts w:cs="Arial"/>
          <w:lang w:val="en-US"/>
        </w:rPr>
        <w:t>ZPM</w:t>
      </w:r>
      <w:ins w:id="3286" w:author="Попова Дарья" w:date="2020-07-22T10:52:00Z">
        <w:r w:rsidR="009A7587" w:rsidRPr="002175C8">
          <w:rPr>
            <w:rFonts w:cs="Arial"/>
            <w:rPrChange w:id="3287" w:author="Александр Шрамков" w:date="2021-03-04T10:32:00Z">
              <w:rPr>
                <w:rFonts w:cs="Arial"/>
                <w:lang w:val="en-US"/>
              </w:rPr>
            </w:rPrChange>
          </w:rPr>
          <w:t>_</w:t>
        </w:r>
        <w:r w:rsidR="009A7587">
          <w:rPr>
            <w:rFonts w:cs="Arial"/>
            <w:lang w:val="en-US"/>
          </w:rPr>
          <w:t>MTR</w:t>
        </w:r>
      </w:ins>
      <w:del w:id="3288" w:author="Попова Дарья" w:date="2020-07-22T10:52:00Z">
        <w:r w:rsidRPr="00B478E6" w:rsidDel="009A7587">
          <w:rPr>
            <w:rFonts w:cs="Arial"/>
          </w:rPr>
          <w:delText>25</w:delText>
        </w:r>
      </w:del>
      <w:r w:rsidRPr="00B478E6">
        <w:rPr>
          <w:rFonts w:cs="Arial"/>
        </w:rPr>
        <w:t>.</w:t>
      </w:r>
    </w:p>
    <w:p w14:paraId="0413F022" w14:textId="5C4A2241" w:rsidR="005B07B3" w:rsidRPr="00D75FF8" w:rsidRDefault="005B07B3" w:rsidP="005B07B3">
      <w:pPr>
        <w:rPr>
          <w:rFonts w:cs="Arial"/>
          <w:u w:val="single"/>
        </w:rPr>
      </w:pPr>
      <w:r w:rsidRPr="00D75FF8">
        <w:rPr>
          <w:rFonts w:cs="Arial"/>
          <w:u w:val="single"/>
        </w:rPr>
        <w:t>Результат выполнения</w:t>
      </w:r>
      <w:r w:rsidR="00726C0E">
        <w:rPr>
          <w:rFonts w:cs="Arial"/>
          <w:u w:val="single"/>
        </w:rPr>
        <w:t xml:space="preserve"> отчета</w:t>
      </w:r>
    </w:p>
    <w:p w14:paraId="0BF0087E" w14:textId="77777777" w:rsidR="005B07B3" w:rsidRDefault="005B07B3" w:rsidP="00B153FA">
      <w:pPr>
        <w:spacing w:after="240" w:line="276" w:lineRule="auto"/>
        <w:rPr>
          <w:rFonts w:cs="Arial"/>
        </w:rPr>
      </w:pPr>
      <w:r>
        <w:rPr>
          <w:rFonts w:cs="Arial"/>
        </w:rPr>
        <w:t>Отчет, представляющий пользователю альтернативные (более целесообразные) варианты ОЗМ для замены в заказах ТОРО.</w:t>
      </w:r>
    </w:p>
    <w:p w14:paraId="1653879E" w14:textId="673C47F7" w:rsidR="002E665C" w:rsidDel="009A7587" w:rsidRDefault="002E665C" w:rsidP="00B153FA">
      <w:pPr>
        <w:rPr>
          <w:del w:id="3289" w:author="Попова Дарья" w:date="2020-07-22T10:53:00Z"/>
          <w:rFonts w:cs="Arial"/>
        </w:rPr>
      </w:pPr>
    </w:p>
    <w:p w14:paraId="4A71F033" w14:textId="0EA1ACC5" w:rsidR="002E665C" w:rsidRPr="006B5EA1" w:rsidDel="009A7587" w:rsidRDefault="002E665C" w:rsidP="00B153FA">
      <w:pPr>
        <w:rPr>
          <w:del w:id="3290" w:author="Попова Дарья" w:date="2020-07-22T10:53:00Z"/>
          <w:rFonts w:cs="Arial"/>
        </w:rPr>
      </w:pPr>
    </w:p>
    <w:p w14:paraId="0EFECBE4" w14:textId="77777777" w:rsidR="0072251D" w:rsidRPr="00B153FA" w:rsidRDefault="0072251D">
      <w:pPr>
        <w:pStyle w:val="4"/>
      </w:pPr>
      <w:bookmarkStart w:id="3291" w:name="_Hlk523937075"/>
      <w:r w:rsidRPr="00B153FA">
        <w:t xml:space="preserve">Разработка </w:t>
      </w:r>
      <w:r w:rsidRPr="00B153FA">
        <w:rPr>
          <w:lang w:val="en-US"/>
        </w:rPr>
        <w:t>PM</w:t>
      </w:r>
      <w:r w:rsidRPr="00B153FA">
        <w:t xml:space="preserve">46 Проверка </w:t>
      </w:r>
      <w:r w:rsidR="002853B4" w:rsidRPr="00B153FA">
        <w:t>при сохранении заказа</w:t>
      </w:r>
      <w:r w:rsidR="000260DD" w:rsidRPr="00B153FA">
        <w:t xml:space="preserve"> ТОРО</w:t>
      </w:r>
    </w:p>
    <w:bookmarkEnd w:id="3291"/>
    <w:p w14:paraId="5FE0AC5D" w14:textId="77777777" w:rsidR="002853B4" w:rsidRPr="00DF62AE" w:rsidRDefault="002853B4" w:rsidP="002853B4">
      <w:pPr>
        <w:rPr>
          <w:rFonts w:cs="Arial"/>
          <w:color w:val="000000"/>
        </w:rPr>
      </w:pPr>
      <w:r w:rsidRPr="00DF62AE">
        <w:rPr>
          <w:rFonts w:cs="Arial"/>
          <w:color w:val="000000"/>
        </w:rPr>
        <w:t>Расширение при сохранении заказа</w:t>
      </w:r>
      <w:r w:rsidR="000260DD" w:rsidRPr="00DF62AE">
        <w:rPr>
          <w:rFonts w:cs="Arial"/>
          <w:color w:val="000000"/>
        </w:rPr>
        <w:t xml:space="preserve"> ТОРО</w:t>
      </w:r>
      <w:r w:rsidRPr="00DF62AE">
        <w:rPr>
          <w:rFonts w:cs="Arial"/>
          <w:color w:val="000000"/>
        </w:rPr>
        <w:t>.</w:t>
      </w:r>
    </w:p>
    <w:p w14:paraId="1576D9AC" w14:textId="33EEE0CA"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Проверка на наличие цен МТР:</w:t>
      </w:r>
    </w:p>
    <w:p w14:paraId="0B89613F"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При сохранении заказа должны проверяться на статус «утверждено» цены в компонентах заказа.</w:t>
      </w:r>
    </w:p>
    <w:p w14:paraId="3064657C" w14:textId="77777777" w:rsidR="006D146E" w:rsidRPr="007A3446" w:rsidRDefault="006D146E" w:rsidP="006D146E">
      <w:pPr>
        <w:pStyle w:val="afff8"/>
        <w:ind w:left="1080" w:firstLine="0"/>
        <w:rPr>
          <w:rFonts w:ascii="Arial" w:hAnsi="Arial" w:cs="Arial"/>
          <w:color w:val="000000"/>
        </w:rPr>
      </w:pPr>
      <w:r w:rsidRPr="007A3446">
        <w:rPr>
          <w:rFonts w:ascii="Arial" w:hAnsi="Arial" w:cs="Arial"/>
          <w:sz w:val="24"/>
          <w:szCs w:val="24"/>
        </w:rPr>
        <w:t>При наличии хотя бы одной не утвержденной цены, должен устанавливаться пользовательский статус «МТРН – МТР не оценены».</w:t>
      </w:r>
    </w:p>
    <w:p w14:paraId="16961759" w14:textId="77777777" w:rsidR="006D146E" w:rsidRPr="007A3446" w:rsidRDefault="006D146E" w:rsidP="006D146E">
      <w:pPr>
        <w:pStyle w:val="afff8"/>
        <w:ind w:left="1080" w:firstLine="0"/>
        <w:rPr>
          <w:rFonts w:ascii="Arial" w:hAnsi="Arial" w:cs="Arial"/>
          <w:color w:val="000000"/>
        </w:rPr>
      </w:pPr>
      <w:r w:rsidRPr="007A3446">
        <w:rPr>
          <w:rFonts w:ascii="Arial" w:hAnsi="Arial" w:cs="Arial"/>
          <w:sz w:val="24"/>
          <w:szCs w:val="24"/>
        </w:rPr>
        <w:t>В ситуации, когда все цены утверждены, должен устанавливаться статус «МТРЦ – МТР оценены».</w:t>
      </w:r>
    </w:p>
    <w:p w14:paraId="170A67E2"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Если после установки статуса «МТРЦ» стоимость заказа превышает бюджет на СПП-элементе, на заказе должен устанавливаться статус «ТРКБ» при не диалоговом режиме.</w:t>
      </w:r>
    </w:p>
    <w:p w14:paraId="05400593" w14:textId="77777777" w:rsidR="006D146E" w:rsidRPr="007A3446" w:rsidRDefault="006D146E" w:rsidP="006D146E">
      <w:pPr>
        <w:pStyle w:val="afff8"/>
        <w:ind w:left="1080" w:firstLine="0"/>
        <w:rPr>
          <w:rFonts w:ascii="Arial" w:hAnsi="Arial" w:cs="Arial"/>
          <w:sz w:val="24"/>
          <w:szCs w:val="24"/>
        </w:rPr>
      </w:pPr>
    </w:p>
    <w:p w14:paraId="04227BEC"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Расчетную цену заполняем исходя из цены, которую нашли:</w:t>
      </w:r>
    </w:p>
    <w:p w14:paraId="39F8C3F5"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Связи с этим также требуется добавить </w:t>
      </w:r>
      <w:r w:rsidRPr="007A3446">
        <w:rPr>
          <w:rFonts w:ascii="Arial" w:hAnsi="Arial" w:cs="Arial"/>
          <w:sz w:val="24"/>
          <w:szCs w:val="24"/>
          <w:lang w:val="en-US"/>
        </w:rPr>
        <w:t>Z</w:t>
      </w:r>
      <w:r w:rsidRPr="007A3446">
        <w:rPr>
          <w:rFonts w:ascii="Arial" w:hAnsi="Arial" w:cs="Arial"/>
          <w:sz w:val="24"/>
          <w:szCs w:val="24"/>
        </w:rPr>
        <w:t xml:space="preserve"> поле в заказ:</w:t>
      </w:r>
    </w:p>
    <w:tbl>
      <w:tblPr>
        <w:tblW w:w="0" w:type="auto"/>
        <w:tblCellMar>
          <w:left w:w="0" w:type="dxa"/>
          <w:right w:w="0" w:type="dxa"/>
        </w:tblCellMar>
        <w:tblLook w:val="04A0" w:firstRow="1" w:lastRow="0" w:firstColumn="1" w:lastColumn="0" w:noHBand="0" w:noVBand="1"/>
      </w:tblPr>
      <w:tblGrid>
        <w:gridCol w:w="1595"/>
        <w:gridCol w:w="1701"/>
        <w:gridCol w:w="1307"/>
        <w:gridCol w:w="4946"/>
      </w:tblGrid>
      <w:tr w:rsidR="006D146E" w:rsidRPr="007A3446" w14:paraId="347AADF5" w14:textId="77777777" w:rsidTr="008E7FA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78262D3" w14:textId="77777777" w:rsidR="006D146E" w:rsidRPr="007A3446" w:rsidRDefault="006D146E" w:rsidP="008E7FAD">
            <w:pPr>
              <w:pStyle w:val="afff8"/>
              <w:ind w:firstLine="0"/>
              <w:jc w:val="left"/>
              <w:rPr>
                <w:rFonts w:ascii="Arial" w:hAnsi="Arial" w:cs="Arial"/>
                <w:sz w:val="20"/>
              </w:rPr>
            </w:pPr>
            <w:r w:rsidRPr="007A3446">
              <w:rPr>
                <w:rFonts w:ascii="Arial" w:hAnsi="Arial" w:cs="Arial"/>
                <w:sz w:val="20"/>
              </w:rPr>
              <w:t>Тех.имя</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01603CF" w14:textId="77777777" w:rsidR="006D146E" w:rsidRPr="007A3446" w:rsidRDefault="006D146E" w:rsidP="008E7FAD">
            <w:pPr>
              <w:pStyle w:val="afff8"/>
              <w:ind w:firstLine="0"/>
              <w:jc w:val="left"/>
              <w:rPr>
                <w:rFonts w:ascii="Arial" w:hAnsi="Arial" w:cs="Arial"/>
                <w:sz w:val="20"/>
              </w:rPr>
            </w:pPr>
            <w:r w:rsidRPr="007A3446">
              <w:rPr>
                <w:rFonts w:ascii="Arial" w:hAnsi="Arial" w:cs="Arial"/>
                <w:sz w:val="20"/>
              </w:rPr>
              <w:t>Имя</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79CD6CB" w14:textId="77777777" w:rsidR="006D146E" w:rsidRPr="007A3446" w:rsidRDefault="006D146E" w:rsidP="008E7FAD">
            <w:pPr>
              <w:pStyle w:val="afff8"/>
              <w:ind w:firstLine="0"/>
              <w:jc w:val="left"/>
              <w:rPr>
                <w:rFonts w:ascii="Arial" w:hAnsi="Arial" w:cs="Arial"/>
                <w:sz w:val="20"/>
              </w:rPr>
            </w:pPr>
            <w:r w:rsidRPr="007A3446">
              <w:rPr>
                <w:rFonts w:ascii="Arial" w:hAnsi="Arial" w:cs="Arial"/>
                <w:sz w:val="20"/>
              </w:rPr>
              <w:t>Тип данных</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6E9053D" w14:textId="77777777" w:rsidR="006D146E" w:rsidRPr="007A3446" w:rsidRDefault="006D146E" w:rsidP="008E7FAD">
            <w:pPr>
              <w:pStyle w:val="afff8"/>
              <w:ind w:firstLine="0"/>
              <w:jc w:val="left"/>
              <w:rPr>
                <w:rFonts w:ascii="Arial" w:hAnsi="Arial" w:cs="Arial"/>
                <w:sz w:val="20"/>
              </w:rPr>
            </w:pPr>
            <w:r w:rsidRPr="007A3446">
              <w:rPr>
                <w:rFonts w:ascii="Arial" w:hAnsi="Arial" w:cs="Arial"/>
                <w:sz w:val="20"/>
              </w:rPr>
              <w:t>Комментарий</w:t>
            </w:r>
          </w:p>
        </w:tc>
      </w:tr>
      <w:tr w:rsidR="006D146E" w:rsidRPr="007A3446" w14:paraId="1CE85644" w14:textId="77777777" w:rsidTr="008E7FAD">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705DB4" w14:textId="77777777" w:rsidR="006D146E" w:rsidRPr="007A3446" w:rsidRDefault="006D146E" w:rsidP="008E7FAD">
            <w:pPr>
              <w:pStyle w:val="afff8"/>
              <w:ind w:firstLine="0"/>
              <w:jc w:val="left"/>
              <w:rPr>
                <w:rFonts w:ascii="Arial" w:hAnsi="Arial" w:cs="Arial"/>
                <w:sz w:val="20"/>
              </w:rPr>
            </w:pPr>
            <w:r w:rsidRPr="007A3446">
              <w:rPr>
                <w:rFonts w:ascii="Arial" w:hAnsi="Arial" w:cs="Arial"/>
                <w:sz w:val="20"/>
              </w:rPr>
              <w:t>Z_CALCPRICE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C7AA18" w14:textId="77777777" w:rsidR="006D146E" w:rsidRPr="007A3446" w:rsidRDefault="006D146E" w:rsidP="008E7FAD">
            <w:pPr>
              <w:pStyle w:val="afff8"/>
              <w:ind w:firstLine="0"/>
              <w:jc w:val="left"/>
              <w:rPr>
                <w:rFonts w:ascii="Arial" w:hAnsi="Arial" w:cs="Arial"/>
                <w:sz w:val="20"/>
              </w:rPr>
            </w:pPr>
            <w:r w:rsidRPr="007A3446">
              <w:rPr>
                <w:rFonts w:ascii="Arial" w:hAnsi="Arial" w:cs="Arial"/>
                <w:sz w:val="20"/>
              </w:rPr>
              <w:t>Расчетная цена</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D51D2E" w14:textId="77777777" w:rsidR="006D146E" w:rsidRPr="007A3446" w:rsidRDefault="006D146E" w:rsidP="008E7FAD">
            <w:pPr>
              <w:pStyle w:val="afff8"/>
              <w:ind w:firstLine="0"/>
              <w:jc w:val="left"/>
              <w:rPr>
                <w:rFonts w:ascii="Arial" w:hAnsi="Arial" w:cs="Arial"/>
                <w:sz w:val="20"/>
              </w:rPr>
            </w:pPr>
            <w:r w:rsidRPr="007A3446">
              <w:rPr>
                <w:rFonts w:ascii="Arial" w:hAnsi="Arial" w:cs="Arial"/>
                <w:sz w:val="20"/>
              </w:rPr>
              <w:t>CHAR [1]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6CD4BF8" w14:textId="77777777" w:rsidR="006D146E" w:rsidRPr="007A3446" w:rsidRDefault="006D146E" w:rsidP="008E7FAD">
            <w:pPr>
              <w:pStyle w:val="afff8"/>
              <w:ind w:firstLine="0"/>
              <w:jc w:val="left"/>
              <w:rPr>
                <w:rFonts w:ascii="Arial" w:hAnsi="Arial" w:cs="Arial"/>
                <w:sz w:val="20"/>
              </w:rPr>
            </w:pPr>
            <w:r w:rsidRPr="007A3446">
              <w:rPr>
                <w:rFonts w:ascii="Arial" w:hAnsi="Arial" w:cs="Arial"/>
                <w:sz w:val="20"/>
              </w:rPr>
              <w:t>(автоматическое определение, не редактируемое)</w:t>
            </w:r>
          </w:p>
        </w:tc>
      </w:tr>
    </w:tbl>
    <w:p w14:paraId="18423B22"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Установка индикатора планирования в заказе.</w:t>
      </w:r>
    </w:p>
    <w:p w14:paraId="3FE34551"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Плановый - год исполнения заказа больше года (даты) создания.</w:t>
      </w:r>
    </w:p>
    <w:p w14:paraId="0CE71696" w14:textId="77777777" w:rsidR="006D146E" w:rsidRPr="007A3446" w:rsidRDefault="006D146E" w:rsidP="006D146E">
      <w:pPr>
        <w:pStyle w:val="afff8"/>
        <w:ind w:left="1080" w:firstLine="0"/>
        <w:rPr>
          <w:rFonts w:ascii="Arial" w:hAnsi="Arial" w:cs="Arial"/>
          <w:color w:val="000000"/>
        </w:rPr>
      </w:pPr>
      <w:r w:rsidRPr="007A3446">
        <w:rPr>
          <w:rFonts w:ascii="Arial" w:hAnsi="Arial" w:cs="Arial"/>
          <w:sz w:val="24"/>
          <w:szCs w:val="24"/>
        </w:rPr>
        <w:t>Внеплановый - если год создания и выполнения равны</w:t>
      </w:r>
      <w:r w:rsidRPr="007A3446">
        <w:rPr>
          <w:rFonts w:ascii="Arial" w:hAnsi="Arial" w:cs="Arial"/>
          <w:color w:val="000000"/>
        </w:rPr>
        <w:t>.</w:t>
      </w:r>
    </w:p>
    <w:p w14:paraId="185A2A06" w14:textId="77777777" w:rsidR="006D146E" w:rsidRPr="007A3446" w:rsidRDefault="006D146E" w:rsidP="006D146E">
      <w:pPr>
        <w:pStyle w:val="afa"/>
        <w:ind w:left="1080"/>
        <w:rPr>
          <w:rFonts w:cs="Arial"/>
          <w:iCs/>
        </w:rPr>
      </w:pPr>
      <w:r w:rsidRPr="007A3446">
        <w:rPr>
          <w:rFonts w:cs="Arial"/>
          <w:iCs/>
        </w:rPr>
        <w:t>Неплановым считается тот заказ, у которого «Базисный срок начала» заказа лежит в том же году, что и дата создания заказа ТОРО. Если базисная дата начала заказа лежит в следующем или последующих годах, то заказ является плановым.</w:t>
      </w:r>
    </w:p>
    <w:p w14:paraId="560ADE21" w14:textId="77777777" w:rsidR="006D146E" w:rsidRPr="007A3446" w:rsidRDefault="006D146E" w:rsidP="006D146E">
      <w:pPr>
        <w:pStyle w:val="afff8"/>
        <w:ind w:left="1080" w:firstLine="0"/>
        <w:rPr>
          <w:rFonts w:ascii="Arial" w:hAnsi="Arial" w:cs="Arial"/>
          <w:color w:val="000000"/>
        </w:rPr>
      </w:pPr>
      <w:r w:rsidRPr="007A3446">
        <w:rPr>
          <w:rFonts w:ascii="Arial" w:hAnsi="Arial" w:cs="Arial"/>
          <w:iCs/>
        </w:rPr>
        <w:lastRenderedPageBreak/>
        <w:t>В момент сохранения заказа ТОРО необходимо сравнивать значение года из дат: «Дата создания» и «Базисный срок начала» заказа ТОРО. Если год создания меньше, чем «Базисный срок начала», то индикатор должен принимать значение «Плановый заказ». Иначе индикатор планирования должен принимать значение «Внеплановый заказ», за исключением случая, когда индикатор планирования был в значении «Срочный заказ»: в этом случае индикатор не должен меняться.</w:t>
      </w:r>
    </w:p>
    <w:p w14:paraId="79F8696F"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Запрет деблокирования заказа.</w:t>
      </w:r>
    </w:p>
    <w:p w14:paraId="49F1B22C"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В случае если для технического объекта (ТМ либо ЕО) в заголовке заказа ТОРО установлен статус, определяющий, что объект не находится в эксплуатации, в частности, один из статусов (настроечный перечень) и заказ не на определенный (на консервированном оборудовании) вид работ (настраиваемый перечень по видам работ ТОРО):</w:t>
      </w:r>
    </w:p>
    <w:p w14:paraId="584D1CB9" w14:textId="77777777" w:rsidR="006D146E" w:rsidRPr="007A3446" w:rsidRDefault="006D146E" w:rsidP="006D146E">
      <w:pPr>
        <w:pStyle w:val="afff8"/>
        <w:numPr>
          <w:ilvl w:val="0"/>
          <w:numId w:val="66"/>
        </w:numPr>
        <w:rPr>
          <w:rFonts w:ascii="Arial" w:hAnsi="Arial" w:cs="Arial"/>
          <w:sz w:val="24"/>
          <w:szCs w:val="24"/>
        </w:rPr>
      </w:pPr>
      <w:r w:rsidRPr="007A3446">
        <w:rPr>
          <w:rFonts w:ascii="Arial" w:hAnsi="Arial" w:cs="Arial"/>
          <w:sz w:val="24"/>
          <w:szCs w:val="24"/>
        </w:rPr>
        <w:t>РЕЗР – в Резерве (любые виды работ);</w:t>
      </w:r>
    </w:p>
    <w:p w14:paraId="2153BDC6" w14:textId="77777777" w:rsidR="006D146E" w:rsidRPr="007A3446" w:rsidRDefault="006D146E" w:rsidP="006D146E">
      <w:pPr>
        <w:pStyle w:val="afff8"/>
        <w:numPr>
          <w:ilvl w:val="0"/>
          <w:numId w:val="66"/>
        </w:numPr>
        <w:rPr>
          <w:rFonts w:ascii="Arial" w:hAnsi="Arial" w:cs="Arial"/>
          <w:sz w:val="24"/>
          <w:szCs w:val="24"/>
        </w:rPr>
      </w:pPr>
      <w:r w:rsidRPr="007A3446">
        <w:rPr>
          <w:rFonts w:ascii="Arial" w:hAnsi="Arial" w:cs="Arial"/>
          <w:sz w:val="24"/>
          <w:szCs w:val="24"/>
        </w:rPr>
        <w:t xml:space="preserve">КОНС – Законсервировано (за исключением вида работ РКО); </w:t>
      </w:r>
    </w:p>
    <w:p w14:paraId="24A4233B" w14:textId="77777777" w:rsidR="006D146E" w:rsidRPr="007A3446" w:rsidRDefault="006D146E" w:rsidP="006D146E">
      <w:pPr>
        <w:pStyle w:val="afff8"/>
        <w:numPr>
          <w:ilvl w:val="0"/>
          <w:numId w:val="66"/>
        </w:numPr>
        <w:rPr>
          <w:rFonts w:ascii="Arial" w:hAnsi="Arial" w:cs="Arial"/>
          <w:sz w:val="24"/>
          <w:szCs w:val="24"/>
        </w:rPr>
      </w:pPr>
      <w:r w:rsidRPr="007A3446">
        <w:rPr>
          <w:rFonts w:ascii="Arial" w:hAnsi="Arial" w:cs="Arial"/>
          <w:sz w:val="24"/>
          <w:szCs w:val="24"/>
        </w:rPr>
        <w:t>РКМД - Реконструкция / Модернизация (любые виды работ);</w:t>
      </w:r>
    </w:p>
    <w:p w14:paraId="47E86127" w14:textId="77777777" w:rsidR="006D146E" w:rsidRPr="007A3446" w:rsidRDefault="006D146E" w:rsidP="006D146E">
      <w:pPr>
        <w:pStyle w:val="afff8"/>
        <w:numPr>
          <w:ilvl w:val="0"/>
          <w:numId w:val="66"/>
        </w:numPr>
        <w:rPr>
          <w:rFonts w:ascii="Arial" w:hAnsi="Arial" w:cs="Arial"/>
          <w:sz w:val="24"/>
          <w:szCs w:val="24"/>
        </w:rPr>
      </w:pPr>
      <w:r w:rsidRPr="007A3446">
        <w:rPr>
          <w:rFonts w:ascii="Arial" w:hAnsi="Arial" w:cs="Arial"/>
          <w:sz w:val="24"/>
          <w:szCs w:val="24"/>
        </w:rPr>
        <w:t>ВЗКП - В закупке (любые виды работ).</w:t>
      </w:r>
    </w:p>
    <w:p w14:paraId="38E40363"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необходимо запретить деблокирование заказа ТОРО, что не позволит списывать ресурсы и затрат на заказ.</w:t>
      </w:r>
    </w:p>
    <w:p w14:paraId="1E62CE39"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Также запретить деблокирование заказа ТОРО на оборудование в статусе ПРНД (настраиваемый перечень), если не заполнено поле № перерасчетного заказа (по условиям договора аренды ремонт выполняем сами). Для таких заказов ТОРО в правиле расчета необходимо в качестве получателя определять данный перерасчетный (внутренний) заказ.</w:t>
      </w:r>
    </w:p>
    <w:p w14:paraId="4F8E31B4"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Передача потребности в МТР в МТО.</w:t>
      </w:r>
    </w:p>
    <w:p w14:paraId="1D15ADCB"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В случае установки статуса «ТКБЕ+СГГС и МЕС+СГГС (статусы определяются настройкой)» для заказов ТОРО, , и у которых заполнен СПП-элемент, для индикатора «Резерв/заявка» в позициях заказов ТОРО должно устанавливаться значение «3 - Немедленно». Если заказ содержит статус ТРКБ, то выходить из обработки.</w:t>
      </w:r>
    </w:p>
    <w:p w14:paraId="63B911B2"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Если СПП-элемент не заполнен, выдавать предупреждающее сообщение «СПП-элемент не заполнен», и запрещать дальнейшее согласование заказа ТОРО.</w:t>
      </w:r>
    </w:p>
    <w:p w14:paraId="4DE8C868"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Приоритет потребности для проверки доступности.</w:t>
      </w:r>
    </w:p>
    <w:p w14:paraId="765D2973"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Для определения приоритета потребности в МТР для МТО в поле «Приоритет потребности» в документе резервирования заказа ТОРО должен автоматически устанавливаться приоритет для каждой позиции резервирования, созданного из заказа ТОРО. </w:t>
      </w:r>
    </w:p>
    <w:p w14:paraId="6F0C21A7"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На основании приоритета потребности в резервировании при выполнении функции проверки доступности в заказах ТОРО устанавливается очередность закрепления МТР для заказов ТОРО.</w:t>
      </w:r>
    </w:p>
    <w:p w14:paraId="3F73EDB1"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Для определения приоритета потребности используется значение индикатора планирования заказа ТОРО и значение индикатора остановочных ремонтов – признака принадлежности заказа ТОРО к остановочному ремонту в поле «Состояние производственной установки».</w:t>
      </w:r>
    </w:p>
    <w:p w14:paraId="5D727A0A"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lastRenderedPageBreak/>
        <w:t>Приоритет потребности определяется на основании следующей таблицы:</w:t>
      </w:r>
    </w:p>
    <w:p w14:paraId="0BC0AA34" w14:textId="77777777" w:rsidR="006D146E" w:rsidRPr="007A3446" w:rsidRDefault="006D146E" w:rsidP="006D146E">
      <w:pPr>
        <w:pStyle w:val="afff8"/>
        <w:ind w:left="1080" w:firstLine="0"/>
        <w:rPr>
          <w:rFonts w:ascii="Arial" w:hAnsi="Arial" w:cs="Arial"/>
          <w:sz w:val="24"/>
          <w:szCs w:val="24"/>
        </w:rPr>
      </w:pPr>
    </w:p>
    <w:tbl>
      <w:tblPr>
        <w:tblStyle w:val="af7"/>
        <w:tblW w:w="0" w:type="auto"/>
        <w:jc w:val="center"/>
        <w:tblLook w:val="04A0" w:firstRow="1" w:lastRow="0" w:firstColumn="1" w:lastColumn="0" w:noHBand="0" w:noVBand="1"/>
      </w:tblPr>
      <w:tblGrid>
        <w:gridCol w:w="2549"/>
        <w:gridCol w:w="2549"/>
        <w:gridCol w:w="2549"/>
        <w:gridCol w:w="2549"/>
      </w:tblGrid>
      <w:tr w:rsidR="006D146E" w:rsidRPr="007A3446" w14:paraId="32725470" w14:textId="77777777" w:rsidTr="008E7FAD">
        <w:trPr>
          <w:jc w:val="center"/>
        </w:trPr>
        <w:tc>
          <w:tcPr>
            <w:tcW w:w="2549" w:type="dxa"/>
          </w:tcPr>
          <w:p w14:paraId="794E34D3"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Индикатор планирования</w:t>
            </w:r>
          </w:p>
        </w:tc>
        <w:tc>
          <w:tcPr>
            <w:tcW w:w="2549" w:type="dxa"/>
          </w:tcPr>
          <w:p w14:paraId="484D7BBC"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Индикатора остановочного ремонта (состояние производственной установки)</w:t>
            </w:r>
          </w:p>
        </w:tc>
        <w:tc>
          <w:tcPr>
            <w:tcW w:w="2549" w:type="dxa"/>
          </w:tcPr>
          <w:p w14:paraId="5F90C984"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Приоритет</w:t>
            </w:r>
          </w:p>
        </w:tc>
        <w:tc>
          <w:tcPr>
            <w:tcW w:w="2549" w:type="dxa"/>
          </w:tcPr>
          <w:p w14:paraId="508FAE36"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Значение приоритета</w:t>
            </w:r>
          </w:p>
          <w:p w14:paraId="331B1E9E" w14:textId="77777777" w:rsidR="006D146E" w:rsidRPr="007A3446" w:rsidRDefault="006D146E" w:rsidP="008E7FAD">
            <w:pPr>
              <w:jc w:val="center"/>
              <w:rPr>
                <w:rFonts w:cs="Arial"/>
                <w:sz w:val="20"/>
              </w:rPr>
            </w:pPr>
          </w:p>
        </w:tc>
      </w:tr>
      <w:tr w:rsidR="006D146E" w:rsidRPr="007A3446" w14:paraId="39C16072" w14:textId="77777777" w:rsidTr="008E7FAD">
        <w:trPr>
          <w:jc w:val="center"/>
        </w:trPr>
        <w:tc>
          <w:tcPr>
            <w:tcW w:w="2549" w:type="dxa"/>
          </w:tcPr>
          <w:p w14:paraId="671E19A3"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Плановый заказ</w:t>
            </w:r>
          </w:p>
        </w:tc>
        <w:tc>
          <w:tcPr>
            <w:tcW w:w="2549" w:type="dxa"/>
          </w:tcPr>
          <w:p w14:paraId="08CA70F6"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1 – Остановочный ремонт</w:t>
            </w:r>
          </w:p>
        </w:tc>
        <w:tc>
          <w:tcPr>
            <w:tcW w:w="2549" w:type="dxa"/>
          </w:tcPr>
          <w:p w14:paraId="595C52AD"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Приоритет 1</w:t>
            </w:r>
          </w:p>
        </w:tc>
        <w:tc>
          <w:tcPr>
            <w:tcW w:w="2549" w:type="dxa"/>
          </w:tcPr>
          <w:p w14:paraId="45DC915C"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10</w:t>
            </w:r>
          </w:p>
        </w:tc>
      </w:tr>
      <w:tr w:rsidR="006D146E" w:rsidRPr="007A3446" w14:paraId="7316EAD2" w14:textId="77777777" w:rsidTr="008E7FAD">
        <w:trPr>
          <w:jc w:val="center"/>
        </w:trPr>
        <w:tc>
          <w:tcPr>
            <w:tcW w:w="2549" w:type="dxa"/>
          </w:tcPr>
          <w:p w14:paraId="4A9DD014"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Плановый заказ</w:t>
            </w:r>
          </w:p>
        </w:tc>
        <w:tc>
          <w:tcPr>
            <w:tcW w:w="2549" w:type="dxa"/>
          </w:tcPr>
          <w:p w14:paraId="234460DD"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 xml:space="preserve">2 </w:t>
            </w:r>
            <w:r w:rsidRPr="007A3446">
              <w:rPr>
                <w:rFonts w:ascii="Arial" w:hAnsi="Arial" w:cs="Arial"/>
                <w:sz w:val="20"/>
              </w:rPr>
              <w:softHyphen/>
              <w:t>– Дополнительно включено в остановочный ремонт</w:t>
            </w:r>
          </w:p>
        </w:tc>
        <w:tc>
          <w:tcPr>
            <w:tcW w:w="2549" w:type="dxa"/>
          </w:tcPr>
          <w:p w14:paraId="1144D0B6"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Приоритет 2</w:t>
            </w:r>
          </w:p>
        </w:tc>
        <w:tc>
          <w:tcPr>
            <w:tcW w:w="2549" w:type="dxa"/>
          </w:tcPr>
          <w:p w14:paraId="1807821A"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20</w:t>
            </w:r>
          </w:p>
        </w:tc>
      </w:tr>
      <w:tr w:rsidR="006D146E" w:rsidRPr="007A3446" w14:paraId="2F8438EC" w14:textId="77777777" w:rsidTr="008E7FAD">
        <w:trPr>
          <w:jc w:val="center"/>
        </w:trPr>
        <w:tc>
          <w:tcPr>
            <w:tcW w:w="2549" w:type="dxa"/>
          </w:tcPr>
          <w:p w14:paraId="513B7027"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Плановый заказ</w:t>
            </w:r>
          </w:p>
        </w:tc>
        <w:tc>
          <w:tcPr>
            <w:tcW w:w="2549" w:type="dxa"/>
          </w:tcPr>
          <w:p w14:paraId="704A575D"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«не установлен»</w:t>
            </w:r>
          </w:p>
        </w:tc>
        <w:tc>
          <w:tcPr>
            <w:tcW w:w="2549" w:type="dxa"/>
          </w:tcPr>
          <w:p w14:paraId="6F068AC3"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Приоритет 3</w:t>
            </w:r>
          </w:p>
        </w:tc>
        <w:tc>
          <w:tcPr>
            <w:tcW w:w="2549" w:type="dxa"/>
          </w:tcPr>
          <w:p w14:paraId="69063DF8"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30</w:t>
            </w:r>
          </w:p>
        </w:tc>
      </w:tr>
      <w:tr w:rsidR="006D146E" w:rsidRPr="007A3446" w14:paraId="535B4D30" w14:textId="77777777" w:rsidTr="008E7FAD">
        <w:trPr>
          <w:jc w:val="center"/>
        </w:trPr>
        <w:tc>
          <w:tcPr>
            <w:tcW w:w="2549" w:type="dxa"/>
          </w:tcPr>
          <w:p w14:paraId="7E8889CD"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Внеплановый заказ</w:t>
            </w:r>
          </w:p>
        </w:tc>
        <w:tc>
          <w:tcPr>
            <w:tcW w:w="2549" w:type="dxa"/>
          </w:tcPr>
          <w:p w14:paraId="571B7608"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1 – Остановочный ремонт</w:t>
            </w:r>
          </w:p>
        </w:tc>
        <w:tc>
          <w:tcPr>
            <w:tcW w:w="2549" w:type="dxa"/>
          </w:tcPr>
          <w:p w14:paraId="538BF4C9"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Приоритет 4</w:t>
            </w:r>
          </w:p>
        </w:tc>
        <w:tc>
          <w:tcPr>
            <w:tcW w:w="2549" w:type="dxa"/>
          </w:tcPr>
          <w:p w14:paraId="3B3AA1BB"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40</w:t>
            </w:r>
          </w:p>
        </w:tc>
      </w:tr>
      <w:tr w:rsidR="006D146E" w:rsidRPr="007A3446" w14:paraId="10D64DAA" w14:textId="77777777" w:rsidTr="008E7FAD">
        <w:trPr>
          <w:jc w:val="center"/>
        </w:trPr>
        <w:tc>
          <w:tcPr>
            <w:tcW w:w="2549" w:type="dxa"/>
          </w:tcPr>
          <w:p w14:paraId="70AD0480"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Внеплановый заказ</w:t>
            </w:r>
          </w:p>
        </w:tc>
        <w:tc>
          <w:tcPr>
            <w:tcW w:w="2549" w:type="dxa"/>
          </w:tcPr>
          <w:p w14:paraId="38928914"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2 - Дополнительно включено в остановочный ремонт</w:t>
            </w:r>
          </w:p>
        </w:tc>
        <w:tc>
          <w:tcPr>
            <w:tcW w:w="2549" w:type="dxa"/>
          </w:tcPr>
          <w:p w14:paraId="68A1915D"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Приоритет 5</w:t>
            </w:r>
          </w:p>
        </w:tc>
        <w:tc>
          <w:tcPr>
            <w:tcW w:w="2549" w:type="dxa"/>
          </w:tcPr>
          <w:p w14:paraId="19529978"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50</w:t>
            </w:r>
          </w:p>
        </w:tc>
      </w:tr>
      <w:tr w:rsidR="006D146E" w:rsidRPr="007A3446" w14:paraId="5713A5B1" w14:textId="77777777" w:rsidTr="008E7FAD">
        <w:trPr>
          <w:jc w:val="center"/>
        </w:trPr>
        <w:tc>
          <w:tcPr>
            <w:tcW w:w="2549" w:type="dxa"/>
          </w:tcPr>
          <w:p w14:paraId="086E27A9"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Внеплановый заказ</w:t>
            </w:r>
          </w:p>
        </w:tc>
        <w:tc>
          <w:tcPr>
            <w:tcW w:w="2549" w:type="dxa"/>
          </w:tcPr>
          <w:p w14:paraId="04F43B04"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«не установлен»</w:t>
            </w:r>
          </w:p>
        </w:tc>
        <w:tc>
          <w:tcPr>
            <w:tcW w:w="2549" w:type="dxa"/>
          </w:tcPr>
          <w:p w14:paraId="2888B9E8"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Приоритет 6</w:t>
            </w:r>
          </w:p>
        </w:tc>
        <w:tc>
          <w:tcPr>
            <w:tcW w:w="2549" w:type="dxa"/>
          </w:tcPr>
          <w:p w14:paraId="2050CEA0" w14:textId="77777777" w:rsidR="006D146E" w:rsidRPr="007A3446" w:rsidRDefault="006D146E" w:rsidP="008E7FAD">
            <w:pPr>
              <w:pStyle w:val="afff8"/>
              <w:ind w:firstLine="0"/>
              <w:jc w:val="center"/>
              <w:rPr>
                <w:rFonts w:ascii="Arial" w:hAnsi="Arial" w:cs="Arial"/>
                <w:sz w:val="20"/>
              </w:rPr>
            </w:pPr>
            <w:r w:rsidRPr="007A3446">
              <w:rPr>
                <w:rFonts w:ascii="Arial" w:hAnsi="Arial" w:cs="Arial"/>
                <w:sz w:val="20"/>
              </w:rPr>
              <w:t>60</w:t>
            </w:r>
          </w:p>
        </w:tc>
      </w:tr>
    </w:tbl>
    <w:p w14:paraId="27C861C7" w14:textId="77777777" w:rsidR="006D146E" w:rsidRPr="007A3446" w:rsidRDefault="006D146E" w:rsidP="006D146E">
      <w:pPr>
        <w:pStyle w:val="afff8"/>
        <w:ind w:left="1080" w:firstLine="0"/>
        <w:rPr>
          <w:rFonts w:ascii="Arial" w:hAnsi="Arial" w:cs="Arial"/>
          <w:sz w:val="24"/>
          <w:szCs w:val="24"/>
        </w:rPr>
      </w:pPr>
    </w:p>
    <w:p w14:paraId="4D5BC70A"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Проверка наличия наполнения заказа МТР.</w:t>
      </w:r>
    </w:p>
    <w:p w14:paraId="54EFA9DE"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При наличии в заказе ТОРО текстовых позиций компонентов должен устанавливаться статус статус «ПУСТ».  Если статус «ПОЛН» активен, то он должен сбрасываться. </w:t>
      </w:r>
    </w:p>
    <w:p w14:paraId="09547E52"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Запрет утверждения заказов при несогласованном графике остановочного ремонта.</w:t>
      </w:r>
    </w:p>
    <w:p w14:paraId="097ECD02"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Запрет установки статусов УТВМ, УТВН, ДЕБЛ при:</w:t>
      </w:r>
    </w:p>
    <w:p w14:paraId="608B8890" w14:textId="77777777" w:rsidR="006D146E" w:rsidRPr="007A3446" w:rsidRDefault="006D146E" w:rsidP="006D146E">
      <w:pPr>
        <w:pStyle w:val="afff8"/>
        <w:numPr>
          <w:ilvl w:val="0"/>
          <w:numId w:val="68"/>
        </w:numPr>
        <w:rPr>
          <w:rFonts w:ascii="Arial" w:hAnsi="Arial" w:cs="Arial"/>
          <w:sz w:val="24"/>
          <w:szCs w:val="24"/>
        </w:rPr>
      </w:pPr>
      <w:r w:rsidRPr="007A3446">
        <w:rPr>
          <w:rFonts w:ascii="Arial" w:hAnsi="Arial" w:cs="Arial"/>
          <w:sz w:val="24"/>
          <w:szCs w:val="24"/>
        </w:rPr>
        <w:t>установленном состоянии производственной установки = «1 - Остановочный ремонт» и неустановленном ОСТ;</w:t>
      </w:r>
    </w:p>
    <w:p w14:paraId="6402D70C" w14:textId="77777777" w:rsidR="006D146E" w:rsidRPr="007A3446" w:rsidRDefault="006D146E" w:rsidP="006D146E">
      <w:pPr>
        <w:pStyle w:val="afff8"/>
        <w:numPr>
          <w:ilvl w:val="0"/>
          <w:numId w:val="68"/>
        </w:numPr>
        <w:rPr>
          <w:rFonts w:ascii="Arial" w:hAnsi="Arial" w:cs="Arial"/>
          <w:sz w:val="24"/>
          <w:szCs w:val="24"/>
        </w:rPr>
      </w:pPr>
      <w:r w:rsidRPr="007A3446">
        <w:rPr>
          <w:rFonts w:ascii="Arial" w:hAnsi="Arial" w:cs="Arial"/>
          <w:sz w:val="24"/>
          <w:szCs w:val="24"/>
        </w:rPr>
        <w:t>установленном состоянии производственной установки = «2 - Дополнительно включено в остановочный ремонт» и неустановленном ОСТ.</w:t>
      </w:r>
    </w:p>
    <w:p w14:paraId="5C00E649"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Автоматическое изменение статуса заказа при необходимости его корректировки.</w:t>
      </w:r>
    </w:p>
    <w:p w14:paraId="298F732F"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При установке статуса КОРР сбрасывать значение статуса с порядковым номером на начальное (ПЛАН - планируется). </w:t>
      </w:r>
    </w:p>
    <w:p w14:paraId="7F42A4CB"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Проверки СПП-элемента при сохранении заказа ТОРО.</w:t>
      </w:r>
    </w:p>
    <w:p w14:paraId="3AB8EDF7"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Проверку необходимо осуществлять по следующим атрибутам заказа ТОРО и СПП-элемента:</w:t>
      </w:r>
    </w:p>
    <w:p w14:paraId="638DFE0F"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 Соответствие балансовой единицы СПП -элементу </w:t>
      </w:r>
    </w:p>
    <w:p w14:paraId="595883C7"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Соответствие раздела бюджета проекта виду заказа</w:t>
      </w:r>
    </w:p>
    <w:p w14:paraId="33C44C93"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Расширение стандартов</w:t>
      </w:r>
    </w:p>
    <w:p w14:paraId="0CBA70BB" w14:textId="77777777"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 xml:space="preserve">Проверка на соответствие балансовой единицы СПП – элементу. </w:t>
      </w:r>
    </w:p>
    <w:p w14:paraId="67837ACA" w14:textId="77777777"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Нельзя присваивать заказ ТОРО СПП-элементу не относящемуся к ППА.</w:t>
      </w:r>
    </w:p>
    <w:p w14:paraId="3A0A94D0" w14:textId="77777777"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Нельзя присваивать CapEx заказ OpEx СПП-элементу (либо наоборот).</w:t>
      </w:r>
    </w:p>
    <w:p w14:paraId="42FBCBF3"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Если определено отклонение СПП-элемента от заказа ТОРО, должно выдаваться сообщение об ошибке, при этом изменения не сохранять.</w:t>
      </w:r>
    </w:p>
    <w:p w14:paraId="50CC01B1"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lastRenderedPageBreak/>
        <w:t>Также проверять обязательность заполнения СПП-элемента в статусах, указанных в настройке.</w:t>
      </w:r>
    </w:p>
    <w:p w14:paraId="3D69CA07"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Использовать единый алгоритм проверки, описанный в функциональной спецификации «</w:t>
      </w:r>
      <w:r w:rsidRPr="007A3446">
        <w:rPr>
          <w:rFonts w:ascii="Arial" w:hAnsi="Arial" w:cs="Arial"/>
          <w:sz w:val="24"/>
          <w:szCs w:val="24"/>
          <w:lang w:val="en-US"/>
        </w:rPr>
        <w:t>ERP</w:t>
      </w:r>
      <w:r w:rsidRPr="007A3446">
        <w:rPr>
          <w:rFonts w:ascii="Arial" w:hAnsi="Arial" w:cs="Arial"/>
          <w:sz w:val="24"/>
          <w:szCs w:val="24"/>
        </w:rPr>
        <w:t>.</w:t>
      </w:r>
      <w:r w:rsidRPr="007A3446">
        <w:rPr>
          <w:rFonts w:ascii="Arial" w:hAnsi="Arial" w:cs="Arial"/>
          <w:sz w:val="24"/>
          <w:szCs w:val="24"/>
          <w:lang w:val="en-US"/>
        </w:rPr>
        <w:t>PM</w:t>
      </w:r>
      <w:r w:rsidRPr="007A3446">
        <w:rPr>
          <w:rFonts w:ascii="Arial" w:hAnsi="Arial" w:cs="Arial"/>
          <w:sz w:val="24"/>
          <w:szCs w:val="24"/>
        </w:rPr>
        <w:t xml:space="preserve">22.01. проверка при присвоении СПП-элемента заказам ТОРО». </w:t>
      </w:r>
    </w:p>
    <w:p w14:paraId="1E784982" w14:textId="77777777" w:rsidR="006D146E" w:rsidRDefault="006D146E" w:rsidP="006D146E">
      <w:pPr>
        <w:pStyle w:val="afff8"/>
        <w:ind w:left="1080" w:firstLine="0"/>
        <w:rPr>
          <w:rFonts w:ascii="Arial" w:hAnsi="Arial" w:cs="Arial"/>
          <w:sz w:val="24"/>
          <w:szCs w:val="24"/>
        </w:rPr>
      </w:pPr>
      <w:r w:rsidRPr="007A3446">
        <w:rPr>
          <w:rFonts w:ascii="Arial" w:hAnsi="Arial" w:cs="Arial"/>
          <w:sz w:val="24"/>
          <w:szCs w:val="24"/>
        </w:rPr>
        <w:t>Запретить сохранение заказа ТОРО если в этом заказе были введены фактические затраты (был израсходован бюджет проекта ППА), то значение поля «СПП-элемент» (номер проекта) изменить нельзя. Если СПП-элемент был изменен после ввода фактических данных, то выводится сообщение об ошибке и запрещает сохранять заказ ТОРО.</w:t>
      </w:r>
    </w:p>
    <w:p w14:paraId="07A8C756" w14:textId="77777777" w:rsidR="006D146E" w:rsidRPr="00955EFD" w:rsidRDefault="006D146E" w:rsidP="006D146E">
      <w:pPr>
        <w:pStyle w:val="afff8"/>
        <w:numPr>
          <w:ilvl w:val="1"/>
          <w:numId w:val="65"/>
        </w:numPr>
        <w:rPr>
          <w:rFonts w:ascii="Arial" w:hAnsi="Arial" w:cs="Arial"/>
          <w:b/>
          <w:sz w:val="24"/>
          <w:szCs w:val="24"/>
        </w:rPr>
      </w:pPr>
      <w:r w:rsidRPr="00955EFD">
        <w:rPr>
          <w:rFonts w:ascii="Arial" w:hAnsi="Arial" w:cs="Arial"/>
          <w:b/>
          <w:sz w:val="24"/>
          <w:szCs w:val="24"/>
        </w:rPr>
        <w:t>Автоматическое присвоение СПП элемента при сохранении заказа ТОРО.</w:t>
      </w:r>
    </w:p>
    <w:p w14:paraId="70F3F02D" w14:textId="77777777" w:rsidR="006D146E" w:rsidRPr="00955EFD" w:rsidRDefault="006D146E" w:rsidP="006D146E">
      <w:pPr>
        <w:pStyle w:val="afff8"/>
        <w:ind w:left="1080" w:firstLine="0"/>
        <w:rPr>
          <w:rFonts w:ascii="Arial" w:hAnsi="Arial" w:cs="Arial"/>
          <w:sz w:val="24"/>
          <w:szCs w:val="24"/>
        </w:rPr>
      </w:pPr>
      <w:r w:rsidRPr="00955EFD">
        <w:rPr>
          <w:rFonts w:ascii="Arial" w:hAnsi="Arial" w:cs="Arial"/>
          <w:sz w:val="24"/>
          <w:szCs w:val="24"/>
        </w:rPr>
        <w:t>Если для Заказа ТОРО возможно однозначно определить СПП элемент, то его необходимо автоматически проставить при сохранении Заказа ТОРО.</w:t>
      </w:r>
    </w:p>
    <w:p w14:paraId="5951E88E" w14:textId="77777777" w:rsidR="006D146E" w:rsidRPr="00955EFD" w:rsidRDefault="006D146E" w:rsidP="006D146E">
      <w:pPr>
        <w:pStyle w:val="afff8"/>
        <w:ind w:left="708" w:firstLine="372"/>
        <w:rPr>
          <w:rFonts w:ascii="Arial" w:hAnsi="Arial" w:cs="Arial"/>
          <w:sz w:val="24"/>
          <w:szCs w:val="24"/>
        </w:rPr>
      </w:pPr>
      <w:r w:rsidRPr="00955EFD">
        <w:rPr>
          <w:rFonts w:ascii="Arial" w:hAnsi="Arial" w:cs="Arial"/>
          <w:sz w:val="24"/>
          <w:szCs w:val="24"/>
        </w:rPr>
        <w:t>СПП-элемент должен удовлетворять следующим характеристикам Заказа ТОРО:</w:t>
      </w:r>
    </w:p>
    <w:p w14:paraId="36537351" w14:textId="77777777" w:rsidR="006D146E" w:rsidRPr="00955EFD" w:rsidRDefault="006D146E" w:rsidP="006D146E">
      <w:pPr>
        <w:pStyle w:val="afff8"/>
        <w:numPr>
          <w:ilvl w:val="0"/>
          <w:numId w:val="73"/>
        </w:numPr>
        <w:rPr>
          <w:rFonts w:ascii="Arial" w:hAnsi="Arial" w:cs="Arial"/>
          <w:sz w:val="24"/>
          <w:szCs w:val="24"/>
        </w:rPr>
      </w:pPr>
      <w:r w:rsidRPr="00955EFD">
        <w:rPr>
          <w:rFonts w:ascii="Arial" w:hAnsi="Arial" w:cs="Arial"/>
          <w:sz w:val="24"/>
          <w:szCs w:val="24"/>
        </w:rPr>
        <w:t>БЕ;</w:t>
      </w:r>
    </w:p>
    <w:p w14:paraId="3A7BBB33" w14:textId="77777777" w:rsidR="006D146E" w:rsidRPr="00955EFD" w:rsidRDefault="006D146E" w:rsidP="006D146E">
      <w:pPr>
        <w:pStyle w:val="afff8"/>
        <w:numPr>
          <w:ilvl w:val="0"/>
          <w:numId w:val="73"/>
        </w:numPr>
        <w:rPr>
          <w:rFonts w:ascii="Arial" w:hAnsi="Arial" w:cs="Arial"/>
          <w:sz w:val="24"/>
          <w:szCs w:val="24"/>
        </w:rPr>
      </w:pPr>
      <w:r w:rsidRPr="00955EFD">
        <w:rPr>
          <w:rFonts w:ascii="Arial" w:hAnsi="Arial" w:cs="Arial"/>
          <w:sz w:val="24"/>
          <w:szCs w:val="24"/>
        </w:rPr>
        <w:t>Завод;</w:t>
      </w:r>
    </w:p>
    <w:p w14:paraId="37C96606" w14:textId="77777777" w:rsidR="006D146E" w:rsidRPr="00955EFD" w:rsidRDefault="006D146E" w:rsidP="006D146E">
      <w:pPr>
        <w:pStyle w:val="afff8"/>
        <w:numPr>
          <w:ilvl w:val="0"/>
          <w:numId w:val="73"/>
        </w:numPr>
        <w:rPr>
          <w:rFonts w:ascii="Arial" w:hAnsi="Arial" w:cs="Arial"/>
          <w:sz w:val="24"/>
          <w:szCs w:val="24"/>
        </w:rPr>
      </w:pPr>
      <w:r w:rsidRPr="00955EFD">
        <w:rPr>
          <w:rFonts w:ascii="Arial" w:hAnsi="Arial" w:cs="Arial"/>
          <w:sz w:val="24"/>
          <w:szCs w:val="24"/>
        </w:rPr>
        <w:t>Период;</w:t>
      </w:r>
      <w:r w:rsidRPr="00955EFD">
        <w:rPr>
          <w:rFonts w:ascii="Arial" w:hAnsi="Arial" w:cs="Arial"/>
          <w:sz w:val="24"/>
          <w:szCs w:val="24"/>
        </w:rPr>
        <w:tab/>
      </w:r>
    </w:p>
    <w:p w14:paraId="445BCD7F" w14:textId="77777777" w:rsidR="006D146E" w:rsidRPr="00955EFD" w:rsidRDefault="006D146E" w:rsidP="006D146E">
      <w:pPr>
        <w:pStyle w:val="afff8"/>
        <w:numPr>
          <w:ilvl w:val="0"/>
          <w:numId w:val="73"/>
        </w:numPr>
        <w:rPr>
          <w:rFonts w:ascii="Arial" w:hAnsi="Arial" w:cs="Arial"/>
          <w:sz w:val="24"/>
          <w:szCs w:val="24"/>
        </w:rPr>
      </w:pPr>
      <w:r w:rsidRPr="00955EFD">
        <w:rPr>
          <w:rFonts w:ascii="Arial" w:hAnsi="Arial" w:cs="Arial"/>
          <w:sz w:val="24"/>
          <w:szCs w:val="24"/>
        </w:rPr>
        <w:t>Группа плановиков;</w:t>
      </w:r>
    </w:p>
    <w:p w14:paraId="10E74866" w14:textId="77777777" w:rsidR="006D146E" w:rsidRPr="00955EFD" w:rsidRDefault="006D146E" w:rsidP="006D146E">
      <w:pPr>
        <w:pStyle w:val="afff8"/>
        <w:numPr>
          <w:ilvl w:val="0"/>
          <w:numId w:val="73"/>
        </w:numPr>
        <w:rPr>
          <w:rFonts w:ascii="Arial" w:hAnsi="Arial" w:cs="Arial"/>
          <w:sz w:val="24"/>
          <w:szCs w:val="24"/>
        </w:rPr>
      </w:pPr>
      <w:r w:rsidRPr="00955EFD">
        <w:rPr>
          <w:rFonts w:ascii="Arial" w:hAnsi="Arial" w:cs="Arial"/>
          <w:sz w:val="24"/>
          <w:szCs w:val="24"/>
        </w:rPr>
        <w:t>МВЗ из контировки должно соответствовать группе МВЗ в СПП;</w:t>
      </w:r>
    </w:p>
    <w:p w14:paraId="13D11A91" w14:textId="77777777" w:rsidR="006D146E" w:rsidRPr="00955EFD" w:rsidRDefault="006D146E" w:rsidP="006D146E">
      <w:pPr>
        <w:pStyle w:val="afff8"/>
        <w:numPr>
          <w:ilvl w:val="0"/>
          <w:numId w:val="73"/>
        </w:numPr>
        <w:rPr>
          <w:rFonts w:ascii="Arial" w:hAnsi="Arial" w:cs="Arial"/>
          <w:sz w:val="24"/>
          <w:szCs w:val="24"/>
        </w:rPr>
      </w:pPr>
      <w:r w:rsidRPr="00955EFD">
        <w:rPr>
          <w:rFonts w:ascii="Arial" w:hAnsi="Arial" w:cs="Arial"/>
          <w:sz w:val="24"/>
          <w:szCs w:val="24"/>
          <w:lang w:val="en-US"/>
        </w:rPr>
        <w:t>CAPEX/OPEX</w:t>
      </w:r>
    </w:p>
    <w:p w14:paraId="57F4F847" w14:textId="77777777" w:rsidR="006D146E" w:rsidRPr="00955EFD" w:rsidRDefault="006D146E" w:rsidP="006D146E">
      <w:pPr>
        <w:pStyle w:val="afff8"/>
        <w:ind w:left="2484" w:firstLine="0"/>
        <w:rPr>
          <w:rFonts w:ascii="Arial" w:hAnsi="Arial" w:cs="Arial"/>
          <w:sz w:val="24"/>
          <w:szCs w:val="24"/>
        </w:rPr>
      </w:pPr>
      <w:r w:rsidRPr="00955EFD">
        <w:rPr>
          <w:rFonts w:ascii="Arial" w:hAnsi="Arial" w:cs="Arial"/>
          <w:sz w:val="24"/>
          <w:szCs w:val="24"/>
        </w:rPr>
        <w:tab/>
      </w:r>
      <w:r w:rsidRPr="00955EFD">
        <w:rPr>
          <w:rFonts w:ascii="Arial" w:hAnsi="Arial" w:cs="Arial"/>
          <w:sz w:val="24"/>
          <w:szCs w:val="24"/>
        </w:rPr>
        <w:tab/>
      </w:r>
      <w:r w:rsidRPr="00955EFD">
        <w:rPr>
          <w:rFonts w:ascii="Arial" w:hAnsi="Arial" w:cs="Arial"/>
          <w:sz w:val="24"/>
          <w:szCs w:val="24"/>
        </w:rPr>
        <w:tab/>
      </w:r>
    </w:p>
    <w:p w14:paraId="6BE5A032" w14:textId="77777777" w:rsidR="006D146E" w:rsidRPr="00955EFD" w:rsidRDefault="006D146E" w:rsidP="006D146E">
      <w:pPr>
        <w:pStyle w:val="afff8"/>
        <w:ind w:left="1080" w:firstLine="0"/>
        <w:rPr>
          <w:rFonts w:ascii="Arial" w:hAnsi="Arial" w:cs="Arial"/>
          <w:sz w:val="24"/>
          <w:szCs w:val="24"/>
        </w:rPr>
      </w:pPr>
      <w:r w:rsidRPr="00955EFD">
        <w:rPr>
          <w:rFonts w:ascii="Arial" w:hAnsi="Arial" w:cs="Arial"/>
          <w:sz w:val="24"/>
          <w:szCs w:val="24"/>
        </w:rPr>
        <w:t xml:space="preserve">При присвоении СПП-элемента выводить сообщение «Автоматически определен СПП-элемент &amp;1». Вывод/не вывод сообщения должен регулироваться настройкой. </w:t>
      </w:r>
    </w:p>
    <w:p w14:paraId="633F8749" w14:textId="77777777" w:rsidR="006D146E" w:rsidRDefault="006D146E" w:rsidP="006D146E">
      <w:pPr>
        <w:pStyle w:val="afff8"/>
        <w:ind w:left="1080" w:firstLine="0"/>
        <w:rPr>
          <w:rFonts w:ascii="Arial" w:hAnsi="Arial" w:cs="Arial"/>
          <w:sz w:val="24"/>
          <w:szCs w:val="24"/>
        </w:rPr>
      </w:pPr>
      <w:r w:rsidRPr="00955EFD">
        <w:rPr>
          <w:rFonts w:ascii="Arial" w:hAnsi="Arial" w:cs="Arial"/>
          <w:sz w:val="24"/>
          <w:szCs w:val="24"/>
        </w:rPr>
        <w:t>Для автоматического определения СПП-элемента необходима настройка ВКЛ/ВЫКЛ.</w:t>
      </w:r>
    </w:p>
    <w:p w14:paraId="1735F5BB" w14:textId="77777777" w:rsidR="006D146E" w:rsidRPr="008C1913" w:rsidRDefault="006D146E" w:rsidP="006D146E">
      <w:pPr>
        <w:pStyle w:val="afff8"/>
        <w:ind w:left="1080" w:firstLine="0"/>
        <w:rPr>
          <w:rFonts w:ascii="Arial" w:hAnsi="Arial" w:cs="Arial"/>
          <w:sz w:val="24"/>
          <w:szCs w:val="24"/>
        </w:rPr>
      </w:pPr>
    </w:p>
    <w:p w14:paraId="0C20C43A" w14:textId="77777777" w:rsidR="006D146E" w:rsidRPr="006035DC" w:rsidRDefault="006D146E" w:rsidP="006D146E">
      <w:pPr>
        <w:pStyle w:val="afff8"/>
        <w:numPr>
          <w:ilvl w:val="1"/>
          <w:numId w:val="65"/>
        </w:numPr>
        <w:rPr>
          <w:rFonts w:ascii="Arial" w:hAnsi="Arial" w:cs="Arial"/>
          <w:b/>
          <w:sz w:val="24"/>
          <w:szCs w:val="24"/>
        </w:rPr>
      </w:pPr>
      <w:r w:rsidRPr="006035DC">
        <w:rPr>
          <w:rFonts w:ascii="Arial" w:hAnsi="Arial" w:cs="Arial"/>
          <w:b/>
          <w:sz w:val="24"/>
          <w:szCs w:val="24"/>
        </w:rPr>
        <w:t>Выполнение и планирование по ЭПБ должно идти по процессам ТОРО.</w:t>
      </w:r>
    </w:p>
    <w:p w14:paraId="6014AEE0" w14:textId="77777777" w:rsidR="006D146E" w:rsidRPr="006035DC" w:rsidRDefault="006D146E" w:rsidP="006D146E">
      <w:pPr>
        <w:spacing w:after="240" w:line="276" w:lineRule="auto"/>
        <w:ind w:left="993"/>
        <w:rPr>
          <w:rFonts w:cs="Arial"/>
          <w:szCs w:val="24"/>
          <w:lang w:eastAsia="ru-RU"/>
        </w:rPr>
      </w:pPr>
      <w:r w:rsidRPr="006035DC">
        <w:rPr>
          <w:rFonts w:cs="Arial"/>
          <w:szCs w:val="24"/>
          <w:lang w:eastAsia="ru-RU"/>
        </w:rPr>
        <w:t>Бюджеты по ЭПБ передаются в ТОРО. Выполнение и планирование по ЭПБ должно идти по процессам ТОРО.</w:t>
      </w:r>
    </w:p>
    <w:p w14:paraId="14859DFF" w14:textId="77777777" w:rsidR="006D146E" w:rsidRPr="006035DC" w:rsidRDefault="006D146E" w:rsidP="006D146E">
      <w:pPr>
        <w:spacing w:after="240" w:line="276" w:lineRule="auto"/>
        <w:ind w:left="993"/>
        <w:rPr>
          <w:rFonts w:cs="Arial"/>
          <w:szCs w:val="24"/>
          <w:lang w:eastAsia="ru-RU"/>
        </w:rPr>
      </w:pPr>
      <w:r w:rsidRPr="006035DC">
        <w:rPr>
          <w:rFonts w:cs="Arial"/>
          <w:szCs w:val="24"/>
          <w:lang w:eastAsia="ru-RU"/>
        </w:rPr>
        <w:t xml:space="preserve">На Завод заводится один проект – «Выполнение ЭПБ Вернинское». Предлагаю завести отдельную причину инвестиций: O2 – ТОРО ЭПБ </w:t>
      </w:r>
    </w:p>
    <w:p w14:paraId="650AF236" w14:textId="77777777" w:rsidR="006D146E" w:rsidRPr="006035DC" w:rsidRDefault="006D146E" w:rsidP="006D146E">
      <w:pPr>
        <w:spacing w:after="240" w:line="276" w:lineRule="auto"/>
        <w:ind w:left="993"/>
        <w:rPr>
          <w:rFonts w:cs="Arial"/>
          <w:szCs w:val="24"/>
          <w:lang w:eastAsia="ru-RU"/>
        </w:rPr>
      </w:pPr>
      <w:r w:rsidRPr="006035DC">
        <w:rPr>
          <w:rFonts w:cs="Arial"/>
          <w:szCs w:val="24"/>
          <w:lang w:eastAsia="ru-RU"/>
        </w:rPr>
        <w:t>В связи с этим необходимы доработки по проверке и автоматической подстановке СПП:</w:t>
      </w:r>
    </w:p>
    <w:p w14:paraId="6FFAF2C2" w14:textId="77777777" w:rsidR="006D146E" w:rsidRPr="006035DC" w:rsidRDefault="006D146E" w:rsidP="006D146E">
      <w:pPr>
        <w:spacing w:after="240" w:line="276" w:lineRule="auto"/>
        <w:ind w:left="993"/>
        <w:rPr>
          <w:rFonts w:cs="Arial"/>
          <w:szCs w:val="24"/>
          <w:lang w:eastAsia="ru-RU"/>
        </w:rPr>
      </w:pPr>
      <w:r w:rsidRPr="006035DC">
        <w:rPr>
          <w:rFonts w:cs="Arial"/>
          <w:szCs w:val="24"/>
          <w:lang w:eastAsia="ru-RU"/>
        </w:rPr>
        <w:t>1.</w:t>
      </w:r>
      <w:r w:rsidRPr="006035DC">
        <w:rPr>
          <w:rFonts w:cs="Arial"/>
          <w:szCs w:val="24"/>
          <w:lang w:eastAsia="ru-RU"/>
        </w:rPr>
        <w:tab/>
        <w:t>Проверка при указании СПП – проверять только Завод, сроки и причину инвестиций (группа плановиков и центр затрат не проверяется в отличии от ТОРО);</w:t>
      </w:r>
    </w:p>
    <w:p w14:paraId="093FE0F6" w14:textId="77777777" w:rsidR="006D146E" w:rsidRPr="00A47F2B" w:rsidRDefault="006D146E" w:rsidP="006D146E">
      <w:pPr>
        <w:spacing w:after="240" w:line="276" w:lineRule="auto"/>
        <w:ind w:left="993"/>
        <w:rPr>
          <w:rFonts w:cs="Arial"/>
          <w:szCs w:val="24"/>
          <w:lang w:eastAsia="ru-RU"/>
        </w:rPr>
      </w:pPr>
      <w:r w:rsidRPr="006035DC">
        <w:rPr>
          <w:rFonts w:cs="Arial"/>
          <w:szCs w:val="24"/>
          <w:lang w:eastAsia="ru-RU"/>
        </w:rPr>
        <w:t>2.</w:t>
      </w:r>
      <w:r w:rsidRPr="006035DC">
        <w:rPr>
          <w:rFonts w:cs="Arial"/>
          <w:szCs w:val="24"/>
          <w:lang w:eastAsia="ru-RU"/>
        </w:rPr>
        <w:tab/>
        <w:t>При автоматическом поиске СПП для вида заказа ЭПБ ищем СПП по Заводу, срокам и причине инвестиций.</w:t>
      </w:r>
    </w:p>
    <w:p w14:paraId="72A5E0CE" w14:textId="77777777" w:rsidR="006D146E" w:rsidRPr="007A3446" w:rsidRDefault="006D146E" w:rsidP="006D146E">
      <w:pPr>
        <w:pStyle w:val="afff8"/>
        <w:ind w:left="1080" w:firstLine="0"/>
        <w:rPr>
          <w:rFonts w:ascii="Arial" w:hAnsi="Arial" w:cs="Arial"/>
          <w:sz w:val="24"/>
          <w:szCs w:val="24"/>
        </w:rPr>
      </w:pPr>
    </w:p>
    <w:p w14:paraId="60AE3BD1" w14:textId="77777777" w:rsidR="006D146E" w:rsidRPr="007A3446" w:rsidRDefault="006D146E" w:rsidP="006D146E">
      <w:pPr>
        <w:pStyle w:val="afa"/>
        <w:numPr>
          <w:ilvl w:val="0"/>
          <w:numId w:val="65"/>
        </w:numPr>
        <w:tabs>
          <w:tab w:val="clear" w:pos="567"/>
        </w:tabs>
        <w:rPr>
          <w:rFonts w:cs="Arial"/>
          <w:b/>
        </w:rPr>
      </w:pPr>
      <w:r w:rsidRPr="007A3446">
        <w:rPr>
          <w:rFonts w:cs="Arial"/>
          <w:b/>
          <w:iCs/>
        </w:rPr>
        <w:t>Установка статуса «ТРСХ» при смещении заказа и связей с другими службами.</w:t>
      </w:r>
    </w:p>
    <w:p w14:paraId="173999DE" w14:textId="77777777" w:rsidR="006D146E" w:rsidRPr="007A3446" w:rsidRDefault="006D146E" w:rsidP="006D146E">
      <w:pPr>
        <w:pStyle w:val="afa"/>
        <w:ind w:left="1080"/>
        <w:rPr>
          <w:rFonts w:cs="Arial"/>
          <w:iCs/>
        </w:rPr>
      </w:pPr>
      <w:r w:rsidRPr="007A3446">
        <w:rPr>
          <w:rFonts w:cs="Arial"/>
          <w:iCs/>
        </w:rPr>
        <w:t>Если у заказа ТОРО есть отношения сроков с другими заказами, в которых указана отличающаяся группа планирования, и в заказе меняются базисные сроки (дата и время) начала и окончания, необходимо в текущем заказе и в связанных заказах установить статус «ТРСХ».</w:t>
      </w:r>
    </w:p>
    <w:p w14:paraId="17D0A46E" w14:textId="77777777" w:rsidR="006D146E" w:rsidRPr="007A3446" w:rsidRDefault="006D146E" w:rsidP="006D146E">
      <w:pPr>
        <w:pStyle w:val="afa"/>
        <w:numPr>
          <w:ilvl w:val="0"/>
          <w:numId w:val="65"/>
        </w:numPr>
        <w:tabs>
          <w:tab w:val="clear" w:pos="567"/>
        </w:tabs>
        <w:rPr>
          <w:rFonts w:cs="Arial"/>
          <w:b/>
        </w:rPr>
      </w:pPr>
      <w:r w:rsidRPr="007A3446">
        <w:rPr>
          <w:rFonts w:cs="Arial"/>
          <w:b/>
          <w:iCs/>
        </w:rPr>
        <w:t>Запрет корректировки заказов на остановочный ремонт при планировании плана-графика воздействий на ПА на месяц.</w:t>
      </w:r>
    </w:p>
    <w:p w14:paraId="3A40CE14" w14:textId="77777777" w:rsidR="006D146E" w:rsidRPr="007A3446" w:rsidRDefault="006D146E" w:rsidP="006D146E">
      <w:pPr>
        <w:pStyle w:val="afa"/>
        <w:ind w:left="1080"/>
        <w:rPr>
          <w:rFonts w:cs="Arial"/>
        </w:rPr>
      </w:pPr>
      <w:r w:rsidRPr="007A3446">
        <w:rPr>
          <w:rFonts w:cs="Arial"/>
        </w:rPr>
        <w:t xml:space="preserve">Использовать единый алгоритм проверки, который описан в функциональной спецификации </w:t>
      </w:r>
      <w:r w:rsidRPr="007A3446">
        <w:rPr>
          <w:rFonts w:cs="Arial"/>
          <w:lang w:val="en-US"/>
        </w:rPr>
        <w:t>PM</w:t>
      </w:r>
      <w:r w:rsidRPr="007A3446">
        <w:rPr>
          <w:rFonts w:cs="Arial"/>
        </w:rPr>
        <w:t xml:space="preserve">78 п.2. </w:t>
      </w:r>
    </w:p>
    <w:p w14:paraId="632E9EFE" w14:textId="77777777" w:rsidR="006D146E" w:rsidRPr="007A3446" w:rsidRDefault="006D146E" w:rsidP="006D146E">
      <w:pPr>
        <w:pStyle w:val="afa"/>
        <w:numPr>
          <w:ilvl w:val="0"/>
          <w:numId w:val="65"/>
        </w:numPr>
        <w:tabs>
          <w:tab w:val="clear" w:pos="567"/>
        </w:tabs>
        <w:rPr>
          <w:rFonts w:cs="Arial"/>
          <w:b/>
          <w:iCs/>
        </w:rPr>
      </w:pPr>
      <w:r w:rsidRPr="007A3446">
        <w:rPr>
          <w:rFonts w:cs="Arial"/>
          <w:b/>
          <w:iCs/>
        </w:rPr>
        <w:t>Обеспечить проверку наличия номера ОС в заказе ТОРО.</w:t>
      </w:r>
    </w:p>
    <w:p w14:paraId="0E966C4A" w14:textId="77777777" w:rsidR="006D146E" w:rsidRPr="007A3446" w:rsidRDefault="006D146E" w:rsidP="006D146E">
      <w:pPr>
        <w:pStyle w:val="afa"/>
        <w:ind w:left="1080"/>
        <w:rPr>
          <w:rFonts w:cs="Arial"/>
          <w:iCs/>
        </w:rPr>
      </w:pPr>
      <w:r w:rsidRPr="007A3446">
        <w:rPr>
          <w:rFonts w:cs="Arial"/>
          <w:iCs/>
        </w:rPr>
        <w:t>В заказе ТОРО должно быть заполнено поле «Основное средство». При сохранении заказа на капитализируемый ремонт (определяется по виду работ, настройка) выполнять проверку заполнения номера ОС в заказе.</w:t>
      </w:r>
    </w:p>
    <w:p w14:paraId="3BC50995" w14:textId="77777777" w:rsidR="006D146E" w:rsidRPr="007A3446" w:rsidRDefault="006D146E" w:rsidP="006D146E">
      <w:pPr>
        <w:pStyle w:val="afa"/>
        <w:numPr>
          <w:ilvl w:val="0"/>
          <w:numId w:val="65"/>
        </w:numPr>
        <w:tabs>
          <w:tab w:val="clear" w:pos="567"/>
        </w:tabs>
        <w:rPr>
          <w:rFonts w:cs="Arial"/>
          <w:b/>
          <w:iCs/>
        </w:rPr>
      </w:pPr>
      <w:r w:rsidRPr="007A3446">
        <w:rPr>
          <w:rFonts w:cs="Arial"/>
          <w:b/>
          <w:iCs/>
        </w:rPr>
        <w:t>Проверка «МВЗ», «Группа плановиков».</w:t>
      </w:r>
    </w:p>
    <w:p w14:paraId="110D6389" w14:textId="77777777" w:rsidR="006D146E" w:rsidRPr="007A3446" w:rsidRDefault="006D146E" w:rsidP="006D146E">
      <w:pPr>
        <w:pStyle w:val="afa"/>
        <w:ind w:left="1080"/>
        <w:rPr>
          <w:rFonts w:cs="Arial"/>
          <w:iCs/>
        </w:rPr>
      </w:pPr>
      <w:r w:rsidRPr="007A3446">
        <w:rPr>
          <w:rFonts w:cs="Arial"/>
          <w:iCs/>
        </w:rPr>
        <w:t>Обеспечить проверку одинаковых значений полей «Группа плановиков» и «МВЗ» в единицах оборудования, в случае, если заказ является заказом–маршрутом. Признаком того, что заказ является заказом–маршрутом, является наличие более 1 объекта на закладке «Объекты»</w:t>
      </w:r>
    </w:p>
    <w:p w14:paraId="49B04068" w14:textId="77777777" w:rsidR="006D146E" w:rsidRPr="007A3446" w:rsidRDefault="006D146E" w:rsidP="006D146E">
      <w:pPr>
        <w:pStyle w:val="afa"/>
        <w:ind w:left="1080"/>
        <w:rPr>
          <w:rFonts w:cs="Arial"/>
          <w:iCs/>
        </w:rPr>
      </w:pPr>
      <w:r w:rsidRPr="007A3446">
        <w:rPr>
          <w:rFonts w:cs="Arial"/>
          <w:iCs/>
        </w:rPr>
        <w:t>В единицах оборудования должно быть одинаковые значения полей «Группа плановиков» и «МВЗ». В момент сохранения заказа ТОРО будет проверяться основная запись ЕО на предмет заполнения полей «Группа плановиков» и «МВЗ». Если значения полей «Группа плановиков» и «МВЗ» имеют различные значения в нескольких ЕО, то заказ ТОРО сохранить нельзя.</w:t>
      </w:r>
    </w:p>
    <w:p w14:paraId="09A3B41F"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 xml:space="preserve">При сохранении заказа ТОРО устанавливать запрет установки статуса «МТКУ» при наличии в заказе ТОРО фактических проводок.  </w:t>
      </w:r>
    </w:p>
    <w:p w14:paraId="6841B0AC"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В момент сохранения заказа ТОРО после установки статуса «МТКУ» необходимо проверять наличие фактических проводок.</w:t>
      </w:r>
    </w:p>
    <w:p w14:paraId="3B23A527" w14:textId="77777777" w:rsidR="006D146E" w:rsidRPr="007A3446" w:rsidRDefault="006D146E" w:rsidP="006D146E">
      <w:pPr>
        <w:pStyle w:val="afff8"/>
        <w:numPr>
          <w:ilvl w:val="0"/>
          <w:numId w:val="65"/>
        </w:numPr>
        <w:rPr>
          <w:rFonts w:ascii="Arial" w:hAnsi="Arial" w:cs="Arial"/>
          <w:sz w:val="24"/>
          <w:szCs w:val="24"/>
        </w:rPr>
      </w:pPr>
      <w:r w:rsidRPr="007A3446">
        <w:rPr>
          <w:rFonts w:ascii="Arial" w:hAnsi="Arial" w:cs="Arial"/>
          <w:b/>
          <w:iCs/>
          <w:sz w:val="24"/>
          <w:szCs w:val="24"/>
        </w:rPr>
        <w:t>Проверка заказа ТОРО, что он является капитализируемым при указании компонента основного средства в качестве ресурса на закладке «Компоненты».</w:t>
      </w:r>
      <w:r w:rsidRPr="007A3446">
        <w:rPr>
          <w:rFonts w:ascii="Arial" w:hAnsi="Arial" w:cs="Arial"/>
          <w:iCs/>
          <w:sz w:val="24"/>
          <w:szCs w:val="24"/>
        </w:rPr>
        <w:t xml:space="preserve"> </w:t>
      </w:r>
    </w:p>
    <w:p w14:paraId="6183ADDF"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Необходимо проверять, чтобы в заказе ТОРО </w:t>
      </w:r>
      <w:r w:rsidRPr="007A3446">
        <w:rPr>
          <w:rFonts w:ascii="Arial" w:hAnsi="Arial" w:cs="Arial"/>
          <w:sz w:val="24"/>
          <w:szCs w:val="24"/>
          <w:lang w:val="en-US"/>
        </w:rPr>
        <w:t>OPEX</w:t>
      </w:r>
      <w:r w:rsidRPr="007A3446">
        <w:rPr>
          <w:rFonts w:ascii="Arial" w:hAnsi="Arial" w:cs="Arial"/>
          <w:sz w:val="24"/>
          <w:szCs w:val="24"/>
        </w:rPr>
        <w:t xml:space="preserve"> не было запланировано оборудование к списанию (определять по классам оценки).</w:t>
      </w:r>
    </w:p>
    <w:p w14:paraId="13B222A6" w14:textId="77777777" w:rsidR="006D146E" w:rsidRPr="007A3446" w:rsidRDefault="006D146E" w:rsidP="006D146E">
      <w:pPr>
        <w:pStyle w:val="afff8"/>
        <w:numPr>
          <w:ilvl w:val="0"/>
          <w:numId w:val="65"/>
        </w:numPr>
        <w:rPr>
          <w:rFonts w:ascii="Arial" w:hAnsi="Arial" w:cs="Arial"/>
          <w:sz w:val="24"/>
          <w:szCs w:val="24"/>
        </w:rPr>
      </w:pPr>
      <w:r w:rsidRPr="007A3446">
        <w:rPr>
          <w:rFonts w:ascii="Arial" w:hAnsi="Arial" w:cs="Arial"/>
          <w:b/>
          <w:sz w:val="24"/>
          <w:szCs w:val="24"/>
        </w:rPr>
        <w:t>Проверка заказа ТОРО при техническом закрытии.</w:t>
      </w:r>
    </w:p>
    <w:p w14:paraId="33E7FD97"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При сохранении заказа ТОРО, при техническом закрытии заказа ТОРО запретить устанавливать статус «ТЗКР» без указания даты следующего проведения ЭПБ (Разработка «PM60 – Расширение полей заказа ТОРО»).</w:t>
      </w:r>
    </w:p>
    <w:p w14:paraId="65F8680A"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При сохранении заказа ТОРО при техническом закрытии должен создаваться по-образцу новый заказ ТОРО с копированием всех основных данных, где дата следующего ЭПБ должна копироваться в базисные сроки начала и окончания создаваемого заказа ТОРО.</w:t>
      </w:r>
    </w:p>
    <w:p w14:paraId="05BC2DD7"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Проверка заказа ТОРО при техническом закрытии.</w:t>
      </w:r>
    </w:p>
    <w:p w14:paraId="1F373B4B"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При сохранении заказа ТОРО запретить устанавливать статус «ТЗКР» если отсутствую данные в заказах ТОРО для лабораторного оборудования:</w:t>
      </w:r>
    </w:p>
    <w:p w14:paraId="24EA69D7" w14:textId="77777777" w:rsidR="006D146E" w:rsidRPr="007A3446" w:rsidRDefault="006D146E" w:rsidP="006D146E">
      <w:pPr>
        <w:pStyle w:val="afff8"/>
        <w:numPr>
          <w:ilvl w:val="0"/>
          <w:numId w:val="69"/>
        </w:numPr>
        <w:rPr>
          <w:rFonts w:ascii="Arial" w:hAnsi="Arial" w:cs="Arial"/>
          <w:sz w:val="24"/>
          <w:szCs w:val="24"/>
        </w:rPr>
      </w:pPr>
      <w:r w:rsidRPr="007A3446">
        <w:rPr>
          <w:rFonts w:ascii="Arial" w:hAnsi="Arial" w:cs="Arial"/>
          <w:sz w:val="24"/>
          <w:szCs w:val="24"/>
        </w:rPr>
        <w:lastRenderedPageBreak/>
        <w:t>Результат проверки (проверка прошла/проверка не прошла (калибровка, поверка));</w:t>
      </w:r>
    </w:p>
    <w:p w14:paraId="4FEB1C6B" w14:textId="77777777" w:rsidR="006D146E" w:rsidRPr="007A3446" w:rsidRDefault="006D146E" w:rsidP="006D146E">
      <w:pPr>
        <w:pStyle w:val="afff8"/>
        <w:numPr>
          <w:ilvl w:val="0"/>
          <w:numId w:val="69"/>
        </w:numPr>
        <w:rPr>
          <w:rFonts w:ascii="Arial" w:hAnsi="Arial" w:cs="Arial"/>
          <w:sz w:val="24"/>
          <w:szCs w:val="24"/>
        </w:rPr>
      </w:pPr>
      <w:r w:rsidRPr="007A3446">
        <w:rPr>
          <w:rFonts w:ascii="Arial" w:hAnsi="Arial" w:cs="Arial"/>
          <w:sz w:val="24"/>
          <w:szCs w:val="24"/>
        </w:rPr>
        <w:t>Наименование документа (выбор из справочника);</w:t>
      </w:r>
    </w:p>
    <w:p w14:paraId="09AE215F" w14:textId="77777777" w:rsidR="006D146E" w:rsidRPr="007A3446" w:rsidRDefault="006D146E" w:rsidP="006D146E">
      <w:pPr>
        <w:pStyle w:val="afff8"/>
        <w:numPr>
          <w:ilvl w:val="0"/>
          <w:numId w:val="69"/>
        </w:numPr>
        <w:rPr>
          <w:rFonts w:ascii="Arial" w:hAnsi="Arial" w:cs="Arial"/>
          <w:sz w:val="24"/>
          <w:szCs w:val="24"/>
        </w:rPr>
      </w:pPr>
      <w:r w:rsidRPr="007A3446">
        <w:rPr>
          <w:rFonts w:ascii="Arial" w:hAnsi="Arial" w:cs="Arial"/>
          <w:sz w:val="24"/>
          <w:szCs w:val="24"/>
        </w:rPr>
        <w:t>Номер документа (текстово-цифровой код);</w:t>
      </w:r>
    </w:p>
    <w:p w14:paraId="7842ED95" w14:textId="77777777" w:rsidR="006D146E" w:rsidRPr="007A3446" w:rsidRDefault="006D146E" w:rsidP="006D146E">
      <w:pPr>
        <w:pStyle w:val="afff8"/>
        <w:numPr>
          <w:ilvl w:val="0"/>
          <w:numId w:val="69"/>
        </w:numPr>
        <w:jc w:val="left"/>
        <w:rPr>
          <w:rFonts w:ascii="Arial" w:hAnsi="Arial" w:cs="Arial"/>
          <w:sz w:val="24"/>
          <w:szCs w:val="24"/>
        </w:rPr>
      </w:pPr>
      <w:r w:rsidRPr="007A3446">
        <w:rPr>
          <w:rFonts w:ascii="Arial" w:hAnsi="Arial" w:cs="Arial"/>
          <w:sz w:val="24"/>
          <w:szCs w:val="24"/>
        </w:rPr>
        <w:t>Срок действия документа (дата).</w:t>
      </w:r>
    </w:p>
    <w:p w14:paraId="3AA1768C"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Проверка должна быть отключаемой, вид сообщения об ошибке должен быть настраиваемым. </w:t>
      </w:r>
    </w:p>
    <w:p w14:paraId="5F4DB7CB" w14:textId="77777777" w:rsidR="006D146E" w:rsidRPr="007A3446" w:rsidRDefault="006D146E" w:rsidP="006D146E">
      <w:pPr>
        <w:pStyle w:val="afff8"/>
        <w:numPr>
          <w:ilvl w:val="0"/>
          <w:numId w:val="65"/>
        </w:numPr>
        <w:rPr>
          <w:rFonts w:ascii="Arial" w:hAnsi="Arial" w:cs="Arial"/>
          <w:sz w:val="24"/>
          <w:szCs w:val="24"/>
        </w:rPr>
      </w:pPr>
      <w:r w:rsidRPr="007A3446">
        <w:rPr>
          <w:rFonts w:ascii="Arial" w:hAnsi="Arial" w:cs="Arial"/>
          <w:b/>
          <w:sz w:val="24"/>
          <w:szCs w:val="24"/>
        </w:rPr>
        <w:t>Учет сроков согласования потребности при контроле срока поставки МТР.</w:t>
      </w:r>
    </w:p>
    <w:p w14:paraId="4390C5E8" w14:textId="77777777" w:rsidR="006D146E" w:rsidRPr="007A3446" w:rsidRDefault="006D146E" w:rsidP="006D146E">
      <w:pPr>
        <w:overflowPunct w:val="0"/>
        <w:autoSpaceDE w:val="0"/>
        <w:autoSpaceDN w:val="0"/>
        <w:spacing w:before="60"/>
        <w:ind w:left="1080"/>
        <w:rPr>
          <w:rFonts w:cs="Arial"/>
          <w:szCs w:val="24"/>
          <w:lang w:eastAsia="ru-RU"/>
        </w:rPr>
      </w:pPr>
      <w:r w:rsidRPr="007A3446">
        <w:rPr>
          <w:rFonts w:cs="Arial"/>
          <w:szCs w:val="24"/>
          <w:lang w:eastAsia="ru-RU"/>
        </w:rPr>
        <w:t>Необходимо выполнить проверку по учету сроков согласования потребности при контроле LT (Lead Time) в заказах ТОРО и ОСГ для проектов ТПиР:</w:t>
      </w:r>
    </w:p>
    <w:p w14:paraId="240522FC" w14:textId="77777777" w:rsidR="006D146E" w:rsidRPr="007A3446" w:rsidRDefault="006D146E" w:rsidP="006D146E">
      <w:pPr>
        <w:overflowPunct w:val="0"/>
        <w:autoSpaceDE w:val="0"/>
        <w:autoSpaceDN w:val="0"/>
        <w:spacing w:before="60"/>
        <w:ind w:left="1080"/>
        <w:rPr>
          <w:rFonts w:cs="Arial"/>
          <w:szCs w:val="24"/>
          <w:lang w:eastAsia="ru-RU"/>
        </w:rPr>
      </w:pPr>
      <w:r w:rsidRPr="007A3446">
        <w:rPr>
          <w:rFonts w:cs="Arial"/>
          <w:szCs w:val="24"/>
          <w:lang w:eastAsia="ru-RU"/>
        </w:rPr>
        <w:t>1. В справочнике МТР (ЕК МТР) ведется закупочный LT (LTз) в разрезе каждого МТР для завода;</w:t>
      </w:r>
    </w:p>
    <w:p w14:paraId="741BDEE2" w14:textId="77777777" w:rsidR="006D146E" w:rsidRPr="007A3446" w:rsidRDefault="006D146E" w:rsidP="006D146E">
      <w:pPr>
        <w:overflowPunct w:val="0"/>
        <w:autoSpaceDE w:val="0"/>
        <w:autoSpaceDN w:val="0"/>
        <w:spacing w:before="60"/>
        <w:ind w:left="1080"/>
        <w:rPr>
          <w:rFonts w:cs="Arial"/>
          <w:szCs w:val="24"/>
          <w:lang w:eastAsia="ru-RU"/>
        </w:rPr>
      </w:pPr>
      <w:r w:rsidRPr="007A3446">
        <w:rPr>
          <w:rFonts w:cs="Arial"/>
          <w:szCs w:val="24"/>
          <w:lang w:eastAsia="ru-RU"/>
        </w:rPr>
        <w:t>2. Для ТОРО ведется настроечная константа, содержащая плановый срок согласования потребности (LTсп) - единая для всех МТР, в разрезе каждой БЕ/Завода.</w:t>
      </w:r>
    </w:p>
    <w:p w14:paraId="6C426CED" w14:textId="725D21F3" w:rsidR="006D146E" w:rsidRPr="007A3446" w:rsidRDefault="006D146E" w:rsidP="006D146E">
      <w:pPr>
        <w:overflowPunct w:val="0"/>
        <w:autoSpaceDE w:val="0"/>
        <w:autoSpaceDN w:val="0"/>
        <w:spacing w:before="60"/>
        <w:ind w:left="1080"/>
        <w:rPr>
          <w:rFonts w:cs="Arial"/>
          <w:szCs w:val="24"/>
          <w:lang w:eastAsia="ru-RU"/>
        </w:rPr>
      </w:pPr>
      <w:r w:rsidRPr="007A3446">
        <w:rPr>
          <w:rFonts w:cs="Arial"/>
          <w:szCs w:val="24"/>
          <w:lang w:eastAsia="ru-RU"/>
        </w:rPr>
        <w:t>3. При вводе потребности, либо изменение сроков или объемов потребности при сохранении заказа ТОРО (для позиций МТР,</w:t>
      </w:r>
      <w:r w:rsidRPr="007A3446">
        <w:rPr>
          <w:sz w:val="20"/>
          <w:szCs w:val="20"/>
          <w:lang w:eastAsia="ru-RU"/>
        </w:rPr>
        <w:t xml:space="preserve"> </w:t>
      </w:r>
      <w:r w:rsidRPr="007A3446">
        <w:rPr>
          <w:rFonts w:cs="Arial"/>
          <w:szCs w:val="24"/>
          <w:lang w:eastAsia="ru-RU"/>
        </w:rPr>
        <w:t xml:space="preserve">у которых ПодтверждКолич &lt; ОбъёмПотребн ) или ОСГ проекта ТПиР, выполняется проверка: Текущая дата + LTсп + LTз &gt; даты потребности. Если проверка не проходит, то осуществлять возможность подбора МТР с текущих остатков на складах с возможностью сохранения заказа, в случае отсутствия свободных остатков ставится признак срочности на резервировании (разработка «MM02 - Проставление признака срочности») + статус заказа «СРОЧ – Срочная закупка», а также выводится блокирующее/предупреждающее сообщение. Таким образом, в IW38 и </w:t>
      </w:r>
      <w:r w:rsidR="00BA4FB0">
        <w:rPr>
          <w:rFonts w:cs="Arial"/>
          <w:szCs w:val="24"/>
          <w:lang w:val="en-US" w:eastAsia="ru-RU"/>
        </w:rPr>
        <w:t>ZPM</w:t>
      </w:r>
      <w:r w:rsidR="00BA4FB0" w:rsidRPr="009721BA">
        <w:rPr>
          <w:rFonts w:cs="Arial"/>
          <w:szCs w:val="24"/>
          <w:lang w:eastAsia="ru-RU"/>
        </w:rPr>
        <w:t>_</w:t>
      </w:r>
      <w:r w:rsidRPr="007A3446">
        <w:rPr>
          <w:rFonts w:cs="Arial"/>
          <w:szCs w:val="24"/>
          <w:lang w:eastAsia="ru-RU"/>
        </w:rPr>
        <w:t>IWBK можно увидеть срочные заказы и срочные позиции, в частности.</w:t>
      </w:r>
    </w:p>
    <w:p w14:paraId="4B599E6F" w14:textId="77777777" w:rsidR="006D146E" w:rsidRPr="007A3446" w:rsidRDefault="006D146E" w:rsidP="006D146E">
      <w:pPr>
        <w:overflowPunct w:val="0"/>
        <w:autoSpaceDE w:val="0"/>
        <w:autoSpaceDN w:val="0"/>
        <w:spacing w:before="60"/>
        <w:ind w:left="1080"/>
        <w:rPr>
          <w:rFonts w:cs="Arial"/>
          <w:szCs w:val="24"/>
          <w:lang w:eastAsia="ru-RU"/>
        </w:rPr>
      </w:pPr>
      <w:r w:rsidRPr="007A3446">
        <w:rPr>
          <w:rFonts w:cs="Arial"/>
          <w:szCs w:val="24"/>
          <w:lang w:eastAsia="ru-RU"/>
        </w:rPr>
        <w:t>4. При согласовании потребности в заказах ТОРО и ОСГ проектов ТПиР (передачи потребности для ППМ в МТО), выполняется проверка: Текущая дата + LTз &gt;даты потребности. При проверке актуализируется признак срочности, если отсутствуют свободные остатки, на резервировании (разработка «MM02 - Проставление признака срочности») + статус заказа «СРОЧ – Срочная закупка», а также выводится блокирующее/предупреждающее сообщение. Необходимо фиксировать срок фактического согласования потребности на уровне позиции потребности.</w:t>
      </w:r>
    </w:p>
    <w:p w14:paraId="481FD62D" w14:textId="77777777" w:rsidR="006D146E" w:rsidRPr="007A3446" w:rsidRDefault="006D146E" w:rsidP="006D146E">
      <w:pPr>
        <w:overflowPunct w:val="0"/>
        <w:autoSpaceDE w:val="0"/>
        <w:autoSpaceDN w:val="0"/>
        <w:spacing w:before="60"/>
        <w:ind w:left="1080"/>
        <w:rPr>
          <w:rFonts w:cs="Arial"/>
          <w:szCs w:val="24"/>
          <w:lang w:eastAsia="ru-RU"/>
        </w:rPr>
      </w:pPr>
      <w:r w:rsidRPr="007A3446">
        <w:rPr>
          <w:rFonts w:cs="Arial"/>
          <w:szCs w:val="24"/>
          <w:lang w:eastAsia="ru-RU"/>
        </w:rPr>
        <w:t xml:space="preserve">Если потребность заказа ТОРО &lt; Текущая дата + LTсп + LTз, то вид заказа должен быть - AVR1 (Аварийное ТОРО). В остальных случаях запрещать сохранение заказа, либо выводить предупреждение (в зависимости от настройки). </w:t>
      </w:r>
    </w:p>
    <w:p w14:paraId="08684BA0" w14:textId="77777777" w:rsidR="006D146E" w:rsidRPr="007A3446" w:rsidRDefault="006D146E" w:rsidP="006D146E">
      <w:pPr>
        <w:jc w:val="left"/>
        <w:rPr>
          <w:rFonts w:ascii="Calibri" w:hAnsi="Calibri"/>
          <w:sz w:val="22"/>
          <w:lang w:eastAsia="ru-RU"/>
        </w:rPr>
      </w:pPr>
    </w:p>
    <w:p w14:paraId="2429F359"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При планировании потребности выдавать предупреждающее сообщение в случае, если плановый срок поставки и потребности в прошлом.</w:t>
      </w:r>
    </w:p>
    <w:p w14:paraId="786955FA"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Планирование потребности в прошлом является ошибочным, за исключением аварийных заказов. При выявлении подобной ситуации система должна выдавать предупреждающие сообщение. Проверка должна срабатывать при добавлении в заказ ТОРО компонентов материалов и операций «УСО». </w:t>
      </w:r>
    </w:p>
    <w:p w14:paraId="7C143DF2"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lastRenderedPageBreak/>
        <w:t xml:space="preserve">При добавлении материалов в заказ ТОРО необходимо сравнивать дату потребности и текущую системную дату, при копировании техкарты в заказ ТОРО необходимо сравнивать базисный срок начала и текущую системную дату. Если дата потребности меньше текущей даты – выдавать сообщение. </w:t>
      </w:r>
    </w:p>
    <w:p w14:paraId="2F995CEF"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При добавлении операции необходимо сравнивать дату из поля «Самый поздний запланированный конец: выполнение дата и текущую системную дату. Если дата операции меньше текущей даты – выдавать сообщение. </w:t>
      </w:r>
    </w:p>
    <w:p w14:paraId="298F0595" w14:textId="77777777" w:rsidR="006D146E" w:rsidRPr="007A3446" w:rsidRDefault="006D146E" w:rsidP="006D146E">
      <w:pPr>
        <w:pStyle w:val="afff8"/>
        <w:numPr>
          <w:ilvl w:val="0"/>
          <w:numId w:val="65"/>
        </w:numPr>
        <w:rPr>
          <w:rFonts w:ascii="Arial" w:hAnsi="Arial" w:cs="Arial"/>
          <w:sz w:val="24"/>
          <w:szCs w:val="24"/>
        </w:rPr>
      </w:pPr>
      <w:r w:rsidRPr="007A3446">
        <w:rPr>
          <w:rFonts w:ascii="Arial" w:hAnsi="Arial" w:cs="Arial"/>
          <w:b/>
          <w:sz w:val="24"/>
          <w:szCs w:val="24"/>
        </w:rPr>
        <w:t>Запретить сохранение в заказе ТОРО удаленных ТМЦ из справочника ОЗМ.</w:t>
      </w:r>
      <w:r w:rsidRPr="007A3446">
        <w:rPr>
          <w:rFonts w:ascii="Arial" w:hAnsi="Arial" w:cs="Arial"/>
          <w:sz w:val="24"/>
          <w:szCs w:val="24"/>
        </w:rPr>
        <w:t xml:space="preserve"> </w:t>
      </w:r>
    </w:p>
    <w:p w14:paraId="6ED5E6EA"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Проверка должна отрабатывать как при планировании по отдельным позициям (путем непосредственного ввода материала на вкладке «Компоненты» заказа ТОРО), так и при планировании путем копирования технологических карт в заказ. </w:t>
      </w:r>
    </w:p>
    <w:p w14:paraId="1F088B48"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Помеченные для удаления ТМЦ не должны планироваться в заказах ТОРО. Если метка удаления для материала была установлена после того, как компонент был запланирован в заказе ТОРО, то проверка работать не должна. </w:t>
      </w:r>
    </w:p>
    <w:p w14:paraId="25D40EC4"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 xml:space="preserve">Предупреждение при планировании архивных ОЗМ. </w:t>
      </w:r>
    </w:p>
    <w:p w14:paraId="5347453A"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Проверка должна отрабатывать как при планировании по отдельным позициям (путем непосредственного ввода материала на вкладке «Компоненты» заказа ТОРО), так и при планировании путем копирования технологических карт в заказ ТОРО. Если метка архивирования для материала была установлена после того, как компонент был запланирован в заказе ТОРО, или запас в необходимом количестве присутствует в свободном запасе, то проверка работать не должна. </w:t>
      </w:r>
    </w:p>
    <w:p w14:paraId="70379B9B"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Запретить сохранение заказа ТОРО в случае отсутствия заполнения основных атрибутов заказа ТОРО в определенном статусе (настройка):</w:t>
      </w:r>
    </w:p>
    <w:p w14:paraId="20598BD6" w14:textId="77777777"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Ответственное рабочее место;</w:t>
      </w:r>
    </w:p>
    <w:p w14:paraId="26565468" w14:textId="77777777"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Группа плановиков;</w:t>
      </w:r>
    </w:p>
    <w:p w14:paraId="58F0CE14" w14:textId="77777777"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Плановые сроки (Базисное начало, базисный конец);</w:t>
      </w:r>
    </w:p>
    <w:p w14:paraId="291ECD3A" w14:textId="77777777"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Вид работ ТОРО;</w:t>
      </w:r>
    </w:p>
    <w:p w14:paraId="1DB3FC7E" w14:textId="77777777"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Техническое место;</w:t>
      </w:r>
    </w:p>
    <w:p w14:paraId="1CEA401F" w14:textId="77777777"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Единица оборудования:</w:t>
      </w:r>
    </w:p>
    <w:p w14:paraId="61AAB0A3" w14:textId="77777777"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Рабочее место/завод.</w:t>
      </w:r>
    </w:p>
    <w:p w14:paraId="6C475313"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 xml:space="preserve">Реализовать проверку заполнения Единицы оборудования в строках списка операций. </w:t>
      </w:r>
    </w:p>
    <w:p w14:paraId="074AF565" w14:textId="77777777"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Необходимо реализовать проверку заполнения колонки Единица оборудования в списке операций заказа ТОРО. Проверку выполнять при смене статуса, если значение не заполнено, выдавать ошибку «В строке № &lt;НомерСтроки&gt; необходимо заполнить единицу оборудования!», изменения не записывать. </w:t>
      </w:r>
    </w:p>
    <w:p w14:paraId="61B4CFF9" w14:textId="77777777" w:rsidR="006D146E" w:rsidRPr="007A3446" w:rsidRDefault="006D146E" w:rsidP="006D146E">
      <w:pPr>
        <w:pStyle w:val="afff8"/>
        <w:numPr>
          <w:ilvl w:val="0"/>
          <w:numId w:val="65"/>
        </w:numPr>
        <w:rPr>
          <w:rFonts w:ascii="Arial" w:hAnsi="Arial" w:cs="Arial"/>
          <w:sz w:val="24"/>
          <w:szCs w:val="24"/>
        </w:rPr>
      </w:pPr>
      <w:r w:rsidRPr="007A3446">
        <w:rPr>
          <w:rFonts w:ascii="Arial" w:hAnsi="Arial" w:cs="Arial"/>
          <w:b/>
          <w:sz w:val="24"/>
          <w:szCs w:val="24"/>
        </w:rPr>
        <w:t>Реализовать уведомление (настраиваемое – запрещающее/предупреждающее),</w:t>
      </w:r>
      <w:r w:rsidRPr="007A3446">
        <w:rPr>
          <w:rFonts w:ascii="Arial" w:hAnsi="Arial" w:cs="Arial"/>
          <w:sz w:val="24"/>
          <w:szCs w:val="24"/>
        </w:rPr>
        <w:t xml:space="preserve"> если удаляем компонент, на который уже сформирована спецификация договора (заказ на поставку) и данная потребность не заявлена в другом заказе ТОРО без договора. Сообщение: «Данная позиция законтрактована. Удаление приведет к снижению оборачиваемости!».</w:t>
      </w:r>
    </w:p>
    <w:p w14:paraId="709B6AB5" w14:textId="77777777" w:rsidR="006D146E" w:rsidRPr="007A3446" w:rsidRDefault="006D146E" w:rsidP="006D146E">
      <w:pPr>
        <w:pStyle w:val="afff8"/>
        <w:numPr>
          <w:ilvl w:val="0"/>
          <w:numId w:val="65"/>
        </w:numPr>
        <w:rPr>
          <w:rFonts w:ascii="Arial" w:hAnsi="Arial" w:cs="Arial"/>
          <w:sz w:val="24"/>
          <w:szCs w:val="24"/>
        </w:rPr>
      </w:pPr>
      <w:r w:rsidRPr="007A3446">
        <w:rPr>
          <w:rFonts w:ascii="Arial" w:hAnsi="Arial" w:cs="Arial"/>
          <w:b/>
          <w:sz w:val="24"/>
          <w:szCs w:val="24"/>
        </w:rPr>
        <w:t>Необходимо присваивать соответствующие виды разрешений, исходя из соответствующих признаков операций заказа ТОРО</w:t>
      </w:r>
    </w:p>
    <w:p w14:paraId="15598723" w14:textId="77777777" w:rsidR="006D146E" w:rsidRPr="007A3446" w:rsidRDefault="006D146E" w:rsidP="006D146E">
      <w:pPr>
        <w:pStyle w:val="afff8"/>
        <w:ind w:left="1080" w:firstLine="0"/>
        <w:rPr>
          <w:rFonts w:ascii="Arial" w:hAnsi="Arial" w:cs="Arial"/>
          <w:sz w:val="24"/>
          <w:szCs w:val="24"/>
        </w:rPr>
      </w:pPr>
    </w:p>
    <w:p w14:paraId="26A1F40D" w14:textId="77777777"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lastRenderedPageBreak/>
        <w:t>При отсутствии утвержденной плановой цены – нельзя согласовывать заказ ТОРО.</w:t>
      </w:r>
    </w:p>
    <w:p w14:paraId="2E1C6240" w14:textId="77777777" w:rsidR="006D146E" w:rsidRPr="007A3446" w:rsidRDefault="006D146E" w:rsidP="006D146E">
      <w:pPr>
        <w:pStyle w:val="afff8"/>
        <w:ind w:left="1080" w:firstLine="0"/>
        <w:rPr>
          <w:rFonts w:ascii="Arial" w:hAnsi="Arial" w:cs="Arial"/>
          <w:sz w:val="24"/>
          <w:szCs w:val="24"/>
        </w:rPr>
      </w:pPr>
    </w:p>
    <w:p w14:paraId="11F20EB0" w14:textId="77777777" w:rsidR="006D146E" w:rsidRPr="007A3446" w:rsidRDefault="006D146E" w:rsidP="006D146E">
      <w:pPr>
        <w:pStyle w:val="afff8"/>
        <w:numPr>
          <w:ilvl w:val="0"/>
          <w:numId w:val="65"/>
        </w:numPr>
        <w:rPr>
          <w:rFonts w:ascii="Arial" w:hAnsi="Arial" w:cs="Arial"/>
          <w:b/>
          <w:szCs w:val="24"/>
        </w:rPr>
      </w:pPr>
      <w:r w:rsidRPr="007A3446">
        <w:rPr>
          <w:rFonts w:ascii="Arial" w:hAnsi="Arial" w:cs="Arial"/>
          <w:b/>
          <w:sz w:val="24"/>
          <w:szCs w:val="24"/>
        </w:rPr>
        <w:t>Замена позиции компонента заказа на последний актуальный аналог МТР.</w:t>
      </w:r>
    </w:p>
    <w:p w14:paraId="0E2A3CD3" w14:textId="77777777" w:rsidR="006D146E" w:rsidRPr="00E06ECB" w:rsidRDefault="006D146E" w:rsidP="006D146E">
      <w:pPr>
        <w:pStyle w:val="afff8"/>
        <w:ind w:left="1134" w:firstLine="0"/>
        <w:rPr>
          <w:rFonts w:ascii="Arial" w:hAnsi="Arial" w:cs="Arial"/>
          <w:sz w:val="24"/>
          <w:szCs w:val="24"/>
        </w:rPr>
      </w:pPr>
      <w:r w:rsidRPr="00E06ECB">
        <w:rPr>
          <w:rFonts w:ascii="Arial" w:hAnsi="Arial" w:cs="Arial"/>
          <w:sz w:val="24"/>
          <w:szCs w:val="24"/>
        </w:rPr>
        <w:t>Необходимо проанализировать аналоги и заменить в компоненте позиции заказа материал на самый актуальный последний аналог к материалу.</w:t>
      </w:r>
    </w:p>
    <w:p w14:paraId="056C17B0" w14:textId="77777777" w:rsidR="006D146E" w:rsidRPr="00E06ECB" w:rsidRDefault="006D146E" w:rsidP="006D146E">
      <w:pPr>
        <w:pStyle w:val="afff8"/>
        <w:ind w:left="1134" w:firstLine="0"/>
        <w:rPr>
          <w:rFonts w:ascii="Arial" w:hAnsi="Arial" w:cs="Arial"/>
          <w:sz w:val="24"/>
          <w:szCs w:val="24"/>
        </w:rPr>
      </w:pPr>
      <w:r w:rsidRPr="00E06ECB">
        <w:rPr>
          <w:rFonts w:ascii="Arial" w:hAnsi="Arial" w:cs="Arial"/>
          <w:sz w:val="24"/>
          <w:szCs w:val="24"/>
        </w:rPr>
        <w:t>Автоматическая замена должна происходить при создании заказа из ППР, либо включении ТК в заказ вручную. При указании МТР в заказе ТОРО руками,  необходимо запрашивать необходимость замены.</w:t>
      </w:r>
    </w:p>
    <w:p w14:paraId="1ED574C9" w14:textId="77777777" w:rsidR="006D146E" w:rsidRPr="007A3446" w:rsidRDefault="006D146E" w:rsidP="006D146E">
      <w:pPr>
        <w:pStyle w:val="afff8"/>
        <w:ind w:left="1134" w:firstLine="0"/>
        <w:rPr>
          <w:rFonts w:ascii="Arial" w:hAnsi="Arial" w:cs="Arial"/>
          <w:sz w:val="24"/>
          <w:szCs w:val="24"/>
        </w:rPr>
      </w:pPr>
      <w:r w:rsidRPr="009721BA">
        <w:rPr>
          <w:rFonts w:ascii="Arial" w:hAnsi="Arial" w:cs="Arial"/>
          <w:sz w:val="24"/>
          <w:szCs w:val="24"/>
        </w:rPr>
        <w:t>При замене МТР на ведущий аналог, необходимо фиксировать исходную (замененную) ЕК МТР в Z-поле.</w:t>
      </w:r>
    </w:p>
    <w:p w14:paraId="7DEDFF2F" w14:textId="77777777" w:rsidR="006D146E" w:rsidRPr="007A3446" w:rsidRDefault="006D146E" w:rsidP="006D146E">
      <w:pPr>
        <w:numPr>
          <w:ilvl w:val="0"/>
          <w:numId w:val="65"/>
        </w:numPr>
        <w:tabs>
          <w:tab w:val="clear" w:pos="567"/>
        </w:tabs>
        <w:overflowPunct w:val="0"/>
        <w:autoSpaceDE w:val="0"/>
        <w:autoSpaceDN w:val="0"/>
        <w:adjustRightInd w:val="0"/>
        <w:spacing w:before="60"/>
        <w:textAlignment w:val="baseline"/>
        <w:rPr>
          <w:rFonts w:cs="Arial"/>
          <w:b/>
          <w:sz w:val="26"/>
          <w:szCs w:val="24"/>
          <w:lang w:eastAsia="ru-RU"/>
        </w:rPr>
      </w:pPr>
      <w:r w:rsidRPr="007A3446">
        <w:rPr>
          <w:rFonts w:cs="Arial"/>
          <w:b/>
          <w:sz w:val="26"/>
          <w:szCs w:val="24"/>
          <w:lang w:eastAsia="ru-RU"/>
        </w:rPr>
        <w:t>Вычисление и автоматическое присвоение признака капитализируемости в заказе ТОРО</w:t>
      </w:r>
    </w:p>
    <w:p w14:paraId="2E63A8CF" w14:textId="77777777"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1.</w:t>
      </w:r>
      <w:r w:rsidRPr="007A3446">
        <w:rPr>
          <w:rFonts w:cs="Arial"/>
          <w:sz w:val="26"/>
          <w:szCs w:val="24"/>
          <w:lang w:eastAsia="ru-RU"/>
        </w:rPr>
        <w:tab/>
        <w:t>Вводится новый пользовательский статус КРМТ - «Капитализируемый ремонт»;</w:t>
      </w:r>
    </w:p>
    <w:p w14:paraId="404FD50E" w14:textId="77777777"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2.</w:t>
      </w:r>
      <w:r w:rsidRPr="007A3446">
        <w:rPr>
          <w:rFonts w:cs="Arial"/>
          <w:sz w:val="26"/>
          <w:szCs w:val="24"/>
          <w:lang w:eastAsia="ru-RU"/>
        </w:rPr>
        <w:tab/>
        <w:t>Взведение данного статуса происходит автоматически при условиях:</w:t>
      </w:r>
    </w:p>
    <w:p w14:paraId="51AD5B58" w14:textId="77777777"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a.</w:t>
      </w:r>
      <w:r w:rsidRPr="007A3446">
        <w:rPr>
          <w:rFonts w:cs="Arial"/>
          <w:sz w:val="26"/>
          <w:szCs w:val="24"/>
          <w:lang w:eastAsia="ru-RU"/>
        </w:rPr>
        <w:tab/>
        <w:t xml:space="preserve">Плановая стоимость заказа &gt; 1.000.000 руб. Сумма и виды затрат включаемые в расчет (в начальной настройке оставляем МТР и УСО) будут настраиваемыми; </w:t>
      </w:r>
    </w:p>
    <w:p w14:paraId="02960FF8" w14:textId="77777777"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b.</w:t>
      </w:r>
      <w:r w:rsidRPr="007A3446">
        <w:rPr>
          <w:rFonts w:cs="Arial"/>
          <w:sz w:val="26"/>
          <w:szCs w:val="24"/>
          <w:lang w:eastAsia="ru-RU"/>
        </w:rPr>
        <w:tab/>
        <w:t>Вычисленная длина цикла данного вида ремонта (ППР) &gt; 365 дней (прогноз выпуска следующего заказа данного вида ремонта в плане ППР далее 365 дней). Срок в днях будет настраиваемым;</w:t>
      </w:r>
    </w:p>
    <w:p w14:paraId="51EF5E21" w14:textId="77777777"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c.</w:t>
      </w:r>
      <w:r w:rsidRPr="007A3446">
        <w:rPr>
          <w:rFonts w:cs="Arial"/>
          <w:sz w:val="26"/>
          <w:szCs w:val="24"/>
          <w:lang w:eastAsia="ru-RU"/>
        </w:rPr>
        <w:tab/>
        <w:t xml:space="preserve">Заказ не присвоен проекту (если заказ присвоен бюджетному проекту (СПП), то считаем что признак капитализируемости в заказе спланирован и его автоматическое переопределение не нужно). </w:t>
      </w:r>
    </w:p>
    <w:p w14:paraId="66FB0B4E" w14:textId="77777777"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3.</w:t>
      </w:r>
      <w:r w:rsidRPr="007A3446">
        <w:rPr>
          <w:rFonts w:cs="Arial"/>
          <w:sz w:val="26"/>
          <w:szCs w:val="24"/>
          <w:lang w:eastAsia="ru-RU"/>
        </w:rPr>
        <w:tab/>
        <w:t>Отдельной проверкой разрешаем установку статуса КРМТ  руками у заказов ТОРО, если:</w:t>
      </w:r>
    </w:p>
    <w:p w14:paraId="47ED8EB8" w14:textId="77777777"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a.</w:t>
      </w:r>
      <w:r w:rsidRPr="007A3446">
        <w:rPr>
          <w:rFonts w:cs="Arial"/>
          <w:sz w:val="26"/>
          <w:szCs w:val="24"/>
          <w:lang w:eastAsia="ru-RU"/>
        </w:rPr>
        <w:tab/>
        <w:t xml:space="preserve"> Стоимость заказа &gt;1.000.000 руб. Сумма и виды затрат включаемые в расчет (в начальной настройке оставляем МТР и УСО) будут настраиваемыми.  </w:t>
      </w:r>
    </w:p>
    <w:p w14:paraId="7F890B72" w14:textId="77777777"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b.</w:t>
      </w:r>
      <w:r w:rsidRPr="007A3446">
        <w:rPr>
          <w:rFonts w:cs="Arial"/>
          <w:sz w:val="26"/>
          <w:szCs w:val="24"/>
          <w:lang w:eastAsia="ru-RU"/>
        </w:rPr>
        <w:tab/>
        <w:t>В заказе есть ЕО (не обобщенный заказ).</w:t>
      </w:r>
    </w:p>
    <w:p w14:paraId="4789161D" w14:textId="77777777"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4.</w:t>
      </w:r>
      <w:r w:rsidRPr="007A3446">
        <w:rPr>
          <w:rFonts w:cs="Arial"/>
          <w:sz w:val="26"/>
          <w:szCs w:val="24"/>
          <w:lang w:eastAsia="ru-RU"/>
        </w:rPr>
        <w:tab/>
        <w:t xml:space="preserve">Статус КРМТ можно снимать при присвоении заказа бюджетному проекту OPEX; </w:t>
      </w:r>
    </w:p>
    <w:p w14:paraId="7122408E" w14:textId="77777777"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5.</w:t>
      </w:r>
      <w:r w:rsidRPr="007A3446">
        <w:rPr>
          <w:rFonts w:cs="Arial"/>
          <w:sz w:val="26"/>
          <w:szCs w:val="24"/>
          <w:lang w:eastAsia="ru-RU"/>
        </w:rPr>
        <w:tab/>
        <w:t>При каждом сохранении заказа ТОРО, проверяется корректность присвоенного бюджетного проекта на CAPEХ/OPEX (статус КРМТ и причина инвестиций в СПП в настроечной таблице).</w:t>
      </w:r>
    </w:p>
    <w:p w14:paraId="4A13889D" w14:textId="77777777" w:rsidR="006D146E" w:rsidRPr="007A3446" w:rsidRDefault="006D146E" w:rsidP="006D146E">
      <w:pPr>
        <w:overflowPunct w:val="0"/>
        <w:autoSpaceDE w:val="0"/>
        <w:autoSpaceDN w:val="0"/>
        <w:adjustRightInd w:val="0"/>
        <w:spacing w:before="60"/>
        <w:textAlignment w:val="baseline"/>
        <w:rPr>
          <w:rFonts w:cs="Arial"/>
          <w:b/>
          <w:sz w:val="26"/>
          <w:szCs w:val="24"/>
          <w:lang w:eastAsia="ru-RU"/>
        </w:rPr>
      </w:pPr>
    </w:p>
    <w:p w14:paraId="6A6CC0C8" w14:textId="77777777" w:rsidR="006D146E" w:rsidRPr="007A3446" w:rsidRDefault="006D146E" w:rsidP="006D146E">
      <w:pPr>
        <w:numPr>
          <w:ilvl w:val="0"/>
          <w:numId w:val="65"/>
        </w:numPr>
        <w:tabs>
          <w:tab w:val="clear" w:pos="567"/>
        </w:tabs>
        <w:overflowPunct w:val="0"/>
        <w:autoSpaceDE w:val="0"/>
        <w:autoSpaceDN w:val="0"/>
        <w:adjustRightInd w:val="0"/>
        <w:spacing w:before="60"/>
        <w:textAlignment w:val="baseline"/>
        <w:rPr>
          <w:rFonts w:cs="Arial"/>
          <w:b/>
          <w:sz w:val="26"/>
          <w:szCs w:val="24"/>
          <w:lang w:eastAsia="ru-RU"/>
        </w:rPr>
      </w:pPr>
      <w:r w:rsidRPr="007A3446">
        <w:rPr>
          <w:rFonts w:cs="Arial"/>
          <w:b/>
          <w:szCs w:val="24"/>
          <w:lang w:eastAsia="ru-RU"/>
        </w:rPr>
        <w:t>Учет РПМ в заказах ТОРО</w:t>
      </w:r>
    </w:p>
    <w:p w14:paraId="692C9903" w14:textId="77777777" w:rsidR="006D146E" w:rsidRPr="007A3446" w:rsidRDefault="006D146E" w:rsidP="006D146E">
      <w:pPr>
        <w:overflowPunct w:val="0"/>
        <w:autoSpaceDE w:val="0"/>
        <w:autoSpaceDN w:val="0"/>
        <w:adjustRightInd w:val="0"/>
        <w:spacing w:before="60"/>
        <w:ind w:left="1080" w:firstLine="720"/>
        <w:textAlignment w:val="baseline"/>
        <w:rPr>
          <w:rFonts w:cs="Arial"/>
          <w:szCs w:val="24"/>
          <w:lang w:eastAsia="ru-RU"/>
        </w:rPr>
      </w:pPr>
      <w:r w:rsidRPr="007A3446">
        <w:rPr>
          <w:rFonts w:cs="Arial"/>
          <w:szCs w:val="24"/>
          <w:lang w:eastAsia="ru-RU"/>
        </w:rPr>
        <w:t>Необходимо реализовать автоматическое заполнение параметров "Резерв./заявка" и "РелевДляКалькул" в соответствии со следующими правилами:</w:t>
      </w:r>
    </w:p>
    <w:p w14:paraId="6EF6F88E" w14:textId="77777777" w:rsidR="006D146E" w:rsidRPr="007A3446" w:rsidRDefault="006D146E" w:rsidP="006D146E">
      <w:pPr>
        <w:overflowPunct w:val="0"/>
        <w:autoSpaceDE w:val="0"/>
        <w:autoSpaceDN w:val="0"/>
        <w:adjustRightInd w:val="0"/>
        <w:spacing w:before="60"/>
        <w:ind w:left="1080" w:firstLine="720"/>
        <w:textAlignment w:val="baseline"/>
        <w:rPr>
          <w:rFonts w:cs="Arial"/>
          <w:szCs w:val="24"/>
          <w:lang w:eastAsia="ru-RU"/>
        </w:rPr>
      </w:pPr>
      <w:r w:rsidRPr="007A3446">
        <w:rPr>
          <w:rFonts w:cs="Arial"/>
          <w:szCs w:val="24"/>
          <w:lang w:eastAsia="ru-RU"/>
        </w:rPr>
        <w:lastRenderedPageBreak/>
        <w:t>1) При автоматическом создании заказов на основании тех. карты/инструкции, если в позиции ОЗМ(табличная часть "Компоненты") тех. карты/инструкции параметр "Рез/Звка"  равен "1 - Не релевантно для ППМ"(определить параметр в настройке), то при создании заказа для указанной позиции автоматически выставлять следующие параметры:</w:t>
      </w:r>
    </w:p>
    <w:p w14:paraId="13AA5214" w14:textId="77777777" w:rsidR="006D146E" w:rsidRPr="007A3446" w:rsidRDefault="006D146E" w:rsidP="006D146E">
      <w:pPr>
        <w:numPr>
          <w:ilvl w:val="0"/>
          <w:numId w:val="70"/>
        </w:numPr>
        <w:tabs>
          <w:tab w:val="clear" w:pos="567"/>
        </w:tabs>
        <w:overflowPunct w:val="0"/>
        <w:autoSpaceDE w:val="0"/>
        <w:autoSpaceDN w:val="0"/>
        <w:adjustRightInd w:val="0"/>
        <w:spacing w:before="60"/>
        <w:textAlignment w:val="baseline"/>
        <w:rPr>
          <w:rFonts w:cs="Arial"/>
          <w:szCs w:val="24"/>
          <w:lang w:eastAsia="ru-RU"/>
        </w:rPr>
      </w:pPr>
      <w:r w:rsidRPr="007A3446">
        <w:rPr>
          <w:rFonts w:cs="Arial"/>
          <w:szCs w:val="24"/>
          <w:lang w:eastAsia="ru-RU"/>
        </w:rPr>
        <w:t>тип позиции = "</w:t>
      </w:r>
      <w:r w:rsidRPr="007A3446">
        <w:rPr>
          <w:rFonts w:cs="Arial"/>
          <w:szCs w:val="24"/>
          <w:lang w:val="en-US" w:eastAsia="ru-RU"/>
        </w:rPr>
        <w:t>S</w:t>
      </w:r>
      <w:r w:rsidRPr="007A3446">
        <w:rPr>
          <w:rFonts w:cs="Arial"/>
          <w:szCs w:val="24"/>
          <w:lang w:eastAsia="ru-RU"/>
        </w:rPr>
        <w:t xml:space="preserve"> - справочная позиция"(определить настройкой);</w:t>
      </w:r>
    </w:p>
    <w:p w14:paraId="081B91BA" w14:textId="77777777" w:rsidR="006D146E" w:rsidRPr="007A3446" w:rsidRDefault="006D146E" w:rsidP="006D146E">
      <w:pPr>
        <w:numPr>
          <w:ilvl w:val="0"/>
          <w:numId w:val="70"/>
        </w:numPr>
        <w:tabs>
          <w:tab w:val="clear" w:pos="567"/>
        </w:tabs>
        <w:overflowPunct w:val="0"/>
        <w:autoSpaceDE w:val="0"/>
        <w:autoSpaceDN w:val="0"/>
        <w:adjustRightInd w:val="0"/>
        <w:spacing w:before="60"/>
        <w:textAlignment w:val="baseline"/>
        <w:rPr>
          <w:rFonts w:cs="Arial"/>
          <w:sz w:val="26"/>
          <w:szCs w:val="24"/>
          <w:lang w:eastAsia="ru-RU"/>
        </w:rPr>
      </w:pPr>
      <w:r w:rsidRPr="007A3446">
        <w:rPr>
          <w:rFonts w:cs="Arial"/>
          <w:szCs w:val="24"/>
          <w:lang w:eastAsia="ru-RU"/>
        </w:rPr>
        <w:t>РелевДляКалькул = "Калькуляц.:не релевантно"(определить настройкой).</w:t>
      </w:r>
    </w:p>
    <w:p w14:paraId="24B2327C" w14:textId="77777777" w:rsidR="006D146E" w:rsidRPr="007A3446" w:rsidRDefault="006D146E" w:rsidP="006D146E">
      <w:pPr>
        <w:ind w:left="1080"/>
        <w:rPr>
          <w:rFonts w:cs="Arial"/>
          <w:szCs w:val="24"/>
          <w:lang w:eastAsia="ru-RU"/>
        </w:rPr>
      </w:pPr>
    </w:p>
    <w:p w14:paraId="63479570" w14:textId="77777777" w:rsidR="006D146E" w:rsidRPr="007A3446" w:rsidRDefault="006D146E" w:rsidP="006D146E">
      <w:pPr>
        <w:overflowPunct w:val="0"/>
        <w:autoSpaceDE w:val="0"/>
        <w:autoSpaceDN w:val="0"/>
        <w:adjustRightInd w:val="0"/>
        <w:spacing w:before="60"/>
        <w:ind w:left="1080"/>
        <w:textAlignment w:val="baseline"/>
        <w:rPr>
          <w:rFonts w:cs="Arial"/>
          <w:szCs w:val="24"/>
          <w:lang w:eastAsia="ru-RU"/>
        </w:rPr>
      </w:pPr>
      <w:r w:rsidRPr="007A3446">
        <w:rPr>
          <w:rFonts w:cs="Arial"/>
          <w:szCs w:val="24"/>
          <w:lang w:eastAsia="ru-RU"/>
        </w:rPr>
        <w:t>2) При ручном создании/изменении заказов при добавлении/изменении позиций ОЗМ(закладка "Компоненты") в случае, если тип позиции выставлен как "</w:t>
      </w:r>
      <w:r w:rsidRPr="007A3446">
        <w:rPr>
          <w:rFonts w:cs="Arial"/>
          <w:szCs w:val="24"/>
          <w:lang w:val="en-US" w:eastAsia="ru-RU"/>
        </w:rPr>
        <w:t>S</w:t>
      </w:r>
      <w:r w:rsidRPr="007A3446">
        <w:rPr>
          <w:rFonts w:cs="Arial"/>
          <w:szCs w:val="24"/>
          <w:lang w:eastAsia="ru-RU"/>
        </w:rPr>
        <w:t xml:space="preserve"> - справочная позиция"(определить настройкой), то выставлять следующие параметры:</w:t>
      </w:r>
    </w:p>
    <w:p w14:paraId="4C3CD416" w14:textId="77777777" w:rsidR="006D146E" w:rsidRPr="007A3446" w:rsidRDefault="006D146E" w:rsidP="006D146E">
      <w:pPr>
        <w:numPr>
          <w:ilvl w:val="0"/>
          <w:numId w:val="70"/>
        </w:numPr>
        <w:tabs>
          <w:tab w:val="clear" w:pos="567"/>
        </w:tabs>
        <w:overflowPunct w:val="0"/>
        <w:autoSpaceDE w:val="0"/>
        <w:autoSpaceDN w:val="0"/>
        <w:adjustRightInd w:val="0"/>
        <w:spacing w:before="60"/>
        <w:textAlignment w:val="baseline"/>
        <w:rPr>
          <w:rFonts w:cs="Arial"/>
          <w:szCs w:val="24"/>
          <w:lang w:eastAsia="ru-RU"/>
        </w:rPr>
      </w:pPr>
      <w:r w:rsidRPr="007A3446">
        <w:rPr>
          <w:rFonts w:cs="Arial"/>
          <w:szCs w:val="24"/>
          <w:lang w:eastAsia="ru-RU"/>
        </w:rPr>
        <w:t>Резерв./заявка = "Никогда"(определить настройкой);</w:t>
      </w:r>
    </w:p>
    <w:p w14:paraId="54A12722" w14:textId="77777777" w:rsidR="006D146E" w:rsidRPr="007A3446" w:rsidRDefault="006D146E" w:rsidP="006D146E">
      <w:pPr>
        <w:numPr>
          <w:ilvl w:val="0"/>
          <w:numId w:val="70"/>
        </w:numPr>
        <w:tabs>
          <w:tab w:val="clear" w:pos="567"/>
        </w:tabs>
        <w:overflowPunct w:val="0"/>
        <w:autoSpaceDE w:val="0"/>
        <w:autoSpaceDN w:val="0"/>
        <w:adjustRightInd w:val="0"/>
        <w:spacing w:before="60"/>
        <w:textAlignment w:val="baseline"/>
        <w:rPr>
          <w:rFonts w:cs="Arial"/>
          <w:sz w:val="26"/>
          <w:szCs w:val="24"/>
          <w:lang w:eastAsia="ru-RU"/>
        </w:rPr>
      </w:pPr>
      <w:r w:rsidRPr="007A3446">
        <w:rPr>
          <w:rFonts w:cs="Arial"/>
          <w:szCs w:val="24"/>
          <w:lang w:eastAsia="ru-RU"/>
        </w:rPr>
        <w:t>РелевДляКалькул = "Калькуляц.:не релевантно"(определить настройкой).</w:t>
      </w:r>
    </w:p>
    <w:p w14:paraId="456726B5" w14:textId="77777777" w:rsidR="006D146E" w:rsidRPr="007A3446" w:rsidRDefault="006D146E" w:rsidP="006D146E">
      <w:pPr>
        <w:pStyle w:val="afff8"/>
        <w:ind w:left="1080" w:firstLine="0"/>
        <w:rPr>
          <w:rFonts w:ascii="Arial" w:hAnsi="Arial" w:cs="Arial"/>
          <w:sz w:val="24"/>
          <w:szCs w:val="24"/>
        </w:rPr>
      </w:pPr>
    </w:p>
    <w:p w14:paraId="2144C20D" w14:textId="77777777" w:rsidR="006D146E" w:rsidRPr="007A3446" w:rsidRDefault="006D146E" w:rsidP="006D146E">
      <w:pPr>
        <w:numPr>
          <w:ilvl w:val="0"/>
          <w:numId w:val="65"/>
        </w:numPr>
        <w:tabs>
          <w:tab w:val="clear" w:pos="567"/>
        </w:tabs>
        <w:overflowPunct w:val="0"/>
        <w:autoSpaceDE w:val="0"/>
        <w:autoSpaceDN w:val="0"/>
        <w:adjustRightInd w:val="0"/>
        <w:spacing w:before="60"/>
        <w:textAlignment w:val="baseline"/>
        <w:rPr>
          <w:rFonts w:cs="Arial"/>
          <w:b/>
          <w:sz w:val="26"/>
          <w:szCs w:val="24"/>
          <w:lang w:eastAsia="ru-RU"/>
        </w:rPr>
      </w:pPr>
      <w:r w:rsidRPr="007A3446">
        <w:rPr>
          <w:rFonts w:cs="Arial"/>
          <w:b/>
          <w:szCs w:val="24"/>
          <w:lang w:eastAsia="ru-RU"/>
        </w:rPr>
        <w:t>Нормируемые МТР в заказах ТОРО</w:t>
      </w:r>
    </w:p>
    <w:p w14:paraId="65D52D75" w14:textId="77777777" w:rsidR="006D146E" w:rsidRPr="007A3446" w:rsidRDefault="006D146E" w:rsidP="006D146E">
      <w:pPr>
        <w:overflowPunct w:val="0"/>
        <w:autoSpaceDE w:val="0"/>
        <w:autoSpaceDN w:val="0"/>
        <w:adjustRightInd w:val="0"/>
        <w:spacing w:before="60"/>
        <w:ind w:left="1080" w:firstLine="720"/>
        <w:textAlignment w:val="baseline"/>
        <w:rPr>
          <w:rFonts w:cs="Arial"/>
          <w:szCs w:val="24"/>
          <w:lang w:eastAsia="ru-RU"/>
        </w:rPr>
      </w:pPr>
      <w:r w:rsidRPr="007A3446">
        <w:rPr>
          <w:rFonts w:cs="Arial"/>
          <w:szCs w:val="24"/>
          <w:lang w:eastAsia="ru-RU"/>
        </w:rPr>
        <w:t>Нормируемые МТР (МТР, которые планируются в спецификациях производства) помечаются в поле Группа стратегий ППМ значением 70;</w:t>
      </w:r>
    </w:p>
    <w:p w14:paraId="3E3DDF4F" w14:textId="77777777" w:rsidR="006D146E" w:rsidRPr="007A3446" w:rsidRDefault="006D146E" w:rsidP="006D146E">
      <w:pPr>
        <w:overflowPunct w:val="0"/>
        <w:autoSpaceDE w:val="0"/>
        <w:autoSpaceDN w:val="0"/>
        <w:adjustRightInd w:val="0"/>
        <w:spacing w:before="60"/>
        <w:ind w:left="1080" w:firstLine="720"/>
        <w:textAlignment w:val="baseline"/>
        <w:rPr>
          <w:rFonts w:cs="Arial"/>
          <w:szCs w:val="24"/>
          <w:lang w:eastAsia="ru-RU"/>
        </w:rPr>
      </w:pPr>
      <w:r w:rsidRPr="007A3446">
        <w:rPr>
          <w:rFonts w:cs="Arial"/>
          <w:szCs w:val="24"/>
          <w:lang w:eastAsia="ru-RU"/>
        </w:rPr>
        <w:t>В проверку при сохранении заказов ТОРО добавляем контроль планирования нормируемых МТР (Группа стратегий ППМ = 70). Проверка настраиваемая (предупреждающая/запрещающая). На этапе старта - - предупреждающая.</w:t>
      </w:r>
    </w:p>
    <w:p w14:paraId="66ACB290" w14:textId="77777777" w:rsidR="006D146E" w:rsidRPr="007A3446" w:rsidRDefault="006D146E" w:rsidP="006D146E">
      <w:pPr>
        <w:jc w:val="left"/>
        <w:rPr>
          <w:rFonts w:ascii="Calibri" w:hAnsi="Calibri"/>
          <w:sz w:val="22"/>
        </w:rPr>
      </w:pPr>
    </w:p>
    <w:p w14:paraId="0A4B287D" w14:textId="77777777" w:rsidR="006D146E" w:rsidRPr="007A3446" w:rsidRDefault="006D146E" w:rsidP="006D146E">
      <w:pPr>
        <w:numPr>
          <w:ilvl w:val="0"/>
          <w:numId w:val="65"/>
        </w:numPr>
        <w:tabs>
          <w:tab w:val="clear" w:pos="567"/>
        </w:tabs>
        <w:overflowPunct w:val="0"/>
        <w:autoSpaceDE w:val="0"/>
        <w:autoSpaceDN w:val="0"/>
        <w:adjustRightInd w:val="0"/>
        <w:spacing w:before="60"/>
        <w:textAlignment w:val="baseline"/>
        <w:rPr>
          <w:rFonts w:cs="Arial"/>
          <w:b/>
          <w:sz w:val="26"/>
          <w:szCs w:val="24"/>
          <w:lang w:eastAsia="ru-RU"/>
        </w:rPr>
      </w:pPr>
      <w:r w:rsidRPr="007A3446">
        <w:rPr>
          <w:rFonts w:cs="Arial"/>
          <w:b/>
          <w:szCs w:val="24"/>
          <w:lang w:eastAsia="ru-RU"/>
        </w:rPr>
        <w:t>Проверка управляющих ключей в заказах ТОРО</w:t>
      </w:r>
    </w:p>
    <w:p w14:paraId="005D05A7" w14:textId="77777777" w:rsidR="006D146E" w:rsidRPr="007A3446" w:rsidRDefault="006D146E" w:rsidP="006D146E">
      <w:pPr>
        <w:jc w:val="left"/>
        <w:rPr>
          <w:rFonts w:cs="Arial"/>
          <w:szCs w:val="24"/>
          <w:lang w:eastAsia="ru-RU"/>
        </w:rPr>
      </w:pPr>
      <w:r w:rsidRPr="007A3446">
        <w:rPr>
          <w:rFonts w:cs="Arial"/>
          <w:szCs w:val="24"/>
          <w:lang w:eastAsia="ru-RU"/>
        </w:rPr>
        <w:t>Необходимо реализовать следующие проверки при сохранении заказов ТОРО</w:t>
      </w:r>
    </w:p>
    <w:p w14:paraId="0BAE7AAA" w14:textId="77777777" w:rsidR="006D146E" w:rsidRPr="007A3446" w:rsidRDefault="006D146E" w:rsidP="006D146E">
      <w:pPr>
        <w:numPr>
          <w:ilvl w:val="0"/>
          <w:numId w:val="71"/>
        </w:numPr>
        <w:tabs>
          <w:tab w:val="clear" w:pos="567"/>
        </w:tabs>
        <w:jc w:val="left"/>
        <w:rPr>
          <w:rFonts w:cs="Arial"/>
          <w:szCs w:val="24"/>
        </w:rPr>
      </w:pPr>
      <w:r w:rsidRPr="007A3446">
        <w:rPr>
          <w:rFonts w:cs="Arial"/>
          <w:szCs w:val="24"/>
        </w:rPr>
        <w:t>Проверять для наших видов заказов доступные управляющие ключи (перечни в настройке).</w:t>
      </w:r>
    </w:p>
    <w:p w14:paraId="3FA47891" w14:textId="77777777" w:rsidR="006D146E" w:rsidRPr="007A3446" w:rsidRDefault="006D146E" w:rsidP="006D146E">
      <w:pPr>
        <w:ind w:left="720"/>
        <w:jc w:val="left"/>
        <w:rPr>
          <w:rFonts w:cs="Arial"/>
          <w:szCs w:val="24"/>
        </w:rPr>
      </w:pPr>
      <w:r w:rsidRPr="007A3446">
        <w:rPr>
          <w:rFonts w:cs="Arial"/>
          <w:szCs w:val="24"/>
        </w:rPr>
        <w:t>Виды заказов:</w:t>
      </w:r>
    </w:p>
    <w:p w14:paraId="23B22C5C"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ACR1     Технический заказ ТОРО для ЦРММ</w:t>
      </w:r>
    </w:p>
    <w:p w14:paraId="055C79E0"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ADI1      Диагностика</w:t>
      </w:r>
      <w:bookmarkStart w:id="3292" w:name="_GoBack"/>
      <w:bookmarkEnd w:id="3292"/>
    </w:p>
    <w:p w14:paraId="47BC3F8C"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AETG     ЕТО на ГТК</w:t>
      </w:r>
    </w:p>
    <w:p w14:paraId="1BDEA80A"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AETZ     Обходы/осмотры</w:t>
      </w:r>
      <w:del w:id="3293" w:author="ShramkovAB" w:date="2021-04-07T17:41:00Z">
        <w:r w:rsidRPr="007A3446" w:rsidDel="00A312DF">
          <w:rPr>
            <w:rFonts w:cs="Arial"/>
            <w:szCs w:val="24"/>
          </w:rPr>
          <w:delText xml:space="preserve"> ЗИФ</w:delText>
        </w:r>
      </w:del>
    </w:p>
    <w:p w14:paraId="47E15ABA"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AKR1     Капитализируемые ремонты</w:t>
      </w:r>
    </w:p>
    <w:p w14:paraId="2B627C45"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APB1     Выполнение  ЭПБ</w:t>
      </w:r>
    </w:p>
    <w:p w14:paraId="7C462FB7"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APP1     ТОРО по ППР</w:t>
      </w:r>
    </w:p>
    <w:p w14:paraId="2BA178B7"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ARP1     Заказ на РПМ</w:t>
      </w:r>
    </w:p>
    <w:p w14:paraId="6CA0DA6C"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ASR1     Заказ на сервис по абонентской плате</w:t>
      </w:r>
    </w:p>
    <w:p w14:paraId="71E8482F"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ATS1     ТОРО по состоянию</w:t>
      </w:r>
    </w:p>
    <w:p w14:paraId="77262317"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ATU1    Технический заказ ТОРО</w:t>
      </w:r>
    </w:p>
    <w:p w14:paraId="0D1D187A"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AV01     Восстановление узлов/запчастей</w:t>
      </w:r>
    </w:p>
    <w:p w14:paraId="3040C22F"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AV02     Восст узлов/запчастей (материалы ОФ)</w:t>
      </w:r>
    </w:p>
    <w:p w14:paraId="3F6651F3"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AVR1     Аварийное ТОРО</w:t>
      </w:r>
    </w:p>
    <w:p w14:paraId="5362BF0D" w14:textId="77777777" w:rsidR="006D146E" w:rsidRPr="007A3446" w:rsidRDefault="006D146E" w:rsidP="006D146E">
      <w:pPr>
        <w:numPr>
          <w:ilvl w:val="1"/>
          <w:numId w:val="71"/>
        </w:numPr>
        <w:tabs>
          <w:tab w:val="clear" w:pos="567"/>
        </w:tabs>
        <w:jc w:val="left"/>
        <w:rPr>
          <w:rFonts w:cs="Arial"/>
          <w:szCs w:val="24"/>
        </w:rPr>
      </w:pPr>
      <w:r w:rsidRPr="007A3446">
        <w:rPr>
          <w:rFonts w:cs="Arial"/>
          <w:szCs w:val="24"/>
        </w:rPr>
        <w:t>AVS1     Внеплановое ТОРО</w:t>
      </w:r>
    </w:p>
    <w:p w14:paraId="0E484585" w14:textId="77777777" w:rsidR="006D146E" w:rsidRPr="007A3446" w:rsidRDefault="006D146E" w:rsidP="006D146E">
      <w:pPr>
        <w:ind w:left="708"/>
        <w:jc w:val="left"/>
        <w:rPr>
          <w:rFonts w:cs="Arial"/>
          <w:szCs w:val="24"/>
        </w:rPr>
      </w:pPr>
      <w:r w:rsidRPr="007A3446">
        <w:rPr>
          <w:rFonts w:cs="Arial"/>
          <w:szCs w:val="24"/>
        </w:rPr>
        <w:t>Управляющие ключи:</w:t>
      </w:r>
    </w:p>
    <w:p w14:paraId="059FB319" w14:textId="77777777" w:rsidR="006D146E" w:rsidRPr="007A3446" w:rsidRDefault="006D146E" w:rsidP="006D146E">
      <w:pPr>
        <w:numPr>
          <w:ilvl w:val="0"/>
          <w:numId w:val="72"/>
        </w:numPr>
        <w:tabs>
          <w:tab w:val="clear" w:pos="567"/>
        </w:tabs>
        <w:jc w:val="left"/>
        <w:rPr>
          <w:rFonts w:cs="Arial"/>
          <w:szCs w:val="24"/>
        </w:rPr>
      </w:pPr>
      <w:r w:rsidRPr="007A3446">
        <w:rPr>
          <w:rFonts w:cs="Arial"/>
          <w:szCs w:val="24"/>
        </w:rPr>
        <w:t>PM01    ТОРО – хозспособ</w:t>
      </w:r>
    </w:p>
    <w:p w14:paraId="5AA666E6" w14:textId="77777777" w:rsidR="006D146E" w:rsidRPr="007A3446" w:rsidRDefault="006D146E" w:rsidP="006D146E">
      <w:pPr>
        <w:numPr>
          <w:ilvl w:val="0"/>
          <w:numId w:val="72"/>
        </w:numPr>
        <w:tabs>
          <w:tab w:val="clear" w:pos="567"/>
        </w:tabs>
        <w:jc w:val="left"/>
        <w:rPr>
          <w:rFonts w:cs="Arial"/>
          <w:szCs w:val="24"/>
        </w:rPr>
      </w:pPr>
      <w:r w:rsidRPr="007A3446">
        <w:rPr>
          <w:rFonts w:cs="Arial"/>
          <w:szCs w:val="24"/>
        </w:rPr>
        <w:t>PM02    ТОРО – УСО (фикс/абонент)</w:t>
      </w:r>
    </w:p>
    <w:p w14:paraId="3CC674D3" w14:textId="77777777" w:rsidR="006D146E" w:rsidRPr="007A3446" w:rsidRDefault="006D146E" w:rsidP="006D146E">
      <w:pPr>
        <w:numPr>
          <w:ilvl w:val="0"/>
          <w:numId w:val="72"/>
        </w:numPr>
        <w:tabs>
          <w:tab w:val="clear" w:pos="567"/>
        </w:tabs>
        <w:jc w:val="left"/>
        <w:rPr>
          <w:rFonts w:cs="Arial"/>
          <w:szCs w:val="24"/>
        </w:rPr>
      </w:pPr>
      <w:r w:rsidRPr="007A3446">
        <w:rPr>
          <w:rFonts w:cs="Arial"/>
          <w:szCs w:val="24"/>
        </w:rPr>
        <w:t>PM03    ТОРО – УСО (гарантия)</w:t>
      </w:r>
    </w:p>
    <w:p w14:paraId="247C9261" w14:textId="77777777" w:rsidR="006D146E" w:rsidRPr="007A3446" w:rsidRDefault="006D146E" w:rsidP="006D146E">
      <w:pPr>
        <w:numPr>
          <w:ilvl w:val="0"/>
          <w:numId w:val="72"/>
        </w:numPr>
        <w:tabs>
          <w:tab w:val="clear" w:pos="567"/>
        </w:tabs>
        <w:jc w:val="left"/>
        <w:rPr>
          <w:rFonts w:cs="Arial"/>
          <w:szCs w:val="24"/>
        </w:rPr>
      </w:pPr>
      <w:r w:rsidRPr="007A3446">
        <w:rPr>
          <w:rFonts w:cs="Arial"/>
          <w:szCs w:val="24"/>
        </w:rPr>
        <w:lastRenderedPageBreak/>
        <w:t>PM05    ТОРО - УСО (тариф)</w:t>
      </w:r>
    </w:p>
    <w:p w14:paraId="5A0850E7" w14:textId="77777777" w:rsidR="006D146E" w:rsidRPr="007A3446" w:rsidRDefault="006D146E" w:rsidP="006D146E">
      <w:pPr>
        <w:numPr>
          <w:ilvl w:val="0"/>
          <w:numId w:val="71"/>
        </w:numPr>
        <w:tabs>
          <w:tab w:val="clear" w:pos="567"/>
        </w:tabs>
        <w:jc w:val="left"/>
        <w:rPr>
          <w:rFonts w:cs="Arial"/>
          <w:szCs w:val="24"/>
        </w:rPr>
      </w:pPr>
      <w:r w:rsidRPr="007A3446">
        <w:rPr>
          <w:rFonts w:cs="Arial"/>
          <w:szCs w:val="24"/>
        </w:rPr>
        <w:t xml:space="preserve">Проверять соответствие введенного управляющего ключа в операции заказа ТОРО управляющему ключу, заданному в карточке исполняющего рабочего места. </w:t>
      </w:r>
    </w:p>
    <w:p w14:paraId="0C149A91" w14:textId="77777777" w:rsidR="006D146E" w:rsidRPr="007A3446" w:rsidRDefault="006D146E" w:rsidP="006D146E">
      <w:pPr>
        <w:numPr>
          <w:ilvl w:val="0"/>
          <w:numId w:val="71"/>
        </w:numPr>
        <w:tabs>
          <w:tab w:val="clear" w:pos="567"/>
        </w:tabs>
        <w:jc w:val="left"/>
        <w:rPr>
          <w:rFonts w:cs="Arial"/>
          <w:szCs w:val="24"/>
        </w:rPr>
      </w:pPr>
      <w:r w:rsidRPr="007A3446">
        <w:rPr>
          <w:rFonts w:cs="Arial"/>
          <w:szCs w:val="24"/>
        </w:rPr>
        <w:t xml:space="preserve">Проверять соответствие типа позиции материала введенному материалу. При вводе материала типа услуга устанавливается тип позиции – нескладируемая позиция. </w:t>
      </w:r>
    </w:p>
    <w:p w14:paraId="0D7A6EB1" w14:textId="18B1E3F9" w:rsidR="006D146E" w:rsidRPr="007A3446" w:rsidRDefault="006D146E" w:rsidP="006D146E">
      <w:pPr>
        <w:numPr>
          <w:ilvl w:val="0"/>
          <w:numId w:val="71"/>
        </w:numPr>
        <w:tabs>
          <w:tab w:val="clear" w:pos="567"/>
        </w:tabs>
        <w:jc w:val="left"/>
        <w:rPr>
          <w:rFonts w:cs="Arial"/>
          <w:szCs w:val="24"/>
        </w:rPr>
      </w:pPr>
      <w:r w:rsidRPr="007A3446">
        <w:rPr>
          <w:rFonts w:cs="Arial"/>
          <w:szCs w:val="24"/>
        </w:rPr>
        <w:t>Вести перечень управляющих ключей, для которых допустимы услуги (материалы с видом ZSRV «Продаваемые И покупУслуги»).</w:t>
      </w:r>
    </w:p>
    <w:p w14:paraId="2CF530C1" w14:textId="77777777" w:rsidR="006D146E" w:rsidRPr="007A3446" w:rsidRDefault="006D146E" w:rsidP="006D146E">
      <w:pPr>
        <w:ind w:left="1416"/>
        <w:jc w:val="left"/>
        <w:rPr>
          <w:rFonts w:cs="Arial"/>
          <w:szCs w:val="24"/>
        </w:rPr>
      </w:pPr>
      <w:r w:rsidRPr="007A3446">
        <w:rPr>
          <w:rFonts w:cs="Arial"/>
          <w:szCs w:val="24"/>
        </w:rPr>
        <w:t>Управляющие ключи:</w:t>
      </w:r>
    </w:p>
    <w:p w14:paraId="555C1548" w14:textId="77777777" w:rsidR="006D146E" w:rsidRDefault="006D146E" w:rsidP="006D146E">
      <w:pPr>
        <w:numPr>
          <w:ilvl w:val="1"/>
          <w:numId w:val="71"/>
        </w:numPr>
        <w:tabs>
          <w:tab w:val="clear" w:pos="567"/>
        </w:tabs>
        <w:jc w:val="left"/>
        <w:rPr>
          <w:rFonts w:cs="Arial"/>
          <w:szCs w:val="24"/>
        </w:rPr>
      </w:pPr>
      <w:r w:rsidRPr="007A3446">
        <w:rPr>
          <w:rFonts w:cs="Arial"/>
          <w:szCs w:val="24"/>
        </w:rPr>
        <w:t>PM02    ТОРО – УСО (фикс/абонент)</w:t>
      </w:r>
    </w:p>
    <w:p w14:paraId="48A95BB3" w14:textId="77777777" w:rsidR="006D146E" w:rsidRDefault="006D146E" w:rsidP="006D146E">
      <w:pPr>
        <w:ind w:left="1440"/>
        <w:jc w:val="left"/>
        <w:rPr>
          <w:rFonts w:cs="Arial"/>
          <w:szCs w:val="24"/>
        </w:rPr>
      </w:pPr>
    </w:p>
    <w:p w14:paraId="242FB520" w14:textId="77777777" w:rsidR="006D146E" w:rsidRDefault="006D146E" w:rsidP="006D146E">
      <w:pPr>
        <w:ind w:left="1440"/>
        <w:jc w:val="left"/>
        <w:rPr>
          <w:rFonts w:cs="Arial"/>
          <w:szCs w:val="24"/>
        </w:rPr>
      </w:pPr>
    </w:p>
    <w:p w14:paraId="554450F5" w14:textId="77777777" w:rsidR="006D146E" w:rsidRPr="00F65DEA" w:rsidRDefault="006D146E" w:rsidP="006D146E">
      <w:pPr>
        <w:numPr>
          <w:ilvl w:val="0"/>
          <w:numId w:val="65"/>
        </w:numPr>
        <w:tabs>
          <w:tab w:val="clear" w:pos="567"/>
        </w:tabs>
        <w:overflowPunct w:val="0"/>
        <w:autoSpaceDE w:val="0"/>
        <w:autoSpaceDN w:val="0"/>
        <w:adjustRightInd w:val="0"/>
        <w:spacing w:before="60"/>
        <w:textAlignment w:val="baseline"/>
        <w:rPr>
          <w:rFonts w:cs="Arial"/>
          <w:b/>
          <w:sz w:val="26"/>
          <w:szCs w:val="24"/>
          <w:lang w:eastAsia="ru-RU"/>
        </w:rPr>
      </w:pPr>
      <w:r w:rsidRPr="00F65DEA">
        <w:rPr>
          <w:rFonts w:cs="Arial"/>
          <w:b/>
          <w:szCs w:val="24"/>
          <w:lang w:eastAsia="ru-RU"/>
        </w:rPr>
        <w:t>Упрощенная схема согласования заказов ТОРО</w:t>
      </w:r>
    </w:p>
    <w:p w14:paraId="38E2BA05" w14:textId="77777777" w:rsidR="006D146E" w:rsidRPr="00F65DEA" w:rsidRDefault="006D146E" w:rsidP="006D146E">
      <w:pPr>
        <w:ind w:left="1440"/>
        <w:jc w:val="left"/>
        <w:rPr>
          <w:rFonts w:cs="Arial"/>
          <w:szCs w:val="24"/>
        </w:rPr>
      </w:pPr>
    </w:p>
    <w:p w14:paraId="6D0724AF" w14:textId="77777777" w:rsidR="006D146E" w:rsidRPr="00F65DEA" w:rsidRDefault="006D146E" w:rsidP="006D146E">
      <w:pPr>
        <w:pStyle w:val="afa"/>
        <w:ind w:left="720"/>
        <w:jc w:val="left"/>
        <w:rPr>
          <w:rFonts w:cs="Arial"/>
          <w:sz w:val="22"/>
        </w:rPr>
      </w:pPr>
      <w:r w:rsidRPr="00F65DEA">
        <w:rPr>
          <w:rFonts w:cs="Arial"/>
          <w:sz w:val="22"/>
        </w:rPr>
        <w:t>Предусмотреть возможность деблокирования заказов ТОРО по упрощенной схеме исходя из настроечных параметров:</w:t>
      </w:r>
    </w:p>
    <w:p w14:paraId="461749BB" w14:textId="77777777" w:rsidR="006D146E" w:rsidRPr="00F65DEA" w:rsidRDefault="006D146E" w:rsidP="006D146E">
      <w:pPr>
        <w:pStyle w:val="afa"/>
        <w:ind w:left="720" w:firstLine="360"/>
        <w:jc w:val="left"/>
        <w:rPr>
          <w:rFonts w:cs="Arial"/>
          <w:sz w:val="22"/>
        </w:rPr>
      </w:pPr>
      <w:r w:rsidRPr="00F65DEA">
        <w:rPr>
          <w:rFonts w:cs="Arial"/>
        </w:rPr>
        <w:t>Таблица, в которой указываются критерии упрощенного согласования:</w:t>
      </w:r>
    </w:p>
    <w:p w14:paraId="06746407" w14:textId="77777777" w:rsidR="006D146E" w:rsidRPr="00F65DEA" w:rsidRDefault="006D146E" w:rsidP="006D146E">
      <w:pPr>
        <w:pStyle w:val="afa"/>
        <w:numPr>
          <w:ilvl w:val="1"/>
          <w:numId w:val="74"/>
        </w:numPr>
        <w:tabs>
          <w:tab w:val="clear" w:pos="567"/>
        </w:tabs>
        <w:jc w:val="left"/>
        <w:rPr>
          <w:rFonts w:cs="Arial"/>
        </w:rPr>
      </w:pPr>
      <w:r w:rsidRPr="00F65DEA">
        <w:rPr>
          <w:rFonts w:cs="Arial"/>
        </w:rPr>
        <w:t>Планирующий завод;</w:t>
      </w:r>
    </w:p>
    <w:p w14:paraId="3A2E12E5" w14:textId="77777777" w:rsidR="006D146E" w:rsidRPr="00F65DEA" w:rsidRDefault="006D146E" w:rsidP="006D146E">
      <w:pPr>
        <w:pStyle w:val="afa"/>
        <w:numPr>
          <w:ilvl w:val="1"/>
          <w:numId w:val="74"/>
        </w:numPr>
        <w:tabs>
          <w:tab w:val="clear" w:pos="567"/>
        </w:tabs>
        <w:jc w:val="left"/>
        <w:rPr>
          <w:rFonts w:cs="Arial"/>
        </w:rPr>
      </w:pPr>
      <w:r w:rsidRPr="00F65DEA">
        <w:rPr>
          <w:rFonts w:cs="Arial"/>
        </w:rPr>
        <w:t>Группа планирования;</w:t>
      </w:r>
    </w:p>
    <w:p w14:paraId="1497B76E" w14:textId="77777777" w:rsidR="006D146E" w:rsidRPr="00F65DEA" w:rsidRDefault="006D146E" w:rsidP="006D146E">
      <w:pPr>
        <w:pStyle w:val="afa"/>
        <w:numPr>
          <w:ilvl w:val="1"/>
          <w:numId w:val="74"/>
        </w:numPr>
        <w:tabs>
          <w:tab w:val="clear" w:pos="567"/>
        </w:tabs>
        <w:jc w:val="left"/>
        <w:rPr>
          <w:rFonts w:cs="Arial"/>
        </w:rPr>
      </w:pPr>
      <w:r w:rsidRPr="00F65DEA">
        <w:rPr>
          <w:rFonts w:cs="Arial"/>
        </w:rPr>
        <w:t>Вид заказа;</w:t>
      </w:r>
    </w:p>
    <w:p w14:paraId="1B64C171" w14:textId="77777777" w:rsidR="006D146E" w:rsidRPr="00F65DEA" w:rsidRDefault="006D146E" w:rsidP="006D146E">
      <w:pPr>
        <w:pStyle w:val="afa"/>
        <w:numPr>
          <w:ilvl w:val="1"/>
          <w:numId w:val="74"/>
        </w:numPr>
        <w:tabs>
          <w:tab w:val="clear" w:pos="567"/>
        </w:tabs>
        <w:jc w:val="left"/>
        <w:rPr>
          <w:rFonts w:cs="Arial"/>
        </w:rPr>
      </w:pPr>
      <w:r w:rsidRPr="00F65DEA">
        <w:rPr>
          <w:rFonts w:cs="Arial"/>
        </w:rPr>
        <w:t>Горизонт начала, дн. (рассчитывается как дельта между датой начала и текущей);</w:t>
      </w:r>
    </w:p>
    <w:p w14:paraId="035DD4A9" w14:textId="77777777" w:rsidR="006D146E" w:rsidRPr="00F65DEA" w:rsidRDefault="006D146E" w:rsidP="006D146E">
      <w:pPr>
        <w:pStyle w:val="afa"/>
        <w:numPr>
          <w:ilvl w:val="1"/>
          <w:numId w:val="74"/>
        </w:numPr>
        <w:tabs>
          <w:tab w:val="clear" w:pos="567"/>
        </w:tabs>
        <w:jc w:val="left"/>
        <w:rPr>
          <w:rFonts w:cs="Arial"/>
        </w:rPr>
      </w:pPr>
      <w:r w:rsidRPr="00F65DEA">
        <w:rPr>
          <w:rFonts w:cs="Arial"/>
        </w:rPr>
        <w:t>Сумма (проверяются только релевантные для контроля виды затрат);</w:t>
      </w:r>
    </w:p>
    <w:p w14:paraId="41B40B3F" w14:textId="77777777" w:rsidR="006D146E" w:rsidRPr="008755EC" w:rsidRDefault="006D146E" w:rsidP="006D146E">
      <w:pPr>
        <w:ind w:left="720"/>
        <w:jc w:val="left"/>
        <w:rPr>
          <w:rFonts w:cs="Arial"/>
        </w:rPr>
      </w:pPr>
      <w:r w:rsidRPr="00F65DEA">
        <w:rPr>
          <w:rFonts w:cs="Arial"/>
        </w:rPr>
        <w:t>Заказы, идущие по данной схеме не попадают в расчет планового КТГ при согласовании графиков (глав. Специалистами, ПТО).</w:t>
      </w:r>
    </w:p>
    <w:p w14:paraId="33203E0A" w14:textId="77777777" w:rsidR="006D146E" w:rsidRPr="007A3446" w:rsidRDefault="006D146E" w:rsidP="006D146E">
      <w:pPr>
        <w:ind w:left="1440"/>
        <w:jc w:val="left"/>
        <w:rPr>
          <w:rFonts w:cs="Arial"/>
          <w:szCs w:val="24"/>
        </w:rPr>
      </w:pPr>
    </w:p>
    <w:p w14:paraId="76F8CA6A" w14:textId="77777777" w:rsidR="006D146E" w:rsidRPr="008C1913" w:rsidRDefault="006D146E" w:rsidP="006D146E">
      <w:pPr>
        <w:overflowPunct w:val="0"/>
        <w:autoSpaceDE w:val="0"/>
        <w:autoSpaceDN w:val="0"/>
        <w:adjustRightInd w:val="0"/>
        <w:spacing w:before="60"/>
        <w:ind w:left="1080"/>
        <w:textAlignment w:val="baseline"/>
        <w:rPr>
          <w:rFonts w:cs="Arial"/>
          <w:b/>
          <w:szCs w:val="24"/>
          <w:lang w:eastAsia="ru-RU"/>
        </w:rPr>
      </w:pPr>
    </w:p>
    <w:p w14:paraId="417A3AF8" w14:textId="77777777" w:rsidR="006D146E" w:rsidRPr="007A3446" w:rsidRDefault="006D146E" w:rsidP="006D146E">
      <w:pPr>
        <w:pStyle w:val="afff8"/>
        <w:ind w:left="708" w:firstLine="0"/>
        <w:rPr>
          <w:rFonts w:ascii="Arial" w:hAnsi="Arial" w:cs="Arial"/>
          <w:sz w:val="24"/>
          <w:szCs w:val="24"/>
        </w:rPr>
      </w:pPr>
      <w:r w:rsidRPr="009721BA">
        <w:rPr>
          <w:rFonts w:ascii="Arial" w:hAnsi="Arial" w:cs="Arial"/>
          <w:sz w:val="24"/>
          <w:szCs w:val="24"/>
        </w:rPr>
        <w:t>Проверки по корректности компонентов и операций должны выводиться единожды в таблице, а не для каждой позиции в отдельности, и только при обработке в диалоге.</w:t>
      </w:r>
    </w:p>
    <w:p w14:paraId="09351CAE" w14:textId="77777777" w:rsidR="006D146E" w:rsidRPr="007A3446" w:rsidRDefault="006D146E" w:rsidP="006D146E">
      <w:pPr>
        <w:pStyle w:val="afff8"/>
        <w:rPr>
          <w:rFonts w:ascii="Arial" w:hAnsi="Arial" w:cs="Arial"/>
          <w:sz w:val="24"/>
          <w:szCs w:val="24"/>
        </w:rPr>
      </w:pPr>
      <w:r w:rsidRPr="007A3446">
        <w:rPr>
          <w:rFonts w:ascii="Arial" w:hAnsi="Arial" w:cs="Arial"/>
          <w:sz w:val="24"/>
          <w:szCs w:val="24"/>
        </w:rPr>
        <w:t xml:space="preserve">Все проверки в вышеуказанных п.п. должны быть отключаемые, вид ошибки или сообщения должен быть настраиваемый. В вышеуказанных пунктах все перечисленные статусы должны определяться настройкой.    </w:t>
      </w:r>
    </w:p>
    <w:p w14:paraId="3FEEA7B9" w14:textId="48A7FFA5" w:rsidR="00AA469D" w:rsidRDefault="00AA469D" w:rsidP="00854EF8">
      <w:pPr>
        <w:rPr>
          <w:ins w:id="3294" w:author="Александр Шрамков" w:date="2021-03-04T17:51:00Z"/>
          <w:rFonts w:cs="Arial"/>
          <w:szCs w:val="24"/>
        </w:rPr>
      </w:pPr>
    </w:p>
    <w:p w14:paraId="0D94C4DA" w14:textId="77777777" w:rsidR="00020ADB" w:rsidRPr="00FA5580" w:rsidRDefault="00020ADB" w:rsidP="00020ADB">
      <w:pPr>
        <w:numPr>
          <w:ilvl w:val="0"/>
          <w:numId w:val="65"/>
        </w:numPr>
        <w:tabs>
          <w:tab w:val="clear" w:pos="567"/>
        </w:tabs>
        <w:overflowPunct w:val="0"/>
        <w:autoSpaceDE w:val="0"/>
        <w:autoSpaceDN w:val="0"/>
        <w:adjustRightInd w:val="0"/>
        <w:spacing w:before="60"/>
        <w:textAlignment w:val="baseline"/>
        <w:rPr>
          <w:ins w:id="3295" w:author="Александр Шрамков" w:date="2021-03-04T17:51:00Z"/>
          <w:rFonts w:cs="Arial"/>
          <w:b/>
          <w:sz w:val="26"/>
          <w:szCs w:val="24"/>
          <w:lang w:eastAsia="ru-RU"/>
        </w:rPr>
      </w:pPr>
      <w:bookmarkStart w:id="3296" w:name="_Hlk45713089"/>
      <w:ins w:id="3297" w:author="Александр Шрамков" w:date="2021-03-04T17:51:00Z">
        <w:r w:rsidRPr="00FA5580">
          <w:rPr>
            <w:rFonts w:cs="Arial"/>
            <w:b/>
            <w:szCs w:val="24"/>
            <w:lang w:eastAsia="ru-RU"/>
          </w:rPr>
          <w:t>Проверка сезонности и замещение МТР в заказах ТОРО.</w:t>
        </w:r>
      </w:ins>
    </w:p>
    <w:bookmarkEnd w:id="3296"/>
    <w:p w14:paraId="1F50A58E" w14:textId="77777777" w:rsidR="00020ADB" w:rsidRPr="00DF639A" w:rsidRDefault="00020ADB" w:rsidP="00020ADB">
      <w:pPr>
        <w:overflowPunct w:val="0"/>
        <w:autoSpaceDE w:val="0"/>
        <w:autoSpaceDN w:val="0"/>
        <w:adjustRightInd w:val="0"/>
        <w:spacing w:before="60"/>
        <w:ind w:left="1080"/>
        <w:textAlignment w:val="baseline"/>
        <w:rPr>
          <w:ins w:id="3298" w:author="Александр Шрамков" w:date="2021-03-04T17:51:00Z"/>
          <w:rFonts w:cs="Arial"/>
          <w:b/>
          <w:sz w:val="26"/>
          <w:szCs w:val="24"/>
          <w:lang w:eastAsia="ru-RU"/>
        </w:rPr>
      </w:pPr>
    </w:p>
    <w:p w14:paraId="73EC0190" w14:textId="77777777" w:rsidR="00020ADB" w:rsidRPr="00FA5580" w:rsidRDefault="00020ADB" w:rsidP="00020ADB">
      <w:pPr>
        <w:pStyle w:val="afa"/>
        <w:overflowPunct w:val="0"/>
        <w:autoSpaceDE w:val="0"/>
        <w:autoSpaceDN w:val="0"/>
        <w:adjustRightInd w:val="0"/>
        <w:spacing w:before="60"/>
        <w:ind w:left="1440"/>
        <w:textAlignment w:val="baseline"/>
        <w:rPr>
          <w:ins w:id="3299" w:author="Александр Шрамков" w:date="2021-03-04T17:51:00Z"/>
          <w:rFonts w:cs="Arial"/>
          <w:bCs/>
          <w:szCs w:val="24"/>
          <w:lang w:eastAsia="ru-RU"/>
        </w:rPr>
      </w:pPr>
      <w:ins w:id="3300" w:author="Александр Шрамков" w:date="2021-03-04T17:51:00Z">
        <w:r w:rsidRPr="00FA5580">
          <w:rPr>
            <w:rFonts w:cs="Arial"/>
            <w:bCs/>
            <w:szCs w:val="24"/>
            <w:lang w:eastAsia="ru-RU"/>
          </w:rPr>
          <w:t>В момент отзыва заказа ТОРО из плана ППР, либо включении ТК вручную должна срабатывать проверка замещения МТР из техкарты ТОРО по следующей логике:</w:t>
        </w:r>
      </w:ins>
    </w:p>
    <w:p w14:paraId="4004EE5E" w14:textId="77777777" w:rsidR="00020ADB" w:rsidRPr="00FA5580" w:rsidRDefault="00020ADB" w:rsidP="00020ADB">
      <w:pPr>
        <w:overflowPunct w:val="0"/>
        <w:autoSpaceDE w:val="0"/>
        <w:autoSpaceDN w:val="0"/>
        <w:adjustRightInd w:val="0"/>
        <w:spacing w:before="60"/>
        <w:ind w:left="1080"/>
        <w:textAlignment w:val="baseline"/>
        <w:rPr>
          <w:ins w:id="3301" w:author="Александр Шрамков" w:date="2021-03-04T17:51:00Z"/>
          <w:rFonts w:cs="Arial"/>
          <w:bCs/>
          <w:szCs w:val="24"/>
          <w:lang w:eastAsia="ru-RU"/>
        </w:rPr>
      </w:pPr>
      <w:ins w:id="3302" w:author="Александр Шрамков" w:date="2021-03-04T17:51:00Z">
        <w:r w:rsidRPr="00FA5580">
          <w:rPr>
            <w:rFonts w:cs="Arial"/>
            <w:bCs/>
            <w:szCs w:val="24"/>
            <w:lang w:eastAsia="ru-RU"/>
          </w:rPr>
          <w:t xml:space="preserve">∙ Если в связанной с планом ППР техкарте ТОРО есть МТР с заполненным признаком «Наличие сезонного аналога», то по базисному сроку начала заказа ТОРО необходимо определить сезон, к которому относится заказ ТОРО. </w:t>
        </w:r>
      </w:ins>
    </w:p>
    <w:p w14:paraId="18396C22" w14:textId="77777777" w:rsidR="00020ADB" w:rsidRPr="00FA5580" w:rsidRDefault="00020ADB" w:rsidP="00020ADB">
      <w:pPr>
        <w:overflowPunct w:val="0"/>
        <w:autoSpaceDE w:val="0"/>
        <w:autoSpaceDN w:val="0"/>
        <w:adjustRightInd w:val="0"/>
        <w:spacing w:before="60"/>
        <w:ind w:left="1080"/>
        <w:textAlignment w:val="baseline"/>
        <w:rPr>
          <w:ins w:id="3303" w:author="Александр Шрамков" w:date="2021-03-04T17:51:00Z"/>
          <w:rFonts w:cs="Arial"/>
          <w:bCs/>
          <w:szCs w:val="24"/>
          <w:lang w:eastAsia="ru-RU"/>
        </w:rPr>
      </w:pPr>
      <w:ins w:id="3304" w:author="Александр Шрамков" w:date="2021-03-04T17:51:00Z">
        <w:r w:rsidRPr="00FA5580">
          <w:rPr>
            <w:rFonts w:cs="Arial"/>
            <w:bCs/>
            <w:szCs w:val="24"/>
            <w:lang w:eastAsia="ru-RU"/>
          </w:rPr>
          <w:t>∙ Если определенный сезон для заказа ТОРО не соответствует сезону «базового» МТР – должен выполняться поиск соответствующего сезонного аналога МТР из спецификации (при включении ТК вручную пользователю должен будет подтвердить предлагаемую замену в диалоге).</w:t>
        </w:r>
      </w:ins>
    </w:p>
    <w:p w14:paraId="6DF621FA" w14:textId="77777777" w:rsidR="00020ADB" w:rsidRPr="00FA5580" w:rsidRDefault="00020ADB" w:rsidP="00020ADB">
      <w:pPr>
        <w:overflowPunct w:val="0"/>
        <w:autoSpaceDE w:val="0"/>
        <w:autoSpaceDN w:val="0"/>
        <w:adjustRightInd w:val="0"/>
        <w:spacing w:before="60"/>
        <w:ind w:left="1080"/>
        <w:textAlignment w:val="baseline"/>
        <w:rPr>
          <w:ins w:id="3305" w:author="Александр Шрамков" w:date="2021-03-04T17:51:00Z"/>
          <w:rFonts w:cs="Arial"/>
          <w:bCs/>
          <w:szCs w:val="24"/>
          <w:lang w:eastAsia="ru-RU"/>
        </w:rPr>
      </w:pPr>
      <w:ins w:id="3306" w:author="Александр Шрамков" w:date="2021-03-04T17:51:00Z">
        <w:r w:rsidRPr="00FA5580">
          <w:rPr>
            <w:rFonts w:cs="Arial"/>
            <w:bCs/>
            <w:szCs w:val="24"/>
            <w:lang w:eastAsia="ru-RU"/>
          </w:rPr>
          <w:lastRenderedPageBreak/>
          <w:t xml:space="preserve">∙ Проверка замещения должна срабатывать в заказе до передачи МТР в закупку (установки признака «релевантность для ПММ = немедленно) и в статусе ПЛАН. </w:t>
        </w:r>
      </w:ins>
    </w:p>
    <w:p w14:paraId="1682548E" w14:textId="77777777" w:rsidR="00020ADB" w:rsidRDefault="00020ADB" w:rsidP="00020ADB">
      <w:pPr>
        <w:overflowPunct w:val="0"/>
        <w:autoSpaceDE w:val="0"/>
        <w:autoSpaceDN w:val="0"/>
        <w:adjustRightInd w:val="0"/>
        <w:spacing w:before="60"/>
        <w:ind w:left="1080"/>
        <w:textAlignment w:val="baseline"/>
        <w:rPr>
          <w:ins w:id="3307" w:author="Александр Шрамков" w:date="2021-03-04T17:51:00Z"/>
          <w:rFonts w:cs="Arial"/>
          <w:szCs w:val="24"/>
        </w:rPr>
      </w:pPr>
      <w:ins w:id="3308" w:author="Александр Шрамков" w:date="2021-03-04T17:51:00Z">
        <w:r w:rsidRPr="00FA5580">
          <w:rPr>
            <w:rFonts w:cs="Arial"/>
            <w:bCs/>
            <w:szCs w:val="24"/>
            <w:lang w:eastAsia="ru-RU"/>
          </w:rPr>
          <w:t>∙ Для ведения сезонов будет предусмотрена таблица ведения сезонов по календарным датам в разрезе заводов планирования.</w:t>
        </w:r>
        <w:r w:rsidRPr="00FA5580">
          <w:rPr>
            <w:rFonts w:cs="Arial"/>
            <w:szCs w:val="24"/>
          </w:rPr>
          <w:t xml:space="preserve">    </w:t>
        </w:r>
      </w:ins>
    </w:p>
    <w:p w14:paraId="20F2923F" w14:textId="77777777" w:rsidR="00020ADB" w:rsidRPr="001340A0" w:rsidRDefault="00020ADB" w:rsidP="00020ADB">
      <w:pPr>
        <w:overflowPunct w:val="0"/>
        <w:autoSpaceDE w:val="0"/>
        <w:autoSpaceDN w:val="0"/>
        <w:adjustRightInd w:val="0"/>
        <w:spacing w:before="60"/>
        <w:ind w:left="1080"/>
        <w:textAlignment w:val="baseline"/>
        <w:rPr>
          <w:ins w:id="3309" w:author="Александр Шрамков" w:date="2021-03-04T17:51:00Z"/>
          <w:rFonts w:cs="Arial"/>
          <w:szCs w:val="24"/>
        </w:rPr>
      </w:pPr>
    </w:p>
    <w:p w14:paraId="14E13961" w14:textId="77777777" w:rsidR="00020ADB" w:rsidRPr="00CA0843" w:rsidRDefault="00020ADB" w:rsidP="00020ADB">
      <w:pPr>
        <w:overflowPunct w:val="0"/>
        <w:autoSpaceDE w:val="0"/>
        <w:autoSpaceDN w:val="0"/>
        <w:adjustRightInd w:val="0"/>
        <w:spacing w:before="60"/>
        <w:ind w:left="1080"/>
        <w:textAlignment w:val="baseline"/>
        <w:rPr>
          <w:ins w:id="3310" w:author="Александр Шрамков" w:date="2021-03-04T17:51:00Z"/>
          <w:rFonts w:cs="Arial"/>
          <w:b/>
          <w:szCs w:val="24"/>
          <w:lang w:eastAsia="ru-RU"/>
        </w:rPr>
      </w:pPr>
      <w:ins w:id="3311" w:author="Александр Шрамков" w:date="2021-03-04T17:51:00Z">
        <w:r w:rsidRPr="00CA0843">
          <w:rPr>
            <w:rFonts w:cs="Arial"/>
            <w:b/>
            <w:szCs w:val="24"/>
            <w:lang w:eastAsia="ru-RU"/>
          </w:rPr>
          <w:t>34. Проверка сроков операций при сохранении заказа ТОРО.</w:t>
        </w:r>
      </w:ins>
    </w:p>
    <w:p w14:paraId="1F630473" w14:textId="77777777" w:rsidR="00020ADB" w:rsidRPr="00CA0843" w:rsidRDefault="00020ADB" w:rsidP="00020ADB">
      <w:pPr>
        <w:pStyle w:val="afff8"/>
        <w:ind w:left="708" w:firstLine="0"/>
        <w:rPr>
          <w:ins w:id="3312" w:author="Александр Шрамков" w:date="2021-03-04T17:51:00Z"/>
          <w:rFonts w:ascii="Arial" w:hAnsi="Arial" w:cs="Arial"/>
          <w:sz w:val="24"/>
          <w:szCs w:val="24"/>
        </w:rPr>
      </w:pPr>
      <w:ins w:id="3313" w:author="Александр Шрамков" w:date="2021-03-04T17:51:00Z">
        <w:r w:rsidRPr="00CA0843">
          <w:rPr>
            <w:rFonts w:ascii="Arial" w:hAnsi="Arial" w:cs="Arial"/>
            <w:sz w:val="24"/>
            <w:szCs w:val="24"/>
          </w:rPr>
          <w:t>Если расчетные сроки операций (Самое раннее начало/Самое позднее окончание) в результате календарного/ручного планирования выходят за базисные сроки заказа ТОРО, то при сохранении заказа ТОРО необходимо применять ограничения для сроков данной операции:</w:t>
        </w:r>
      </w:ins>
    </w:p>
    <w:p w14:paraId="34AE6AD2" w14:textId="77777777" w:rsidR="00020ADB" w:rsidRPr="00CA0843" w:rsidRDefault="00020ADB" w:rsidP="00020ADB">
      <w:pPr>
        <w:pStyle w:val="afff8"/>
        <w:ind w:left="708" w:firstLine="0"/>
        <w:rPr>
          <w:ins w:id="3314" w:author="Александр Шрамков" w:date="2021-03-04T17:51:00Z"/>
          <w:rFonts w:ascii="Arial" w:hAnsi="Arial" w:cs="Arial"/>
          <w:sz w:val="24"/>
          <w:szCs w:val="24"/>
        </w:rPr>
      </w:pPr>
      <w:ins w:id="3315" w:author="Александр Шрамков" w:date="2021-03-04T17:51:00Z">
        <w:r w:rsidRPr="00CA0843">
          <w:rPr>
            <w:rFonts w:ascii="Arial" w:hAnsi="Arial" w:cs="Arial"/>
            <w:sz w:val="24"/>
            <w:szCs w:val="24"/>
          </w:rPr>
          <w:t>  1) Начало не ранее      = Базисная Дата/время начала заказа ТОРО</w:t>
        </w:r>
      </w:ins>
    </w:p>
    <w:p w14:paraId="2244D93A" w14:textId="77777777" w:rsidR="00020ADB" w:rsidRPr="00CA0843" w:rsidRDefault="00020ADB" w:rsidP="00020ADB">
      <w:pPr>
        <w:pStyle w:val="afff8"/>
        <w:ind w:left="708" w:firstLine="0"/>
        <w:rPr>
          <w:ins w:id="3316" w:author="Александр Шрамков" w:date="2021-03-04T17:51:00Z"/>
          <w:rFonts w:ascii="Arial" w:hAnsi="Arial" w:cs="Arial"/>
          <w:sz w:val="24"/>
          <w:szCs w:val="24"/>
        </w:rPr>
      </w:pPr>
      <w:ins w:id="3317" w:author="Александр Шрамков" w:date="2021-03-04T17:51:00Z">
        <w:r w:rsidRPr="00CA0843">
          <w:rPr>
            <w:rFonts w:ascii="Arial" w:hAnsi="Arial" w:cs="Arial"/>
            <w:sz w:val="24"/>
            <w:szCs w:val="24"/>
          </w:rPr>
          <w:t>  2) Окончание не позднее = Базисная Дата/время окончания заказа ТОРО</w:t>
        </w:r>
      </w:ins>
    </w:p>
    <w:p w14:paraId="464E3EDE" w14:textId="77777777" w:rsidR="00020ADB" w:rsidRPr="00CA0843" w:rsidRDefault="00020ADB" w:rsidP="00020ADB">
      <w:pPr>
        <w:pStyle w:val="afff8"/>
        <w:ind w:left="708" w:firstLine="0"/>
        <w:rPr>
          <w:ins w:id="3318" w:author="Александр Шрамков" w:date="2021-03-04T17:51:00Z"/>
          <w:rFonts w:ascii="Arial" w:hAnsi="Arial" w:cs="Arial"/>
          <w:sz w:val="24"/>
          <w:szCs w:val="24"/>
        </w:rPr>
      </w:pPr>
    </w:p>
    <w:p w14:paraId="42CE9859" w14:textId="77777777" w:rsidR="00020ADB" w:rsidRPr="00CA02A5" w:rsidRDefault="00020ADB" w:rsidP="00020ADB">
      <w:pPr>
        <w:pStyle w:val="afff8"/>
        <w:ind w:left="708" w:firstLine="0"/>
        <w:rPr>
          <w:ins w:id="3319" w:author="Александр Шрамков" w:date="2021-03-04T17:51:00Z"/>
          <w:rFonts w:ascii="Arial" w:hAnsi="Arial" w:cs="Arial"/>
          <w:sz w:val="24"/>
          <w:szCs w:val="24"/>
        </w:rPr>
      </w:pPr>
      <w:ins w:id="3320" w:author="Александр Шрамков" w:date="2021-03-04T17:51:00Z">
        <w:r w:rsidRPr="00CA0843">
          <w:rPr>
            <w:rFonts w:ascii="Arial" w:hAnsi="Arial" w:cs="Arial"/>
            <w:sz w:val="24"/>
            <w:szCs w:val="24"/>
          </w:rPr>
          <w:t>При срабатывании проверки с фактической корректировкой ограничений хотя бы в одной операции заказа ТОРО, для которой ранее было указано ограничение сроков ДатаТребНачала/ДатаТребОкончания, необходимо выводить информационное сообщение с настраиваемым в параметре ZSPS типом (по-умолчанию W), что ограничения сроков операции адаптированы под базисные сроки заказа ТОРО. Если настраиваемый тип сообщения в параметре ZSPS не заполнен, выводить информационное сообщение не нужно.</w:t>
        </w:r>
      </w:ins>
    </w:p>
    <w:p w14:paraId="700737FA" w14:textId="77777777" w:rsidR="00020ADB" w:rsidRPr="000E4C83" w:rsidRDefault="00020ADB" w:rsidP="00854EF8">
      <w:pPr>
        <w:rPr>
          <w:rFonts w:cs="Arial"/>
          <w:szCs w:val="24"/>
        </w:rPr>
      </w:pPr>
    </w:p>
    <w:p w14:paraId="40B8E3C2" w14:textId="2820AD41" w:rsidR="0047368E" w:rsidRPr="00DF62AE" w:rsidRDefault="0047368E">
      <w:pPr>
        <w:pStyle w:val="4"/>
      </w:pPr>
      <w:r w:rsidRPr="00DF62AE">
        <w:t xml:space="preserve">Разработка </w:t>
      </w:r>
      <w:r w:rsidRPr="00B153FA">
        <w:t>PM</w:t>
      </w:r>
      <w:r w:rsidR="003F650C" w:rsidRPr="00B153FA">
        <w:t>60</w:t>
      </w:r>
      <w:r w:rsidRPr="00DF62AE">
        <w:t xml:space="preserve"> Расширение полей заказа ТОРО</w:t>
      </w:r>
    </w:p>
    <w:p w14:paraId="08387534" w14:textId="77777777" w:rsidR="00B36C7A" w:rsidRPr="003818A7" w:rsidRDefault="00B36C7A" w:rsidP="00B36C7A">
      <w:pPr>
        <w:pStyle w:val="afa"/>
        <w:ind w:left="0"/>
        <w:rPr>
          <w:rFonts w:cs="Arial"/>
        </w:rPr>
      </w:pPr>
      <w:r>
        <w:rPr>
          <w:rFonts w:cs="Arial"/>
          <w:szCs w:val="20"/>
          <w:lang w:eastAsia="ru-RU"/>
        </w:rPr>
        <w:t xml:space="preserve">Для </w:t>
      </w:r>
      <w:r>
        <w:rPr>
          <w:rFonts w:cs="Arial"/>
          <w:noProof/>
          <w:szCs w:val="20"/>
          <w:lang w:eastAsia="ru-RU"/>
        </w:rPr>
        <w:t xml:space="preserve">инициации </w:t>
      </w:r>
      <w:r>
        <w:rPr>
          <w:rFonts w:cs="Arial"/>
          <w:szCs w:val="20"/>
          <w:lang w:eastAsia="ru-RU"/>
        </w:rPr>
        <w:t>процесса формирования заявки на корректировку бюджета, ранжирования заказов ТОРО, регистрации данных поверок , в заказ ТОРО необходимо внести следующие изменения</w:t>
      </w:r>
      <w:r w:rsidRPr="003818A7">
        <w:rPr>
          <w:rFonts w:cs="Arial"/>
        </w:rPr>
        <w:t>:</w:t>
      </w:r>
    </w:p>
    <w:p w14:paraId="78F50E20" w14:textId="77777777" w:rsidR="00B36C7A" w:rsidRDefault="00B36C7A" w:rsidP="00B36C7A">
      <w:pPr>
        <w:pStyle w:val="afa"/>
        <w:numPr>
          <w:ilvl w:val="0"/>
          <w:numId w:val="75"/>
        </w:numPr>
        <w:tabs>
          <w:tab w:val="clear" w:pos="567"/>
        </w:tabs>
        <w:rPr>
          <w:rFonts w:cs="Arial"/>
          <w:b/>
        </w:rPr>
      </w:pPr>
      <w:r>
        <w:rPr>
          <w:rFonts w:cs="Arial"/>
          <w:b/>
        </w:rPr>
        <w:t xml:space="preserve">Добавить закладку </w:t>
      </w:r>
      <w:r w:rsidRPr="00DE5F92">
        <w:rPr>
          <w:rFonts w:cs="Arial"/>
          <w:b/>
        </w:rPr>
        <w:t>"Ранжирование";</w:t>
      </w:r>
    </w:p>
    <w:p w14:paraId="6C2BD157" w14:textId="77777777" w:rsidR="00B36C7A" w:rsidRPr="002753B9" w:rsidRDefault="00B36C7A" w:rsidP="00B36C7A">
      <w:pPr>
        <w:pStyle w:val="afa"/>
        <w:ind w:left="1287"/>
        <w:rPr>
          <w:rFonts w:cs="Arial"/>
        </w:rPr>
      </w:pPr>
      <w:r>
        <w:rPr>
          <w:rFonts w:cs="Arial"/>
        </w:rPr>
        <w:t>На</w:t>
      </w:r>
      <w:r w:rsidRPr="002753B9">
        <w:rPr>
          <w:rFonts w:cs="Arial"/>
        </w:rPr>
        <w:t xml:space="preserve"> </w:t>
      </w:r>
      <w:r>
        <w:rPr>
          <w:rFonts w:cs="Arial"/>
        </w:rPr>
        <w:t>закладку</w:t>
      </w:r>
      <w:r w:rsidRPr="002753B9">
        <w:rPr>
          <w:rFonts w:cs="Arial"/>
        </w:rPr>
        <w:t xml:space="preserve"> добавить следующие поля:</w:t>
      </w:r>
    </w:p>
    <w:p w14:paraId="680AF036" w14:textId="77777777" w:rsidR="00B36C7A" w:rsidRDefault="00B36C7A" w:rsidP="00B36C7A">
      <w:pPr>
        <w:pStyle w:val="afa"/>
        <w:numPr>
          <w:ilvl w:val="0"/>
          <w:numId w:val="77"/>
        </w:numPr>
        <w:tabs>
          <w:tab w:val="clear" w:pos="567"/>
        </w:tabs>
        <w:rPr>
          <w:rFonts w:cs="Arial"/>
        </w:rPr>
      </w:pPr>
      <w:r w:rsidRPr="00DE5F92">
        <w:rPr>
          <w:rFonts w:cs="Arial"/>
        </w:rPr>
        <w:t>"Ранг", число, ввод осуществляется вручную</w:t>
      </w:r>
      <w:r>
        <w:rPr>
          <w:rFonts w:cs="Arial"/>
        </w:rPr>
        <w:t xml:space="preserve"> / расчетно</w:t>
      </w:r>
      <w:r w:rsidRPr="00DE5F92">
        <w:rPr>
          <w:rFonts w:cs="Arial"/>
        </w:rPr>
        <w:t>;</w:t>
      </w:r>
    </w:p>
    <w:p w14:paraId="06AE4055" w14:textId="77777777" w:rsidR="00B36C7A" w:rsidRDefault="00B36C7A" w:rsidP="00B36C7A">
      <w:pPr>
        <w:pStyle w:val="afa"/>
        <w:numPr>
          <w:ilvl w:val="0"/>
          <w:numId w:val="77"/>
        </w:numPr>
        <w:tabs>
          <w:tab w:val="clear" w:pos="567"/>
        </w:tabs>
        <w:rPr>
          <w:rFonts w:cs="Arial"/>
        </w:rPr>
      </w:pPr>
      <w:r>
        <w:rPr>
          <w:rFonts w:cs="Arial"/>
        </w:rPr>
        <w:t xml:space="preserve">"Экономический эффект", число, </w:t>
      </w:r>
      <w:r w:rsidRPr="00DE5F92">
        <w:rPr>
          <w:rFonts w:cs="Arial"/>
        </w:rPr>
        <w:t>ввод осуществляется вручную</w:t>
      </w:r>
      <w:r>
        <w:rPr>
          <w:rFonts w:cs="Arial"/>
        </w:rPr>
        <w:t xml:space="preserve"> / расчетно</w:t>
      </w:r>
      <w:r w:rsidRPr="00DE5F92">
        <w:rPr>
          <w:rFonts w:cs="Arial"/>
        </w:rPr>
        <w:t>;</w:t>
      </w:r>
    </w:p>
    <w:p w14:paraId="65E6A1E4" w14:textId="77777777" w:rsidR="00B36C7A" w:rsidRDefault="00B36C7A" w:rsidP="00B36C7A">
      <w:pPr>
        <w:pStyle w:val="afa"/>
        <w:numPr>
          <w:ilvl w:val="0"/>
          <w:numId w:val="77"/>
        </w:numPr>
        <w:tabs>
          <w:tab w:val="clear" w:pos="567"/>
        </w:tabs>
        <w:rPr>
          <w:rFonts w:cs="Arial"/>
        </w:rPr>
      </w:pPr>
      <w:r>
        <w:rPr>
          <w:rFonts w:cs="Arial"/>
        </w:rPr>
        <w:t xml:space="preserve">"ОТи ПБ", число, </w:t>
      </w:r>
      <w:r w:rsidRPr="00DE5F92">
        <w:rPr>
          <w:rFonts w:cs="Arial"/>
        </w:rPr>
        <w:t>ввод осуществляется вручную</w:t>
      </w:r>
      <w:r>
        <w:rPr>
          <w:rFonts w:cs="Arial"/>
        </w:rPr>
        <w:t xml:space="preserve"> / расчетно</w:t>
      </w:r>
      <w:r w:rsidRPr="00DE5F92">
        <w:rPr>
          <w:rFonts w:cs="Arial"/>
        </w:rPr>
        <w:t>;</w:t>
      </w:r>
    </w:p>
    <w:p w14:paraId="5BDD9DB0" w14:textId="77777777" w:rsidR="00B36C7A" w:rsidRDefault="00B36C7A" w:rsidP="00B36C7A">
      <w:pPr>
        <w:pStyle w:val="afa"/>
        <w:numPr>
          <w:ilvl w:val="0"/>
          <w:numId w:val="77"/>
        </w:numPr>
        <w:tabs>
          <w:tab w:val="clear" w:pos="567"/>
        </w:tabs>
        <w:rPr>
          <w:rFonts w:cs="Arial"/>
        </w:rPr>
      </w:pPr>
      <w:r>
        <w:rPr>
          <w:rFonts w:cs="Arial"/>
        </w:rPr>
        <w:t xml:space="preserve">"Наработка на отказ", число, </w:t>
      </w:r>
      <w:r w:rsidRPr="00DE5F92">
        <w:rPr>
          <w:rFonts w:cs="Arial"/>
        </w:rPr>
        <w:t>ввод осуществляется вручную</w:t>
      </w:r>
      <w:r>
        <w:rPr>
          <w:rFonts w:cs="Arial"/>
        </w:rPr>
        <w:t xml:space="preserve"> / расчетно</w:t>
      </w:r>
      <w:r w:rsidRPr="00DE5F92">
        <w:rPr>
          <w:rFonts w:cs="Arial"/>
        </w:rPr>
        <w:t>;</w:t>
      </w:r>
    </w:p>
    <w:p w14:paraId="5FF75E6C" w14:textId="77777777" w:rsidR="00B36C7A" w:rsidRDefault="00B36C7A" w:rsidP="00B36C7A">
      <w:pPr>
        <w:pStyle w:val="afa"/>
        <w:numPr>
          <w:ilvl w:val="0"/>
          <w:numId w:val="77"/>
        </w:numPr>
        <w:tabs>
          <w:tab w:val="clear" w:pos="567"/>
        </w:tabs>
        <w:rPr>
          <w:rFonts w:cs="Arial"/>
        </w:rPr>
      </w:pPr>
      <w:r>
        <w:rPr>
          <w:rFonts w:cs="Arial"/>
        </w:rPr>
        <w:t xml:space="preserve">"Тех. состояние", число, </w:t>
      </w:r>
      <w:r w:rsidRPr="00DE5F92">
        <w:rPr>
          <w:rFonts w:cs="Arial"/>
        </w:rPr>
        <w:t>ввод осуществляется вручную</w:t>
      </w:r>
      <w:r>
        <w:rPr>
          <w:rFonts w:cs="Arial"/>
        </w:rPr>
        <w:t xml:space="preserve"> / расчетно</w:t>
      </w:r>
      <w:r w:rsidRPr="00DE5F92">
        <w:rPr>
          <w:rFonts w:cs="Arial"/>
        </w:rPr>
        <w:t>;</w:t>
      </w:r>
    </w:p>
    <w:p w14:paraId="2FEE4E3F" w14:textId="77777777" w:rsidR="00B36C7A" w:rsidRDefault="00B36C7A" w:rsidP="00B36C7A">
      <w:pPr>
        <w:pStyle w:val="afa"/>
        <w:numPr>
          <w:ilvl w:val="0"/>
          <w:numId w:val="77"/>
        </w:numPr>
        <w:tabs>
          <w:tab w:val="clear" w:pos="567"/>
        </w:tabs>
        <w:rPr>
          <w:rFonts w:cs="Arial"/>
        </w:rPr>
      </w:pPr>
      <w:r>
        <w:rPr>
          <w:rFonts w:cs="Arial"/>
        </w:rPr>
        <w:t xml:space="preserve">"Производственные потери", число, </w:t>
      </w:r>
      <w:r w:rsidRPr="00DE5F92">
        <w:rPr>
          <w:rFonts w:cs="Arial"/>
        </w:rPr>
        <w:t>ввод осуществляется вручную</w:t>
      </w:r>
      <w:r>
        <w:rPr>
          <w:rFonts w:cs="Arial"/>
        </w:rPr>
        <w:t xml:space="preserve"> / расчетно</w:t>
      </w:r>
      <w:r w:rsidRPr="00DE5F92">
        <w:rPr>
          <w:rFonts w:cs="Arial"/>
        </w:rPr>
        <w:t>;</w:t>
      </w:r>
    </w:p>
    <w:p w14:paraId="643C87C6" w14:textId="77777777" w:rsidR="00B36C7A" w:rsidRDefault="00B36C7A" w:rsidP="00B36C7A">
      <w:pPr>
        <w:pStyle w:val="afa"/>
        <w:numPr>
          <w:ilvl w:val="0"/>
          <w:numId w:val="77"/>
        </w:numPr>
        <w:tabs>
          <w:tab w:val="clear" w:pos="567"/>
        </w:tabs>
        <w:rPr>
          <w:rFonts w:cs="Arial"/>
        </w:rPr>
      </w:pPr>
      <w:r>
        <w:rPr>
          <w:rFonts w:cs="Arial"/>
        </w:rPr>
        <w:t xml:space="preserve">"Ремонтные затраты", число, </w:t>
      </w:r>
      <w:r w:rsidRPr="00DE5F92">
        <w:rPr>
          <w:rFonts w:cs="Arial"/>
        </w:rPr>
        <w:t>ввод осуществляется вручную</w:t>
      </w:r>
      <w:r>
        <w:rPr>
          <w:rFonts w:cs="Arial"/>
        </w:rPr>
        <w:t xml:space="preserve"> / расчетно</w:t>
      </w:r>
      <w:r w:rsidRPr="00DE5F92">
        <w:rPr>
          <w:rFonts w:cs="Arial"/>
        </w:rPr>
        <w:t>;</w:t>
      </w:r>
    </w:p>
    <w:p w14:paraId="01319C50" w14:textId="77777777" w:rsidR="00B36C7A" w:rsidRDefault="00B36C7A" w:rsidP="00B36C7A">
      <w:pPr>
        <w:pStyle w:val="afa"/>
        <w:numPr>
          <w:ilvl w:val="0"/>
          <w:numId w:val="77"/>
        </w:numPr>
        <w:tabs>
          <w:tab w:val="clear" w:pos="567"/>
        </w:tabs>
        <w:rPr>
          <w:rFonts w:cs="Arial"/>
        </w:rPr>
      </w:pPr>
      <w:r>
        <w:rPr>
          <w:rFonts w:cs="Arial"/>
        </w:rPr>
        <w:t xml:space="preserve">"Экологические затраты", число, </w:t>
      </w:r>
      <w:r w:rsidRPr="00DE5F92">
        <w:rPr>
          <w:rFonts w:cs="Arial"/>
        </w:rPr>
        <w:t>ввод осуществляется вручную</w:t>
      </w:r>
      <w:r>
        <w:rPr>
          <w:rFonts w:cs="Arial"/>
        </w:rPr>
        <w:t xml:space="preserve"> / расчетно</w:t>
      </w:r>
      <w:r w:rsidRPr="00DE5F92">
        <w:rPr>
          <w:rFonts w:cs="Arial"/>
        </w:rPr>
        <w:t>;</w:t>
      </w:r>
    </w:p>
    <w:p w14:paraId="67465352" w14:textId="77777777" w:rsidR="00B36C7A" w:rsidRDefault="00B36C7A" w:rsidP="00B36C7A">
      <w:pPr>
        <w:ind w:left="1287"/>
        <w:rPr>
          <w:rFonts w:cs="Arial"/>
        </w:rPr>
      </w:pPr>
      <w:r>
        <w:rPr>
          <w:rFonts w:cs="Arial"/>
        </w:rPr>
        <w:t>Реализовать настройку видимости указанных полей;</w:t>
      </w:r>
    </w:p>
    <w:p w14:paraId="0FF75BB7" w14:textId="77777777" w:rsidR="00B36C7A" w:rsidRPr="00BF1BDE" w:rsidRDefault="00B36C7A" w:rsidP="00B36C7A">
      <w:pPr>
        <w:ind w:left="1287"/>
        <w:rPr>
          <w:rFonts w:cs="Arial"/>
        </w:rPr>
      </w:pPr>
      <w:r>
        <w:rPr>
          <w:rFonts w:cs="Arial"/>
        </w:rPr>
        <w:t>Для расчетных показателей реализовать функциональность, позволяющую настраивать алгоритм расчета показателя.</w:t>
      </w:r>
    </w:p>
    <w:p w14:paraId="1F864224" w14:textId="77777777" w:rsidR="00B36C7A" w:rsidRDefault="00B36C7A" w:rsidP="00B36C7A">
      <w:pPr>
        <w:pStyle w:val="afa"/>
        <w:numPr>
          <w:ilvl w:val="0"/>
          <w:numId w:val="75"/>
        </w:numPr>
        <w:tabs>
          <w:tab w:val="clear" w:pos="567"/>
        </w:tabs>
        <w:rPr>
          <w:rFonts w:cs="Arial"/>
          <w:b/>
        </w:rPr>
      </w:pPr>
      <w:r>
        <w:rPr>
          <w:rFonts w:cs="Arial"/>
          <w:b/>
        </w:rPr>
        <w:t xml:space="preserve">Добавить закладку </w:t>
      </w:r>
      <w:r w:rsidRPr="00DE5F92">
        <w:rPr>
          <w:rFonts w:cs="Arial"/>
          <w:b/>
        </w:rPr>
        <w:t>"Корректировка бюджета";</w:t>
      </w:r>
    </w:p>
    <w:p w14:paraId="7CA41D91" w14:textId="77777777" w:rsidR="00B36C7A" w:rsidRPr="007F535A" w:rsidRDefault="00B36C7A" w:rsidP="00B36C7A">
      <w:pPr>
        <w:ind w:left="708" w:firstLine="708"/>
        <w:rPr>
          <w:rFonts w:cs="Arial"/>
        </w:rPr>
      </w:pPr>
      <w:r>
        <w:rPr>
          <w:rFonts w:cs="Arial"/>
        </w:rPr>
        <w:t>На</w:t>
      </w:r>
      <w:r w:rsidRPr="002753B9">
        <w:rPr>
          <w:rFonts w:cs="Arial"/>
        </w:rPr>
        <w:t xml:space="preserve"> </w:t>
      </w:r>
      <w:r>
        <w:rPr>
          <w:rFonts w:cs="Arial"/>
        </w:rPr>
        <w:t>закладку</w:t>
      </w:r>
      <w:r w:rsidRPr="002753B9">
        <w:rPr>
          <w:rFonts w:cs="Arial"/>
        </w:rPr>
        <w:t xml:space="preserve"> </w:t>
      </w:r>
      <w:r w:rsidRPr="007F535A">
        <w:rPr>
          <w:rFonts w:cs="Arial"/>
        </w:rPr>
        <w:t>добавить следующие поля:</w:t>
      </w:r>
    </w:p>
    <w:p w14:paraId="3F0F303F" w14:textId="77777777" w:rsidR="00B36C7A" w:rsidRPr="00A46913" w:rsidRDefault="00B36C7A" w:rsidP="00B36C7A">
      <w:pPr>
        <w:pStyle w:val="afa"/>
        <w:numPr>
          <w:ilvl w:val="0"/>
          <w:numId w:val="76"/>
        </w:numPr>
        <w:tabs>
          <w:tab w:val="clear" w:pos="567"/>
        </w:tabs>
        <w:rPr>
          <w:rFonts w:cs="Arial"/>
          <w:b/>
        </w:rPr>
      </w:pPr>
      <w:r>
        <w:rPr>
          <w:rFonts w:cs="Arial"/>
        </w:rPr>
        <w:t>"СПП-элемент", справочник, недоступно для редактирования;</w:t>
      </w:r>
    </w:p>
    <w:p w14:paraId="44BAC25E" w14:textId="77777777" w:rsidR="00B36C7A" w:rsidRPr="007F535A" w:rsidRDefault="00B36C7A" w:rsidP="00B36C7A">
      <w:pPr>
        <w:pStyle w:val="afa"/>
        <w:numPr>
          <w:ilvl w:val="0"/>
          <w:numId w:val="76"/>
        </w:numPr>
        <w:tabs>
          <w:tab w:val="clear" w:pos="567"/>
        </w:tabs>
        <w:rPr>
          <w:rFonts w:cs="Arial"/>
          <w:b/>
        </w:rPr>
      </w:pPr>
      <w:r>
        <w:rPr>
          <w:rFonts w:cs="Arial"/>
        </w:rPr>
        <w:lastRenderedPageBreak/>
        <w:t>"</w:t>
      </w:r>
      <w:r w:rsidRPr="007B7827">
        <w:rPr>
          <w:rFonts w:cs="Arial"/>
        </w:rPr>
        <w:t>Исходная стоимость заказа</w:t>
      </w:r>
      <w:r>
        <w:rPr>
          <w:rFonts w:cs="Arial"/>
        </w:rPr>
        <w:t>", число, недоступно для редактирования;</w:t>
      </w:r>
    </w:p>
    <w:p w14:paraId="4BBF760D" w14:textId="77777777" w:rsidR="00B36C7A" w:rsidRPr="007F535A" w:rsidRDefault="00B36C7A" w:rsidP="00B36C7A">
      <w:pPr>
        <w:pStyle w:val="afa"/>
        <w:numPr>
          <w:ilvl w:val="0"/>
          <w:numId w:val="76"/>
        </w:numPr>
        <w:tabs>
          <w:tab w:val="clear" w:pos="567"/>
        </w:tabs>
        <w:rPr>
          <w:rFonts w:cs="Arial"/>
          <w:b/>
        </w:rPr>
      </w:pPr>
      <w:r>
        <w:rPr>
          <w:rFonts w:cs="Arial"/>
        </w:rPr>
        <w:t>"Требуемая стоимость заказа", число, недоступно для редактирования;</w:t>
      </w:r>
    </w:p>
    <w:p w14:paraId="0B20ABC4" w14:textId="1D796811" w:rsidR="00B36C7A" w:rsidRDefault="00B36C7A" w:rsidP="00B36C7A">
      <w:pPr>
        <w:pStyle w:val="afa"/>
        <w:numPr>
          <w:ilvl w:val="0"/>
          <w:numId w:val="76"/>
        </w:numPr>
        <w:tabs>
          <w:tab w:val="clear" w:pos="567"/>
        </w:tabs>
        <w:rPr>
          <w:ins w:id="3321" w:author="Александр Шрамков" w:date="2021-03-04T16:22:00Z"/>
          <w:rFonts w:cs="Arial"/>
        </w:rPr>
      </w:pPr>
      <w:r>
        <w:rPr>
          <w:rFonts w:cs="Arial"/>
        </w:rPr>
        <w:t>"Дефицит", число, недоступно для редактирования;</w:t>
      </w:r>
    </w:p>
    <w:p w14:paraId="559A14EA" w14:textId="1C6B9BCC" w:rsidR="00D974FE" w:rsidRDefault="00D974FE" w:rsidP="00D974FE">
      <w:pPr>
        <w:pStyle w:val="afa"/>
        <w:numPr>
          <w:ilvl w:val="0"/>
          <w:numId w:val="76"/>
        </w:numPr>
        <w:tabs>
          <w:tab w:val="clear" w:pos="567"/>
        </w:tabs>
        <w:rPr>
          <w:rFonts w:cs="Arial"/>
        </w:rPr>
      </w:pPr>
      <w:ins w:id="3322" w:author="Александр Шрамков" w:date="2021-03-04T16:22:00Z">
        <w:r>
          <w:rPr>
            <w:rFonts w:cs="Arial"/>
          </w:rPr>
          <w:t>"Причина корректировки»</w:t>
        </w:r>
        <w:r w:rsidRPr="00D974FE">
          <w:rPr>
            <w:rFonts w:cs="Arial"/>
          </w:rPr>
          <w:t xml:space="preserve"> </w:t>
        </w:r>
        <w:r>
          <w:rPr>
            <w:rFonts w:cs="Arial"/>
          </w:rPr>
          <w:t>", справочник значений</w:t>
        </w:r>
      </w:ins>
      <w:ins w:id="3323" w:author="Александр Шрамков" w:date="2021-03-04T16:24:00Z">
        <w:r w:rsidRPr="00D974FE">
          <w:rPr>
            <w:rFonts w:cs="Arial"/>
            <w:rPrChange w:id="3324" w:author="Александр Шрамков" w:date="2021-03-04T16:25:00Z">
              <w:rPr>
                <w:rFonts w:cs="Arial"/>
                <w:lang w:val="en-US"/>
              </w:rPr>
            </w:rPrChange>
          </w:rPr>
          <w:t xml:space="preserve">: </w:t>
        </w:r>
      </w:ins>
      <w:ins w:id="3325" w:author="Александр Шрамков" w:date="2021-03-04T16:25:00Z">
        <w:r w:rsidRPr="00D974FE">
          <w:rPr>
            <w:rFonts w:cs="Arial"/>
            <w:rPrChange w:id="3326" w:author="Александр Шрамков" w:date="2021-03-04T16:25:00Z">
              <w:rPr>
                <w:rFonts w:cs="Arial"/>
                <w:lang w:val="en-US"/>
              </w:rPr>
            </w:rPrChange>
          </w:rPr>
          <w:t>Увеличение стоимости МТР, Аварийные работы, Прогноз 3+9, Прогноз 6+6, Прогноз 8+4, Прогноз 9+3, Увеличение стоимости услуг, Увеличение объемов работ, Внеплановые работы</w:t>
        </w:r>
        <w:r>
          <w:rPr>
            <w:rFonts w:cs="Arial"/>
          </w:rPr>
          <w:t>.</w:t>
        </w:r>
      </w:ins>
    </w:p>
    <w:p w14:paraId="7F6A25E9" w14:textId="77777777" w:rsidR="00B36C7A" w:rsidRDefault="00B36C7A" w:rsidP="00B36C7A">
      <w:pPr>
        <w:pStyle w:val="afa"/>
        <w:ind w:left="2007"/>
        <w:rPr>
          <w:rFonts w:cs="Arial"/>
        </w:rPr>
      </w:pPr>
    </w:p>
    <w:p w14:paraId="263D6630" w14:textId="77777777" w:rsidR="00B36C7A" w:rsidRDefault="00B36C7A" w:rsidP="00B36C7A">
      <w:pPr>
        <w:ind w:left="1276" w:firstLine="140"/>
        <w:rPr>
          <w:rFonts w:cs="Arial"/>
          <w:szCs w:val="20"/>
          <w:lang w:eastAsia="ru-RU"/>
        </w:rPr>
      </w:pPr>
      <w:r>
        <w:rPr>
          <w:rFonts w:cs="Arial"/>
          <w:szCs w:val="20"/>
          <w:lang w:eastAsia="ru-RU"/>
        </w:rPr>
        <w:t xml:space="preserve">Также, необходимо </w:t>
      </w:r>
      <w:r w:rsidRPr="007F535A">
        <w:rPr>
          <w:rFonts w:cs="Arial"/>
          <w:szCs w:val="20"/>
          <w:lang w:eastAsia="ru-RU"/>
        </w:rPr>
        <w:t>добавить кнопку "</w:t>
      </w:r>
      <w:r>
        <w:rPr>
          <w:rFonts w:cs="Arial"/>
          <w:szCs w:val="20"/>
          <w:lang w:eastAsia="ru-RU"/>
        </w:rPr>
        <w:t>Запрос бюджета</w:t>
      </w:r>
      <w:r w:rsidRPr="007F535A">
        <w:rPr>
          <w:rFonts w:cs="Arial"/>
          <w:szCs w:val="20"/>
          <w:lang w:eastAsia="ru-RU"/>
        </w:rPr>
        <w:t xml:space="preserve">". По нажатию </w:t>
      </w:r>
      <w:r>
        <w:rPr>
          <w:rFonts w:cs="Arial"/>
          <w:szCs w:val="20"/>
          <w:lang w:eastAsia="ru-RU"/>
        </w:rPr>
        <w:t xml:space="preserve">кнопки </w:t>
      </w:r>
      <w:r w:rsidRPr="007F535A">
        <w:rPr>
          <w:rFonts w:cs="Arial"/>
          <w:szCs w:val="20"/>
          <w:lang w:eastAsia="ru-RU"/>
        </w:rPr>
        <w:t xml:space="preserve">выполнять </w:t>
      </w:r>
      <w:r>
        <w:rPr>
          <w:rFonts w:cs="Arial"/>
          <w:szCs w:val="20"/>
          <w:lang w:eastAsia="ru-RU"/>
        </w:rPr>
        <w:t>следующие действия</w:t>
      </w:r>
      <w:r w:rsidRPr="007F535A">
        <w:rPr>
          <w:rFonts w:cs="Arial"/>
          <w:szCs w:val="20"/>
          <w:lang w:eastAsia="ru-RU"/>
        </w:rPr>
        <w:t>:</w:t>
      </w:r>
    </w:p>
    <w:p w14:paraId="1C8613BC" w14:textId="77777777" w:rsidR="00B36C7A" w:rsidRPr="0073199D" w:rsidRDefault="00B36C7A" w:rsidP="00B36C7A">
      <w:pPr>
        <w:pStyle w:val="afa"/>
        <w:numPr>
          <w:ilvl w:val="0"/>
          <w:numId w:val="78"/>
        </w:numPr>
        <w:tabs>
          <w:tab w:val="clear" w:pos="567"/>
        </w:tabs>
        <w:rPr>
          <w:rFonts w:cs="Arial"/>
          <w:szCs w:val="20"/>
          <w:lang w:eastAsia="ru-RU"/>
        </w:rPr>
      </w:pPr>
      <w:r>
        <w:rPr>
          <w:rFonts w:cs="Arial"/>
          <w:szCs w:val="20"/>
          <w:lang w:eastAsia="ru-RU"/>
        </w:rPr>
        <w:t>П</w:t>
      </w:r>
      <w:r w:rsidRPr="0073199D">
        <w:rPr>
          <w:rFonts w:cs="Arial"/>
          <w:szCs w:val="20"/>
          <w:lang w:eastAsia="ru-RU"/>
        </w:rPr>
        <w:t xml:space="preserve">оле </w:t>
      </w:r>
      <w:r>
        <w:rPr>
          <w:rFonts w:cs="Arial"/>
          <w:szCs w:val="20"/>
          <w:lang w:eastAsia="ru-RU"/>
        </w:rPr>
        <w:t>"</w:t>
      </w:r>
      <w:r w:rsidRPr="0073199D">
        <w:rPr>
          <w:rFonts w:cs="Arial"/>
          <w:szCs w:val="20"/>
          <w:lang w:eastAsia="ru-RU"/>
        </w:rPr>
        <w:t>СПП-элемент</w:t>
      </w:r>
      <w:r>
        <w:rPr>
          <w:rFonts w:cs="Arial"/>
          <w:szCs w:val="20"/>
          <w:lang w:eastAsia="ru-RU"/>
        </w:rPr>
        <w:t>"</w:t>
      </w:r>
      <w:r w:rsidRPr="0073199D">
        <w:rPr>
          <w:rFonts w:cs="Arial"/>
          <w:szCs w:val="20"/>
          <w:lang w:eastAsia="ru-RU"/>
        </w:rPr>
        <w:t xml:space="preserve"> заполнять из данных </w:t>
      </w:r>
      <w:r w:rsidRPr="0073199D">
        <w:rPr>
          <w:rFonts w:cs="Arial"/>
        </w:rPr>
        <w:t xml:space="preserve">"Заказ торо-&gt;  ДопДанные -&gt;Организация-&gt;СПП-элемент"; </w:t>
      </w:r>
      <w:r>
        <w:rPr>
          <w:rFonts w:cs="Arial"/>
        </w:rPr>
        <w:t>при этом поле "СПП-элемент"(</w:t>
      </w:r>
      <w:r w:rsidRPr="0073199D">
        <w:rPr>
          <w:rFonts w:cs="Arial"/>
        </w:rPr>
        <w:t>"</w:t>
      </w:r>
      <w:r>
        <w:rPr>
          <w:rFonts w:cs="Arial"/>
        </w:rPr>
        <w:t>Заказ торо-&gt;</w:t>
      </w:r>
      <w:r w:rsidRPr="0073199D">
        <w:rPr>
          <w:rFonts w:cs="Arial"/>
        </w:rPr>
        <w:t>ДопДанные -&gt;Организация-&gt;СПП-элемент"</w:t>
      </w:r>
      <w:r>
        <w:rPr>
          <w:rFonts w:cs="Arial"/>
        </w:rPr>
        <w:t>) необходимо очищать</w:t>
      </w:r>
      <w:r w:rsidRPr="0073199D">
        <w:rPr>
          <w:rFonts w:cs="Arial"/>
        </w:rPr>
        <w:t>;</w:t>
      </w:r>
    </w:p>
    <w:p w14:paraId="5EAFD409" w14:textId="77777777" w:rsidR="00B36C7A" w:rsidRDefault="00B36C7A" w:rsidP="00B36C7A">
      <w:pPr>
        <w:pStyle w:val="afa"/>
        <w:numPr>
          <w:ilvl w:val="0"/>
          <w:numId w:val="78"/>
        </w:numPr>
        <w:tabs>
          <w:tab w:val="clear" w:pos="567"/>
        </w:tabs>
        <w:rPr>
          <w:rFonts w:cs="Arial"/>
          <w:szCs w:val="20"/>
          <w:lang w:eastAsia="ru-RU"/>
        </w:rPr>
      </w:pPr>
      <w:r>
        <w:rPr>
          <w:rFonts w:cs="Arial"/>
        </w:rPr>
        <w:t>Поля</w:t>
      </w:r>
      <w:r w:rsidRPr="007F535A">
        <w:rPr>
          <w:rFonts w:cs="Arial"/>
        </w:rPr>
        <w:t xml:space="preserve"> </w:t>
      </w:r>
      <w:r>
        <w:rPr>
          <w:rFonts w:cs="Arial"/>
        </w:rPr>
        <w:t>Исходная стоимость заказа в разрезе категорий значений</w:t>
      </w:r>
      <w:r>
        <w:rPr>
          <w:rFonts w:cs="Arial"/>
          <w:szCs w:val="20"/>
          <w:lang w:eastAsia="ru-RU"/>
        </w:rPr>
        <w:t xml:space="preserve"> </w:t>
      </w:r>
      <w:r w:rsidRPr="007F535A">
        <w:rPr>
          <w:rFonts w:cs="Arial"/>
          <w:szCs w:val="20"/>
          <w:lang w:eastAsia="ru-RU"/>
        </w:rPr>
        <w:t xml:space="preserve">заполнять данными </w:t>
      </w:r>
      <w:r>
        <w:rPr>
          <w:rFonts w:cs="Arial"/>
          <w:szCs w:val="20"/>
          <w:lang w:eastAsia="ru-RU"/>
        </w:rPr>
        <w:t>исходной стоимости выполнения заказа;</w:t>
      </w:r>
    </w:p>
    <w:p w14:paraId="1A6634B7" w14:textId="77777777" w:rsidR="00B36C7A" w:rsidRDefault="00B36C7A" w:rsidP="00B36C7A">
      <w:pPr>
        <w:pStyle w:val="afa"/>
        <w:numPr>
          <w:ilvl w:val="0"/>
          <w:numId w:val="78"/>
        </w:numPr>
        <w:tabs>
          <w:tab w:val="clear" w:pos="567"/>
        </w:tabs>
        <w:rPr>
          <w:rFonts w:cs="Arial"/>
          <w:szCs w:val="20"/>
          <w:lang w:eastAsia="ru-RU"/>
        </w:rPr>
      </w:pPr>
      <w:r w:rsidRPr="0073199D">
        <w:rPr>
          <w:rFonts w:cs="Arial"/>
        </w:rPr>
        <w:t>Пол</w:t>
      </w:r>
      <w:r>
        <w:rPr>
          <w:rFonts w:cs="Arial"/>
        </w:rPr>
        <w:t>я</w:t>
      </w:r>
      <w:r w:rsidRPr="0073199D">
        <w:rPr>
          <w:rFonts w:cs="Arial"/>
        </w:rPr>
        <w:t xml:space="preserve"> </w:t>
      </w:r>
      <w:r w:rsidRPr="0073199D">
        <w:rPr>
          <w:rFonts w:cs="Arial"/>
          <w:szCs w:val="20"/>
          <w:lang w:eastAsia="ru-RU"/>
        </w:rPr>
        <w:t>Требуемая стоимость заказа</w:t>
      </w:r>
      <w:r>
        <w:rPr>
          <w:rFonts w:cs="Arial"/>
          <w:szCs w:val="20"/>
          <w:lang w:eastAsia="ru-RU"/>
        </w:rPr>
        <w:t xml:space="preserve"> в разрезе категорий значений</w:t>
      </w:r>
      <w:r w:rsidRPr="0073199D">
        <w:rPr>
          <w:rFonts w:cs="Arial"/>
          <w:szCs w:val="20"/>
          <w:lang w:eastAsia="ru-RU"/>
        </w:rPr>
        <w:t xml:space="preserve"> заполнять данными плано</w:t>
      </w:r>
      <w:r>
        <w:rPr>
          <w:rFonts w:cs="Arial"/>
          <w:szCs w:val="20"/>
          <w:lang w:eastAsia="ru-RU"/>
        </w:rPr>
        <w:t>вой стоимости выполнения заказа;</w:t>
      </w:r>
    </w:p>
    <w:p w14:paraId="5E0102FB" w14:textId="77777777" w:rsidR="00B36C7A" w:rsidRDefault="00B36C7A" w:rsidP="00B36C7A">
      <w:pPr>
        <w:pStyle w:val="afa"/>
        <w:numPr>
          <w:ilvl w:val="0"/>
          <w:numId w:val="78"/>
        </w:numPr>
        <w:tabs>
          <w:tab w:val="clear" w:pos="567"/>
        </w:tabs>
        <w:rPr>
          <w:rFonts w:cs="Arial"/>
          <w:szCs w:val="20"/>
          <w:lang w:eastAsia="ru-RU"/>
        </w:rPr>
      </w:pPr>
      <w:r>
        <w:rPr>
          <w:rFonts w:cs="Arial"/>
          <w:szCs w:val="20"/>
          <w:lang w:eastAsia="ru-RU"/>
        </w:rPr>
        <w:t>Поле "Дефицит" заполнять значением Исходная стоимость заказа - Требуемая стоимость заказа;</w:t>
      </w:r>
    </w:p>
    <w:p w14:paraId="67DC415B" w14:textId="77777777" w:rsidR="00B36C7A" w:rsidRDefault="00B36C7A" w:rsidP="00B36C7A">
      <w:pPr>
        <w:pStyle w:val="afa"/>
        <w:numPr>
          <w:ilvl w:val="0"/>
          <w:numId w:val="78"/>
        </w:numPr>
        <w:tabs>
          <w:tab w:val="clear" w:pos="567"/>
        </w:tabs>
        <w:rPr>
          <w:rFonts w:cs="Arial"/>
          <w:szCs w:val="20"/>
          <w:lang w:eastAsia="ru-RU"/>
        </w:rPr>
      </w:pPr>
      <w:r>
        <w:rPr>
          <w:rFonts w:cs="Arial"/>
          <w:szCs w:val="20"/>
          <w:lang w:eastAsia="ru-RU"/>
        </w:rPr>
        <w:t>Присваивать заказу статус ТРКБ;</w:t>
      </w:r>
    </w:p>
    <w:p w14:paraId="07C428AA" w14:textId="77777777" w:rsidR="00B36C7A" w:rsidRPr="0073199D" w:rsidRDefault="00B36C7A" w:rsidP="00B36C7A">
      <w:pPr>
        <w:pStyle w:val="afa"/>
        <w:ind w:left="2007"/>
        <w:rPr>
          <w:rFonts w:cs="Arial"/>
          <w:szCs w:val="20"/>
          <w:lang w:eastAsia="ru-RU"/>
        </w:rPr>
      </w:pPr>
    </w:p>
    <w:p w14:paraId="0B58A4C1" w14:textId="54D30907" w:rsidR="00B36C7A" w:rsidRDefault="00B36C7A" w:rsidP="00B36C7A">
      <w:pPr>
        <w:ind w:left="1416" w:firstLine="231"/>
        <w:rPr>
          <w:ins w:id="3327" w:author="Александр Шрамков" w:date="2021-03-04T16:45:00Z"/>
          <w:rFonts w:cs="Arial"/>
        </w:rPr>
      </w:pPr>
      <w:r w:rsidRPr="0034300B">
        <w:rPr>
          <w:rFonts w:cs="Arial"/>
        </w:rPr>
        <w:t xml:space="preserve">При сохранении заказа, если у заказа присутствует статус ТРКБ(определяется настройкой), выполнять резервирование бюджета на СПП-элементе на сумму исходной стоимости заказа и , а также выполнять проверку заполненности полей из пп. </w:t>
      </w:r>
      <w:r w:rsidRPr="0034300B">
        <w:rPr>
          <w:rFonts w:cs="Arial"/>
          <w:lang w:val="en-US"/>
        </w:rPr>
        <w:t>a</w:t>
      </w:r>
      <w:r w:rsidRPr="0034300B">
        <w:rPr>
          <w:rFonts w:cs="Arial"/>
        </w:rPr>
        <w:t>-</w:t>
      </w:r>
      <w:r w:rsidRPr="0034300B">
        <w:rPr>
          <w:rFonts w:cs="Arial"/>
          <w:lang w:val="en-US"/>
        </w:rPr>
        <w:t>d</w:t>
      </w:r>
      <w:r w:rsidRPr="0034300B">
        <w:rPr>
          <w:rFonts w:cs="Arial"/>
        </w:rPr>
        <w:t>.</w:t>
      </w:r>
    </w:p>
    <w:p w14:paraId="3F0E3C8A" w14:textId="329E7579" w:rsidR="00056640" w:rsidRPr="0034300B" w:rsidRDefault="00056640" w:rsidP="00B36C7A">
      <w:pPr>
        <w:ind w:left="1416" w:firstLine="231"/>
        <w:rPr>
          <w:rFonts w:cs="Arial"/>
        </w:rPr>
      </w:pPr>
      <w:ins w:id="3328" w:author="Александр Шрамков" w:date="2021-03-04T16:45:00Z">
        <w:r>
          <w:rPr>
            <w:rFonts w:cs="Arial"/>
          </w:rPr>
          <w:t xml:space="preserve">Также при сохранении, если </w:t>
        </w:r>
        <w:r w:rsidRPr="0034300B">
          <w:rPr>
            <w:rFonts w:cs="Arial"/>
          </w:rPr>
          <w:t>у заказа присутствует статус ТРКБ(определяется настройкой)</w:t>
        </w:r>
        <w:r>
          <w:rPr>
            <w:rFonts w:cs="Arial"/>
          </w:rPr>
          <w:t>, выполнять проверку обязательности заполнения реквизита «Причина корректировки».</w:t>
        </w:r>
      </w:ins>
    </w:p>
    <w:p w14:paraId="62B52CEB" w14:textId="77777777" w:rsidR="00B36C7A" w:rsidRPr="0034300B" w:rsidRDefault="00B36C7A" w:rsidP="00B36C7A">
      <w:pPr>
        <w:ind w:left="1416" w:firstLine="231"/>
        <w:rPr>
          <w:rFonts w:cs="Arial"/>
        </w:rPr>
      </w:pPr>
      <w:r w:rsidRPr="0034300B">
        <w:rPr>
          <w:rFonts w:cs="Arial"/>
        </w:rPr>
        <w:t>Проверка должна быть отключаемой, вид выводимых ошибок должен быть настраиваемый.</w:t>
      </w:r>
    </w:p>
    <w:p w14:paraId="5B892509" w14:textId="77777777" w:rsidR="00B36C7A" w:rsidRPr="0034300B" w:rsidRDefault="00B36C7A" w:rsidP="00B36C7A">
      <w:pPr>
        <w:ind w:left="1416"/>
        <w:rPr>
          <w:rFonts w:cs="Arial"/>
        </w:rPr>
      </w:pPr>
      <w:r w:rsidRPr="0034300B">
        <w:rPr>
          <w:rFonts w:cs="Arial"/>
        </w:rPr>
        <w:t>В форме заказа реализовать запрет на ручное присвоение статусов заказа КОРБ и ТРКБ(определяется настройкой).</w:t>
      </w:r>
    </w:p>
    <w:p w14:paraId="375EB92A" w14:textId="77777777" w:rsidR="00B36C7A" w:rsidRPr="0034300B" w:rsidRDefault="00B36C7A" w:rsidP="00B36C7A">
      <w:pPr>
        <w:ind w:left="1416"/>
        <w:rPr>
          <w:rFonts w:cs="Arial"/>
        </w:rPr>
      </w:pPr>
    </w:p>
    <w:p w14:paraId="47F25381" w14:textId="77777777" w:rsidR="00B36C7A" w:rsidRDefault="00B36C7A" w:rsidP="00B36C7A">
      <w:pPr>
        <w:ind w:left="1416"/>
        <w:rPr>
          <w:rFonts w:cs="Arial"/>
        </w:rPr>
      </w:pPr>
      <w:r w:rsidRPr="0034300B">
        <w:rPr>
          <w:rFonts w:cs="Arial"/>
        </w:rPr>
        <w:t xml:space="preserve">Для обработки запросов на корректировку бюджета следует использовать функциональность разработку </w:t>
      </w:r>
      <w:r w:rsidRPr="0034300B">
        <w:rPr>
          <w:rFonts w:cs="Arial"/>
          <w:lang w:val="en-US"/>
        </w:rPr>
        <w:t>PM</w:t>
      </w:r>
      <w:r w:rsidRPr="0034300B">
        <w:rPr>
          <w:rFonts w:cs="Arial"/>
        </w:rPr>
        <w:t>65.</w:t>
      </w:r>
    </w:p>
    <w:p w14:paraId="367A4E23" w14:textId="77777777" w:rsidR="00B36C7A" w:rsidRDefault="00B36C7A" w:rsidP="00B36C7A">
      <w:pPr>
        <w:ind w:left="1416"/>
        <w:rPr>
          <w:rFonts w:cs="Arial"/>
        </w:rPr>
      </w:pPr>
    </w:p>
    <w:p w14:paraId="0D145921" w14:textId="77777777" w:rsidR="00B36C7A" w:rsidRDefault="00B36C7A" w:rsidP="00B36C7A">
      <w:pPr>
        <w:pStyle w:val="afa"/>
        <w:numPr>
          <w:ilvl w:val="0"/>
          <w:numId w:val="75"/>
        </w:numPr>
        <w:tabs>
          <w:tab w:val="clear" w:pos="567"/>
        </w:tabs>
        <w:rPr>
          <w:rFonts w:cs="Arial"/>
          <w:b/>
        </w:rPr>
      </w:pPr>
      <w:r>
        <w:rPr>
          <w:rFonts w:cs="Arial"/>
          <w:b/>
        </w:rPr>
        <w:t xml:space="preserve">Добавить закладку </w:t>
      </w:r>
      <w:r w:rsidRPr="00DE5F92">
        <w:rPr>
          <w:rFonts w:cs="Arial"/>
          <w:b/>
        </w:rPr>
        <w:t>"</w:t>
      </w:r>
      <w:r>
        <w:rPr>
          <w:rFonts w:cs="Arial"/>
          <w:b/>
        </w:rPr>
        <w:t>Данные поверки</w:t>
      </w:r>
      <w:r w:rsidRPr="00DE5F92">
        <w:rPr>
          <w:rFonts w:cs="Arial"/>
          <w:b/>
        </w:rPr>
        <w:t>";</w:t>
      </w:r>
    </w:p>
    <w:p w14:paraId="60ABF43E" w14:textId="77777777" w:rsidR="00B36C7A" w:rsidRPr="0099558F" w:rsidRDefault="00B36C7A" w:rsidP="00B36C7A">
      <w:pPr>
        <w:pStyle w:val="afa"/>
        <w:ind w:left="1287" w:firstLine="129"/>
        <w:rPr>
          <w:rFonts w:cs="Arial"/>
        </w:rPr>
      </w:pPr>
      <w:r>
        <w:rPr>
          <w:rFonts w:cs="Arial"/>
        </w:rPr>
        <w:t>На закладку</w:t>
      </w:r>
      <w:r w:rsidRPr="0099558F">
        <w:rPr>
          <w:rFonts w:cs="Arial"/>
        </w:rPr>
        <w:t xml:space="preserve"> добавить следующие поля:</w:t>
      </w:r>
    </w:p>
    <w:p w14:paraId="3FC5E3A3" w14:textId="77777777" w:rsidR="00B36C7A" w:rsidRDefault="00B36C7A" w:rsidP="00B36C7A">
      <w:pPr>
        <w:pStyle w:val="afa"/>
        <w:numPr>
          <w:ilvl w:val="0"/>
          <w:numId w:val="79"/>
        </w:numPr>
        <w:tabs>
          <w:tab w:val="clear" w:pos="567"/>
        </w:tabs>
        <w:rPr>
          <w:rFonts w:cs="Arial"/>
        </w:rPr>
      </w:pPr>
      <w:r>
        <w:rPr>
          <w:rFonts w:cs="Arial"/>
        </w:rPr>
        <w:t>"Результат", выбор из справочника;</w:t>
      </w:r>
    </w:p>
    <w:p w14:paraId="25BABA62" w14:textId="77777777" w:rsidR="00B36C7A" w:rsidRDefault="00B36C7A" w:rsidP="00B36C7A">
      <w:pPr>
        <w:pStyle w:val="afa"/>
        <w:numPr>
          <w:ilvl w:val="0"/>
          <w:numId w:val="79"/>
        </w:numPr>
        <w:tabs>
          <w:tab w:val="clear" w:pos="567"/>
        </w:tabs>
        <w:rPr>
          <w:rFonts w:cs="Arial"/>
        </w:rPr>
      </w:pPr>
      <w:r w:rsidRPr="00263B54">
        <w:rPr>
          <w:rFonts w:cs="Arial"/>
        </w:rPr>
        <w:t xml:space="preserve">"Наименование документа", </w:t>
      </w:r>
      <w:r>
        <w:rPr>
          <w:rFonts w:cs="Arial"/>
        </w:rPr>
        <w:t>выбор из справочника</w:t>
      </w:r>
      <w:r w:rsidRPr="00BF1BDE">
        <w:rPr>
          <w:rFonts w:cs="Arial"/>
        </w:rPr>
        <w:t xml:space="preserve"> </w:t>
      </w:r>
      <w:r w:rsidRPr="00792DA7">
        <w:rPr>
          <w:rFonts w:cs="Arial"/>
        </w:rPr>
        <w:t>(значения «Паспорт», «Свидетельство» на домене);</w:t>
      </w:r>
    </w:p>
    <w:p w14:paraId="078D1719" w14:textId="77777777" w:rsidR="00B36C7A" w:rsidRDefault="00B36C7A" w:rsidP="00B36C7A">
      <w:pPr>
        <w:pStyle w:val="afa"/>
        <w:numPr>
          <w:ilvl w:val="0"/>
          <w:numId w:val="79"/>
        </w:numPr>
        <w:tabs>
          <w:tab w:val="clear" w:pos="567"/>
        </w:tabs>
        <w:rPr>
          <w:rFonts w:cs="Arial"/>
        </w:rPr>
      </w:pPr>
      <w:r w:rsidRPr="00263B54">
        <w:rPr>
          <w:rFonts w:cs="Arial"/>
        </w:rPr>
        <w:t>"Номер документа", текст, ввод осуществляется вручную;</w:t>
      </w:r>
    </w:p>
    <w:p w14:paraId="4ABBD739" w14:textId="77777777" w:rsidR="00B36C7A" w:rsidRDefault="00B36C7A" w:rsidP="00B36C7A">
      <w:pPr>
        <w:pStyle w:val="afa"/>
        <w:numPr>
          <w:ilvl w:val="0"/>
          <w:numId w:val="79"/>
        </w:numPr>
        <w:tabs>
          <w:tab w:val="clear" w:pos="567"/>
        </w:tabs>
        <w:rPr>
          <w:rFonts w:cs="Arial"/>
        </w:rPr>
      </w:pPr>
      <w:r w:rsidRPr="00263B54">
        <w:rPr>
          <w:rFonts w:cs="Arial"/>
        </w:rPr>
        <w:t>"Срок действия документа", дата, ввод осуществляется вручную;</w:t>
      </w:r>
    </w:p>
    <w:p w14:paraId="233C87F1" w14:textId="77777777" w:rsidR="00B36C7A" w:rsidRPr="00263B54" w:rsidRDefault="00B36C7A" w:rsidP="00B36C7A">
      <w:pPr>
        <w:pStyle w:val="afa"/>
        <w:ind w:left="1785"/>
        <w:rPr>
          <w:rFonts w:cs="Arial"/>
        </w:rPr>
      </w:pPr>
    </w:p>
    <w:p w14:paraId="6437E10B" w14:textId="77777777" w:rsidR="00B36C7A" w:rsidRDefault="00B36C7A" w:rsidP="00B36C7A">
      <w:pPr>
        <w:ind w:left="1416" w:firstLine="9"/>
        <w:rPr>
          <w:rFonts w:cs="Arial"/>
          <w:szCs w:val="20"/>
          <w:lang w:eastAsia="ru-RU"/>
        </w:rPr>
      </w:pPr>
      <w:r>
        <w:rPr>
          <w:rFonts w:cs="Arial"/>
          <w:szCs w:val="20"/>
          <w:lang w:eastAsia="ru-RU"/>
        </w:rPr>
        <w:t>Указанные поля используются для отражения результатов выполнения работ по поверке и калибровке оборудования. Поля заполняются при завершении работ(статус заказа определяется настройкой) по поверке/калибровке измерительного оборудования.</w:t>
      </w:r>
    </w:p>
    <w:p w14:paraId="4EC1618D" w14:textId="77777777" w:rsidR="00B36C7A" w:rsidRDefault="00B36C7A" w:rsidP="00B36C7A">
      <w:pPr>
        <w:ind w:left="1416" w:firstLine="9"/>
        <w:rPr>
          <w:rFonts w:cs="Arial"/>
          <w:szCs w:val="20"/>
          <w:lang w:eastAsia="ru-RU"/>
        </w:rPr>
      </w:pPr>
    </w:p>
    <w:p w14:paraId="6BC8300B" w14:textId="77777777" w:rsidR="00B36C7A" w:rsidRDefault="00B36C7A" w:rsidP="00B36C7A">
      <w:pPr>
        <w:ind w:left="1416" w:firstLine="9"/>
        <w:rPr>
          <w:rFonts w:cs="Arial"/>
          <w:szCs w:val="20"/>
          <w:lang w:eastAsia="ru-RU"/>
        </w:rPr>
      </w:pPr>
      <w:r>
        <w:rPr>
          <w:rFonts w:cs="Arial"/>
          <w:szCs w:val="20"/>
          <w:lang w:eastAsia="ru-RU"/>
        </w:rPr>
        <w:t>Реализовать настройку видимости указанных полей по виду работ заказа.</w:t>
      </w:r>
    </w:p>
    <w:p w14:paraId="79E7FD52" w14:textId="77777777" w:rsidR="00B36C7A" w:rsidRDefault="00B36C7A" w:rsidP="00B36C7A">
      <w:pPr>
        <w:ind w:left="1416" w:firstLine="9"/>
        <w:rPr>
          <w:rFonts w:cs="Arial"/>
          <w:szCs w:val="20"/>
          <w:lang w:eastAsia="ru-RU"/>
        </w:rPr>
      </w:pPr>
      <w:r>
        <w:rPr>
          <w:rFonts w:cs="Arial"/>
          <w:szCs w:val="20"/>
          <w:lang w:eastAsia="ru-RU"/>
        </w:rPr>
        <w:t xml:space="preserve">При сохранении заказа выполнять настраиваемую(отключаемая, вид ошибки, статус заказа) проверку заполнения полей пп. </w:t>
      </w:r>
      <w:r>
        <w:rPr>
          <w:rFonts w:cs="Arial"/>
          <w:szCs w:val="20"/>
          <w:lang w:val="en-US" w:eastAsia="ru-RU"/>
        </w:rPr>
        <w:t>a</w:t>
      </w:r>
      <w:r w:rsidRPr="00263B54">
        <w:rPr>
          <w:rFonts w:cs="Arial"/>
          <w:szCs w:val="20"/>
          <w:lang w:eastAsia="ru-RU"/>
        </w:rPr>
        <w:t>-</w:t>
      </w:r>
      <w:r>
        <w:rPr>
          <w:rFonts w:cs="Arial"/>
          <w:szCs w:val="20"/>
          <w:lang w:val="en-US" w:eastAsia="ru-RU"/>
        </w:rPr>
        <w:t>d</w:t>
      </w:r>
      <w:r>
        <w:rPr>
          <w:rFonts w:cs="Arial"/>
          <w:szCs w:val="20"/>
          <w:lang w:eastAsia="ru-RU"/>
        </w:rPr>
        <w:t xml:space="preserve">. </w:t>
      </w:r>
    </w:p>
    <w:p w14:paraId="53EE1F36" w14:textId="77777777" w:rsidR="00B36C7A" w:rsidRDefault="00B36C7A" w:rsidP="00B36C7A">
      <w:pPr>
        <w:pStyle w:val="afa"/>
        <w:numPr>
          <w:ilvl w:val="0"/>
          <w:numId w:val="75"/>
        </w:numPr>
        <w:tabs>
          <w:tab w:val="clear" w:pos="567"/>
        </w:tabs>
        <w:rPr>
          <w:rFonts w:cs="Arial"/>
          <w:b/>
        </w:rPr>
      </w:pPr>
      <w:r w:rsidRPr="00DE5F92">
        <w:rPr>
          <w:rFonts w:cs="Arial"/>
          <w:b/>
        </w:rPr>
        <w:t>На закладку  "Расширение заказа" добавить подраздел "</w:t>
      </w:r>
      <w:r>
        <w:rPr>
          <w:rFonts w:cs="Arial"/>
          <w:b/>
        </w:rPr>
        <w:t>ЭПБ</w:t>
      </w:r>
      <w:r w:rsidRPr="00DE5F92">
        <w:rPr>
          <w:rFonts w:cs="Arial"/>
          <w:b/>
        </w:rPr>
        <w:t>";</w:t>
      </w:r>
    </w:p>
    <w:p w14:paraId="71302E29" w14:textId="77777777" w:rsidR="00B36C7A" w:rsidRPr="00C66F5A" w:rsidRDefault="00B36C7A" w:rsidP="00B36C7A">
      <w:pPr>
        <w:ind w:left="1416" w:firstLine="9"/>
        <w:rPr>
          <w:rFonts w:cs="Arial"/>
          <w:szCs w:val="20"/>
          <w:lang w:eastAsia="ru-RU"/>
        </w:rPr>
      </w:pPr>
    </w:p>
    <w:p w14:paraId="6067C90A" w14:textId="77777777" w:rsidR="00B36C7A" w:rsidRPr="00485A70" w:rsidRDefault="00B36C7A" w:rsidP="00B36C7A">
      <w:pPr>
        <w:pStyle w:val="afa"/>
        <w:ind w:left="1287" w:firstLine="129"/>
        <w:rPr>
          <w:rFonts w:cs="Arial"/>
        </w:rPr>
      </w:pPr>
      <w:r w:rsidRPr="0099558F">
        <w:rPr>
          <w:rFonts w:cs="Arial"/>
        </w:rPr>
        <w:t xml:space="preserve">В подраздел добавить </w:t>
      </w:r>
      <w:r>
        <w:rPr>
          <w:rFonts w:cs="Arial"/>
        </w:rPr>
        <w:t xml:space="preserve">поле </w:t>
      </w:r>
      <w:r w:rsidRPr="00263B54">
        <w:rPr>
          <w:rFonts w:cs="Arial"/>
        </w:rPr>
        <w:t>"</w:t>
      </w:r>
      <w:r>
        <w:rPr>
          <w:rFonts w:cs="Arial"/>
        </w:rPr>
        <w:t>Дата следующей ЭПБ</w:t>
      </w:r>
      <w:r w:rsidRPr="00263B54">
        <w:rPr>
          <w:rFonts w:cs="Arial"/>
        </w:rPr>
        <w:t>"</w:t>
      </w:r>
      <w:r>
        <w:rPr>
          <w:rFonts w:cs="Arial"/>
        </w:rPr>
        <w:t xml:space="preserve">, </w:t>
      </w:r>
      <w:r w:rsidRPr="00485A70">
        <w:rPr>
          <w:rFonts w:cs="Arial"/>
        </w:rPr>
        <w:t>дата, ввод осуществляется вручную;</w:t>
      </w:r>
    </w:p>
    <w:p w14:paraId="08985F13" w14:textId="77777777" w:rsidR="00B36C7A" w:rsidRPr="00263B54" w:rsidRDefault="00B36C7A" w:rsidP="00B36C7A">
      <w:pPr>
        <w:pStyle w:val="afa"/>
        <w:ind w:left="1785"/>
        <w:rPr>
          <w:rFonts w:cs="Arial"/>
        </w:rPr>
      </w:pPr>
    </w:p>
    <w:p w14:paraId="58841898" w14:textId="77777777" w:rsidR="00B36C7A" w:rsidRDefault="00B36C7A" w:rsidP="00B36C7A">
      <w:pPr>
        <w:ind w:left="1416" w:firstLine="9"/>
        <w:rPr>
          <w:rFonts w:cs="Arial"/>
          <w:szCs w:val="20"/>
          <w:lang w:eastAsia="ru-RU"/>
        </w:rPr>
      </w:pPr>
      <w:r w:rsidRPr="00485A70">
        <w:rPr>
          <w:rFonts w:cs="Arial"/>
          <w:szCs w:val="20"/>
          <w:lang w:eastAsia="ru-RU"/>
        </w:rPr>
        <w:t xml:space="preserve">При сохранении заказа выполнять настраиваемую(отключаемая, вид ошибки, статус заказа) проверку заполнения </w:t>
      </w:r>
      <w:r>
        <w:rPr>
          <w:rFonts w:cs="Arial"/>
          <w:szCs w:val="20"/>
          <w:lang w:eastAsia="ru-RU"/>
        </w:rPr>
        <w:t>указанного поля и создание нового заказа на ЭПБ в требуемый период (разработка РМ46)</w:t>
      </w:r>
      <w:r w:rsidRPr="00485A70">
        <w:rPr>
          <w:rFonts w:cs="Arial"/>
          <w:szCs w:val="20"/>
          <w:lang w:eastAsia="ru-RU"/>
        </w:rPr>
        <w:t>.</w:t>
      </w:r>
    </w:p>
    <w:p w14:paraId="5EB05E00" w14:textId="77777777" w:rsidR="00B36C7A" w:rsidRDefault="00B36C7A" w:rsidP="00B36C7A">
      <w:pPr>
        <w:rPr>
          <w:rFonts w:cs="Arial"/>
          <w:szCs w:val="20"/>
          <w:lang w:eastAsia="ru-RU"/>
        </w:rPr>
      </w:pPr>
    </w:p>
    <w:p w14:paraId="2F131D96" w14:textId="77777777" w:rsidR="00B36C7A" w:rsidRPr="00533E18" w:rsidRDefault="00B36C7A" w:rsidP="00B36C7A">
      <w:pPr>
        <w:pStyle w:val="afa"/>
        <w:numPr>
          <w:ilvl w:val="0"/>
          <w:numId w:val="75"/>
        </w:numPr>
        <w:tabs>
          <w:tab w:val="clear" w:pos="567"/>
        </w:tabs>
        <w:rPr>
          <w:rFonts w:cs="Arial"/>
          <w:b/>
        </w:rPr>
      </w:pPr>
      <w:r w:rsidRPr="00533E18">
        <w:rPr>
          <w:rFonts w:cs="Arial"/>
          <w:b/>
        </w:rPr>
        <w:t xml:space="preserve">На закладку  "Расширение заказа" добавить </w:t>
      </w:r>
      <w:r w:rsidRPr="00DC6FE8">
        <w:rPr>
          <w:rFonts w:cs="Arial"/>
          <w:b/>
        </w:rPr>
        <w:t>закладку</w:t>
      </w:r>
      <w:r w:rsidRPr="00533E18">
        <w:rPr>
          <w:rFonts w:cs="Arial"/>
          <w:b/>
        </w:rPr>
        <w:t xml:space="preserve"> "</w:t>
      </w:r>
      <w:r w:rsidRPr="00DC6FE8">
        <w:rPr>
          <w:rFonts w:cs="Arial"/>
          <w:b/>
        </w:rPr>
        <w:t>Данные простоя</w:t>
      </w:r>
      <w:r w:rsidRPr="00533E18">
        <w:rPr>
          <w:rFonts w:cs="Arial"/>
          <w:b/>
        </w:rPr>
        <w:t>";</w:t>
      </w:r>
    </w:p>
    <w:p w14:paraId="0B62D970" w14:textId="77777777" w:rsidR="00B36C7A" w:rsidRPr="00533E18" w:rsidRDefault="00B36C7A" w:rsidP="00B36C7A">
      <w:pPr>
        <w:ind w:left="1416" w:firstLine="9"/>
        <w:rPr>
          <w:rFonts w:cs="Arial"/>
          <w:szCs w:val="20"/>
          <w:lang w:eastAsia="ru-RU"/>
        </w:rPr>
      </w:pPr>
    </w:p>
    <w:p w14:paraId="6A3C5E46" w14:textId="77777777" w:rsidR="00B36C7A" w:rsidRPr="00485A70" w:rsidRDefault="00B36C7A" w:rsidP="00B36C7A">
      <w:pPr>
        <w:pStyle w:val="afa"/>
        <w:ind w:left="1287" w:firstLine="129"/>
        <w:rPr>
          <w:rFonts w:cs="Arial"/>
        </w:rPr>
      </w:pPr>
      <w:r w:rsidRPr="00DC6FE8">
        <w:rPr>
          <w:rFonts w:cs="Arial"/>
        </w:rPr>
        <w:t>В подраздел добавить поля</w:t>
      </w:r>
      <w:r w:rsidRPr="00533E18">
        <w:rPr>
          <w:rFonts w:cs="Arial"/>
        </w:rPr>
        <w:t xml:space="preserve"> "</w:t>
      </w:r>
      <w:r w:rsidRPr="00DC6FE8">
        <w:rPr>
          <w:rFonts w:cs="Arial"/>
        </w:rPr>
        <w:t>Время ремонтного простоя</w:t>
      </w:r>
      <w:r w:rsidRPr="00533E18">
        <w:rPr>
          <w:rFonts w:cs="Arial"/>
        </w:rPr>
        <w:t>"</w:t>
      </w:r>
      <w:r w:rsidRPr="00DC6FE8">
        <w:rPr>
          <w:rFonts w:cs="Arial"/>
        </w:rPr>
        <w:t xml:space="preserve"> и "Время технологического простоя"</w:t>
      </w:r>
      <w:r w:rsidRPr="00533E18">
        <w:rPr>
          <w:rFonts w:cs="Arial"/>
        </w:rPr>
        <w:t>, число, первичное заполнение осуществляется на основании данных классификации ТК при создании заказа из плана предупредительного ТОРО, дальнейшая корректировка осуществляется вручную;</w:t>
      </w:r>
    </w:p>
    <w:p w14:paraId="5DC14741" w14:textId="77777777" w:rsidR="0047368E" w:rsidRPr="00DF62AE" w:rsidRDefault="0047368E" w:rsidP="0047368E">
      <w:pPr>
        <w:rPr>
          <w:rFonts w:cs="Arial"/>
        </w:rPr>
      </w:pPr>
    </w:p>
    <w:p w14:paraId="5AD7776E" w14:textId="77777777" w:rsidR="0047368E" w:rsidRPr="00DF62AE" w:rsidRDefault="0047368E">
      <w:pPr>
        <w:pStyle w:val="4"/>
      </w:pPr>
      <w:r w:rsidRPr="00DF62AE">
        <w:t>Разработка PM08 Модификация</w:t>
      </w:r>
      <w:r w:rsidR="00FC5AD6" w:rsidRPr="00DF62AE">
        <w:t xml:space="preserve"> </w:t>
      </w:r>
      <w:r w:rsidRPr="00DF62AE">
        <w:t>списка заказов</w:t>
      </w:r>
      <w:r w:rsidR="000260DD" w:rsidRPr="00DF62AE">
        <w:t xml:space="preserve"> ТОРО</w:t>
      </w:r>
      <w:r w:rsidRPr="00DF62AE">
        <w:t xml:space="preserve"> </w:t>
      </w:r>
      <w:r w:rsidR="00FC5AD6" w:rsidRPr="00DF62AE">
        <w:t>(</w:t>
      </w:r>
      <w:r w:rsidRPr="00DF62AE">
        <w:t>IW38</w:t>
      </w:r>
      <w:r w:rsidR="00FC5AD6" w:rsidRPr="00DF62AE">
        <w:t>)</w:t>
      </w:r>
    </w:p>
    <w:p w14:paraId="3F0B732E" w14:textId="77777777" w:rsidR="008E7FAD" w:rsidRPr="00A66460" w:rsidRDefault="008E7FAD" w:rsidP="008E7FAD">
      <w:pPr>
        <w:pStyle w:val="afa"/>
        <w:ind w:left="0" w:firstLine="568"/>
        <w:rPr>
          <w:rFonts w:cs="Arial"/>
        </w:rPr>
      </w:pPr>
      <w:r w:rsidRPr="00A66460">
        <w:rPr>
          <w:rFonts w:cs="Arial"/>
          <w:szCs w:val="20"/>
          <w:lang w:eastAsia="ru-RU"/>
        </w:rPr>
        <w:t xml:space="preserve">Для возможности более полноценного анализа </w:t>
      </w:r>
      <w:r w:rsidRPr="00A66460">
        <w:rPr>
          <w:rStyle w:val="afffa"/>
          <w:rFonts w:eastAsia="Calibri" w:cs="Arial"/>
          <w:color w:val="000000" w:themeColor="text1"/>
        </w:rPr>
        <w:t>планируемых/запланированных мероприятий ТОиР</w:t>
      </w:r>
      <w:r w:rsidRPr="00A66460">
        <w:rPr>
          <w:rFonts w:cs="Arial"/>
        </w:rPr>
        <w:t xml:space="preserve"> в</w:t>
      </w:r>
      <w:r w:rsidRPr="00A66460">
        <w:rPr>
          <w:rFonts w:cs="Arial"/>
          <w:szCs w:val="20"/>
          <w:lang w:eastAsia="ru-RU"/>
        </w:rPr>
        <w:t>ыполняется модификация стандартной транзакции «IW38/IW39 – Изменение/просмотр списка Заказов ТОРО» добавляется возможность вывода дополнительных полей</w:t>
      </w:r>
      <w:r w:rsidRPr="00A66460">
        <w:rPr>
          <w:rFonts w:cs="Arial"/>
        </w:rPr>
        <w:t>:</w:t>
      </w:r>
    </w:p>
    <w:p w14:paraId="354E87B9" w14:textId="77777777" w:rsidR="008E7FAD" w:rsidRPr="00A66460" w:rsidRDefault="008E7FAD" w:rsidP="008E7FAD">
      <w:pPr>
        <w:pStyle w:val="afa"/>
        <w:numPr>
          <w:ilvl w:val="1"/>
          <w:numId w:val="80"/>
        </w:numPr>
        <w:tabs>
          <w:tab w:val="clear" w:pos="567"/>
        </w:tabs>
        <w:rPr>
          <w:rFonts w:cs="Arial"/>
        </w:rPr>
      </w:pPr>
      <w:r w:rsidRPr="00A66460">
        <w:rPr>
          <w:rFonts w:cs="Arial"/>
        </w:rPr>
        <w:t>Необходим Наряд-допуск;</w:t>
      </w:r>
      <w:r w:rsidRPr="00A66460">
        <w:rPr>
          <w:rFonts w:cs="Arial"/>
        </w:rPr>
        <w:tab/>
      </w:r>
    </w:p>
    <w:p w14:paraId="20B9A025" w14:textId="77777777"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Стоимость новой ЕО;</w:t>
      </w:r>
    </w:p>
    <w:p w14:paraId="0C41806A" w14:textId="77777777"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 от стоимости ремонта (план);</w:t>
      </w:r>
    </w:p>
    <w:p w14:paraId="47E8153C" w14:textId="77777777"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 от стоимости ремонта (факт);</w:t>
      </w:r>
    </w:p>
    <w:p w14:paraId="2D837783" w14:textId="77777777"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Вывод плановых и фактических затрат в разрезе категорий значений:</w:t>
      </w:r>
    </w:p>
    <w:p w14:paraId="278CB8D4" w14:textId="77777777" w:rsidR="008E7FAD" w:rsidRPr="00A66460" w:rsidRDefault="008E7FAD" w:rsidP="008E7FAD">
      <w:pPr>
        <w:pStyle w:val="afa"/>
        <w:numPr>
          <w:ilvl w:val="2"/>
          <w:numId w:val="80"/>
        </w:numPr>
        <w:tabs>
          <w:tab w:val="clear" w:pos="567"/>
        </w:tabs>
        <w:rPr>
          <w:rFonts w:cs="Arial"/>
          <w:szCs w:val="20"/>
          <w:lang w:eastAsia="ru-RU"/>
        </w:rPr>
      </w:pPr>
      <w:r w:rsidRPr="00A66460">
        <w:rPr>
          <w:rFonts w:cs="Arial"/>
          <w:szCs w:val="20"/>
          <w:lang w:eastAsia="ru-RU"/>
        </w:rPr>
        <w:t>Запчасти;</w:t>
      </w:r>
    </w:p>
    <w:p w14:paraId="5C9B677E" w14:textId="77777777" w:rsidR="008E7FAD" w:rsidRPr="00A66460" w:rsidRDefault="008E7FAD" w:rsidP="008E7FAD">
      <w:pPr>
        <w:pStyle w:val="afa"/>
        <w:numPr>
          <w:ilvl w:val="2"/>
          <w:numId w:val="80"/>
        </w:numPr>
        <w:tabs>
          <w:tab w:val="clear" w:pos="567"/>
        </w:tabs>
        <w:rPr>
          <w:rFonts w:cs="Arial"/>
          <w:szCs w:val="20"/>
          <w:lang w:eastAsia="ru-RU"/>
        </w:rPr>
      </w:pPr>
      <w:r w:rsidRPr="00A66460">
        <w:rPr>
          <w:rFonts w:cs="Arial"/>
          <w:szCs w:val="20"/>
          <w:lang w:eastAsia="ru-RU"/>
        </w:rPr>
        <w:t>УСО по ремонту;</w:t>
      </w:r>
    </w:p>
    <w:p w14:paraId="50DE3BBE" w14:textId="77777777" w:rsidR="008E7FAD" w:rsidRPr="00A66460" w:rsidRDefault="008E7FAD" w:rsidP="008E7FAD">
      <w:pPr>
        <w:pStyle w:val="afa"/>
        <w:numPr>
          <w:ilvl w:val="2"/>
          <w:numId w:val="80"/>
        </w:numPr>
        <w:tabs>
          <w:tab w:val="clear" w:pos="567"/>
        </w:tabs>
        <w:rPr>
          <w:rFonts w:cs="Arial"/>
          <w:szCs w:val="20"/>
          <w:lang w:eastAsia="ru-RU"/>
        </w:rPr>
      </w:pPr>
      <w:r w:rsidRPr="00A66460">
        <w:rPr>
          <w:rFonts w:cs="Arial"/>
          <w:szCs w:val="20"/>
          <w:lang w:eastAsia="ru-RU"/>
        </w:rPr>
        <w:t>Материалы;</w:t>
      </w:r>
    </w:p>
    <w:p w14:paraId="78A6C23C" w14:textId="77777777" w:rsidR="008E7FAD" w:rsidRPr="00A66460" w:rsidRDefault="008E7FAD" w:rsidP="008E7FAD">
      <w:pPr>
        <w:pStyle w:val="afa"/>
        <w:numPr>
          <w:ilvl w:val="2"/>
          <w:numId w:val="80"/>
        </w:numPr>
        <w:tabs>
          <w:tab w:val="clear" w:pos="567"/>
        </w:tabs>
        <w:rPr>
          <w:rFonts w:cs="Arial"/>
          <w:szCs w:val="20"/>
          <w:lang w:eastAsia="ru-RU"/>
        </w:rPr>
      </w:pPr>
      <w:r w:rsidRPr="00A66460">
        <w:rPr>
          <w:rFonts w:cs="Arial"/>
          <w:szCs w:val="20"/>
          <w:lang w:eastAsia="ru-RU"/>
        </w:rPr>
        <w:t>ТЗР;</w:t>
      </w:r>
    </w:p>
    <w:p w14:paraId="30766C50" w14:textId="77777777" w:rsidR="008E7FAD" w:rsidRPr="00A66460" w:rsidRDefault="008E7FAD" w:rsidP="008E7FAD">
      <w:pPr>
        <w:pStyle w:val="afa"/>
        <w:numPr>
          <w:ilvl w:val="2"/>
          <w:numId w:val="80"/>
        </w:numPr>
        <w:tabs>
          <w:tab w:val="clear" w:pos="567"/>
        </w:tabs>
        <w:rPr>
          <w:rFonts w:cs="Arial"/>
          <w:szCs w:val="20"/>
          <w:lang w:eastAsia="ru-RU"/>
        </w:rPr>
      </w:pPr>
      <w:r w:rsidRPr="00A66460">
        <w:rPr>
          <w:rFonts w:cs="Arial"/>
          <w:szCs w:val="20"/>
          <w:lang w:eastAsia="ru-RU"/>
        </w:rPr>
        <w:t>ФОТ;</w:t>
      </w:r>
    </w:p>
    <w:p w14:paraId="4A25FDEC" w14:textId="77777777" w:rsidR="008E7FAD" w:rsidRPr="00A66460" w:rsidRDefault="008E7FAD" w:rsidP="008E7FAD">
      <w:pPr>
        <w:pStyle w:val="afa"/>
        <w:numPr>
          <w:ilvl w:val="2"/>
          <w:numId w:val="80"/>
        </w:numPr>
        <w:tabs>
          <w:tab w:val="clear" w:pos="567"/>
        </w:tabs>
        <w:rPr>
          <w:rFonts w:cs="Arial"/>
          <w:szCs w:val="20"/>
          <w:lang w:eastAsia="ru-RU"/>
        </w:rPr>
      </w:pPr>
      <w:r w:rsidRPr="00A66460">
        <w:rPr>
          <w:rFonts w:cs="Arial"/>
          <w:szCs w:val="20"/>
          <w:lang w:eastAsia="ru-RU"/>
        </w:rPr>
        <w:t>Прочие</w:t>
      </w:r>
    </w:p>
    <w:p w14:paraId="2E8B1DCD" w14:textId="77777777"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Класс ЕО;</w:t>
      </w:r>
    </w:p>
    <w:p w14:paraId="2A031DDC" w14:textId="77777777"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Наименование класса ЕО;</w:t>
      </w:r>
    </w:p>
    <w:p w14:paraId="549D5956" w14:textId="77777777"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Оборудование на гарантии;</w:t>
      </w:r>
    </w:p>
    <w:p w14:paraId="33791EF8" w14:textId="77777777"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Статус сообщения ТОРО;</w:t>
      </w:r>
    </w:p>
    <w:p w14:paraId="48A5EB0E" w14:textId="77777777"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Капитализируемый ремонт;</w:t>
      </w:r>
    </w:p>
    <w:p w14:paraId="2037658F" w14:textId="77777777"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СПП-элемент(дефицит);</w:t>
      </w:r>
    </w:p>
    <w:p w14:paraId="083FE0E4" w14:textId="77777777"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Исходная стоимость;</w:t>
      </w:r>
    </w:p>
    <w:p w14:paraId="15A33850" w14:textId="77777777"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Дефицит;</w:t>
      </w:r>
    </w:p>
    <w:p w14:paraId="31B4125B" w14:textId="77777777" w:rsidR="008E7FAD" w:rsidRPr="009721BA" w:rsidRDefault="008E7FAD" w:rsidP="008E7FAD">
      <w:pPr>
        <w:pStyle w:val="afa"/>
        <w:numPr>
          <w:ilvl w:val="1"/>
          <w:numId w:val="80"/>
        </w:numPr>
        <w:tabs>
          <w:tab w:val="clear" w:pos="567"/>
        </w:tabs>
        <w:rPr>
          <w:rFonts w:cs="Arial"/>
          <w:szCs w:val="20"/>
          <w:lang w:eastAsia="ru-RU"/>
        </w:rPr>
      </w:pPr>
      <w:r w:rsidRPr="009721BA">
        <w:rPr>
          <w:rFonts w:cs="Arial"/>
          <w:szCs w:val="20"/>
          <w:lang w:eastAsia="ru-RU"/>
        </w:rPr>
        <w:t>Заказано УСО (сумма из заказов на поставку);</w:t>
      </w:r>
    </w:p>
    <w:p w14:paraId="6430F6DC" w14:textId="77777777" w:rsidR="008E7FAD" w:rsidRPr="009721BA" w:rsidRDefault="008E7FAD" w:rsidP="008E7FAD">
      <w:pPr>
        <w:pStyle w:val="afa"/>
        <w:numPr>
          <w:ilvl w:val="1"/>
          <w:numId w:val="80"/>
        </w:numPr>
        <w:tabs>
          <w:tab w:val="clear" w:pos="567"/>
        </w:tabs>
        <w:rPr>
          <w:rFonts w:cs="Arial"/>
          <w:szCs w:val="20"/>
          <w:lang w:eastAsia="ru-RU"/>
        </w:rPr>
      </w:pPr>
      <w:r w:rsidRPr="009721BA">
        <w:rPr>
          <w:rFonts w:cs="Arial"/>
          <w:szCs w:val="20"/>
          <w:lang w:eastAsia="ru-RU"/>
        </w:rPr>
        <w:t>Номер заказа на поставку (с проваливанием);</w:t>
      </w:r>
    </w:p>
    <w:p w14:paraId="457B52E7" w14:textId="77777777" w:rsidR="008E7FAD" w:rsidRPr="009721BA" w:rsidRDefault="008E7FAD" w:rsidP="008E7FAD">
      <w:pPr>
        <w:pStyle w:val="afa"/>
        <w:numPr>
          <w:ilvl w:val="1"/>
          <w:numId w:val="80"/>
        </w:numPr>
        <w:tabs>
          <w:tab w:val="clear" w:pos="567"/>
        </w:tabs>
        <w:rPr>
          <w:rFonts w:cs="Arial"/>
          <w:szCs w:val="20"/>
          <w:lang w:eastAsia="ru-RU"/>
        </w:rPr>
      </w:pPr>
      <w:r w:rsidRPr="009721BA">
        <w:rPr>
          <w:rFonts w:cs="Arial"/>
          <w:szCs w:val="20"/>
          <w:lang w:eastAsia="ru-RU"/>
        </w:rPr>
        <w:lastRenderedPageBreak/>
        <w:t>Принято УСО (сумма из акта);</w:t>
      </w:r>
    </w:p>
    <w:p w14:paraId="272840DC" w14:textId="77777777" w:rsidR="008E7FAD" w:rsidRPr="009721BA" w:rsidRDefault="008E7FAD" w:rsidP="008E7FAD">
      <w:pPr>
        <w:pStyle w:val="afa"/>
        <w:numPr>
          <w:ilvl w:val="1"/>
          <w:numId w:val="80"/>
        </w:numPr>
        <w:tabs>
          <w:tab w:val="clear" w:pos="567"/>
        </w:tabs>
        <w:rPr>
          <w:rFonts w:cs="Arial"/>
          <w:szCs w:val="20"/>
          <w:lang w:eastAsia="ru-RU"/>
        </w:rPr>
      </w:pPr>
      <w:r w:rsidRPr="009721BA">
        <w:rPr>
          <w:rFonts w:cs="Arial"/>
          <w:szCs w:val="20"/>
          <w:lang w:eastAsia="ru-RU"/>
        </w:rPr>
        <w:t>Номер Акта (с проваливанием);</w:t>
      </w:r>
    </w:p>
    <w:p w14:paraId="4E4D02B3" w14:textId="77777777" w:rsidR="008E7FAD" w:rsidRPr="009721BA" w:rsidRDefault="008E7FAD" w:rsidP="008E7FAD">
      <w:pPr>
        <w:pStyle w:val="afa"/>
        <w:numPr>
          <w:ilvl w:val="1"/>
          <w:numId w:val="80"/>
        </w:numPr>
        <w:tabs>
          <w:tab w:val="clear" w:pos="567"/>
        </w:tabs>
        <w:rPr>
          <w:rFonts w:cs="Arial"/>
          <w:szCs w:val="20"/>
          <w:lang w:eastAsia="ru-RU"/>
        </w:rPr>
      </w:pPr>
      <w:r w:rsidRPr="009721BA">
        <w:rPr>
          <w:rFonts w:cs="Arial"/>
          <w:szCs w:val="20"/>
          <w:lang w:eastAsia="ru-RU"/>
        </w:rPr>
        <w:t>Предв. Зарегестрировано (сумма из предв. зарегестр сч-фактуры, либо из проведенной);</w:t>
      </w:r>
    </w:p>
    <w:p w14:paraId="7B6D7181" w14:textId="77777777" w:rsidR="008E7FAD" w:rsidRPr="009721BA" w:rsidRDefault="008E7FAD" w:rsidP="008E7FAD">
      <w:pPr>
        <w:pStyle w:val="afa"/>
        <w:numPr>
          <w:ilvl w:val="1"/>
          <w:numId w:val="80"/>
        </w:numPr>
        <w:tabs>
          <w:tab w:val="clear" w:pos="567"/>
        </w:tabs>
        <w:rPr>
          <w:rFonts w:cs="Arial"/>
          <w:szCs w:val="20"/>
          <w:lang w:eastAsia="ru-RU"/>
        </w:rPr>
      </w:pPr>
      <w:r w:rsidRPr="009721BA">
        <w:rPr>
          <w:rFonts w:cs="Arial"/>
          <w:szCs w:val="20"/>
          <w:lang w:eastAsia="ru-RU"/>
        </w:rPr>
        <w:t>Счет-фактура проведена (Х, если счет-фактура проведена);</w:t>
      </w:r>
    </w:p>
    <w:p w14:paraId="30A851F5" w14:textId="77777777" w:rsidR="008E7FAD" w:rsidRPr="009721BA" w:rsidRDefault="008E7FAD" w:rsidP="008E7FAD">
      <w:pPr>
        <w:pStyle w:val="afa"/>
        <w:numPr>
          <w:ilvl w:val="1"/>
          <w:numId w:val="80"/>
        </w:numPr>
        <w:tabs>
          <w:tab w:val="clear" w:pos="567"/>
        </w:tabs>
        <w:rPr>
          <w:rFonts w:cs="Arial"/>
          <w:szCs w:val="20"/>
          <w:lang w:eastAsia="ru-RU"/>
        </w:rPr>
      </w:pPr>
      <w:r w:rsidRPr="009721BA">
        <w:rPr>
          <w:rFonts w:cs="Arial"/>
          <w:szCs w:val="20"/>
          <w:lang w:eastAsia="ru-RU"/>
        </w:rPr>
        <w:t>Номер счета-фактуры УСО (с проваливанием);</w:t>
      </w:r>
    </w:p>
    <w:p w14:paraId="445CF3A7" w14:textId="77777777" w:rsidR="008E7FAD" w:rsidRPr="009721BA" w:rsidRDefault="008E7FAD" w:rsidP="008E7FAD">
      <w:pPr>
        <w:pStyle w:val="afa"/>
        <w:numPr>
          <w:ilvl w:val="1"/>
          <w:numId w:val="80"/>
        </w:numPr>
        <w:tabs>
          <w:tab w:val="clear" w:pos="567"/>
        </w:tabs>
        <w:rPr>
          <w:rFonts w:cs="Arial"/>
          <w:szCs w:val="20"/>
          <w:lang w:eastAsia="ru-RU"/>
        </w:rPr>
      </w:pPr>
      <w:r w:rsidRPr="009721BA">
        <w:rPr>
          <w:rFonts w:cs="Arial"/>
          <w:szCs w:val="20"/>
          <w:lang w:eastAsia="ru-RU"/>
        </w:rPr>
        <w:t>Номер заявки на закупку УСО (с проваливанием);</w:t>
      </w:r>
    </w:p>
    <w:p w14:paraId="3CFC2ABB" w14:textId="7AC81FF4" w:rsidR="008E7FAD" w:rsidRDefault="008E7FAD" w:rsidP="008E7FAD">
      <w:pPr>
        <w:pStyle w:val="afa"/>
        <w:numPr>
          <w:ilvl w:val="1"/>
          <w:numId w:val="80"/>
        </w:numPr>
        <w:tabs>
          <w:tab w:val="clear" w:pos="567"/>
        </w:tabs>
        <w:rPr>
          <w:ins w:id="3329" w:author="Александр Шрамков" w:date="2021-03-05T11:52:00Z"/>
          <w:rFonts w:cs="Arial"/>
          <w:szCs w:val="20"/>
          <w:lang w:eastAsia="ru-RU"/>
        </w:rPr>
      </w:pPr>
      <w:r w:rsidRPr="009721BA">
        <w:rPr>
          <w:rFonts w:cs="Arial"/>
          <w:szCs w:val="20"/>
          <w:lang w:eastAsia="ru-RU"/>
        </w:rPr>
        <w:t>Договор (номер договора из заявки).</w:t>
      </w:r>
    </w:p>
    <w:p w14:paraId="16FF2DC6" w14:textId="77777777" w:rsidR="00B34E8E" w:rsidRPr="00B34E8E" w:rsidRDefault="00B34E8E" w:rsidP="00B34E8E">
      <w:pPr>
        <w:pStyle w:val="afa"/>
        <w:numPr>
          <w:ilvl w:val="1"/>
          <w:numId w:val="80"/>
        </w:numPr>
        <w:tabs>
          <w:tab w:val="clear" w:pos="567"/>
        </w:tabs>
        <w:rPr>
          <w:ins w:id="3330" w:author="Александр Шрамков" w:date="2021-03-05T11:52:00Z"/>
          <w:rFonts w:cs="Arial"/>
          <w:szCs w:val="20"/>
          <w:lang w:eastAsia="ru-RU"/>
        </w:rPr>
      </w:pPr>
      <w:ins w:id="3331" w:author="Александр Шрамков" w:date="2021-03-05T11:52:00Z">
        <w:r w:rsidRPr="00B34E8E">
          <w:rPr>
            <w:rFonts w:cs="Arial"/>
            <w:szCs w:val="20"/>
            <w:lang w:eastAsia="ru-RU"/>
          </w:rPr>
          <w:t>Фактический простой.</w:t>
        </w:r>
      </w:ins>
    </w:p>
    <w:p w14:paraId="568BD2A1" w14:textId="77777777" w:rsidR="00B34E8E" w:rsidRPr="00B34E8E" w:rsidRDefault="00B34E8E" w:rsidP="00B34E8E">
      <w:pPr>
        <w:pStyle w:val="afa"/>
        <w:numPr>
          <w:ilvl w:val="1"/>
          <w:numId w:val="80"/>
        </w:numPr>
        <w:tabs>
          <w:tab w:val="clear" w:pos="567"/>
        </w:tabs>
        <w:rPr>
          <w:ins w:id="3332" w:author="Александр Шрамков" w:date="2021-03-05T11:52:00Z"/>
          <w:rFonts w:cs="Arial"/>
          <w:szCs w:val="20"/>
          <w:lang w:eastAsia="ru-RU"/>
        </w:rPr>
      </w:pPr>
      <w:ins w:id="3333" w:author="Александр Шрамков" w:date="2021-03-05T11:52:00Z">
        <w:r w:rsidRPr="00B34E8E">
          <w:rPr>
            <w:rFonts w:cs="Arial"/>
            <w:szCs w:val="20"/>
            <w:lang w:eastAsia="ru-RU"/>
          </w:rPr>
          <w:t>Индикатор наличия статуса «ФИКС».</w:t>
        </w:r>
      </w:ins>
    </w:p>
    <w:p w14:paraId="4D1C5230" w14:textId="77777777" w:rsidR="00B34E8E" w:rsidRPr="00B34E8E" w:rsidRDefault="00B34E8E" w:rsidP="00B34E8E">
      <w:pPr>
        <w:pStyle w:val="afa"/>
        <w:numPr>
          <w:ilvl w:val="1"/>
          <w:numId w:val="80"/>
        </w:numPr>
        <w:tabs>
          <w:tab w:val="clear" w:pos="567"/>
        </w:tabs>
        <w:rPr>
          <w:ins w:id="3334" w:author="Александр Шрамков" w:date="2021-03-05T11:52:00Z"/>
          <w:rFonts w:cs="Arial"/>
          <w:szCs w:val="20"/>
          <w:lang w:eastAsia="ru-RU"/>
        </w:rPr>
      </w:pPr>
      <w:ins w:id="3335" w:author="Александр Шрамков" w:date="2021-03-05T11:52:00Z">
        <w:r w:rsidRPr="00B34E8E">
          <w:rPr>
            <w:rFonts w:cs="Arial"/>
            <w:szCs w:val="20"/>
            <w:lang w:eastAsia="ru-RU"/>
          </w:rPr>
          <w:t>Индикатор наличия прикрепленных документов (с возможностью «проваливания»).</w:t>
        </w:r>
      </w:ins>
    </w:p>
    <w:p w14:paraId="6A7EC574" w14:textId="2EC4C258" w:rsidR="00B34E8E" w:rsidRPr="00970A96" w:rsidRDefault="00B34E8E">
      <w:pPr>
        <w:pStyle w:val="afa"/>
        <w:numPr>
          <w:ilvl w:val="1"/>
          <w:numId w:val="80"/>
        </w:numPr>
        <w:tabs>
          <w:tab w:val="clear" w:pos="567"/>
        </w:tabs>
        <w:rPr>
          <w:rFonts w:cs="Arial"/>
          <w:szCs w:val="20"/>
          <w:lang w:eastAsia="ru-RU"/>
        </w:rPr>
      </w:pPr>
      <w:ins w:id="3336" w:author="Александр Шрамков" w:date="2021-03-05T11:52:00Z">
        <w:r w:rsidRPr="00B34E8E">
          <w:rPr>
            <w:rFonts w:cs="Arial"/>
            <w:szCs w:val="20"/>
            <w:lang w:eastAsia="ru-RU"/>
          </w:rPr>
          <w:t>Причина корректировки.</w:t>
        </w:r>
      </w:ins>
    </w:p>
    <w:p w14:paraId="31001257" w14:textId="77777777" w:rsidR="008E7FAD" w:rsidRPr="00A66460" w:rsidRDefault="008E7FAD" w:rsidP="008E7FAD">
      <w:pPr>
        <w:pStyle w:val="afa"/>
        <w:ind w:left="1440"/>
        <w:rPr>
          <w:rFonts w:cs="Arial"/>
          <w:szCs w:val="20"/>
          <w:lang w:eastAsia="ru-RU"/>
        </w:rPr>
      </w:pPr>
    </w:p>
    <w:p w14:paraId="6ACC553E" w14:textId="77777777" w:rsidR="008E7FAD" w:rsidRPr="00A66460" w:rsidRDefault="008E7FAD" w:rsidP="008E7FAD">
      <w:pPr>
        <w:pStyle w:val="afa"/>
        <w:ind w:left="1440"/>
        <w:rPr>
          <w:rFonts w:cs="Arial"/>
          <w:szCs w:val="20"/>
          <w:lang w:eastAsia="ru-RU"/>
        </w:rPr>
      </w:pPr>
    </w:p>
    <w:p w14:paraId="3BEF09DC" w14:textId="77777777" w:rsidR="008E7FAD" w:rsidRPr="009721BA" w:rsidRDefault="008E7FAD" w:rsidP="008E7FAD">
      <w:pPr>
        <w:ind w:firstLine="708"/>
        <w:rPr>
          <w:rFonts w:cs="Arial"/>
          <w:szCs w:val="20"/>
          <w:lang w:eastAsia="ru-RU"/>
        </w:rPr>
      </w:pPr>
      <w:r w:rsidRPr="00A66460">
        <w:rPr>
          <w:rFonts w:cs="Arial"/>
          <w:szCs w:val="20"/>
          <w:lang w:eastAsia="ru-RU"/>
        </w:rPr>
        <w:t xml:space="preserve">Необходимо обеспечить опциональную возможность вывести/скрыть указанные колонки с помощью стандартной функциональности настройки варианта отчета(кнопка «Актуальн.») </w:t>
      </w:r>
      <w:r w:rsidRPr="009721BA">
        <w:rPr>
          <w:rFonts w:cs="Arial"/>
          <w:szCs w:val="20"/>
          <w:lang w:eastAsia="ru-RU"/>
        </w:rPr>
        <w:t>Вывод/скрытие дополнительных полей разбить на 2 группы:</w:t>
      </w:r>
    </w:p>
    <w:p w14:paraId="5C5A0AC5" w14:textId="77777777" w:rsidR="008E7FAD" w:rsidRPr="009721BA" w:rsidRDefault="008E7FAD" w:rsidP="008E7FAD">
      <w:pPr>
        <w:pStyle w:val="afa"/>
        <w:numPr>
          <w:ilvl w:val="0"/>
          <w:numId w:val="82"/>
        </w:numPr>
        <w:tabs>
          <w:tab w:val="clear" w:pos="567"/>
        </w:tabs>
        <w:rPr>
          <w:rFonts w:cs="Arial"/>
          <w:szCs w:val="20"/>
          <w:lang w:eastAsia="ru-RU"/>
        </w:rPr>
      </w:pPr>
      <w:r w:rsidRPr="009721BA">
        <w:rPr>
          <w:rFonts w:cs="Arial"/>
          <w:szCs w:val="20"/>
          <w:lang w:eastAsia="ru-RU"/>
        </w:rPr>
        <w:t>Затраты по категориям (П5-П7);</w:t>
      </w:r>
    </w:p>
    <w:p w14:paraId="055C1D35" w14:textId="77777777" w:rsidR="008E7FAD" w:rsidRPr="009721BA" w:rsidRDefault="008E7FAD" w:rsidP="008E7FAD">
      <w:pPr>
        <w:pStyle w:val="afa"/>
        <w:numPr>
          <w:ilvl w:val="0"/>
          <w:numId w:val="82"/>
        </w:numPr>
        <w:tabs>
          <w:tab w:val="clear" w:pos="567"/>
        </w:tabs>
        <w:rPr>
          <w:rFonts w:cs="Arial"/>
          <w:szCs w:val="20"/>
          <w:lang w:eastAsia="ru-RU"/>
        </w:rPr>
      </w:pPr>
      <w:r w:rsidRPr="009721BA">
        <w:rPr>
          <w:rFonts w:cs="Arial"/>
          <w:szCs w:val="20"/>
          <w:lang w:eastAsia="ru-RU"/>
        </w:rPr>
        <w:t>Данные УСО (П14-П22);</w:t>
      </w:r>
    </w:p>
    <w:p w14:paraId="39D93479" w14:textId="77777777" w:rsidR="008E7FAD" w:rsidRPr="009721BA" w:rsidRDefault="008E7FAD" w:rsidP="008E7FAD">
      <w:pPr>
        <w:pStyle w:val="afa"/>
        <w:numPr>
          <w:ilvl w:val="0"/>
          <w:numId w:val="82"/>
        </w:numPr>
        <w:tabs>
          <w:tab w:val="clear" w:pos="567"/>
        </w:tabs>
        <w:rPr>
          <w:rFonts w:cs="Arial"/>
          <w:szCs w:val="20"/>
          <w:lang w:eastAsia="ru-RU"/>
        </w:rPr>
      </w:pPr>
      <w:r w:rsidRPr="009721BA">
        <w:rPr>
          <w:rFonts w:cs="Arial"/>
          <w:szCs w:val="20"/>
          <w:lang w:eastAsia="ru-RU"/>
        </w:rPr>
        <w:t>Дополнтельные поля (все поля, кроме П5-П7 и П14-П22).</w:t>
      </w:r>
    </w:p>
    <w:p w14:paraId="5CBEE4F7" w14:textId="77777777" w:rsidR="008E7FAD" w:rsidRPr="009721BA" w:rsidRDefault="008E7FAD" w:rsidP="008E7FAD">
      <w:pPr>
        <w:rPr>
          <w:rFonts w:cs="Arial"/>
          <w:szCs w:val="20"/>
          <w:lang w:eastAsia="ru-RU"/>
        </w:rPr>
      </w:pPr>
      <w:r w:rsidRPr="009721BA">
        <w:rPr>
          <w:rFonts w:cs="Arial"/>
          <w:szCs w:val="20"/>
          <w:lang w:eastAsia="ru-RU"/>
        </w:rPr>
        <w:t>Чек боксы по выводу дополнительных полей переместить выше, после подэкарана «Выбор заказов».</w:t>
      </w:r>
    </w:p>
    <w:p w14:paraId="2262BDDC" w14:textId="77777777" w:rsidR="008E7FAD" w:rsidRPr="009721BA" w:rsidRDefault="008E7FAD" w:rsidP="008E7FAD">
      <w:pPr>
        <w:pStyle w:val="afa"/>
        <w:ind w:left="2208"/>
        <w:rPr>
          <w:rFonts w:cs="Arial"/>
          <w:szCs w:val="20"/>
          <w:lang w:eastAsia="ru-RU"/>
        </w:rPr>
      </w:pPr>
    </w:p>
    <w:p w14:paraId="411A6A80" w14:textId="77777777" w:rsidR="008E7FAD" w:rsidRPr="00A66460" w:rsidRDefault="008E7FAD" w:rsidP="008E7FAD">
      <w:pPr>
        <w:ind w:firstLine="708"/>
        <w:rPr>
          <w:rFonts w:cs="Arial"/>
          <w:szCs w:val="20"/>
          <w:lang w:eastAsia="ru-RU"/>
        </w:rPr>
      </w:pPr>
      <w:r w:rsidRPr="00A66460">
        <w:rPr>
          <w:rFonts w:cs="Arial"/>
          <w:szCs w:val="20"/>
          <w:lang w:eastAsia="ru-RU"/>
        </w:rPr>
        <w:t>Для возможности массового изменения заказов ТОРО и оперативного перехода к определенным функциям, необходимо</w:t>
      </w:r>
      <w:r w:rsidRPr="00A66460">
        <w:t xml:space="preserve"> </w:t>
      </w:r>
      <w:r w:rsidRPr="00A66460">
        <w:rPr>
          <w:rFonts w:cs="Arial"/>
          <w:szCs w:val="20"/>
          <w:lang w:eastAsia="ru-RU"/>
        </w:rPr>
        <w:t>добавление функций массовой обработки заказов ТОРО (с журналированием результатов):</w:t>
      </w:r>
    </w:p>
    <w:p w14:paraId="101729B2" w14:textId="77777777" w:rsidR="004E3AF8" w:rsidRPr="009E6572" w:rsidRDefault="004E3AF8" w:rsidP="004E3AF8">
      <w:pPr>
        <w:pStyle w:val="afa"/>
        <w:numPr>
          <w:ilvl w:val="0"/>
          <w:numId w:val="81"/>
        </w:numPr>
        <w:tabs>
          <w:tab w:val="clear" w:pos="567"/>
        </w:tabs>
        <w:rPr>
          <w:ins w:id="3337" w:author="Александр Шрамков" w:date="2021-03-05T11:51:00Z"/>
          <w:rFonts w:cs="Arial"/>
          <w:szCs w:val="20"/>
          <w:lang w:eastAsia="ru-RU"/>
        </w:rPr>
      </w:pPr>
      <w:ins w:id="3338" w:author="Александр Шрамков" w:date="2021-03-05T11:51:00Z">
        <w:r w:rsidRPr="009E6572">
          <w:rPr>
            <w:rFonts w:cs="Arial"/>
            <w:szCs w:val="20"/>
            <w:lang w:eastAsia="ru-RU"/>
          </w:rPr>
          <w:t>Изменения пользовательского статуса заказа ТОРО (необходимо проверять возможность изменения статусов для видов заказа из настройки);</w:t>
        </w:r>
      </w:ins>
    </w:p>
    <w:p w14:paraId="63A7522D" w14:textId="77777777" w:rsidR="004E3AF8" w:rsidRPr="009E6572" w:rsidRDefault="004E3AF8" w:rsidP="004E3AF8">
      <w:pPr>
        <w:pStyle w:val="afa"/>
        <w:numPr>
          <w:ilvl w:val="0"/>
          <w:numId w:val="81"/>
        </w:numPr>
        <w:tabs>
          <w:tab w:val="clear" w:pos="567"/>
        </w:tabs>
        <w:rPr>
          <w:ins w:id="3339" w:author="Александр Шрамков" w:date="2021-03-05T11:51:00Z"/>
          <w:rFonts w:cs="Arial"/>
          <w:szCs w:val="20"/>
          <w:lang w:eastAsia="ru-RU"/>
        </w:rPr>
      </w:pPr>
      <w:ins w:id="3340" w:author="Александр Шрамков" w:date="2021-03-05T11:51:00Z">
        <w:r w:rsidRPr="009E6572">
          <w:rPr>
            <w:rFonts w:cs="Arial"/>
            <w:szCs w:val="20"/>
            <w:lang w:eastAsia="ru-RU"/>
          </w:rPr>
          <w:t>Выполнения калькуляции заказов ТОРО;</w:t>
        </w:r>
      </w:ins>
    </w:p>
    <w:p w14:paraId="25087140" w14:textId="77777777" w:rsidR="004E3AF8" w:rsidRPr="009E6572" w:rsidRDefault="004E3AF8" w:rsidP="004E3AF8">
      <w:pPr>
        <w:pStyle w:val="afa"/>
        <w:numPr>
          <w:ilvl w:val="0"/>
          <w:numId w:val="81"/>
        </w:numPr>
        <w:tabs>
          <w:tab w:val="clear" w:pos="567"/>
        </w:tabs>
        <w:rPr>
          <w:ins w:id="3341" w:author="Александр Шрамков" w:date="2021-03-05T11:51:00Z"/>
          <w:rFonts w:cs="Arial"/>
          <w:szCs w:val="20"/>
          <w:lang w:eastAsia="ru-RU"/>
        </w:rPr>
      </w:pPr>
      <w:ins w:id="3342" w:author="Александр Шрамков" w:date="2021-03-05T11:51:00Z">
        <w:r w:rsidRPr="009E6572">
          <w:rPr>
            <w:rFonts w:cs="Arial"/>
            <w:szCs w:val="20"/>
            <w:lang w:eastAsia="ru-RU"/>
          </w:rPr>
          <w:t>Присвоения вышестоящего заказа ТОРО (с контролем структуры ТМ);</w:t>
        </w:r>
      </w:ins>
    </w:p>
    <w:p w14:paraId="4FED631D" w14:textId="77777777" w:rsidR="004E3AF8" w:rsidRPr="009E6572" w:rsidRDefault="004E3AF8" w:rsidP="004E3AF8">
      <w:pPr>
        <w:pStyle w:val="afa"/>
        <w:numPr>
          <w:ilvl w:val="0"/>
          <w:numId w:val="81"/>
        </w:numPr>
        <w:tabs>
          <w:tab w:val="clear" w:pos="567"/>
        </w:tabs>
        <w:rPr>
          <w:ins w:id="3343" w:author="Александр Шрамков" w:date="2021-03-05T11:51:00Z"/>
          <w:rFonts w:cs="Arial"/>
          <w:szCs w:val="20"/>
          <w:lang w:eastAsia="ru-RU"/>
        </w:rPr>
      </w:pPr>
      <w:ins w:id="3344" w:author="Александр Шрамков" w:date="2021-03-05T11:51:00Z">
        <w:r w:rsidRPr="009E6572">
          <w:rPr>
            <w:rFonts w:cs="Arial"/>
            <w:szCs w:val="20"/>
            <w:lang w:eastAsia="ru-RU"/>
          </w:rPr>
          <w:t>Печать наряд-заданий;</w:t>
        </w:r>
      </w:ins>
    </w:p>
    <w:p w14:paraId="61003895" w14:textId="77777777" w:rsidR="004E3AF8" w:rsidRPr="009E6572" w:rsidRDefault="004E3AF8" w:rsidP="004E3AF8">
      <w:pPr>
        <w:pStyle w:val="afa"/>
        <w:numPr>
          <w:ilvl w:val="0"/>
          <w:numId w:val="81"/>
        </w:numPr>
        <w:tabs>
          <w:tab w:val="clear" w:pos="567"/>
        </w:tabs>
        <w:rPr>
          <w:ins w:id="3345" w:author="Александр Шрамков" w:date="2021-03-05T11:51:00Z"/>
          <w:rFonts w:cs="Arial"/>
          <w:szCs w:val="20"/>
          <w:lang w:eastAsia="ru-RU"/>
        </w:rPr>
      </w:pPr>
      <w:ins w:id="3346" w:author="Александр Шрамков" w:date="2021-03-05T11:51:00Z">
        <w:r w:rsidRPr="009E6572">
          <w:rPr>
            <w:rFonts w:cs="Arial"/>
            <w:szCs w:val="20"/>
            <w:lang w:eastAsia="ru-RU"/>
          </w:rPr>
          <w:t>Присвоение ответственного для получения заданий на мобильное устройство;</w:t>
        </w:r>
      </w:ins>
    </w:p>
    <w:p w14:paraId="60879F4B" w14:textId="77777777" w:rsidR="004E3AF8" w:rsidRPr="009E6572" w:rsidRDefault="004E3AF8" w:rsidP="004E3AF8">
      <w:pPr>
        <w:pStyle w:val="afa"/>
        <w:numPr>
          <w:ilvl w:val="0"/>
          <w:numId w:val="81"/>
        </w:numPr>
        <w:tabs>
          <w:tab w:val="clear" w:pos="567"/>
        </w:tabs>
        <w:rPr>
          <w:ins w:id="3347" w:author="Александр Шрамков" w:date="2021-03-05T11:51:00Z"/>
          <w:rFonts w:cs="Arial"/>
          <w:szCs w:val="20"/>
          <w:lang w:eastAsia="ru-RU"/>
        </w:rPr>
      </w:pPr>
      <w:ins w:id="3348" w:author="Александр Шрамков" w:date="2021-03-05T11:51:00Z">
        <w:r w:rsidRPr="009E6572">
          <w:rPr>
            <w:rFonts w:cs="Arial"/>
            <w:szCs w:val="20"/>
            <w:lang w:eastAsia="ru-RU"/>
          </w:rPr>
          <w:t>Установку/удаление МТКУ на заказы ТОРО;</w:t>
        </w:r>
      </w:ins>
    </w:p>
    <w:p w14:paraId="4DF6E10E" w14:textId="77777777" w:rsidR="004E3AF8" w:rsidRPr="009E6572" w:rsidRDefault="004E3AF8" w:rsidP="004E3AF8">
      <w:pPr>
        <w:pStyle w:val="afa"/>
        <w:numPr>
          <w:ilvl w:val="0"/>
          <w:numId w:val="81"/>
        </w:numPr>
        <w:tabs>
          <w:tab w:val="clear" w:pos="567"/>
        </w:tabs>
        <w:rPr>
          <w:ins w:id="3349" w:author="Александр Шрамков" w:date="2021-03-05T11:51:00Z"/>
          <w:rFonts w:cs="Arial"/>
          <w:szCs w:val="20"/>
          <w:lang w:eastAsia="ru-RU"/>
        </w:rPr>
      </w:pPr>
      <w:ins w:id="3350" w:author="Александр Шрамков" w:date="2021-03-05T11:51:00Z">
        <w:r w:rsidRPr="009E6572">
          <w:rPr>
            <w:rFonts w:cs="Arial"/>
            <w:szCs w:val="20"/>
            <w:lang w:eastAsia="ru-RU"/>
          </w:rPr>
          <w:t>Обновление данных ссылочного объекта;</w:t>
        </w:r>
      </w:ins>
    </w:p>
    <w:p w14:paraId="1324A3A4" w14:textId="77777777" w:rsidR="004E3AF8" w:rsidRPr="009E6572" w:rsidRDefault="004E3AF8" w:rsidP="004E3AF8">
      <w:pPr>
        <w:pStyle w:val="afa"/>
        <w:numPr>
          <w:ilvl w:val="0"/>
          <w:numId w:val="81"/>
        </w:numPr>
        <w:tabs>
          <w:tab w:val="clear" w:pos="567"/>
        </w:tabs>
        <w:rPr>
          <w:ins w:id="3351" w:author="Александр Шрамков" w:date="2021-03-05T11:51:00Z"/>
          <w:rFonts w:cs="Arial"/>
          <w:szCs w:val="20"/>
          <w:lang w:eastAsia="ru-RU"/>
        </w:rPr>
      </w:pPr>
      <w:ins w:id="3352" w:author="Александр Шрамков" w:date="2021-03-05T11:51:00Z">
        <w:r w:rsidRPr="009E6572">
          <w:rPr>
            <w:rFonts w:cs="Arial"/>
            <w:szCs w:val="20"/>
            <w:lang w:eastAsia="ru-RU"/>
          </w:rPr>
          <w:t>Присвоение СПП-Элемента;</w:t>
        </w:r>
      </w:ins>
    </w:p>
    <w:p w14:paraId="7FA67DFA" w14:textId="77777777" w:rsidR="004E3AF8" w:rsidRPr="009E6572" w:rsidRDefault="004E3AF8" w:rsidP="004E3AF8">
      <w:pPr>
        <w:pStyle w:val="afa"/>
        <w:numPr>
          <w:ilvl w:val="0"/>
          <w:numId w:val="81"/>
        </w:numPr>
        <w:tabs>
          <w:tab w:val="clear" w:pos="567"/>
        </w:tabs>
        <w:rPr>
          <w:ins w:id="3353" w:author="Александр Шрамков" w:date="2021-03-05T11:51:00Z"/>
          <w:rFonts w:cs="Arial"/>
          <w:szCs w:val="20"/>
          <w:lang w:eastAsia="ru-RU"/>
        </w:rPr>
      </w:pPr>
      <w:ins w:id="3354" w:author="Александр Шрамков" w:date="2021-03-05T11:51:00Z">
        <w:r w:rsidRPr="009E6572">
          <w:rPr>
            <w:rFonts w:cs="Arial"/>
            <w:szCs w:val="20"/>
            <w:lang w:eastAsia="ru-RU"/>
          </w:rPr>
          <w:t>Изменение планового простоя;</w:t>
        </w:r>
      </w:ins>
    </w:p>
    <w:p w14:paraId="313BD0E3" w14:textId="77777777" w:rsidR="004E3AF8" w:rsidRPr="009E6572" w:rsidRDefault="004E3AF8" w:rsidP="004E3AF8">
      <w:pPr>
        <w:pStyle w:val="afa"/>
        <w:numPr>
          <w:ilvl w:val="0"/>
          <w:numId w:val="81"/>
        </w:numPr>
        <w:tabs>
          <w:tab w:val="clear" w:pos="567"/>
        </w:tabs>
        <w:rPr>
          <w:ins w:id="3355" w:author="Александр Шрамков" w:date="2021-03-05T11:51:00Z"/>
          <w:rFonts w:cs="Arial"/>
          <w:szCs w:val="20"/>
          <w:lang w:eastAsia="ru-RU"/>
        </w:rPr>
      </w:pPr>
      <w:ins w:id="3356" w:author="Александр Шрамков" w:date="2021-03-05T11:51:00Z">
        <w:r w:rsidRPr="009E6572">
          <w:rPr>
            <w:rFonts w:cs="Arial"/>
            <w:szCs w:val="20"/>
            <w:lang w:eastAsia="ru-RU"/>
          </w:rPr>
          <w:t>Обработка УСО – переход к отчету в разрезе позиций материалов УСО в заказах ТОРО с реализацией дополнительных функций массовой обработки:</w:t>
        </w:r>
      </w:ins>
    </w:p>
    <w:p w14:paraId="5EC9720C" w14:textId="77777777" w:rsidR="004E3AF8" w:rsidRPr="009E6572" w:rsidRDefault="004E3AF8" w:rsidP="004E3AF8">
      <w:pPr>
        <w:pStyle w:val="afa"/>
        <w:numPr>
          <w:ilvl w:val="0"/>
          <w:numId w:val="105"/>
        </w:numPr>
        <w:tabs>
          <w:tab w:val="clear" w:pos="567"/>
        </w:tabs>
        <w:rPr>
          <w:ins w:id="3357" w:author="Александр Шрамков" w:date="2021-03-05T11:51:00Z"/>
          <w:rFonts w:cs="Arial"/>
          <w:szCs w:val="20"/>
          <w:lang w:eastAsia="ru-RU"/>
        </w:rPr>
      </w:pPr>
      <w:ins w:id="3358" w:author="Александр Шрамков" w:date="2021-03-05T11:51:00Z">
        <w:r w:rsidRPr="009E6572">
          <w:rPr>
            <w:rFonts w:cs="Arial"/>
            <w:szCs w:val="20"/>
            <w:lang w:eastAsia="ru-RU"/>
          </w:rPr>
          <w:t>Групповое деблокирование заявок на закупку (</w:t>
        </w:r>
        <w:r w:rsidRPr="009E6572">
          <w:rPr>
            <w:rFonts w:cs="Arial"/>
            <w:szCs w:val="20"/>
            <w:lang w:val="en-US" w:eastAsia="ru-RU"/>
          </w:rPr>
          <w:t>ME</w:t>
        </w:r>
        <w:r w:rsidRPr="009E6572">
          <w:rPr>
            <w:rFonts w:cs="Arial"/>
            <w:szCs w:val="20"/>
            <w:lang w:eastAsia="ru-RU"/>
          </w:rPr>
          <w:t>55);</w:t>
        </w:r>
      </w:ins>
    </w:p>
    <w:p w14:paraId="7129318A" w14:textId="77777777" w:rsidR="004E3AF8" w:rsidRPr="009E6572" w:rsidRDefault="004E3AF8" w:rsidP="004E3AF8">
      <w:pPr>
        <w:pStyle w:val="afa"/>
        <w:numPr>
          <w:ilvl w:val="0"/>
          <w:numId w:val="105"/>
        </w:numPr>
        <w:tabs>
          <w:tab w:val="clear" w:pos="567"/>
        </w:tabs>
        <w:rPr>
          <w:ins w:id="3359" w:author="Александр Шрамков" w:date="2021-03-05T11:51:00Z"/>
          <w:rFonts w:cs="Arial"/>
          <w:szCs w:val="20"/>
          <w:lang w:eastAsia="ru-RU"/>
        </w:rPr>
      </w:pPr>
      <w:ins w:id="3360" w:author="Александр Шрамков" w:date="2021-03-05T11:51:00Z">
        <w:r w:rsidRPr="009E6572">
          <w:rPr>
            <w:rFonts w:cs="Arial"/>
            <w:szCs w:val="20"/>
            <w:lang w:eastAsia="ru-RU"/>
          </w:rPr>
          <w:t>Присвоение источника поставки заявкам (</w:t>
        </w:r>
        <w:r w:rsidRPr="009E6572">
          <w:rPr>
            <w:rFonts w:cs="Arial"/>
            <w:szCs w:val="20"/>
            <w:lang w:val="en-US" w:eastAsia="ru-RU"/>
          </w:rPr>
          <w:t>ME</w:t>
        </w:r>
        <w:r w:rsidRPr="009E6572">
          <w:rPr>
            <w:rFonts w:cs="Arial"/>
            <w:szCs w:val="20"/>
            <w:lang w:eastAsia="ru-RU"/>
          </w:rPr>
          <w:t>56);</w:t>
        </w:r>
      </w:ins>
    </w:p>
    <w:p w14:paraId="545E6CA6" w14:textId="77777777" w:rsidR="004E3AF8" w:rsidRPr="009E6572" w:rsidRDefault="004E3AF8" w:rsidP="004E3AF8">
      <w:pPr>
        <w:pStyle w:val="afa"/>
        <w:numPr>
          <w:ilvl w:val="0"/>
          <w:numId w:val="105"/>
        </w:numPr>
        <w:tabs>
          <w:tab w:val="clear" w:pos="567"/>
        </w:tabs>
        <w:rPr>
          <w:ins w:id="3361" w:author="Александр Шрамков" w:date="2021-03-05T11:51:00Z"/>
          <w:rFonts w:cs="Arial"/>
          <w:szCs w:val="20"/>
          <w:lang w:eastAsia="ru-RU"/>
        </w:rPr>
      </w:pPr>
      <w:ins w:id="3362" w:author="Александр Шрамков" w:date="2021-03-05T11:51:00Z">
        <w:r w:rsidRPr="009E6572">
          <w:rPr>
            <w:rFonts w:cs="Arial"/>
            <w:szCs w:val="20"/>
            <w:lang w:eastAsia="ru-RU"/>
          </w:rPr>
          <w:t>Создание заказа на поставку (</w:t>
        </w:r>
        <w:r w:rsidRPr="009E6572">
          <w:rPr>
            <w:rFonts w:cs="Arial"/>
            <w:szCs w:val="20"/>
            <w:lang w:val="en-US" w:eastAsia="ru-RU"/>
          </w:rPr>
          <w:t>ME</w:t>
        </w:r>
        <w:r w:rsidRPr="009E6572">
          <w:rPr>
            <w:rFonts w:cs="Arial"/>
            <w:szCs w:val="20"/>
            <w:lang w:eastAsia="ru-RU"/>
          </w:rPr>
          <w:t>21</w:t>
        </w:r>
        <w:r w:rsidRPr="009E6572">
          <w:rPr>
            <w:rFonts w:cs="Arial"/>
            <w:szCs w:val="20"/>
            <w:lang w:val="en-US" w:eastAsia="ru-RU"/>
          </w:rPr>
          <w:t>n</w:t>
        </w:r>
        <w:r w:rsidRPr="009E6572">
          <w:rPr>
            <w:rFonts w:cs="Arial"/>
            <w:szCs w:val="20"/>
            <w:lang w:eastAsia="ru-RU"/>
          </w:rPr>
          <w:t>);</w:t>
        </w:r>
      </w:ins>
    </w:p>
    <w:p w14:paraId="457AFD56" w14:textId="77777777" w:rsidR="004E3AF8" w:rsidRPr="009E6572" w:rsidRDefault="004E3AF8" w:rsidP="004E3AF8">
      <w:pPr>
        <w:pStyle w:val="afa"/>
        <w:numPr>
          <w:ilvl w:val="0"/>
          <w:numId w:val="105"/>
        </w:numPr>
        <w:tabs>
          <w:tab w:val="clear" w:pos="567"/>
        </w:tabs>
        <w:rPr>
          <w:ins w:id="3363" w:author="Александр Шрамков" w:date="2021-03-05T11:51:00Z"/>
          <w:rFonts w:cs="Arial"/>
          <w:szCs w:val="20"/>
          <w:lang w:eastAsia="ru-RU"/>
        </w:rPr>
      </w:pPr>
      <w:ins w:id="3364" w:author="Александр Шрамков" w:date="2021-03-05T11:51:00Z">
        <w:r w:rsidRPr="009E6572">
          <w:rPr>
            <w:rFonts w:cs="Arial"/>
            <w:szCs w:val="20"/>
            <w:lang w:eastAsia="ru-RU"/>
          </w:rPr>
          <w:t>Создание документа материала – Акта выполненных работ (</w:t>
        </w:r>
        <w:r w:rsidRPr="009E6572">
          <w:rPr>
            <w:rFonts w:cs="Arial"/>
            <w:szCs w:val="20"/>
            <w:lang w:val="en-US" w:eastAsia="ru-RU"/>
          </w:rPr>
          <w:t>MIGO</w:t>
        </w:r>
        <w:r w:rsidRPr="009E6572">
          <w:rPr>
            <w:rFonts w:cs="Arial"/>
            <w:szCs w:val="20"/>
            <w:lang w:eastAsia="ru-RU"/>
          </w:rPr>
          <w:t>);</w:t>
        </w:r>
      </w:ins>
    </w:p>
    <w:p w14:paraId="1A55AEB3" w14:textId="77777777" w:rsidR="004E3AF8" w:rsidRPr="009E6572" w:rsidRDefault="004E3AF8" w:rsidP="004E3AF8">
      <w:pPr>
        <w:pStyle w:val="afa"/>
        <w:numPr>
          <w:ilvl w:val="0"/>
          <w:numId w:val="105"/>
        </w:numPr>
        <w:tabs>
          <w:tab w:val="clear" w:pos="567"/>
        </w:tabs>
        <w:rPr>
          <w:ins w:id="3365" w:author="Александр Шрамков" w:date="2021-03-05T11:51:00Z"/>
          <w:rFonts w:cs="Arial"/>
          <w:szCs w:val="20"/>
          <w:lang w:eastAsia="ru-RU"/>
        </w:rPr>
      </w:pPr>
      <w:ins w:id="3366" w:author="Александр Шрамков" w:date="2021-03-05T11:51:00Z">
        <w:r w:rsidRPr="009E6572">
          <w:rPr>
            <w:rFonts w:cs="Arial"/>
            <w:szCs w:val="20"/>
            <w:lang w:eastAsia="ru-RU"/>
          </w:rPr>
          <w:t>Предварительная регистрация Счета-фактуры (</w:t>
        </w:r>
        <w:r w:rsidRPr="009E6572">
          <w:rPr>
            <w:rFonts w:cs="Arial"/>
            <w:szCs w:val="20"/>
            <w:lang w:val="en-US" w:eastAsia="ru-RU"/>
          </w:rPr>
          <w:t>MIR</w:t>
        </w:r>
        <w:r w:rsidRPr="009E6572">
          <w:rPr>
            <w:rFonts w:cs="Arial"/>
            <w:szCs w:val="20"/>
            <w:lang w:eastAsia="ru-RU"/>
          </w:rPr>
          <w:t>7).</w:t>
        </w:r>
      </w:ins>
    </w:p>
    <w:p w14:paraId="641BD66D" w14:textId="77777777" w:rsidR="004E3AF8" w:rsidRDefault="004E3AF8" w:rsidP="004E3AF8">
      <w:pPr>
        <w:pStyle w:val="afa"/>
        <w:numPr>
          <w:ilvl w:val="0"/>
          <w:numId w:val="81"/>
        </w:numPr>
        <w:tabs>
          <w:tab w:val="clear" w:pos="567"/>
        </w:tabs>
        <w:rPr>
          <w:ins w:id="3367" w:author="Александр Шрамков" w:date="2021-03-05T11:51:00Z"/>
          <w:rFonts w:cs="Arial"/>
          <w:szCs w:val="20"/>
          <w:lang w:eastAsia="ru-RU"/>
        </w:rPr>
      </w:pPr>
      <w:ins w:id="3368" w:author="Александр Шрамков" w:date="2021-03-05T11:51:00Z">
        <w:r w:rsidRPr="009E6572">
          <w:rPr>
            <w:rFonts w:cs="Arial"/>
            <w:szCs w:val="20"/>
            <w:lang w:eastAsia="ru-RU"/>
          </w:rPr>
          <w:t>В отчете «Обработка УСО» должны быть предусмотрены возможности «проваливания» в основные документы закупки (заявка, заказ, документ материала, счет-фактура) двойным нажатием по соответствующим полям.</w:t>
        </w:r>
      </w:ins>
    </w:p>
    <w:p w14:paraId="1AFE05CA" w14:textId="77777777" w:rsidR="004E3AF8" w:rsidRPr="00373CB7" w:rsidRDefault="004E3AF8" w:rsidP="004E3AF8">
      <w:pPr>
        <w:pStyle w:val="afa"/>
        <w:numPr>
          <w:ilvl w:val="0"/>
          <w:numId w:val="81"/>
        </w:numPr>
        <w:tabs>
          <w:tab w:val="clear" w:pos="567"/>
        </w:tabs>
        <w:rPr>
          <w:ins w:id="3369" w:author="Александр Шрамков" w:date="2021-03-05T11:51:00Z"/>
          <w:rFonts w:cs="Arial"/>
          <w:szCs w:val="20"/>
          <w:lang w:eastAsia="ru-RU"/>
        </w:rPr>
      </w:pPr>
      <w:ins w:id="3370" w:author="Александр Шрамков" w:date="2021-03-05T11:51:00Z">
        <w:r w:rsidRPr="00373CB7">
          <w:rPr>
            <w:rFonts w:cs="Arial"/>
            <w:szCs w:val="20"/>
            <w:lang w:eastAsia="ru-RU"/>
          </w:rPr>
          <w:lastRenderedPageBreak/>
          <w:t>Обновление заказов ТОРО данными ТК.</w:t>
        </w:r>
      </w:ins>
    </w:p>
    <w:p w14:paraId="1E30E955" w14:textId="77777777" w:rsidR="004E3AF8" w:rsidRPr="00373CB7" w:rsidRDefault="004E3AF8" w:rsidP="004E3AF8">
      <w:pPr>
        <w:pStyle w:val="afa"/>
        <w:numPr>
          <w:ilvl w:val="0"/>
          <w:numId w:val="81"/>
        </w:numPr>
        <w:tabs>
          <w:tab w:val="clear" w:pos="567"/>
        </w:tabs>
        <w:rPr>
          <w:ins w:id="3371" w:author="Александр Шрамков" w:date="2021-03-05T11:51:00Z"/>
          <w:rFonts w:cs="Arial"/>
          <w:szCs w:val="20"/>
          <w:lang w:eastAsia="ru-RU"/>
        </w:rPr>
      </w:pPr>
      <w:ins w:id="3372" w:author="Александр Шрамков" w:date="2021-03-05T11:51:00Z">
        <w:r w:rsidRPr="00373CB7">
          <w:rPr>
            <w:rFonts w:cs="Arial"/>
            <w:szCs w:val="20"/>
            <w:lang w:eastAsia="ru-RU"/>
          </w:rPr>
          <w:t xml:space="preserve">Анализ результатов ППМ – переход к отчету </w:t>
        </w:r>
        <w:r w:rsidRPr="00373CB7">
          <w:rPr>
            <w:rFonts w:cs="Arial"/>
            <w:szCs w:val="20"/>
            <w:lang w:val="en-US" w:eastAsia="ru-RU"/>
          </w:rPr>
          <w:t>ZMM</w:t>
        </w:r>
        <w:r w:rsidRPr="00373CB7">
          <w:rPr>
            <w:rFonts w:cs="Arial"/>
            <w:szCs w:val="20"/>
            <w:lang w:eastAsia="ru-RU"/>
          </w:rPr>
          <w:t>_</w:t>
        </w:r>
        <w:r w:rsidRPr="00373CB7">
          <w:rPr>
            <w:rFonts w:cs="Arial"/>
            <w:szCs w:val="20"/>
            <w:lang w:val="en-US" w:eastAsia="ru-RU"/>
          </w:rPr>
          <w:t>MRP</w:t>
        </w:r>
        <w:r w:rsidRPr="00373CB7">
          <w:rPr>
            <w:rFonts w:cs="Arial"/>
            <w:szCs w:val="20"/>
            <w:lang w:eastAsia="ru-RU"/>
          </w:rPr>
          <w:t>_</w:t>
        </w:r>
        <w:r w:rsidRPr="00373CB7">
          <w:rPr>
            <w:rFonts w:cs="Arial"/>
            <w:szCs w:val="20"/>
            <w:lang w:val="en-US" w:eastAsia="ru-RU"/>
          </w:rPr>
          <w:t>MAINT</w:t>
        </w:r>
      </w:ins>
    </w:p>
    <w:p w14:paraId="55741847" w14:textId="77777777" w:rsidR="004E3AF8" w:rsidRPr="00373CB7" w:rsidRDefault="004E3AF8" w:rsidP="004E3AF8">
      <w:pPr>
        <w:pStyle w:val="afa"/>
        <w:numPr>
          <w:ilvl w:val="0"/>
          <w:numId w:val="81"/>
        </w:numPr>
        <w:tabs>
          <w:tab w:val="clear" w:pos="567"/>
        </w:tabs>
        <w:rPr>
          <w:ins w:id="3373" w:author="Александр Шрамков" w:date="2021-03-05T11:51:00Z"/>
          <w:rFonts w:cs="Arial"/>
          <w:szCs w:val="20"/>
          <w:lang w:eastAsia="ru-RU"/>
        </w:rPr>
      </w:pPr>
      <w:ins w:id="3374" w:author="Александр Шрамков" w:date="2021-03-05T11:51:00Z">
        <w:r w:rsidRPr="00373CB7">
          <w:rPr>
            <w:rFonts w:cs="Arial"/>
            <w:szCs w:val="20"/>
            <w:lang w:eastAsia="ru-RU"/>
          </w:rPr>
          <w:t xml:space="preserve">Отчет по МТР с функциями обновления данных – переход к отчету </w:t>
        </w:r>
        <w:r w:rsidRPr="00373CB7">
          <w:rPr>
            <w:rFonts w:cs="Arial"/>
            <w:szCs w:val="20"/>
            <w:lang w:val="en-US" w:eastAsia="ru-RU"/>
          </w:rPr>
          <w:t>ZPM</w:t>
        </w:r>
        <w:r w:rsidRPr="00373CB7">
          <w:rPr>
            <w:rFonts w:cs="Arial"/>
            <w:szCs w:val="20"/>
            <w:lang w:eastAsia="ru-RU"/>
          </w:rPr>
          <w:t>_</w:t>
        </w:r>
        <w:r w:rsidRPr="00373CB7">
          <w:rPr>
            <w:rFonts w:cs="Arial"/>
            <w:szCs w:val="20"/>
            <w:lang w:val="en-US" w:eastAsia="ru-RU"/>
          </w:rPr>
          <w:t>MTR</w:t>
        </w:r>
        <w:r w:rsidRPr="00373CB7">
          <w:rPr>
            <w:rFonts w:cs="Arial"/>
            <w:szCs w:val="20"/>
            <w:lang w:eastAsia="ru-RU"/>
          </w:rPr>
          <w:t>_</w:t>
        </w:r>
        <w:r w:rsidRPr="00373CB7">
          <w:rPr>
            <w:rFonts w:cs="Arial"/>
            <w:szCs w:val="20"/>
            <w:lang w:val="en-US" w:eastAsia="ru-RU"/>
          </w:rPr>
          <w:t>UPD</w:t>
        </w:r>
      </w:ins>
    </w:p>
    <w:p w14:paraId="3684E7E1" w14:textId="77777777" w:rsidR="00BF44A9" w:rsidRDefault="00BF44A9" w:rsidP="00B65B75">
      <w:pPr>
        <w:rPr>
          <w:ins w:id="3375" w:author="Александр Шрамков" w:date="2021-03-05T11:53:00Z"/>
          <w:rFonts w:cs="Arial"/>
          <w:szCs w:val="20"/>
          <w:lang w:eastAsia="ru-RU"/>
        </w:rPr>
      </w:pPr>
    </w:p>
    <w:p w14:paraId="67B4E9BF" w14:textId="77777777" w:rsidR="00BF44A9" w:rsidRDefault="00BF44A9" w:rsidP="00BF44A9">
      <w:pPr>
        <w:ind w:firstLine="708"/>
        <w:rPr>
          <w:ins w:id="3376" w:author="Александр Шрамков" w:date="2021-03-05T11:53:00Z"/>
          <w:rFonts w:cs="Arial"/>
          <w:szCs w:val="20"/>
          <w:lang w:eastAsia="ru-RU"/>
        </w:rPr>
      </w:pPr>
      <w:ins w:id="3377" w:author="Александр Шрамков" w:date="2021-03-05T11:53:00Z">
        <w:r w:rsidRPr="009E6572">
          <w:rPr>
            <w:rFonts w:cs="Arial"/>
            <w:szCs w:val="20"/>
            <w:lang w:eastAsia="ru-RU"/>
          </w:rPr>
          <w:t xml:space="preserve">Необходимо расширить стандартную функциональность в меню отчета </w:t>
        </w:r>
        <w:r w:rsidRPr="009E6572">
          <w:rPr>
            <w:rFonts w:cs="Arial"/>
            <w:szCs w:val="20"/>
            <w:lang w:val="en-US" w:eastAsia="ru-RU"/>
          </w:rPr>
          <w:t>IW</w:t>
        </w:r>
        <w:r w:rsidRPr="009E6572">
          <w:rPr>
            <w:rFonts w:cs="Arial"/>
            <w:szCs w:val="20"/>
            <w:lang w:eastAsia="ru-RU"/>
          </w:rPr>
          <w:t xml:space="preserve">38 – переход к отчету «Список доступных материалов». Вместо стандартного отчета </w:t>
        </w:r>
        <w:r w:rsidRPr="009E6572">
          <w:rPr>
            <w:rFonts w:cs="Arial"/>
            <w:szCs w:val="20"/>
            <w:lang w:val="en-US" w:eastAsia="ru-RU"/>
          </w:rPr>
          <w:t>IWBK</w:t>
        </w:r>
        <w:r w:rsidRPr="009E6572">
          <w:rPr>
            <w:rFonts w:cs="Arial"/>
            <w:szCs w:val="20"/>
            <w:lang w:eastAsia="ru-RU"/>
          </w:rPr>
          <w:t xml:space="preserve"> необходимо вызывать разработанный дополненный отчет ZPM_IWBK, также необходимо снять ограничение на количество выбранных заказов ТОРО при переходе к данному отчету.</w:t>
        </w:r>
      </w:ins>
    </w:p>
    <w:p w14:paraId="227824D2" w14:textId="77777777" w:rsidR="00BF44A9" w:rsidRPr="00373CB7" w:rsidRDefault="00BF44A9" w:rsidP="00BF44A9">
      <w:pPr>
        <w:pStyle w:val="afa"/>
        <w:ind w:left="1500"/>
        <w:rPr>
          <w:ins w:id="3378" w:author="Александр Шрамков" w:date="2021-03-05T11:53:00Z"/>
          <w:rFonts w:cs="Arial"/>
          <w:szCs w:val="20"/>
          <w:lang w:eastAsia="ru-RU"/>
        </w:rPr>
      </w:pPr>
      <w:ins w:id="3379" w:author="Александр Шрамков" w:date="2021-03-05T11:53:00Z">
        <w:r w:rsidRPr="00373CB7">
          <w:rPr>
            <w:rFonts w:cs="Arial"/>
            <w:szCs w:val="20"/>
            <w:lang w:eastAsia="ru-RU"/>
          </w:rPr>
          <w:t>Обновление заказов ТОРО данными ТК.</w:t>
        </w:r>
      </w:ins>
    </w:p>
    <w:p w14:paraId="76295D5C" w14:textId="77777777" w:rsidR="00BF44A9" w:rsidRPr="00373CB7" w:rsidRDefault="00BF44A9" w:rsidP="00BF44A9">
      <w:pPr>
        <w:overflowPunct w:val="0"/>
        <w:autoSpaceDE w:val="0"/>
        <w:autoSpaceDN w:val="0"/>
        <w:adjustRightInd w:val="0"/>
        <w:spacing w:before="60"/>
        <w:textAlignment w:val="baseline"/>
        <w:rPr>
          <w:ins w:id="3380" w:author="Александр Шрамков" w:date="2021-03-05T11:53:00Z"/>
          <w:rFonts w:cs="Arial"/>
          <w:bCs/>
          <w:szCs w:val="24"/>
          <w:lang w:eastAsia="ru-RU"/>
        </w:rPr>
      </w:pPr>
      <w:ins w:id="3381" w:author="Александр Шрамков" w:date="2021-03-05T11:53:00Z">
        <w:r w:rsidRPr="00373CB7">
          <w:rPr>
            <w:rFonts w:cs="Arial"/>
            <w:bCs/>
            <w:szCs w:val="24"/>
            <w:lang w:eastAsia="ru-RU"/>
          </w:rPr>
          <w:t>Организовать возможность массово обновлять данные ТК выбранные заказы ТОРО в транзакции IW38, учитывая сезонные МТР. Выполнять обновление заказов ТОРО данными ТК в трёх режимах:</w:t>
        </w:r>
      </w:ins>
    </w:p>
    <w:p w14:paraId="2BEF80CB" w14:textId="17F85552" w:rsidR="00BF44A9" w:rsidRPr="00373CB7" w:rsidRDefault="003367F5" w:rsidP="00BF44A9">
      <w:pPr>
        <w:pStyle w:val="afa"/>
        <w:numPr>
          <w:ilvl w:val="0"/>
          <w:numId w:val="106"/>
        </w:numPr>
        <w:tabs>
          <w:tab w:val="clear" w:pos="567"/>
        </w:tabs>
        <w:overflowPunct w:val="0"/>
        <w:autoSpaceDE w:val="0"/>
        <w:autoSpaceDN w:val="0"/>
        <w:adjustRightInd w:val="0"/>
        <w:spacing w:before="60"/>
        <w:textAlignment w:val="baseline"/>
        <w:rPr>
          <w:ins w:id="3382" w:author="Александр Шрамков" w:date="2021-03-05T11:53:00Z"/>
          <w:rFonts w:cs="Arial"/>
          <w:bCs/>
          <w:szCs w:val="24"/>
          <w:lang w:eastAsia="ru-RU"/>
        </w:rPr>
      </w:pPr>
      <w:ins w:id="3383" w:author="Александр Шрамков" w:date="2021-03-05T11:53:00Z">
        <w:r>
          <w:rPr>
            <w:rFonts w:cs="Arial"/>
            <w:bCs/>
            <w:szCs w:val="24"/>
            <w:lang w:eastAsia="ru-RU"/>
          </w:rPr>
          <w:t>«Обновление всех опер</w:t>
        </w:r>
        <w:r w:rsidR="00BF44A9" w:rsidRPr="00373CB7">
          <w:rPr>
            <w:rFonts w:cs="Arial"/>
            <w:bCs/>
            <w:szCs w:val="24"/>
            <w:lang w:eastAsia="ru-RU"/>
          </w:rPr>
          <w:t>аций данными ТК» (удаление всех операций заказа ТОРО и замещение на операции ТК);</w:t>
        </w:r>
      </w:ins>
    </w:p>
    <w:p w14:paraId="1E2CB4A7" w14:textId="77777777" w:rsidR="00BF44A9" w:rsidRPr="00373CB7" w:rsidRDefault="00BF44A9" w:rsidP="00BF44A9">
      <w:pPr>
        <w:pStyle w:val="afa"/>
        <w:numPr>
          <w:ilvl w:val="0"/>
          <w:numId w:val="106"/>
        </w:numPr>
        <w:tabs>
          <w:tab w:val="clear" w:pos="567"/>
        </w:tabs>
        <w:overflowPunct w:val="0"/>
        <w:autoSpaceDE w:val="0"/>
        <w:autoSpaceDN w:val="0"/>
        <w:adjustRightInd w:val="0"/>
        <w:spacing w:before="60"/>
        <w:textAlignment w:val="baseline"/>
        <w:rPr>
          <w:ins w:id="3384" w:author="Александр Шрамков" w:date="2021-03-05T11:53:00Z"/>
          <w:rFonts w:cs="Arial"/>
          <w:bCs/>
          <w:szCs w:val="24"/>
          <w:lang w:eastAsia="ru-RU"/>
        </w:rPr>
      </w:pPr>
      <w:ins w:id="3385" w:author="Александр Шрамков" w:date="2021-03-05T11:53:00Z">
        <w:r w:rsidRPr="00373CB7">
          <w:rPr>
            <w:rFonts w:cs="Arial"/>
            <w:bCs/>
            <w:szCs w:val="24"/>
            <w:lang w:eastAsia="ru-RU"/>
          </w:rPr>
          <w:t>«Обновление только релевантных операций ТК» (удаление операций заказа ТОРО, которые есть в ТК и их замещение на операции ТК);</w:t>
        </w:r>
      </w:ins>
    </w:p>
    <w:p w14:paraId="341B3A65" w14:textId="77777777" w:rsidR="00BF44A9" w:rsidRPr="00373CB7" w:rsidRDefault="00BF44A9" w:rsidP="00BF44A9">
      <w:pPr>
        <w:pStyle w:val="afa"/>
        <w:numPr>
          <w:ilvl w:val="0"/>
          <w:numId w:val="106"/>
        </w:numPr>
        <w:tabs>
          <w:tab w:val="clear" w:pos="567"/>
        </w:tabs>
        <w:overflowPunct w:val="0"/>
        <w:autoSpaceDE w:val="0"/>
        <w:autoSpaceDN w:val="0"/>
        <w:adjustRightInd w:val="0"/>
        <w:spacing w:before="60"/>
        <w:textAlignment w:val="baseline"/>
        <w:rPr>
          <w:ins w:id="3386" w:author="Александр Шрамков" w:date="2021-03-05T11:53:00Z"/>
          <w:rFonts w:cs="Arial"/>
          <w:bCs/>
          <w:szCs w:val="24"/>
          <w:lang w:eastAsia="ru-RU"/>
        </w:rPr>
      </w:pPr>
      <w:ins w:id="3387" w:author="Александр Шрамков" w:date="2021-03-05T11:53:00Z">
        <w:r w:rsidRPr="00373CB7">
          <w:rPr>
            <w:rFonts w:cs="Arial"/>
            <w:bCs/>
            <w:szCs w:val="24"/>
            <w:lang w:eastAsia="ru-RU"/>
          </w:rPr>
          <w:t>«Дополнить имеющиеся операций данными ТК» (без удаления имеющихся операций заказа ТОРО)</w:t>
        </w:r>
      </w:ins>
    </w:p>
    <w:p w14:paraId="139BF25C" w14:textId="77777777" w:rsidR="00BF44A9" w:rsidRPr="00373CB7" w:rsidRDefault="00BF44A9" w:rsidP="00BF44A9">
      <w:pPr>
        <w:overflowPunct w:val="0"/>
        <w:autoSpaceDE w:val="0"/>
        <w:autoSpaceDN w:val="0"/>
        <w:adjustRightInd w:val="0"/>
        <w:spacing w:before="60"/>
        <w:textAlignment w:val="baseline"/>
        <w:rPr>
          <w:ins w:id="3388" w:author="Александр Шрамков" w:date="2021-03-05T11:53:00Z"/>
          <w:rFonts w:cs="Arial"/>
          <w:bCs/>
          <w:szCs w:val="24"/>
          <w:lang w:eastAsia="ru-RU"/>
        </w:rPr>
      </w:pPr>
      <w:ins w:id="3389" w:author="Александр Шрамков" w:date="2021-03-05T11:53:00Z">
        <w:r w:rsidRPr="00373CB7">
          <w:rPr>
            <w:rFonts w:cs="Arial"/>
            <w:bCs/>
            <w:szCs w:val="24"/>
            <w:lang w:eastAsia="ru-RU"/>
          </w:rPr>
          <w:t>При выбранных режимах должна срабатывать проверка сезонных МТР из техкарты ТОРО по следующей логике:</w:t>
        </w:r>
      </w:ins>
    </w:p>
    <w:p w14:paraId="60AD79B4" w14:textId="77777777" w:rsidR="00BF44A9" w:rsidRPr="00373CB7" w:rsidRDefault="00BF44A9" w:rsidP="00BF44A9">
      <w:pPr>
        <w:overflowPunct w:val="0"/>
        <w:autoSpaceDE w:val="0"/>
        <w:autoSpaceDN w:val="0"/>
        <w:adjustRightInd w:val="0"/>
        <w:spacing w:before="60"/>
        <w:textAlignment w:val="baseline"/>
        <w:rPr>
          <w:ins w:id="3390" w:author="Александр Шрамков" w:date="2021-03-05T11:53:00Z"/>
          <w:rFonts w:cs="Arial"/>
          <w:bCs/>
          <w:szCs w:val="24"/>
          <w:lang w:eastAsia="ru-RU"/>
        </w:rPr>
      </w:pPr>
      <w:ins w:id="3391" w:author="Александр Шрамков" w:date="2021-03-05T11:53:00Z">
        <w:r w:rsidRPr="00373CB7">
          <w:rPr>
            <w:rFonts w:cs="Arial"/>
            <w:bCs/>
            <w:szCs w:val="24"/>
            <w:lang w:eastAsia="ru-RU"/>
          </w:rPr>
          <w:t xml:space="preserve">∙ Если в связанной с планом ППР техкарте ТОРО есть МТР с заполненным признаком «Наличие сезонного аналога», то по базисному сроку начала заказа ТОРО необходимо определить сезон, к которому относится заказ ТОРО через настроечную таблицу сезонов. </w:t>
        </w:r>
      </w:ins>
    </w:p>
    <w:p w14:paraId="7A22D6C3" w14:textId="77777777" w:rsidR="00BF44A9" w:rsidRPr="00373CB7" w:rsidRDefault="00BF44A9" w:rsidP="00BF44A9">
      <w:pPr>
        <w:overflowPunct w:val="0"/>
        <w:autoSpaceDE w:val="0"/>
        <w:autoSpaceDN w:val="0"/>
        <w:adjustRightInd w:val="0"/>
        <w:spacing w:before="60"/>
        <w:textAlignment w:val="baseline"/>
        <w:rPr>
          <w:ins w:id="3392" w:author="Александр Шрамков" w:date="2021-03-05T11:53:00Z"/>
          <w:rFonts w:cs="Arial"/>
          <w:bCs/>
          <w:szCs w:val="24"/>
          <w:lang w:eastAsia="ru-RU"/>
        </w:rPr>
      </w:pPr>
      <w:ins w:id="3393" w:author="Александр Шрамков" w:date="2021-03-05T11:53:00Z">
        <w:r w:rsidRPr="00373CB7">
          <w:rPr>
            <w:rFonts w:cs="Arial"/>
            <w:bCs/>
            <w:szCs w:val="24"/>
            <w:lang w:eastAsia="ru-RU"/>
          </w:rPr>
          <w:t>∙ Если определенный сезон для заказа ТОРО не соответствует сезону «базового» МТР – должен выполняться поиск соответствующего сезонного аналога МТР из объекта S/4HANA</w:t>
        </w:r>
        <w:r w:rsidRPr="00373CB7">
          <w:t xml:space="preserve">  </w:t>
        </w:r>
        <w:r w:rsidRPr="00373CB7">
          <w:rPr>
            <w:rFonts w:cs="Arial"/>
            <w:bCs/>
            <w:szCs w:val="24"/>
            <w:lang w:eastAsia="ru-RU"/>
          </w:rPr>
          <w:t>спецификации МТР.</w:t>
        </w:r>
      </w:ins>
    </w:p>
    <w:p w14:paraId="2595F805" w14:textId="77777777" w:rsidR="00BF44A9" w:rsidRPr="00373CB7" w:rsidRDefault="00BF44A9" w:rsidP="00BF44A9">
      <w:pPr>
        <w:overflowPunct w:val="0"/>
        <w:autoSpaceDE w:val="0"/>
        <w:autoSpaceDN w:val="0"/>
        <w:adjustRightInd w:val="0"/>
        <w:spacing w:before="60"/>
        <w:textAlignment w:val="baseline"/>
        <w:rPr>
          <w:ins w:id="3394" w:author="Александр Шрамков" w:date="2021-03-05T11:53:00Z"/>
          <w:rFonts w:cs="Arial"/>
          <w:bCs/>
          <w:szCs w:val="24"/>
          <w:lang w:eastAsia="ru-RU"/>
        </w:rPr>
      </w:pPr>
      <w:ins w:id="3395" w:author="Александр Шрамков" w:date="2021-03-05T11:53:00Z">
        <w:r w:rsidRPr="00373CB7">
          <w:rPr>
            <w:rFonts w:cs="Arial"/>
            <w:bCs/>
            <w:szCs w:val="24"/>
            <w:lang w:eastAsia="ru-RU"/>
          </w:rPr>
          <w:t xml:space="preserve">∙ Проверка замещения должна срабатывать в заказе до передачи МТР в закупку (установки признака «релевантность для ПММ = немедленно) и в статусе ПЛАН. </w:t>
        </w:r>
      </w:ins>
    </w:p>
    <w:p w14:paraId="055890FE" w14:textId="77777777" w:rsidR="00BF44A9" w:rsidRPr="00373CB7" w:rsidRDefault="00BF44A9" w:rsidP="00BF44A9">
      <w:pPr>
        <w:overflowPunct w:val="0"/>
        <w:autoSpaceDE w:val="0"/>
        <w:autoSpaceDN w:val="0"/>
        <w:adjustRightInd w:val="0"/>
        <w:spacing w:before="60"/>
        <w:textAlignment w:val="baseline"/>
        <w:rPr>
          <w:ins w:id="3396" w:author="Александр Шрамков" w:date="2021-03-05T11:53:00Z"/>
        </w:rPr>
      </w:pPr>
      <w:ins w:id="3397" w:author="Александр Шрамков" w:date="2021-03-05T11:53:00Z">
        <w:r w:rsidRPr="00373CB7">
          <w:rPr>
            <w:rFonts w:cs="Arial"/>
            <w:bCs/>
            <w:szCs w:val="24"/>
            <w:lang w:eastAsia="ru-RU"/>
          </w:rPr>
          <w:t xml:space="preserve">∙ Для ведения сезонов будет предусмотрена настроечная таблица ведения сезонов по календарным датам в разрезе заводов планирования – </w:t>
        </w:r>
        <w:r w:rsidRPr="00373CB7">
          <w:rPr>
            <w:rFonts w:cs="Arial"/>
            <w:bCs/>
            <w:szCs w:val="24"/>
            <w:lang w:val="en-US" w:eastAsia="ru-RU"/>
          </w:rPr>
          <w:t>ZTPM</w:t>
        </w:r>
        <w:r w:rsidRPr="00373CB7">
          <w:rPr>
            <w:rFonts w:cs="Arial"/>
            <w:bCs/>
            <w:szCs w:val="24"/>
            <w:lang w:eastAsia="ru-RU"/>
          </w:rPr>
          <w:t>_</w:t>
        </w:r>
        <w:r w:rsidRPr="00373CB7">
          <w:rPr>
            <w:rFonts w:cs="Arial"/>
            <w:bCs/>
            <w:szCs w:val="24"/>
            <w:lang w:val="en-US" w:eastAsia="ru-RU"/>
          </w:rPr>
          <w:t>SEASON</w:t>
        </w:r>
        <w:r w:rsidRPr="00373CB7">
          <w:rPr>
            <w:rFonts w:cs="Arial"/>
            <w:bCs/>
            <w:szCs w:val="24"/>
            <w:lang w:eastAsia="ru-RU"/>
          </w:rPr>
          <w:t>_</w:t>
        </w:r>
        <w:r w:rsidRPr="00373CB7">
          <w:rPr>
            <w:rFonts w:cs="Arial"/>
            <w:bCs/>
            <w:szCs w:val="24"/>
            <w:lang w:val="en-US" w:eastAsia="ru-RU"/>
          </w:rPr>
          <w:t>TAB</w:t>
        </w:r>
        <w:r w:rsidRPr="00373CB7">
          <w:rPr>
            <w:rFonts w:cs="Arial"/>
            <w:bCs/>
            <w:szCs w:val="24"/>
            <w:lang w:eastAsia="ru-RU"/>
          </w:rPr>
          <w:t>.</w:t>
        </w:r>
      </w:ins>
    </w:p>
    <w:p w14:paraId="31BF0417" w14:textId="77777777" w:rsidR="00BF44A9" w:rsidRPr="00373CB7" w:rsidRDefault="00BF44A9" w:rsidP="00BF44A9">
      <w:pPr>
        <w:overflowPunct w:val="0"/>
        <w:autoSpaceDE w:val="0"/>
        <w:autoSpaceDN w:val="0"/>
        <w:adjustRightInd w:val="0"/>
        <w:spacing w:before="60"/>
        <w:textAlignment w:val="baseline"/>
        <w:rPr>
          <w:ins w:id="3398" w:author="Александр Шрамков" w:date="2021-03-05T11:53:00Z"/>
          <w:rFonts w:cs="Arial"/>
          <w:szCs w:val="20"/>
          <w:lang w:eastAsia="ru-RU"/>
        </w:rPr>
      </w:pPr>
    </w:p>
    <w:p w14:paraId="2D749894" w14:textId="080CB974" w:rsidR="008E7FAD" w:rsidRPr="00A66460" w:rsidDel="004E3AF8" w:rsidRDefault="00BF44A9" w:rsidP="00BF44A9">
      <w:pPr>
        <w:pStyle w:val="afa"/>
        <w:numPr>
          <w:ilvl w:val="0"/>
          <w:numId w:val="81"/>
        </w:numPr>
        <w:tabs>
          <w:tab w:val="clear" w:pos="567"/>
        </w:tabs>
        <w:rPr>
          <w:del w:id="3399" w:author="Александр Шрамков" w:date="2021-03-05T11:51:00Z"/>
          <w:rFonts w:cs="Arial"/>
          <w:szCs w:val="20"/>
          <w:lang w:eastAsia="ru-RU"/>
        </w:rPr>
      </w:pPr>
      <w:ins w:id="3400" w:author="Александр Шрамков" w:date="2021-03-05T11:53:00Z">
        <w:r w:rsidRPr="00373CB7">
          <w:rPr>
            <w:rFonts w:cs="Arial"/>
            <w:szCs w:val="20"/>
            <w:lang w:eastAsia="ru-RU"/>
          </w:rPr>
          <w:t xml:space="preserve">Аналогичная логика замещения материалов на </w:t>
        </w:r>
        <w:r w:rsidRPr="00373CB7">
          <w:rPr>
            <w:rFonts w:cs="Arial"/>
            <w:bCs/>
            <w:szCs w:val="24"/>
            <w:lang w:eastAsia="ru-RU"/>
          </w:rPr>
          <w:t>сезонные МТР д</w:t>
        </w:r>
        <w:r w:rsidRPr="00373CB7">
          <w:rPr>
            <w:rFonts w:cs="Arial"/>
            <w:szCs w:val="20"/>
            <w:lang w:eastAsia="ru-RU"/>
          </w:rPr>
          <w:t xml:space="preserve">ля одного заказа ТОРО описана </w:t>
        </w:r>
        <w:r w:rsidRPr="00373CB7">
          <w:rPr>
            <w:rFonts w:cs="Arial"/>
            <w:bCs/>
            <w:szCs w:val="24"/>
            <w:lang w:eastAsia="ru-RU"/>
          </w:rPr>
          <w:t>в рамках ФС - ERP.PM46.01.Проверка при сохранении Заказа ТОРО.</w:t>
        </w:r>
      </w:ins>
      <w:del w:id="3401" w:author="Александр Шрамков" w:date="2021-03-05T11:51:00Z">
        <w:r w:rsidR="008E7FAD" w:rsidRPr="00A66460" w:rsidDel="004E3AF8">
          <w:rPr>
            <w:rFonts w:cs="Arial"/>
            <w:szCs w:val="20"/>
            <w:lang w:eastAsia="ru-RU"/>
          </w:rPr>
          <w:delText xml:space="preserve">Изменения пользовательского статуса заказа ТОРО </w:delText>
        </w:r>
        <w:r w:rsidR="008E7FAD" w:rsidRPr="009721BA" w:rsidDel="004E3AF8">
          <w:rPr>
            <w:rFonts w:cs="Arial"/>
            <w:szCs w:val="20"/>
            <w:lang w:eastAsia="ru-RU"/>
          </w:rPr>
          <w:delText>(необходимо проверять возможность изменения статусов для видов заказа из настройки);</w:delText>
        </w:r>
      </w:del>
    </w:p>
    <w:p w14:paraId="6D0E24B4" w14:textId="0A779AD8" w:rsidR="008E7FAD" w:rsidRPr="00A66460" w:rsidDel="004E3AF8" w:rsidRDefault="008E7FAD" w:rsidP="008E7FAD">
      <w:pPr>
        <w:pStyle w:val="afa"/>
        <w:numPr>
          <w:ilvl w:val="0"/>
          <w:numId w:val="81"/>
        </w:numPr>
        <w:tabs>
          <w:tab w:val="clear" w:pos="567"/>
        </w:tabs>
        <w:rPr>
          <w:del w:id="3402" w:author="Александр Шрамков" w:date="2021-03-05T11:51:00Z"/>
          <w:rFonts w:cs="Arial"/>
          <w:szCs w:val="20"/>
          <w:lang w:eastAsia="ru-RU"/>
        </w:rPr>
      </w:pPr>
      <w:del w:id="3403" w:author="Александр Шрамков" w:date="2021-03-05T11:51:00Z">
        <w:r w:rsidRPr="00A66460" w:rsidDel="004E3AF8">
          <w:rPr>
            <w:rFonts w:cs="Arial"/>
            <w:szCs w:val="20"/>
            <w:lang w:eastAsia="ru-RU"/>
          </w:rPr>
          <w:delText>Выполнения калькуляции заказов ТОРО</w:delText>
        </w:r>
      </w:del>
    </w:p>
    <w:p w14:paraId="52A2FD68" w14:textId="154011A2" w:rsidR="008E7FAD" w:rsidRPr="00A66460" w:rsidDel="004E3AF8" w:rsidRDefault="008E7FAD" w:rsidP="008E7FAD">
      <w:pPr>
        <w:pStyle w:val="afa"/>
        <w:numPr>
          <w:ilvl w:val="0"/>
          <w:numId w:val="81"/>
        </w:numPr>
        <w:tabs>
          <w:tab w:val="clear" w:pos="567"/>
        </w:tabs>
        <w:rPr>
          <w:del w:id="3404" w:author="Александр Шрамков" w:date="2021-03-05T11:51:00Z"/>
          <w:rFonts w:cs="Arial"/>
          <w:szCs w:val="20"/>
          <w:lang w:eastAsia="ru-RU"/>
        </w:rPr>
      </w:pPr>
      <w:del w:id="3405" w:author="Александр Шрамков" w:date="2021-03-05T11:51:00Z">
        <w:r w:rsidRPr="00A66460" w:rsidDel="004E3AF8">
          <w:rPr>
            <w:rFonts w:cs="Arial"/>
            <w:szCs w:val="20"/>
            <w:lang w:eastAsia="ru-RU"/>
          </w:rPr>
          <w:delText>Присвоения вышестоящего заказа ТОРО (с контролем структуры ТМ)</w:delText>
        </w:r>
      </w:del>
    </w:p>
    <w:p w14:paraId="51E06DE6" w14:textId="2084276C" w:rsidR="008E7FAD" w:rsidRPr="00A66460" w:rsidDel="004E3AF8" w:rsidRDefault="008E7FAD" w:rsidP="008E7FAD">
      <w:pPr>
        <w:pStyle w:val="afa"/>
        <w:numPr>
          <w:ilvl w:val="0"/>
          <w:numId w:val="81"/>
        </w:numPr>
        <w:tabs>
          <w:tab w:val="clear" w:pos="567"/>
        </w:tabs>
        <w:rPr>
          <w:del w:id="3406" w:author="Александр Шрамков" w:date="2021-03-05T11:51:00Z"/>
          <w:rFonts w:cs="Arial"/>
          <w:szCs w:val="20"/>
          <w:lang w:eastAsia="ru-RU"/>
        </w:rPr>
      </w:pPr>
      <w:del w:id="3407" w:author="Александр Шрамков" w:date="2021-03-05T11:51:00Z">
        <w:r w:rsidRPr="00A66460" w:rsidDel="004E3AF8">
          <w:rPr>
            <w:rFonts w:cs="Arial"/>
            <w:szCs w:val="20"/>
            <w:lang w:eastAsia="ru-RU"/>
          </w:rPr>
          <w:delText>Печать наряд-заданий;</w:delText>
        </w:r>
      </w:del>
    </w:p>
    <w:p w14:paraId="29E4F8B5" w14:textId="20B4C4DB" w:rsidR="008E7FAD" w:rsidRPr="00A66460" w:rsidDel="004E3AF8" w:rsidRDefault="008E7FAD" w:rsidP="008E7FAD">
      <w:pPr>
        <w:pStyle w:val="afa"/>
        <w:numPr>
          <w:ilvl w:val="0"/>
          <w:numId w:val="81"/>
        </w:numPr>
        <w:tabs>
          <w:tab w:val="clear" w:pos="567"/>
        </w:tabs>
        <w:rPr>
          <w:del w:id="3408" w:author="Александр Шрамков" w:date="2021-03-05T11:51:00Z"/>
          <w:rFonts w:cs="Arial"/>
          <w:szCs w:val="20"/>
          <w:lang w:eastAsia="ru-RU"/>
        </w:rPr>
      </w:pPr>
      <w:del w:id="3409" w:author="Александр Шрамков" w:date="2021-03-05T11:51:00Z">
        <w:r w:rsidRPr="00A66460" w:rsidDel="004E3AF8">
          <w:rPr>
            <w:rFonts w:cs="Arial"/>
            <w:szCs w:val="20"/>
            <w:lang w:eastAsia="ru-RU"/>
          </w:rPr>
          <w:delText>Присвоение ответственного для получения заданий на мобильное устройство;</w:delText>
        </w:r>
      </w:del>
    </w:p>
    <w:p w14:paraId="5025FDA9" w14:textId="1F5E2D3F" w:rsidR="008E7FAD" w:rsidRPr="009721BA" w:rsidDel="004E3AF8" w:rsidRDefault="008E7FAD" w:rsidP="008E7FAD">
      <w:pPr>
        <w:pStyle w:val="afa"/>
        <w:numPr>
          <w:ilvl w:val="0"/>
          <w:numId w:val="81"/>
        </w:numPr>
        <w:tabs>
          <w:tab w:val="clear" w:pos="567"/>
        </w:tabs>
        <w:rPr>
          <w:del w:id="3410" w:author="Александр Шрамков" w:date="2021-03-05T11:51:00Z"/>
          <w:rFonts w:cs="Arial"/>
          <w:szCs w:val="20"/>
          <w:lang w:eastAsia="ru-RU"/>
        </w:rPr>
      </w:pPr>
      <w:del w:id="3411" w:author="Александр Шрамков" w:date="2021-03-05T11:51:00Z">
        <w:r w:rsidRPr="009721BA" w:rsidDel="004E3AF8">
          <w:rPr>
            <w:rFonts w:cs="Arial"/>
            <w:szCs w:val="20"/>
            <w:lang w:eastAsia="ru-RU"/>
          </w:rPr>
          <w:delText>Установку/удаление МТКУ на заказы ТОРО;</w:delText>
        </w:r>
      </w:del>
    </w:p>
    <w:p w14:paraId="5C81284A" w14:textId="7BB5B042" w:rsidR="008E7FAD" w:rsidRPr="009721BA" w:rsidDel="004E3AF8" w:rsidRDefault="008E7FAD" w:rsidP="008E7FAD">
      <w:pPr>
        <w:pStyle w:val="afa"/>
        <w:numPr>
          <w:ilvl w:val="0"/>
          <w:numId w:val="81"/>
        </w:numPr>
        <w:tabs>
          <w:tab w:val="clear" w:pos="567"/>
        </w:tabs>
        <w:rPr>
          <w:del w:id="3412" w:author="Александр Шрамков" w:date="2021-03-05T11:51:00Z"/>
          <w:rFonts w:cs="Arial"/>
          <w:szCs w:val="20"/>
          <w:lang w:eastAsia="ru-RU"/>
        </w:rPr>
      </w:pPr>
      <w:del w:id="3413" w:author="Александр Шрамков" w:date="2021-03-05T11:51:00Z">
        <w:r w:rsidRPr="009721BA" w:rsidDel="004E3AF8">
          <w:rPr>
            <w:rFonts w:cs="Arial"/>
            <w:szCs w:val="20"/>
            <w:lang w:eastAsia="ru-RU"/>
          </w:rPr>
          <w:delText>Обновление данных ссылочного объекта;</w:delText>
        </w:r>
      </w:del>
    </w:p>
    <w:p w14:paraId="61F38E4D" w14:textId="6ACE51BC" w:rsidR="008E7FAD" w:rsidRPr="009721BA" w:rsidDel="004E3AF8" w:rsidRDefault="008E7FAD" w:rsidP="008E7FAD">
      <w:pPr>
        <w:pStyle w:val="afa"/>
        <w:numPr>
          <w:ilvl w:val="0"/>
          <w:numId w:val="81"/>
        </w:numPr>
        <w:tabs>
          <w:tab w:val="clear" w:pos="567"/>
        </w:tabs>
        <w:rPr>
          <w:del w:id="3414" w:author="Александр Шрамков" w:date="2021-03-05T11:51:00Z"/>
          <w:rFonts w:cs="Arial"/>
          <w:szCs w:val="20"/>
          <w:lang w:eastAsia="ru-RU"/>
        </w:rPr>
      </w:pPr>
      <w:del w:id="3415" w:author="Александр Шрамков" w:date="2021-03-05T11:51:00Z">
        <w:r w:rsidRPr="009721BA" w:rsidDel="004E3AF8">
          <w:rPr>
            <w:rFonts w:cs="Arial"/>
            <w:szCs w:val="20"/>
            <w:lang w:eastAsia="ru-RU"/>
          </w:rPr>
          <w:delText>Присвоение СПП-Элемента.</w:delText>
        </w:r>
      </w:del>
    </w:p>
    <w:p w14:paraId="57A6FDA2" w14:textId="2F90560B" w:rsidR="008E7FAD" w:rsidRPr="009721BA" w:rsidDel="004E3AF8" w:rsidRDefault="008E7FAD" w:rsidP="008E7FAD">
      <w:pPr>
        <w:pStyle w:val="afa"/>
        <w:numPr>
          <w:ilvl w:val="0"/>
          <w:numId w:val="81"/>
        </w:numPr>
        <w:tabs>
          <w:tab w:val="clear" w:pos="567"/>
        </w:tabs>
        <w:rPr>
          <w:del w:id="3416" w:author="Александр Шрамков" w:date="2021-03-05T11:51:00Z"/>
          <w:rFonts w:cs="Arial"/>
          <w:szCs w:val="20"/>
          <w:lang w:eastAsia="ru-RU"/>
        </w:rPr>
      </w:pPr>
      <w:del w:id="3417" w:author="Александр Шрамков" w:date="2021-03-05T11:51:00Z">
        <w:r w:rsidRPr="009721BA" w:rsidDel="004E3AF8">
          <w:rPr>
            <w:rFonts w:cs="Arial"/>
            <w:szCs w:val="20"/>
            <w:lang w:eastAsia="ru-RU"/>
          </w:rPr>
          <w:delText>Изменение планового простоя;</w:delText>
        </w:r>
      </w:del>
    </w:p>
    <w:p w14:paraId="3C5D0BA4" w14:textId="39D0DFAC" w:rsidR="008E7FAD" w:rsidRPr="009721BA" w:rsidDel="004E3AF8" w:rsidRDefault="008E7FAD" w:rsidP="008E7FAD">
      <w:pPr>
        <w:pStyle w:val="afa"/>
        <w:numPr>
          <w:ilvl w:val="0"/>
          <w:numId w:val="81"/>
        </w:numPr>
        <w:tabs>
          <w:tab w:val="clear" w:pos="567"/>
        </w:tabs>
        <w:rPr>
          <w:del w:id="3418" w:author="Александр Шрамков" w:date="2021-03-05T11:51:00Z"/>
          <w:rFonts w:cs="Arial"/>
          <w:szCs w:val="20"/>
          <w:lang w:eastAsia="ru-RU"/>
        </w:rPr>
      </w:pPr>
      <w:del w:id="3419" w:author="Александр Шрамков" w:date="2021-03-05T11:51:00Z">
        <w:r w:rsidRPr="009721BA" w:rsidDel="004E3AF8">
          <w:rPr>
            <w:rFonts w:cs="Arial"/>
            <w:szCs w:val="20"/>
            <w:lang w:eastAsia="ru-RU"/>
          </w:rPr>
          <w:delText xml:space="preserve">Переход в отчет по заказам на поставку (переход в </w:delText>
        </w:r>
        <w:r w:rsidRPr="009721BA" w:rsidDel="004E3AF8">
          <w:rPr>
            <w:rFonts w:cs="Arial"/>
            <w:szCs w:val="20"/>
            <w:lang w:val="en-US" w:eastAsia="ru-RU"/>
          </w:rPr>
          <w:delText>ME</w:delText>
        </w:r>
        <w:r w:rsidRPr="009721BA" w:rsidDel="004E3AF8">
          <w:rPr>
            <w:rFonts w:cs="Arial"/>
            <w:szCs w:val="20"/>
            <w:lang w:eastAsia="ru-RU"/>
          </w:rPr>
          <w:delText>2</w:delText>
        </w:r>
        <w:r w:rsidRPr="009721BA" w:rsidDel="004E3AF8">
          <w:rPr>
            <w:rFonts w:cs="Arial"/>
            <w:szCs w:val="20"/>
            <w:lang w:val="en-US" w:eastAsia="ru-RU"/>
          </w:rPr>
          <w:delText>K</w:delText>
        </w:r>
        <w:r w:rsidRPr="009721BA" w:rsidDel="004E3AF8">
          <w:rPr>
            <w:rFonts w:cs="Arial"/>
            <w:szCs w:val="20"/>
            <w:lang w:eastAsia="ru-RU"/>
          </w:rPr>
          <w:delText xml:space="preserve"> по выбранным строкам);</w:delText>
        </w:r>
      </w:del>
    </w:p>
    <w:p w14:paraId="5894599C" w14:textId="0F6AF7D2" w:rsidR="008E7FAD" w:rsidRPr="009721BA" w:rsidDel="004E3AF8" w:rsidRDefault="008E7FAD" w:rsidP="008E7FAD">
      <w:pPr>
        <w:pStyle w:val="afa"/>
        <w:numPr>
          <w:ilvl w:val="0"/>
          <w:numId w:val="81"/>
        </w:numPr>
        <w:tabs>
          <w:tab w:val="clear" w:pos="567"/>
        </w:tabs>
        <w:rPr>
          <w:del w:id="3420" w:author="Александр Шрамков" w:date="2021-03-05T11:51:00Z"/>
          <w:rFonts w:cs="Arial"/>
          <w:szCs w:val="20"/>
          <w:lang w:eastAsia="ru-RU"/>
        </w:rPr>
      </w:pPr>
      <w:del w:id="3421" w:author="Александр Шрамков" w:date="2021-03-05T11:51:00Z">
        <w:r w:rsidRPr="009721BA" w:rsidDel="004E3AF8">
          <w:rPr>
            <w:rFonts w:cs="Arial"/>
            <w:szCs w:val="20"/>
            <w:lang w:eastAsia="ru-RU"/>
          </w:rPr>
          <w:delText xml:space="preserve">Ввод заказа на поставку (переход в </w:delText>
        </w:r>
        <w:r w:rsidRPr="009721BA" w:rsidDel="004E3AF8">
          <w:rPr>
            <w:rFonts w:cs="Arial"/>
            <w:szCs w:val="20"/>
            <w:lang w:val="en-US" w:eastAsia="ru-RU"/>
          </w:rPr>
          <w:delText>ME</w:delText>
        </w:r>
        <w:r w:rsidRPr="009721BA" w:rsidDel="004E3AF8">
          <w:rPr>
            <w:rFonts w:cs="Arial"/>
            <w:szCs w:val="20"/>
            <w:lang w:eastAsia="ru-RU"/>
          </w:rPr>
          <w:delText>21</w:delText>
        </w:r>
        <w:r w:rsidRPr="009721BA" w:rsidDel="004E3AF8">
          <w:rPr>
            <w:rFonts w:cs="Arial"/>
            <w:szCs w:val="20"/>
            <w:lang w:val="en-US" w:eastAsia="ru-RU"/>
          </w:rPr>
          <w:delText>N</w:delText>
        </w:r>
        <w:r w:rsidRPr="009721BA" w:rsidDel="004E3AF8">
          <w:rPr>
            <w:rFonts w:cs="Arial"/>
            <w:szCs w:val="20"/>
            <w:lang w:eastAsia="ru-RU"/>
          </w:rPr>
          <w:delText xml:space="preserve"> по выделенным строкам);</w:delText>
        </w:r>
      </w:del>
    </w:p>
    <w:p w14:paraId="4E3E9701" w14:textId="7C9D8A0D" w:rsidR="008E7FAD" w:rsidRPr="009721BA" w:rsidDel="004E3AF8" w:rsidRDefault="008E7FAD" w:rsidP="008E7FAD">
      <w:pPr>
        <w:pStyle w:val="afa"/>
        <w:numPr>
          <w:ilvl w:val="0"/>
          <w:numId w:val="81"/>
        </w:numPr>
        <w:tabs>
          <w:tab w:val="clear" w:pos="567"/>
        </w:tabs>
        <w:rPr>
          <w:del w:id="3422" w:author="Александр Шрамков" w:date="2021-03-05T11:51:00Z"/>
          <w:rFonts w:cs="Arial"/>
          <w:szCs w:val="20"/>
          <w:lang w:eastAsia="ru-RU"/>
        </w:rPr>
      </w:pPr>
      <w:del w:id="3423" w:author="Александр Шрамков" w:date="2021-03-05T11:51:00Z">
        <w:r w:rsidRPr="009721BA" w:rsidDel="004E3AF8">
          <w:rPr>
            <w:rFonts w:cs="Arial"/>
            <w:szCs w:val="20"/>
            <w:lang w:eastAsia="ru-RU"/>
          </w:rPr>
          <w:delText xml:space="preserve">Ввод акта на УСО (переход в </w:delText>
        </w:r>
        <w:r w:rsidRPr="009721BA" w:rsidDel="004E3AF8">
          <w:rPr>
            <w:rFonts w:cs="Arial"/>
            <w:szCs w:val="20"/>
            <w:lang w:val="en-US" w:eastAsia="ru-RU"/>
          </w:rPr>
          <w:delText>MIGO</w:delText>
        </w:r>
        <w:r w:rsidRPr="009721BA" w:rsidDel="004E3AF8">
          <w:rPr>
            <w:rFonts w:cs="Arial"/>
            <w:szCs w:val="20"/>
            <w:lang w:eastAsia="ru-RU"/>
          </w:rPr>
          <w:delText xml:space="preserve"> по выделенным строкам);</w:delText>
        </w:r>
      </w:del>
    </w:p>
    <w:p w14:paraId="5233D954" w14:textId="25C4F5D1" w:rsidR="008E7FAD" w:rsidRPr="009721BA" w:rsidDel="004E3AF8" w:rsidRDefault="008E7FAD" w:rsidP="008E7FAD">
      <w:pPr>
        <w:pStyle w:val="afa"/>
        <w:numPr>
          <w:ilvl w:val="0"/>
          <w:numId w:val="81"/>
        </w:numPr>
        <w:tabs>
          <w:tab w:val="clear" w:pos="567"/>
        </w:tabs>
        <w:rPr>
          <w:del w:id="3424" w:author="Александр Шрамков" w:date="2021-03-05T11:51:00Z"/>
          <w:rFonts w:cs="Arial"/>
          <w:szCs w:val="20"/>
          <w:lang w:eastAsia="ru-RU"/>
        </w:rPr>
      </w:pPr>
      <w:del w:id="3425" w:author="Александр Шрамков" w:date="2021-03-05T11:51:00Z">
        <w:r w:rsidRPr="009721BA" w:rsidDel="004E3AF8">
          <w:rPr>
            <w:rFonts w:cs="Arial"/>
            <w:szCs w:val="20"/>
            <w:lang w:eastAsia="ru-RU"/>
          </w:rPr>
          <w:delText xml:space="preserve">Предварительная регистрация Счета-фактуры (переход в </w:delText>
        </w:r>
        <w:r w:rsidRPr="009721BA" w:rsidDel="004E3AF8">
          <w:rPr>
            <w:rFonts w:cs="Arial"/>
            <w:szCs w:val="20"/>
            <w:lang w:val="en-US" w:eastAsia="ru-RU"/>
          </w:rPr>
          <w:delText>MIR</w:delText>
        </w:r>
        <w:r w:rsidRPr="009721BA" w:rsidDel="004E3AF8">
          <w:rPr>
            <w:rFonts w:cs="Arial"/>
            <w:szCs w:val="20"/>
            <w:lang w:eastAsia="ru-RU"/>
          </w:rPr>
          <w:delText>7 по выбранным строкам);</w:delText>
        </w:r>
      </w:del>
    </w:p>
    <w:p w14:paraId="0A197D68" w14:textId="0EECB795" w:rsidR="00247CE5" w:rsidRDefault="00247CE5" w:rsidP="00B65B75">
      <w:pPr>
        <w:rPr>
          <w:rFonts w:cs="Arial"/>
        </w:rPr>
      </w:pPr>
    </w:p>
    <w:p w14:paraId="7D0432B6" w14:textId="7D9FD1D4" w:rsidR="0072251D" w:rsidRPr="008214FD" w:rsidRDefault="000C0323">
      <w:pPr>
        <w:pStyle w:val="4"/>
      </w:pPr>
      <w:r w:rsidRPr="008214FD">
        <w:t>Разработка PM22 Присвоение заказ</w:t>
      </w:r>
      <w:r w:rsidR="0061381F">
        <w:t>ам</w:t>
      </w:r>
      <w:r w:rsidR="00A27EC6" w:rsidRPr="008214FD">
        <w:t xml:space="preserve"> ТОРО</w:t>
      </w:r>
      <w:r w:rsidRPr="008214FD">
        <w:t xml:space="preserve"> СПП-элемент</w:t>
      </w:r>
      <w:r w:rsidR="0061381F">
        <w:t>ов</w:t>
      </w:r>
    </w:p>
    <w:p w14:paraId="5F218B6E" w14:textId="77777777" w:rsidR="009C442D" w:rsidRPr="009721BA" w:rsidRDefault="009C442D" w:rsidP="009C442D">
      <w:pPr>
        <w:rPr>
          <w:rFonts w:cs="Arial"/>
          <w:szCs w:val="24"/>
        </w:rPr>
      </w:pPr>
      <w:r w:rsidRPr="009721BA">
        <w:rPr>
          <w:rFonts w:cs="Arial"/>
          <w:szCs w:val="24"/>
        </w:rPr>
        <w:t>Проверка при присвоении заказов ТОРО СПП-элементу. Проверку необходимо осуществлять по следующим атрибутам заказа ТОРО и СПП-элемента:</w:t>
      </w:r>
    </w:p>
    <w:p w14:paraId="24EEEF1A" w14:textId="77777777" w:rsidR="009C442D" w:rsidRPr="009721BA" w:rsidRDefault="009C442D" w:rsidP="009C442D">
      <w:pPr>
        <w:ind w:firstLine="708"/>
        <w:rPr>
          <w:rFonts w:cs="Arial"/>
          <w:szCs w:val="24"/>
        </w:rPr>
      </w:pPr>
      <w:r w:rsidRPr="009721BA">
        <w:rPr>
          <w:rFonts w:cs="Arial"/>
          <w:szCs w:val="24"/>
        </w:rPr>
        <w:t xml:space="preserve">- Соответствие балансовой единицы СПП -элементу </w:t>
      </w:r>
    </w:p>
    <w:p w14:paraId="7D5780BF" w14:textId="77777777" w:rsidR="009C442D" w:rsidRPr="009721BA" w:rsidRDefault="009C442D" w:rsidP="009C442D">
      <w:pPr>
        <w:ind w:firstLine="708"/>
        <w:rPr>
          <w:rFonts w:cs="Arial"/>
          <w:szCs w:val="24"/>
        </w:rPr>
      </w:pPr>
      <w:r w:rsidRPr="009721BA">
        <w:rPr>
          <w:rFonts w:cs="Arial"/>
          <w:szCs w:val="24"/>
        </w:rPr>
        <w:t>- Соответствие плановых сроков заказа ТОРО году планирования сроков в СПП - элементе</w:t>
      </w:r>
    </w:p>
    <w:p w14:paraId="20F32A75" w14:textId="77777777" w:rsidR="009C442D" w:rsidRPr="009721BA" w:rsidRDefault="009C442D" w:rsidP="009C442D">
      <w:pPr>
        <w:ind w:firstLine="708"/>
        <w:rPr>
          <w:rFonts w:cs="Arial"/>
          <w:szCs w:val="24"/>
        </w:rPr>
      </w:pPr>
      <w:r w:rsidRPr="009721BA">
        <w:rPr>
          <w:rFonts w:cs="Arial"/>
          <w:szCs w:val="24"/>
        </w:rPr>
        <w:t>- Соответствие раздела бюджета проекта виду заказа</w:t>
      </w:r>
    </w:p>
    <w:p w14:paraId="2BB082C7" w14:textId="77777777" w:rsidR="009C442D" w:rsidRPr="009721BA" w:rsidRDefault="009C442D" w:rsidP="009C442D">
      <w:pPr>
        <w:ind w:firstLine="708"/>
        <w:rPr>
          <w:rFonts w:cs="Arial"/>
          <w:szCs w:val="24"/>
        </w:rPr>
      </w:pPr>
      <w:r w:rsidRPr="009721BA">
        <w:rPr>
          <w:rFonts w:cs="Arial"/>
          <w:szCs w:val="24"/>
        </w:rPr>
        <w:t>- Соответствие группы плановиков и завода СПП-элемента и заказа ТОРО</w:t>
      </w:r>
    </w:p>
    <w:p w14:paraId="2D95CF94" w14:textId="77777777" w:rsidR="009C442D" w:rsidRPr="009721BA" w:rsidRDefault="009C442D" w:rsidP="009C442D">
      <w:pPr>
        <w:rPr>
          <w:rFonts w:cs="Arial"/>
          <w:szCs w:val="24"/>
        </w:rPr>
      </w:pPr>
      <w:r w:rsidRPr="009721BA">
        <w:rPr>
          <w:rFonts w:cs="Arial"/>
          <w:szCs w:val="24"/>
        </w:rPr>
        <w:t>Расширение стандартов</w:t>
      </w:r>
    </w:p>
    <w:p w14:paraId="67493EF3" w14:textId="77777777" w:rsidR="009C442D" w:rsidRPr="009721BA" w:rsidRDefault="009C442D" w:rsidP="009C442D">
      <w:pPr>
        <w:pStyle w:val="afa"/>
        <w:numPr>
          <w:ilvl w:val="0"/>
          <w:numId w:val="83"/>
        </w:numPr>
        <w:tabs>
          <w:tab w:val="clear" w:pos="567"/>
        </w:tabs>
        <w:rPr>
          <w:rFonts w:cs="Arial"/>
          <w:szCs w:val="24"/>
        </w:rPr>
      </w:pPr>
      <w:r w:rsidRPr="009721BA">
        <w:rPr>
          <w:rFonts w:cs="Arial"/>
          <w:szCs w:val="24"/>
        </w:rPr>
        <w:t xml:space="preserve">Проверка на соответствие балансовой единицы СПП – элементу. </w:t>
      </w:r>
    </w:p>
    <w:p w14:paraId="0000D67C" w14:textId="77777777" w:rsidR="009C442D" w:rsidRPr="009721BA" w:rsidRDefault="009C442D" w:rsidP="009C442D">
      <w:pPr>
        <w:pStyle w:val="afa"/>
        <w:numPr>
          <w:ilvl w:val="0"/>
          <w:numId w:val="83"/>
        </w:numPr>
        <w:tabs>
          <w:tab w:val="clear" w:pos="567"/>
        </w:tabs>
        <w:rPr>
          <w:rFonts w:cs="Arial"/>
          <w:szCs w:val="24"/>
        </w:rPr>
      </w:pPr>
      <w:r w:rsidRPr="009721BA">
        <w:rPr>
          <w:rFonts w:cs="Arial"/>
          <w:szCs w:val="24"/>
        </w:rPr>
        <w:lastRenderedPageBreak/>
        <w:t>Нельзя присваивать заказ ТОРО СПП-элементу не относящемуся к ППА.</w:t>
      </w:r>
    </w:p>
    <w:p w14:paraId="3B30FD3B" w14:textId="77777777" w:rsidR="009C442D" w:rsidRPr="009721BA" w:rsidRDefault="009C442D" w:rsidP="009C442D">
      <w:pPr>
        <w:pStyle w:val="afa"/>
        <w:numPr>
          <w:ilvl w:val="0"/>
          <w:numId w:val="83"/>
        </w:numPr>
        <w:tabs>
          <w:tab w:val="clear" w:pos="567"/>
        </w:tabs>
        <w:rPr>
          <w:rFonts w:cs="Arial"/>
          <w:szCs w:val="24"/>
        </w:rPr>
      </w:pPr>
      <w:r w:rsidRPr="009721BA">
        <w:rPr>
          <w:rFonts w:cs="Arial"/>
          <w:szCs w:val="24"/>
        </w:rPr>
        <w:t>Нельзя присваивать CapEx заказ OpEx СПП-элементу (либо наоборот).</w:t>
      </w:r>
    </w:p>
    <w:p w14:paraId="616FA463" w14:textId="77777777" w:rsidR="009C442D" w:rsidRPr="009721BA" w:rsidRDefault="009C442D" w:rsidP="009C442D">
      <w:pPr>
        <w:rPr>
          <w:rFonts w:cs="Arial"/>
          <w:szCs w:val="24"/>
        </w:rPr>
      </w:pPr>
      <w:r w:rsidRPr="009721BA">
        <w:rPr>
          <w:rFonts w:cs="Arial"/>
          <w:szCs w:val="24"/>
        </w:rPr>
        <w:t>Если определено отклонение СПП-элемента от заказа ТОРО, должно выдаваться сообщение об ошибке, при этом изменения не сохранять.</w:t>
      </w:r>
    </w:p>
    <w:p w14:paraId="13025D6F" w14:textId="77777777" w:rsidR="009C442D" w:rsidRPr="009721BA" w:rsidRDefault="009C442D" w:rsidP="009C442D">
      <w:pPr>
        <w:pStyle w:val="afa"/>
        <w:numPr>
          <w:ilvl w:val="0"/>
          <w:numId w:val="83"/>
        </w:numPr>
        <w:tabs>
          <w:tab w:val="clear" w:pos="567"/>
        </w:tabs>
        <w:rPr>
          <w:rFonts w:cs="Arial"/>
          <w:szCs w:val="24"/>
        </w:rPr>
      </w:pPr>
      <w:r w:rsidRPr="009721BA">
        <w:rPr>
          <w:rFonts w:cs="Arial"/>
          <w:szCs w:val="24"/>
        </w:rPr>
        <w:t xml:space="preserve">Проверка соответствия группы плановиков и завода СПП-элемента и заказа ТОРО, при условии, что данные поля заполнены. </w:t>
      </w:r>
    </w:p>
    <w:p w14:paraId="176062C6" w14:textId="1100FD97" w:rsidR="000C0323" w:rsidRDefault="000C0323" w:rsidP="000C0323">
      <w:pPr>
        <w:rPr>
          <w:ins w:id="3426" w:author="Александр Шрамков" w:date="2021-03-04T17:30:00Z"/>
          <w:rFonts w:cs="Arial"/>
        </w:rPr>
      </w:pPr>
    </w:p>
    <w:p w14:paraId="55C8FFE9" w14:textId="5B918B02" w:rsidR="00D96FE3" w:rsidRPr="008214FD" w:rsidRDefault="00D96FE3" w:rsidP="00D96FE3">
      <w:pPr>
        <w:pStyle w:val="4"/>
        <w:rPr>
          <w:ins w:id="3427" w:author="Александр Шрамков" w:date="2021-03-04T17:30:00Z"/>
        </w:rPr>
      </w:pPr>
      <w:ins w:id="3428" w:author="Александр Шрамков" w:date="2021-03-04T17:30:00Z">
        <w:r>
          <w:t>Разработка PM23</w:t>
        </w:r>
        <w:r w:rsidRPr="008214FD">
          <w:t xml:space="preserve"> </w:t>
        </w:r>
        <w:del w:id="3429" w:author="ShramkovAB" w:date="2021-03-12T19:41:00Z">
          <w:r w:rsidRPr="008214FD" w:rsidDel="00D305EF">
            <w:delText>Присвоение заказ</w:delText>
          </w:r>
          <w:r w:rsidDel="00D305EF">
            <w:delText>ам</w:delText>
          </w:r>
          <w:r w:rsidRPr="008214FD" w:rsidDel="00D305EF">
            <w:delText xml:space="preserve"> ТОРО СПП-элемент</w:delText>
          </w:r>
          <w:r w:rsidDel="00D305EF">
            <w:delText>ов</w:delText>
          </w:r>
        </w:del>
      </w:ins>
      <w:ins w:id="3430" w:author="ShramkovAB" w:date="2021-03-12T19:41:00Z">
        <w:r w:rsidR="00D305EF">
          <w:t>Ранжирование заказов ТОРО</w:t>
        </w:r>
      </w:ins>
    </w:p>
    <w:p w14:paraId="738BECB0" w14:textId="197C03A7" w:rsidR="00CB7F46" w:rsidRPr="003818A7" w:rsidRDefault="00CB7F46" w:rsidP="00CB7F46">
      <w:pPr>
        <w:pStyle w:val="afa"/>
        <w:ind w:left="0"/>
        <w:rPr>
          <w:ins w:id="3431" w:author="Александр Шрамков" w:date="2021-03-04T17:31:00Z"/>
          <w:rFonts w:cs="Arial"/>
        </w:rPr>
      </w:pPr>
      <w:ins w:id="3432" w:author="Александр Шрамков" w:date="2021-03-04T17:31:00Z">
        <w:r>
          <w:rPr>
            <w:rFonts w:cs="Arial"/>
            <w:szCs w:val="20"/>
            <w:lang w:eastAsia="ru-RU"/>
          </w:rPr>
          <w:t xml:space="preserve">Для </w:t>
        </w:r>
        <w:r>
          <w:rPr>
            <w:rFonts w:cs="Arial"/>
            <w:noProof/>
            <w:szCs w:val="20"/>
            <w:lang w:eastAsia="ru-RU"/>
          </w:rPr>
          <w:t xml:space="preserve">инициации </w:t>
        </w:r>
        <w:r>
          <w:rPr>
            <w:rFonts w:cs="Arial"/>
            <w:szCs w:val="20"/>
            <w:lang w:eastAsia="ru-RU"/>
          </w:rPr>
          <w:t xml:space="preserve">процесса </w:t>
        </w:r>
        <w:r>
          <w:rPr>
            <w:rFonts w:cs="Arial"/>
          </w:rPr>
          <w:t>определения приоритета, а также категории работ</w:t>
        </w:r>
        <w:r>
          <w:rPr>
            <w:rFonts w:cs="Arial"/>
            <w:szCs w:val="20"/>
            <w:lang w:eastAsia="ru-RU"/>
          </w:rPr>
          <w:t>, в заказ ТОРО необходимо внести следующие изменения</w:t>
        </w:r>
        <w:r w:rsidRPr="003818A7">
          <w:rPr>
            <w:rFonts w:cs="Arial"/>
          </w:rPr>
          <w:t>:</w:t>
        </w:r>
      </w:ins>
    </w:p>
    <w:p w14:paraId="5A040EF3" w14:textId="77777777" w:rsidR="00CB7F46" w:rsidRPr="00F76956" w:rsidRDefault="00CB7F46" w:rsidP="00CB7F46">
      <w:pPr>
        <w:pStyle w:val="afa"/>
        <w:numPr>
          <w:ilvl w:val="0"/>
          <w:numId w:val="103"/>
        </w:numPr>
        <w:tabs>
          <w:tab w:val="clear" w:pos="567"/>
        </w:tabs>
        <w:rPr>
          <w:ins w:id="3433" w:author="Александр Шрамков" w:date="2021-03-04T17:31:00Z"/>
          <w:rFonts w:cs="Arial"/>
          <w:rPrChange w:id="3434" w:author="Александр Шрамков" w:date="2021-03-04T17:32:00Z">
            <w:rPr>
              <w:ins w:id="3435" w:author="Александр Шрамков" w:date="2021-03-04T17:31:00Z"/>
              <w:rFonts w:cs="Arial"/>
              <w:b/>
            </w:rPr>
          </w:rPrChange>
        </w:rPr>
      </w:pPr>
      <w:ins w:id="3436" w:author="Александр Шрамков" w:date="2021-03-04T17:31:00Z">
        <w:r w:rsidRPr="00F76956">
          <w:rPr>
            <w:rFonts w:cs="Arial"/>
            <w:rPrChange w:id="3437" w:author="Александр Шрамков" w:date="2021-03-04T17:32:00Z">
              <w:rPr>
                <w:rFonts w:cs="Arial"/>
                <w:b/>
              </w:rPr>
            </w:rPrChange>
          </w:rPr>
          <w:t>Скрыть закладку "Ранжирование";</w:t>
        </w:r>
      </w:ins>
    </w:p>
    <w:p w14:paraId="6E4B4C40" w14:textId="77777777" w:rsidR="00CB7F46" w:rsidRDefault="00CB7F46" w:rsidP="00CB7F46">
      <w:pPr>
        <w:ind w:left="1416"/>
        <w:rPr>
          <w:ins w:id="3438" w:author="Александр Шрамков" w:date="2021-03-04T17:31:00Z"/>
          <w:rFonts w:cs="Arial"/>
        </w:rPr>
      </w:pPr>
      <w:ins w:id="3439" w:author="Александр Шрамков" w:date="2021-03-04T17:31:00Z">
        <w:r>
          <w:rPr>
            <w:rFonts w:cs="Arial"/>
          </w:rPr>
          <w:t>Т</w:t>
        </w:r>
        <w:r w:rsidRPr="004138AE">
          <w:rPr>
            <w:rFonts w:cs="Arial"/>
          </w:rPr>
          <w:t>.к. её наполнение не соответствует документу МУ Приоритизация работ по ТОиР.</w:t>
        </w:r>
      </w:ins>
    </w:p>
    <w:p w14:paraId="59B92E81" w14:textId="77777777" w:rsidR="00CB7F46" w:rsidRDefault="00CB7F46" w:rsidP="00CB7F46">
      <w:pPr>
        <w:ind w:left="1416"/>
        <w:rPr>
          <w:ins w:id="3440" w:author="Александр Шрамков" w:date="2021-03-04T17:31:00Z"/>
          <w:rFonts w:cs="Arial"/>
        </w:rPr>
      </w:pPr>
    </w:p>
    <w:p w14:paraId="27A287B1" w14:textId="77777777" w:rsidR="00F76956" w:rsidRPr="003818A7" w:rsidRDefault="00F76956" w:rsidP="00F76956">
      <w:pPr>
        <w:pStyle w:val="afa"/>
        <w:ind w:left="0"/>
        <w:rPr>
          <w:ins w:id="3441" w:author="Александр Шрамков" w:date="2021-03-04T17:32:00Z"/>
          <w:rFonts w:cs="Arial"/>
        </w:rPr>
      </w:pPr>
      <w:ins w:id="3442" w:author="Александр Шрамков" w:date="2021-03-04T17:32:00Z">
        <w:r>
          <w:rPr>
            <w:rFonts w:cs="Arial"/>
            <w:szCs w:val="20"/>
            <w:lang w:eastAsia="ru-RU"/>
          </w:rPr>
          <w:t xml:space="preserve">Для </w:t>
        </w:r>
        <w:r>
          <w:rPr>
            <w:rFonts w:cs="Arial"/>
            <w:noProof/>
            <w:szCs w:val="20"/>
            <w:lang w:eastAsia="ru-RU"/>
          </w:rPr>
          <w:t xml:space="preserve">инициации </w:t>
        </w:r>
        <w:r>
          <w:rPr>
            <w:rFonts w:cs="Arial"/>
            <w:szCs w:val="20"/>
            <w:lang w:eastAsia="ru-RU"/>
          </w:rPr>
          <w:t xml:space="preserve">процесса </w:t>
        </w:r>
        <w:r>
          <w:rPr>
            <w:rFonts w:cs="Arial"/>
          </w:rPr>
          <w:t>определения приоритета, а также категории работ</w:t>
        </w:r>
        <w:r>
          <w:rPr>
            <w:rFonts w:cs="Arial"/>
            <w:szCs w:val="20"/>
            <w:lang w:eastAsia="ru-RU"/>
          </w:rPr>
          <w:t xml:space="preserve"> , в заказ ТОРО необходимо внести следующие изменения</w:t>
        </w:r>
        <w:r w:rsidRPr="003818A7">
          <w:rPr>
            <w:rFonts w:cs="Arial"/>
          </w:rPr>
          <w:t>:</w:t>
        </w:r>
      </w:ins>
    </w:p>
    <w:p w14:paraId="213C50B1" w14:textId="77777777" w:rsidR="00F76956" w:rsidRPr="00F76956" w:rsidRDefault="00F76956" w:rsidP="00F76956">
      <w:pPr>
        <w:pStyle w:val="afa"/>
        <w:numPr>
          <w:ilvl w:val="0"/>
          <w:numId w:val="104"/>
        </w:numPr>
        <w:tabs>
          <w:tab w:val="clear" w:pos="567"/>
        </w:tabs>
        <w:rPr>
          <w:ins w:id="3443" w:author="Александр Шрамков" w:date="2021-03-04T17:32:00Z"/>
          <w:rFonts w:cs="Arial"/>
          <w:rPrChange w:id="3444" w:author="Александр Шрамков" w:date="2021-03-04T17:32:00Z">
            <w:rPr>
              <w:ins w:id="3445" w:author="Александр Шрамков" w:date="2021-03-04T17:32:00Z"/>
              <w:rFonts w:cs="Arial"/>
              <w:b/>
            </w:rPr>
          </w:rPrChange>
        </w:rPr>
      </w:pPr>
      <w:ins w:id="3446" w:author="Александр Шрамков" w:date="2021-03-04T17:32:00Z">
        <w:r w:rsidRPr="00F76956">
          <w:rPr>
            <w:rFonts w:cs="Arial"/>
            <w:rPrChange w:id="3447" w:author="Александр Шрамков" w:date="2021-03-04T17:32:00Z">
              <w:rPr>
                <w:rFonts w:cs="Arial"/>
                <w:b/>
              </w:rPr>
            </w:rPrChange>
          </w:rPr>
          <w:t>Скрыть закладку "Ранжирование";</w:t>
        </w:r>
      </w:ins>
    </w:p>
    <w:p w14:paraId="21F06367" w14:textId="77777777" w:rsidR="00F76956" w:rsidRDefault="00F76956" w:rsidP="00F76956">
      <w:pPr>
        <w:ind w:left="1416"/>
        <w:rPr>
          <w:ins w:id="3448" w:author="Александр Шрамков" w:date="2021-03-04T17:32:00Z"/>
          <w:rFonts w:cs="Arial"/>
        </w:rPr>
      </w:pPr>
    </w:p>
    <w:p w14:paraId="1E223CBD" w14:textId="77777777" w:rsidR="00F76956" w:rsidRDefault="00F76956" w:rsidP="00F76956">
      <w:pPr>
        <w:ind w:left="1416"/>
        <w:rPr>
          <w:ins w:id="3449" w:author="Александр Шрамков" w:date="2021-03-04T17:32:00Z"/>
          <w:rFonts w:cs="Arial"/>
        </w:rPr>
      </w:pPr>
      <w:ins w:id="3450" w:author="Александр Шрамков" w:date="2021-03-04T17:32:00Z">
        <w:r>
          <w:rPr>
            <w:rFonts w:cs="Arial"/>
          </w:rPr>
          <w:t>Т</w:t>
        </w:r>
        <w:r w:rsidRPr="004138AE">
          <w:rPr>
            <w:rFonts w:cs="Arial"/>
          </w:rPr>
          <w:t>.к. её наполнение не соответствует документу МУ Приоритизация работ по ТОиР.</w:t>
        </w:r>
      </w:ins>
    </w:p>
    <w:p w14:paraId="2280DBBB" w14:textId="77777777" w:rsidR="00F76956" w:rsidRDefault="00F76956" w:rsidP="00F76956">
      <w:pPr>
        <w:ind w:left="1416"/>
        <w:rPr>
          <w:ins w:id="3451" w:author="Александр Шрамков" w:date="2021-03-04T17:32:00Z"/>
          <w:rFonts w:cs="Arial"/>
        </w:rPr>
      </w:pPr>
    </w:p>
    <w:p w14:paraId="447A49D5" w14:textId="77777777" w:rsidR="00F76956" w:rsidRPr="00F76956" w:rsidRDefault="00F76956" w:rsidP="00F76956">
      <w:pPr>
        <w:pStyle w:val="afa"/>
        <w:numPr>
          <w:ilvl w:val="0"/>
          <w:numId w:val="104"/>
        </w:numPr>
        <w:tabs>
          <w:tab w:val="clear" w:pos="567"/>
        </w:tabs>
        <w:rPr>
          <w:ins w:id="3452" w:author="Александр Шрамков" w:date="2021-03-04T17:32:00Z"/>
          <w:rFonts w:cs="Arial"/>
          <w:rPrChange w:id="3453" w:author="Александр Шрамков" w:date="2021-03-04T17:32:00Z">
            <w:rPr>
              <w:ins w:id="3454" w:author="Александр Шрамков" w:date="2021-03-04T17:32:00Z"/>
              <w:rFonts w:cs="Arial"/>
              <w:b/>
            </w:rPr>
          </w:rPrChange>
        </w:rPr>
      </w:pPr>
      <w:ins w:id="3455" w:author="Александр Шрамков" w:date="2021-03-04T17:32:00Z">
        <w:r w:rsidRPr="00F76956">
          <w:rPr>
            <w:rFonts w:cs="Arial"/>
            <w:rPrChange w:id="3456" w:author="Александр Шрамков" w:date="2021-03-04T17:32:00Z">
              <w:rPr>
                <w:rFonts w:cs="Arial"/>
                <w:b/>
              </w:rPr>
            </w:rPrChange>
          </w:rPr>
          <w:t>Добавить закладку "</w:t>
        </w:r>
        <w:r w:rsidRPr="00F76956">
          <w:t xml:space="preserve"> </w:t>
        </w:r>
        <w:r w:rsidRPr="00F76956">
          <w:rPr>
            <w:rFonts w:cs="Arial"/>
            <w:rPrChange w:id="3457" w:author="Александр Шрамков" w:date="2021-03-04T17:32:00Z">
              <w:rPr>
                <w:rFonts w:cs="Arial"/>
                <w:b/>
              </w:rPr>
            </w:rPrChange>
          </w:rPr>
          <w:t>Приоритизация работ по ТОиР";</w:t>
        </w:r>
      </w:ins>
    </w:p>
    <w:p w14:paraId="226F535C" w14:textId="77777777" w:rsidR="00F76956" w:rsidRDefault="00F76956" w:rsidP="00F76956">
      <w:pPr>
        <w:pStyle w:val="afa"/>
        <w:ind w:left="1287"/>
        <w:rPr>
          <w:ins w:id="3458" w:author="Александр Шрамков" w:date="2021-03-04T17:32:00Z"/>
          <w:rFonts w:cs="Arial"/>
        </w:rPr>
      </w:pPr>
      <w:ins w:id="3459" w:author="Александр Шрамков" w:date="2021-03-04T17:32:00Z">
        <w:r>
          <w:rPr>
            <w:rFonts w:cs="Arial"/>
          </w:rPr>
          <w:t>На</w:t>
        </w:r>
        <w:r w:rsidRPr="002753B9">
          <w:rPr>
            <w:rFonts w:cs="Arial"/>
          </w:rPr>
          <w:t xml:space="preserve"> </w:t>
        </w:r>
        <w:r>
          <w:rPr>
            <w:rFonts w:cs="Arial"/>
          </w:rPr>
          <w:t>закладку</w:t>
        </w:r>
        <w:r w:rsidRPr="002753B9">
          <w:rPr>
            <w:rFonts w:cs="Arial"/>
          </w:rPr>
          <w:t xml:space="preserve"> добавить следующие поля:</w:t>
        </w:r>
      </w:ins>
    </w:p>
    <w:p w14:paraId="23DDC83D" w14:textId="77777777" w:rsidR="00F76956" w:rsidRPr="002753B9" w:rsidRDefault="00F76956" w:rsidP="00F76956">
      <w:pPr>
        <w:pStyle w:val="afa"/>
        <w:ind w:left="1287"/>
        <w:rPr>
          <w:ins w:id="3460" w:author="Александр Шрамков" w:date="2021-03-04T17:32:00Z"/>
          <w:rFonts w:cs="Arial"/>
        </w:rPr>
      </w:pPr>
    </w:p>
    <w:p w14:paraId="0E57A182" w14:textId="77777777" w:rsidR="00F76956" w:rsidRPr="00F76956" w:rsidRDefault="00F76956" w:rsidP="00F76956">
      <w:pPr>
        <w:ind w:left="1418"/>
        <w:contextualSpacing/>
        <w:jc w:val="left"/>
        <w:rPr>
          <w:ins w:id="3461" w:author="Александр Шрамков" w:date="2021-03-04T17:32:00Z"/>
          <w:rStyle w:val="afffa"/>
          <w:rFonts w:eastAsia="Calibri" w:cs="Arial"/>
          <w:i w:val="0"/>
          <w:color w:val="000000" w:themeColor="text1"/>
        </w:rPr>
      </w:pPr>
      <w:ins w:id="3462" w:author="Александр Шрамков" w:date="2021-03-04T17:32:00Z">
        <w:r w:rsidRPr="00F76956">
          <w:rPr>
            <w:rStyle w:val="afffa"/>
            <w:rFonts w:eastAsia="Calibri" w:cs="Arial"/>
            <w:i w:val="0"/>
            <w:color w:val="000000" w:themeColor="text1"/>
            <w:lang w:val="en-US"/>
            <w:rPrChange w:id="3463" w:author="Александр Шрамков" w:date="2021-03-04T17:32:00Z">
              <w:rPr>
                <w:rStyle w:val="afffa"/>
                <w:rFonts w:eastAsia="Calibri" w:cs="Arial"/>
                <w:color w:val="000000" w:themeColor="text1"/>
                <w:lang w:val="en-US"/>
              </w:rPr>
            </w:rPrChange>
          </w:rPr>
          <w:t>a</w:t>
        </w:r>
        <w:r w:rsidRPr="00F76956">
          <w:rPr>
            <w:rStyle w:val="afffa"/>
            <w:rFonts w:eastAsia="Calibri" w:cs="Arial"/>
            <w:i w:val="0"/>
            <w:color w:val="000000" w:themeColor="text1"/>
            <w:rPrChange w:id="3464" w:author="Александр Шрамков" w:date="2021-03-04T17:32:00Z">
              <w:rPr>
                <w:rStyle w:val="afffa"/>
                <w:rFonts w:eastAsia="Calibri" w:cs="Arial"/>
                <w:color w:val="000000" w:themeColor="text1"/>
              </w:rPr>
            </w:rPrChange>
          </w:rPr>
          <w:t>) ввода:</w:t>
        </w:r>
      </w:ins>
    </w:p>
    <w:p w14:paraId="52DBA76E" w14:textId="77777777" w:rsidR="00F76956" w:rsidRPr="00F76956" w:rsidRDefault="00F76956" w:rsidP="00F76956">
      <w:pPr>
        <w:ind w:left="1418"/>
        <w:contextualSpacing/>
        <w:jc w:val="left"/>
        <w:rPr>
          <w:ins w:id="3465" w:author="Александр Шрамков" w:date="2021-03-04T17:32:00Z"/>
          <w:rStyle w:val="afffa"/>
          <w:rFonts w:eastAsia="Calibri" w:cs="Arial"/>
          <w:i w:val="0"/>
          <w:color w:val="000000" w:themeColor="text1"/>
        </w:rPr>
      </w:pPr>
      <w:ins w:id="3466" w:author="Александр Шрамков" w:date="2021-03-04T17:32:00Z">
        <w:r w:rsidRPr="00F76956">
          <w:rPr>
            <w:rStyle w:val="afffa"/>
            <w:rFonts w:eastAsia="Calibri" w:cs="Arial"/>
            <w:i w:val="0"/>
            <w:color w:val="000000" w:themeColor="text1"/>
            <w:rPrChange w:id="3467" w:author="Александр Шрамков" w:date="2021-03-04T17:32:00Z">
              <w:rPr>
                <w:rStyle w:val="afffa"/>
                <w:rFonts w:eastAsia="Calibri" w:cs="Arial"/>
                <w:color w:val="000000" w:themeColor="text1"/>
              </w:rPr>
            </w:rPrChange>
          </w:rPr>
          <w:t>- Балл тяжести стоимости последствий (Bs)</w:t>
        </w:r>
      </w:ins>
    </w:p>
    <w:p w14:paraId="4FB3116F" w14:textId="77777777" w:rsidR="00F76956" w:rsidRPr="00F76956" w:rsidRDefault="00F76956" w:rsidP="00F76956">
      <w:pPr>
        <w:ind w:left="1418"/>
        <w:contextualSpacing/>
        <w:jc w:val="left"/>
        <w:rPr>
          <w:ins w:id="3468" w:author="Александр Шрамков" w:date="2021-03-04T17:32:00Z"/>
          <w:rStyle w:val="afffa"/>
          <w:rFonts w:eastAsia="Calibri" w:cs="Arial"/>
          <w:i w:val="0"/>
          <w:color w:val="000000" w:themeColor="text1"/>
        </w:rPr>
      </w:pPr>
      <w:ins w:id="3469" w:author="Александр Шрамков" w:date="2021-03-04T17:32:00Z">
        <w:r w:rsidRPr="00F76956">
          <w:rPr>
            <w:rStyle w:val="afffa"/>
            <w:rFonts w:eastAsia="Calibri" w:cs="Arial"/>
            <w:i w:val="0"/>
            <w:color w:val="000000" w:themeColor="text1"/>
            <w:rPrChange w:id="3470" w:author="Александр Шрамков" w:date="2021-03-04T17:32:00Z">
              <w:rPr>
                <w:rStyle w:val="afffa"/>
                <w:rFonts w:eastAsia="Calibri" w:cs="Arial"/>
                <w:color w:val="000000" w:themeColor="text1"/>
              </w:rPr>
            </w:rPrChange>
          </w:rPr>
          <w:t>- Балл тяжести времени восстановления из-за последствий (Bp)</w:t>
        </w:r>
      </w:ins>
    </w:p>
    <w:p w14:paraId="23B0AD70" w14:textId="77777777" w:rsidR="00F76956" w:rsidRPr="00F76956" w:rsidRDefault="00F76956" w:rsidP="00F76956">
      <w:pPr>
        <w:ind w:left="1418"/>
        <w:contextualSpacing/>
        <w:jc w:val="left"/>
        <w:rPr>
          <w:ins w:id="3471" w:author="Александр Шрамков" w:date="2021-03-04T17:32:00Z"/>
          <w:rStyle w:val="afffa"/>
          <w:rFonts w:eastAsia="Calibri" w:cs="Arial"/>
          <w:i w:val="0"/>
          <w:color w:val="000000" w:themeColor="text1"/>
        </w:rPr>
      </w:pPr>
      <w:ins w:id="3472" w:author="Александр Шрамков" w:date="2021-03-04T17:32:00Z">
        <w:r w:rsidRPr="00F76956">
          <w:rPr>
            <w:rStyle w:val="afffa"/>
            <w:rFonts w:eastAsia="Calibri" w:cs="Arial"/>
            <w:i w:val="0"/>
            <w:color w:val="000000" w:themeColor="text1"/>
            <w:rPrChange w:id="3473" w:author="Александр Шрамков" w:date="2021-03-04T17:32:00Z">
              <w:rPr>
                <w:rStyle w:val="afffa"/>
                <w:rFonts w:eastAsia="Calibri" w:cs="Arial"/>
                <w:color w:val="000000" w:themeColor="text1"/>
              </w:rPr>
            </w:rPrChange>
          </w:rPr>
          <w:t>- Балл влияния на безопасность и экологию (Bb)</w:t>
        </w:r>
      </w:ins>
    </w:p>
    <w:p w14:paraId="4BFA5A8F" w14:textId="77777777" w:rsidR="00F76956" w:rsidRPr="00F76956" w:rsidRDefault="00F76956" w:rsidP="00F76956">
      <w:pPr>
        <w:ind w:left="1418"/>
        <w:contextualSpacing/>
        <w:jc w:val="left"/>
        <w:rPr>
          <w:ins w:id="3474" w:author="Александр Шрамков" w:date="2021-03-04T17:32:00Z"/>
          <w:rStyle w:val="afffa"/>
          <w:rFonts w:eastAsia="Calibri" w:cs="Arial"/>
          <w:i w:val="0"/>
          <w:color w:val="000000" w:themeColor="text1"/>
        </w:rPr>
      </w:pPr>
      <w:ins w:id="3475" w:author="Александр Шрамков" w:date="2021-03-04T17:32:00Z">
        <w:r w:rsidRPr="00F76956">
          <w:rPr>
            <w:rStyle w:val="afffa"/>
            <w:rFonts w:eastAsia="Calibri" w:cs="Arial"/>
            <w:i w:val="0"/>
            <w:color w:val="000000" w:themeColor="text1"/>
            <w:rPrChange w:id="3476" w:author="Александр Шрамков" w:date="2021-03-04T17:32:00Z">
              <w:rPr>
                <w:rStyle w:val="afffa"/>
                <w:rFonts w:eastAsia="Calibri" w:cs="Arial"/>
                <w:color w:val="000000" w:themeColor="text1"/>
              </w:rPr>
            </w:rPrChange>
          </w:rPr>
          <w:t>- Вес величины последствия</w:t>
        </w:r>
      </w:ins>
    </w:p>
    <w:p w14:paraId="5E70F49E" w14:textId="77777777" w:rsidR="00F76956" w:rsidRPr="00F76956" w:rsidRDefault="00F76956" w:rsidP="00F76956">
      <w:pPr>
        <w:ind w:left="1418"/>
        <w:contextualSpacing/>
        <w:jc w:val="left"/>
        <w:rPr>
          <w:ins w:id="3477" w:author="Александр Шрамков" w:date="2021-03-04T17:32:00Z"/>
          <w:rStyle w:val="afffa"/>
          <w:rFonts w:eastAsia="Calibri" w:cs="Arial"/>
          <w:i w:val="0"/>
          <w:color w:val="000000" w:themeColor="text1"/>
        </w:rPr>
      </w:pPr>
      <w:ins w:id="3478" w:author="Александр Шрамков" w:date="2021-03-04T17:32:00Z">
        <w:r w:rsidRPr="00F76956">
          <w:rPr>
            <w:rStyle w:val="afffa"/>
            <w:rFonts w:eastAsia="Calibri" w:cs="Arial"/>
            <w:i w:val="0"/>
            <w:color w:val="000000" w:themeColor="text1"/>
            <w:rPrChange w:id="3479" w:author="Александр Шрамков" w:date="2021-03-04T17:32:00Z">
              <w:rPr>
                <w:rStyle w:val="afffa"/>
                <w:rFonts w:eastAsia="Calibri" w:cs="Arial"/>
                <w:color w:val="000000" w:themeColor="text1"/>
              </w:rPr>
            </w:rPrChange>
          </w:rPr>
          <w:t>- Вес частоты события</w:t>
        </w:r>
      </w:ins>
    </w:p>
    <w:p w14:paraId="2E6534FB" w14:textId="77777777" w:rsidR="00F76956" w:rsidRPr="00F76956" w:rsidRDefault="00F76956" w:rsidP="00F76956">
      <w:pPr>
        <w:ind w:left="1418"/>
        <w:rPr>
          <w:ins w:id="3480" w:author="Александр Шрамков" w:date="2021-03-04T17:32:00Z"/>
          <w:rStyle w:val="afffa"/>
          <w:rFonts w:eastAsia="Calibri" w:cs="Arial"/>
          <w:i w:val="0"/>
          <w:color w:val="000000" w:themeColor="text1"/>
        </w:rPr>
      </w:pPr>
      <w:ins w:id="3481" w:author="Александр Шрамков" w:date="2021-03-04T17:32:00Z">
        <w:r w:rsidRPr="00F76956">
          <w:rPr>
            <w:rStyle w:val="afffa"/>
            <w:rFonts w:eastAsia="Calibri" w:cs="Arial"/>
            <w:i w:val="0"/>
            <w:color w:val="000000" w:themeColor="text1"/>
            <w:rPrChange w:id="3482" w:author="Александр Шрамков" w:date="2021-03-04T17:32:00Z">
              <w:rPr>
                <w:rStyle w:val="afffa"/>
                <w:rFonts w:eastAsia="Calibri" w:cs="Arial"/>
                <w:color w:val="000000" w:themeColor="text1"/>
              </w:rPr>
            </w:rPrChange>
          </w:rPr>
          <w:t>b) вычисляемые на основании формул поля:</w:t>
        </w:r>
      </w:ins>
    </w:p>
    <w:p w14:paraId="7BAE4404" w14:textId="77777777" w:rsidR="00F76956" w:rsidRPr="00F76956" w:rsidRDefault="00F76956" w:rsidP="00F76956">
      <w:pPr>
        <w:ind w:left="1418"/>
        <w:rPr>
          <w:ins w:id="3483" w:author="Александр Шрамков" w:date="2021-03-04T17:32:00Z"/>
          <w:rStyle w:val="afffa"/>
          <w:rFonts w:eastAsia="Calibri" w:cs="Arial"/>
          <w:i w:val="0"/>
          <w:color w:val="000000" w:themeColor="text1"/>
        </w:rPr>
      </w:pPr>
      <w:ins w:id="3484" w:author="Александр Шрамков" w:date="2021-03-04T17:32:00Z">
        <w:r w:rsidRPr="00F76956">
          <w:rPr>
            <w:rStyle w:val="afffa"/>
            <w:rFonts w:eastAsia="Calibri" w:cs="Arial"/>
            <w:i w:val="0"/>
            <w:color w:val="000000" w:themeColor="text1"/>
            <w:rPrChange w:id="3485" w:author="Александр Шрамков" w:date="2021-03-04T17:32:00Z">
              <w:rPr>
                <w:rStyle w:val="afffa"/>
                <w:rFonts w:eastAsia="Calibri" w:cs="Arial"/>
                <w:color w:val="000000" w:themeColor="text1"/>
              </w:rPr>
            </w:rPrChange>
          </w:rPr>
          <w:t>- Балл тяжести последствий невыполнения работ (</w:t>
        </w:r>
        <w:r w:rsidRPr="00F76956">
          <w:rPr>
            <w:rStyle w:val="afffa"/>
            <w:rFonts w:eastAsia="Calibri" w:cs="Arial"/>
            <w:i w:val="0"/>
            <w:color w:val="000000" w:themeColor="text1"/>
            <w:lang w:val="en-US"/>
            <w:rPrChange w:id="3486" w:author="Александр Шрамков" w:date="2021-03-04T17:32:00Z">
              <w:rPr>
                <w:rStyle w:val="afffa"/>
                <w:rFonts w:eastAsia="Calibri" w:cs="Arial"/>
                <w:color w:val="000000" w:themeColor="text1"/>
                <w:lang w:val="en-US"/>
              </w:rPr>
            </w:rPrChange>
          </w:rPr>
          <w:t>Bt</w:t>
        </w:r>
        <w:r w:rsidRPr="00F76956">
          <w:rPr>
            <w:rStyle w:val="afffa"/>
            <w:rFonts w:eastAsia="Calibri" w:cs="Arial"/>
            <w:i w:val="0"/>
            <w:color w:val="000000" w:themeColor="text1"/>
            <w:rPrChange w:id="3487" w:author="Александр Шрамков" w:date="2021-03-04T17:32:00Z">
              <w:rPr>
                <w:rStyle w:val="afffa"/>
                <w:rFonts w:eastAsia="Calibri" w:cs="Arial"/>
                <w:color w:val="000000" w:themeColor="text1"/>
              </w:rPr>
            </w:rPrChange>
          </w:rPr>
          <w:t>), вычисляемое по формуле (Bt) = Bs* Bp* Bb</w:t>
        </w:r>
      </w:ins>
    </w:p>
    <w:p w14:paraId="67744E8D" w14:textId="77777777" w:rsidR="00F76956" w:rsidRPr="00F76956" w:rsidRDefault="00F76956" w:rsidP="00F76956">
      <w:pPr>
        <w:ind w:left="1418"/>
        <w:rPr>
          <w:ins w:id="3488" w:author="Александр Шрамков" w:date="2021-03-04T17:32:00Z"/>
          <w:rStyle w:val="afffa"/>
          <w:rFonts w:eastAsia="Calibri" w:cs="Arial"/>
          <w:i w:val="0"/>
          <w:color w:val="000000" w:themeColor="text1"/>
        </w:rPr>
      </w:pPr>
      <w:ins w:id="3489" w:author="Александр Шрамков" w:date="2021-03-04T17:32:00Z">
        <w:r w:rsidRPr="00F76956">
          <w:rPr>
            <w:rStyle w:val="afffa"/>
            <w:rFonts w:eastAsia="Calibri" w:cs="Arial"/>
            <w:i w:val="0"/>
            <w:color w:val="000000" w:themeColor="text1"/>
            <w:rPrChange w:id="3490" w:author="Александр Шрамков" w:date="2021-03-04T17:32:00Z">
              <w:rPr>
                <w:rStyle w:val="afffa"/>
                <w:rFonts w:eastAsia="Calibri" w:cs="Arial"/>
                <w:color w:val="000000" w:themeColor="text1"/>
              </w:rPr>
            </w:rPrChange>
          </w:rPr>
          <w:t>- Балл риска актива/узла (</w:t>
        </w:r>
        <w:r w:rsidRPr="00F76956">
          <w:rPr>
            <w:rStyle w:val="afffa"/>
            <w:rFonts w:eastAsia="Calibri" w:cs="Arial"/>
            <w:i w:val="0"/>
            <w:color w:val="000000" w:themeColor="text1"/>
            <w:lang w:val="en-US"/>
            <w:rPrChange w:id="3491" w:author="Александр Шрамков" w:date="2021-03-04T17:32:00Z">
              <w:rPr>
                <w:rStyle w:val="afffa"/>
                <w:rFonts w:eastAsia="Calibri" w:cs="Arial"/>
                <w:color w:val="000000" w:themeColor="text1"/>
                <w:lang w:val="en-US"/>
              </w:rPr>
            </w:rPrChange>
          </w:rPr>
          <w:t>Bk</w:t>
        </w:r>
        <w:r w:rsidRPr="00F76956">
          <w:rPr>
            <w:rStyle w:val="afffa"/>
            <w:rFonts w:eastAsia="Calibri" w:cs="Arial"/>
            <w:i w:val="0"/>
            <w:color w:val="000000" w:themeColor="text1"/>
            <w:rPrChange w:id="3492" w:author="Александр Шрамков" w:date="2021-03-04T17:32:00Z">
              <w:rPr>
                <w:rStyle w:val="afffa"/>
                <w:rFonts w:eastAsia="Calibri" w:cs="Arial"/>
                <w:color w:val="000000" w:themeColor="text1"/>
              </w:rPr>
            </w:rPrChange>
          </w:rPr>
          <w:t>), вычисляемое как произведение значений "Вес величины последствия" на "Вес частоты события"</w:t>
        </w:r>
      </w:ins>
    </w:p>
    <w:p w14:paraId="73F67639" w14:textId="77777777" w:rsidR="00F76956" w:rsidRPr="00F76956" w:rsidRDefault="00F76956" w:rsidP="00F76956">
      <w:pPr>
        <w:ind w:left="1418"/>
        <w:rPr>
          <w:ins w:id="3493" w:author="Александр Шрамков" w:date="2021-03-04T17:32:00Z"/>
          <w:rStyle w:val="afffa"/>
          <w:rFonts w:eastAsia="Calibri" w:cs="Arial"/>
          <w:i w:val="0"/>
          <w:color w:val="000000" w:themeColor="text1"/>
        </w:rPr>
      </w:pPr>
      <w:ins w:id="3494" w:author="Александр Шрамков" w:date="2021-03-04T17:32:00Z">
        <w:r w:rsidRPr="00F76956">
          <w:rPr>
            <w:rStyle w:val="afffa"/>
            <w:rFonts w:eastAsia="Calibri" w:cs="Arial"/>
            <w:i w:val="0"/>
            <w:color w:val="000000" w:themeColor="text1"/>
            <w:rPrChange w:id="3495" w:author="Александр Шрамков" w:date="2021-03-04T17:32:00Z">
              <w:rPr>
                <w:rStyle w:val="afffa"/>
                <w:rFonts w:eastAsia="Calibri" w:cs="Arial"/>
                <w:color w:val="000000" w:themeColor="text1"/>
              </w:rPr>
            </w:rPrChange>
          </w:rPr>
          <w:t>- Приоритет конкретной работы (</w:t>
        </w:r>
        <w:r w:rsidRPr="00F76956">
          <w:rPr>
            <w:rStyle w:val="afffa"/>
            <w:rFonts w:eastAsia="Calibri" w:cs="Arial"/>
            <w:i w:val="0"/>
            <w:color w:val="000000" w:themeColor="text1"/>
            <w:lang w:val="en-US"/>
            <w:rPrChange w:id="3496" w:author="Александр Шрамков" w:date="2021-03-04T17:32:00Z">
              <w:rPr>
                <w:rStyle w:val="afffa"/>
                <w:rFonts w:eastAsia="Calibri" w:cs="Arial"/>
                <w:color w:val="000000" w:themeColor="text1"/>
                <w:lang w:val="en-US"/>
              </w:rPr>
            </w:rPrChange>
          </w:rPr>
          <w:t>Prior</w:t>
        </w:r>
        <w:r w:rsidRPr="00F76956">
          <w:rPr>
            <w:rStyle w:val="afffa"/>
            <w:rFonts w:eastAsia="Calibri" w:cs="Arial"/>
            <w:i w:val="0"/>
            <w:color w:val="000000" w:themeColor="text1"/>
            <w:rPrChange w:id="3497" w:author="Александр Шрамков" w:date="2021-03-04T17:32:00Z">
              <w:rPr>
                <w:rStyle w:val="afffa"/>
                <w:rFonts w:eastAsia="Calibri" w:cs="Arial"/>
                <w:color w:val="000000" w:themeColor="text1"/>
              </w:rPr>
            </w:rPrChange>
          </w:rPr>
          <w:t>), вычисляемое по формуле (Prior)= Bt * Bk</w:t>
        </w:r>
      </w:ins>
    </w:p>
    <w:p w14:paraId="51226457" w14:textId="77777777" w:rsidR="00F76956" w:rsidRPr="00F76956" w:rsidRDefault="00F76956" w:rsidP="00F76956">
      <w:pPr>
        <w:ind w:left="1418"/>
        <w:rPr>
          <w:ins w:id="3498" w:author="Александр Шрамков" w:date="2021-03-04T17:32:00Z"/>
          <w:rStyle w:val="afffa"/>
          <w:rFonts w:eastAsia="Calibri" w:cs="Arial"/>
          <w:i w:val="0"/>
          <w:color w:val="000000" w:themeColor="text1"/>
        </w:rPr>
      </w:pPr>
      <w:ins w:id="3499" w:author="Александр Шрамков" w:date="2021-03-04T17:32:00Z">
        <w:r w:rsidRPr="00F76956">
          <w:rPr>
            <w:rStyle w:val="afffa"/>
            <w:rFonts w:eastAsia="Calibri" w:cs="Arial"/>
            <w:i w:val="0"/>
            <w:color w:val="000000" w:themeColor="text1"/>
            <w:rPrChange w:id="3500" w:author="Александр Шрамков" w:date="2021-03-04T17:32:00Z">
              <w:rPr>
                <w:rStyle w:val="afffa"/>
                <w:rFonts w:eastAsia="Calibri" w:cs="Arial"/>
                <w:color w:val="000000" w:themeColor="text1"/>
              </w:rPr>
            </w:rPrChange>
          </w:rPr>
          <w:t>- Категория работы, вычисляемое на основании условий:</w:t>
        </w:r>
      </w:ins>
    </w:p>
    <w:p w14:paraId="2F702C5B" w14:textId="77777777" w:rsidR="00F76956" w:rsidRPr="00F76956" w:rsidRDefault="00F76956" w:rsidP="00F76956">
      <w:pPr>
        <w:ind w:left="1843"/>
        <w:rPr>
          <w:ins w:id="3501" w:author="Александр Шрамков" w:date="2021-03-04T17:32:00Z"/>
          <w:rStyle w:val="afffa"/>
          <w:rFonts w:eastAsia="Calibri" w:cs="Arial"/>
          <w:i w:val="0"/>
          <w:color w:val="000000" w:themeColor="text1"/>
        </w:rPr>
      </w:pPr>
      <w:ins w:id="3502" w:author="Александр Шрамков" w:date="2021-03-04T17:32:00Z">
        <w:r w:rsidRPr="00F76956">
          <w:rPr>
            <w:rStyle w:val="afffa"/>
            <w:rFonts w:eastAsia="Calibri" w:cs="Arial"/>
            <w:i w:val="0"/>
            <w:color w:val="000000" w:themeColor="text1"/>
            <w:rPrChange w:id="3503" w:author="Александр Шрамков" w:date="2021-03-04T17:32:00Z">
              <w:rPr>
                <w:rStyle w:val="afffa"/>
                <w:rFonts w:eastAsia="Calibri" w:cs="Arial"/>
                <w:color w:val="000000" w:themeColor="text1"/>
              </w:rPr>
            </w:rPrChange>
          </w:rPr>
          <w:t>1 Категория: 1500 &lt;</w:t>
        </w:r>
        <w:r w:rsidRPr="00F76956">
          <w:rPr>
            <w:rStyle w:val="afffa"/>
            <w:rFonts w:eastAsia="Calibri" w:cs="Arial"/>
            <w:i w:val="0"/>
            <w:color w:val="000000" w:themeColor="text1"/>
            <w:lang w:val="en-US"/>
            <w:rPrChange w:id="3504" w:author="Александр Шрамков" w:date="2021-03-04T17:32:00Z">
              <w:rPr>
                <w:rStyle w:val="afffa"/>
                <w:rFonts w:eastAsia="Calibri" w:cs="Arial"/>
                <w:color w:val="000000" w:themeColor="text1"/>
                <w:lang w:val="en-US"/>
              </w:rPr>
            </w:rPrChange>
          </w:rPr>
          <w:t>Prior</w:t>
        </w:r>
        <w:r w:rsidRPr="00F76956">
          <w:rPr>
            <w:rStyle w:val="afffa"/>
            <w:rFonts w:eastAsia="Calibri" w:cs="Arial"/>
            <w:i w:val="0"/>
            <w:color w:val="000000" w:themeColor="text1"/>
            <w:rPrChange w:id="3505" w:author="Александр Шрамков" w:date="2021-03-04T17:32:00Z">
              <w:rPr>
                <w:rStyle w:val="afffa"/>
                <w:rFonts w:eastAsia="Calibri" w:cs="Arial"/>
                <w:color w:val="000000" w:themeColor="text1"/>
              </w:rPr>
            </w:rPrChange>
          </w:rPr>
          <w:t xml:space="preserve"> &lt;62500</w:t>
        </w:r>
      </w:ins>
    </w:p>
    <w:p w14:paraId="7D627539" w14:textId="77777777" w:rsidR="00F76956" w:rsidRPr="00F76956" w:rsidRDefault="00F76956" w:rsidP="00F76956">
      <w:pPr>
        <w:ind w:left="1843"/>
        <w:rPr>
          <w:ins w:id="3506" w:author="Александр Шрамков" w:date="2021-03-04T17:32:00Z"/>
          <w:rStyle w:val="afffa"/>
          <w:rFonts w:eastAsia="Calibri" w:cs="Arial"/>
          <w:i w:val="0"/>
          <w:color w:val="000000" w:themeColor="text1"/>
        </w:rPr>
      </w:pPr>
      <w:ins w:id="3507" w:author="Александр Шрамков" w:date="2021-03-04T17:32:00Z">
        <w:r w:rsidRPr="00F76956">
          <w:rPr>
            <w:rStyle w:val="afffa"/>
            <w:rFonts w:eastAsia="Calibri" w:cs="Arial"/>
            <w:i w:val="0"/>
            <w:color w:val="000000" w:themeColor="text1"/>
            <w:rPrChange w:id="3508" w:author="Александр Шрамков" w:date="2021-03-04T17:32:00Z">
              <w:rPr>
                <w:rStyle w:val="afffa"/>
                <w:rFonts w:eastAsia="Calibri" w:cs="Arial"/>
                <w:color w:val="000000" w:themeColor="text1"/>
              </w:rPr>
            </w:rPrChange>
          </w:rPr>
          <w:t>2 Категория: 500 &lt;</w:t>
        </w:r>
        <w:r w:rsidRPr="00F76956">
          <w:rPr>
            <w:rStyle w:val="afffa"/>
            <w:rFonts w:eastAsia="Calibri" w:cs="Arial"/>
            <w:i w:val="0"/>
            <w:color w:val="000000" w:themeColor="text1"/>
            <w:lang w:val="en-US"/>
            <w:rPrChange w:id="3509" w:author="Александр Шрамков" w:date="2021-03-04T17:32:00Z">
              <w:rPr>
                <w:rStyle w:val="afffa"/>
                <w:rFonts w:eastAsia="Calibri" w:cs="Arial"/>
                <w:color w:val="000000" w:themeColor="text1"/>
                <w:lang w:val="en-US"/>
              </w:rPr>
            </w:rPrChange>
          </w:rPr>
          <w:t>Prior</w:t>
        </w:r>
        <w:r w:rsidRPr="00F76956">
          <w:rPr>
            <w:rStyle w:val="afffa"/>
            <w:rFonts w:eastAsia="Calibri" w:cs="Arial"/>
            <w:i w:val="0"/>
            <w:color w:val="000000" w:themeColor="text1"/>
            <w:rPrChange w:id="3510" w:author="Александр Шрамков" w:date="2021-03-04T17:32:00Z">
              <w:rPr>
                <w:rStyle w:val="afffa"/>
                <w:rFonts w:eastAsia="Calibri" w:cs="Arial"/>
                <w:color w:val="000000" w:themeColor="text1"/>
              </w:rPr>
            </w:rPrChange>
          </w:rPr>
          <w:t xml:space="preserve"> &lt;1499</w:t>
        </w:r>
      </w:ins>
    </w:p>
    <w:p w14:paraId="45380790" w14:textId="77777777" w:rsidR="00F76956" w:rsidRPr="00F76956" w:rsidRDefault="00F76956" w:rsidP="00F76956">
      <w:pPr>
        <w:ind w:left="1843"/>
        <w:rPr>
          <w:ins w:id="3511" w:author="Александр Шрамков" w:date="2021-03-04T17:32:00Z"/>
          <w:rStyle w:val="afffa"/>
          <w:rFonts w:eastAsia="Calibri" w:cs="Arial"/>
          <w:i w:val="0"/>
          <w:color w:val="000000" w:themeColor="text1"/>
        </w:rPr>
      </w:pPr>
      <w:ins w:id="3512" w:author="Александр Шрамков" w:date="2021-03-04T17:32:00Z">
        <w:r w:rsidRPr="00F76956">
          <w:rPr>
            <w:rStyle w:val="afffa"/>
            <w:rFonts w:eastAsia="Calibri" w:cs="Arial"/>
            <w:i w:val="0"/>
            <w:color w:val="000000" w:themeColor="text1"/>
            <w:rPrChange w:id="3513" w:author="Александр Шрамков" w:date="2021-03-04T17:32:00Z">
              <w:rPr>
                <w:rStyle w:val="afffa"/>
                <w:rFonts w:eastAsia="Calibri" w:cs="Arial"/>
                <w:color w:val="000000" w:themeColor="text1"/>
              </w:rPr>
            </w:rPrChange>
          </w:rPr>
          <w:t>3 Категория: 1 &lt;</w:t>
        </w:r>
        <w:r w:rsidRPr="00F76956">
          <w:rPr>
            <w:rStyle w:val="afffa"/>
            <w:rFonts w:eastAsia="Calibri" w:cs="Arial"/>
            <w:i w:val="0"/>
            <w:color w:val="000000" w:themeColor="text1"/>
            <w:lang w:val="en-US"/>
            <w:rPrChange w:id="3514" w:author="Александр Шрамков" w:date="2021-03-04T17:32:00Z">
              <w:rPr>
                <w:rStyle w:val="afffa"/>
                <w:rFonts w:eastAsia="Calibri" w:cs="Arial"/>
                <w:color w:val="000000" w:themeColor="text1"/>
                <w:lang w:val="en-US"/>
              </w:rPr>
            </w:rPrChange>
          </w:rPr>
          <w:t>Prior</w:t>
        </w:r>
        <w:r w:rsidRPr="00F76956">
          <w:rPr>
            <w:rStyle w:val="afffa"/>
            <w:rFonts w:eastAsia="Calibri" w:cs="Arial"/>
            <w:i w:val="0"/>
            <w:color w:val="000000" w:themeColor="text1"/>
            <w:rPrChange w:id="3515" w:author="Александр Шрамков" w:date="2021-03-04T17:32:00Z">
              <w:rPr>
                <w:rStyle w:val="afffa"/>
                <w:rFonts w:eastAsia="Calibri" w:cs="Arial"/>
                <w:color w:val="000000" w:themeColor="text1"/>
              </w:rPr>
            </w:rPrChange>
          </w:rPr>
          <w:t xml:space="preserve"> &lt;499</w:t>
        </w:r>
      </w:ins>
    </w:p>
    <w:p w14:paraId="118702E5" w14:textId="77777777" w:rsidR="00F76956" w:rsidRDefault="00F76956" w:rsidP="00F76956">
      <w:pPr>
        <w:pStyle w:val="afa"/>
        <w:ind w:left="2007"/>
        <w:rPr>
          <w:ins w:id="3516" w:author="Александр Шрамков" w:date="2021-03-04T17:32:00Z"/>
          <w:rFonts w:cs="Arial"/>
        </w:rPr>
      </w:pPr>
    </w:p>
    <w:p w14:paraId="0386CE08" w14:textId="77777777" w:rsidR="00F76956" w:rsidRPr="006E35F9" w:rsidRDefault="00F76956" w:rsidP="00F76956">
      <w:pPr>
        <w:pStyle w:val="afa"/>
        <w:ind w:left="0"/>
        <w:rPr>
          <w:ins w:id="3517" w:author="Александр Шрамков" w:date="2021-03-04T17:32:00Z"/>
          <w:rFonts w:cs="Arial"/>
          <w:szCs w:val="20"/>
          <w:lang w:eastAsia="ru-RU"/>
        </w:rPr>
      </w:pPr>
      <w:ins w:id="3518" w:author="Александр Шрамков" w:date="2021-03-04T17:32:00Z">
        <w:r w:rsidRPr="006E35F9">
          <w:rPr>
            <w:rFonts w:cs="Arial"/>
            <w:szCs w:val="20"/>
            <w:lang w:eastAsia="ru-RU"/>
          </w:rPr>
          <w:t>Реализовать настройку видимости закладки «Приоритизация работ по ТОиР» в зависимости от значения параметра, определяющего виды работ ТОРО, релевантные для приоритизации (например, КР*, ТР* и т.д.);</w:t>
        </w:r>
      </w:ins>
    </w:p>
    <w:p w14:paraId="659ABD47" w14:textId="77777777" w:rsidR="00F76956" w:rsidRDefault="00F76956" w:rsidP="00F76956">
      <w:pPr>
        <w:ind w:left="1287"/>
        <w:rPr>
          <w:ins w:id="3519" w:author="Александр Шрамков" w:date="2021-03-04T17:32:00Z"/>
          <w:rFonts w:cs="Arial"/>
        </w:rPr>
      </w:pPr>
    </w:p>
    <w:p w14:paraId="7C5C4BB8" w14:textId="77777777" w:rsidR="00F76956" w:rsidRPr="00F76956" w:rsidRDefault="00F76956" w:rsidP="00F76956">
      <w:pPr>
        <w:pStyle w:val="afa"/>
        <w:numPr>
          <w:ilvl w:val="0"/>
          <w:numId w:val="104"/>
        </w:numPr>
        <w:tabs>
          <w:tab w:val="clear" w:pos="567"/>
        </w:tabs>
        <w:rPr>
          <w:ins w:id="3520" w:author="Александр Шрамков" w:date="2021-03-04T17:32:00Z"/>
          <w:rFonts w:cs="Arial"/>
          <w:rPrChange w:id="3521" w:author="Александр Шрамков" w:date="2021-03-04T17:32:00Z">
            <w:rPr>
              <w:ins w:id="3522" w:author="Александр Шрамков" w:date="2021-03-04T17:32:00Z"/>
              <w:rFonts w:cs="Arial"/>
              <w:b/>
            </w:rPr>
          </w:rPrChange>
        </w:rPr>
      </w:pPr>
      <w:ins w:id="3523" w:author="Александр Шрамков" w:date="2021-03-04T17:32:00Z">
        <w:r w:rsidRPr="00F76956">
          <w:rPr>
            <w:rFonts w:cs="Arial"/>
            <w:rPrChange w:id="3524" w:author="Александр Шрамков" w:date="2021-03-04T17:32:00Z">
              <w:rPr>
                <w:rFonts w:cs="Arial"/>
                <w:b/>
              </w:rPr>
            </w:rPrChange>
          </w:rPr>
          <w:lastRenderedPageBreak/>
          <w:t xml:space="preserve">Добавить поля из заказа ТОРО в отчет </w:t>
        </w:r>
        <w:r w:rsidRPr="00F76956">
          <w:rPr>
            <w:rFonts w:cs="Arial"/>
            <w:lang w:val="en-US"/>
            <w:rPrChange w:id="3525" w:author="Александр Шрамков" w:date="2021-03-04T17:32:00Z">
              <w:rPr>
                <w:rFonts w:cs="Arial"/>
                <w:b/>
                <w:lang w:val="en-US"/>
              </w:rPr>
            </w:rPrChange>
          </w:rPr>
          <w:t>ALV</w:t>
        </w:r>
        <w:r w:rsidRPr="00F76956">
          <w:rPr>
            <w:rFonts w:cs="Arial"/>
            <w:rPrChange w:id="3526" w:author="Александр Шрамков" w:date="2021-03-04T17:32:00Z">
              <w:rPr>
                <w:rFonts w:cs="Arial"/>
                <w:b/>
              </w:rPr>
            </w:rPrChange>
          </w:rPr>
          <w:t xml:space="preserve"> транзакции </w:t>
        </w:r>
        <w:r w:rsidRPr="00F76956">
          <w:rPr>
            <w:rFonts w:cs="Arial"/>
            <w:lang w:val="en-US"/>
            <w:rPrChange w:id="3527" w:author="Александр Шрамков" w:date="2021-03-04T17:32:00Z">
              <w:rPr>
                <w:rFonts w:cs="Arial"/>
                <w:b/>
                <w:lang w:val="en-US"/>
              </w:rPr>
            </w:rPrChange>
          </w:rPr>
          <w:t>IW</w:t>
        </w:r>
        <w:r w:rsidRPr="00F76956">
          <w:rPr>
            <w:rFonts w:cs="Arial"/>
            <w:rPrChange w:id="3528" w:author="Александр Шрамков" w:date="2021-03-04T17:32:00Z">
              <w:rPr>
                <w:rFonts w:cs="Arial"/>
                <w:b/>
              </w:rPr>
            </w:rPrChange>
          </w:rPr>
          <w:t>38;</w:t>
        </w:r>
      </w:ins>
    </w:p>
    <w:p w14:paraId="7BD1C681" w14:textId="77777777" w:rsidR="00F76956" w:rsidRDefault="00F76956" w:rsidP="00F76956">
      <w:pPr>
        <w:ind w:left="1287"/>
        <w:rPr>
          <w:ins w:id="3529" w:author="Александр Шрамков" w:date="2021-03-04T17:32:00Z"/>
          <w:rFonts w:cs="Arial"/>
        </w:rPr>
      </w:pPr>
    </w:p>
    <w:p w14:paraId="39B93C06" w14:textId="77777777" w:rsidR="00F76956" w:rsidRPr="00F76956" w:rsidRDefault="00F76956" w:rsidP="00F76956">
      <w:pPr>
        <w:ind w:left="1418"/>
        <w:contextualSpacing/>
        <w:jc w:val="left"/>
        <w:rPr>
          <w:ins w:id="3530" w:author="Александр Шрамков" w:date="2021-03-04T17:32:00Z"/>
          <w:rStyle w:val="afffa"/>
          <w:rFonts w:eastAsia="Calibri" w:cs="Arial"/>
          <w:i w:val="0"/>
          <w:color w:val="000000" w:themeColor="text1"/>
        </w:rPr>
      </w:pPr>
      <w:ins w:id="3531" w:author="Александр Шрамков" w:date="2021-03-04T17:32:00Z">
        <w:r w:rsidRPr="00F76956">
          <w:rPr>
            <w:rStyle w:val="afffa"/>
            <w:rFonts w:eastAsia="Calibri" w:cs="Arial"/>
            <w:i w:val="0"/>
            <w:color w:val="000000" w:themeColor="text1"/>
            <w:rPrChange w:id="3532" w:author="Александр Шрамков" w:date="2021-03-04T17:32:00Z">
              <w:rPr>
                <w:rStyle w:val="afffa"/>
                <w:rFonts w:eastAsia="Calibri" w:cs="Arial"/>
                <w:color w:val="000000" w:themeColor="text1"/>
              </w:rPr>
            </w:rPrChange>
          </w:rPr>
          <w:t>- Балл тяжести стоимости последствий (Bs)</w:t>
        </w:r>
      </w:ins>
    </w:p>
    <w:p w14:paraId="12408115" w14:textId="77777777" w:rsidR="00F76956" w:rsidRPr="00F76956" w:rsidRDefault="00F76956" w:rsidP="00F76956">
      <w:pPr>
        <w:ind w:left="1418"/>
        <w:contextualSpacing/>
        <w:jc w:val="left"/>
        <w:rPr>
          <w:ins w:id="3533" w:author="Александр Шрамков" w:date="2021-03-04T17:32:00Z"/>
          <w:rStyle w:val="afffa"/>
          <w:rFonts w:eastAsia="Calibri" w:cs="Arial"/>
          <w:i w:val="0"/>
          <w:color w:val="000000" w:themeColor="text1"/>
        </w:rPr>
      </w:pPr>
      <w:ins w:id="3534" w:author="Александр Шрамков" w:date="2021-03-04T17:32:00Z">
        <w:r w:rsidRPr="00F76956">
          <w:rPr>
            <w:rStyle w:val="afffa"/>
            <w:rFonts w:eastAsia="Calibri" w:cs="Arial"/>
            <w:i w:val="0"/>
            <w:color w:val="000000" w:themeColor="text1"/>
            <w:rPrChange w:id="3535" w:author="Александр Шрамков" w:date="2021-03-04T17:32:00Z">
              <w:rPr>
                <w:rStyle w:val="afffa"/>
                <w:rFonts w:eastAsia="Calibri" w:cs="Arial"/>
                <w:color w:val="000000" w:themeColor="text1"/>
              </w:rPr>
            </w:rPrChange>
          </w:rPr>
          <w:t>- Балл тяжести времени восстановления из-за последствий (Bp)</w:t>
        </w:r>
      </w:ins>
    </w:p>
    <w:p w14:paraId="4FA4C05F" w14:textId="77777777" w:rsidR="00F76956" w:rsidRPr="00F76956" w:rsidRDefault="00F76956" w:rsidP="00F76956">
      <w:pPr>
        <w:ind w:left="1418"/>
        <w:contextualSpacing/>
        <w:jc w:val="left"/>
        <w:rPr>
          <w:ins w:id="3536" w:author="Александр Шрамков" w:date="2021-03-04T17:32:00Z"/>
          <w:rStyle w:val="afffa"/>
          <w:rFonts w:eastAsia="Calibri" w:cs="Arial"/>
          <w:i w:val="0"/>
          <w:color w:val="000000" w:themeColor="text1"/>
        </w:rPr>
      </w:pPr>
      <w:ins w:id="3537" w:author="Александр Шрамков" w:date="2021-03-04T17:32:00Z">
        <w:r w:rsidRPr="00F76956">
          <w:rPr>
            <w:rStyle w:val="afffa"/>
            <w:rFonts w:eastAsia="Calibri" w:cs="Arial"/>
            <w:i w:val="0"/>
            <w:color w:val="000000" w:themeColor="text1"/>
            <w:rPrChange w:id="3538" w:author="Александр Шрамков" w:date="2021-03-04T17:32:00Z">
              <w:rPr>
                <w:rStyle w:val="afffa"/>
                <w:rFonts w:eastAsia="Calibri" w:cs="Arial"/>
                <w:color w:val="000000" w:themeColor="text1"/>
              </w:rPr>
            </w:rPrChange>
          </w:rPr>
          <w:t>- Балл влияния на безопасность и экологию (Bb)</w:t>
        </w:r>
      </w:ins>
    </w:p>
    <w:p w14:paraId="7E74C9C2" w14:textId="77777777" w:rsidR="00F76956" w:rsidRPr="00F76956" w:rsidRDefault="00F76956" w:rsidP="00F76956">
      <w:pPr>
        <w:ind w:left="1418"/>
        <w:rPr>
          <w:ins w:id="3539" w:author="Александр Шрамков" w:date="2021-03-04T17:32:00Z"/>
          <w:rStyle w:val="afffa"/>
          <w:rFonts w:eastAsia="Calibri" w:cs="Arial"/>
          <w:i w:val="0"/>
          <w:color w:val="000000" w:themeColor="text1"/>
        </w:rPr>
      </w:pPr>
      <w:ins w:id="3540" w:author="Александр Шрамков" w:date="2021-03-04T17:32:00Z">
        <w:r w:rsidRPr="00F76956">
          <w:rPr>
            <w:rStyle w:val="afffa"/>
            <w:rFonts w:eastAsia="Calibri" w:cs="Arial"/>
            <w:i w:val="0"/>
            <w:color w:val="000000" w:themeColor="text1"/>
            <w:rPrChange w:id="3541" w:author="Александр Шрамков" w:date="2021-03-04T17:32:00Z">
              <w:rPr>
                <w:rStyle w:val="afffa"/>
                <w:rFonts w:eastAsia="Calibri" w:cs="Arial"/>
                <w:color w:val="000000" w:themeColor="text1"/>
              </w:rPr>
            </w:rPrChange>
          </w:rPr>
          <w:t>- Балл тяжести последствий невыполнения работ (</w:t>
        </w:r>
        <w:r w:rsidRPr="00F76956">
          <w:rPr>
            <w:rStyle w:val="afffa"/>
            <w:rFonts w:eastAsia="Calibri" w:cs="Arial"/>
            <w:i w:val="0"/>
            <w:color w:val="000000" w:themeColor="text1"/>
            <w:lang w:val="en-US"/>
            <w:rPrChange w:id="3542" w:author="Александр Шрамков" w:date="2021-03-04T17:32:00Z">
              <w:rPr>
                <w:rStyle w:val="afffa"/>
                <w:rFonts w:eastAsia="Calibri" w:cs="Arial"/>
                <w:color w:val="000000" w:themeColor="text1"/>
                <w:lang w:val="en-US"/>
              </w:rPr>
            </w:rPrChange>
          </w:rPr>
          <w:t>Bt</w:t>
        </w:r>
        <w:r w:rsidRPr="00F76956">
          <w:rPr>
            <w:rStyle w:val="afffa"/>
            <w:rFonts w:eastAsia="Calibri" w:cs="Arial"/>
            <w:i w:val="0"/>
            <w:color w:val="000000" w:themeColor="text1"/>
            <w:rPrChange w:id="3543" w:author="Александр Шрамков" w:date="2021-03-04T17:32:00Z">
              <w:rPr>
                <w:rStyle w:val="afffa"/>
                <w:rFonts w:eastAsia="Calibri" w:cs="Arial"/>
                <w:color w:val="000000" w:themeColor="text1"/>
              </w:rPr>
            </w:rPrChange>
          </w:rPr>
          <w:t>)</w:t>
        </w:r>
      </w:ins>
    </w:p>
    <w:p w14:paraId="616D2218" w14:textId="77777777" w:rsidR="00F76956" w:rsidRPr="00F76956" w:rsidRDefault="00F76956" w:rsidP="00F76956">
      <w:pPr>
        <w:ind w:left="1418"/>
        <w:rPr>
          <w:ins w:id="3544" w:author="Александр Шрамков" w:date="2021-03-04T17:32:00Z"/>
          <w:rStyle w:val="afffa"/>
          <w:rFonts w:eastAsia="Calibri" w:cs="Arial"/>
          <w:i w:val="0"/>
          <w:color w:val="000000" w:themeColor="text1"/>
        </w:rPr>
      </w:pPr>
      <w:ins w:id="3545" w:author="Александр Шрамков" w:date="2021-03-04T17:32:00Z">
        <w:r w:rsidRPr="00F76956">
          <w:rPr>
            <w:rStyle w:val="afffa"/>
            <w:rFonts w:eastAsia="Calibri" w:cs="Arial"/>
            <w:i w:val="0"/>
            <w:color w:val="000000" w:themeColor="text1"/>
            <w:rPrChange w:id="3546" w:author="Александр Шрамков" w:date="2021-03-04T17:32:00Z">
              <w:rPr>
                <w:rStyle w:val="afffa"/>
                <w:rFonts w:eastAsia="Calibri" w:cs="Arial"/>
                <w:color w:val="000000" w:themeColor="text1"/>
              </w:rPr>
            </w:rPrChange>
          </w:rPr>
          <w:t>- Балл риска актива/узла (</w:t>
        </w:r>
        <w:r w:rsidRPr="00F76956">
          <w:rPr>
            <w:rStyle w:val="afffa"/>
            <w:rFonts w:eastAsia="Calibri" w:cs="Arial"/>
            <w:i w:val="0"/>
            <w:color w:val="000000" w:themeColor="text1"/>
            <w:lang w:val="en-US"/>
            <w:rPrChange w:id="3547" w:author="Александр Шрамков" w:date="2021-03-04T17:32:00Z">
              <w:rPr>
                <w:rStyle w:val="afffa"/>
                <w:rFonts w:eastAsia="Calibri" w:cs="Arial"/>
                <w:color w:val="000000" w:themeColor="text1"/>
                <w:lang w:val="en-US"/>
              </w:rPr>
            </w:rPrChange>
          </w:rPr>
          <w:t>Bk</w:t>
        </w:r>
        <w:r w:rsidRPr="00F76956">
          <w:rPr>
            <w:rStyle w:val="afffa"/>
            <w:rFonts w:eastAsia="Calibri" w:cs="Arial"/>
            <w:i w:val="0"/>
            <w:color w:val="000000" w:themeColor="text1"/>
            <w:rPrChange w:id="3548" w:author="Александр Шрамков" w:date="2021-03-04T17:32:00Z">
              <w:rPr>
                <w:rStyle w:val="afffa"/>
                <w:rFonts w:eastAsia="Calibri" w:cs="Arial"/>
                <w:color w:val="000000" w:themeColor="text1"/>
              </w:rPr>
            </w:rPrChange>
          </w:rPr>
          <w:t>)</w:t>
        </w:r>
      </w:ins>
    </w:p>
    <w:p w14:paraId="32C1CE0F" w14:textId="77777777" w:rsidR="00F76956" w:rsidRPr="00F76956" w:rsidRDefault="00F76956" w:rsidP="00F76956">
      <w:pPr>
        <w:ind w:left="1418"/>
        <w:rPr>
          <w:ins w:id="3549" w:author="Александр Шрамков" w:date="2021-03-04T17:32:00Z"/>
          <w:rStyle w:val="afffa"/>
          <w:rFonts w:eastAsia="Calibri" w:cs="Arial"/>
          <w:i w:val="0"/>
          <w:color w:val="000000" w:themeColor="text1"/>
        </w:rPr>
      </w:pPr>
      <w:ins w:id="3550" w:author="Александр Шрамков" w:date="2021-03-04T17:32:00Z">
        <w:r w:rsidRPr="00F76956">
          <w:rPr>
            <w:rStyle w:val="afffa"/>
            <w:rFonts w:eastAsia="Calibri" w:cs="Arial"/>
            <w:i w:val="0"/>
            <w:color w:val="000000" w:themeColor="text1"/>
            <w:rPrChange w:id="3551" w:author="Александр Шрамков" w:date="2021-03-04T17:32:00Z">
              <w:rPr>
                <w:rStyle w:val="afffa"/>
                <w:rFonts w:eastAsia="Calibri" w:cs="Arial"/>
                <w:color w:val="000000" w:themeColor="text1"/>
              </w:rPr>
            </w:rPrChange>
          </w:rPr>
          <w:t>- Приоритет конкретной работы (</w:t>
        </w:r>
        <w:r w:rsidRPr="00F76956">
          <w:rPr>
            <w:rStyle w:val="afffa"/>
            <w:rFonts w:eastAsia="Calibri" w:cs="Arial"/>
            <w:i w:val="0"/>
            <w:color w:val="000000" w:themeColor="text1"/>
            <w:lang w:val="en-US"/>
            <w:rPrChange w:id="3552" w:author="Александр Шрамков" w:date="2021-03-04T17:32:00Z">
              <w:rPr>
                <w:rStyle w:val="afffa"/>
                <w:rFonts w:eastAsia="Calibri" w:cs="Arial"/>
                <w:color w:val="000000" w:themeColor="text1"/>
                <w:lang w:val="en-US"/>
              </w:rPr>
            </w:rPrChange>
          </w:rPr>
          <w:t>Prior</w:t>
        </w:r>
        <w:r w:rsidRPr="00F76956">
          <w:rPr>
            <w:rStyle w:val="afffa"/>
            <w:rFonts w:eastAsia="Calibri" w:cs="Arial"/>
            <w:i w:val="0"/>
            <w:color w:val="000000" w:themeColor="text1"/>
            <w:rPrChange w:id="3553" w:author="Александр Шрамков" w:date="2021-03-04T17:32:00Z">
              <w:rPr>
                <w:rStyle w:val="afffa"/>
                <w:rFonts w:eastAsia="Calibri" w:cs="Arial"/>
                <w:color w:val="000000" w:themeColor="text1"/>
              </w:rPr>
            </w:rPrChange>
          </w:rPr>
          <w:t>)</w:t>
        </w:r>
      </w:ins>
    </w:p>
    <w:p w14:paraId="500AD909" w14:textId="77777777" w:rsidR="00F76956" w:rsidRPr="00F76956" w:rsidRDefault="00F76956" w:rsidP="00F76956">
      <w:pPr>
        <w:ind w:left="1418"/>
        <w:rPr>
          <w:ins w:id="3554" w:author="Александр Шрамков" w:date="2021-03-04T17:32:00Z"/>
          <w:rStyle w:val="afffa"/>
          <w:rFonts w:eastAsia="Calibri" w:cs="Arial"/>
          <w:i w:val="0"/>
          <w:color w:val="000000" w:themeColor="text1"/>
        </w:rPr>
      </w:pPr>
      <w:ins w:id="3555" w:author="Александр Шрамков" w:date="2021-03-04T17:32:00Z">
        <w:r w:rsidRPr="00F76956">
          <w:rPr>
            <w:rStyle w:val="afffa"/>
            <w:rFonts w:eastAsia="Calibri" w:cs="Arial"/>
            <w:i w:val="0"/>
            <w:color w:val="000000" w:themeColor="text1"/>
            <w:rPrChange w:id="3556" w:author="Александр Шрамков" w:date="2021-03-04T17:32:00Z">
              <w:rPr>
                <w:rStyle w:val="afffa"/>
                <w:rFonts w:eastAsia="Calibri" w:cs="Arial"/>
                <w:color w:val="000000" w:themeColor="text1"/>
              </w:rPr>
            </w:rPrChange>
          </w:rPr>
          <w:t>- Категория работы</w:t>
        </w:r>
      </w:ins>
    </w:p>
    <w:p w14:paraId="4B3501F7" w14:textId="77777777" w:rsidR="00F76956" w:rsidRPr="00F76956" w:rsidRDefault="00F76956" w:rsidP="00F76956">
      <w:pPr>
        <w:ind w:left="1418"/>
        <w:rPr>
          <w:ins w:id="3557" w:author="Александр Шрамков" w:date="2021-03-04T17:32:00Z"/>
          <w:rStyle w:val="afffa"/>
          <w:rFonts w:eastAsia="Calibri" w:cs="Arial"/>
          <w:i w:val="0"/>
          <w:color w:val="000000" w:themeColor="text1"/>
        </w:rPr>
      </w:pPr>
    </w:p>
    <w:p w14:paraId="4B993673" w14:textId="77777777" w:rsidR="00F76956" w:rsidRPr="00F76956" w:rsidRDefault="00F76956" w:rsidP="00F76956">
      <w:pPr>
        <w:ind w:left="1418"/>
        <w:rPr>
          <w:ins w:id="3558" w:author="Александр Шрамков" w:date="2021-03-04T17:32:00Z"/>
          <w:rStyle w:val="afffa"/>
          <w:rFonts w:eastAsia="Calibri" w:cs="Arial"/>
          <w:i w:val="0"/>
          <w:color w:val="000000" w:themeColor="text1"/>
        </w:rPr>
      </w:pPr>
      <w:ins w:id="3559" w:author="Александр Шрамков" w:date="2021-03-04T17:32:00Z">
        <w:r w:rsidRPr="00F76956">
          <w:rPr>
            <w:rStyle w:val="afffa"/>
            <w:rFonts w:eastAsia="Calibri" w:cs="Arial"/>
            <w:i w:val="0"/>
            <w:color w:val="000000" w:themeColor="text1"/>
            <w:rPrChange w:id="3560" w:author="Александр Шрамков" w:date="2021-03-04T17:32:00Z">
              <w:rPr>
                <w:rStyle w:val="afffa"/>
                <w:rFonts w:eastAsia="Calibri" w:cs="Arial"/>
                <w:color w:val="000000" w:themeColor="text1"/>
              </w:rPr>
            </w:rPrChange>
          </w:rPr>
          <w:t>- Год, вычисляемое как год планируемой работы</w:t>
        </w:r>
      </w:ins>
    </w:p>
    <w:p w14:paraId="4FCAABD3" w14:textId="77777777" w:rsidR="00F76956" w:rsidRPr="00F76956" w:rsidRDefault="00F76956" w:rsidP="00F76956">
      <w:pPr>
        <w:ind w:left="1418"/>
        <w:rPr>
          <w:ins w:id="3561" w:author="Александр Шрамков" w:date="2021-03-04T17:32:00Z"/>
          <w:rStyle w:val="afffa"/>
          <w:rFonts w:eastAsia="Calibri" w:cs="Arial"/>
          <w:i w:val="0"/>
          <w:color w:val="000000" w:themeColor="text1"/>
        </w:rPr>
      </w:pPr>
      <w:ins w:id="3562" w:author="Александр Шрамков" w:date="2021-03-04T17:32:00Z">
        <w:r w:rsidRPr="00F76956">
          <w:rPr>
            <w:rStyle w:val="afffa"/>
            <w:rFonts w:eastAsia="Calibri" w:cs="Arial"/>
            <w:i w:val="0"/>
            <w:color w:val="000000" w:themeColor="text1"/>
            <w:rPrChange w:id="3563" w:author="Александр Шрамков" w:date="2021-03-04T17:32:00Z">
              <w:rPr>
                <w:rStyle w:val="afffa"/>
                <w:rFonts w:eastAsia="Calibri" w:cs="Arial"/>
                <w:color w:val="000000" w:themeColor="text1"/>
              </w:rPr>
            </w:rPrChange>
          </w:rPr>
          <w:t>- Месяц, вычисляемое как месяц планируемой работы</w:t>
        </w:r>
      </w:ins>
    </w:p>
    <w:p w14:paraId="2D2E9386" w14:textId="77777777" w:rsidR="00F76956" w:rsidRPr="00F76956" w:rsidRDefault="00F76956" w:rsidP="00F76956">
      <w:pPr>
        <w:ind w:left="1418"/>
        <w:rPr>
          <w:ins w:id="3564" w:author="Александр Шрамков" w:date="2021-03-04T17:32:00Z"/>
          <w:rStyle w:val="afffa"/>
          <w:rFonts w:eastAsia="Calibri" w:cs="Arial"/>
          <w:i w:val="0"/>
          <w:color w:val="000000" w:themeColor="text1"/>
        </w:rPr>
      </w:pPr>
      <w:ins w:id="3565" w:author="Александр Шрамков" w:date="2021-03-04T17:32:00Z">
        <w:r w:rsidRPr="00F76956">
          <w:rPr>
            <w:rStyle w:val="afffa"/>
            <w:rFonts w:eastAsia="Calibri" w:cs="Arial"/>
            <w:i w:val="0"/>
            <w:color w:val="000000" w:themeColor="text1"/>
            <w:rPrChange w:id="3566" w:author="Александр Шрамков" w:date="2021-03-04T17:32:00Z">
              <w:rPr>
                <w:rStyle w:val="afffa"/>
                <w:rFonts w:eastAsia="Calibri" w:cs="Arial"/>
                <w:color w:val="000000" w:themeColor="text1"/>
              </w:rPr>
            </w:rPrChange>
          </w:rPr>
          <w:t>- (Lim) Доступно чел.час., вычисляемое как 80% от доступных трудозатрат по исполняющим рабочим местам, указанным в заказе ТОРО</w:t>
        </w:r>
      </w:ins>
    </w:p>
    <w:p w14:paraId="6EDE354C" w14:textId="77777777" w:rsidR="00F76956" w:rsidRPr="00F76956" w:rsidRDefault="00F76956" w:rsidP="00F76956">
      <w:pPr>
        <w:ind w:left="1418"/>
        <w:rPr>
          <w:ins w:id="3567" w:author="Александр Шрамков" w:date="2021-03-04T17:32:00Z"/>
          <w:rStyle w:val="afffa"/>
          <w:rFonts w:eastAsia="Calibri" w:cs="Arial"/>
          <w:i w:val="0"/>
          <w:color w:val="000000" w:themeColor="text1"/>
        </w:rPr>
      </w:pPr>
      <w:ins w:id="3568" w:author="Александр Шрамков" w:date="2021-03-04T17:32:00Z">
        <w:r w:rsidRPr="00F76956">
          <w:rPr>
            <w:rStyle w:val="afffa"/>
            <w:rFonts w:eastAsia="Calibri" w:cs="Arial"/>
            <w:i w:val="0"/>
            <w:color w:val="000000" w:themeColor="text1"/>
            <w:rPrChange w:id="3569" w:author="Александр Шрамков" w:date="2021-03-04T17:32:00Z">
              <w:rPr>
                <w:rStyle w:val="afffa"/>
                <w:rFonts w:eastAsia="Calibri" w:cs="Arial"/>
                <w:color w:val="000000" w:themeColor="text1"/>
              </w:rPr>
            </w:rPrChange>
          </w:rPr>
          <w:t>- (Plan) Планируется чел.час., вычисляемое как план трудозатрат по исполняющим рабочим местам, указанным в заказе ТОРО</w:t>
        </w:r>
      </w:ins>
    </w:p>
    <w:p w14:paraId="5DAF9899" w14:textId="77777777" w:rsidR="00F76956" w:rsidRPr="00F76956" w:rsidRDefault="00F76956" w:rsidP="00F76956">
      <w:pPr>
        <w:ind w:left="1418"/>
        <w:rPr>
          <w:ins w:id="3570" w:author="Александр Шрамков" w:date="2021-03-04T17:32:00Z"/>
          <w:rStyle w:val="afffa"/>
          <w:rFonts w:eastAsia="Calibri" w:cs="Arial"/>
          <w:i w:val="0"/>
          <w:color w:val="000000" w:themeColor="text1"/>
        </w:rPr>
      </w:pPr>
      <w:ins w:id="3571" w:author="Александр Шрамков" w:date="2021-03-04T17:32:00Z">
        <w:r w:rsidRPr="00F76956">
          <w:rPr>
            <w:rStyle w:val="afffa"/>
            <w:rFonts w:eastAsia="Calibri" w:cs="Arial"/>
            <w:i w:val="0"/>
            <w:color w:val="000000" w:themeColor="text1"/>
            <w:rPrChange w:id="3572" w:author="Александр Шрамков" w:date="2021-03-04T17:32:00Z">
              <w:rPr>
                <w:rStyle w:val="afffa"/>
                <w:rFonts w:eastAsia="Calibri" w:cs="Arial"/>
                <w:color w:val="000000" w:themeColor="text1"/>
              </w:rPr>
            </w:rPrChange>
          </w:rPr>
          <w:t>- (Dif) Разница чел.*ч., вычисляемое по формуле Dif = Lim – Plan</w:t>
        </w:r>
      </w:ins>
    </w:p>
    <w:p w14:paraId="347E0651" w14:textId="77777777" w:rsidR="00F76956" w:rsidRPr="00F76956" w:rsidRDefault="00F76956" w:rsidP="00F76956">
      <w:pPr>
        <w:ind w:left="1418"/>
        <w:rPr>
          <w:ins w:id="3573" w:author="Александр Шрамков" w:date="2021-03-04T17:32:00Z"/>
          <w:rStyle w:val="afffa"/>
          <w:rFonts w:eastAsia="Calibri" w:cs="Arial"/>
          <w:i w:val="0"/>
          <w:color w:val="000000" w:themeColor="text1"/>
        </w:rPr>
      </w:pPr>
      <w:ins w:id="3574" w:author="Александр Шрамков" w:date="2021-03-04T17:32:00Z">
        <w:r w:rsidRPr="00F76956">
          <w:rPr>
            <w:rStyle w:val="afffa"/>
            <w:rFonts w:eastAsia="Calibri" w:cs="Arial"/>
            <w:i w:val="0"/>
            <w:color w:val="000000" w:themeColor="text1"/>
            <w:rPrChange w:id="3575" w:author="Александр Шрамков" w:date="2021-03-04T17:32:00Z">
              <w:rPr>
                <w:rStyle w:val="afffa"/>
                <w:rFonts w:eastAsia="Calibri" w:cs="Arial"/>
                <w:color w:val="000000" w:themeColor="text1"/>
              </w:rPr>
            </w:rPrChange>
          </w:rPr>
          <w:t>- Результат балансировки трудозатрат, текстовое значение, определяется на основании Dif:</w:t>
        </w:r>
      </w:ins>
    </w:p>
    <w:p w14:paraId="61C51802" w14:textId="77777777" w:rsidR="00F76956" w:rsidRPr="00F76956" w:rsidRDefault="00F76956" w:rsidP="00F76956">
      <w:pPr>
        <w:ind w:left="1843"/>
        <w:rPr>
          <w:ins w:id="3576" w:author="Александр Шрамков" w:date="2021-03-04T17:32:00Z"/>
          <w:rStyle w:val="afffa"/>
          <w:rFonts w:eastAsia="Calibri" w:cs="Arial"/>
          <w:i w:val="0"/>
          <w:color w:val="000000" w:themeColor="text1"/>
        </w:rPr>
      </w:pPr>
      <w:ins w:id="3577" w:author="Александр Шрамков" w:date="2021-03-04T17:32:00Z">
        <w:r w:rsidRPr="00F76956">
          <w:rPr>
            <w:rStyle w:val="afffa"/>
            <w:rFonts w:eastAsia="Calibri" w:cs="Arial"/>
            <w:i w:val="0"/>
            <w:color w:val="000000" w:themeColor="text1"/>
            <w:rPrChange w:id="3578" w:author="Александр Шрамков" w:date="2021-03-04T17:32:00Z">
              <w:rPr>
                <w:rStyle w:val="afffa"/>
                <w:rFonts w:eastAsia="Calibri" w:cs="Arial"/>
                <w:color w:val="000000" w:themeColor="text1"/>
              </w:rPr>
            </w:rPrChange>
          </w:rPr>
          <w:t xml:space="preserve"> если Dif &lt;0, то "ресурсов на текущий план работ по ТОиР недостаточно"</w:t>
        </w:r>
      </w:ins>
    </w:p>
    <w:p w14:paraId="6136E29C" w14:textId="77777777" w:rsidR="00F76956" w:rsidRPr="00F76956" w:rsidRDefault="00F76956" w:rsidP="00F76956">
      <w:pPr>
        <w:ind w:left="1843"/>
        <w:rPr>
          <w:ins w:id="3579" w:author="Александр Шрамков" w:date="2021-03-04T17:32:00Z"/>
          <w:rStyle w:val="afffa"/>
          <w:rFonts w:eastAsia="Calibri" w:cs="Arial"/>
          <w:i w:val="0"/>
          <w:color w:val="000000" w:themeColor="text1"/>
        </w:rPr>
      </w:pPr>
      <w:ins w:id="3580" w:author="Александр Шрамков" w:date="2021-03-04T17:32:00Z">
        <w:r w:rsidRPr="00F76956">
          <w:rPr>
            <w:rStyle w:val="afffa"/>
            <w:rFonts w:eastAsia="Calibri" w:cs="Arial"/>
            <w:i w:val="0"/>
            <w:color w:val="000000" w:themeColor="text1"/>
            <w:rPrChange w:id="3581" w:author="Александр Шрамков" w:date="2021-03-04T17:32:00Z">
              <w:rPr>
                <w:rStyle w:val="afffa"/>
                <w:rFonts w:eastAsia="Calibri" w:cs="Arial"/>
                <w:color w:val="000000" w:themeColor="text1"/>
              </w:rPr>
            </w:rPrChange>
          </w:rPr>
          <w:t xml:space="preserve"> если Dif &gt;0, то "ресурсы на текущий план работ по ТОиР избыточны"</w:t>
        </w:r>
      </w:ins>
    </w:p>
    <w:p w14:paraId="11A06B5E" w14:textId="77777777" w:rsidR="00F76956" w:rsidRPr="00F76956" w:rsidRDefault="00F76956" w:rsidP="00F76956">
      <w:pPr>
        <w:ind w:left="1843"/>
        <w:rPr>
          <w:ins w:id="3582" w:author="Александр Шрамков" w:date="2021-03-04T17:32:00Z"/>
          <w:rStyle w:val="afffa"/>
          <w:rFonts w:eastAsia="Calibri" w:cs="Arial"/>
          <w:i w:val="0"/>
          <w:color w:val="000000" w:themeColor="text1"/>
        </w:rPr>
      </w:pPr>
      <w:ins w:id="3583" w:author="Александр Шрамков" w:date="2021-03-04T17:32:00Z">
        <w:r w:rsidRPr="00F76956">
          <w:rPr>
            <w:rStyle w:val="afffa"/>
            <w:rFonts w:eastAsia="Calibri" w:cs="Arial"/>
            <w:i w:val="0"/>
            <w:color w:val="000000" w:themeColor="text1"/>
            <w:rPrChange w:id="3584" w:author="Александр Шрамков" w:date="2021-03-04T17:32:00Z">
              <w:rPr>
                <w:rStyle w:val="afffa"/>
                <w:rFonts w:eastAsia="Calibri" w:cs="Arial"/>
                <w:color w:val="000000" w:themeColor="text1"/>
              </w:rPr>
            </w:rPrChange>
          </w:rPr>
          <w:t xml:space="preserve"> если Dif =0, то "соответствие времени плановых работ по ТОиР доступным лимитам"</w:t>
        </w:r>
      </w:ins>
    </w:p>
    <w:p w14:paraId="5243AFD1" w14:textId="77777777" w:rsidR="00F76956" w:rsidRDefault="00F76956" w:rsidP="00F76956">
      <w:pPr>
        <w:ind w:left="1287"/>
        <w:rPr>
          <w:ins w:id="3585" w:author="Александр Шрамков" w:date="2021-03-04T17:32:00Z"/>
          <w:rFonts w:cs="Arial"/>
        </w:rPr>
      </w:pPr>
    </w:p>
    <w:p w14:paraId="09BCC763" w14:textId="77777777" w:rsidR="00F76956" w:rsidRPr="008A4BE6" w:rsidRDefault="00F76956" w:rsidP="00F76956">
      <w:pPr>
        <w:pStyle w:val="afa"/>
        <w:ind w:left="0"/>
        <w:rPr>
          <w:ins w:id="3586" w:author="Александр Шрамков" w:date="2021-03-04T17:32:00Z"/>
          <w:rFonts w:cs="Arial"/>
          <w:szCs w:val="20"/>
          <w:lang w:eastAsia="ru-RU"/>
        </w:rPr>
      </w:pPr>
      <w:ins w:id="3587" w:author="Александр Шрамков" w:date="2021-03-04T17:32:00Z">
        <w:r>
          <w:rPr>
            <w:rFonts w:cs="Arial"/>
            <w:szCs w:val="20"/>
            <w:lang w:eastAsia="ru-RU"/>
          </w:rPr>
          <w:t xml:space="preserve">На селекционном экране транзакции </w:t>
        </w:r>
        <w:r>
          <w:rPr>
            <w:rFonts w:cs="Arial"/>
            <w:szCs w:val="20"/>
            <w:lang w:val="en-US" w:eastAsia="ru-RU"/>
          </w:rPr>
          <w:t>IW</w:t>
        </w:r>
        <w:r w:rsidRPr="008A4BE6">
          <w:rPr>
            <w:rFonts w:cs="Arial"/>
            <w:szCs w:val="20"/>
            <w:lang w:eastAsia="ru-RU"/>
          </w:rPr>
          <w:t xml:space="preserve">38 </w:t>
        </w:r>
        <w:r>
          <w:rPr>
            <w:rFonts w:cs="Arial"/>
            <w:szCs w:val="20"/>
            <w:lang w:eastAsia="ru-RU"/>
          </w:rPr>
          <w:t>предусмотреть параметр</w:t>
        </w:r>
        <w:r w:rsidRPr="008A4BE6">
          <w:t xml:space="preserve"> </w:t>
        </w:r>
        <w:r w:rsidRPr="008A4BE6">
          <w:rPr>
            <w:rFonts w:cs="Arial"/>
            <w:szCs w:val="20"/>
            <w:lang w:eastAsia="ru-RU"/>
          </w:rPr>
          <w:t>"Только заказы для приоритизации"</w:t>
        </w:r>
        <w:r>
          <w:rPr>
            <w:rFonts w:cs="Arial"/>
            <w:szCs w:val="20"/>
            <w:lang w:eastAsia="ru-RU"/>
          </w:rPr>
          <w:t xml:space="preserve">, при активности которого в отчет </w:t>
        </w:r>
        <w:r>
          <w:rPr>
            <w:rFonts w:cs="Arial"/>
            <w:szCs w:val="20"/>
            <w:lang w:val="en-US" w:eastAsia="ru-RU"/>
          </w:rPr>
          <w:t>ALV</w:t>
        </w:r>
        <w:r w:rsidRPr="008A4BE6">
          <w:rPr>
            <w:rFonts w:cs="Arial"/>
            <w:szCs w:val="20"/>
            <w:lang w:eastAsia="ru-RU"/>
          </w:rPr>
          <w:t xml:space="preserve"> </w:t>
        </w:r>
        <w:r>
          <w:rPr>
            <w:rFonts w:cs="Arial"/>
            <w:szCs w:val="20"/>
            <w:lang w:eastAsia="ru-RU"/>
          </w:rPr>
          <w:t xml:space="preserve">будут выводиться только заказы ТОРО, чей вид работ ТОРО соответствует </w:t>
        </w:r>
        <w:r w:rsidRPr="006E35F9">
          <w:rPr>
            <w:rFonts w:cs="Arial"/>
            <w:szCs w:val="20"/>
            <w:lang w:eastAsia="ru-RU"/>
          </w:rPr>
          <w:t>значения</w:t>
        </w:r>
        <w:r>
          <w:rPr>
            <w:rFonts w:cs="Arial"/>
            <w:szCs w:val="20"/>
            <w:lang w:eastAsia="ru-RU"/>
          </w:rPr>
          <w:t>м</w:t>
        </w:r>
        <w:r w:rsidRPr="006E35F9">
          <w:rPr>
            <w:rFonts w:cs="Arial"/>
            <w:szCs w:val="20"/>
            <w:lang w:eastAsia="ru-RU"/>
          </w:rPr>
          <w:t xml:space="preserve"> параметра, определяющего виды работ ТОРО, релевантные для приоритизации (например, КР*, ТР* и т.д.)</w:t>
        </w:r>
        <w:r>
          <w:rPr>
            <w:rFonts w:cs="Arial"/>
            <w:szCs w:val="20"/>
            <w:lang w:eastAsia="ru-RU"/>
          </w:rPr>
          <w:t xml:space="preserve"> из п.2</w:t>
        </w:r>
        <w:r w:rsidRPr="006E35F9">
          <w:rPr>
            <w:rFonts w:cs="Arial"/>
            <w:szCs w:val="20"/>
            <w:lang w:eastAsia="ru-RU"/>
          </w:rPr>
          <w:t>;</w:t>
        </w:r>
      </w:ins>
    </w:p>
    <w:p w14:paraId="2A39C801" w14:textId="77777777" w:rsidR="00F76956" w:rsidRDefault="00F76956" w:rsidP="00F76956">
      <w:pPr>
        <w:ind w:left="1416"/>
        <w:rPr>
          <w:ins w:id="3588" w:author="Александр Шрамков" w:date="2021-03-04T17:32:00Z"/>
          <w:rFonts w:cs="Arial"/>
        </w:rPr>
      </w:pPr>
    </w:p>
    <w:p w14:paraId="05BA9A32" w14:textId="77777777" w:rsidR="00F76956" w:rsidRPr="00F76956" w:rsidRDefault="00F76956" w:rsidP="00F76956">
      <w:pPr>
        <w:pStyle w:val="afa"/>
        <w:numPr>
          <w:ilvl w:val="0"/>
          <w:numId w:val="104"/>
        </w:numPr>
        <w:tabs>
          <w:tab w:val="clear" w:pos="567"/>
        </w:tabs>
        <w:rPr>
          <w:ins w:id="3589" w:author="Александр Шрамков" w:date="2021-03-04T17:32:00Z"/>
          <w:rFonts w:cs="Arial"/>
          <w:rPrChange w:id="3590" w:author="Александр Шрамков" w:date="2021-03-04T17:32:00Z">
            <w:rPr>
              <w:ins w:id="3591" w:author="Александр Шрамков" w:date="2021-03-04T17:32:00Z"/>
              <w:rFonts w:cs="Arial"/>
              <w:b/>
            </w:rPr>
          </w:rPrChange>
        </w:rPr>
      </w:pPr>
      <w:ins w:id="3592" w:author="Александр Шрамков" w:date="2021-03-04T17:32:00Z">
        <w:r w:rsidRPr="00F76956">
          <w:rPr>
            <w:rFonts w:cs="Arial"/>
            <w:rPrChange w:id="3593" w:author="Александр Шрамков" w:date="2021-03-04T17:32:00Z">
              <w:rPr>
                <w:rFonts w:cs="Arial"/>
                <w:b/>
              </w:rPr>
            </w:rPrChange>
          </w:rPr>
          <w:t>Добавить функции массовой обработки заказов ТОРО в Доп.функции транзакции IW38 для возможности массового присвоения заказам ТОРО значений коэффициентов:</w:t>
        </w:r>
      </w:ins>
    </w:p>
    <w:p w14:paraId="62BA1CBF" w14:textId="77777777" w:rsidR="00F76956" w:rsidRDefault="00F76956" w:rsidP="00F76956">
      <w:pPr>
        <w:ind w:left="1287"/>
        <w:rPr>
          <w:ins w:id="3594" w:author="Александр Шрамков" w:date="2021-03-04T17:32:00Z"/>
          <w:rFonts w:cs="Arial"/>
        </w:rPr>
      </w:pPr>
    </w:p>
    <w:p w14:paraId="18EDA827" w14:textId="77777777" w:rsidR="00F76956" w:rsidRPr="00F76956" w:rsidRDefault="00F76956" w:rsidP="00F76956">
      <w:pPr>
        <w:ind w:left="1418"/>
        <w:contextualSpacing/>
        <w:jc w:val="left"/>
        <w:rPr>
          <w:ins w:id="3595" w:author="Александр Шрамков" w:date="2021-03-04T17:32:00Z"/>
          <w:rStyle w:val="afffa"/>
          <w:rFonts w:eastAsia="Calibri" w:cs="Arial"/>
          <w:i w:val="0"/>
          <w:color w:val="000000" w:themeColor="text1"/>
        </w:rPr>
      </w:pPr>
      <w:ins w:id="3596" w:author="Александр Шрамков" w:date="2021-03-04T17:32:00Z">
        <w:r w:rsidRPr="00F76956">
          <w:rPr>
            <w:rStyle w:val="afffa"/>
            <w:rFonts w:eastAsia="Calibri" w:cs="Arial"/>
            <w:i w:val="0"/>
            <w:color w:val="000000" w:themeColor="text1"/>
            <w:rPrChange w:id="3597" w:author="Александр Шрамков" w:date="2021-03-04T17:32:00Z">
              <w:rPr>
                <w:rStyle w:val="afffa"/>
                <w:rFonts w:eastAsia="Calibri" w:cs="Arial"/>
                <w:color w:val="000000" w:themeColor="text1"/>
              </w:rPr>
            </w:rPrChange>
          </w:rPr>
          <w:t>- Балл тяжести стоимости последствий (Bs)</w:t>
        </w:r>
      </w:ins>
    </w:p>
    <w:p w14:paraId="70588EB2" w14:textId="77777777" w:rsidR="00F76956" w:rsidRPr="00F76956" w:rsidRDefault="00F76956" w:rsidP="00F76956">
      <w:pPr>
        <w:ind w:left="1418"/>
        <w:contextualSpacing/>
        <w:jc w:val="left"/>
        <w:rPr>
          <w:ins w:id="3598" w:author="Александр Шрамков" w:date="2021-03-04T17:32:00Z"/>
          <w:rStyle w:val="afffa"/>
          <w:rFonts w:eastAsia="Calibri" w:cs="Arial"/>
          <w:i w:val="0"/>
          <w:color w:val="000000" w:themeColor="text1"/>
        </w:rPr>
      </w:pPr>
      <w:ins w:id="3599" w:author="Александр Шрамков" w:date="2021-03-04T17:32:00Z">
        <w:r w:rsidRPr="00F76956">
          <w:rPr>
            <w:rStyle w:val="afffa"/>
            <w:rFonts w:eastAsia="Calibri" w:cs="Arial"/>
            <w:i w:val="0"/>
            <w:color w:val="000000" w:themeColor="text1"/>
            <w:rPrChange w:id="3600" w:author="Александр Шрамков" w:date="2021-03-04T17:32:00Z">
              <w:rPr>
                <w:rStyle w:val="afffa"/>
                <w:rFonts w:eastAsia="Calibri" w:cs="Arial"/>
                <w:color w:val="000000" w:themeColor="text1"/>
              </w:rPr>
            </w:rPrChange>
          </w:rPr>
          <w:t>- Балл тяжести времени восстановления из-за последствий (Bp)</w:t>
        </w:r>
      </w:ins>
    </w:p>
    <w:p w14:paraId="10673B27" w14:textId="77777777" w:rsidR="00F76956" w:rsidRPr="00F76956" w:rsidRDefault="00F76956" w:rsidP="00F76956">
      <w:pPr>
        <w:ind w:left="1418"/>
        <w:contextualSpacing/>
        <w:jc w:val="left"/>
        <w:rPr>
          <w:ins w:id="3601" w:author="Александр Шрамков" w:date="2021-03-04T17:32:00Z"/>
          <w:rStyle w:val="afffa"/>
          <w:rFonts w:eastAsia="Calibri" w:cs="Arial"/>
          <w:i w:val="0"/>
          <w:color w:val="000000" w:themeColor="text1"/>
        </w:rPr>
      </w:pPr>
      <w:ins w:id="3602" w:author="Александр Шрамков" w:date="2021-03-04T17:32:00Z">
        <w:r w:rsidRPr="00F76956">
          <w:rPr>
            <w:rStyle w:val="afffa"/>
            <w:rFonts w:eastAsia="Calibri" w:cs="Arial"/>
            <w:i w:val="0"/>
            <w:color w:val="000000" w:themeColor="text1"/>
            <w:rPrChange w:id="3603" w:author="Александр Шрамков" w:date="2021-03-04T17:32:00Z">
              <w:rPr>
                <w:rStyle w:val="afffa"/>
                <w:rFonts w:eastAsia="Calibri" w:cs="Arial"/>
                <w:color w:val="000000" w:themeColor="text1"/>
              </w:rPr>
            </w:rPrChange>
          </w:rPr>
          <w:t>- Балл влияния на безопасность и экологию (Bb)</w:t>
        </w:r>
      </w:ins>
    </w:p>
    <w:p w14:paraId="6354FDA4" w14:textId="77777777" w:rsidR="00F76956" w:rsidRPr="00F76956" w:rsidRDefault="00F76956" w:rsidP="00F76956">
      <w:pPr>
        <w:ind w:left="1418"/>
        <w:contextualSpacing/>
        <w:jc w:val="left"/>
        <w:rPr>
          <w:ins w:id="3604" w:author="Александр Шрамков" w:date="2021-03-04T17:32:00Z"/>
          <w:rStyle w:val="afffa"/>
          <w:rFonts w:eastAsia="Calibri" w:cs="Arial"/>
          <w:i w:val="0"/>
          <w:color w:val="000000" w:themeColor="text1"/>
        </w:rPr>
      </w:pPr>
      <w:ins w:id="3605" w:author="Александр Шрамков" w:date="2021-03-04T17:32:00Z">
        <w:r w:rsidRPr="00F76956">
          <w:rPr>
            <w:rStyle w:val="afffa"/>
            <w:rFonts w:eastAsia="Calibri" w:cs="Arial"/>
            <w:i w:val="0"/>
            <w:color w:val="000000" w:themeColor="text1"/>
            <w:rPrChange w:id="3606" w:author="Александр Шрамков" w:date="2021-03-04T17:32:00Z">
              <w:rPr>
                <w:rStyle w:val="afffa"/>
                <w:rFonts w:eastAsia="Calibri" w:cs="Arial"/>
                <w:color w:val="000000" w:themeColor="text1"/>
              </w:rPr>
            </w:rPrChange>
          </w:rPr>
          <w:t>- Вес величины последствия</w:t>
        </w:r>
      </w:ins>
    </w:p>
    <w:p w14:paraId="4E935871" w14:textId="77777777" w:rsidR="00F76956" w:rsidRPr="00F76956" w:rsidRDefault="00F76956" w:rsidP="00F76956">
      <w:pPr>
        <w:ind w:left="1418"/>
        <w:contextualSpacing/>
        <w:jc w:val="left"/>
        <w:rPr>
          <w:ins w:id="3607" w:author="Александр Шрамков" w:date="2021-03-04T17:32:00Z"/>
          <w:rStyle w:val="afffa"/>
          <w:rFonts w:eastAsia="Calibri" w:cs="Arial"/>
          <w:i w:val="0"/>
          <w:color w:val="000000" w:themeColor="text1"/>
        </w:rPr>
      </w:pPr>
      <w:ins w:id="3608" w:author="Александр Шрамков" w:date="2021-03-04T17:32:00Z">
        <w:r w:rsidRPr="00F76956">
          <w:rPr>
            <w:rStyle w:val="afffa"/>
            <w:rFonts w:eastAsia="Calibri" w:cs="Arial"/>
            <w:i w:val="0"/>
            <w:color w:val="000000" w:themeColor="text1"/>
            <w:rPrChange w:id="3609" w:author="Александр Шрамков" w:date="2021-03-04T17:32:00Z">
              <w:rPr>
                <w:rStyle w:val="afffa"/>
                <w:rFonts w:eastAsia="Calibri" w:cs="Arial"/>
                <w:color w:val="000000" w:themeColor="text1"/>
              </w:rPr>
            </w:rPrChange>
          </w:rPr>
          <w:t>- Вес частоты события</w:t>
        </w:r>
      </w:ins>
    </w:p>
    <w:p w14:paraId="05B4B50E" w14:textId="77777777" w:rsidR="00F76956" w:rsidRDefault="00F76956" w:rsidP="00F76956">
      <w:pPr>
        <w:ind w:left="1418"/>
        <w:contextualSpacing/>
        <w:jc w:val="left"/>
        <w:rPr>
          <w:ins w:id="3610" w:author="Александр Шрамков" w:date="2021-03-04T17:32:00Z"/>
          <w:rStyle w:val="afffa"/>
          <w:rFonts w:eastAsia="Calibri" w:cs="Arial"/>
          <w:i w:val="0"/>
          <w:color w:val="000000" w:themeColor="text1"/>
        </w:rPr>
      </w:pPr>
    </w:p>
    <w:p w14:paraId="009290F0" w14:textId="77777777" w:rsidR="00F76956" w:rsidRPr="00F76956" w:rsidRDefault="00F76956" w:rsidP="00F76956">
      <w:pPr>
        <w:pStyle w:val="afa"/>
        <w:numPr>
          <w:ilvl w:val="0"/>
          <w:numId w:val="104"/>
        </w:numPr>
        <w:tabs>
          <w:tab w:val="clear" w:pos="567"/>
        </w:tabs>
        <w:rPr>
          <w:ins w:id="3611" w:author="Александр Шрамков" w:date="2021-03-04T17:32:00Z"/>
          <w:rFonts w:cs="Arial"/>
          <w:rPrChange w:id="3612" w:author="Александр Шрамков" w:date="2021-03-04T17:32:00Z">
            <w:rPr>
              <w:ins w:id="3613" w:author="Александр Шрамков" w:date="2021-03-04T17:32:00Z"/>
              <w:rFonts w:cs="Arial"/>
              <w:b/>
            </w:rPr>
          </w:rPrChange>
        </w:rPr>
      </w:pPr>
      <w:ins w:id="3614" w:author="Александр Шрамков" w:date="2021-03-04T17:32:00Z">
        <w:r w:rsidRPr="00F76956">
          <w:rPr>
            <w:rFonts w:cs="Arial"/>
            <w:rPrChange w:id="3615" w:author="Александр Шрамков" w:date="2021-03-04T17:32:00Z">
              <w:rPr>
                <w:rFonts w:cs="Arial"/>
                <w:b/>
              </w:rPr>
            </w:rPrChange>
          </w:rPr>
          <w:t>Реализовать проверки обязательности ведения параметров приоритизации при сохранении заказа ТОРО в зав-ти от статуса заказа ТОРО, класса оборудования, тип объекта, вид объекта, кода ABC и вида работ ТОРО (настроечная таблица)</w:t>
        </w:r>
      </w:ins>
    </w:p>
    <w:p w14:paraId="11CEF92B" w14:textId="77777777" w:rsidR="00F76956" w:rsidRPr="00F76956" w:rsidRDefault="00F76956" w:rsidP="00F76956">
      <w:pPr>
        <w:rPr>
          <w:ins w:id="3616" w:author="Александр Шрамков" w:date="2021-03-04T17:32:00Z"/>
          <w:rFonts w:cs="Arial"/>
          <w:rPrChange w:id="3617" w:author="Александр Шрамков" w:date="2021-03-04T17:32:00Z">
            <w:rPr>
              <w:ins w:id="3618" w:author="Александр Шрамков" w:date="2021-03-04T17:32:00Z"/>
              <w:rFonts w:cs="Arial"/>
              <w:b/>
            </w:rPr>
          </w:rPrChange>
        </w:rPr>
      </w:pPr>
    </w:p>
    <w:p w14:paraId="4C39A004" w14:textId="77777777" w:rsidR="00F76956" w:rsidRPr="00F76956" w:rsidRDefault="00F76956" w:rsidP="00F76956">
      <w:pPr>
        <w:pStyle w:val="afa"/>
        <w:numPr>
          <w:ilvl w:val="0"/>
          <w:numId w:val="104"/>
        </w:numPr>
        <w:tabs>
          <w:tab w:val="clear" w:pos="567"/>
        </w:tabs>
        <w:rPr>
          <w:ins w:id="3619" w:author="Александр Шрамков" w:date="2021-03-04T17:32:00Z"/>
          <w:rFonts w:cs="Arial"/>
          <w:rPrChange w:id="3620" w:author="Александр Шрамков" w:date="2021-03-04T17:32:00Z">
            <w:rPr>
              <w:ins w:id="3621" w:author="Александр Шрамков" w:date="2021-03-04T17:32:00Z"/>
              <w:rFonts w:cs="Arial"/>
              <w:b/>
            </w:rPr>
          </w:rPrChange>
        </w:rPr>
      </w:pPr>
      <w:ins w:id="3622" w:author="Александр Шрамков" w:date="2021-03-04T17:32:00Z">
        <w:r w:rsidRPr="00F76956">
          <w:rPr>
            <w:rFonts w:cs="Arial"/>
            <w:rPrChange w:id="3623" w:author="Александр Шрамков" w:date="2021-03-04T17:32:00Z">
              <w:rPr>
                <w:rFonts w:cs="Arial"/>
                <w:b/>
              </w:rPr>
            </w:rPrChange>
          </w:rPr>
          <w:t xml:space="preserve">Настроить вариант запуска и формат отчета в </w:t>
        </w:r>
        <w:r w:rsidRPr="00F76956">
          <w:rPr>
            <w:rFonts w:cs="Arial"/>
            <w:lang w:val="en-US"/>
            <w:rPrChange w:id="3624" w:author="Александр Шрамков" w:date="2021-03-04T17:32:00Z">
              <w:rPr>
                <w:rFonts w:cs="Arial"/>
                <w:b/>
                <w:lang w:val="en-US"/>
              </w:rPr>
            </w:rPrChange>
          </w:rPr>
          <w:t>IW</w:t>
        </w:r>
        <w:r w:rsidRPr="00F76956">
          <w:rPr>
            <w:rFonts w:cs="Arial"/>
            <w:rPrChange w:id="3625" w:author="Александр Шрамков" w:date="2021-03-04T17:32:00Z">
              <w:rPr>
                <w:rFonts w:cs="Arial"/>
                <w:b/>
              </w:rPr>
            </w:rPrChange>
          </w:rPr>
          <w:t>38, позволяющего отсортировать заказы ТОРО, подлежащие приоритизации согласно приоритету (</w:t>
        </w:r>
        <w:r w:rsidRPr="00F76956">
          <w:rPr>
            <w:rFonts w:cs="Arial"/>
            <w:lang w:val="en-US"/>
            <w:rPrChange w:id="3626" w:author="Александр Шрамков" w:date="2021-03-04T17:32:00Z">
              <w:rPr>
                <w:rFonts w:cs="Arial"/>
                <w:b/>
                <w:lang w:val="en-US"/>
              </w:rPr>
            </w:rPrChange>
          </w:rPr>
          <w:t>Prior</w:t>
        </w:r>
        <w:r w:rsidRPr="00F76956">
          <w:rPr>
            <w:rFonts w:cs="Arial"/>
            <w:rPrChange w:id="3627" w:author="Александр Шрамков" w:date="2021-03-04T17:32:00Z">
              <w:rPr>
                <w:rFonts w:cs="Arial"/>
                <w:b/>
              </w:rPr>
            </w:rPrChange>
          </w:rPr>
          <w:t>)</w:t>
        </w:r>
        <w:r w:rsidRPr="00F76956">
          <w:t xml:space="preserve"> </w:t>
        </w:r>
        <w:r w:rsidRPr="00F76956">
          <w:rPr>
            <w:rFonts w:cs="Arial"/>
            <w:rPrChange w:id="3628" w:author="Александр Шрамков" w:date="2021-03-04T17:32:00Z">
              <w:rPr>
                <w:rFonts w:cs="Arial"/>
                <w:b/>
              </w:rPr>
            </w:rPrChange>
          </w:rPr>
          <w:t>от высшего к низшему, сгруппированные по полю "Категория работы"</w:t>
        </w:r>
      </w:ins>
    </w:p>
    <w:p w14:paraId="59BCA40A" w14:textId="77777777" w:rsidR="00F76956" w:rsidRPr="00F76956" w:rsidRDefault="00F76956" w:rsidP="00F76956">
      <w:pPr>
        <w:pStyle w:val="afa"/>
        <w:rPr>
          <w:ins w:id="3629" w:author="Александр Шрамков" w:date="2021-03-04T17:32:00Z"/>
          <w:rFonts w:cs="Arial"/>
          <w:rPrChange w:id="3630" w:author="Александр Шрамков" w:date="2021-03-04T17:32:00Z">
            <w:rPr>
              <w:ins w:id="3631" w:author="Александр Шрамков" w:date="2021-03-04T17:32:00Z"/>
              <w:rFonts w:cs="Arial"/>
              <w:b/>
            </w:rPr>
          </w:rPrChange>
        </w:rPr>
      </w:pPr>
    </w:p>
    <w:p w14:paraId="34EDE90D" w14:textId="77777777" w:rsidR="00F76956" w:rsidRPr="00F76956" w:rsidRDefault="00F76956" w:rsidP="00F76956">
      <w:pPr>
        <w:pStyle w:val="afa"/>
        <w:numPr>
          <w:ilvl w:val="0"/>
          <w:numId w:val="104"/>
        </w:numPr>
        <w:tabs>
          <w:tab w:val="clear" w:pos="567"/>
        </w:tabs>
        <w:rPr>
          <w:ins w:id="3632" w:author="Александр Шрамков" w:date="2021-03-04T17:32:00Z"/>
          <w:rFonts w:cs="Arial"/>
          <w:rPrChange w:id="3633" w:author="Александр Шрамков" w:date="2021-03-04T17:32:00Z">
            <w:rPr>
              <w:ins w:id="3634" w:author="Александр Шрамков" w:date="2021-03-04T17:32:00Z"/>
              <w:rFonts w:cs="Arial"/>
              <w:b/>
            </w:rPr>
          </w:rPrChange>
        </w:rPr>
      </w:pPr>
      <w:ins w:id="3635" w:author="Александр Шрамков" w:date="2021-03-04T17:32:00Z">
        <w:r w:rsidRPr="00F76956">
          <w:rPr>
            <w:rFonts w:cs="Arial"/>
            <w:rPrChange w:id="3636" w:author="Александр Шрамков" w:date="2021-03-04T17:32:00Z">
              <w:rPr>
                <w:rFonts w:cs="Arial"/>
                <w:b/>
              </w:rPr>
            </w:rPrChange>
          </w:rPr>
          <w:t xml:space="preserve">Настроить вариант запуска и формат отчета в </w:t>
        </w:r>
        <w:r w:rsidRPr="00F76956">
          <w:rPr>
            <w:rFonts w:cs="Arial"/>
            <w:lang w:val="en-US"/>
            <w:rPrChange w:id="3637" w:author="Александр Шрамков" w:date="2021-03-04T17:32:00Z">
              <w:rPr>
                <w:rFonts w:cs="Arial"/>
                <w:b/>
                <w:lang w:val="en-US"/>
              </w:rPr>
            </w:rPrChange>
          </w:rPr>
          <w:t>IW</w:t>
        </w:r>
        <w:r w:rsidRPr="00F76956">
          <w:rPr>
            <w:rFonts w:cs="Arial"/>
            <w:rPrChange w:id="3638" w:author="Александр Шрамков" w:date="2021-03-04T17:32:00Z">
              <w:rPr>
                <w:rFonts w:cs="Arial"/>
                <w:b/>
              </w:rPr>
            </w:rPrChange>
          </w:rPr>
          <w:t>38, позволяющего отсортировать заказы ТОРО, подлежащие приоритизации согласно приоритету (</w:t>
        </w:r>
        <w:r w:rsidRPr="00F76956">
          <w:rPr>
            <w:rFonts w:cs="Arial"/>
            <w:lang w:val="en-US"/>
            <w:rPrChange w:id="3639" w:author="Александр Шрамков" w:date="2021-03-04T17:32:00Z">
              <w:rPr>
                <w:rFonts w:cs="Arial"/>
                <w:b/>
                <w:lang w:val="en-US"/>
              </w:rPr>
            </w:rPrChange>
          </w:rPr>
          <w:t>Prior</w:t>
        </w:r>
        <w:r w:rsidRPr="00F76956">
          <w:rPr>
            <w:rFonts w:cs="Arial"/>
            <w:rPrChange w:id="3640" w:author="Александр Шрамков" w:date="2021-03-04T17:32:00Z">
              <w:rPr>
                <w:rFonts w:cs="Arial"/>
                <w:b/>
              </w:rPr>
            </w:rPrChange>
          </w:rPr>
          <w:t>)</w:t>
        </w:r>
        <w:r w:rsidRPr="00F76956">
          <w:t xml:space="preserve"> </w:t>
        </w:r>
        <w:r w:rsidRPr="00F76956">
          <w:rPr>
            <w:rFonts w:cs="Arial"/>
            <w:rPrChange w:id="3641" w:author="Александр Шрамков" w:date="2021-03-04T17:32:00Z">
              <w:rPr>
                <w:rFonts w:cs="Arial"/>
                <w:b/>
              </w:rPr>
            </w:rPrChange>
          </w:rPr>
          <w:t>от высшего к низшему, сгруппированные по полю "Категория работы"</w:t>
        </w:r>
        <w:r w:rsidRPr="00F76956">
          <w:t xml:space="preserve"> </w:t>
        </w:r>
        <w:r w:rsidRPr="00F76956">
          <w:rPr>
            <w:rFonts w:cs="Arial"/>
            <w:rPrChange w:id="3642" w:author="Александр Шрамков" w:date="2021-03-04T17:32:00Z">
              <w:rPr>
                <w:rFonts w:cs="Arial"/>
                <w:b/>
              </w:rPr>
            </w:rPrChange>
          </w:rPr>
          <w:t>+ колонки для балансировки трудозатрат</w:t>
        </w:r>
      </w:ins>
    </w:p>
    <w:p w14:paraId="6E0D3B15" w14:textId="77777777" w:rsidR="00D96FE3" w:rsidRPr="00850753" w:rsidRDefault="00D96FE3" w:rsidP="000C0323">
      <w:pPr>
        <w:rPr>
          <w:rFonts w:cs="Arial"/>
        </w:rPr>
      </w:pPr>
    </w:p>
    <w:p w14:paraId="67B9F50F" w14:textId="77777777" w:rsidR="00A27EC6" w:rsidRPr="00167F36" w:rsidRDefault="000C0323">
      <w:pPr>
        <w:pStyle w:val="4"/>
      </w:pPr>
      <w:r w:rsidRPr="00D6298F">
        <w:t xml:space="preserve">Разработка </w:t>
      </w:r>
      <w:r w:rsidR="00A27EC6" w:rsidRPr="00167F36">
        <w:t>PM27 Целесообразность привлечения исполнителей</w:t>
      </w:r>
    </w:p>
    <w:p w14:paraId="63FB23F4" w14:textId="77777777" w:rsidR="00130D17" w:rsidRPr="00C25FBB" w:rsidRDefault="00130D17" w:rsidP="00130D17">
      <w:pPr>
        <w:spacing w:after="240" w:line="276" w:lineRule="auto"/>
        <w:rPr>
          <w:rFonts w:cs="Arial"/>
          <w:u w:val="single"/>
        </w:rPr>
      </w:pPr>
      <w:r w:rsidRPr="00C25FBB">
        <w:rPr>
          <w:rFonts w:cs="Arial"/>
          <w:u w:val="single"/>
        </w:rPr>
        <w:t>Предпосылки:</w:t>
      </w:r>
    </w:p>
    <w:p w14:paraId="349F29DF" w14:textId="77777777" w:rsidR="00A27EC6" w:rsidRDefault="00130D17" w:rsidP="00B153FA">
      <w:pPr>
        <w:rPr>
          <w:rFonts w:cs="Arial"/>
        </w:rPr>
      </w:pPr>
      <w:r>
        <w:rPr>
          <w:rFonts w:cs="Arial"/>
        </w:rPr>
        <w:t>Необходим о</w:t>
      </w:r>
      <w:r w:rsidR="00A27EC6" w:rsidRPr="00850753">
        <w:rPr>
          <w:rFonts w:cs="Arial"/>
        </w:rPr>
        <w:t>тчет, позволяющий срав</w:t>
      </w:r>
      <w:r w:rsidR="00A27EC6" w:rsidRPr="00AF2D49">
        <w:rPr>
          <w:rFonts w:cs="Arial"/>
        </w:rPr>
        <w:t xml:space="preserve">нить стоимость привлечения </w:t>
      </w:r>
      <w:r w:rsidR="008C0FF0">
        <w:rPr>
          <w:rFonts w:cs="Arial"/>
        </w:rPr>
        <w:t xml:space="preserve">различных </w:t>
      </w:r>
      <w:r w:rsidR="00A27EC6" w:rsidRPr="00850753">
        <w:rPr>
          <w:rFonts w:cs="Arial"/>
        </w:rPr>
        <w:t>исполнителей по хозспособу</w:t>
      </w:r>
      <w:r w:rsidR="008C0FF0">
        <w:rPr>
          <w:rFonts w:cs="Arial"/>
        </w:rPr>
        <w:t xml:space="preserve"> и по подрядным организациям</w:t>
      </w:r>
      <w:r>
        <w:rPr>
          <w:rFonts w:cs="Arial"/>
        </w:rPr>
        <w:t>, и таким образом определить целесообразность привлечения исполнителя</w:t>
      </w:r>
      <w:r w:rsidR="008C0FF0">
        <w:rPr>
          <w:rFonts w:cs="Arial"/>
        </w:rPr>
        <w:t>.</w:t>
      </w:r>
    </w:p>
    <w:p w14:paraId="59162EDF" w14:textId="77777777" w:rsidR="00366D82" w:rsidRDefault="00366D82" w:rsidP="00B153FA">
      <w:pPr>
        <w:rPr>
          <w:rFonts w:cs="Arial"/>
        </w:rPr>
      </w:pPr>
    </w:p>
    <w:p w14:paraId="4310F934" w14:textId="77777777" w:rsidR="00130D17" w:rsidRPr="00C25FBB" w:rsidRDefault="00130D17" w:rsidP="00130D17">
      <w:pPr>
        <w:spacing w:after="240" w:line="276" w:lineRule="auto"/>
        <w:rPr>
          <w:rFonts w:cs="Arial"/>
          <w:u w:val="single"/>
        </w:rPr>
      </w:pPr>
      <w:r w:rsidRPr="00C25FBB">
        <w:rPr>
          <w:rFonts w:cs="Arial"/>
          <w:u w:val="single"/>
        </w:rPr>
        <w:t>Входные данные:</w:t>
      </w:r>
    </w:p>
    <w:p w14:paraId="7D3511B5" w14:textId="77777777" w:rsidR="00130D17" w:rsidRDefault="0087515F" w:rsidP="00B153FA">
      <w:pPr>
        <w:rPr>
          <w:rFonts w:cs="Arial"/>
        </w:rPr>
      </w:pPr>
      <w:r>
        <w:rPr>
          <w:rFonts w:cs="Arial"/>
        </w:rPr>
        <w:t>- Заказы ТОРО плановые</w:t>
      </w:r>
    </w:p>
    <w:p w14:paraId="77F55A71" w14:textId="246E20ED" w:rsidR="0087515F" w:rsidRDefault="0087515F" w:rsidP="00B153FA">
      <w:pPr>
        <w:rPr>
          <w:ins w:id="3643" w:author="Попова Дарья" w:date="2020-07-22T10:54:00Z"/>
          <w:rFonts w:cs="Arial"/>
        </w:rPr>
      </w:pPr>
      <w:r>
        <w:rPr>
          <w:rFonts w:cs="Arial"/>
        </w:rPr>
        <w:t>- Заказы ТОРО</w:t>
      </w:r>
      <w:r w:rsidR="00741C76">
        <w:rPr>
          <w:rFonts w:cs="Arial"/>
        </w:rPr>
        <w:t>,</w:t>
      </w:r>
      <w:r>
        <w:rPr>
          <w:rFonts w:cs="Arial"/>
        </w:rPr>
        <w:t xml:space="preserve"> выполненные ранее</w:t>
      </w:r>
    </w:p>
    <w:p w14:paraId="0B7B4D77" w14:textId="14578A2D" w:rsidR="000946CE" w:rsidRDefault="000946CE" w:rsidP="00B153FA">
      <w:pPr>
        <w:rPr>
          <w:rFonts w:cs="Arial"/>
        </w:rPr>
      </w:pPr>
      <w:ins w:id="3644" w:author="Попова Дарья" w:date="2020-07-22T10:54:00Z">
        <w:r>
          <w:rPr>
            <w:rFonts w:cs="Arial"/>
          </w:rPr>
          <w:t>- Сетевые графики для ЗиС</w:t>
        </w:r>
      </w:ins>
    </w:p>
    <w:p w14:paraId="1A9B8D7A" w14:textId="77777777" w:rsidR="0087515F" w:rsidRDefault="0087515F" w:rsidP="00B153FA">
      <w:pPr>
        <w:rPr>
          <w:rFonts w:cs="Arial"/>
        </w:rPr>
      </w:pPr>
      <w:r>
        <w:rPr>
          <w:rFonts w:cs="Arial"/>
        </w:rPr>
        <w:t>- Плановые тарифы видов работ</w:t>
      </w:r>
    </w:p>
    <w:p w14:paraId="7D5C9FCF" w14:textId="77777777" w:rsidR="000946CE" w:rsidRDefault="000946CE" w:rsidP="0087515F">
      <w:pPr>
        <w:rPr>
          <w:ins w:id="3645" w:author="Попова Дарья" w:date="2020-07-22T10:55:00Z"/>
          <w:rFonts w:cs="Arial"/>
          <w:u w:val="single"/>
        </w:rPr>
      </w:pPr>
    </w:p>
    <w:p w14:paraId="7BF7D2A4" w14:textId="77777777" w:rsidR="0087515F" w:rsidRDefault="00130D17" w:rsidP="0087515F">
      <w:pPr>
        <w:rPr>
          <w:rFonts w:cs="Arial"/>
        </w:rPr>
      </w:pPr>
      <w:r w:rsidRPr="00C25FBB">
        <w:rPr>
          <w:rFonts w:cs="Arial"/>
          <w:u w:val="single"/>
        </w:rPr>
        <w:t>Выполнение разработки (укрупнённый алгоритм):</w:t>
      </w:r>
      <w:r w:rsidR="0087515F" w:rsidRPr="0087515F">
        <w:rPr>
          <w:rFonts w:cs="Arial"/>
        </w:rPr>
        <w:t xml:space="preserve"> </w:t>
      </w:r>
    </w:p>
    <w:p w14:paraId="6D58DE3A" w14:textId="77777777" w:rsidR="0087515F" w:rsidRDefault="0087515F" w:rsidP="0087515F">
      <w:pPr>
        <w:rPr>
          <w:rFonts w:cs="Arial"/>
        </w:rPr>
      </w:pPr>
    </w:p>
    <w:p w14:paraId="055252A2" w14:textId="77777777" w:rsidR="0087515F" w:rsidRDefault="0087515F" w:rsidP="0087515F">
      <w:pPr>
        <w:rPr>
          <w:rFonts w:cs="Arial"/>
        </w:rPr>
      </w:pPr>
      <w:r>
        <w:rPr>
          <w:rFonts w:cs="Arial"/>
        </w:rPr>
        <w:t>Реализуется отчет с двумя уровнями аналитики: вывод на 1-м уровне одного наиболее целесообразного исполнителя, рядом с запланированным и возможностью сопоставления стоимости; вывод на 2-м уровне всех возможных исполнителей.</w:t>
      </w:r>
    </w:p>
    <w:p w14:paraId="4238B232" w14:textId="77777777" w:rsidR="008C0FF0" w:rsidRDefault="0087515F" w:rsidP="00B153FA">
      <w:pPr>
        <w:rPr>
          <w:rFonts w:cs="Arial"/>
        </w:rPr>
      </w:pPr>
      <w:r>
        <w:rPr>
          <w:rFonts w:cs="Arial"/>
        </w:rPr>
        <w:t>В</w:t>
      </w:r>
      <w:r w:rsidR="008C0FF0">
        <w:rPr>
          <w:rFonts w:cs="Arial"/>
        </w:rPr>
        <w:t xml:space="preserve">ыполняется поиск по </w:t>
      </w:r>
      <w:r w:rsidR="00405E0B">
        <w:rPr>
          <w:rFonts w:cs="Arial"/>
        </w:rPr>
        <w:t>технически закрытым</w:t>
      </w:r>
      <w:r w:rsidR="008C0FF0">
        <w:rPr>
          <w:rFonts w:cs="Arial"/>
        </w:rPr>
        <w:t xml:space="preserve"> заказам с тем же</w:t>
      </w:r>
    </w:p>
    <w:p w14:paraId="1418FB7D" w14:textId="77777777" w:rsidR="008C0FF0" w:rsidRDefault="008C0FF0" w:rsidP="00B153FA">
      <w:pPr>
        <w:ind w:left="708"/>
        <w:rPr>
          <w:rFonts w:cs="Arial"/>
        </w:rPr>
      </w:pPr>
      <w:r>
        <w:rPr>
          <w:rFonts w:cs="Arial"/>
        </w:rPr>
        <w:t>- видом оборудования</w:t>
      </w:r>
      <w:r w:rsidR="00405E0B">
        <w:rPr>
          <w:rFonts w:cs="Arial"/>
        </w:rPr>
        <w:t xml:space="preserve"> (определяется по единице оборудования, либо техместу (при отсутствии ЕО) в заголовке заказа ТОРО;</w:t>
      </w:r>
    </w:p>
    <w:p w14:paraId="1DC2E02C" w14:textId="1B7446E9" w:rsidR="00405E0B" w:rsidRDefault="008C0FF0" w:rsidP="00B153FA">
      <w:pPr>
        <w:ind w:left="708"/>
        <w:rPr>
          <w:rFonts w:cs="Arial"/>
        </w:rPr>
      </w:pPr>
      <w:r>
        <w:rPr>
          <w:rFonts w:cs="Arial"/>
        </w:rPr>
        <w:t>- видом работ ТОРО</w:t>
      </w:r>
      <w:r w:rsidR="00405E0B">
        <w:rPr>
          <w:rFonts w:cs="Arial"/>
        </w:rPr>
        <w:t xml:space="preserve"> (определяется по заголовку заказа ТОРО),</w:t>
      </w:r>
      <w:r w:rsidR="009375F0">
        <w:rPr>
          <w:rFonts w:cs="Arial"/>
        </w:rPr>
        <w:t xml:space="preserve"> </w:t>
      </w:r>
      <w:r w:rsidR="00405E0B">
        <w:rPr>
          <w:rFonts w:cs="Arial"/>
        </w:rPr>
        <w:t>что и в исходном заказе.</w:t>
      </w:r>
    </w:p>
    <w:p w14:paraId="581ECBFA" w14:textId="56D1175C" w:rsidR="008C0FF0" w:rsidRDefault="00405E0B" w:rsidP="00B153FA">
      <w:pPr>
        <w:rPr>
          <w:rFonts w:cs="Arial"/>
        </w:rPr>
      </w:pPr>
      <w:r>
        <w:rPr>
          <w:rFonts w:cs="Arial"/>
        </w:rPr>
        <w:t>Выбираются все рабочие места в подтверждениях к данным заказам, для которых были проведены и не сторнированы подтверждения работ (таким образом определяются исполнители, способные выполнять данный вид воздействий).</w:t>
      </w:r>
    </w:p>
    <w:p w14:paraId="3084276A" w14:textId="72169332" w:rsidR="00130D17" w:rsidRDefault="00405E0B" w:rsidP="00B153FA">
      <w:pPr>
        <w:rPr>
          <w:rFonts w:cs="Arial"/>
        </w:rPr>
      </w:pPr>
      <w:r>
        <w:rPr>
          <w:rFonts w:cs="Arial"/>
        </w:rPr>
        <w:t>Выбираются тарифы для видов работ в периоде планирования заказа ТОРО</w:t>
      </w:r>
      <w:ins w:id="3646" w:author="Попова Дарья" w:date="2020-07-22T10:56:00Z">
        <w:r w:rsidR="000946CE">
          <w:rPr>
            <w:rFonts w:cs="Arial"/>
          </w:rPr>
          <w:t xml:space="preserve"> и сетевого графика</w:t>
        </w:r>
      </w:ins>
      <w:r>
        <w:rPr>
          <w:rFonts w:cs="Arial"/>
        </w:rPr>
        <w:t xml:space="preserve"> для выбранных исполнителей (рабочих мест), по минимальному тарифу определяется наиболее предпочтительный исполнитель и отражается </w:t>
      </w:r>
      <w:r w:rsidR="00130D17">
        <w:rPr>
          <w:rFonts w:cs="Arial"/>
        </w:rPr>
        <w:t>на 1</w:t>
      </w:r>
      <w:r w:rsidR="004B3074">
        <w:rPr>
          <w:rFonts w:cs="Arial"/>
        </w:rPr>
        <w:t>-</w:t>
      </w:r>
      <w:r w:rsidR="00130D17">
        <w:rPr>
          <w:rFonts w:cs="Arial"/>
        </w:rPr>
        <w:t>м уровне отчета.</w:t>
      </w:r>
      <w:r w:rsidR="00366D82">
        <w:rPr>
          <w:rFonts w:cs="Arial"/>
        </w:rPr>
        <w:t xml:space="preserve"> 1 строка на первом уровне представляет собой 1 заказ</w:t>
      </w:r>
      <w:ins w:id="3647" w:author="Попова Дарья" w:date="2020-07-22T10:56:00Z">
        <w:r w:rsidR="000946CE">
          <w:rPr>
            <w:rFonts w:cs="Arial"/>
          </w:rPr>
          <w:t xml:space="preserve"> или сетевой график</w:t>
        </w:r>
      </w:ins>
      <w:r w:rsidR="00366D82">
        <w:rPr>
          <w:rFonts w:cs="Arial"/>
        </w:rPr>
        <w:t>.</w:t>
      </w:r>
    </w:p>
    <w:p w14:paraId="58E8CF12" w14:textId="6719D6E7" w:rsidR="00130D17" w:rsidRDefault="00130D17" w:rsidP="00B153FA">
      <w:pPr>
        <w:rPr>
          <w:rFonts w:cs="Arial"/>
        </w:rPr>
      </w:pPr>
      <w:r>
        <w:rPr>
          <w:rFonts w:cs="Arial"/>
        </w:rPr>
        <w:t>По нажатию кнопки «Дополнительные варианты» на 2м уровне отображаются</w:t>
      </w:r>
      <w:r w:rsidR="00366D82">
        <w:rPr>
          <w:rFonts w:cs="Arial"/>
        </w:rPr>
        <w:t xml:space="preserve"> все исполнители, подходящие к выполнению работ по заказу</w:t>
      </w:r>
      <w:ins w:id="3648" w:author="Попова Дарья" w:date="2020-07-22T10:57:00Z">
        <w:r w:rsidR="000946CE">
          <w:rPr>
            <w:rFonts w:cs="Arial"/>
          </w:rPr>
          <w:t xml:space="preserve"> или сетевому графику</w:t>
        </w:r>
      </w:ins>
      <w:r w:rsidR="00366D82">
        <w:rPr>
          <w:rFonts w:cs="Arial"/>
        </w:rPr>
        <w:t>, и их тарифы (1 строка – 1 исполнитель).</w:t>
      </w:r>
    </w:p>
    <w:p w14:paraId="765CBCE7" w14:textId="70DC9F41" w:rsidR="00366D82" w:rsidRDefault="00366D82" w:rsidP="00B153FA">
      <w:pPr>
        <w:rPr>
          <w:rFonts w:cs="Arial"/>
        </w:rPr>
      </w:pPr>
      <w:r>
        <w:rPr>
          <w:rFonts w:cs="Arial"/>
        </w:rPr>
        <w:t xml:space="preserve">При нажатии кнопки «Выбрать исполнителя» происходит </w:t>
      </w:r>
      <w:r w:rsidR="00C36145">
        <w:rPr>
          <w:rFonts w:cs="Arial"/>
        </w:rPr>
        <w:t xml:space="preserve">переход в транзакцию </w:t>
      </w:r>
      <w:r w:rsidR="00C36145">
        <w:rPr>
          <w:rFonts w:cs="Arial"/>
          <w:lang w:val="en-US"/>
        </w:rPr>
        <w:t>IW</w:t>
      </w:r>
      <w:r w:rsidR="00C36145" w:rsidRPr="00B153FA">
        <w:rPr>
          <w:rFonts w:cs="Arial"/>
        </w:rPr>
        <w:t xml:space="preserve">37 – </w:t>
      </w:r>
      <w:r w:rsidR="00C36145">
        <w:rPr>
          <w:rFonts w:cs="Arial"/>
        </w:rPr>
        <w:t>Список операций заказа ТОРО</w:t>
      </w:r>
      <w:r w:rsidR="00BD6646">
        <w:rPr>
          <w:rFonts w:cs="Arial"/>
        </w:rPr>
        <w:t xml:space="preserve"> и выполняется </w:t>
      </w:r>
      <w:r>
        <w:rPr>
          <w:rFonts w:cs="Arial"/>
        </w:rPr>
        <w:t>массовая замена рабочего места в заказе на выбранного</w:t>
      </w:r>
      <w:r w:rsidR="00BD6646">
        <w:rPr>
          <w:rFonts w:cs="Arial"/>
        </w:rPr>
        <w:t xml:space="preserve"> исполнителя</w:t>
      </w:r>
      <w:r>
        <w:rPr>
          <w:rFonts w:cs="Arial"/>
        </w:rPr>
        <w:t>.</w:t>
      </w:r>
    </w:p>
    <w:p w14:paraId="5EC7E22D" w14:textId="31F4A3A2" w:rsidR="00EA1C65" w:rsidRPr="006B5EA1" w:rsidDel="000018FB" w:rsidRDefault="00EA1C65" w:rsidP="00B153FA">
      <w:pPr>
        <w:rPr>
          <w:del w:id="3649" w:author="Попова Дарья" w:date="2020-07-22T11:06:00Z"/>
          <w:rFonts w:cs="Arial"/>
        </w:rPr>
      </w:pPr>
    </w:p>
    <w:p w14:paraId="353CC6B8" w14:textId="77777777" w:rsidR="00EA1C65" w:rsidRPr="00DF62AE" w:rsidRDefault="00EA1C65">
      <w:pPr>
        <w:pStyle w:val="4"/>
      </w:pPr>
      <w:r w:rsidRPr="00DF62AE">
        <w:t>Разработка PM24 Печать плана-графика воздействий на ПА</w:t>
      </w:r>
    </w:p>
    <w:p w14:paraId="77A049AC" w14:textId="77777777" w:rsidR="005F7C91" w:rsidRDefault="0087515F" w:rsidP="005F7C91">
      <w:pPr>
        <w:rPr>
          <w:rFonts w:cs="Arial"/>
          <w:u w:val="single"/>
        </w:rPr>
      </w:pPr>
      <w:r w:rsidRPr="00B153FA">
        <w:rPr>
          <w:rFonts w:cs="Arial"/>
          <w:u w:val="single"/>
        </w:rPr>
        <w:t>Предпосылки</w:t>
      </w:r>
    </w:p>
    <w:p w14:paraId="5B373A9A" w14:textId="77777777" w:rsidR="0087515F" w:rsidRPr="0079524D" w:rsidRDefault="0087515F" w:rsidP="0087515F">
      <w:pPr>
        <w:ind w:firstLine="360"/>
        <w:rPr>
          <w:rFonts w:cs="Arial"/>
        </w:rPr>
      </w:pPr>
      <w:r>
        <w:rPr>
          <w:rFonts w:cs="Arial"/>
        </w:rPr>
        <w:lastRenderedPageBreak/>
        <w:t>Необходим о</w:t>
      </w:r>
      <w:r w:rsidRPr="0079524D">
        <w:rPr>
          <w:rFonts w:cs="Arial"/>
        </w:rPr>
        <w:t xml:space="preserve">тчет, обеспечивающий </w:t>
      </w:r>
    </w:p>
    <w:p w14:paraId="70D00E2B" w14:textId="66535CB6" w:rsidR="0087515F" w:rsidRPr="0079524D" w:rsidRDefault="0087515F" w:rsidP="0087515F">
      <w:pPr>
        <w:pStyle w:val="afa"/>
        <w:numPr>
          <w:ilvl w:val="0"/>
          <w:numId w:val="35"/>
        </w:numPr>
        <w:rPr>
          <w:rFonts w:cs="Arial"/>
        </w:rPr>
      </w:pPr>
      <w:r w:rsidRPr="0079524D">
        <w:rPr>
          <w:rFonts w:cs="Arial"/>
        </w:rPr>
        <w:t>просмотр плана-графика воздействий на ПА перед выводом на печать</w:t>
      </w:r>
      <w:r w:rsidR="002D0197">
        <w:rPr>
          <w:rFonts w:cs="Arial"/>
        </w:rPr>
        <w:t xml:space="preserve"> на годовом, месячном, недельном горизонтах</w:t>
      </w:r>
      <w:r w:rsidRPr="0079524D">
        <w:rPr>
          <w:rFonts w:cs="Arial"/>
        </w:rPr>
        <w:t>;</w:t>
      </w:r>
    </w:p>
    <w:p w14:paraId="78BC7ADC" w14:textId="77777777" w:rsidR="0087515F" w:rsidRPr="0079524D" w:rsidRDefault="0087515F" w:rsidP="0087515F">
      <w:pPr>
        <w:pStyle w:val="afa"/>
        <w:numPr>
          <w:ilvl w:val="0"/>
          <w:numId w:val="35"/>
        </w:numPr>
        <w:rPr>
          <w:rFonts w:cs="Arial"/>
        </w:rPr>
      </w:pPr>
      <w:r w:rsidRPr="0079524D">
        <w:rPr>
          <w:rFonts w:cs="Arial"/>
        </w:rPr>
        <w:t>вывод на печать плана-графика воздействий на ПА в установленной форме;</w:t>
      </w:r>
    </w:p>
    <w:p w14:paraId="71C231D8" w14:textId="77777777" w:rsidR="0087515F" w:rsidRPr="0079524D" w:rsidRDefault="0087515F" w:rsidP="0087515F">
      <w:pPr>
        <w:pStyle w:val="afa"/>
        <w:numPr>
          <w:ilvl w:val="0"/>
          <w:numId w:val="35"/>
        </w:numPr>
        <w:rPr>
          <w:rFonts w:cs="Arial"/>
        </w:rPr>
      </w:pPr>
      <w:r w:rsidRPr="0079524D">
        <w:rPr>
          <w:rFonts w:cs="Arial"/>
        </w:rPr>
        <w:t>массовую установку задаваемых пользователем статусов заказов ТОРО при согласовании плана-графика.</w:t>
      </w:r>
    </w:p>
    <w:p w14:paraId="41FF2946" w14:textId="77777777" w:rsidR="0087515F" w:rsidRPr="00B153FA" w:rsidRDefault="0087515F" w:rsidP="005F7C91">
      <w:pPr>
        <w:rPr>
          <w:rFonts w:cs="Arial"/>
          <w:u w:val="single"/>
        </w:rPr>
      </w:pPr>
    </w:p>
    <w:p w14:paraId="74DF3B5E" w14:textId="77777777" w:rsidR="0087515F" w:rsidRDefault="0087515F" w:rsidP="005F7C91">
      <w:pPr>
        <w:rPr>
          <w:rFonts w:cs="Arial"/>
          <w:u w:val="single"/>
        </w:rPr>
      </w:pPr>
      <w:r w:rsidRPr="00B153FA">
        <w:rPr>
          <w:rFonts w:cs="Arial"/>
          <w:u w:val="single"/>
        </w:rPr>
        <w:t>В</w:t>
      </w:r>
      <w:r w:rsidRPr="008214FD">
        <w:rPr>
          <w:rFonts w:cs="Arial"/>
          <w:u w:val="single"/>
        </w:rPr>
        <w:t>ходные данные</w:t>
      </w:r>
    </w:p>
    <w:p w14:paraId="32F5764B" w14:textId="4D0F4442" w:rsidR="0087515F" w:rsidRDefault="0087515F" w:rsidP="004F103A">
      <w:pPr>
        <w:ind w:left="567" w:firstLine="0"/>
        <w:rPr>
          <w:rFonts w:cs="Arial"/>
        </w:rPr>
      </w:pPr>
      <w:r w:rsidRPr="00B153FA">
        <w:rPr>
          <w:rFonts w:cs="Arial"/>
        </w:rPr>
        <w:t>- Зака</w:t>
      </w:r>
      <w:r>
        <w:rPr>
          <w:rFonts w:cs="Arial"/>
        </w:rPr>
        <w:t>зы ТОРО со статусом УТВГ/УТВМ</w:t>
      </w:r>
      <w:r w:rsidR="00132990">
        <w:rPr>
          <w:rFonts w:cs="Arial"/>
        </w:rPr>
        <w:t>/УТВН</w:t>
      </w:r>
      <w:r>
        <w:rPr>
          <w:rFonts w:cs="Arial"/>
        </w:rPr>
        <w:t xml:space="preserve"> (в соответствии с периодом, на который формируется отчет)</w:t>
      </w:r>
    </w:p>
    <w:p w14:paraId="79B61E41" w14:textId="071C2D59" w:rsidR="006D1695" w:rsidRDefault="006D1695" w:rsidP="004F103A">
      <w:pPr>
        <w:ind w:left="567" w:firstLine="0"/>
        <w:rPr>
          <w:rFonts w:cs="Arial"/>
        </w:rPr>
      </w:pPr>
      <w:r>
        <w:rPr>
          <w:rFonts w:cs="Arial"/>
        </w:rPr>
        <w:t>- Сетевые графики проектов ТПиР (в соответствии с КД</w:t>
      </w:r>
      <w:r w:rsidR="00E52317">
        <w:rPr>
          <w:rFonts w:cs="Arial"/>
        </w:rPr>
        <w:t xml:space="preserve"> «</w:t>
      </w:r>
      <w:del w:id="3650" w:author="Александр Шрамков" w:date="2021-03-05T12:38:00Z">
        <w:r w:rsidR="000367AC" w:rsidDel="001710A8">
          <w:rPr>
            <w:rFonts w:cs="Arial"/>
          </w:rPr>
          <w:delText>ERP.9.9.</w:delText>
        </w:r>
      </w:del>
      <w:ins w:id="3651" w:author="Александр Шрамков" w:date="2021-03-05T12:38:00Z">
        <w:r w:rsidR="001710A8">
          <w:rPr>
            <w:rFonts w:cs="Arial"/>
          </w:rPr>
          <w:t>ERP.13.9.</w:t>
        </w:r>
      </w:ins>
      <w:r w:rsidR="000367AC">
        <w:rPr>
          <w:rFonts w:cs="Arial"/>
        </w:rPr>
        <w:t>2.</w:t>
      </w:r>
      <w:r w:rsidR="00E52317" w:rsidRPr="00E52317">
        <w:rPr>
          <w:rFonts w:cs="Arial"/>
        </w:rPr>
        <w:t>73_PM_КД_Планирование и согласование ТПИР и ОВП</w:t>
      </w:r>
      <w:r w:rsidR="00E52317">
        <w:rPr>
          <w:rFonts w:cs="Arial"/>
        </w:rPr>
        <w:t>»</w:t>
      </w:r>
      <w:r>
        <w:rPr>
          <w:rFonts w:cs="Arial"/>
        </w:rPr>
        <w:t>)</w:t>
      </w:r>
    </w:p>
    <w:p w14:paraId="0DC7D984" w14:textId="77777777" w:rsidR="0087515F" w:rsidRDefault="0087515F" w:rsidP="005F7C91">
      <w:pPr>
        <w:rPr>
          <w:rFonts w:cs="Arial"/>
        </w:rPr>
      </w:pPr>
      <w:r>
        <w:rPr>
          <w:rFonts w:cs="Arial"/>
        </w:rPr>
        <w:t>- Технические объекты (из заголовков заказов)</w:t>
      </w:r>
    </w:p>
    <w:p w14:paraId="46F04E41" w14:textId="77777777" w:rsidR="0087515F" w:rsidRDefault="0087515F" w:rsidP="005F7C91">
      <w:pPr>
        <w:rPr>
          <w:rFonts w:cs="Arial"/>
        </w:rPr>
      </w:pPr>
      <w:r>
        <w:rPr>
          <w:rFonts w:cs="Arial"/>
        </w:rPr>
        <w:t>- Период, определяемый пользователем (год либо месяц)</w:t>
      </w:r>
    </w:p>
    <w:p w14:paraId="0BF70163" w14:textId="77777777" w:rsidR="0087515F" w:rsidRPr="00850753" w:rsidRDefault="0087515F" w:rsidP="005F7C91">
      <w:pPr>
        <w:rPr>
          <w:rFonts w:cs="Arial"/>
        </w:rPr>
      </w:pPr>
    </w:p>
    <w:p w14:paraId="1DFCEA6A" w14:textId="77777777" w:rsidR="005F7C91" w:rsidRDefault="0087515F" w:rsidP="005F7C91">
      <w:pPr>
        <w:rPr>
          <w:rFonts w:cs="Arial"/>
          <w:u w:val="single"/>
        </w:rPr>
      </w:pPr>
      <w:r w:rsidRPr="00B153FA">
        <w:rPr>
          <w:rFonts w:cs="Arial"/>
          <w:u w:val="single"/>
        </w:rPr>
        <w:t>У</w:t>
      </w:r>
      <w:r w:rsidRPr="008214FD">
        <w:rPr>
          <w:rFonts w:cs="Arial"/>
          <w:u w:val="single"/>
        </w:rPr>
        <w:t>крупненный алгоритм</w:t>
      </w:r>
    </w:p>
    <w:p w14:paraId="0AB9A7DF" w14:textId="77777777" w:rsidR="0087515F" w:rsidRPr="00850753" w:rsidRDefault="0087515F" w:rsidP="00B153FA">
      <w:pPr>
        <w:ind w:firstLine="708"/>
        <w:rPr>
          <w:rFonts w:cs="Arial"/>
        </w:rPr>
      </w:pPr>
      <w:r w:rsidRPr="00B153FA">
        <w:rPr>
          <w:rFonts w:cs="Arial"/>
        </w:rPr>
        <w:t>Вы</w:t>
      </w:r>
      <w:r>
        <w:rPr>
          <w:rFonts w:cs="Arial"/>
        </w:rPr>
        <w:t>бираются данные из заказов ТОРО и связанных технических объектов и выводятся в соответствии с формой отчета.</w:t>
      </w:r>
    </w:p>
    <w:p w14:paraId="0F69D4CE" w14:textId="77777777" w:rsidR="005F7C91" w:rsidRPr="00B153FA" w:rsidRDefault="0087515F" w:rsidP="005F7C91">
      <w:pPr>
        <w:rPr>
          <w:rFonts w:cs="Arial"/>
          <w:u w:val="single"/>
        </w:rPr>
      </w:pPr>
      <w:r w:rsidRPr="00B153FA">
        <w:rPr>
          <w:rFonts w:cs="Arial"/>
          <w:u w:val="single"/>
        </w:rPr>
        <w:t>В</w:t>
      </w:r>
      <w:r w:rsidR="005F7C91" w:rsidRPr="00B153FA">
        <w:rPr>
          <w:rFonts w:cs="Arial"/>
          <w:u w:val="single"/>
        </w:rPr>
        <w:t>ыход/результат</w:t>
      </w:r>
    </w:p>
    <w:p w14:paraId="2BB69348" w14:textId="5F046C9F" w:rsidR="000B5EFB" w:rsidDel="000018FB" w:rsidRDefault="000B5EFB" w:rsidP="00B153FA">
      <w:pPr>
        <w:ind w:firstLine="708"/>
        <w:rPr>
          <w:del w:id="3652" w:author="Попова Дарья" w:date="2020-07-22T11:06:00Z"/>
          <w:rFonts w:cs="Arial"/>
        </w:rPr>
      </w:pPr>
      <w:r>
        <w:rPr>
          <w:rFonts w:cs="Arial"/>
        </w:rPr>
        <w:t>Ф</w:t>
      </w:r>
      <w:r w:rsidR="00D0505A">
        <w:rPr>
          <w:rFonts w:cs="Arial"/>
        </w:rPr>
        <w:t>орм</w:t>
      </w:r>
      <w:r>
        <w:rPr>
          <w:rFonts w:cs="Arial"/>
        </w:rPr>
        <w:t>а</w:t>
      </w:r>
      <w:r w:rsidR="00D0505A">
        <w:rPr>
          <w:rFonts w:cs="Arial"/>
        </w:rPr>
        <w:t xml:space="preserve"> плана-графика воздействий на ПА</w:t>
      </w:r>
      <w:r>
        <w:rPr>
          <w:rFonts w:cs="Arial"/>
        </w:rPr>
        <w:t xml:space="preserve"> на годовом, месячном, недельном горизонте в соответствии с форматом, представленным в альбоме отчетных форм</w:t>
      </w:r>
      <w:r w:rsidR="007F1C0D" w:rsidRPr="00B153FA">
        <w:rPr>
          <w:rFonts w:cs="Arial"/>
        </w:rPr>
        <w:t xml:space="preserve"> </w:t>
      </w:r>
      <w:r w:rsidR="007F1C0D">
        <w:rPr>
          <w:rFonts w:cs="Arial"/>
        </w:rPr>
        <w:t xml:space="preserve">КД </w:t>
      </w:r>
      <w:r w:rsidR="004B2B96">
        <w:rPr>
          <w:rFonts w:cs="Arial"/>
        </w:rPr>
        <w:t>«</w:t>
      </w:r>
      <w:del w:id="3653" w:author="Александр Шрамков" w:date="2021-03-05T12:38:00Z">
        <w:r w:rsidR="000367AC" w:rsidDel="001710A8">
          <w:rPr>
            <w:rFonts w:cs="Arial"/>
          </w:rPr>
          <w:delText>ERP.9.9.</w:delText>
        </w:r>
      </w:del>
      <w:ins w:id="3654" w:author="Александр Шрамков" w:date="2021-03-05T12:38:00Z">
        <w:r w:rsidR="001710A8">
          <w:rPr>
            <w:rFonts w:cs="Arial"/>
          </w:rPr>
          <w:t>ERP.13.9.</w:t>
        </w:r>
      </w:ins>
      <w:r w:rsidR="000367AC">
        <w:rPr>
          <w:rFonts w:cs="Arial"/>
        </w:rPr>
        <w:t>2.</w:t>
      </w:r>
      <w:r w:rsidR="007F1C0D">
        <w:rPr>
          <w:rFonts w:cs="Arial"/>
        </w:rPr>
        <w:t>15</w:t>
      </w:r>
      <w:r w:rsidR="004B2B96">
        <w:rPr>
          <w:rFonts w:cs="Arial"/>
        </w:rPr>
        <w:t>.</w:t>
      </w:r>
      <w:r w:rsidR="007F1C0D">
        <w:rPr>
          <w:rFonts w:cs="Arial"/>
        </w:rPr>
        <w:t xml:space="preserve"> Отчетность по направлению ТОиР</w:t>
      </w:r>
      <w:r w:rsidR="004B2B96">
        <w:rPr>
          <w:rFonts w:cs="Arial"/>
        </w:rPr>
        <w:t>»</w:t>
      </w:r>
      <w:r w:rsidR="007F1C0D">
        <w:rPr>
          <w:rFonts w:cs="Arial"/>
        </w:rPr>
        <w:t>,</w:t>
      </w:r>
      <w:r w:rsidR="007F1C0D" w:rsidRPr="004B2B96">
        <w:rPr>
          <w:rFonts w:cs="Arial"/>
        </w:rPr>
        <w:t xml:space="preserve"> </w:t>
      </w:r>
      <w:r w:rsidR="007F1C0D">
        <w:rPr>
          <w:rFonts w:cs="Arial"/>
        </w:rPr>
        <w:t>пе</w:t>
      </w:r>
      <w:r w:rsidR="007F1C0D" w:rsidRPr="007F1C0D">
        <w:rPr>
          <w:rFonts w:cs="Arial"/>
        </w:rPr>
        <w:t>чатная форма PM09</w:t>
      </w:r>
      <w:r>
        <w:rPr>
          <w:rFonts w:cs="Arial"/>
        </w:rPr>
        <w:t>.</w:t>
      </w:r>
    </w:p>
    <w:p w14:paraId="5A707E82" w14:textId="27F33199" w:rsidR="00D0505A" w:rsidRDefault="00D0505A">
      <w:pPr>
        <w:ind w:firstLine="708"/>
        <w:rPr>
          <w:rFonts w:cs="Arial"/>
        </w:rPr>
        <w:pPrChange w:id="3655" w:author="Попова Дарья" w:date="2020-07-22T11:06:00Z">
          <w:pPr/>
        </w:pPrChange>
      </w:pPr>
    </w:p>
    <w:p w14:paraId="28B221A9" w14:textId="7A3E9E37" w:rsidR="00D0505A" w:rsidRPr="00850753" w:rsidDel="000018FB" w:rsidRDefault="00D0505A" w:rsidP="00EA1C65">
      <w:pPr>
        <w:rPr>
          <w:del w:id="3656" w:author="Попова Дарья" w:date="2020-07-22T11:06:00Z"/>
          <w:rFonts w:cs="Arial"/>
        </w:rPr>
      </w:pPr>
    </w:p>
    <w:p w14:paraId="018C2E81" w14:textId="4F48ABD3" w:rsidR="00F71F47" w:rsidRPr="00AF2D49" w:rsidDel="000018FB" w:rsidRDefault="00F71F47" w:rsidP="00EA1C65">
      <w:pPr>
        <w:rPr>
          <w:del w:id="3657" w:author="Попова Дарья" w:date="2020-07-22T11:06:00Z"/>
          <w:rFonts w:cs="Arial"/>
        </w:rPr>
      </w:pPr>
    </w:p>
    <w:p w14:paraId="2077757C" w14:textId="30C2954C" w:rsidR="004F0D60" w:rsidRPr="00DF62AE" w:rsidRDefault="00662F6F">
      <w:pPr>
        <w:pStyle w:val="4"/>
      </w:pPr>
      <w:r>
        <w:t>Разработка PM6</w:t>
      </w:r>
      <w:r w:rsidR="004F0D60" w:rsidRPr="00DF62AE">
        <w:t xml:space="preserve">8 </w:t>
      </w:r>
      <w:r w:rsidRPr="00662F6F">
        <w:t>Отчет для объединения сообщений ТОРО в заказ ТОРО</w:t>
      </w:r>
    </w:p>
    <w:p w14:paraId="5BD6A121" w14:textId="2E186280" w:rsidR="00E4247F" w:rsidRDefault="00E4247F" w:rsidP="00B153FA">
      <w:pPr>
        <w:spacing w:after="240" w:line="276" w:lineRule="auto"/>
        <w:ind w:firstLine="708"/>
        <w:rPr>
          <w:rFonts w:cs="Arial"/>
        </w:rPr>
      </w:pPr>
      <w:bookmarkStart w:id="3658" w:name="OLE_LINK31"/>
      <w:r w:rsidRPr="00E4247F">
        <w:rPr>
          <w:rFonts w:cs="Arial"/>
        </w:rPr>
        <w:t>По плановым мероприятиям ТОРО, отозванным в виде сообщений «A1», анализиру-ется возможность объединения сообщений ТОРО в заказы ТОРО. Объединение в систе-ме сообщений ТОРО в заказы ТОРО осуществляется с целью снижения количества зака-зов ТОРО, создаваемых по планам предупредительного ТОРО по КИП и мет</w:t>
      </w:r>
      <w:r>
        <w:rPr>
          <w:rFonts w:cs="Arial"/>
        </w:rPr>
        <w:t xml:space="preserve">рологии. </w:t>
      </w:r>
    </w:p>
    <w:bookmarkEnd w:id="3658"/>
    <w:p w14:paraId="650FC1E1" w14:textId="05201206" w:rsidR="004E403D" w:rsidRPr="009772FB" w:rsidRDefault="004E403D" w:rsidP="00B153FA">
      <w:pPr>
        <w:spacing w:after="240" w:line="276" w:lineRule="auto"/>
        <w:ind w:firstLine="708"/>
        <w:rPr>
          <w:rFonts w:cs="Arial"/>
        </w:rPr>
      </w:pPr>
      <w:r w:rsidRPr="009772FB">
        <w:rPr>
          <w:rFonts w:cs="Arial"/>
        </w:rPr>
        <w:t>Заказ ТОРО</w:t>
      </w:r>
      <w:r w:rsidRPr="00B153FA">
        <w:rPr>
          <w:rFonts w:cs="Arial"/>
        </w:rPr>
        <w:t xml:space="preserve"> </w:t>
      </w:r>
      <w:r>
        <w:rPr>
          <w:rFonts w:cs="Arial"/>
        </w:rPr>
        <w:t xml:space="preserve">создается </w:t>
      </w:r>
      <w:r w:rsidRPr="009772FB">
        <w:rPr>
          <w:rFonts w:cs="Arial"/>
        </w:rPr>
        <w:t>на обслуживание нескольких единиц однотипного оборудования.</w:t>
      </w:r>
      <w:r w:rsidR="00E4247F" w:rsidRPr="00B153FA">
        <w:rPr>
          <w:rFonts w:cs="Arial"/>
        </w:rPr>
        <w:t xml:space="preserve"> </w:t>
      </w:r>
      <w:r w:rsidRPr="009772FB">
        <w:rPr>
          <w:rFonts w:cs="Arial"/>
        </w:rPr>
        <w:t>Система формирует отчет с предложением по объединению сообщений ТОРО в заказ ТОРО в соответствии со следующими критериями:</w:t>
      </w:r>
    </w:p>
    <w:p w14:paraId="288DC296" w14:textId="1D3AB7B0" w:rsidR="004E403D" w:rsidRPr="009772FB" w:rsidRDefault="004E403D" w:rsidP="00B153FA">
      <w:pPr>
        <w:spacing w:after="240" w:line="276" w:lineRule="auto"/>
        <w:ind w:firstLine="708"/>
        <w:rPr>
          <w:rFonts w:cs="Arial"/>
        </w:rPr>
      </w:pPr>
      <w:r w:rsidRPr="009772FB">
        <w:rPr>
          <w:rFonts w:cs="Arial"/>
        </w:rPr>
        <w:t xml:space="preserve">- объединение оборудования одной модели по одному виду работ, классу </w:t>
      </w:r>
      <w:r w:rsidR="00835C3D">
        <w:rPr>
          <w:rFonts w:cs="Arial"/>
        </w:rPr>
        <w:t>единицы оборудования</w:t>
      </w:r>
      <w:r w:rsidRPr="009772FB">
        <w:rPr>
          <w:rFonts w:cs="Arial"/>
        </w:rPr>
        <w:t>, модели оборудования в рамках необходимого календарного периода (актуально для метрологического оборудования);</w:t>
      </w:r>
    </w:p>
    <w:p w14:paraId="616EB2E8" w14:textId="77777777" w:rsidR="004E403D" w:rsidRPr="009772FB" w:rsidRDefault="004E403D" w:rsidP="00752D14">
      <w:pPr>
        <w:spacing w:after="120" w:line="276" w:lineRule="auto"/>
        <w:ind w:firstLine="709"/>
        <w:rPr>
          <w:rFonts w:cs="Arial"/>
        </w:rPr>
      </w:pPr>
      <w:r w:rsidRPr="009772FB">
        <w:rPr>
          <w:rFonts w:cs="Arial"/>
        </w:rPr>
        <w:t>В системе реализуется подход при создании заказа ТОРО:</w:t>
      </w:r>
    </w:p>
    <w:p w14:paraId="6ED253E2" w14:textId="77777777" w:rsidR="004E403D" w:rsidRPr="009772FB" w:rsidRDefault="004E403D" w:rsidP="00752D14">
      <w:pPr>
        <w:spacing w:after="120" w:line="276" w:lineRule="auto"/>
        <w:ind w:firstLine="709"/>
        <w:rPr>
          <w:rFonts w:cs="Arial"/>
        </w:rPr>
      </w:pPr>
      <w:r w:rsidRPr="009772FB">
        <w:rPr>
          <w:rFonts w:cs="Arial"/>
        </w:rPr>
        <w:t>- объединение в заказ сообщений ТОРО, созданных из плана предупредительного ТОРО</w:t>
      </w:r>
    </w:p>
    <w:p w14:paraId="15E8EAA2" w14:textId="77777777" w:rsidR="004E403D" w:rsidRPr="009772FB" w:rsidRDefault="004E403D" w:rsidP="00752D14">
      <w:pPr>
        <w:spacing w:after="120" w:line="276" w:lineRule="auto"/>
        <w:ind w:firstLine="709"/>
        <w:rPr>
          <w:rFonts w:cs="Arial"/>
        </w:rPr>
      </w:pPr>
      <w:r w:rsidRPr="009772FB">
        <w:rPr>
          <w:rFonts w:cs="Arial"/>
        </w:rPr>
        <w:t>- заказ ТОРО создается из сообщений ТОРО, если даты начала сообщений лежат в одном календарном периоде и имеют одинаковые значения следующих полей:</w:t>
      </w:r>
    </w:p>
    <w:p w14:paraId="237E0120" w14:textId="77777777" w:rsidR="004E403D" w:rsidRPr="009772FB" w:rsidRDefault="004E403D" w:rsidP="00752D14">
      <w:pPr>
        <w:spacing w:after="120" w:line="276" w:lineRule="auto"/>
        <w:ind w:firstLine="709"/>
        <w:rPr>
          <w:rFonts w:cs="Arial"/>
        </w:rPr>
      </w:pPr>
      <w:r w:rsidRPr="009772FB">
        <w:rPr>
          <w:rFonts w:cs="Arial"/>
        </w:rPr>
        <w:t>- Установка/Цех;</w:t>
      </w:r>
    </w:p>
    <w:p w14:paraId="33FDEBE9" w14:textId="77777777" w:rsidR="004E403D" w:rsidRPr="009772FB" w:rsidRDefault="004E403D" w:rsidP="00752D14">
      <w:pPr>
        <w:spacing w:after="120" w:line="276" w:lineRule="auto"/>
        <w:ind w:firstLine="709"/>
        <w:rPr>
          <w:rFonts w:cs="Arial"/>
        </w:rPr>
      </w:pPr>
      <w:r w:rsidRPr="009772FB">
        <w:rPr>
          <w:rFonts w:cs="Arial"/>
        </w:rPr>
        <w:lastRenderedPageBreak/>
        <w:t>- Группа плановиков ТОРО;</w:t>
      </w:r>
    </w:p>
    <w:p w14:paraId="2F5027D5" w14:textId="77777777" w:rsidR="004E403D" w:rsidRPr="009772FB" w:rsidRDefault="004E403D" w:rsidP="00752D14">
      <w:pPr>
        <w:spacing w:after="120" w:line="276" w:lineRule="auto"/>
        <w:ind w:firstLine="709"/>
        <w:rPr>
          <w:rFonts w:cs="Arial"/>
        </w:rPr>
      </w:pPr>
      <w:r w:rsidRPr="009772FB">
        <w:rPr>
          <w:rFonts w:cs="Arial"/>
        </w:rPr>
        <w:t>- Тип конструкции в ЕО;</w:t>
      </w:r>
    </w:p>
    <w:p w14:paraId="3114D638" w14:textId="77777777" w:rsidR="004E403D" w:rsidRPr="009772FB" w:rsidRDefault="004E403D" w:rsidP="00752D14">
      <w:pPr>
        <w:spacing w:after="120" w:line="276" w:lineRule="auto"/>
        <w:ind w:firstLine="709"/>
        <w:rPr>
          <w:rFonts w:cs="Arial"/>
        </w:rPr>
      </w:pPr>
      <w:r w:rsidRPr="009772FB">
        <w:rPr>
          <w:rFonts w:cs="Arial"/>
        </w:rPr>
        <w:t>- Вид работ ТОРО (один и тот же счетчик техкарт);</w:t>
      </w:r>
    </w:p>
    <w:p w14:paraId="2874DEE3" w14:textId="24116283" w:rsidR="004E403D" w:rsidRDefault="004E403D" w:rsidP="00B153FA">
      <w:pPr>
        <w:spacing w:after="240" w:line="276" w:lineRule="auto"/>
        <w:ind w:firstLine="708"/>
        <w:rPr>
          <w:rFonts w:cs="Arial"/>
        </w:rPr>
      </w:pPr>
      <w:r w:rsidRPr="009772FB">
        <w:rPr>
          <w:rFonts w:cs="Arial"/>
        </w:rPr>
        <w:t>- МВЗ в ЕО.</w:t>
      </w:r>
    </w:p>
    <w:p w14:paraId="66122ED5" w14:textId="417361E9" w:rsidR="004C7160" w:rsidRPr="009721BA" w:rsidRDefault="00976E11">
      <w:pPr>
        <w:pStyle w:val="4"/>
        <w:rPr>
          <w:rStyle w:val="afffa"/>
          <w:rFonts w:cs="Times New Roman"/>
          <w:b w:val="0"/>
          <w:i w:val="0"/>
          <w:iCs w:val="0"/>
          <w:color w:val="auto"/>
          <w:szCs w:val="22"/>
        </w:rPr>
      </w:pPr>
      <w:r>
        <w:t>Разработка PM75</w:t>
      </w:r>
      <w:r w:rsidRPr="00DF62AE">
        <w:t xml:space="preserve"> </w:t>
      </w:r>
      <w:r w:rsidRPr="00662F6F">
        <w:t xml:space="preserve">Отчет </w:t>
      </w:r>
      <w:del w:id="3659" w:author="Попова Дарья" w:date="2020-07-22T11:06:00Z">
        <w:r w:rsidRPr="00662F6F" w:rsidDel="000018FB">
          <w:delText>для объединения сообщений ТОРО в заказ ТОРО</w:delText>
        </w:r>
        <w:r w:rsidR="004C7160" w:rsidRPr="009721BA" w:rsidDel="000018FB">
          <w:rPr>
            <w:rStyle w:val="afffa"/>
            <w:i w:val="0"/>
            <w:color w:val="000000" w:themeColor="text1"/>
          </w:rPr>
          <w:delText>)</w:delText>
        </w:r>
      </w:del>
      <w:ins w:id="3660" w:author="Попова Дарья" w:date="2020-07-22T11:06:00Z">
        <w:r w:rsidR="000018FB">
          <w:t>по проверке доступности МТР</w:t>
        </w:r>
      </w:ins>
      <w:r w:rsidR="004C7160" w:rsidRPr="009721BA">
        <w:rPr>
          <w:rStyle w:val="afffa"/>
          <w:i w:val="0"/>
          <w:color w:val="000000" w:themeColor="text1"/>
        </w:rPr>
        <w:t>.</w:t>
      </w:r>
    </w:p>
    <w:p w14:paraId="358CD3D4" w14:textId="77777777" w:rsidR="004C7160" w:rsidRDefault="004C7160" w:rsidP="004C7160">
      <w:pPr>
        <w:rPr>
          <w:rFonts w:cs="Arial"/>
          <w:u w:val="single"/>
        </w:rPr>
      </w:pPr>
      <w:r w:rsidRPr="00B153FA">
        <w:rPr>
          <w:rFonts w:cs="Arial"/>
          <w:u w:val="single"/>
        </w:rPr>
        <w:t>Предпосылки</w:t>
      </w:r>
    </w:p>
    <w:p w14:paraId="4E9076C7" w14:textId="5B664476" w:rsidR="004C7160" w:rsidRDefault="004C7160" w:rsidP="004C7160">
      <w:pPr>
        <w:spacing w:after="240" w:line="276" w:lineRule="auto"/>
        <w:ind w:firstLine="708"/>
        <w:rPr>
          <w:rFonts w:cs="Arial"/>
        </w:rPr>
      </w:pPr>
      <w:r w:rsidRPr="00DB21BF">
        <w:rPr>
          <w:rStyle w:val="afffa"/>
          <w:rFonts w:eastAsia="Calibri"/>
          <w:color w:val="000000" w:themeColor="text1"/>
        </w:rPr>
        <w:t xml:space="preserve">Выполняется модификация стандартной транзакции </w:t>
      </w:r>
      <w:r w:rsidRPr="00DB21BF">
        <w:rPr>
          <w:rStyle w:val="afffa"/>
          <w:rFonts w:eastAsia="Calibri"/>
          <w:color w:val="000000" w:themeColor="text1"/>
          <w:lang w:val="en-US"/>
        </w:rPr>
        <w:t>IWBK</w:t>
      </w:r>
      <w:r w:rsidRPr="00DB21BF">
        <w:t>: добавляется возможность проверки доступности материалов по сетевым графикам, добавляется возможность вывода дополнительных полей, добавляется возможность массового изменения складов в компонентах заказов ТОРО и сетевых графиках.</w:t>
      </w:r>
    </w:p>
    <w:p w14:paraId="12D7ECBB" w14:textId="49CBA0D6" w:rsidR="004001E6" w:rsidRDefault="004C7160" w:rsidP="00976E11">
      <w:pPr>
        <w:spacing w:after="240" w:line="276" w:lineRule="auto"/>
        <w:ind w:firstLine="708"/>
        <w:rPr>
          <w:rFonts w:cs="Arial"/>
        </w:rPr>
      </w:pPr>
      <w:r w:rsidRPr="00DB21BF">
        <w:t>Выполнение доработки позволяет существенно снизить трудоемкость получения информации о доступности материалов для выполнения работ, а также автоматизировать формирование заявок на перемещение.</w:t>
      </w:r>
    </w:p>
    <w:p w14:paraId="4C408B4A" w14:textId="77777777" w:rsidR="008E50F8" w:rsidRPr="00DB21BF" w:rsidRDefault="008E50F8" w:rsidP="008E50F8">
      <w:pPr>
        <w:rPr>
          <w:lang w:val="en-US"/>
        </w:rPr>
      </w:pPr>
      <w:r w:rsidRPr="00DB21BF">
        <w:rPr>
          <w:szCs w:val="20"/>
          <w:lang w:eastAsia="ru-RU"/>
        </w:rPr>
        <w:t xml:space="preserve">Для возможности проведения анализа доступности материалов по заказам ТОРО и сетевым графикам </w:t>
      </w:r>
      <w:r w:rsidRPr="00DB21BF">
        <w:t xml:space="preserve">и снижения трудоемкости формирования заявок на перемещение в транзакцию </w:t>
      </w:r>
      <w:r w:rsidRPr="00DB21BF">
        <w:rPr>
          <w:b/>
          <w:lang w:val="en-US"/>
        </w:rPr>
        <w:t>IWBK</w:t>
      </w:r>
      <w:r w:rsidRPr="00DB21BF">
        <w:rPr>
          <w:lang w:val="en-US"/>
        </w:rPr>
        <w:t xml:space="preserve"> </w:t>
      </w:r>
      <w:r w:rsidRPr="00DB21BF">
        <w:t>необходимо внести следующие изменения</w:t>
      </w:r>
      <w:r w:rsidRPr="00DB21BF">
        <w:rPr>
          <w:lang w:val="en-US"/>
        </w:rPr>
        <w:t>:</w:t>
      </w:r>
    </w:p>
    <w:p w14:paraId="632C818E" w14:textId="77777777" w:rsidR="008E50F8" w:rsidRPr="00DB21BF" w:rsidRDefault="008E50F8" w:rsidP="008E50F8">
      <w:pPr>
        <w:pStyle w:val="afa"/>
        <w:rPr>
          <w:lang w:val="en-US"/>
        </w:rPr>
      </w:pPr>
    </w:p>
    <w:p w14:paraId="3D72FF1A" w14:textId="77777777" w:rsidR="008E50F8" w:rsidRPr="00DB21BF" w:rsidRDefault="008E50F8" w:rsidP="008E50F8">
      <w:pPr>
        <w:pStyle w:val="afa"/>
        <w:numPr>
          <w:ilvl w:val="0"/>
          <w:numId w:val="84"/>
        </w:numPr>
        <w:tabs>
          <w:tab w:val="clear" w:pos="567"/>
        </w:tabs>
        <w:rPr>
          <w:szCs w:val="24"/>
        </w:rPr>
      </w:pPr>
      <w:r w:rsidRPr="00DB21BF">
        <w:rPr>
          <w:lang w:eastAsia="ru-RU"/>
        </w:rPr>
        <w:t>Добавить в отчет поля</w:t>
      </w:r>
      <w:r w:rsidRPr="00DB21BF">
        <w:rPr>
          <w:lang w:val="en-US" w:eastAsia="ru-RU"/>
        </w:rPr>
        <w:t>;</w:t>
      </w:r>
    </w:p>
    <w:p w14:paraId="7FB14C1A" w14:textId="13BA1035" w:rsidR="008E50F8" w:rsidRDefault="008E50F8" w:rsidP="008E50F8">
      <w:pPr>
        <w:pStyle w:val="afa"/>
      </w:pPr>
      <w:r w:rsidRPr="00DB21BF">
        <w:t>Определить настройку, которая будет включать возможность вывода дополнительных полей. Если значение настройки равно "Х", то через настройку формата отчета должна появиться возможность добавить следующие поля</w:t>
      </w:r>
      <w:del w:id="3661" w:author="Попова Дарья" w:date="2020-07-22T11:07:00Z">
        <w:r w:rsidRPr="00DB21BF" w:rsidDel="000018FB">
          <w:delText>(Таблица 3)</w:delText>
        </w:r>
      </w:del>
      <w:r w:rsidRPr="00DB21BF">
        <w:t>:</w:t>
      </w:r>
    </w:p>
    <w:p w14:paraId="3BC6E424" w14:textId="77777777" w:rsidR="008E50F8" w:rsidRPr="00DB21BF" w:rsidRDefault="008E50F8" w:rsidP="008E50F8">
      <w:pPr>
        <w:pStyle w:val="afa"/>
      </w:pPr>
    </w:p>
    <w:p w14:paraId="6DBEC800" w14:textId="77777777" w:rsidR="008E50F8" w:rsidRPr="008E50F8" w:rsidRDefault="008E50F8" w:rsidP="008E50F8">
      <w:pPr>
        <w:spacing w:after="240" w:line="276" w:lineRule="auto"/>
        <w:ind w:firstLine="708"/>
        <w:rPr>
          <w:rFonts w:cs="Arial"/>
        </w:rPr>
      </w:pPr>
      <w:r w:rsidRPr="008E50F8">
        <w:rPr>
          <w:rFonts w:cs="Arial"/>
        </w:rPr>
        <w:t>Особая ситуация</w:t>
      </w:r>
    </w:p>
    <w:p w14:paraId="4B0BA79A" w14:textId="77777777" w:rsidR="008E50F8" w:rsidRPr="008E50F8" w:rsidRDefault="008E50F8" w:rsidP="008E50F8">
      <w:pPr>
        <w:spacing w:after="240" w:line="276" w:lineRule="auto"/>
        <w:ind w:firstLine="708"/>
        <w:rPr>
          <w:rFonts w:cs="Arial"/>
        </w:rPr>
      </w:pPr>
      <w:r w:rsidRPr="008E50F8">
        <w:rPr>
          <w:rFonts w:cs="Arial"/>
        </w:rPr>
        <w:t>Тип заказа</w:t>
      </w:r>
    </w:p>
    <w:p w14:paraId="1929A5AD" w14:textId="77777777" w:rsidR="008E50F8" w:rsidRPr="008E50F8" w:rsidRDefault="008E50F8" w:rsidP="008E50F8">
      <w:pPr>
        <w:spacing w:after="240" w:line="276" w:lineRule="auto"/>
        <w:ind w:firstLine="708"/>
        <w:rPr>
          <w:rFonts w:cs="Arial"/>
        </w:rPr>
      </w:pPr>
      <w:r w:rsidRPr="008E50F8">
        <w:rPr>
          <w:rFonts w:cs="Arial"/>
        </w:rPr>
        <w:t>Тип заказа (название)</w:t>
      </w:r>
    </w:p>
    <w:p w14:paraId="6DC59272" w14:textId="77777777" w:rsidR="008E50F8" w:rsidRPr="008E50F8" w:rsidRDefault="008E50F8" w:rsidP="008E50F8">
      <w:pPr>
        <w:spacing w:after="240" w:line="276" w:lineRule="auto"/>
        <w:ind w:firstLine="708"/>
        <w:rPr>
          <w:rFonts w:cs="Arial"/>
        </w:rPr>
      </w:pPr>
      <w:r w:rsidRPr="008E50F8">
        <w:rPr>
          <w:rFonts w:cs="Arial"/>
        </w:rPr>
        <w:t>Вид заказа</w:t>
      </w:r>
    </w:p>
    <w:p w14:paraId="4F900CE2" w14:textId="77777777" w:rsidR="008E50F8" w:rsidRPr="008E50F8" w:rsidRDefault="008E50F8" w:rsidP="008E50F8">
      <w:pPr>
        <w:spacing w:after="240" w:line="276" w:lineRule="auto"/>
        <w:ind w:firstLine="708"/>
        <w:rPr>
          <w:rFonts w:cs="Arial"/>
        </w:rPr>
      </w:pPr>
      <w:r w:rsidRPr="008E50F8">
        <w:rPr>
          <w:rFonts w:cs="Arial"/>
        </w:rPr>
        <w:t>Вид заказа (название)</w:t>
      </w:r>
    </w:p>
    <w:p w14:paraId="644B227A" w14:textId="77777777" w:rsidR="008E50F8" w:rsidRPr="008E50F8" w:rsidRDefault="008E50F8" w:rsidP="008E50F8">
      <w:pPr>
        <w:spacing w:after="240" w:line="276" w:lineRule="auto"/>
        <w:ind w:firstLine="708"/>
        <w:rPr>
          <w:rFonts w:cs="Arial"/>
        </w:rPr>
      </w:pPr>
      <w:r w:rsidRPr="008E50F8">
        <w:rPr>
          <w:rFonts w:cs="Arial"/>
        </w:rPr>
        <w:t>Системный статус заказа ТОРО/СГ</w:t>
      </w:r>
    </w:p>
    <w:p w14:paraId="31767D22" w14:textId="77777777" w:rsidR="008E50F8" w:rsidRPr="008E50F8" w:rsidRDefault="008E50F8" w:rsidP="008E50F8">
      <w:pPr>
        <w:spacing w:after="240" w:line="276" w:lineRule="auto"/>
        <w:ind w:firstLine="708"/>
        <w:rPr>
          <w:rFonts w:cs="Arial"/>
        </w:rPr>
      </w:pPr>
      <w:r w:rsidRPr="008E50F8">
        <w:rPr>
          <w:rFonts w:cs="Arial"/>
        </w:rPr>
        <w:t>Пользовательский статус заказа ТОРО/ СГ</w:t>
      </w:r>
    </w:p>
    <w:p w14:paraId="29AB60E3" w14:textId="77777777" w:rsidR="008E50F8" w:rsidRPr="008E50F8" w:rsidRDefault="008E50F8" w:rsidP="008E50F8">
      <w:pPr>
        <w:spacing w:after="240" w:line="276" w:lineRule="auto"/>
        <w:ind w:firstLine="708"/>
        <w:rPr>
          <w:rFonts w:cs="Arial"/>
        </w:rPr>
      </w:pPr>
      <w:r w:rsidRPr="008E50F8">
        <w:rPr>
          <w:rFonts w:cs="Arial"/>
        </w:rPr>
        <w:t>Завод</w:t>
      </w:r>
    </w:p>
    <w:p w14:paraId="2EB0AEA5" w14:textId="77777777" w:rsidR="008E50F8" w:rsidRPr="008E50F8" w:rsidRDefault="008E50F8" w:rsidP="008E50F8">
      <w:pPr>
        <w:spacing w:after="240" w:line="276" w:lineRule="auto"/>
        <w:ind w:firstLine="708"/>
        <w:rPr>
          <w:rFonts w:cs="Arial"/>
        </w:rPr>
      </w:pPr>
      <w:r w:rsidRPr="008E50F8">
        <w:rPr>
          <w:rFonts w:cs="Arial"/>
        </w:rPr>
        <w:t>Склад МОЛ</w:t>
      </w:r>
    </w:p>
    <w:p w14:paraId="4B28C309" w14:textId="77777777" w:rsidR="008E50F8" w:rsidRPr="008E50F8" w:rsidRDefault="008E50F8" w:rsidP="008E50F8">
      <w:pPr>
        <w:spacing w:after="240" w:line="276" w:lineRule="auto"/>
        <w:ind w:firstLine="708"/>
        <w:rPr>
          <w:rFonts w:cs="Arial"/>
        </w:rPr>
      </w:pPr>
      <w:r w:rsidRPr="008E50F8">
        <w:rPr>
          <w:rFonts w:cs="Arial"/>
        </w:rPr>
        <w:t>Партия</w:t>
      </w:r>
    </w:p>
    <w:p w14:paraId="75CF1AF7" w14:textId="77777777" w:rsidR="008E50F8" w:rsidRPr="008E50F8" w:rsidRDefault="008E50F8" w:rsidP="008E50F8">
      <w:pPr>
        <w:spacing w:after="240" w:line="276" w:lineRule="auto"/>
        <w:ind w:firstLine="708"/>
        <w:rPr>
          <w:rFonts w:cs="Arial"/>
        </w:rPr>
      </w:pPr>
      <w:r w:rsidRPr="008E50F8">
        <w:rPr>
          <w:rFonts w:cs="Arial"/>
        </w:rPr>
        <w:lastRenderedPageBreak/>
        <w:t xml:space="preserve">Цена </w:t>
      </w:r>
    </w:p>
    <w:p w14:paraId="254A68BF" w14:textId="77777777" w:rsidR="008E50F8" w:rsidRPr="008E50F8" w:rsidRDefault="008E50F8" w:rsidP="008E50F8">
      <w:pPr>
        <w:spacing w:after="240" w:line="276" w:lineRule="auto"/>
        <w:ind w:firstLine="708"/>
        <w:rPr>
          <w:rFonts w:cs="Arial"/>
        </w:rPr>
      </w:pPr>
      <w:r w:rsidRPr="008E50F8">
        <w:rPr>
          <w:rFonts w:cs="Arial"/>
        </w:rPr>
        <w:t>Позиция удалена</w:t>
      </w:r>
    </w:p>
    <w:p w14:paraId="32A13A55" w14:textId="77777777" w:rsidR="008E50F8" w:rsidRPr="008E50F8" w:rsidRDefault="008E50F8" w:rsidP="008E50F8">
      <w:pPr>
        <w:spacing w:after="240" w:line="276" w:lineRule="auto"/>
        <w:ind w:firstLine="708"/>
        <w:rPr>
          <w:rFonts w:cs="Arial"/>
        </w:rPr>
      </w:pPr>
      <w:r w:rsidRPr="008E50F8">
        <w:rPr>
          <w:rFonts w:cs="Arial"/>
        </w:rPr>
        <w:t>Код особого запаса</w:t>
      </w:r>
    </w:p>
    <w:p w14:paraId="6E47ABA3" w14:textId="77777777" w:rsidR="008E50F8" w:rsidRPr="008E50F8" w:rsidRDefault="008E50F8" w:rsidP="008E50F8">
      <w:pPr>
        <w:spacing w:after="240" w:line="276" w:lineRule="auto"/>
        <w:ind w:firstLine="708"/>
        <w:rPr>
          <w:rFonts w:cs="Arial"/>
        </w:rPr>
      </w:pPr>
      <w:r w:rsidRPr="008E50F8">
        <w:rPr>
          <w:rFonts w:cs="Arial"/>
        </w:rPr>
        <w:t>СПП-элемент</w:t>
      </w:r>
    </w:p>
    <w:p w14:paraId="4E908779" w14:textId="77777777" w:rsidR="008E50F8" w:rsidRPr="008E50F8" w:rsidRDefault="008E50F8" w:rsidP="008E50F8">
      <w:pPr>
        <w:spacing w:after="240" w:line="276" w:lineRule="auto"/>
        <w:ind w:firstLine="708"/>
        <w:rPr>
          <w:rFonts w:cs="Arial"/>
        </w:rPr>
      </w:pPr>
      <w:r w:rsidRPr="008E50F8">
        <w:rPr>
          <w:rFonts w:cs="Arial"/>
        </w:rPr>
        <w:t>СПП-элемент ППА</w:t>
      </w:r>
    </w:p>
    <w:p w14:paraId="19A9FF28" w14:textId="77777777" w:rsidR="008E50F8" w:rsidRPr="008E50F8" w:rsidRDefault="008E50F8" w:rsidP="008E50F8">
      <w:pPr>
        <w:spacing w:after="240" w:line="276" w:lineRule="auto"/>
        <w:ind w:firstLine="708"/>
        <w:rPr>
          <w:rFonts w:cs="Arial"/>
        </w:rPr>
      </w:pPr>
      <w:r w:rsidRPr="008E50F8">
        <w:rPr>
          <w:rFonts w:cs="Arial"/>
        </w:rPr>
        <w:t>Количество в ЕИ ввода</w:t>
      </w:r>
    </w:p>
    <w:p w14:paraId="29AE5EF9" w14:textId="77777777" w:rsidR="008E50F8" w:rsidRPr="008E50F8" w:rsidRDefault="008E50F8" w:rsidP="008E50F8">
      <w:pPr>
        <w:spacing w:after="240" w:line="276" w:lineRule="auto"/>
        <w:ind w:firstLine="708"/>
        <w:rPr>
          <w:rFonts w:cs="Arial"/>
        </w:rPr>
      </w:pPr>
      <w:r w:rsidRPr="008E50F8">
        <w:rPr>
          <w:rFonts w:cs="Arial"/>
        </w:rPr>
        <w:t>Единица измерения ввода</w:t>
      </w:r>
    </w:p>
    <w:p w14:paraId="217E4E33" w14:textId="77777777" w:rsidR="008E50F8" w:rsidRPr="008E50F8" w:rsidRDefault="008E50F8" w:rsidP="008E50F8">
      <w:pPr>
        <w:spacing w:after="240" w:line="276" w:lineRule="auto"/>
        <w:ind w:firstLine="708"/>
        <w:rPr>
          <w:rFonts w:cs="Arial"/>
        </w:rPr>
      </w:pPr>
      <w:r w:rsidRPr="008E50F8">
        <w:rPr>
          <w:rFonts w:cs="Arial"/>
        </w:rPr>
        <w:t>Отпускающий склад</w:t>
      </w:r>
    </w:p>
    <w:p w14:paraId="058AC8E8" w14:textId="77777777" w:rsidR="008E50F8" w:rsidRPr="008E50F8" w:rsidRDefault="008E50F8" w:rsidP="008E50F8">
      <w:pPr>
        <w:spacing w:after="240" w:line="276" w:lineRule="auto"/>
        <w:ind w:firstLine="708"/>
        <w:rPr>
          <w:rFonts w:cs="Arial"/>
        </w:rPr>
      </w:pPr>
      <w:r w:rsidRPr="008E50F8">
        <w:rPr>
          <w:rFonts w:cs="Arial"/>
        </w:rPr>
        <w:t>Заказ на перемещение на МОЛ</w:t>
      </w:r>
    </w:p>
    <w:p w14:paraId="384A1F9C" w14:textId="77777777" w:rsidR="008E50F8" w:rsidRPr="008E50F8" w:rsidRDefault="008E50F8" w:rsidP="008E50F8">
      <w:pPr>
        <w:spacing w:after="240" w:line="276" w:lineRule="auto"/>
        <w:ind w:firstLine="708"/>
        <w:rPr>
          <w:rFonts w:cs="Arial"/>
        </w:rPr>
      </w:pPr>
      <w:r w:rsidRPr="008E50F8">
        <w:rPr>
          <w:rFonts w:cs="Arial"/>
        </w:rPr>
        <w:t>Индикатор «Обновление склада»</w:t>
      </w:r>
    </w:p>
    <w:p w14:paraId="0EAB6769" w14:textId="77777777" w:rsidR="008E50F8" w:rsidRPr="008E50F8" w:rsidRDefault="008E50F8" w:rsidP="008E50F8">
      <w:pPr>
        <w:spacing w:after="240" w:line="276" w:lineRule="auto"/>
        <w:ind w:firstLine="708"/>
        <w:rPr>
          <w:rFonts w:cs="Arial"/>
        </w:rPr>
      </w:pPr>
      <w:r w:rsidRPr="008E50F8">
        <w:rPr>
          <w:rFonts w:cs="Arial"/>
        </w:rPr>
        <w:t>Сообщение по обновлению склада</w:t>
      </w:r>
    </w:p>
    <w:p w14:paraId="60AAE269" w14:textId="77777777" w:rsidR="008E50F8" w:rsidRPr="008E50F8" w:rsidRDefault="008E50F8" w:rsidP="008E50F8">
      <w:pPr>
        <w:spacing w:after="240" w:line="276" w:lineRule="auto"/>
        <w:ind w:firstLine="708"/>
        <w:rPr>
          <w:rFonts w:cs="Arial"/>
        </w:rPr>
      </w:pPr>
      <w:r w:rsidRPr="008E50F8">
        <w:rPr>
          <w:rFonts w:cs="Arial"/>
        </w:rPr>
        <w:t>Заказ на перемещение на МОЛ</w:t>
      </w:r>
    </w:p>
    <w:p w14:paraId="16BCC9FD" w14:textId="77777777" w:rsidR="008E50F8" w:rsidRPr="008E50F8" w:rsidRDefault="008E50F8" w:rsidP="008E50F8">
      <w:pPr>
        <w:spacing w:after="240" w:line="276" w:lineRule="auto"/>
        <w:ind w:firstLine="708"/>
        <w:rPr>
          <w:rFonts w:cs="Arial"/>
        </w:rPr>
      </w:pPr>
      <w:r w:rsidRPr="008E50F8">
        <w:rPr>
          <w:rFonts w:cs="Arial"/>
        </w:rPr>
        <w:t>Заказано к перемещению на МОЛ</w:t>
      </w:r>
    </w:p>
    <w:p w14:paraId="639D9B57" w14:textId="77777777" w:rsidR="008E50F8" w:rsidRPr="008E50F8" w:rsidRDefault="008E50F8" w:rsidP="008E50F8">
      <w:pPr>
        <w:spacing w:after="240" w:line="276" w:lineRule="auto"/>
        <w:ind w:firstLine="708"/>
        <w:rPr>
          <w:rFonts w:cs="Arial"/>
        </w:rPr>
      </w:pPr>
      <w:r w:rsidRPr="008E50F8">
        <w:rPr>
          <w:rFonts w:cs="Arial"/>
        </w:rPr>
        <w:t>Перемещено на МОЛ</w:t>
      </w:r>
    </w:p>
    <w:p w14:paraId="305D4DCB" w14:textId="77777777" w:rsidR="008E50F8" w:rsidRPr="008E50F8" w:rsidRDefault="008E50F8" w:rsidP="008E50F8">
      <w:pPr>
        <w:spacing w:after="240" w:line="276" w:lineRule="auto"/>
        <w:ind w:firstLine="708"/>
        <w:rPr>
          <w:rFonts w:cs="Arial"/>
        </w:rPr>
      </w:pPr>
      <w:r w:rsidRPr="008E50F8">
        <w:rPr>
          <w:rFonts w:cs="Arial"/>
        </w:rPr>
        <w:t>Журналы к потребности</w:t>
      </w:r>
    </w:p>
    <w:p w14:paraId="067E41E3" w14:textId="77777777" w:rsidR="008E50F8" w:rsidRPr="008E50F8" w:rsidRDefault="008E50F8" w:rsidP="008E50F8">
      <w:pPr>
        <w:spacing w:after="240" w:line="276" w:lineRule="auto"/>
        <w:ind w:firstLine="708"/>
        <w:rPr>
          <w:rFonts w:cs="Arial"/>
        </w:rPr>
      </w:pPr>
      <w:r w:rsidRPr="008E50F8">
        <w:rPr>
          <w:rFonts w:cs="Arial"/>
        </w:rPr>
        <w:t>Количество к перемещению с перевалочной базы (ПБ)</w:t>
      </w:r>
    </w:p>
    <w:p w14:paraId="34B24C7A" w14:textId="77777777" w:rsidR="008E50F8" w:rsidRPr="008E50F8" w:rsidRDefault="008E50F8" w:rsidP="008E50F8">
      <w:pPr>
        <w:spacing w:after="240" w:line="276" w:lineRule="auto"/>
        <w:ind w:firstLine="708"/>
        <w:rPr>
          <w:rFonts w:cs="Arial"/>
        </w:rPr>
      </w:pPr>
      <w:r w:rsidRPr="008E50F8">
        <w:rPr>
          <w:rFonts w:cs="Arial"/>
        </w:rPr>
        <w:t>Наличие на перевалочной базе</w:t>
      </w:r>
    </w:p>
    <w:p w14:paraId="372CA1D6" w14:textId="77777777" w:rsidR="008E50F8" w:rsidRPr="008E50F8" w:rsidRDefault="008E50F8" w:rsidP="008E50F8">
      <w:pPr>
        <w:spacing w:after="240" w:line="276" w:lineRule="auto"/>
        <w:ind w:firstLine="708"/>
        <w:rPr>
          <w:rFonts w:cs="Arial"/>
        </w:rPr>
      </w:pPr>
      <w:r w:rsidRPr="008E50F8">
        <w:rPr>
          <w:rFonts w:cs="Arial"/>
        </w:rPr>
        <w:t>Сколько заказано (кол-во)</w:t>
      </w:r>
    </w:p>
    <w:p w14:paraId="46496D74" w14:textId="77777777" w:rsidR="008E50F8" w:rsidRPr="008E50F8" w:rsidRDefault="008E50F8" w:rsidP="008E50F8">
      <w:pPr>
        <w:spacing w:after="240" w:line="276" w:lineRule="auto"/>
        <w:ind w:firstLine="708"/>
        <w:rPr>
          <w:rFonts w:cs="Arial"/>
        </w:rPr>
      </w:pPr>
      <w:r w:rsidRPr="008E50F8">
        <w:rPr>
          <w:rFonts w:cs="Arial"/>
        </w:rPr>
        <w:t>Дата поставки в заказе на перемещение</w:t>
      </w:r>
    </w:p>
    <w:p w14:paraId="09F8C566" w14:textId="77777777" w:rsidR="008E50F8" w:rsidRPr="008E50F8" w:rsidRDefault="008E50F8" w:rsidP="008E50F8">
      <w:pPr>
        <w:spacing w:after="240" w:line="276" w:lineRule="auto"/>
        <w:ind w:firstLine="708"/>
        <w:rPr>
          <w:rFonts w:cs="Arial"/>
        </w:rPr>
      </w:pPr>
      <w:r w:rsidRPr="008E50F8">
        <w:rPr>
          <w:rFonts w:cs="Arial"/>
        </w:rPr>
        <w:t>Согласование потребности</w:t>
      </w:r>
    </w:p>
    <w:p w14:paraId="27B98DC2" w14:textId="77777777" w:rsidR="008E50F8" w:rsidRPr="008E50F8" w:rsidRDefault="008E50F8" w:rsidP="008E50F8">
      <w:pPr>
        <w:spacing w:after="240" w:line="276" w:lineRule="auto"/>
        <w:ind w:firstLine="708"/>
        <w:rPr>
          <w:rFonts w:cs="Arial"/>
        </w:rPr>
      </w:pPr>
      <w:r w:rsidRPr="008E50F8">
        <w:rPr>
          <w:rFonts w:cs="Arial"/>
        </w:rPr>
        <w:t>Статус закупки (Поле заполняется только для позиций, по которым индикатор «Доступность» имеет значение «Дефицит, подтвержд. Кол-во меньше объема потребности»)</w:t>
      </w:r>
    </w:p>
    <w:p w14:paraId="14800BB1" w14:textId="77777777" w:rsidR="008E50F8" w:rsidRPr="008E50F8" w:rsidRDefault="008E50F8" w:rsidP="008E50F8">
      <w:pPr>
        <w:spacing w:after="240" w:line="276" w:lineRule="auto"/>
        <w:ind w:firstLine="708"/>
        <w:rPr>
          <w:rFonts w:cs="Arial"/>
        </w:rPr>
      </w:pPr>
      <w:r w:rsidRPr="008E50F8">
        <w:rPr>
          <w:rFonts w:cs="Arial"/>
        </w:rPr>
        <w:t>Дата закупки (Поле заполняется только для позиций, по которым индикатор «Доступность» имеет значение «Дефицит, подтвержд. Кол-во меньше объема потребности»)</w:t>
      </w:r>
    </w:p>
    <w:p w14:paraId="0F4D5255" w14:textId="77777777" w:rsidR="008E50F8" w:rsidRPr="008E50F8" w:rsidRDefault="008E50F8" w:rsidP="008E50F8">
      <w:pPr>
        <w:spacing w:after="240" w:line="276" w:lineRule="auto"/>
        <w:ind w:firstLine="708"/>
        <w:rPr>
          <w:rFonts w:cs="Arial"/>
        </w:rPr>
      </w:pPr>
      <w:r w:rsidRPr="008E50F8">
        <w:rPr>
          <w:rFonts w:cs="Arial"/>
        </w:rPr>
        <w:lastRenderedPageBreak/>
        <w:t>Документы закупки (Поле заполняется только для позиций, по которым индикатор «Доступность» имеет значение «Дефицит, подтвержд. Кол-во меньше объема потребности»)</w:t>
      </w:r>
    </w:p>
    <w:p w14:paraId="245C2FDE" w14:textId="77777777" w:rsidR="008E50F8" w:rsidRPr="008E50F8" w:rsidRDefault="008E50F8" w:rsidP="008E50F8">
      <w:pPr>
        <w:spacing w:after="240" w:line="276" w:lineRule="auto"/>
        <w:ind w:firstLine="708"/>
        <w:rPr>
          <w:rFonts w:cs="Arial"/>
        </w:rPr>
      </w:pPr>
      <w:r w:rsidRPr="008E50F8">
        <w:rPr>
          <w:rFonts w:cs="Arial"/>
        </w:rPr>
        <w:t>Количество в заказах на поставку (Колич/ЗакНаПствк) (Поле заполняется только для позиций, по которым индикатор «Доступность» имеет значение «Дефицит, подтвержд. Кол-во меньше объема потребности»)</w:t>
      </w:r>
    </w:p>
    <w:p w14:paraId="7FA518D5" w14:textId="77777777" w:rsidR="008E50F8" w:rsidRPr="008E50F8" w:rsidRDefault="008E50F8" w:rsidP="008E50F8">
      <w:pPr>
        <w:spacing w:after="240" w:line="276" w:lineRule="auto"/>
        <w:ind w:firstLine="708"/>
        <w:rPr>
          <w:rFonts w:cs="Arial"/>
        </w:rPr>
      </w:pPr>
      <w:r w:rsidRPr="008E50F8">
        <w:rPr>
          <w:rFonts w:cs="Arial"/>
        </w:rPr>
        <w:t>Количество на контроле качества (Колич/КнтрКач) (Поле заполняется только для позиций, по которым индикатор «Доступность» имеет значение «Дефицит, подтвержд. Кол-во меньше объема потребности»)</w:t>
      </w:r>
    </w:p>
    <w:p w14:paraId="7BB6A4A0" w14:textId="77777777" w:rsidR="008E50F8" w:rsidRPr="008E50F8" w:rsidRDefault="008E50F8" w:rsidP="008E50F8">
      <w:pPr>
        <w:spacing w:after="240" w:line="276" w:lineRule="auto"/>
        <w:ind w:firstLine="708"/>
        <w:rPr>
          <w:rFonts w:cs="Arial"/>
        </w:rPr>
      </w:pPr>
      <w:r w:rsidRPr="008E50F8">
        <w:rPr>
          <w:rFonts w:cs="Arial"/>
        </w:rPr>
        <w:t>Время поставки, дни</w:t>
      </w:r>
    </w:p>
    <w:p w14:paraId="28D69B11" w14:textId="77777777" w:rsidR="008E50F8" w:rsidRPr="008E50F8" w:rsidRDefault="008E50F8" w:rsidP="008E50F8">
      <w:pPr>
        <w:spacing w:after="240" w:line="276" w:lineRule="auto"/>
        <w:ind w:firstLine="708"/>
        <w:rPr>
          <w:rFonts w:cs="Arial"/>
        </w:rPr>
      </w:pPr>
      <w:r w:rsidRPr="008E50F8">
        <w:rPr>
          <w:rFonts w:cs="Arial"/>
        </w:rPr>
        <w:t>Возможная дата поставки</w:t>
      </w:r>
    </w:p>
    <w:p w14:paraId="4C07A847" w14:textId="77777777" w:rsidR="008E50F8" w:rsidRPr="008E50F8" w:rsidRDefault="008E50F8" w:rsidP="008E50F8">
      <w:pPr>
        <w:spacing w:after="240" w:line="276" w:lineRule="auto"/>
        <w:ind w:firstLine="708"/>
        <w:rPr>
          <w:rFonts w:cs="Arial"/>
        </w:rPr>
      </w:pPr>
      <w:r w:rsidRPr="008E50F8">
        <w:rPr>
          <w:rFonts w:cs="Arial"/>
        </w:rPr>
        <w:t>Индикатор возможности поставки</w:t>
      </w:r>
    </w:p>
    <w:p w14:paraId="5CCF821C" w14:textId="77777777" w:rsidR="008E50F8" w:rsidRPr="008E50F8" w:rsidRDefault="008E50F8" w:rsidP="008E50F8">
      <w:pPr>
        <w:spacing w:after="240" w:line="276" w:lineRule="auto"/>
        <w:ind w:firstLine="708"/>
        <w:rPr>
          <w:rFonts w:cs="Arial"/>
        </w:rPr>
      </w:pPr>
      <w:r w:rsidRPr="008E50F8">
        <w:rPr>
          <w:rFonts w:cs="Arial"/>
        </w:rPr>
        <w:t>К перемещению</w:t>
      </w:r>
    </w:p>
    <w:p w14:paraId="1FBF4F9B" w14:textId="77777777" w:rsidR="008E50F8" w:rsidRPr="008E50F8" w:rsidRDefault="008E50F8" w:rsidP="008E50F8">
      <w:pPr>
        <w:spacing w:after="240" w:line="276" w:lineRule="auto"/>
        <w:ind w:firstLine="708"/>
        <w:rPr>
          <w:rFonts w:cs="Arial"/>
        </w:rPr>
      </w:pPr>
      <w:r w:rsidRPr="008E50F8">
        <w:rPr>
          <w:rFonts w:cs="Arial"/>
        </w:rPr>
        <w:t>Документ корректировки</w:t>
      </w:r>
    </w:p>
    <w:p w14:paraId="095DA236" w14:textId="77777777" w:rsidR="008E50F8" w:rsidRPr="008E50F8" w:rsidRDefault="008E50F8" w:rsidP="008E50F8">
      <w:pPr>
        <w:spacing w:after="240" w:line="276" w:lineRule="auto"/>
        <w:ind w:firstLine="708"/>
        <w:rPr>
          <w:rFonts w:cs="Arial"/>
        </w:rPr>
      </w:pPr>
      <w:r w:rsidRPr="008E50F8">
        <w:rPr>
          <w:rFonts w:cs="Arial"/>
        </w:rPr>
        <w:t>Корректировка, код МТР</w:t>
      </w:r>
    </w:p>
    <w:p w14:paraId="6824AE3B" w14:textId="77777777" w:rsidR="008E50F8" w:rsidRPr="008E50F8" w:rsidRDefault="008E50F8" w:rsidP="008E50F8">
      <w:pPr>
        <w:spacing w:after="240" w:line="276" w:lineRule="auto"/>
        <w:ind w:firstLine="708"/>
        <w:rPr>
          <w:rFonts w:cs="Arial"/>
        </w:rPr>
      </w:pPr>
      <w:r w:rsidRPr="008E50F8">
        <w:rPr>
          <w:rFonts w:cs="Arial"/>
        </w:rPr>
        <w:t>Корректировка, кол-во</w:t>
      </w:r>
    </w:p>
    <w:p w14:paraId="623D0B9C" w14:textId="77777777" w:rsidR="008E50F8" w:rsidRPr="008E50F8" w:rsidRDefault="008E50F8" w:rsidP="008E50F8">
      <w:pPr>
        <w:spacing w:after="240" w:line="276" w:lineRule="auto"/>
        <w:ind w:firstLine="708"/>
        <w:rPr>
          <w:rFonts w:cs="Arial"/>
        </w:rPr>
      </w:pPr>
      <w:r w:rsidRPr="008E50F8">
        <w:rPr>
          <w:rFonts w:cs="Arial"/>
        </w:rPr>
        <w:t>Корректировка, срок поставки</w:t>
      </w:r>
    </w:p>
    <w:p w14:paraId="5AF35B61" w14:textId="77777777" w:rsidR="008E50F8" w:rsidRPr="008E50F8" w:rsidRDefault="008E50F8" w:rsidP="008E50F8">
      <w:pPr>
        <w:spacing w:after="240" w:line="276" w:lineRule="auto"/>
        <w:ind w:firstLine="708"/>
        <w:rPr>
          <w:rFonts w:cs="Arial"/>
        </w:rPr>
      </w:pPr>
      <w:r w:rsidRPr="008E50F8">
        <w:rPr>
          <w:rFonts w:cs="Arial"/>
        </w:rPr>
        <w:t>Корректировка, статус</w:t>
      </w:r>
    </w:p>
    <w:p w14:paraId="45056DCE" w14:textId="77777777" w:rsidR="008E50F8" w:rsidRPr="008E50F8" w:rsidRDefault="008E50F8" w:rsidP="008E50F8">
      <w:pPr>
        <w:spacing w:after="240" w:line="276" w:lineRule="auto"/>
        <w:ind w:firstLine="708"/>
        <w:rPr>
          <w:rFonts w:cs="Arial"/>
        </w:rPr>
      </w:pPr>
      <w:r w:rsidRPr="008E50F8">
        <w:rPr>
          <w:rFonts w:cs="Arial"/>
        </w:rPr>
        <w:t>Бизнес сфера</w:t>
      </w:r>
    </w:p>
    <w:p w14:paraId="7C52624E" w14:textId="77777777" w:rsidR="008E50F8" w:rsidRPr="008E50F8" w:rsidRDefault="008E50F8" w:rsidP="008E50F8">
      <w:pPr>
        <w:spacing w:after="240" w:line="276" w:lineRule="auto"/>
        <w:ind w:firstLine="708"/>
        <w:rPr>
          <w:rFonts w:cs="Arial"/>
        </w:rPr>
      </w:pPr>
      <w:r w:rsidRPr="008E50F8">
        <w:rPr>
          <w:rFonts w:cs="Arial"/>
        </w:rPr>
        <w:t>Наименование Бизнес сферы</w:t>
      </w:r>
    </w:p>
    <w:p w14:paraId="7F924ECE" w14:textId="77777777" w:rsidR="008E50F8" w:rsidRPr="008E50F8" w:rsidRDefault="008E50F8" w:rsidP="008E50F8">
      <w:pPr>
        <w:spacing w:after="240" w:line="276" w:lineRule="auto"/>
        <w:ind w:firstLine="708"/>
        <w:rPr>
          <w:rFonts w:cs="Arial"/>
        </w:rPr>
      </w:pPr>
      <w:r w:rsidRPr="008E50F8">
        <w:rPr>
          <w:rFonts w:cs="Arial"/>
        </w:rPr>
        <w:t>Группа плановиков</w:t>
      </w:r>
    </w:p>
    <w:p w14:paraId="2AE63A6F" w14:textId="77777777" w:rsidR="008E50F8" w:rsidRPr="008E50F8" w:rsidRDefault="008E50F8" w:rsidP="008E50F8">
      <w:pPr>
        <w:spacing w:after="240" w:line="276" w:lineRule="auto"/>
        <w:ind w:firstLine="708"/>
        <w:rPr>
          <w:rFonts w:cs="Arial"/>
        </w:rPr>
      </w:pPr>
      <w:r w:rsidRPr="008E50F8">
        <w:rPr>
          <w:rFonts w:cs="Arial"/>
        </w:rPr>
        <w:t>Название группы плановиков</w:t>
      </w:r>
    </w:p>
    <w:p w14:paraId="5D5C8911" w14:textId="77777777" w:rsidR="008E50F8" w:rsidRPr="008E50F8" w:rsidRDefault="008E50F8" w:rsidP="008E50F8">
      <w:pPr>
        <w:spacing w:after="240" w:line="276" w:lineRule="auto"/>
        <w:ind w:firstLine="708"/>
        <w:rPr>
          <w:rFonts w:cs="Arial"/>
        </w:rPr>
      </w:pPr>
      <w:r w:rsidRPr="008E50F8">
        <w:rPr>
          <w:rFonts w:cs="Arial"/>
        </w:rPr>
        <w:t>Отв. рабочее место (заголовок заказа)</w:t>
      </w:r>
    </w:p>
    <w:p w14:paraId="42033BB9" w14:textId="77777777" w:rsidR="008E50F8" w:rsidRPr="008E50F8" w:rsidRDefault="008E50F8" w:rsidP="008E50F8">
      <w:pPr>
        <w:spacing w:after="240" w:line="276" w:lineRule="auto"/>
        <w:ind w:firstLine="708"/>
        <w:rPr>
          <w:rFonts w:cs="Arial"/>
        </w:rPr>
      </w:pPr>
      <w:r w:rsidRPr="008E50F8">
        <w:rPr>
          <w:rFonts w:cs="Arial"/>
        </w:rPr>
        <w:t>Название отв. рабочего места (заголовок заказа)</w:t>
      </w:r>
    </w:p>
    <w:p w14:paraId="11170D4A" w14:textId="77777777" w:rsidR="008E50F8" w:rsidRPr="008E50F8" w:rsidRDefault="008E50F8" w:rsidP="008E50F8">
      <w:pPr>
        <w:spacing w:after="240" w:line="276" w:lineRule="auto"/>
        <w:ind w:firstLine="708"/>
        <w:rPr>
          <w:rFonts w:cs="Arial"/>
        </w:rPr>
      </w:pPr>
      <w:r w:rsidRPr="008E50F8">
        <w:rPr>
          <w:rFonts w:cs="Arial"/>
        </w:rPr>
        <w:t>Нормируемый МТР</w:t>
      </w:r>
    </w:p>
    <w:p w14:paraId="3C6584A2" w14:textId="77777777" w:rsidR="008E50F8" w:rsidRPr="008E50F8" w:rsidRDefault="008E50F8" w:rsidP="008E50F8">
      <w:pPr>
        <w:spacing w:after="240" w:line="276" w:lineRule="auto"/>
        <w:ind w:firstLine="708"/>
        <w:rPr>
          <w:rFonts w:cs="Arial"/>
        </w:rPr>
      </w:pPr>
      <w:r w:rsidRPr="008E50F8">
        <w:rPr>
          <w:rFonts w:cs="Arial"/>
        </w:rPr>
        <w:t>Остаток на складе</w:t>
      </w:r>
    </w:p>
    <w:p w14:paraId="72CF0B66" w14:textId="1D9E0FE6" w:rsidR="004001E6" w:rsidRDefault="008E50F8" w:rsidP="008E50F8">
      <w:pPr>
        <w:spacing w:after="240" w:line="276" w:lineRule="auto"/>
        <w:ind w:firstLine="708"/>
        <w:rPr>
          <w:rFonts w:cs="Arial"/>
        </w:rPr>
      </w:pPr>
      <w:r w:rsidRPr="008E50F8">
        <w:rPr>
          <w:rFonts w:cs="Arial"/>
        </w:rPr>
        <w:t>Заказ на изготовление материала</w:t>
      </w:r>
    </w:p>
    <w:p w14:paraId="62973AF0" w14:textId="77777777" w:rsidR="002C23E3" w:rsidRPr="00DB21BF" w:rsidRDefault="002C23E3" w:rsidP="002C23E3">
      <w:r w:rsidRPr="00DB21BF">
        <w:lastRenderedPageBreak/>
        <w:t>В ALV-таблице дополнить функцию «проваливания» в транзакции:</w:t>
      </w:r>
    </w:p>
    <w:p w14:paraId="5EBD0139" w14:textId="6D4711BD" w:rsidR="002C23E3" w:rsidRDefault="002C23E3" w:rsidP="002C23E3">
      <w:pPr>
        <w:pStyle w:val="afa"/>
        <w:numPr>
          <w:ilvl w:val="0"/>
          <w:numId w:val="88"/>
        </w:numPr>
        <w:tabs>
          <w:tab w:val="clear" w:pos="567"/>
        </w:tabs>
        <w:rPr>
          <w:ins w:id="3662" w:author="Попова Дарья" w:date="2020-07-22T11:08:00Z"/>
        </w:rPr>
      </w:pPr>
      <w:r w:rsidRPr="00DB21BF">
        <w:t>IW32 по двойному клику на поле «Заказ</w:t>
      </w:r>
      <w:del w:id="3663" w:author="Попова Дарья" w:date="2020-07-22T11:09:00Z">
        <w:r w:rsidRPr="00DB21BF" w:rsidDel="000018FB">
          <w:delText xml:space="preserve"> ТОРО</w:delText>
        </w:r>
      </w:del>
      <w:r w:rsidRPr="00DB21BF">
        <w:t>»; если полномочий на IW32 нет, то запускать IW33</w:t>
      </w:r>
      <w:ins w:id="3664" w:author="Попова Дарья" w:date="2020-07-22T11:08:00Z">
        <w:r w:rsidR="000018FB">
          <w:t xml:space="preserve"> для заказа ТОРО</w:t>
        </w:r>
      </w:ins>
      <w:r w:rsidRPr="00DB21BF">
        <w:t>;</w:t>
      </w:r>
    </w:p>
    <w:p w14:paraId="50B28FE5" w14:textId="28AB8598" w:rsidR="000018FB" w:rsidRPr="00DB21BF" w:rsidRDefault="000018FB" w:rsidP="002C23E3">
      <w:pPr>
        <w:pStyle w:val="afa"/>
        <w:numPr>
          <w:ilvl w:val="0"/>
          <w:numId w:val="88"/>
        </w:numPr>
        <w:tabs>
          <w:tab w:val="clear" w:pos="567"/>
        </w:tabs>
      </w:pPr>
      <w:ins w:id="3665" w:author="Попова Дарья" w:date="2020-07-22T11:09:00Z">
        <w:r>
          <w:rPr>
            <w:lang w:val="en-US"/>
          </w:rPr>
          <w:t>CN</w:t>
        </w:r>
        <w:r w:rsidRPr="002175C8">
          <w:rPr>
            <w:rPrChange w:id="3666" w:author="Александр Шрамков" w:date="2021-03-04T10:32:00Z">
              <w:rPr>
                <w:lang w:val="en-US"/>
              </w:rPr>
            </w:rPrChange>
          </w:rPr>
          <w:t xml:space="preserve">22 </w:t>
        </w:r>
        <w:r>
          <w:t xml:space="preserve">по двойному клику на поле </w:t>
        </w:r>
      </w:ins>
      <w:ins w:id="3667" w:author="Попова Дарья" w:date="2020-07-22T11:10:00Z">
        <w:r>
          <w:t xml:space="preserve">«Заказ»; если полномочий на </w:t>
        </w:r>
        <w:r>
          <w:rPr>
            <w:lang w:val="en-US"/>
          </w:rPr>
          <w:t>CN</w:t>
        </w:r>
        <w:r w:rsidRPr="002175C8">
          <w:rPr>
            <w:rPrChange w:id="3668" w:author="Александр Шрамков" w:date="2021-03-04T10:32:00Z">
              <w:rPr>
                <w:lang w:val="en-US"/>
              </w:rPr>
            </w:rPrChange>
          </w:rPr>
          <w:t xml:space="preserve">22 </w:t>
        </w:r>
        <w:r>
          <w:t xml:space="preserve">нет, то запускать </w:t>
        </w:r>
        <w:r>
          <w:rPr>
            <w:lang w:val="en-US"/>
          </w:rPr>
          <w:t>CN</w:t>
        </w:r>
        <w:r w:rsidRPr="002175C8">
          <w:rPr>
            <w:rPrChange w:id="3669" w:author="Александр Шрамков" w:date="2021-03-04T10:32:00Z">
              <w:rPr>
                <w:lang w:val="en-US"/>
              </w:rPr>
            </w:rPrChange>
          </w:rPr>
          <w:t xml:space="preserve">23 </w:t>
        </w:r>
        <w:r w:rsidRPr="000018FB">
          <w:rPr>
            <w:rPrChange w:id="3670" w:author="Попова Дарья" w:date="2020-07-22T11:10:00Z">
              <w:rPr>
                <w:lang w:val="en-US"/>
              </w:rPr>
            </w:rPrChange>
          </w:rPr>
          <w:t>для сетевых</w:t>
        </w:r>
        <w:r w:rsidRPr="002175C8">
          <w:rPr>
            <w:rPrChange w:id="3671" w:author="Александр Шрамков" w:date="2021-03-04T10:32:00Z">
              <w:rPr>
                <w:lang w:val="en-US"/>
              </w:rPr>
            </w:rPrChange>
          </w:rPr>
          <w:t xml:space="preserve"> </w:t>
        </w:r>
        <w:r w:rsidRPr="000018FB">
          <w:rPr>
            <w:rPrChange w:id="3672" w:author="Попова Дарья" w:date="2020-07-22T11:11:00Z">
              <w:rPr>
                <w:lang w:val="en-US"/>
              </w:rPr>
            </w:rPrChange>
          </w:rPr>
          <w:t>графиков</w:t>
        </w:r>
        <w:r w:rsidRPr="002175C8">
          <w:rPr>
            <w:rPrChange w:id="3673" w:author="Александр Шрамков" w:date="2021-03-04T10:32:00Z">
              <w:rPr>
                <w:lang w:val="en-US"/>
              </w:rPr>
            </w:rPrChange>
          </w:rPr>
          <w:t>;</w:t>
        </w:r>
      </w:ins>
    </w:p>
    <w:p w14:paraId="13E4C119" w14:textId="77777777" w:rsidR="002C23E3" w:rsidRPr="00DB21BF" w:rsidRDefault="002C23E3" w:rsidP="002C23E3">
      <w:pPr>
        <w:pStyle w:val="afa"/>
        <w:numPr>
          <w:ilvl w:val="0"/>
          <w:numId w:val="88"/>
        </w:numPr>
        <w:tabs>
          <w:tab w:val="clear" w:pos="567"/>
        </w:tabs>
      </w:pPr>
      <w:r w:rsidRPr="00DB21BF">
        <w:t>MM03 по двойному клику на номере материала;</w:t>
      </w:r>
    </w:p>
    <w:p w14:paraId="49D0AA4F" w14:textId="77777777" w:rsidR="002C23E3" w:rsidRPr="00DB21BF" w:rsidRDefault="002C23E3" w:rsidP="002C23E3">
      <w:pPr>
        <w:pStyle w:val="afa"/>
        <w:numPr>
          <w:ilvl w:val="0"/>
          <w:numId w:val="88"/>
        </w:numPr>
        <w:tabs>
          <w:tab w:val="clear" w:pos="567"/>
        </w:tabs>
      </w:pPr>
      <w:r w:rsidRPr="00DB21BF">
        <w:t xml:space="preserve">MMBE - по двойному клику на подтвержденное количество с параметрами «Завод» и «Номер материала»; </w:t>
      </w:r>
    </w:p>
    <w:p w14:paraId="65226473" w14:textId="77777777" w:rsidR="002C23E3" w:rsidRPr="00DB21BF" w:rsidRDefault="002C23E3" w:rsidP="002C23E3">
      <w:pPr>
        <w:pStyle w:val="afa"/>
        <w:numPr>
          <w:ilvl w:val="0"/>
          <w:numId w:val="88"/>
        </w:numPr>
        <w:tabs>
          <w:tab w:val="clear" w:pos="567"/>
        </w:tabs>
      </w:pPr>
      <w:r w:rsidRPr="00DB21BF">
        <w:t>MD04 с параметрами «Номер материала» и «Завод» по двойному клику на поле «Доступность».</w:t>
      </w:r>
    </w:p>
    <w:p w14:paraId="7374821D" w14:textId="77777777" w:rsidR="002C23E3" w:rsidRPr="00DB21BF" w:rsidRDefault="002C23E3" w:rsidP="002C23E3">
      <w:r w:rsidRPr="00DB21BF">
        <w:t>После изменения заказа ТОРО/СГ и возврата на экран «</w:t>
      </w:r>
      <w:r w:rsidRPr="00DB21BF">
        <w:rPr>
          <w:b/>
          <w:i/>
        </w:rPr>
        <w:t>Список доступности материалов</w:t>
      </w:r>
      <w:r w:rsidRPr="00DB21BF">
        <w:t xml:space="preserve">» обновлять релевантные для измененного заказ поля в ALV-таблице. </w:t>
      </w:r>
    </w:p>
    <w:p w14:paraId="57B099C8" w14:textId="77777777" w:rsidR="002C23E3" w:rsidRPr="00DB21BF" w:rsidRDefault="002C23E3" w:rsidP="002C23E3">
      <w:r w:rsidRPr="00DB21BF">
        <w:t xml:space="preserve">По кнопке </w:t>
      </w:r>
      <w:r w:rsidRPr="00DB21BF">
        <w:rPr>
          <w:noProof/>
          <w:lang w:eastAsia="ru-RU"/>
        </w:rPr>
        <w:t>"Обновить" перегенерировать отчет.</w:t>
      </w:r>
    </w:p>
    <w:p w14:paraId="2D086240" w14:textId="77777777" w:rsidR="002C23E3" w:rsidRPr="00DB21BF" w:rsidRDefault="002C23E3" w:rsidP="002C23E3">
      <w:pPr>
        <w:pStyle w:val="afa"/>
        <w:numPr>
          <w:ilvl w:val="0"/>
          <w:numId w:val="84"/>
        </w:numPr>
        <w:tabs>
          <w:tab w:val="clear" w:pos="567"/>
        </w:tabs>
        <w:rPr>
          <w:szCs w:val="24"/>
        </w:rPr>
      </w:pPr>
      <w:r w:rsidRPr="00DB21BF">
        <w:rPr>
          <w:lang w:eastAsia="ru-RU"/>
        </w:rPr>
        <w:t>На панель инструментов добавить кнопку "Склад";</w:t>
      </w:r>
    </w:p>
    <w:p w14:paraId="35AE0DDD" w14:textId="77777777" w:rsidR="002C23E3" w:rsidRPr="00DB21BF" w:rsidRDefault="002C23E3" w:rsidP="002C23E3">
      <w:pPr>
        <w:pStyle w:val="afa"/>
      </w:pPr>
      <w:r w:rsidRPr="00DB21BF">
        <w:t>При нажатии на кнопку «Склад» необходимо проверить выделение позиций материалов в отчете, если не выделено не одной позиции выдавать сообщение об ошибке "Необходимо выделить позиции для обработки."</w:t>
      </w:r>
    </w:p>
    <w:p w14:paraId="71569E3D" w14:textId="77777777" w:rsidR="002C23E3" w:rsidRPr="00DB21BF" w:rsidRDefault="002C23E3" w:rsidP="002C23E3">
      <w:pPr>
        <w:pStyle w:val="afa"/>
      </w:pPr>
      <w:r w:rsidRPr="00DB21BF">
        <w:t>Если выделена хотя бы одна позиция, то выводить модальное окно со следующими полями выбора:</w:t>
      </w:r>
    </w:p>
    <w:p w14:paraId="23018AE4" w14:textId="77777777" w:rsidR="002C23E3" w:rsidRPr="00DB21BF" w:rsidRDefault="002C23E3" w:rsidP="002C23E3">
      <w:pPr>
        <w:pStyle w:val="afa"/>
        <w:numPr>
          <w:ilvl w:val="0"/>
          <w:numId w:val="85"/>
        </w:numPr>
        <w:tabs>
          <w:tab w:val="clear" w:pos="567"/>
        </w:tabs>
      </w:pPr>
      <w:r w:rsidRPr="00DB21BF">
        <w:t>"Завод", недоступно для изменения, автозаполнение при открытии заводом из первой выделенной позиции компонента;</w:t>
      </w:r>
    </w:p>
    <w:p w14:paraId="0D3A02B4" w14:textId="77777777" w:rsidR="002C23E3" w:rsidRPr="00DB21BF" w:rsidRDefault="002C23E3" w:rsidP="002C23E3">
      <w:pPr>
        <w:pStyle w:val="afa"/>
        <w:numPr>
          <w:ilvl w:val="0"/>
          <w:numId w:val="85"/>
        </w:numPr>
        <w:tabs>
          <w:tab w:val="clear" w:pos="567"/>
        </w:tabs>
      </w:pPr>
      <w:r w:rsidRPr="00DB21BF">
        <w:t xml:space="preserve">"Склад", выбор из справочника, средство поиска всех складов по заводу, при открытии формы, выполнять автозаполнение из параметра пользователя "Склад МОЛ"(необходимо создать параметр). Параметр обязателен для заполнения. </w:t>
      </w:r>
    </w:p>
    <w:p w14:paraId="05867DE0" w14:textId="77777777" w:rsidR="002C23E3" w:rsidRPr="00DB21BF" w:rsidRDefault="002C23E3" w:rsidP="002C23E3">
      <w:r w:rsidRPr="00DB21BF">
        <w:t>Также, в это же модальное окно добавить кнопки:</w:t>
      </w:r>
    </w:p>
    <w:p w14:paraId="13979C9F" w14:textId="77777777" w:rsidR="002C23E3" w:rsidRPr="00DB21BF" w:rsidRDefault="002C23E3" w:rsidP="002C23E3">
      <w:pPr>
        <w:pStyle w:val="afa"/>
        <w:numPr>
          <w:ilvl w:val="0"/>
          <w:numId w:val="86"/>
        </w:numPr>
        <w:tabs>
          <w:tab w:val="clear" w:pos="567"/>
        </w:tabs>
      </w:pPr>
      <w:r w:rsidRPr="00DB21BF">
        <w:t>"Обновить склад";</w:t>
      </w:r>
    </w:p>
    <w:p w14:paraId="3A60339D" w14:textId="77777777" w:rsidR="002C23E3" w:rsidRPr="00DB21BF" w:rsidRDefault="002C23E3" w:rsidP="002C23E3">
      <w:pPr>
        <w:pStyle w:val="afa"/>
        <w:numPr>
          <w:ilvl w:val="0"/>
          <w:numId w:val="86"/>
        </w:numPr>
        <w:tabs>
          <w:tab w:val="clear" w:pos="567"/>
        </w:tabs>
      </w:pPr>
      <w:r w:rsidRPr="00DB21BF">
        <w:t>"Отмена".</w:t>
      </w:r>
    </w:p>
    <w:p w14:paraId="17A8DC30" w14:textId="77777777" w:rsidR="002C23E3" w:rsidRPr="00DB21BF" w:rsidRDefault="002C23E3" w:rsidP="002C23E3"/>
    <w:p w14:paraId="4413E239" w14:textId="77777777" w:rsidR="002C23E3" w:rsidRPr="00DB21BF" w:rsidRDefault="002C23E3" w:rsidP="002C23E3">
      <w:r w:rsidRPr="00DB21BF">
        <w:t xml:space="preserve">При нажатии кнопки "Обновить склад" или </w:t>
      </w:r>
      <w:r w:rsidRPr="00DB21BF">
        <w:rPr>
          <w:lang w:val="en-US"/>
        </w:rPr>
        <w:t>Enter</w:t>
      </w:r>
      <w:r w:rsidRPr="00DB21BF">
        <w:t xml:space="preserve"> выполнять следующие действия:</w:t>
      </w:r>
    </w:p>
    <w:p w14:paraId="49DA74CE" w14:textId="77777777" w:rsidR="002C23E3" w:rsidRPr="00DB21BF" w:rsidRDefault="002C23E3" w:rsidP="002C23E3">
      <w:pPr>
        <w:pStyle w:val="afa"/>
        <w:numPr>
          <w:ilvl w:val="0"/>
          <w:numId w:val="87"/>
        </w:numPr>
        <w:tabs>
          <w:tab w:val="clear" w:pos="567"/>
        </w:tabs>
      </w:pPr>
      <w:r w:rsidRPr="00DB21BF">
        <w:t>Проверить наличие записи расширения материала на выбранном складе. Если материал на склад расширен, то необходимо программно выполнить расширение(метод STC_LOC_CREATE в классе ZCL_MATERIAL_UTILS), после чего проверить наличие записи расширения материала на складе.</w:t>
      </w:r>
    </w:p>
    <w:p w14:paraId="5CBFE358" w14:textId="77777777" w:rsidR="002C23E3" w:rsidRPr="00DB21BF" w:rsidRDefault="002C23E3" w:rsidP="002C23E3">
      <w:pPr>
        <w:pStyle w:val="afa"/>
        <w:numPr>
          <w:ilvl w:val="0"/>
          <w:numId w:val="87"/>
        </w:numPr>
        <w:tabs>
          <w:tab w:val="clear" w:pos="567"/>
        </w:tabs>
      </w:pPr>
      <w:r w:rsidRPr="00DB21BF">
        <w:t>Если расширение прошло успешно, то выполнить изменение склада в позиции материала в заказе / сетевом графике, сохранить заказа/сетевые графики, вернуться на исходный экран «</w:t>
      </w:r>
      <w:r w:rsidRPr="00DB21BF">
        <w:rPr>
          <w:b/>
          <w:i/>
        </w:rPr>
        <w:t>Список доступности материалов</w:t>
      </w:r>
      <w:r w:rsidRPr="00DB21BF">
        <w:t xml:space="preserve">»; </w:t>
      </w:r>
    </w:p>
    <w:p w14:paraId="48817F02" w14:textId="77777777" w:rsidR="002C23E3" w:rsidRPr="00DB21BF" w:rsidRDefault="002C23E3" w:rsidP="002C23E3">
      <w:pPr>
        <w:pStyle w:val="afa"/>
        <w:numPr>
          <w:ilvl w:val="0"/>
          <w:numId w:val="87"/>
        </w:numPr>
        <w:tabs>
          <w:tab w:val="clear" w:pos="567"/>
        </w:tabs>
      </w:pPr>
      <w:r w:rsidRPr="00DB21BF">
        <w:t>Если расширение прошло с ошибкой, в поле результат вывести сообщение "Не удалось создать запись материала &lt;Материал&gt; на складе &lt;Склад&gt; завод &lt;Завод&gt;", заказы/сетевые графики, по позициям которых вышла ошибка не сохранять.</w:t>
      </w:r>
    </w:p>
    <w:p w14:paraId="2AF259FA" w14:textId="77777777" w:rsidR="002C23E3" w:rsidRPr="00DB21BF" w:rsidRDefault="002C23E3" w:rsidP="002C23E3"/>
    <w:p w14:paraId="2E729507" w14:textId="77777777" w:rsidR="002C23E3" w:rsidRPr="00DB21BF" w:rsidRDefault="002C23E3" w:rsidP="002C23E3">
      <w:r w:rsidRPr="00DB21BF">
        <w:t xml:space="preserve">При нажатии кнопки "Отмена" или </w:t>
      </w:r>
      <w:r w:rsidRPr="00DB21BF">
        <w:rPr>
          <w:lang w:val="en-US"/>
        </w:rPr>
        <w:t>Esc</w:t>
      </w:r>
      <w:r w:rsidRPr="00DB21BF">
        <w:t xml:space="preserve"> выполнять возврат на исходный экран.</w:t>
      </w:r>
    </w:p>
    <w:p w14:paraId="7CCBF2C6" w14:textId="77777777" w:rsidR="002C23E3" w:rsidRPr="00DB21BF" w:rsidRDefault="002C23E3" w:rsidP="002C23E3">
      <w:pPr>
        <w:rPr>
          <w:noProof/>
          <w:lang w:eastAsia="ru-RU"/>
        </w:rPr>
      </w:pPr>
    </w:p>
    <w:p w14:paraId="372D8FD7" w14:textId="77777777" w:rsidR="002C23E3" w:rsidRPr="00DB21BF" w:rsidRDefault="002C23E3" w:rsidP="002C23E3">
      <w:r w:rsidRPr="00DB21BF">
        <w:t>Результат обновления склада в компонентах заказа ТОРО/сетевого графика отображается в индикаторе «Результат» с помощью красно-зеленого светофора и в поле «Результат выполнения».</w:t>
      </w:r>
    </w:p>
    <w:p w14:paraId="69F3F2F6" w14:textId="77777777" w:rsidR="002C23E3" w:rsidRPr="00DB21BF" w:rsidRDefault="002C23E3" w:rsidP="002C23E3">
      <w:r w:rsidRPr="00DB21BF">
        <w:lastRenderedPageBreak/>
        <w:t>Поле «Склад МОЛ» успешно обновленных позиций заполняется обновленными значениям склада.</w:t>
      </w:r>
    </w:p>
    <w:p w14:paraId="4EBCA8A0" w14:textId="6B6A1F53" w:rsidR="002C23E3" w:rsidRPr="00DB21BF" w:rsidDel="000018FB" w:rsidRDefault="002C23E3" w:rsidP="00BE176B">
      <w:pPr>
        <w:pStyle w:val="afa"/>
        <w:numPr>
          <w:ilvl w:val="0"/>
          <w:numId w:val="84"/>
        </w:numPr>
        <w:tabs>
          <w:tab w:val="clear" w:pos="567"/>
        </w:tabs>
        <w:rPr>
          <w:del w:id="3674" w:author="Попова Дарья" w:date="2020-07-22T11:14:00Z"/>
          <w:szCs w:val="24"/>
        </w:rPr>
      </w:pPr>
      <w:r w:rsidRPr="00DB21BF">
        <w:rPr>
          <w:lang w:eastAsia="ru-RU"/>
        </w:rPr>
        <w:t xml:space="preserve">На панель инструментов добавить кнопку </w:t>
      </w:r>
    </w:p>
    <w:p w14:paraId="369DD320" w14:textId="0428E4D3" w:rsidR="002C23E3" w:rsidRPr="00DB21BF" w:rsidRDefault="000018FB">
      <w:pPr>
        <w:pStyle w:val="afa"/>
        <w:numPr>
          <w:ilvl w:val="0"/>
          <w:numId w:val="84"/>
        </w:numPr>
        <w:tabs>
          <w:tab w:val="clear" w:pos="567"/>
        </w:tabs>
        <w:rPr>
          <w:lang w:eastAsia="ru-RU"/>
        </w:rPr>
        <w:pPrChange w:id="3675" w:author="Попова Дарья" w:date="2020-07-22T11:14:00Z">
          <w:pPr>
            <w:pStyle w:val="afa"/>
          </w:pPr>
        </w:pPrChange>
      </w:pPr>
      <w:ins w:id="3676" w:author="Попова Дарья" w:date="2020-07-22T11:14:00Z">
        <w:r>
          <w:rPr>
            <w:lang w:eastAsia="ru-RU"/>
          </w:rPr>
          <w:t>«</w:t>
        </w:r>
      </w:ins>
      <w:del w:id="3677" w:author="Попова Дарья" w:date="2020-07-22T11:14:00Z">
        <w:r w:rsidR="002C23E3" w:rsidRPr="00DB21BF" w:rsidDel="000018FB">
          <w:rPr>
            <w:lang w:eastAsia="ru-RU"/>
          </w:rPr>
          <w:delText>"</w:delText>
        </w:r>
      </w:del>
      <w:r w:rsidR="002C23E3" w:rsidRPr="00DB21BF">
        <w:rPr>
          <w:lang w:eastAsia="ru-RU"/>
        </w:rPr>
        <w:t>Согласование потребности</w:t>
      </w:r>
      <w:ins w:id="3678" w:author="Попова Дарья" w:date="2020-07-22T11:14:00Z">
        <w:r>
          <w:rPr>
            <w:lang w:eastAsia="ru-RU"/>
          </w:rPr>
          <w:t xml:space="preserve">» </w:t>
        </w:r>
      </w:ins>
      <w:r w:rsidR="002C23E3" w:rsidRPr="009721BA">
        <w:rPr>
          <w:noProof/>
          <w:szCs w:val="24"/>
          <w:lang w:eastAsia="ru-RU"/>
        </w:rPr>
        <w:drawing>
          <wp:inline distT="0" distB="0" distL="0" distR="0" wp14:anchorId="572A6BA9" wp14:editId="1171117B">
            <wp:extent cx="215900" cy="25908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5900" cy="259080"/>
                    </a:xfrm>
                    <a:prstGeom prst="rect">
                      <a:avLst/>
                    </a:prstGeom>
                    <a:noFill/>
                    <a:ln>
                      <a:noFill/>
                    </a:ln>
                  </pic:spPr>
                </pic:pic>
              </a:graphicData>
            </a:graphic>
          </wp:inline>
        </w:drawing>
      </w:r>
      <w:del w:id="3679" w:author="Попова Дарья" w:date="2020-07-22T11:14:00Z">
        <w:r w:rsidR="002C23E3" w:rsidRPr="00DB21BF" w:rsidDel="000018FB">
          <w:rPr>
            <w:lang w:eastAsia="ru-RU"/>
          </w:rPr>
          <w:delText>"</w:delText>
        </w:r>
      </w:del>
      <w:ins w:id="3680" w:author="Попова Дарья" w:date="2020-07-22T11:14:00Z">
        <w:r>
          <w:rPr>
            <w:lang w:eastAsia="ru-RU"/>
          </w:rPr>
          <w:t xml:space="preserve">, </w:t>
        </w:r>
        <w:r w:rsidRPr="00DB21BF">
          <w:t xml:space="preserve">при этом, если указанная </w:t>
        </w:r>
        <w:r>
          <w:t>кнопка</w:t>
        </w:r>
        <w:r w:rsidRPr="00DB21BF">
          <w:t xml:space="preserve"> выключена в настройках, кнопка должна быть недоступной</w:t>
        </w:r>
        <w:r>
          <w:t xml:space="preserve"> </w:t>
        </w:r>
        <w:r w:rsidRPr="00DB21BF">
          <w:t>для нажатия</w:t>
        </w:r>
      </w:ins>
      <w:ins w:id="3681" w:author="Попова Дарья" w:date="2020-07-22T11:15:00Z">
        <w:r>
          <w:t>.</w:t>
        </w:r>
      </w:ins>
      <w:del w:id="3682" w:author="Попова Дарья" w:date="2020-07-22T11:14:00Z">
        <w:r w:rsidR="002C23E3" w:rsidRPr="00DB21BF" w:rsidDel="000018FB">
          <w:rPr>
            <w:lang w:eastAsia="ru-RU"/>
          </w:rPr>
          <w:delText>;</w:delText>
        </w:r>
      </w:del>
    </w:p>
    <w:p w14:paraId="5FB933A9" w14:textId="66B3E71C" w:rsidR="002C23E3" w:rsidRPr="00DB21BF" w:rsidRDefault="002C23E3" w:rsidP="002C23E3">
      <w:pPr>
        <w:pStyle w:val="afa"/>
      </w:pPr>
      <w:r w:rsidRPr="00DB21BF">
        <w:t xml:space="preserve">По кнопке </w:t>
      </w:r>
      <w:ins w:id="3683" w:author="Попова Дарья" w:date="2020-07-22T11:14:00Z">
        <w:r w:rsidR="000018FB">
          <w:t>«</w:t>
        </w:r>
      </w:ins>
      <w:r w:rsidRPr="00DB21BF">
        <w:t xml:space="preserve">Согласование потребности» </w:t>
      </w:r>
      <w:r w:rsidRPr="00DB21BF">
        <w:rPr>
          <w:noProof/>
          <w:lang w:eastAsia="ru-RU"/>
        </w:rPr>
        <w:drawing>
          <wp:inline distT="0" distB="0" distL="0" distR="0" wp14:anchorId="39B8626B" wp14:editId="71A46854">
            <wp:extent cx="215900" cy="259080"/>
            <wp:effectExtent l="0" t="0" r="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5900" cy="259080"/>
                    </a:xfrm>
                    <a:prstGeom prst="rect">
                      <a:avLst/>
                    </a:prstGeom>
                    <a:noFill/>
                    <a:ln>
                      <a:noFill/>
                    </a:ln>
                  </pic:spPr>
                </pic:pic>
              </a:graphicData>
            </a:graphic>
          </wp:inline>
        </w:drawing>
      </w:r>
      <w:r w:rsidRPr="00DB21BF">
        <w:t xml:space="preserve"> для выделенных позиций материалов выполнять обновление релевантности для ППМ компонентов заказов ТОРО/сетевых графиков</w:t>
      </w:r>
      <w:ins w:id="3684" w:author="Попова Дарья" w:date="2020-07-22T11:13:00Z">
        <w:r w:rsidR="000018FB">
          <w:t>.</w:t>
        </w:r>
      </w:ins>
      <w:del w:id="3685" w:author="Попова Дарья" w:date="2020-07-22T11:13:00Z">
        <w:r w:rsidRPr="00DB21BF" w:rsidDel="000018FB">
          <w:delText>.</w:delText>
        </w:r>
      </w:del>
      <w:r w:rsidRPr="00DB21BF">
        <w:t xml:space="preserve"> </w:t>
      </w:r>
      <w:del w:id="3686" w:author="Попова Дарья" w:date="2020-07-22T11:13:00Z">
        <w:r w:rsidRPr="00DB21BF" w:rsidDel="000018FB">
          <w:delText>При этом</w:delText>
        </w:r>
      </w:del>
      <w:ins w:id="3687" w:author="Попова Дарья" w:date="2020-07-22T11:13:00Z">
        <w:r w:rsidR="000018FB">
          <w:t>После нажатия кнопки</w:t>
        </w:r>
      </w:ins>
      <w:r w:rsidRPr="00DB21BF">
        <w:t xml:space="preserve"> </w:t>
      </w:r>
      <w:ins w:id="3688" w:author="Попова Дарья" w:date="2020-07-22T11:13:00Z">
        <w:r w:rsidR="000018FB">
          <w:t>в</w:t>
        </w:r>
      </w:ins>
      <w:del w:id="3689" w:author="Попова Дарья" w:date="2020-07-22T11:13:00Z">
        <w:r w:rsidRPr="00DB21BF" w:rsidDel="000018FB">
          <w:delText>а</w:delText>
        </w:r>
      </w:del>
      <w:r w:rsidRPr="00DB21BF">
        <w:t xml:space="preserve"> </w:t>
      </w:r>
      <w:r w:rsidRPr="00DB21BF">
        <w:rPr>
          <w:lang w:val="en-US"/>
        </w:rPr>
        <w:t>ALV</w:t>
      </w:r>
      <w:r w:rsidRPr="00DB21BF">
        <w:t xml:space="preserve"> должно быть выполнено обновление индикатора в колонке "Согласование потребности"</w:t>
      </w:r>
      <w:ins w:id="3690" w:author="Попова Дарья" w:date="2020-07-22T11:13:00Z">
        <w:r w:rsidR="000018FB">
          <w:t>.</w:t>
        </w:r>
      </w:ins>
      <w:del w:id="3691" w:author="Попова Дарья" w:date="2020-07-22T11:13:00Z">
        <w:r w:rsidRPr="00DB21BF" w:rsidDel="000018FB">
          <w:delText>.</w:delText>
        </w:r>
      </w:del>
    </w:p>
    <w:p w14:paraId="5EFFCDB5" w14:textId="77777777" w:rsidR="002C23E3" w:rsidRPr="00DB21BF" w:rsidRDefault="002C23E3" w:rsidP="002C23E3">
      <w:pPr>
        <w:pStyle w:val="afa"/>
        <w:rPr>
          <w:lang w:eastAsia="ru-RU"/>
        </w:rPr>
      </w:pPr>
    </w:p>
    <w:p w14:paraId="16838780" w14:textId="77777777" w:rsidR="002C23E3" w:rsidRPr="00DB21BF" w:rsidRDefault="002C23E3" w:rsidP="002C23E3">
      <w:pPr>
        <w:pStyle w:val="afa"/>
        <w:numPr>
          <w:ilvl w:val="0"/>
          <w:numId w:val="84"/>
        </w:numPr>
        <w:tabs>
          <w:tab w:val="clear" w:pos="567"/>
        </w:tabs>
        <w:rPr>
          <w:szCs w:val="24"/>
        </w:rPr>
      </w:pPr>
      <w:r w:rsidRPr="00DB21BF">
        <w:rPr>
          <w:lang w:eastAsia="ru-RU"/>
        </w:rPr>
        <w:t>Реализовать проверку доступности МТР по сетевым графикам;</w:t>
      </w:r>
    </w:p>
    <w:p w14:paraId="4EF1FECF" w14:textId="77777777" w:rsidR="002C23E3" w:rsidRPr="00DB21BF" w:rsidRDefault="002C23E3" w:rsidP="002C23E3">
      <w:pPr>
        <w:pStyle w:val="afa"/>
        <w:rPr>
          <w:lang w:eastAsia="ru-RU"/>
        </w:rPr>
      </w:pPr>
      <w:r w:rsidRPr="00DB21BF">
        <w:rPr>
          <w:lang w:eastAsia="ru-RU"/>
        </w:rPr>
        <w:t xml:space="preserve">Модифицировать работу транзакции </w:t>
      </w:r>
      <w:r w:rsidRPr="00DB21BF">
        <w:rPr>
          <w:lang w:val="en-US" w:eastAsia="ru-RU"/>
        </w:rPr>
        <w:t>IWBK</w:t>
      </w:r>
      <w:r w:rsidRPr="00DB21BF">
        <w:rPr>
          <w:lang w:eastAsia="ru-RU"/>
        </w:rPr>
        <w:t xml:space="preserve"> таким образом, чтобы помимо заказов ТОРО проверка доступности проверялась на компоненты сетевых графиков.</w:t>
      </w:r>
    </w:p>
    <w:p w14:paraId="34C925B7" w14:textId="77777777" w:rsidR="002C23E3" w:rsidRPr="00DB21BF" w:rsidRDefault="002C23E3" w:rsidP="002C23E3">
      <w:pPr>
        <w:pStyle w:val="afa"/>
        <w:rPr>
          <w:lang w:eastAsia="ru-RU"/>
        </w:rPr>
      </w:pPr>
      <w:r w:rsidRPr="00DB21BF">
        <w:rPr>
          <w:lang w:eastAsia="ru-RU"/>
        </w:rPr>
        <w:t>Сетевые графики должны выбираться в соответствии с настройками селекционного экрана.</w:t>
      </w:r>
    </w:p>
    <w:p w14:paraId="23B8A125" w14:textId="77777777" w:rsidR="002C23E3" w:rsidRPr="00DB21BF" w:rsidRDefault="002C23E3" w:rsidP="002C23E3">
      <w:pPr>
        <w:pStyle w:val="afa"/>
        <w:rPr>
          <w:lang w:eastAsia="ru-RU"/>
        </w:rPr>
      </w:pPr>
    </w:p>
    <w:p w14:paraId="7D0ABCBD" w14:textId="77777777" w:rsidR="002C23E3" w:rsidRPr="00DB21BF" w:rsidRDefault="002C23E3" w:rsidP="002C23E3">
      <w:pPr>
        <w:pStyle w:val="afa"/>
        <w:numPr>
          <w:ilvl w:val="0"/>
          <w:numId w:val="84"/>
        </w:numPr>
        <w:tabs>
          <w:tab w:val="clear" w:pos="567"/>
        </w:tabs>
        <w:rPr>
          <w:szCs w:val="24"/>
        </w:rPr>
      </w:pPr>
      <w:r w:rsidRPr="00DB21BF">
        <w:rPr>
          <w:lang w:eastAsia="ru-RU"/>
        </w:rPr>
        <w:t>На панель инструментов добавить кнопку "Проверка доступности по позиции";</w:t>
      </w:r>
    </w:p>
    <w:p w14:paraId="1FF7969F" w14:textId="6F97AEC0" w:rsidR="002C23E3" w:rsidRPr="00DB21BF" w:rsidRDefault="002C23E3" w:rsidP="002C23E3">
      <w:r w:rsidRPr="00DB21BF">
        <w:t>На панель инструментов добавить кнопку "Проверка доступности по позиции</w:t>
      </w:r>
      <w:del w:id="3692" w:author="Попова Дарья" w:date="2020-07-22T11:14:00Z">
        <w:r w:rsidRPr="00DB21BF" w:rsidDel="000018FB">
          <w:delText xml:space="preserve">", при этом, если </w:delText>
        </w:r>
      </w:del>
      <w:del w:id="3693" w:author="Попова Дарья" w:date="2020-07-22T11:12:00Z">
        <w:r w:rsidRPr="00DB21BF" w:rsidDel="000018FB">
          <w:delText xml:space="preserve"> </w:delText>
        </w:r>
      </w:del>
      <w:del w:id="3694" w:author="Попова Дарья" w:date="2020-07-22T11:14:00Z">
        <w:r w:rsidRPr="00DB21BF" w:rsidDel="000018FB">
          <w:delText>указанная разработка выключена в настройках, кнопка должна быть недоступной(серой) для нажатия</w:delText>
        </w:r>
      </w:del>
      <w:r w:rsidRPr="00DB21BF">
        <w:t>.</w:t>
      </w:r>
    </w:p>
    <w:p w14:paraId="785A2441" w14:textId="77777777" w:rsidR="002C23E3" w:rsidRPr="00DB21BF" w:rsidRDefault="002C23E3" w:rsidP="002C23E3">
      <w:r w:rsidRPr="00DB21BF">
        <w:t>По нажатии кнопки необходимо выполнять:</w:t>
      </w:r>
    </w:p>
    <w:p w14:paraId="352DD14B" w14:textId="77777777" w:rsidR="002C23E3" w:rsidRPr="00DB21BF" w:rsidRDefault="002C23E3" w:rsidP="002C23E3">
      <w:pPr>
        <w:pStyle w:val="afa"/>
        <w:numPr>
          <w:ilvl w:val="2"/>
          <w:numId w:val="84"/>
        </w:numPr>
        <w:tabs>
          <w:tab w:val="clear" w:pos="567"/>
        </w:tabs>
      </w:pPr>
      <w:r w:rsidRPr="00DB21BF">
        <w:t>Проверка на выделенные позиции. Если ни одна позиция не выделена – выводить сообщение «Выделите строки, по которым необходимо выполнить проверку доступности»</w:t>
      </w:r>
    </w:p>
    <w:p w14:paraId="39C2F181" w14:textId="77777777" w:rsidR="002C23E3" w:rsidRPr="00DB21BF" w:rsidRDefault="002C23E3" w:rsidP="002C23E3">
      <w:pPr>
        <w:pStyle w:val="afa"/>
        <w:numPr>
          <w:ilvl w:val="2"/>
          <w:numId w:val="84"/>
        </w:numPr>
        <w:tabs>
          <w:tab w:val="clear" w:pos="567"/>
        </w:tabs>
      </w:pPr>
      <w:r w:rsidRPr="00DB21BF">
        <w:t>Проверка на количество выделенных строк. Если выделена хотя бы одна строка, выполнять проверку количества выделенных строк:</w:t>
      </w:r>
    </w:p>
    <w:p w14:paraId="06B7B1BE" w14:textId="77777777" w:rsidR="002C23E3" w:rsidRPr="00DB21BF" w:rsidRDefault="002C23E3" w:rsidP="002C23E3">
      <w:pPr>
        <w:pStyle w:val="afa"/>
        <w:numPr>
          <w:ilvl w:val="3"/>
          <w:numId w:val="84"/>
        </w:numPr>
        <w:tabs>
          <w:tab w:val="clear" w:pos="567"/>
        </w:tabs>
      </w:pPr>
      <w:r w:rsidRPr="00DB21BF">
        <w:t>Количество строк превышает максимальное количество проверяемых позиций(определеяется настройкой) – выводим сообщение об ошибке «Выделено слишком много строк! Выделите не более &lt;Максимальное количество позиций&gt; строк»</w:t>
      </w:r>
    </w:p>
    <w:p w14:paraId="502A6B43" w14:textId="77777777" w:rsidR="002C23E3" w:rsidRPr="00DB21BF" w:rsidRDefault="002C23E3" w:rsidP="002C23E3">
      <w:pPr>
        <w:pStyle w:val="afa"/>
        <w:numPr>
          <w:ilvl w:val="3"/>
          <w:numId w:val="84"/>
        </w:numPr>
        <w:tabs>
          <w:tab w:val="clear" w:pos="567"/>
        </w:tabs>
      </w:pPr>
      <w:r w:rsidRPr="00DB21BF">
        <w:t>Количество строк НЕ превышает максимальное количество проверяемых позиций(определеяется настройкой)– выполняем проверку доступности материалов по выделенным позициям.</w:t>
      </w:r>
    </w:p>
    <w:p w14:paraId="0661CDBF" w14:textId="2FDF2EF9" w:rsidR="002C23E3" w:rsidRPr="00DB21BF" w:rsidRDefault="002C23E3" w:rsidP="002C23E3">
      <w:r w:rsidRPr="00DB21BF">
        <w:t>На время работы проверки выводим модальное окно с индикацией выполнения</w:t>
      </w:r>
      <w:del w:id="3695" w:author="Попова Дарья" w:date="2020-07-22T11:15:00Z">
        <w:r w:rsidRPr="00DB21BF" w:rsidDel="000018FB">
          <w:delText xml:space="preserve"> </w:delText>
        </w:r>
      </w:del>
      <w:r w:rsidRPr="00DB21BF">
        <w:t xml:space="preserve"> «Проверка доступности выполняется!»</w:t>
      </w:r>
    </w:p>
    <w:p w14:paraId="711EDB25" w14:textId="77777777" w:rsidR="002C23E3" w:rsidRPr="00DB21BF" w:rsidRDefault="002C23E3" w:rsidP="002C23E3">
      <w:r w:rsidRPr="00DB21BF">
        <w:t xml:space="preserve">По завершении работы – обновляем </w:t>
      </w:r>
      <w:r w:rsidRPr="00DB21BF">
        <w:rPr>
          <w:lang w:val="en-US"/>
        </w:rPr>
        <w:t>ALV</w:t>
      </w:r>
      <w:r w:rsidRPr="00DB21BF">
        <w:t xml:space="preserve"> по выделенным позициям и выводим информационное сообщение «Проверка доступности выполнена»</w:t>
      </w:r>
    </w:p>
    <w:p w14:paraId="47CA1493" w14:textId="77777777" w:rsidR="002C23E3" w:rsidRPr="00DB21BF" w:rsidRDefault="002C23E3" w:rsidP="002C23E3">
      <w:pPr>
        <w:pStyle w:val="afa"/>
        <w:numPr>
          <w:ilvl w:val="0"/>
          <w:numId w:val="84"/>
        </w:numPr>
        <w:tabs>
          <w:tab w:val="clear" w:pos="567"/>
        </w:tabs>
      </w:pPr>
      <w:r w:rsidRPr="00DB21BF">
        <w:t>На панели инструментов добавить кнопку «Планирование перемещения».</w:t>
      </w:r>
    </w:p>
    <w:p w14:paraId="2E84283D" w14:textId="77777777" w:rsidR="002C23E3" w:rsidRPr="00DB21BF" w:rsidRDefault="002C23E3" w:rsidP="002C23E3">
      <w:r w:rsidRPr="00DB21BF">
        <w:t>По нажатию на кнопку необходимо открыть транзакцию ZMM_TRWORKPLACE с заполненными условиями выбора «завод» и «заказ» согласно выделенным строкам, пропустив экран выбора.</w:t>
      </w:r>
    </w:p>
    <w:p w14:paraId="1F088806" w14:textId="77777777" w:rsidR="002C23E3" w:rsidRPr="00DB21BF" w:rsidRDefault="002C23E3" w:rsidP="002C23E3">
      <w:pPr>
        <w:pStyle w:val="afa"/>
        <w:numPr>
          <w:ilvl w:val="0"/>
          <w:numId w:val="84"/>
        </w:numPr>
        <w:tabs>
          <w:tab w:val="clear" w:pos="567"/>
        </w:tabs>
      </w:pPr>
      <w:r w:rsidRPr="00DB21BF">
        <w:t>На панель инструментов добавить кнопку «Перерезервирование».</w:t>
      </w:r>
    </w:p>
    <w:p w14:paraId="25571C2F" w14:textId="77777777" w:rsidR="002C23E3" w:rsidRPr="00DB21BF" w:rsidRDefault="002C23E3" w:rsidP="002C23E3">
      <w:r w:rsidRPr="00DB21BF">
        <w:t>По нажатию на кнопку необходимо открыть транзакцию ZMM_RESREQ_MAINT с заполнеными условиями выбора «завод», «материал», «заказ»-реципиент.</w:t>
      </w:r>
    </w:p>
    <w:p w14:paraId="19E0EDED" w14:textId="2019D965" w:rsidR="002C23E3" w:rsidRPr="00DB21BF" w:rsidDel="000018FB" w:rsidRDefault="002C23E3" w:rsidP="002C23E3">
      <w:pPr>
        <w:rPr>
          <w:del w:id="3696" w:author="Попова Дарья" w:date="2020-07-22T11:15:00Z"/>
          <w:lang w:eastAsia="ru-RU"/>
        </w:rPr>
      </w:pPr>
    </w:p>
    <w:p w14:paraId="65144F13" w14:textId="77777777" w:rsidR="002C23E3" w:rsidRPr="00DB21BF" w:rsidRDefault="002C23E3" w:rsidP="002C23E3">
      <w:pPr>
        <w:rPr>
          <w:lang w:eastAsia="ru-RU"/>
        </w:rPr>
      </w:pPr>
      <w:r w:rsidRPr="00DB21BF">
        <w:rPr>
          <w:lang w:eastAsia="ru-RU"/>
        </w:rPr>
        <w:t>Функциональность, описанная в п. 1-6 должна выполняться в случае включения переключателя в настройках системы.</w:t>
      </w:r>
    </w:p>
    <w:p w14:paraId="27E745C5" w14:textId="4A73C5E7" w:rsidR="001B3EEF" w:rsidRPr="00B153FA" w:rsidRDefault="001B3EEF">
      <w:pPr>
        <w:pStyle w:val="4"/>
      </w:pPr>
      <w:r w:rsidRPr="00B153FA">
        <w:lastRenderedPageBreak/>
        <w:t xml:space="preserve">Разработка </w:t>
      </w:r>
      <w:r w:rsidRPr="00B153FA">
        <w:rPr>
          <w:lang w:val="en-US"/>
        </w:rPr>
        <w:t>PM</w:t>
      </w:r>
      <w:r>
        <w:t>78</w:t>
      </w:r>
      <w:r w:rsidRPr="00B153FA">
        <w:t xml:space="preserve"> </w:t>
      </w:r>
      <w:r w:rsidRPr="00772B57">
        <w:t>Автоматическая проверка при открытии и изменении заказов ТОРО</w:t>
      </w:r>
    </w:p>
    <w:p w14:paraId="330ECE4C" w14:textId="0304EC75" w:rsidR="001B3EEF" w:rsidRPr="009721BA" w:rsidRDefault="001B3EEF" w:rsidP="009721BA">
      <w:pPr>
        <w:tabs>
          <w:tab w:val="clear" w:pos="567"/>
        </w:tabs>
        <w:rPr>
          <w:rFonts w:cs="Arial"/>
          <w:color w:val="000000"/>
        </w:rPr>
      </w:pPr>
      <w:r w:rsidRPr="009721BA">
        <w:rPr>
          <w:rFonts w:cs="Arial"/>
          <w:color w:val="000000"/>
        </w:rPr>
        <w:t>Расширение стандартного функционала системы SAP.</w:t>
      </w:r>
      <w:r>
        <w:rPr>
          <w:rFonts w:cs="Arial"/>
          <w:color w:val="000000"/>
        </w:rPr>
        <w:t xml:space="preserve"> </w:t>
      </w:r>
      <w:r w:rsidRPr="009721BA">
        <w:rPr>
          <w:rFonts w:cs="Arial"/>
          <w:color w:val="000000"/>
        </w:rPr>
        <w:t>Автоматическая проверка и блокировка на изменение при открытии заказов ТОРО, которые имеют пользовательский статус «СГГС – согласованно главным специалистом».</w:t>
      </w:r>
    </w:p>
    <w:p w14:paraId="74689DD4" w14:textId="77777777" w:rsidR="001B3EEF" w:rsidRPr="001B3EEF" w:rsidRDefault="001B3EEF" w:rsidP="001B3EEF">
      <w:pPr>
        <w:numPr>
          <w:ilvl w:val="0"/>
          <w:numId w:val="89"/>
        </w:numPr>
        <w:tabs>
          <w:tab w:val="clear" w:pos="567"/>
        </w:tabs>
        <w:overflowPunct w:val="0"/>
        <w:autoSpaceDE w:val="0"/>
        <w:autoSpaceDN w:val="0"/>
        <w:adjustRightInd w:val="0"/>
        <w:spacing w:before="60"/>
        <w:textAlignment w:val="baseline"/>
        <w:rPr>
          <w:rFonts w:cs="Arial"/>
          <w:b/>
          <w:szCs w:val="24"/>
          <w:lang w:eastAsia="ru-RU"/>
        </w:rPr>
      </w:pPr>
      <w:r w:rsidRPr="001B3EEF">
        <w:rPr>
          <w:rFonts w:cs="Arial"/>
          <w:b/>
          <w:szCs w:val="24"/>
          <w:lang w:eastAsia="ru-RU"/>
        </w:rPr>
        <w:t>Необходимо реализовать проверку полномочий на изменение заказа при наличии определенного пользовательского статуса с номером;</w:t>
      </w:r>
    </w:p>
    <w:p w14:paraId="6C7BB7F6" w14:textId="77777777" w:rsidR="001B3EEF" w:rsidRPr="001B3EEF" w:rsidRDefault="001B3EEF" w:rsidP="001B3EEF">
      <w:pPr>
        <w:tabs>
          <w:tab w:val="clear" w:pos="567"/>
        </w:tabs>
        <w:overflowPunct w:val="0"/>
        <w:autoSpaceDE w:val="0"/>
        <w:autoSpaceDN w:val="0"/>
        <w:adjustRightInd w:val="0"/>
        <w:spacing w:before="60"/>
        <w:ind w:left="1080" w:firstLine="336"/>
        <w:textAlignment w:val="baseline"/>
        <w:rPr>
          <w:rFonts w:cs="Arial"/>
          <w:szCs w:val="24"/>
          <w:lang w:eastAsia="ru-RU"/>
        </w:rPr>
      </w:pPr>
      <w:r w:rsidRPr="001B3EEF">
        <w:rPr>
          <w:rFonts w:cs="Arial"/>
          <w:szCs w:val="24"/>
          <w:lang w:eastAsia="ru-RU"/>
        </w:rPr>
        <w:t>При входе в заказ ТОРО необходимо определять нумерованные пользовательские статусы, установленные в заказе. Для статусов с номером необходимо сравнивать статус заказа и значение объекта полномочий B_USERSTAT в ролях пользователя. Если в полномочиях у пользователя нет установленного статуса заказа, то в заказе ТОРО необходимо закрывать все вкладки для редактирования, наименование заказа, а поле для изменения пользовательского статуса оставить доступным для редактирования.</w:t>
      </w:r>
    </w:p>
    <w:p w14:paraId="614D5293" w14:textId="77777777" w:rsidR="001B3EEF" w:rsidRPr="001B3EEF" w:rsidRDefault="001B3EEF" w:rsidP="001B3EEF">
      <w:pPr>
        <w:numPr>
          <w:ilvl w:val="0"/>
          <w:numId w:val="89"/>
        </w:numPr>
        <w:tabs>
          <w:tab w:val="clear" w:pos="567"/>
        </w:tabs>
        <w:overflowPunct w:val="0"/>
        <w:autoSpaceDE w:val="0"/>
        <w:autoSpaceDN w:val="0"/>
        <w:adjustRightInd w:val="0"/>
        <w:spacing w:before="60"/>
        <w:textAlignment w:val="baseline"/>
        <w:rPr>
          <w:rFonts w:cs="Arial"/>
          <w:b/>
          <w:szCs w:val="24"/>
          <w:lang w:eastAsia="ru-RU"/>
        </w:rPr>
      </w:pPr>
      <w:r w:rsidRPr="001B3EEF">
        <w:rPr>
          <w:rFonts w:cs="Arial"/>
          <w:b/>
          <w:szCs w:val="24"/>
          <w:lang w:eastAsia="ru-RU"/>
        </w:rPr>
        <w:t>Необходимо реализовать возможность определения недоступных для редактирования параметров в заказе ТОРО при определенных пользовательских статусах заказа;</w:t>
      </w:r>
    </w:p>
    <w:p w14:paraId="6E65B521" w14:textId="77777777" w:rsidR="001B3EEF" w:rsidRPr="001B3EEF" w:rsidRDefault="001B3EEF" w:rsidP="001B3EEF">
      <w:pPr>
        <w:tabs>
          <w:tab w:val="clear" w:pos="567"/>
        </w:tabs>
        <w:overflowPunct w:val="0"/>
        <w:autoSpaceDE w:val="0"/>
        <w:autoSpaceDN w:val="0"/>
        <w:adjustRightInd w:val="0"/>
        <w:spacing w:before="60"/>
        <w:ind w:left="1080" w:firstLine="336"/>
        <w:textAlignment w:val="baseline"/>
        <w:rPr>
          <w:rFonts w:cs="Arial"/>
          <w:szCs w:val="24"/>
          <w:lang w:eastAsia="ru-RU"/>
        </w:rPr>
      </w:pPr>
      <w:r w:rsidRPr="001B3EEF">
        <w:rPr>
          <w:rFonts w:cs="Arial"/>
          <w:szCs w:val="24"/>
          <w:lang w:eastAsia="ru-RU"/>
        </w:rPr>
        <w:t>Необходимо создать настроечную таблицу, в которой будет определяться доступность/недоступность редактирования отдельных параметров заказа ТОРО в зависимости от установленного в заказе ТОРО пользовательского статуса.</w:t>
      </w:r>
    </w:p>
    <w:p w14:paraId="4EE2AA20" w14:textId="77777777" w:rsidR="001B3EEF" w:rsidRPr="001B3EEF" w:rsidRDefault="001B3EEF" w:rsidP="001B3EEF">
      <w:pPr>
        <w:tabs>
          <w:tab w:val="clear" w:pos="567"/>
        </w:tabs>
        <w:overflowPunct w:val="0"/>
        <w:autoSpaceDE w:val="0"/>
        <w:autoSpaceDN w:val="0"/>
        <w:adjustRightInd w:val="0"/>
        <w:spacing w:before="60"/>
        <w:ind w:left="1080" w:firstLine="336"/>
        <w:textAlignment w:val="baseline"/>
        <w:rPr>
          <w:rFonts w:cs="Arial"/>
          <w:szCs w:val="24"/>
          <w:lang w:eastAsia="ru-RU"/>
        </w:rPr>
      </w:pPr>
      <w:r w:rsidRPr="001B3EEF">
        <w:rPr>
          <w:rFonts w:cs="Arial"/>
          <w:szCs w:val="24"/>
          <w:lang w:eastAsia="ru-RU"/>
        </w:rPr>
        <w:t>Вне зависимости от пользовательского статуса заказа и доступности/недоступности отдельных параметров заказа для редактирования, должна быть возможность редактировать пользовательский статус и склад на закладке «Компоненты» заказа, если это предусмотрено полномочиями пользователя.</w:t>
      </w:r>
    </w:p>
    <w:p w14:paraId="68A56045" w14:textId="77777777" w:rsidR="001B3EEF" w:rsidRPr="001B3EEF" w:rsidRDefault="001B3EEF" w:rsidP="001B3EEF">
      <w:pPr>
        <w:numPr>
          <w:ilvl w:val="0"/>
          <w:numId w:val="89"/>
        </w:numPr>
        <w:tabs>
          <w:tab w:val="clear" w:pos="567"/>
        </w:tabs>
        <w:overflowPunct w:val="0"/>
        <w:autoSpaceDE w:val="0"/>
        <w:autoSpaceDN w:val="0"/>
        <w:adjustRightInd w:val="0"/>
        <w:spacing w:before="60"/>
        <w:textAlignment w:val="baseline"/>
        <w:rPr>
          <w:rFonts w:cs="Arial"/>
          <w:b/>
          <w:szCs w:val="24"/>
          <w:lang w:eastAsia="ru-RU"/>
        </w:rPr>
      </w:pPr>
      <w:r w:rsidRPr="001B3EEF">
        <w:rPr>
          <w:rFonts w:cs="Arial"/>
          <w:b/>
          <w:szCs w:val="24"/>
          <w:lang w:eastAsia="ru-RU"/>
        </w:rPr>
        <w:t>Реализовать запрет на использование видов заказа для планово-предупредительных работ при создании заказов по техническому состоянию;</w:t>
      </w:r>
    </w:p>
    <w:p w14:paraId="2B6B1E52" w14:textId="77777777" w:rsidR="001B3EEF" w:rsidRPr="001B3EEF" w:rsidRDefault="001B3EEF" w:rsidP="001B3EEF">
      <w:pPr>
        <w:tabs>
          <w:tab w:val="clear" w:pos="567"/>
        </w:tabs>
        <w:overflowPunct w:val="0"/>
        <w:autoSpaceDE w:val="0"/>
        <w:autoSpaceDN w:val="0"/>
        <w:adjustRightInd w:val="0"/>
        <w:spacing w:before="60"/>
        <w:ind w:left="1080" w:firstLine="336"/>
        <w:textAlignment w:val="baseline"/>
        <w:rPr>
          <w:rFonts w:cs="Arial"/>
          <w:szCs w:val="24"/>
          <w:lang w:eastAsia="ru-RU"/>
        </w:rPr>
      </w:pPr>
      <w:r w:rsidRPr="001B3EEF">
        <w:rPr>
          <w:rFonts w:cs="Arial"/>
          <w:szCs w:val="24"/>
          <w:lang w:eastAsia="ru-RU"/>
        </w:rPr>
        <w:t>Необходимо реализовать проверку и запрет на использования видов заказов APP1 при создании заказов вручную.</w:t>
      </w:r>
    </w:p>
    <w:p w14:paraId="4776EECE" w14:textId="77777777" w:rsidR="001B3EEF" w:rsidRPr="001B3EEF" w:rsidRDefault="001B3EEF" w:rsidP="001B3EEF">
      <w:pPr>
        <w:numPr>
          <w:ilvl w:val="0"/>
          <w:numId w:val="89"/>
        </w:numPr>
        <w:tabs>
          <w:tab w:val="clear" w:pos="567"/>
        </w:tabs>
        <w:overflowPunct w:val="0"/>
        <w:autoSpaceDE w:val="0"/>
        <w:autoSpaceDN w:val="0"/>
        <w:adjustRightInd w:val="0"/>
        <w:spacing w:before="60"/>
        <w:textAlignment w:val="baseline"/>
        <w:rPr>
          <w:rFonts w:cs="Arial"/>
          <w:b/>
          <w:szCs w:val="24"/>
          <w:lang w:eastAsia="ru-RU"/>
        </w:rPr>
      </w:pPr>
      <w:r w:rsidRPr="001B3EEF">
        <w:rPr>
          <w:rFonts w:cs="Arial"/>
          <w:b/>
          <w:szCs w:val="24"/>
          <w:lang w:eastAsia="ru-RU"/>
        </w:rPr>
        <w:t>Реализовать проверку обязательности создания заказов по тех. состоянию из сообщений ТОРО.</w:t>
      </w:r>
    </w:p>
    <w:p w14:paraId="38B42576" w14:textId="77777777" w:rsidR="001B3EEF" w:rsidRPr="001B3EEF" w:rsidRDefault="001B3EEF" w:rsidP="001B3EEF">
      <w:pPr>
        <w:tabs>
          <w:tab w:val="clear" w:pos="567"/>
        </w:tabs>
        <w:overflowPunct w:val="0"/>
        <w:autoSpaceDE w:val="0"/>
        <w:autoSpaceDN w:val="0"/>
        <w:adjustRightInd w:val="0"/>
        <w:spacing w:before="60"/>
        <w:ind w:left="1080" w:firstLine="336"/>
        <w:textAlignment w:val="baseline"/>
        <w:rPr>
          <w:rFonts w:cs="Arial"/>
          <w:szCs w:val="24"/>
          <w:lang w:eastAsia="ru-RU"/>
        </w:rPr>
      </w:pPr>
      <w:r w:rsidRPr="001B3EEF">
        <w:rPr>
          <w:rFonts w:cs="Arial"/>
          <w:szCs w:val="24"/>
          <w:lang w:eastAsia="ru-RU"/>
        </w:rPr>
        <w:t xml:space="preserve">Необходимо создать функциональность, позволяющую ограничить «ручное» создание заказов ТОРО. Функциональность должна иметь возможность настройки видов заказов, которые запрещено создавать вручную. </w:t>
      </w:r>
    </w:p>
    <w:p w14:paraId="720DE46D" w14:textId="77777777" w:rsidR="001B3EEF" w:rsidRPr="001B3EEF" w:rsidRDefault="001B3EEF" w:rsidP="001B3EEF">
      <w:pPr>
        <w:numPr>
          <w:ilvl w:val="0"/>
          <w:numId w:val="89"/>
        </w:numPr>
        <w:tabs>
          <w:tab w:val="clear" w:pos="567"/>
        </w:tabs>
        <w:overflowPunct w:val="0"/>
        <w:autoSpaceDE w:val="0"/>
        <w:autoSpaceDN w:val="0"/>
        <w:adjustRightInd w:val="0"/>
        <w:spacing w:before="60"/>
        <w:textAlignment w:val="baseline"/>
        <w:rPr>
          <w:rFonts w:cs="Arial"/>
          <w:b/>
          <w:szCs w:val="24"/>
          <w:lang w:eastAsia="ru-RU"/>
        </w:rPr>
      </w:pPr>
      <w:r w:rsidRPr="001B3EEF">
        <w:rPr>
          <w:rFonts w:cs="Arial"/>
          <w:b/>
          <w:szCs w:val="24"/>
          <w:lang w:eastAsia="ru-RU"/>
        </w:rPr>
        <w:t>Реализовать проверку заполнения Единицы оборудования в строках списка операций.</w:t>
      </w:r>
    </w:p>
    <w:p w14:paraId="1A010B28" w14:textId="77777777" w:rsidR="001B3EEF" w:rsidRPr="001B3EEF" w:rsidRDefault="001B3EEF" w:rsidP="001B3EEF">
      <w:pPr>
        <w:tabs>
          <w:tab w:val="clear" w:pos="567"/>
        </w:tabs>
        <w:overflowPunct w:val="0"/>
        <w:autoSpaceDE w:val="0"/>
        <w:autoSpaceDN w:val="0"/>
        <w:adjustRightInd w:val="0"/>
        <w:spacing w:before="60"/>
        <w:ind w:left="1134" w:firstLine="282"/>
        <w:textAlignment w:val="baseline"/>
        <w:rPr>
          <w:rFonts w:cs="Arial"/>
          <w:szCs w:val="24"/>
          <w:lang w:eastAsia="ru-RU"/>
        </w:rPr>
      </w:pPr>
      <w:r w:rsidRPr="001B3EEF">
        <w:rPr>
          <w:rFonts w:cs="Arial"/>
          <w:szCs w:val="24"/>
          <w:lang w:eastAsia="ru-RU"/>
        </w:rPr>
        <w:t>Необходимо реализовать проверку заполнения колонки Единица оборудования в списке операций Заказа ТОРО. Проверку выполнять при смене статуса, если значение не заполнено, выдавать ошибку «В строке № &lt;НомерСтроки&gt; необходимо заполнить единицу оборудования!», изменения не записывать.</w:t>
      </w:r>
    </w:p>
    <w:p w14:paraId="3515C431" w14:textId="77777777" w:rsidR="001B3EEF" w:rsidRPr="001B3EEF" w:rsidRDefault="001B3EEF" w:rsidP="001B3EEF">
      <w:pPr>
        <w:tabs>
          <w:tab w:val="clear" w:pos="567"/>
        </w:tabs>
        <w:overflowPunct w:val="0"/>
        <w:autoSpaceDE w:val="0"/>
        <w:autoSpaceDN w:val="0"/>
        <w:adjustRightInd w:val="0"/>
        <w:spacing w:before="60"/>
        <w:ind w:left="1134" w:firstLine="282"/>
        <w:textAlignment w:val="baseline"/>
        <w:rPr>
          <w:rFonts w:cs="Arial"/>
          <w:szCs w:val="24"/>
          <w:lang w:eastAsia="ru-RU"/>
        </w:rPr>
      </w:pPr>
      <w:r w:rsidRPr="001B3EEF">
        <w:rPr>
          <w:rFonts w:cs="Arial"/>
          <w:szCs w:val="24"/>
          <w:lang w:eastAsia="ru-RU"/>
        </w:rPr>
        <w:t xml:space="preserve">На панели инструментов списка операций заказа создать кнопку «Заполнить ЕО», при нажатии на кнопку, необходимо выполнять авто заполнение ЕО по данным тех. карты или инструкции ТОРО. Если на ЕО существует активная тех. карта, то использовать тех. карту, иначе выполнять поиск инструкции ТОРО по </w:t>
      </w:r>
      <w:r w:rsidRPr="001B3EEF">
        <w:rPr>
          <w:rFonts w:cs="Arial"/>
          <w:szCs w:val="24"/>
          <w:lang w:eastAsia="ru-RU"/>
        </w:rPr>
        <w:lastRenderedPageBreak/>
        <w:t>типу конструкции ЕО. Поиск строк в тех. карте(инструкции) выполнять по значению поля «Описание» в строке операции. Если строку и значение ЕО найти не удалось, заполнение не выполнять.</w:t>
      </w:r>
    </w:p>
    <w:p w14:paraId="688D575F" w14:textId="77777777" w:rsidR="004001E6" w:rsidRPr="009772FB" w:rsidRDefault="004001E6" w:rsidP="00976E11">
      <w:pPr>
        <w:spacing w:after="240" w:line="276" w:lineRule="auto"/>
        <w:ind w:firstLine="708"/>
        <w:rPr>
          <w:rFonts w:cs="Arial"/>
        </w:rPr>
      </w:pPr>
    </w:p>
    <w:p w14:paraId="7E8E722F" w14:textId="52D1A39C" w:rsidR="00A70140" w:rsidRPr="00DF62AE" w:rsidRDefault="00752D14" w:rsidP="001215BE">
      <w:pPr>
        <w:pStyle w:val="3"/>
        <w:rPr>
          <w:rFonts w:cs="Arial"/>
        </w:rPr>
      </w:pPr>
      <w:r>
        <w:rPr>
          <w:rFonts w:cs="Arial"/>
        </w:rPr>
        <w:t xml:space="preserve"> </w:t>
      </w:r>
      <w:bookmarkStart w:id="3697" w:name="_Toc65846426"/>
      <w:r w:rsidR="00A70140" w:rsidRPr="00DF62AE">
        <w:rPr>
          <w:rFonts w:cs="Arial"/>
        </w:rPr>
        <w:t>Определение ранга заказа ТОРО</w:t>
      </w:r>
      <w:bookmarkEnd w:id="3697"/>
    </w:p>
    <w:p w14:paraId="39BF74E7" w14:textId="445B100E" w:rsidR="005D066D" w:rsidRPr="00DF62AE" w:rsidRDefault="00D2525E" w:rsidP="00B153FA">
      <w:pPr>
        <w:spacing w:after="240" w:line="276" w:lineRule="auto"/>
        <w:ind w:firstLine="708"/>
        <w:rPr>
          <w:rFonts w:cs="Arial"/>
        </w:rPr>
      </w:pPr>
      <w:r>
        <w:rPr>
          <w:rFonts w:cs="Arial"/>
        </w:rPr>
        <w:t>Для ведения ранга</w:t>
      </w:r>
      <w:ins w:id="3698" w:author="Александр Шрамков" w:date="2021-03-04T17:28:00Z">
        <w:r w:rsidR="001F136F">
          <w:rPr>
            <w:rFonts w:cs="Arial"/>
          </w:rPr>
          <w:t xml:space="preserve"> (приоритета)</w:t>
        </w:r>
      </w:ins>
      <w:r>
        <w:rPr>
          <w:rFonts w:cs="Arial"/>
        </w:rPr>
        <w:t xml:space="preserve"> заказа ТОРО используется отдельная вкладка «</w:t>
      </w:r>
      <w:r w:rsidR="000221F5">
        <w:rPr>
          <w:rFonts w:cs="Arial"/>
        </w:rPr>
        <w:t>Расширение заказа ТОРО</w:t>
      </w:r>
      <w:r>
        <w:rPr>
          <w:rFonts w:cs="Arial"/>
        </w:rPr>
        <w:t>»</w:t>
      </w:r>
      <w:r w:rsidR="000221F5">
        <w:rPr>
          <w:rFonts w:cs="Arial"/>
        </w:rPr>
        <w:t>.</w:t>
      </w:r>
      <w:r w:rsidR="005F61D0">
        <w:rPr>
          <w:rFonts w:cs="Arial"/>
        </w:rPr>
        <w:t xml:space="preserve"> </w:t>
      </w:r>
      <w:r w:rsidR="00A70140" w:rsidRPr="00DF62AE">
        <w:rPr>
          <w:rFonts w:cs="Arial"/>
        </w:rPr>
        <w:t>В расширении заказов ТОРО</w:t>
      </w:r>
      <w:r w:rsidR="005F61D0">
        <w:rPr>
          <w:rFonts w:cs="Arial"/>
        </w:rPr>
        <w:t xml:space="preserve"> на дополнительной закладке</w:t>
      </w:r>
      <w:r w:rsidR="00A70140" w:rsidRPr="00DF62AE">
        <w:rPr>
          <w:rFonts w:cs="Arial"/>
        </w:rPr>
        <w:t xml:space="preserve"> для всех видов, указанных в разделе 5.7. </w:t>
      </w:r>
      <w:r w:rsidR="005D066D" w:rsidRPr="00DF62AE">
        <w:rPr>
          <w:rFonts w:cs="Arial"/>
        </w:rPr>
        <w:t xml:space="preserve">данного КД </w:t>
      </w:r>
      <w:r w:rsidR="005F61D0">
        <w:rPr>
          <w:rFonts w:cs="Arial"/>
        </w:rPr>
        <w:t xml:space="preserve">необходимо </w:t>
      </w:r>
      <w:r w:rsidR="00A70140" w:rsidRPr="00DF62AE">
        <w:rPr>
          <w:rFonts w:cs="Arial"/>
        </w:rPr>
        <w:t xml:space="preserve">добавить </w:t>
      </w:r>
      <w:r w:rsidR="005F61D0">
        <w:rPr>
          <w:rFonts w:cs="Arial"/>
        </w:rPr>
        <w:t xml:space="preserve">отдельную область и </w:t>
      </w:r>
      <w:r w:rsidR="00A70140" w:rsidRPr="00DF62AE">
        <w:rPr>
          <w:rFonts w:cs="Arial"/>
        </w:rPr>
        <w:t>поле «</w:t>
      </w:r>
      <w:del w:id="3699" w:author="Александр Шрамков" w:date="2021-03-04T17:28:00Z">
        <w:r w:rsidR="00A70140" w:rsidRPr="00DF62AE" w:rsidDel="001F136F">
          <w:rPr>
            <w:rFonts w:cs="Arial"/>
          </w:rPr>
          <w:delText>Ранг</w:delText>
        </w:r>
      </w:del>
      <w:ins w:id="3700" w:author="Александр Шрамков" w:date="2021-03-04T17:28:00Z">
        <w:r w:rsidR="001F136F">
          <w:rPr>
            <w:rFonts w:cs="Arial"/>
          </w:rPr>
          <w:t>Приоритет работы</w:t>
        </w:r>
      </w:ins>
      <w:r w:rsidR="00A70140" w:rsidRPr="00DF62AE">
        <w:rPr>
          <w:rFonts w:cs="Arial"/>
        </w:rPr>
        <w:t>»</w:t>
      </w:r>
      <w:r w:rsidR="009F2640" w:rsidRPr="00DF62AE">
        <w:rPr>
          <w:rFonts w:cs="Arial"/>
        </w:rPr>
        <w:t xml:space="preserve">, для </w:t>
      </w:r>
      <w:r w:rsidR="006F3C21" w:rsidRPr="00DF62AE">
        <w:rPr>
          <w:rFonts w:cs="Arial"/>
        </w:rPr>
        <w:t xml:space="preserve">этого необходимо </w:t>
      </w:r>
      <w:r w:rsidR="009F2640" w:rsidRPr="00DF62AE">
        <w:rPr>
          <w:rFonts w:cs="Arial"/>
        </w:rPr>
        <w:t xml:space="preserve">использовать разработку «Расширение полей заказа ТОРО», код разработки в реестре </w:t>
      </w:r>
      <w:r w:rsidR="00982797" w:rsidRPr="00DF62AE">
        <w:rPr>
          <w:rFonts w:cs="Arial"/>
        </w:rPr>
        <w:t>PM60</w:t>
      </w:r>
      <w:r w:rsidR="00A70140" w:rsidRPr="00DF62AE">
        <w:rPr>
          <w:rFonts w:cs="Arial"/>
        </w:rPr>
        <w:t>.</w:t>
      </w:r>
      <w:r w:rsidR="009F2640" w:rsidRPr="00DF62AE">
        <w:rPr>
          <w:rFonts w:cs="Arial"/>
        </w:rPr>
        <w:t xml:space="preserve"> </w:t>
      </w:r>
    </w:p>
    <w:p w14:paraId="541E40C1" w14:textId="04391DF0" w:rsidR="009F2640" w:rsidRPr="00850753" w:rsidRDefault="009F2640" w:rsidP="00B153FA">
      <w:pPr>
        <w:spacing w:after="240" w:line="276" w:lineRule="auto"/>
        <w:ind w:firstLine="708"/>
        <w:rPr>
          <w:rFonts w:cs="Arial"/>
        </w:rPr>
      </w:pPr>
      <w:r w:rsidRPr="00DF62AE">
        <w:rPr>
          <w:rFonts w:cs="Arial"/>
        </w:rPr>
        <w:t>Для</w:t>
      </w:r>
      <w:r w:rsidR="001215BE" w:rsidRPr="00DF62AE">
        <w:rPr>
          <w:rFonts w:cs="Arial"/>
        </w:rPr>
        <w:t xml:space="preserve"> расчета и</w:t>
      </w:r>
      <w:r w:rsidRPr="00DF62AE">
        <w:rPr>
          <w:rFonts w:cs="Arial"/>
        </w:rPr>
        <w:t xml:space="preserve"> установки </w:t>
      </w:r>
      <w:r w:rsidR="001215BE" w:rsidRPr="00DF62AE">
        <w:rPr>
          <w:rFonts w:cs="Arial"/>
        </w:rPr>
        <w:t xml:space="preserve">в </w:t>
      </w:r>
      <w:r w:rsidRPr="00DF62AE">
        <w:rPr>
          <w:rFonts w:cs="Arial"/>
        </w:rPr>
        <w:t>заказ</w:t>
      </w:r>
      <w:r w:rsidR="001215BE" w:rsidRPr="00DF62AE">
        <w:rPr>
          <w:rFonts w:cs="Arial"/>
        </w:rPr>
        <w:t>е ТОРО значения ранга</w:t>
      </w:r>
      <w:ins w:id="3701" w:author="Александр Шрамков" w:date="2021-03-04T17:29:00Z">
        <w:r w:rsidR="001F136F">
          <w:rPr>
            <w:rFonts w:cs="Arial"/>
          </w:rPr>
          <w:t xml:space="preserve"> (приоритета)</w:t>
        </w:r>
      </w:ins>
      <w:r w:rsidRPr="00DF62AE">
        <w:rPr>
          <w:rFonts w:cs="Arial"/>
        </w:rPr>
        <w:t xml:space="preserve"> </w:t>
      </w:r>
      <w:r w:rsidR="001215BE" w:rsidRPr="00DF62AE">
        <w:rPr>
          <w:rFonts w:cs="Arial"/>
        </w:rPr>
        <w:t xml:space="preserve">необходимо </w:t>
      </w:r>
      <w:r w:rsidRPr="00DF62AE">
        <w:rPr>
          <w:rFonts w:cs="Arial"/>
        </w:rPr>
        <w:t>использовать разработку (расширение), код в реестре разработок PM23 «Ранжирование заказов ТОРО»</w:t>
      </w:r>
      <w:r w:rsidR="005D066D" w:rsidRPr="00D0505A">
        <w:rPr>
          <w:rFonts w:cs="Arial"/>
        </w:rPr>
        <w:t xml:space="preserve">, обеспечивающей </w:t>
      </w:r>
      <w:r w:rsidRPr="00D0505A">
        <w:rPr>
          <w:rFonts w:cs="Arial"/>
        </w:rPr>
        <w:t xml:space="preserve">автоматический расчет ранга в соответствии с </w:t>
      </w:r>
      <w:del w:id="3702" w:author="Александр Шрамков" w:date="2021-03-04T17:29:00Z">
        <w:r w:rsidRPr="00D0505A" w:rsidDel="001F136F">
          <w:rPr>
            <w:rFonts w:cs="Arial"/>
          </w:rPr>
          <w:delText>Методикой ранжирования</w:delText>
        </w:r>
        <w:r w:rsidR="005F61D0" w:rsidDel="001F136F">
          <w:rPr>
            <w:rFonts w:cs="Arial"/>
          </w:rPr>
          <w:delText xml:space="preserve"> воздействий на ПА</w:delText>
        </w:r>
      </w:del>
      <w:ins w:id="3703" w:author="Александр Шрамков" w:date="2021-03-04T17:29:00Z">
        <w:r w:rsidR="001F136F">
          <w:rPr>
            <w:rFonts w:cs="Arial"/>
          </w:rPr>
          <w:t>МУ «Приоритизация работ по ТОиР»</w:t>
        </w:r>
      </w:ins>
      <w:r w:rsidRPr="00D0505A">
        <w:rPr>
          <w:rFonts w:cs="Arial"/>
        </w:rPr>
        <w:t>.</w:t>
      </w:r>
      <w:del w:id="3704" w:author="Александр Шрамков" w:date="2021-03-04T17:30:00Z">
        <w:r w:rsidR="001F2535" w:rsidDel="001F136F">
          <w:rPr>
            <w:rFonts w:cs="Arial"/>
          </w:rPr>
          <w:delText xml:space="preserve"> В случае отсутствия методики расчета ранга воздействия, поле «Ранг Заказа ТОРО» заполняется вручную.</w:delText>
        </w:r>
      </w:del>
    </w:p>
    <w:p w14:paraId="27A715B0" w14:textId="4F7E8837" w:rsidR="007332CC" w:rsidRPr="00D0505A" w:rsidRDefault="00752D14" w:rsidP="001215BE">
      <w:pPr>
        <w:pStyle w:val="3"/>
        <w:rPr>
          <w:rFonts w:cs="Arial"/>
        </w:rPr>
      </w:pPr>
      <w:r>
        <w:rPr>
          <w:rFonts w:cs="Arial"/>
        </w:rPr>
        <w:t xml:space="preserve"> </w:t>
      </w:r>
      <w:bookmarkStart w:id="3705" w:name="_Toc65846427"/>
      <w:r w:rsidR="001215BE" w:rsidRPr="00D0505A">
        <w:rPr>
          <w:rFonts w:cs="Arial"/>
        </w:rPr>
        <w:t>П</w:t>
      </w:r>
      <w:r w:rsidR="00823851" w:rsidRPr="00D0505A">
        <w:rPr>
          <w:rFonts w:cs="Arial"/>
        </w:rPr>
        <w:t>равила преобразования рабочих мест</w:t>
      </w:r>
      <w:bookmarkEnd w:id="3705"/>
    </w:p>
    <w:p w14:paraId="4FF7D827" w14:textId="35820FC3" w:rsidR="007332CC" w:rsidRPr="00D0505A" w:rsidRDefault="007332CC" w:rsidP="00B153FA">
      <w:pPr>
        <w:spacing w:after="240" w:line="276" w:lineRule="auto"/>
        <w:rPr>
          <w:rFonts w:cs="Arial"/>
        </w:rPr>
      </w:pPr>
      <w:r w:rsidRPr="00D0505A">
        <w:rPr>
          <w:rFonts w:cs="Arial"/>
        </w:rPr>
        <w:t xml:space="preserve">В случае, если заказы ТОРО создаются на основании инструкций ТОРО (техкарт, привязанных к типу оборудования, а не к конкретной единице), то необходимо настроить правила преобразования рабочих мест, что позволит в автоматическом режиме изменять рабочее место операции заказа при его создании (в соответствии с правилами преобразования). </w:t>
      </w:r>
    </w:p>
    <w:p w14:paraId="722C3A7D" w14:textId="59A36B3A" w:rsidR="007332CC" w:rsidRPr="00D0505A" w:rsidRDefault="007332CC" w:rsidP="007332CC">
      <w:pPr>
        <w:spacing w:after="240" w:line="276" w:lineRule="auto"/>
        <w:rPr>
          <w:rFonts w:cs="Arial"/>
        </w:rPr>
      </w:pPr>
      <w:r w:rsidRPr="00D0505A">
        <w:rPr>
          <w:rFonts w:cs="Arial"/>
        </w:rPr>
        <w:t xml:space="preserve">Для ведения таблицы соответствия рабочего места в операции инструкции и результирующего рабочего места в операции заказа ТОРО используется транзакция MEBOR (Правила преобразования рабочих мест). Таблица соответствия ведется Планировщиком ТОиР в рамках своего подразделения. </w:t>
      </w:r>
    </w:p>
    <w:p w14:paraId="25CCC3F3" w14:textId="65430468" w:rsidR="007332CC" w:rsidRPr="00D0505A" w:rsidRDefault="007332CC" w:rsidP="007332CC">
      <w:pPr>
        <w:pStyle w:val="afff6"/>
        <w:rPr>
          <w:rFonts w:cs="Arial"/>
          <w:szCs w:val="22"/>
        </w:rPr>
      </w:pPr>
      <w:r w:rsidRPr="00D0505A">
        <w:rPr>
          <w:rFonts w:cs="Arial"/>
          <w:szCs w:val="22"/>
        </w:rPr>
        <w:t xml:space="preserve">Транзакция MEBOR используется для ведения правил преобразования рабочих мест при формировании заказа ТОРО на основании инструкции. Перечень и содержание полей при работе с транзакцией представлены в таблице ниже. </w:t>
      </w:r>
    </w:p>
    <w:p w14:paraId="3B86028A" w14:textId="420538F0" w:rsidR="007332CC" w:rsidRPr="00B153FA" w:rsidRDefault="00747B2F" w:rsidP="00395953">
      <w:pPr>
        <w:pStyle w:val="a7"/>
        <w:keepNext/>
        <w:spacing w:after="240" w:afterAutospacing="0" w:line="276" w:lineRule="auto"/>
        <w:jc w:val="right"/>
        <w:rPr>
          <w:rFonts w:cs="Arial"/>
          <w:b/>
          <w:sz w:val="22"/>
        </w:rPr>
      </w:pPr>
      <w:r w:rsidRPr="00395953">
        <w:rPr>
          <w:rFonts w:cs="Arial"/>
          <w:b/>
          <w:sz w:val="22"/>
        </w:rPr>
        <w:t xml:space="preserve">Таблица </w:t>
      </w:r>
      <w:r w:rsidRPr="00395953">
        <w:rPr>
          <w:rFonts w:cs="Arial"/>
          <w:b/>
          <w:sz w:val="22"/>
        </w:rPr>
        <w:fldChar w:fldCharType="begin"/>
      </w:r>
      <w:r w:rsidRPr="00395953">
        <w:rPr>
          <w:rFonts w:cs="Arial"/>
          <w:b/>
          <w:sz w:val="22"/>
        </w:rPr>
        <w:instrText xml:space="preserve"> SEQ Таблица \* ARABIC </w:instrText>
      </w:r>
      <w:r w:rsidRPr="00395953">
        <w:rPr>
          <w:rFonts w:cs="Arial"/>
          <w:b/>
          <w:sz w:val="22"/>
        </w:rPr>
        <w:fldChar w:fldCharType="separate"/>
      </w:r>
      <w:ins w:id="3706" w:author="ShramkovAB" w:date="2021-03-05T14:19:00Z">
        <w:r w:rsidR="00E24180">
          <w:rPr>
            <w:rFonts w:cs="Arial"/>
            <w:b/>
            <w:noProof/>
            <w:sz w:val="22"/>
          </w:rPr>
          <w:t>32</w:t>
        </w:r>
      </w:ins>
      <w:ins w:id="3707" w:author="Попова Дарья" w:date="2020-07-22T11:25:00Z">
        <w:del w:id="3708" w:author="ShramkovAB" w:date="2021-03-05T14:19:00Z">
          <w:r w:rsidR="00CC36E9" w:rsidDel="00E24180">
            <w:rPr>
              <w:rFonts w:cs="Arial"/>
              <w:b/>
              <w:noProof/>
              <w:sz w:val="22"/>
            </w:rPr>
            <w:delText>32</w:delText>
          </w:r>
        </w:del>
      </w:ins>
      <w:del w:id="3709" w:author="ShramkovAB" w:date="2021-03-05T14:19:00Z">
        <w:r w:rsidR="003D3074" w:rsidDel="00E24180">
          <w:rPr>
            <w:rFonts w:cs="Arial"/>
            <w:b/>
            <w:noProof/>
            <w:sz w:val="22"/>
          </w:rPr>
          <w:delText>30</w:delText>
        </w:r>
      </w:del>
      <w:r w:rsidRPr="00395953">
        <w:rPr>
          <w:rFonts w:cs="Arial"/>
          <w:b/>
          <w:sz w:val="22"/>
        </w:rPr>
        <w:fldChar w:fldCharType="end"/>
      </w:r>
      <w:r w:rsidRPr="00395953">
        <w:rPr>
          <w:rFonts w:cs="Arial"/>
          <w:b/>
          <w:sz w:val="22"/>
        </w:rPr>
        <w:t xml:space="preserve">. </w:t>
      </w:r>
      <w:r w:rsidRPr="00B153FA">
        <w:rPr>
          <w:rFonts w:cs="Arial"/>
          <w:b/>
          <w:sz w:val="22"/>
        </w:rPr>
        <w:t>Транзакция MEBOR</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523"/>
        <w:gridCol w:w="6653"/>
      </w:tblGrid>
      <w:tr w:rsidR="00951618" w:rsidRPr="007008A3" w14:paraId="276EF38B" w14:textId="77777777" w:rsidTr="00B153FA">
        <w:trPr>
          <w:cantSplit/>
          <w:trHeight w:val="397"/>
          <w:tblHeader/>
        </w:trPr>
        <w:tc>
          <w:tcPr>
            <w:tcW w:w="1731" w:type="pct"/>
            <w:shd w:val="clear" w:color="auto" w:fill="FFC000"/>
            <w:vAlign w:val="center"/>
          </w:tcPr>
          <w:p w14:paraId="637AB4AA" w14:textId="1DA5DD54" w:rsidR="00951618" w:rsidRDefault="00951618" w:rsidP="009B5A51">
            <w:pPr>
              <w:ind w:firstLine="0"/>
              <w:jc w:val="center"/>
              <w:rPr>
                <w:rFonts w:cs="Arial"/>
                <w:b/>
                <w:sz w:val="20"/>
              </w:rPr>
            </w:pPr>
            <w:r>
              <w:rPr>
                <w:rFonts w:cs="Arial"/>
                <w:b/>
                <w:sz w:val="20"/>
              </w:rPr>
              <w:t>Поле документа</w:t>
            </w:r>
          </w:p>
        </w:tc>
        <w:tc>
          <w:tcPr>
            <w:tcW w:w="3269" w:type="pct"/>
            <w:shd w:val="clear" w:color="auto" w:fill="FFC000"/>
            <w:vAlign w:val="center"/>
          </w:tcPr>
          <w:p w14:paraId="7571D15F" w14:textId="788AB282" w:rsidR="00951618" w:rsidRPr="007008A3" w:rsidRDefault="00951618" w:rsidP="009B5A51">
            <w:pPr>
              <w:ind w:firstLine="0"/>
              <w:jc w:val="center"/>
              <w:rPr>
                <w:rFonts w:cs="Arial"/>
                <w:b/>
                <w:sz w:val="20"/>
              </w:rPr>
            </w:pPr>
            <w:r>
              <w:rPr>
                <w:rFonts w:cs="Arial"/>
                <w:b/>
                <w:sz w:val="20"/>
              </w:rPr>
              <w:t>Содержание поля документа</w:t>
            </w:r>
          </w:p>
        </w:tc>
      </w:tr>
      <w:tr w:rsidR="00951618" w14:paraId="3F552F65" w14:textId="77777777" w:rsidTr="00B153FA">
        <w:trPr>
          <w:cantSplit/>
        </w:trPr>
        <w:tc>
          <w:tcPr>
            <w:tcW w:w="1731" w:type="pct"/>
            <w:vAlign w:val="center"/>
          </w:tcPr>
          <w:p w14:paraId="67122C20" w14:textId="7643A057" w:rsidR="00951618" w:rsidRDefault="00951618" w:rsidP="00951618">
            <w:pPr>
              <w:pStyle w:val="TABLECONTENT"/>
              <w:rPr>
                <w:lang w:val="en-US" w:eastAsia="ru-RU"/>
              </w:rPr>
            </w:pPr>
            <w:r w:rsidRPr="00D0505A">
              <w:t>Ответственное рабочее место</w:t>
            </w:r>
          </w:p>
        </w:tc>
        <w:tc>
          <w:tcPr>
            <w:tcW w:w="3269" w:type="pct"/>
            <w:vAlign w:val="center"/>
          </w:tcPr>
          <w:p w14:paraId="3F33BFE3" w14:textId="1B6B33DA" w:rsidR="00951618" w:rsidRDefault="00951618" w:rsidP="00951618">
            <w:pPr>
              <w:pStyle w:val="TABLECONTENT"/>
              <w:rPr>
                <w:lang w:eastAsia="ru-RU"/>
              </w:rPr>
            </w:pPr>
            <w:r w:rsidRPr="00D0505A">
              <w:t>Ответственное рабочее место из заказа ТОРО</w:t>
            </w:r>
          </w:p>
        </w:tc>
      </w:tr>
      <w:tr w:rsidR="00951618" w14:paraId="34CA3B94" w14:textId="77777777" w:rsidTr="00B153FA">
        <w:trPr>
          <w:cantSplit/>
        </w:trPr>
        <w:tc>
          <w:tcPr>
            <w:tcW w:w="1731" w:type="pct"/>
            <w:vAlign w:val="center"/>
          </w:tcPr>
          <w:p w14:paraId="14E791AA" w14:textId="7AB0EA9D" w:rsidR="00951618" w:rsidRDefault="00951618" w:rsidP="00951618">
            <w:pPr>
              <w:pStyle w:val="TABLECONTENT"/>
              <w:rPr>
                <w:lang w:val="en-US" w:eastAsia="ru-RU"/>
              </w:rPr>
            </w:pPr>
            <w:r w:rsidRPr="00D0505A">
              <w:t>Завод ответственного рабочего места</w:t>
            </w:r>
          </w:p>
        </w:tc>
        <w:tc>
          <w:tcPr>
            <w:tcW w:w="3269" w:type="pct"/>
            <w:vAlign w:val="center"/>
          </w:tcPr>
          <w:p w14:paraId="12CBF031" w14:textId="7025809E" w:rsidR="00951618" w:rsidRDefault="00951618" w:rsidP="00951618">
            <w:pPr>
              <w:pStyle w:val="TABLECONTENT"/>
              <w:rPr>
                <w:lang w:eastAsia="ru-RU"/>
              </w:rPr>
            </w:pPr>
            <w:r w:rsidRPr="00D0505A">
              <w:t>Завод ответственного рабочего места из заказа ТОРО</w:t>
            </w:r>
          </w:p>
        </w:tc>
      </w:tr>
      <w:tr w:rsidR="00951618" w14:paraId="32F8055D" w14:textId="77777777" w:rsidTr="00B153FA">
        <w:trPr>
          <w:cantSplit/>
        </w:trPr>
        <w:tc>
          <w:tcPr>
            <w:tcW w:w="1731" w:type="pct"/>
            <w:vAlign w:val="center"/>
          </w:tcPr>
          <w:p w14:paraId="19261CCD" w14:textId="69C429B4" w:rsidR="00951618" w:rsidRDefault="00951618" w:rsidP="00951618">
            <w:pPr>
              <w:pStyle w:val="TABLECONTENT"/>
              <w:rPr>
                <w:lang w:val="en-US" w:eastAsia="ru-RU"/>
              </w:rPr>
            </w:pPr>
            <w:r w:rsidRPr="00D0505A">
              <w:t>Рабочее место</w:t>
            </w:r>
          </w:p>
        </w:tc>
        <w:tc>
          <w:tcPr>
            <w:tcW w:w="3269" w:type="pct"/>
            <w:vAlign w:val="center"/>
          </w:tcPr>
          <w:p w14:paraId="662BA223" w14:textId="2580C56B" w:rsidR="00951618" w:rsidRDefault="00951618" w:rsidP="00951618">
            <w:pPr>
              <w:pStyle w:val="TABLECONTENT"/>
              <w:rPr>
                <w:lang w:eastAsia="ru-RU"/>
              </w:rPr>
            </w:pPr>
            <w:r w:rsidRPr="00D0505A">
              <w:t>Рабочее место операции инструкции (рабочее место, которое нужно изменить)</w:t>
            </w:r>
          </w:p>
        </w:tc>
      </w:tr>
      <w:tr w:rsidR="00951618" w14:paraId="09CF63FC" w14:textId="77777777" w:rsidTr="00B153FA">
        <w:trPr>
          <w:cantSplit/>
        </w:trPr>
        <w:tc>
          <w:tcPr>
            <w:tcW w:w="1731" w:type="pct"/>
            <w:vAlign w:val="center"/>
          </w:tcPr>
          <w:p w14:paraId="59608B44" w14:textId="58226A58" w:rsidR="00951618" w:rsidRDefault="00951618" w:rsidP="00951618">
            <w:pPr>
              <w:pStyle w:val="TABLECONTENT"/>
              <w:rPr>
                <w:lang w:val="en-US" w:eastAsia="ru-RU"/>
              </w:rPr>
            </w:pPr>
            <w:r w:rsidRPr="00D0505A">
              <w:t>Завод рабочего места</w:t>
            </w:r>
          </w:p>
        </w:tc>
        <w:tc>
          <w:tcPr>
            <w:tcW w:w="3269" w:type="pct"/>
            <w:vAlign w:val="center"/>
          </w:tcPr>
          <w:p w14:paraId="67CBA03E" w14:textId="3B568EF5" w:rsidR="00951618" w:rsidRDefault="00951618" w:rsidP="00951618">
            <w:pPr>
              <w:pStyle w:val="TABLECONTENT"/>
              <w:rPr>
                <w:lang w:eastAsia="ru-RU"/>
              </w:rPr>
            </w:pPr>
            <w:r w:rsidRPr="00D0505A">
              <w:t>Завод рабочего место операции инструкции</w:t>
            </w:r>
          </w:p>
        </w:tc>
      </w:tr>
      <w:tr w:rsidR="00951618" w14:paraId="03813F84" w14:textId="77777777" w:rsidTr="00B153FA">
        <w:trPr>
          <w:cantSplit/>
        </w:trPr>
        <w:tc>
          <w:tcPr>
            <w:tcW w:w="1731" w:type="pct"/>
            <w:vAlign w:val="center"/>
          </w:tcPr>
          <w:p w14:paraId="19156F10" w14:textId="02B71072" w:rsidR="00951618" w:rsidRDefault="00951618" w:rsidP="00951618">
            <w:pPr>
              <w:pStyle w:val="TABLECONTENT"/>
              <w:rPr>
                <w:lang w:val="en-US" w:eastAsia="ru-RU"/>
              </w:rPr>
            </w:pPr>
            <w:r w:rsidRPr="00D0505A">
              <w:t>Действует с.</w:t>
            </w:r>
          </w:p>
        </w:tc>
        <w:tc>
          <w:tcPr>
            <w:tcW w:w="3269" w:type="pct"/>
            <w:vAlign w:val="center"/>
          </w:tcPr>
          <w:p w14:paraId="66526F35" w14:textId="43FE84CF" w:rsidR="00951618" w:rsidRDefault="00951618" w:rsidP="00951618">
            <w:pPr>
              <w:pStyle w:val="TABLECONTENT"/>
              <w:rPr>
                <w:lang w:eastAsia="ru-RU"/>
              </w:rPr>
            </w:pPr>
            <w:r w:rsidRPr="00D0505A">
              <w:t>Дата начала действия правила. С помощью данного поля можно ограничить период действия правила.</w:t>
            </w:r>
          </w:p>
        </w:tc>
      </w:tr>
      <w:tr w:rsidR="00951618" w14:paraId="1C7CC151" w14:textId="77777777" w:rsidTr="00B153FA">
        <w:trPr>
          <w:cantSplit/>
        </w:trPr>
        <w:tc>
          <w:tcPr>
            <w:tcW w:w="1731" w:type="pct"/>
            <w:vAlign w:val="center"/>
          </w:tcPr>
          <w:p w14:paraId="73F14C80" w14:textId="1639D72A" w:rsidR="00951618" w:rsidRDefault="00951618" w:rsidP="00951618">
            <w:pPr>
              <w:pStyle w:val="TABLECONTENT"/>
              <w:rPr>
                <w:lang w:val="en-US" w:eastAsia="ru-RU"/>
              </w:rPr>
            </w:pPr>
            <w:r w:rsidRPr="00D0505A">
              <w:lastRenderedPageBreak/>
              <w:t>Результирующее рабочее место</w:t>
            </w:r>
          </w:p>
        </w:tc>
        <w:tc>
          <w:tcPr>
            <w:tcW w:w="3269" w:type="pct"/>
            <w:vAlign w:val="center"/>
          </w:tcPr>
          <w:p w14:paraId="0B10BF04" w14:textId="44002832" w:rsidR="00951618" w:rsidRDefault="00951618" w:rsidP="00951618">
            <w:pPr>
              <w:pStyle w:val="TABLECONTENT"/>
              <w:rPr>
                <w:lang w:eastAsia="ru-RU"/>
              </w:rPr>
            </w:pPr>
            <w:r w:rsidRPr="00D0505A">
              <w:t>Результирующее рабочее место операции заказа ТОРО (рабочее место, на которое нужно изменить рабочее место, скопированное из технологической карты)</w:t>
            </w:r>
          </w:p>
        </w:tc>
      </w:tr>
      <w:tr w:rsidR="00951618" w14:paraId="5AB4A886" w14:textId="77777777" w:rsidTr="00B153FA">
        <w:trPr>
          <w:cantSplit/>
        </w:trPr>
        <w:tc>
          <w:tcPr>
            <w:tcW w:w="1731" w:type="pct"/>
            <w:vAlign w:val="center"/>
          </w:tcPr>
          <w:p w14:paraId="74614A5D" w14:textId="5512DA02" w:rsidR="00951618" w:rsidRDefault="00951618" w:rsidP="00951618">
            <w:pPr>
              <w:pStyle w:val="TABLECONTENT"/>
              <w:rPr>
                <w:lang w:val="en-US" w:eastAsia="ru-RU"/>
              </w:rPr>
            </w:pPr>
            <w:r w:rsidRPr="00D0505A">
              <w:t>Результирующий завод</w:t>
            </w:r>
          </w:p>
        </w:tc>
        <w:tc>
          <w:tcPr>
            <w:tcW w:w="3269" w:type="pct"/>
            <w:vAlign w:val="center"/>
          </w:tcPr>
          <w:p w14:paraId="536EBF7B" w14:textId="4F426261" w:rsidR="00951618" w:rsidRDefault="00951618" w:rsidP="00951618">
            <w:pPr>
              <w:pStyle w:val="TABLECONTENT"/>
              <w:rPr>
                <w:lang w:eastAsia="ru-RU"/>
              </w:rPr>
            </w:pPr>
            <w:r w:rsidRPr="00D0505A">
              <w:t>Результирующий завод рабочего места операции инструкции</w:t>
            </w:r>
          </w:p>
        </w:tc>
      </w:tr>
    </w:tbl>
    <w:p w14:paraId="0BA825C4" w14:textId="47C7FFEE" w:rsidR="00823851" w:rsidRDefault="00823851" w:rsidP="00823851">
      <w:pPr>
        <w:rPr>
          <w:rFonts w:cs="Arial"/>
          <w:color w:val="000000"/>
        </w:rPr>
      </w:pPr>
      <w:r w:rsidRPr="00D0505A">
        <w:rPr>
          <w:rFonts w:cs="Arial"/>
          <w:color w:val="000000"/>
        </w:rPr>
        <w:t>В рамках проекта предполагается использование иерархии рабочих мест. Принцип ведения иерархии рабочих мест представлен в КД «</w:t>
      </w:r>
      <w:del w:id="3710" w:author="Александр Шрамков" w:date="2021-03-05T12:38:00Z">
        <w:r w:rsidR="000367AC" w:rsidDel="001710A8">
          <w:rPr>
            <w:rFonts w:cs="Arial"/>
            <w:color w:val="000000"/>
          </w:rPr>
          <w:delText>ERP.9.9.</w:delText>
        </w:r>
      </w:del>
      <w:ins w:id="3711" w:author="Александр Шрамков" w:date="2021-03-05T12:38:00Z">
        <w:r w:rsidR="001710A8">
          <w:rPr>
            <w:rFonts w:cs="Arial"/>
            <w:color w:val="000000"/>
          </w:rPr>
          <w:t>ERP.13.9.</w:t>
        </w:r>
      </w:ins>
      <w:r w:rsidR="000367AC">
        <w:rPr>
          <w:rFonts w:cs="Arial"/>
          <w:color w:val="000000"/>
        </w:rPr>
        <w:t>2.</w:t>
      </w:r>
      <w:r w:rsidRPr="00D0505A">
        <w:rPr>
          <w:rFonts w:cs="Arial"/>
          <w:color w:val="000000"/>
        </w:rPr>
        <w:t>7.PM.КД Управление основными данными по направлению ТОиР».</w:t>
      </w:r>
    </w:p>
    <w:p w14:paraId="6E1280AA" w14:textId="0164D974" w:rsidR="00F759CE" w:rsidRPr="00D0505A" w:rsidRDefault="00F759CE" w:rsidP="00F759CE">
      <w:pPr>
        <w:pStyle w:val="3"/>
        <w:rPr>
          <w:rFonts w:cs="Arial"/>
        </w:rPr>
      </w:pPr>
      <w:bookmarkStart w:id="3712" w:name="_Toc65846428"/>
      <w:r w:rsidRPr="00D0505A">
        <w:rPr>
          <w:rFonts w:cs="Arial"/>
        </w:rPr>
        <w:t>П</w:t>
      </w:r>
      <w:r>
        <w:rPr>
          <w:rFonts w:cs="Arial"/>
        </w:rPr>
        <w:t>ланирование заказов ТОРО с длительным сроком поставки</w:t>
      </w:r>
      <w:bookmarkEnd w:id="3712"/>
    </w:p>
    <w:p w14:paraId="67A866DB" w14:textId="21AC7148" w:rsidR="00AD45E7" w:rsidRPr="0008443E" w:rsidRDefault="00C753D4" w:rsidP="0008443E">
      <w:pPr>
        <w:spacing w:after="240" w:line="276" w:lineRule="auto"/>
        <w:rPr>
          <w:rFonts w:cs="Arial"/>
        </w:rPr>
      </w:pPr>
      <w:r w:rsidRPr="0008443E">
        <w:rPr>
          <w:rFonts w:cs="Arial"/>
        </w:rPr>
        <w:t xml:space="preserve">В рамках подготовки </w:t>
      </w:r>
      <w:r w:rsidR="00624268" w:rsidRPr="0008443E">
        <w:rPr>
          <w:rFonts w:cs="Arial"/>
        </w:rPr>
        <w:t xml:space="preserve">годовой программы воздействий на ПА существует возможность </w:t>
      </w:r>
      <w:r w:rsidR="00E83EAF" w:rsidRPr="0008443E">
        <w:rPr>
          <w:rFonts w:cs="Arial"/>
        </w:rPr>
        <w:t>формирования СПП-элементов и утверждения лимитов до окончания процесса утверждения годовой программы воздействий.</w:t>
      </w:r>
    </w:p>
    <w:p w14:paraId="40CF23C7" w14:textId="67CC5182" w:rsidR="00A1682D" w:rsidRDefault="00E83EAF" w:rsidP="0008443E">
      <w:pPr>
        <w:spacing w:after="240" w:line="276" w:lineRule="auto"/>
        <w:rPr>
          <w:rFonts w:cs="Arial"/>
        </w:rPr>
      </w:pPr>
      <w:r w:rsidRPr="0008443E">
        <w:rPr>
          <w:rFonts w:cs="Arial"/>
        </w:rPr>
        <w:t>Для этого существует возможность создать заказ ТОРО вида «AVS1</w:t>
      </w:r>
      <w:r w:rsidR="00E767DA">
        <w:rPr>
          <w:rFonts w:cs="Arial"/>
        </w:rPr>
        <w:t xml:space="preserve"> Внеплановое ТОРО</w:t>
      </w:r>
      <w:r w:rsidRPr="0008443E">
        <w:rPr>
          <w:rFonts w:cs="Arial"/>
        </w:rPr>
        <w:t>» с длительным сроком поставки МТР и присвоить его соответствующему СПП-элементу.</w:t>
      </w:r>
      <w:r w:rsidR="00F83BD4" w:rsidRPr="0008443E">
        <w:rPr>
          <w:rFonts w:cs="Arial"/>
        </w:rPr>
        <w:t xml:space="preserve"> После утверждения лимита по СПП-элементу и отдельного согласования заказа ТОРО в рамках существующей статусной схемы заказу ТОРО присваивается соответствующий статус для закупки и </w:t>
      </w:r>
      <w:r w:rsidR="00303AE5">
        <w:rPr>
          <w:rFonts w:cs="Arial"/>
        </w:rPr>
        <w:t xml:space="preserve">автоматически </w:t>
      </w:r>
      <w:r w:rsidR="004105C2">
        <w:rPr>
          <w:rFonts w:cs="Arial"/>
        </w:rPr>
        <w:t xml:space="preserve">(с помощью разработки </w:t>
      </w:r>
      <w:r w:rsidR="004105C2">
        <w:rPr>
          <w:rFonts w:cs="Arial"/>
          <w:lang w:val="en-US"/>
        </w:rPr>
        <w:t>PM</w:t>
      </w:r>
      <w:r w:rsidR="004105C2" w:rsidRPr="009721BA">
        <w:rPr>
          <w:rFonts w:cs="Arial"/>
        </w:rPr>
        <w:t>46</w:t>
      </w:r>
      <w:r w:rsidR="004105C2">
        <w:rPr>
          <w:rFonts w:cs="Arial"/>
        </w:rPr>
        <w:t xml:space="preserve">) </w:t>
      </w:r>
      <w:r w:rsidR="00303AE5">
        <w:rPr>
          <w:rFonts w:cs="Arial"/>
        </w:rPr>
        <w:t xml:space="preserve">создается потребность в </w:t>
      </w:r>
      <w:r w:rsidR="00F83BD4" w:rsidRPr="0008443E">
        <w:rPr>
          <w:rFonts w:cs="Arial"/>
        </w:rPr>
        <w:t>МТР</w:t>
      </w:r>
      <w:r w:rsidR="00303AE5">
        <w:rPr>
          <w:rFonts w:cs="Arial"/>
        </w:rPr>
        <w:t xml:space="preserve"> и услугах для передачи в процессы закупки.</w:t>
      </w:r>
    </w:p>
    <w:p w14:paraId="6F829C2A" w14:textId="5EB22414" w:rsidR="00E83EAF" w:rsidRPr="0008443E" w:rsidRDefault="00A1682D" w:rsidP="0008443E">
      <w:pPr>
        <w:spacing w:after="240" w:line="276" w:lineRule="auto"/>
        <w:rPr>
          <w:rFonts w:cs="Arial"/>
        </w:rPr>
      </w:pPr>
      <w:r>
        <w:rPr>
          <w:rFonts w:cs="Arial"/>
        </w:rPr>
        <w:t>Более подробно согласование бюджета на СПП-элементе с длительным сроком поставки описано в КД</w:t>
      </w:r>
      <w:r w:rsidR="00F83BD4" w:rsidRPr="0008443E">
        <w:rPr>
          <w:rFonts w:cs="Arial"/>
        </w:rPr>
        <w:t xml:space="preserve"> </w:t>
      </w:r>
      <w:r w:rsidR="00EF21CD" w:rsidRPr="00777793">
        <w:rPr>
          <w:color w:val="000000"/>
          <w:szCs w:val="20"/>
          <w:lang w:eastAsia="ru-RU"/>
        </w:rPr>
        <w:t>«</w:t>
      </w:r>
      <w:del w:id="3713" w:author="Александр Шрамков" w:date="2021-03-05T12:38:00Z">
        <w:r w:rsidR="000367AC" w:rsidDel="001710A8">
          <w:rPr>
            <w:color w:val="000000"/>
            <w:szCs w:val="20"/>
            <w:lang w:eastAsia="ru-RU"/>
          </w:rPr>
          <w:delText>ERP.9.9.</w:delText>
        </w:r>
      </w:del>
      <w:ins w:id="3714" w:author="Александр Шрамков" w:date="2021-03-05T12:38:00Z">
        <w:r w:rsidR="001710A8">
          <w:rPr>
            <w:color w:val="000000"/>
            <w:szCs w:val="20"/>
            <w:lang w:eastAsia="ru-RU"/>
          </w:rPr>
          <w:t>ERP.13.9.</w:t>
        </w:r>
      </w:ins>
      <w:r w:rsidR="000367AC">
        <w:rPr>
          <w:color w:val="000000"/>
          <w:szCs w:val="20"/>
          <w:lang w:eastAsia="ru-RU"/>
        </w:rPr>
        <w:t>2.</w:t>
      </w:r>
      <w:r w:rsidR="00EF21CD" w:rsidRPr="00777793">
        <w:rPr>
          <w:color w:val="000000"/>
          <w:szCs w:val="20"/>
          <w:lang w:eastAsia="ru-RU"/>
        </w:rPr>
        <w:t>51.PM.КД Формирование и управление бюджетами ТОиР»</w:t>
      </w:r>
    </w:p>
    <w:p w14:paraId="04D11069" w14:textId="77777777" w:rsidR="0008443E" w:rsidRPr="007008A3" w:rsidRDefault="0008443E" w:rsidP="0008443E">
      <w:pPr>
        <w:spacing w:after="240" w:line="276" w:lineRule="auto"/>
        <w:rPr>
          <w:rFonts w:cs="Arial"/>
        </w:rPr>
      </w:pPr>
      <w:r w:rsidRPr="007008A3">
        <w:rPr>
          <w:rFonts w:cs="Arial"/>
        </w:rPr>
        <w:t>Сформированные по результатам потребности передаются в закупку</w:t>
      </w:r>
      <w:r>
        <w:rPr>
          <w:rFonts w:cs="Arial"/>
        </w:rPr>
        <w:t xml:space="preserve"> (процессы ПП-10.03.04-ERP Оперативное планирование обеспечения, ПП-10.04.03.01</w:t>
      </w:r>
      <w:r w:rsidRPr="007008A3">
        <w:rPr>
          <w:rFonts w:cs="Arial"/>
        </w:rPr>
        <w:t xml:space="preserve"> </w:t>
      </w:r>
      <w:r>
        <w:rPr>
          <w:rFonts w:cs="Arial"/>
        </w:rPr>
        <w:t>Выполнение закупки) и не доступны для корректировки до наступления корректировки оперативного (месячного, недельного) плана-графика воздействий на ПА.</w:t>
      </w:r>
    </w:p>
    <w:p w14:paraId="0229488E" w14:textId="07E47F03" w:rsidR="0008443E" w:rsidRPr="00D0505A" w:rsidDel="004F5BDD" w:rsidRDefault="0008443E" w:rsidP="00823851">
      <w:pPr>
        <w:rPr>
          <w:del w:id="3715" w:author="Попова Дарья" w:date="2020-07-22T11:16:00Z"/>
          <w:rFonts w:cs="Arial"/>
          <w:color w:val="000000"/>
        </w:rPr>
      </w:pPr>
      <w:bookmarkStart w:id="3716" w:name="_Toc46309597"/>
      <w:bookmarkStart w:id="3717" w:name="_Toc65846429"/>
      <w:bookmarkEnd w:id="3716"/>
      <w:bookmarkEnd w:id="3717"/>
    </w:p>
    <w:p w14:paraId="33C724BC" w14:textId="63E95015" w:rsidR="00600A5A" w:rsidRPr="00B153FA" w:rsidDel="004F5BDD" w:rsidRDefault="00600A5A" w:rsidP="00142C9F">
      <w:pPr>
        <w:tabs>
          <w:tab w:val="clear" w:pos="567"/>
        </w:tabs>
        <w:spacing w:after="200" w:line="276" w:lineRule="auto"/>
        <w:ind w:firstLine="0"/>
        <w:jc w:val="left"/>
        <w:rPr>
          <w:del w:id="3718" w:author="Попова Дарья" w:date="2020-07-22T11:16:00Z"/>
          <w:rFonts w:cs="Arial"/>
          <w:color w:val="000000"/>
        </w:rPr>
      </w:pPr>
      <w:bookmarkStart w:id="3719" w:name="_Toc46309598"/>
      <w:bookmarkStart w:id="3720" w:name="_Toc65846430"/>
      <w:bookmarkEnd w:id="3719"/>
      <w:bookmarkEnd w:id="3720"/>
    </w:p>
    <w:p w14:paraId="1631A065" w14:textId="77777777" w:rsidR="002F400F" w:rsidRPr="007008A3" w:rsidRDefault="002F400F" w:rsidP="00752D14">
      <w:pPr>
        <w:pStyle w:val="1"/>
        <w:spacing w:after="240"/>
      </w:pPr>
      <w:bookmarkStart w:id="3721" w:name="_Toc521771406"/>
      <w:bookmarkStart w:id="3722" w:name="_Toc521771464"/>
      <w:bookmarkStart w:id="3723" w:name="_Toc521771513"/>
      <w:bookmarkStart w:id="3724" w:name="_Toc521926761"/>
      <w:bookmarkStart w:id="3725" w:name="_Toc521936680"/>
      <w:bookmarkStart w:id="3726" w:name="_Toc521937150"/>
      <w:bookmarkStart w:id="3727" w:name="_Toc522001705"/>
      <w:bookmarkStart w:id="3728" w:name="_Toc522267814"/>
      <w:bookmarkStart w:id="3729" w:name="_Toc523174724"/>
      <w:bookmarkStart w:id="3730" w:name="_Toc523175114"/>
      <w:bookmarkStart w:id="3731" w:name="_Toc523175253"/>
      <w:bookmarkStart w:id="3732" w:name="_Toc65846431"/>
      <w:bookmarkEnd w:id="3721"/>
      <w:bookmarkEnd w:id="3722"/>
      <w:bookmarkEnd w:id="3723"/>
      <w:bookmarkEnd w:id="3724"/>
      <w:bookmarkEnd w:id="3725"/>
      <w:bookmarkEnd w:id="3726"/>
      <w:bookmarkEnd w:id="3727"/>
      <w:bookmarkEnd w:id="3728"/>
      <w:bookmarkEnd w:id="3729"/>
      <w:bookmarkEnd w:id="3730"/>
      <w:bookmarkEnd w:id="3731"/>
      <w:r w:rsidRPr="007008A3">
        <w:t>Информационная Безопасность</w:t>
      </w:r>
      <w:bookmarkEnd w:id="3174"/>
      <w:bookmarkEnd w:id="3175"/>
      <w:bookmarkEnd w:id="3732"/>
    </w:p>
    <w:p w14:paraId="08E2F2E0" w14:textId="77777777" w:rsidR="001C5FA5" w:rsidRPr="007008A3" w:rsidRDefault="00F62E46" w:rsidP="00136A70">
      <w:pPr>
        <w:spacing w:after="240" w:line="276" w:lineRule="auto"/>
        <w:rPr>
          <w:rFonts w:eastAsia="Calibri" w:cs="Arial"/>
          <w:i/>
          <w:color w:val="808080" w:themeColor="background1" w:themeShade="80"/>
        </w:rPr>
      </w:pPr>
      <w:r>
        <w:rPr>
          <w:rFonts w:cs="Arial"/>
          <w:color w:val="000000"/>
        </w:rPr>
        <w:t>Требования по Информационной Безопасности к системам и реализуемым в них бизнес-процессам, включая процессы, описанные в данном Концептуальном дизайне, отражены в разработанном на данном проекте документе «Проектное решение по обеспечению информационной безопасности в системах SAP».</w:t>
      </w:r>
    </w:p>
    <w:p w14:paraId="24E5C7F3" w14:textId="77777777" w:rsidR="00142C9F" w:rsidRDefault="00142C9F" w:rsidP="009E7971">
      <w:pPr>
        <w:pStyle w:val="1"/>
        <w:rPr>
          <w:rFonts w:eastAsia="Calibri"/>
        </w:rPr>
        <w:sectPr w:rsidR="00142C9F" w:rsidSect="00E24180">
          <w:headerReference w:type="default" r:id="rId23"/>
          <w:headerReference w:type="first" r:id="rId24"/>
          <w:pgSz w:w="11907" w:h="16840" w:code="9"/>
          <w:pgMar w:top="1134" w:right="567" w:bottom="1134" w:left="1134" w:header="737" w:footer="680" w:gutter="0"/>
          <w:cols w:space="708"/>
          <w:docGrid w:linePitch="360"/>
        </w:sectPr>
      </w:pPr>
    </w:p>
    <w:p w14:paraId="058C26FD" w14:textId="0CAEB1C0" w:rsidR="00882AFC" w:rsidRPr="007008A3" w:rsidRDefault="00882AFC" w:rsidP="009E7971">
      <w:pPr>
        <w:pStyle w:val="1"/>
        <w:rPr>
          <w:rFonts w:eastAsia="Calibri"/>
        </w:rPr>
      </w:pPr>
      <w:bookmarkStart w:id="3733" w:name="_Toc65846432"/>
      <w:r w:rsidRPr="007008A3">
        <w:rPr>
          <w:rFonts w:eastAsia="Calibri"/>
        </w:rPr>
        <w:lastRenderedPageBreak/>
        <w:t>Организационные изменения</w:t>
      </w:r>
      <w:bookmarkEnd w:id="3733"/>
    </w:p>
    <w:p w14:paraId="6CC06072" w14:textId="77777777" w:rsidR="00E30D22" w:rsidRDefault="00E30D22" w:rsidP="00E30D22">
      <w:pPr>
        <w:pStyle w:val="22"/>
        <w:keepNext/>
        <w:keepLines/>
        <w:numPr>
          <w:ilvl w:val="1"/>
          <w:numId w:val="8"/>
        </w:numPr>
        <w:spacing w:before="160" w:after="120" w:line="276" w:lineRule="auto"/>
        <w:rPr>
          <w:rFonts w:eastAsiaTheme="majorEastAsia" w:cs="Arial"/>
          <w:bCs w:val="0"/>
          <w:iCs w:val="0"/>
          <w:szCs w:val="26"/>
        </w:rPr>
      </w:pPr>
      <w:bookmarkStart w:id="3734" w:name="_Toc65846433"/>
      <w:r w:rsidRPr="007008A3">
        <w:rPr>
          <w:rFonts w:eastAsiaTheme="majorEastAsia" w:cs="Arial"/>
          <w:bCs w:val="0"/>
          <w:iCs w:val="0"/>
          <w:szCs w:val="26"/>
        </w:rPr>
        <w:t>Ключевые процессные изменения и области улучшений</w:t>
      </w:r>
      <w:bookmarkEnd w:id="3734"/>
    </w:p>
    <w:p w14:paraId="71E59091" w14:textId="5EA5F30D" w:rsidR="00386C3A" w:rsidRPr="007008A3" w:rsidRDefault="00386C3A">
      <w:pPr>
        <w:pStyle w:val="a7"/>
        <w:keepNext/>
        <w:spacing w:after="240" w:afterAutospacing="0" w:line="276" w:lineRule="auto"/>
        <w:jc w:val="right"/>
        <w:rPr>
          <w:rFonts w:cs="Arial"/>
          <w:b/>
          <w:sz w:val="22"/>
        </w:rPr>
      </w:pPr>
      <w:r w:rsidRPr="007008A3">
        <w:rPr>
          <w:rFonts w:cs="Arial"/>
          <w:b/>
          <w:sz w:val="22"/>
        </w:rPr>
        <w:t xml:space="preserve">Таблица </w:t>
      </w:r>
      <w:r w:rsidRPr="007008A3">
        <w:rPr>
          <w:rFonts w:cs="Arial"/>
          <w:b/>
          <w:sz w:val="22"/>
        </w:rPr>
        <w:fldChar w:fldCharType="begin"/>
      </w:r>
      <w:r w:rsidRPr="007008A3">
        <w:rPr>
          <w:rFonts w:cs="Arial"/>
          <w:b/>
          <w:sz w:val="22"/>
        </w:rPr>
        <w:instrText xml:space="preserve"> SEQ Таблица \* ARABIC </w:instrText>
      </w:r>
      <w:r w:rsidRPr="007008A3">
        <w:rPr>
          <w:rFonts w:cs="Arial"/>
          <w:b/>
          <w:sz w:val="22"/>
        </w:rPr>
        <w:fldChar w:fldCharType="separate"/>
      </w:r>
      <w:ins w:id="3735" w:author="ShramkovAB" w:date="2021-03-05T14:19:00Z">
        <w:r w:rsidR="00E24180">
          <w:rPr>
            <w:rFonts w:cs="Arial"/>
            <w:b/>
            <w:noProof/>
            <w:sz w:val="22"/>
          </w:rPr>
          <w:t>33</w:t>
        </w:r>
      </w:ins>
      <w:ins w:id="3736" w:author="Попова Дарья" w:date="2020-07-22T11:25:00Z">
        <w:del w:id="3737" w:author="ShramkovAB" w:date="2021-03-05T14:19:00Z">
          <w:r w:rsidR="00CC36E9" w:rsidDel="00E24180">
            <w:rPr>
              <w:rFonts w:cs="Arial"/>
              <w:b/>
              <w:noProof/>
              <w:sz w:val="22"/>
            </w:rPr>
            <w:delText>33</w:delText>
          </w:r>
        </w:del>
      </w:ins>
      <w:del w:id="3738" w:author="ShramkovAB" w:date="2021-03-05T14:19:00Z">
        <w:r w:rsidR="003D3074" w:rsidDel="00E24180">
          <w:rPr>
            <w:rFonts w:cs="Arial"/>
            <w:b/>
            <w:noProof/>
            <w:sz w:val="22"/>
          </w:rPr>
          <w:delText>31</w:delText>
        </w:r>
      </w:del>
      <w:r w:rsidRPr="007008A3">
        <w:rPr>
          <w:rFonts w:cs="Arial"/>
          <w:b/>
          <w:sz w:val="22"/>
        </w:rPr>
        <w:fldChar w:fldCharType="end"/>
      </w:r>
      <w:r w:rsidRPr="007008A3">
        <w:rPr>
          <w:rFonts w:cs="Arial"/>
          <w:b/>
          <w:sz w:val="22"/>
        </w:rPr>
        <w:t>.</w:t>
      </w:r>
      <w:r w:rsidR="008C7F95" w:rsidRPr="007008A3">
        <w:rPr>
          <w:rFonts w:cs="Arial"/>
          <w:b/>
          <w:sz w:val="22"/>
        </w:rPr>
        <w:t xml:space="preserve"> </w:t>
      </w:r>
      <w:r w:rsidR="00E30D22" w:rsidRPr="007008A3">
        <w:rPr>
          <w:rFonts w:cs="Arial"/>
          <w:b/>
          <w:sz w:val="22"/>
        </w:rPr>
        <w:t>Ключевые процессные изменения</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Change w:id="3739" w:author="Попова Дарья" w:date="2020-07-22T11:17:00Z">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PrChange>
      </w:tblPr>
      <w:tblGrid>
        <w:gridCol w:w="1496"/>
        <w:gridCol w:w="1477"/>
        <w:gridCol w:w="1265"/>
        <w:gridCol w:w="1277"/>
        <w:gridCol w:w="1559"/>
        <w:gridCol w:w="3641"/>
        <w:gridCol w:w="1015"/>
        <w:gridCol w:w="1236"/>
        <w:gridCol w:w="1576"/>
        <w:tblGridChange w:id="3740">
          <w:tblGrid>
            <w:gridCol w:w="1496"/>
            <w:gridCol w:w="1477"/>
            <w:gridCol w:w="1265"/>
            <w:gridCol w:w="1277"/>
            <w:gridCol w:w="1559"/>
            <w:gridCol w:w="3641"/>
            <w:gridCol w:w="1015"/>
            <w:gridCol w:w="1236"/>
            <w:gridCol w:w="1576"/>
          </w:tblGrid>
        </w:tblGridChange>
      </w:tblGrid>
      <w:tr w:rsidR="00430202" w:rsidRPr="007008A3" w14:paraId="6D7C9A0E" w14:textId="77777777" w:rsidTr="004F5BDD">
        <w:trPr>
          <w:trHeight w:val="397"/>
          <w:tblHeader/>
          <w:trPrChange w:id="3741" w:author="Попова Дарья" w:date="2020-07-22T11:17:00Z">
            <w:trPr>
              <w:cantSplit/>
              <w:trHeight w:val="397"/>
              <w:tblHeader/>
            </w:trPr>
          </w:trPrChange>
        </w:trPr>
        <w:tc>
          <w:tcPr>
            <w:tcW w:w="514" w:type="pct"/>
            <w:shd w:val="clear" w:color="auto" w:fill="FFC000"/>
            <w:vAlign w:val="center"/>
            <w:tcPrChange w:id="3742" w:author="Попова Дарья" w:date="2020-07-22T11:17:00Z">
              <w:tcPr>
                <w:tcW w:w="514" w:type="pct"/>
                <w:shd w:val="clear" w:color="auto" w:fill="FFC000"/>
                <w:vAlign w:val="center"/>
              </w:tcPr>
            </w:tcPrChange>
          </w:tcPr>
          <w:p w14:paraId="0EE7EEEF" w14:textId="77777777" w:rsidR="00430202" w:rsidRPr="007008A3" w:rsidRDefault="00B4018C" w:rsidP="00B153FA">
            <w:pPr>
              <w:ind w:firstLine="0"/>
              <w:rPr>
                <w:rFonts w:cs="Arial"/>
                <w:b/>
                <w:sz w:val="18"/>
                <w:szCs w:val="18"/>
              </w:rPr>
            </w:pPr>
            <w:r w:rsidRPr="007008A3">
              <w:rPr>
                <w:rFonts w:cs="Arial"/>
                <w:b/>
                <w:sz w:val="18"/>
                <w:szCs w:val="18"/>
                <w:lang w:eastAsia="ru-RU"/>
              </w:rPr>
              <w:t>Код</w:t>
            </w:r>
            <w:r w:rsidR="00430202" w:rsidRPr="007008A3">
              <w:rPr>
                <w:rFonts w:cs="Arial"/>
                <w:b/>
                <w:sz w:val="18"/>
                <w:szCs w:val="18"/>
                <w:lang w:eastAsia="ru-RU"/>
              </w:rPr>
              <w:t xml:space="preserve"> из реестра ОУиКИ </w:t>
            </w:r>
          </w:p>
        </w:tc>
        <w:tc>
          <w:tcPr>
            <w:tcW w:w="508" w:type="pct"/>
            <w:shd w:val="clear" w:color="auto" w:fill="FFC000"/>
            <w:vAlign w:val="center"/>
            <w:tcPrChange w:id="3743" w:author="Попова Дарья" w:date="2020-07-22T11:17:00Z">
              <w:tcPr>
                <w:tcW w:w="508" w:type="pct"/>
                <w:shd w:val="clear" w:color="auto" w:fill="FFC000"/>
                <w:vAlign w:val="center"/>
              </w:tcPr>
            </w:tcPrChange>
          </w:tcPr>
          <w:p w14:paraId="72C5FBCC" w14:textId="77777777" w:rsidR="00430202" w:rsidRPr="007008A3" w:rsidRDefault="00430202" w:rsidP="00B153FA">
            <w:pPr>
              <w:ind w:firstLine="0"/>
              <w:rPr>
                <w:rFonts w:cs="Arial"/>
                <w:b/>
                <w:sz w:val="20"/>
                <w:szCs w:val="20"/>
              </w:rPr>
            </w:pPr>
            <w:r w:rsidRPr="007008A3">
              <w:rPr>
                <w:rFonts w:cs="Arial"/>
                <w:b/>
                <w:bCs/>
                <w:color w:val="000000"/>
                <w:sz w:val="18"/>
                <w:szCs w:val="18"/>
                <w:lang w:eastAsia="ru-RU"/>
              </w:rPr>
              <w:t>Код и наименование бизнес-процесса</w:t>
            </w:r>
            <w:r w:rsidRPr="007008A3">
              <w:rPr>
                <w:rFonts w:cs="Arial"/>
                <w:b/>
                <w:bCs/>
                <w:color w:val="000000"/>
                <w:sz w:val="18"/>
                <w:szCs w:val="18"/>
                <w:lang w:eastAsia="ru-RU"/>
              </w:rPr>
              <w:br/>
              <w:t xml:space="preserve">(1-ый ур-нь) </w:t>
            </w:r>
          </w:p>
        </w:tc>
        <w:tc>
          <w:tcPr>
            <w:tcW w:w="435" w:type="pct"/>
            <w:shd w:val="clear" w:color="auto" w:fill="FFC000"/>
            <w:vAlign w:val="center"/>
            <w:tcPrChange w:id="3744" w:author="Попова Дарья" w:date="2020-07-22T11:17:00Z">
              <w:tcPr>
                <w:tcW w:w="435" w:type="pct"/>
                <w:shd w:val="clear" w:color="auto" w:fill="FFC000"/>
                <w:vAlign w:val="center"/>
              </w:tcPr>
            </w:tcPrChange>
          </w:tcPr>
          <w:p w14:paraId="3059AB0F" w14:textId="77777777" w:rsidR="00430202" w:rsidRPr="007008A3" w:rsidRDefault="00430202" w:rsidP="00B153FA">
            <w:pPr>
              <w:ind w:firstLine="0"/>
              <w:rPr>
                <w:rFonts w:cs="Arial"/>
                <w:b/>
                <w:sz w:val="20"/>
                <w:szCs w:val="20"/>
              </w:rPr>
            </w:pPr>
            <w:r w:rsidRPr="007008A3">
              <w:rPr>
                <w:rFonts w:cs="Arial"/>
                <w:b/>
                <w:bCs/>
                <w:color w:val="000000"/>
                <w:sz w:val="18"/>
                <w:szCs w:val="18"/>
                <w:lang w:eastAsia="ru-RU"/>
              </w:rPr>
              <w:t>Наименование</w:t>
            </w:r>
            <w:r w:rsidRPr="007008A3">
              <w:rPr>
                <w:rFonts w:cs="Arial"/>
                <w:b/>
                <w:bCs/>
                <w:color w:val="000000"/>
                <w:sz w:val="18"/>
                <w:szCs w:val="18"/>
                <w:lang w:eastAsia="ru-RU"/>
              </w:rPr>
              <w:br/>
              <w:t>бизнес-процесса</w:t>
            </w:r>
            <w:r w:rsidRPr="007008A3">
              <w:rPr>
                <w:rFonts w:cs="Arial"/>
                <w:b/>
                <w:bCs/>
                <w:color w:val="000000"/>
                <w:sz w:val="18"/>
                <w:szCs w:val="18"/>
                <w:lang w:eastAsia="ru-RU"/>
              </w:rPr>
              <w:br/>
              <w:t>(2-ой ур-нь)</w:t>
            </w:r>
          </w:p>
        </w:tc>
        <w:tc>
          <w:tcPr>
            <w:tcW w:w="439" w:type="pct"/>
            <w:shd w:val="clear" w:color="auto" w:fill="FFC000"/>
            <w:vAlign w:val="center"/>
            <w:tcPrChange w:id="3745" w:author="Попова Дарья" w:date="2020-07-22T11:17:00Z">
              <w:tcPr>
                <w:tcW w:w="439" w:type="pct"/>
                <w:shd w:val="clear" w:color="auto" w:fill="FFC000"/>
                <w:vAlign w:val="center"/>
              </w:tcPr>
            </w:tcPrChange>
          </w:tcPr>
          <w:p w14:paraId="7B04324A" w14:textId="77777777" w:rsidR="00430202" w:rsidRPr="007008A3" w:rsidRDefault="00430202" w:rsidP="00B153FA">
            <w:pPr>
              <w:ind w:firstLine="0"/>
              <w:rPr>
                <w:rFonts w:cs="Arial"/>
                <w:b/>
                <w:sz w:val="20"/>
                <w:szCs w:val="20"/>
                <w:lang w:eastAsia="ru-RU"/>
              </w:rPr>
            </w:pPr>
            <w:r w:rsidRPr="007008A3">
              <w:rPr>
                <w:rFonts w:cs="Arial"/>
                <w:b/>
                <w:bCs/>
                <w:color w:val="000000"/>
                <w:sz w:val="18"/>
                <w:szCs w:val="18"/>
                <w:lang w:eastAsia="ru-RU"/>
              </w:rPr>
              <w:t>Область улучшения</w:t>
            </w:r>
          </w:p>
        </w:tc>
        <w:tc>
          <w:tcPr>
            <w:tcW w:w="536" w:type="pct"/>
            <w:shd w:val="clear" w:color="auto" w:fill="FFC000"/>
            <w:vAlign w:val="center"/>
            <w:tcPrChange w:id="3746" w:author="Попова Дарья" w:date="2020-07-22T11:17:00Z">
              <w:tcPr>
                <w:tcW w:w="536" w:type="pct"/>
                <w:shd w:val="clear" w:color="auto" w:fill="FFC000"/>
                <w:vAlign w:val="center"/>
              </w:tcPr>
            </w:tcPrChange>
          </w:tcPr>
          <w:p w14:paraId="6B0A4AE6" w14:textId="77777777" w:rsidR="00430202" w:rsidRPr="007008A3" w:rsidRDefault="00430202" w:rsidP="00B153FA">
            <w:pPr>
              <w:ind w:firstLine="0"/>
              <w:rPr>
                <w:rFonts w:cs="Arial"/>
                <w:b/>
                <w:sz w:val="20"/>
                <w:szCs w:val="20"/>
                <w:lang w:eastAsia="ru-RU"/>
              </w:rPr>
            </w:pPr>
            <w:r w:rsidRPr="007008A3">
              <w:rPr>
                <w:rFonts w:cs="Arial"/>
                <w:b/>
                <w:bCs/>
                <w:color w:val="000000"/>
                <w:sz w:val="18"/>
                <w:szCs w:val="18"/>
                <w:lang w:eastAsia="ru-RU"/>
              </w:rPr>
              <w:t>Код и название</w:t>
            </w:r>
            <w:r w:rsidRPr="007008A3">
              <w:rPr>
                <w:rFonts w:cs="Arial"/>
                <w:b/>
                <w:bCs/>
                <w:color w:val="000000"/>
                <w:sz w:val="18"/>
                <w:szCs w:val="18"/>
                <w:lang w:eastAsia="ru-RU"/>
              </w:rPr>
              <w:br/>
              <w:t>процессного изменения</w:t>
            </w:r>
          </w:p>
        </w:tc>
        <w:tc>
          <w:tcPr>
            <w:tcW w:w="1252" w:type="pct"/>
            <w:shd w:val="clear" w:color="auto" w:fill="FFC000"/>
            <w:vAlign w:val="center"/>
            <w:tcPrChange w:id="3747" w:author="Попова Дарья" w:date="2020-07-22T11:17:00Z">
              <w:tcPr>
                <w:tcW w:w="1252" w:type="pct"/>
                <w:shd w:val="clear" w:color="auto" w:fill="FFC000"/>
                <w:vAlign w:val="center"/>
              </w:tcPr>
            </w:tcPrChange>
          </w:tcPr>
          <w:p w14:paraId="04E849E0" w14:textId="77777777" w:rsidR="00430202" w:rsidRPr="007008A3" w:rsidRDefault="00430202" w:rsidP="006B24FF">
            <w:pPr>
              <w:ind w:firstLine="0"/>
              <w:rPr>
                <w:rFonts w:cs="Arial"/>
                <w:b/>
                <w:sz w:val="20"/>
                <w:szCs w:val="20"/>
                <w:lang w:eastAsia="ru-RU"/>
              </w:rPr>
            </w:pPr>
            <w:r w:rsidRPr="007008A3">
              <w:rPr>
                <w:rFonts w:cs="Arial"/>
                <w:b/>
                <w:bCs/>
                <w:color w:val="000000"/>
                <w:sz w:val="18"/>
                <w:szCs w:val="18"/>
                <w:lang w:eastAsia="ru-RU"/>
              </w:rPr>
              <w:t>Описание изменения</w:t>
            </w:r>
          </w:p>
        </w:tc>
        <w:tc>
          <w:tcPr>
            <w:tcW w:w="349" w:type="pct"/>
            <w:shd w:val="clear" w:color="auto" w:fill="FFC000"/>
            <w:vAlign w:val="center"/>
            <w:tcPrChange w:id="3748" w:author="Попова Дарья" w:date="2020-07-22T11:17:00Z">
              <w:tcPr>
                <w:tcW w:w="349" w:type="pct"/>
                <w:shd w:val="clear" w:color="auto" w:fill="FFC000"/>
                <w:vAlign w:val="center"/>
              </w:tcPr>
            </w:tcPrChange>
          </w:tcPr>
          <w:p w14:paraId="5E66D4A4" w14:textId="7378C455" w:rsidR="00430202" w:rsidRPr="007008A3" w:rsidRDefault="00430202" w:rsidP="00B153FA">
            <w:pPr>
              <w:ind w:firstLine="0"/>
              <w:rPr>
                <w:rFonts w:cs="Arial"/>
                <w:b/>
                <w:sz w:val="20"/>
                <w:szCs w:val="20"/>
                <w:lang w:eastAsia="ru-RU"/>
              </w:rPr>
            </w:pPr>
            <w:r w:rsidRPr="007008A3">
              <w:rPr>
                <w:rFonts w:cs="Arial"/>
                <w:b/>
                <w:bCs/>
                <w:color w:val="000000"/>
                <w:sz w:val="18"/>
                <w:szCs w:val="18"/>
                <w:lang w:eastAsia="ru-RU"/>
              </w:rPr>
              <w:t xml:space="preserve">ид </w:t>
            </w:r>
            <w:r w:rsidRPr="007008A3">
              <w:rPr>
                <w:rFonts w:cs="Arial"/>
                <w:b/>
                <w:bCs/>
                <w:color w:val="000000"/>
                <w:sz w:val="18"/>
                <w:szCs w:val="18"/>
                <w:lang w:eastAsia="ru-RU"/>
              </w:rPr>
              <w:br/>
              <w:t>изменения</w:t>
            </w:r>
          </w:p>
        </w:tc>
        <w:tc>
          <w:tcPr>
            <w:tcW w:w="425" w:type="pct"/>
            <w:shd w:val="clear" w:color="auto" w:fill="FFC000"/>
            <w:vAlign w:val="center"/>
            <w:tcPrChange w:id="3749" w:author="Попова Дарья" w:date="2020-07-22T11:17:00Z">
              <w:tcPr>
                <w:tcW w:w="425" w:type="pct"/>
                <w:shd w:val="clear" w:color="auto" w:fill="FFC000"/>
                <w:vAlign w:val="center"/>
              </w:tcPr>
            </w:tcPrChange>
          </w:tcPr>
          <w:p w14:paraId="29F86F3F" w14:textId="77777777" w:rsidR="00430202" w:rsidRPr="007008A3" w:rsidRDefault="001F08B0" w:rsidP="00B153FA">
            <w:pPr>
              <w:ind w:firstLine="0"/>
              <w:rPr>
                <w:rFonts w:cs="Arial"/>
                <w:b/>
                <w:sz w:val="20"/>
                <w:szCs w:val="20"/>
              </w:rPr>
            </w:pPr>
            <w:r w:rsidRPr="007008A3">
              <w:rPr>
                <w:rFonts w:cs="Arial"/>
                <w:b/>
                <w:bCs/>
                <w:color w:val="000000"/>
                <w:sz w:val="18"/>
                <w:szCs w:val="18"/>
                <w:lang w:eastAsia="ru-RU"/>
              </w:rPr>
              <w:t xml:space="preserve">Показатели </w:t>
            </w:r>
            <w:r w:rsidR="00C475D6" w:rsidRPr="007008A3">
              <w:rPr>
                <w:rFonts w:cs="Arial"/>
                <w:b/>
                <w:bCs/>
                <w:color w:val="000000"/>
                <w:sz w:val="18"/>
                <w:szCs w:val="18"/>
                <w:lang w:eastAsia="ru-RU"/>
              </w:rPr>
              <w:t>улучшений</w:t>
            </w:r>
            <w:r w:rsidR="00430202" w:rsidRPr="007008A3">
              <w:rPr>
                <w:rFonts w:cs="Arial"/>
                <w:b/>
                <w:bCs/>
                <w:color w:val="000000"/>
                <w:sz w:val="18"/>
                <w:szCs w:val="18"/>
                <w:lang w:eastAsia="ru-RU"/>
              </w:rPr>
              <w:t xml:space="preserve"> </w:t>
            </w:r>
          </w:p>
        </w:tc>
        <w:tc>
          <w:tcPr>
            <w:tcW w:w="542" w:type="pct"/>
            <w:shd w:val="clear" w:color="auto" w:fill="FFC000"/>
            <w:vAlign w:val="center"/>
            <w:tcPrChange w:id="3750" w:author="Попова Дарья" w:date="2020-07-22T11:17:00Z">
              <w:tcPr>
                <w:tcW w:w="542" w:type="pct"/>
                <w:shd w:val="clear" w:color="auto" w:fill="FFC000"/>
                <w:vAlign w:val="center"/>
              </w:tcPr>
            </w:tcPrChange>
          </w:tcPr>
          <w:p w14:paraId="3AD08B4B" w14:textId="77777777" w:rsidR="00430202" w:rsidRPr="007008A3" w:rsidRDefault="001F08B0" w:rsidP="00B153FA">
            <w:pPr>
              <w:ind w:firstLine="0"/>
              <w:rPr>
                <w:rFonts w:cs="Arial"/>
                <w:b/>
                <w:bCs/>
                <w:color w:val="000000"/>
                <w:sz w:val="18"/>
                <w:szCs w:val="18"/>
                <w:lang w:eastAsia="ru-RU"/>
              </w:rPr>
            </w:pPr>
            <w:r w:rsidRPr="007008A3">
              <w:rPr>
                <w:rFonts w:cs="Arial"/>
                <w:b/>
                <w:bCs/>
                <w:color w:val="000000"/>
                <w:sz w:val="18"/>
                <w:szCs w:val="18"/>
                <w:lang w:eastAsia="ru-RU"/>
              </w:rPr>
              <w:t>Подход к расчету (бизнес терминами)</w:t>
            </w:r>
          </w:p>
        </w:tc>
      </w:tr>
      <w:tr w:rsidR="00142C9F" w:rsidRPr="007008A3" w14:paraId="34AEF48F" w14:textId="77777777" w:rsidTr="004F5BDD">
        <w:trPr>
          <w:trHeight w:val="397"/>
          <w:trPrChange w:id="3751" w:author="Попова Дарья" w:date="2020-07-22T11:17:00Z">
            <w:trPr>
              <w:cantSplit/>
              <w:trHeight w:val="397"/>
              <w:tblHeader/>
            </w:trPr>
          </w:trPrChange>
        </w:trPr>
        <w:tc>
          <w:tcPr>
            <w:tcW w:w="514" w:type="pct"/>
            <w:shd w:val="clear" w:color="auto" w:fill="FFFFFF" w:themeFill="background1"/>
            <w:tcPrChange w:id="3752" w:author="Попова Дарья" w:date="2020-07-22T11:17:00Z">
              <w:tcPr>
                <w:tcW w:w="514" w:type="pct"/>
                <w:shd w:val="clear" w:color="auto" w:fill="FFFFFF" w:themeFill="background1"/>
              </w:tcPr>
            </w:tcPrChange>
          </w:tcPr>
          <w:p w14:paraId="3D92503B" w14:textId="25E0AC61" w:rsidR="00142C9F" w:rsidRPr="007008A3" w:rsidRDefault="00142C9F" w:rsidP="00142C9F">
            <w:pPr>
              <w:ind w:firstLine="0"/>
              <w:rPr>
                <w:rFonts w:cs="Arial"/>
                <w:b/>
                <w:sz w:val="18"/>
                <w:szCs w:val="18"/>
                <w:lang w:eastAsia="ru-RU"/>
              </w:rPr>
            </w:pPr>
            <w:r>
              <w:rPr>
                <w:rFonts w:cs="Arial"/>
                <w:color w:val="000000"/>
                <w:sz w:val="18"/>
                <w:szCs w:val="18"/>
              </w:rPr>
              <w:t>1</w:t>
            </w:r>
          </w:p>
        </w:tc>
        <w:tc>
          <w:tcPr>
            <w:tcW w:w="508" w:type="pct"/>
            <w:shd w:val="clear" w:color="auto" w:fill="FFFFFF" w:themeFill="background1"/>
            <w:tcPrChange w:id="3753" w:author="Попова Дарья" w:date="2020-07-22T11:17:00Z">
              <w:tcPr>
                <w:tcW w:w="508" w:type="pct"/>
                <w:shd w:val="clear" w:color="auto" w:fill="FFFFFF" w:themeFill="background1"/>
              </w:tcPr>
            </w:tcPrChange>
          </w:tcPr>
          <w:p w14:paraId="311CBBBB" w14:textId="3741DB08" w:rsidR="00142C9F" w:rsidRPr="007008A3" w:rsidRDefault="00142C9F" w:rsidP="00142C9F">
            <w:pPr>
              <w:ind w:firstLine="0"/>
              <w:rPr>
                <w:rFonts w:cs="Arial"/>
                <w:b/>
                <w:bCs/>
                <w:color w:val="000000"/>
                <w:sz w:val="18"/>
                <w:szCs w:val="18"/>
                <w:lang w:eastAsia="ru-RU"/>
              </w:rPr>
            </w:pPr>
            <w:r>
              <w:rPr>
                <w:rFonts w:cs="Arial"/>
                <w:sz w:val="18"/>
                <w:szCs w:val="18"/>
              </w:rPr>
              <w:t xml:space="preserve">ПП-07 </w:t>
            </w:r>
            <w:r>
              <w:rPr>
                <w:rFonts w:cs="Arial"/>
                <w:sz w:val="18"/>
                <w:szCs w:val="18"/>
              </w:rPr>
              <w:br/>
              <w:t>Управление производственными активами</w:t>
            </w:r>
          </w:p>
        </w:tc>
        <w:tc>
          <w:tcPr>
            <w:tcW w:w="435" w:type="pct"/>
            <w:shd w:val="clear" w:color="auto" w:fill="FFFFFF" w:themeFill="background1"/>
            <w:tcPrChange w:id="3754" w:author="Попова Дарья" w:date="2020-07-22T11:17:00Z">
              <w:tcPr>
                <w:tcW w:w="435" w:type="pct"/>
                <w:shd w:val="clear" w:color="auto" w:fill="FFFFFF" w:themeFill="background1"/>
              </w:tcPr>
            </w:tcPrChange>
          </w:tcPr>
          <w:p w14:paraId="365AB5AC" w14:textId="747C9AEB" w:rsidR="00142C9F" w:rsidRPr="007008A3" w:rsidRDefault="00142C9F" w:rsidP="00142C9F">
            <w:pPr>
              <w:ind w:firstLine="0"/>
              <w:rPr>
                <w:rFonts w:cs="Arial"/>
                <w:b/>
                <w:bCs/>
                <w:color w:val="000000"/>
                <w:sz w:val="18"/>
                <w:szCs w:val="18"/>
                <w:lang w:eastAsia="ru-RU"/>
              </w:rPr>
            </w:pPr>
            <w:r>
              <w:rPr>
                <w:rFonts w:cs="Arial"/>
                <w:sz w:val="18"/>
                <w:szCs w:val="18"/>
              </w:rPr>
              <w:t>ПП-07.02</w:t>
            </w:r>
            <w:r>
              <w:rPr>
                <w:rFonts w:cs="Arial"/>
                <w:sz w:val="18"/>
                <w:szCs w:val="18"/>
              </w:rPr>
              <w:br/>
              <w:t>Планирование программы управления производственными активами</w:t>
            </w:r>
          </w:p>
        </w:tc>
        <w:tc>
          <w:tcPr>
            <w:tcW w:w="439" w:type="pct"/>
            <w:shd w:val="clear" w:color="auto" w:fill="FFFFFF" w:themeFill="background1"/>
            <w:tcPrChange w:id="3755" w:author="Попова Дарья" w:date="2020-07-22T11:17:00Z">
              <w:tcPr>
                <w:tcW w:w="439" w:type="pct"/>
                <w:shd w:val="clear" w:color="auto" w:fill="FFFFFF" w:themeFill="background1"/>
              </w:tcPr>
            </w:tcPrChange>
          </w:tcPr>
          <w:p w14:paraId="50F85EED" w14:textId="6B50217B" w:rsidR="00142C9F" w:rsidRPr="007008A3" w:rsidRDefault="00142C9F" w:rsidP="00142C9F">
            <w:pPr>
              <w:ind w:firstLine="0"/>
              <w:rPr>
                <w:rFonts w:cs="Arial"/>
                <w:b/>
                <w:bCs/>
                <w:color w:val="000000"/>
                <w:sz w:val="18"/>
                <w:szCs w:val="18"/>
                <w:lang w:eastAsia="ru-RU"/>
              </w:rPr>
            </w:pPr>
            <w:r>
              <w:rPr>
                <w:rFonts w:cs="Arial"/>
                <w:sz w:val="18"/>
                <w:szCs w:val="18"/>
              </w:rPr>
              <w:t xml:space="preserve">Повышение прозрачности/точности планирования мероприятий ТОиР </w:t>
            </w:r>
          </w:p>
        </w:tc>
        <w:tc>
          <w:tcPr>
            <w:tcW w:w="536" w:type="pct"/>
            <w:shd w:val="clear" w:color="auto" w:fill="FFFFFF" w:themeFill="background1"/>
            <w:tcPrChange w:id="3756" w:author="Попова Дарья" w:date="2020-07-22T11:17:00Z">
              <w:tcPr>
                <w:tcW w:w="536" w:type="pct"/>
                <w:shd w:val="clear" w:color="auto" w:fill="FFFFFF" w:themeFill="background1"/>
              </w:tcPr>
            </w:tcPrChange>
          </w:tcPr>
          <w:p w14:paraId="635E82F6" w14:textId="7C214C1D" w:rsidR="00142C9F" w:rsidRPr="007008A3" w:rsidRDefault="00142C9F" w:rsidP="00142C9F">
            <w:pPr>
              <w:ind w:firstLine="0"/>
              <w:rPr>
                <w:rFonts w:cs="Arial"/>
                <w:b/>
                <w:bCs/>
                <w:color w:val="000000"/>
                <w:sz w:val="18"/>
                <w:szCs w:val="18"/>
                <w:lang w:eastAsia="ru-RU"/>
              </w:rPr>
            </w:pPr>
            <w:r>
              <w:rPr>
                <w:rFonts w:cs="Arial"/>
                <w:sz w:val="18"/>
                <w:szCs w:val="18"/>
              </w:rPr>
              <w:t xml:space="preserve">PM.PC.1.2 </w:t>
            </w:r>
            <w:r w:rsidRPr="00976A92">
              <w:rPr>
                <w:rFonts w:cs="Arial"/>
                <w:sz w:val="18"/>
                <w:szCs w:val="18"/>
              </w:rPr>
              <w:t>Возможность формирования в системе плановой калькуляции затрат на воздействия на ПА в разрезе заказов ТОРО и сетевых графиков</w:t>
            </w:r>
          </w:p>
        </w:tc>
        <w:tc>
          <w:tcPr>
            <w:tcW w:w="1252" w:type="pct"/>
            <w:shd w:val="clear" w:color="auto" w:fill="FFFFFF" w:themeFill="background1"/>
            <w:tcPrChange w:id="3757" w:author="Попова Дарья" w:date="2020-07-22T11:17:00Z">
              <w:tcPr>
                <w:tcW w:w="1252" w:type="pct"/>
                <w:shd w:val="clear" w:color="auto" w:fill="FFFFFF" w:themeFill="background1"/>
              </w:tcPr>
            </w:tcPrChange>
          </w:tcPr>
          <w:p w14:paraId="2471EC0C" w14:textId="77777777" w:rsidR="00142C9F" w:rsidRPr="00976A92" w:rsidRDefault="00142C9F" w:rsidP="006B24FF">
            <w:pPr>
              <w:rPr>
                <w:rFonts w:cs="Arial"/>
                <w:sz w:val="18"/>
                <w:szCs w:val="18"/>
              </w:rPr>
            </w:pPr>
            <w:r w:rsidRPr="00976A92">
              <w:rPr>
                <w:rFonts w:cs="Arial"/>
                <w:sz w:val="18"/>
                <w:szCs w:val="18"/>
              </w:rPr>
              <w:t>Возможность проведения расчета плановой калькуляции на основе сформированных техкарт, планов ТОРО, заказов ТОРО и сетевых графиков</w:t>
            </w:r>
          </w:p>
          <w:p w14:paraId="3BD3018B" w14:textId="41795769" w:rsidR="00142C9F" w:rsidRPr="007008A3" w:rsidRDefault="00142C9F" w:rsidP="006B24FF">
            <w:pPr>
              <w:ind w:firstLine="0"/>
              <w:rPr>
                <w:rFonts w:cs="Arial"/>
                <w:b/>
                <w:bCs/>
                <w:color w:val="000000"/>
                <w:sz w:val="18"/>
                <w:szCs w:val="18"/>
                <w:lang w:eastAsia="ru-RU"/>
              </w:rPr>
            </w:pPr>
            <w:r w:rsidRPr="00976A92">
              <w:rPr>
                <w:rFonts w:cs="Arial"/>
                <w:sz w:val="18"/>
                <w:szCs w:val="18"/>
              </w:rPr>
              <w:t>Анализ стоимости плановых мероприятий ТОиР на основе проведенной калькуляции по планам ТОРО</w:t>
            </w:r>
          </w:p>
        </w:tc>
        <w:tc>
          <w:tcPr>
            <w:tcW w:w="349" w:type="pct"/>
            <w:shd w:val="clear" w:color="auto" w:fill="FFFFFF" w:themeFill="background1"/>
            <w:tcPrChange w:id="3758" w:author="Попова Дарья" w:date="2020-07-22T11:17:00Z">
              <w:tcPr>
                <w:tcW w:w="349" w:type="pct"/>
                <w:shd w:val="clear" w:color="auto" w:fill="FFFFFF" w:themeFill="background1"/>
              </w:tcPr>
            </w:tcPrChange>
          </w:tcPr>
          <w:p w14:paraId="28EEF3BC" w14:textId="671B22D2" w:rsidR="00142C9F" w:rsidRPr="007008A3" w:rsidRDefault="00142C9F" w:rsidP="00142C9F">
            <w:pPr>
              <w:ind w:firstLine="0"/>
              <w:rPr>
                <w:rFonts w:cs="Arial"/>
                <w:b/>
                <w:bCs/>
                <w:color w:val="000000"/>
                <w:sz w:val="18"/>
                <w:szCs w:val="18"/>
                <w:lang w:eastAsia="ru-RU"/>
              </w:rPr>
            </w:pPr>
            <w:r>
              <w:rPr>
                <w:rFonts w:cs="Arial"/>
                <w:sz w:val="18"/>
                <w:szCs w:val="18"/>
              </w:rPr>
              <w:t>Новые функции</w:t>
            </w:r>
          </w:p>
        </w:tc>
        <w:tc>
          <w:tcPr>
            <w:tcW w:w="425" w:type="pct"/>
            <w:shd w:val="clear" w:color="auto" w:fill="FFFFFF" w:themeFill="background1"/>
            <w:tcPrChange w:id="3759" w:author="Попова Дарья" w:date="2020-07-22T11:17:00Z">
              <w:tcPr>
                <w:tcW w:w="425" w:type="pct"/>
                <w:shd w:val="clear" w:color="auto" w:fill="FFFFFF" w:themeFill="background1"/>
              </w:tcPr>
            </w:tcPrChange>
          </w:tcPr>
          <w:p w14:paraId="1713BDAA" w14:textId="77777777" w:rsidR="00142C9F" w:rsidRPr="00B640C0" w:rsidRDefault="00142C9F" w:rsidP="00142C9F">
            <w:pPr>
              <w:pStyle w:val="afa"/>
              <w:ind w:left="0"/>
              <w:rPr>
                <w:rFonts w:cs="Arial"/>
                <w:sz w:val="18"/>
                <w:szCs w:val="18"/>
              </w:rPr>
            </w:pPr>
            <w:r>
              <w:rPr>
                <w:rFonts w:cs="Arial"/>
                <w:sz w:val="18"/>
                <w:szCs w:val="18"/>
              </w:rPr>
              <w:t xml:space="preserve">1. </w:t>
            </w:r>
            <w:r w:rsidRPr="00B640C0">
              <w:rPr>
                <w:rFonts w:cs="Arial"/>
                <w:sz w:val="18"/>
                <w:szCs w:val="18"/>
              </w:rPr>
              <w:t xml:space="preserve">Возможность оценки стоимости воздействий </w:t>
            </w:r>
          </w:p>
          <w:p w14:paraId="72093CA6" w14:textId="77777777" w:rsidR="00142C9F" w:rsidRPr="007008A3" w:rsidRDefault="00142C9F" w:rsidP="00142C9F">
            <w:pPr>
              <w:ind w:firstLine="0"/>
              <w:rPr>
                <w:rFonts w:cs="Arial"/>
                <w:b/>
                <w:bCs/>
                <w:color w:val="000000"/>
                <w:sz w:val="18"/>
                <w:szCs w:val="18"/>
                <w:lang w:eastAsia="ru-RU"/>
              </w:rPr>
            </w:pPr>
          </w:p>
        </w:tc>
        <w:tc>
          <w:tcPr>
            <w:tcW w:w="542" w:type="pct"/>
            <w:shd w:val="clear" w:color="auto" w:fill="FFFFFF" w:themeFill="background1"/>
            <w:tcPrChange w:id="3760" w:author="Попова Дарья" w:date="2020-07-22T11:17:00Z">
              <w:tcPr>
                <w:tcW w:w="542" w:type="pct"/>
                <w:shd w:val="clear" w:color="auto" w:fill="FFFFFF" w:themeFill="background1"/>
              </w:tcPr>
            </w:tcPrChange>
          </w:tcPr>
          <w:p w14:paraId="6768A5D6" w14:textId="6B5FE165" w:rsidR="00142C9F" w:rsidRPr="007008A3" w:rsidRDefault="00142C9F" w:rsidP="00142C9F">
            <w:pPr>
              <w:ind w:firstLine="0"/>
              <w:rPr>
                <w:rFonts w:cs="Arial"/>
                <w:b/>
                <w:bCs/>
                <w:color w:val="000000"/>
                <w:sz w:val="18"/>
                <w:szCs w:val="18"/>
                <w:lang w:eastAsia="ru-RU"/>
              </w:rPr>
            </w:pPr>
            <w:r>
              <w:rPr>
                <w:rFonts w:cs="Arial"/>
                <w:sz w:val="18"/>
                <w:szCs w:val="18"/>
              </w:rPr>
              <w:t> 1. Качественный показатель</w:t>
            </w:r>
          </w:p>
        </w:tc>
      </w:tr>
      <w:tr w:rsidR="00142C9F" w:rsidRPr="007008A3" w14:paraId="6D0895B9" w14:textId="77777777" w:rsidTr="004F5BDD">
        <w:trPr>
          <w:trHeight w:val="397"/>
          <w:trPrChange w:id="3761" w:author="Попова Дарья" w:date="2020-07-22T11:17:00Z">
            <w:trPr>
              <w:cantSplit/>
              <w:trHeight w:val="397"/>
              <w:tblHeader/>
            </w:trPr>
          </w:trPrChange>
        </w:trPr>
        <w:tc>
          <w:tcPr>
            <w:tcW w:w="514" w:type="pct"/>
            <w:shd w:val="clear" w:color="auto" w:fill="FFFFFF" w:themeFill="background1"/>
            <w:tcPrChange w:id="3762" w:author="Попова Дарья" w:date="2020-07-22T11:17:00Z">
              <w:tcPr>
                <w:tcW w:w="514" w:type="pct"/>
                <w:shd w:val="clear" w:color="auto" w:fill="FFFFFF" w:themeFill="background1"/>
              </w:tcPr>
            </w:tcPrChange>
          </w:tcPr>
          <w:p w14:paraId="0E10E6CF" w14:textId="48549C6C" w:rsidR="00142C9F" w:rsidRPr="00142C9F" w:rsidRDefault="00142C9F" w:rsidP="00142C9F">
            <w:pPr>
              <w:ind w:firstLine="0"/>
              <w:rPr>
                <w:rFonts w:cs="Arial"/>
                <w:b/>
                <w:sz w:val="18"/>
                <w:szCs w:val="18"/>
                <w:lang w:val="en-US" w:eastAsia="ru-RU"/>
              </w:rPr>
            </w:pPr>
            <w:r>
              <w:rPr>
                <w:rFonts w:cs="Arial"/>
                <w:color w:val="000000"/>
                <w:sz w:val="18"/>
                <w:szCs w:val="18"/>
                <w:lang w:val="en-US"/>
              </w:rPr>
              <w:t>2</w:t>
            </w:r>
          </w:p>
        </w:tc>
        <w:tc>
          <w:tcPr>
            <w:tcW w:w="508" w:type="pct"/>
            <w:shd w:val="clear" w:color="auto" w:fill="FFFFFF" w:themeFill="background1"/>
            <w:tcPrChange w:id="3763" w:author="Попова Дарья" w:date="2020-07-22T11:17:00Z">
              <w:tcPr>
                <w:tcW w:w="508" w:type="pct"/>
                <w:shd w:val="clear" w:color="auto" w:fill="FFFFFF" w:themeFill="background1"/>
              </w:tcPr>
            </w:tcPrChange>
          </w:tcPr>
          <w:p w14:paraId="39734A46" w14:textId="16FDAFC5" w:rsidR="00142C9F" w:rsidRPr="007008A3" w:rsidRDefault="00142C9F" w:rsidP="00142C9F">
            <w:pPr>
              <w:ind w:firstLine="0"/>
              <w:rPr>
                <w:rFonts w:cs="Arial"/>
                <w:b/>
                <w:bCs/>
                <w:color w:val="000000"/>
                <w:sz w:val="18"/>
                <w:szCs w:val="18"/>
                <w:lang w:eastAsia="ru-RU"/>
              </w:rPr>
            </w:pPr>
            <w:r>
              <w:rPr>
                <w:rFonts w:cs="Arial"/>
                <w:sz w:val="18"/>
                <w:szCs w:val="18"/>
              </w:rPr>
              <w:t xml:space="preserve">ПП-07 </w:t>
            </w:r>
            <w:r>
              <w:rPr>
                <w:rFonts w:cs="Arial"/>
                <w:sz w:val="18"/>
                <w:szCs w:val="18"/>
              </w:rPr>
              <w:br/>
              <w:t>Управление производственными активами</w:t>
            </w:r>
          </w:p>
        </w:tc>
        <w:tc>
          <w:tcPr>
            <w:tcW w:w="435" w:type="pct"/>
            <w:shd w:val="clear" w:color="auto" w:fill="FFFFFF" w:themeFill="background1"/>
            <w:tcPrChange w:id="3764" w:author="Попова Дарья" w:date="2020-07-22T11:17:00Z">
              <w:tcPr>
                <w:tcW w:w="435" w:type="pct"/>
                <w:shd w:val="clear" w:color="auto" w:fill="FFFFFF" w:themeFill="background1"/>
              </w:tcPr>
            </w:tcPrChange>
          </w:tcPr>
          <w:p w14:paraId="16F52651" w14:textId="1D4CD8DB" w:rsidR="00142C9F" w:rsidRPr="007008A3" w:rsidRDefault="00142C9F" w:rsidP="00142C9F">
            <w:pPr>
              <w:ind w:firstLine="0"/>
              <w:rPr>
                <w:rFonts w:cs="Arial"/>
                <w:b/>
                <w:bCs/>
                <w:color w:val="000000"/>
                <w:sz w:val="18"/>
                <w:szCs w:val="18"/>
                <w:lang w:eastAsia="ru-RU"/>
              </w:rPr>
            </w:pPr>
            <w:r>
              <w:rPr>
                <w:rFonts w:cs="Arial"/>
                <w:sz w:val="18"/>
                <w:szCs w:val="18"/>
              </w:rPr>
              <w:t>ПП-07.02</w:t>
            </w:r>
            <w:r>
              <w:rPr>
                <w:rFonts w:cs="Arial"/>
                <w:sz w:val="18"/>
                <w:szCs w:val="18"/>
              </w:rPr>
              <w:br/>
              <w:t>Планирование программы управления производственными активами</w:t>
            </w:r>
          </w:p>
        </w:tc>
        <w:tc>
          <w:tcPr>
            <w:tcW w:w="439" w:type="pct"/>
            <w:shd w:val="clear" w:color="auto" w:fill="FFFFFF" w:themeFill="background1"/>
            <w:tcPrChange w:id="3765" w:author="Попова Дарья" w:date="2020-07-22T11:17:00Z">
              <w:tcPr>
                <w:tcW w:w="439" w:type="pct"/>
                <w:shd w:val="clear" w:color="auto" w:fill="FFFFFF" w:themeFill="background1"/>
              </w:tcPr>
            </w:tcPrChange>
          </w:tcPr>
          <w:p w14:paraId="55CB9E75" w14:textId="28281D8E" w:rsidR="00142C9F" w:rsidRPr="007008A3" w:rsidRDefault="00142C9F" w:rsidP="00142C9F">
            <w:pPr>
              <w:ind w:firstLine="0"/>
              <w:rPr>
                <w:rFonts w:cs="Arial"/>
                <w:b/>
                <w:bCs/>
                <w:color w:val="000000"/>
                <w:sz w:val="18"/>
                <w:szCs w:val="18"/>
                <w:lang w:eastAsia="ru-RU"/>
              </w:rPr>
            </w:pPr>
            <w:r>
              <w:rPr>
                <w:rFonts w:cs="Arial"/>
                <w:sz w:val="18"/>
                <w:szCs w:val="18"/>
              </w:rPr>
              <w:t xml:space="preserve">Повышение прозрачности/точности планирования мероприятий ТОиР </w:t>
            </w:r>
          </w:p>
        </w:tc>
        <w:tc>
          <w:tcPr>
            <w:tcW w:w="536" w:type="pct"/>
            <w:shd w:val="clear" w:color="auto" w:fill="FFFFFF" w:themeFill="background1"/>
            <w:tcPrChange w:id="3766" w:author="Попова Дарья" w:date="2020-07-22T11:17:00Z">
              <w:tcPr>
                <w:tcW w:w="536" w:type="pct"/>
                <w:shd w:val="clear" w:color="auto" w:fill="FFFFFF" w:themeFill="background1"/>
              </w:tcPr>
            </w:tcPrChange>
          </w:tcPr>
          <w:p w14:paraId="7F8ACEB5" w14:textId="26029BD1" w:rsidR="00142C9F" w:rsidRPr="007008A3" w:rsidRDefault="00142C9F" w:rsidP="00142C9F">
            <w:pPr>
              <w:ind w:firstLine="0"/>
              <w:rPr>
                <w:rFonts w:cs="Arial"/>
                <w:b/>
                <w:bCs/>
                <w:color w:val="000000"/>
                <w:sz w:val="18"/>
                <w:szCs w:val="18"/>
                <w:lang w:eastAsia="ru-RU"/>
              </w:rPr>
            </w:pPr>
            <w:r>
              <w:rPr>
                <w:rFonts w:cs="Arial"/>
                <w:sz w:val="18"/>
                <w:szCs w:val="18"/>
              </w:rPr>
              <w:t xml:space="preserve">PM.PC.1.3 </w:t>
            </w:r>
            <w:r w:rsidRPr="00976A92">
              <w:rPr>
                <w:rFonts w:cs="Arial"/>
                <w:sz w:val="18"/>
                <w:szCs w:val="18"/>
              </w:rPr>
              <w:t>Формирование годовых, месячных и недельных планов-графиков воздействий на ПА в системе SAP</w:t>
            </w:r>
          </w:p>
        </w:tc>
        <w:tc>
          <w:tcPr>
            <w:tcW w:w="1252" w:type="pct"/>
            <w:shd w:val="clear" w:color="auto" w:fill="FFFFFF" w:themeFill="background1"/>
            <w:tcPrChange w:id="3767" w:author="Попова Дарья" w:date="2020-07-22T11:17:00Z">
              <w:tcPr>
                <w:tcW w:w="1252" w:type="pct"/>
                <w:shd w:val="clear" w:color="auto" w:fill="FFFFFF" w:themeFill="background1"/>
              </w:tcPr>
            </w:tcPrChange>
          </w:tcPr>
          <w:p w14:paraId="4D20627D" w14:textId="77777777" w:rsidR="00142C9F" w:rsidRPr="00976A92" w:rsidRDefault="00142C9F" w:rsidP="006B24FF">
            <w:pPr>
              <w:rPr>
                <w:rFonts w:cs="Arial"/>
                <w:sz w:val="18"/>
                <w:szCs w:val="18"/>
              </w:rPr>
            </w:pPr>
            <w:r w:rsidRPr="00976A92">
              <w:rPr>
                <w:rFonts w:cs="Arial"/>
                <w:sz w:val="18"/>
                <w:szCs w:val="18"/>
              </w:rPr>
              <w:t xml:space="preserve">В системе формируются заказы ТОРО: ППР по тех. картам, работы по тех. состоянию, ЭПБ, устранению предписаний, восстановлению узлов, а также сетевые графики на поддержание активов с формированием единого план-графика всех воздействий </w:t>
            </w:r>
          </w:p>
          <w:p w14:paraId="6E6F2CC6" w14:textId="2C8D9162" w:rsidR="00142C9F" w:rsidRPr="00976A92" w:rsidRDefault="00142C9F" w:rsidP="006B24FF">
            <w:pPr>
              <w:rPr>
                <w:rFonts w:cs="Arial"/>
                <w:sz w:val="18"/>
                <w:szCs w:val="18"/>
              </w:rPr>
            </w:pPr>
            <w:r w:rsidRPr="00976A92">
              <w:rPr>
                <w:rFonts w:cs="Arial"/>
                <w:b/>
                <w:sz w:val="18"/>
                <w:szCs w:val="18"/>
              </w:rPr>
              <w:t xml:space="preserve">Планировщик </w:t>
            </w:r>
            <w:r w:rsidR="002535C0">
              <w:rPr>
                <w:rFonts w:cs="Arial"/>
                <w:b/>
                <w:sz w:val="18"/>
                <w:szCs w:val="18"/>
              </w:rPr>
              <w:t>ТОиР УО</w:t>
            </w:r>
            <w:r w:rsidR="00886E5F">
              <w:rPr>
                <w:rFonts w:cs="Arial"/>
                <w:sz w:val="18"/>
                <w:szCs w:val="18"/>
              </w:rPr>
              <w:t xml:space="preserve"> </w:t>
            </w:r>
            <w:r w:rsidRPr="00976A92">
              <w:rPr>
                <w:rFonts w:cs="Arial"/>
                <w:sz w:val="18"/>
                <w:szCs w:val="18"/>
              </w:rPr>
              <w:t>выполняет в системе проверку доступности материалов для общего пула мероприятий</w:t>
            </w:r>
          </w:p>
          <w:p w14:paraId="3A15A031" w14:textId="77777777" w:rsidR="00142C9F" w:rsidRPr="00976A92" w:rsidRDefault="00142C9F" w:rsidP="006B24FF">
            <w:pPr>
              <w:rPr>
                <w:rFonts w:cs="Arial"/>
                <w:sz w:val="18"/>
                <w:szCs w:val="18"/>
              </w:rPr>
            </w:pPr>
            <w:r w:rsidRPr="00976A92">
              <w:rPr>
                <w:rFonts w:cs="Arial"/>
                <w:sz w:val="18"/>
                <w:szCs w:val="18"/>
              </w:rPr>
              <w:t xml:space="preserve">На уровне заказов ТОРО и сетевых графиков формируется потребность в запчастях, в том числе собственного изготовления </w:t>
            </w:r>
          </w:p>
          <w:p w14:paraId="6AAF3FCE" w14:textId="77777777" w:rsidR="00142C9F" w:rsidRPr="00976A92" w:rsidRDefault="00142C9F" w:rsidP="006B24FF">
            <w:pPr>
              <w:rPr>
                <w:rFonts w:cs="Arial"/>
                <w:sz w:val="18"/>
                <w:szCs w:val="18"/>
              </w:rPr>
            </w:pPr>
            <w:r w:rsidRPr="00976A92">
              <w:rPr>
                <w:rFonts w:cs="Arial"/>
                <w:sz w:val="18"/>
                <w:szCs w:val="18"/>
              </w:rPr>
              <w:t>Дата потребности в материалах ведется пооперационно</w:t>
            </w:r>
          </w:p>
          <w:p w14:paraId="602FB107" w14:textId="4DEC1CB0" w:rsidR="00142C9F" w:rsidRPr="00976A92" w:rsidRDefault="00142C9F" w:rsidP="006B24FF">
            <w:pPr>
              <w:rPr>
                <w:rFonts w:cs="Arial"/>
                <w:sz w:val="18"/>
                <w:szCs w:val="18"/>
              </w:rPr>
            </w:pPr>
            <w:r w:rsidRPr="00976A92">
              <w:rPr>
                <w:rFonts w:cs="Arial"/>
                <w:b/>
                <w:sz w:val="18"/>
                <w:szCs w:val="18"/>
              </w:rPr>
              <w:lastRenderedPageBreak/>
              <w:t xml:space="preserve">Планировщик </w:t>
            </w:r>
            <w:r w:rsidR="002535C0">
              <w:rPr>
                <w:rFonts w:cs="Arial"/>
                <w:b/>
                <w:sz w:val="18"/>
                <w:szCs w:val="18"/>
              </w:rPr>
              <w:t>ТОиР УО</w:t>
            </w:r>
            <w:r w:rsidR="00886E5F">
              <w:rPr>
                <w:rFonts w:cs="Arial"/>
                <w:sz w:val="18"/>
                <w:szCs w:val="18"/>
              </w:rPr>
              <w:t xml:space="preserve"> </w:t>
            </w:r>
            <w:r w:rsidRPr="00976A92">
              <w:rPr>
                <w:rFonts w:cs="Arial"/>
                <w:sz w:val="18"/>
                <w:szCs w:val="18"/>
              </w:rPr>
              <w:t>синхронизирует план-график между ЦФО (энергетики, КиП, механики)</w:t>
            </w:r>
          </w:p>
          <w:p w14:paraId="20A748AA" w14:textId="11AB009F" w:rsidR="00142C9F" w:rsidRPr="00976A92" w:rsidRDefault="00142C9F" w:rsidP="006B24FF">
            <w:pPr>
              <w:rPr>
                <w:rFonts w:cs="Arial"/>
                <w:sz w:val="18"/>
                <w:szCs w:val="18"/>
              </w:rPr>
            </w:pPr>
            <w:r w:rsidRPr="00976A92">
              <w:rPr>
                <w:rFonts w:cs="Arial"/>
                <w:b/>
                <w:sz w:val="18"/>
                <w:szCs w:val="18"/>
              </w:rPr>
              <w:t xml:space="preserve">Планировщик </w:t>
            </w:r>
            <w:r w:rsidR="002535C0">
              <w:rPr>
                <w:rFonts w:cs="Arial"/>
                <w:b/>
                <w:sz w:val="18"/>
                <w:szCs w:val="18"/>
              </w:rPr>
              <w:t>ТОиР УО</w:t>
            </w:r>
            <w:r w:rsidR="00886E5F">
              <w:rPr>
                <w:rFonts w:cs="Arial"/>
                <w:sz w:val="18"/>
                <w:szCs w:val="18"/>
              </w:rPr>
              <w:t xml:space="preserve"> </w:t>
            </w:r>
            <w:r w:rsidRPr="00976A92">
              <w:rPr>
                <w:rFonts w:cs="Arial"/>
                <w:sz w:val="18"/>
                <w:szCs w:val="18"/>
              </w:rPr>
              <w:t>проводит балансировку мощностей персонала и вспомогательных производственных средств (ВПС)</w:t>
            </w:r>
          </w:p>
          <w:p w14:paraId="4C9B638B" w14:textId="77777777" w:rsidR="00142C9F" w:rsidRPr="00976A92" w:rsidRDefault="00142C9F" w:rsidP="006B24FF">
            <w:pPr>
              <w:rPr>
                <w:rFonts w:cs="Arial"/>
                <w:sz w:val="18"/>
                <w:szCs w:val="18"/>
              </w:rPr>
            </w:pPr>
            <w:r w:rsidRPr="00976A92">
              <w:rPr>
                <w:rFonts w:cs="Arial"/>
                <w:sz w:val="18"/>
                <w:szCs w:val="18"/>
              </w:rPr>
              <w:t>Корректировка плановых сроков в соответствующих заказах ТОРО в соответствии с планом-графиком остановочных ремонтов</w:t>
            </w:r>
          </w:p>
          <w:p w14:paraId="0B28FEA7" w14:textId="0046B7C6" w:rsidR="00142C9F" w:rsidRPr="007008A3" w:rsidRDefault="00142C9F" w:rsidP="006B24FF">
            <w:pPr>
              <w:ind w:firstLine="0"/>
              <w:rPr>
                <w:rFonts w:cs="Arial"/>
                <w:b/>
                <w:bCs/>
                <w:color w:val="000000"/>
                <w:sz w:val="18"/>
                <w:szCs w:val="18"/>
                <w:lang w:eastAsia="ru-RU"/>
              </w:rPr>
            </w:pPr>
            <w:r w:rsidRPr="00976A92">
              <w:rPr>
                <w:rFonts w:cs="Arial"/>
                <w:sz w:val="18"/>
                <w:szCs w:val="18"/>
              </w:rPr>
              <w:t>Все согласования выполняются в системе</w:t>
            </w:r>
          </w:p>
        </w:tc>
        <w:tc>
          <w:tcPr>
            <w:tcW w:w="349" w:type="pct"/>
            <w:shd w:val="clear" w:color="auto" w:fill="FFFFFF" w:themeFill="background1"/>
            <w:tcPrChange w:id="3768" w:author="Попова Дарья" w:date="2020-07-22T11:17:00Z">
              <w:tcPr>
                <w:tcW w:w="349" w:type="pct"/>
                <w:shd w:val="clear" w:color="auto" w:fill="FFFFFF" w:themeFill="background1"/>
              </w:tcPr>
            </w:tcPrChange>
          </w:tcPr>
          <w:p w14:paraId="3EBDFAC0" w14:textId="3404C61A" w:rsidR="00142C9F" w:rsidRPr="007008A3" w:rsidRDefault="00142C9F" w:rsidP="00142C9F">
            <w:pPr>
              <w:ind w:firstLine="0"/>
              <w:rPr>
                <w:rFonts w:cs="Arial"/>
                <w:b/>
                <w:bCs/>
                <w:color w:val="000000"/>
                <w:sz w:val="18"/>
                <w:szCs w:val="18"/>
                <w:lang w:eastAsia="ru-RU"/>
              </w:rPr>
            </w:pPr>
            <w:r>
              <w:rPr>
                <w:rFonts w:cs="Arial"/>
                <w:sz w:val="18"/>
                <w:szCs w:val="18"/>
              </w:rPr>
              <w:lastRenderedPageBreak/>
              <w:t>Изменяемые функции</w:t>
            </w:r>
          </w:p>
        </w:tc>
        <w:tc>
          <w:tcPr>
            <w:tcW w:w="425" w:type="pct"/>
            <w:shd w:val="clear" w:color="auto" w:fill="FFFFFF" w:themeFill="background1"/>
            <w:tcPrChange w:id="3769" w:author="Попова Дарья" w:date="2020-07-22T11:17:00Z">
              <w:tcPr>
                <w:tcW w:w="425" w:type="pct"/>
                <w:shd w:val="clear" w:color="auto" w:fill="FFFFFF" w:themeFill="background1"/>
              </w:tcPr>
            </w:tcPrChange>
          </w:tcPr>
          <w:p w14:paraId="36309C81" w14:textId="77777777" w:rsidR="00142C9F" w:rsidRDefault="00142C9F" w:rsidP="00142C9F">
            <w:pPr>
              <w:rPr>
                <w:rFonts w:cs="Arial"/>
                <w:sz w:val="18"/>
                <w:szCs w:val="18"/>
              </w:rPr>
            </w:pPr>
            <w:r>
              <w:rPr>
                <w:rFonts w:cs="Arial"/>
                <w:sz w:val="18"/>
                <w:szCs w:val="18"/>
              </w:rPr>
              <w:t> </w:t>
            </w:r>
            <w:r w:rsidRPr="003238EE">
              <w:rPr>
                <w:rFonts w:cs="Arial"/>
                <w:sz w:val="18"/>
                <w:szCs w:val="18"/>
              </w:rPr>
              <w:t>1. Структура календарного фонда времени оборудования, ч.</w:t>
            </w:r>
          </w:p>
          <w:p w14:paraId="01F0C68D" w14:textId="77777777" w:rsidR="00142C9F" w:rsidRDefault="00142C9F" w:rsidP="00142C9F">
            <w:pPr>
              <w:rPr>
                <w:rFonts w:cs="Arial"/>
                <w:sz w:val="18"/>
                <w:szCs w:val="18"/>
              </w:rPr>
            </w:pPr>
          </w:p>
          <w:p w14:paraId="0CFDBFDB" w14:textId="77777777" w:rsidR="00142C9F" w:rsidRDefault="00142C9F" w:rsidP="00142C9F">
            <w:pPr>
              <w:rPr>
                <w:rFonts w:cs="Arial"/>
                <w:sz w:val="18"/>
                <w:szCs w:val="18"/>
              </w:rPr>
            </w:pPr>
            <w:r>
              <w:rPr>
                <w:rFonts w:cs="Arial"/>
                <w:sz w:val="18"/>
                <w:szCs w:val="18"/>
              </w:rPr>
              <w:t xml:space="preserve">2. </w:t>
            </w:r>
            <w:r w:rsidRPr="008B498C">
              <w:rPr>
                <w:rFonts w:cs="Arial"/>
                <w:sz w:val="18"/>
                <w:szCs w:val="18"/>
              </w:rPr>
              <w:t>Количество перепланированных ремонтов</w:t>
            </w:r>
            <w:r>
              <w:rPr>
                <w:rFonts w:cs="Arial"/>
                <w:sz w:val="18"/>
                <w:szCs w:val="18"/>
              </w:rPr>
              <w:t>, шт.</w:t>
            </w:r>
          </w:p>
          <w:p w14:paraId="7DB5E39D" w14:textId="77777777" w:rsidR="00142C9F" w:rsidRDefault="00142C9F" w:rsidP="00142C9F">
            <w:pPr>
              <w:rPr>
                <w:rFonts w:cs="Arial"/>
                <w:sz w:val="18"/>
                <w:szCs w:val="18"/>
              </w:rPr>
            </w:pPr>
          </w:p>
          <w:p w14:paraId="45E9F191" w14:textId="77777777" w:rsidR="00142C9F" w:rsidRPr="003238EE" w:rsidRDefault="00142C9F" w:rsidP="00142C9F">
            <w:pPr>
              <w:rPr>
                <w:rFonts w:cs="Arial"/>
                <w:sz w:val="18"/>
                <w:szCs w:val="18"/>
              </w:rPr>
            </w:pPr>
            <w:r>
              <w:rPr>
                <w:rFonts w:cs="Arial"/>
                <w:sz w:val="18"/>
                <w:szCs w:val="18"/>
              </w:rPr>
              <w:t>3</w:t>
            </w:r>
            <w:r w:rsidRPr="003238EE">
              <w:rPr>
                <w:rFonts w:cs="Arial"/>
                <w:sz w:val="18"/>
                <w:szCs w:val="18"/>
              </w:rPr>
              <w:t>.</w:t>
            </w:r>
            <w:r w:rsidRPr="003238EE">
              <w:rPr>
                <w:rFonts w:ascii="Calibri" w:eastAsiaTheme="minorEastAsia" w:hAnsi="Calibri" w:cstheme="minorBidi"/>
                <w:color w:val="000000" w:themeColor="text1"/>
                <w:kern w:val="24"/>
                <w:sz w:val="22"/>
                <w:lang w:eastAsia="ru-RU"/>
              </w:rPr>
              <w:t xml:space="preserve"> </w:t>
            </w:r>
            <w:r w:rsidRPr="003238EE">
              <w:rPr>
                <w:rFonts w:cs="Arial"/>
                <w:sz w:val="18"/>
                <w:szCs w:val="18"/>
              </w:rPr>
              <w:t xml:space="preserve">Полнота покрытия всех </w:t>
            </w:r>
            <w:r w:rsidRPr="003238EE">
              <w:rPr>
                <w:rFonts w:cs="Arial"/>
                <w:sz w:val="18"/>
                <w:szCs w:val="18"/>
              </w:rPr>
              <w:lastRenderedPageBreak/>
              <w:t>объектов при планировании воздействий</w:t>
            </w:r>
          </w:p>
          <w:p w14:paraId="3AE515D4" w14:textId="77777777" w:rsidR="00142C9F" w:rsidRDefault="00142C9F" w:rsidP="00142C9F">
            <w:pPr>
              <w:rPr>
                <w:rFonts w:cs="Arial"/>
                <w:sz w:val="18"/>
                <w:szCs w:val="18"/>
              </w:rPr>
            </w:pPr>
          </w:p>
          <w:p w14:paraId="1949666D" w14:textId="01832ACE" w:rsidR="00142C9F" w:rsidRPr="007008A3" w:rsidRDefault="00142C9F" w:rsidP="00142C9F">
            <w:pPr>
              <w:ind w:firstLine="0"/>
              <w:rPr>
                <w:rFonts w:cs="Arial"/>
                <w:b/>
                <w:bCs/>
                <w:color w:val="000000"/>
                <w:sz w:val="18"/>
                <w:szCs w:val="18"/>
                <w:lang w:eastAsia="ru-RU"/>
              </w:rPr>
            </w:pPr>
            <w:r>
              <w:rPr>
                <w:rFonts w:cs="Arial"/>
                <w:sz w:val="18"/>
                <w:szCs w:val="18"/>
              </w:rPr>
              <w:t xml:space="preserve">4. </w:t>
            </w:r>
            <w:r w:rsidRPr="003238EE">
              <w:rPr>
                <w:rFonts w:cs="Arial"/>
                <w:sz w:val="18"/>
                <w:szCs w:val="18"/>
              </w:rPr>
              <w:t>Возможность проверки  обеспеченности запасами  перед началом работ</w:t>
            </w:r>
          </w:p>
        </w:tc>
        <w:tc>
          <w:tcPr>
            <w:tcW w:w="542" w:type="pct"/>
            <w:shd w:val="clear" w:color="auto" w:fill="FFFFFF" w:themeFill="background1"/>
            <w:tcPrChange w:id="3770" w:author="Попова Дарья" w:date="2020-07-22T11:17:00Z">
              <w:tcPr>
                <w:tcW w:w="542" w:type="pct"/>
                <w:shd w:val="clear" w:color="auto" w:fill="FFFFFF" w:themeFill="background1"/>
              </w:tcPr>
            </w:tcPrChange>
          </w:tcPr>
          <w:p w14:paraId="200DCA93" w14:textId="77777777" w:rsidR="00142C9F" w:rsidRDefault="00142C9F" w:rsidP="00142C9F">
            <w:pPr>
              <w:rPr>
                <w:rFonts w:cs="Arial"/>
                <w:sz w:val="18"/>
                <w:szCs w:val="18"/>
              </w:rPr>
            </w:pPr>
            <w:r>
              <w:rPr>
                <w:rFonts w:cs="Arial"/>
                <w:sz w:val="18"/>
                <w:szCs w:val="18"/>
              </w:rPr>
              <w:lastRenderedPageBreak/>
              <w:t xml:space="preserve"> 1. </w:t>
            </w:r>
            <w:r w:rsidRPr="003238EE">
              <w:rPr>
                <w:rFonts w:cs="Arial"/>
                <w:sz w:val="18"/>
                <w:szCs w:val="18"/>
              </w:rPr>
              <w:t>Данные ремонта</w:t>
            </w:r>
          </w:p>
          <w:p w14:paraId="4C21238C" w14:textId="77777777" w:rsidR="00142C9F" w:rsidRDefault="00142C9F" w:rsidP="00142C9F">
            <w:pPr>
              <w:rPr>
                <w:rFonts w:cs="Arial"/>
                <w:sz w:val="18"/>
                <w:szCs w:val="18"/>
              </w:rPr>
            </w:pPr>
          </w:p>
          <w:p w14:paraId="2E5D9567" w14:textId="77777777" w:rsidR="00142C9F" w:rsidRDefault="00142C9F" w:rsidP="00142C9F">
            <w:pPr>
              <w:rPr>
                <w:rFonts w:cs="Arial"/>
                <w:sz w:val="18"/>
                <w:szCs w:val="18"/>
              </w:rPr>
            </w:pPr>
            <w:r>
              <w:rPr>
                <w:rFonts w:cs="Arial"/>
                <w:sz w:val="18"/>
                <w:szCs w:val="18"/>
              </w:rPr>
              <w:t xml:space="preserve">2. </w:t>
            </w:r>
            <w:r w:rsidRPr="008B498C">
              <w:rPr>
                <w:rFonts w:cs="Arial"/>
                <w:sz w:val="18"/>
                <w:szCs w:val="18"/>
              </w:rPr>
              <w:t>Показывает количество заказов, у которых плановые сроки изменялись после согласования в годовом план-графике</w:t>
            </w:r>
          </w:p>
          <w:p w14:paraId="573962FD" w14:textId="77777777" w:rsidR="00142C9F" w:rsidRDefault="00142C9F" w:rsidP="00142C9F">
            <w:pPr>
              <w:rPr>
                <w:rFonts w:cs="Arial"/>
                <w:sz w:val="18"/>
                <w:szCs w:val="18"/>
              </w:rPr>
            </w:pPr>
          </w:p>
          <w:p w14:paraId="4F976431" w14:textId="77777777" w:rsidR="00142C9F" w:rsidRDefault="00142C9F" w:rsidP="00142C9F">
            <w:pPr>
              <w:rPr>
                <w:rFonts w:cs="Arial"/>
                <w:sz w:val="18"/>
                <w:szCs w:val="18"/>
              </w:rPr>
            </w:pPr>
            <w:r>
              <w:rPr>
                <w:rFonts w:cs="Arial"/>
                <w:sz w:val="18"/>
                <w:szCs w:val="18"/>
              </w:rPr>
              <w:t>3. Качественный показатель</w:t>
            </w:r>
          </w:p>
          <w:p w14:paraId="7DEB954C" w14:textId="77777777" w:rsidR="00142C9F" w:rsidRDefault="00142C9F" w:rsidP="00142C9F">
            <w:pPr>
              <w:rPr>
                <w:rFonts w:cs="Arial"/>
                <w:sz w:val="18"/>
                <w:szCs w:val="18"/>
              </w:rPr>
            </w:pPr>
          </w:p>
          <w:p w14:paraId="51CB7B38" w14:textId="77777777" w:rsidR="00142C9F" w:rsidRDefault="00142C9F" w:rsidP="00142C9F">
            <w:pPr>
              <w:rPr>
                <w:rFonts w:cs="Arial"/>
                <w:sz w:val="18"/>
                <w:szCs w:val="18"/>
              </w:rPr>
            </w:pPr>
            <w:r>
              <w:rPr>
                <w:rFonts w:cs="Arial"/>
                <w:sz w:val="18"/>
                <w:szCs w:val="18"/>
              </w:rPr>
              <w:lastRenderedPageBreak/>
              <w:t>4. Качественный показатель</w:t>
            </w:r>
          </w:p>
          <w:p w14:paraId="064301DE" w14:textId="77777777" w:rsidR="00142C9F" w:rsidRDefault="00142C9F" w:rsidP="00142C9F">
            <w:pPr>
              <w:rPr>
                <w:rFonts w:cs="Arial"/>
                <w:sz w:val="18"/>
                <w:szCs w:val="18"/>
              </w:rPr>
            </w:pPr>
          </w:p>
          <w:p w14:paraId="53AB520D" w14:textId="77777777" w:rsidR="00142C9F" w:rsidRDefault="00142C9F" w:rsidP="00142C9F">
            <w:pPr>
              <w:rPr>
                <w:rFonts w:cs="Arial"/>
                <w:sz w:val="18"/>
                <w:szCs w:val="18"/>
              </w:rPr>
            </w:pPr>
          </w:p>
          <w:p w14:paraId="6E77A399" w14:textId="77777777" w:rsidR="00142C9F" w:rsidRDefault="00142C9F" w:rsidP="00142C9F">
            <w:pPr>
              <w:rPr>
                <w:rFonts w:cs="Arial"/>
                <w:sz w:val="18"/>
                <w:szCs w:val="18"/>
              </w:rPr>
            </w:pPr>
          </w:p>
          <w:p w14:paraId="2FEB32CC" w14:textId="77777777" w:rsidR="00142C9F" w:rsidRPr="007008A3" w:rsidRDefault="00142C9F" w:rsidP="00142C9F">
            <w:pPr>
              <w:ind w:firstLine="0"/>
              <w:rPr>
                <w:rFonts w:cs="Arial"/>
                <w:b/>
                <w:bCs/>
                <w:color w:val="000000"/>
                <w:sz w:val="18"/>
                <w:szCs w:val="18"/>
                <w:lang w:eastAsia="ru-RU"/>
              </w:rPr>
            </w:pPr>
          </w:p>
        </w:tc>
      </w:tr>
      <w:tr w:rsidR="00142C9F" w:rsidRPr="007008A3" w14:paraId="3E6F1BB4" w14:textId="77777777" w:rsidTr="004F5BDD">
        <w:trPr>
          <w:trHeight w:val="397"/>
          <w:trPrChange w:id="3771" w:author="Попова Дарья" w:date="2020-07-22T11:17:00Z">
            <w:trPr>
              <w:cantSplit/>
              <w:trHeight w:val="397"/>
              <w:tblHeader/>
            </w:trPr>
          </w:trPrChange>
        </w:trPr>
        <w:tc>
          <w:tcPr>
            <w:tcW w:w="514" w:type="pct"/>
            <w:shd w:val="clear" w:color="auto" w:fill="FFFFFF" w:themeFill="background1"/>
            <w:tcPrChange w:id="3772" w:author="Попова Дарья" w:date="2020-07-22T11:17:00Z">
              <w:tcPr>
                <w:tcW w:w="514" w:type="pct"/>
                <w:shd w:val="clear" w:color="auto" w:fill="FFFFFF" w:themeFill="background1"/>
              </w:tcPr>
            </w:tcPrChange>
          </w:tcPr>
          <w:p w14:paraId="7C905131" w14:textId="2C95753E" w:rsidR="00142C9F" w:rsidRPr="00142C9F" w:rsidRDefault="00C33C67" w:rsidP="00142C9F">
            <w:pPr>
              <w:ind w:firstLine="0"/>
              <w:rPr>
                <w:rFonts w:cs="Arial"/>
                <w:b/>
                <w:sz w:val="18"/>
                <w:szCs w:val="18"/>
                <w:lang w:val="en-US" w:eastAsia="ru-RU"/>
              </w:rPr>
            </w:pPr>
            <w:r>
              <w:rPr>
                <w:rFonts w:cs="Arial"/>
                <w:b/>
                <w:sz w:val="18"/>
                <w:szCs w:val="18"/>
                <w:lang w:eastAsia="ru-RU"/>
              </w:rPr>
              <w:lastRenderedPageBreak/>
              <w:t>3</w:t>
            </w:r>
          </w:p>
        </w:tc>
        <w:tc>
          <w:tcPr>
            <w:tcW w:w="508" w:type="pct"/>
            <w:shd w:val="clear" w:color="auto" w:fill="FFFFFF" w:themeFill="background1"/>
            <w:tcPrChange w:id="3773" w:author="Попова Дарья" w:date="2020-07-22T11:17:00Z">
              <w:tcPr>
                <w:tcW w:w="508" w:type="pct"/>
                <w:shd w:val="clear" w:color="auto" w:fill="FFFFFF" w:themeFill="background1"/>
              </w:tcPr>
            </w:tcPrChange>
          </w:tcPr>
          <w:p w14:paraId="4787BB1D" w14:textId="752E0CE9" w:rsidR="00142C9F" w:rsidRPr="007008A3" w:rsidRDefault="00142C9F" w:rsidP="00142C9F">
            <w:pPr>
              <w:ind w:firstLine="0"/>
              <w:rPr>
                <w:rFonts w:cs="Arial"/>
                <w:b/>
                <w:bCs/>
                <w:color w:val="000000"/>
                <w:sz w:val="18"/>
                <w:szCs w:val="18"/>
                <w:lang w:eastAsia="ru-RU"/>
              </w:rPr>
            </w:pPr>
            <w:r>
              <w:rPr>
                <w:rFonts w:cs="Arial"/>
                <w:sz w:val="18"/>
                <w:szCs w:val="18"/>
              </w:rPr>
              <w:t xml:space="preserve">ПП-07 </w:t>
            </w:r>
            <w:r>
              <w:rPr>
                <w:rFonts w:cs="Arial"/>
                <w:sz w:val="18"/>
                <w:szCs w:val="18"/>
              </w:rPr>
              <w:br/>
              <w:t>Управление производственными активами</w:t>
            </w:r>
          </w:p>
        </w:tc>
        <w:tc>
          <w:tcPr>
            <w:tcW w:w="435" w:type="pct"/>
            <w:shd w:val="clear" w:color="auto" w:fill="FFFFFF" w:themeFill="background1"/>
            <w:tcPrChange w:id="3774" w:author="Попова Дарья" w:date="2020-07-22T11:17:00Z">
              <w:tcPr>
                <w:tcW w:w="435" w:type="pct"/>
                <w:shd w:val="clear" w:color="auto" w:fill="FFFFFF" w:themeFill="background1"/>
              </w:tcPr>
            </w:tcPrChange>
          </w:tcPr>
          <w:p w14:paraId="3D221A2E" w14:textId="02B22FC6" w:rsidR="00142C9F" w:rsidRPr="007008A3" w:rsidRDefault="00142C9F" w:rsidP="00142C9F">
            <w:pPr>
              <w:ind w:firstLine="0"/>
              <w:rPr>
                <w:rFonts w:cs="Arial"/>
                <w:b/>
                <w:bCs/>
                <w:color w:val="000000"/>
                <w:sz w:val="18"/>
                <w:szCs w:val="18"/>
                <w:lang w:eastAsia="ru-RU"/>
              </w:rPr>
            </w:pPr>
            <w:r>
              <w:rPr>
                <w:rFonts w:cs="Arial"/>
                <w:sz w:val="18"/>
                <w:szCs w:val="18"/>
              </w:rPr>
              <w:t>ПП-07.02</w:t>
            </w:r>
            <w:r>
              <w:rPr>
                <w:rFonts w:cs="Arial"/>
                <w:sz w:val="18"/>
                <w:szCs w:val="18"/>
              </w:rPr>
              <w:br/>
              <w:t>Планирование программы управления производственными активами</w:t>
            </w:r>
            <w:r>
              <w:rPr>
                <w:rFonts w:cs="Arial"/>
                <w:sz w:val="18"/>
                <w:szCs w:val="18"/>
              </w:rPr>
              <w:br/>
            </w:r>
            <w:r>
              <w:rPr>
                <w:rFonts w:cs="Arial"/>
                <w:sz w:val="18"/>
                <w:szCs w:val="18"/>
              </w:rPr>
              <w:br/>
              <w:t>ПП-07.03</w:t>
            </w:r>
            <w:r>
              <w:rPr>
                <w:rFonts w:cs="Arial"/>
                <w:sz w:val="18"/>
                <w:szCs w:val="18"/>
              </w:rPr>
              <w:br/>
              <w:t>Оперативное планирование и управление исполнением</w:t>
            </w:r>
          </w:p>
        </w:tc>
        <w:tc>
          <w:tcPr>
            <w:tcW w:w="439" w:type="pct"/>
            <w:shd w:val="clear" w:color="auto" w:fill="FFFFFF" w:themeFill="background1"/>
            <w:tcPrChange w:id="3775" w:author="Попова Дарья" w:date="2020-07-22T11:17:00Z">
              <w:tcPr>
                <w:tcW w:w="439" w:type="pct"/>
                <w:shd w:val="clear" w:color="auto" w:fill="FFFFFF" w:themeFill="background1"/>
              </w:tcPr>
            </w:tcPrChange>
          </w:tcPr>
          <w:p w14:paraId="60533DF6" w14:textId="08DF6C6A" w:rsidR="00142C9F" w:rsidRPr="007008A3" w:rsidRDefault="00142C9F" w:rsidP="00142C9F">
            <w:pPr>
              <w:ind w:firstLine="0"/>
              <w:rPr>
                <w:rFonts w:cs="Arial"/>
                <w:b/>
                <w:bCs/>
                <w:color w:val="000000"/>
                <w:sz w:val="18"/>
                <w:szCs w:val="18"/>
                <w:lang w:eastAsia="ru-RU"/>
              </w:rPr>
            </w:pPr>
            <w:r>
              <w:rPr>
                <w:rFonts w:cs="Arial"/>
                <w:sz w:val="18"/>
                <w:szCs w:val="18"/>
              </w:rPr>
              <w:t xml:space="preserve">Повышение прозрачности/точности планирования мероприятий ТОиР </w:t>
            </w:r>
          </w:p>
        </w:tc>
        <w:tc>
          <w:tcPr>
            <w:tcW w:w="536" w:type="pct"/>
            <w:shd w:val="clear" w:color="auto" w:fill="FFFFFF" w:themeFill="background1"/>
            <w:tcPrChange w:id="3776" w:author="Попова Дарья" w:date="2020-07-22T11:17:00Z">
              <w:tcPr>
                <w:tcW w:w="536" w:type="pct"/>
                <w:shd w:val="clear" w:color="auto" w:fill="FFFFFF" w:themeFill="background1"/>
              </w:tcPr>
            </w:tcPrChange>
          </w:tcPr>
          <w:p w14:paraId="7E4EDBCC" w14:textId="77777777" w:rsidR="00142C9F" w:rsidRPr="00976A92" w:rsidRDefault="00142C9F" w:rsidP="00142C9F">
            <w:pPr>
              <w:rPr>
                <w:rFonts w:cs="Arial"/>
                <w:sz w:val="18"/>
                <w:szCs w:val="18"/>
              </w:rPr>
            </w:pPr>
            <w:r>
              <w:rPr>
                <w:rFonts w:cs="Arial"/>
                <w:sz w:val="18"/>
                <w:szCs w:val="18"/>
              </w:rPr>
              <w:t xml:space="preserve">PM.PC.1.4 </w:t>
            </w:r>
            <w:r w:rsidRPr="00976A92">
              <w:rPr>
                <w:rFonts w:cs="Arial"/>
                <w:sz w:val="18"/>
                <w:szCs w:val="18"/>
              </w:rPr>
              <w:t>Планирование мероприятий ТОиР на основе ремонтных циклов и правил (нормативов) в системе</w:t>
            </w:r>
          </w:p>
          <w:p w14:paraId="747CEBBE" w14:textId="77777777" w:rsidR="00142C9F" w:rsidRPr="007008A3" w:rsidRDefault="00142C9F" w:rsidP="00142C9F">
            <w:pPr>
              <w:ind w:firstLine="0"/>
              <w:rPr>
                <w:rFonts w:cs="Arial"/>
                <w:b/>
                <w:bCs/>
                <w:color w:val="000000"/>
                <w:sz w:val="18"/>
                <w:szCs w:val="18"/>
                <w:lang w:eastAsia="ru-RU"/>
              </w:rPr>
            </w:pPr>
          </w:p>
        </w:tc>
        <w:tc>
          <w:tcPr>
            <w:tcW w:w="1252" w:type="pct"/>
            <w:shd w:val="clear" w:color="auto" w:fill="FFFFFF" w:themeFill="background1"/>
            <w:tcPrChange w:id="3777" w:author="Попова Дарья" w:date="2020-07-22T11:17:00Z">
              <w:tcPr>
                <w:tcW w:w="1252" w:type="pct"/>
                <w:shd w:val="clear" w:color="auto" w:fill="FFFFFF" w:themeFill="background1"/>
              </w:tcPr>
            </w:tcPrChange>
          </w:tcPr>
          <w:p w14:paraId="32532846" w14:textId="77777777" w:rsidR="00142C9F" w:rsidRPr="00976A92" w:rsidRDefault="00142C9F" w:rsidP="006B24FF">
            <w:pPr>
              <w:rPr>
                <w:rFonts w:cs="Arial"/>
                <w:sz w:val="18"/>
                <w:szCs w:val="18"/>
              </w:rPr>
            </w:pPr>
            <w:r w:rsidRPr="00976A92">
              <w:rPr>
                <w:rFonts w:cs="Arial"/>
                <w:sz w:val="18"/>
                <w:szCs w:val="18"/>
              </w:rPr>
              <w:t>Автоматизированное формирование плана воздействий на ПА и поддержания активов на заказах ТОРО и сетевых графиках по единым правилам для всех БЕ</w:t>
            </w:r>
          </w:p>
          <w:p w14:paraId="776CCF02" w14:textId="3B3CC3D8" w:rsidR="00142C9F" w:rsidRPr="007008A3" w:rsidRDefault="00142C9F" w:rsidP="006B24FF">
            <w:pPr>
              <w:ind w:firstLine="0"/>
              <w:rPr>
                <w:rFonts w:cs="Arial"/>
                <w:b/>
                <w:bCs/>
                <w:color w:val="000000"/>
                <w:sz w:val="18"/>
                <w:szCs w:val="18"/>
                <w:lang w:eastAsia="ru-RU"/>
              </w:rPr>
            </w:pPr>
            <w:r w:rsidRPr="00976A92">
              <w:rPr>
                <w:rFonts w:cs="Arial"/>
                <w:sz w:val="18"/>
                <w:szCs w:val="18"/>
              </w:rPr>
              <w:t>Автоматизированное формирование и актуализация плана-графика воздействий на ПА с учетом текущей наработки</w:t>
            </w:r>
          </w:p>
        </w:tc>
        <w:tc>
          <w:tcPr>
            <w:tcW w:w="349" w:type="pct"/>
            <w:shd w:val="clear" w:color="auto" w:fill="FFFFFF" w:themeFill="background1"/>
            <w:tcPrChange w:id="3778" w:author="Попова Дарья" w:date="2020-07-22T11:17:00Z">
              <w:tcPr>
                <w:tcW w:w="349" w:type="pct"/>
                <w:shd w:val="clear" w:color="auto" w:fill="FFFFFF" w:themeFill="background1"/>
              </w:tcPr>
            </w:tcPrChange>
          </w:tcPr>
          <w:p w14:paraId="244E6AA7" w14:textId="25321B13" w:rsidR="00142C9F" w:rsidRPr="007008A3" w:rsidRDefault="00142C9F" w:rsidP="00142C9F">
            <w:pPr>
              <w:ind w:firstLine="0"/>
              <w:rPr>
                <w:rFonts w:cs="Arial"/>
                <w:b/>
                <w:bCs/>
                <w:color w:val="000000"/>
                <w:sz w:val="18"/>
                <w:szCs w:val="18"/>
                <w:lang w:eastAsia="ru-RU"/>
              </w:rPr>
            </w:pPr>
            <w:r>
              <w:rPr>
                <w:rFonts w:cs="Arial"/>
                <w:sz w:val="18"/>
                <w:szCs w:val="18"/>
              </w:rPr>
              <w:t>Изменяемые функции</w:t>
            </w:r>
          </w:p>
        </w:tc>
        <w:tc>
          <w:tcPr>
            <w:tcW w:w="425" w:type="pct"/>
            <w:shd w:val="clear" w:color="auto" w:fill="FFFFFF" w:themeFill="background1"/>
            <w:tcPrChange w:id="3779" w:author="Попова Дарья" w:date="2020-07-22T11:17:00Z">
              <w:tcPr>
                <w:tcW w:w="425" w:type="pct"/>
                <w:shd w:val="clear" w:color="auto" w:fill="FFFFFF" w:themeFill="background1"/>
              </w:tcPr>
            </w:tcPrChange>
          </w:tcPr>
          <w:p w14:paraId="0E456712" w14:textId="77777777" w:rsidR="00142C9F" w:rsidRPr="003238EE" w:rsidRDefault="00142C9F" w:rsidP="00142C9F">
            <w:pPr>
              <w:rPr>
                <w:rFonts w:cs="Arial"/>
                <w:sz w:val="18"/>
                <w:szCs w:val="18"/>
              </w:rPr>
            </w:pPr>
            <w:r w:rsidRPr="003238EE">
              <w:rPr>
                <w:rFonts w:cs="Arial"/>
                <w:sz w:val="18"/>
                <w:szCs w:val="18"/>
              </w:rPr>
              <w:t>Полнота покрытия всех объектов при планировании воздействий</w:t>
            </w:r>
          </w:p>
          <w:p w14:paraId="6F5E43EF" w14:textId="77777777" w:rsidR="00142C9F" w:rsidRPr="007008A3" w:rsidRDefault="00142C9F" w:rsidP="00142C9F">
            <w:pPr>
              <w:ind w:firstLine="0"/>
              <w:rPr>
                <w:rFonts w:cs="Arial"/>
                <w:b/>
                <w:bCs/>
                <w:color w:val="000000"/>
                <w:sz w:val="18"/>
                <w:szCs w:val="18"/>
                <w:lang w:eastAsia="ru-RU"/>
              </w:rPr>
            </w:pPr>
          </w:p>
        </w:tc>
        <w:tc>
          <w:tcPr>
            <w:tcW w:w="542" w:type="pct"/>
            <w:shd w:val="clear" w:color="auto" w:fill="FFFFFF" w:themeFill="background1"/>
            <w:tcPrChange w:id="3780" w:author="Попова Дарья" w:date="2020-07-22T11:17:00Z">
              <w:tcPr>
                <w:tcW w:w="542" w:type="pct"/>
                <w:shd w:val="clear" w:color="auto" w:fill="FFFFFF" w:themeFill="background1"/>
              </w:tcPr>
            </w:tcPrChange>
          </w:tcPr>
          <w:p w14:paraId="0E611BAB" w14:textId="178FD5BD" w:rsidR="00142C9F" w:rsidRPr="007008A3" w:rsidRDefault="00142C9F" w:rsidP="00142C9F">
            <w:pPr>
              <w:ind w:firstLine="0"/>
              <w:rPr>
                <w:rFonts w:cs="Arial"/>
                <w:b/>
                <w:bCs/>
                <w:color w:val="000000"/>
                <w:sz w:val="18"/>
                <w:szCs w:val="18"/>
                <w:lang w:eastAsia="ru-RU"/>
              </w:rPr>
            </w:pPr>
            <w:r>
              <w:rPr>
                <w:rFonts w:cs="Arial"/>
                <w:sz w:val="18"/>
                <w:szCs w:val="18"/>
              </w:rPr>
              <w:t>Качественный показатель</w:t>
            </w:r>
          </w:p>
        </w:tc>
      </w:tr>
      <w:tr w:rsidR="00C33C67" w:rsidRPr="007008A3" w14:paraId="581B2FAC" w14:textId="77777777" w:rsidTr="004F5BDD">
        <w:trPr>
          <w:trHeight w:val="397"/>
          <w:trPrChange w:id="3781" w:author="Попова Дарья" w:date="2020-07-22T11:17:00Z">
            <w:trPr>
              <w:cantSplit/>
              <w:trHeight w:val="397"/>
              <w:tblHeader/>
            </w:trPr>
          </w:trPrChange>
        </w:trPr>
        <w:tc>
          <w:tcPr>
            <w:tcW w:w="514" w:type="pct"/>
            <w:shd w:val="clear" w:color="auto" w:fill="FFFFFF" w:themeFill="background1"/>
            <w:tcPrChange w:id="3782" w:author="Попова Дарья" w:date="2020-07-22T11:17:00Z">
              <w:tcPr>
                <w:tcW w:w="514" w:type="pct"/>
                <w:shd w:val="clear" w:color="auto" w:fill="FFFFFF" w:themeFill="background1"/>
              </w:tcPr>
            </w:tcPrChange>
          </w:tcPr>
          <w:p w14:paraId="26910829" w14:textId="0B5E27AC" w:rsidR="00C33C67" w:rsidRPr="00C33C67" w:rsidRDefault="00C33C67" w:rsidP="00C33C67">
            <w:pPr>
              <w:ind w:firstLine="0"/>
              <w:rPr>
                <w:rFonts w:cs="Arial"/>
                <w:b/>
                <w:sz w:val="18"/>
                <w:szCs w:val="18"/>
                <w:lang w:eastAsia="ru-RU"/>
              </w:rPr>
            </w:pPr>
            <w:r>
              <w:rPr>
                <w:rFonts w:cs="Arial"/>
                <w:b/>
                <w:sz w:val="18"/>
                <w:szCs w:val="18"/>
                <w:lang w:eastAsia="ru-RU"/>
              </w:rPr>
              <w:t>4</w:t>
            </w:r>
          </w:p>
        </w:tc>
        <w:tc>
          <w:tcPr>
            <w:tcW w:w="508" w:type="pct"/>
            <w:shd w:val="clear" w:color="auto" w:fill="FFFFFF" w:themeFill="background1"/>
            <w:tcPrChange w:id="3783" w:author="Попова Дарья" w:date="2020-07-22T11:17:00Z">
              <w:tcPr>
                <w:tcW w:w="508" w:type="pct"/>
                <w:shd w:val="clear" w:color="auto" w:fill="FFFFFF" w:themeFill="background1"/>
              </w:tcPr>
            </w:tcPrChange>
          </w:tcPr>
          <w:p w14:paraId="24F2C3E5" w14:textId="6C286C5A" w:rsidR="00C33C67" w:rsidRDefault="00C33C67" w:rsidP="00C33C67">
            <w:pPr>
              <w:ind w:firstLine="0"/>
              <w:rPr>
                <w:rFonts w:cs="Arial"/>
                <w:sz w:val="18"/>
                <w:szCs w:val="18"/>
              </w:rPr>
            </w:pPr>
            <w:r>
              <w:rPr>
                <w:rFonts w:cs="Arial"/>
                <w:sz w:val="18"/>
                <w:szCs w:val="18"/>
              </w:rPr>
              <w:t xml:space="preserve">ПП-07 </w:t>
            </w:r>
            <w:r>
              <w:rPr>
                <w:rFonts w:cs="Arial"/>
                <w:sz w:val="18"/>
                <w:szCs w:val="18"/>
              </w:rPr>
              <w:br/>
              <w:t>Управление производственными активами</w:t>
            </w:r>
          </w:p>
        </w:tc>
        <w:tc>
          <w:tcPr>
            <w:tcW w:w="435" w:type="pct"/>
            <w:shd w:val="clear" w:color="auto" w:fill="FFFFFF" w:themeFill="background1"/>
            <w:tcPrChange w:id="3784" w:author="Попова Дарья" w:date="2020-07-22T11:17:00Z">
              <w:tcPr>
                <w:tcW w:w="435" w:type="pct"/>
                <w:shd w:val="clear" w:color="auto" w:fill="FFFFFF" w:themeFill="background1"/>
              </w:tcPr>
            </w:tcPrChange>
          </w:tcPr>
          <w:p w14:paraId="1051E81C" w14:textId="65D1B227" w:rsidR="00C33C67" w:rsidRDefault="00C33C67" w:rsidP="00C33C67">
            <w:pPr>
              <w:ind w:firstLine="0"/>
              <w:rPr>
                <w:rFonts w:cs="Arial"/>
                <w:sz w:val="18"/>
                <w:szCs w:val="18"/>
              </w:rPr>
            </w:pPr>
            <w:r>
              <w:rPr>
                <w:rFonts w:cs="Arial"/>
                <w:sz w:val="18"/>
                <w:szCs w:val="18"/>
              </w:rPr>
              <w:t> </w:t>
            </w:r>
          </w:p>
        </w:tc>
        <w:tc>
          <w:tcPr>
            <w:tcW w:w="439" w:type="pct"/>
            <w:shd w:val="clear" w:color="auto" w:fill="FFFFFF" w:themeFill="background1"/>
            <w:tcPrChange w:id="3785" w:author="Попова Дарья" w:date="2020-07-22T11:17:00Z">
              <w:tcPr>
                <w:tcW w:w="439" w:type="pct"/>
                <w:shd w:val="clear" w:color="auto" w:fill="FFFFFF" w:themeFill="background1"/>
              </w:tcPr>
            </w:tcPrChange>
          </w:tcPr>
          <w:p w14:paraId="31422B53" w14:textId="38AC6CF1" w:rsidR="00C33C67" w:rsidRDefault="00C33C67" w:rsidP="00C33C67">
            <w:pPr>
              <w:ind w:firstLine="0"/>
              <w:rPr>
                <w:rFonts w:cs="Arial"/>
                <w:sz w:val="18"/>
                <w:szCs w:val="18"/>
              </w:rPr>
            </w:pPr>
            <w:r>
              <w:rPr>
                <w:rFonts w:cs="Arial"/>
                <w:sz w:val="18"/>
                <w:szCs w:val="18"/>
              </w:rPr>
              <w:t xml:space="preserve">Повышение прозрачности/точности планирования мероприятий ТОиР </w:t>
            </w:r>
          </w:p>
        </w:tc>
        <w:tc>
          <w:tcPr>
            <w:tcW w:w="536" w:type="pct"/>
            <w:shd w:val="clear" w:color="auto" w:fill="FFFFFF" w:themeFill="background1"/>
            <w:tcPrChange w:id="3786" w:author="Попова Дарья" w:date="2020-07-22T11:17:00Z">
              <w:tcPr>
                <w:tcW w:w="536" w:type="pct"/>
                <w:shd w:val="clear" w:color="auto" w:fill="FFFFFF" w:themeFill="background1"/>
              </w:tcPr>
            </w:tcPrChange>
          </w:tcPr>
          <w:p w14:paraId="49DC2D2C" w14:textId="77777777" w:rsidR="00C33C67" w:rsidRPr="00976A92" w:rsidRDefault="00C33C67" w:rsidP="00C33C67">
            <w:pPr>
              <w:rPr>
                <w:rFonts w:cs="Arial"/>
                <w:sz w:val="18"/>
                <w:szCs w:val="18"/>
              </w:rPr>
            </w:pPr>
            <w:r>
              <w:rPr>
                <w:rFonts w:cs="Arial"/>
                <w:sz w:val="18"/>
                <w:szCs w:val="18"/>
              </w:rPr>
              <w:t xml:space="preserve">PM.PC.1.6 </w:t>
            </w:r>
            <w:r w:rsidRPr="00976A92">
              <w:rPr>
                <w:rFonts w:cs="Arial"/>
                <w:sz w:val="18"/>
                <w:szCs w:val="18"/>
              </w:rPr>
              <w:t>Организация процедуры ранжирования активов в системе</w:t>
            </w:r>
          </w:p>
          <w:p w14:paraId="5284EEFC" w14:textId="77777777" w:rsidR="00C33C67" w:rsidRDefault="00C33C67" w:rsidP="00C33C67">
            <w:pPr>
              <w:rPr>
                <w:rFonts w:cs="Arial"/>
                <w:sz w:val="18"/>
                <w:szCs w:val="18"/>
              </w:rPr>
            </w:pPr>
          </w:p>
        </w:tc>
        <w:tc>
          <w:tcPr>
            <w:tcW w:w="1252" w:type="pct"/>
            <w:shd w:val="clear" w:color="auto" w:fill="FFFFFF" w:themeFill="background1"/>
            <w:tcPrChange w:id="3787" w:author="Попова Дарья" w:date="2020-07-22T11:17:00Z">
              <w:tcPr>
                <w:tcW w:w="1252" w:type="pct"/>
                <w:shd w:val="clear" w:color="auto" w:fill="FFFFFF" w:themeFill="background1"/>
              </w:tcPr>
            </w:tcPrChange>
          </w:tcPr>
          <w:p w14:paraId="1EBDBFBD" w14:textId="77777777" w:rsidR="00C33C67" w:rsidRPr="00976A92" w:rsidRDefault="00C33C67" w:rsidP="006B24FF">
            <w:pPr>
              <w:rPr>
                <w:rFonts w:cs="Arial"/>
                <w:sz w:val="18"/>
                <w:szCs w:val="18"/>
              </w:rPr>
            </w:pPr>
            <w:r w:rsidRPr="00976A92">
              <w:rPr>
                <w:rFonts w:cs="Arial"/>
                <w:sz w:val="18"/>
                <w:szCs w:val="18"/>
              </w:rPr>
              <w:t xml:space="preserve">В системе создаётся и ведётся перечень оборудования </w:t>
            </w:r>
          </w:p>
          <w:p w14:paraId="70716576" w14:textId="77777777" w:rsidR="00C33C67" w:rsidRPr="00976A92" w:rsidRDefault="00C33C67" w:rsidP="006B24FF">
            <w:pPr>
              <w:rPr>
                <w:rFonts w:cs="Arial"/>
                <w:sz w:val="18"/>
                <w:szCs w:val="18"/>
              </w:rPr>
            </w:pPr>
            <w:r w:rsidRPr="00976A92">
              <w:rPr>
                <w:rFonts w:cs="Arial"/>
                <w:sz w:val="18"/>
                <w:szCs w:val="18"/>
              </w:rPr>
              <w:t>В методике «Определение критичности оборудования» будут определены критерии критичности оборудования</w:t>
            </w:r>
          </w:p>
          <w:p w14:paraId="494E5BB9" w14:textId="77777777" w:rsidR="00C33C67" w:rsidRPr="00976A92" w:rsidRDefault="00C33C67" w:rsidP="006B24FF">
            <w:pPr>
              <w:rPr>
                <w:rFonts w:cs="Arial"/>
                <w:sz w:val="18"/>
                <w:szCs w:val="18"/>
              </w:rPr>
            </w:pPr>
            <w:r w:rsidRPr="00C16008">
              <w:rPr>
                <w:rFonts w:cs="Arial"/>
                <w:b/>
                <w:color w:val="000000" w:themeColor="text1"/>
                <w:sz w:val="18"/>
                <w:szCs w:val="18"/>
              </w:rPr>
              <w:lastRenderedPageBreak/>
              <w:t>Роль Инженер по надёжности</w:t>
            </w:r>
            <w:r w:rsidRPr="00C16008">
              <w:rPr>
                <w:rFonts w:cs="Arial"/>
                <w:color w:val="000000" w:themeColor="text1"/>
                <w:sz w:val="18"/>
                <w:szCs w:val="18"/>
              </w:rPr>
              <w:t xml:space="preserve"> </w:t>
            </w:r>
            <w:r w:rsidRPr="00976A92">
              <w:rPr>
                <w:rFonts w:cs="Arial"/>
                <w:sz w:val="18"/>
                <w:szCs w:val="18"/>
              </w:rPr>
              <w:t>определяет критичность оборудования на основании критериев критичности и вносит информацию в систему</w:t>
            </w:r>
          </w:p>
          <w:p w14:paraId="5E21ABC9" w14:textId="77777777" w:rsidR="00C33C67" w:rsidRPr="00976A92" w:rsidRDefault="00C33C67" w:rsidP="006B24FF">
            <w:pPr>
              <w:rPr>
                <w:rFonts w:cs="Arial"/>
                <w:sz w:val="18"/>
                <w:szCs w:val="18"/>
              </w:rPr>
            </w:pPr>
            <w:r w:rsidRPr="00976A92">
              <w:rPr>
                <w:rFonts w:cs="Arial"/>
                <w:sz w:val="18"/>
                <w:szCs w:val="18"/>
              </w:rPr>
              <w:t>В системе формируется отчетность в разрезе единиц оборудования для обоснования бюджета ремонтов (критичность, тех состояние, даты проведения ремонтов, графики воздействия)</w:t>
            </w:r>
          </w:p>
          <w:p w14:paraId="4CC82738" w14:textId="5AEA2375" w:rsidR="00C33C67" w:rsidRDefault="00C33C67" w:rsidP="006B24FF">
            <w:pPr>
              <w:rPr>
                <w:rFonts w:cs="Arial"/>
                <w:sz w:val="18"/>
                <w:szCs w:val="18"/>
              </w:rPr>
            </w:pPr>
            <w:bookmarkStart w:id="3788" w:name="_Hlk526154906"/>
            <w:r w:rsidRPr="00976A92">
              <w:rPr>
                <w:rFonts w:cs="Arial"/>
                <w:sz w:val="18"/>
                <w:szCs w:val="18"/>
              </w:rPr>
              <w:t>На основании ранга единиц оборудования в системе происходит приоритизирование воздействий на заказах ТОРО и сетевых графиках в соответствии с методикой ранжировани</w:t>
            </w:r>
            <w:bookmarkEnd w:id="3788"/>
            <w:r w:rsidR="007D6003">
              <w:rPr>
                <w:rFonts w:cs="Arial"/>
                <w:sz w:val="18"/>
                <w:szCs w:val="18"/>
              </w:rPr>
              <w:t>я</w:t>
            </w:r>
          </w:p>
          <w:p w14:paraId="50D11F99" w14:textId="35956A15" w:rsidR="00C33C67" w:rsidRPr="00976A92" w:rsidRDefault="00C33C67" w:rsidP="006B24FF">
            <w:pPr>
              <w:rPr>
                <w:rFonts w:cs="Arial"/>
                <w:sz w:val="18"/>
                <w:szCs w:val="18"/>
              </w:rPr>
            </w:pPr>
            <w:r w:rsidRPr="00976A92">
              <w:rPr>
                <w:rFonts w:cs="Arial"/>
                <w:sz w:val="18"/>
                <w:szCs w:val="18"/>
              </w:rPr>
              <w:t>Приоритизация проектов выполняется в системе SAP BPC в соответствии с методикой планирования</w:t>
            </w:r>
          </w:p>
        </w:tc>
        <w:tc>
          <w:tcPr>
            <w:tcW w:w="349" w:type="pct"/>
            <w:shd w:val="clear" w:color="auto" w:fill="FFFFFF" w:themeFill="background1"/>
            <w:tcPrChange w:id="3789" w:author="Попова Дарья" w:date="2020-07-22T11:17:00Z">
              <w:tcPr>
                <w:tcW w:w="349" w:type="pct"/>
                <w:shd w:val="clear" w:color="auto" w:fill="FFFFFF" w:themeFill="background1"/>
              </w:tcPr>
            </w:tcPrChange>
          </w:tcPr>
          <w:p w14:paraId="01B61990" w14:textId="40138032" w:rsidR="00C33C67" w:rsidRDefault="00C33C67" w:rsidP="00C33C67">
            <w:pPr>
              <w:ind w:firstLine="0"/>
              <w:rPr>
                <w:rFonts w:cs="Arial"/>
                <w:sz w:val="18"/>
                <w:szCs w:val="18"/>
              </w:rPr>
            </w:pPr>
            <w:r>
              <w:rPr>
                <w:rFonts w:cs="Arial"/>
                <w:sz w:val="18"/>
                <w:szCs w:val="18"/>
              </w:rPr>
              <w:lastRenderedPageBreak/>
              <w:t>Новые функции</w:t>
            </w:r>
          </w:p>
        </w:tc>
        <w:tc>
          <w:tcPr>
            <w:tcW w:w="425" w:type="pct"/>
            <w:shd w:val="clear" w:color="auto" w:fill="FFFFFF" w:themeFill="background1"/>
            <w:tcPrChange w:id="3790" w:author="Попова Дарья" w:date="2020-07-22T11:17:00Z">
              <w:tcPr>
                <w:tcW w:w="425" w:type="pct"/>
                <w:shd w:val="clear" w:color="auto" w:fill="FFFFFF" w:themeFill="background1"/>
              </w:tcPr>
            </w:tcPrChange>
          </w:tcPr>
          <w:p w14:paraId="4729CC77" w14:textId="77777777" w:rsidR="00C33C67" w:rsidRPr="003238EE" w:rsidRDefault="00C33C67" w:rsidP="00C33C67">
            <w:pPr>
              <w:rPr>
                <w:rFonts w:cs="Arial"/>
                <w:sz w:val="18"/>
                <w:szCs w:val="18"/>
              </w:rPr>
            </w:pPr>
            <w:r w:rsidRPr="003238EE">
              <w:rPr>
                <w:rFonts w:cs="Arial"/>
                <w:sz w:val="18"/>
                <w:szCs w:val="18"/>
              </w:rPr>
              <w:t xml:space="preserve">Полнота покрытия всех объектов при планировании </w:t>
            </w:r>
            <w:r w:rsidRPr="003238EE">
              <w:rPr>
                <w:rFonts w:cs="Arial"/>
                <w:sz w:val="18"/>
                <w:szCs w:val="18"/>
              </w:rPr>
              <w:lastRenderedPageBreak/>
              <w:t>воздействий</w:t>
            </w:r>
          </w:p>
          <w:p w14:paraId="41FF48C8" w14:textId="77777777" w:rsidR="00C33C67" w:rsidRPr="003238EE" w:rsidRDefault="00C33C67" w:rsidP="00C33C67">
            <w:pPr>
              <w:rPr>
                <w:rFonts w:cs="Arial"/>
                <w:sz w:val="18"/>
                <w:szCs w:val="18"/>
              </w:rPr>
            </w:pPr>
          </w:p>
        </w:tc>
        <w:tc>
          <w:tcPr>
            <w:tcW w:w="542" w:type="pct"/>
            <w:shd w:val="clear" w:color="auto" w:fill="FFFFFF" w:themeFill="background1"/>
            <w:tcPrChange w:id="3791" w:author="Попова Дарья" w:date="2020-07-22T11:17:00Z">
              <w:tcPr>
                <w:tcW w:w="542" w:type="pct"/>
                <w:shd w:val="clear" w:color="auto" w:fill="FFFFFF" w:themeFill="background1"/>
              </w:tcPr>
            </w:tcPrChange>
          </w:tcPr>
          <w:p w14:paraId="79980595" w14:textId="645B3DBC" w:rsidR="00C33C67" w:rsidRDefault="00C33C67" w:rsidP="00C33C67">
            <w:pPr>
              <w:ind w:firstLine="0"/>
              <w:rPr>
                <w:rFonts w:cs="Arial"/>
                <w:sz w:val="18"/>
                <w:szCs w:val="18"/>
              </w:rPr>
            </w:pPr>
            <w:r>
              <w:rPr>
                <w:rFonts w:cs="Arial"/>
                <w:sz w:val="18"/>
                <w:szCs w:val="18"/>
              </w:rPr>
              <w:lastRenderedPageBreak/>
              <w:t>Качественный показатель</w:t>
            </w:r>
          </w:p>
        </w:tc>
      </w:tr>
      <w:tr w:rsidR="00C33C67" w:rsidRPr="007008A3" w14:paraId="1BCFE27A" w14:textId="77777777" w:rsidTr="004F5BDD">
        <w:trPr>
          <w:trHeight w:val="397"/>
          <w:trPrChange w:id="3792" w:author="Попова Дарья" w:date="2020-07-22T11:17:00Z">
            <w:trPr>
              <w:cantSplit/>
              <w:trHeight w:val="397"/>
              <w:tblHeader/>
            </w:trPr>
          </w:trPrChange>
        </w:trPr>
        <w:tc>
          <w:tcPr>
            <w:tcW w:w="514" w:type="pct"/>
            <w:shd w:val="clear" w:color="auto" w:fill="FFFFFF" w:themeFill="background1"/>
            <w:tcPrChange w:id="3793" w:author="Попова Дарья" w:date="2020-07-22T11:17:00Z">
              <w:tcPr>
                <w:tcW w:w="514" w:type="pct"/>
                <w:shd w:val="clear" w:color="auto" w:fill="FFFFFF" w:themeFill="background1"/>
              </w:tcPr>
            </w:tcPrChange>
          </w:tcPr>
          <w:p w14:paraId="4A45EF5D" w14:textId="3586124D" w:rsidR="00C33C67" w:rsidRPr="007008A3" w:rsidRDefault="00C33C67" w:rsidP="00C33C67">
            <w:pPr>
              <w:ind w:firstLine="0"/>
              <w:rPr>
                <w:rFonts w:cs="Arial"/>
                <w:b/>
                <w:sz w:val="18"/>
                <w:szCs w:val="18"/>
                <w:lang w:eastAsia="ru-RU"/>
              </w:rPr>
            </w:pPr>
            <w:r>
              <w:rPr>
                <w:rFonts w:cs="Arial"/>
                <w:b/>
                <w:sz w:val="18"/>
                <w:szCs w:val="18"/>
                <w:lang w:eastAsia="ru-RU"/>
              </w:rPr>
              <w:t>5</w:t>
            </w:r>
          </w:p>
        </w:tc>
        <w:tc>
          <w:tcPr>
            <w:tcW w:w="508" w:type="pct"/>
            <w:shd w:val="clear" w:color="auto" w:fill="FFFFFF" w:themeFill="background1"/>
            <w:tcPrChange w:id="3794" w:author="Попова Дарья" w:date="2020-07-22T11:17:00Z">
              <w:tcPr>
                <w:tcW w:w="508" w:type="pct"/>
                <w:shd w:val="clear" w:color="auto" w:fill="FFFFFF" w:themeFill="background1"/>
              </w:tcPr>
            </w:tcPrChange>
          </w:tcPr>
          <w:p w14:paraId="77FCB280" w14:textId="2C5FAC21" w:rsidR="00C33C67" w:rsidRPr="007008A3" w:rsidRDefault="00C33C67" w:rsidP="00C33C67">
            <w:pPr>
              <w:ind w:firstLine="0"/>
              <w:rPr>
                <w:rFonts w:cs="Arial"/>
                <w:b/>
                <w:bCs/>
                <w:color w:val="000000"/>
                <w:sz w:val="18"/>
                <w:szCs w:val="18"/>
                <w:lang w:eastAsia="ru-RU"/>
              </w:rPr>
            </w:pPr>
            <w:r>
              <w:rPr>
                <w:rFonts w:cs="Arial"/>
                <w:sz w:val="18"/>
                <w:szCs w:val="18"/>
              </w:rPr>
              <w:t xml:space="preserve">ПП-07 </w:t>
            </w:r>
            <w:r>
              <w:rPr>
                <w:rFonts w:cs="Arial"/>
                <w:sz w:val="18"/>
                <w:szCs w:val="18"/>
              </w:rPr>
              <w:br/>
              <w:t>Управление производственными активами</w:t>
            </w:r>
          </w:p>
        </w:tc>
        <w:tc>
          <w:tcPr>
            <w:tcW w:w="435" w:type="pct"/>
            <w:shd w:val="clear" w:color="auto" w:fill="FFFFFF" w:themeFill="background1"/>
            <w:tcPrChange w:id="3795" w:author="Попова Дарья" w:date="2020-07-22T11:17:00Z">
              <w:tcPr>
                <w:tcW w:w="435" w:type="pct"/>
                <w:shd w:val="clear" w:color="auto" w:fill="FFFFFF" w:themeFill="background1"/>
              </w:tcPr>
            </w:tcPrChange>
          </w:tcPr>
          <w:p w14:paraId="3458D209" w14:textId="6D5B2D73" w:rsidR="00C33C67" w:rsidRPr="007008A3" w:rsidRDefault="00C33C67" w:rsidP="00C33C67">
            <w:pPr>
              <w:ind w:firstLine="0"/>
              <w:rPr>
                <w:rFonts w:cs="Arial"/>
                <w:b/>
                <w:bCs/>
                <w:color w:val="000000"/>
                <w:sz w:val="18"/>
                <w:szCs w:val="18"/>
                <w:lang w:eastAsia="ru-RU"/>
              </w:rPr>
            </w:pPr>
            <w:r>
              <w:rPr>
                <w:rFonts w:cs="Arial"/>
                <w:sz w:val="18"/>
                <w:szCs w:val="18"/>
              </w:rPr>
              <w:t>ПП-07.03</w:t>
            </w:r>
            <w:r>
              <w:rPr>
                <w:rFonts w:cs="Arial"/>
                <w:sz w:val="18"/>
                <w:szCs w:val="18"/>
              </w:rPr>
              <w:br/>
              <w:t>Оперативное планирование и управление исполнением</w:t>
            </w:r>
          </w:p>
        </w:tc>
        <w:tc>
          <w:tcPr>
            <w:tcW w:w="439" w:type="pct"/>
            <w:shd w:val="clear" w:color="auto" w:fill="FFFFFF" w:themeFill="background1"/>
            <w:tcPrChange w:id="3796" w:author="Попова Дарья" w:date="2020-07-22T11:17:00Z">
              <w:tcPr>
                <w:tcW w:w="439" w:type="pct"/>
                <w:shd w:val="clear" w:color="auto" w:fill="FFFFFF" w:themeFill="background1"/>
              </w:tcPr>
            </w:tcPrChange>
          </w:tcPr>
          <w:p w14:paraId="4E7E6EB9" w14:textId="5DEB8F35" w:rsidR="00C33C67" w:rsidRPr="007008A3" w:rsidRDefault="00C33C67" w:rsidP="00C33C67">
            <w:pPr>
              <w:ind w:firstLine="0"/>
              <w:rPr>
                <w:rFonts w:cs="Arial"/>
                <w:b/>
                <w:bCs/>
                <w:color w:val="000000"/>
                <w:sz w:val="18"/>
                <w:szCs w:val="18"/>
                <w:lang w:eastAsia="ru-RU"/>
              </w:rPr>
            </w:pPr>
            <w:r>
              <w:rPr>
                <w:rFonts w:cs="Arial"/>
                <w:sz w:val="18"/>
                <w:szCs w:val="18"/>
              </w:rPr>
              <w:t xml:space="preserve">Повышение прозрачности/точности планирования мероприятий ТОиР </w:t>
            </w:r>
          </w:p>
        </w:tc>
        <w:tc>
          <w:tcPr>
            <w:tcW w:w="536" w:type="pct"/>
            <w:shd w:val="clear" w:color="auto" w:fill="FFFFFF" w:themeFill="background1"/>
            <w:tcPrChange w:id="3797" w:author="Попова Дарья" w:date="2020-07-22T11:17:00Z">
              <w:tcPr>
                <w:tcW w:w="536" w:type="pct"/>
                <w:shd w:val="clear" w:color="auto" w:fill="FFFFFF" w:themeFill="background1"/>
              </w:tcPr>
            </w:tcPrChange>
          </w:tcPr>
          <w:p w14:paraId="30E1DCF7" w14:textId="77777777" w:rsidR="00C33C67" w:rsidRPr="00976A92" w:rsidRDefault="00C33C67" w:rsidP="00C33C67">
            <w:pPr>
              <w:rPr>
                <w:rFonts w:cs="Arial"/>
                <w:sz w:val="18"/>
                <w:szCs w:val="18"/>
              </w:rPr>
            </w:pPr>
            <w:r>
              <w:rPr>
                <w:rFonts w:cs="Arial"/>
                <w:sz w:val="18"/>
                <w:szCs w:val="18"/>
              </w:rPr>
              <w:t xml:space="preserve">PM.PC.1.7 </w:t>
            </w:r>
            <w:r w:rsidRPr="00976A92">
              <w:rPr>
                <w:rFonts w:cs="Arial"/>
                <w:sz w:val="18"/>
                <w:szCs w:val="18"/>
              </w:rPr>
              <w:t>Недельное планирование работ в системе с посуточной разбивкой работ: формирование перечня заказов, балансировка ресурсов, заказ материалов</w:t>
            </w:r>
          </w:p>
          <w:p w14:paraId="636A85AC" w14:textId="77777777" w:rsidR="00C33C67" w:rsidRPr="007008A3" w:rsidRDefault="00C33C67" w:rsidP="00C33C67">
            <w:pPr>
              <w:ind w:firstLine="0"/>
              <w:rPr>
                <w:rFonts w:cs="Arial"/>
                <w:b/>
                <w:bCs/>
                <w:color w:val="000000"/>
                <w:sz w:val="18"/>
                <w:szCs w:val="18"/>
                <w:lang w:eastAsia="ru-RU"/>
              </w:rPr>
            </w:pPr>
          </w:p>
        </w:tc>
        <w:tc>
          <w:tcPr>
            <w:tcW w:w="1252" w:type="pct"/>
            <w:shd w:val="clear" w:color="auto" w:fill="FFFFFF" w:themeFill="background1"/>
            <w:tcPrChange w:id="3798" w:author="Попова Дарья" w:date="2020-07-22T11:17:00Z">
              <w:tcPr>
                <w:tcW w:w="1252" w:type="pct"/>
                <w:shd w:val="clear" w:color="auto" w:fill="FFFFFF" w:themeFill="background1"/>
              </w:tcPr>
            </w:tcPrChange>
          </w:tcPr>
          <w:p w14:paraId="63E6BB1B" w14:textId="70463CA7" w:rsidR="00C33C67" w:rsidRPr="00976A92" w:rsidRDefault="00C33C67" w:rsidP="006B24FF">
            <w:pPr>
              <w:rPr>
                <w:rFonts w:cs="Arial"/>
                <w:sz w:val="18"/>
                <w:szCs w:val="18"/>
              </w:rPr>
            </w:pPr>
            <w:r w:rsidRPr="00976A92">
              <w:rPr>
                <w:rFonts w:cs="Arial"/>
                <w:sz w:val="18"/>
                <w:szCs w:val="18"/>
              </w:rPr>
              <w:t xml:space="preserve">Формирование недельного-суточного плана </w:t>
            </w:r>
            <w:r w:rsidRPr="00976A92">
              <w:rPr>
                <w:rFonts w:cs="Arial"/>
                <w:b/>
                <w:sz w:val="18"/>
                <w:szCs w:val="18"/>
              </w:rPr>
              <w:t xml:space="preserve">Планировщиком </w:t>
            </w:r>
            <w:r w:rsidR="002535C0">
              <w:rPr>
                <w:rFonts w:cs="Arial"/>
                <w:b/>
                <w:sz w:val="18"/>
                <w:szCs w:val="18"/>
              </w:rPr>
              <w:t>ТОиР УО</w:t>
            </w:r>
            <w:r>
              <w:rPr>
                <w:rFonts w:cs="Arial"/>
                <w:sz w:val="18"/>
                <w:szCs w:val="18"/>
              </w:rPr>
              <w:t xml:space="preserve"> </w:t>
            </w:r>
            <w:r w:rsidRPr="00976A92">
              <w:rPr>
                <w:rFonts w:cs="Arial"/>
                <w:sz w:val="18"/>
                <w:szCs w:val="18"/>
              </w:rPr>
              <w:t xml:space="preserve">на основании заказов ТОРО и сетевых графиков с учетом внеплановых работ </w:t>
            </w:r>
          </w:p>
          <w:p w14:paraId="25A4F0AC" w14:textId="7B168A65" w:rsidR="00C33C67" w:rsidRPr="00976A92" w:rsidRDefault="00C33C67" w:rsidP="006B24FF">
            <w:pPr>
              <w:rPr>
                <w:rFonts w:cs="Arial"/>
                <w:sz w:val="18"/>
                <w:szCs w:val="18"/>
              </w:rPr>
            </w:pPr>
            <w:r w:rsidRPr="00976A92">
              <w:rPr>
                <w:rFonts w:cs="Arial"/>
                <w:b/>
                <w:sz w:val="18"/>
                <w:szCs w:val="18"/>
              </w:rPr>
              <w:t xml:space="preserve">Планировщик </w:t>
            </w:r>
            <w:r w:rsidR="002535C0">
              <w:rPr>
                <w:rFonts w:cs="Arial"/>
                <w:b/>
                <w:sz w:val="18"/>
                <w:szCs w:val="18"/>
              </w:rPr>
              <w:t>ТОиР УО</w:t>
            </w:r>
            <w:r>
              <w:rPr>
                <w:rFonts w:cs="Arial"/>
                <w:sz w:val="18"/>
                <w:szCs w:val="18"/>
              </w:rPr>
              <w:t xml:space="preserve"> </w:t>
            </w:r>
            <w:r w:rsidRPr="00976A92">
              <w:rPr>
                <w:rFonts w:cs="Arial"/>
                <w:sz w:val="18"/>
                <w:szCs w:val="18"/>
              </w:rPr>
              <w:t>определяет заказы на плановые и внеплановые работы, а также сетевые графики на поддержание активов на горизонте месяц/неделя с учетом доступности материалов, ресурсов и бюджета</w:t>
            </w:r>
          </w:p>
          <w:p w14:paraId="43B1C59C" w14:textId="77777777" w:rsidR="00C33C67" w:rsidRPr="00976A92" w:rsidRDefault="00C33C67" w:rsidP="006B24FF">
            <w:pPr>
              <w:rPr>
                <w:rFonts w:cs="Arial"/>
                <w:sz w:val="18"/>
                <w:szCs w:val="18"/>
              </w:rPr>
            </w:pPr>
            <w:r w:rsidRPr="00976A92">
              <w:rPr>
                <w:rFonts w:cs="Arial"/>
                <w:sz w:val="18"/>
                <w:szCs w:val="18"/>
              </w:rPr>
              <w:t xml:space="preserve">По результатам выполнения работ и закрытия заказов ТОРО связанные сообщения переводятся в статус «Выполнено» для последующего анализа </w:t>
            </w:r>
            <w:r w:rsidRPr="00976A92">
              <w:rPr>
                <w:rFonts w:cs="Arial"/>
                <w:b/>
                <w:sz w:val="18"/>
                <w:szCs w:val="18"/>
              </w:rPr>
              <w:t>инженером по надёжности</w:t>
            </w:r>
          </w:p>
          <w:p w14:paraId="089708DB" w14:textId="15F6C452" w:rsidR="00C33C67" w:rsidRPr="007008A3" w:rsidRDefault="00C33C67" w:rsidP="006B24FF">
            <w:pPr>
              <w:ind w:firstLine="0"/>
              <w:rPr>
                <w:rFonts w:cs="Arial"/>
                <w:b/>
                <w:bCs/>
                <w:color w:val="000000"/>
                <w:sz w:val="18"/>
                <w:szCs w:val="18"/>
                <w:lang w:eastAsia="ru-RU"/>
              </w:rPr>
            </w:pPr>
            <w:r w:rsidRPr="00976A92">
              <w:rPr>
                <w:rFonts w:cs="Arial"/>
                <w:sz w:val="18"/>
                <w:szCs w:val="18"/>
              </w:rPr>
              <w:t xml:space="preserve">Возможность сравнения данных из техкарты, заказа ТОРО, факта выполнения </w:t>
            </w:r>
            <w:r w:rsidRPr="00976A92">
              <w:rPr>
                <w:rFonts w:cs="Arial"/>
                <w:sz w:val="18"/>
                <w:szCs w:val="18"/>
              </w:rPr>
              <w:lastRenderedPageBreak/>
              <w:t>операций посредством формирования отчета</w:t>
            </w:r>
          </w:p>
        </w:tc>
        <w:tc>
          <w:tcPr>
            <w:tcW w:w="349" w:type="pct"/>
            <w:shd w:val="clear" w:color="auto" w:fill="FFFFFF" w:themeFill="background1"/>
            <w:tcPrChange w:id="3799" w:author="Попова Дарья" w:date="2020-07-22T11:17:00Z">
              <w:tcPr>
                <w:tcW w:w="349" w:type="pct"/>
                <w:shd w:val="clear" w:color="auto" w:fill="FFFFFF" w:themeFill="background1"/>
              </w:tcPr>
            </w:tcPrChange>
          </w:tcPr>
          <w:p w14:paraId="253B6638" w14:textId="36D63EAE" w:rsidR="00C33C67" w:rsidRPr="007008A3" w:rsidRDefault="00C33C67" w:rsidP="00C33C67">
            <w:pPr>
              <w:ind w:firstLine="0"/>
              <w:rPr>
                <w:rFonts w:cs="Arial"/>
                <w:b/>
                <w:bCs/>
                <w:color w:val="000000"/>
                <w:sz w:val="18"/>
                <w:szCs w:val="18"/>
                <w:lang w:eastAsia="ru-RU"/>
              </w:rPr>
            </w:pPr>
            <w:r>
              <w:rPr>
                <w:rFonts w:cs="Arial"/>
                <w:sz w:val="18"/>
                <w:szCs w:val="18"/>
              </w:rPr>
              <w:lastRenderedPageBreak/>
              <w:t>Изменяемые функции</w:t>
            </w:r>
          </w:p>
        </w:tc>
        <w:tc>
          <w:tcPr>
            <w:tcW w:w="425" w:type="pct"/>
            <w:shd w:val="clear" w:color="auto" w:fill="FFFFFF" w:themeFill="background1"/>
            <w:tcPrChange w:id="3800" w:author="Попова Дарья" w:date="2020-07-22T11:17:00Z">
              <w:tcPr>
                <w:tcW w:w="425" w:type="pct"/>
                <w:shd w:val="clear" w:color="auto" w:fill="FFFFFF" w:themeFill="background1"/>
              </w:tcPr>
            </w:tcPrChange>
          </w:tcPr>
          <w:p w14:paraId="542F583A" w14:textId="77777777" w:rsidR="00C33C67" w:rsidRPr="003238EE" w:rsidRDefault="00C33C67" w:rsidP="00C33C67">
            <w:pPr>
              <w:rPr>
                <w:rFonts w:cs="Arial"/>
                <w:sz w:val="18"/>
                <w:szCs w:val="18"/>
              </w:rPr>
            </w:pPr>
            <w:r>
              <w:rPr>
                <w:rFonts w:cs="Arial"/>
                <w:sz w:val="18"/>
                <w:szCs w:val="18"/>
              </w:rPr>
              <w:t xml:space="preserve">1. </w:t>
            </w:r>
            <w:r w:rsidRPr="003238EE">
              <w:rPr>
                <w:rFonts w:cs="Arial"/>
                <w:sz w:val="18"/>
                <w:szCs w:val="18"/>
              </w:rPr>
              <w:t>Средняя частота внеплановых ремонтов (FBPM), шт.</w:t>
            </w:r>
          </w:p>
          <w:p w14:paraId="375879B2" w14:textId="77777777" w:rsidR="00C33C67" w:rsidRDefault="00C33C67" w:rsidP="00C33C67">
            <w:pPr>
              <w:rPr>
                <w:rFonts w:cs="Arial"/>
                <w:sz w:val="18"/>
                <w:szCs w:val="18"/>
              </w:rPr>
            </w:pPr>
          </w:p>
          <w:p w14:paraId="72CD2FB5" w14:textId="58416639" w:rsidR="00C33C67" w:rsidRPr="007008A3" w:rsidRDefault="00C33C67" w:rsidP="00C33C67">
            <w:pPr>
              <w:ind w:firstLine="0"/>
              <w:rPr>
                <w:rFonts w:cs="Arial"/>
                <w:b/>
                <w:bCs/>
                <w:color w:val="000000"/>
                <w:sz w:val="18"/>
                <w:szCs w:val="18"/>
                <w:lang w:eastAsia="ru-RU"/>
              </w:rPr>
            </w:pPr>
            <w:r>
              <w:rPr>
                <w:rFonts w:cs="Arial"/>
                <w:sz w:val="18"/>
                <w:szCs w:val="18"/>
              </w:rPr>
              <w:t xml:space="preserve">2. </w:t>
            </w:r>
            <w:r w:rsidRPr="003238EE">
              <w:rPr>
                <w:rFonts w:cs="Arial"/>
                <w:sz w:val="18"/>
                <w:szCs w:val="18"/>
              </w:rPr>
              <w:t xml:space="preserve">Отношение количества просроченных заказов к общему количеству, коэф. (по </w:t>
            </w:r>
            <w:r w:rsidRPr="003238EE">
              <w:rPr>
                <w:rFonts w:cs="Arial"/>
                <w:sz w:val="18"/>
                <w:szCs w:val="18"/>
              </w:rPr>
              <w:lastRenderedPageBreak/>
              <w:t>причине отсутствия МТР)</w:t>
            </w:r>
          </w:p>
        </w:tc>
        <w:tc>
          <w:tcPr>
            <w:tcW w:w="542" w:type="pct"/>
            <w:shd w:val="clear" w:color="auto" w:fill="FFFFFF" w:themeFill="background1"/>
            <w:tcPrChange w:id="3801" w:author="Попова Дарья" w:date="2020-07-22T11:17:00Z">
              <w:tcPr>
                <w:tcW w:w="542" w:type="pct"/>
                <w:shd w:val="clear" w:color="auto" w:fill="FFFFFF" w:themeFill="background1"/>
              </w:tcPr>
            </w:tcPrChange>
          </w:tcPr>
          <w:p w14:paraId="5FFB7A43" w14:textId="77777777" w:rsidR="00C33C67" w:rsidRDefault="00C33C67" w:rsidP="00C33C67">
            <w:pPr>
              <w:rPr>
                <w:rFonts w:cs="Arial"/>
                <w:sz w:val="18"/>
                <w:szCs w:val="18"/>
              </w:rPr>
            </w:pPr>
            <w:r>
              <w:rPr>
                <w:rFonts w:cs="Arial"/>
                <w:sz w:val="18"/>
                <w:szCs w:val="18"/>
              </w:rPr>
              <w:lastRenderedPageBreak/>
              <w:t xml:space="preserve"> 1. </w:t>
            </w:r>
            <w:r w:rsidRPr="003238EE">
              <w:rPr>
                <w:rFonts w:cs="Arial"/>
                <w:sz w:val="18"/>
                <w:szCs w:val="18"/>
              </w:rPr>
              <w:t>FBPM: Failures between planned maintenance = количество поломок между двумя плановыми ремонтами по определенному виду. Для ед. оборудования в целом берется максимальная величина из FBPM для всех видов поломок.</w:t>
            </w:r>
          </w:p>
          <w:p w14:paraId="4D8E4936" w14:textId="77777777" w:rsidR="00C33C67" w:rsidRDefault="00C33C67" w:rsidP="00C33C67">
            <w:pPr>
              <w:rPr>
                <w:rFonts w:cs="Arial"/>
                <w:sz w:val="18"/>
                <w:szCs w:val="18"/>
              </w:rPr>
            </w:pPr>
          </w:p>
          <w:p w14:paraId="44AC29E4" w14:textId="669B7388" w:rsidR="00C33C67" w:rsidRPr="007008A3" w:rsidRDefault="00C33C67" w:rsidP="00C33C67">
            <w:pPr>
              <w:ind w:firstLine="0"/>
              <w:rPr>
                <w:rFonts w:cs="Arial"/>
                <w:b/>
                <w:bCs/>
                <w:color w:val="000000"/>
                <w:sz w:val="18"/>
                <w:szCs w:val="18"/>
                <w:lang w:eastAsia="ru-RU"/>
              </w:rPr>
            </w:pPr>
            <w:r>
              <w:rPr>
                <w:rFonts w:cs="Arial"/>
                <w:sz w:val="18"/>
                <w:szCs w:val="18"/>
              </w:rPr>
              <w:lastRenderedPageBreak/>
              <w:t>2. Количество заказов с просроченной плановой датой</w:t>
            </w:r>
            <w:r w:rsidRPr="005751AF">
              <w:rPr>
                <w:rFonts w:cs="Arial"/>
                <w:sz w:val="18"/>
                <w:szCs w:val="18"/>
              </w:rPr>
              <w:t>/</w:t>
            </w:r>
            <w:r>
              <w:rPr>
                <w:rFonts w:cs="Arial"/>
                <w:sz w:val="18"/>
                <w:szCs w:val="18"/>
              </w:rPr>
              <w:t xml:space="preserve"> общее количество заказов</w:t>
            </w:r>
          </w:p>
        </w:tc>
      </w:tr>
      <w:tr w:rsidR="00C33C67" w:rsidRPr="007008A3" w14:paraId="0CD5700B" w14:textId="77777777" w:rsidTr="004F5BDD">
        <w:trPr>
          <w:trHeight w:val="397"/>
          <w:trPrChange w:id="3802" w:author="Попова Дарья" w:date="2020-07-22T11:17:00Z">
            <w:trPr>
              <w:cantSplit/>
              <w:trHeight w:val="397"/>
              <w:tblHeader/>
            </w:trPr>
          </w:trPrChange>
        </w:trPr>
        <w:tc>
          <w:tcPr>
            <w:tcW w:w="514" w:type="pct"/>
            <w:shd w:val="clear" w:color="auto" w:fill="FFFFFF" w:themeFill="background1"/>
            <w:tcPrChange w:id="3803" w:author="Попова Дарья" w:date="2020-07-22T11:17:00Z">
              <w:tcPr>
                <w:tcW w:w="514" w:type="pct"/>
                <w:shd w:val="clear" w:color="auto" w:fill="FFFFFF" w:themeFill="background1"/>
              </w:tcPr>
            </w:tcPrChange>
          </w:tcPr>
          <w:p w14:paraId="6B630AE8" w14:textId="7378E0EC" w:rsidR="00C33C67" w:rsidRPr="007008A3" w:rsidRDefault="00C33C67" w:rsidP="00C33C67">
            <w:pPr>
              <w:ind w:firstLine="0"/>
              <w:rPr>
                <w:rFonts w:cs="Arial"/>
                <w:b/>
                <w:sz w:val="18"/>
                <w:szCs w:val="18"/>
                <w:lang w:eastAsia="ru-RU"/>
              </w:rPr>
            </w:pPr>
            <w:r>
              <w:rPr>
                <w:rFonts w:cs="Arial"/>
                <w:b/>
                <w:sz w:val="18"/>
                <w:szCs w:val="18"/>
                <w:lang w:eastAsia="ru-RU"/>
              </w:rPr>
              <w:lastRenderedPageBreak/>
              <w:t>6</w:t>
            </w:r>
          </w:p>
        </w:tc>
        <w:tc>
          <w:tcPr>
            <w:tcW w:w="508" w:type="pct"/>
            <w:shd w:val="clear" w:color="auto" w:fill="FFFFFF" w:themeFill="background1"/>
            <w:tcPrChange w:id="3804" w:author="Попова Дарья" w:date="2020-07-22T11:17:00Z">
              <w:tcPr>
                <w:tcW w:w="508" w:type="pct"/>
                <w:shd w:val="clear" w:color="auto" w:fill="FFFFFF" w:themeFill="background1"/>
              </w:tcPr>
            </w:tcPrChange>
          </w:tcPr>
          <w:p w14:paraId="51A6583F" w14:textId="09E9CE01" w:rsidR="00C33C67" w:rsidRPr="007008A3" w:rsidRDefault="00C33C67" w:rsidP="00C33C67">
            <w:pPr>
              <w:ind w:firstLine="0"/>
              <w:rPr>
                <w:rFonts w:cs="Arial"/>
                <w:b/>
                <w:bCs/>
                <w:color w:val="000000"/>
                <w:sz w:val="18"/>
                <w:szCs w:val="18"/>
                <w:lang w:eastAsia="ru-RU"/>
              </w:rPr>
            </w:pPr>
            <w:r>
              <w:rPr>
                <w:rFonts w:cs="Arial"/>
                <w:sz w:val="18"/>
                <w:szCs w:val="18"/>
              </w:rPr>
              <w:t xml:space="preserve">ПП-07 </w:t>
            </w:r>
            <w:r>
              <w:rPr>
                <w:rFonts w:cs="Arial"/>
                <w:sz w:val="18"/>
                <w:szCs w:val="18"/>
              </w:rPr>
              <w:br/>
              <w:t>Управление производственными активами</w:t>
            </w:r>
          </w:p>
        </w:tc>
        <w:tc>
          <w:tcPr>
            <w:tcW w:w="435" w:type="pct"/>
            <w:shd w:val="clear" w:color="auto" w:fill="FFFFFF" w:themeFill="background1"/>
            <w:tcPrChange w:id="3805" w:author="Попова Дарья" w:date="2020-07-22T11:17:00Z">
              <w:tcPr>
                <w:tcW w:w="435" w:type="pct"/>
                <w:shd w:val="clear" w:color="auto" w:fill="FFFFFF" w:themeFill="background1"/>
              </w:tcPr>
            </w:tcPrChange>
          </w:tcPr>
          <w:p w14:paraId="75944D5D" w14:textId="6990BC20" w:rsidR="00C33C67" w:rsidRPr="007008A3" w:rsidRDefault="00C33C67" w:rsidP="00C33C67">
            <w:pPr>
              <w:ind w:firstLine="0"/>
              <w:rPr>
                <w:rFonts w:cs="Arial"/>
                <w:b/>
                <w:bCs/>
                <w:color w:val="000000"/>
                <w:sz w:val="18"/>
                <w:szCs w:val="18"/>
                <w:lang w:eastAsia="ru-RU"/>
              </w:rPr>
            </w:pPr>
            <w:r>
              <w:rPr>
                <w:rFonts w:cs="Arial"/>
                <w:sz w:val="18"/>
                <w:szCs w:val="18"/>
              </w:rPr>
              <w:t>ПП-07.03</w:t>
            </w:r>
            <w:r>
              <w:rPr>
                <w:rFonts w:cs="Arial"/>
                <w:sz w:val="18"/>
                <w:szCs w:val="18"/>
              </w:rPr>
              <w:br/>
              <w:t>Оперативное планирование и управление исполнением</w:t>
            </w:r>
          </w:p>
        </w:tc>
        <w:tc>
          <w:tcPr>
            <w:tcW w:w="439" w:type="pct"/>
            <w:shd w:val="clear" w:color="auto" w:fill="FFFFFF" w:themeFill="background1"/>
            <w:tcPrChange w:id="3806" w:author="Попова Дарья" w:date="2020-07-22T11:17:00Z">
              <w:tcPr>
                <w:tcW w:w="439" w:type="pct"/>
                <w:shd w:val="clear" w:color="auto" w:fill="FFFFFF" w:themeFill="background1"/>
              </w:tcPr>
            </w:tcPrChange>
          </w:tcPr>
          <w:p w14:paraId="5568D8E0" w14:textId="708E0791" w:rsidR="00C33C67" w:rsidRPr="007008A3" w:rsidRDefault="00C33C67" w:rsidP="00C33C67">
            <w:pPr>
              <w:ind w:firstLine="0"/>
              <w:rPr>
                <w:rFonts w:cs="Arial"/>
                <w:b/>
                <w:bCs/>
                <w:color w:val="000000"/>
                <w:sz w:val="18"/>
                <w:szCs w:val="18"/>
                <w:lang w:eastAsia="ru-RU"/>
              </w:rPr>
            </w:pPr>
            <w:r>
              <w:rPr>
                <w:rFonts w:cs="Arial"/>
                <w:sz w:val="18"/>
                <w:szCs w:val="18"/>
              </w:rPr>
              <w:t xml:space="preserve">Повышение прозрачности/точности планирования мероприятий ТОиР </w:t>
            </w:r>
          </w:p>
        </w:tc>
        <w:tc>
          <w:tcPr>
            <w:tcW w:w="536" w:type="pct"/>
            <w:shd w:val="clear" w:color="auto" w:fill="FFFFFF" w:themeFill="background1"/>
            <w:tcPrChange w:id="3807" w:author="Попова Дарья" w:date="2020-07-22T11:17:00Z">
              <w:tcPr>
                <w:tcW w:w="536" w:type="pct"/>
                <w:shd w:val="clear" w:color="auto" w:fill="FFFFFF" w:themeFill="background1"/>
              </w:tcPr>
            </w:tcPrChange>
          </w:tcPr>
          <w:p w14:paraId="3254FF63" w14:textId="13C52DC1" w:rsidR="00C33C67" w:rsidRPr="007008A3" w:rsidRDefault="00C33C67" w:rsidP="00C33C67">
            <w:pPr>
              <w:ind w:firstLine="0"/>
              <w:rPr>
                <w:rFonts w:cs="Arial"/>
                <w:b/>
                <w:bCs/>
                <w:color w:val="000000"/>
                <w:sz w:val="18"/>
                <w:szCs w:val="18"/>
                <w:lang w:eastAsia="ru-RU"/>
              </w:rPr>
            </w:pPr>
            <w:r>
              <w:rPr>
                <w:rFonts w:cs="Arial"/>
                <w:sz w:val="18"/>
                <w:szCs w:val="18"/>
              </w:rPr>
              <w:t xml:space="preserve">PM.PC.1.8 </w:t>
            </w:r>
            <w:r w:rsidRPr="00976A92">
              <w:rPr>
                <w:rFonts w:cs="Arial"/>
                <w:sz w:val="18"/>
                <w:szCs w:val="18"/>
              </w:rPr>
              <w:t>Автоматизация массовой корректировки сроков в заказах ТОРО при месячном и недельном горизонтах планирования на основе актуальной наработки оборудования</w:t>
            </w:r>
          </w:p>
        </w:tc>
        <w:tc>
          <w:tcPr>
            <w:tcW w:w="1252" w:type="pct"/>
            <w:shd w:val="clear" w:color="auto" w:fill="FFFFFF" w:themeFill="background1"/>
            <w:tcPrChange w:id="3808" w:author="Попова Дарья" w:date="2020-07-22T11:17:00Z">
              <w:tcPr>
                <w:tcW w:w="1252" w:type="pct"/>
                <w:shd w:val="clear" w:color="auto" w:fill="FFFFFF" w:themeFill="background1"/>
              </w:tcPr>
            </w:tcPrChange>
          </w:tcPr>
          <w:p w14:paraId="01D65608" w14:textId="3E72346E" w:rsidR="00C33C67" w:rsidRPr="007008A3" w:rsidRDefault="00C33C67" w:rsidP="006B24FF">
            <w:pPr>
              <w:ind w:firstLine="0"/>
              <w:rPr>
                <w:rFonts w:cs="Arial"/>
                <w:b/>
                <w:bCs/>
                <w:color w:val="000000"/>
                <w:sz w:val="18"/>
                <w:szCs w:val="18"/>
                <w:lang w:eastAsia="ru-RU"/>
              </w:rPr>
            </w:pPr>
            <w:r w:rsidRPr="00976A92">
              <w:rPr>
                <w:rFonts w:cs="Arial"/>
                <w:sz w:val="18"/>
                <w:szCs w:val="18"/>
              </w:rPr>
              <w:t>При формировании месячного и недельного плана мероприятий ТОиР учитывается фактическая наработка</w:t>
            </w:r>
          </w:p>
        </w:tc>
        <w:tc>
          <w:tcPr>
            <w:tcW w:w="349" w:type="pct"/>
            <w:shd w:val="clear" w:color="auto" w:fill="FFFFFF" w:themeFill="background1"/>
            <w:tcPrChange w:id="3809" w:author="Попова Дарья" w:date="2020-07-22T11:17:00Z">
              <w:tcPr>
                <w:tcW w:w="349" w:type="pct"/>
                <w:shd w:val="clear" w:color="auto" w:fill="FFFFFF" w:themeFill="background1"/>
              </w:tcPr>
            </w:tcPrChange>
          </w:tcPr>
          <w:p w14:paraId="16AF14F3" w14:textId="53A0369C" w:rsidR="00C33C67" w:rsidRPr="007008A3" w:rsidRDefault="00C33C67" w:rsidP="00C33C67">
            <w:pPr>
              <w:ind w:firstLine="0"/>
              <w:rPr>
                <w:rFonts w:cs="Arial"/>
                <w:b/>
                <w:bCs/>
                <w:color w:val="000000"/>
                <w:sz w:val="18"/>
                <w:szCs w:val="18"/>
                <w:lang w:eastAsia="ru-RU"/>
              </w:rPr>
            </w:pPr>
            <w:r>
              <w:rPr>
                <w:rFonts w:cs="Arial"/>
                <w:sz w:val="18"/>
                <w:szCs w:val="18"/>
              </w:rPr>
              <w:t>Изменяемые функции</w:t>
            </w:r>
          </w:p>
        </w:tc>
        <w:tc>
          <w:tcPr>
            <w:tcW w:w="425" w:type="pct"/>
            <w:shd w:val="clear" w:color="auto" w:fill="FFFFFF" w:themeFill="background1"/>
            <w:tcPrChange w:id="3810" w:author="Попова Дарья" w:date="2020-07-22T11:17:00Z">
              <w:tcPr>
                <w:tcW w:w="425" w:type="pct"/>
                <w:shd w:val="clear" w:color="auto" w:fill="FFFFFF" w:themeFill="background1"/>
              </w:tcPr>
            </w:tcPrChange>
          </w:tcPr>
          <w:p w14:paraId="445BE998" w14:textId="77777777" w:rsidR="00C33C67" w:rsidRPr="003238EE" w:rsidRDefault="00C33C67" w:rsidP="00C33C67">
            <w:pPr>
              <w:rPr>
                <w:rFonts w:cs="Arial"/>
                <w:sz w:val="18"/>
                <w:szCs w:val="18"/>
              </w:rPr>
            </w:pPr>
            <w:r w:rsidRPr="003238EE">
              <w:rPr>
                <w:rFonts w:cs="Arial"/>
                <w:sz w:val="18"/>
                <w:szCs w:val="18"/>
              </w:rPr>
              <w:t>Полнота покрытия всех объектов при планировании воздействий</w:t>
            </w:r>
          </w:p>
          <w:p w14:paraId="55C36FEA" w14:textId="77777777" w:rsidR="00C33C67" w:rsidRPr="007008A3" w:rsidRDefault="00C33C67" w:rsidP="00C33C67">
            <w:pPr>
              <w:ind w:firstLine="0"/>
              <w:rPr>
                <w:rFonts w:cs="Arial"/>
                <w:b/>
                <w:bCs/>
                <w:color w:val="000000"/>
                <w:sz w:val="18"/>
                <w:szCs w:val="18"/>
                <w:lang w:eastAsia="ru-RU"/>
              </w:rPr>
            </w:pPr>
          </w:p>
        </w:tc>
        <w:tc>
          <w:tcPr>
            <w:tcW w:w="542" w:type="pct"/>
            <w:shd w:val="clear" w:color="auto" w:fill="FFFFFF" w:themeFill="background1"/>
            <w:tcPrChange w:id="3811" w:author="Попова Дарья" w:date="2020-07-22T11:17:00Z">
              <w:tcPr>
                <w:tcW w:w="542" w:type="pct"/>
                <w:shd w:val="clear" w:color="auto" w:fill="FFFFFF" w:themeFill="background1"/>
              </w:tcPr>
            </w:tcPrChange>
          </w:tcPr>
          <w:p w14:paraId="45A95958" w14:textId="151D4DC7" w:rsidR="00C33C67" w:rsidRPr="007008A3" w:rsidRDefault="00C33C67" w:rsidP="00C33C67">
            <w:pPr>
              <w:ind w:firstLine="0"/>
              <w:rPr>
                <w:rFonts w:cs="Arial"/>
                <w:b/>
                <w:bCs/>
                <w:color w:val="000000"/>
                <w:sz w:val="18"/>
                <w:szCs w:val="18"/>
                <w:lang w:eastAsia="ru-RU"/>
              </w:rPr>
            </w:pPr>
            <w:r>
              <w:rPr>
                <w:rFonts w:cs="Arial"/>
                <w:sz w:val="18"/>
                <w:szCs w:val="18"/>
              </w:rPr>
              <w:t>Качественный показатель</w:t>
            </w:r>
          </w:p>
        </w:tc>
      </w:tr>
      <w:tr w:rsidR="00C33C67" w:rsidRPr="007008A3" w14:paraId="1AC486D8" w14:textId="77777777" w:rsidTr="004F5BDD">
        <w:trPr>
          <w:trHeight w:val="397"/>
          <w:trPrChange w:id="3812" w:author="Попова Дарья" w:date="2020-07-22T11:17:00Z">
            <w:trPr>
              <w:cantSplit/>
              <w:trHeight w:val="397"/>
              <w:tblHeader/>
            </w:trPr>
          </w:trPrChange>
        </w:trPr>
        <w:tc>
          <w:tcPr>
            <w:tcW w:w="514" w:type="pct"/>
            <w:shd w:val="clear" w:color="auto" w:fill="FFFFFF" w:themeFill="background1"/>
            <w:tcPrChange w:id="3813" w:author="Попова Дарья" w:date="2020-07-22T11:17:00Z">
              <w:tcPr>
                <w:tcW w:w="514" w:type="pct"/>
                <w:shd w:val="clear" w:color="auto" w:fill="FFFFFF" w:themeFill="background1"/>
              </w:tcPr>
            </w:tcPrChange>
          </w:tcPr>
          <w:p w14:paraId="5796DB1F" w14:textId="2E3AB025" w:rsidR="00C33C67" w:rsidRPr="007008A3" w:rsidRDefault="00C33C67" w:rsidP="00C33C67">
            <w:pPr>
              <w:ind w:firstLine="0"/>
              <w:rPr>
                <w:rFonts w:cs="Arial"/>
                <w:b/>
                <w:sz w:val="18"/>
                <w:szCs w:val="18"/>
                <w:lang w:eastAsia="ru-RU"/>
              </w:rPr>
            </w:pPr>
            <w:r>
              <w:rPr>
                <w:rFonts w:cs="Arial"/>
                <w:color w:val="000000"/>
                <w:sz w:val="18"/>
                <w:szCs w:val="18"/>
              </w:rPr>
              <w:t>7</w:t>
            </w:r>
          </w:p>
        </w:tc>
        <w:tc>
          <w:tcPr>
            <w:tcW w:w="508" w:type="pct"/>
            <w:shd w:val="clear" w:color="auto" w:fill="FFFFFF" w:themeFill="background1"/>
            <w:tcPrChange w:id="3814" w:author="Попова Дарья" w:date="2020-07-22T11:17:00Z">
              <w:tcPr>
                <w:tcW w:w="508" w:type="pct"/>
                <w:shd w:val="clear" w:color="auto" w:fill="FFFFFF" w:themeFill="background1"/>
              </w:tcPr>
            </w:tcPrChange>
          </w:tcPr>
          <w:p w14:paraId="51612554" w14:textId="750F3C63" w:rsidR="00C33C67" w:rsidRPr="007008A3" w:rsidRDefault="00C33C67" w:rsidP="00C33C67">
            <w:pPr>
              <w:ind w:firstLine="0"/>
              <w:rPr>
                <w:rFonts w:cs="Arial"/>
                <w:b/>
                <w:bCs/>
                <w:color w:val="000000"/>
                <w:sz w:val="18"/>
                <w:szCs w:val="18"/>
                <w:lang w:eastAsia="ru-RU"/>
              </w:rPr>
            </w:pPr>
            <w:r>
              <w:rPr>
                <w:rFonts w:cs="Arial"/>
                <w:sz w:val="18"/>
                <w:szCs w:val="18"/>
              </w:rPr>
              <w:t xml:space="preserve">ПП-07 </w:t>
            </w:r>
            <w:r>
              <w:rPr>
                <w:rFonts w:cs="Arial"/>
                <w:sz w:val="18"/>
                <w:szCs w:val="18"/>
              </w:rPr>
              <w:br/>
              <w:t>Управление производственными активами</w:t>
            </w:r>
          </w:p>
        </w:tc>
        <w:tc>
          <w:tcPr>
            <w:tcW w:w="435" w:type="pct"/>
            <w:shd w:val="clear" w:color="auto" w:fill="FFFFFF" w:themeFill="background1"/>
            <w:tcPrChange w:id="3815" w:author="Попова Дарья" w:date="2020-07-22T11:17:00Z">
              <w:tcPr>
                <w:tcW w:w="435" w:type="pct"/>
                <w:shd w:val="clear" w:color="auto" w:fill="FFFFFF" w:themeFill="background1"/>
              </w:tcPr>
            </w:tcPrChange>
          </w:tcPr>
          <w:p w14:paraId="16E1E507" w14:textId="648C96C7" w:rsidR="00C33C67" w:rsidRPr="007008A3" w:rsidRDefault="00C33C67" w:rsidP="00C33C67">
            <w:pPr>
              <w:ind w:firstLine="0"/>
              <w:rPr>
                <w:rFonts w:cs="Arial"/>
                <w:b/>
                <w:bCs/>
                <w:color w:val="000000"/>
                <w:sz w:val="18"/>
                <w:szCs w:val="18"/>
                <w:lang w:eastAsia="ru-RU"/>
              </w:rPr>
            </w:pPr>
            <w:r>
              <w:rPr>
                <w:rFonts w:cs="Arial"/>
                <w:sz w:val="18"/>
                <w:szCs w:val="18"/>
              </w:rPr>
              <w:t>ПП-07.06</w:t>
            </w:r>
            <w:r>
              <w:rPr>
                <w:rFonts w:cs="Arial"/>
                <w:sz w:val="18"/>
                <w:szCs w:val="18"/>
              </w:rPr>
              <w:br/>
              <w:t>Формирование и управление бюджетом программы управления ПА</w:t>
            </w:r>
          </w:p>
        </w:tc>
        <w:tc>
          <w:tcPr>
            <w:tcW w:w="439" w:type="pct"/>
            <w:shd w:val="clear" w:color="auto" w:fill="FFFFFF" w:themeFill="background1"/>
            <w:tcPrChange w:id="3816" w:author="Попова Дарья" w:date="2020-07-22T11:17:00Z">
              <w:tcPr>
                <w:tcW w:w="439" w:type="pct"/>
                <w:shd w:val="clear" w:color="auto" w:fill="FFFFFF" w:themeFill="background1"/>
              </w:tcPr>
            </w:tcPrChange>
          </w:tcPr>
          <w:p w14:paraId="731C0B64" w14:textId="00813108" w:rsidR="00C33C67" w:rsidRPr="007008A3" w:rsidRDefault="00C33C67" w:rsidP="00C33C67">
            <w:pPr>
              <w:ind w:firstLine="0"/>
              <w:rPr>
                <w:rFonts w:cs="Arial"/>
                <w:b/>
                <w:bCs/>
                <w:color w:val="000000"/>
                <w:sz w:val="18"/>
                <w:szCs w:val="18"/>
                <w:lang w:eastAsia="ru-RU"/>
              </w:rPr>
            </w:pPr>
            <w:r>
              <w:rPr>
                <w:rFonts w:cs="Arial"/>
                <w:sz w:val="18"/>
                <w:szCs w:val="18"/>
              </w:rPr>
              <w:t>Повышение прозрачности/точности планирования мероприятий ТОиР</w:t>
            </w:r>
          </w:p>
        </w:tc>
        <w:tc>
          <w:tcPr>
            <w:tcW w:w="536" w:type="pct"/>
            <w:shd w:val="clear" w:color="auto" w:fill="FFFFFF" w:themeFill="background1"/>
            <w:tcPrChange w:id="3817" w:author="Попова Дарья" w:date="2020-07-22T11:17:00Z">
              <w:tcPr>
                <w:tcW w:w="536" w:type="pct"/>
                <w:shd w:val="clear" w:color="auto" w:fill="FFFFFF" w:themeFill="background1"/>
              </w:tcPr>
            </w:tcPrChange>
          </w:tcPr>
          <w:p w14:paraId="15EDF0F8" w14:textId="7742A01F" w:rsidR="00C33C67" w:rsidRPr="007008A3" w:rsidRDefault="00C33C67" w:rsidP="00C33C67">
            <w:pPr>
              <w:ind w:firstLine="0"/>
              <w:rPr>
                <w:rFonts w:cs="Arial"/>
                <w:b/>
                <w:bCs/>
                <w:color w:val="000000"/>
                <w:sz w:val="18"/>
                <w:szCs w:val="18"/>
                <w:lang w:eastAsia="ru-RU"/>
              </w:rPr>
            </w:pPr>
            <w:r>
              <w:rPr>
                <w:rFonts w:cs="Arial"/>
                <w:sz w:val="18"/>
                <w:szCs w:val="18"/>
              </w:rPr>
              <w:t xml:space="preserve">PM.PC.1.9 </w:t>
            </w:r>
            <w:r w:rsidRPr="00976A92">
              <w:rPr>
                <w:rFonts w:cs="Arial"/>
                <w:sz w:val="18"/>
                <w:szCs w:val="18"/>
              </w:rPr>
              <w:t>Формирование бюджета с использованием подхода  "снизу вверх" – программа воздействий на ПА формируется на основе техсостояния ПА и плановых объемов ТОиР</w:t>
            </w:r>
          </w:p>
        </w:tc>
        <w:tc>
          <w:tcPr>
            <w:tcW w:w="1252" w:type="pct"/>
            <w:shd w:val="clear" w:color="auto" w:fill="FFFFFF" w:themeFill="background1"/>
            <w:tcPrChange w:id="3818" w:author="Попова Дарья" w:date="2020-07-22T11:17:00Z">
              <w:tcPr>
                <w:tcW w:w="1252" w:type="pct"/>
                <w:shd w:val="clear" w:color="auto" w:fill="FFFFFF" w:themeFill="background1"/>
              </w:tcPr>
            </w:tcPrChange>
          </w:tcPr>
          <w:p w14:paraId="5205C983" w14:textId="77777777" w:rsidR="00C33C67" w:rsidRPr="00976A92" w:rsidRDefault="00C33C67" w:rsidP="006B24FF">
            <w:pPr>
              <w:rPr>
                <w:rFonts w:cs="Arial"/>
                <w:sz w:val="18"/>
                <w:szCs w:val="18"/>
              </w:rPr>
            </w:pPr>
            <w:r w:rsidRPr="00976A92">
              <w:rPr>
                <w:rFonts w:cs="Arial"/>
                <w:sz w:val="18"/>
                <w:szCs w:val="18"/>
              </w:rPr>
              <w:t>Бюджет формируется на долгосрочный/среднесрочный  годовой горизонт</w:t>
            </w:r>
          </w:p>
          <w:p w14:paraId="43107C88" w14:textId="77777777" w:rsidR="00C33C67" w:rsidRPr="00976A92" w:rsidRDefault="00C33C67" w:rsidP="006B24FF">
            <w:pPr>
              <w:rPr>
                <w:rFonts w:cs="Arial"/>
                <w:sz w:val="18"/>
                <w:szCs w:val="18"/>
              </w:rPr>
            </w:pPr>
            <w:r w:rsidRPr="00976A92">
              <w:rPr>
                <w:rFonts w:cs="Arial"/>
                <w:sz w:val="18"/>
                <w:szCs w:val="18"/>
              </w:rPr>
              <w:t>В бюджет включены все воздействия на ПА (ТОиР, замена и модернизация, целевые программы)</w:t>
            </w:r>
          </w:p>
          <w:p w14:paraId="6A86545B" w14:textId="77777777" w:rsidR="00C33C67" w:rsidRPr="00976A92" w:rsidRDefault="00C33C67" w:rsidP="006B24FF">
            <w:pPr>
              <w:rPr>
                <w:rFonts w:cs="Arial"/>
                <w:sz w:val="18"/>
                <w:szCs w:val="18"/>
              </w:rPr>
            </w:pPr>
            <w:r w:rsidRPr="00976A92">
              <w:rPr>
                <w:rFonts w:cs="Arial"/>
                <w:sz w:val="18"/>
                <w:szCs w:val="18"/>
              </w:rPr>
              <w:t>Бюджет воздействий на ПА в системе SAP ERP формируется в трех разрезах:</w:t>
            </w:r>
            <w:r>
              <w:rPr>
                <w:rFonts w:cs="Arial"/>
                <w:sz w:val="18"/>
                <w:szCs w:val="18"/>
              </w:rPr>
              <w:br/>
              <w:t>*бюджет воздействий на ПА по освоению</w:t>
            </w:r>
            <w:r>
              <w:rPr>
                <w:rFonts w:cs="Arial"/>
                <w:sz w:val="18"/>
                <w:szCs w:val="18"/>
              </w:rPr>
              <w:br/>
              <w:t>*бюджет воздействий на ПА по финансированию</w:t>
            </w:r>
            <w:r>
              <w:rPr>
                <w:rFonts w:cs="Arial"/>
                <w:sz w:val="18"/>
                <w:szCs w:val="18"/>
              </w:rPr>
              <w:br/>
              <w:t>*бюджет воздействий на ПА по вводу</w:t>
            </w:r>
            <w:r>
              <w:rPr>
                <w:rFonts w:cs="Arial"/>
                <w:sz w:val="18"/>
                <w:szCs w:val="18"/>
              </w:rPr>
              <w:br/>
            </w:r>
            <w:r w:rsidRPr="00976A92">
              <w:rPr>
                <w:rFonts w:cs="Arial"/>
                <w:sz w:val="18"/>
                <w:szCs w:val="18"/>
              </w:rPr>
              <w:t xml:space="preserve">Бюджет контролируется только на основе управляемых </w:t>
            </w:r>
            <w:r w:rsidRPr="00292E6A">
              <w:rPr>
                <w:rFonts w:cs="Arial"/>
                <w:sz w:val="18"/>
                <w:szCs w:val="18"/>
              </w:rPr>
              <w:t>владельцем бюджета</w:t>
            </w:r>
            <w:r w:rsidRPr="00976A92">
              <w:rPr>
                <w:rFonts w:cs="Arial"/>
                <w:sz w:val="18"/>
                <w:szCs w:val="18"/>
              </w:rPr>
              <w:t xml:space="preserve"> видов затрат: УСО, МТР</w:t>
            </w:r>
          </w:p>
          <w:p w14:paraId="3E5F16ED" w14:textId="77777777" w:rsidR="00C33C67" w:rsidRPr="00976A92" w:rsidRDefault="00C33C67" w:rsidP="006B24FF">
            <w:pPr>
              <w:rPr>
                <w:rFonts w:cs="Arial"/>
                <w:sz w:val="18"/>
                <w:szCs w:val="18"/>
              </w:rPr>
            </w:pPr>
            <w:r w:rsidRPr="00976A92">
              <w:rPr>
                <w:rFonts w:cs="Arial"/>
                <w:sz w:val="18"/>
                <w:szCs w:val="18"/>
              </w:rPr>
              <w:lastRenderedPageBreak/>
              <w:t xml:space="preserve">Для 1 квартала формируется «льготный период» для закупки критичных МТР </w:t>
            </w:r>
          </w:p>
          <w:p w14:paraId="60FF6334" w14:textId="77777777" w:rsidR="00C33C67" w:rsidRPr="00976A92" w:rsidRDefault="00C33C67" w:rsidP="006B24FF">
            <w:pPr>
              <w:rPr>
                <w:rFonts w:cs="Arial"/>
                <w:sz w:val="18"/>
                <w:szCs w:val="18"/>
              </w:rPr>
            </w:pPr>
            <w:r w:rsidRPr="00976A92">
              <w:rPr>
                <w:rFonts w:cs="Arial"/>
                <w:sz w:val="18"/>
                <w:szCs w:val="18"/>
              </w:rPr>
              <w:t>Корректировка сформированных предложений в бюджет на основе лимитов спускаемых Управляющей компанией</w:t>
            </w:r>
            <w:r>
              <w:rPr>
                <w:rFonts w:cs="Arial"/>
                <w:sz w:val="18"/>
                <w:szCs w:val="18"/>
              </w:rPr>
              <w:br/>
            </w:r>
            <w:r>
              <w:rPr>
                <w:rFonts w:cs="Arial"/>
                <w:sz w:val="18"/>
                <w:szCs w:val="18"/>
              </w:rPr>
              <w:br/>
            </w:r>
            <w:r w:rsidRPr="00976A92">
              <w:rPr>
                <w:rFonts w:cs="Arial"/>
                <w:sz w:val="18"/>
                <w:szCs w:val="18"/>
              </w:rPr>
              <w:t>План затрат на ТОиР формируется на основе графиков ППР, воздействий по техническому состоянию, ЭПБ, предписаниям, целевым программам, стоимости проектов по замене и модернизации и затрат на ИТ. Затем план затрат консолидируется, ранжируется и утверждается на структуре СПП элементов (проектах)</w:t>
            </w:r>
          </w:p>
          <w:p w14:paraId="408DAB51" w14:textId="77777777" w:rsidR="00C33C67" w:rsidRPr="00976A92" w:rsidRDefault="00C33C67" w:rsidP="006B24FF">
            <w:pPr>
              <w:rPr>
                <w:rFonts w:cs="Arial"/>
                <w:sz w:val="18"/>
                <w:szCs w:val="18"/>
              </w:rPr>
            </w:pPr>
            <w:r w:rsidRPr="00976A92">
              <w:rPr>
                <w:rFonts w:cs="Arial"/>
                <w:sz w:val="18"/>
                <w:szCs w:val="18"/>
              </w:rPr>
              <w:t xml:space="preserve">Все бюджеты, включая часть операционного бюджета ИТ, бюджета воздействия на ПА, целевых программ, замены и модернизации формируются с учетом планируемого ввода </w:t>
            </w:r>
            <w:r w:rsidRPr="00976A92">
              <w:rPr>
                <w:rFonts w:cs="Arial"/>
                <w:sz w:val="18"/>
                <w:szCs w:val="18"/>
              </w:rPr>
              <w:br/>
              <w:t xml:space="preserve">и вывода ПА </w:t>
            </w:r>
          </w:p>
          <w:p w14:paraId="15F20BB5" w14:textId="77777777" w:rsidR="00C33C67" w:rsidRPr="00976A92" w:rsidRDefault="00C33C67" w:rsidP="006B24FF">
            <w:pPr>
              <w:rPr>
                <w:rFonts w:cs="Arial"/>
                <w:sz w:val="18"/>
                <w:szCs w:val="18"/>
              </w:rPr>
            </w:pPr>
            <w:r w:rsidRPr="00976A92">
              <w:rPr>
                <w:rFonts w:cs="Arial"/>
                <w:sz w:val="18"/>
                <w:szCs w:val="18"/>
              </w:rPr>
              <w:t xml:space="preserve">Бюджет аккумулируется по </w:t>
            </w:r>
            <w:r w:rsidRPr="00EF73FA">
              <w:rPr>
                <w:rFonts w:cs="Arial"/>
                <w:sz w:val="18"/>
                <w:szCs w:val="18"/>
              </w:rPr>
              <w:t>ЦФО владельцам бюджета</w:t>
            </w:r>
            <w:r w:rsidRPr="00976A92">
              <w:rPr>
                <w:rFonts w:cs="Arial"/>
                <w:sz w:val="18"/>
                <w:szCs w:val="18"/>
              </w:rPr>
              <w:t xml:space="preserve"> (Гл.Мех, Гл.энергетик, Гл.Метролог и т.д.), </w:t>
            </w:r>
          </w:p>
          <w:p w14:paraId="01B7EAF6" w14:textId="77777777" w:rsidR="00C33C67" w:rsidRPr="00976A92" w:rsidRDefault="00C33C67" w:rsidP="006B24FF">
            <w:pPr>
              <w:rPr>
                <w:rFonts w:cs="Arial"/>
                <w:sz w:val="18"/>
                <w:szCs w:val="18"/>
              </w:rPr>
            </w:pPr>
            <w:r w:rsidRPr="00976A92">
              <w:rPr>
                <w:rFonts w:cs="Arial"/>
                <w:sz w:val="18"/>
                <w:szCs w:val="18"/>
              </w:rPr>
              <w:t>Исключение из согласования заказов ТОРО и ОСГ непрофильных служб</w:t>
            </w:r>
          </w:p>
          <w:p w14:paraId="07BD886F" w14:textId="77777777" w:rsidR="00C33C67" w:rsidRPr="00976A92" w:rsidRDefault="00C33C67" w:rsidP="006B24FF">
            <w:pPr>
              <w:rPr>
                <w:rFonts w:cs="Arial"/>
                <w:sz w:val="18"/>
                <w:szCs w:val="18"/>
              </w:rPr>
            </w:pPr>
            <w:r w:rsidRPr="00976A92">
              <w:rPr>
                <w:rFonts w:cs="Arial"/>
                <w:sz w:val="18"/>
                <w:szCs w:val="18"/>
              </w:rPr>
              <w:t>Контроль бюджета на проектах на уровне ПЭО – только по  общему бюджету ПА</w:t>
            </w:r>
          </w:p>
          <w:p w14:paraId="64421476" w14:textId="0D27AC1F" w:rsidR="00C33C67" w:rsidRPr="007008A3" w:rsidRDefault="00C33C67" w:rsidP="006B24FF">
            <w:pPr>
              <w:ind w:firstLine="0"/>
              <w:rPr>
                <w:rFonts w:cs="Arial"/>
                <w:b/>
                <w:bCs/>
                <w:color w:val="000000"/>
                <w:sz w:val="18"/>
                <w:szCs w:val="18"/>
                <w:lang w:eastAsia="ru-RU"/>
              </w:rPr>
            </w:pPr>
            <w:r w:rsidRPr="00976A92">
              <w:rPr>
                <w:rFonts w:cs="Arial"/>
                <w:sz w:val="18"/>
                <w:szCs w:val="18"/>
              </w:rPr>
              <w:t>Автоматизированный контроль бюджета осуществляется при формировании заказов ТОРО и сетевых графиков</w:t>
            </w:r>
          </w:p>
        </w:tc>
        <w:tc>
          <w:tcPr>
            <w:tcW w:w="349" w:type="pct"/>
            <w:shd w:val="clear" w:color="auto" w:fill="FFFFFF" w:themeFill="background1"/>
            <w:tcPrChange w:id="3819" w:author="Попова Дарья" w:date="2020-07-22T11:17:00Z">
              <w:tcPr>
                <w:tcW w:w="349" w:type="pct"/>
                <w:shd w:val="clear" w:color="auto" w:fill="FFFFFF" w:themeFill="background1"/>
              </w:tcPr>
            </w:tcPrChange>
          </w:tcPr>
          <w:p w14:paraId="5617DFD0" w14:textId="4602E8A9" w:rsidR="00C33C67" w:rsidRPr="007008A3" w:rsidRDefault="00C33C67" w:rsidP="00C33C67">
            <w:pPr>
              <w:ind w:firstLine="0"/>
              <w:rPr>
                <w:rFonts w:cs="Arial"/>
                <w:b/>
                <w:bCs/>
                <w:color w:val="000000"/>
                <w:sz w:val="18"/>
                <w:szCs w:val="18"/>
                <w:lang w:eastAsia="ru-RU"/>
              </w:rPr>
            </w:pPr>
            <w:r>
              <w:rPr>
                <w:rFonts w:cs="Arial"/>
                <w:sz w:val="18"/>
                <w:szCs w:val="18"/>
              </w:rPr>
              <w:lastRenderedPageBreak/>
              <w:t>Изменяемые функции</w:t>
            </w:r>
          </w:p>
        </w:tc>
        <w:tc>
          <w:tcPr>
            <w:tcW w:w="425" w:type="pct"/>
            <w:shd w:val="clear" w:color="auto" w:fill="FFFFFF" w:themeFill="background1"/>
            <w:tcPrChange w:id="3820" w:author="Попова Дарья" w:date="2020-07-22T11:17:00Z">
              <w:tcPr>
                <w:tcW w:w="425" w:type="pct"/>
                <w:shd w:val="clear" w:color="auto" w:fill="FFFFFF" w:themeFill="background1"/>
              </w:tcPr>
            </w:tcPrChange>
          </w:tcPr>
          <w:p w14:paraId="78A469F2" w14:textId="77777777" w:rsidR="00C33C67" w:rsidRPr="005751AF" w:rsidRDefault="00C33C67" w:rsidP="00C33C67">
            <w:pPr>
              <w:rPr>
                <w:rFonts w:cs="Arial"/>
                <w:sz w:val="18"/>
                <w:szCs w:val="18"/>
              </w:rPr>
            </w:pPr>
            <w:r>
              <w:rPr>
                <w:rFonts w:cs="Arial"/>
                <w:sz w:val="18"/>
                <w:szCs w:val="18"/>
              </w:rPr>
              <w:t xml:space="preserve">1. </w:t>
            </w:r>
            <w:r w:rsidRPr="005751AF">
              <w:rPr>
                <w:rFonts w:cs="Arial"/>
                <w:sz w:val="18"/>
                <w:szCs w:val="18"/>
              </w:rPr>
              <w:t>Затраты ТОиР, тыс. руб</w:t>
            </w:r>
          </w:p>
          <w:p w14:paraId="6CF20C72" w14:textId="77777777" w:rsidR="00C33C67" w:rsidRPr="007008A3" w:rsidRDefault="00C33C67" w:rsidP="00C33C67">
            <w:pPr>
              <w:ind w:firstLine="0"/>
              <w:rPr>
                <w:rFonts w:cs="Arial"/>
                <w:b/>
                <w:bCs/>
                <w:color w:val="000000"/>
                <w:sz w:val="18"/>
                <w:szCs w:val="18"/>
                <w:lang w:eastAsia="ru-RU"/>
              </w:rPr>
            </w:pPr>
          </w:p>
        </w:tc>
        <w:tc>
          <w:tcPr>
            <w:tcW w:w="542" w:type="pct"/>
            <w:shd w:val="clear" w:color="auto" w:fill="FFFFFF" w:themeFill="background1"/>
            <w:tcPrChange w:id="3821" w:author="Попова Дарья" w:date="2020-07-22T11:17:00Z">
              <w:tcPr>
                <w:tcW w:w="542" w:type="pct"/>
                <w:shd w:val="clear" w:color="auto" w:fill="FFFFFF" w:themeFill="background1"/>
              </w:tcPr>
            </w:tcPrChange>
          </w:tcPr>
          <w:p w14:paraId="1CD4621C" w14:textId="568157F5" w:rsidR="00C33C67" w:rsidRPr="007008A3" w:rsidRDefault="00C33C67" w:rsidP="00C33C67">
            <w:pPr>
              <w:ind w:firstLine="0"/>
              <w:rPr>
                <w:rFonts w:cs="Arial"/>
                <w:b/>
                <w:bCs/>
                <w:color w:val="000000"/>
                <w:sz w:val="18"/>
                <w:szCs w:val="18"/>
                <w:lang w:eastAsia="ru-RU"/>
              </w:rPr>
            </w:pPr>
            <w:r>
              <w:rPr>
                <w:rFonts w:cs="Arial"/>
                <w:sz w:val="18"/>
                <w:szCs w:val="18"/>
              </w:rPr>
              <w:t xml:space="preserve">1. </w:t>
            </w:r>
            <w:r w:rsidRPr="005751AF">
              <w:rPr>
                <w:rFonts w:cs="Arial"/>
                <w:sz w:val="18"/>
                <w:szCs w:val="18"/>
              </w:rPr>
              <w:t>Затраты ТОиР, тыс. руб</w:t>
            </w:r>
          </w:p>
        </w:tc>
      </w:tr>
      <w:tr w:rsidR="00C33C67" w:rsidRPr="007008A3" w14:paraId="2718F425" w14:textId="77777777" w:rsidTr="004F5BDD">
        <w:trPr>
          <w:trHeight w:val="397"/>
          <w:trPrChange w:id="3822" w:author="Попова Дарья" w:date="2020-07-22T11:17:00Z">
            <w:trPr>
              <w:cantSplit/>
              <w:trHeight w:val="397"/>
              <w:tblHeader/>
            </w:trPr>
          </w:trPrChange>
        </w:trPr>
        <w:tc>
          <w:tcPr>
            <w:tcW w:w="514" w:type="pct"/>
            <w:shd w:val="clear" w:color="auto" w:fill="FFFFFF" w:themeFill="background1"/>
            <w:tcPrChange w:id="3823" w:author="Попова Дарья" w:date="2020-07-22T11:17:00Z">
              <w:tcPr>
                <w:tcW w:w="514" w:type="pct"/>
                <w:shd w:val="clear" w:color="auto" w:fill="FFFFFF" w:themeFill="background1"/>
              </w:tcPr>
            </w:tcPrChange>
          </w:tcPr>
          <w:p w14:paraId="4F6DFCFE" w14:textId="183C25B3" w:rsidR="00C33C67" w:rsidRPr="007008A3" w:rsidRDefault="00C33C67" w:rsidP="00C33C67">
            <w:pPr>
              <w:ind w:firstLine="0"/>
              <w:rPr>
                <w:rFonts w:cs="Arial"/>
                <w:b/>
                <w:sz w:val="18"/>
                <w:szCs w:val="18"/>
                <w:lang w:eastAsia="ru-RU"/>
              </w:rPr>
            </w:pPr>
            <w:r>
              <w:rPr>
                <w:rFonts w:cs="Arial"/>
                <w:color w:val="000000"/>
                <w:sz w:val="18"/>
                <w:szCs w:val="18"/>
              </w:rPr>
              <w:lastRenderedPageBreak/>
              <w:t>8</w:t>
            </w:r>
          </w:p>
        </w:tc>
        <w:tc>
          <w:tcPr>
            <w:tcW w:w="508" w:type="pct"/>
            <w:shd w:val="clear" w:color="auto" w:fill="FFFFFF" w:themeFill="background1"/>
            <w:tcPrChange w:id="3824" w:author="Попова Дарья" w:date="2020-07-22T11:17:00Z">
              <w:tcPr>
                <w:tcW w:w="508" w:type="pct"/>
                <w:shd w:val="clear" w:color="auto" w:fill="FFFFFF" w:themeFill="background1"/>
              </w:tcPr>
            </w:tcPrChange>
          </w:tcPr>
          <w:p w14:paraId="498F8818" w14:textId="2A764236" w:rsidR="00C33C67" w:rsidRPr="007008A3" w:rsidRDefault="00C33C67" w:rsidP="00C33C67">
            <w:pPr>
              <w:ind w:firstLine="0"/>
              <w:rPr>
                <w:rFonts w:cs="Arial"/>
                <w:b/>
                <w:bCs/>
                <w:color w:val="000000"/>
                <w:sz w:val="18"/>
                <w:szCs w:val="18"/>
                <w:lang w:eastAsia="ru-RU"/>
              </w:rPr>
            </w:pPr>
            <w:r w:rsidRPr="006C30B6">
              <w:rPr>
                <w:rFonts w:cs="Arial"/>
                <w:sz w:val="18"/>
                <w:szCs w:val="18"/>
              </w:rPr>
              <w:t xml:space="preserve">ПП-07 </w:t>
            </w:r>
            <w:r w:rsidRPr="006C30B6">
              <w:rPr>
                <w:rFonts w:cs="Arial"/>
                <w:sz w:val="18"/>
                <w:szCs w:val="18"/>
              </w:rPr>
              <w:br/>
              <w:t>Управление производственными активами</w:t>
            </w:r>
          </w:p>
        </w:tc>
        <w:tc>
          <w:tcPr>
            <w:tcW w:w="435" w:type="pct"/>
            <w:shd w:val="clear" w:color="auto" w:fill="FFFFFF" w:themeFill="background1"/>
            <w:tcPrChange w:id="3825" w:author="Попова Дарья" w:date="2020-07-22T11:17:00Z">
              <w:tcPr>
                <w:tcW w:w="435" w:type="pct"/>
                <w:shd w:val="clear" w:color="auto" w:fill="FFFFFF" w:themeFill="background1"/>
              </w:tcPr>
            </w:tcPrChange>
          </w:tcPr>
          <w:p w14:paraId="2264E92C" w14:textId="15D6CE89" w:rsidR="00C33C67" w:rsidRPr="007008A3" w:rsidRDefault="00C33C67" w:rsidP="00C33C67">
            <w:pPr>
              <w:ind w:firstLine="0"/>
              <w:rPr>
                <w:rFonts w:cs="Arial"/>
                <w:b/>
                <w:bCs/>
                <w:color w:val="000000"/>
                <w:sz w:val="18"/>
                <w:szCs w:val="18"/>
                <w:lang w:eastAsia="ru-RU"/>
              </w:rPr>
            </w:pPr>
            <w:r w:rsidRPr="006C30B6">
              <w:rPr>
                <w:rFonts w:cs="Arial"/>
                <w:sz w:val="18"/>
                <w:szCs w:val="18"/>
              </w:rPr>
              <w:t>ПП-07.02</w:t>
            </w:r>
            <w:r w:rsidRPr="006C30B6">
              <w:rPr>
                <w:rFonts w:cs="Arial"/>
                <w:sz w:val="18"/>
                <w:szCs w:val="18"/>
              </w:rPr>
              <w:br/>
              <w:t>Планирование программы управления производственными активами</w:t>
            </w:r>
            <w:r w:rsidRPr="006C30B6">
              <w:rPr>
                <w:rFonts w:cs="Arial"/>
                <w:sz w:val="18"/>
                <w:szCs w:val="18"/>
              </w:rPr>
              <w:br/>
            </w:r>
            <w:r w:rsidRPr="006C30B6">
              <w:rPr>
                <w:rFonts w:cs="Arial"/>
                <w:sz w:val="18"/>
                <w:szCs w:val="18"/>
              </w:rPr>
              <w:br/>
              <w:t>ПП-07.03</w:t>
            </w:r>
            <w:r w:rsidRPr="006C30B6">
              <w:rPr>
                <w:rFonts w:cs="Arial"/>
                <w:sz w:val="18"/>
                <w:szCs w:val="18"/>
              </w:rPr>
              <w:br/>
              <w:t>Оперативное планирование и управление исполнением</w:t>
            </w:r>
          </w:p>
        </w:tc>
        <w:tc>
          <w:tcPr>
            <w:tcW w:w="439" w:type="pct"/>
            <w:shd w:val="clear" w:color="auto" w:fill="FFFFFF" w:themeFill="background1"/>
            <w:tcPrChange w:id="3826" w:author="Попова Дарья" w:date="2020-07-22T11:17:00Z">
              <w:tcPr>
                <w:tcW w:w="439" w:type="pct"/>
                <w:shd w:val="clear" w:color="auto" w:fill="FFFFFF" w:themeFill="background1"/>
              </w:tcPr>
            </w:tcPrChange>
          </w:tcPr>
          <w:p w14:paraId="1451F868" w14:textId="6CBE2B18" w:rsidR="00C33C67" w:rsidRPr="007008A3" w:rsidRDefault="00C33C67" w:rsidP="00C33C67">
            <w:pPr>
              <w:ind w:firstLine="0"/>
              <w:rPr>
                <w:rFonts w:cs="Arial"/>
                <w:b/>
                <w:bCs/>
                <w:color w:val="000000"/>
                <w:sz w:val="18"/>
                <w:szCs w:val="18"/>
                <w:lang w:eastAsia="ru-RU"/>
              </w:rPr>
            </w:pPr>
            <w:r w:rsidRPr="006C30B6">
              <w:rPr>
                <w:rFonts w:cs="Arial"/>
                <w:sz w:val="18"/>
                <w:szCs w:val="18"/>
              </w:rPr>
              <w:t>Повышение прозрачности/точности планирования мероприятий ТОиР</w:t>
            </w:r>
          </w:p>
        </w:tc>
        <w:tc>
          <w:tcPr>
            <w:tcW w:w="536" w:type="pct"/>
            <w:shd w:val="clear" w:color="auto" w:fill="FFFFFF" w:themeFill="background1"/>
            <w:tcPrChange w:id="3827" w:author="Попова Дарья" w:date="2020-07-22T11:17:00Z">
              <w:tcPr>
                <w:tcW w:w="536" w:type="pct"/>
                <w:shd w:val="clear" w:color="auto" w:fill="FFFFFF" w:themeFill="background1"/>
              </w:tcPr>
            </w:tcPrChange>
          </w:tcPr>
          <w:p w14:paraId="27B362D5" w14:textId="568822F1" w:rsidR="00C33C67" w:rsidRPr="007008A3" w:rsidRDefault="00C33C67" w:rsidP="00C33C67">
            <w:pPr>
              <w:ind w:firstLine="0"/>
              <w:rPr>
                <w:rFonts w:cs="Arial"/>
                <w:b/>
                <w:bCs/>
                <w:color w:val="000000"/>
                <w:sz w:val="18"/>
                <w:szCs w:val="18"/>
                <w:lang w:eastAsia="ru-RU"/>
              </w:rPr>
            </w:pPr>
            <w:r w:rsidRPr="006C30B6">
              <w:rPr>
                <w:rFonts w:cs="Arial"/>
                <w:sz w:val="18"/>
                <w:szCs w:val="18"/>
                <w:lang w:val="en-US"/>
              </w:rPr>
              <w:t>PM</w:t>
            </w:r>
            <w:r w:rsidRPr="006C30B6">
              <w:rPr>
                <w:rFonts w:cs="Arial"/>
                <w:sz w:val="18"/>
                <w:szCs w:val="18"/>
              </w:rPr>
              <w:t>.</w:t>
            </w:r>
            <w:r w:rsidRPr="006C30B6">
              <w:rPr>
                <w:rFonts w:cs="Arial"/>
                <w:sz w:val="18"/>
                <w:szCs w:val="18"/>
                <w:lang w:val="en-US"/>
              </w:rPr>
              <w:t>PC</w:t>
            </w:r>
            <w:r w:rsidRPr="006C30B6">
              <w:rPr>
                <w:rFonts w:cs="Arial"/>
                <w:sz w:val="18"/>
                <w:szCs w:val="18"/>
              </w:rPr>
              <w:t>.1.10 Оптимизация плана работ ТОиР с целью снижения простоя оборудования / длительности ремонта</w:t>
            </w:r>
          </w:p>
        </w:tc>
        <w:tc>
          <w:tcPr>
            <w:tcW w:w="1252" w:type="pct"/>
            <w:shd w:val="clear" w:color="auto" w:fill="FFFFFF" w:themeFill="background1"/>
            <w:tcPrChange w:id="3828" w:author="Попова Дарья" w:date="2020-07-22T11:17:00Z">
              <w:tcPr>
                <w:tcW w:w="1252" w:type="pct"/>
                <w:shd w:val="clear" w:color="auto" w:fill="FFFFFF" w:themeFill="background1"/>
              </w:tcPr>
            </w:tcPrChange>
          </w:tcPr>
          <w:p w14:paraId="27E34FEF" w14:textId="3FB14EB1" w:rsidR="00C33C67" w:rsidRPr="007008A3" w:rsidRDefault="00C33C67" w:rsidP="006B24FF">
            <w:pPr>
              <w:ind w:firstLine="0"/>
              <w:rPr>
                <w:rFonts w:cs="Arial"/>
                <w:b/>
                <w:bCs/>
                <w:color w:val="000000"/>
                <w:sz w:val="18"/>
                <w:szCs w:val="18"/>
                <w:lang w:eastAsia="ru-RU"/>
              </w:rPr>
            </w:pPr>
            <w:r w:rsidRPr="006C30B6">
              <w:rPr>
                <w:rFonts w:cs="Arial"/>
                <w:sz w:val="18"/>
                <w:szCs w:val="18"/>
              </w:rPr>
              <w:t>Синхронизация плана работ ТОиР с планом производства</w:t>
            </w:r>
          </w:p>
        </w:tc>
        <w:tc>
          <w:tcPr>
            <w:tcW w:w="349" w:type="pct"/>
            <w:shd w:val="clear" w:color="auto" w:fill="FFFFFF" w:themeFill="background1"/>
            <w:tcPrChange w:id="3829" w:author="Попова Дарья" w:date="2020-07-22T11:17:00Z">
              <w:tcPr>
                <w:tcW w:w="349" w:type="pct"/>
                <w:shd w:val="clear" w:color="auto" w:fill="FFFFFF" w:themeFill="background1"/>
              </w:tcPr>
            </w:tcPrChange>
          </w:tcPr>
          <w:p w14:paraId="567E5366" w14:textId="1024BFA9" w:rsidR="00C33C67" w:rsidRPr="007008A3" w:rsidRDefault="00C33C67" w:rsidP="00C33C67">
            <w:pPr>
              <w:ind w:firstLine="0"/>
              <w:rPr>
                <w:rFonts w:cs="Arial"/>
                <w:b/>
                <w:bCs/>
                <w:color w:val="000000"/>
                <w:sz w:val="18"/>
                <w:szCs w:val="18"/>
                <w:lang w:eastAsia="ru-RU"/>
              </w:rPr>
            </w:pPr>
            <w:r w:rsidRPr="006C30B6">
              <w:rPr>
                <w:rFonts w:cs="Arial"/>
                <w:sz w:val="18"/>
                <w:szCs w:val="18"/>
              </w:rPr>
              <w:t>Изменяемые функции</w:t>
            </w:r>
          </w:p>
        </w:tc>
        <w:tc>
          <w:tcPr>
            <w:tcW w:w="425" w:type="pct"/>
            <w:shd w:val="clear" w:color="auto" w:fill="FFFFFF" w:themeFill="background1"/>
            <w:tcPrChange w:id="3830" w:author="Попова Дарья" w:date="2020-07-22T11:17:00Z">
              <w:tcPr>
                <w:tcW w:w="425" w:type="pct"/>
                <w:shd w:val="clear" w:color="auto" w:fill="FFFFFF" w:themeFill="background1"/>
              </w:tcPr>
            </w:tcPrChange>
          </w:tcPr>
          <w:p w14:paraId="6CD96453" w14:textId="77777777" w:rsidR="00C33C67" w:rsidRPr="006C30B6" w:rsidRDefault="00C33C67" w:rsidP="00C33C67">
            <w:pPr>
              <w:rPr>
                <w:rFonts w:cs="Arial"/>
                <w:sz w:val="18"/>
                <w:szCs w:val="18"/>
              </w:rPr>
            </w:pPr>
            <w:r w:rsidRPr="006C30B6">
              <w:rPr>
                <w:rFonts w:cs="Arial"/>
                <w:sz w:val="18"/>
                <w:szCs w:val="18"/>
              </w:rPr>
              <w:t>1. Продолжительность простоя оборудования по переделам, ч.</w:t>
            </w:r>
          </w:p>
          <w:p w14:paraId="47524626" w14:textId="77777777" w:rsidR="00C33C67" w:rsidRPr="007008A3" w:rsidRDefault="00C33C67" w:rsidP="00C33C67">
            <w:pPr>
              <w:ind w:firstLine="0"/>
              <w:rPr>
                <w:rFonts w:cs="Arial"/>
                <w:b/>
                <w:bCs/>
                <w:color w:val="000000"/>
                <w:sz w:val="18"/>
                <w:szCs w:val="18"/>
                <w:lang w:eastAsia="ru-RU"/>
              </w:rPr>
            </w:pPr>
          </w:p>
        </w:tc>
        <w:tc>
          <w:tcPr>
            <w:tcW w:w="542" w:type="pct"/>
            <w:shd w:val="clear" w:color="auto" w:fill="FFFFFF" w:themeFill="background1"/>
            <w:tcPrChange w:id="3831" w:author="Попова Дарья" w:date="2020-07-22T11:17:00Z">
              <w:tcPr>
                <w:tcW w:w="542" w:type="pct"/>
                <w:shd w:val="clear" w:color="auto" w:fill="FFFFFF" w:themeFill="background1"/>
              </w:tcPr>
            </w:tcPrChange>
          </w:tcPr>
          <w:p w14:paraId="3A59EE55" w14:textId="6AEAAB40" w:rsidR="00C33C67" w:rsidRPr="007008A3" w:rsidRDefault="00C33C67" w:rsidP="00C33C67">
            <w:pPr>
              <w:ind w:firstLine="0"/>
              <w:rPr>
                <w:rFonts w:cs="Arial"/>
                <w:b/>
                <w:bCs/>
                <w:color w:val="000000"/>
                <w:sz w:val="18"/>
                <w:szCs w:val="18"/>
                <w:lang w:eastAsia="ru-RU"/>
              </w:rPr>
            </w:pPr>
            <w:r w:rsidRPr="006C30B6">
              <w:rPr>
                <w:rFonts w:cs="Arial"/>
                <w:sz w:val="18"/>
                <w:szCs w:val="18"/>
              </w:rPr>
              <w:t>1. Структура календарного фонда времени оборудования по типам простоев, включая рабочее время.</w:t>
            </w:r>
          </w:p>
        </w:tc>
      </w:tr>
      <w:tr w:rsidR="00C33C67" w:rsidRPr="007008A3" w14:paraId="4EE4631E" w14:textId="77777777" w:rsidTr="004F5BDD">
        <w:trPr>
          <w:trHeight w:val="397"/>
          <w:trPrChange w:id="3832" w:author="Попова Дарья" w:date="2020-07-22T11:17:00Z">
            <w:trPr>
              <w:cantSplit/>
              <w:trHeight w:val="397"/>
              <w:tblHeader/>
            </w:trPr>
          </w:trPrChange>
        </w:trPr>
        <w:tc>
          <w:tcPr>
            <w:tcW w:w="514" w:type="pct"/>
            <w:shd w:val="clear" w:color="auto" w:fill="FFFFFF" w:themeFill="background1"/>
            <w:tcPrChange w:id="3833" w:author="Попова Дарья" w:date="2020-07-22T11:17:00Z">
              <w:tcPr>
                <w:tcW w:w="514" w:type="pct"/>
                <w:shd w:val="clear" w:color="auto" w:fill="FFFFFF" w:themeFill="background1"/>
              </w:tcPr>
            </w:tcPrChange>
          </w:tcPr>
          <w:p w14:paraId="31E6988E" w14:textId="5F8825EE" w:rsidR="00C33C67" w:rsidRPr="007008A3" w:rsidRDefault="00C33C67" w:rsidP="00C33C67">
            <w:pPr>
              <w:ind w:firstLine="0"/>
              <w:rPr>
                <w:rFonts w:cs="Arial"/>
                <w:b/>
                <w:sz w:val="18"/>
                <w:szCs w:val="18"/>
                <w:lang w:eastAsia="ru-RU"/>
              </w:rPr>
            </w:pPr>
            <w:r>
              <w:rPr>
                <w:rFonts w:cs="Arial"/>
                <w:color w:val="000000"/>
                <w:sz w:val="18"/>
                <w:szCs w:val="18"/>
              </w:rPr>
              <w:t>9</w:t>
            </w:r>
          </w:p>
        </w:tc>
        <w:tc>
          <w:tcPr>
            <w:tcW w:w="508" w:type="pct"/>
            <w:shd w:val="clear" w:color="auto" w:fill="FFFFFF" w:themeFill="background1"/>
            <w:tcPrChange w:id="3834" w:author="Попова Дарья" w:date="2020-07-22T11:17:00Z">
              <w:tcPr>
                <w:tcW w:w="508" w:type="pct"/>
                <w:shd w:val="clear" w:color="auto" w:fill="FFFFFF" w:themeFill="background1"/>
              </w:tcPr>
            </w:tcPrChange>
          </w:tcPr>
          <w:p w14:paraId="76774C62" w14:textId="13E05607" w:rsidR="00C33C67" w:rsidRPr="007008A3" w:rsidRDefault="00C33C67" w:rsidP="00C33C67">
            <w:pPr>
              <w:ind w:firstLine="0"/>
              <w:rPr>
                <w:rFonts w:cs="Arial"/>
                <w:b/>
                <w:bCs/>
                <w:color w:val="000000"/>
                <w:sz w:val="18"/>
                <w:szCs w:val="18"/>
                <w:lang w:eastAsia="ru-RU"/>
              </w:rPr>
            </w:pPr>
            <w:r>
              <w:rPr>
                <w:rFonts w:cs="Arial"/>
                <w:sz w:val="18"/>
                <w:szCs w:val="18"/>
              </w:rPr>
              <w:t xml:space="preserve">ПП-07 </w:t>
            </w:r>
            <w:r>
              <w:rPr>
                <w:rFonts w:cs="Arial"/>
                <w:sz w:val="18"/>
                <w:szCs w:val="18"/>
              </w:rPr>
              <w:br/>
              <w:t>Управление производственными активами</w:t>
            </w:r>
          </w:p>
        </w:tc>
        <w:tc>
          <w:tcPr>
            <w:tcW w:w="435" w:type="pct"/>
            <w:shd w:val="clear" w:color="auto" w:fill="FFFFFF" w:themeFill="background1"/>
            <w:tcPrChange w:id="3835" w:author="Попова Дарья" w:date="2020-07-22T11:17:00Z">
              <w:tcPr>
                <w:tcW w:w="435" w:type="pct"/>
                <w:shd w:val="clear" w:color="auto" w:fill="FFFFFF" w:themeFill="background1"/>
              </w:tcPr>
            </w:tcPrChange>
          </w:tcPr>
          <w:p w14:paraId="59BA52C5" w14:textId="20511553" w:rsidR="00C33C67" w:rsidRPr="007008A3" w:rsidRDefault="00C33C67" w:rsidP="00C33C67">
            <w:pPr>
              <w:ind w:firstLine="0"/>
              <w:rPr>
                <w:rFonts w:cs="Arial"/>
                <w:b/>
                <w:bCs/>
                <w:color w:val="000000"/>
                <w:sz w:val="18"/>
                <w:szCs w:val="18"/>
                <w:lang w:eastAsia="ru-RU"/>
              </w:rPr>
            </w:pPr>
            <w:r>
              <w:rPr>
                <w:rFonts w:cs="Arial"/>
                <w:sz w:val="18"/>
                <w:szCs w:val="18"/>
              </w:rPr>
              <w:t xml:space="preserve">ПП-07.07 </w:t>
            </w:r>
            <w:r w:rsidRPr="007E482A">
              <w:rPr>
                <w:rFonts w:cs="Arial"/>
                <w:sz w:val="18"/>
                <w:szCs w:val="18"/>
              </w:rPr>
              <w:t>Анализ эффективности системы управления активами</w:t>
            </w:r>
          </w:p>
        </w:tc>
        <w:tc>
          <w:tcPr>
            <w:tcW w:w="439" w:type="pct"/>
            <w:shd w:val="clear" w:color="auto" w:fill="FFFFFF" w:themeFill="background1"/>
            <w:tcPrChange w:id="3836" w:author="Попова Дарья" w:date="2020-07-22T11:17:00Z">
              <w:tcPr>
                <w:tcW w:w="439" w:type="pct"/>
                <w:shd w:val="clear" w:color="auto" w:fill="FFFFFF" w:themeFill="background1"/>
              </w:tcPr>
            </w:tcPrChange>
          </w:tcPr>
          <w:p w14:paraId="5C06437B" w14:textId="61ABCF44" w:rsidR="00C33C67" w:rsidRPr="007008A3" w:rsidRDefault="00C33C67" w:rsidP="00C33C67">
            <w:pPr>
              <w:ind w:firstLine="0"/>
              <w:rPr>
                <w:rFonts w:cs="Arial"/>
                <w:b/>
                <w:bCs/>
                <w:color w:val="000000"/>
                <w:sz w:val="18"/>
                <w:szCs w:val="18"/>
                <w:lang w:eastAsia="ru-RU"/>
              </w:rPr>
            </w:pPr>
            <w:r>
              <w:rPr>
                <w:rFonts w:cs="Arial"/>
                <w:sz w:val="18"/>
                <w:szCs w:val="18"/>
              </w:rPr>
              <w:t>Повышение эффективности процессов ТОиР</w:t>
            </w:r>
          </w:p>
        </w:tc>
        <w:tc>
          <w:tcPr>
            <w:tcW w:w="536" w:type="pct"/>
            <w:shd w:val="clear" w:color="auto" w:fill="FFFFFF" w:themeFill="background1"/>
            <w:tcPrChange w:id="3837" w:author="Попова Дарья" w:date="2020-07-22T11:17:00Z">
              <w:tcPr>
                <w:tcW w:w="536" w:type="pct"/>
                <w:shd w:val="clear" w:color="auto" w:fill="FFFFFF" w:themeFill="background1"/>
              </w:tcPr>
            </w:tcPrChange>
          </w:tcPr>
          <w:p w14:paraId="173B53CC" w14:textId="77777777" w:rsidR="00C33C67" w:rsidRPr="00976A92" w:rsidRDefault="00C33C67" w:rsidP="00C33C67">
            <w:pPr>
              <w:rPr>
                <w:rFonts w:cs="Arial"/>
                <w:sz w:val="18"/>
                <w:szCs w:val="18"/>
              </w:rPr>
            </w:pPr>
            <w:r>
              <w:rPr>
                <w:rFonts w:cs="Arial"/>
                <w:sz w:val="18"/>
                <w:szCs w:val="18"/>
              </w:rPr>
              <w:t xml:space="preserve">PM.PC.2.2 </w:t>
            </w:r>
            <w:r w:rsidRPr="00976A92">
              <w:rPr>
                <w:rFonts w:cs="Arial"/>
                <w:sz w:val="18"/>
                <w:szCs w:val="18"/>
              </w:rPr>
              <w:t>Расчет плановых и фактических показателей КТГ оборудования на основании сообщений и заказов ТОРО</w:t>
            </w:r>
          </w:p>
          <w:p w14:paraId="77579F72" w14:textId="77777777" w:rsidR="00C33C67" w:rsidRPr="007008A3" w:rsidRDefault="00C33C67" w:rsidP="00C33C67">
            <w:pPr>
              <w:ind w:firstLine="0"/>
              <w:rPr>
                <w:rFonts w:cs="Arial"/>
                <w:b/>
                <w:bCs/>
                <w:color w:val="000000"/>
                <w:sz w:val="18"/>
                <w:szCs w:val="18"/>
                <w:lang w:eastAsia="ru-RU"/>
              </w:rPr>
            </w:pPr>
          </w:p>
        </w:tc>
        <w:tc>
          <w:tcPr>
            <w:tcW w:w="1252" w:type="pct"/>
            <w:shd w:val="clear" w:color="auto" w:fill="FFFFFF" w:themeFill="background1"/>
            <w:tcPrChange w:id="3838" w:author="Попова Дарья" w:date="2020-07-22T11:17:00Z">
              <w:tcPr>
                <w:tcW w:w="1252" w:type="pct"/>
                <w:shd w:val="clear" w:color="auto" w:fill="FFFFFF" w:themeFill="background1"/>
              </w:tcPr>
            </w:tcPrChange>
          </w:tcPr>
          <w:p w14:paraId="5A0A88C2" w14:textId="77777777" w:rsidR="00C33C67" w:rsidRPr="00976A92" w:rsidRDefault="00C33C67" w:rsidP="006B24FF">
            <w:pPr>
              <w:rPr>
                <w:rFonts w:cs="Arial"/>
                <w:sz w:val="18"/>
                <w:szCs w:val="18"/>
              </w:rPr>
            </w:pPr>
            <w:r w:rsidRPr="00976A92">
              <w:rPr>
                <w:rFonts w:cs="Arial"/>
                <w:sz w:val="18"/>
                <w:szCs w:val="18"/>
              </w:rPr>
              <w:t xml:space="preserve">Расчёт показателей КТГ оборудования на основе сообщений и заказов ТОРО </w:t>
            </w:r>
          </w:p>
          <w:p w14:paraId="612D5789" w14:textId="2AC84E7C" w:rsidR="00C33C67" w:rsidRPr="00976A92" w:rsidRDefault="00C33C67" w:rsidP="006B24FF">
            <w:pPr>
              <w:rPr>
                <w:rFonts w:cs="Arial"/>
                <w:sz w:val="18"/>
                <w:szCs w:val="18"/>
              </w:rPr>
            </w:pPr>
            <w:r w:rsidRPr="00976A92">
              <w:rPr>
                <w:rFonts w:cs="Arial"/>
                <w:sz w:val="18"/>
                <w:szCs w:val="18"/>
              </w:rPr>
              <w:t xml:space="preserve">Для БЕ использующих систему </w:t>
            </w:r>
            <w:r w:rsidR="00677DAC">
              <w:rPr>
                <w:rFonts w:cs="Arial"/>
                <w:sz w:val="18"/>
                <w:szCs w:val="18"/>
                <w:lang w:val="en-US"/>
              </w:rPr>
              <w:t>FS</w:t>
            </w:r>
            <w:r w:rsidR="00677DAC" w:rsidRPr="009721BA">
              <w:rPr>
                <w:rFonts w:cs="Arial"/>
                <w:sz w:val="18"/>
                <w:szCs w:val="18"/>
              </w:rPr>
              <w:t>-</w:t>
            </w:r>
            <w:r w:rsidR="00677DAC">
              <w:rPr>
                <w:rFonts w:cs="Arial"/>
                <w:sz w:val="18"/>
                <w:szCs w:val="18"/>
                <w:lang w:val="en-US"/>
              </w:rPr>
              <w:t>PER</w:t>
            </w:r>
            <w:r w:rsidR="00677DAC" w:rsidRPr="00976A92">
              <w:rPr>
                <w:rFonts w:cs="Arial"/>
                <w:sz w:val="18"/>
                <w:szCs w:val="18"/>
              </w:rPr>
              <w:t xml:space="preserve"> </w:t>
            </w:r>
            <w:r w:rsidRPr="00976A92">
              <w:rPr>
                <w:rFonts w:cs="Arial"/>
                <w:sz w:val="18"/>
                <w:szCs w:val="18"/>
              </w:rPr>
              <w:t>в SAP формируется сводный отчёт по КТГ и передаётся в ПТО</w:t>
            </w:r>
          </w:p>
          <w:p w14:paraId="2384138A" w14:textId="6177C662" w:rsidR="00C33C67" w:rsidRPr="00976A92" w:rsidRDefault="00C33C67" w:rsidP="006B24FF">
            <w:pPr>
              <w:rPr>
                <w:rFonts w:cs="Arial"/>
                <w:sz w:val="18"/>
                <w:szCs w:val="18"/>
              </w:rPr>
            </w:pPr>
            <w:r w:rsidRPr="00976A92">
              <w:rPr>
                <w:rFonts w:cs="Arial"/>
                <w:sz w:val="18"/>
                <w:szCs w:val="18"/>
              </w:rPr>
              <w:t xml:space="preserve">Для БЕ не использующих систему </w:t>
            </w:r>
            <w:r w:rsidR="00677DAC">
              <w:rPr>
                <w:rFonts w:cs="Arial"/>
                <w:sz w:val="18"/>
                <w:szCs w:val="18"/>
                <w:lang w:val="en-US"/>
              </w:rPr>
              <w:t>FS</w:t>
            </w:r>
            <w:r w:rsidR="00677DAC" w:rsidRPr="009721BA">
              <w:rPr>
                <w:rFonts w:cs="Arial"/>
                <w:sz w:val="18"/>
                <w:szCs w:val="18"/>
              </w:rPr>
              <w:t>-</w:t>
            </w:r>
            <w:r w:rsidR="00677DAC">
              <w:rPr>
                <w:rFonts w:cs="Arial"/>
                <w:sz w:val="18"/>
                <w:szCs w:val="18"/>
                <w:lang w:val="en-US"/>
              </w:rPr>
              <w:t>PER</w:t>
            </w:r>
            <w:r w:rsidR="00677DAC" w:rsidRPr="00976A92">
              <w:rPr>
                <w:rFonts w:cs="Arial"/>
                <w:sz w:val="18"/>
                <w:szCs w:val="18"/>
              </w:rPr>
              <w:t xml:space="preserve"> </w:t>
            </w:r>
            <w:r w:rsidRPr="00976A92">
              <w:rPr>
                <w:rFonts w:cs="Arial"/>
                <w:sz w:val="18"/>
                <w:szCs w:val="18"/>
              </w:rPr>
              <w:t>согласование сроков и КТГ выполняется вне системы (печатная форма)</w:t>
            </w:r>
          </w:p>
          <w:p w14:paraId="778CC97A" w14:textId="1CEE56C6" w:rsidR="00C33C67" w:rsidRPr="007008A3" w:rsidRDefault="00C33C67" w:rsidP="006B24FF">
            <w:pPr>
              <w:ind w:firstLine="0"/>
              <w:rPr>
                <w:rFonts w:cs="Arial"/>
                <w:b/>
                <w:bCs/>
                <w:color w:val="000000"/>
                <w:sz w:val="18"/>
                <w:szCs w:val="18"/>
                <w:lang w:eastAsia="ru-RU"/>
              </w:rPr>
            </w:pPr>
            <w:r w:rsidRPr="00976A92">
              <w:rPr>
                <w:rFonts w:cs="Arial"/>
                <w:sz w:val="18"/>
                <w:szCs w:val="18"/>
              </w:rPr>
              <w:t xml:space="preserve">Из системы печатается годовой, месячный план-график воздействий и утверждается </w:t>
            </w:r>
            <w:r w:rsidRPr="001D618E">
              <w:rPr>
                <w:rFonts w:cs="Arial"/>
                <w:b/>
                <w:sz w:val="18"/>
                <w:szCs w:val="18"/>
              </w:rPr>
              <w:t>Главным Инженером</w:t>
            </w:r>
          </w:p>
        </w:tc>
        <w:tc>
          <w:tcPr>
            <w:tcW w:w="349" w:type="pct"/>
            <w:shd w:val="clear" w:color="auto" w:fill="FFFFFF" w:themeFill="background1"/>
            <w:tcPrChange w:id="3839" w:author="Попова Дарья" w:date="2020-07-22T11:17:00Z">
              <w:tcPr>
                <w:tcW w:w="349" w:type="pct"/>
                <w:shd w:val="clear" w:color="auto" w:fill="FFFFFF" w:themeFill="background1"/>
              </w:tcPr>
            </w:tcPrChange>
          </w:tcPr>
          <w:p w14:paraId="6F1A5144" w14:textId="7E83A1E6" w:rsidR="00C33C67" w:rsidRPr="007008A3" w:rsidRDefault="00C33C67" w:rsidP="00C33C67">
            <w:pPr>
              <w:ind w:firstLine="0"/>
              <w:rPr>
                <w:rFonts w:cs="Arial"/>
                <w:b/>
                <w:bCs/>
                <w:color w:val="000000"/>
                <w:sz w:val="18"/>
                <w:szCs w:val="18"/>
                <w:lang w:eastAsia="ru-RU"/>
              </w:rPr>
            </w:pPr>
            <w:r>
              <w:rPr>
                <w:rFonts w:cs="Arial"/>
                <w:sz w:val="18"/>
                <w:szCs w:val="18"/>
              </w:rPr>
              <w:t>Изменяемые функции</w:t>
            </w:r>
          </w:p>
        </w:tc>
        <w:tc>
          <w:tcPr>
            <w:tcW w:w="425" w:type="pct"/>
            <w:shd w:val="clear" w:color="auto" w:fill="FFFFFF" w:themeFill="background1"/>
            <w:tcPrChange w:id="3840" w:author="Попова Дарья" w:date="2020-07-22T11:17:00Z">
              <w:tcPr>
                <w:tcW w:w="425" w:type="pct"/>
                <w:shd w:val="clear" w:color="auto" w:fill="FFFFFF" w:themeFill="background1"/>
              </w:tcPr>
            </w:tcPrChange>
          </w:tcPr>
          <w:p w14:paraId="5FAC98F5" w14:textId="1AE6E8B2" w:rsidR="00C33C67" w:rsidRPr="007008A3" w:rsidRDefault="00C33C67" w:rsidP="00C33C67">
            <w:pPr>
              <w:ind w:firstLine="0"/>
              <w:rPr>
                <w:rFonts w:cs="Arial"/>
                <w:b/>
                <w:bCs/>
                <w:color w:val="000000"/>
                <w:sz w:val="18"/>
                <w:szCs w:val="18"/>
                <w:lang w:eastAsia="ru-RU"/>
              </w:rPr>
            </w:pPr>
            <w:r>
              <w:rPr>
                <w:rFonts w:cs="Arial"/>
                <w:sz w:val="18"/>
                <w:szCs w:val="18"/>
              </w:rPr>
              <w:t xml:space="preserve">1. </w:t>
            </w:r>
            <w:r w:rsidRPr="00A10B56">
              <w:rPr>
                <w:rFonts w:cs="Arial"/>
                <w:sz w:val="18"/>
                <w:szCs w:val="18"/>
              </w:rPr>
              <w:t>Расчет плановых и фактических показателей КТГ на данных системы</w:t>
            </w:r>
          </w:p>
        </w:tc>
        <w:tc>
          <w:tcPr>
            <w:tcW w:w="542" w:type="pct"/>
            <w:shd w:val="clear" w:color="auto" w:fill="FFFFFF" w:themeFill="background1"/>
            <w:tcPrChange w:id="3841" w:author="Попова Дарья" w:date="2020-07-22T11:17:00Z">
              <w:tcPr>
                <w:tcW w:w="542" w:type="pct"/>
                <w:shd w:val="clear" w:color="auto" w:fill="FFFFFF" w:themeFill="background1"/>
              </w:tcPr>
            </w:tcPrChange>
          </w:tcPr>
          <w:p w14:paraId="7B74E78F" w14:textId="2779BD1F" w:rsidR="00C33C67" w:rsidRPr="007008A3" w:rsidRDefault="00C33C67" w:rsidP="00C33C67">
            <w:pPr>
              <w:ind w:firstLine="0"/>
              <w:rPr>
                <w:rFonts w:cs="Arial"/>
                <w:b/>
                <w:bCs/>
                <w:color w:val="000000"/>
                <w:sz w:val="18"/>
                <w:szCs w:val="18"/>
                <w:lang w:eastAsia="ru-RU"/>
              </w:rPr>
            </w:pPr>
            <w:r>
              <w:rPr>
                <w:rFonts w:cs="Arial"/>
                <w:sz w:val="18"/>
                <w:szCs w:val="18"/>
              </w:rPr>
              <w:t> 1. Качественный показатель</w:t>
            </w:r>
          </w:p>
        </w:tc>
      </w:tr>
      <w:tr w:rsidR="00C33C67" w:rsidRPr="007008A3" w14:paraId="570486B4" w14:textId="77777777" w:rsidTr="004F5BDD">
        <w:trPr>
          <w:trHeight w:val="397"/>
          <w:trPrChange w:id="3842" w:author="Попова Дарья" w:date="2020-07-22T11:17:00Z">
            <w:trPr>
              <w:cantSplit/>
              <w:trHeight w:val="397"/>
              <w:tblHeader/>
            </w:trPr>
          </w:trPrChange>
        </w:trPr>
        <w:tc>
          <w:tcPr>
            <w:tcW w:w="514" w:type="pct"/>
            <w:shd w:val="clear" w:color="auto" w:fill="FFFFFF" w:themeFill="background1"/>
            <w:tcPrChange w:id="3843" w:author="Попова Дарья" w:date="2020-07-22T11:17:00Z">
              <w:tcPr>
                <w:tcW w:w="514" w:type="pct"/>
                <w:shd w:val="clear" w:color="auto" w:fill="FFFFFF" w:themeFill="background1"/>
              </w:tcPr>
            </w:tcPrChange>
          </w:tcPr>
          <w:p w14:paraId="77B6987F" w14:textId="5335323A" w:rsidR="00C33C67" w:rsidRPr="007008A3" w:rsidRDefault="00C33C67" w:rsidP="00C33C67">
            <w:pPr>
              <w:ind w:firstLine="0"/>
              <w:rPr>
                <w:rFonts w:cs="Arial"/>
                <w:b/>
                <w:sz w:val="18"/>
                <w:szCs w:val="18"/>
                <w:lang w:eastAsia="ru-RU"/>
              </w:rPr>
            </w:pPr>
            <w:r>
              <w:rPr>
                <w:rFonts w:cs="Arial"/>
                <w:color w:val="000000"/>
                <w:sz w:val="18"/>
                <w:szCs w:val="18"/>
              </w:rPr>
              <w:t>10</w:t>
            </w:r>
          </w:p>
        </w:tc>
        <w:tc>
          <w:tcPr>
            <w:tcW w:w="508" w:type="pct"/>
            <w:shd w:val="clear" w:color="auto" w:fill="FFFFFF" w:themeFill="background1"/>
            <w:tcPrChange w:id="3844" w:author="Попова Дарья" w:date="2020-07-22T11:17:00Z">
              <w:tcPr>
                <w:tcW w:w="508" w:type="pct"/>
                <w:shd w:val="clear" w:color="auto" w:fill="FFFFFF" w:themeFill="background1"/>
              </w:tcPr>
            </w:tcPrChange>
          </w:tcPr>
          <w:p w14:paraId="33053CAB" w14:textId="695BF686" w:rsidR="00C33C67" w:rsidRPr="007008A3" w:rsidRDefault="00C33C67" w:rsidP="00C33C67">
            <w:pPr>
              <w:ind w:firstLine="0"/>
              <w:rPr>
                <w:rFonts w:cs="Arial"/>
                <w:b/>
                <w:bCs/>
                <w:color w:val="000000"/>
                <w:sz w:val="18"/>
                <w:szCs w:val="18"/>
                <w:lang w:eastAsia="ru-RU"/>
              </w:rPr>
            </w:pPr>
            <w:r>
              <w:rPr>
                <w:rFonts w:cs="Arial"/>
                <w:sz w:val="18"/>
                <w:szCs w:val="18"/>
              </w:rPr>
              <w:t xml:space="preserve">ПП-07 </w:t>
            </w:r>
            <w:r>
              <w:rPr>
                <w:rFonts w:cs="Arial"/>
                <w:sz w:val="18"/>
                <w:szCs w:val="18"/>
              </w:rPr>
              <w:br/>
              <w:t>Управление производственными активами</w:t>
            </w:r>
          </w:p>
        </w:tc>
        <w:tc>
          <w:tcPr>
            <w:tcW w:w="435" w:type="pct"/>
            <w:shd w:val="clear" w:color="auto" w:fill="FFFFFF" w:themeFill="background1"/>
            <w:tcPrChange w:id="3845" w:author="Попова Дарья" w:date="2020-07-22T11:17:00Z">
              <w:tcPr>
                <w:tcW w:w="435" w:type="pct"/>
                <w:shd w:val="clear" w:color="auto" w:fill="FFFFFF" w:themeFill="background1"/>
              </w:tcPr>
            </w:tcPrChange>
          </w:tcPr>
          <w:p w14:paraId="6AF541C3" w14:textId="080D5D15" w:rsidR="00C33C67" w:rsidRPr="007008A3" w:rsidRDefault="00C33C67" w:rsidP="00C33C67">
            <w:pPr>
              <w:ind w:firstLine="0"/>
              <w:rPr>
                <w:rFonts w:cs="Arial"/>
                <w:b/>
                <w:bCs/>
                <w:color w:val="000000"/>
                <w:sz w:val="18"/>
                <w:szCs w:val="18"/>
                <w:lang w:eastAsia="ru-RU"/>
              </w:rPr>
            </w:pPr>
            <w:r>
              <w:rPr>
                <w:rFonts w:cs="Arial"/>
                <w:sz w:val="18"/>
                <w:szCs w:val="18"/>
              </w:rPr>
              <w:t> </w:t>
            </w:r>
          </w:p>
        </w:tc>
        <w:tc>
          <w:tcPr>
            <w:tcW w:w="439" w:type="pct"/>
            <w:shd w:val="clear" w:color="auto" w:fill="FFFFFF" w:themeFill="background1"/>
            <w:tcPrChange w:id="3846" w:author="Попова Дарья" w:date="2020-07-22T11:17:00Z">
              <w:tcPr>
                <w:tcW w:w="439" w:type="pct"/>
                <w:shd w:val="clear" w:color="auto" w:fill="FFFFFF" w:themeFill="background1"/>
              </w:tcPr>
            </w:tcPrChange>
          </w:tcPr>
          <w:p w14:paraId="5DE8C748" w14:textId="03B89F69" w:rsidR="00C33C67" w:rsidRPr="007008A3" w:rsidRDefault="00C33C67" w:rsidP="00C33C67">
            <w:pPr>
              <w:ind w:firstLine="0"/>
              <w:rPr>
                <w:rFonts w:cs="Arial"/>
                <w:b/>
                <w:bCs/>
                <w:color w:val="000000"/>
                <w:sz w:val="18"/>
                <w:szCs w:val="18"/>
                <w:lang w:eastAsia="ru-RU"/>
              </w:rPr>
            </w:pPr>
            <w:r>
              <w:rPr>
                <w:rFonts w:cs="Arial"/>
                <w:sz w:val="18"/>
                <w:szCs w:val="18"/>
              </w:rPr>
              <w:t xml:space="preserve">Повышение обеспеченности мероприятий ТОиР ресурсами </w:t>
            </w:r>
          </w:p>
        </w:tc>
        <w:tc>
          <w:tcPr>
            <w:tcW w:w="536" w:type="pct"/>
            <w:shd w:val="clear" w:color="auto" w:fill="FFFFFF" w:themeFill="background1"/>
            <w:tcPrChange w:id="3847" w:author="Попова Дарья" w:date="2020-07-22T11:17:00Z">
              <w:tcPr>
                <w:tcW w:w="536" w:type="pct"/>
                <w:shd w:val="clear" w:color="auto" w:fill="FFFFFF" w:themeFill="background1"/>
              </w:tcPr>
            </w:tcPrChange>
          </w:tcPr>
          <w:p w14:paraId="4631EF4C" w14:textId="5CC83C22" w:rsidR="00C33C67" w:rsidRPr="007008A3" w:rsidRDefault="00C33C67" w:rsidP="00C33C67">
            <w:pPr>
              <w:ind w:firstLine="0"/>
              <w:rPr>
                <w:rFonts w:cs="Arial"/>
                <w:b/>
                <w:bCs/>
                <w:color w:val="000000"/>
                <w:sz w:val="18"/>
                <w:szCs w:val="18"/>
                <w:lang w:eastAsia="ru-RU"/>
              </w:rPr>
            </w:pPr>
            <w:r>
              <w:rPr>
                <w:rFonts w:cs="Arial"/>
                <w:sz w:val="18"/>
                <w:szCs w:val="18"/>
              </w:rPr>
              <w:t xml:space="preserve">PM.PC.3.2 </w:t>
            </w:r>
            <w:r w:rsidRPr="00976A92">
              <w:rPr>
                <w:rFonts w:cs="Arial"/>
                <w:sz w:val="18"/>
                <w:szCs w:val="18"/>
              </w:rPr>
              <w:t xml:space="preserve">Управление аналогами и взаимо-заменяемостью материалов и запасных частей </w:t>
            </w:r>
          </w:p>
        </w:tc>
        <w:tc>
          <w:tcPr>
            <w:tcW w:w="1252" w:type="pct"/>
            <w:shd w:val="clear" w:color="auto" w:fill="FFFFFF" w:themeFill="background1"/>
            <w:tcPrChange w:id="3848" w:author="Попова Дарья" w:date="2020-07-22T11:17:00Z">
              <w:tcPr>
                <w:tcW w:w="1252" w:type="pct"/>
                <w:shd w:val="clear" w:color="auto" w:fill="FFFFFF" w:themeFill="background1"/>
              </w:tcPr>
            </w:tcPrChange>
          </w:tcPr>
          <w:p w14:paraId="08B7DF03" w14:textId="77777777" w:rsidR="00C33C67" w:rsidRPr="00976A92" w:rsidRDefault="00C33C67" w:rsidP="006B24FF">
            <w:pPr>
              <w:spacing w:after="240"/>
              <w:rPr>
                <w:rFonts w:cs="Arial"/>
                <w:sz w:val="18"/>
                <w:szCs w:val="18"/>
              </w:rPr>
            </w:pPr>
            <w:r w:rsidRPr="00976A92">
              <w:rPr>
                <w:rFonts w:cs="Arial"/>
                <w:sz w:val="18"/>
                <w:szCs w:val="18"/>
              </w:rPr>
              <w:t>Ведение базы аналогов и статистической информации их применения в рамках мероприятий ТОиР</w:t>
            </w:r>
          </w:p>
          <w:p w14:paraId="04B5FDCC" w14:textId="2A19A51D" w:rsidR="00C33C67" w:rsidRDefault="00C33C67" w:rsidP="006B24FF">
            <w:pPr>
              <w:ind w:firstLine="0"/>
              <w:rPr>
                <w:rFonts w:cs="Arial"/>
                <w:b/>
                <w:bCs/>
                <w:color w:val="000000"/>
                <w:sz w:val="18"/>
                <w:szCs w:val="18"/>
                <w:lang w:eastAsia="ru-RU"/>
              </w:rPr>
            </w:pPr>
            <w:r w:rsidRPr="00976A92">
              <w:rPr>
                <w:rFonts w:cs="Arial"/>
                <w:sz w:val="18"/>
                <w:szCs w:val="18"/>
              </w:rPr>
              <w:t>Автоматизированный поиск аналогов при внеплановой потребности</w:t>
            </w:r>
          </w:p>
          <w:p w14:paraId="34E00D45" w14:textId="77777777" w:rsidR="00C33C67" w:rsidRPr="00142C9F" w:rsidRDefault="00C33C67" w:rsidP="006B24FF">
            <w:pPr>
              <w:rPr>
                <w:rFonts w:cs="Arial"/>
                <w:sz w:val="18"/>
                <w:szCs w:val="18"/>
                <w:lang w:eastAsia="ru-RU"/>
              </w:rPr>
            </w:pPr>
          </w:p>
        </w:tc>
        <w:tc>
          <w:tcPr>
            <w:tcW w:w="349" w:type="pct"/>
            <w:shd w:val="clear" w:color="auto" w:fill="FFFFFF" w:themeFill="background1"/>
            <w:tcPrChange w:id="3849" w:author="Попова Дарья" w:date="2020-07-22T11:17:00Z">
              <w:tcPr>
                <w:tcW w:w="349" w:type="pct"/>
                <w:shd w:val="clear" w:color="auto" w:fill="FFFFFF" w:themeFill="background1"/>
              </w:tcPr>
            </w:tcPrChange>
          </w:tcPr>
          <w:p w14:paraId="54D61DA6" w14:textId="5D8B3A75" w:rsidR="00C33C67" w:rsidRPr="007008A3" w:rsidRDefault="00C33C67" w:rsidP="00C33C67">
            <w:pPr>
              <w:ind w:firstLine="0"/>
              <w:rPr>
                <w:rFonts w:cs="Arial"/>
                <w:b/>
                <w:bCs/>
                <w:color w:val="000000"/>
                <w:sz w:val="18"/>
                <w:szCs w:val="18"/>
                <w:lang w:eastAsia="ru-RU"/>
              </w:rPr>
            </w:pPr>
            <w:r>
              <w:rPr>
                <w:rFonts w:cs="Arial"/>
                <w:sz w:val="18"/>
                <w:szCs w:val="18"/>
              </w:rPr>
              <w:t>Новые функции</w:t>
            </w:r>
          </w:p>
        </w:tc>
        <w:tc>
          <w:tcPr>
            <w:tcW w:w="425" w:type="pct"/>
            <w:shd w:val="clear" w:color="auto" w:fill="FFFFFF" w:themeFill="background1"/>
            <w:tcPrChange w:id="3850" w:author="Попова Дарья" w:date="2020-07-22T11:17:00Z">
              <w:tcPr>
                <w:tcW w:w="425" w:type="pct"/>
                <w:shd w:val="clear" w:color="auto" w:fill="FFFFFF" w:themeFill="background1"/>
              </w:tcPr>
            </w:tcPrChange>
          </w:tcPr>
          <w:p w14:paraId="414E735E" w14:textId="77777777" w:rsidR="00C33C67" w:rsidRPr="006F78B0" w:rsidRDefault="00C33C67" w:rsidP="00C33C67">
            <w:pPr>
              <w:rPr>
                <w:rFonts w:cs="Arial"/>
                <w:sz w:val="18"/>
                <w:szCs w:val="18"/>
              </w:rPr>
            </w:pPr>
            <w:r>
              <w:rPr>
                <w:rFonts w:cs="Arial"/>
                <w:sz w:val="18"/>
                <w:szCs w:val="18"/>
              </w:rPr>
              <w:t xml:space="preserve">1. </w:t>
            </w:r>
            <w:r w:rsidRPr="006F78B0">
              <w:rPr>
                <w:rFonts w:cs="Arial"/>
                <w:sz w:val="18"/>
                <w:szCs w:val="18"/>
              </w:rPr>
              <w:t>Оптимизация бюджета в условиях ограничений</w:t>
            </w:r>
          </w:p>
          <w:p w14:paraId="79ACC752" w14:textId="77777777" w:rsidR="00C33C67" w:rsidRPr="006F78B0" w:rsidRDefault="00C33C67" w:rsidP="00C33C67">
            <w:pPr>
              <w:rPr>
                <w:rFonts w:cs="Arial"/>
                <w:sz w:val="18"/>
                <w:szCs w:val="18"/>
              </w:rPr>
            </w:pPr>
            <w:r>
              <w:rPr>
                <w:rFonts w:cs="Arial"/>
                <w:sz w:val="18"/>
                <w:szCs w:val="18"/>
              </w:rPr>
              <w:lastRenderedPageBreak/>
              <w:t xml:space="preserve">2. </w:t>
            </w:r>
            <w:r w:rsidRPr="006F78B0">
              <w:rPr>
                <w:rFonts w:cs="Arial"/>
                <w:sz w:val="18"/>
                <w:szCs w:val="18"/>
              </w:rPr>
              <w:t>Возможность выполнения ремонта при отсутствии оригинальной зап. Части</w:t>
            </w:r>
          </w:p>
          <w:p w14:paraId="353C5F65" w14:textId="77777777" w:rsidR="00C33C67" w:rsidRPr="007008A3" w:rsidRDefault="00C33C67" w:rsidP="00C33C67">
            <w:pPr>
              <w:ind w:firstLine="0"/>
              <w:rPr>
                <w:rFonts w:cs="Arial"/>
                <w:b/>
                <w:bCs/>
                <w:color w:val="000000"/>
                <w:sz w:val="18"/>
                <w:szCs w:val="18"/>
                <w:lang w:eastAsia="ru-RU"/>
              </w:rPr>
            </w:pPr>
          </w:p>
        </w:tc>
        <w:tc>
          <w:tcPr>
            <w:tcW w:w="542" w:type="pct"/>
            <w:shd w:val="clear" w:color="auto" w:fill="FFFFFF" w:themeFill="background1"/>
            <w:tcPrChange w:id="3851" w:author="Попова Дарья" w:date="2020-07-22T11:17:00Z">
              <w:tcPr>
                <w:tcW w:w="542" w:type="pct"/>
                <w:shd w:val="clear" w:color="auto" w:fill="FFFFFF" w:themeFill="background1"/>
              </w:tcPr>
            </w:tcPrChange>
          </w:tcPr>
          <w:p w14:paraId="74677D63" w14:textId="77777777" w:rsidR="00C33C67" w:rsidRDefault="00C33C67" w:rsidP="00C33C67">
            <w:pPr>
              <w:rPr>
                <w:rFonts w:cs="Arial"/>
                <w:sz w:val="18"/>
                <w:szCs w:val="18"/>
              </w:rPr>
            </w:pPr>
            <w:r>
              <w:rPr>
                <w:rFonts w:cs="Arial"/>
                <w:sz w:val="18"/>
                <w:szCs w:val="18"/>
              </w:rPr>
              <w:lastRenderedPageBreak/>
              <w:t xml:space="preserve">1. </w:t>
            </w:r>
            <w:r w:rsidRPr="006F78B0">
              <w:rPr>
                <w:rFonts w:cs="Arial"/>
                <w:sz w:val="18"/>
                <w:szCs w:val="18"/>
              </w:rPr>
              <w:t>Качественный показатель</w:t>
            </w:r>
          </w:p>
          <w:p w14:paraId="6824635B" w14:textId="41422EAF" w:rsidR="00C33C67" w:rsidRPr="007008A3" w:rsidRDefault="00C33C67" w:rsidP="00C33C67">
            <w:pPr>
              <w:ind w:firstLine="0"/>
              <w:rPr>
                <w:rFonts w:cs="Arial"/>
                <w:b/>
                <w:bCs/>
                <w:color w:val="000000"/>
                <w:sz w:val="18"/>
                <w:szCs w:val="18"/>
                <w:lang w:eastAsia="ru-RU"/>
              </w:rPr>
            </w:pPr>
            <w:r>
              <w:rPr>
                <w:rFonts w:cs="Arial"/>
                <w:sz w:val="18"/>
                <w:szCs w:val="18"/>
              </w:rPr>
              <w:t xml:space="preserve">2. </w:t>
            </w:r>
            <w:r w:rsidRPr="006F78B0">
              <w:rPr>
                <w:rFonts w:cs="Arial"/>
                <w:sz w:val="18"/>
                <w:szCs w:val="18"/>
              </w:rPr>
              <w:t>Качественный показатель</w:t>
            </w:r>
          </w:p>
        </w:tc>
      </w:tr>
      <w:tr w:rsidR="00C33C67" w:rsidRPr="007008A3" w14:paraId="4536055F" w14:textId="77777777" w:rsidTr="004F5BDD">
        <w:trPr>
          <w:trHeight w:val="397"/>
          <w:trPrChange w:id="3852" w:author="Попова Дарья" w:date="2020-07-22T11:17:00Z">
            <w:trPr>
              <w:cantSplit/>
              <w:trHeight w:val="397"/>
              <w:tblHeader/>
            </w:trPr>
          </w:trPrChange>
        </w:trPr>
        <w:tc>
          <w:tcPr>
            <w:tcW w:w="514" w:type="pct"/>
            <w:shd w:val="clear" w:color="auto" w:fill="FFFFFF" w:themeFill="background1"/>
            <w:tcPrChange w:id="3853" w:author="Попова Дарья" w:date="2020-07-22T11:17:00Z">
              <w:tcPr>
                <w:tcW w:w="514" w:type="pct"/>
                <w:shd w:val="clear" w:color="auto" w:fill="FFFFFF" w:themeFill="background1"/>
              </w:tcPr>
            </w:tcPrChange>
          </w:tcPr>
          <w:p w14:paraId="3EE6E28B" w14:textId="0BC2F09D" w:rsidR="00C33C67" w:rsidRDefault="00C33C67" w:rsidP="00C33C67">
            <w:pPr>
              <w:ind w:firstLine="0"/>
              <w:rPr>
                <w:rFonts w:cs="Arial"/>
                <w:color w:val="000000"/>
                <w:sz w:val="18"/>
                <w:szCs w:val="18"/>
              </w:rPr>
            </w:pPr>
            <w:r>
              <w:rPr>
                <w:rFonts w:cs="Arial"/>
                <w:color w:val="000000"/>
                <w:sz w:val="18"/>
                <w:szCs w:val="18"/>
              </w:rPr>
              <w:t>11</w:t>
            </w:r>
          </w:p>
        </w:tc>
        <w:tc>
          <w:tcPr>
            <w:tcW w:w="508" w:type="pct"/>
            <w:shd w:val="clear" w:color="auto" w:fill="FFFFFF" w:themeFill="background1"/>
            <w:tcPrChange w:id="3854" w:author="Попова Дарья" w:date="2020-07-22T11:17:00Z">
              <w:tcPr>
                <w:tcW w:w="508" w:type="pct"/>
                <w:shd w:val="clear" w:color="auto" w:fill="FFFFFF" w:themeFill="background1"/>
              </w:tcPr>
            </w:tcPrChange>
          </w:tcPr>
          <w:p w14:paraId="3A8DB873" w14:textId="075CBEF5" w:rsidR="00C33C67" w:rsidRDefault="00C33C67" w:rsidP="00C33C67">
            <w:pPr>
              <w:ind w:firstLine="0"/>
              <w:rPr>
                <w:rFonts w:cs="Arial"/>
                <w:sz w:val="18"/>
                <w:szCs w:val="18"/>
              </w:rPr>
            </w:pPr>
            <w:r>
              <w:rPr>
                <w:rFonts w:cs="Arial"/>
                <w:sz w:val="18"/>
                <w:szCs w:val="18"/>
              </w:rPr>
              <w:t xml:space="preserve">ПП-07 </w:t>
            </w:r>
            <w:r>
              <w:rPr>
                <w:rFonts w:cs="Arial"/>
                <w:sz w:val="18"/>
                <w:szCs w:val="18"/>
              </w:rPr>
              <w:br/>
              <w:t>Управление производственными активами</w:t>
            </w:r>
          </w:p>
        </w:tc>
        <w:tc>
          <w:tcPr>
            <w:tcW w:w="435" w:type="pct"/>
            <w:shd w:val="clear" w:color="auto" w:fill="FFFFFF" w:themeFill="background1"/>
            <w:tcPrChange w:id="3855" w:author="Попова Дарья" w:date="2020-07-22T11:17:00Z">
              <w:tcPr>
                <w:tcW w:w="435" w:type="pct"/>
                <w:shd w:val="clear" w:color="auto" w:fill="FFFFFF" w:themeFill="background1"/>
              </w:tcPr>
            </w:tcPrChange>
          </w:tcPr>
          <w:p w14:paraId="69E9F854" w14:textId="0C16664B" w:rsidR="00C33C67" w:rsidRDefault="00C33C67" w:rsidP="00C33C67">
            <w:pPr>
              <w:ind w:firstLine="0"/>
              <w:rPr>
                <w:rFonts w:cs="Arial"/>
                <w:sz w:val="18"/>
                <w:szCs w:val="18"/>
              </w:rPr>
            </w:pPr>
            <w:r>
              <w:rPr>
                <w:rFonts w:cs="Arial"/>
                <w:sz w:val="18"/>
                <w:szCs w:val="18"/>
              </w:rPr>
              <w:t> </w:t>
            </w:r>
          </w:p>
        </w:tc>
        <w:tc>
          <w:tcPr>
            <w:tcW w:w="439" w:type="pct"/>
            <w:shd w:val="clear" w:color="auto" w:fill="FFFFFF" w:themeFill="background1"/>
            <w:tcPrChange w:id="3856" w:author="Попова Дарья" w:date="2020-07-22T11:17:00Z">
              <w:tcPr>
                <w:tcW w:w="439" w:type="pct"/>
                <w:shd w:val="clear" w:color="auto" w:fill="FFFFFF" w:themeFill="background1"/>
              </w:tcPr>
            </w:tcPrChange>
          </w:tcPr>
          <w:p w14:paraId="4FE8A593" w14:textId="525F01F1" w:rsidR="00C33C67" w:rsidRDefault="00C33C67" w:rsidP="00C33C67">
            <w:pPr>
              <w:ind w:firstLine="0"/>
              <w:rPr>
                <w:rFonts w:cs="Arial"/>
                <w:sz w:val="18"/>
                <w:szCs w:val="18"/>
              </w:rPr>
            </w:pPr>
            <w:r>
              <w:rPr>
                <w:rFonts w:cs="Arial"/>
                <w:sz w:val="18"/>
                <w:szCs w:val="18"/>
              </w:rPr>
              <w:t>Нормирование ТОиР всего оборудования. Реализация аналитической отчетности  с учетом требований РиК.</w:t>
            </w:r>
          </w:p>
        </w:tc>
        <w:tc>
          <w:tcPr>
            <w:tcW w:w="536" w:type="pct"/>
            <w:shd w:val="clear" w:color="auto" w:fill="FFFFFF" w:themeFill="background1"/>
            <w:tcPrChange w:id="3857" w:author="Попова Дарья" w:date="2020-07-22T11:17:00Z">
              <w:tcPr>
                <w:tcW w:w="536" w:type="pct"/>
                <w:shd w:val="clear" w:color="auto" w:fill="FFFFFF" w:themeFill="background1"/>
              </w:tcPr>
            </w:tcPrChange>
          </w:tcPr>
          <w:p w14:paraId="2B24EA4C" w14:textId="21DA6B52" w:rsidR="00C33C67" w:rsidRDefault="00C33C67" w:rsidP="00C33C67">
            <w:pPr>
              <w:ind w:firstLine="0"/>
              <w:rPr>
                <w:rFonts w:cs="Arial"/>
                <w:sz w:val="18"/>
                <w:szCs w:val="18"/>
              </w:rPr>
            </w:pPr>
            <w:r>
              <w:rPr>
                <w:rFonts w:cs="Arial"/>
                <w:sz w:val="18"/>
                <w:szCs w:val="18"/>
              </w:rPr>
              <w:t>PM.PC.4.1 Реализация контрольных процедур в ERP</w:t>
            </w:r>
          </w:p>
        </w:tc>
        <w:tc>
          <w:tcPr>
            <w:tcW w:w="1252" w:type="pct"/>
            <w:shd w:val="clear" w:color="auto" w:fill="FFFFFF" w:themeFill="background1"/>
            <w:tcPrChange w:id="3858" w:author="Попова Дарья" w:date="2020-07-22T11:17:00Z">
              <w:tcPr>
                <w:tcW w:w="1252" w:type="pct"/>
                <w:shd w:val="clear" w:color="auto" w:fill="FFFFFF" w:themeFill="background1"/>
              </w:tcPr>
            </w:tcPrChange>
          </w:tcPr>
          <w:p w14:paraId="423D1CAF" w14:textId="5353EA6D" w:rsidR="00C33C67" w:rsidRPr="00976A92" w:rsidRDefault="00C33C67" w:rsidP="006B24FF">
            <w:pPr>
              <w:spacing w:after="240"/>
              <w:rPr>
                <w:rFonts w:cs="Arial"/>
                <w:sz w:val="18"/>
                <w:szCs w:val="18"/>
              </w:rPr>
            </w:pPr>
            <w:r w:rsidRPr="00976A92">
              <w:rPr>
                <w:rFonts w:cs="Arial"/>
                <w:sz w:val="18"/>
                <w:szCs w:val="18"/>
              </w:rPr>
              <w:t>В рамках Программы трансформации на базе ERP контрольные процедуры распределены по процессу в соответствии с ролями и полномочиями, что позволяет оперативно предотвращать возможную реализацию рисков автоматизированными средствами SAP и повысить качество управления процессами</w:t>
            </w:r>
          </w:p>
        </w:tc>
        <w:tc>
          <w:tcPr>
            <w:tcW w:w="349" w:type="pct"/>
            <w:shd w:val="clear" w:color="auto" w:fill="FFFFFF" w:themeFill="background1"/>
            <w:tcPrChange w:id="3859" w:author="Попова Дарья" w:date="2020-07-22T11:17:00Z">
              <w:tcPr>
                <w:tcW w:w="349" w:type="pct"/>
                <w:shd w:val="clear" w:color="auto" w:fill="FFFFFF" w:themeFill="background1"/>
              </w:tcPr>
            </w:tcPrChange>
          </w:tcPr>
          <w:p w14:paraId="3D822C75" w14:textId="555535EE" w:rsidR="00C33C67" w:rsidRDefault="00C33C67" w:rsidP="00C33C67">
            <w:pPr>
              <w:ind w:firstLine="0"/>
              <w:rPr>
                <w:rFonts w:cs="Arial"/>
                <w:sz w:val="18"/>
                <w:szCs w:val="18"/>
              </w:rPr>
            </w:pPr>
            <w:r>
              <w:rPr>
                <w:rFonts w:cs="Arial"/>
                <w:sz w:val="18"/>
                <w:szCs w:val="18"/>
              </w:rPr>
              <w:t>Новые функции</w:t>
            </w:r>
          </w:p>
        </w:tc>
        <w:tc>
          <w:tcPr>
            <w:tcW w:w="425" w:type="pct"/>
            <w:shd w:val="clear" w:color="auto" w:fill="FFFFFF" w:themeFill="background1"/>
            <w:tcPrChange w:id="3860" w:author="Попова Дарья" w:date="2020-07-22T11:17:00Z">
              <w:tcPr>
                <w:tcW w:w="425" w:type="pct"/>
                <w:shd w:val="clear" w:color="auto" w:fill="FFFFFF" w:themeFill="background1"/>
              </w:tcPr>
            </w:tcPrChange>
          </w:tcPr>
          <w:p w14:paraId="4102DF9A" w14:textId="77777777" w:rsidR="00C33C67" w:rsidRDefault="00C33C67" w:rsidP="00C33C67">
            <w:pPr>
              <w:rPr>
                <w:rFonts w:cs="Arial"/>
                <w:sz w:val="18"/>
                <w:szCs w:val="18"/>
              </w:rPr>
            </w:pPr>
            <w:r>
              <w:rPr>
                <w:rFonts w:cs="Arial"/>
                <w:sz w:val="18"/>
                <w:szCs w:val="18"/>
              </w:rPr>
              <w:t>1.</w:t>
            </w:r>
            <w:r w:rsidRPr="00F622E1">
              <w:rPr>
                <w:rFonts w:cs="Arial"/>
                <w:sz w:val="18"/>
                <w:szCs w:val="18"/>
              </w:rPr>
              <w:t>Количество контрольных процедур</w:t>
            </w:r>
          </w:p>
          <w:p w14:paraId="2648DF41" w14:textId="77777777" w:rsidR="00C33C67" w:rsidRPr="00F622E1" w:rsidRDefault="00C33C67" w:rsidP="00C33C67">
            <w:pPr>
              <w:rPr>
                <w:rFonts w:cs="Arial"/>
                <w:sz w:val="18"/>
                <w:szCs w:val="18"/>
              </w:rPr>
            </w:pPr>
          </w:p>
          <w:p w14:paraId="45F057E6" w14:textId="54A97EF4" w:rsidR="00C33C67" w:rsidRDefault="00C33C67" w:rsidP="00C33C67">
            <w:pPr>
              <w:rPr>
                <w:rFonts w:cs="Arial"/>
                <w:sz w:val="18"/>
                <w:szCs w:val="18"/>
              </w:rPr>
            </w:pPr>
            <w:r>
              <w:rPr>
                <w:rFonts w:cs="Arial"/>
                <w:sz w:val="18"/>
                <w:szCs w:val="18"/>
              </w:rPr>
              <w:t>2.</w:t>
            </w:r>
            <w:r w:rsidRPr="00F622E1">
              <w:rPr>
                <w:rFonts w:cs="Arial"/>
                <w:sz w:val="18"/>
                <w:szCs w:val="18"/>
              </w:rPr>
              <w:t>Доля автоматизированных контрольных процедур</w:t>
            </w:r>
          </w:p>
        </w:tc>
        <w:tc>
          <w:tcPr>
            <w:tcW w:w="542" w:type="pct"/>
            <w:shd w:val="clear" w:color="auto" w:fill="FFFFFF" w:themeFill="background1"/>
            <w:tcPrChange w:id="3861" w:author="Попова Дарья" w:date="2020-07-22T11:17:00Z">
              <w:tcPr>
                <w:tcW w:w="542" w:type="pct"/>
                <w:shd w:val="clear" w:color="auto" w:fill="FFFFFF" w:themeFill="background1"/>
              </w:tcPr>
            </w:tcPrChange>
          </w:tcPr>
          <w:p w14:paraId="05783547" w14:textId="77777777" w:rsidR="00C33C67" w:rsidRDefault="00C33C67" w:rsidP="00C33C67">
            <w:pPr>
              <w:rPr>
                <w:rFonts w:cs="Arial"/>
                <w:sz w:val="18"/>
                <w:szCs w:val="18"/>
              </w:rPr>
            </w:pPr>
            <w:r>
              <w:rPr>
                <w:rFonts w:cs="Arial"/>
                <w:sz w:val="18"/>
                <w:szCs w:val="18"/>
              </w:rPr>
              <w:t>1.</w:t>
            </w:r>
            <w:r w:rsidRPr="00F622E1">
              <w:rPr>
                <w:rFonts w:cs="Arial"/>
                <w:sz w:val="18"/>
                <w:szCs w:val="18"/>
              </w:rPr>
              <w:t>Общее количество контрольных процедур</w:t>
            </w:r>
          </w:p>
          <w:p w14:paraId="6FA0A813" w14:textId="77777777" w:rsidR="00C33C67" w:rsidRDefault="00C33C67" w:rsidP="00C33C67">
            <w:pPr>
              <w:rPr>
                <w:rFonts w:cs="Arial"/>
                <w:sz w:val="18"/>
                <w:szCs w:val="18"/>
              </w:rPr>
            </w:pPr>
            <w:r w:rsidRPr="00F622E1">
              <w:rPr>
                <w:rFonts w:cs="Arial"/>
                <w:sz w:val="18"/>
                <w:szCs w:val="18"/>
              </w:rPr>
              <w:t xml:space="preserve"> </w:t>
            </w:r>
          </w:p>
          <w:p w14:paraId="015CE574" w14:textId="77777777" w:rsidR="00C33C67" w:rsidRPr="00F622E1" w:rsidRDefault="00C33C67" w:rsidP="00C33C67">
            <w:pPr>
              <w:rPr>
                <w:rFonts w:cs="Arial"/>
                <w:sz w:val="18"/>
                <w:szCs w:val="18"/>
              </w:rPr>
            </w:pPr>
          </w:p>
          <w:p w14:paraId="63DB530D" w14:textId="77777777" w:rsidR="00C33C67" w:rsidRPr="00E72F57" w:rsidRDefault="00C33C67" w:rsidP="00C33C67">
            <w:pPr>
              <w:rPr>
                <w:rFonts w:cs="Arial"/>
                <w:sz w:val="18"/>
                <w:szCs w:val="18"/>
              </w:rPr>
            </w:pPr>
            <w:r>
              <w:rPr>
                <w:rFonts w:cs="Arial"/>
                <w:sz w:val="18"/>
                <w:szCs w:val="18"/>
              </w:rPr>
              <w:t>2.</w:t>
            </w:r>
            <w:r w:rsidRPr="00F622E1">
              <w:rPr>
                <w:rFonts w:cs="Arial"/>
                <w:sz w:val="18"/>
                <w:szCs w:val="18"/>
              </w:rPr>
              <w:t xml:space="preserve">Количество автоматизированных контрольных процедур к общему количеству контрольных процедур в % </w:t>
            </w:r>
          </w:p>
          <w:p w14:paraId="3068F2C4" w14:textId="77777777" w:rsidR="00C33C67" w:rsidRDefault="00C33C67" w:rsidP="00C33C67">
            <w:pPr>
              <w:rPr>
                <w:rFonts w:cs="Arial"/>
                <w:sz w:val="18"/>
                <w:szCs w:val="18"/>
              </w:rPr>
            </w:pPr>
          </w:p>
        </w:tc>
      </w:tr>
    </w:tbl>
    <w:p w14:paraId="48CED57E" w14:textId="1AAA491B" w:rsidR="009E7971" w:rsidRPr="004F5BDD" w:rsidDel="004F5BDD" w:rsidRDefault="009E7971">
      <w:pPr>
        <w:rPr>
          <w:del w:id="3862" w:author="Попова Дарья" w:date="2020-07-22T11:17:00Z"/>
          <w:rFonts w:eastAsiaTheme="majorEastAsia"/>
          <w:rPrChange w:id="3863" w:author="Попова Дарья" w:date="2020-07-22T11:24:00Z">
            <w:rPr>
              <w:del w:id="3864" w:author="Попова Дарья" w:date="2020-07-22T11:17:00Z"/>
              <w:rFonts w:eastAsia="Calibri"/>
            </w:rPr>
          </w:rPrChange>
        </w:rPr>
      </w:pPr>
    </w:p>
    <w:p w14:paraId="72337A4D" w14:textId="11C354D9" w:rsidR="009E7971" w:rsidRPr="004F5BDD" w:rsidDel="004F5BDD" w:rsidRDefault="009E7971">
      <w:pPr>
        <w:rPr>
          <w:del w:id="3865" w:author="Попова Дарья" w:date="2020-07-22T11:17:00Z"/>
          <w:rFonts w:eastAsiaTheme="majorEastAsia"/>
          <w:rPrChange w:id="3866" w:author="Попова Дарья" w:date="2020-07-22T11:24:00Z">
            <w:rPr>
              <w:del w:id="3867" w:author="Попова Дарья" w:date="2020-07-22T11:17:00Z"/>
              <w:rFonts w:eastAsia="Calibri"/>
            </w:rPr>
          </w:rPrChange>
        </w:rPr>
      </w:pPr>
    </w:p>
    <w:p w14:paraId="488C20F4" w14:textId="0D9AB99D" w:rsidR="009E7971" w:rsidRPr="004F5BDD" w:rsidDel="004F5BDD" w:rsidRDefault="009E7971">
      <w:pPr>
        <w:rPr>
          <w:del w:id="3868" w:author="Попова Дарья" w:date="2020-07-22T11:17:00Z"/>
          <w:rFonts w:eastAsiaTheme="majorEastAsia"/>
          <w:rPrChange w:id="3869" w:author="Попова Дарья" w:date="2020-07-22T11:24:00Z">
            <w:rPr>
              <w:del w:id="3870" w:author="Попова Дарья" w:date="2020-07-22T11:17:00Z"/>
              <w:rFonts w:eastAsia="Calibri"/>
            </w:rPr>
          </w:rPrChange>
        </w:rPr>
      </w:pPr>
    </w:p>
    <w:p w14:paraId="17A12CF7" w14:textId="76E3CB54" w:rsidR="00E73715" w:rsidRDefault="00E73715">
      <w:pPr>
        <w:rPr>
          <w:ins w:id="3871" w:author="Попова Дарья" w:date="2020-07-22T11:24:00Z"/>
          <w:rFonts w:eastAsiaTheme="majorEastAsia"/>
        </w:rPr>
        <w:pPrChange w:id="3872" w:author="Попова Дарья" w:date="2020-07-22T11:24:00Z">
          <w:pPr>
            <w:pStyle w:val="22"/>
            <w:keepNext/>
            <w:keepLines/>
            <w:numPr>
              <w:ilvl w:val="1"/>
              <w:numId w:val="8"/>
            </w:numPr>
            <w:tabs>
              <w:tab w:val="clear" w:pos="567"/>
            </w:tabs>
            <w:spacing w:before="160" w:after="120" w:line="276" w:lineRule="auto"/>
            <w:ind w:left="576" w:hanging="576"/>
          </w:pPr>
        </w:pPrChange>
      </w:pPr>
      <w:bookmarkStart w:id="3873" w:name="_Toc526150646"/>
      <w:del w:id="3874" w:author="Попова Дарья" w:date="2020-07-22T11:24:00Z">
        <w:r w:rsidRPr="004F5BDD" w:rsidDel="004F5BDD">
          <w:rPr>
            <w:rFonts w:eastAsiaTheme="majorEastAsia"/>
            <w:rPrChange w:id="3875" w:author="Попова Дарья" w:date="2020-07-22T11:24:00Z">
              <w:rPr>
                <w:rFonts w:eastAsiaTheme="majorEastAsia" w:cstheme="majorBidi"/>
                <w:b w:val="0"/>
                <w:caps w:val="0"/>
                <w:szCs w:val="26"/>
              </w:rPr>
            </w:rPrChange>
          </w:rPr>
          <w:delText>Организационные аспекты</w:delText>
        </w:r>
      </w:del>
      <w:bookmarkEnd w:id="3873"/>
    </w:p>
    <w:p w14:paraId="1BFC4191" w14:textId="77777777" w:rsidR="004F5BDD" w:rsidRDefault="004F5BDD">
      <w:pPr>
        <w:rPr>
          <w:ins w:id="3876" w:author="Попова Дарья" w:date="2020-07-22T11:24:00Z"/>
          <w:rFonts w:eastAsiaTheme="majorEastAsia"/>
        </w:rPr>
        <w:pPrChange w:id="3877" w:author="Попова Дарья" w:date="2020-07-22T11:24:00Z">
          <w:pPr>
            <w:pStyle w:val="22"/>
            <w:keepNext/>
            <w:keepLines/>
            <w:numPr>
              <w:ilvl w:val="1"/>
              <w:numId w:val="8"/>
            </w:numPr>
            <w:tabs>
              <w:tab w:val="clear" w:pos="567"/>
            </w:tabs>
            <w:spacing w:before="160" w:after="120" w:line="276" w:lineRule="auto"/>
            <w:ind w:left="576" w:hanging="576"/>
          </w:pPr>
        </w:pPrChange>
      </w:pPr>
    </w:p>
    <w:p w14:paraId="3117356F" w14:textId="77777777" w:rsidR="004F5BDD" w:rsidRDefault="004F5BDD">
      <w:pPr>
        <w:rPr>
          <w:ins w:id="3878" w:author="Попова Дарья" w:date="2020-07-22T11:24:00Z"/>
          <w:rFonts w:eastAsiaTheme="majorEastAsia"/>
        </w:rPr>
        <w:pPrChange w:id="3879" w:author="Попова Дарья" w:date="2020-07-22T11:24:00Z">
          <w:pPr>
            <w:pStyle w:val="22"/>
            <w:keepNext/>
            <w:keepLines/>
            <w:numPr>
              <w:ilvl w:val="1"/>
              <w:numId w:val="8"/>
            </w:numPr>
            <w:tabs>
              <w:tab w:val="clear" w:pos="567"/>
            </w:tabs>
            <w:spacing w:before="160" w:after="120" w:line="276" w:lineRule="auto"/>
            <w:ind w:left="576" w:hanging="576"/>
          </w:pPr>
        </w:pPrChange>
      </w:pPr>
    </w:p>
    <w:p w14:paraId="6269A40F" w14:textId="77777777" w:rsidR="004F5BDD" w:rsidRDefault="004F5BDD">
      <w:pPr>
        <w:rPr>
          <w:ins w:id="3880" w:author="Попова Дарья" w:date="2020-07-22T11:24:00Z"/>
          <w:rFonts w:eastAsiaTheme="majorEastAsia"/>
        </w:rPr>
        <w:pPrChange w:id="3881" w:author="Попова Дарья" w:date="2020-07-22T11:24:00Z">
          <w:pPr>
            <w:pStyle w:val="22"/>
            <w:keepNext/>
            <w:keepLines/>
            <w:numPr>
              <w:ilvl w:val="1"/>
              <w:numId w:val="8"/>
            </w:numPr>
            <w:tabs>
              <w:tab w:val="clear" w:pos="567"/>
            </w:tabs>
            <w:spacing w:before="160" w:after="120" w:line="276" w:lineRule="auto"/>
            <w:ind w:left="576" w:hanging="576"/>
          </w:pPr>
        </w:pPrChange>
      </w:pPr>
    </w:p>
    <w:p w14:paraId="09C7D142" w14:textId="77777777" w:rsidR="004F5BDD" w:rsidRPr="002175C8" w:rsidRDefault="004F5BDD">
      <w:pPr>
        <w:rPr>
          <w:ins w:id="3882" w:author="Попова Дарья" w:date="2020-07-22T11:24:00Z"/>
          <w:rFonts w:eastAsiaTheme="majorEastAsia"/>
        </w:rPr>
        <w:pPrChange w:id="3883" w:author="Попова Дарья" w:date="2020-07-22T11:24:00Z">
          <w:pPr>
            <w:pStyle w:val="22"/>
            <w:keepNext/>
            <w:keepLines/>
            <w:numPr>
              <w:ilvl w:val="1"/>
              <w:numId w:val="8"/>
            </w:numPr>
            <w:tabs>
              <w:tab w:val="clear" w:pos="567"/>
            </w:tabs>
            <w:spacing w:before="160" w:after="120" w:line="276" w:lineRule="auto"/>
            <w:ind w:left="576" w:hanging="576"/>
          </w:pPr>
        </w:pPrChange>
      </w:pPr>
    </w:p>
    <w:p w14:paraId="48855484" w14:textId="77777777" w:rsidR="004F5BDD" w:rsidRDefault="004F5BDD" w:rsidP="004F5BDD">
      <w:pPr>
        <w:pStyle w:val="22"/>
        <w:keepNext/>
        <w:keepLines/>
        <w:numPr>
          <w:ilvl w:val="1"/>
          <w:numId w:val="8"/>
        </w:numPr>
        <w:tabs>
          <w:tab w:val="clear" w:pos="567"/>
        </w:tabs>
        <w:spacing w:before="160" w:after="120" w:line="276" w:lineRule="auto"/>
        <w:rPr>
          <w:ins w:id="3884" w:author="Попова Дарья" w:date="2020-07-22T11:24:00Z"/>
          <w:rFonts w:eastAsiaTheme="majorEastAsia" w:cstheme="majorBidi"/>
          <w:bCs w:val="0"/>
          <w:iCs w:val="0"/>
          <w:szCs w:val="26"/>
        </w:rPr>
      </w:pPr>
      <w:bookmarkStart w:id="3885" w:name="_Toc65846434"/>
      <w:ins w:id="3886" w:author="Попова Дарья" w:date="2020-07-22T11:24:00Z">
        <w:r>
          <w:rPr>
            <w:rFonts w:eastAsiaTheme="majorEastAsia" w:cstheme="majorBidi"/>
            <w:bCs w:val="0"/>
            <w:iCs w:val="0"/>
            <w:szCs w:val="26"/>
          </w:rPr>
          <w:lastRenderedPageBreak/>
          <w:t>Организационные аспекты</w:t>
        </w:r>
        <w:bookmarkEnd w:id="3885"/>
      </w:ins>
    </w:p>
    <w:p w14:paraId="7AA3A8E5" w14:textId="6B5EA803" w:rsidR="004F5BDD" w:rsidRPr="007008A3" w:rsidRDefault="004F5BDD">
      <w:pPr>
        <w:pStyle w:val="a7"/>
        <w:keepNext/>
        <w:spacing w:after="240" w:afterAutospacing="0" w:line="276" w:lineRule="auto"/>
        <w:jc w:val="right"/>
        <w:rPr>
          <w:ins w:id="3887" w:author="Попова Дарья" w:date="2020-07-22T11:18:00Z"/>
          <w:rFonts w:cs="Arial"/>
          <w:b/>
          <w:sz w:val="22"/>
        </w:rPr>
      </w:pPr>
      <w:ins w:id="3888" w:author="Попова Дарья" w:date="2020-07-22T11:18:00Z">
        <w:r w:rsidRPr="007008A3">
          <w:rPr>
            <w:rFonts w:cs="Arial"/>
            <w:b/>
            <w:sz w:val="22"/>
          </w:rPr>
          <w:t xml:space="preserve">Таблица </w:t>
        </w:r>
        <w:r w:rsidRPr="007008A3">
          <w:rPr>
            <w:rFonts w:cs="Arial"/>
            <w:b/>
            <w:sz w:val="22"/>
          </w:rPr>
          <w:fldChar w:fldCharType="begin"/>
        </w:r>
        <w:r w:rsidRPr="007008A3">
          <w:rPr>
            <w:rFonts w:cs="Arial"/>
            <w:b/>
            <w:sz w:val="22"/>
          </w:rPr>
          <w:instrText xml:space="preserve"> SEQ Таблица \* ARABIC </w:instrText>
        </w:r>
        <w:r w:rsidRPr="007008A3">
          <w:rPr>
            <w:rFonts w:cs="Arial"/>
            <w:b/>
            <w:sz w:val="22"/>
          </w:rPr>
          <w:fldChar w:fldCharType="separate"/>
        </w:r>
      </w:ins>
      <w:ins w:id="3889" w:author="ShramkovAB" w:date="2021-03-05T14:19:00Z">
        <w:r w:rsidR="00E24180">
          <w:rPr>
            <w:rFonts w:cs="Arial"/>
            <w:b/>
            <w:noProof/>
            <w:sz w:val="22"/>
          </w:rPr>
          <w:t>34</w:t>
        </w:r>
      </w:ins>
      <w:ins w:id="3890" w:author="Попова Дарья" w:date="2020-07-22T11:18:00Z">
        <w:r w:rsidRPr="007008A3">
          <w:rPr>
            <w:rFonts w:cs="Arial"/>
            <w:b/>
            <w:sz w:val="22"/>
          </w:rPr>
          <w:fldChar w:fldCharType="end"/>
        </w:r>
        <w:r w:rsidRPr="007008A3">
          <w:rPr>
            <w:rFonts w:cs="Arial"/>
            <w:b/>
            <w:sz w:val="22"/>
          </w:rPr>
          <w:t xml:space="preserve">. </w:t>
        </w:r>
        <w:r>
          <w:rPr>
            <w:rFonts w:cs="Arial"/>
            <w:b/>
            <w:sz w:val="22"/>
          </w:rPr>
          <w:t>Организационные</w:t>
        </w:r>
        <w:r w:rsidRPr="007008A3">
          <w:rPr>
            <w:rFonts w:cs="Arial"/>
            <w:b/>
            <w:sz w:val="22"/>
          </w:rPr>
          <w:t xml:space="preserve"> изменения</w:t>
        </w:r>
      </w:ins>
    </w:p>
    <w:p w14:paraId="748A59CB" w14:textId="7393459C" w:rsidR="004F5BDD" w:rsidRPr="002175C8" w:rsidDel="004F5BDD" w:rsidRDefault="004F5BDD">
      <w:pPr>
        <w:rPr>
          <w:del w:id="3891" w:author="Попова Дарья" w:date="2020-07-22T11:18:00Z"/>
          <w:rFonts w:eastAsiaTheme="majorEastAsia"/>
        </w:rPr>
        <w:pPrChange w:id="3892" w:author="Попова Дарья" w:date="2020-07-22T11:18:00Z">
          <w:pPr>
            <w:pStyle w:val="22"/>
            <w:keepNext/>
            <w:keepLines/>
            <w:numPr>
              <w:ilvl w:val="1"/>
              <w:numId w:val="8"/>
            </w:numPr>
            <w:tabs>
              <w:tab w:val="clear" w:pos="567"/>
            </w:tabs>
            <w:spacing w:before="160" w:after="120" w:line="276" w:lineRule="auto"/>
            <w:ind w:left="576" w:hanging="576"/>
          </w:pPr>
        </w:pPrChange>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Change w:id="3893" w:author="Попова Дарья" w:date="2020-07-22T11:21:00Z">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PrChange>
      </w:tblPr>
      <w:tblGrid>
        <w:gridCol w:w="834"/>
        <w:gridCol w:w="2126"/>
        <w:gridCol w:w="1844"/>
        <w:gridCol w:w="2269"/>
        <w:gridCol w:w="1701"/>
        <w:gridCol w:w="3118"/>
        <w:gridCol w:w="2650"/>
        <w:tblGridChange w:id="3894">
          <w:tblGrid>
            <w:gridCol w:w="1051"/>
            <w:gridCol w:w="2089"/>
            <w:gridCol w:w="1808"/>
            <w:gridCol w:w="2233"/>
            <w:gridCol w:w="1665"/>
            <w:gridCol w:w="3082"/>
            <w:gridCol w:w="2614"/>
          </w:tblGrid>
        </w:tblGridChange>
      </w:tblGrid>
      <w:tr w:rsidR="00E73715" w:rsidRPr="00B4018C" w14:paraId="581BCBE7" w14:textId="77777777" w:rsidTr="004F5BDD">
        <w:trPr>
          <w:trHeight w:val="410"/>
          <w:tblHeader/>
          <w:trPrChange w:id="3895" w:author="Попова Дарья" w:date="2020-07-22T11:21:00Z">
            <w:trPr>
              <w:cantSplit/>
              <w:trHeight w:val="410"/>
              <w:tblHeader/>
            </w:trPr>
          </w:trPrChange>
        </w:trPr>
        <w:tc>
          <w:tcPr>
            <w:tcW w:w="287" w:type="pct"/>
            <w:shd w:val="clear" w:color="auto" w:fill="FFC000"/>
            <w:vAlign w:val="center"/>
            <w:tcPrChange w:id="3896" w:author="Попова Дарья" w:date="2020-07-22T11:21:00Z">
              <w:tcPr>
                <w:tcW w:w="287" w:type="pct"/>
                <w:shd w:val="clear" w:color="auto" w:fill="FFC000"/>
                <w:vAlign w:val="center"/>
              </w:tcPr>
            </w:tcPrChange>
          </w:tcPr>
          <w:p w14:paraId="1D46AD84" w14:textId="77777777" w:rsidR="00E73715" w:rsidRDefault="00E73715">
            <w:pPr>
              <w:tabs>
                <w:tab w:val="clear" w:pos="567"/>
              </w:tabs>
              <w:rPr>
                <w:rFonts w:cs="Arial"/>
                <w:b/>
                <w:sz w:val="18"/>
                <w:szCs w:val="18"/>
                <w:lang w:eastAsia="ru-RU"/>
              </w:rPr>
              <w:pPrChange w:id="3897" w:author="Попова Дарья" w:date="2020-07-22T11:20:00Z">
                <w:pPr/>
              </w:pPrChange>
            </w:pPr>
            <w:r>
              <w:rPr>
                <w:rFonts w:cs="Arial"/>
                <w:b/>
                <w:sz w:val="18"/>
                <w:szCs w:val="18"/>
                <w:lang w:eastAsia="ru-RU"/>
              </w:rPr>
              <w:t>№</w:t>
            </w:r>
          </w:p>
          <w:p w14:paraId="3B7B53C1" w14:textId="77777777" w:rsidR="00E73715" w:rsidRPr="00B4018C" w:rsidRDefault="00E73715">
            <w:pPr>
              <w:tabs>
                <w:tab w:val="clear" w:pos="567"/>
              </w:tabs>
              <w:rPr>
                <w:rFonts w:cs="Arial"/>
                <w:b/>
                <w:sz w:val="18"/>
                <w:szCs w:val="18"/>
              </w:rPr>
              <w:pPrChange w:id="3898" w:author="Попова Дарья" w:date="2020-07-22T11:20:00Z">
                <w:pPr/>
              </w:pPrChange>
            </w:pPr>
            <w:r>
              <w:rPr>
                <w:rFonts w:cs="Arial"/>
                <w:b/>
                <w:sz w:val="18"/>
                <w:szCs w:val="18"/>
                <w:lang w:eastAsia="ru-RU"/>
              </w:rPr>
              <w:t>п</w:t>
            </w:r>
            <w:r>
              <w:rPr>
                <w:rFonts w:cs="Arial"/>
                <w:b/>
                <w:sz w:val="18"/>
                <w:szCs w:val="18"/>
                <w:lang w:val="en-US" w:eastAsia="ru-RU"/>
              </w:rPr>
              <w:t>/</w:t>
            </w:r>
            <w:r>
              <w:rPr>
                <w:rFonts w:cs="Arial"/>
                <w:b/>
                <w:sz w:val="18"/>
                <w:szCs w:val="18"/>
                <w:lang w:eastAsia="ru-RU"/>
              </w:rPr>
              <w:t>п</w:t>
            </w:r>
          </w:p>
        </w:tc>
        <w:tc>
          <w:tcPr>
            <w:tcW w:w="731" w:type="pct"/>
            <w:shd w:val="clear" w:color="auto" w:fill="FFC000"/>
            <w:vAlign w:val="center"/>
            <w:tcPrChange w:id="3899" w:author="Попова Дарья" w:date="2020-07-22T11:21:00Z">
              <w:tcPr>
                <w:tcW w:w="731" w:type="pct"/>
                <w:shd w:val="clear" w:color="auto" w:fill="FFC000"/>
                <w:vAlign w:val="center"/>
              </w:tcPr>
            </w:tcPrChange>
          </w:tcPr>
          <w:p w14:paraId="0548F2CD" w14:textId="77777777" w:rsidR="00E73715" w:rsidRPr="00B4018C" w:rsidRDefault="00E73715">
            <w:pPr>
              <w:tabs>
                <w:tab w:val="clear" w:pos="567"/>
              </w:tabs>
              <w:jc w:val="center"/>
              <w:rPr>
                <w:rFonts w:cs="Arial"/>
                <w:b/>
                <w:sz w:val="18"/>
                <w:szCs w:val="18"/>
              </w:rPr>
              <w:pPrChange w:id="3900" w:author="Попова Дарья" w:date="2020-07-22T11:20:00Z">
                <w:pPr>
                  <w:jc w:val="center"/>
                </w:pPr>
              </w:pPrChange>
            </w:pPr>
            <w:r w:rsidRPr="00B4018C">
              <w:rPr>
                <w:rFonts w:cs="Arial"/>
                <w:b/>
                <w:bCs/>
                <w:color w:val="000000"/>
                <w:sz w:val="18"/>
                <w:szCs w:val="18"/>
                <w:lang w:eastAsia="ru-RU"/>
              </w:rPr>
              <w:t>Код и наименование бизнес-процесса</w:t>
            </w:r>
            <w:r w:rsidRPr="00B4018C">
              <w:rPr>
                <w:rFonts w:cs="Arial"/>
                <w:b/>
                <w:bCs/>
                <w:color w:val="000000"/>
                <w:sz w:val="18"/>
                <w:szCs w:val="18"/>
                <w:lang w:eastAsia="ru-RU"/>
              </w:rPr>
              <w:br/>
              <w:t xml:space="preserve">(1-ый ур-нь) </w:t>
            </w:r>
          </w:p>
        </w:tc>
        <w:tc>
          <w:tcPr>
            <w:tcW w:w="634" w:type="pct"/>
            <w:shd w:val="clear" w:color="auto" w:fill="FFC000"/>
            <w:vAlign w:val="center"/>
            <w:tcPrChange w:id="3901" w:author="Попова Дарья" w:date="2020-07-22T11:21:00Z">
              <w:tcPr>
                <w:tcW w:w="634" w:type="pct"/>
                <w:shd w:val="clear" w:color="auto" w:fill="FFC000"/>
                <w:vAlign w:val="center"/>
              </w:tcPr>
            </w:tcPrChange>
          </w:tcPr>
          <w:p w14:paraId="5A975439" w14:textId="77777777" w:rsidR="00E73715" w:rsidRPr="00B4018C" w:rsidRDefault="00E73715">
            <w:pPr>
              <w:tabs>
                <w:tab w:val="clear" w:pos="567"/>
              </w:tabs>
              <w:jc w:val="center"/>
              <w:rPr>
                <w:rFonts w:cs="Arial"/>
                <w:b/>
                <w:sz w:val="18"/>
                <w:szCs w:val="18"/>
              </w:rPr>
              <w:pPrChange w:id="3902" w:author="Попова Дарья" w:date="2020-07-22T11:20:00Z">
                <w:pPr>
                  <w:jc w:val="center"/>
                </w:pPr>
              </w:pPrChange>
            </w:pPr>
            <w:r w:rsidRPr="00B4018C">
              <w:rPr>
                <w:rFonts w:cs="Arial"/>
                <w:b/>
                <w:bCs/>
                <w:color w:val="000000"/>
                <w:sz w:val="18"/>
                <w:szCs w:val="18"/>
                <w:lang w:eastAsia="ru-RU"/>
              </w:rPr>
              <w:t>Наименование</w:t>
            </w:r>
            <w:r w:rsidRPr="00B4018C">
              <w:rPr>
                <w:rFonts w:cs="Arial"/>
                <w:b/>
                <w:bCs/>
                <w:color w:val="000000"/>
                <w:sz w:val="18"/>
                <w:szCs w:val="18"/>
                <w:lang w:eastAsia="ru-RU"/>
              </w:rPr>
              <w:br/>
              <w:t>бизнес-процесса</w:t>
            </w:r>
            <w:r w:rsidRPr="00B4018C">
              <w:rPr>
                <w:rFonts w:cs="Arial"/>
                <w:b/>
                <w:bCs/>
                <w:color w:val="000000"/>
                <w:sz w:val="18"/>
                <w:szCs w:val="18"/>
                <w:lang w:eastAsia="ru-RU"/>
              </w:rPr>
              <w:br/>
              <w:t>(2-ой ур-нь)</w:t>
            </w:r>
          </w:p>
        </w:tc>
        <w:tc>
          <w:tcPr>
            <w:tcW w:w="780" w:type="pct"/>
            <w:shd w:val="clear" w:color="auto" w:fill="FFC000"/>
            <w:vAlign w:val="center"/>
            <w:tcPrChange w:id="3903" w:author="Попова Дарья" w:date="2020-07-22T11:21:00Z">
              <w:tcPr>
                <w:tcW w:w="780" w:type="pct"/>
                <w:shd w:val="clear" w:color="auto" w:fill="FFC000"/>
                <w:vAlign w:val="center"/>
              </w:tcPr>
            </w:tcPrChange>
          </w:tcPr>
          <w:p w14:paraId="7A86FFEC" w14:textId="77777777" w:rsidR="00E73715" w:rsidRPr="00B4018C" w:rsidRDefault="00E73715">
            <w:pPr>
              <w:tabs>
                <w:tab w:val="clear" w:pos="567"/>
              </w:tabs>
              <w:jc w:val="center"/>
              <w:rPr>
                <w:rFonts w:cs="Arial"/>
                <w:b/>
                <w:sz w:val="18"/>
                <w:szCs w:val="18"/>
                <w:lang w:eastAsia="ru-RU"/>
              </w:rPr>
              <w:pPrChange w:id="3904" w:author="Попова Дарья" w:date="2020-07-22T11:20:00Z">
                <w:pPr>
                  <w:jc w:val="center"/>
                </w:pPr>
              </w:pPrChange>
            </w:pPr>
            <w:r>
              <w:rPr>
                <w:rFonts w:cs="Arial"/>
                <w:b/>
                <w:bCs/>
                <w:color w:val="000000"/>
                <w:sz w:val="18"/>
                <w:szCs w:val="18"/>
                <w:lang w:eastAsia="ru-RU"/>
              </w:rPr>
              <w:t>Код и название организационного</w:t>
            </w:r>
            <w:r w:rsidRPr="00B4018C">
              <w:rPr>
                <w:rFonts w:cs="Arial"/>
                <w:b/>
                <w:bCs/>
                <w:color w:val="000000"/>
                <w:sz w:val="18"/>
                <w:szCs w:val="18"/>
                <w:lang w:eastAsia="ru-RU"/>
              </w:rPr>
              <w:t xml:space="preserve"> изменения</w:t>
            </w:r>
          </w:p>
        </w:tc>
        <w:tc>
          <w:tcPr>
            <w:tcW w:w="585" w:type="pct"/>
            <w:shd w:val="clear" w:color="auto" w:fill="FFC000"/>
            <w:vAlign w:val="center"/>
            <w:tcPrChange w:id="3905" w:author="Попова Дарья" w:date="2020-07-22T11:21:00Z">
              <w:tcPr>
                <w:tcW w:w="585" w:type="pct"/>
                <w:shd w:val="clear" w:color="auto" w:fill="FFC000"/>
                <w:vAlign w:val="center"/>
              </w:tcPr>
            </w:tcPrChange>
          </w:tcPr>
          <w:p w14:paraId="2814EC2F" w14:textId="77777777" w:rsidR="00E73715" w:rsidRPr="00B4018C" w:rsidRDefault="00E73715">
            <w:pPr>
              <w:tabs>
                <w:tab w:val="clear" w:pos="567"/>
              </w:tabs>
              <w:jc w:val="center"/>
              <w:rPr>
                <w:rFonts w:cs="Arial"/>
                <w:b/>
                <w:sz w:val="18"/>
                <w:szCs w:val="18"/>
                <w:lang w:eastAsia="ru-RU"/>
              </w:rPr>
              <w:pPrChange w:id="3906" w:author="Попова Дарья" w:date="2020-07-22T11:20:00Z">
                <w:pPr>
                  <w:jc w:val="center"/>
                </w:pPr>
              </w:pPrChange>
            </w:pPr>
            <w:r w:rsidRPr="00B4018C">
              <w:rPr>
                <w:rFonts w:cs="Arial"/>
                <w:b/>
                <w:bCs/>
                <w:color w:val="000000"/>
                <w:sz w:val="18"/>
                <w:szCs w:val="18"/>
                <w:lang w:eastAsia="ru-RU"/>
              </w:rPr>
              <w:t>Область организационного влияния</w:t>
            </w:r>
          </w:p>
        </w:tc>
        <w:tc>
          <w:tcPr>
            <w:tcW w:w="1072" w:type="pct"/>
            <w:shd w:val="clear" w:color="auto" w:fill="FFC000"/>
            <w:vAlign w:val="center"/>
            <w:tcPrChange w:id="3907" w:author="Попова Дарья" w:date="2020-07-22T11:21:00Z">
              <w:tcPr>
                <w:tcW w:w="1072" w:type="pct"/>
                <w:shd w:val="clear" w:color="auto" w:fill="FFC000"/>
                <w:vAlign w:val="center"/>
              </w:tcPr>
            </w:tcPrChange>
          </w:tcPr>
          <w:p w14:paraId="45B58CD5" w14:textId="77777777" w:rsidR="00E73715" w:rsidRPr="00B4018C" w:rsidRDefault="00E73715">
            <w:pPr>
              <w:tabs>
                <w:tab w:val="clear" w:pos="567"/>
              </w:tabs>
              <w:jc w:val="center"/>
              <w:rPr>
                <w:rFonts w:cs="Arial"/>
                <w:b/>
                <w:sz w:val="18"/>
                <w:szCs w:val="18"/>
                <w:lang w:eastAsia="ru-RU"/>
              </w:rPr>
              <w:pPrChange w:id="3908" w:author="Попова Дарья" w:date="2020-07-22T11:20:00Z">
                <w:pPr>
                  <w:jc w:val="center"/>
                </w:pPr>
              </w:pPrChange>
            </w:pPr>
            <w:r w:rsidRPr="00B4018C">
              <w:rPr>
                <w:rFonts w:cs="Arial"/>
                <w:b/>
                <w:bCs/>
                <w:color w:val="000000"/>
                <w:sz w:val="18"/>
                <w:szCs w:val="18"/>
                <w:lang w:eastAsia="ru-RU"/>
              </w:rPr>
              <w:t>Описание орг. изменения / целевое состояние</w:t>
            </w:r>
          </w:p>
        </w:tc>
        <w:tc>
          <w:tcPr>
            <w:tcW w:w="911" w:type="pct"/>
            <w:shd w:val="clear" w:color="auto" w:fill="FFC000"/>
            <w:vAlign w:val="center"/>
            <w:tcPrChange w:id="3909" w:author="Попова Дарья" w:date="2020-07-22T11:21:00Z">
              <w:tcPr>
                <w:tcW w:w="911" w:type="pct"/>
                <w:shd w:val="clear" w:color="auto" w:fill="FFC000"/>
                <w:vAlign w:val="center"/>
              </w:tcPr>
            </w:tcPrChange>
          </w:tcPr>
          <w:p w14:paraId="60E8A556" w14:textId="77777777" w:rsidR="00E73715" w:rsidRPr="00B4018C" w:rsidRDefault="00E73715" w:rsidP="003C71CC">
            <w:pPr>
              <w:jc w:val="center"/>
              <w:rPr>
                <w:rFonts w:cs="Arial"/>
                <w:b/>
                <w:sz w:val="18"/>
                <w:szCs w:val="18"/>
              </w:rPr>
            </w:pPr>
            <w:r w:rsidRPr="00B4018C">
              <w:rPr>
                <w:rFonts w:cs="Arial"/>
                <w:b/>
                <w:bCs/>
                <w:color w:val="000000"/>
                <w:sz w:val="18"/>
                <w:szCs w:val="18"/>
                <w:lang w:eastAsia="ru-RU"/>
              </w:rPr>
              <w:t xml:space="preserve">Влияние на запуск системы  в эксплуатацию </w:t>
            </w:r>
          </w:p>
        </w:tc>
      </w:tr>
      <w:tr w:rsidR="00E73715" w:rsidRPr="00B4018C" w14:paraId="23121B0A" w14:textId="77777777" w:rsidTr="004F5BDD">
        <w:trPr>
          <w:trHeight w:val="237"/>
          <w:trPrChange w:id="3910" w:author="Попова Дарья" w:date="2020-07-22T11:21:00Z">
            <w:trPr>
              <w:cantSplit/>
              <w:trHeight w:val="237"/>
            </w:trPr>
          </w:trPrChange>
        </w:trPr>
        <w:tc>
          <w:tcPr>
            <w:tcW w:w="287" w:type="pct"/>
            <w:shd w:val="clear" w:color="auto" w:fill="auto"/>
            <w:tcPrChange w:id="3911" w:author="Попова Дарья" w:date="2020-07-22T11:21:00Z">
              <w:tcPr>
                <w:tcW w:w="287" w:type="pct"/>
                <w:shd w:val="clear" w:color="auto" w:fill="auto"/>
              </w:tcPr>
            </w:tcPrChange>
          </w:tcPr>
          <w:p w14:paraId="3D6A39D4" w14:textId="77777777" w:rsidR="00E73715" w:rsidRPr="005D3CE7" w:rsidRDefault="00E73715">
            <w:pPr>
              <w:tabs>
                <w:tab w:val="clear" w:pos="567"/>
              </w:tabs>
              <w:ind w:right="8" w:firstLine="0"/>
              <w:jc w:val="left"/>
              <w:rPr>
                <w:rFonts w:cs="Arial"/>
                <w:color w:val="000000"/>
                <w:sz w:val="18"/>
                <w:szCs w:val="18"/>
                <w:lang w:val="en-US"/>
              </w:rPr>
              <w:pPrChange w:id="3912" w:author="Попова Дарья" w:date="2020-07-22T11:21:00Z">
                <w:pPr>
                  <w:jc w:val="left"/>
                </w:pPr>
              </w:pPrChange>
            </w:pPr>
            <w:r>
              <w:rPr>
                <w:rFonts w:cs="Arial"/>
                <w:color w:val="000000"/>
                <w:sz w:val="18"/>
                <w:szCs w:val="18"/>
                <w:lang w:val="en-US"/>
              </w:rPr>
              <w:t>1</w:t>
            </w:r>
          </w:p>
        </w:tc>
        <w:tc>
          <w:tcPr>
            <w:tcW w:w="731" w:type="pct"/>
            <w:tcPrChange w:id="3913" w:author="Попова Дарья" w:date="2020-07-22T11:21:00Z">
              <w:tcPr>
                <w:tcW w:w="731" w:type="pct"/>
              </w:tcPr>
            </w:tcPrChange>
          </w:tcPr>
          <w:p w14:paraId="2F395CD9" w14:textId="77777777" w:rsidR="00E73715" w:rsidRDefault="00E73715">
            <w:pPr>
              <w:tabs>
                <w:tab w:val="clear" w:pos="567"/>
              </w:tabs>
              <w:ind w:firstLine="0"/>
              <w:jc w:val="left"/>
              <w:rPr>
                <w:rFonts w:cs="Arial"/>
                <w:color w:val="000000"/>
                <w:sz w:val="18"/>
                <w:szCs w:val="18"/>
              </w:rPr>
              <w:pPrChange w:id="3914" w:author="Попова Дарья" w:date="2020-07-22T11:21:00Z">
                <w:pPr>
                  <w:ind w:firstLine="0"/>
                  <w:jc w:val="left"/>
                </w:pPr>
              </w:pPrChange>
            </w:pPr>
            <w:r>
              <w:rPr>
                <w:rFonts w:cs="Arial"/>
                <w:color w:val="000000"/>
                <w:sz w:val="18"/>
                <w:szCs w:val="18"/>
              </w:rPr>
              <w:t xml:space="preserve">ПП-07 </w:t>
            </w:r>
            <w:r>
              <w:rPr>
                <w:rFonts w:cs="Arial"/>
                <w:color w:val="000000"/>
                <w:sz w:val="18"/>
                <w:szCs w:val="18"/>
              </w:rPr>
              <w:br/>
              <w:t>Управление производственными активами</w:t>
            </w:r>
          </w:p>
        </w:tc>
        <w:tc>
          <w:tcPr>
            <w:tcW w:w="634" w:type="pct"/>
            <w:tcPrChange w:id="3915" w:author="Попова Дарья" w:date="2020-07-22T11:21:00Z">
              <w:tcPr>
                <w:tcW w:w="634" w:type="pct"/>
              </w:tcPr>
            </w:tcPrChange>
          </w:tcPr>
          <w:p w14:paraId="46ABBAB6" w14:textId="77777777" w:rsidR="00E73715" w:rsidRDefault="00E73715">
            <w:pPr>
              <w:tabs>
                <w:tab w:val="clear" w:pos="567"/>
              </w:tabs>
              <w:rPr>
                <w:rFonts w:cs="Arial"/>
                <w:color w:val="000000"/>
                <w:sz w:val="18"/>
                <w:szCs w:val="18"/>
              </w:rPr>
              <w:pPrChange w:id="3916" w:author="Попова Дарья" w:date="2020-07-22T11:21:00Z">
                <w:pPr/>
              </w:pPrChange>
            </w:pPr>
            <w:r>
              <w:rPr>
                <w:rFonts w:cs="Arial"/>
                <w:color w:val="000000"/>
                <w:sz w:val="18"/>
                <w:szCs w:val="18"/>
              </w:rPr>
              <w:t> </w:t>
            </w:r>
          </w:p>
        </w:tc>
        <w:tc>
          <w:tcPr>
            <w:tcW w:w="780" w:type="pct"/>
            <w:tcPrChange w:id="3917" w:author="Попова Дарья" w:date="2020-07-22T11:21:00Z">
              <w:tcPr>
                <w:tcW w:w="780" w:type="pct"/>
              </w:tcPr>
            </w:tcPrChange>
          </w:tcPr>
          <w:p w14:paraId="4526B5B4" w14:textId="77777777" w:rsidR="00E73715" w:rsidRDefault="00E73715">
            <w:pPr>
              <w:tabs>
                <w:tab w:val="clear" w:pos="567"/>
              </w:tabs>
              <w:ind w:firstLine="0"/>
              <w:rPr>
                <w:rFonts w:cs="Arial"/>
                <w:color w:val="000000"/>
                <w:sz w:val="18"/>
                <w:szCs w:val="18"/>
              </w:rPr>
              <w:pPrChange w:id="3918" w:author="Попова Дарья" w:date="2020-07-22T11:21:00Z">
                <w:pPr>
                  <w:ind w:firstLine="0"/>
                </w:pPr>
              </w:pPrChange>
            </w:pPr>
            <w:bookmarkStart w:id="3919" w:name="_Hlk525738569"/>
            <w:r>
              <w:rPr>
                <w:rFonts w:cs="Arial"/>
                <w:color w:val="000000"/>
                <w:sz w:val="18"/>
                <w:szCs w:val="18"/>
              </w:rPr>
              <w:t>PM.ORG.04 Актуализация перечня НМД Компании</w:t>
            </w:r>
            <w:bookmarkEnd w:id="3919"/>
          </w:p>
        </w:tc>
        <w:tc>
          <w:tcPr>
            <w:tcW w:w="585" w:type="pct"/>
            <w:tcPrChange w:id="3920" w:author="Попова Дарья" w:date="2020-07-22T11:21:00Z">
              <w:tcPr>
                <w:tcW w:w="585" w:type="pct"/>
              </w:tcPr>
            </w:tcPrChange>
          </w:tcPr>
          <w:p w14:paraId="79158F35" w14:textId="77777777" w:rsidR="00E73715" w:rsidRDefault="00E73715">
            <w:pPr>
              <w:tabs>
                <w:tab w:val="clear" w:pos="567"/>
              </w:tabs>
              <w:ind w:firstLine="0"/>
              <w:rPr>
                <w:rFonts w:cs="Arial"/>
                <w:color w:val="000000"/>
                <w:sz w:val="20"/>
                <w:szCs w:val="20"/>
              </w:rPr>
              <w:pPrChange w:id="3921" w:author="Попова Дарья" w:date="2020-07-22T11:21:00Z">
                <w:pPr>
                  <w:ind w:firstLine="0"/>
                </w:pPr>
              </w:pPrChange>
            </w:pPr>
            <w:r>
              <w:rPr>
                <w:rFonts w:cs="Arial"/>
                <w:color w:val="000000"/>
                <w:sz w:val="18"/>
                <w:szCs w:val="18"/>
              </w:rPr>
              <w:t>Нормативно-методологическая документация</w:t>
            </w:r>
          </w:p>
        </w:tc>
        <w:tc>
          <w:tcPr>
            <w:tcW w:w="1072" w:type="pct"/>
            <w:tcPrChange w:id="3922" w:author="Попова Дарья" w:date="2020-07-22T11:21:00Z">
              <w:tcPr>
                <w:tcW w:w="1072" w:type="pct"/>
              </w:tcPr>
            </w:tcPrChange>
          </w:tcPr>
          <w:p w14:paraId="4B23D5C5" w14:textId="4B02878D" w:rsidR="00E73715" w:rsidRDefault="00E73715">
            <w:pPr>
              <w:tabs>
                <w:tab w:val="clear" w:pos="567"/>
              </w:tabs>
              <w:ind w:firstLine="0"/>
              <w:rPr>
                <w:rFonts w:cs="Arial"/>
                <w:color w:val="000000"/>
                <w:sz w:val="18"/>
                <w:szCs w:val="18"/>
              </w:rPr>
              <w:pPrChange w:id="3923" w:author="Попова Дарья" w:date="2020-07-22T11:21:00Z">
                <w:pPr>
                  <w:ind w:firstLine="0"/>
                </w:pPr>
              </w:pPrChange>
            </w:pPr>
            <w:r>
              <w:rPr>
                <w:rFonts w:cs="Arial"/>
                <w:color w:val="000000"/>
                <w:sz w:val="18"/>
                <w:szCs w:val="18"/>
              </w:rPr>
              <w:t>Перечень документов для актуализации на последующих этапах зафиксирован в проектном документе:  ERP.3.16_ОСМ_Перечень процессных и организационных изменений с оценкой влияния</w:t>
            </w:r>
          </w:p>
        </w:tc>
        <w:tc>
          <w:tcPr>
            <w:tcW w:w="911" w:type="pct"/>
            <w:shd w:val="clear" w:color="auto" w:fill="auto"/>
            <w:tcPrChange w:id="3924" w:author="Попова Дарья" w:date="2020-07-22T11:21:00Z">
              <w:tcPr>
                <w:tcW w:w="911" w:type="pct"/>
                <w:shd w:val="clear" w:color="auto" w:fill="auto"/>
              </w:tcPr>
            </w:tcPrChange>
          </w:tcPr>
          <w:p w14:paraId="38CCC799" w14:textId="77777777" w:rsidR="00E73715" w:rsidRDefault="00E73715" w:rsidP="00E73715">
            <w:pPr>
              <w:ind w:firstLine="0"/>
              <w:rPr>
                <w:rFonts w:cs="Arial"/>
                <w:color w:val="000000"/>
                <w:sz w:val="18"/>
                <w:szCs w:val="18"/>
              </w:rPr>
            </w:pPr>
            <w:r>
              <w:rPr>
                <w:rFonts w:cs="Arial"/>
                <w:color w:val="000000"/>
                <w:sz w:val="18"/>
                <w:szCs w:val="18"/>
              </w:rPr>
              <w:t>ОИ должно быть реализовано до начала определённого этапа Программы</w:t>
            </w:r>
          </w:p>
        </w:tc>
      </w:tr>
    </w:tbl>
    <w:p w14:paraId="165BB1EF" w14:textId="77777777" w:rsidR="004F5BDD" w:rsidRDefault="004F5BDD">
      <w:pPr>
        <w:rPr>
          <w:ins w:id="3925" w:author="Попова Дарья" w:date="2020-07-22T11:21:00Z"/>
          <w:rFonts w:eastAsia="Calibri"/>
        </w:rPr>
        <w:pPrChange w:id="3926" w:author="Попова Дарья" w:date="2020-07-22T11:22:00Z">
          <w:pPr>
            <w:pStyle w:val="1"/>
          </w:pPr>
        </w:pPrChange>
      </w:pPr>
    </w:p>
    <w:p w14:paraId="08A41C0A" w14:textId="46D22D67" w:rsidR="00E73715" w:rsidRPr="00F94454" w:rsidDel="004F5BDD" w:rsidRDefault="00E73715" w:rsidP="00E73715">
      <w:pPr>
        <w:rPr>
          <w:del w:id="3927" w:author="Попова Дарья" w:date="2020-07-22T11:19:00Z"/>
          <w:rFonts w:eastAsia="Calibri" w:cs="Arial"/>
        </w:rPr>
      </w:pPr>
      <w:del w:id="3928" w:author="Попова Дарья" w:date="2020-07-22T11:19:00Z">
        <w:r w:rsidDel="004F5BDD">
          <w:rPr>
            <w:rFonts w:eastAsia="Calibri" w:cs="Arial"/>
          </w:rPr>
          <w:delText>.</w:delText>
        </w:r>
        <w:bookmarkStart w:id="3929" w:name="_Toc46309603"/>
        <w:bookmarkStart w:id="3930" w:name="_Toc65846435"/>
        <w:bookmarkEnd w:id="3929"/>
        <w:bookmarkEnd w:id="3930"/>
      </w:del>
    </w:p>
    <w:p w14:paraId="1D53ECC3" w14:textId="0824B60B" w:rsidR="009E7971" w:rsidDel="004F5BDD" w:rsidRDefault="009E7971" w:rsidP="009E7971">
      <w:pPr>
        <w:rPr>
          <w:del w:id="3931" w:author="Попова Дарья" w:date="2020-07-22T11:19:00Z"/>
          <w:rFonts w:eastAsia="Calibri"/>
        </w:rPr>
      </w:pPr>
      <w:bookmarkStart w:id="3932" w:name="_Toc46309604"/>
      <w:bookmarkStart w:id="3933" w:name="_Toc65846436"/>
      <w:bookmarkEnd w:id="3932"/>
      <w:bookmarkEnd w:id="3933"/>
    </w:p>
    <w:p w14:paraId="2DF3D944" w14:textId="03686D83" w:rsidR="009E7971" w:rsidDel="004F5BDD" w:rsidRDefault="009E7971" w:rsidP="009E7971">
      <w:pPr>
        <w:rPr>
          <w:del w:id="3934" w:author="Попова Дарья" w:date="2020-07-22T11:19:00Z"/>
          <w:rFonts w:eastAsia="Calibri"/>
        </w:rPr>
      </w:pPr>
      <w:bookmarkStart w:id="3935" w:name="_Toc46309605"/>
      <w:bookmarkStart w:id="3936" w:name="_Toc65846437"/>
      <w:bookmarkEnd w:id="3935"/>
      <w:bookmarkEnd w:id="3936"/>
    </w:p>
    <w:p w14:paraId="5FA114EF" w14:textId="583DDFD4" w:rsidR="009E7971" w:rsidDel="004F5BDD" w:rsidRDefault="009E7971" w:rsidP="009E7971">
      <w:pPr>
        <w:rPr>
          <w:del w:id="3937" w:author="Попова Дарья" w:date="2020-07-22T11:19:00Z"/>
          <w:rFonts w:eastAsia="Calibri"/>
        </w:rPr>
      </w:pPr>
      <w:bookmarkStart w:id="3938" w:name="_Toc46309606"/>
      <w:bookmarkStart w:id="3939" w:name="_Toc65846438"/>
      <w:bookmarkEnd w:id="3938"/>
      <w:bookmarkEnd w:id="3939"/>
    </w:p>
    <w:p w14:paraId="6AB92720" w14:textId="58C0AC6B" w:rsidR="009E7971" w:rsidDel="004F5BDD" w:rsidRDefault="009E7971" w:rsidP="009E7971">
      <w:pPr>
        <w:rPr>
          <w:del w:id="3940" w:author="Попова Дарья" w:date="2020-07-22T11:19:00Z"/>
          <w:rFonts w:eastAsia="Calibri"/>
        </w:rPr>
      </w:pPr>
      <w:bookmarkStart w:id="3941" w:name="_Toc46309607"/>
      <w:bookmarkStart w:id="3942" w:name="_Toc65846439"/>
      <w:bookmarkEnd w:id="3941"/>
      <w:bookmarkEnd w:id="3942"/>
    </w:p>
    <w:p w14:paraId="5F17AD1B" w14:textId="72A36DFE" w:rsidR="009E7971" w:rsidRPr="009E7971" w:rsidDel="004F5BDD" w:rsidRDefault="009E7971" w:rsidP="009E7971">
      <w:pPr>
        <w:rPr>
          <w:del w:id="3943" w:author="Попова Дарья" w:date="2020-07-22T11:19:00Z"/>
          <w:rFonts w:eastAsia="Calibri"/>
        </w:rPr>
      </w:pPr>
      <w:bookmarkStart w:id="3944" w:name="_Toc46309608"/>
      <w:bookmarkStart w:id="3945" w:name="_Toc65846440"/>
      <w:bookmarkEnd w:id="3944"/>
      <w:bookmarkEnd w:id="3945"/>
    </w:p>
    <w:p w14:paraId="2340A7E8" w14:textId="67659B93" w:rsidR="00220F8C" w:rsidRDefault="00220F8C" w:rsidP="009E7971">
      <w:pPr>
        <w:pStyle w:val="1"/>
        <w:rPr>
          <w:ins w:id="3946" w:author="Попова Дарья" w:date="2020-07-22T11:22:00Z"/>
          <w:rFonts w:eastAsia="Calibri"/>
        </w:rPr>
      </w:pPr>
      <w:bookmarkStart w:id="3947" w:name="_Toc65846441"/>
      <w:r w:rsidRPr="007008A3">
        <w:rPr>
          <w:rFonts w:eastAsia="Calibri"/>
        </w:rPr>
        <w:t>Открытые вопросы</w:t>
      </w:r>
      <w:bookmarkEnd w:id="3947"/>
    </w:p>
    <w:p w14:paraId="56C5D44C" w14:textId="35F2024A" w:rsidR="004F5BDD" w:rsidRPr="004F5BDD" w:rsidDel="004F5BDD" w:rsidRDefault="004F5BDD">
      <w:pPr>
        <w:pStyle w:val="a7"/>
        <w:keepNext/>
        <w:spacing w:after="240" w:afterAutospacing="0" w:line="276" w:lineRule="auto"/>
        <w:jc w:val="right"/>
        <w:rPr>
          <w:del w:id="3948" w:author="Попова Дарья" w:date="2020-07-22T11:22:00Z"/>
          <w:sz w:val="22"/>
          <w:rPrChange w:id="3949" w:author="Попова Дарья" w:date="2020-07-22T11:22:00Z">
            <w:rPr>
              <w:del w:id="3950" w:author="Попова Дарья" w:date="2020-07-22T11:22:00Z"/>
              <w:rFonts w:eastAsia="Calibri"/>
            </w:rPr>
          </w:rPrChange>
        </w:rPr>
        <w:pPrChange w:id="3951" w:author="Попова Дарья" w:date="2020-07-22T11:22:00Z">
          <w:pPr>
            <w:pStyle w:val="1"/>
          </w:pPr>
        </w:pPrChange>
      </w:pPr>
    </w:p>
    <w:p w14:paraId="02763651" w14:textId="4950DDF2" w:rsidR="00386C3A" w:rsidRPr="006E2127" w:rsidRDefault="00386C3A">
      <w:pPr>
        <w:pStyle w:val="a7"/>
        <w:keepNext/>
        <w:spacing w:after="240" w:afterAutospacing="0" w:line="276" w:lineRule="auto"/>
        <w:jc w:val="right"/>
        <w:rPr>
          <w:rFonts w:cs="Arial"/>
          <w:b/>
          <w:sz w:val="22"/>
        </w:rPr>
        <w:pPrChange w:id="3952" w:author="Попова Дарья" w:date="2020-07-22T11:22:00Z">
          <w:pPr>
            <w:jc w:val="right"/>
          </w:pPr>
        </w:pPrChange>
      </w:pPr>
      <w:r w:rsidRPr="002175C8">
        <w:rPr>
          <w:rFonts w:cs="Arial"/>
          <w:b/>
          <w:sz w:val="22"/>
        </w:rPr>
        <w:t xml:space="preserve">Таблица </w:t>
      </w:r>
      <w:r w:rsidRPr="006E2127">
        <w:rPr>
          <w:rFonts w:cs="Arial"/>
          <w:b/>
          <w:sz w:val="22"/>
        </w:rPr>
        <w:fldChar w:fldCharType="begin"/>
      </w:r>
      <w:r w:rsidRPr="004F5BDD">
        <w:rPr>
          <w:rFonts w:cs="Arial"/>
          <w:b/>
          <w:sz w:val="22"/>
          <w:rPrChange w:id="3953" w:author="Попова Дарья" w:date="2020-07-22T11:22:00Z">
            <w:rPr>
              <w:b/>
              <w:sz w:val="22"/>
            </w:rPr>
          </w:rPrChange>
        </w:rPr>
        <w:instrText xml:space="preserve"> SEQ Таблица \* ARABIC </w:instrText>
      </w:r>
      <w:r w:rsidRPr="006E2127">
        <w:rPr>
          <w:rFonts w:cs="Arial"/>
          <w:b/>
          <w:sz w:val="22"/>
          <w:rPrChange w:id="3954" w:author="Попова Дарья" w:date="2020-07-22T11:22:00Z">
            <w:rPr>
              <w:rFonts w:cs="Arial"/>
              <w:b/>
              <w:sz w:val="22"/>
            </w:rPr>
          </w:rPrChange>
        </w:rPr>
        <w:fldChar w:fldCharType="separate"/>
      </w:r>
      <w:ins w:id="3955" w:author="ShramkovAB" w:date="2021-03-05T14:19:00Z">
        <w:r w:rsidR="00E24180">
          <w:rPr>
            <w:rFonts w:cs="Arial"/>
            <w:b/>
            <w:noProof/>
            <w:sz w:val="22"/>
          </w:rPr>
          <w:t>35</w:t>
        </w:r>
      </w:ins>
      <w:ins w:id="3956" w:author="Попова Дарья" w:date="2020-07-22T11:25:00Z">
        <w:del w:id="3957" w:author="ShramkovAB" w:date="2021-03-05T14:19:00Z">
          <w:r w:rsidR="00CC36E9" w:rsidDel="00E24180">
            <w:rPr>
              <w:rFonts w:cs="Arial"/>
              <w:b/>
              <w:noProof/>
              <w:sz w:val="22"/>
            </w:rPr>
            <w:delText>35</w:delText>
          </w:r>
        </w:del>
      </w:ins>
      <w:del w:id="3958" w:author="ShramkovAB" w:date="2021-03-05T14:19:00Z">
        <w:r w:rsidR="003D3074" w:rsidRPr="006E2127" w:rsidDel="00E24180">
          <w:rPr>
            <w:rFonts w:cs="Arial"/>
            <w:b/>
            <w:noProof/>
            <w:sz w:val="22"/>
          </w:rPr>
          <w:delText>32</w:delText>
        </w:r>
      </w:del>
      <w:r w:rsidRPr="006E2127">
        <w:rPr>
          <w:rFonts w:cs="Arial"/>
          <w:b/>
          <w:sz w:val="22"/>
        </w:rPr>
        <w:fldChar w:fldCharType="end"/>
      </w:r>
      <w:r w:rsidRPr="006E2127">
        <w:rPr>
          <w:rFonts w:cs="Arial"/>
          <w:b/>
          <w:sz w:val="22"/>
        </w:rPr>
        <w:t>.</w:t>
      </w:r>
      <w:r w:rsidR="008C7F95" w:rsidRPr="006E2127">
        <w:rPr>
          <w:rFonts w:cs="Arial"/>
          <w:b/>
          <w:sz w:val="22"/>
        </w:rPr>
        <w:t xml:space="preserve"> </w:t>
      </w:r>
      <w:r w:rsidRPr="006E2127">
        <w:rPr>
          <w:rFonts w:cs="Arial"/>
          <w:b/>
          <w:sz w:val="22"/>
        </w:rPr>
        <w:t>Открытые вопросы</w:t>
      </w:r>
    </w:p>
    <w:p w14:paraId="27CB7E58" w14:textId="6BA0E41A" w:rsidR="00932DE0" w:rsidRPr="007008A3" w:rsidDel="004F5BDD" w:rsidRDefault="00932DE0" w:rsidP="00932DE0">
      <w:pPr>
        <w:rPr>
          <w:del w:id="3959" w:author="Попова Дарья" w:date="2020-07-22T11:21:00Z"/>
        </w:rPr>
      </w:pPr>
    </w:p>
    <w:tbl>
      <w:tblPr>
        <w:tblW w:w="502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Change w:id="3960" w:author="Попова Дарья" w:date="2020-07-22T11:20:00Z">
          <w:tblPr>
            <w:tblW w:w="502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PrChange>
      </w:tblPr>
      <w:tblGrid>
        <w:gridCol w:w="1422"/>
        <w:gridCol w:w="1559"/>
        <w:gridCol w:w="5241"/>
        <w:gridCol w:w="1986"/>
        <w:gridCol w:w="2552"/>
        <w:gridCol w:w="1840"/>
        <w:tblGridChange w:id="3961">
          <w:tblGrid>
            <w:gridCol w:w="1422"/>
            <w:gridCol w:w="1559"/>
            <w:gridCol w:w="5241"/>
            <w:gridCol w:w="1986"/>
            <w:gridCol w:w="2552"/>
            <w:gridCol w:w="1840"/>
          </w:tblGrid>
        </w:tblGridChange>
      </w:tblGrid>
      <w:tr w:rsidR="00F43CBB" w:rsidRPr="007008A3" w14:paraId="3A6DF708" w14:textId="69ECE387" w:rsidTr="004F5BDD">
        <w:trPr>
          <w:trHeight w:val="397"/>
          <w:tblHeader/>
          <w:jc w:val="center"/>
          <w:trPrChange w:id="3962" w:author="Попова Дарья" w:date="2020-07-22T11:20:00Z">
            <w:trPr>
              <w:cantSplit/>
              <w:trHeight w:val="397"/>
              <w:tblHeader/>
              <w:jc w:val="center"/>
            </w:trPr>
          </w:trPrChange>
        </w:trPr>
        <w:tc>
          <w:tcPr>
            <w:tcW w:w="487" w:type="pct"/>
            <w:shd w:val="clear" w:color="auto" w:fill="FFC000"/>
            <w:vAlign w:val="center"/>
            <w:tcPrChange w:id="3963" w:author="Попова Дарья" w:date="2020-07-22T11:20:00Z">
              <w:tcPr>
                <w:tcW w:w="487" w:type="pct"/>
                <w:shd w:val="clear" w:color="auto" w:fill="FFC000"/>
                <w:vAlign w:val="center"/>
              </w:tcPr>
            </w:tcPrChange>
          </w:tcPr>
          <w:p w14:paraId="0C0E7C66" w14:textId="77777777" w:rsidR="00F43CBB" w:rsidRPr="007008A3" w:rsidRDefault="00F43CBB" w:rsidP="00B153FA">
            <w:pPr>
              <w:ind w:firstLine="0"/>
              <w:rPr>
                <w:rFonts w:cs="Arial"/>
                <w:b/>
                <w:sz w:val="20"/>
                <w:szCs w:val="20"/>
              </w:rPr>
            </w:pPr>
            <w:r w:rsidRPr="007008A3">
              <w:rPr>
                <w:rFonts w:cs="Arial"/>
                <w:b/>
                <w:sz w:val="20"/>
                <w:szCs w:val="20"/>
                <w:lang w:eastAsia="ru-RU"/>
              </w:rPr>
              <w:t xml:space="preserve">№ из реестра </w:t>
            </w:r>
          </w:p>
        </w:tc>
        <w:tc>
          <w:tcPr>
            <w:tcW w:w="534" w:type="pct"/>
            <w:shd w:val="clear" w:color="auto" w:fill="FFC000"/>
            <w:vAlign w:val="center"/>
            <w:tcPrChange w:id="3964" w:author="Попова Дарья" w:date="2020-07-22T11:20:00Z">
              <w:tcPr>
                <w:tcW w:w="534" w:type="pct"/>
                <w:shd w:val="clear" w:color="auto" w:fill="FFC000"/>
                <w:vAlign w:val="center"/>
              </w:tcPr>
            </w:tcPrChange>
          </w:tcPr>
          <w:p w14:paraId="22C706A9" w14:textId="77777777" w:rsidR="00F43CBB" w:rsidRPr="007008A3" w:rsidRDefault="00F43CBB" w:rsidP="00B153FA">
            <w:pPr>
              <w:ind w:firstLine="0"/>
              <w:rPr>
                <w:rFonts w:cs="Arial"/>
                <w:b/>
                <w:sz w:val="20"/>
                <w:szCs w:val="20"/>
              </w:rPr>
            </w:pPr>
            <w:r w:rsidRPr="007008A3">
              <w:rPr>
                <w:rFonts w:cs="Arial"/>
                <w:b/>
                <w:sz w:val="20"/>
                <w:szCs w:val="20"/>
                <w:lang w:eastAsia="ru-RU"/>
              </w:rPr>
              <w:t>Наименование ОВ</w:t>
            </w:r>
          </w:p>
        </w:tc>
        <w:tc>
          <w:tcPr>
            <w:tcW w:w="1795" w:type="pct"/>
            <w:shd w:val="clear" w:color="auto" w:fill="FFC000"/>
            <w:vAlign w:val="center"/>
            <w:tcPrChange w:id="3965" w:author="Попова Дарья" w:date="2020-07-22T11:20:00Z">
              <w:tcPr>
                <w:tcW w:w="1795" w:type="pct"/>
                <w:shd w:val="clear" w:color="auto" w:fill="FFC000"/>
                <w:vAlign w:val="center"/>
              </w:tcPr>
            </w:tcPrChange>
          </w:tcPr>
          <w:p w14:paraId="4857554E" w14:textId="77777777" w:rsidR="00F43CBB" w:rsidRPr="007008A3" w:rsidRDefault="00F43CBB" w:rsidP="00B153FA">
            <w:pPr>
              <w:rPr>
                <w:rFonts w:cs="Arial"/>
                <w:b/>
                <w:sz w:val="20"/>
                <w:szCs w:val="20"/>
              </w:rPr>
            </w:pPr>
            <w:r w:rsidRPr="007008A3">
              <w:rPr>
                <w:rFonts w:cs="Arial"/>
                <w:b/>
                <w:sz w:val="20"/>
                <w:szCs w:val="20"/>
                <w:lang w:eastAsia="ru-RU"/>
              </w:rPr>
              <w:t>Краткое описание ОВ</w:t>
            </w:r>
          </w:p>
        </w:tc>
        <w:tc>
          <w:tcPr>
            <w:tcW w:w="680" w:type="pct"/>
            <w:shd w:val="clear" w:color="auto" w:fill="FFC000"/>
            <w:vAlign w:val="center"/>
            <w:tcPrChange w:id="3966" w:author="Попова Дарья" w:date="2020-07-22T11:20:00Z">
              <w:tcPr>
                <w:tcW w:w="680" w:type="pct"/>
                <w:shd w:val="clear" w:color="auto" w:fill="FFC000"/>
                <w:vAlign w:val="center"/>
              </w:tcPr>
            </w:tcPrChange>
          </w:tcPr>
          <w:p w14:paraId="59706CB6" w14:textId="77777777" w:rsidR="00F43CBB" w:rsidRPr="007008A3" w:rsidRDefault="00F43CBB" w:rsidP="00B153FA">
            <w:pPr>
              <w:ind w:firstLine="0"/>
              <w:rPr>
                <w:rFonts w:cs="Arial"/>
                <w:b/>
                <w:sz w:val="20"/>
                <w:szCs w:val="20"/>
              </w:rPr>
            </w:pPr>
            <w:r w:rsidRPr="007008A3">
              <w:rPr>
                <w:rFonts w:cs="Arial"/>
                <w:b/>
                <w:sz w:val="20"/>
                <w:szCs w:val="20"/>
                <w:lang w:eastAsia="ru-RU"/>
              </w:rPr>
              <w:t>Ответственный за решение</w:t>
            </w:r>
          </w:p>
        </w:tc>
        <w:tc>
          <w:tcPr>
            <w:tcW w:w="874" w:type="pct"/>
            <w:shd w:val="clear" w:color="auto" w:fill="FFC000"/>
            <w:vAlign w:val="center"/>
            <w:tcPrChange w:id="3967" w:author="Попова Дарья" w:date="2020-07-22T11:20:00Z">
              <w:tcPr>
                <w:tcW w:w="874" w:type="pct"/>
                <w:shd w:val="clear" w:color="auto" w:fill="FFC000"/>
                <w:vAlign w:val="center"/>
              </w:tcPr>
            </w:tcPrChange>
          </w:tcPr>
          <w:p w14:paraId="49075C55" w14:textId="77777777" w:rsidR="00F43CBB" w:rsidRPr="007008A3" w:rsidRDefault="00F43CBB" w:rsidP="00B153FA">
            <w:pPr>
              <w:ind w:firstLine="0"/>
              <w:rPr>
                <w:rFonts w:cs="Arial"/>
                <w:b/>
                <w:sz w:val="20"/>
                <w:szCs w:val="20"/>
              </w:rPr>
            </w:pPr>
            <w:r w:rsidRPr="007008A3">
              <w:rPr>
                <w:rFonts w:cs="Arial"/>
                <w:b/>
                <w:sz w:val="20"/>
                <w:szCs w:val="20"/>
                <w:lang w:eastAsia="ru-RU"/>
              </w:rPr>
              <w:t>Крайний срок решения</w:t>
            </w:r>
          </w:p>
        </w:tc>
        <w:tc>
          <w:tcPr>
            <w:tcW w:w="630" w:type="pct"/>
            <w:shd w:val="clear" w:color="auto" w:fill="FFC000"/>
            <w:vAlign w:val="center"/>
            <w:tcPrChange w:id="3968" w:author="Попова Дарья" w:date="2020-07-22T11:20:00Z">
              <w:tcPr>
                <w:tcW w:w="630" w:type="pct"/>
                <w:shd w:val="clear" w:color="auto" w:fill="FFC000"/>
                <w:vAlign w:val="center"/>
              </w:tcPr>
            </w:tcPrChange>
          </w:tcPr>
          <w:p w14:paraId="3FE1964C" w14:textId="0DF7F7F3" w:rsidR="00F43CBB" w:rsidRPr="007008A3" w:rsidRDefault="00F43CBB" w:rsidP="009721BA">
            <w:pPr>
              <w:ind w:firstLine="0"/>
              <w:jc w:val="center"/>
              <w:rPr>
                <w:rFonts w:cs="Arial"/>
                <w:b/>
                <w:sz w:val="20"/>
                <w:szCs w:val="20"/>
                <w:lang w:eastAsia="ru-RU"/>
              </w:rPr>
            </w:pPr>
            <w:r>
              <w:rPr>
                <w:rFonts w:cs="Arial"/>
                <w:b/>
                <w:sz w:val="20"/>
                <w:szCs w:val="20"/>
                <w:lang w:eastAsia="ru-RU"/>
              </w:rPr>
              <w:t>Статус</w:t>
            </w:r>
          </w:p>
        </w:tc>
      </w:tr>
      <w:tr w:rsidR="00F43CBB" w:rsidRPr="007008A3" w14:paraId="4AE55BD8" w14:textId="78931332" w:rsidTr="004F5BDD">
        <w:trPr>
          <w:trHeight w:val="397"/>
          <w:jc w:val="center"/>
          <w:trPrChange w:id="3969" w:author="Попова Дарья" w:date="2020-07-22T11:20:00Z">
            <w:trPr>
              <w:cantSplit/>
              <w:trHeight w:val="397"/>
              <w:tblHeader/>
              <w:jc w:val="center"/>
            </w:trPr>
          </w:trPrChange>
        </w:trPr>
        <w:tc>
          <w:tcPr>
            <w:tcW w:w="487" w:type="pct"/>
            <w:shd w:val="clear" w:color="auto" w:fill="FFFFFF" w:themeFill="background1"/>
            <w:vAlign w:val="center"/>
            <w:tcPrChange w:id="3970" w:author="Попова Дарья" w:date="2020-07-22T11:20:00Z">
              <w:tcPr>
                <w:tcW w:w="487" w:type="pct"/>
                <w:shd w:val="clear" w:color="auto" w:fill="FFFFFF" w:themeFill="background1"/>
                <w:vAlign w:val="center"/>
              </w:tcPr>
            </w:tcPrChange>
          </w:tcPr>
          <w:p w14:paraId="5427F273" w14:textId="0A740DED" w:rsidR="00F43CBB" w:rsidRPr="00914AC2" w:rsidRDefault="00F43CBB" w:rsidP="00B153FA">
            <w:pPr>
              <w:ind w:firstLine="0"/>
              <w:rPr>
                <w:rFonts w:cs="Arial"/>
                <w:sz w:val="20"/>
                <w:szCs w:val="20"/>
                <w:lang w:eastAsia="ru-RU"/>
              </w:rPr>
            </w:pPr>
            <w:r w:rsidRPr="00914AC2">
              <w:rPr>
                <w:rFonts w:cs="Arial"/>
                <w:sz w:val="20"/>
                <w:szCs w:val="20"/>
                <w:lang w:eastAsia="ru-RU"/>
              </w:rPr>
              <w:t>1038</w:t>
            </w:r>
          </w:p>
        </w:tc>
        <w:tc>
          <w:tcPr>
            <w:tcW w:w="534" w:type="pct"/>
            <w:shd w:val="clear" w:color="auto" w:fill="FFFFFF" w:themeFill="background1"/>
            <w:vAlign w:val="center"/>
            <w:tcPrChange w:id="3971" w:author="Попова Дарья" w:date="2020-07-22T11:20:00Z">
              <w:tcPr>
                <w:tcW w:w="534" w:type="pct"/>
                <w:shd w:val="clear" w:color="auto" w:fill="FFFFFF" w:themeFill="background1"/>
                <w:vAlign w:val="center"/>
              </w:tcPr>
            </w:tcPrChange>
          </w:tcPr>
          <w:p w14:paraId="1B8CFF3F" w14:textId="4CC30D76" w:rsidR="00F43CBB" w:rsidRPr="00914AC2" w:rsidRDefault="00F43CBB" w:rsidP="00B153FA">
            <w:pPr>
              <w:ind w:firstLine="0"/>
              <w:rPr>
                <w:rFonts w:cs="Arial"/>
                <w:sz w:val="20"/>
                <w:szCs w:val="20"/>
                <w:lang w:eastAsia="ru-RU"/>
              </w:rPr>
            </w:pPr>
            <w:r w:rsidRPr="00914AC2">
              <w:rPr>
                <w:rFonts w:cs="Arial"/>
                <w:sz w:val="20"/>
                <w:szCs w:val="20"/>
                <w:lang w:eastAsia="ru-RU"/>
              </w:rPr>
              <w:t>Резервный бюджет ТОиР</w:t>
            </w:r>
          </w:p>
        </w:tc>
        <w:tc>
          <w:tcPr>
            <w:tcW w:w="1795" w:type="pct"/>
            <w:shd w:val="clear" w:color="auto" w:fill="FFFFFF" w:themeFill="background1"/>
            <w:vAlign w:val="center"/>
            <w:tcPrChange w:id="3972" w:author="Попова Дарья" w:date="2020-07-22T11:20:00Z">
              <w:tcPr>
                <w:tcW w:w="1795" w:type="pct"/>
                <w:shd w:val="clear" w:color="auto" w:fill="FFFFFF" w:themeFill="background1"/>
                <w:vAlign w:val="center"/>
              </w:tcPr>
            </w:tcPrChange>
          </w:tcPr>
          <w:p w14:paraId="0B28C2B8" w14:textId="5F13A8EE" w:rsidR="00F43CBB" w:rsidRPr="00914AC2" w:rsidRDefault="00F43CBB" w:rsidP="00B153FA">
            <w:pPr>
              <w:rPr>
                <w:rFonts w:cs="Arial"/>
                <w:sz w:val="20"/>
                <w:szCs w:val="20"/>
                <w:lang w:eastAsia="ru-RU"/>
              </w:rPr>
            </w:pPr>
            <w:r w:rsidRPr="00914AC2">
              <w:rPr>
                <w:bCs/>
                <w:iCs/>
              </w:rPr>
              <w:t>На текущий момент в Компании принят порядок формирования резервов и управления ими. Схема, рассматриваемая в настоящем КД предполагает самостоятельное управление ТД своими резервами, что противоречит общей политике компании. Необходимо решить вопрос с полномочиями ТД по управлению собственным резервом. По результатам принятого решения КД будет доработано или оставлено без изменений</w:t>
            </w:r>
          </w:p>
        </w:tc>
        <w:tc>
          <w:tcPr>
            <w:tcW w:w="680" w:type="pct"/>
            <w:shd w:val="clear" w:color="auto" w:fill="FFFFFF" w:themeFill="background1"/>
            <w:vAlign w:val="center"/>
            <w:tcPrChange w:id="3973" w:author="Попова Дарья" w:date="2020-07-22T11:20:00Z">
              <w:tcPr>
                <w:tcW w:w="680" w:type="pct"/>
                <w:shd w:val="clear" w:color="auto" w:fill="FFFFFF" w:themeFill="background1"/>
                <w:vAlign w:val="center"/>
              </w:tcPr>
            </w:tcPrChange>
          </w:tcPr>
          <w:p w14:paraId="35C2D47A" w14:textId="6E045B81" w:rsidR="00F43CBB" w:rsidRPr="00914AC2" w:rsidRDefault="00F43CBB" w:rsidP="00B153FA">
            <w:pPr>
              <w:ind w:firstLine="0"/>
              <w:rPr>
                <w:rFonts w:cs="Arial"/>
                <w:sz w:val="20"/>
                <w:szCs w:val="20"/>
                <w:lang w:eastAsia="ru-RU"/>
              </w:rPr>
            </w:pPr>
            <w:r w:rsidRPr="00914AC2">
              <w:rPr>
                <w:rFonts w:cs="Arial"/>
                <w:sz w:val="20"/>
                <w:szCs w:val="20"/>
                <w:lang w:eastAsia="ru-RU"/>
              </w:rPr>
              <w:t>Наговицын И.</w:t>
            </w:r>
          </w:p>
        </w:tc>
        <w:tc>
          <w:tcPr>
            <w:tcW w:w="874" w:type="pct"/>
            <w:shd w:val="clear" w:color="auto" w:fill="FFFFFF" w:themeFill="background1"/>
            <w:vAlign w:val="center"/>
            <w:tcPrChange w:id="3974" w:author="Попова Дарья" w:date="2020-07-22T11:20:00Z">
              <w:tcPr>
                <w:tcW w:w="874" w:type="pct"/>
                <w:shd w:val="clear" w:color="auto" w:fill="FFFFFF" w:themeFill="background1"/>
                <w:vAlign w:val="center"/>
              </w:tcPr>
            </w:tcPrChange>
          </w:tcPr>
          <w:p w14:paraId="0E5E18AD" w14:textId="1AE149FB" w:rsidR="00F43CBB" w:rsidRPr="00914AC2" w:rsidRDefault="00F43CBB" w:rsidP="00B153FA">
            <w:pPr>
              <w:ind w:firstLine="0"/>
              <w:rPr>
                <w:rFonts w:cs="Arial"/>
                <w:sz w:val="20"/>
                <w:szCs w:val="20"/>
                <w:lang w:eastAsia="ru-RU"/>
              </w:rPr>
            </w:pPr>
            <w:r>
              <w:rPr>
                <w:rFonts w:cs="Arial"/>
                <w:sz w:val="20"/>
                <w:szCs w:val="20"/>
                <w:lang w:val="en-US" w:eastAsia="ru-RU"/>
              </w:rPr>
              <w:t>30</w:t>
            </w:r>
            <w:r w:rsidRPr="00914AC2">
              <w:rPr>
                <w:rFonts w:cs="Arial"/>
                <w:sz w:val="20"/>
                <w:szCs w:val="20"/>
                <w:lang w:eastAsia="ru-RU"/>
              </w:rPr>
              <w:t>.09.2018</w:t>
            </w:r>
          </w:p>
        </w:tc>
        <w:tc>
          <w:tcPr>
            <w:tcW w:w="630" w:type="pct"/>
            <w:shd w:val="clear" w:color="auto" w:fill="FFFFFF" w:themeFill="background1"/>
            <w:vAlign w:val="center"/>
            <w:tcPrChange w:id="3975" w:author="Попова Дарья" w:date="2020-07-22T11:20:00Z">
              <w:tcPr>
                <w:tcW w:w="630" w:type="pct"/>
                <w:shd w:val="clear" w:color="auto" w:fill="FFFFFF" w:themeFill="background1"/>
                <w:vAlign w:val="center"/>
              </w:tcPr>
            </w:tcPrChange>
          </w:tcPr>
          <w:p w14:paraId="3D54607F" w14:textId="59D30375" w:rsidR="00F43CBB" w:rsidRPr="009721BA" w:rsidRDefault="00BA27A4" w:rsidP="00B153FA">
            <w:pPr>
              <w:ind w:firstLine="0"/>
              <w:rPr>
                <w:rFonts w:cs="Arial"/>
                <w:sz w:val="20"/>
                <w:szCs w:val="20"/>
                <w:lang w:eastAsia="ru-RU"/>
              </w:rPr>
            </w:pPr>
            <w:r>
              <w:rPr>
                <w:rFonts w:cs="Arial"/>
                <w:sz w:val="20"/>
                <w:szCs w:val="20"/>
                <w:lang w:eastAsia="ru-RU"/>
              </w:rPr>
              <w:t>Закрыт</w:t>
            </w:r>
          </w:p>
        </w:tc>
      </w:tr>
      <w:tr w:rsidR="00F43CBB" w:rsidRPr="007008A3" w14:paraId="6433470D" w14:textId="72AB1D09" w:rsidTr="004F5BDD">
        <w:trPr>
          <w:trHeight w:val="397"/>
          <w:jc w:val="center"/>
          <w:trPrChange w:id="3976" w:author="Попова Дарья" w:date="2020-07-22T11:20:00Z">
            <w:trPr>
              <w:cantSplit/>
              <w:trHeight w:val="397"/>
              <w:tblHeader/>
              <w:jc w:val="center"/>
            </w:trPr>
          </w:trPrChange>
        </w:trPr>
        <w:tc>
          <w:tcPr>
            <w:tcW w:w="487" w:type="pct"/>
            <w:shd w:val="clear" w:color="auto" w:fill="FFFFFF" w:themeFill="background1"/>
            <w:vAlign w:val="center"/>
            <w:tcPrChange w:id="3977" w:author="Попова Дарья" w:date="2020-07-22T11:20:00Z">
              <w:tcPr>
                <w:tcW w:w="487" w:type="pct"/>
                <w:shd w:val="clear" w:color="auto" w:fill="FFFFFF" w:themeFill="background1"/>
                <w:vAlign w:val="center"/>
              </w:tcPr>
            </w:tcPrChange>
          </w:tcPr>
          <w:p w14:paraId="6DEF4219" w14:textId="7F632910" w:rsidR="00F43CBB" w:rsidRPr="00914AC2" w:rsidRDefault="00F43CBB" w:rsidP="00B153FA">
            <w:pPr>
              <w:ind w:firstLine="0"/>
              <w:rPr>
                <w:rFonts w:cs="Arial"/>
                <w:sz w:val="20"/>
                <w:szCs w:val="20"/>
                <w:lang w:eastAsia="ru-RU"/>
              </w:rPr>
            </w:pPr>
            <w:r>
              <w:rPr>
                <w:rFonts w:cs="Arial"/>
                <w:sz w:val="20"/>
                <w:szCs w:val="20"/>
                <w:lang w:eastAsia="ru-RU"/>
              </w:rPr>
              <w:lastRenderedPageBreak/>
              <w:t>1064</w:t>
            </w:r>
          </w:p>
        </w:tc>
        <w:tc>
          <w:tcPr>
            <w:tcW w:w="534" w:type="pct"/>
            <w:shd w:val="clear" w:color="auto" w:fill="FFFFFF" w:themeFill="background1"/>
            <w:vAlign w:val="center"/>
            <w:tcPrChange w:id="3978" w:author="Попова Дарья" w:date="2020-07-22T11:20:00Z">
              <w:tcPr>
                <w:tcW w:w="534" w:type="pct"/>
                <w:shd w:val="clear" w:color="auto" w:fill="FFFFFF" w:themeFill="background1"/>
                <w:vAlign w:val="center"/>
              </w:tcPr>
            </w:tcPrChange>
          </w:tcPr>
          <w:p w14:paraId="0EC7AE46" w14:textId="64119E03" w:rsidR="00F43CBB" w:rsidRPr="00914AC2" w:rsidRDefault="00F43CBB" w:rsidP="00B153FA">
            <w:pPr>
              <w:ind w:firstLine="0"/>
              <w:rPr>
                <w:rFonts w:cs="Arial"/>
                <w:sz w:val="20"/>
                <w:szCs w:val="20"/>
                <w:lang w:eastAsia="ru-RU"/>
              </w:rPr>
            </w:pPr>
            <w:r>
              <w:rPr>
                <w:rFonts w:cs="Arial"/>
                <w:sz w:val="20"/>
                <w:szCs w:val="20"/>
                <w:lang w:eastAsia="ru-RU"/>
              </w:rPr>
              <w:t>Автоматизация запросов на корректировку</w:t>
            </w:r>
          </w:p>
        </w:tc>
        <w:tc>
          <w:tcPr>
            <w:tcW w:w="1795" w:type="pct"/>
            <w:shd w:val="clear" w:color="auto" w:fill="FFFFFF" w:themeFill="background1"/>
            <w:vAlign w:val="center"/>
            <w:tcPrChange w:id="3979" w:author="Попова Дарья" w:date="2020-07-22T11:20:00Z">
              <w:tcPr>
                <w:tcW w:w="1795" w:type="pct"/>
                <w:shd w:val="clear" w:color="auto" w:fill="FFFFFF" w:themeFill="background1"/>
                <w:vAlign w:val="center"/>
              </w:tcPr>
            </w:tcPrChange>
          </w:tcPr>
          <w:p w14:paraId="696902A2" w14:textId="513C841C" w:rsidR="00F43CBB" w:rsidRPr="00111CEA" w:rsidRDefault="00F43CBB" w:rsidP="00111CEA">
            <w:pPr>
              <w:rPr>
                <w:bCs/>
                <w:iCs/>
              </w:rPr>
            </w:pPr>
            <w:r w:rsidRPr="00111CEA">
              <w:rPr>
                <w:bCs/>
                <w:iCs/>
              </w:rPr>
              <w:t>Необходимо принять решение о степени автоматизации Запросов на корректировку (в случае пол</w:t>
            </w:r>
            <w:r>
              <w:rPr>
                <w:bCs/>
                <w:iCs/>
              </w:rPr>
              <w:t>ожительного решения по ведению запросов на корректировку</w:t>
            </w:r>
            <w:r w:rsidRPr="00111CEA">
              <w:rPr>
                <w:bCs/>
                <w:iCs/>
              </w:rPr>
              <w:t>):</w:t>
            </w:r>
          </w:p>
          <w:p w14:paraId="7C96DE35" w14:textId="68FE7045" w:rsidR="00F43CBB" w:rsidRPr="00111CEA" w:rsidRDefault="00F43CBB" w:rsidP="00111CEA">
            <w:pPr>
              <w:rPr>
                <w:bCs/>
                <w:iCs/>
              </w:rPr>
            </w:pPr>
            <w:r w:rsidRPr="00111CEA">
              <w:rPr>
                <w:bCs/>
                <w:iCs/>
              </w:rPr>
              <w:t>•</w:t>
            </w:r>
            <w:r w:rsidRPr="00111CEA">
              <w:rPr>
                <w:bCs/>
                <w:iCs/>
              </w:rPr>
              <w:tab/>
              <w:t>При утверждении Запроса автоматическое изменение потребности не производится. Потребность должна быть скорректирована планировщиком потребности вручную.</w:t>
            </w:r>
          </w:p>
          <w:p w14:paraId="1D756A34" w14:textId="6EFFA64E" w:rsidR="00F43CBB" w:rsidRPr="00914AC2" w:rsidRDefault="00F43CBB" w:rsidP="00111CEA">
            <w:pPr>
              <w:rPr>
                <w:bCs/>
                <w:iCs/>
              </w:rPr>
            </w:pPr>
            <w:r w:rsidRPr="00111CEA">
              <w:rPr>
                <w:bCs/>
                <w:iCs/>
              </w:rPr>
              <w:t>•</w:t>
            </w:r>
            <w:r w:rsidRPr="00111CEA">
              <w:rPr>
                <w:bCs/>
                <w:iCs/>
              </w:rPr>
              <w:tab/>
              <w:t>При утверждении Запроса производится автоматическая корректировка потребности.</w:t>
            </w:r>
          </w:p>
        </w:tc>
        <w:tc>
          <w:tcPr>
            <w:tcW w:w="680" w:type="pct"/>
            <w:shd w:val="clear" w:color="auto" w:fill="FFFFFF" w:themeFill="background1"/>
            <w:vAlign w:val="center"/>
            <w:tcPrChange w:id="3980" w:author="Попова Дарья" w:date="2020-07-22T11:20:00Z">
              <w:tcPr>
                <w:tcW w:w="680" w:type="pct"/>
                <w:shd w:val="clear" w:color="auto" w:fill="FFFFFF" w:themeFill="background1"/>
                <w:vAlign w:val="center"/>
              </w:tcPr>
            </w:tcPrChange>
          </w:tcPr>
          <w:p w14:paraId="3C781E43" w14:textId="584AAADE" w:rsidR="00F43CBB" w:rsidRPr="00914AC2" w:rsidRDefault="00F43CBB" w:rsidP="00B153FA">
            <w:pPr>
              <w:ind w:firstLine="0"/>
              <w:rPr>
                <w:rFonts w:cs="Arial"/>
                <w:sz w:val="20"/>
                <w:szCs w:val="20"/>
                <w:lang w:eastAsia="ru-RU"/>
              </w:rPr>
            </w:pPr>
            <w:bookmarkStart w:id="3981" w:name="OLE_LINK32"/>
            <w:r w:rsidRPr="00914AC2">
              <w:rPr>
                <w:rFonts w:cs="Arial"/>
                <w:sz w:val="20"/>
                <w:szCs w:val="20"/>
                <w:lang w:eastAsia="ru-RU"/>
              </w:rPr>
              <w:t>Наговицын И.</w:t>
            </w:r>
            <w:bookmarkEnd w:id="3981"/>
          </w:p>
        </w:tc>
        <w:tc>
          <w:tcPr>
            <w:tcW w:w="874" w:type="pct"/>
            <w:shd w:val="clear" w:color="auto" w:fill="FFFFFF" w:themeFill="background1"/>
            <w:vAlign w:val="center"/>
            <w:tcPrChange w:id="3982" w:author="Попова Дарья" w:date="2020-07-22T11:20:00Z">
              <w:tcPr>
                <w:tcW w:w="874" w:type="pct"/>
                <w:shd w:val="clear" w:color="auto" w:fill="FFFFFF" w:themeFill="background1"/>
                <w:vAlign w:val="center"/>
              </w:tcPr>
            </w:tcPrChange>
          </w:tcPr>
          <w:p w14:paraId="672DD438" w14:textId="39877C5D" w:rsidR="00F43CBB" w:rsidRPr="00111CEA" w:rsidRDefault="00F43CBB" w:rsidP="00B153FA">
            <w:pPr>
              <w:ind w:firstLine="0"/>
              <w:rPr>
                <w:rFonts w:cs="Arial"/>
                <w:sz w:val="20"/>
                <w:szCs w:val="20"/>
                <w:lang w:eastAsia="ru-RU"/>
              </w:rPr>
            </w:pPr>
            <w:bookmarkStart w:id="3983" w:name="OLE_LINK33"/>
            <w:bookmarkStart w:id="3984" w:name="OLE_LINK34"/>
            <w:r>
              <w:rPr>
                <w:rFonts w:cs="Arial"/>
                <w:sz w:val="20"/>
                <w:szCs w:val="20"/>
                <w:lang w:eastAsia="ru-RU"/>
              </w:rPr>
              <w:t>04.10.2018</w:t>
            </w:r>
            <w:bookmarkEnd w:id="3983"/>
            <w:bookmarkEnd w:id="3984"/>
          </w:p>
        </w:tc>
        <w:tc>
          <w:tcPr>
            <w:tcW w:w="630" w:type="pct"/>
            <w:shd w:val="clear" w:color="auto" w:fill="FFFFFF" w:themeFill="background1"/>
            <w:vAlign w:val="center"/>
            <w:tcPrChange w:id="3985" w:author="Попова Дарья" w:date="2020-07-22T11:20:00Z">
              <w:tcPr>
                <w:tcW w:w="630" w:type="pct"/>
                <w:shd w:val="clear" w:color="auto" w:fill="FFFFFF" w:themeFill="background1"/>
                <w:vAlign w:val="center"/>
              </w:tcPr>
            </w:tcPrChange>
          </w:tcPr>
          <w:p w14:paraId="2985D3DD" w14:textId="3A75331A" w:rsidR="00F43CBB" w:rsidRDefault="009B7077" w:rsidP="00B153FA">
            <w:pPr>
              <w:ind w:firstLine="0"/>
              <w:rPr>
                <w:rFonts w:cs="Arial"/>
                <w:sz w:val="20"/>
                <w:szCs w:val="20"/>
                <w:lang w:eastAsia="ru-RU"/>
              </w:rPr>
            </w:pPr>
            <w:r>
              <w:rPr>
                <w:rFonts w:cs="Arial"/>
                <w:sz w:val="20"/>
                <w:szCs w:val="20"/>
                <w:lang w:eastAsia="ru-RU"/>
              </w:rPr>
              <w:t>Закрыт</w:t>
            </w:r>
          </w:p>
        </w:tc>
      </w:tr>
      <w:tr w:rsidR="00F43CBB" w:rsidRPr="007008A3" w14:paraId="2E48D29B" w14:textId="1153186D" w:rsidTr="004F5BDD">
        <w:trPr>
          <w:trHeight w:val="397"/>
          <w:jc w:val="center"/>
          <w:trPrChange w:id="3986" w:author="Попова Дарья" w:date="2020-07-22T11:20:00Z">
            <w:trPr>
              <w:cantSplit/>
              <w:trHeight w:val="397"/>
              <w:tblHeader/>
              <w:jc w:val="center"/>
            </w:trPr>
          </w:trPrChange>
        </w:trPr>
        <w:tc>
          <w:tcPr>
            <w:tcW w:w="487" w:type="pct"/>
            <w:shd w:val="clear" w:color="auto" w:fill="FFFFFF" w:themeFill="background1"/>
            <w:vAlign w:val="center"/>
            <w:tcPrChange w:id="3987" w:author="Попова Дарья" w:date="2020-07-22T11:20:00Z">
              <w:tcPr>
                <w:tcW w:w="487" w:type="pct"/>
                <w:shd w:val="clear" w:color="auto" w:fill="FFFFFF" w:themeFill="background1"/>
                <w:vAlign w:val="center"/>
              </w:tcPr>
            </w:tcPrChange>
          </w:tcPr>
          <w:p w14:paraId="3D568006" w14:textId="12B3D829" w:rsidR="00F43CBB" w:rsidRPr="00914AC2" w:rsidRDefault="00F43CBB" w:rsidP="00B153FA">
            <w:pPr>
              <w:ind w:firstLine="0"/>
              <w:rPr>
                <w:rFonts w:cs="Arial"/>
                <w:sz w:val="20"/>
                <w:szCs w:val="20"/>
                <w:lang w:eastAsia="ru-RU"/>
              </w:rPr>
            </w:pPr>
            <w:r>
              <w:rPr>
                <w:rFonts w:cs="Arial"/>
                <w:sz w:val="20"/>
                <w:szCs w:val="20"/>
                <w:lang w:eastAsia="ru-RU"/>
              </w:rPr>
              <w:t>1065</w:t>
            </w:r>
          </w:p>
        </w:tc>
        <w:tc>
          <w:tcPr>
            <w:tcW w:w="534" w:type="pct"/>
            <w:shd w:val="clear" w:color="auto" w:fill="FFFFFF" w:themeFill="background1"/>
            <w:vAlign w:val="center"/>
            <w:tcPrChange w:id="3988" w:author="Попова Дарья" w:date="2020-07-22T11:20:00Z">
              <w:tcPr>
                <w:tcW w:w="534" w:type="pct"/>
                <w:shd w:val="clear" w:color="auto" w:fill="FFFFFF" w:themeFill="background1"/>
                <w:vAlign w:val="center"/>
              </w:tcPr>
            </w:tcPrChange>
          </w:tcPr>
          <w:p w14:paraId="3A7A3D8C" w14:textId="5CAA076C" w:rsidR="00F43CBB" w:rsidRDefault="00F43CBB" w:rsidP="00B153FA">
            <w:pPr>
              <w:ind w:firstLine="0"/>
              <w:rPr>
                <w:rFonts w:cs="Arial"/>
                <w:sz w:val="20"/>
                <w:szCs w:val="20"/>
                <w:lang w:eastAsia="ru-RU"/>
              </w:rPr>
            </w:pPr>
            <w:r>
              <w:rPr>
                <w:rFonts w:cs="Arial"/>
                <w:sz w:val="20"/>
                <w:szCs w:val="20"/>
                <w:lang w:eastAsia="ru-RU"/>
              </w:rPr>
              <w:t>Массовое согласование заказов ТОРО с ПТО</w:t>
            </w:r>
          </w:p>
        </w:tc>
        <w:tc>
          <w:tcPr>
            <w:tcW w:w="1795" w:type="pct"/>
            <w:shd w:val="clear" w:color="auto" w:fill="FFFFFF" w:themeFill="background1"/>
            <w:vAlign w:val="center"/>
            <w:tcPrChange w:id="3989" w:author="Попова Дарья" w:date="2020-07-22T11:20:00Z">
              <w:tcPr>
                <w:tcW w:w="1795" w:type="pct"/>
                <w:shd w:val="clear" w:color="auto" w:fill="FFFFFF" w:themeFill="background1"/>
                <w:vAlign w:val="center"/>
              </w:tcPr>
            </w:tcPrChange>
          </w:tcPr>
          <w:p w14:paraId="5BC07C05" w14:textId="65A4377D" w:rsidR="00F43CBB" w:rsidRDefault="00F43CBB" w:rsidP="00111CEA">
            <w:pPr>
              <w:rPr>
                <w:bCs/>
                <w:iCs/>
              </w:rPr>
            </w:pPr>
            <w:r>
              <w:rPr>
                <w:bCs/>
                <w:iCs/>
              </w:rPr>
              <w:t xml:space="preserve">Актуализация схемы согласования плана-графика воздействий на ПА с ПТО на заказах ТОРО. </w:t>
            </w:r>
          </w:p>
          <w:p w14:paraId="2BD284D9" w14:textId="2016C536" w:rsidR="00F43CBB" w:rsidRDefault="00F43CBB" w:rsidP="00A9759F">
            <w:pPr>
              <w:pStyle w:val="afa"/>
              <w:numPr>
                <w:ilvl w:val="0"/>
                <w:numId w:val="59"/>
              </w:numPr>
              <w:rPr>
                <w:bCs/>
                <w:iCs/>
              </w:rPr>
            </w:pPr>
            <w:r>
              <w:rPr>
                <w:bCs/>
                <w:iCs/>
              </w:rPr>
              <w:t>На этапе реализации необходимо определить схему согласования плана-графика воздействий на ПА с ПТО (на заказах ТОРО или вне системы)</w:t>
            </w:r>
          </w:p>
          <w:p w14:paraId="7E97F5C1" w14:textId="69CB3630" w:rsidR="00F43CBB" w:rsidRPr="00A9759F" w:rsidRDefault="00F43CBB" w:rsidP="00A9759F">
            <w:pPr>
              <w:pStyle w:val="afa"/>
              <w:numPr>
                <w:ilvl w:val="0"/>
                <w:numId w:val="59"/>
              </w:numPr>
              <w:rPr>
                <w:bCs/>
                <w:iCs/>
              </w:rPr>
            </w:pPr>
            <w:r>
              <w:rPr>
                <w:bCs/>
                <w:iCs/>
              </w:rPr>
              <w:t>На этапе реализации н</w:t>
            </w:r>
            <w:r w:rsidRPr="00A9759F">
              <w:rPr>
                <w:bCs/>
                <w:iCs/>
              </w:rPr>
              <w:t>еобходимо определить критичное оборудование, влияющее на производственную деятельность для согласования ПТО.</w:t>
            </w:r>
          </w:p>
        </w:tc>
        <w:tc>
          <w:tcPr>
            <w:tcW w:w="680" w:type="pct"/>
            <w:shd w:val="clear" w:color="auto" w:fill="FFFFFF" w:themeFill="background1"/>
            <w:vAlign w:val="center"/>
            <w:tcPrChange w:id="3990" w:author="Попова Дарья" w:date="2020-07-22T11:20:00Z">
              <w:tcPr>
                <w:tcW w:w="680" w:type="pct"/>
                <w:shd w:val="clear" w:color="auto" w:fill="FFFFFF" w:themeFill="background1"/>
                <w:vAlign w:val="center"/>
              </w:tcPr>
            </w:tcPrChange>
          </w:tcPr>
          <w:p w14:paraId="26BBDB69" w14:textId="508A5B07" w:rsidR="00F43CBB" w:rsidRPr="00914AC2" w:rsidRDefault="00F43CBB" w:rsidP="00B153FA">
            <w:pPr>
              <w:ind w:firstLine="0"/>
              <w:rPr>
                <w:rFonts w:cs="Arial"/>
                <w:sz w:val="20"/>
                <w:szCs w:val="20"/>
                <w:lang w:eastAsia="ru-RU"/>
              </w:rPr>
            </w:pPr>
            <w:r w:rsidRPr="00914AC2">
              <w:rPr>
                <w:rFonts w:cs="Arial"/>
                <w:sz w:val="20"/>
                <w:szCs w:val="20"/>
                <w:lang w:eastAsia="ru-RU"/>
              </w:rPr>
              <w:t>Наговицын И.</w:t>
            </w:r>
          </w:p>
        </w:tc>
        <w:tc>
          <w:tcPr>
            <w:tcW w:w="874" w:type="pct"/>
            <w:shd w:val="clear" w:color="auto" w:fill="FFFFFF" w:themeFill="background1"/>
            <w:vAlign w:val="center"/>
            <w:tcPrChange w:id="3991" w:author="Попова Дарья" w:date="2020-07-22T11:20:00Z">
              <w:tcPr>
                <w:tcW w:w="874" w:type="pct"/>
                <w:shd w:val="clear" w:color="auto" w:fill="FFFFFF" w:themeFill="background1"/>
                <w:vAlign w:val="center"/>
              </w:tcPr>
            </w:tcPrChange>
          </w:tcPr>
          <w:p w14:paraId="0FDD0D03" w14:textId="19966403" w:rsidR="00F43CBB" w:rsidRDefault="00F43CBB" w:rsidP="00B153FA">
            <w:pPr>
              <w:ind w:firstLine="0"/>
              <w:rPr>
                <w:rFonts w:cs="Arial"/>
                <w:sz w:val="20"/>
                <w:szCs w:val="20"/>
                <w:lang w:eastAsia="ru-RU"/>
              </w:rPr>
            </w:pPr>
            <w:r>
              <w:rPr>
                <w:rFonts w:cs="Arial"/>
                <w:sz w:val="20"/>
                <w:szCs w:val="20"/>
                <w:lang w:eastAsia="ru-RU"/>
              </w:rPr>
              <w:t>05.10.2018</w:t>
            </w:r>
          </w:p>
        </w:tc>
        <w:tc>
          <w:tcPr>
            <w:tcW w:w="630" w:type="pct"/>
            <w:shd w:val="clear" w:color="auto" w:fill="FFFFFF" w:themeFill="background1"/>
            <w:vAlign w:val="center"/>
            <w:tcPrChange w:id="3992" w:author="Попова Дарья" w:date="2020-07-22T11:20:00Z">
              <w:tcPr>
                <w:tcW w:w="630" w:type="pct"/>
                <w:shd w:val="clear" w:color="auto" w:fill="FFFFFF" w:themeFill="background1"/>
                <w:vAlign w:val="center"/>
              </w:tcPr>
            </w:tcPrChange>
          </w:tcPr>
          <w:p w14:paraId="3BDCD588" w14:textId="7F9C5CE7" w:rsidR="00F43CBB" w:rsidRDefault="003262F8" w:rsidP="00B153FA">
            <w:pPr>
              <w:ind w:firstLine="0"/>
              <w:rPr>
                <w:rFonts w:cs="Arial"/>
                <w:sz w:val="20"/>
                <w:szCs w:val="20"/>
                <w:lang w:eastAsia="ru-RU"/>
              </w:rPr>
            </w:pPr>
            <w:r>
              <w:rPr>
                <w:rFonts w:cs="Arial"/>
                <w:sz w:val="20"/>
                <w:szCs w:val="20"/>
                <w:lang w:eastAsia="ru-RU"/>
              </w:rPr>
              <w:t>Закрыт</w:t>
            </w:r>
          </w:p>
        </w:tc>
      </w:tr>
      <w:tr w:rsidR="00F43CBB" w:rsidRPr="007008A3" w14:paraId="2E1A5C9B" w14:textId="035E6055" w:rsidTr="004F5BDD">
        <w:trPr>
          <w:trHeight w:val="397"/>
          <w:jc w:val="center"/>
          <w:trPrChange w:id="3993" w:author="Попова Дарья" w:date="2020-07-22T11:20:00Z">
            <w:trPr>
              <w:cantSplit/>
              <w:trHeight w:val="397"/>
              <w:tblHeader/>
              <w:jc w:val="center"/>
            </w:trPr>
          </w:trPrChange>
        </w:trPr>
        <w:tc>
          <w:tcPr>
            <w:tcW w:w="487" w:type="pct"/>
            <w:shd w:val="clear" w:color="auto" w:fill="FFFFFF" w:themeFill="background1"/>
            <w:vAlign w:val="center"/>
            <w:tcPrChange w:id="3994" w:author="Попова Дарья" w:date="2020-07-22T11:20:00Z">
              <w:tcPr>
                <w:tcW w:w="487" w:type="pct"/>
                <w:shd w:val="clear" w:color="auto" w:fill="FFFFFF" w:themeFill="background1"/>
                <w:vAlign w:val="center"/>
              </w:tcPr>
            </w:tcPrChange>
          </w:tcPr>
          <w:p w14:paraId="0B79B779" w14:textId="74B0DDE3" w:rsidR="00F43CBB" w:rsidRPr="00914AC2" w:rsidRDefault="00F43CBB" w:rsidP="00B153FA">
            <w:pPr>
              <w:ind w:firstLine="0"/>
              <w:rPr>
                <w:rFonts w:cs="Arial"/>
                <w:sz w:val="20"/>
                <w:szCs w:val="20"/>
                <w:lang w:eastAsia="ru-RU"/>
              </w:rPr>
            </w:pPr>
            <w:r>
              <w:rPr>
                <w:rFonts w:cs="Arial"/>
                <w:sz w:val="20"/>
                <w:szCs w:val="20"/>
                <w:lang w:eastAsia="ru-RU"/>
              </w:rPr>
              <w:t>1066</w:t>
            </w:r>
          </w:p>
        </w:tc>
        <w:tc>
          <w:tcPr>
            <w:tcW w:w="534" w:type="pct"/>
            <w:shd w:val="clear" w:color="auto" w:fill="FFFFFF" w:themeFill="background1"/>
            <w:vAlign w:val="center"/>
            <w:tcPrChange w:id="3995" w:author="Попова Дарья" w:date="2020-07-22T11:20:00Z">
              <w:tcPr>
                <w:tcW w:w="534" w:type="pct"/>
                <w:shd w:val="clear" w:color="auto" w:fill="FFFFFF" w:themeFill="background1"/>
                <w:vAlign w:val="center"/>
              </w:tcPr>
            </w:tcPrChange>
          </w:tcPr>
          <w:p w14:paraId="578042DF" w14:textId="15C023EF" w:rsidR="00F43CBB" w:rsidRDefault="00F43CBB" w:rsidP="00B153FA">
            <w:pPr>
              <w:ind w:firstLine="0"/>
              <w:rPr>
                <w:rFonts w:cs="Arial"/>
                <w:sz w:val="20"/>
                <w:szCs w:val="20"/>
                <w:lang w:eastAsia="ru-RU"/>
              </w:rPr>
            </w:pPr>
            <w:r>
              <w:rPr>
                <w:rFonts w:cs="Arial"/>
                <w:sz w:val="20"/>
                <w:szCs w:val="20"/>
                <w:lang w:eastAsia="ru-RU"/>
              </w:rPr>
              <w:t>Работа с АТЗ</w:t>
            </w:r>
          </w:p>
        </w:tc>
        <w:tc>
          <w:tcPr>
            <w:tcW w:w="1795" w:type="pct"/>
            <w:shd w:val="clear" w:color="auto" w:fill="FFFFFF" w:themeFill="background1"/>
            <w:vAlign w:val="center"/>
            <w:tcPrChange w:id="3996" w:author="Попова Дарья" w:date="2020-07-22T11:20:00Z">
              <w:tcPr>
                <w:tcW w:w="1795" w:type="pct"/>
                <w:shd w:val="clear" w:color="auto" w:fill="FFFFFF" w:themeFill="background1"/>
                <w:vAlign w:val="center"/>
              </w:tcPr>
            </w:tcPrChange>
          </w:tcPr>
          <w:p w14:paraId="6E923B67" w14:textId="73D39F2E" w:rsidR="00F43CBB" w:rsidRDefault="00F43CBB" w:rsidP="00EB7795">
            <w:pPr>
              <w:ind w:firstLine="0"/>
              <w:rPr>
                <w:bCs/>
                <w:iCs/>
              </w:rPr>
            </w:pPr>
            <w:r>
              <w:rPr>
                <w:bCs/>
                <w:iCs/>
              </w:rPr>
              <w:t>Необходимо чёткое разграничение ответственности за формирование факта бюджета и закупки АТЗ.</w:t>
            </w:r>
          </w:p>
        </w:tc>
        <w:tc>
          <w:tcPr>
            <w:tcW w:w="680" w:type="pct"/>
            <w:shd w:val="clear" w:color="auto" w:fill="FFFFFF" w:themeFill="background1"/>
            <w:vAlign w:val="center"/>
            <w:tcPrChange w:id="3997" w:author="Попова Дарья" w:date="2020-07-22T11:20:00Z">
              <w:tcPr>
                <w:tcW w:w="680" w:type="pct"/>
                <w:shd w:val="clear" w:color="auto" w:fill="FFFFFF" w:themeFill="background1"/>
                <w:vAlign w:val="center"/>
              </w:tcPr>
            </w:tcPrChange>
          </w:tcPr>
          <w:p w14:paraId="7AFDC8D0" w14:textId="53D61B07" w:rsidR="00F43CBB" w:rsidRPr="00914AC2" w:rsidRDefault="00F43CBB" w:rsidP="00B153FA">
            <w:pPr>
              <w:ind w:firstLine="0"/>
              <w:rPr>
                <w:rFonts w:cs="Arial"/>
                <w:sz w:val="20"/>
                <w:szCs w:val="20"/>
                <w:lang w:eastAsia="ru-RU"/>
              </w:rPr>
            </w:pPr>
            <w:r>
              <w:rPr>
                <w:rFonts w:cs="Arial"/>
                <w:sz w:val="20"/>
                <w:szCs w:val="20"/>
                <w:lang w:eastAsia="ru-RU"/>
              </w:rPr>
              <w:t xml:space="preserve">Мытник Ю.В, </w:t>
            </w:r>
            <w:r w:rsidRPr="00914AC2">
              <w:rPr>
                <w:rFonts w:cs="Arial"/>
                <w:sz w:val="20"/>
                <w:szCs w:val="20"/>
                <w:lang w:eastAsia="ru-RU"/>
              </w:rPr>
              <w:t>Наговицын И.</w:t>
            </w:r>
            <w:r>
              <w:rPr>
                <w:rFonts w:cs="Arial"/>
                <w:sz w:val="20"/>
                <w:szCs w:val="20"/>
                <w:lang w:eastAsia="ru-RU"/>
              </w:rPr>
              <w:t>В.</w:t>
            </w:r>
          </w:p>
        </w:tc>
        <w:tc>
          <w:tcPr>
            <w:tcW w:w="874" w:type="pct"/>
            <w:shd w:val="clear" w:color="auto" w:fill="FFFFFF" w:themeFill="background1"/>
            <w:vAlign w:val="center"/>
            <w:tcPrChange w:id="3998" w:author="Попова Дарья" w:date="2020-07-22T11:20:00Z">
              <w:tcPr>
                <w:tcW w:w="874" w:type="pct"/>
                <w:shd w:val="clear" w:color="auto" w:fill="FFFFFF" w:themeFill="background1"/>
                <w:vAlign w:val="center"/>
              </w:tcPr>
            </w:tcPrChange>
          </w:tcPr>
          <w:p w14:paraId="750DD111" w14:textId="361F0820" w:rsidR="00F43CBB" w:rsidRDefault="00F43CBB" w:rsidP="00B153FA">
            <w:pPr>
              <w:ind w:firstLine="0"/>
              <w:rPr>
                <w:rFonts w:cs="Arial"/>
                <w:sz w:val="20"/>
                <w:szCs w:val="20"/>
                <w:lang w:eastAsia="ru-RU"/>
              </w:rPr>
            </w:pPr>
            <w:r>
              <w:rPr>
                <w:rFonts w:cs="Arial"/>
                <w:sz w:val="20"/>
                <w:szCs w:val="20"/>
                <w:lang w:eastAsia="ru-RU"/>
              </w:rPr>
              <w:t>05.10.2018</w:t>
            </w:r>
          </w:p>
        </w:tc>
        <w:tc>
          <w:tcPr>
            <w:tcW w:w="630" w:type="pct"/>
            <w:shd w:val="clear" w:color="auto" w:fill="FFFFFF" w:themeFill="background1"/>
            <w:tcPrChange w:id="3999" w:author="Попова Дарья" w:date="2020-07-22T11:20:00Z">
              <w:tcPr>
                <w:tcW w:w="630" w:type="pct"/>
                <w:shd w:val="clear" w:color="auto" w:fill="FFFFFF" w:themeFill="background1"/>
              </w:tcPr>
            </w:tcPrChange>
          </w:tcPr>
          <w:p w14:paraId="56A23FF2" w14:textId="469DF979" w:rsidR="00F43CBB" w:rsidRPr="00A17EC6" w:rsidRDefault="00A17EC6" w:rsidP="00B153FA">
            <w:pPr>
              <w:ind w:firstLine="0"/>
              <w:rPr>
                <w:rFonts w:cs="Arial"/>
                <w:sz w:val="20"/>
                <w:szCs w:val="20"/>
                <w:lang w:eastAsia="ru-RU"/>
              </w:rPr>
            </w:pPr>
            <w:r>
              <w:rPr>
                <w:rFonts w:cs="Arial"/>
                <w:sz w:val="20"/>
                <w:szCs w:val="20"/>
                <w:lang w:eastAsia="ru-RU"/>
              </w:rPr>
              <w:t>Закрыт</w:t>
            </w:r>
          </w:p>
        </w:tc>
      </w:tr>
      <w:bookmarkEnd w:id="0"/>
      <w:bookmarkEnd w:id="1"/>
      <w:bookmarkEnd w:id="2"/>
      <w:bookmarkEnd w:id="3"/>
      <w:bookmarkEnd w:id="721"/>
      <w:bookmarkEnd w:id="724"/>
    </w:tbl>
    <w:p w14:paraId="7AA68745" w14:textId="77777777" w:rsidR="00F2306E" w:rsidRDefault="00F2306E" w:rsidP="00F2306E">
      <w:pPr>
        <w:pStyle w:val="1"/>
        <w:numPr>
          <w:ilvl w:val="0"/>
          <w:numId w:val="0"/>
        </w:numPr>
        <w:ind w:left="431"/>
        <w:rPr>
          <w:rFonts w:eastAsia="Calibri"/>
        </w:rPr>
        <w:sectPr w:rsidR="00F2306E" w:rsidSect="004F5BDD">
          <w:pgSz w:w="16840" w:h="11907" w:orient="landscape" w:code="9"/>
          <w:pgMar w:top="1134" w:right="1134" w:bottom="567" w:left="1134" w:header="737" w:footer="680" w:gutter="0"/>
          <w:cols w:space="708"/>
          <w:titlePg w:val="0"/>
          <w:docGrid w:linePitch="360"/>
          <w:sectPrChange w:id="4000" w:author="Попова Дарья" w:date="2020-07-22T11:23:00Z">
            <w:sectPr w:rsidR="00F2306E" w:rsidSect="004F5BDD">
              <w:pgMar w:top="1134" w:right="1134" w:bottom="567" w:left="1134" w:header="737" w:footer="680" w:gutter="0"/>
              <w:titlePg/>
            </w:sectPr>
          </w:sectPrChange>
        </w:sectPr>
      </w:pPr>
    </w:p>
    <w:p w14:paraId="4089A3A5" w14:textId="2ED69F35" w:rsidR="00FB3F4C" w:rsidRPr="007008A3" w:rsidRDefault="00FB3F4C" w:rsidP="009E7971">
      <w:pPr>
        <w:pStyle w:val="1"/>
        <w:rPr>
          <w:rFonts w:eastAsia="Calibri"/>
        </w:rPr>
      </w:pPr>
      <w:bookmarkStart w:id="4001" w:name="_Toc65846442"/>
      <w:r w:rsidRPr="007008A3">
        <w:rPr>
          <w:rFonts w:eastAsia="Calibri"/>
        </w:rPr>
        <w:lastRenderedPageBreak/>
        <w:t>Приложения</w:t>
      </w:r>
      <w:bookmarkEnd w:id="4001"/>
    </w:p>
    <w:p w14:paraId="7B57B533" w14:textId="77777777" w:rsidR="00FB3F4C" w:rsidRPr="007008A3" w:rsidRDefault="00386C3A" w:rsidP="00013D76">
      <w:pPr>
        <w:pStyle w:val="22"/>
        <w:keepNext/>
        <w:keepLines/>
        <w:numPr>
          <w:ilvl w:val="1"/>
          <w:numId w:val="8"/>
        </w:numPr>
        <w:spacing w:before="160" w:after="120" w:line="276" w:lineRule="auto"/>
        <w:rPr>
          <w:rFonts w:eastAsiaTheme="majorEastAsia" w:cs="Arial"/>
          <w:bCs w:val="0"/>
          <w:iCs w:val="0"/>
          <w:szCs w:val="26"/>
        </w:rPr>
      </w:pPr>
      <w:bookmarkStart w:id="4002" w:name="_Toc65846443"/>
      <w:r w:rsidRPr="007008A3">
        <w:rPr>
          <w:rFonts w:eastAsiaTheme="majorEastAsia" w:cs="Arial"/>
          <w:bCs w:val="0"/>
          <w:iCs w:val="0"/>
          <w:szCs w:val="26"/>
        </w:rPr>
        <w:t xml:space="preserve">Приложение </w:t>
      </w:r>
      <w:r w:rsidR="00D51D39" w:rsidRPr="007008A3">
        <w:rPr>
          <w:rFonts w:eastAsiaTheme="majorEastAsia" w:cs="Arial"/>
          <w:bCs w:val="0"/>
          <w:iCs w:val="0"/>
          <w:szCs w:val="26"/>
        </w:rPr>
        <w:t xml:space="preserve">№ </w:t>
      </w:r>
      <w:r w:rsidRPr="007008A3">
        <w:rPr>
          <w:rFonts w:eastAsiaTheme="majorEastAsia" w:cs="Arial"/>
          <w:bCs w:val="0"/>
          <w:iCs w:val="0"/>
          <w:szCs w:val="26"/>
        </w:rPr>
        <w:t>1.</w:t>
      </w:r>
      <w:r w:rsidR="005915D4">
        <w:rPr>
          <w:rFonts w:eastAsiaTheme="majorEastAsia" w:cs="Arial"/>
          <w:bCs w:val="0"/>
          <w:iCs w:val="0"/>
          <w:szCs w:val="26"/>
        </w:rPr>
        <w:t xml:space="preserve"> </w:t>
      </w:r>
      <w:r w:rsidR="00952581" w:rsidRPr="007008A3">
        <w:rPr>
          <w:rFonts w:eastAsiaTheme="majorEastAsia" w:cs="Arial"/>
          <w:bCs w:val="0"/>
          <w:iCs w:val="0"/>
          <w:szCs w:val="26"/>
        </w:rPr>
        <w:t>Модели</w:t>
      </w:r>
      <w:r w:rsidRPr="007008A3">
        <w:rPr>
          <w:rFonts w:eastAsiaTheme="majorEastAsia" w:cs="Arial"/>
          <w:bCs w:val="0"/>
          <w:iCs w:val="0"/>
          <w:szCs w:val="26"/>
        </w:rPr>
        <w:t xml:space="preserve"> бизнес-процесс</w:t>
      </w:r>
      <w:r w:rsidR="00952581" w:rsidRPr="007008A3">
        <w:rPr>
          <w:rFonts w:eastAsiaTheme="majorEastAsia" w:cs="Arial"/>
          <w:bCs w:val="0"/>
          <w:iCs w:val="0"/>
          <w:szCs w:val="26"/>
        </w:rPr>
        <w:t>ов</w:t>
      </w:r>
      <w:bookmarkEnd w:id="4002"/>
    </w:p>
    <w:bookmarkStart w:id="4003" w:name="_MON_1657383279"/>
    <w:bookmarkEnd w:id="4003"/>
    <w:p w14:paraId="6ECF5192" w14:textId="0F6B2239" w:rsidR="003B5E9D" w:rsidRPr="007008A3" w:rsidRDefault="00CE33B7" w:rsidP="00B153FA">
      <w:pPr>
        <w:ind w:firstLine="576"/>
        <w:rPr>
          <w:rFonts w:eastAsiaTheme="majorEastAsia" w:cs="Arial"/>
        </w:rPr>
      </w:pPr>
      <w:ins w:id="4004" w:author="Попова Дарья" w:date="2020-07-27T19:28:00Z">
        <w:r>
          <w:object w:dxaOrig="2069" w:dyaOrig="1339" w14:anchorId="535758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9pt;height:67.25pt" o:ole="">
              <v:imagedata r:id="rId25" o:title=""/>
            </v:shape>
            <o:OLEObject Type="Embed" ProgID="Word.Document.8" ShapeID="_x0000_i1025" DrawAspect="Icon" ObjectID="_1679322570" r:id="rId26">
              <o:FieldCodes>\s</o:FieldCodes>
            </o:OLEObject>
          </w:object>
        </w:r>
      </w:ins>
      <w:bookmarkStart w:id="4005" w:name="_MON_1649067889"/>
      <w:bookmarkEnd w:id="4005"/>
      <w:del w:id="4006" w:author="Попова Дарья" w:date="2020-07-27T19:26:00Z">
        <w:r w:rsidR="00ED1F97" w:rsidDel="0044398E">
          <w:object w:dxaOrig="1301" w:dyaOrig="850" w14:anchorId="6495CC0A">
            <v:shape id="_x0000_i1026" type="#_x0000_t75" style="width:66.55pt;height:42.1pt" o:ole="">
              <v:imagedata r:id="rId27" o:title=""/>
            </v:shape>
            <o:OLEObject Type="Embed" ProgID="Word.Document.8" ShapeID="_x0000_i1026" DrawAspect="Icon" ObjectID="_1679322571" r:id="rId28">
              <o:FieldCodes>\s</o:FieldCodes>
            </o:OLEObject>
          </w:object>
        </w:r>
      </w:del>
      <w:bookmarkStart w:id="4007" w:name="_MON_1676361307"/>
      <w:bookmarkEnd w:id="4007"/>
      <w:r w:rsidR="00ED1F97">
        <w:object w:dxaOrig="1376" w:dyaOrig="899" w14:anchorId="16AFDC0A">
          <v:shape id="_x0000_i1027" type="#_x0000_t75" style="width:69.95pt;height:44.85pt" o:ole="">
            <v:imagedata r:id="rId29" o:title=""/>
          </v:shape>
          <o:OLEObject Type="Embed" ProgID="Word.Document.8" ShapeID="_x0000_i1027" DrawAspect="Icon" ObjectID="_1679322572" r:id="rId30">
            <o:FieldCodes>\s</o:FieldCodes>
          </o:OLEObject>
        </w:object>
      </w:r>
    </w:p>
    <w:p w14:paraId="22794B8C" w14:textId="77777777" w:rsidR="00386C3A" w:rsidRPr="007008A3" w:rsidRDefault="00386C3A" w:rsidP="00013D76">
      <w:pPr>
        <w:pStyle w:val="22"/>
        <w:keepNext/>
        <w:keepLines/>
        <w:numPr>
          <w:ilvl w:val="1"/>
          <w:numId w:val="8"/>
        </w:numPr>
        <w:spacing w:before="160" w:after="120" w:line="276" w:lineRule="auto"/>
        <w:rPr>
          <w:rFonts w:eastAsiaTheme="majorEastAsia" w:cs="Arial"/>
          <w:bCs w:val="0"/>
          <w:iCs w:val="0"/>
          <w:szCs w:val="26"/>
        </w:rPr>
      </w:pPr>
      <w:bookmarkStart w:id="4008" w:name="_Toc65846444"/>
      <w:r w:rsidRPr="007008A3">
        <w:rPr>
          <w:rFonts w:eastAsiaTheme="majorEastAsia" w:cs="Arial"/>
          <w:bCs w:val="0"/>
          <w:iCs w:val="0"/>
          <w:szCs w:val="26"/>
        </w:rPr>
        <w:t xml:space="preserve">Приложение </w:t>
      </w:r>
      <w:r w:rsidR="00D51D39" w:rsidRPr="007008A3">
        <w:rPr>
          <w:rFonts w:eastAsiaTheme="majorEastAsia" w:cs="Arial"/>
          <w:bCs w:val="0"/>
          <w:iCs w:val="0"/>
          <w:szCs w:val="26"/>
        </w:rPr>
        <w:t xml:space="preserve">№ </w:t>
      </w:r>
      <w:r w:rsidRPr="007008A3">
        <w:rPr>
          <w:rFonts w:eastAsiaTheme="majorEastAsia" w:cs="Arial"/>
          <w:bCs w:val="0"/>
          <w:iCs w:val="0"/>
          <w:szCs w:val="26"/>
        </w:rPr>
        <w:t xml:space="preserve">2. </w:t>
      </w:r>
      <w:r w:rsidR="00D45D95" w:rsidRPr="007008A3">
        <w:rPr>
          <w:rFonts w:eastAsiaTheme="majorEastAsia" w:cs="Arial"/>
          <w:bCs w:val="0"/>
          <w:iCs w:val="0"/>
          <w:szCs w:val="26"/>
        </w:rPr>
        <w:t>Р</w:t>
      </w:r>
      <w:r w:rsidR="00363CBE" w:rsidRPr="007008A3">
        <w:rPr>
          <w:rFonts w:eastAsiaTheme="majorEastAsia" w:cs="Arial"/>
          <w:bCs w:val="0"/>
          <w:iCs w:val="0"/>
          <w:szCs w:val="26"/>
        </w:rPr>
        <w:t>еестр бизнес-требований</w:t>
      </w:r>
      <w:bookmarkEnd w:id="4008"/>
    </w:p>
    <w:p w14:paraId="2253F6EE" w14:textId="7EEC6F47" w:rsidR="003B5E9D" w:rsidRPr="007008A3" w:rsidRDefault="006E2127" w:rsidP="00600A5A">
      <w:pPr>
        <w:ind w:firstLine="576"/>
        <w:rPr>
          <w:rFonts w:eastAsiaTheme="majorEastAsia" w:cs="Arial"/>
        </w:rPr>
      </w:pPr>
      <w:del w:id="4009" w:author="ShramkovAB" w:date="2021-04-01T11:30:00Z">
        <w:r w:rsidDel="00FC6116">
          <w:rPr>
            <w:rFonts w:eastAsiaTheme="majorEastAsia" w:cs="Arial"/>
          </w:rPr>
          <w:object w:dxaOrig="1376" w:dyaOrig="899" w14:anchorId="0CB18CEF">
            <v:shape id="_x0000_i1028" type="#_x0000_t75" style="width:69.95pt;height:44.85pt" o:ole="">
              <v:imagedata r:id="rId31" o:title=""/>
            </v:shape>
            <o:OLEObject Type="Embed" ProgID="Excel.Sheet.12" ShapeID="_x0000_i1028" DrawAspect="Icon" ObjectID="_1679322573" r:id="rId32"/>
          </w:object>
        </w:r>
      </w:del>
      <w:del w:id="4010" w:author="ShramkovAB" w:date="2021-04-01T11:42:00Z">
        <w:r w:rsidR="00FC6116" w:rsidDel="00773E5C">
          <w:rPr>
            <w:rFonts w:eastAsiaTheme="majorEastAsia" w:cs="Arial"/>
          </w:rPr>
          <w:fldChar w:fldCharType="begin"/>
        </w:r>
        <w:r w:rsidR="00FC6116" w:rsidDel="00773E5C">
          <w:rPr>
            <w:rFonts w:eastAsiaTheme="majorEastAsia" w:cs="Arial"/>
          </w:rPr>
          <w:fldChar w:fldCharType="end"/>
        </w:r>
      </w:del>
      <w:ins w:id="4011" w:author="ShramkovAB" w:date="2021-04-01T11:42:00Z">
        <w:r w:rsidR="00773E5C">
          <w:rPr>
            <w:rFonts w:eastAsiaTheme="majorEastAsia" w:cs="Arial"/>
          </w:rPr>
          <w:object w:dxaOrig="1376" w:dyaOrig="899" w14:anchorId="05002518">
            <v:shape id="_x0000_i1029" type="#_x0000_t75" style="width:69.95pt;height:44.85pt" o:ole="">
              <v:imagedata r:id="rId31" o:title=""/>
            </v:shape>
            <o:OLEObject Type="Embed" ProgID="Excel.Sheet.12" ShapeID="_x0000_i1029" DrawAspect="Icon" ObjectID="_1679322574" r:id="rId33"/>
          </w:object>
        </w:r>
      </w:ins>
    </w:p>
    <w:p w14:paraId="0A34BD5D" w14:textId="77777777" w:rsidR="00363CBE" w:rsidRPr="007008A3" w:rsidRDefault="00363CBE" w:rsidP="00363CBE">
      <w:pPr>
        <w:pStyle w:val="22"/>
        <w:keepNext/>
        <w:keepLines/>
        <w:numPr>
          <w:ilvl w:val="1"/>
          <w:numId w:val="8"/>
        </w:numPr>
        <w:spacing w:before="160" w:after="120" w:line="276" w:lineRule="auto"/>
        <w:rPr>
          <w:rFonts w:eastAsiaTheme="majorEastAsia" w:cs="Arial"/>
          <w:bCs w:val="0"/>
          <w:iCs w:val="0"/>
          <w:szCs w:val="26"/>
        </w:rPr>
      </w:pPr>
      <w:bookmarkStart w:id="4012" w:name="_Toc65846445"/>
      <w:r w:rsidRPr="007008A3">
        <w:rPr>
          <w:rFonts w:eastAsiaTheme="majorEastAsia" w:cs="Arial"/>
          <w:bCs w:val="0"/>
          <w:iCs w:val="0"/>
          <w:szCs w:val="26"/>
        </w:rPr>
        <w:t xml:space="preserve">Приложение № 3. </w:t>
      </w:r>
      <w:r w:rsidR="00D45D95" w:rsidRPr="007008A3">
        <w:rPr>
          <w:rFonts w:eastAsiaTheme="majorEastAsia" w:cs="Arial"/>
          <w:bCs w:val="0"/>
          <w:iCs w:val="0"/>
          <w:szCs w:val="26"/>
        </w:rPr>
        <w:t>Описание шагов бизнес-процессов</w:t>
      </w:r>
      <w:bookmarkEnd w:id="4012"/>
    </w:p>
    <w:bookmarkStart w:id="4013" w:name="_MON_1648543638"/>
    <w:bookmarkEnd w:id="4013"/>
    <w:p w14:paraId="24515567" w14:textId="4E5F5C75" w:rsidR="00D45D95" w:rsidRPr="004309E2" w:rsidRDefault="00F1194E" w:rsidP="00CC4E4B">
      <w:pPr>
        <w:ind w:firstLine="576"/>
        <w:rPr>
          <w:rFonts w:eastAsiaTheme="majorEastAsia" w:cs="Arial"/>
        </w:rPr>
      </w:pPr>
      <w:r>
        <w:rPr>
          <w:rFonts w:eastAsiaTheme="majorEastAsia" w:cs="Arial"/>
        </w:rPr>
        <w:object w:dxaOrig="1376" w:dyaOrig="899" w14:anchorId="42CC1C6E">
          <v:shape id="_x0000_i1030" type="#_x0000_t75" style="width:69.95pt;height:44.85pt" o:ole="">
            <v:imagedata r:id="rId34" o:title=""/>
          </v:shape>
          <o:OLEObject Type="Embed" ProgID="Excel.Sheet.12" ShapeID="_x0000_i1030" DrawAspect="Icon" ObjectID="_1679322575" r:id="rId35"/>
        </w:object>
      </w:r>
    </w:p>
    <w:p w14:paraId="5F46283B" w14:textId="77777777" w:rsidR="00363CBE" w:rsidRPr="007008A3" w:rsidRDefault="00363CBE" w:rsidP="00363CBE">
      <w:pPr>
        <w:pStyle w:val="22"/>
        <w:keepNext/>
        <w:keepLines/>
        <w:numPr>
          <w:ilvl w:val="1"/>
          <w:numId w:val="8"/>
        </w:numPr>
        <w:spacing w:before="160" w:after="120" w:line="276" w:lineRule="auto"/>
        <w:rPr>
          <w:rFonts w:eastAsiaTheme="majorEastAsia" w:cs="Arial"/>
          <w:bCs w:val="0"/>
          <w:iCs w:val="0"/>
          <w:szCs w:val="26"/>
        </w:rPr>
      </w:pPr>
      <w:bookmarkStart w:id="4014" w:name="_Toc65846446"/>
      <w:r w:rsidRPr="007008A3">
        <w:rPr>
          <w:rFonts w:eastAsiaTheme="majorEastAsia" w:cs="Arial"/>
          <w:bCs w:val="0"/>
          <w:iCs w:val="0"/>
          <w:szCs w:val="26"/>
        </w:rPr>
        <w:t xml:space="preserve">Приложение № 4. </w:t>
      </w:r>
      <w:r w:rsidR="00D45D95" w:rsidRPr="007008A3">
        <w:rPr>
          <w:rFonts w:eastAsiaTheme="majorEastAsia" w:cs="Arial"/>
          <w:bCs w:val="0"/>
          <w:iCs w:val="0"/>
          <w:szCs w:val="26"/>
        </w:rPr>
        <w:t>П</w:t>
      </w:r>
      <w:r w:rsidRPr="007008A3">
        <w:rPr>
          <w:rFonts w:eastAsiaTheme="majorEastAsia" w:cs="Arial"/>
          <w:bCs w:val="0"/>
          <w:iCs w:val="0"/>
          <w:szCs w:val="26"/>
        </w:rPr>
        <w:t>рочее</w:t>
      </w:r>
      <w:bookmarkEnd w:id="4014"/>
    </w:p>
    <w:p w14:paraId="21825B24" w14:textId="1D3745EE" w:rsidR="00363CBE" w:rsidRPr="007008A3" w:rsidRDefault="00363CBE" w:rsidP="003B5E9D">
      <w:pPr>
        <w:rPr>
          <w:rFonts w:eastAsiaTheme="majorEastAsia" w:cs="Arial"/>
        </w:rPr>
      </w:pPr>
    </w:p>
    <w:p w14:paraId="20EF49A6" w14:textId="77777777" w:rsidR="00363CBE" w:rsidRPr="007008A3" w:rsidRDefault="00363CBE" w:rsidP="003B5E9D">
      <w:pPr>
        <w:rPr>
          <w:rFonts w:eastAsiaTheme="majorEastAsia" w:cs="Arial"/>
        </w:rPr>
      </w:pPr>
    </w:p>
    <w:p w14:paraId="16E9296B" w14:textId="0CEA0E21" w:rsidR="00F662E9" w:rsidRPr="007008A3" w:rsidRDefault="00F662E9" w:rsidP="00013D76">
      <w:pPr>
        <w:pStyle w:val="22"/>
        <w:keepNext/>
        <w:keepLines/>
        <w:numPr>
          <w:ilvl w:val="1"/>
          <w:numId w:val="8"/>
        </w:numPr>
        <w:spacing w:before="160" w:after="120" w:line="276" w:lineRule="auto"/>
        <w:rPr>
          <w:rFonts w:eastAsiaTheme="majorEastAsia" w:cs="Arial"/>
          <w:bCs w:val="0"/>
          <w:iCs w:val="0"/>
          <w:szCs w:val="26"/>
        </w:rPr>
      </w:pPr>
      <w:bookmarkStart w:id="4015" w:name="_Toc65846447"/>
      <w:r w:rsidRPr="007008A3">
        <w:rPr>
          <w:rFonts w:eastAsiaTheme="majorEastAsia" w:cs="Arial"/>
          <w:bCs w:val="0"/>
          <w:iCs w:val="0"/>
          <w:szCs w:val="26"/>
        </w:rPr>
        <w:t xml:space="preserve">Приложение </w:t>
      </w:r>
      <w:r w:rsidR="00D51D39" w:rsidRPr="007008A3">
        <w:rPr>
          <w:rFonts w:eastAsiaTheme="majorEastAsia" w:cs="Arial"/>
          <w:bCs w:val="0"/>
          <w:iCs w:val="0"/>
          <w:szCs w:val="26"/>
        </w:rPr>
        <w:t xml:space="preserve">№ </w:t>
      </w:r>
      <w:r w:rsidR="00611D04" w:rsidRPr="007008A3">
        <w:rPr>
          <w:rFonts w:eastAsiaTheme="majorEastAsia" w:cs="Arial"/>
          <w:bCs w:val="0"/>
          <w:iCs w:val="0"/>
          <w:szCs w:val="26"/>
        </w:rPr>
        <w:t>РП1-6</w:t>
      </w:r>
      <w:r w:rsidRPr="007008A3">
        <w:rPr>
          <w:rFonts w:eastAsiaTheme="majorEastAsia" w:cs="Arial"/>
          <w:bCs w:val="0"/>
          <w:iCs w:val="0"/>
          <w:szCs w:val="26"/>
        </w:rPr>
        <w:t>: Роли и полномочия</w:t>
      </w:r>
      <w:bookmarkEnd w:id="4015"/>
    </w:p>
    <w:p w14:paraId="09E6A59F" w14:textId="29377560" w:rsidR="00F662E9" w:rsidRPr="00176E86" w:rsidRDefault="00765B19" w:rsidP="009721BA">
      <w:pPr>
        <w:pStyle w:val="1KD-Normal"/>
        <w:ind w:firstLine="0"/>
        <w:rPr>
          <w:rFonts w:eastAsia="Calibri"/>
          <w:szCs w:val="28"/>
        </w:rPr>
      </w:pPr>
      <w:ins w:id="4016" w:author="Александр Шрамков" w:date="2021-03-04T13:21:00Z">
        <w:del w:id="4017" w:author="ShramkovAB" w:date="2021-03-19T16:56:00Z">
          <w:r w:rsidDel="00473508">
            <w:rPr>
              <w:rFonts w:eastAsiaTheme="majorEastAsia" w:cs="Arial"/>
              <w:bCs/>
              <w:iCs/>
              <w:szCs w:val="26"/>
            </w:rPr>
            <w:object w:dxaOrig="1538" w:dyaOrig="993" w14:anchorId="2B6AD61B">
              <v:shape id="_x0000_i1031" type="#_x0000_t75" style="width:77.45pt;height:49.6pt" o:ole="">
                <v:imagedata r:id="rId36" o:title=""/>
              </v:shape>
              <o:OLEObject Type="Embed" ProgID="Excel.Sheet.12" ShapeID="_x0000_i1031" DrawAspect="Icon" ObjectID="_1679322576" r:id="rId37"/>
            </w:object>
          </w:r>
        </w:del>
      </w:ins>
      <w:ins w:id="4018" w:author="ShramkovAB" w:date="2021-03-19T16:56:00Z">
        <w:del w:id="4019" w:author="Александр Шрамков" w:date="2021-04-02T17:40:00Z">
          <w:r w:rsidR="00473508" w:rsidDel="00BB6EBD">
            <w:rPr>
              <w:rFonts w:eastAsiaTheme="majorEastAsia" w:cs="Arial"/>
              <w:bCs/>
              <w:iCs/>
              <w:szCs w:val="26"/>
            </w:rPr>
            <w:object w:dxaOrig="1534" w:dyaOrig="993" w14:anchorId="6D831E06">
              <v:shape id="_x0000_i1032" type="#_x0000_t75" style="width:77.45pt;height:49.6pt" o:ole="">
                <v:imagedata r:id="rId38" o:title=""/>
              </v:shape>
              <o:OLEObject Type="Embed" ProgID="Excel.Sheet.12" ShapeID="_x0000_i1032" DrawAspect="Icon" ObjectID="_1679322577" r:id="rId39"/>
            </w:object>
          </w:r>
        </w:del>
      </w:ins>
      <w:ins w:id="4020" w:author="Александр Шрамков" w:date="2021-04-02T17:40:00Z">
        <w:r w:rsidR="00BB6EBD">
          <w:rPr>
            <w:rFonts w:eastAsiaTheme="majorEastAsia" w:cs="Arial"/>
            <w:bCs/>
            <w:iCs/>
            <w:szCs w:val="26"/>
          </w:rPr>
          <w:object w:dxaOrig="1538" w:dyaOrig="993" w14:anchorId="7B93B5E0">
            <v:shape id="_x0000_i1033" type="#_x0000_t75" style="width:77.45pt;height:49.6pt" o:ole="">
              <v:imagedata r:id="rId40" o:title=""/>
            </v:shape>
            <o:OLEObject Type="Embed" ProgID="Excel.Sheet.12" ShapeID="_x0000_i1033" DrawAspect="Icon" ObjectID="_1679322578" r:id="rId41"/>
          </w:object>
        </w:r>
      </w:ins>
      <w:bookmarkStart w:id="4021" w:name="_MON_1649495975"/>
      <w:bookmarkEnd w:id="4021"/>
      <w:del w:id="4022" w:author="Александр Шрамков" w:date="2021-03-04T13:20:00Z">
        <w:r w:rsidR="008A0C1B" w:rsidDel="008A0C1B">
          <w:rPr>
            <w:rFonts w:eastAsiaTheme="majorEastAsia" w:cs="Arial"/>
            <w:bCs/>
            <w:iCs/>
            <w:szCs w:val="26"/>
          </w:rPr>
          <w:object w:dxaOrig="1301" w:dyaOrig="850" w14:anchorId="527E4657">
            <v:shape id="_x0000_i1034" type="#_x0000_t75" style="width:64.55pt;height:42.1pt" o:ole="">
              <v:imagedata r:id="rId42" o:title=""/>
            </v:shape>
            <o:OLEObject Type="Embed" ProgID="Excel.Sheet.12" ShapeID="_x0000_i1034" DrawAspect="Icon" ObjectID="_1679322579" r:id="rId43"/>
          </w:object>
        </w:r>
      </w:del>
    </w:p>
    <w:p w14:paraId="706C7DA1" w14:textId="58DCBE32" w:rsidR="00E923F1" w:rsidRDefault="00D51D39" w:rsidP="00D23559">
      <w:pPr>
        <w:pStyle w:val="22"/>
        <w:keepNext/>
        <w:keepLines/>
        <w:numPr>
          <w:ilvl w:val="1"/>
          <w:numId w:val="8"/>
        </w:numPr>
        <w:spacing w:before="160" w:after="120" w:line="276" w:lineRule="auto"/>
        <w:ind w:left="709" w:hanging="709"/>
        <w:rPr>
          <w:rFonts w:eastAsia="Calibri"/>
        </w:rPr>
      </w:pPr>
      <w:bookmarkStart w:id="4023" w:name="_Toc65846448"/>
      <w:r w:rsidRPr="007008A3">
        <w:rPr>
          <w:rFonts w:eastAsiaTheme="majorEastAsia" w:cs="Arial"/>
          <w:bCs w:val="0"/>
          <w:iCs w:val="0"/>
          <w:szCs w:val="26"/>
        </w:rPr>
        <w:t xml:space="preserve">Приложение № </w:t>
      </w:r>
      <w:r w:rsidR="00E923F1" w:rsidRPr="007008A3">
        <w:rPr>
          <w:rFonts w:eastAsiaTheme="majorEastAsia" w:cs="Arial"/>
          <w:bCs w:val="0"/>
          <w:iCs w:val="0"/>
          <w:szCs w:val="26"/>
        </w:rPr>
        <w:t>РиК1. Матрица рисков и контрольных процедур</w:t>
      </w:r>
      <w:bookmarkEnd w:id="4023"/>
    </w:p>
    <w:p w14:paraId="15718232" w14:textId="7221500E" w:rsidR="002116AC" w:rsidRPr="00B153FA" w:rsidRDefault="003C0F73" w:rsidP="00B153FA">
      <w:pPr>
        <w:rPr>
          <w:rFonts w:eastAsia="Calibri"/>
        </w:rPr>
      </w:pPr>
      <w:ins w:id="4024" w:author="NazarovaVA" w:date="2021-03-11T09:17:00Z">
        <w:r>
          <w:rPr>
            <w:rFonts w:eastAsiaTheme="majorEastAsia" w:cs="Arial"/>
          </w:rPr>
          <w:object w:dxaOrig="1535" w:dyaOrig="993" w14:anchorId="03092698">
            <v:shape id="_x0000_i1035" type="#_x0000_t75" style="width:77.45pt;height:49.6pt" o:ole="">
              <v:imagedata r:id="rId44" o:title=""/>
            </v:shape>
            <o:OLEObject Type="Embed" ProgID="Excel.Sheet.12" ShapeID="_x0000_i1035" DrawAspect="Icon" ObjectID="_1679322580" r:id="rId45"/>
          </w:object>
        </w:r>
      </w:ins>
      <w:bookmarkStart w:id="4025" w:name="_MON_1648550470"/>
      <w:bookmarkEnd w:id="4025"/>
      <w:del w:id="4026" w:author="NazarovaVA" w:date="2021-03-11T09:17:00Z">
        <w:r w:rsidR="005D7291" w:rsidDel="003C0F73">
          <w:rPr>
            <w:rFonts w:eastAsiaTheme="majorEastAsia" w:cs="Arial"/>
          </w:rPr>
          <w:object w:dxaOrig="1311" w:dyaOrig="849" w14:anchorId="5D54251A">
            <v:shape id="_x0000_i1036" type="#_x0000_t75" style="width:66.55pt;height:42.1pt" o:ole="">
              <v:imagedata r:id="rId46" o:title=""/>
            </v:shape>
            <o:OLEObject Type="Embed" ProgID="Excel.Sheet.12" ShapeID="_x0000_i1036" DrawAspect="Icon" ObjectID="_1679322581" r:id="rId47"/>
          </w:object>
        </w:r>
      </w:del>
    </w:p>
    <w:p w14:paraId="1A14C60C" w14:textId="77777777" w:rsidR="00E923F1" w:rsidRPr="007008A3" w:rsidRDefault="00E923F1" w:rsidP="00013D76">
      <w:pPr>
        <w:pStyle w:val="22"/>
        <w:keepNext/>
        <w:keepLines/>
        <w:numPr>
          <w:ilvl w:val="1"/>
          <w:numId w:val="8"/>
        </w:numPr>
        <w:spacing w:before="160" w:after="120" w:line="276" w:lineRule="auto"/>
        <w:rPr>
          <w:rFonts w:eastAsiaTheme="majorEastAsia" w:cs="Arial"/>
          <w:bCs w:val="0"/>
          <w:iCs w:val="0"/>
          <w:szCs w:val="26"/>
        </w:rPr>
      </w:pPr>
      <w:bookmarkStart w:id="4027" w:name="_Toc521771419"/>
      <w:bookmarkStart w:id="4028" w:name="_Toc521771477"/>
      <w:bookmarkStart w:id="4029" w:name="_Toc521771526"/>
      <w:bookmarkStart w:id="4030" w:name="_Toc521926774"/>
      <w:bookmarkStart w:id="4031" w:name="_Toc521936693"/>
      <w:bookmarkStart w:id="4032" w:name="_Toc521937163"/>
      <w:bookmarkStart w:id="4033" w:name="_Toc522001718"/>
      <w:bookmarkStart w:id="4034" w:name="_Toc522267827"/>
      <w:bookmarkStart w:id="4035" w:name="_Toc523174737"/>
      <w:bookmarkStart w:id="4036" w:name="_Toc523175127"/>
      <w:bookmarkStart w:id="4037" w:name="_Toc523175266"/>
      <w:bookmarkStart w:id="4038" w:name="_Toc65846449"/>
      <w:bookmarkEnd w:id="4027"/>
      <w:bookmarkEnd w:id="4028"/>
      <w:bookmarkEnd w:id="4029"/>
      <w:bookmarkEnd w:id="4030"/>
      <w:bookmarkEnd w:id="4031"/>
      <w:bookmarkEnd w:id="4032"/>
      <w:bookmarkEnd w:id="4033"/>
      <w:bookmarkEnd w:id="4034"/>
      <w:bookmarkEnd w:id="4035"/>
      <w:bookmarkEnd w:id="4036"/>
      <w:bookmarkEnd w:id="4037"/>
      <w:r w:rsidRPr="007008A3">
        <w:rPr>
          <w:rFonts w:eastAsiaTheme="majorEastAsia" w:cs="Arial"/>
          <w:bCs w:val="0"/>
          <w:iCs w:val="0"/>
          <w:szCs w:val="26"/>
        </w:rPr>
        <w:t>Приложение №</w:t>
      </w:r>
      <w:r w:rsidR="00D51D39" w:rsidRPr="007008A3">
        <w:rPr>
          <w:rFonts w:eastAsiaTheme="majorEastAsia" w:cs="Arial"/>
          <w:bCs w:val="0"/>
          <w:iCs w:val="0"/>
          <w:szCs w:val="26"/>
        </w:rPr>
        <w:t xml:space="preserve"> </w:t>
      </w:r>
      <w:r w:rsidRPr="007008A3">
        <w:rPr>
          <w:rFonts w:eastAsiaTheme="majorEastAsia" w:cs="Arial"/>
          <w:bCs w:val="0"/>
          <w:iCs w:val="0"/>
          <w:szCs w:val="26"/>
        </w:rPr>
        <w:t>КП1. Матрица конфликтов полномочий</w:t>
      </w:r>
      <w:bookmarkEnd w:id="4038"/>
    </w:p>
    <w:bookmarkStart w:id="4039" w:name="_MON_1649513371"/>
    <w:bookmarkEnd w:id="4039"/>
    <w:p w14:paraId="29FE8B22" w14:textId="05F19574" w:rsidR="00E923F1" w:rsidRPr="007008A3" w:rsidRDefault="00F3492E" w:rsidP="00B153FA">
      <w:pPr>
        <w:ind w:firstLine="576"/>
        <w:rPr>
          <w:rFonts w:eastAsia="Calibri" w:cs="Arial"/>
        </w:rPr>
      </w:pPr>
      <w:r>
        <w:rPr>
          <w:rFonts w:eastAsia="Calibri" w:cs="Arial"/>
        </w:rPr>
        <w:object w:dxaOrig="1933" w:dyaOrig="1251" w14:anchorId="42DD4350">
          <v:shape id="_x0000_i1037" type="#_x0000_t75" style="width:98.5pt;height:62.5pt" o:ole="">
            <v:imagedata r:id="rId48" o:title=""/>
          </v:shape>
          <o:OLEObject Type="Embed" ProgID="Excel.Sheet.12" ShapeID="_x0000_i1037" DrawAspect="Icon" ObjectID="_1679322582" r:id="rId49"/>
        </w:object>
      </w:r>
    </w:p>
    <w:sectPr w:rsidR="00E923F1" w:rsidRPr="007008A3" w:rsidSect="0044398E">
      <w:pgSz w:w="11907" w:h="16840" w:code="9"/>
      <w:pgMar w:top="1134" w:right="567" w:bottom="1134" w:left="1134" w:header="73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F08A30" w14:textId="77777777" w:rsidR="00B74D84" w:rsidRDefault="00B74D84" w:rsidP="006C0925">
      <w:r>
        <w:separator/>
      </w:r>
    </w:p>
  </w:endnote>
  <w:endnote w:type="continuationSeparator" w:id="0">
    <w:p w14:paraId="621B1C49" w14:textId="77777777" w:rsidR="00B74D84" w:rsidRDefault="00B74D84" w:rsidP="006C0925">
      <w:r>
        <w:continuationSeparator/>
      </w:r>
    </w:p>
  </w:endnote>
  <w:endnote w:type="continuationNotice" w:id="1">
    <w:p w14:paraId="6B7624A8" w14:textId="77777777" w:rsidR="00B74D84" w:rsidRDefault="00B74D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 w:name="EuropeDemiC">
    <w:altName w:val="Arial"/>
    <w:panose1 w:val="00000000000000000000"/>
    <w:charset w:val="CC"/>
    <w:family w:val="modern"/>
    <w:notTrueType/>
    <w:pitch w:val="variable"/>
    <w:sig w:usb0="80000283" w:usb1="0000004A" w:usb2="00000000" w:usb3="00000000" w:csb0="00000005" w:csb1="00000000"/>
  </w:font>
  <w:font w:name="Verdana">
    <w:panose1 w:val="020B0604030504040204"/>
    <w:charset w:val="CC"/>
    <w:family w:val="swiss"/>
    <w:pitch w:val="variable"/>
    <w:sig w:usb0="A10006FF" w:usb1="4000205B" w:usb2="00000010" w:usb3="00000000" w:csb0="0000019F" w:csb1="00000000"/>
  </w:font>
  <w:font w:name="Franklin Gothic Book">
    <w:panose1 w:val="020B05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eta Offc Pro">
    <w:altName w:val="Segoe Script"/>
    <w:charset w:val="CC"/>
    <w:family w:val="swiss"/>
    <w:pitch w:val="variable"/>
    <w:sig w:usb0="A00002B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1842419"/>
      <w:docPartObj>
        <w:docPartGallery w:val="Page Numbers (Bottom of Page)"/>
        <w:docPartUnique/>
      </w:docPartObj>
    </w:sdtPr>
    <w:sdtEndPr>
      <w:rPr>
        <w:rFonts w:cs="Arial"/>
      </w:rPr>
    </w:sdtEndPr>
    <w:sdtContent>
      <w:p w14:paraId="0B38137B" w14:textId="44229B9E" w:rsidR="00B74D84" w:rsidRPr="009721BA" w:rsidDel="000C4C4D" w:rsidRDefault="00B74D84">
        <w:pPr>
          <w:pStyle w:val="a5"/>
          <w:jc w:val="right"/>
          <w:rPr>
            <w:del w:id="655" w:author="Попова Дарья" w:date="2020-07-16T17:46:00Z"/>
            <w:rFonts w:ascii="Arial" w:hAnsi="Arial" w:cs="Arial"/>
            <w:rPrChange w:id="656" w:author="Попова Дарья" w:date="2020-07-14T11:26:00Z">
              <w:rPr>
                <w:del w:id="657" w:author="Попова Дарья" w:date="2020-07-16T17:46:00Z"/>
              </w:rPr>
            </w:rPrChange>
          </w:rPr>
        </w:pPr>
        <w:r w:rsidRPr="009721BA">
          <w:rPr>
            <w:rFonts w:ascii="Arial" w:hAnsi="Arial" w:cs="Arial"/>
            <w:rPrChange w:id="658" w:author="Попова Дарья" w:date="2020-07-14T11:26:00Z">
              <w:rPr/>
            </w:rPrChange>
          </w:rPr>
          <w:fldChar w:fldCharType="begin"/>
        </w:r>
        <w:r w:rsidRPr="009721BA">
          <w:rPr>
            <w:rFonts w:ascii="Arial" w:hAnsi="Arial" w:cs="Arial"/>
            <w:rPrChange w:id="659" w:author="Попова Дарья" w:date="2020-07-14T11:26:00Z">
              <w:rPr/>
            </w:rPrChange>
          </w:rPr>
          <w:instrText>PAGE   \* MERGEFORMAT</w:instrText>
        </w:r>
        <w:r w:rsidRPr="009721BA">
          <w:rPr>
            <w:rFonts w:ascii="Arial" w:hAnsi="Arial" w:cs="Arial"/>
            <w:rPrChange w:id="660" w:author="Попова Дарья" w:date="2020-07-14T11:26:00Z">
              <w:rPr/>
            </w:rPrChange>
          </w:rPr>
          <w:fldChar w:fldCharType="separate"/>
        </w:r>
        <w:r w:rsidR="00A312DF">
          <w:rPr>
            <w:rFonts w:ascii="Arial" w:hAnsi="Arial" w:cs="Arial"/>
            <w:noProof/>
          </w:rPr>
          <w:t>114</w:t>
        </w:r>
        <w:r w:rsidRPr="009721BA">
          <w:rPr>
            <w:rFonts w:ascii="Arial" w:hAnsi="Arial" w:cs="Arial"/>
            <w:rPrChange w:id="661" w:author="Попова Дарья" w:date="2020-07-14T11:26:00Z">
              <w:rPr/>
            </w:rPrChange>
          </w:rPr>
          <w:fldChar w:fldCharType="end"/>
        </w:r>
      </w:p>
    </w:sdtContent>
  </w:sdt>
  <w:p w14:paraId="5E9FCD15" w14:textId="77777777" w:rsidR="00B74D84" w:rsidRDefault="00B74D84">
    <w:pPr>
      <w:pStyle w:val="a5"/>
      <w:jc w:val="right"/>
      <w:pPrChange w:id="662" w:author="Попова Дарья" w:date="2020-07-16T17:46:00Z">
        <w:pPr>
          <w:pStyle w:val="a5"/>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EB2453" w14:textId="77777777" w:rsidR="00B74D84" w:rsidRDefault="00B74D84" w:rsidP="006C0925">
      <w:r>
        <w:separator/>
      </w:r>
    </w:p>
  </w:footnote>
  <w:footnote w:type="continuationSeparator" w:id="0">
    <w:p w14:paraId="31D3264A" w14:textId="77777777" w:rsidR="00B74D84" w:rsidRDefault="00B74D84" w:rsidP="006C0925">
      <w:r>
        <w:continuationSeparator/>
      </w:r>
    </w:p>
  </w:footnote>
  <w:footnote w:type="continuationNotice" w:id="1">
    <w:p w14:paraId="5D09889A" w14:textId="77777777" w:rsidR="00B74D84" w:rsidRDefault="00B74D84"/>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FA6309" w14:textId="23FE8988" w:rsidR="00B74D84" w:rsidRPr="00B153FA" w:rsidRDefault="00B74D84" w:rsidP="009F5EA5">
    <w:pPr>
      <w:pStyle w:val="a3"/>
      <w:jc w:val="right"/>
      <w:rPr>
        <w:rFonts w:ascii="Arial" w:hAnsi="Arial" w:cs="Arial"/>
        <w:b/>
      </w:rPr>
    </w:pPr>
    <w:del w:id="652" w:author="Попова Дарья" w:date="2020-07-14T11:26:00Z">
      <w:r w:rsidRPr="004F010D" w:rsidDel="009721BA">
        <w:delText xml:space="preserve"> </w:delText>
      </w:r>
    </w:del>
    <w:r w:rsidRPr="00B153FA">
      <w:rPr>
        <w:rFonts w:ascii="Arial" w:hAnsi="Arial" w:cs="Arial"/>
        <w:b/>
      </w:rPr>
      <w:t>Концептуальный дизайн</w:t>
    </w:r>
    <w:ins w:id="653" w:author="Попова Дарья" w:date="2020-07-14T11:26:00Z">
      <w:r>
        <w:rPr>
          <w:rFonts w:ascii="Arial" w:hAnsi="Arial" w:cs="Arial"/>
          <w:b/>
        </w:rPr>
        <w:t xml:space="preserve"> </w:t>
      </w:r>
    </w:ins>
    <w:del w:id="654" w:author="Попова Дарья" w:date="2020-07-14T11:26:00Z">
      <w:r w:rsidRPr="00B153FA" w:rsidDel="009721BA">
        <w:rPr>
          <w:rFonts w:ascii="Arial" w:hAnsi="Arial" w:cs="Arial"/>
          <w:b/>
        </w:rPr>
        <w:br/>
      </w:r>
    </w:del>
    <w:r w:rsidRPr="00B153FA">
      <w:rPr>
        <w:rFonts w:ascii="Arial" w:hAnsi="Arial" w:cs="Arial"/>
        <w:b/>
      </w:rPr>
      <w:t>ТОиР</w:t>
    </w:r>
    <w:r w:rsidRPr="00B153FA">
      <w:rPr>
        <w:rFonts w:ascii="Arial" w:hAnsi="Arial" w:cs="Arial"/>
        <w:b/>
      </w:rPr>
      <w:br/>
      <w:t xml:space="preserve">Годовое планирование воздействий на </w:t>
    </w:r>
    <w:r w:rsidRPr="00B153FA">
      <w:rPr>
        <w:rFonts w:ascii="Arial" w:hAnsi="Arial" w:cs="Arial"/>
        <w:b/>
      </w:rPr>
      <w:br/>
      <w:t>производственные активы</w:t>
    </w:r>
  </w:p>
  <w:p w14:paraId="05B61715" w14:textId="77777777" w:rsidR="00B74D84" w:rsidRDefault="00B74D84">
    <w:pPr>
      <w:pStyle w:val="a3"/>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6A45B6" w14:textId="7B9331B2" w:rsidR="00B74D84" w:rsidRDefault="00B74D84">
    <w:pPr>
      <w:pStyle w:val="a3"/>
    </w:pPr>
    <w:r>
      <w:rPr>
        <w:b/>
        <w:bCs/>
        <w:noProof/>
        <w:lang w:eastAsia="ru-RU"/>
      </w:rPr>
      <w:drawing>
        <wp:inline distT="0" distB="0" distL="0" distR="0" wp14:anchorId="58E66DE0" wp14:editId="1B122017">
          <wp:extent cx="2240329" cy="504000"/>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B74D84" w14:paraId="430F4009" w14:textId="77777777" w:rsidTr="00E30D22">
      <w:trPr>
        <w:cantSplit/>
        <w:trHeight w:val="244"/>
      </w:trPr>
      <w:tc>
        <w:tcPr>
          <w:tcW w:w="3496" w:type="dxa"/>
          <w:vMerge w:val="restart"/>
          <w:tcBorders>
            <w:top w:val="nil"/>
            <w:left w:val="nil"/>
            <w:bottom w:val="nil"/>
            <w:right w:val="nil"/>
          </w:tcBorders>
          <w:vAlign w:val="center"/>
        </w:tcPr>
        <w:p w14:paraId="3783F26A" w14:textId="77777777" w:rsidR="00B74D84" w:rsidRDefault="00B74D84" w:rsidP="00A54CF5">
          <w:pPr>
            <w:pStyle w:val="a3"/>
            <w:ind w:left="-241" w:hanging="1"/>
            <w:jc w:val="left"/>
            <w:rPr>
              <w:b/>
              <w:bCs/>
            </w:rPr>
          </w:pPr>
          <w:r>
            <w:rPr>
              <w:b/>
              <w:bCs/>
              <w:noProof/>
              <w:lang w:eastAsia="ru-RU"/>
            </w:rPr>
            <w:drawing>
              <wp:inline distT="0" distB="0" distL="0" distR="0" wp14:anchorId="2AB9CFA2" wp14:editId="355F4E86">
                <wp:extent cx="2240329" cy="504000"/>
                <wp:effectExtent l="0" t="0" r="0" b="0"/>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6" w:type="dxa"/>
          <w:vMerge w:val="restart"/>
          <w:tcBorders>
            <w:top w:val="nil"/>
            <w:left w:val="nil"/>
            <w:bottom w:val="single" w:sz="8" w:space="0" w:color="FEC816"/>
            <w:right w:val="single" w:sz="8" w:space="0" w:color="FEC816"/>
          </w:tcBorders>
          <w:vAlign w:val="center"/>
        </w:tcPr>
        <w:p w14:paraId="5BF78DFE" w14:textId="77777777" w:rsidR="00B74D84" w:rsidRPr="00916FAB" w:rsidRDefault="00B74D84" w:rsidP="00A54CF5">
          <w:pPr>
            <w:pStyle w:val="InR1"/>
          </w:pPr>
          <w:r>
            <w:t>Концептуальный дизайн</w:t>
          </w:r>
          <w:r>
            <w:br/>
            <w:t>ТОиР</w:t>
          </w:r>
          <w:r>
            <w:br/>
            <w:t xml:space="preserve">Годовое планирование воздействий на </w:t>
          </w:r>
          <w:r>
            <w:br/>
            <w:t>производственные активы</w:t>
          </w:r>
        </w:p>
      </w:tc>
    </w:tr>
    <w:tr w:rsidR="00B74D84" w:rsidRPr="00DB4B2F" w14:paraId="3EDF816F" w14:textId="77777777" w:rsidTr="00E30D22">
      <w:trPr>
        <w:cantSplit/>
        <w:trHeight w:val="244"/>
      </w:trPr>
      <w:tc>
        <w:tcPr>
          <w:tcW w:w="3496" w:type="dxa"/>
          <w:vMerge/>
          <w:tcBorders>
            <w:top w:val="nil"/>
            <w:left w:val="nil"/>
            <w:bottom w:val="nil"/>
            <w:right w:val="nil"/>
          </w:tcBorders>
          <w:vAlign w:val="center"/>
        </w:tcPr>
        <w:p w14:paraId="3B186F4A" w14:textId="77777777" w:rsidR="00B74D84" w:rsidRDefault="00B74D84" w:rsidP="00A54CF5">
          <w:pPr>
            <w:pStyle w:val="a3"/>
            <w:jc w:val="center"/>
          </w:pPr>
        </w:p>
      </w:tc>
      <w:tc>
        <w:tcPr>
          <w:tcW w:w="6716" w:type="dxa"/>
          <w:vMerge/>
          <w:tcBorders>
            <w:top w:val="single" w:sz="8" w:space="0" w:color="auto"/>
            <w:left w:val="nil"/>
            <w:bottom w:val="single" w:sz="8" w:space="0" w:color="FEC816"/>
            <w:right w:val="single" w:sz="8" w:space="0" w:color="FEC816"/>
          </w:tcBorders>
        </w:tcPr>
        <w:p w14:paraId="33723171" w14:textId="77777777" w:rsidR="00B74D84" w:rsidRPr="000B5B67" w:rsidRDefault="00B74D84" w:rsidP="00A54CF5">
          <w:pPr>
            <w:jc w:val="center"/>
            <w:rPr>
              <w:b/>
              <w:bCs/>
            </w:rPr>
          </w:pPr>
        </w:p>
      </w:tc>
    </w:tr>
  </w:tbl>
  <w:p w14:paraId="1F7560CF" w14:textId="77777777" w:rsidR="00B74D84" w:rsidRDefault="00B74D84">
    <w:pPr>
      <w:pStyle w:val="a3"/>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B74D84" w14:paraId="545AAF92" w14:textId="77777777" w:rsidTr="00E30D22">
      <w:trPr>
        <w:cantSplit/>
        <w:trHeight w:val="244"/>
      </w:trPr>
      <w:tc>
        <w:tcPr>
          <w:tcW w:w="3496" w:type="dxa"/>
          <w:vMerge w:val="restart"/>
          <w:tcBorders>
            <w:top w:val="nil"/>
            <w:left w:val="nil"/>
            <w:bottom w:val="nil"/>
            <w:right w:val="nil"/>
          </w:tcBorders>
          <w:vAlign w:val="center"/>
        </w:tcPr>
        <w:p w14:paraId="742FC1B2" w14:textId="77777777" w:rsidR="00B74D84" w:rsidRDefault="00B74D84" w:rsidP="00B307BD">
          <w:pPr>
            <w:pStyle w:val="a3"/>
            <w:ind w:left="-241" w:hanging="1"/>
            <w:jc w:val="left"/>
            <w:rPr>
              <w:b/>
              <w:bCs/>
            </w:rPr>
          </w:pPr>
          <w:r>
            <w:rPr>
              <w:b/>
              <w:bCs/>
              <w:noProof/>
              <w:lang w:eastAsia="ru-RU"/>
            </w:rPr>
            <w:drawing>
              <wp:inline distT="0" distB="0" distL="0" distR="0" wp14:anchorId="245427E6" wp14:editId="4B8B6564">
                <wp:extent cx="2240329" cy="504000"/>
                <wp:effectExtent l="0" t="0" r="0" b="0"/>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6" w:type="dxa"/>
          <w:vMerge w:val="restart"/>
          <w:tcBorders>
            <w:top w:val="nil"/>
            <w:left w:val="nil"/>
            <w:bottom w:val="single" w:sz="8" w:space="0" w:color="FEC816"/>
            <w:right w:val="single" w:sz="8" w:space="0" w:color="FEC816"/>
          </w:tcBorders>
          <w:vAlign w:val="center"/>
        </w:tcPr>
        <w:p w14:paraId="6726BE2D" w14:textId="77777777" w:rsidR="00B74D84" w:rsidRPr="00916FAB" w:rsidRDefault="00B74D84" w:rsidP="00B307BD">
          <w:pPr>
            <w:pStyle w:val="InR1"/>
          </w:pPr>
          <w:r>
            <w:t>Концептуальный дизайн</w:t>
          </w:r>
          <w:r>
            <w:br/>
            <w:t>ТОиР</w:t>
          </w:r>
          <w:r>
            <w:br/>
            <w:t xml:space="preserve">Годовое планирование воздействий на </w:t>
          </w:r>
          <w:r>
            <w:br/>
            <w:t>производственные активы</w:t>
          </w:r>
        </w:p>
      </w:tc>
    </w:tr>
    <w:tr w:rsidR="00B74D84" w:rsidRPr="00DB4B2F" w14:paraId="66408194" w14:textId="77777777" w:rsidTr="00E30D22">
      <w:trPr>
        <w:cantSplit/>
        <w:trHeight w:val="244"/>
      </w:trPr>
      <w:tc>
        <w:tcPr>
          <w:tcW w:w="3496" w:type="dxa"/>
          <w:vMerge/>
          <w:tcBorders>
            <w:top w:val="nil"/>
            <w:left w:val="nil"/>
            <w:bottom w:val="nil"/>
            <w:right w:val="nil"/>
          </w:tcBorders>
          <w:vAlign w:val="center"/>
        </w:tcPr>
        <w:p w14:paraId="360E4B1B" w14:textId="77777777" w:rsidR="00B74D84" w:rsidRDefault="00B74D84" w:rsidP="00B307BD">
          <w:pPr>
            <w:pStyle w:val="a3"/>
            <w:jc w:val="center"/>
          </w:pPr>
        </w:p>
      </w:tc>
      <w:tc>
        <w:tcPr>
          <w:tcW w:w="6716" w:type="dxa"/>
          <w:vMerge/>
          <w:tcBorders>
            <w:top w:val="single" w:sz="8" w:space="0" w:color="auto"/>
            <w:left w:val="nil"/>
            <w:bottom w:val="single" w:sz="8" w:space="0" w:color="FEC816"/>
            <w:right w:val="single" w:sz="8" w:space="0" w:color="FEC816"/>
          </w:tcBorders>
        </w:tcPr>
        <w:p w14:paraId="5D642732" w14:textId="77777777" w:rsidR="00B74D84" w:rsidRPr="000B5B67" w:rsidRDefault="00B74D84" w:rsidP="00B307BD">
          <w:pPr>
            <w:jc w:val="center"/>
            <w:rPr>
              <w:b/>
              <w:bCs/>
            </w:rPr>
          </w:pPr>
        </w:p>
      </w:tc>
    </w:tr>
  </w:tbl>
  <w:p w14:paraId="53B7F17E" w14:textId="77777777" w:rsidR="00B74D84" w:rsidRDefault="00B74D84" w:rsidP="007200B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83267"/>
    <w:multiLevelType w:val="hybridMultilevel"/>
    <w:tmpl w:val="9F0C199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01C50F4F"/>
    <w:multiLevelType w:val="multilevel"/>
    <w:tmpl w:val="AD56287C"/>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01D57DB1"/>
    <w:multiLevelType w:val="hybridMultilevel"/>
    <w:tmpl w:val="BCDA7C10"/>
    <w:lvl w:ilvl="0" w:tplc="04190001">
      <w:start w:val="1"/>
      <w:numFmt w:val="bullet"/>
      <w:lvlText w:val=""/>
      <w:lvlJc w:val="left"/>
      <w:pPr>
        <w:ind w:left="1494"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025237C2"/>
    <w:multiLevelType w:val="hybridMultilevel"/>
    <w:tmpl w:val="A88A442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02622128"/>
    <w:multiLevelType w:val="hybridMultilevel"/>
    <w:tmpl w:val="68482D8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04D33F60"/>
    <w:multiLevelType w:val="multilevel"/>
    <w:tmpl w:val="0090DAD8"/>
    <w:lvl w:ilvl="0">
      <w:start w:val="1"/>
      <w:numFmt w:val="decimal"/>
      <w:pStyle w:val="S2"/>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6" w15:restartNumberingAfterBreak="0">
    <w:nsid w:val="05525A67"/>
    <w:multiLevelType w:val="hybridMultilevel"/>
    <w:tmpl w:val="BC5A6A96"/>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7" w15:restartNumberingAfterBreak="0">
    <w:nsid w:val="0557177B"/>
    <w:multiLevelType w:val="hybridMultilevel"/>
    <w:tmpl w:val="D95E635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08303E3D"/>
    <w:multiLevelType w:val="hybridMultilevel"/>
    <w:tmpl w:val="CB72683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8777A74"/>
    <w:multiLevelType w:val="hybridMultilevel"/>
    <w:tmpl w:val="0F3E28B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8A255D3"/>
    <w:multiLevelType w:val="hybridMultilevel"/>
    <w:tmpl w:val="103A06AC"/>
    <w:lvl w:ilvl="0" w:tplc="438E064C">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11" w15:restartNumberingAfterBreak="0">
    <w:nsid w:val="09A94CEC"/>
    <w:multiLevelType w:val="hybridMultilevel"/>
    <w:tmpl w:val="9C92032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0BF30C34"/>
    <w:multiLevelType w:val="hybridMultilevel"/>
    <w:tmpl w:val="B0703BCE"/>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13" w15:restartNumberingAfterBreak="0">
    <w:nsid w:val="10327F15"/>
    <w:multiLevelType w:val="hybridMultilevel"/>
    <w:tmpl w:val="986A80B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4" w15:restartNumberingAfterBreak="0">
    <w:nsid w:val="10571D53"/>
    <w:multiLevelType w:val="hybridMultilevel"/>
    <w:tmpl w:val="1166C1B2"/>
    <w:lvl w:ilvl="0" w:tplc="82A8D7E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3217FD5"/>
    <w:multiLevelType w:val="hybridMultilevel"/>
    <w:tmpl w:val="C79658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4275655"/>
    <w:multiLevelType w:val="hybridMultilevel"/>
    <w:tmpl w:val="81A2BA46"/>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17" w15:restartNumberingAfterBreak="0">
    <w:nsid w:val="14373DC3"/>
    <w:multiLevelType w:val="multilevel"/>
    <w:tmpl w:val="B76C37CC"/>
    <w:lvl w:ilvl="0">
      <w:start w:val="1"/>
      <w:numFmt w:val="decimal"/>
      <w:lvlText w:val="%1."/>
      <w:lvlJc w:val="left"/>
      <w:pPr>
        <w:ind w:left="1080" w:hanging="360"/>
      </w:pPr>
      <w:rPr>
        <w:rFonts w:ascii="Arial" w:hAnsi="Arial" w:cs="Arial" w:hint="default"/>
        <w:b/>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14540FC3"/>
    <w:multiLevelType w:val="hybridMultilevel"/>
    <w:tmpl w:val="ACD60544"/>
    <w:lvl w:ilvl="0" w:tplc="9182964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9" w15:restartNumberingAfterBreak="0">
    <w:nsid w:val="16C957A0"/>
    <w:multiLevelType w:val="hybridMultilevel"/>
    <w:tmpl w:val="AD3C79B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1AE45692"/>
    <w:multiLevelType w:val="hybridMultilevel"/>
    <w:tmpl w:val="ED9C21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1D0C11DC"/>
    <w:multiLevelType w:val="hybridMultilevel"/>
    <w:tmpl w:val="2250A4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3B34A85"/>
    <w:multiLevelType w:val="hybridMultilevel"/>
    <w:tmpl w:val="577A5A0A"/>
    <w:lvl w:ilvl="0" w:tplc="A85690C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26122D02"/>
    <w:multiLevelType w:val="hybridMultilevel"/>
    <w:tmpl w:val="5A7CD79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4" w15:restartNumberingAfterBreak="0">
    <w:nsid w:val="26E12FF7"/>
    <w:multiLevelType w:val="hybridMultilevel"/>
    <w:tmpl w:val="83F8320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5" w15:restartNumberingAfterBreak="0">
    <w:nsid w:val="2909094C"/>
    <w:multiLevelType w:val="hybridMultilevel"/>
    <w:tmpl w:val="5A7CD79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6" w15:restartNumberingAfterBreak="0">
    <w:nsid w:val="2AA35E84"/>
    <w:multiLevelType w:val="multilevel"/>
    <w:tmpl w:val="F148159C"/>
    <w:lvl w:ilvl="0">
      <w:start w:val="1"/>
      <w:numFmt w:val="decimal"/>
      <w:pStyle w:val="S3"/>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2B8F4A12"/>
    <w:multiLevelType w:val="hybridMultilevel"/>
    <w:tmpl w:val="90C43AE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8" w15:restartNumberingAfterBreak="0">
    <w:nsid w:val="2DA9619B"/>
    <w:multiLevelType w:val="hybridMultilevel"/>
    <w:tmpl w:val="71901BF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9" w15:restartNumberingAfterBreak="0">
    <w:nsid w:val="336905E7"/>
    <w:multiLevelType w:val="hybridMultilevel"/>
    <w:tmpl w:val="5CB2870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0" w15:restartNumberingAfterBreak="0">
    <w:nsid w:val="34AA1DE6"/>
    <w:multiLevelType w:val="hybridMultilevel"/>
    <w:tmpl w:val="7FCA0A3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1" w15:restartNumberingAfterBreak="0">
    <w:nsid w:val="358C6DFE"/>
    <w:multiLevelType w:val="hybridMultilevel"/>
    <w:tmpl w:val="ACD60544"/>
    <w:lvl w:ilvl="0" w:tplc="9182964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2" w15:restartNumberingAfterBreak="0">
    <w:nsid w:val="3A6C76B0"/>
    <w:multiLevelType w:val="hybridMultilevel"/>
    <w:tmpl w:val="8CD6812E"/>
    <w:lvl w:ilvl="0" w:tplc="1C0C3FFA">
      <w:start w:val="1"/>
      <w:numFmt w:val="decimal"/>
      <w:lvlText w:val="%1."/>
      <w:lvlJc w:val="left"/>
      <w:pPr>
        <w:ind w:left="1287" w:hanging="360"/>
      </w:pPr>
      <w:rPr>
        <w:rFonts w:ascii="Arial" w:hAnsi="Arial" w:cs="Arial" w:hint="default"/>
        <w:b/>
      </w:r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3" w15:restartNumberingAfterBreak="0">
    <w:nsid w:val="3A6D1B59"/>
    <w:multiLevelType w:val="hybridMultilevel"/>
    <w:tmpl w:val="D2105E04"/>
    <w:lvl w:ilvl="0" w:tplc="04190017">
      <w:start w:val="1"/>
      <w:numFmt w:val="lowerLetter"/>
      <w:lvlText w:val="%1)"/>
      <w:lvlJc w:val="left"/>
      <w:pPr>
        <w:ind w:left="2208" w:hanging="360"/>
      </w:pPr>
    </w:lvl>
    <w:lvl w:ilvl="1" w:tplc="04190019" w:tentative="1">
      <w:start w:val="1"/>
      <w:numFmt w:val="lowerLetter"/>
      <w:lvlText w:val="%2."/>
      <w:lvlJc w:val="left"/>
      <w:pPr>
        <w:ind w:left="2928" w:hanging="360"/>
      </w:pPr>
    </w:lvl>
    <w:lvl w:ilvl="2" w:tplc="0419001B" w:tentative="1">
      <w:start w:val="1"/>
      <w:numFmt w:val="lowerRoman"/>
      <w:lvlText w:val="%3."/>
      <w:lvlJc w:val="right"/>
      <w:pPr>
        <w:ind w:left="3648" w:hanging="180"/>
      </w:pPr>
    </w:lvl>
    <w:lvl w:ilvl="3" w:tplc="0419000F" w:tentative="1">
      <w:start w:val="1"/>
      <w:numFmt w:val="decimal"/>
      <w:lvlText w:val="%4."/>
      <w:lvlJc w:val="left"/>
      <w:pPr>
        <w:ind w:left="4368" w:hanging="360"/>
      </w:pPr>
    </w:lvl>
    <w:lvl w:ilvl="4" w:tplc="04190019" w:tentative="1">
      <w:start w:val="1"/>
      <w:numFmt w:val="lowerLetter"/>
      <w:lvlText w:val="%5."/>
      <w:lvlJc w:val="left"/>
      <w:pPr>
        <w:ind w:left="5088" w:hanging="360"/>
      </w:pPr>
    </w:lvl>
    <w:lvl w:ilvl="5" w:tplc="0419001B" w:tentative="1">
      <w:start w:val="1"/>
      <w:numFmt w:val="lowerRoman"/>
      <w:lvlText w:val="%6."/>
      <w:lvlJc w:val="right"/>
      <w:pPr>
        <w:ind w:left="5808" w:hanging="180"/>
      </w:pPr>
    </w:lvl>
    <w:lvl w:ilvl="6" w:tplc="0419000F" w:tentative="1">
      <w:start w:val="1"/>
      <w:numFmt w:val="decimal"/>
      <w:lvlText w:val="%7."/>
      <w:lvlJc w:val="left"/>
      <w:pPr>
        <w:ind w:left="6528" w:hanging="360"/>
      </w:pPr>
    </w:lvl>
    <w:lvl w:ilvl="7" w:tplc="04190019" w:tentative="1">
      <w:start w:val="1"/>
      <w:numFmt w:val="lowerLetter"/>
      <w:lvlText w:val="%8."/>
      <w:lvlJc w:val="left"/>
      <w:pPr>
        <w:ind w:left="7248" w:hanging="360"/>
      </w:pPr>
    </w:lvl>
    <w:lvl w:ilvl="8" w:tplc="0419001B" w:tentative="1">
      <w:start w:val="1"/>
      <w:numFmt w:val="lowerRoman"/>
      <w:lvlText w:val="%9."/>
      <w:lvlJc w:val="right"/>
      <w:pPr>
        <w:ind w:left="7968" w:hanging="180"/>
      </w:pPr>
    </w:lvl>
  </w:abstractNum>
  <w:abstractNum w:abstractNumId="34" w15:restartNumberingAfterBreak="0">
    <w:nsid w:val="3A895D24"/>
    <w:multiLevelType w:val="hybridMultilevel"/>
    <w:tmpl w:val="E0F4AC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3AF87DBA"/>
    <w:multiLevelType w:val="hybridMultilevel"/>
    <w:tmpl w:val="5552AE7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 w15:restartNumberingAfterBreak="0">
    <w:nsid w:val="3C8448AD"/>
    <w:multiLevelType w:val="hybridMultilevel"/>
    <w:tmpl w:val="9566E668"/>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7" w15:restartNumberingAfterBreak="0">
    <w:nsid w:val="3E5B5878"/>
    <w:multiLevelType w:val="hybridMultilevel"/>
    <w:tmpl w:val="5418822E"/>
    <w:lvl w:ilvl="0" w:tplc="04190003">
      <w:start w:val="1"/>
      <w:numFmt w:val="bullet"/>
      <w:lvlText w:val="o"/>
      <w:lvlJc w:val="left"/>
      <w:pPr>
        <w:ind w:left="1287" w:hanging="360"/>
      </w:pPr>
      <w:rPr>
        <w:rFonts w:ascii="Courier New" w:hAnsi="Courier New" w:cs="Courier New"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8" w15:restartNumberingAfterBreak="0">
    <w:nsid w:val="3E824AEA"/>
    <w:multiLevelType w:val="multilevel"/>
    <w:tmpl w:val="020622D4"/>
    <w:lvl w:ilvl="0">
      <w:start w:val="1"/>
      <w:numFmt w:val="decimal"/>
      <w:pStyle w:val="vt"/>
      <w:suff w:val="space"/>
      <w:lvlText w:val="Таблица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9" w15:restartNumberingAfterBreak="0">
    <w:nsid w:val="3F3C18DB"/>
    <w:multiLevelType w:val="hybridMultilevel"/>
    <w:tmpl w:val="8D846D8A"/>
    <w:lvl w:ilvl="0" w:tplc="04190019">
      <w:start w:val="1"/>
      <w:numFmt w:val="lowerLetter"/>
      <w:lvlText w:val="%1."/>
      <w:lvlJc w:val="left"/>
      <w:pPr>
        <w:ind w:left="1440" w:hanging="360"/>
      </w:pPr>
      <w:rPr>
        <w:rFonts w:cs="Times New Roman"/>
      </w:rPr>
    </w:lvl>
    <w:lvl w:ilvl="1" w:tplc="04190019">
      <w:start w:val="1"/>
      <w:numFmt w:val="lowerLetter"/>
      <w:lvlText w:val="%2."/>
      <w:lvlJc w:val="left"/>
      <w:pPr>
        <w:ind w:left="2160" w:hanging="360"/>
      </w:pPr>
      <w:rPr>
        <w:rFonts w:cs="Times New Roman"/>
      </w:rPr>
    </w:lvl>
    <w:lvl w:ilvl="2" w:tplc="0419001B">
      <w:start w:val="1"/>
      <w:numFmt w:val="lowerRoman"/>
      <w:lvlText w:val="%3."/>
      <w:lvlJc w:val="right"/>
      <w:pPr>
        <w:ind w:left="2880" w:hanging="180"/>
      </w:pPr>
      <w:rPr>
        <w:rFonts w:cs="Times New Roman"/>
      </w:rPr>
    </w:lvl>
    <w:lvl w:ilvl="3" w:tplc="0419000F">
      <w:start w:val="1"/>
      <w:numFmt w:val="decimal"/>
      <w:lvlText w:val="%4."/>
      <w:lvlJc w:val="left"/>
      <w:pPr>
        <w:ind w:left="3600" w:hanging="360"/>
      </w:pPr>
      <w:rPr>
        <w:rFonts w:cs="Times New Roman"/>
      </w:rPr>
    </w:lvl>
    <w:lvl w:ilvl="4" w:tplc="04190019">
      <w:start w:val="1"/>
      <w:numFmt w:val="lowerLetter"/>
      <w:lvlText w:val="%5."/>
      <w:lvlJc w:val="left"/>
      <w:pPr>
        <w:ind w:left="4320" w:hanging="360"/>
      </w:pPr>
      <w:rPr>
        <w:rFonts w:cs="Times New Roman"/>
      </w:rPr>
    </w:lvl>
    <w:lvl w:ilvl="5" w:tplc="0419001B">
      <w:start w:val="1"/>
      <w:numFmt w:val="lowerRoman"/>
      <w:lvlText w:val="%6."/>
      <w:lvlJc w:val="right"/>
      <w:pPr>
        <w:ind w:left="5040" w:hanging="180"/>
      </w:pPr>
      <w:rPr>
        <w:rFonts w:cs="Times New Roman"/>
      </w:rPr>
    </w:lvl>
    <w:lvl w:ilvl="6" w:tplc="0419000F">
      <w:start w:val="1"/>
      <w:numFmt w:val="decimal"/>
      <w:lvlText w:val="%7."/>
      <w:lvlJc w:val="left"/>
      <w:pPr>
        <w:ind w:left="5760" w:hanging="360"/>
      </w:pPr>
      <w:rPr>
        <w:rFonts w:cs="Times New Roman"/>
      </w:rPr>
    </w:lvl>
    <w:lvl w:ilvl="7" w:tplc="04190019">
      <w:start w:val="1"/>
      <w:numFmt w:val="lowerLetter"/>
      <w:lvlText w:val="%8."/>
      <w:lvlJc w:val="left"/>
      <w:pPr>
        <w:ind w:left="6480" w:hanging="360"/>
      </w:pPr>
      <w:rPr>
        <w:rFonts w:cs="Times New Roman"/>
      </w:rPr>
    </w:lvl>
    <w:lvl w:ilvl="8" w:tplc="0419001B">
      <w:start w:val="1"/>
      <w:numFmt w:val="lowerRoman"/>
      <w:lvlText w:val="%9."/>
      <w:lvlJc w:val="right"/>
      <w:pPr>
        <w:ind w:left="7200" w:hanging="180"/>
      </w:pPr>
      <w:rPr>
        <w:rFonts w:cs="Times New Roman"/>
      </w:rPr>
    </w:lvl>
  </w:abstractNum>
  <w:abstractNum w:abstractNumId="40" w15:restartNumberingAfterBreak="0">
    <w:nsid w:val="40523A6F"/>
    <w:multiLevelType w:val="hybridMultilevel"/>
    <w:tmpl w:val="0DE8DE5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1" w15:restartNumberingAfterBreak="0">
    <w:nsid w:val="43E44366"/>
    <w:multiLevelType w:val="hybridMultilevel"/>
    <w:tmpl w:val="A4F24D4E"/>
    <w:lvl w:ilvl="0" w:tplc="04190019">
      <w:start w:val="1"/>
      <w:numFmt w:val="lowerLetter"/>
      <w:lvlText w:val="%1."/>
      <w:lvlJc w:val="left"/>
      <w:pPr>
        <w:ind w:left="2007" w:hanging="360"/>
      </w:pPr>
    </w:lvl>
    <w:lvl w:ilvl="1" w:tplc="04190019" w:tentative="1">
      <w:start w:val="1"/>
      <w:numFmt w:val="lowerLetter"/>
      <w:lvlText w:val="%2."/>
      <w:lvlJc w:val="left"/>
      <w:pPr>
        <w:ind w:left="2727" w:hanging="360"/>
      </w:pPr>
    </w:lvl>
    <w:lvl w:ilvl="2" w:tplc="0419001B" w:tentative="1">
      <w:start w:val="1"/>
      <w:numFmt w:val="lowerRoman"/>
      <w:lvlText w:val="%3."/>
      <w:lvlJc w:val="right"/>
      <w:pPr>
        <w:ind w:left="3447" w:hanging="180"/>
      </w:pPr>
    </w:lvl>
    <w:lvl w:ilvl="3" w:tplc="0419000F" w:tentative="1">
      <w:start w:val="1"/>
      <w:numFmt w:val="decimal"/>
      <w:lvlText w:val="%4."/>
      <w:lvlJc w:val="left"/>
      <w:pPr>
        <w:ind w:left="4167" w:hanging="360"/>
      </w:pPr>
    </w:lvl>
    <w:lvl w:ilvl="4" w:tplc="04190019" w:tentative="1">
      <w:start w:val="1"/>
      <w:numFmt w:val="lowerLetter"/>
      <w:lvlText w:val="%5."/>
      <w:lvlJc w:val="left"/>
      <w:pPr>
        <w:ind w:left="4887" w:hanging="360"/>
      </w:pPr>
    </w:lvl>
    <w:lvl w:ilvl="5" w:tplc="0419001B" w:tentative="1">
      <w:start w:val="1"/>
      <w:numFmt w:val="lowerRoman"/>
      <w:lvlText w:val="%6."/>
      <w:lvlJc w:val="right"/>
      <w:pPr>
        <w:ind w:left="5607" w:hanging="180"/>
      </w:pPr>
    </w:lvl>
    <w:lvl w:ilvl="6" w:tplc="0419000F" w:tentative="1">
      <w:start w:val="1"/>
      <w:numFmt w:val="decimal"/>
      <w:lvlText w:val="%7."/>
      <w:lvlJc w:val="left"/>
      <w:pPr>
        <w:ind w:left="6327" w:hanging="360"/>
      </w:pPr>
    </w:lvl>
    <w:lvl w:ilvl="7" w:tplc="04190019" w:tentative="1">
      <w:start w:val="1"/>
      <w:numFmt w:val="lowerLetter"/>
      <w:lvlText w:val="%8."/>
      <w:lvlJc w:val="left"/>
      <w:pPr>
        <w:ind w:left="7047" w:hanging="360"/>
      </w:pPr>
    </w:lvl>
    <w:lvl w:ilvl="8" w:tplc="0419001B" w:tentative="1">
      <w:start w:val="1"/>
      <w:numFmt w:val="lowerRoman"/>
      <w:lvlText w:val="%9."/>
      <w:lvlJc w:val="right"/>
      <w:pPr>
        <w:ind w:left="7767" w:hanging="180"/>
      </w:pPr>
    </w:lvl>
  </w:abstractNum>
  <w:abstractNum w:abstractNumId="42" w15:restartNumberingAfterBreak="0">
    <w:nsid w:val="46143745"/>
    <w:multiLevelType w:val="hybridMultilevel"/>
    <w:tmpl w:val="A4F24D4E"/>
    <w:lvl w:ilvl="0" w:tplc="04190019">
      <w:start w:val="1"/>
      <w:numFmt w:val="lowerLetter"/>
      <w:lvlText w:val="%1."/>
      <w:lvlJc w:val="left"/>
      <w:pPr>
        <w:ind w:left="2007" w:hanging="360"/>
      </w:pPr>
    </w:lvl>
    <w:lvl w:ilvl="1" w:tplc="04190019" w:tentative="1">
      <w:start w:val="1"/>
      <w:numFmt w:val="lowerLetter"/>
      <w:lvlText w:val="%2."/>
      <w:lvlJc w:val="left"/>
      <w:pPr>
        <w:ind w:left="2727" w:hanging="360"/>
      </w:pPr>
    </w:lvl>
    <w:lvl w:ilvl="2" w:tplc="0419001B" w:tentative="1">
      <w:start w:val="1"/>
      <w:numFmt w:val="lowerRoman"/>
      <w:lvlText w:val="%3."/>
      <w:lvlJc w:val="right"/>
      <w:pPr>
        <w:ind w:left="3447" w:hanging="180"/>
      </w:pPr>
    </w:lvl>
    <w:lvl w:ilvl="3" w:tplc="0419000F" w:tentative="1">
      <w:start w:val="1"/>
      <w:numFmt w:val="decimal"/>
      <w:lvlText w:val="%4."/>
      <w:lvlJc w:val="left"/>
      <w:pPr>
        <w:ind w:left="4167" w:hanging="360"/>
      </w:pPr>
    </w:lvl>
    <w:lvl w:ilvl="4" w:tplc="04190019" w:tentative="1">
      <w:start w:val="1"/>
      <w:numFmt w:val="lowerLetter"/>
      <w:lvlText w:val="%5."/>
      <w:lvlJc w:val="left"/>
      <w:pPr>
        <w:ind w:left="4887" w:hanging="360"/>
      </w:pPr>
    </w:lvl>
    <w:lvl w:ilvl="5" w:tplc="0419001B" w:tentative="1">
      <w:start w:val="1"/>
      <w:numFmt w:val="lowerRoman"/>
      <w:lvlText w:val="%6."/>
      <w:lvlJc w:val="right"/>
      <w:pPr>
        <w:ind w:left="5607" w:hanging="180"/>
      </w:pPr>
    </w:lvl>
    <w:lvl w:ilvl="6" w:tplc="0419000F" w:tentative="1">
      <w:start w:val="1"/>
      <w:numFmt w:val="decimal"/>
      <w:lvlText w:val="%7."/>
      <w:lvlJc w:val="left"/>
      <w:pPr>
        <w:ind w:left="6327" w:hanging="360"/>
      </w:pPr>
    </w:lvl>
    <w:lvl w:ilvl="7" w:tplc="04190019" w:tentative="1">
      <w:start w:val="1"/>
      <w:numFmt w:val="lowerLetter"/>
      <w:lvlText w:val="%8."/>
      <w:lvlJc w:val="left"/>
      <w:pPr>
        <w:ind w:left="7047" w:hanging="360"/>
      </w:pPr>
    </w:lvl>
    <w:lvl w:ilvl="8" w:tplc="0419001B" w:tentative="1">
      <w:start w:val="1"/>
      <w:numFmt w:val="lowerRoman"/>
      <w:lvlText w:val="%9."/>
      <w:lvlJc w:val="right"/>
      <w:pPr>
        <w:ind w:left="7767" w:hanging="180"/>
      </w:pPr>
    </w:lvl>
  </w:abstractNum>
  <w:abstractNum w:abstractNumId="43" w15:restartNumberingAfterBreak="0">
    <w:nsid w:val="47583E6D"/>
    <w:multiLevelType w:val="hybridMultilevel"/>
    <w:tmpl w:val="2ABA8A54"/>
    <w:lvl w:ilvl="0" w:tplc="81A62BC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48ED64CC"/>
    <w:multiLevelType w:val="hybridMultilevel"/>
    <w:tmpl w:val="59A457EE"/>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45" w15:restartNumberingAfterBreak="0">
    <w:nsid w:val="49CF3D8E"/>
    <w:multiLevelType w:val="hybridMultilevel"/>
    <w:tmpl w:val="634A917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6" w15:restartNumberingAfterBreak="0">
    <w:nsid w:val="4A05773D"/>
    <w:multiLevelType w:val="hybridMultilevel"/>
    <w:tmpl w:val="A5D8CAF8"/>
    <w:lvl w:ilvl="0" w:tplc="A4A82C2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7" w15:restartNumberingAfterBreak="0">
    <w:nsid w:val="4BFE128E"/>
    <w:multiLevelType w:val="hybridMultilevel"/>
    <w:tmpl w:val="8BBACA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4CBB76BD"/>
    <w:multiLevelType w:val="hybridMultilevel"/>
    <w:tmpl w:val="07DA7EE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9" w15:restartNumberingAfterBreak="0">
    <w:nsid w:val="4CEB186E"/>
    <w:multiLevelType w:val="multilevel"/>
    <w:tmpl w:val="4A728996"/>
    <w:lvl w:ilvl="0">
      <w:start w:val="1"/>
      <w:numFmt w:val="decimal"/>
      <w:pStyle w:val="S1"/>
      <w:lvlText w:val="%1."/>
      <w:lvlJc w:val="left"/>
      <w:pPr>
        <w:ind w:left="360" w:hanging="360"/>
      </w:pPr>
      <w:rPr>
        <w:rFonts w:hint="default"/>
      </w:rPr>
    </w:lvl>
    <w:lvl w:ilvl="1">
      <w:start w:val="1"/>
      <w:numFmt w:val="decimal"/>
      <w:pStyle w:val="S20"/>
      <w:lvlText w:val="%1.%2"/>
      <w:lvlJc w:val="left"/>
      <w:pPr>
        <w:tabs>
          <w:tab w:val="num" w:pos="576"/>
        </w:tabs>
        <w:ind w:left="576" w:hanging="576"/>
      </w:pPr>
      <w:rPr>
        <w:rFonts w:hint="default"/>
      </w:rPr>
    </w:lvl>
    <w:lvl w:ilvl="2">
      <w:start w:val="1"/>
      <w:numFmt w:val="decimal"/>
      <w:pStyle w:val="S30"/>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0" w15:restartNumberingAfterBreak="0">
    <w:nsid w:val="4CF9448A"/>
    <w:multiLevelType w:val="hybridMultilevel"/>
    <w:tmpl w:val="41441CB8"/>
    <w:lvl w:ilvl="0" w:tplc="0D70E290">
      <w:numFmt w:val="bullet"/>
      <w:lvlText w:val="-"/>
      <w:lvlJc w:val="left"/>
      <w:pPr>
        <w:ind w:left="927" w:hanging="360"/>
      </w:pPr>
      <w:rPr>
        <w:rFonts w:ascii="Arial" w:eastAsia="Times New Roman" w:hAnsi="Arial" w:cs="Aria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51" w15:restartNumberingAfterBreak="0">
    <w:nsid w:val="4D614FBC"/>
    <w:multiLevelType w:val="hybridMultilevel"/>
    <w:tmpl w:val="3C70E73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2" w15:restartNumberingAfterBreak="0">
    <w:nsid w:val="4DC95276"/>
    <w:multiLevelType w:val="hybridMultilevel"/>
    <w:tmpl w:val="8B9C6D9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3" w15:restartNumberingAfterBreak="0">
    <w:nsid w:val="51060A01"/>
    <w:multiLevelType w:val="hybridMultilevel"/>
    <w:tmpl w:val="A2343814"/>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54" w15:restartNumberingAfterBreak="0">
    <w:nsid w:val="52A127F1"/>
    <w:multiLevelType w:val="hybridMultilevel"/>
    <w:tmpl w:val="184C9A6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5" w15:restartNumberingAfterBreak="0">
    <w:nsid w:val="537860EE"/>
    <w:multiLevelType w:val="hybridMultilevel"/>
    <w:tmpl w:val="CCE62B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55223368"/>
    <w:multiLevelType w:val="hybridMultilevel"/>
    <w:tmpl w:val="D4FECF5C"/>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57" w15:restartNumberingAfterBreak="0">
    <w:nsid w:val="56AC47E8"/>
    <w:multiLevelType w:val="hybridMultilevel"/>
    <w:tmpl w:val="98C0673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8" w15:restartNumberingAfterBreak="0">
    <w:nsid w:val="58365C6D"/>
    <w:multiLevelType w:val="hybridMultilevel"/>
    <w:tmpl w:val="D1068E0C"/>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59" w15:restartNumberingAfterBreak="0">
    <w:nsid w:val="585D1D5D"/>
    <w:multiLevelType w:val="multilevel"/>
    <w:tmpl w:val="385ED974"/>
    <w:lvl w:ilvl="0">
      <w:start w:val="1"/>
      <w:numFmt w:val="decimal"/>
      <w:pStyle w:val="S10"/>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0" w15:restartNumberingAfterBreak="0">
    <w:nsid w:val="58D657C9"/>
    <w:multiLevelType w:val="hybridMultilevel"/>
    <w:tmpl w:val="E124DD18"/>
    <w:lvl w:ilvl="0" w:tplc="04190019">
      <w:start w:val="1"/>
      <w:numFmt w:val="lowerLetter"/>
      <w:lvlText w:val="%1."/>
      <w:lvlJc w:val="left"/>
      <w:pPr>
        <w:ind w:left="1785" w:hanging="360"/>
      </w:pPr>
    </w:lvl>
    <w:lvl w:ilvl="1" w:tplc="04190019" w:tentative="1">
      <w:start w:val="1"/>
      <w:numFmt w:val="lowerLetter"/>
      <w:lvlText w:val="%2."/>
      <w:lvlJc w:val="left"/>
      <w:pPr>
        <w:ind w:left="2505" w:hanging="360"/>
      </w:pPr>
    </w:lvl>
    <w:lvl w:ilvl="2" w:tplc="0419001B" w:tentative="1">
      <w:start w:val="1"/>
      <w:numFmt w:val="lowerRoman"/>
      <w:lvlText w:val="%3."/>
      <w:lvlJc w:val="right"/>
      <w:pPr>
        <w:ind w:left="3225" w:hanging="180"/>
      </w:pPr>
    </w:lvl>
    <w:lvl w:ilvl="3" w:tplc="0419000F" w:tentative="1">
      <w:start w:val="1"/>
      <w:numFmt w:val="decimal"/>
      <w:lvlText w:val="%4."/>
      <w:lvlJc w:val="left"/>
      <w:pPr>
        <w:ind w:left="3945" w:hanging="360"/>
      </w:pPr>
    </w:lvl>
    <w:lvl w:ilvl="4" w:tplc="04190019" w:tentative="1">
      <w:start w:val="1"/>
      <w:numFmt w:val="lowerLetter"/>
      <w:lvlText w:val="%5."/>
      <w:lvlJc w:val="left"/>
      <w:pPr>
        <w:ind w:left="4665" w:hanging="360"/>
      </w:pPr>
    </w:lvl>
    <w:lvl w:ilvl="5" w:tplc="0419001B" w:tentative="1">
      <w:start w:val="1"/>
      <w:numFmt w:val="lowerRoman"/>
      <w:lvlText w:val="%6."/>
      <w:lvlJc w:val="right"/>
      <w:pPr>
        <w:ind w:left="5385" w:hanging="180"/>
      </w:pPr>
    </w:lvl>
    <w:lvl w:ilvl="6" w:tplc="0419000F" w:tentative="1">
      <w:start w:val="1"/>
      <w:numFmt w:val="decimal"/>
      <w:lvlText w:val="%7."/>
      <w:lvlJc w:val="left"/>
      <w:pPr>
        <w:ind w:left="6105" w:hanging="360"/>
      </w:pPr>
    </w:lvl>
    <w:lvl w:ilvl="7" w:tplc="04190019" w:tentative="1">
      <w:start w:val="1"/>
      <w:numFmt w:val="lowerLetter"/>
      <w:lvlText w:val="%8."/>
      <w:lvlJc w:val="left"/>
      <w:pPr>
        <w:ind w:left="6825" w:hanging="360"/>
      </w:pPr>
    </w:lvl>
    <w:lvl w:ilvl="8" w:tplc="0419001B" w:tentative="1">
      <w:start w:val="1"/>
      <w:numFmt w:val="lowerRoman"/>
      <w:lvlText w:val="%9."/>
      <w:lvlJc w:val="right"/>
      <w:pPr>
        <w:ind w:left="7545" w:hanging="180"/>
      </w:pPr>
    </w:lvl>
  </w:abstractNum>
  <w:abstractNum w:abstractNumId="61" w15:restartNumberingAfterBreak="0">
    <w:nsid w:val="58D70BB3"/>
    <w:multiLevelType w:val="multilevel"/>
    <w:tmpl w:val="901865EA"/>
    <w:lvl w:ilvl="0">
      <w:start w:val="1"/>
      <w:numFmt w:val="decimal"/>
      <w:pStyle w:val="10"/>
      <w:lvlText w:val="%1."/>
      <w:lvlJc w:val="left"/>
      <w:pPr>
        <w:ind w:left="360" w:hanging="360"/>
      </w:pPr>
      <w:rPr>
        <w:rFonts w:hint="default"/>
        <w:b/>
        <w:i w:val="0"/>
        <w:color w:val="auto"/>
      </w:rPr>
    </w:lvl>
    <w:lvl w:ilvl="1">
      <w:start w:val="1"/>
      <w:numFmt w:val="decimal"/>
      <w:pStyle w:val="2"/>
      <w:lvlText w:val="%1.%2."/>
      <w:lvlJc w:val="left"/>
      <w:pPr>
        <w:ind w:left="792" w:hanging="432"/>
      </w:pPr>
      <w:rPr>
        <w:rFonts w:hint="default"/>
        <w:b/>
        <w:i w:val="0"/>
      </w:rPr>
    </w:lvl>
    <w:lvl w:ilvl="2">
      <w:start w:val="1"/>
      <w:numFmt w:val="decimal"/>
      <w:pStyle w:val="30"/>
      <w:lvlText w:val="%1.%2.%3."/>
      <w:lvlJc w:val="left"/>
      <w:pPr>
        <w:ind w:left="1224" w:hanging="504"/>
      </w:pPr>
      <w:rPr>
        <w:rFonts w:hint="default"/>
      </w:rPr>
    </w:lvl>
    <w:lvl w:ilvl="3">
      <w:start w:val="1"/>
      <w:numFmt w:val="decimal"/>
      <w:pStyle w:val="40"/>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2" w15:restartNumberingAfterBreak="0">
    <w:nsid w:val="590A0B41"/>
    <w:multiLevelType w:val="hybridMultilevel"/>
    <w:tmpl w:val="ADBEF5C8"/>
    <w:lvl w:ilvl="0" w:tplc="0419000F">
      <w:start w:val="1"/>
      <w:numFmt w:val="decimal"/>
      <w:lvlText w:val="%1."/>
      <w:lvlJc w:val="left"/>
      <w:pPr>
        <w:ind w:left="720" w:hanging="360"/>
      </w:pPr>
    </w:lvl>
    <w:lvl w:ilvl="1" w:tplc="0419000F">
      <w:start w:val="1"/>
      <w:numFmt w:val="decimal"/>
      <w:lvlText w:val="%2."/>
      <w:lvlJc w:val="left"/>
      <w:pPr>
        <w:ind w:left="1778" w:hanging="360"/>
      </w:pPr>
    </w:lvl>
    <w:lvl w:ilvl="2" w:tplc="0419001B">
      <w:start w:val="1"/>
      <w:numFmt w:val="lowerRoman"/>
      <w:lvlText w:val="%3."/>
      <w:lvlJc w:val="right"/>
      <w:pPr>
        <w:ind w:left="2160" w:hanging="180"/>
      </w:pPr>
    </w:lvl>
    <w:lvl w:ilvl="3" w:tplc="0419001B">
      <w:start w:val="1"/>
      <w:numFmt w:val="lowerRoman"/>
      <w:lvlText w:val="%4."/>
      <w:lvlJc w:val="righ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15:restartNumberingAfterBreak="0">
    <w:nsid w:val="598759EC"/>
    <w:multiLevelType w:val="hybridMultilevel"/>
    <w:tmpl w:val="DE40DD4A"/>
    <w:lvl w:ilvl="0" w:tplc="04190011">
      <w:start w:val="1"/>
      <w:numFmt w:val="decimal"/>
      <w:lvlText w:val="%1)"/>
      <w:lvlJc w:val="left"/>
      <w:pPr>
        <w:ind w:left="1500" w:hanging="360"/>
      </w:pPr>
    </w:lvl>
    <w:lvl w:ilvl="1" w:tplc="04190019" w:tentative="1">
      <w:start w:val="1"/>
      <w:numFmt w:val="lowerLetter"/>
      <w:lvlText w:val="%2."/>
      <w:lvlJc w:val="left"/>
      <w:pPr>
        <w:ind w:left="2220" w:hanging="360"/>
      </w:pPr>
    </w:lvl>
    <w:lvl w:ilvl="2" w:tplc="0419001B" w:tentative="1">
      <w:start w:val="1"/>
      <w:numFmt w:val="lowerRoman"/>
      <w:lvlText w:val="%3."/>
      <w:lvlJc w:val="right"/>
      <w:pPr>
        <w:ind w:left="2940" w:hanging="180"/>
      </w:pPr>
    </w:lvl>
    <w:lvl w:ilvl="3" w:tplc="0419000F" w:tentative="1">
      <w:start w:val="1"/>
      <w:numFmt w:val="decimal"/>
      <w:lvlText w:val="%4."/>
      <w:lvlJc w:val="left"/>
      <w:pPr>
        <w:ind w:left="3660" w:hanging="360"/>
      </w:pPr>
    </w:lvl>
    <w:lvl w:ilvl="4" w:tplc="04190019" w:tentative="1">
      <w:start w:val="1"/>
      <w:numFmt w:val="lowerLetter"/>
      <w:lvlText w:val="%5."/>
      <w:lvlJc w:val="left"/>
      <w:pPr>
        <w:ind w:left="4380" w:hanging="360"/>
      </w:pPr>
    </w:lvl>
    <w:lvl w:ilvl="5" w:tplc="0419001B" w:tentative="1">
      <w:start w:val="1"/>
      <w:numFmt w:val="lowerRoman"/>
      <w:lvlText w:val="%6."/>
      <w:lvlJc w:val="right"/>
      <w:pPr>
        <w:ind w:left="5100" w:hanging="180"/>
      </w:pPr>
    </w:lvl>
    <w:lvl w:ilvl="6" w:tplc="0419000F" w:tentative="1">
      <w:start w:val="1"/>
      <w:numFmt w:val="decimal"/>
      <w:lvlText w:val="%7."/>
      <w:lvlJc w:val="left"/>
      <w:pPr>
        <w:ind w:left="5820" w:hanging="360"/>
      </w:pPr>
    </w:lvl>
    <w:lvl w:ilvl="7" w:tplc="04190019" w:tentative="1">
      <w:start w:val="1"/>
      <w:numFmt w:val="lowerLetter"/>
      <w:lvlText w:val="%8."/>
      <w:lvlJc w:val="left"/>
      <w:pPr>
        <w:ind w:left="6540" w:hanging="360"/>
      </w:pPr>
    </w:lvl>
    <w:lvl w:ilvl="8" w:tplc="0419001B" w:tentative="1">
      <w:start w:val="1"/>
      <w:numFmt w:val="lowerRoman"/>
      <w:lvlText w:val="%9."/>
      <w:lvlJc w:val="right"/>
      <w:pPr>
        <w:ind w:left="7260" w:hanging="180"/>
      </w:pPr>
    </w:lvl>
  </w:abstractNum>
  <w:abstractNum w:abstractNumId="64" w15:restartNumberingAfterBreak="0">
    <w:nsid w:val="5A676E37"/>
    <w:multiLevelType w:val="hybridMultilevel"/>
    <w:tmpl w:val="76E478CE"/>
    <w:lvl w:ilvl="0" w:tplc="9A9CF3C6">
      <w:start w:val="1"/>
      <w:numFmt w:val="decimal"/>
      <w:lvlText w:val="%1."/>
      <w:lvlJc w:val="left"/>
      <w:pPr>
        <w:ind w:left="720" w:hanging="360"/>
      </w:pPr>
      <w:rPr>
        <w:rFonts w:hint="default"/>
        <w:sz w:val="1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5" w15:restartNumberingAfterBreak="0">
    <w:nsid w:val="5B6902AD"/>
    <w:multiLevelType w:val="hybridMultilevel"/>
    <w:tmpl w:val="7B84127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6" w15:restartNumberingAfterBreak="0">
    <w:nsid w:val="5B964087"/>
    <w:multiLevelType w:val="hybridMultilevel"/>
    <w:tmpl w:val="7374AA5C"/>
    <w:lvl w:ilvl="0" w:tplc="04190001">
      <w:start w:val="1"/>
      <w:numFmt w:val="bullet"/>
      <w:lvlText w:val=""/>
      <w:lvlJc w:val="left"/>
      <w:pPr>
        <w:ind w:left="2484" w:hanging="360"/>
      </w:pPr>
      <w:rPr>
        <w:rFonts w:ascii="Symbol" w:hAnsi="Symbol" w:hint="default"/>
      </w:rPr>
    </w:lvl>
    <w:lvl w:ilvl="1" w:tplc="04190003" w:tentative="1">
      <w:start w:val="1"/>
      <w:numFmt w:val="bullet"/>
      <w:lvlText w:val="o"/>
      <w:lvlJc w:val="left"/>
      <w:pPr>
        <w:ind w:left="3204" w:hanging="360"/>
      </w:pPr>
      <w:rPr>
        <w:rFonts w:ascii="Courier New" w:hAnsi="Courier New" w:cs="Courier New" w:hint="default"/>
      </w:rPr>
    </w:lvl>
    <w:lvl w:ilvl="2" w:tplc="04190005" w:tentative="1">
      <w:start w:val="1"/>
      <w:numFmt w:val="bullet"/>
      <w:lvlText w:val=""/>
      <w:lvlJc w:val="left"/>
      <w:pPr>
        <w:ind w:left="3924" w:hanging="360"/>
      </w:pPr>
      <w:rPr>
        <w:rFonts w:ascii="Wingdings" w:hAnsi="Wingdings" w:hint="default"/>
      </w:rPr>
    </w:lvl>
    <w:lvl w:ilvl="3" w:tplc="04190001" w:tentative="1">
      <w:start w:val="1"/>
      <w:numFmt w:val="bullet"/>
      <w:lvlText w:val=""/>
      <w:lvlJc w:val="left"/>
      <w:pPr>
        <w:ind w:left="4644" w:hanging="360"/>
      </w:pPr>
      <w:rPr>
        <w:rFonts w:ascii="Symbol" w:hAnsi="Symbol" w:hint="default"/>
      </w:rPr>
    </w:lvl>
    <w:lvl w:ilvl="4" w:tplc="04190003" w:tentative="1">
      <w:start w:val="1"/>
      <w:numFmt w:val="bullet"/>
      <w:lvlText w:val="o"/>
      <w:lvlJc w:val="left"/>
      <w:pPr>
        <w:ind w:left="5364" w:hanging="360"/>
      </w:pPr>
      <w:rPr>
        <w:rFonts w:ascii="Courier New" w:hAnsi="Courier New" w:cs="Courier New" w:hint="default"/>
      </w:rPr>
    </w:lvl>
    <w:lvl w:ilvl="5" w:tplc="04190005" w:tentative="1">
      <w:start w:val="1"/>
      <w:numFmt w:val="bullet"/>
      <w:lvlText w:val=""/>
      <w:lvlJc w:val="left"/>
      <w:pPr>
        <w:ind w:left="6084" w:hanging="360"/>
      </w:pPr>
      <w:rPr>
        <w:rFonts w:ascii="Wingdings" w:hAnsi="Wingdings" w:hint="default"/>
      </w:rPr>
    </w:lvl>
    <w:lvl w:ilvl="6" w:tplc="04190001" w:tentative="1">
      <w:start w:val="1"/>
      <w:numFmt w:val="bullet"/>
      <w:lvlText w:val=""/>
      <w:lvlJc w:val="left"/>
      <w:pPr>
        <w:ind w:left="6804" w:hanging="360"/>
      </w:pPr>
      <w:rPr>
        <w:rFonts w:ascii="Symbol" w:hAnsi="Symbol" w:hint="default"/>
      </w:rPr>
    </w:lvl>
    <w:lvl w:ilvl="7" w:tplc="04190003" w:tentative="1">
      <w:start w:val="1"/>
      <w:numFmt w:val="bullet"/>
      <w:lvlText w:val="o"/>
      <w:lvlJc w:val="left"/>
      <w:pPr>
        <w:ind w:left="7524" w:hanging="360"/>
      </w:pPr>
      <w:rPr>
        <w:rFonts w:ascii="Courier New" w:hAnsi="Courier New" w:cs="Courier New" w:hint="default"/>
      </w:rPr>
    </w:lvl>
    <w:lvl w:ilvl="8" w:tplc="04190005" w:tentative="1">
      <w:start w:val="1"/>
      <w:numFmt w:val="bullet"/>
      <w:lvlText w:val=""/>
      <w:lvlJc w:val="left"/>
      <w:pPr>
        <w:ind w:left="8244" w:hanging="360"/>
      </w:pPr>
      <w:rPr>
        <w:rFonts w:ascii="Wingdings" w:hAnsi="Wingdings" w:hint="default"/>
      </w:rPr>
    </w:lvl>
  </w:abstractNum>
  <w:abstractNum w:abstractNumId="67" w15:restartNumberingAfterBreak="0">
    <w:nsid w:val="5D9E3564"/>
    <w:multiLevelType w:val="hybridMultilevel"/>
    <w:tmpl w:val="F980709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8" w15:restartNumberingAfterBreak="0">
    <w:nsid w:val="5FDD5F2E"/>
    <w:multiLevelType w:val="multilevel"/>
    <w:tmpl w:val="7F0ED33A"/>
    <w:lvl w:ilvl="0">
      <w:start w:val="1"/>
      <w:numFmt w:val="decimal"/>
      <w:pStyle w:val="11"/>
      <w:suff w:val="space"/>
      <w:lvlText w:val="%1"/>
      <w:lvlJc w:val="left"/>
      <w:pPr>
        <w:ind w:left="432" w:hanging="432"/>
      </w:pPr>
      <w:rPr>
        <w:rFonts w:hint="default"/>
      </w:rPr>
    </w:lvl>
    <w:lvl w:ilvl="1">
      <w:start w:val="1"/>
      <w:numFmt w:val="decimal"/>
      <w:pStyle w:val="20"/>
      <w:suff w:val="space"/>
      <w:lvlText w:val="%1.%2"/>
      <w:lvlJc w:val="left"/>
      <w:pPr>
        <w:ind w:left="576" w:hanging="576"/>
      </w:pPr>
      <w:rPr>
        <w:rFonts w:hint="default"/>
        <w:i w:val="0"/>
      </w:rPr>
    </w:lvl>
    <w:lvl w:ilvl="2">
      <w:start w:val="1"/>
      <w:numFmt w:val="decimal"/>
      <w:pStyle w:val="31"/>
      <w:suff w:val="space"/>
      <w:lvlText w:val="%1.%2.%3"/>
      <w:lvlJc w:val="left"/>
      <w:pPr>
        <w:ind w:left="720" w:hanging="720"/>
      </w:pPr>
      <w:rPr>
        <w:rFonts w:hint="default"/>
      </w:rPr>
    </w:lvl>
    <w:lvl w:ilvl="3">
      <w:start w:val="1"/>
      <w:numFmt w:val="decimal"/>
      <w:pStyle w:val="41"/>
      <w:suff w:val="space"/>
      <w:lvlText w:val="%1.%2.%3.%4"/>
      <w:lvlJc w:val="left"/>
      <w:pPr>
        <w:ind w:left="1431"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9" w15:restartNumberingAfterBreak="0">
    <w:nsid w:val="60CF3EE8"/>
    <w:multiLevelType w:val="hybridMultilevel"/>
    <w:tmpl w:val="05F86FA0"/>
    <w:lvl w:ilvl="0" w:tplc="04190001">
      <w:start w:val="1"/>
      <w:numFmt w:val="bullet"/>
      <w:lvlText w:val=""/>
      <w:lvlJc w:val="left"/>
      <w:pPr>
        <w:ind w:left="2880" w:hanging="360"/>
      </w:pPr>
      <w:rPr>
        <w:rFonts w:ascii="Symbol" w:hAnsi="Symbol" w:hint="default"/>
      </w:rPr>
    </w:lvl>
    <w:lvl w:ilvl="1" w:tplc="04190003">
      <w:start w:val="1"/>
      <w:numFmt w:val="bullet"/>
      <w:lvlText w:val="o"/>
      <w:lvlJc w:val="left"/>
      <w:pPr>
        <w:ind w:left="3600" w:hanging="360"/>
      </w:pPr>
      <w:rPr>
        <w:rFonts w:ascii="Courier New" w:hAnsi="Courier New" w:cs="Courier New" w:hint="default"/>
      </w:rPr>
    </w:lvl>
    <w:lvl w:ilvl="2" w:tplc="04190005" w:tentative="1">
      <w:start w:val="1"/>
      <w:numFmt w:val="bullet"/>
      <w:lvlText w:val=""/>
      <w:lvlJc w:val="left"/>
      <w:pPr>
        <w:ind w:left="4320" w:hanging="360"/>
      </w:pPr>
      <w:rPr>
        <w:rFonts w:ascii="Wingdings" w:hAnsi="Wingdings" w:hint="default"/>
      </w:rPr>
    </w:lvl>
    <w:lvl w:ilvl="3" w:tplc="04190001">
      <w:start w:val="1"/>
      <w:numFmt w:val="bullet"/>
      <w:lvlText w:val=""/>
      <w:lvlJc w:val="left"/>
      <w:pPr>
        <w:ind w:left="5040" w:hanging="360"/>
      </w:pPr>
      <w:rPr>
        <w:rFonts w:ascii="Symbol" w:hAnsi="Symbol" w:hint="default"/>
      </w:rPr>
    </w:lvl>
    <w:lvl w:ilvl="4" w:tplc="04190003" w:tentative="1">
      <w:start w:val="1"/>
      <w:numFmt w:val="bullet"/>
      <w:lvlText w:val="o"/>
      <w:lvlJc w:val="left"/>
      <w:pPr>
        <w:ind w:left="5760" w:hanging="360"/>
      </w:pPr>
      <w:rPr>
        <w:rFonts w:ascii="Courier New" w:hAnsi="Courier New" w:cs="Courier New" w:hint="default"/>
      </w:rPr>
    </w:lvl>
    <w:lvl w:ilvl="5" w:tplc="04190005" w:tentative="1">
      <w:start w:val="1"/>
      <w:numFmt w:val="bullet"/>
      <w:lvlText w:val=""/>
      <w:lvlJc w:val="left"/>
      <w:pPr>
        <w:ind w:left="6480" w:hanging="360"/>
      </w:pPr>
      <w:rPr>
        <w:rFonts w:ascii="Wingdings" w:hAnsi="Wingdings" w:hint="default"/>
      </w:rPr>
    </w:lvl>
    <w:lvl w:ilvl="6" w:tplc="04190001" w:tentative="1">
      <w:start w:val="1"/>
      <w:numFmt w:val="bullet"/>
      <w:lvlText w:val=""/>
      <w:lvlJc w:val="left"/>
      <w:pPr>
        <w:ind w:left="7200" w:hanging="360"/>
      </w:pPr>
      <w:rPr>
        <w:rFonts w:ascii="Symbol" w:hAnsi="Symbol" w:hint="default"/>
      </w:rPr>
    </w:lvl>
    <w:lvl w:ilvl="7" w:tplc="04190003" w:tentative="1">
      <w:start w:val="1"/>
      <w:numFmt w:val="bullet"/>
      <w:lvlText w:val="o"/>
      <w:lvlJc w:val="left"/>
      <w:pPr>
        <w:ind w:left="7920" w:hanging="360"/>
      </w:pPr>
      <w:rPr>
        <w:rFonts w:ascii="Courier New" w:hAnsi="Courier New" w:cs="Courier New" w:hint="default"/>
      </w:rPr>
    </w:lvl>
    <w:lvl w:ilvl="8" w:tplc="04190005" w:tentative="1">
      <w:start w:val="1"/>
      <w:numFmt w:val="bullet"/>
      <w:lvlText w:val=""/>
      <w:lvlJc w:val="left"/>
      <w:pPr>
        <w:ind w:left="8640" w:hanging="360"/>
      </w:pPr>
      <w:rPr>
        <w:rFonts w:ascii="Wingdings" w:hAnsi="Wingdings" w:hint="default"/>
      </w:rPr>
    </w:lvl>
  </w:abstractNum>
  <w:abstractNum w:abstractNumId="70" w15:restartNumberingAfterBreak="0">
    <w:nsid w:val="6AE3466E"/>
    <w:multiLevelType w:val="hybridMultilevel"/>
    <w:tmpl w:val="288E223C"/>
    <w:lvl w:ilvl="0" w:tplc="D2165590">
      <w:start w:val="1"/>
      <w:numFmt w:val="lowerLetter"/>
      <w:lvlText w:val="%1."/>
      <w:lvlJc w:val="left"/>
      <w:pPr>
        <w:ind w:left="2007" w:hanging="360"/>
      </w:pPr>
      <w:rPr>
        <w:b w:val="0"/>
      </w:rPr>
    </w:lvl>
    <w:lvl w:ilvl="1" w:tplc="04190019" w:tentative="1">
      <w:start w:val="1"/>
      <w:numFmt w:val="lowerLetter"/>
      <w:lvlText w:val="%2."/>
      <w:lvlJc w:val="left"/>
      <w:pPr>
        <w:ind w:left="2727" w:hanging="360"/>
      </w:pPr>
    </w:lvl>
    <w:lvl w:ilvl="2" w:tplc="0419001B" w:tentative="1">
      <w:start w:val="1"/>
      <w:numFmt w:val="lowerRoman"/>
      <w:lvlText w:val="%3."/>
      <w:lvlJc w:val="right"/>
      <w:pPr>
        <w:ind w:left="3447" w:hanging="180"/>
      </w:pPr>
    </w:lvl>
    <w:lvl w:ilvl="3" w:tplc="0419000F" w:tentative="1">
      <w:start w:val="1"/>
      <w:numFmt w:val="decimal"/>
      <w:lvlText w:val="%4."/>
      <w:lvlJc w:val="left"/>
      <w:pPr>
        <w:ind w:left="4167" w:hanging="360"/>
      </w:pPr>
    </w:lvl>
    <w:lvl w:ilvl="4" w:tplc="04190019" w:tentative="1">
      <w:start w:val="1"/>
      <w:numFmt w:val="lowerLetter"/>
      <w:lvlText w:val="%5."/>
      <w:lvlJc w:val="left"/>
      <w:pPr>
        <w:ind w:left="4887" w:hanging="360"/>
      </w:pPr>
    </w:lvl>
    <w:lvl w:ilvl="5" w:tplc="0419001B" w:tentative="1">
      <w:start w:val="1"/>
      <w:numFmt w:val="lowerRoman"/>
      <w:lvlText w:val="%6."/>
      <w:lvlJc w:val="right"/>
      <w:pPr>
        <w:ind w:left="5607" w:hanging="180"/>
      </w:pPr>
    </w:lvl>
    <w:lvl w:ilvl="6" w:tplc="0419000F" w:tentative="1">
      <w:start w:val="1"/>
      <w:numFmt w:val="decimal"/>
      <w:lvlText w:val="%7."/>
      <w:lvlJc w:val="left"/>
      <w:pPr>
        <w:ind w:left="6327" w:hanging="360"/>
      </w:pPr>
    </w:lvl>
    <w:lvl w:ilvl="7" w:tplc="04190019" w:tentative="1">
      <w:start w:val="1"/>
      <w:numFmt w:val="lowerLetter"/>
      <w:lvlText w:val="%8."/>
      <w:lvlJc w:val="left"/>
      <w:pPr>
        <w:ind w:left="7047" w:hanging="360"/>
      </w:pPr>
    </w:lvl>
    <w:lvl w:ilvl="8" w:tplc="0419001B" w:tentative="1">
      <w:start w:val="1"/>
      <w:numFmt w:val="lowerRoman"/>
      <w:lvlText w:val="%9."/>
      <w:lvlJc w:val="right"/>
      <w:pPr>
        <w:ind w:left="7767" w:hanging="180"/>
      </w:pPr>
    </w:lvl>
  </w:abstractNum>
  <w:abstractNum w:abstractNumId="71" w15:restartNumberingAfterBreak="0">
    <w:nsid w:val="6C4F6ADF"/>
    <w:multiLevelType w:val="hybridMultilevel"/>
    <w:tmpl w:val="9CD6278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2" w15:restartNumberingAfterBreak="0">
    <w:nsid w:val="6C5B1ADF"/>
    <w:multiLevelType w:val="hybridMultilevel"/>
    <w:tmpl w:val="5EC668E2"/>
    <w:lvl w:ilvl="0" w:tplc="04190001">
      <w:start w:val="1"/>
      <w:numFmt w:val="bullet"/>
      <w:lvlText w:val=""/>
      <w:lvlJc w:val="left"/>
      <w:pPr>
        <w:ind w:left="1287" w:hanging="360"/>
      </w:pPr>
      <w:rPr>
        <w:rFonts w:ascii="Symbol" w:hAnsi="Symbol" w:hint="default"/>
      </w:rPr>
    </w:lvl>
    <w:lvl w:ilvl="1" w:tplc="2A66E2E4">
      <w:numFmt w:val="bullet"/>
      <w:lvlText w:val="•"/>
      <w:lvlJc w:val="left"/>
      <w:pPr>
        <w:ind w:left="2007" w:hanging="360"/>
      </w:pPr>
      <w:rPr>
        <w:rFonts w:ascii="Arial" w:eastAsia="Calibri" w:hAnsi="Arial" w:cs="Aria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3" w15:restartNumberingAfterBreak="0">
    <w:nsid w:val="6CE26609"/>
    <w:multiLevelType w:val="hybridMultilevel"/>
    <w:tmpl w:val="7E82A88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4" w15:restartNumberingAfterBreak="0">
    <w:nsid w:val="6D1622D6"/>
    <w:multiLevelType w:val="hybridMultilevel"/>
    <w:tmpl w:val="2D4079A6"/>
    <w:lvl w:ilvl="0" w:tplc="509E1AA6">
      <w:start w:val="1"/>
      <w:numFmt w:val="bullet"/>
      <w:pStyle w:val="21"/>
      <w:lvlText w:val=""/>
      <w:lvlJc w:val="left"/>
      <w:pPr>
        <w:tabs>
          <w:tab w:val="num" w:pos="1021"/>
        </w:tabs>
        <w:ind w:left="1021" w:hanging="22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6DD4251E"/>
    <w:multiLevelType w:val="hybridMultilevel"/>
    <w:tmpl w:val="BC5E0BB8"/>
    <w:lvl w:ilvl="0" w:tplc="04190001">
      <w:start w:val="1"/>
      <w:numFmt w:val="bullet"/>
      <w:pStyle w:val="Bulleted2"/>
      <w:lvlText w:val="-"/>
      <w:lvlJc w:val="left"/>
      <w:pPr>
        <w:tabs>
          <w:tab w:val="num" w:pos="1105"/>
        </w:tabs>
        <w:ind w:left="1105" w:hanging="397"/>
      </w:pPr>
      <w:rPr>
        <w:rFonts w:ascii="Courier New" w:hAnsi="Courier New" w:hint="default"/>
      </w:rPr>
    </w:lvl>
    <w:lvl w:ilvl="1" w:tplc="04190003">
      <w:start w:val="1"/>
      <w:numFmt w:val="bullet"/>
      <w:lvlText w:val=""/>
      <w:lvlJc w:val="left"/>
      <w:pPr>
        <w:tabs>
          <w:tab w:val="num" w:pos="2848"/>
        </w:tabs>
        <w:ind w:left="2848" w:hanging="360"/>
      </w:pPr>
      <w:rPr>
        <w:rFonts w:ascii="Symbol" w:hAnsi="Symbol" w:hint="default"/>
      </w:rPr>
    </w:lvl>
    <w:lvl w:ilvl="2" w:tplc="04190005" w:tentative="1">
      <w:start w:val="1"/>
      <w:numFmt w:val="bullet"/>
      <w:lvlText w:val=""/>
      <w:lvlJc w:val="left"/>
      <w:pPr>
        <w:tabs>
          <w:tab w:val="num" w:pos="3568"/>
        </w:tabs>
        <w:ind w:left="3568" w:hanging="360"/>
      </w:pPr>
      <w:rPr>
        <w:rFonts w:ascii="Wingdings" w:hAnsi="Wingdings" w:hint="default"/>
      </w:rPr>
    </w:lvl>
    <w:lvl w:ilvl="3" w:tplc="04190001" w:tentative="1">
      <w:start w:val="1"/>
      <w:numFmt w:val="bullet"/>
      <w:lvlText w:val=""/>
      <w:lvlJc w:val="left"/>
      <w:pPr>
        <w:tabs>
          <w:tab w:val="num" w:pos="4288"/>
        </w:tabs>
        <w:ind w:left="4288" w:hanging="360"/>
      </w:pPr>
      <w:rPr>
        <w:rFonts w:ascii="Symbol" w:hAnsi="Symbol" w:hint="default"/>
      </w:rPr>
    </w:lvl>
    <w:lvl w:ilvl="4" w:tplc="04190003" w:tentative="1">
      <w:start w:val="1"/>
      <w:numFmt w:val="bullet"/>
      <w:lvlText w:val="o"/>
      <w:lvlJc w:val="left"/>
      <w:pPr>
        <w:tabs>
          <w:tab w:val="num" w:pos="5008"/>
        </w:tabs>
        <w:ind w:left="5008" w:hanging="360"/>
      </w:pPr>
      <w:rPr>
        <w:rFonts w:ascii="Courier New" w:hAnsi="Courier New" w:cs="Courier New" w:hint="default"/>
      </w:rPr>
    </w:lvl>
    <w:lvl w:ilvl="5" w:tplc="04190005" w:tentative="1">
      <w:start w:val="1"/>
      <w:numFmt w:val="bullet"/>
      <w:lvlText w:val=""/>
      <w:lvlJc w:val="left"/>
      <w:pPr>
        <w:tabs>
          <w:tab w:val="num" w:pos="5728"/>
        </w:tabs>
        <w:ind w:left="5728" w:hanging="360"/>
      </w:pPr>
      <w:rPr>
        <w:rFonts w:ascii="Wingdings" w:hAnsi="Wingdings" w:hint="default"/>
      </w:rPr>
    </w:lvl>
    <w:lvl w:ilvl="6" w:tplc="04190001" w:tentative="1">
      <w:start w:val="1"/>
      <w:numFmt w:val="bullet"/>
      <w:lvlText w:val=""/>
      <w:lvlJc w:val="left"/>
      <w:pPr>
        <w:tabs>
          <w:tab w:val="num" w:pos="6448"/>
        </w:tabs>
        <w:ind w:left="6448" w:hanging="360"/>
      </w:pPr>
      <w:rPr>
        <w:rFonts w:ascii="Symbol" w:hAnsi="Symbol" w:hint="default"/>
      </w:rPr>
    </w:lvl>
    <w:lvl w:ilvl="7" w:tplc="04190003" w:tentative="1">
      <w:start w:val="1"/>
      <w:numFmt w:val="bullet"/>
      <w:lvlText w:val="o"/>
      <w:lvlJc w:val="left"/>
      <w:pPr>
        <w:tabs>
          <w:tab w:val="num" w:pos="7168"/>
        </w:tabs>
        <w:ind w:left="7168" w:hanging="360"/>
      </w:pPr>
      <w:rPr>
        <w:rFonts w:ascii="Courier New" w:hAnsi="Courier New" w:cs="Courier New" w:hint="default"/>
      </w:rPr>
    </w:lvl>
    <w:lvl w:ilvl="8" w:tplc="04190005" w:tentative="1">
      <w:start w:val="1"/>
      <w:numFmt w:val="bullet"/>
      <w:lvlText w:val=""/>
      <w:lvlJc w:val="left"/>
      <w:pPr>
        <w:tabs>
          <w:tab w:val="num" w:pos="7888"/>
        </w:tabs>
        <w:ind w:left="7888" w:hanging="360"/>
      </w:pPr>
      <w:rPr>
        <w:rFonts w:ascii="Wingdings" w:hAnsi="Wingdings" w:hint="default"/>
      </w:rPr>
    </w:lvl>
  </w:abstractNum>
  <w:abstractNum w:abstractNumId="76" w15:restartNumberingAfterBreak="0">
    <w:nsid w:val="74152511"/>
    <w:multiLevelType w:val="hybridMultilevel"/>
    <w:tmpl w:val="5E728E14"/>
    <w:lvl w:ilvl="0" w:tplc="0419000F">
      <w:start w:val="1"/>
      <w:numFmt w:val="decimal"/>
      <w:lvlText w:val="%1."/>
      <w:lvlJc w:val="left"/>
      <w:pPr>
        <w:ind w:left="1500" w:hanging="360"/>
      </w:pPr>
    </w:lvl>
    <w:lvl w:ilvl="1" w:tplc="04190019" w:tentative="1">
      <w:start w:val="1"/>
      <w:numFmt w:val="lowerLetter"/>
      <w:lvlText w:val="%2."/>
      <w:lvlJc w:val="left"/>
      <w:pPr>
        <w:ind w:left="2220" w:hanging="360"/>
      </w:pPr>
    </w:lvl>
    <w:lvl w:ilvl="2" w:tplc="0419001B" w:tentative="1">
      <w:start w:val="1"/>
      <w:numFmt w:val="lowerRoman"/>
      <w:lvlText w:val="%3."/>
      <w:lvlJc w:val="right"/>
      <w:pPr>
        <w:ind w:left="2940" w:hanging="180"/>
      </w:pPr>
    </w:lvl>
    <w:lvl w:ilvl="3" w:tplc="0419000F" w:tentative="1">
      <w:start w:val="1"/>
      <w:numFmt w:val="decimal"/>
      <w:lvlText w:val="%4."/>
      <w:lvlJc w:val="left"/>
      <w:pPr>
        <w:ind w:left="3660" w:hanging="360"/>
      </w:pPr>
    </w:lvl>
    <w:lvl w:ilvl="4" w:tplc="04190019" w:tentative="1">
      <w:start w:val="1"/>
      <w:numFmt w:val="lowerLetter"/>
      <w:lvlText w:val="%5."/>
      <w:lvlJc w:val="left"/>
      <w:pPr>
        <w:ind w:left="4380" w:hanging="360"/>
      </w:pPr>
    </w:lvl>
    <w:lvl w:ilvl="5" w:tplc="0419001B" w:tentative="1">
      <w:start w:val="1"/>
      <w:numFmt w:val="lowerRoman"/>
      <w:lvlText w:val="%6."/>
      <w:lvlJc w:val="right"/>
      <w:pPr>
        <w:ind w:left="5100" w:hanging="180"/>
      </w:pPr>
    </w:lvl>
    <w:lvl w:ilvl="6" w:tplc="0419000F" w:tentative="1">
      <w:start w:val="1"/>
      <w:numFmt w:val="decimal"/>
      <w:lvlText w:val="%7."/>
      <w:lvlJc w:val="left"/>
      <w:pPr>
        <w:ind w:left="5820" w:hanging="360"/>
      </w:pPr>
    </w:lvl>
    <w:lvl w:ilvl="7" w:tplc="04190019" w:tentative="1">
      <w:start w:val="1"/>
      <w:numFmt w:val="lowerLetter"/>
      <w:lvlText w:val="%8."/>
      <w:lvlJc w:val="left"/>
      <w:pPr>
        <w:ind w:left="6540" w:hanging="360"/>
      </w:pPr>
    </w:lvl>
    <w:lvl w:ilvl="8" w:tplc="0419001B" w:tentative="1">
      <w:start w:val="1"/>
      <w:numFmt w:val="lowerRoman"/>
      <w:lvlText w:val="%9."/>
      <w:lvlJc w:val="right"/>
      <w:pPr>
        <w:ind w:left="7260" w:hanging="180"/>
      </w:pPr>
    </w:lvl>
  </w:abstractNum>
  <w:abstractNum w:abstractNumId="77" w15:restartNumberingAfterBreak="0">
    <w:nsid w:val="76B71291"/>
    <w:multiLevelType w:val="hybridMultilevel"/>
    <w:tmpl w:val="EB66346C"/>
    <w:lvl w:ilvl="0" w:tplc="04190017">
      <w:start w:val="1"/>
      <w:numFmt w:val="lowerLetter"/>
      <w:lvlText w:val="%1)"/>
      <w:lvlJc w:val="left"/>
      <w:pPr>
        <w:ind w:left="2220" w:hanging="360"/>
      </w:pPr>
      <w:rPr>
        <w:rFonts w:hint="default"/>
      </w:rPr>
    </w:lvl>
    <w:lvl w:ilvl="1" w:tplc="04190019" w:tentative="1">
      <w:start w:val="1"/>
      <w:numFmt w:val="lowerLetter"/>
      <w:lvlText w:val="%2."/>
      <w:lvlJc w:val="left"/>
      <w:pPr>
        <w:ind w:left="2940" w:hanging="360"/>
      </w:pPr>
    </w:lvl>
    <w:lvl w:ilvl="2" w:tplc="0419001B" w:tentative="1">
      <w:start w:val="1"/>
      <w:numFmt w:val="lowerRoman"/>
      <w:lvlText w:val="%3."/>
      <w:lvlJc w:val="right"/>
      <w:pPr>
        <w:ind w:left="3660" w:hanging="180"/>
      </w:pPr>
    </w:lvl>
    <w:lvl w:ilvl="3" w:tplc="0419000F" w:tentative="1">
      <w:start w:val="1"/>
      <w:numFmt w:val="decimal"/>
      <w:lvlText w:val="%4."/>
      <w:lvlJc w:val="left"/>
      <w:pPr>
        <w:ind w:left="4380" w:hanging="360"/>
      </w:pPr>
    </w:lvl>
    <w:lvl w:ilvl="4" w:tplc="04190019" w:tentative="1">
      <w:start w:val="1"/>
      <w:numFmt w:val="lowerLetter"/>
      <w:lvlText w:val="%5."/>
      <w:lvlJc w:val="left"/>
      <w:pPr>
        <w:ind w:left="5100" w:hanging="360"/>
      </w:pPr>
    </w:lvl>
    <w:lvl w:ilvl="5" w:tplc="0419001B" w:tentative="1">
      <w:start w:val="1"/>
      <w:numFmt w:val="lowerRoman"/>
      <w:lvlText w:val="%6."/>
      <w:lvlJc w:val="right"/>
      <w:pPr>
        <w:ind w:left="5820" w:hanging="180"/>
      </w:pPr>
    </w:lvl>
    <w:lvl w:ilvl="6" w:tplc="0419000F" w:tentative="1">
      <w:start w:val="1"/>
      <w:numFmt w:val="decimal"/>
      <w:lvlText w:val="%7."/>
      <w:lvlJc w:val="left"/>
      <w:pPr>
        <w:ind w:left="6540" w:hanging="360"/>
      </w:pPr>
    </w:lvl>
    <w:lvl w:ilvl="7" w:tplc="04190019" w:tentative="1">
      <w:start w:val="1"/>
      <w:numFmt w:val="lowerLetter"/>
      <w:lvlText w:val="%8."/>
      <w:lvlJc w:val="left"/>
      <w:pPr>
        <w:ind w:left="7260" w:hanging="360"/>
      </w:pPr>
    </w:lvl>
    <w:lvl w:ilvl="8" w:tplc="0419001B" w:tentative="1">
      <w:start w:val="1"/>
      <w:numFmt w:val="lowerRoman"/>
      <w:lvlText w:val="%9."/>
      <w:lvlJc w:val="right"/>
      <w:pPr>
        <w:ind w:left="7980" w:hanging="180"/>
      </w:pPr>
    </w:lvl>
  </w:abstractNum>
  <w:abstractNum w:abstractNumId="78" w15:restartNumberingAfterBreak="0">
    <w:nsid w:val="7798608F"/>
    <w:multiLevelType w:val="hybridMultilevel"/>
    <w:tmpl w:val="5A7CD79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9" w15:restartNumberingAfterBreak="0">
    <w:nsid w:val="7A462E7B"/>
    <w:multiLevelType w:val="hybridMultilevel"/>
    <w:tmpl w:val="CB6EB65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0" w15:restartNumberingAfterBreak="0">
    <w:nsid w:val="7BF069E8"/>
    <w:multiLevelType w:val="hybridMultilevel"/>
    <w:tmpl w:val="4BE860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1" w15:restartNumberingAfterBreak="0">
    <w:nsid w:val="7E560384"/>
    <w:multiLevelType w:val="multilevel"/>
    <w:tmpl w:val="EF2AC986"/>
    <w:lvl w:ilvl="0">
      <w:start w:val="1"/>
      <w:numFmt w:val="decimal"/>
      <w:pStyle w:val="S11"/>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pStyle w:val="S21"/>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82" w15:restartNumberingAfterBreak="0">
    <w:nsid w:val="7FED7AB2"/>
    <w:multiLevelType w:val="hybridMultilevel"/>
    <w:tmpl w:val="8402B994"/>
    <w:lvl w:ilvl="0" w:tplc="81A62BC0">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num w:numId="1">
    <w:abstractNumId w:val="74"/>
  </w:num>
  <w:num w:numId="2">
    <w:abstractNumId w:val="81"/>
  </w:num>
  <w:num w:numId="3">
    <w:abstractNumId w:val="49"/>
  </w:num>
  <w:num w:numId="4">
    <w:abstractNumId w:val="59"/>
  </w:num>
  <w:num w:numId="5">
    <w:abstractNumId w:val="5"/>
  </w:num>
  <w:num w:numId="6">
    <w:abstractNumId w:val="26"/>
  </w:num>
  <w:num w:numId="7">
    <w:abstractNumId w:val="75"/>
  </w:num>
  <w:num w:numId="8">
    <w:abstractNumId w:val="1"/>
  </w:num>
  <w:num w:numId="9">
    <w:abstractNumId w:val="40"/>
  </w:num>
  <w:num w:numId="10">
    <w:abstractNumId w:val="38"/>
  </w:num>
  <w:num w:numId="11">
    <w:abstractNumId w:val="61"/>
  </w:num>
  <w:num w:numId="12">
    <w:abstractNumId w:val="43"/>
  </w:num>
  <w:num w:numId="13">
    <w:abstractNumId w:val="46"/>
  </w:num>
  <w:num w:numId="14">
    <w:abstractNumId w:val="68"/>
  </w:num>
  <w:num w:numId="15">
    <w:abstractNumId w:val="72"/>
  </w:num>
  <w:num w:numId="16">
    <w:abstractNumId w:val="29"/>
  </w:num>
  <w:num w:numId="17">
    <w:abstractNumId w:val="67"/>
  </w:num>
  <w:num w:numId="18">
    <w:abstractNumId w:val="22"/>
  </w:num>
  <w:num w:numId="19">
    <w:abstractNumId w:val="47"/>
  </w:num>
  <w:num w:numId="20">
    <w:abstractNumId w:val="37"/>
  </w:num>
  <w:num w:numId="21">
    <w:abstractNumId w:val="8"/>
  </w:num>
  <w:num w:numId="22">
    <w:abstractNumId w:val="1"/>
  </w:num>
  <w:num w:numId="23">
    <w:abstractNumId w:val="1"/>
  </w:num>
  <w:num w:numId="24">
    <w:abstractNumId w:val="1"/>
  </w:num>
  <w:num w:numId="25">
    <w:abstractNumId w:val="1"/>
  </w:num>
  <w:num w:numId="26">
    <w:abstractNumId w:val="1"/>
  </w:num>
  <w:num w:numId="27">
    <w:abstractNumId w:val="51"/>
  </w:num>
  <w:num w:numId="2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0"/>
  </w:num>
  <w:num w:numId="30">
    <w:abstractNumId w:val="57"/>
  </w:num>
  <w:num w:numId="31">
    <w:abstractNumId w:val="55"/>
  </w:num>
  <w:num w:numId="32">
    <w:abstractNumId w:val="71"/>
  </w:num>
  <w:num w:numId="33">
    <w:abstractNumId w:val="11"/>
  </w:num>
  <w:num w:numId="34">
    <w:abstractNumId w:val="20"/>
  </w:num>
  <w:num w:numId="35">
    <w:abstractNumId w:val="80"/>
  </w:num>
  <w:num w:numId="36">
    <w:abstractNumId w:val="79"/>
  </w:num>
  <w:num w:numId="37">
    <w:abstractNumId w:val="34"/>
  </w:num>
  <w:num w:numId="38">
    <w:abstractNumId w:val="28"/>
  </w:num>
  <w:num w:numId="39">
    <w:abstractNumId w:val="73"/>
  </w:num>
  <w:num w:numId="40">
    <w:abstractNumId w:val="82"/>
  </w:num>
  <w:num w:numId="41">
    <w:abstractNumId w:val="0"/>
  </w:num>
  <w:num w:numId="42">
    <w:abstractNumId w:val="9"/>
  </w:num>
  <w:num w:numId="43">
    <w:abstractNumId w:val="3"/>
  </w:num>
  <w:num w:numId="44">
    <w:abstractNumId w:val="15"/>
  </w:num>
  <w:num w:numId="45">
    <w:abstractNumId w:val="35"/>
  </w:num>
  <w:num w:numId="46">
    <w:abstractNumId w:val="27"/>
  </w:num>
  <w:num w:numId="4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4"/>
  </w:num>
  <w:num w:numId="49">
    <w:abstractNumId w:val="50"/>
  </w:num>
  <w:num w:numId="50">
    <w:abstractNumId w:val="2"/>
  </w:num>
  <w:num w:numId="51">
    <w:abstractNumId w:val="64"/>
  </w:num>
  <w:num w:numId="52">
    <w:abstractNumId w:val="1"/>
  </w:num>
  <w:num w:numId="53">
    <w:abstractNumId w:val="1"/>
  </w:num>
  <w:num w:numId="54">
    <w:abstractNumId w:val="45"/>
  </w:num>
  <w:num w:numId="55">
    <w:abstractNumId w:val="24"/>
  </w:num>
  <w:num w:numId="56">
    <w:abstractNumId w:val="52"/>
  </w:num>
  <w:num w:numId="57">
    <w:abstractNumId w:val="31"/>
  </w:num>
  <w:num w:numId="58">
    <w:abstractNumId w:val="18"/>
  </w:num>
  <w:num w:numId="59">
    <w:abstractNumId w:val="4"/>
  </w:num>
  <w:num w:numId="60">
    <w:abstractNumId w:val="1"/>
  </w:num>
  <w:num w:numId="61">
    <w:abstractNumId w:val="7"/>
  </w:num>
  <w:num w:numId="62">
    <w:abstractNumId w:val="48"/>
  </w:num>
  <w:num w:numId="63">
    <w:abstractNumId w:val="54"/>
  </w:num>
  <w:num w:numId="64">
    <w:abstractNumId w:val="19"/>
  </w:num>
  <w:num w:numId="65">
    <w:abstractNumId w:val="17"/>
  </w:num>
  <w:num w:numId="66">
    <w:abstractNumId w:val="36"/>
  </w:num>
  <w:num w:numId="67">
    <w:abstractNumId w:val="44"/>
  </w:num>
  <w:num w:numId="68">
    <w:abstractNumId w:val="6"/>
  </w:num>
  <w:num w:numId="69">
    <w:abstractNumId w:val="53"/>
  </w:num>
  <w:num w:numId="70">
    <w:abstractNumId w:val="56"/>
  </w:num>
  <w:num w:numId="71">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66"/>
  </w:num>
  <w:num w:numId="7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78"/>
  </w:num>
  <w:num w:numId="76">
    <w:abstractNumId w:val="70"/>
  </w:num>
  <w:num w:numId="77">
    <w:abstractNumId w:val="42"/>
  </w:num>
  <w:num w:numId="78">
    <w:abstractNumId w:val="41"/>
  </w:num>
  <w:num w:numId="79">
    <w:abstractNumId w:val="60"/>
  </w:num>
  <w:num w:numId="80">
    <w:abstractNumId w:val="62"/>
  </w:num>
  <w:num w:numId="81">
    <w:abstractNumId w:val="76"/>
  </w:num>
  <w:num w:numId="82">
    <w:abstractNumId w:val="33"/>
  </w:num>
  <w:num w:numId="83">
    <w:abstractNumId w:val="21"/>
  </w:num>
  <w:num w:numId="84">
    <w:abstractNumId w:val="32"/>
  </w:num>
  <w:num w:numId="85">
    <w:abstractNumId w:val="16"/>
  </w:num>
  <w:num w:numId="86">
    <w:abstractNumId w:val="12"/>
  </w:num>
  <w:num w:numId="87">
    <w:abstractNumId w:val="63"/>
  </w:num>
  <w:num w:numId="88">
    <w:abstractNumId w:val="69"/>
  </w:num>
  <w:num w:numId="89">
    <w:abstractNumId w:val="10"/>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25"/>
  </w:num>
  <w:num w:numId="104">
    <w:abstractNumId w:val="23"/>
  </w:num>
  <w:num w:numId="105">
    <w:abstractNumId w:val="77"/>
  </w:num>
  <w:num w:numId="106">
    <w:abstractNumId w:val="65"/>
  </w:num>
  <w:numIdMacAtCleanup w:val="10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Попова Дарья">
    <w15:presenceInfo w15:providerId="AD" w15:userId="S-1-5-21-1546411519-1370040910-99485923-25977"/>
  </w15:person>
  <w15:person w15:author="Александр Шрамков">
    <w15:presenceInfo w15:providerId="None" w15:userId="Александр Шрамков"/>
  </w15:person>
  <w15:person w15:author="ShramkovAB">
    <w15:presenceInfo w15:providerId="None" w15:userId="ShramkovAB"/>
  </w15:person>
  <w15:person w15:author="Попова Дарья Николаевна (Подрядчик. ООО БерингПойнт)">
    <w15:presenceInfo w15:providerId="None" w15:userId="Попова Дарья Николаевна (Подрядчик. ООО БерингПойнт)"/>
  </w15:person>
  <w15:person w15:author="Лазарев Артем Андреевич (Подрядчик. ООО БерингПойнт)">
    <w15:presenceInfo w15:providerId="None" w15:userId="Лазарев Артем Андреевич (Подрядчик. ООО БерингПойнт)"/>
  </w15:person>
  <w15:person w15:author="NazarovaVA">
    <w15:presenceInfo w15:providerId="None" w15:userId="NazarovaV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displayBackgroundShape/>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0"/>
  <w:trackRevisions/>
  <w:defaultTabStop w:val="709"/>
  <w:autoHyphenation/>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925"/>
    <w:rsid w:val="00000553"/>
    <w:rsid w:val="000008ED"/>
    <w:rsid w:val="00000A7B"/>
    <w:rsid w:val="00000E18"/>
    <w:rsid w:val="000018FB"/>
    <w:rsid w:val="000020C3"/>
    <w:rsid w:val="0000272E"/>
    <w:rsid w:val="00002B61"/>
    <w:rsid w:val="00002E35"/>
    <w:rsid w:val="00002E6A"/>
    <w:rsid w:val="0000360E"/>
    <w:rsid w:val="000047C9"/>
    <w:rsid w:val="00004CD4"/>
    <w:rsid w:val="00005384"/>
    <w:rsid w:val="00005FC4"/>
    <w:rsid w:val="00006139"/>
    <w:rsid w:val="00006959"/>
    <w:rsid w:val="000076AE"/>
    <w:rsid w:val="0001009E"/>
    <w:rsid w:val="0001037C"/>
    <w:rsid w:val="00011EC4"/>
    <w:rsid w:val="00013A0D"/>
    <w:rsid w:val="00013C8B"/>
    <w:rsid w:val="00013D76"/>
    <w:rsid w:val="00014DA9"/>
    <w:rsid w:val="00016279"/>
    <w:rsid w:val="000168D4"/>
    <w:rsid w:val="000169E0"/>
    <w:rsid w:val="00017701"/>
    <w:rsid w:val="00020054"/>
    <w:rsid w:val="00020A5A"/>
    <w:rsid w:val="00020A6F"/>
    <w:rsid w:val="00020ADB"/>
    <w:rsid w:val="00021196"/>
    <w:rsid w:val="0002120F"/>
    <w:rsid w:val="00021B25"/>
    <w:rsid w:val="00021C23"/>
    <w:rsid w:val="000221F5"/>
    <w:rsid w:val="00022528"/>
    <w:rsid w:val="00022BD8"/>
    <w:rsid w:val="00022C33"/>
    <w:rsid w:val="0002438C"/>
    <w:rsid w:val="00024FAA"/>
    <w:rsid w:val="000254A0"/>
    <w:rsid w:val="000257ED"/>
    <w:rsid w:val="000260DD"/>
    <w:rsid w:val="000266B5"/>
    <w:rsid w:val="00027539"/>
    <w:rsid w:val="000305F8"/>
    <w:rsid w:val="00030719"/>
    <w:rsid w:val="00030BEC"/>
    <w:rsid w:val="00031214"/>
    <w:rsid w:val="00031353"/>
    <w:rsid w:val="000315BB"/>
    <w:rsid w:val="000322DB"/>
    <w:rsid w:val="00032349"/>
    <w:rsid w:val="00033D38"/>
    <w:rsid w:val="00034486"/>
    <w:rsid w:val="00034904"/>
    <w:rsid w:val="00034AF0"/>
    <w:rsid w:val="000367AC"/>
    <w:rsid w:val="0003771C"/>
    <w:rsid w:val="000378F2"/>
    <w:rsid w:val="00037CA1"/>
    <w:rsid w:val="00040363"/>
    <w:rsid w:val="000409BC"/>
    <w:rsid w:val="00040B24"/>
    <w:rsid w:val="000419FC"/>
    <w:rsid w:val="00041BBD"/>
    <w:rsid w:val="00042B24"/>
    <w:rsid w:val="00042D94"/>
    <w:rsid w:val="00043DDE"/>
    <w:rsid w:val="000453AA"/>
    <w:rsid w:val="00046D34"/>
    <w:rsid w:val="00046DD5"/>
    <w:rsid w:val="00046EAC"/>
    <w:rsid w:val="00050584"/>
    <w:rsid w:val="000509DF"/>
    <w:rsid w:val="0005134E"/>
    <w:rsid w:val="0005148A"/>
    <w:rsid w:val="00052F80"/>
    <w:rsid w:val="00052F89"/>
    <w:rsid w:val="0005357E"/>
    <w:rsid w:val="00053649"/>
    <w:rsid w:val="000536FB"/>
    <w:rsid w:val="00054158"/>
    <w:rsid w:val="0005471A"/>
    <w:rsid w:val="00055192"/>
    <w:rsid w:val="00055692"/>
    <w:rsid w:val="00055A62"/>
    <w:rsid w:val="00056222"/>
    <w:rsid w:val="00056640"/>
    <w:rsid w:val="000573E9"/>
    <w:rsid w:val="00060BBA"/>
    <w:rsid w:val="00060C1D"/>
    <w:rsid w:val="000629A8"/>
    <w:rsid w:val="00063274"/>
    <w:rsid w:val="00064F21"/>
    <w:rsid w:val="000653AD"/>
    <w:rsid w:val="00065423"/>
    <w:rsid w:val="00065590"/>
    <w:rsid w:val="000663DD"/>
    <w:rsid w:val="00066B57"/>
    <w:rsid w:val="00066BCF"/>
    <w:rsid w:val="00066F27"/>
    <w:rsid w:val="000671A2"/>
    <w:rsid w:val="0006795C"/>
    <w:rsid w:val="00067B5E"/>
    <w:rsid w:val="00070029"/>
    <w:rsid w:val="000702A3"/>
    <w:rsid w:val="00070870"/>
    <w:rsid w:val="00070AED"/>
    <w:rsid w:val="000712E0"/>
    <w:rsid w:val="00071457"/>
    <w:rsid w:val="00071894"/>
    <w:rsid w:val="0007231C"/>
    <w:rsid w:val="0007301A"/>
    <w:rsid w:val="000745E5"/>
    <w:rsid w:val="00074A24"/>
    <w:rsid w:val="000759FD"/>
    <w:rsid w:val="00077707"/>
    <w:rsid w:val="00077A03"/>
    <w:rsid w:val="00077C9B"/>
    <w:rsid w:val="000800AC"/>
    <w:rsid w:val="0008015E"/>
    <w:rsid w:val="0008085E"/>
    <w:rsid w:val="00081357"/>
    <w:rsid w:val="00081566"/>
    <w:rsid w:val="00082A77"/>
    <w:rsid w:val="00083544"/>
    <w:rsid w:val="000835FE"/>
    <w:rsid w:val="0008443E"/>
    <w:rsid w:val="000844BD"/>
    <w:rsid w:val="00084612"/>
    <w:rsid w:val="00084EE8"/>
    <w:rsid w:val="000851E6"/>
    <w:rsid w:val="000858E1"/>
    <w:rsid w:val="00085E4B"/>
    <w:rsid w:val="00086C0D"/>
    <w:rsid w:val="000878D9"/>
    <w:rsid w:val="000904D2"/>
    <w:rsid w:val="000905EC"/>
    <w:rsid w:val="0009078B"/>
    <w:rsid w:val="000908CE"/>
    <w:rsid w:val="00090FD1"/>
    <w:rsid w:val="00092F37"/>
    <w:rsid w:val="0009329E"/>
    <w:rsid w:val="000938D9"/>
    <w:rsid w:val="000939F8"/>
    <w:rsid w:val="000946CE"/>
    <w:rsid w:val="00095260"/>
    <w:rsid w:val="00095EE1"/>
    <w:rsid w:val="000960FD"/>
    <w:rsid w:val="000A0C3F"/>
    <w:rsid w:val="000A1A60"/>
    <w:rsid w:val="000A1C0B"/>
    <w:rsid w:val="000A3339"/>
    <w:rsid w:val="000A4AC6"/>
    <w:rsid w:val="000A65B8"/>
    <w:rsid w:val="000A7150"/>
    <w:rsid w:val="000A7AB0"/>
    <w:rsid w:val="000B04CB"/>
    <w:rsid w:val="000B0DB9"/>
    <w:rsid w:val="000B229A"/>
    <w:rsid w:val="000B23D7"/>
    <w:rsid w:val="000B2882"/>
    <w:rsid w:val="000B2F49"/>
    <w:rsid w:val="000B30FF"/>
    <w:rsid w:val="000B369E"/>
    <w:rsid w:val="000B43CC"/>
    <w:rsid w:val="000B52B4"/>
    <w:rsid w:val="000B54DA"/>
    <w:rsid w:val="000B5EFB"/>
    <w:rsid w:val="000B630E"/>
    <w:rsid w:val="000B6DA9"/>
    <w:rsid w:val="000B7E0C"/>
    <w:rsid w:val="000C0323"/>
    <w:rsid w:val="000C19CE"/>
    <w:rsid w:val="000C1AD3"/>
    <w:rsid w:val="000C291E"/>
    <w:rsid w:val="000C2ABD"/>
    <w:rsid w:val="000C3504"/>
    <w:rsid w:val="000C4C4D"/>
    <w:rsid w:val="000C5B2A"/>
    <w:rsid w:val="000C7698"/>
    <w:rsid w:val="000C7E85"/>
    <w:rsid w:val="000C7EB5"/>
    <w:rsid w:val="000D01FE"/>
    <w:rsid w:val="000D082F"/>
    <w:rsid w:val="000D12D6"/>
    <w:rsid w:val="000D1B57"/>
    <w:rsid w:val="000D1EC5"/>
    <w:rsid w:val="000D2778"/>
    <w:rsid w:val="000D2F41"/>
    <w:rsid w:val="000D3161"/>
    <w:rsid w:val="000D47D0"/>
    <w:rsid w:val="000D577E"/>
    <w:rsid w:val="000D6EDF"/>
    <w:rsid w:val="000D7268"/>
    <w:rsid w:val="000E17A5"/>
    <w:rsid w:val="000E198E"/>
    <w:rsid w:val="000E1C15"/>
    <w:rsid w:val="000E252D"/>
    <w:rsid w:val="000E29B5"/>
    <w:rsid w:val="000E3152"/>
    <w:rsid w:val="000E3528"/>
    <w:rsid w:val="000E4314"/>
    <w:rsid w:val="000E490E"/>
    <w:rsid w:val="000E4C83"/>
    <w:rsid w:val="000E4F0E"/>
    <w:rsid w:val="000E59CA"/>
    <w:rsid w:val="000E5B74"/>
    <w:rsid w:val="000E5F69"/>
    <w:rsid w:val="000E62EF"/>
    <w:rsid w:val="000E64FE"/>
    <w:rsid w:val="000E6555"/>
    <w:rsid w:val="000F06F3"/>
    <w:rsid w:val="000F0CEB"/>
    <w:rsid w:val="000F15F5"/>
    <w:rsid w:val="000F18F7"/>
    <w:rsid w:val="000F25C3"/>
    <w:rsid w:val="000F269D"/>
    <w:rsid w:val="000F290B"/>
    <w:rsid w:val="000F44C0"/>
    <w:rsid w:val="000F4678"/>
    <w:rsid w:val="000F54C0"/>
    <w:rsid w:val="000F6264"/>
    <w:rsid w:val="000F6435"/>
    <w:rsid w:val="000F6D08"/>
    <w:rsid w:val="00100565"/>
    <w:rsid w:val="00100A29"/>
    <w:rsid w:val="001013DC"/>
    <w:rsid w:val="00101CD8"/>
    <w:rsid w:val="00102059"/>
    <w:rsid w:val="0010251A"/>
    <w:rsid w:val="0010272A"/>
    <w:rsid w:val="00103001"/>
    <w:rsid w:val="00103162"/>
    <w:rsid w:val="00103573"/>
    <w:rsid w:val="0010395D"/>
    <w:rsid w:val="001045A4"/>
    <w:rsid w:val="001046C8"/>
    <w:rsid w:val="0010491B"/>
    <w:rsid w:val="001052BD"/>
    <w:rsid w:val="00106266"/>
    <w:rsid w:val="0010632D"/>
    <w:rsid w:val="00106522"/>
    <w:rsid w:val="00106AE3"/>
    <w:rsid w:val="00107BA3"/>
    <w:rsid w:val="00110A00"/>
    <w:rsid w:val="00110B1D"/>
    <w:rsid w:val="0011176C"/>
    <w:rsid w:val="00111CEA"/>
    <w:rsid w:val="001122B4"/>
    <w:rsid w:val="00112EF8"/>
    <w:rsid w:val="0011314A"/>
    <w:rsid w:val="001135C1"/>
    <w:rsid w:val="001137EA"/>
    <w:rsid w:val="00113DEF"/>
    <w:rsid w:val="00114060"/>
    <w:rsid w:val="0011459C"/>
    <w:rsid w:val="00115A78"/>
    <w:rsid w:val="00116068"/>
    <w:rsid w:val="00116195"/>
    <w:rsid w:val="00116A69"/>
    <w:rsid w:val="00120649"/>
    <w:rsid w:val="00121348"/>
    <w:rsid w:val="0012135C"/>
    <w:rsid w:val="001215BE"/>
    <w:rsid w:val="00121A6C"/>
    <w:rsid w:val="001224EC"/>
    <w:rsid w:val="001227F8"/>
    <w:rsid w:val="00122863"/>
    <w:rsid w:val="00123600"/>
    <w:rsid w:val="001236A0"/>
    <w:rsid w:val="00123BDA"/>
    <w:rsid w:val="00123F4B"/>
    <w:rsid w:val="001244D6"/>
    <w:rsid w:val="00124A50"/>
    <w:rsid w:val="00125916"/>
    <w:rsid w:val="0012614B"/>
    <w:rsid w:val="00126381"/>
    <w:rsid w:val="00126F43"/>
    <w:rsid w:val="00127E1B"/>
    <w:rsid w:val="00127E34"/>
    <w:rsid w:val="0013013F"/>
    <w:rsid w:val="0013074C"/>
    <w:rsid w:val="00130D17"/>
    <w:rsid w:val="00131320"/>
    <w:rsid w:val="00131AA2"/>
    <w:rsid w:val="00132435"/>
    <w:rsid w:val="00132990"/>
    <w:rsid w:val="001334AA"/>
    <w:rsid w:val="001335E4"/>
    <w:rsid w:val="00133E8B"/>
    <w:rsid w:val="00133F21"/>
    <w:rsid w:val="00135A0C"/>
    <w:rsid w:val="00135D92"/>
    <w:rsid w:val="001367E6"/>
    <w:rsid w:val="00136A70"/>
    <w:rsid w:val="001404F9"/>
    <w:rsid w:val="00142C9F"/>
    <w:rsid w:val="00143694"/>
    <w:rsid w:val="00143715"/>
    <w:rsid w:val="00143C52"/>
    <w:rsid w:val="00143F6B"/>
    <w:rsid w:val="00144F3F"/>
    <w:rsid w:val="0014596D"/>
    <w:rsid w:val="00145B59"/>
    <w:rsid w:val="001465C1"/>
    <w:rsid w:val="00146FDE"/>
    <w:rsid w:val="00147635"/>
    <w:rsid w:val="00150671"/>
    <w:rsid w:val="00151AC3"/>
    <w:rsid w:val="00151ED6"/>
    <w:rsid w:val="00152406"/>
    <w:rsid w:val="00152A17"/>
    <w:rsid w:val="00152A58"/>
    <w:rsid w:val="0015398F"/>
    <w:rsid w:val="00154C26"/>
    <w:rsid w:val="001552CD"/>
    <w:rsid w:val="00155387"/>
    <w:rsid w:val="00156A89"/>
    <w:rsid w:val="00157D57"/>
    <w:rsid w:val="00157FAF"/>
    <w:rsid w:val="00160BF0"/>
    <w:rsid w:val="001614BE"/>
    <w:rsid w:val="00161793"/>
    <w:rsid w:val="001618D1"/>
    <w:rsid w:val="001618E1"/>
    <w:rsid w:val="00161A52"/>
    <w:rsid w:val="00161B21"/>
    <w:rsid w:val="00162103"/>
    <w:rsid w:val="00163DEF"/>
    <w:rsid w:val="001652D1"/>
    <w:rsid w:val="00166EBC"/>
    <w:rsid w:val="00167155"/>
    <w:rsid w:val="001672D4"/>
    <w:rsid w:val="00167F36"/>
    <w:rsid w:val="00170ABE"/>
    <w:rsid w:val="001710A8"/>
    <w:rsid w:val="0017387B"/>
    <w:rsid w:val="001741AB"/>
    <w:rsid w:val="001744FB"/>
    <w:rsid w:val="0017546A"/>
    <w:rsid w:val="0017576F"/>
    <w:rsid w:val="001759A0"/>
    <w:rsid w:val="00175B15"/>
    <w:rsid w:val="00176E86"/>
    <w:rsid w:val="0018098F"/>
    <w:rsid w:val="00180D02"/>
    <w:rsid w:val="001812E5"/>
    <w:rsid w:val="00181BE7"/>
    <w:rsid w:val="0018228B"/>
    <w:rsid w:val="001823D7"/>
    <w:rsid w:val="001825F8"/>
    <w:rsid w:val="001830C1"/>
    <w:rsid w:val="001831D4"/>
    <w:rsid w:val="00183F53"/>
    <w:rsid w:val="00185664"/>
    <w:rsid w:val="00185BAF"/>
    <w:rsid w:val="00186503"/>
    <w:rsid w:val="001865B1"/>
    <w:rsid w:val="00186A76"/>
    <w:rsid w:val="00186FD7"/>
    <w:rsid w:val="0018736C"/>
    <w:rsid w:val="0018738A"/>
    <w:rsid w:val="00187450"/>
    <w:rsid w:val="001877CF"/>
    <w:rsid w:val="0019071C"/>
    <w:rsid w:val="00190729"/>
    <w:rsid w:val="00190766"/>
    <w:rsid w:val="001908F4"/>
    <w:rsid w:val="00190C67"/>
    <w:rsid w:val="00190F93"/>
    <w:rsid w:val="00191BD8"/>
    <w:rsid w:val="00192DDC"/>
    <w:rsid w:val="00193343"/>
    <w:rsid w:val="00193BEE"/>
    <w:rsid w:val="00194129"/>
    <w:rsid w:val="00195154"/>
    <w:rsid w:val="00196052"/>
    <w:rsid w:val="00196360"/>
    <w:rsid w:val="00197FA2"/>
    <w:rsid w:val="001A01D5"/>
    <w:rsid w:val="001A0D2C"/>
    <w:rsid w:val="001A17D5"/>
    <w:rsid w:val="001A1A73"/>
    <w:rsid w:val="001A1F91"/>
    <w:rsid w:val="001A241A"/>
    <w:rsid w:val="001A277D"/>
    <w:rsid w:val="001A2810"/>
    <w:rsid w:val="001A2FBF"/>
    <w:rsid w:val="001A383B"/>
    <w:rsid w:val="001A3F9C"/>
    <w:rsid w:val="001A48D9"/>
    <w:rsid w:val="001A4D82"/>
    <w:rsid w:val="001A5B72"/>
    <w:rsid w:val="001A5DD0"/>
    <w:rsid w:val="001A619C"/>
    <w:rsid w:val="001A710B"/>
    <w:rsid w:val="001A732F"/>
    <w:rsid w:val="001A76B1"/>
    <w:rsid w:val="001A7FA7"/>
    <w:rsid w:val="001B0193"/>
    <w:rsid w:val="001B0B0A"/>
    <w:rsid w:val="001B0CBF"/>
    <w:rsid w:val="001B1127"/>
    <w:rsid w:val="001B12FC"/>
    <w:rsid w:val="001B19C5"/>
    <w:rsid w:val="001B2BF0"/>
    <w:rsid w:val="001B2D52"/>
    <w:rsid w:val="001B3065"/>
    <w:rsid w:val="001B3206"/>
    <w:rsid w:val="001B3A73"/>
    <w:rsid w:val="001B3BC2"/>
    <w:rsid w:val="001B3C18"/>
    <w:rsid w:val="001B3EEF"/>
    <w:rsid w:val="001B4303"/>
    <w:rsid w:val="001B4800"/>
    <w:rsid w:val="001B5F93"/>
    <w:rsid w:val="001B64D1"/>
    <w:rsid w:val="001B6CE6"/>
    <w:rsid w:val="001B78B7"/>
    <w:rsid w:val="001B7D66"/>
    <w:rsid w:val="001C000A"/>
    <w:rsid w:val="001C0462"/>
    <w:rsid w:val="001C1119"/>
    <w:rsid w:val="001C11D2"/>
    <w:rsid w:val="001C231C"/>
    <w:rsid w:val="001C2D60"/>
    <w:rsid w:val="001C3310"/>
    <w:rsid w:val="001C409D"/>
    <w:rsid w:val="001C45C5"/>
    <w:rsid w:val="001C49EC"/>
    <w:rsid w:val="001C4A92"/>
    <w:rsid w:val="001C4BEF"/>
    <w:rsid w:val="001C4E0C"/>
    <w:rsid w:val="001C5831"/>
    <w:rsid w:val="001C595B"/>
    <w:rsid w:val="001C5FA5"/>
    <w:rsid w:val="001C6579"/>
    <w:rsid w:val="001C6D58"/>
    <w:rsid w:val="001C6F77"/>
    <w:rsid w:val="001C6F8A"/>
    <w:rsid w:val="001C7541"/>
    <w:rsid w:val="001C7B54"/>
    <w:rsid w:val="001D312B"/>
    <w:rsid w:val="001D34DB"/>
    <w:rsid w:val="001D3662"/>
    <w:rsid w:val="001D3943"/>
    <w:rsid w:val="001D4258"/>
    <w:rsid w:val="001D470A"/>
    <w:rsid w:val="001D5D69"/>
    <w:rsid w:val="001D6464"/>
    <w:rsid w:val="001D7078"/>
    <w:rsid w:val="001D70EA"/>
    <w:rsid w:val="001E0032"/>
    <w:rsid w:val="001E0B26"/>
    <w:rsid w:val="001E0E66"/>
    <w:rsid w:val="001E13A9"/>
    <w:rsid w:val="001E1746"/>
    <w:rsid w:val="001E17C0"/>
    <w:rsid w:val="001E1D67"/>
    <w:rsid w:val="001E272C"/>
    <w:rsid w:val="001E2EE8"/>
    <w:rsid w:val="001E34D8"/>
    <w:rsid w:val="001E391D"/>
    <w:rsid w:val="001E3A2E"/>
    <w:rsid w:val="001E3BAA"/>
    <w:rsid w:val="001E3D54"/>
    <w:rsid w:val="001E3FC4"/>
    <w:rsid w:val="001E558F"/>
    <w:rsid w:val="001E5CA0"/>
    <w:rsid w:val="001E6610"/>
    <w:rsid w:val="001E76E6"/>
    <w:rsid w:val="001E7A32"/>
    <w:rsid w:val="001F00CA"/>
    <w:rsid w:val="001F07B2"/>
    <w:rsid w:val="001F08B0"/>
    <w:rsid w:val="001F136F"/>
    <w:rsid w:val="001F2274"/>
    <w:rsid w:val="001F2535"/>
    <w:rsid w:val="001F2A8B"/>
    <w:rsid w:val="001F3125"/>
    <w:rsid w:val="001F352C"/>
    <w:rsid w:val="001F38A6"/>
    <w:rsid w:val="001F3F84"/>
    <w:rsid w:val="001F4EE7"/>
    <w:rsid w:val="001F592D"/>
    <w:rsid w:val="001F665A"/>
    <w:rsid w:val="0020008E"/>
    <w:rsid w:val="00200AB2"/>
    <w:rsid w:val="00200C0D"/>
    <w:rsid w:val="00201DC6"/>
    <w:rsid w:val="00202A2D"/>
    <w:rsid w:val="00203197"/>
    <w:rsid w:val="0020366D"/>
    <w:rsid w:val="00205651"/>
    <w:rsid w:val="002059C3"/>
    <w:rsid w:val="002069A3"/>
    <w:rsid w:val="00207911"/>
    <w:rsid w:val="00210EF4"/>
    <w:rsid w:val="002116AC"/>
    <w:rsid w:val="00211782"/>
    <w:rsid w:val="00211C39"/>
    <w:rsid w:val="002126F2"/>
    <w:rsid w:val="00212F49"/>
    <w:rsid w:val="00213317"/>
    <w:rsid w:val="002142BA"/>
    <w:rsid w:val="00214DDA"/>
    <w:rsid w:val="00215551"/>
    <w:rsid w:val="00215A9C"/>
    <w:rsid w:val="002167B5"/>
    <w:rsid w:val="00216AE4"/>
    <w:rsid w:val="00216D1E"/>
    <w:rsid w:val="00216D2C"/>
    <w:rsid w:val="002175C8"/>
    <w:rsid w:val="002205A9"/>
    <w:rsid w:val="00220A5C"/>
    <w:rsid w:val="00220F8C"/>
    <w:rsid w:val="00220FDB"/>
    <w:rsid w:val="0022145F"/>
    <w:rsid w:val="00221F83"/>
    <w:rsid w:val="00222186"/>
    <w:rsid w:val="00222296"/>
    <w:rsid w:val="00222635"/>
    <w:rsid w:val="002229E8"/>
    <w:rsid w:val="00224253"/>
    <w:rsid w:val="00224DC3"/>
    <w:rsid w:val="002255B6"/>
    <w:rsid w:val="00227322"/>
    <w:rsid w:val="00227421"/>
    <w:rsid w:val="00227B5C"/>
    <w:rsid w:val="00227E7D"/>
    <w:rsid w:val="00230C28"/>
    <w:rsid w:val="00230C5D"/>
    <w:rsid w:val="00230D33"/>
    <w:rsid w:val="00231ACC"/>
    <w:rsid w:val="002324ED"/>
    <w:rsid w:val="00232F78"/>
    <w:rsid w:val="0023369D"/>
    <w:rsid w:val="00233AD8"/>
    <w:rsid w:val="00233E28"/>
    <w:rsid w:val="0023490D"/>
    <w:rsid w:val="00235220"/>
    <w:rsid w:val="00235815"/>
    <w:rsid w:val="00235969"/>
    <w:rsid w:val="00235A9D"/>
    <w:rsid w:val="00235E5D"/>
    <w:rsid w:val="0023691F"/>
    <w:rsid w:val="00237218"/>
    <w:rsid w:val="0023764B"/>
    <w:rsid w:val="00237DA5"/>
    <w:rsid w:val="002400D2"/>
    <w:rsid w:val="00240561"/>
    <w:rsid w:val="00240BDF"/>
    <w:rsid w:val="00242191"/>
    <w:rsid w:val="002428D5"/>
    <w:rsid w:val="00242FD6"/>
    <w:rsid w:val="00244026"/>
    <w:rsid w:val="00244213"/>
    <w:rsid w:val="00244BDC"/>
    <w:rsid w:val="002454BD"/>
    <w:rsid w:val="00247CE5"/>
    <w:rsid w:val="00250A88"/>
    <w:rsid w:val="00250F88"/>
    <w:rsid w:val="0025284D"/>
    <w:rsid w:val="00252C11"/>
    <w:rsid w:val="00252D72"/>
    <w:rsid w:val="0025322B"/>
    <w:rsid w:val="002535C0"/>
    <w:rsid w:val="00253652"/>
    <w:rsid w:val="002540FE"/>
    <w:rsid w:val="0025492D"/>
    <w:rsid w:val="00254C4A"/>
    <w:rsid w:val="00255072"/>
    <w:rsid w:val="0026019A"/>
    <w:rsid w:val="00260616"/>
    <w:rsid w:val="00260C77"/>
    <w:rsid w:val="002614D5"/>
    <w:rsid w:val="00262081"/>
    <w:rsid w:val="002625D2"/>
    <w:rsid w:val="00262DAB"/>
    <w:rsid w:val="002638CA"/>
    <w:rsid w:val="00263EFE"/>
    <w:rsid w:val="002644EC"/>
    <w:rsid w:val="002657E2"/>
    <w:rsid w:val="00266515"/>
    <w:rsid w:val="00266A87"/>
    <w:rsid w:val="0027065B"/>
    <w:rsid w:val="002706FD"/>
    <w:rsid w:val="00270E25"/>
    <w:rsid w:val="00271DE4"/>
    <w:rsid w:val="002724F3"/>
    <w:rsid w:val="00272936"/>
    <w:rsid w:val="00272A8D"/>
    <w:rsid w:val="00272F15"/>
    <w:rsid w:val="002735DD"/>
    <w:rsid w:val="00273852"/>
    <w:rsid w:val="00274A86"/>
    <w:rsid w:val="00274B73"/>
    <w:rsid w:val="00275BDE"/>
    <w:rsid w:val="002763BC"/>
    <w:rsid w:val="00276A05"/>
    <w:rsid w:val="002777FC"/>
    <w:rsid w:val="00280522"/>
    <w:rsid w:val="00280F11"/>
    <w:rsid w:val="00281755"/>
    <w:rsid w:val="00282720"/>
    <w:rsid w:val="00283E0D"/>
    <w:rsid w:val="002849E0"/>
    <w:rsid w:val="00284B69"/>
    <w:rsid w:val="00284E8F"/>
    <w:rsid w:val="0028527F"/>
    <w:rsid w:val="002853B4"/>
    <w:rsid w:val="002858FF"/>
    <w:rsid w:val="00285CD8"/>
    <w:rsid w:val="0028774D"/>
    <w:rsid w:val="0028789F"/>
    <w:rsid w:val="00290068"/>
    <w:rsid w:val="002919A5"/>
    <w:rsid w:val="00291C80"/>
    <w:rsid w:val="002922DE"/>
    <w:rsid w:val="00292319"/>
    <w:rsid w:val="00292D72"/>
    <w:rsid w:val="00293698"/>
    <w:rsid w:val="002936D2"/>
    <w:rsid w:val="00293EA3"/>
    <w:rsid w:val="00293F97"/>
    <w:rsid w:val="00293FE1"/>
    <w:rsid w:val="0029466B"/>
    <w:rsid w:val="00294BB7"/>
    <w:rsid w:val="00296B93"/>
    <w:rsid w:val="00296D7C"/>
    <w:rsid w:val="002A11C9"/>
    <w:rsid w:val="002A1F4E"/>
    <w:rsid w:val="002A21D1"/>
    <w:rsid w:val="002A2717"/>
    <w:rsid w:val="002A2C83"/>
    <w:rsid w:val="002A35B5"/>
    <w:rsid w:val="002A3C4B"/>
    <w:rsid w:val="002A3C4F"/>
    <w:rsid w:val="002A4CD7"/>
    <w:rsid w:val="002A5890"/>
    <w:rsid w:val="002A5916"/>
    <w:rsid w:val="002A616E"/>
    <w:rsid w:val="002A72B7"/>
    <w:rsid w:val="002A7519"/>
    <w:rsid w:val="002B10C1"/>
    <w:rsid w:val="002B1508"/>
    <w:rsid w:val="002B3CDF"/>
    <w:rsid w:val="002B4B0D"/>
    <w:rsid w:val="002B5ED6"/>
    <w:rsid w:val="002B6144"/>
    <w:rsid w:val="002B713A"/>
    <w:rsid w:val="002C0158"/>
    <w:rsid w:val="002C0559"/>
    <w:rsid w:val="002C0BEC"/>
    <w:rsid w:val="002C0DBF"/>
    <w:rsid w:val="002C0E29"/>
    <w:rsid w:val="002C0F01"/>
    <w:rsid w:val="002C1267"/>
    <w:rsid w:val="002C1966"/>
    <w:rsid w:val="002C23E3"/>
    <w:rsid w:val="002C3FB6"/>
    <w:rsid w:val="002C4BD7"/>
    <w:rsid w:val="002C4EE9"/>
    <w:rsid w:val="002C56BE"/>
    <w:rsid w:val="002C63A2"/>
    <w:rsid w:val="002C6DB0"/>
    <w:rsid w:val="002D0197"/>
    <w:rsid w:val="002D0532"/>
    <w:rsid w:val="002D08E8"/>
    <w:rsid w:val="002D0983"/>
    <w:rsid w:val="002D1787"/>
    <w:rsid w:val="002D2AE6"/>
    <w:rsid w:val="002D2C28"/>
    <w:rsid w:val="002D2D5E"/>
    <w:rsid w:val="002D31C0"/>
    <w:rsid w:val="002D36B5"/>
    <w:rsid w:val="002D3EFC"/>
    <w:rsid w:val="002D4425"/>
    <w:rsid w:val="002D4B04"/>
    <w:rsid w:val="002D50A5"/>
    <w:rsid w:val="002D5AA5"/>
    <w:rsid w:val="002D6619"/>
    <w:rsid w:val="002D6A43"/>
    <w:rsid w:val="002D70F4"/>
    <w:rsid w:val="002E0FF5"/>
    <w:rsid w:val="002E16C4"/>
    <w:rsid w:val="002E1D14"/>
    <w:rsid w:val="002E1FF6"/>
    <w:rsid w:val="002E270F"/>
    <w:rsid w:val="002E2860"/>
    <w:rsid w:val="002E28E8"/>
    <w:rsid w:val="002E3289"/>
    <w:rsid w:val="002E3A9D"/>
    <w:rsid w:val="002E3D19"/>
    <w:rsid w:val="002E45F6"/>
    <w:rsid w:val="002E4E73"/>
    <w:rsid w:val="002E5222"/>
    <w:rsid w:val="002E551C"/>
    <w:rsid w:val="002E594D"/>
    <w:rsid w:val="002E5D38"/>
    <w:rsid w:val="002E6331"/>
    <w:rsid w:val="002E63EB"/>
    <w:rsid w:val="002E665C"/>
    <w:rsid w:val="002E67D2"/>
    <w:rsid w:val="002E67E7"/>
    <w:rsid w:val="002E72E1"/>
    <w:rsid w:val="002E7BF9"/>
    <w:rsid w:val="002F0398"/>
    <w:rsid w:val="002F0749"/>
    <w:rsid w:val="002F0A85"/>
    <w:rsid w:val="002F0D57"/>
    <w:rsid w:val="002F1779"/>
    <w:rsid w:val="002F1911"/>
    <w:rsid w:val="002F230E"/>
    <w:rsid w:val="002F2DC6"/>
    <w:rsid w:val="002F2EDF"/>
    <w:rsid w:val="002F334B"/>
    <w:rsid w:val="002F3AB3"/>
    <w:rsid w:val="002F400F"/>
    <w:rsid w:val="002F423B"/>
    <w:rsid w:val="002F4927"/>
    <w:rsid w:val="002F4E49"/>
    <w:rsid w:val="002F593F"/>
    <w:rsid w:val="002F5B7A"/>
    <w:rsid w:val="002F6A46"/>
    <w:rsid w:val="002F6C22"/>
    <w:rsid w:val="002F6C93"/>
    <w:rsid w:val="002F78BA"/>
    <w:rsid w:val="00300A70"/>
    <w:rsid w:val="00301ED6"/>
    <w:rsid w:val="0030339E"/>
    <w:rsid w:val="003037AF"/>
    <w:rsid w:val="00303AE5"/>
    <w:rsid w:val="00303B44"/>
    <w:rsid w:val="00303B55"/>
    <w:rsid w:val="00304848"/>
    <w:rsid w:val="003049B0"/>
    <w:rsid w:val="00306462"/>
    <w:rsid w:val="0030676F"/>
    <w:rsid w:val="00307484"/>
    <w:rsid w:val="00307BFA"/>
    <w:rsid w:val="00307C37"/>
    <w:rsid w:val="00307F8D"/>
    <w:rsid w:val="00310340"/>
    <w:rsid w:val="0031090D"/>
    <w:rsid w:val="00310C6A"/>
    <w:rsid w:val="00311A17"/>
    <w:rsid w:val="00311AB5"/>
    <w:rsid w:val="003126D3"/>
    <w:rsid w:val="00312DD8"/>
    <w:rsid w:val="00313227"/>
    <w:rsid w:val="00313FAE"/>
    <w:rsid w:val="00314BC1"/>
    <w:rsid w:val="003155C2"/>
    <w:rsid w:val="003157FA"/>
    <w:rsid w:val="003158B2"/>
    <w:rsid w:val="00315C0B"/>
    <w:rsid w:val="00316DA3"/>
    <w:rsid w:val="00317011"/>
    <w:rsid w:val="0032007B"/>
    <w:rsid w:val="003214AE"/>
    <w:rsid w:val="00321787"/>
    <w:rsid w:val="00321CC9"/>
    <w:rsid w:val="00322A99"/>
    <w:rsid w:val="00322FD4"/>
    <w:rsid w:val="003237E0"/>
    <w:rsid w:val="00323B36"/>
    <w:rsid w:val="00324D8F"/>
    <w:rsid w:val="00325005"/>
    <w:rsid w:val="00325865"/>
    <w:rsid w:val="00325CFA"/>
    <w:rsid w:val="00325E34"/>
    <w:rsid w:val="003262F8"/>
    <w:rsid w:val="00327643"/>
    <w:rsid w:val="00327944"/>
    <w:rsid w:val="00327E05"/>
    <w:rsid w:val="0033013D"/>
    <w:rsid w:val="00331516"/>
    <w:rsid w:val="0033294A"/>
    <w:rsid w:val="003339E0"/>
    <w:rsid w:val="00333EDF"/>
    <w:rsid w:val="00334049"/>
    <w:rsid w:val="00334DA4"/>
    <w:rsid w:val="00334EEC"/>
    <w:rsid w:val="00335F12"/>
    <w:rsid w:val="00336311"/>
    <w:rsid w:val="003367F5"/>
    <w:rsid w:val="003371B5"/>
    <w:rsid w:val="00337B70"/>
    <w:rsid w:val="0034193D"/>
    <w:rsid w:val="00341BC9"/>
    <w:rsid w:val="00342055"/>
    <w:rsid w:val="003426B1"/>
    <w:rsid w:val="003435F8"/>
    <w:rsid w:val="00343CF9"/>
    <w:rsid w:val="00344D35"/>
    <w:rsid w:val="0034517F"/>
    <w:rsid w:val="00345803"/>
    <w:rsid w:val="00345974"/>
    <w:rsid w:val="00345AE6"/>
    <w:rsid w:val="00345DAB"/>
    <w:rsid w:val="00345E97"/>
    <w:rsid w:val="00345EBC"/>
    <w:rsid w:val="003464C5"/>
    <w:rsid w:val="00350084"/>
    <w:rsid w:val="0035045A"/>
    <w:rsid w:val="00350669"/>
    <w:rsid w:val="00350C8F"/>
    <w:rsid w:val="00351B71"/>
    <w:rsid w:val="00352229"/>
    <w:rsid w:val="0035283C"/>
    <w:rsid w:val="00353B21"/>
    <w:rsid w:val="00354007"/>
    <w:rsid w:val="00354BEF"/>
    <w:rsid w:val="00354DC7"/>
    <w:rsid w:val="00355234"/>
    <w:rsid w:val="00355DEC"/>
    <w:rsid w:val="003563E6"/>
    <w:rsid w:val="00356855"/>
    <w:rsid w:val="00356C09"/>
    <w:rsid w:val="003627D3"/>
    <w:rsid w:val="00362CF2"/>
    <w:rsid w:val="0036325B"/>
    <w:rsid w:val="00363274"/>
    <w:rsid w:val="00363A2E"/>
    <w:rsid w:val="00363CBE"/>
    <w:rsid w:val="00364289"/>
    <w:rsid w:val="003646FF"/>
    <w:rsid w:val="00366635"/>
    <w:rsid w:val="00366CB2"/>
    <w:rsid w:val="00366D82"/>
    <w:rsid w:val="00366FD1"/>
    <w:rsid w:val="003701C2"/>
    <w:rsid w:val="00370267"/>
    <w:rsid w:val="0037108A"/>
    <w:rsid w:val="003716B4"/>
    <w:rsid w:val="003716C9"/>
    <w:rsid w:val="0037205B"/>
    <w:rsid w:val="00372687"/>
    <w:rsid w:val="00372749"/>
    <w:rsid w:val="00372E99"/>
    <w:rsid w:val="00374123"/>
    <w:rsid w:val="0037422D"/>
    <w:rsid w:val="00375106"/>
    <w:rsid w:val="003756F8"/>
    <w:rsid w:val="00375F0B"/>
    <w:rsid w:val="003805AE"/>
    <w:rsid w:val="003805F0"/>
    <w:rsid w:val="0038070E"/>
    <w:rsid w:val="00382192"/>
    <w:rsid w:val="00382582"/>
    <w:rsid w:val="00382EE5"/>
    <w:rsid w:val="0038322D"/>
    <w:rsid w:val="00383728"/>
    <w:rsid w:val="00383B37"/>
    <w:rsid w:val="00383C6E"/>
    <w:rsid w:val="0038468A"/>
    <w:rsid w:val="00385691"/>
    <w:rsid w:val="00385774"/>
    <w:rsid w:val="00386249"/>
    <w:rsid w:val="00386654"/>
    <w:rsid w:val="0038681E"/>
    <w:rsid w:val="0038684D"/>
    <w:rsid w:val="00386C3A"/>
    <w:rsid w:val="0038736E"/>
    <w:rsid w:val="00387BF7"/>
    <w:rsid w:val="00387C57"/>
    <w:rsid w:val="00387CDD"/>
    <w:rsid w:val="0039181D"/>
    <w:rsid w:val="0039285A"/>
    <w:rsid w:val="0039300B"/>
    <w:rsid w:val="003934DE"/>
    <w:rsid w:val="00394D86"/>
    <w:rsid w:val="0039569B"/>
    <w:rsid w:val="00395953"/>
    <w:rsid w:val="00396C5E"/>
    <w:rsid w:val="0039702B"/>
    <w:rsid w:val="00397DCF"/>
    <w:rsid w:val="003A0B39"/>
    <w:rsid w:val="003A13C8"/>
    <w:rsid w:val="003A1731"/>
    <w:rsid w:val="003A19A5"/>
    <w:rsid w:val="003A1BAD"/>
    <w:rsid w:val="003A1DE1"/>
    <w:rsid w:val="003A2160"/>
    <w:rsid w:val="003A21EB"/>
    <w:rsid w:val="003A2E54"/>
    <w:rsid w:val="003A4DEB"/>
    <w:rsid w:val="003A6773"/>
    <w:rsid w:val="003A7727"/>
    <w:rsid w:val="003A7FBF"/>
    <w:rsid w:val="003A7FF4"/>
    <w:rsid w:val="003B0C39"/>
    <w:rsid w:val="003B194B"/>
    <w:rsid w:val="003B1D00"/>
    <w:rsid w:val="003B25DA"/>
    <w:rsid w:val="003B3769"/>
    <w:rsid w:val="003B3AE8"/>
    <w:rsid w:val="003B4704"/>
    <w:rsid w:val="003B522D"/>
    <w:rsid w:val="003B56D2"/>
    <w:rsid w:val="003B579C"/>
    <w:rsid w:val="003B5E9D"/>
    <w:rsid w:val="003C0D28"/>
    <w:rsid w:val="003C0EE9"/>
    <w:rsid w:val="003C0F73"/>
    <w:rsid w:val="003C1664"/>
    <w:rsid w:val="003C1B1B"/>
    <w:rsid w:val="003C2BC2"/>
    <w:rsid w:val="003C355A"/>
    <w:rsid w:val="003C5032"/>
    <w:rsid w:val="003C5034"/>
    <w:rsid w:val="003C5555"/>
    <w:rsid w:val="003C57BD"/>
    <w:rsid w:val="003C5ED3"/>
    <w:rsid w:val="003C6377"/>
    <w:rsid w:val="003C639F"/>
    <w:rsid w:val="003C6718"/>
    <w:rsid w:val="003C6B02"/>
    <w:rsid w:val="003C6DC1"/>
    <w:rsid w:val="003C6E3E"/>
    <w:rsid w:val="003C71CC"/>
    <w:rsid w:val="003C7B93"/>
    <w:rsid w:val="003D0704"/>
    <w:rsid w:val="003D0C1A"/>
    <w:rsid w:val="003D17DF"/>
    <w:rsid w:val="003D1D35"/>
    <w:rsid w:val="003D2A58"/>
    <w:rsid w:val="003D2C43"/>
    <w:rsid w:val="003D3074"/>
    <w:rsid w:val="003D3A4D"/>
    <w:rsid w:val="003D3A52"/>
    <w:rsid w:val="003D4D91"/>
    <w:rsid w:val="003D4E30"/>
    <w:rsid w:val="003D5605"/>
    <w:rsid w:val="003D580C"/>
    <w:rsid w:val="003D5A5C"/>
    <w:rsid w:val="003D6001"/>
    <w:rsid w:val="003D617A"/>
    <w:rsid w:val="003D71D5"/>
    <w:rsid w:val="003E027A"/>
    <w:rsid w:val="003E0829"/>
    <w:rsid w:val="003E0FCA"/>
    <w:rsid w:val="003E1673"/>
    <w:rsid w:val="003E1BBF"/>
    <w:rsid w:val="003E1FC2"/>
    <w:rsid w:val="003E29A7"/>
    <w:rsid w:val="003E2ED9"/>
    <w:rsid w:val="003E3940"/>
    <w:rsid w:val="003E4042"/>
    <w:rsid w:val="003E4CD2"/>
    <w:rsid w:val="003E7F74"/>
    <w:rsid w:val="003F0C19"/>
    <w:rsid w:val="003F1661"/>
    <w:rsid w:val="003F26FB"/>
    <w:rsid w:val="003F324B"/>
    <w:rsid w:val="003F35CD"/>
    <w:rsid w:val="003F3728"/>
    <w:rsid w:val="003F3A6E"/>
    <w:rsid w:val="003F3DBC"/>
    <w:rsid w:val="003F573B"/>
    <w:rsid w:val="003F62DC"/>
    <w:rsid w:val="003F630B"/>
    <w:rsid w:val="003F650C"/>
    <w:rsid w:val="003F6764"/>
    <w:rsid w:val="003F71ED"/>
    <w:rsid w:val="003F72AF"/>
    <w:rsid w:val="004001E6"/>
    <w:rsid w:val="00400729"/>
    <w:rsid w:val="0040075A"/>
    <w:rsid w:val="0040143D"/>
    <w:rsid w:val="004014FB"/>
    <w:rsid w:val="00401A17"/>
    <w:rsid w:val="00401EE1"/>
    <w:rsid w:val="0040235E"/>
    <w:rsid w:val="004024E8"/>
    <w:rsid w:val="0040289D"/>
    <w:rsid w:val="00403A73"/>
    <w:rsid w:val="00403C27"/>
    <w:rsid w:val="004047F9"/>
    <w:rsid w:val="004051AC"/>
    <w:rsid w:val="00405E0B"/>
    <w:rsid w:val="004079DB"/>
    <w:rsid w:val="00407C08"/>
    <w:rsid w:val="004105C2"/>
    <w:rsid w:val="00410E5E"/>
    <w:rsid w:val="00412125"/>
    <w:rsid w:val="0041229B"/>
    <w:rsid w:val="00412B62"/>
    <w:rsid w:val="00413190"/>
    <w:rsid w:val="00413785"/>
    <w:rsid w:val="0041432E"/>
    <w:rsid w:val="00415B52"/>
    <w:rsid w:val="00417DB8"/>
    <w:rsid w:val="00420440"/>
    <w:rsid w:val="00421084"/>
    <w:rsid w:val="004222CE"/>
    <w:rsid w:val="00422462"/>
    <w:rsid w:val="004234F6"/>
    <w:rsid w:val="00423650"/>
    <w:rsid w:val="00423DEE"/>
    <w:rsid w:val="00424129"/>
    <w:rsid w:val="004241D1"/>
    <w:rsid w:val="004241F7"/>
    <w:rsid w:val="004244FA"/>
    <w:rsid w:val="00424712"/>
    <w:rsid w:val="004248BA"/>
    <w:rsid w:val="00425C91"/>
    <w:rsid w:val="00425D69"/>
    <w:rsid w:val="00425EC7"/>
    <w:rsid w:val="00426244"/>
    <w:rsid w:val="00426731"/>
    <w:rsid w:val="0042690D"/>
    <w:rsid w:val="00427AA2"/>
    <w:rsid w:val="00427B23"/>
    <w:rsid w:val="004301D8"/>
    <w:rsid w:val="00430202"/>
    <w:rsid w:val="00430408"/>
    <w:rsid w:val="00430809"/>
    <w:rsid w:val="004309E2"/>
    <w:rsid w:val="00430AA3"/>
    <w:rsid w:val="00431F4F"/>
    <w:rsid w:val="00432078"/>
    <w:rsid w:val="004330D7"/>
    <w:rsid w:val="004343FE"/>
    <w:rsid w:val="00435280"/>
    <w:rsid w:val="004356CB"/>
    <w:rsid w:val="0043622A"/>
    <w:rsid w:val="0043680A"/>
    <w:rsid w:val="004369DF"/>
    <w:rsid w:val="00436B29"/>
    <w:rsid w:val="00436DF3"/>
    <w:rsid w:val="00437CC5"/>
    <w:rsid w:val="00437EF0"/>
    <w:rsid w:val="00442DC2"/>
    <w:rsid w:val="0044398E"/>
    <w:rsid w:val="004439E4"/>
    <w:rsid w:val="004445DF"/>
    <w:rsid w:val="00444D72"/>
    <w:rsid w:val="0044517D"/>
    <w:rsid w:val="0044540A"/>
    <w:rsid w:val="004504CA"/>
    <w:rsid w:val="0045097D"/>
    <w:rsid w:val="00450A16"/>
    <w:rsid w:val="00451032"/>
    <w:rsid w:val="0045211E"/>
    <w:rsid w:val="00453453"/>
    <w:rsid w:val="004536E0"/>
    <w:rsid w:val="00454B2E"/>
    <w:rsid w:val="00455055"/>
    <w:rsid w:val="00455195"/>
    <w:rsid w:val="004552A5"/>
    <w:rsid w:val="00455E8E"/>
    <w:rsid w:val="00455F98"/>
    <w:rsid w:val="0045622A"/>
    <w:rsid w:val="004563C2"/>
    <w:rsid w:val="00456933"/>
    <w:rsid w:val="004570E2"/>
    <w:rsid w:val="00457488"/>
    <w:rsid w:val="004574C1"/>
    <w:rsid w:val="00460463"/>
    <w:rsid w:val="00461CFD"/>
    <w:rsid w:val="00461F7D"/>
    <w:rsid w:val="00461FE9"/>
    <w:rsid w:val="004625B5"/>
    <w:rsid w:val="0046268D"/>
    <w:rsid w:val="00462A7C"/>
    <w:rsid w:val="00462C9B"/>
    <w:rsid w:val="00462FF1"/>
    <w:rsid w:val="00463C87"/>
    <w:rsid w:val="00463E38"/>
    <w:rsid w:val="00464506"/>
    <w:rsid w:val="00464B45"/>
    <w:rsid w:val="00464E8C"/>
    <w:rsid w:val="00465279"/>
    <w:rsid w:val="0046533F"/>
    <w:rsid w:val="004659B2"/>
    <w:rsid w:val="00465F0E"/>
    <w:rsid w:val="00466B4E"/>
    <w:rsid w:val="00467379"/>
    <w:rsid w:val="0046738E"/>
    <w:rsid w:val="004676B1"/>
    <w:rsid w:val="00467831"/>
    <w:rsid w:val="0047169D"/>
    <w:rsid w:val="00472AC5"/>
    <w:rsid w:val="00472E90"/>
    <w:rsid w:val="004732B6"/>
    <w:rsid w:val="00473508"/>
    <w:rsid w:val="0047368E"/>
    <w:rsid w:val="004737FA"/>
    <w:rsid w:val="004744DA"/>
    <w:rsid w:val="0047462B"/>
    <w:rsid w:val="004749DC"/>
    <w:rsid w:val="00474A35"/>
    <w:rsid w:val="00475068"/>
    <w:rsid w:val="00475707"/>
    <w:rsid w:val="00475845"/>
    <w:rsid w:val="00475C87"/>
    <w:rsid w:val="00475F95"/>
    <w:rsid w:val="00477218"/>
    <w:rsid w:val="004778C0"/>
    <w:rsid w:val="00477DB8"/>
    <w:rsid w:val="00477F4E"/>
    <w:rsid w:val="0048013A"/>
    <w:rsid w:val="004801A9"/>
    <w:rsid w:val="00481A16"/>
    <w:rsid w:val="004831B8"/>
    <w:rsid w:val="004847A9"/>
    <w:rsid w:val="00484ABF"/>
    <w:rsid w:val="00485AD4"/>
    <w:rsid w:val="00485CD5"/>
    <w:rsid w:val="00486455"/>
    <w:rsid w:val="0048740F"/>
    <w:rsid w:val="00490A17"/>
    <w:rsid w:val="004910D4"/>
    <w:rsid w:val="00492169"/>
    <w:rsid w:val="00492ECC"/>
    <w:rsid w:val="00493429"/>
    <w:rsid w:val="00493599"/>
    <w:rsid w:val="00494EE5"/>
    <w:rsid w:val="00495351"/>
    <w:rsid w:val="004961FE"/>
    <w:rsid w:val="004966F7"/>
    <w:rsid w:val="00496911"/>
    <w:rsid w:val="00496977"/>
    <w:rsid w:val="00496C91"/>
    <w:rsid w:val="00496EAB"/>
    <w:rsid w:val="00497065"/>
    <w:rsid w:val="00497361"/>
    <w:rsid w:val="00497911"/>
    <w:rsid w:val="004A0D1C"/>
    <w:rsid w:val="004A1FB2"/>
    <w:rsid w:val="004A2509"/>
    <w:rsid w:val="004A493F"/>
    <w:rsid w:val="004A5CEB"/>
    <w:rsid w:val="004A6505"/>
    <w:rsid w:val="004A6582"/>
    <w:rsid w:val="004A65E0"/>
    <w:rsid w:val="004A6FE5"/>
    <w:rsid w:val="004A7340"/>
    <w:rsid w:val="004B135A"/>
    <w:rsid w:val="004B1594"/>
    <w:rsid w:val="004B16DC"/>
    <w:rsid w:val="004B1DCC"/>
    <w:rsid w:val="004B2A3B"/>
    <w:rsid w:val="004B2B96"/>
    <w:rsid w:val="004B2BAE"/>
    <w:rsid w:val="004B3074"/>
    <w:rsid w:val="004B30DF"/>
    <w:rsid w:val="004B338A"/>
    <w:rsid w:val="004B3549"/>
    <w:rsid w:val="004B4A78"/>
    <w:rsid w:val="004B5C26"/>
    <w:rsid w:val="004B6074"/>
    <w:rsid w:val="004B7CD2"/>
    <w:rsid w:val="004B7D93"/>
    <w:rsid w:val="004C06EF"/>
    <w:rsid w:val="004C27E6"/>
    <w:rsid w:val="004C2B29"/>
    <w:rsid w:val="004C3056"/>
    <w:rsid w:val="004C3BE3"/>
    <w:rsid w:val="004C5440"/>
    <w:rsid w:val="004C5ADB"/>
    <w:rsid w:val="004C665D"/>
    <w:rsid w:val="004C68D1"/>
    <w:rsid w:val="004C6FB7"/>
    <w:rsid w:val="004C7160"/>
    <w:rsid w:val="004C7C99"/>
    <w:rsid w:val="004D0344"/>
    <w:rsid w:val="004D1CF0"/>
    <w:rsid w:val="004D1E63"/>
    <w:rsid w:val="004D5928"/>
    <w:rsid w:val="004D6680"/>
    <w:rsid w:val="004D6DAE"/>
    <w:rsid w:val="004D796F"/>
    <w:rsid w:val="004E077E"/>
    <w:rsid w:val="004E0DA4"/>
    <w:rsid w:val="004E12A3"/>
    <w:rsid w:val="004E2265"/>
    <w:rsid w:val="004E3A48"/>
    <w:rsid w:val="004E3AF8"/>
    <w:rsid w:val="004E403D"/>
    <w:rsid w:val="004E40FD"/>
    <w:rsid w:val="004E4B3E"/>
    <w:rsid w:val="004E52C1"/>
    <w:rsid w:val="004E6135"/>
    <w:rsid w:val="004E70C9"/>
    <w:rsid w:val="004E716F"/>
    <w:rsid w:val="004E76B7"/>
    <w:rsid w:val="004E7927"/>
    <w:rsid w:val="004E7F6B"/>
    <w:rsid w:val="004F010D"/>
    <w:rsid w:val="004F0B6E"/>
    <w:rsid w:val="004F0C56"/>
    <w:rsid w:val="004F0D60"/>
    <w:rsid w:val="004F0FF3"/>
    <w:rsid w:val="004F103A"/>
    <w:rsid w:val="004F3569"/>
    <w:rsid w:val="004F5BDD"/>
    <w:rsid w:val="004F64DC"/>
    <w:rsid w:val="004F75B6"/>
    <w:rsid w:val="004F7A43"/>
    <w:rsid w:val="004F7C65"/>
    <w:rsid w:val="00501F5E"/>
    <w:rsid w:val="00502E81"/>
    <w:rsid w:val="005042A1"/>
    <w:rsid w:val="00504B33"/>
    <w:rsid w:val="005050D1"/>
    <w:rsid w:val="00505ABE"/>
    <w:rsid w:val="005065B1"/>
    <w:rsid w:val="0050660A"/>
    <w:rsid w:val="00507043"/>
    <w:rsid w:val="00511EF9"/>
    <w:rsid w:val="0051371A"/>
    <w:rsid w:val="00513A2D"/>
    <w:rsid w:val="00513B33"/>
    <w:rsid w:val="00513EF2"/>
    <w:rsid w:val="00514585"/>
    <w:rsid w:val="00514873"/>
    <w:rsid w:val="00514A38"/>
    <w:rsid w:val="00514ABF"/>
    <w:rsid w:val="00515AB8"/>
    <w:rsid w:val="00517125"/>
    <w:rsid w:val="0051772B"/>
    <w:rsid w:val="00517A36"/>
    <w:rsid w:val="005214EA"/>
    <w:rsid w:val="0052184F"/>
    <w:rsid w:val="0052280E"/>
    <w:rsid w:val="0052295E"/>
    <w:rsid w:val="00522F35"/>
    <w:rsid w:val="0052316F"/>
    <w:rsid w:val="005234EB"/>
    <w:rsid w:val="005242FE"/>
    <w:rsid w:val="005247EE"/>
    <w:rsid w:val="00524878"/>
    <w:rsid w:val="00524E4E"/>
    <w:rsid w:val="00525362"/>
    <w:rsid w:val="0052599C"/>
    <w:rsid w:val="00526B3A"/>
    <w:rsid w:val="005279B3"/>
    <w:rsid w:val="00530099"/>
    <w:rsid w:val="00530B2A"/>
    <w:rsid w:val="00531223"/>
    <w:rsid w:val="005315C1"/>
    <w:rsid w:val="005318CF"/>
    <w:rsid w:val="005327EC"/>
    <w:rsid w:val="00534420"/>
    <w:rsid w:val="00534EFC"/>
    <w:rsid w:val="00534F0C"/>
    <w:rsid w:val="00534FE9"/>
    <w:rsid w:val="0053517A"/>
    <w:rsid w:val="0053584B"/>
    <w:rsid w:val="005363D4"/>
    <w:rsid w:val="00536B43"/>
    <w:rsid w:val="00540395"/>
    <w:rsid w:val="00541001"/>
    <w:rsid w:val="005411B6"/>
    <w:rsid w:val="00541567"/>
    <w:rsid w:val="00542367"/>
    <w:rsid w:val="005427B0"/>
    <w:rsid w:val="00542CD0"/>
    <w:rsid w:val="00543B05"/>
    <w:rsid w:val="00544098"/>
    <w:rsid w:val="005440F5"/>
    <w:rsid w:val="0054502F"/>
    <w:rsid w:val="00545CA1"/>
    <w:rsid w:val="0054601F"/>
    <w:rsid w:val="0054621A"/>
    <w:rsid w:val="00547827"/>
    <w:rsid w:val="00550F37"/>
    <w:rsid w:val="005528EC"/>
    <w:rsid w:val="005531C7"/>
    <w:rsid w:val="00553501"/>
    <w:rsid w:val="005535BD"/>
    <w:rsid w:val="005538C9"/>
    <w:rsid w:val="00553C8E"/>
    <w:rsid w:val="00554225"/>
    <w:rsid w:val="005551FC"/>
    <w:rsid w:val="005552E8"/>
    <w:rsid w:val="005569B4"/>
    <w:rsid w:val="00556C0C"/>
    <w:rsid w:val="0055734D"/>
    <w:rsid w:val="00557479"/>
    <w:rsid w:val="00557ED1"/>
    <w:rsid w:val="0056080E"/>
    <w:rsid w:val="00560D46"/>
    <w:rsid w:val="00560D6C"/>
    <w:rsid w:val="00561432"/>
    <w:rsid w:val="00561F35"/>
    <w:rsid w:val="00562173"/>
    <w:rsid w:val="0056264F"/>
    <w:rsid w:val="00562C41"/>
    <w:rsid w:val="00562CE1"/>
    <w:rsid w:val="00563737"/>
    <w:rsid w:val="00563CAA"/>
    <w:rsid w:val="0056400E"/>
    <w:rsid w:val="005647EF"/>
    <w:rsid w:val="00564DB2"/>
    <w:rsid w:val="00565105"/>
    <w:rsid w:val="0056577F"/>
    <w:rsid w:val="00565AB4"/>
    <w:rsid w:val="00565AC5"/>
    <w:rsid w:val="0056624B"/>
    <w:rsid w:val="00566954"/>
    <w:rsid w:val="00567BD4"/>
    <w:rsid w:val="005709F7"/>
    <w:rsid w:val="00570A57"/>
    <w:rsid w:val="0057314D"/>
    <w:rsid w:val="00574532"/>
    <w:rsid w:val="00574D35"/>
    <w:rsid w:val="0057527D"/>
    <w:rsid w:val="00575C91"/>
    <w:rsid w:val="0057763D"/>
    <w:rsid w:val="00580207"/>
    <w:rsid w:val="005808BD"/>
    <w:rsid w:val="00581945"/>
    <w:rsid w:val="0058194E"/>
    <w:rsid w:val="00581A6E"/>
    <w:rsid w:val="00582137"/>
    <w:rsid w:val="0058229C"/>
    <w:rsid w:val="0058253D"/>
    <w:rsid w:val="005826FB"/>
    <w:rsid w:val="0058364F"/>
    <w:rsid w:val="00583B3B"/>
    <w:rsid w:val="00585EA7"/>
    <w:rsid w:val="00586163"/>
    <w:rsid w:val="00586358"/>
    <w:rsid w:val="0058722B"/>
    <w:rsid w:val="00587A17"/>
    <w:rsid w:val="00590538"/>
    <w:rsid w:val="00591007"/>
    <w:rsid w:val="005915D4"/>
    <w:rsid w:val="0059187A"/>
    <w:rsid w:val="00591C28"/>
    <w:rsid w:val="0059202D"/>
    <w:rsid w:val="005922E9"/>
    <w:rsid w:val="0059254D"/>
    <w:rsid w:val="00592D08"/>
    <w:rsid w:val="005949B9"/>
    <w:rsid w:val="00594AE6"/>
    <w:rsid w:val="00594D19"/>
    <w:rsid w:val="00594DD3"/>
    <w:rsid w:val="005954DD"/>
    <w:rsid w:val="005955C5"/>
    <w:rsid w:val="0059577A"/>
    <w:rsid w:val="00595780"/>
    <w:rsid w:val="00595DC9"/>
    <w:rsid w:val="0059627B"/>
    <w:rsid w:val="005964C6"/>
    <w:rsid w:val="005A1249"/>
    <w:rsid w:val="005A15C3"/>
    <w:rsid w:val="005A1AFB"/>
    <w:rsid w:val="005A1F01"/>
    <w:rsid w:val="005A32EA"/>
    <w:rsid w:val="005A4410"/>
    <w:rsid w:val="005A4603"/>
    <w:rsid w:val="005A6125"/>
    <w:rsid w:val="005A7FA0"/>
    <w:rsid w:val="005B0460"/>
    <w:rsid w:val="005B07B3"/>
    <w:rsid w:val="005B1B90"/>
    <w:rsid w:val="005B1E68"/>
    <w:rsid w:val="005B2E56"/>
    <w:rsid w:val="005B372E"/>
    <w:rsid w:val="005B4392"/>
    <w:rsid w:val="005B44E2"/>
    <w:rsid w:val="005B620C"/>
    <w:rsid w:val="005B6782"/>
    <w:rsid w:val="005B6F3C"/>
    <w:rsid w:val="005B700F"/>
    <w:rsid w:val="005B70D8"/>
    <w:rsid w:val="005B7F4D"/>
    <w:rsid w:val="005C0F99"/>
    <w:rsid w:val="005C2704"/>
    <w:rsid w:val="005C276C"/>
    <w:rsid w:val="005C4FA0"/>
    <w:rsid w:val="005C55F2"/>
    <w:rsid w:val="005C59D1"/>
    <w:rsid w:val="005C61F4"/>
    <w:rsid w:val="005C680B"/>
    <w:rsid w:val="005C6B82"/>
    <w:rsid w:val="005C7079"/>
    <w:rsid w:val="005C735A"/>
    <w:rsid w:val="005C75CA"/>
    <w:rsid w:val="005D012A"/>
    <w:rsid w:val="005D066D"/>
    <w:rsid w:val="005D11C6"/>
    <w:rsid w:val="005D122E"/>
    <w:rsid w:val="005D1B00"/>
    <w:rsid w:val="005D1D51"/>
    <w:rsid w:val="005D1E0A"/>
    <w:rsid w:val="005D374E"/>
    <w:rsid w:val="005D450A"/>
    <w:rsid w:val="005D4FB4"/>
    <w:rsid w:val="005D5034"/>
    <w:rsid w:val="005D5170"/>
    <w:rsid w:val="005D70B5"/>
    <w:rsid w:val="005D7291"/>
    <w:rsid w:val="005D75F5"/>
    <w:rsid w:val="005D77CA"/>
    <w:rsid w:val="005E0B25"/>
    <w:rsid w:val="005E2EA8"/>
    <w:rsid w:val="005E3616"/>
    <w:rsid w:val="005E4092"/>
    <w:rsid w:val="005E4E6B"/>
    <w:rsid w:val="005E5AAA"/>
    <w:rsid w:val="005E7643"/>
    <w:rsid w:val="005E7A5C"/>
    <w:rsid w:val="005F00A5"/>
    <w:rsid w:val="005F07E6"/>
    <w:rsid w:val="005F13AB"/>
    <w:rsid w:val="005F1756"/>
    <w:rsid w:val="005F1C1F"/>
    <w:rsid w:val="005F1D96"/>
    <w:rsid w:val="005F2201"/>
    <w:rsid w:val="005F22B5"/>
    <w:rsid w:val="005F2EFF"/>
    <w:rsid w:val="005F3344"/>
    <w:rsid w:val="005F4DDB"/>
    <w:rsid w:val="005F5125"/>
    <w:rsid w:val="005F58F9"/>
    <w:rsid w:val="005F5CE9"/>
    <w:rsid w:val="005F61D0"/>
    <w:rsid w:val="005F63AD"/>
    <w:rsid w:val="005F6AF1"/>
    <w:rsid w:val="005F6D2B"/>
    <w:rsid w:val="005F7C91"/>
    <w:rsid w:val="005F7DD1"/>
    <w:rsid w:val="005F7FB9"/>
    <w:rsid w:val="00600A5A"/>
    <w:rsid w:val="00601677"/>
    <w:rsid w:val="00601B6C"/>
    <w:rsid w:val="006022AF"/>
    <w:rsid w:val="00602AB7"/>
    <w:rsid w:val="00602D3D"/>
    <w:rsid w:val="0060322D"/>
    <w:rsid w:val="00603DBA"/>
    <w:rsid w:val="00604A82"/>
    <w:rsid w:val="00607327"/>
    <w:rsid w:val="006106CC"/>
    <w:rsid w:val="00610CDA"/>
    <w:rsid w:val="00610FE3"/>
    <w:rsid w:val="00611792"/>
    <w:rsid w:val="00611D04"/>
    <w:rsid w:val="00612611"/>
    <w:rsid w:val="00612DF0"/>
    <w:rsid w:val="0061381F"/>
    <w:rsid w:val="00613E39"/>
    <w:rsid w:val="0061410D"/>
    <w:rsid w:val="00614552"/>
    <w:rsid w:val="00614A6E"/>
    <w:rsid w:val="00614E45"/>
    <w:rsid w:val="00615663"/>
    <w:rsid w:val="00615CBE"/>
    <w:rsid w:val="00615EC2"/>
    <w:rsid w:val="00616649"/>
    <w:rsid w:val="0061768F"/>
    <w:rsid w:val="00617AE5"/>
    <w:rsid w:val="0062021D"/>
    <w:rsid w:val="00620592"/>
    <w:rsid w:val="00621661"/>
    <w:rsid w:val="00621855"/>
    <w:rsid w:val="00621930"/>
    <w:rsid w:val="00621D32"/>
    <w:rsid w:val="00623055"/>
    <w:rsid w:val="0062340B"/>
    <w:rsid w:val="006241FF"/>
    <w:rsid w:val="00624268"/>
    <w:rsid w:val="00625542"/>
    <w:rsid w:val="00626AE7"/>
    <w:rsid w:val="00626C13"/>
    <w:rsid w:val="00626C16"/>
    <w:rsid w:val="006274A3"/>
    <w:rsid w:val="00627C3D"/>
    <w:rsid w:val="006300B6"/>
    <w:rsid w:val="006306D0"/>
    <w:rsid w:val="00633C40"/>
    <w:rsid w:val="00633D74"/>
    <w:rsid w:val="00634C44"/>
    <w:rsid w:val="006354F9"/>
    <w:rsid w:val="006358DE"/>
    <w:rsid w:val="00636D4F"/>
    <w:rsid w:val="0064151C"/>
    <w:rsid w:val="00642218"/>
    <w:rsid w:val="00643098"/>
    <w:rsid w:val="0064478F"/>
    <w:rsid w:val="00644ABB"/>
    <w:rsid w:val="00644BF1"/>
    <w:rsid w:val="006454C1"/>
    <w:rsid w:val="0064703C"/>
    <w:rsid w:val="006470E8"/>
    <w:rsid w:val="006476D5"/>
    <w:rsid w:val="00647ABB"/>
    <w:rsid w:val="00647C37"/>
    <w:rsid w:val="00647D56"/>
    <w:rsid w:val="0065053F"/>
    <w:rsid w:val="00650551"/>
    <w:rsid w:val="0065163D"/>
    <w:rsid w:val="006524F8"/>
    <w:rsid w:val="00653ACA"/>
    <w:rsid w:val="00655043"/>
    <w:rsid w:val="006562B0"/>
    <w:rsid w:val="0065659E"/>
    <w:rsid w:val="00656D9C"/>
    <w:rsid w:val="0065752E"/>
    <w:rsid w:val="006604BF"/>
    <w:rsid w:val="00660D95"/>
    <w:rsid w:val="00660E52"/>
    <w:rsid w:val="0066117E"/>
    <w:rsid w:val="00661554"/>
    <w:rsid w:val="0066208D"/>
    <w:rsid w:val="006620A8"/>
    <w:rsid w:val="00662423"/>
    <w:rsid w:val="006624A9"/>
    <w:rsid w:val="00662F6F"/>
    <w:rsid w:val="00664D6C"/>
    <w:rsid w:val="00664DE1"/>
    <w:rsid w:val="00665B97"/>
    <w:rsid w:val="00667006"/>
    <w:rsid w:val="00667F39"/>
    <w:rsid w:val="006709C0"/>
    <w:rsid w:val="00670F22"/>
    <w:rsid w:val="00671120"/>
    <w:rsid w:val="00671D92"/>
    <w:rsid w:val="00672379"/>
    <w:rsid w:val="006730CB"/>
    <w:rsid w:val="00673527"/>
    <w:rsid w:val="00674953"/>
    <w:rsid w:val="00674A0D"/>
    <w:rsid w:val="00674C9D"/>
    <w:rsid w:val="00674E57"/>
    <w:rsid w:val="00674F1B"/>
    <w:rsid w:val="00675B20"/>
    <w:rsid w:val="006762CC"/>
    <w:rsid w:val="0067644E"/>
    <w:rsid w:val="00676914"/>
    <w:rsid w:val="0067737A"/>
    <w:rsid w:val="00677DAC"/>
    <w:rsid w:val="00677DE0"/>
    <w:rsid w:val="006800F6"/>
    <w:rsid w:val="006801B2"/>
    <w:rsid w:val="006809BA"/>
    <w:rsid w:val="006811CC"/>
    <w:rsid w:val="006829EB"/>
    <w:rsid w:val="00683CA1"/>
    <w:rsid w:val="00683D65"/>
    <w:rsid w:val="00684C40"/>
    <w:rsid w:val="00684E7C"/>
    <w:rsid w:val="00686BD8"/>
    <w:rsid w:val="00686E03"/>
    <w:rsid w:val="00686FC9"/>
    <w:rsid w:val="006871AB"/>
    <w:rsid w:val="00687572"/>
    <w:rsid w:val="00687841"/>
    <w:rsid w:val="00687976"/>
    <w:rsid w:val="00687A0C"/>
    <w:rsid w:val="006919AF"/>
    <w:rsid w:val="00691B34"/>
    <w:rsid w:val="006925B9"/>
    <w:rsid w:val="00692879"/>
    <w:rsid w:val="006934A7"/>
    <w:rsid w:val="0069388F"/>
    <w:rsid w:val="00693ACF"/>
    <w:rsid w:val="00693AFD"/>
    <w:rsid w:val="00693FE7"/>
    <w:rsid w:val="00694551"/>
    <w:rsid w:val="00695202"/>
    <w:rsid w:val="006955DE"/>
    <w:rsid w:val="006959F2"/>
    <w:rsid w:val="006970C2"/>
    <w:rsid w:val="006A038C"/>
    <w:rsid w:val="006A0940"/>
    <w:rsid w:val="006A30E9"/>
    <w:rsid w:val="006A358A"/>
    <w:rsid w:val="006A35F1"/>
    <w:rsid w:val="006A4112"/>
    <w:rsid w:val="006A4186"/>
    <w:rsid w:val="006A5174"/>
    <w:rsid w:val="006A5319"/>
    <w:rsid w:val="006A74C6"/>
    <w:rsid w:val="006A7AC0"/>
    <w:rsid w:val="006B0074"/>
    <w:rsid w:val="006B0E94"/>
    <w:rsid w:val="006B1358"/>
    <w:rsid w:val="006B15A4"/>
    <w:rsid w:val="006B1CF6"/>
    <w:rsid w:val="006B23BB"/>
    <w:rsid w:val="006B24FF"/>
    <w:rsid w:val="006B2947"/>
    <w:rsid w:val="006B294A"/>
    <w:rsid w:val="006B299F"/>
    <w:rsid w:val="006B3726"/>
    <w:rsid w:val="006B373B"/>
    <w:rsid w:val="006B48FD"/>
    <w:rsid w:val="006B5EA1"/>
    <w:rsid w:val="006B6189"/>
    <w:rsid w:val="006B6E3B"/>
    <w:rsid w:val="006B7D0A"/>
    <w:rsid w:val="006B7E89"/>
    <w:rsid w:val="006B7FF4"/>
    <w:rsid w:val="006C057D"/>
    <w:rsid w:val="006C0900"/>
    <w:rsid w:val="006C0925"/>
    <w:rsid w:val="006C123D"/>
    <w:rsid w:val="006C15EB"/>
    <w:rsid w:val="006C32A4"/>
    <w:rsid w:val="006C37AF"/>
    <w:rsid w:val="006C4784"/>
    <w:rsid w:val="006C49F8"/>
    <w:rsid w:val="006C581C"/>
    <w:rsid w:val="006C5A72"/>
    <w:rsid w:val="006C75ED"/>
    <w:rsid w:val="006D0FE1"/>
    <w:rsid w:val="006D146E"/>
    <w:rsid w:val="006D15F4"/>
    <w:rsid w:val="006D1695"/>
    <w:rsid w:val="006D1738"/>
    <w:rsid w:val="006D186A"/>
    <w:rsid w:val="006D1906"/>
    <w:rsid w:val="006D3B6E"/>
    <w:rsid w:val="006D474B"/>
    <w:rsid w:val="006D5381"/>
    <w:rsid w:val="006D644A"/>
    <w:rsid w:val="006E1F10"/>
    <w:rsid w:val="006E2127"/>
    <w:rsid w:val="006E2D0F"/>
    <w:rsid w:val="006E3885"/>
    <w:rsid w:val="006E4142"/>
    <w:rsid w:val="006E4A78"/>
    <w:rsid w:val="006E4F84"/>
    <w:rsid w:val="006E51EC"/>
    <w:rsid w:val="006E536E"/>
    <w:rsid w:val="006E5988"/>
    <w:rsid w:val="006E633D"/>
    <w:rsid w:val="006E7597"/>
    <w:rsid w:val="006E76F1"/>
    <w:rsid w:val="006E77F7"/>
    <w:rsid w:val="006F03FF"/>
    <w:rsid w:val="006F0665"/>
    <w:rsid w:val="006F072C"/>
    <w:rsid w:val="006F1087"/>
    <w:rsid w:val="006F1D12"/>
    <w:rsid w:val="006F230E"/>
    <w:rsid w:val="006F27C7"/>
    <w:rsid w:val="006F296E"/>
    <w:rsid w:val="006F2C8D"/>
    <w:rsid w:val="006F2F10"/>
    <w:rsid w:val="006F3C21"/>
    <w:rsid w:val="006F5374"/>
    <w:rsid w:val="006F5536"/>
    <w:rsid w:val="006F5656"/>
    <w:rsid w:val="006F5D31"/>
    <w:rsid w:val="006F664D"/>
    <w:rsid w:val="006F6ABC"/>
    <w:rsid w:val="006F72EF"/>
    <w:rsid w:val="006F7DCA"/>
    <w:rsid w:val="00700486"/>
    <w:rsid w:val="007008A3"/>
    <w:rsid w:val="00700BD1"/>
    <w:rsid w:val="00700DD5"/>
    <w:rsid w:val="00701712"/>
    <w:rsid w:val="00701876"/>
    <w:rsid w:val="00702302"/>
    <w:rsid w:val="00702444"/>
    <w:rsid w:val="007024B6"/>
    <w:rsid w:val="007031CB"/>
    <w:rsid w:val="007040D2"/>
    <w:rsid w:val="0070489F"/>
    <w:rsid w:val="0070493A"/>
    <w:rsid w:val="007050B1"/>
    <w:rsid w:val="007057B9"/>
    <w:rsid w:val="00705C78"/>
    <w:rsid w:val="0070636A"/>
    <w:rsid w:val="0070670B"/>
    <w:rsid w:val="007070CA"/>
    <w:rsid w:val="00707C1E"/>
    <w:rsid w:val="00710047"/>
    <w:rsid w:val="00710759"/>
    <w:rsid w:val="007107A3"/>
    <w:rsid w:val="0071088C"/>
    <w:rsid w:val="00711AA6"/>
    <w:rsid w:val="00711C19"/>
    <w:rsid w:val="00712F24"/>
    <w:rsid w:val="00712F94"/>
    <w:rsid w:val="00713043"/>
    <w:rsid w:val="0071337B"/>
    <w:rsid w:val="007141A1"/>
    <w:rsid w:val="007141FB"/>
    <w:rsid w:val="007146A9"/>
    <w:rsid w:val="00714966"/>
    <w:rsid w:val="00714D9C"/>
    <w:rsid w:val="0071550D"/>
    <w:rsid w:val="0071595D"/>
    <w:rsid w:val="00715FD0"/>
    <w:rsid w:val="00716259"/>
    <w:rsid w:val="007178F4"/>
    <w:rsid w:val="007200B1"/>
    <w:rsid w:val="007200DD"/>
    <w:rsid w:val="0072128A"/>
    <w:rsid w:val="00721875"/>
    <w:rsid w:val="00721A09"/>
    <w:rsid w:val="00721C11"/>
    <w:rsid w:val="00721CB3"/>
    <w:rsid w:val="00721F86"/>
    <w:rsid w:val="00722225"/>
    <w:rsid w:val="0072251D"/>
    <w:rsid w:val="00723048"/>
    <w:rsid w:val="0072490D"/>
    <w:rsid w:val="00724AEB"/>
    <w:rsid w:val="00724DDE"/>
    <w:rsid w:val="007250BF"/>
    <w:rsid w:val="00725781"/>
    <w:rsid w:val="00726C0E"/>
    <w:rsid w:val="007303B4"/>
    <w:rsid w:val="007305ED"/>
    <w:rsid w:val="007308E1"/>
    <w:rsid w:val="00730C84"/>
    <w:rsid w:val="007320CC"/>
    <w:rsid w:val="00732563"/>
    <w:rsid w:val="00732723"/>
    <w:rsid w:val="007330DF"/>
    <w:rsid w:val="007332CC"/>
    <w:rsid w:val="00733BC0"/>
    <w:rsid w:val="007341A1"/>
    <w:rsid w:val="00734449"/>
    <w:rsid w:val="00734CAC"/>
    <w:rsid w:val="00735DF4"/>
    <w:rsid w:val="0073720E"/>
    <w:rsid w:val="007378AB"/>
    <w:rsid w:val="00740319"/>
    <w:rsid w:val="00741C76"/>
    <w:rsid w:val="00742174"/>
    <w:rsid w:val="007425D2"/>
    <w:rsid w:val="00742D37"/>
    <w:rsid w:val="00745214"/>
    <w:rsid w:val="007462BD"/>
    <w:rsid w:val="007468A7"/>
    <w:rsid w:val="0074693E"/>
    <w:rsid w:val="007473A9"/>
    <w:rsid w:val="00747B2F"/>
    <w:rsid w:val="00750375"/>
    <w:rsid w:val="007515E9"/>
    <w:rsid w:val="007528FB"/>
    <w:rsid w:val="00752C70"/>
    <w:rsid w:val="00752D14"/>
    <w:rsid w:val="00752D85"/>
    <w:rsid w:val="0075308B"/>
    <w:rsid w:val="0075308E"/>
    <w:rsid w:val="0075378B"/>
    <w:rsid w:val="007546CE"/>
    <w:rsid w:val="0075477F"/>
    <w:rsid w:val="00754AC0"/>
    <w:rsid w:val="00754E1C"/>
    <w:rsid w:val="00755A55"/>
    <w:rsid w:val="007567F7"/>
    <w:rsid w:val="007569DE"/>
    <w:rsid w:val="00756E86"/>
    <w:rsid w:val="00757930"/>
    <w:rsid w:val="00760F2B"/>
    <w:rsid w:val="007611D6"/>
    <w:rsid w:val="00761283"/>
    <w:rsid w:val="00761BD3"/>
    <w:rsid w:val="00761BFF"/>
    <w:rsid w:val="0076235E"/>
    <w:rsid w:val="0076289F"/>
    <w:rsid w:val="00762D33"/>
    <w:rsid w:val="007631C5"/>
    <w:rsid w:val="00763752"/>
    <w:rsid w:val="007640EB"/>
    <w:rsid w:val="00764293"/>
    <w:rsid w:val="00764893"/>
    <w:rsid w:val="007648CF"/>
    <w:rsid w:val="007658CE"/>
    <w:rsid w:val="00765B19"/>
    <w:rsid w:val="00765F08"/>
    <w:rsid w:val="00767841"/>
    <w:rsid w:val="007703D7"/>
    <w:rsid w:val="00770E36"/>
    <w:rsid w:val="00772AE1"/>
    <w:rsid w:val="00772AE4"/>
    <w:rsid w:val="00772EE7"/>
    <w:rsid w:val="00773E5C"/>
    <w:rsid w:val="0077442B"/>
    <w:rsid w:val="00774434"/>
    <w:rsid w:val="007760B9"/>
    <w:rsid w:val="0077613F"/>
    <w:rsid w:val="007761B6"/>
    <w:rsid w:val="0077622A"/>
    <w:rsid w:val="007767CA"/>
    <w:rsid w:val="00776967"/>
    <w:rsid w:val="00777655"/>
    <w:rsid w:val="00780299"/>
    <w:rsid w:val="00780D46"/>
    <w:rsid w:val="00780DBD"/>
    <w:rsid w:val="00780F64"/>
    <w:rsid w:val="007812DF"/>
    <w:rsid w:val="00781E67"/>
    <w:rsid w:val="00782024"/>
    <w:rsid w:val="007828CB"/>
    <w:rsid w:val="007837E0"/>
    <w:rsid w:val="00784025"/>
    <w:rsid w:val="007851B5"/>
    <w:rsid w:val="007855BA"/>
    <w:rsid w:val="00786292"/>
    <w:rsid w:val="00786D2C"/>
    <w:rsid w:val="00786E8D"/>
    <w:rsid w:val="00787672"/>
    <w:rsid w:val="00790193"/>
    <w:rsid w:val="007902A8"/>
    <w:rsid w:val="0079177F"/>
    <w:rsid w:val="00791B91"/>
    <w:rsid w:val="007928D1"/>
    <w:rsid w:val="00792ED8"/>
    <w:rsid w:val="00794145"/>
    <w:rsid w:val="00794C03"/>
    <w:rsid w:val="0079548B"/>
    <w:rsid w:val="007959AD"/>
    <w:rsid w:val="00795C28"/>
    <w:rsid w:val="007971D4"/>
    <w:rsid w:val="007976EC"/>
    <w:rsid w:val="00797966"/>
    <w:rsid w:val="007A089E"/>
    <w:rsid w:val="007A0A95"/>
    <w:rsid w:val="007A0E3F"/>
    <w:rsid w:val="007A1214"/>
    <w:rsid w:val="007A12E1"/>
    <w:rsid w:val="007A1E4B"/>
    <w:rsid w:val="007A2383"/>
    <w:rsid w:val="007A239F"/>
    <w:rsid w:val="007A2E7E"/>
    <w:rsid w:val="007A336E"/>
    <w:rsid w:val="007A3C80"/>
    <w:rsid w:val="007A3D8D"/>
    <w:rsid w:val="007A4853"/>
    <w:rsid w:val="007A537B"/>
    <w:rsid w:val="007A56C0"/>
    <w:rsid w:val="007A67E5"/>
    <w:rsid w:val="007A6AEF"/>
    <w:rsid w:val="007A6F0E"/>
    <w:rsid w:val="007A731B"/>
    <w:rsid w:val="007A778F"/>
    <w:rsid w:val="007A77D2"/>
    <w:rsid w:val="007B0019"/>
    <w:rsid w:val="007B0024"/>
    <w:rsid w:val="007B0965"/>
    <w:rsid w:val="007B0AF5"/>
    <w:rsid w:val="007B1656"/>
    <w:rsid w:val="007B17D8"/>
    <w:rsid w:val="007B1EA3"/>
    <w:rsid w:val="007B28BC"/>
    <w:rsid w:val="007B33A1"/>
    <w:rsid w:val="007B398A"/>
    <w:rsid w:val="007B445C"/>
    <w:rsid w:val="007B493C"/>
    <w:rsid w:val="007B4B3D"/>
    <w:rsid w:val="007B5FFD"/>
    <w:rsid w:val="007B69BC"/>
    <w:rsid w:val="007B6A67"/>
    <w:rsid w:val="007B75C7"/>
    <w:rsid w:val="007B7B3F"/>
    <w:rsid w:val="007C2274"/>
    <w:rsid w:val="007C2324"/>
    <w:rsid w:val="007C43BA"/>
    <w:rsid w:val="007C4E28"/>
    <w:rsid w:val="007C4FE2"/>
    <w:rsid w:val="007C5897"/>
    <w:rsid w:val="007C604E"/>
    <w:rsid w:val="007C628D"/>
    <w:rsid w:val="007C6D1B"/>
    <w:rsid w:val="007C718A"/>
    <w:rsid w:val="007C761A"/>
    <w:rsid w:val="007D0787"/>
    <w:rsid w:val="007D296F"/>
    <w:rsid w:val="007D307F"/>
    <w:rsid w:val="007D5772"/>
    <w:rsid w:val="007D5A3B"/>
    <w:rsid w:val="007D6003"/>
    <w:rsid w:val="007D648B"/>
    <w:rsid w:val="007D7641"/>
    <w:rsid w:val="007D7A90"/>
    <w:rsid w:val="007E1DEC"/>
    <w:rsid w:val="007E1EF6"/>
    <w:rsid w:val="007E364E"/>
    <w:rsid w:val="007E47DA"/>
    <w:rsid w:val="007E5078"/>
    <w:rsid w:val="007E522B"/>
    <w:rsid w:val="007E683A"/>
    <w:rsid w:val="007F1C0D"/>
    <w:rsid w:val="007F1EBA"/>
    <w:rsid w:val="007F2409"/>
    <w:rsid w:val="007F276D"/>
    <w:rsid w:val="007F2FB3"/>
    <w:rsid w:val="007F32DE"/>
    <w:rsid w:val="007F492A"/>
    <w:rsid w:val="007F5600"/>
    <w:rsid w:val="007F5A72"/>
    <w:rsid w:val="007F5F39"/>
    <w:rsid w:val="007F67E7"/>
    <w:rsid w:val="007F6AC6"/>
    <w:rsid w:val="007F72D4"/>
    <w:rsid w:val="007F776C"/>
    <w:rsid w:val="007F7A5E"/>
    <w:rsid w:val="007F7BBD"/>
    <w:rsid w:val="007F7DC6"/>
    <w:rsid w:val="007F7DF9"/>
    <w:rsid w:val="008001C0"/>
    <w:rsid w:val="008022AC"/>
    <w:rsid w:val="00802978"/>
    <w:rsid w:val="008037D6"/>
    <w:rsid w:val="0080391F"/>
    <w:rsid w:val="0080435B"/>
    <w:rsid w:val="008062A6"/>
    <w:rsid w:val="00806465"/>
    <w:rsid w:val="008065EE"/>
    <w:rsid w:val="008066EE"/>
    <w:rsid w:val="00806A1B"/>
    <w:rsid w:val="00807A1F"/>
    <w:rsid w:val="00811D40"/>
    <w:rsid w:val="0081218D"/>
    <w:rsid w:val="0081233A"/>
    <w:rsid w:val="00812F30"/>
    <w:rsid w:val="00812FCA"/>
    <w:rsid w:val="008139DB"/>
    <w:rsid w:val="0081401A"/>
    <w:rsid w:val="0081508C"/>
    <w:rsid w:val="00815531"/>
    <w:rsid w:val="00815D66"/>
    <w:rsid w:val="00815E17"/>
    <w:rsid w:val="00816225"/>
    <w:rsid w:val="00816AE2"/>
    <w:rsid w:val="00816FDE"/>
    <w:rsid w:val="008171F7"/>
    <w:rsid w:val="00817355"/>
    <w:rsid w:val="0082044A"/>
    <w:rsid w:val="00820477"/>
    <w:rsid w:val="008204AB"/>
    <w:rsid w:val="00820951"/>
    <w:rsid w:val="00820D84"/>
    <w:rsid w:val="008210D6"/>
    <w:rsid w:val="008214FD"/>
    <w:rsid w:val="00821593"/>
    <w:rsid w:val="008217B4"/>
    <w:rsid w:val="0082199A"/>
    <w:rsid w:val="00821A23"/>
    <w:rsid w:val="008229B1"/>
    <w:rsid w:val="00822BF1"/>
    <w:rsid w:val="00823851"/>
    <w:rsid w:val="00823E04"/>
    <w:rsid w:val="00824D20"/>
    <w:rsid w:val="0082567F"/>
    <w:rsid w:val="00827725"/>
    <w:rsid w:val="0083011C"/>
    <w:rsid w:val="008301E9"/>
    <w:rsid w:val="00830695"/>
    <w:rsid w:val="00831967"/>
    <w:rsid w:val="008332AA"/>
    <w:rsid w:val="00833DBD"/>
    <w:rsid w:val="00833E87"/>
    <w:rsid w:val="00833FB0"/>
    <w:rsid w:val="00834347"/>
    <w:rsid w:val="008343E2"/>
    <w:rsid w:val="008348FA"/>
    <w:rsid w:val="0083494C"/>
    <w:rsid w:val="00834BC2"/>
    <w:rsid w:val="0083514C"/>
    <w:rsid w:val="008354C4"/>
    <w:rsid w:val="008354D0"/>
    <w:rsid w:val="00835BAC"/>
    <w:rsid w:val="00835C3D"/>
    <w:rsid w:val="00835E96"/>
    <w:rsid w:val="00836B65"/>
    <w:rsid w:val="00837373"/>
    <w:rsid w:val="008404C3"/>
    <w:rsid w:val="00840EE8"/>
    <w:rsid w:val="00841796"/>
    <w:rsid w:val="00843718"/>
    <w:rsid w:val="00843DF5"/>
    <w:rsid w:val="00844011"/>
    <w:rsid w:val="00844DB1"/>
    <w:rsid w:val="00844E0A"/>
    <w:rsid w:val="008450CB"/>
    <w:rsid w:val="00847822"/>
    <w:rsid w:val="00847896"/>
    <w:rsid w:val="00847BF2"/>
    <w:rsid w:val="0085000E"/>
    <w:rsid w:val="00850753"/>
    <w:rsid w:val="00851406"/>
    <w:rsid w:val="00852012"/>
    <w:rsid w:val="00852D07"/>
    <w:rsid w:val="008537AE"/>
    <w:rsid w:val="00853D2A"/>
    <w:rsid w:val="00854204"/>
    <w:rsid w:val="00854BC1"/>
    <w:rsid w:val="00854C5C"/>
    <w:rsid w:val="00854EF8"/>
    <w:rsid w:val="00855125"/>
    <w:rsid w:val="008553A5"/>
    <w:rsid w:val="00855F44"/>
    <w:rsid w:val="00857854"/>
    <w:rsid w:val="00857B27"/>
    <w:rsid w:val="00860138"/>
    <w:rsid w:val="00860594"/>
    <w:rsid w:val="00861040"/>
    <w:rsid w:val="008616F4"/>
    <w:rsid w:val="00861BA2"/>
    <w:rsid w:val="00861CD5"/>
    <w:rsid w:val="00862B93"/>
    <w:rsid w:val="00862F08"/>
    <w:rsid w:val="00864185"/>
    <w:rsid w:val="0086487D"/>
    <w:rsid w:val="008652D8"/>
    <w:rsid w:val="00865314"/>
    <w:rsid w:val="0086687F"/>
    <w:rsid w:val="00866AE8"/>
    <w:rsid w:val="00866C76"/>
    <w:rsid w:val="00867CCA"/>
    <w:rsid w:val="00870291"/>
    <w:rsid w:val="008706BC"/>
    <w:rsid w:val="008708BD"/>
    <w:rsid w:val="00872C93"/>
    <w:rsid w:val="008730FC"/>
    <w:rsid w:val="00873ABD"/>
    <w:rsid w:val="008744A4"/>
    <w:rsid w:val="00874F6B"/>
    <w:rsid w:val="0087515F"/>
    <w:rsid w:val="00877660"/>
    <w:rsid w:val="008800F5"/>
    <w:rsid w:val="0088011B"/>
    <w:rsid w:val="008812A7"/>
    <w:rsid w:val="00881D04"/>
    <w:rsid w:val="00882AFC"/>
    <w:rsid w:val="00882F13"/>
    <w:rsid w:val="00883366"/>
    <w:rsid w:val="0088373D"/>
    <w:rsid w:val="00883C1B"/>
    <w:rsid w:val="00883C71"/>
    <w:rsid w:val="008845B3"/>
    <w:rsid w:val="00885ACA"/>
    <w:rsid w:val="00885BBB"/>
    <w:rsid w:val="008862A5"/>
    <w:rsid w:val="00886A77"/>
    <w:rsid w:val="00886BC9"/>
    <w:rsid w:val="00886E5F"/>
    <w:rsid w:val="0088788B"/>
    <w:rsid w:val="008878B1"/>
    <w:rsid w:val="00887AF1"/>
    <w:rsid w:val="00890894"/>
    <w:rsid w:val="008910E5"/>
    <w:rsid w:val="00893858"/>
    <w:rsid w:val="0089397D"/>
    <w:rsid w:val="0089467C"/>
    <w:rsid w:val="0089470C"/>
    <w:rsid w:val="00894A8A"/>
    <w:rsid w:val="0089502E"/>
    <w:rsid w:val="00895549"/>
    <w:rsid w:val="00895A65"/>
    <w:rsid w:val="0089693E"/>
    <w:rsid w:val="00896D31"/>
    <w:rsid w:val="0089708E"/>
    <w:rsid w:val="00897938"/>
    <w:rsid w:val="00897AA3"/>
    <w:rsid w:val="00897AE4"/>
    <w:rsid w:val="00897B7F"/>
    <w:rsid w:val="00897BAD"/>
    <w:rsid w:val="008A056A"/>
    <w:rsid w:val="008A079B"/>
    <w:rsid w:val="008A0C1B"/>
    <w:rsid w:val="008A0DC7"/>
    <w:rsid w:val="008A11B9"/>
    <w:rsid w:val="008A2FE4"/>
    <w:rsid w:val="008A3D42"/>
    <w:rsid w:val="008A3DC3"/>
    <w:rsid w:val="008A4A65"/>
    <w:rsid w:val="008A5188"/>
    <w:rsid w:val="008A5642"/>
    <w:rsid w:val="008A612E"/>
    <w:rsid w:val="008A64F0"/>
    <w:rsid w:val="008A6601"/>
    <w:rsid w:val="008A68D6"/>
    <w:rsid w:val="008A6E3D"/>
    <w:rsid w:val="008B0DB7"/>
    <w:rsid w:val="008B1159"/>
    <w:rsid w:val="008B26DF"/>
    <w:rsid w:val="008B32C7"/>
    <w:rsid w:val="008B33E3"/>
    <w:rsid w:val="008B35C3"/>
    <w:rsid w:val="008B3CD9"/>
    <w:rsid w:val="008B47F0"/>
    <w:rsid w:val="008B4D7E"/>
    <w:rsid w:val="008B5656"/>
    <w:rsid w:val="008B5D0D"/>
    <w:rsid w:val="008B6327"/>
    <w:rsid w:val="008B6521"/>
    <w:rsid w:val="008B7BB4"/>
    <w:rsid w:val="008C0FB4"/>
    <w:rsid w:val="008C0FF0"/>
    <w:rsid w:val="008C1A8E"/>
    <w:rsid w:val="008C1AC9"/>
    <w:rsid w:val="008C1CC2"/>
    <w:rsid w:val="008C266A"/>
    <w:rsid w:val="008C339F"/>
    <w:rsid w:val="008C3619"/>
    <w:rsid w:val="008C510F"/>
    <w:rsid w:val="008C6034"/>
    <w:rsid w:val="008C6948"/>
    <w:rsid w:val="008C6D61"/>
    <w:rsid w:val="008C6E5C"/>
    <w:rsid w:val="008C7DAB"/>
    <w:rsid w:val="008C7F95"/>
    <w:rsid w:val="008D050B"/>
    <w:rsid w:val="008D0957"/>
    <w:rsid w:val="008D2444"/>
    <w:rsid w:val="008D3152"/>
    <w:rsid w:val="008D4131"/>
    <w:rsid w:val="008D4138"/>
    <w:rsid w:val="008D46CF"/>
    <w:rsid w:val="008D5010"/>
    <w:rsid w:val="008D51E1"/>
    <w:rsid w:val="008D531B"/>
    <w:rsid w:val="008D6A52"/>
    <w:rsid w:val="008D6D37"/>
    <w:rsid w:val="008D790F"/>
    <w:rsid w:val="008D7AC1"/>
    <w:rsid w:val="008E19D9"/>
    <w:rsid w:val="008E1E33"/>
    <w:rsid w:val="008E1E74"/>
    <w:rsid w:val="008E2848"/>
    <w:rsid w:val="008E4D9B"/>
    <w:rsid w:val="008E50F8"/>
    <w:rsid w:val="008E59C7"/>
    <w:rsid w:val="008E5F52"/>
    <w:rsid w:val="008E6815"/>
    <w:rsid w:val="008E79BE"/>
    <w:rsid w:val="008E7FAD"/>
    <w:rsid w:val="008F08E3"/>
    <w:rsid w:val="008F10F3"/>
    <w:rsid w:val="008F12F0"/>
    <w:rsid w:val="008F2186"/>
    <w:rsid w:val="008F2415"/>
    <w:rsid w:val="008F37AB"/>
    <w:rsid w:val="008F3A12"/>
    <w:rsid w:val="008F3D07"/>
    <w:rsid w:val="008F3D3A"/>
    <w:rsid w:val="008F456C"/>
    <w:rsid w:val="008F45F4"/>
    <w:rsid w:val="008F5319"/>
    <w:rsid w:val="008F5346"/>
    <w:rsid w:val="008F7736"/>
    <w:rsid w:val="008F774E"/>
    <w:rsid w:val="009027A8"/>
    <w:rsid w:val="009027DA"/>
    <w:rsid w:val="00902D5A"/>
    <w:rsid w:val="00902F13"/>
    <w:rsid w:val="0090402C"/>
    <w:rsid w:val="00904967"/>
    <w:rsid w:val="00904BC5"/>
    <w:rsid w:val="00906262"/>
    <w:rsid w:val="009069C2"/>
    <w:rsid w:val="00907224"/>
    <w:rsid w:val="0090748E"/>
    <w:rsid w:val="00907E37"/>
    <w:rsid w:val="00910421"/>
    <w:rsid w:val="00910514"/>
    <w:rsid w:val="00910A20"/>
    <w:rsid w:val="00910EF7"/>
    <w:rsid w:val="00911DA6"/>
    <w:rsid w:val="00912793"/>
    <w:rsid w:val="00912D01"/>
    <w:rsid w:val="00913506"/>
    <w:rsid w:val="0091497E"/>
    <w:rsid w:val="00914AC2"/>
    <w:rsid w:val="00914D14"/>
    <w:rsid w:val="0091563E"/>
    <w:rsid w:val="00916FAB"/>
    <w:rsid w:val="009176BB"/>
    <w:rsid w:val="00917D8D"/>
    <w:rsid w:val="00917D9B"/>
    <w:rsid w:val="00917FD2"/>
    <w:rsid w:val="00920224"/>
    <w:rsid w:val="0092044E"/>
    <w:rsid w:val="009207CC"/>
    <w:rsid w:val="00920943"/>
    <w:rsid w:val="009209C1"/>
    <w:rsid w:val="00920F5B"/>
    <w:rsid w:val="00921054"/>
    <w:rsid w:val="0092197A"/>
    <w:rsid w:val="00922262"/>
    <w:rsid w:val="00923052"/>
    <w:rsid w:val="00923E8B"/>
    <w:rsid w:val="00924766"/>
    <w:rsid w:val="009247DD"/>
    <w:rsid w:val="00924B54"/>
    <w:rsid w:val="00924F77"/>
    <w:rsid w:val="009255C9"/>
    <w:rsid w:val="00926277"/>
    <w:rsid w:val="009262AC"/>
    <w:rsid w:val="009262ED"/>
    <w:rsid w:val="00927565"/>
    <w:rsid w:val="00927CCC"/>
    <w:rsid w:val="009304ED"/>
    <w:rsid w:val="00930A35"/>
    <w:rsid w:val="00930A3E"/>
    <w:rsid w:val="009312F3"/>
    <w:rsid w:val="0093238F"/>
    <w:rsid w:val="009324ED"/>
    <w:rsid w:val="00932DE0"/>
    <w:rsid w:val="00932FFA"/>
    <w:rsid w:val="0093335D"/>
    <w:rsid w:val="0093514E"/>
    <w:rsid w:val="009355EA"/>
    <w:rsid w:val="00935776"/>
    <w:rsid w:val="00935B93"/>
    <w:rsid w:val="009366E7"/>
    <w:rsid w:val="00937572"/>
    <w:rsid w:val="009375A0"/>
    <w:rsid w:val="009375F0"/>
    <w:rsid w:val="009404C1"/>
    <w:rsid w:val="0094178E"/>
    <w:rsid w:val="009432E4"/>
    <w:rsid w:val="0094342C"/>
    <w:rsid w:val="00943B27"/>
    <w:rsid w:val="0094401F"/>
    <w:rsid w:val="00944209"/>
    <w:rsid w:val="009446A8"/>
    <w:rsid w:val="00944FF0"/>
    <w:rsid w:val="00945089"/>
    <w:rsid w:val="009450E0"/>
    <w:rsid w:val="009457C1"/>
    <w:rsid w:val="009468D1"/>
    <w:rsid w:val="00947208"/>
    <w:rsid w:val="00950884"/>
    <w:rsid w:val="00950AB9"/>
    <w:rsid w:val="00950DBE"/>
    <w:rsid w:val="00951618"/>
    <w:rsid w:val="00951D71"/>
    <w:rsid w:val="00952076"/>
    <w:rsid w:val="00952581"/>
    <w:rsid w:val="00952F78"/>
    <w:rsid w:val="009537BA"/>
    <w:rsid w:val="00953EFF"/>
    <w:rsid w:val="00954BE3"/>
    <w:rsid w:val="0095616F"/>
    <w:rsid w:val="00957AD6"/>
    <w:rsid w:val="0096165D"/>
    <w:rsid w:val="0096175D"/>
    <w:rsid w:val="00961E5B"/>
    <w:rsid w:val="009621FA"/>
    <w:rsid w:val="00962BB7"/>
    <w:rsid w:val="009631D7"/>
    <w:rsid w:val="00963335"/>
    <w:rsid w:val="00963B92"/>
    <w:rsid w:val="009642C8"/>
    <w:rsid w:val="00967A21"/>
    <w:rsid w:val="00967ECC"/>
    <w:rsid w:val="00970A96"/>
    <w:rsid w:val="00970B89"/>
    <w:rsid w:val="00972093"/>
    <w:rsid w:val="009721BA"/>
    <w:rsid w:val="00972DA2"/>
    <w:rsid w:val="00974C1D"/>
    <w:rsid w:val="009750FA"/>
    <w:rsid w:val="0097571E"/>
    <w:rsid w:val="00976312"/>
    <w:rsid w:val="00976E11"/>
    <w:rsid w:val="00976FB9"/>
    <w:rsid w:val="0097700A"/>
    <w:rsid w:val="009772FB"/>
    <w:rsid w:val="00977C5E"/>
    <w:rsid w:val="009806A2"/>
    <w:rsid w:val="00981ACE"/>
    <w:rsid w:val="009821CA"/>
    <w:rsid w:val="0098255B"/>
    <w:rsid w:val="00982797"/>
    <w:rsid w:val="00983788"/>
    <w:rsid w:val="00984088"/>
    <w:rsid w:val="009844D6"/>
    <w:rsid w:val="00984D75"/>
    <w:rsid w:val="00986ADF"/>
    <w:rsid w:val="009872F5"/>
    <w:rsid w:val="00987384"/>
    <w:rsid w:val="009874F6"/>
    <w:rsid w:val="0098799F"/>
    <w:rsid w:val="00987B21"/>
    <w:rsid w:val="0099048B"/>
    <w:rsid w:val="00991263"/>
    <w:rsid w:val="009920B2"/>
    <w:rsid w:val="0099393A"/>
    <w:rsid w:val="00995D42"/>
    <w:rsid w:val="009966B0"/>
    <w:rsid w:val="009967CD"/>
    <w:rsid w:val="00996833"/>
    <w:rsid w:val="00996D74"/>
    <w:rsid w:val="00997A37"/>
    <w:rsid w:val="00997BAE"/>
    <w:rsid w:val="00997E61"/>
    <w:rsid w:val="009A156C"/>
    <w:rsid w:val="009A2318"/>
    <w:rsid w:val="009A2B20"/>
    <w:rsid w:val="009A2C41"/>
    <w:rsid w:val="009A4025"/>
    <w:rsid w:val="009A4371"/>
    <w:rsid w:val="009A4DB8"/>
    <w:rsid w:val="009A4F26"/>
    <w:rsid w:val="009A5113"/>
    <w:rsid w:val="009A56B1"/>
    <w:rsid w:val="009A5B55"/>
    <w:rsid w:val="009A62FC"/>
    <w:rsid w:val="009A7587"/>
    <w:rsid w:val="009A7603"/>
    <w:rsid w:val="009B086A"/>
    <w:rsid w:val="009B1610"/>
    <w:rsid w:val="009B26A5"/>
    <w:rsid w:val="009B26A7"/>
    <w:rsid w:val="009B3546"/>
    <w:rsid w:val="009B362D"/>
    <w:rsid w:val="009B3C23"/>
    <w:rsid w:val="009B41AE"/>
    <w:rsid w:val="009B58EF"/>
    <w:rsid w:val="009B5A51"/>
    <w:rsid w:val="009B5A54"/>
    <w:rsid w:val="009B5DBF"/>
    <w:rsid w:val="009B6E8D"/>
    <w:rsid w:val="009B6F5F"/>
    <w:rsid w:val="009B7077"/>
    <w:rsid w:val="009B78A5"/>
    <w:rsid w:val="009B7FDF"/>
    <w:rsid w:val="009C0083"/>
    <w:rsid w:val="009C0749"/>
    <w:rsid w:val="009C0BE0"/>
    <w:rsid w:val="009C1044"/>
    <w:rsid w:val="009C1B6B"/>
    <w:rsid w:val="009C1C90"/>
    <w:rsid w:val="009C1E1E"/>
    <w:rsid w:val="009C1F96"/>
    <w:rsid w:val="009C2869"/>
    <w:rsid w:val="009C3273"/>
    <w:rsid w:val="009C368F"/>
    <w:rsid w:val="009C3C53"/>
    <w:rsid w:val="009C3D9F"/>
    <w:rsid w:val="009C3DBE"/>
    <w:rsid w:val="009C3E6C"/>
    <w:rsid w:val="009C442D"/>
    <w:rsid w:val="009C4634"/>
    <w:rsid w:val="009C49EC"/>
    <w:rsid w:val="009C4A54"/>
    <w:rsid w:val="009C4CE2"/>
    <w:rsid w:val="009C56DE"/>
    <w:rsid w:val="009C5F44"/>
    <w:rsid w:val="009C6D68"/>
    <w:rsid w:val="009C6D93"/>
    <w:rsid w:val="009C7041"/>
    <w:rsid w:val="009C7153"/>
    <w:rsid w:val="009C724B"/>
    <w:rsid w:val="009C7401"/>
    <w:rsid w:val="009C7676"/>
    <w:rsid w:val="009C7CD3"/>
    <w:rsid w:val="009C7E42"/>
    <w:rsid w:val="009D0189"/>
    <w:rsid w:val="009D03A0"/>
    <w:rsid w:val="009D0594"/>
    <w:rsid w:val="009D2C30"/>
    <w:rsid w:val="009D33D2"/>
    <w:rsid w:val="009D41F6"/>
    <w:rsid w:val="009D43F6"/>
    <w:rsid w:val="009D444C"/>
    <w:rsid w:val="009D6626"/>
    <w:rsid w:val="009D6C83"/>
    <w:rsid w:val="009D6C8B"/>
    <w:rsid w:val="009D6F6A"/>
    <w:rsid w:val="009D7D01"/>
    <w:rsid w:val="009D7FB7"/>
    <w:rsid w:val="009E1318"/>
    <w:rsid w:val="009E16B4"/>
    <w:rsid w:val="009E19AF"/>
    <w:rsid w:val="009E19F2"/>
    <w:rsid w:val="009E1FA8"/>
    <w:rsid w:val="009E21EE"/>
    <w:rsid w:val="009E224F"/>
    <w:rsid w:val="009E24D5"/>
    <w:rsid w:val="009E31EC"/>
    <w:rsid w:val="009E3782"/>
    <w:rsid w:val="009E3B3A"/>
    <w:rsid w:val="009E4196"/>
    <w:rsid w:val="009E44D4"/>
    <w:rsid w:val="009E56FD"/>
    <w:rsid w:val="009E5A6D"/>
    <w:rsid w:val="009E5E69"/>
    <w:rsid w:val="009E6037"/>
    <w:rsid w:val="009E610C"/>
    <w:rsid w:val="009E6598"/>
    <w:rsid w:val="009E680F"/>
    <w:rsid w:val="009E68CE"/>
    <w:rsid w:val="009E72BF"/>
    <w:rsid w:val="009E7744"/>
    <w:rsid w:val="009E7971"/>
    <w:rsid w:val="009F024E"/>
    <w:rsid w:val="009F1ADA"/>
    <w:rsid w:val="009F2534"/>
    <w:rsid w:val="009F2640"/>
    <w:rsid w:val="009F2A1B"/>
    <w:rsid w:val="009F3653"/>
    <w:rsid w:val="009F45AF"/>
    <w:rsid w:val="009F49D3"/>
    <w:rsid w:val="009F4D0D"/>
    <w:rsid w:val="009F5316"/>
    <w:rsid w:val="009F5550"/>
    <w:rsid w:val="009F5EA5"/>
    <w:rsid w:val="009F7225"/>
    <w:rsid w:val="00A00151"/>
    <w:rsid w:val="00A008AA"/>
    <w:rsid w:val="00A00D2A"/>
    <w:rsid w:val="00A01D9B"/>
    <w:rsid w:val="00A01F24"/>
    <w:rsid w:val="00A02452"/>
    <w:rsid w:val="00A02CEB"/>
    <w:rsid w:val="00A02E6B"/>
    <w:rsid w:val="00A0427A"/>
    <w:rsid w:val="00A04F0C"/>
    <w:rsid w:val="00A0583C"/>
    <w:rsid w:val="00A05A02"/>
    <w:rsid w:val="00A061EA"/>
    <w:rsid w:val="00A06B08"/>
    <w:rsid w:val="00A06B76"/>
    <w:rsid w:val="00A06E3C"/>
    <w:rsid w:val="00A079B5"/>
    <w:rsid w:val="00A07CD1"/>
    <w:rsid w:val="00A10240"/>
    <w:rsid w:val="00A11A4A"/>
    <w:rsid w:val="00A128D7"/>
    <w:rsid w:val="00A13BD3"/>
    <w:rsid w:val="00A13C57"/>
    <w:rsid w:val="00A13E82"/>
    <w:rsid w:val="00A14116"/>
    <w:rsid w:val="00A141A0"/>
    <w:rsid w:val="00A1469B"/>
    <w:rsid w:val="00A14E3A"/>
    <w:rsid w:val="00A1513C"/>
    <w:rsid w:val="00A152FB"/>
    <w:rsid w:val="00A160B9"/>
    <w:rsid w:val="00A160BB"/>
    <w:rsid w:val="00A1682D"/>
    <w:rsid w:val="00A17103"/>
    <w:rsid w:val="00A17EC6"/>
    <w:rsid w:val="00A205FE"/>
    <w:rsid w:val="00A2098C"/>
    <w:rsid w:val="00A2266A"/>
    <w:rsid w:val="00A22AC5"/>
    <w:rsid w:val="00A23295"/>
    <w:rsid w:val="00A238AC"/>
    <w:rsid w:val="00A242F4"/>
    <w:rsid w:val="00A2493A"/>
    <w:rsid w:val="00A2518D"/>
    <w:rsid w:val="00A25D4B"/>
    <w:rsid w:val="00A25E4A"/>
    <w:rsid w:val="00A26479"/>
    <w:rsid w:val="00A266C2"/>
    <w:rsid w:val="00A27809"/>
    <w:rsid w:val="00A27EC6"/>
    <w:rsid w:val="00A3040F"/>
    <w:rsid w:val="00A312DF"/>
    <w:rsid w:val="00A32235"/>
    <w:rsid w:val="00A32F31"/>
    <w:rsid w:val="00A32F38"/>
    <w:rsid w:val="00A342DC"/>
    <w:rsid w:val="00A359D4"/>
    <w:rsid w:val="00A35BC9"/>
    <w:rsid w:val="00A35E96"/>
    <w:rsid w:val="00A364CC"/>
    <w:rsid w:val="00A368B4"/>
    <w:rsid w:val="00A36B7C"/>
    <w:rsid w:val="00A36D55"/>
    <w:rsid w:val="00A36E69"/>
    <w:rsid w:val="00A375E7"/>
    <w:rsid w:val="00A4174A"/>
    <w:rsid w:val="00A41A5B"/>
    <w:rsid w:val="00A4222E"/>
    <w:rsid w:val="00A42330"/>
    <w:rsid w:val="00A434F4"/>
    <w:rsid w:val="00A44015"/>
    <w:rsid w:val="00A44730"/>
    <w:rsid w:val="00A44863"/>
    <w:rsid w:val="00A4498F"/>
    <w:rsid w:val="00A45275"/>
    <w:rsid w:val="00A4588C"/>
    <w:rsid w:val="00A45D46"/>
    <w:rsid w:val="00A45FC6"/>
    <w:rsid w:val="00A46114"/>
    <w:rsid w:val="00A462BD"/>
    <w:rsid w:val="00A47926"/>
    <w:rsid w:val="00A47B9C"/>
    <w:rsid w:val="00A50282"/>
    <w:rsid w:val="00A51011"/>
    <w:rsid w:val="00A51292"/>
    <w:rsid w:val="00A541BD"/>
    <w:rsid w:val="00A54CF5"/>
    <w:rsid w:val="00A569F9"/>
    <w:rsid w:val="00A6025C"/>
    <w:rsid w:val="00A60A45"/>
    <w:rsid w:val="00A60B2B"/>
    <w:rsid w:val="00A611A7"/>
    <w:rsid w:val="00A61763"/>
    <w:rsid w:val="00A617AB"/>
    <w:rsid w:val="00A61B5F"/>
    <w:rsid w:val="00A624C4"/>
    <w:rsid w:val="00A63938"/>
    <w:rsid w:val="00A6541F"/>
    <w:rsid w:val="00A662BB"/>
    <w:rsid w:val="00A66460"/>
    <w:rsid w:val="00A66844"/>
    <w:rsid w:val="00A66D51"/>
    <w:rsid w:val="00A66FA6"/>
    <w:rsid w:val="00A70140"/>
    <w:rsid w:val="00A704FF"/>
    <w:rsid w:val="00A70E98"/>
    <w:rsid w:val="00A71477"/>
    <w:rsid w:val="00A731E1"/>
    <w:rsid w:val="00A74478"/>
    <w:rsid w:val="00A746F6"/>
    <w:rsid w:val="00A748DA"/>
    <w:rsid w:val="00A7541A"/>
    <w:rsid w:val="00A75987"/>
    <w:rsid w:val="00A75F60"/>
    <w:rsid w:val="00A75FD9"/>
    <w:rsid w:val="00A77495"/>
    <w:rsid w:val="00A774D5"/>
    <w:rsid w:val="00A7757F"/>
    <w:rsid w:val="00A7767A"/>
    <w:rsid w:val="00A7797A"/>
    <w:rsid w:val="00A77F80"/>
    <w:rsid w:val="00A80095"/>
    <w:rsid w:val="00A8070C"/>
    <w:rsid w:val="00A8092D"/>
    <w:rsid w:val="00A8106B"/>
    <w:rsid w:val="00A81419"/>
    <w:rsid w:val="00A81485"/>
    <w:rsid w:val="00A816E4"/>
    <w:rsid w:val="00A81702"/>
    <w:rsid w:val="00A8186B"/>
    <w:rsid w:val="00A82585"/>
    <w:rsid w:val="00A82C4A"/>
    <w:rsid w:val="00A8345B"/>
    <w:rsid w:val="00A8389E"/>
    <w:rsid w:val="00A84116"/>
    <w:rsid w:val="00A84801"/>
    <w:rsid w:val="00A84888"/>
    <w:rsid w:val="00A85502"/>
    <w:rsid w:val="00A856CD"/>
    <w:rsid w:val="00A859C4"/>
    <w:rsid w:val="00A85FA5"/>
    <w:rsid w:val="00A862AF"/>
    <w:rsid w:val="00A86680"/>
    <w:rsid w:val="00A8688A"/>
    <w:rsid w:val="00A86C8B"/>
    <w:rsid w:val="00A9071B"/>
    <w:rsid w:val="00A90C1A"/>
    <w:rsid w:val="00A912E8"/>
    <w:rsid w:val="00A92F57"/>
    <w:rsid w:val="00A9343B"/>
    <w:rsid w:val="00A93457"/>
    <w:rsid w:val="00A941FB"/>
    <w:rsid w:val="00A945DE"/>
    <w:rsid w:val="00A95AB6"/>
    <w:rsid w:val="00A96089"/>
    <w:rsid w:val="00A967E6"/>
    <w:rsid w:val="00A96C63"/>
    <w:rsid w:val="00A9759F"/>
    <w:rsid w:val="00A9772B"/>
    <w:rsid w:val="00AA10F6"/>
    <w:rsid w:val="00AA129A"/>
    <w:rsid w:val="00AA2197"/>
    <w:rsid w:val="00AA26F6"/>
    <w:rsid w:val="00AA2ADB"/>
    <w:rsid w:val="00AA349B"/>
    <w:rsid w:val="00AA34DA"/>
    <w:rsid w:val="00AA41D8"/>
    <w:rsid w:val="00AA469D"/>
    <w:rsid w:val="00AA59F6"/>
    <w:rsid w:val="00AA6571"/>
    <w:rsid w:val="00AA72D3"/>
    <w:rsid w:val="00AA7911"/>
    <w:rsid w:val="00AB028F"/>
    <w:rsid w:val="00AB0570"/>
    <w:rsid w:val="00AB098B"/>
    <w:rsid w:val="00AB0A0E"/>
    <w:rsid w:val="00AB151D"/>
    <w:rsid w:val="00AB1BC5"/>
    <w:rsid w:val="00AB28E1"/>
    <w:rsid w:val="00AB318C"/>
    <w:rsid w:val="00AB3854"/>
    <w:rsid w:val="00AB3EE8"/>
    <w:rsid w:val="00AB4968"/>
    <w:rsid w:val="00AB4A9E"/>
    <w:rsid w:val="00AB5389"/>
    <w:rsid w:val="00AB54F0"/>
    <w:rsid w:val="00AB6169"/>
    <w:rsid w:val="00AB6C10"/>
    <w:rsid w:val="00AB6F87"/>
    <w:rsid w:val="00AC04DF"/>
    <w:rsid w:val="00AC081A"/>
    <w:rsid w:val="00AC1421"/>
    <w:rsid w:val="00AC1797"/>
    <w:rsid w:val="00AC1D5A"/>
    <w:rsid w:val="00AC1F52"/>
    <w:rsid w:val="00AC2009"/>
    <w:rsid w:val="00AC2C56"/>
    <w:rsid w:val="00AC2D14"/>
    <w:rsid w:val="00AC2FD8"/>
    <w:rsid w:val="00AC3AFF"/>
    <w:rsid w:val="00AC40BB"/>
    <w:rsid w:val="00AC4727"/>
    <w:rsid w:val="00AC48D4"/>
    <w:rsid w:val="00AC4C64"/>
    <w:rsid w:val="00AC5CB5"/>
    <w:rsid w:val="00AC66DC"/>
    <w:rsid w:val="00AC6F0A"/>
    <w:rsid w:val="00AC7946"/>
    <w:rsid w:val="00AC7C64"/>
    <w:rsid w:val="00AC7E24"/>
    <w:rsid w:val="00AD070E"/>
    <w:rsid w:val="00AD1500"/>
    <w:rsid w:val="00AD2265"/>
    <w:rsid w:val="00AD2A18"/>
    <w:rsid w:val="00AD2A1A"/>
    <w:rsid w:val="00AD2BE9"/>
    <w:rsid w:val="00AD3032"/>
    <w:rsid w:val="00AD3C23"/>
    <w:rsid w:val="00AD45E7"/>
    <w:rsid w:val="00AD4688"/>
    <w:rsid w:val="00AD4F23"/>
    <w:rsid w:val="00AD54E2"/>
    <w:rsid w:val="00AD5871"/>
    <w:rsid w:val="00AD591D"/>
    <w:rsid w:val="00AD688C"/>
    <w:rsid w:val="00AE0159"/>
    <w:rsid w:val="00AE047F"/>
    <w:rsid w:val="00AE1907"/>
    <w:rsid w:val="00AE2036"/>
    <w:rsid w:val="00AE2621"/>
    <w:rsid w:val="00AE3289"/>
    <w:rsid w:val="00AE5058"/>
    <w:rsid w:val="00AE559A"/>
    <w:rsid w:val="00AE56A5"/>
    <w:rsid w:val="00AE5877"/>
    <w:rsid w:val="00AE5B51"/>
    <w:rsid w:val="00AE5F4F"/>
    <w:rsid w:val="00AE795F"/>
    <w:rsid w:val="00AE7F20"/>
    <w:rsid w:val="00AF0189"/>
    <w:rsid w:val="00AF0C70"/>
    <w:rsid w:val="00AF1835"/>
    <w:rsid w:val="00AF1EFC"/>
    <w:rsid w:val="00AF27CD"/>
    <w:rsid w:val="00AF2878"/>
    <w:rsid w:val="00AF2A5E"/>
    <w:rsid w:val="00AF2D49"/>
    <w:rsid w:val="00AF385C"/>
    <w:rsid w:val="00AF3BCE"/>
    <w:rsid w:val="00AF3CDE"/>
    <w:rsid w:val="00AF3D74"/>
    <w:rsid w:val="00AF3ECC"/>
    <w:rsid w:val="00AF610C"/>
    <w:rsid w:val="00AF698C"/>
    <w:rsid w:val="00AF7858"/>
    <w:rsid w:val="00AF7E3B"/>
    <w:rsid w:val="00B009DF"/>
    <w:rsid w:val="00B02119"/>
    <w:rsid w:val="00B0273B"/>
    <w:rsid w:val="00B02B42"/>
    <w:rsid w:val="00B03F17"/>
    <w:rsid w:val="00B050BD"/>
    <w:rsid w:val="00B059A8"/>
    <w:rsid w:val="00B05E10"/>
    <w:rsid w:val="00B06265"/>
    <w:rsid w:val="00B065AE"/>
    <w:rsid w:val="00B0667D"/>
    <w:rsid w:val="00B06B37"/>
    <w:rsid w:val="00B06DA6"/>
    <w:rsid w:val="00B06FB5"/>
    <w:rsid w:val="00B0706E"/>
    <w:rsid w:val="00B07442"/>
    <w:rsid w:val="00B103C4"/>
    <w:rsid w:val="00B1064E"/>
    <w:rsid w:val="00B1260E"/>
    <w:rsid w:val="00B12CE4"/>
    <w:rsid w:val="00B13255"/>
    <w:rsid w:val="00B136FF"/>
    <w:rsid w:val="00B13B0A"/>
    <w:rsid w:val="00B153FA"/>
    <w:rsid w:val="00B1755B"/>
    <w:rsid w:val="00B2001E"/>
    <w:rsid w:val="00B203E3"/>
    <w:rsid w:val="00B20C90"/>
    <w:rsid w:val="00B213DA"/>
    <w:rsid w:val="00B215A2"/>
    <w:rsid w:val="00B21C02"/>
    <w:rsid w:val="00B22949"/>
    <w:rsid w:val="00B22B0D"/>
    <w:rsid w:val="00B22D37"/>
    <w:rsid w:val="00B235C4"/>
    <w:rsid w:val="00B23D52"/>
    <w:rsid w:val="00B23F5C"/>
    <w:rsid w:val="00B246D3"/>
    <w:rsid w:val="00B2543A"/>
    <w:rsid w:val="00B262D1"/>
    <w:rsid w:val="00B26E1B"/>
    <w:rsid w:val="00B307BD"/>
    <w:rsid w:val="00B31005"/>
    <w:rsid w:val="00B31C05"/>
    <w:rsid w:val="00B323B1"/>
    <w:rsid w:val="00B32E52"/>
    <w:rsid w:val="00B32F63"/>
    <w:rsid w:val="00B34B24"/>
    <w:rsid w:val="00B34E3E"/>
    <w:rsid w:val="00B34E8E"/>
    <w:rsid w:val="00B35718"/>
    <w:rsid w:val="00B35CC8"/>
    <w:rsid w:val="00B36C7A"/>
    <w:rsid w:val="00B36DDC"/>
    <w:rsid w:val="00B36F58"/>
    <w:rsid w:val="00B37ED1"/>
    <w:rsid w:val="00B4018C"/>
    <w:rsid w:val="00B4053A"/>
    <w:rsid w:val="00B40599"/>
    <w:rsid w:val="00B40C1B"/>
    <w:rsid w:val="00B4112F"/>
    <w:rsid w:val="00B4138A"/>
    <w:rsid w:val="00B41697"/>
    <w:rsid w:val="00B41A25"/>
    <w:rsid w:val="00B41FB9"/>
    <w:rsid w:val="00B4359F"/>
    <w:rsid w:val="00B4391F"/>
    <w:rsid w:val="00B43A81"/>
    <w:rsid w:val="00B44557"/>
    <w:rsid w:val="00B448BF"/>
    <w:rsid w:val="00B44EE8"/>
    <w:rsid w:val="00B45CFF"/>
    <w:rsid w:val="00B45E97"/>
    <w:rsid w:val="00B47AC6"/>
    <w:rsid w:val="00B50B25"/>
    <w:rsid w:val="00B50F26"/>
    <w:rsid w:val="00B5299E"/>
    <w:rsid w:val="00B54ED9"/>
    <w:rsid w:val="00B55358"/>
    <w:rsid w:val="00B5620B"/>
    <w:rsid w:val="00B57F61"/>
    <w:rsid w:val="00B6069D"/>
    <w:rsid w:val="00B60BEC"/>
    <w:rsid w:val="00B61C4B"/>
    <w:rsid w:val="00B621D2"/>
    <w:rsid w:val="00B636B4"/>
    <w:rsid w:val="00B640F1"/>
    <w:rsid w:val="00B65B75"/>
    <w:rsid w:val="00B6649B"/>
    <w:rsid w:val="00B67398"/>
    <w:rsid w:val="00B6797C"/>
    <w:rsid w:val="00B701E9"/>
    <w:rsid w:val="00B703B6"/>
    <w:rsid w:val="00B7116F"/>
    <w:rsid w:val="00B71313"/>
    <w:rsid w:val="00B717E8"/>
    <w:rsid w:val="00B71C97"/>
    <w:rsid w:val="00B7205B"/>
    <w:rsid w:val="00B7216E"/>
    <w:rsid w:val="00B72F43"/>
    <w:rsid w:val="00B74D84"/>
    <w:rsid w:val="00B752BE"/>
    <w:rsid w:val="00B75447"/>
    <w:rsid w:val="00B75F6B"/>
    <w:rsid w:val="00B75FEE"/>
    <w:rsid w:val="00B76392"/>
    <w:rsid w:val="00B76FE6"/>
    <w:rsid w:val="00B7718F"/>
    <w:rsid w:val="00B7746A"/>
    <w:rsid w:val="00B778C7"/>
    <w:rsid w:val="00B77DFD"/>
    <w:rsid w:val="00B802A8"/>
    <w:rsid w:val="00B81002"/>
    <w:rsid w:val="00B81641"/>
    <w:rsid w:val="00B81C00"/>
    <w:rsid w:val="00B81DB0"/>
    <w:rsid w:val="00B82529"/>
    <w:rsid w:val="00B825C7"/>
    <w:rsid w:val="00B84A4A"/>
    <w:rsid w:val="00B850F3"/>
    <w:rsid w:val="00B852D0"/>
    <w:rsid w:val="00B85480"/>
    <w:rsid w:val="00B85945"/>
    <w:rsid w:val="00B86265"/>
    <w:rsid w:val="00B863F1"/>
    <w:rsid w:val="00B864D0"/>
    <w:rsid w:val="00B91376"/>
    <w:rsid w:val="00B92B69"/>
    <w:rsid w:val="00B92DA8"/>
    <w:rsid w:val="00B931B2"/>
    <w:rsid w:val="00B94055"/>
    <w:rsid w:val="00B94AAA"/>
    <w:rsid w:val="00B94EFE"/>
    <w:rsid w:val="00B953FD"/>
    <w:rsid w:val="00B9591F"/>
    <w:rsid w:val="00B968EF"/>
    <w:rsid w:val="00B976D4"/>
    <w:rsid w:val="00B97AD0"/>
    <w:rsid w:val="00BA0059"/>
    <w:rsid w:val="00BA13B6"/>
    <w:rsid w:val="00BA164B"/>
    <w:rsid w:val="00BA1C98"/>
    <w:rsid w:val="00BA27A4"/>
    <w:rsid w:val="00BA2A81"/>
    <w:rsid w:val="00BA2D81"/>
    <w:rsid w:val="00BA3975"/>
    <w:rsid w:val="00BA464C"/>
    <w:rsid w:val="00BA4FB0"/>
    <w:rsid w:val="00BA5ACC"/>
    <w:rsid w:val="00BA5F63"/>
    <w:rsid w:val="00BA7106"/>
    <w:rsid w:val="00BA77AC"/>
    <w:rsid w:val="00BB00AD"/>
    <w:rsid w:val="00BB0AF2"/>
    <w:rsid w:val="00BB139A"/>
    <w:rsid w:val="00BB33F2"/>
    <w:rsid w:val="00BB3B53"/>
    <w:rsid w:val="00BB43C5"/>
    <w:rsid w:val="00BB4CFD"/>
    <w:rsid w:val="00BB53B0"/>
    <w:rsid w:val="00BB65E5"/>
    <w:rsid w:val="00BB6EBD"/>
    <w:rsid w:val="00BB6F2D"/>
    <w:rsid w:val="00BC0685"/>
    <w:rsid w:val="00BC1078"/>
    <w:rsid w:val="00BC2B99"/>
    <w:rsid w:val="00BC3A65"/>
    <w:rsid w:val="00BC452F"/>
    <w:rsid w:val="00BC48CF"/>
    <w:rsid w:val="00BC52AC"/>
    <w:rsid w:val="00BC56DB"/>
    <w:rsid w:val="00BC57DF"/>
    <w:rsid w:val="00BC5B03"/>
    <w:rsid w:val="00BC5E85"/>
    <w:rsid w:val="00BC6674"/>
    <w:rsid w:val="00BC7773"/>
    <w:rsid w:val="00BD0544"/>
    <w:rsid w:val="00BD05FA"/>
    <w:rsid w:val="00BD1B9D"/>
    <w:rsid w:val="00BD1CA4"/>
    <w:rsid w:val="00BD20CC"/>
    <w:rsid w:val="00BD2859"/>
    <w:rsid w:val="00BD2947"/>
    <w:rsid w:val="00BD3619"/>
    <w:rsid w:val="00BD3AC7"/>
    <w:rsid w:val="00BD3DDA"/>
    <w:rsid w:val="00BD5AEF"/>
    <w:rsid w:val="00BD5CCE"/>
    <w:rsid w:val="00BD5F2B"/>
    <w:rsid w:val="00BD62EB"/>
    <w:rsid w:val="00BD631C"/>
    <w:rsid w:val="00BD6646"/>
    <w:rsid w:val="00BD6DED"/>
    <w:rsid w:val="00BD717C"/>
    <w:rsid w:val="00BD7F01"/>
    <w:rsid w:val="00BE0060"/>
    <w:rsid w:val="00BE014D"/>
    <w:rsid w:val="00BE0247"/>
    <w:rsid w:val="00BE0550"/>
    <w:rsid w:val="00BE0A7D"/>
    <w:rsid w:val="00BE0AB4"/>
    <w:rsid w:val="00BE0C66"/>
    <w:rsid w:val="00BE176B"/>
    <w:rsid w:val="00BE19F6"/>
    <w:rsid w:val="00BE2AA3"/>
    <w:rsid w:val="00BE2AFE"/>
    <w:rsid w:val="00BE3288"/>
    <w:rsid w:val="00BE3BE7"/>
    <w:rsid w:val="00BE4185"/>
    <w:rsid w:val="00BE4DC4"/>
    <w:rsid w:val="00BE5185"/>
    <w:rsid w:val="00BE59C5"/>
    <w:rsid w:val="00BE7AEC"/>
    <w:rsid w:val="00BF0AAE"/>
    <w:rsid w:val="00BF0D66"/>
    <w:rsid w:val="00BF1E9C"/>
    <w:rsid w:val="00BF31C5"/>
    <w:rsid w:val="00BF349D"/>
    <w:rsid w:val="00BF3517"/>
    <w:rsid w:val="00BF44A9"/>
    <w:rsid w:val="00BF47F7"/>
    <w:rsid w:val="00BF4B39"/>
    <w:rsid w:val="00BF6740"/>
    <w:rsid w:val="00BF6EFD"/>
    <w:rsid w:val="00BF7769"/>
    <w:rsid w:val="00BF7D32"/>
    <w:rsid w:val="00C008BD"/>
    <w:rsid w:val="00C00CED"/>
    <w:rsid w:val="00C014D8"/>
    <w:rsid w:val="00C0164E"/>
    <w:rsid w:val="00C02613"/>
    <w:rsid w:val="00C02DA0"/>
    <w:rsid w:val="00C05028"/>
    <w:rsid w:val="00C05184"/>
    <w:rsid w:val="00C06CDB"/>
    <w:rsid w:val="00C07362"/>
    <w:rsid w:val="00C10432"/>
    <w:rsid w:val="00C1190B"/>
    <w:rsid w:val="00C11D29"/>
    <w:rsid w:val="00C12239"/>
    <w:rsid w:val="00C12716"/>
    <w:rsid w:val="00C1285E"/>
    <w:rsid w:val="00C12987"/>
    <w:rsid w:val="00C139BD"/>
    <w:rsid w:val="00C1409C"/>
    <w:rsid w:val="00C143BF"/>
    <w:rsid w:val="00C15133"/>
    <w:rsid w:val="00C15538"/>
    <w:rsid w:val="00C1585B"/>
    <w:rsid w:val="00C16091"/>
    <w:rsid w:val="00C16E65"/>
    <w:rsid w:val="00C17766"/>
    <w:rsid w:val="00C21402"/>
    <w:rsid w:val="00C215F2"/>
    <w:rsid w:val="00C22354"/>
    <w:rsid w:val="00C22B26"/>
    <w:rsid w:val="00C22DF0"/>
    <w:rsid w:val="00C238CC"/>
    <w:rsid w:val="00C23EDB"/>
    <w:rsid w:val="00C24F9B"/>
    <w:rsid w:val="00C25C0F"/>
    <w:rsid w:val="00C276A2"/>
    <w:rsid w:val="00C278EA"/>
    <w:rsid w:val="00C30D55"/>
    <w:rsid w:val="00C31041"/>
    <w:rsid w:val="00C316FE"/>
    <w:rsid w:val="00C317EE"/>
    <w:rsid w:val="00C32843"/>
    <w:rsid w:val="00C32E29"/>
    <w:rsid w:val="00C331DA"/>
    <w:rsid w:val="00C33337"/>
    <w:rsid w:val="00C33C67"/>
    <w:rsid w:val="00C34554"/>
    <w:rsid w:val="00C348AC"/>
    <w:rsid w:val="00C34967"/>
    <w:rsid w:val="00C35A68"/>
    <w:rsid w:val="00C36145"/>
    <w:rsid w:val="00C3650A"/>
    <w:rsid w:val="00C369E5"/>
    <w:rsid w:val="00C36F07"/>
    <w:rsid w:val="00C37433"/>
    <w:rsid w:val="00C37A9D"/>
    <w:rsid w:val="00C40503"/>
    <w:rsid w:val="00C40A14"/>
    <w:rsid w:val="00C40F08"/>
    <w:rsid w:val="00C4152A"/>
    <w:rsid w:val="00C41875"/>
    <w:rsid w:val="00C43315"/>
    <w:rsid w:val="00C43BBB"/>
    <w:rsid w:val="00C43F39"/>
    <w:rsid w:val="00C4400E"/>
    <w:rsid w:val="00C44A12"/>
    <w:rsid w:val="00C44B19"/>
    <w:rsid w:val="00C455C3"/>
    <w:rsid w:val="00C46205"/>
    <w:rsid w:val="00C46864"/>
    <w:rsid w:val="00C46890"/>
    <w:rsid w:val="00C46BAA"/>
    <w:rsid w:val="00C46C7D"/>
    <w:rsid w:val="00C475D6"/>
    <w:rsid w:val="00C50128"/>
    <w:rsid w:val="00C502D1"/>
    <w:rsid w:val="00C503C4"/>
    <w:rsid w:val="00C50543"/>
    <w:rsid w:val="00C5060F"/>
    <w:rsid w:val="00C5068F"/>
    <w:rsid w:val="00C50B2D"/>
    <w:rsid w:val="00C50C32"/>
    <w:rsid w:val="00C51844"/>
    <w:rsid w:val="00C51BA7"/>
    <w:rsid w:val="00C51BE8"/>
    <w:rsid w:val="00C5234E"/>
    <w:rsid w:val="00C52AE4"/>
    <w:rsid w:val="00C52D02"/>
    <w:rsid w:val="00C52F47"/>
    <w:rsid w:val="00C53079"/>
    <w:rsid w:val="00C53E9F"/>
    <w:rsid w:val="00C54209"/>
    <w:rsid w:val="00C54719"/>
    <w:rsid w:val="00C561E9"/>
    <w:rsid w:val="00C56CFF"/>
    <w:rsid w:val="00C57158"/>
    <w:rsid w:val="00C57478"/>
    <w:rsid w:val="00C57ECF"/>
    <w:rsid w:val="00C609BD"/>
    <w:rsid w:val="00C62429"/>
    <w:rsid w:val="00C626CE"/>
    <w:rsid w:val="00C62980"/>
    <w:rsid w:val="00C62FFA"/>
    <w:rsid w:val="00C63926"/>
    <w:rsid w:val="00C63BEA"/>
    <w:rsid w:val="00C63C13"/>
    <w:rsid w:val="00C63D93"/>
    <w:rsid w:val="00C64015"/>
    <w:rsid w:val="00C641B2"/>
    <w:rsid w:val="00C64704"/>
    <w:rsid w:val="00C64985"/>
    <w:rsid w:val="00C64CE1"/>
    <w:rsid w:val="00C65525"/>
    <w:rsid w:val="00C660E1"/>
    <w:rsid w:val="00C6648A"/>
    <w:rsid w:val="00C66596"/>
    <w:rsid w:val="00C66B46"/>
    <w:rsid w:val="00C66CEB"/>
    <w:rsid w:val="00C67658"/>
    <w:rsid w:val="00C67F25"/>
    <w:rsid w:val="00C7113A"/>
    <w:rsid w:val="00C714C9"/>
    <w:rsid w:val="00C71591"/>
    <w:rsid w:val="00C72085"/>
    <w:rsid w:val="00C7288A"/>
    <w:rsid w:val="00C72944"/>
    <w:rsid w:val="00C729E3"/>
    <w:rsid w:val="00C73DE6"/>
    <w:rsid w:val="00C73E37"/>
    <w:rsid w:val="00C753D4"/>
    <w:rsid w:val="00C761D8"/>
    <w:rsid w:val="00C76415"/>
    <w:rsid w:val="00C767A1"/>
    <w:rsid w:val="00C76C29"/>
    <w:rsid w:val="00C774BF"/>
    <w:rsid w:val="00C77D76"/>
    <w:rsid w:val="00C804D6"/>
    <w:rsid w:val="00C80A01"/>
    <w:rsid w:val="00C818EF"/>
    <w:rsid w:val="00C83042"/>
    <w:rsid w:val="00C845F6"/>
    <w:rsid w:val="00C84F21"/>
    <w:rsid w:val="00C85EC5"/>
    <w:rsid w:val="00C8680E"/>
    <w:rsid w:val="00C86895"/>
    <w:rsid w:val="00C86C78"/>
    <w:rsid w:val="00C876E5"/>
    <w:rsid w:val="00C877DF"/>
    <w:rsid w:val="00C87D49"/>
    <w:rsid w:val="00C903DD"/>
    <w:rsid w:val="00C9062A"/>
    <w:rsid w:val="00C915C7"/>
    <w:rsid w:val="00C91BD6"/>
    <w:rsid w:val="00C921C9"/>
    <w:rsid w:val="00C9258D"/>
    <w:rsid w:val="00C932D4"/>
    <w:rsid w:val="00C9383A"/>
    <w:rsid w:val="00C94A32"/>
    <w:rsid w:val="00C94EF2"/>
    <w:rsid w:val="00C95B55"/>
    <w:rsid w:val="00C968F2"/>
    <w:rsid w:val="00C97227"/>
    <w:rsid w:val="00CA0321"/>
    <w:rsid w:val="00CA07B6"/>
    <w:rsid w:val="00CA0CF3"/>
    <w:rsid w:val="00CA2BFF"/>
    <w:rsid w:val="00CA319A"/>
    <w:rsid w:val="00CA3E47"/>
    <w:rsid w:val="00CA4D7F"/>
    <w:rsid w:val="00CA51C8"/>
    <w:rsid w:val="00CA5249"/>
    <w:rsid w:val="00CA5FEC"/>
    <w:rsid w:val="00CA69C3"/>
    <w:rsid w:val="00CA79D1"/>
    <w:rsid w:val="00CB056E"/>
    <w:rsid w:val="00CB0642"/>
    <w:rsid w:val="00CB0F86"/>
    <w:rsid w:val="00CB19C0"/>
    <w:rsid w:val="00CB1B5A"/>
    <w:rsid w:val="00CB2CDA"/>
    <w:rsid w:val="00CB2F0F"/>
    <w:rsid w:val="00CB3951"/>
    <w:rsid w:val="00CB46AD"/>
    <w:rsid w:val="00CB5360"/>
    <w:rsid w:val="00CB5498"/>
    <w:rsid w:val="00CB5544"/>
    <w:rsid w:val="00CB6620"/>
    <w:rsid w:val="00CB6ACD"/>
    <w:rsid w:val="00CB73AE"/>
    <w:rsid w:val="00CB7684"/>
    <w:rsid w:val="00CB7F46"/>
    <w:rsid w:val="00CC13B5"/>
    <w:rsid w:val="00CC2BB2"/>
    <w:rsid w:val="00CC36E9"/>
    <w:rsid w:val="00CC3E6D"/>
    <w:rsid w:val="00CC400E"/>
    <w:rsid w:val="00CC468A"/>
    <w:rsid w:val="00CC4759"/>
    <w:rsid w:val="00CC48C7"/>
    <w:rsid w:val="00CC4CCE"/>
    <w:rsid w:val="00CC4E4B"/>
    <w:rsid w:val="00CC5496"/>
    <w:rsid w:val="00CC5AAE"/>
    <w:rsid w:val="00CC5B17"/>
    <w:rsid w:val="00CC5B30"/>
    <w:rsid w:val="00CC7A2D"/>
    <w:rsid w:val="00CC7C2C"/>
    <w:rsid w:val="00CD0448"/>
    <w:rsid w:val="00CD06B9"/>
    <w:rsid w:val="00CD2D48"/>
    <w:rsid w:val="00CD470D"/>
    <w:rsid w:val="00CD47B1"/>
    <w:rsid w:val="00CD482D"/>
    <w:rsid w:val="00CD49D2"/>
    <w:rsid w:val="00CD5199"/>
    <w:rsid w:val="00CD55D3"/>
    <w:rsid w:val="00CD5E35"/>
    <w:rsid w:val="00CD67AE"/>
    <w:rsid w:val="00CD6C96"/>
    <w:rsid w:val="00CD7971"/>
    <w:rsid w:val="00CD7BB3"/>
    <w:rsid w:val="00CE0F24"/>
    <w:rsid w:val="00CE18C7"/>
    <w:rsid w:val="00CE3216"/>
    <w:rsid w:val="00CE33B7"/>
    <w:rsid w:val="00CE3C6C"/>
    <w:rsid w:val="00CE40A5"/>
    <w:rsid w:val="00CE4623"/>
    <w:rsid w:val="00CE5026"/>
    <w:rsid w:val="00CE55C6"/>
    <w:rsid w:val="00CE56E0"/>
    <w:rsid w:val="00CE58AF"/>
    <w:rsid w:val="00CE5BBE"/>
    <w:rsid w:val="00CE6E71"/>
    <w:rsid w:val="00CE6E77"/>
    <w:rsid w:val="00CE7367"/>
    <w:rsid w:val="00CE7416"/>
    <w:rsid w:val="00CE7846"/>
    <w:rsid w:val="00CE7A15"/>
    <w:rsid w:val="00CE7CF8"/>
    <w:rsid w:val="00CF01A3"/>
    <w:rsid w:val="00CF0E85"/>
    <w:rsid w:val="00CF2024"/>
    <w:rsid w:val="00CF2F43"/>
    <w:rsid w:val="00CF36A1"/>
    <w:rsid w:val="00CF36C7"/>
    <w:rsid w:val="00CF484F"/>
    <w:rsid w:val="00CF4B59"/>
    <w:rsid w:val="00CF4EA8"/>
    <w:rsid w:val="00CF5764"/>
    <w:rsid w:val="00CF61AD"/>
    <w:rsid w:val="00CF6EAA"/>
    <w:rsid w:val="00CF75BA"/>
    <w:rsid w:val="00CF784A"/>
    <w:rsid w:val="00CF7B67"/>
    <w:rsid w:val="00D000BA"/>
    <w:rsid w:val="00D00D65"/>
    <w:rsid w:val="00D0249F"/>
    <w:rsid w:val="00D0266C"/>
    <w:rsid w:val="00D028B3"/>
    <w:rsid w:val="00D02DF6"/>
    <w:rsid w:val="00D03291"/>
    <w:rsid w:val="00D03F12"/>
    <w:rsid w:val="00D04AC9"/>
    <w:rsid w:val="00D04DB2"/>
    <w:rsid w:val="00D0505A"/>
    <w:rsid w:val="00D051E0"/>
    <w:rsid w:val="00D0678C"/>
    <w:rsid w:val="00D068D4"/>
    <w:rsid w:val="00D07761"/>
    <w:rsid w:val="00D1054A"/>
    <w:rsid w:val="00D1215D"/>
    <w:rsid w:val="00D12ECC"/>
    <w:rsid w:val="00D13043"/>
    <w:rsid w:val="00D139D7"/>
    <w:rsid w:val="00D148D6"/>
    <w:rsid w:val="00D14FE6"/>
    <w:rsid w:val="00D15052"/>
    <w:rsid w:val="00D15905"/>
    <w:rsid w:val="00D15B89"/>
    <w:rsid w:val="00D16C4B"/>
    <w:rsid w:val="00D175A7"/>
    <w:rsid w:val="00D179EF"/>
    <w:rsid w:val="00D17A52"/>
    <w:rsid w:val="00D20339"/>
    <w:rsid w:val="00D20791"/>
    <w:rsid w:val="00D20A15"/>
    <w:rsid w:val="00D20D7C"/>
    <w:rsid w:val="00D20F2C"/>
    <w:rsid w:val="00D21346"/>
    <w:rsid w:val="00D216F9"/>
    <w:rsid w:val="00D2311C"/>
    <w:rsid w:val="00D23559"/>
    <w:rsid w:val="00D2438B"/>
    <w:rsid w:val="00D2525E"/>
    <w:rsid w:val="00D2616F"/>
    <w:rsid w:val="00D26AA7"/>
    <w:rsid w:val="00D27A57"/>
    <w:rsid w:val="00D27AFE"/>
    <w:rsid w:val="00D27EF8"/>
    <w:rsid w:val="00D305EF"/>
    <w:rsid w:val="00D3062C"/>
    <w:rsid w:val="00D31113"/>
    <w:rsid w:val="00D3182E"/>
    <w:rsid w:val="00D318A7"/>
    <w:rsid w:val="00D31AE9"/>
    <w:rsid w:val="00D328FE"/>
    <w:rsid w:val="00D33074"/>
    <w:rsid w:val="00D3386A"/>
    <w:rsid w:val="00D35DCF"/>
    <w:rsid w:val="00D36507"/>
    <w:rsid w:val="00D36FD6"/>
    <w:rsid w:val="00D37410"/>
    <w:rsid w:val="00D3794E"/>
    <w:rsid w:val="00D4042A"/>
    <w:rsid w:val="00D40715"/>
    <w:rsid w:val="00D408E0"/>
    <w:rsid w:val="00D41EC0"/>
    <w:rsid w:val="00D42197"/>
    <w:rsid w:val="00D422D7"/>
    <w:rsid w:val="00D4236F"/>
    <w:rsid w:val="00D42EC8"/>
    <w:rsid w:val="00D43AF5"/>
    <w:rsid w:val="00D440C5"/>
    <w:rsid w:val="00D443D1"/>
    <w:rsid w:val="00D44593"/>
    <w:rsid w:val="00D44D0E"/>
    <w:rsid w:val="00D44DDE"/>
    <w:rsid w:val="00D45D95"/>
    <w:rsid w:val="00D468CD"/>
    <w:rsid w:val="00D47351"/>
    <w:rsid w:val="00D476F5"/>
    <w:rsid w:val="00D47A85"/>
    <w:rsid w:val="00D47ED2"/>
    <w:rsid w:val="00D503B7"/>
    <w:rsid w:val="00D51310"/>
    <w:rsid w:val="00D5198D"/>
    <w:rsid w:val="00D51CE7"/>
    <w:rsid w:val="00D51D39"/>
    <w:rsid w:val="00D52ADF"/>
    <w:rsid w:val="00D52C1C"/>
    <w:rsid w:val="00D5304E"/>
    <w:rsid w:val="00D53C73"/>
    <w:rsid w:val="00D5456A"/>
    <w:rsid w:val="00D54743"/>
    <w:rsid w:val="00D55491"/>
    <w:rsid w:val="00D57618"/>
    <w:rsid w:val="00D60EE4"/>
    <w:rsid w:val="00D62726"/>
    <w:rsid w:val="00D6298F"/>
    <w:rsid w:val="00D632AC"/>
    <w:rsid w:val="00D6359B"/>
    <w:rsid w:val="00D63943"/>
    <w:rsid w:val="00D63985"/>
    <w:rsid w:val="00D65380"/>
    <w:rsid w:val="00D65B2B"/>
    <w:rsid w:val="00D667DE"/>
    <w:rsid w:val="00D66926"/>
    <w:rsid w:val="00D67E2A"/>
    <w:rsid w:val="00D708A7"/>
    <w:rsid w:val="00D70D62"/>
    <w:rsid w:val="00D70F82"/>
    <w:rsid w:val="00D71133"/>
    <w:rsid w:val="00D71EE0"/>
    <w:rsid w:val="00D7335C"/>
    <w:rsid w:val="00D73BDF"/>
    <w:rsid w:val="00D743FE"/>
    <w:rsid w:val="00D74468"/>
    <w:rsid w:val="00D74EAD"/>
    <w:rsid w:val="00D75672"/>
    <w:rsid w:val="00D75B6E"/>
    <w:rsid w:val="00D7602A"/>
    <w:rsid w:val="00D77363"/>
    <w:rsid w:val="00D7746E"/>
    <w:rsid w:val="00D80C25"/>
    <w:rsid w:val="00D80C53"/>
    <w:rsid w:val="00D80E61"/>
    <w:rsid w:val="00D81178"/>
    <w:rsid w:val="00D811A4"/>
    <w:rsid w:val="00D81523"/>
    <w:rsid w:val="00D81AB8"/>
    <w:rsid w:val="00D81B0A"/>
    <w:rsid w:val="00D81F33"/>
    <w:rsid w:val="00D82484"/>
    <w:rsid w:val="00D8273D"/>
    <w:rsid w:val="00D82ED6"/>
    <w:rsid w:val="00D834A8"/>
    <w:rsid w:val="00D83898"/>
    <w:rsid w:val="00D839FE"/>
    <w:rsid w:val="00D84AD6"/>
    <w:rsid w:val="00D85833"/>
    <w:rsid w:val="00D90414"/>
    <w:rsid w:val="00D9075C"/>
    <w:rsid w:val="00D907A8"/>
    <w:rsid w:val="00D90C6C"/>
    <w:rsid w:val="00D90DD8"/>
    <w:rsid w:val="00D91AFA"/>
    <w:rsid w:val="00D91D83"/>
    <w:rsid w:val="00D92358"/>
    <w:rsid w:val="00D92D75"/>
    <w:rsid w:val="00D938A1"/>
    <w:rsid w:val="00D93A16"/>
    <w:rsid w:val="00D947F5"/>
    <w:rsid w:val="00D9528D"/>
    <w:rsid w:val="00D952AB"/>
    <w:rsid w:val="00D9695C"/>
    <w:rsid w:val="00D96C19"/>
    <w:rsid w:val="00D96FE3"/>
    <w:rsid w:val="00D97003"/>
    <w:rsid w:val="00D97366"/>
    <w:rsid w:val="00D974FE"/>
    <w:rsid w:val="00DA100B"/>
    <w:rsid w:val="00DA19C9"/>
    <w:rsid w:val="00DA1FBA"/>
    <w:rsid w:val="00DA21CF"/>
    <w:rsid w:val="00DA3802"/>
    <w:rsid w:val="00DA3A9F"/>
    <w:rsid w:val="00DA3CA2"/>
    <w:rsid w:val="00DA42F9"/>
    <w:rsid w:val="00DA52A4"/>
    <w:rsid w:val="00DA647B"/>
    <w:rsid w:val="00DA6A77"/>
    <w:rsid w:val="00DA76FF"/>
    <w:rsid w:val="00DB06B7"/>
    <w:rsid w:val="00DB10FE"/>
    <w:rsid w:val="00DB1327"/>
    <w:rsid w:val="00DB4B32"/>
    <w:rsid w:val="00DB514D"/>
    <w:rsid w:val="00DB521A"/>
    <w:rsid w:val="00DB58A1"/>
    <w:rsid w:val="00DB5FCA"/>
    <w:rsid w:val="00DB6E64"/>
    <w:rsid w:val="00DB6F56"/>
    <w:rsid w:val="00DB7016"/>
    <w:rsid w:val="00DB7C84"/>
    <w:rsid w:val="00DB7C92"/>
    <w:rsid w:val="00DC093B"/>
    <w:rsid w:val="00DC0DD0"/>
    <w:rsid w:val="00DC2082"/>
    <w:rsid w:val="00DC2D34"/>
    <w:rsid w:val="00DC3B4A"/>
    <w:rsid w:val="00DC3EDB"/>
    <w:rsid w:val="00DC403B"/>
    <w:rsid w:val="00DC4442"/>
    <w:rsid w:val="00DC4FDF"/>
    <w:rsid w:val="00DC514B"/>
    <w:rsid w:val="00DC6BEA"/>
    <w:rsid w:val="00DC6EBA"/>
    <w:rsid w:val="00DC7A32"/>
    <w:rsid w:val="00DD05A9"/>
    <w:rsid w:val="00DD09CA"/>
    <w:rsid w:val="00DD0B75"/>
    <w:rsid w:val="00DD1B31"/>
    <w:rsid w:val="00DD25DC"/>
    <w:rsid w:val="00DD2665"/>
    <w:rsid w:val="00DD2A46"/>
    <w:rsid w:val="00DD3922"/>
    <w:rsid w:val="00DD5012"/>
    <w:rsid w:val="00DD56A5"/>
    <w:rsid w:val="00DD591D"/>
    <w:rsid w:val="00DD594F"/>
    <w:rsid w:val="00DD5A7E"/>
    <w:rsid w:val="00DD6093"/>
    <w:rsid w:val="00DD6D3D"/>
    <w:rsid w:val="00DD748A"/>
    <w:rsid w:val="00DD7549"/>
    <w:rsid w:val="00DD7935"/>
    <w:rsid w:val="00DD7BDA"/>
    <w:rsid w:val="00DD7C99"/>
    <w:rsid w:val="00DE0212"/>
    <w:rsid w:val="00DE0DE5"/>
    <w:rsid w:val="00DE0EEF"/>
    <w:rsid w:val="00DE127C"/>
    <w:rsid w:val="00DE184D"/>
    <w:rsid w:val="00DE3013"/>
    <w:rsid w:val="00DE41DA"/>
    <w:rsid w:val="00DE452B"/>
    <w:rsid w:val="00DE65E7"/>
    <w:rsid w:val="00DE6754"/>
    <w:rsid w:val="00DE6FE6"/>
    <w:rsid w:val="00DE75DA"/>
    <w:rsid w:val="00DE7F22"/>
    <w:rsid w:val="00DF0429"/>
    <w:rsid w:val="00DF047E"/>
    <w:rsid w:val="00DF0ED6"/>
    <w:rsid w:val="00DF0EEA"/>
    <w:rsid w:val="00DF1167"/>
    <w:rsid w:val="00DF4112"/>
    <w:rsid w:val="00DF4130"/>
    <w:rsid w:val="00DF475A"/>
    <w:rsid w:val="00DF5B2B"/>
    <w:rsid w:val="00DF607D"/>
    <w:rsid w:val="00DF62AE"/>
    <w:rsid w:val="00DF639A"/>
    <w:rsid w:val="00DF643C"/>
    <w:rsid w:val="00DF6626"/>
    <w:rsid w:val="00DF6CF9"/>
    <w:rsid w:val="00DF78D8"/>
    <w:rsid w:val="00E005BF"/>
    <w:rsid w:val="00E00F76"/>
    <w:rsid w:val="00E0149C"/>
    <w:rsid w:val="00E01FAA"/>
    <w:rsid w:val="00E02059"/>
    <w:rsid w:val="00E02B3F"/>
    <w:rsid w:val="00E03A10"/>
    <w:rsid w:val="00E03AC1"/>
    <w:rsid w:val="00E0479C"/>
    <w:rsid w:val="00E04A5E"/>
    <w:rsid w:val="00E04A92"/>
    <w:rsid w:val="00E04DDE"/>
    <w:rsid w:val="00E05770"/>
    <w:rsid w:val="00E05876"/>
    <w:rsid w:val="00E065AD"/>
    <w:rsid w:val="00E069A5"/>
    <w:rsid w:val="00E06A62"/>
    <w:rsid w:val="00E06E04"/>
    <w:rsid w:val="00E07189"/>
    <w:rsid w:val="00E104E9"/>
    <w:rsid w:val="00E106D1"/>
    <w:rsid w:val="00E10F73"/>
    <w:rsid w:val="00E1112D"/>
    <w:rsid w:val="00E111F5"/>
    <w:rsid w:val="00E11AE6"/>
    <w:rsid w:val="00E11CAA"/>
    <w:rsid w:val="00E122DE"/>
    <w:rsid w:val="00E12CCC"/>
    <w:rsid w:val="00E13065"/>
    <w:rsid w:val="00E1327C"/>
    <w:rsid w:val="00E13AF0"/>
    <w:rsid w:val="00E13FDE"/>
    <w:rsid w:val="00E14F6F"/>
    <w:rsid w:val="00E15CE2"/>
    <w:rsid w:val="00E15DA6"/>
    <w:rsid w:val="00E160FA"/>
    <w:rsid w:val="00E20602"/>
    <w:rsid w:val="00E209F5"/>
    <w:rsid w:val="00E20BAE"/>
    <w:rsid w:val="00E20DB0"/>
    <w:rsid w:val="00E20ED1"/>
    <w:rsid w:val="00E21576"/>
    <w:rsid w:val="00E22BAC"/>
    <w:rsid w:val="00E23698"/>
    <w:rsid w:val="00E24180"/>
    <w:rsid w:val="00E25B78"/>
    <w:rsid w:val="00E25E5F"/>
    <w:rsid w:val="00E25F14"/>
    <w:rsid w:val="00E2602B"/>
    <w:rsid w:val="00E260B8"/>
    <w:rsid w:val="00E263BC"/>
    <w:rsid w:val="00E26B09"/>
    <w:rsid w:val="00E27321"/>
    <w:rsid w:val="00E2760B"/>
    <w:rsid w:val="00E30D22"/>
    <w:rsid w:val="00E30D2C"/>
    <w:rsid w:val="00E30EBF"/>
    <w:rsid w:val="00E31631"/>
    <w:rsid w:val="00E3276D"/>
    <w:rsid w:val="00E32857"/>
    <w:rsid w:val="00E329B5"/>
    <w:rsid w:val="00E3449D"/>
    <w:rsid w:val="00E347C5"/>
    <w:rsid w:val="00E35D0E"/>
    <w:rsid w:val="00E36984"/>
    <w:rsid w:val="00E36DE0"/>
    <w:rsid w:val="00E372FA"/>
    <w:rsid w:val="00E37AA1"/>
    <w:rsid w:val="00E37C0B"/>
    <w:rsid w:val="00E37CAD"/>
    <w:rsid w:val="00E40196"/>
    <w:rsid w:val="00E4070C"/>
    <w:rsid w:val="00E421AC"/>
    <w:rsid w:val="00E4247F"/>
    <w:rsid w:val="00E43368"/>
    <w:rsid w:val="00E44AED"/>
    <w:rsid w:val="00E45AD4"/>
    <w:rsid w:val="00E45C50"/>
    <w:rsid w:val="00E45EAD"/>
    <w:rsid w:val="00E47104"/>
    <w:rsid w:val="00E47801"/>
    <w:rsid w:val="00E479B2"/>
    <w:rsid w:val="00E47B58"/>
    <w:rsid w:val="00E51E5D"/>
    <w:rsid w:val="00E52317"/>
    <w:rsid w:val="00E5291C"/>
    <w:rsid w:val="00E540E3"/>
    <w:rsid w:val="00E5448F"/>
    <w:rsid w:val="00E54594"/>
    <w:rsid w:val="00E55010"/>
    <w:rsid w:val="00E551F4"/>
    <w:rsid w:val="00E5571A"/>
    <w:rsid w:val="00E5610F"/>
    <w:rsid w:val="00E56165"/>
    <w:rsid w:val="00E563BD"/>
    <w:rsid w:val="00E5674F"/>
    <w:rsid w:val="00E56B2E"/>
    <w:rsid w:val="00E56B8F"/>
    <w:rsid w:val="00E57829"/>
    <w:rsid w:val="00E6070D"/>
    <w:rsid w:val="00E62075"/>
    <w:rsid w:val="00E6247B"/>
    <w:rsid w:val="00E63392"/>
    <w:rsid w:val="00E63C37"/>
    <w:rsid w:val="00E64B44"/>
    <w:rsid w:val="00E64C0C"/>
    <w:rsid w:val="00E64CA0"/>
    <w:rsid w:val="00E65EC5"/>
    <w:rsid w:val="00E66580"/>
    <w:rsid w:val="00E668A4"/>
    <w:rsid w:val="00E66DB0"/>
    <w:rsid w:val="00E67A5E"/>
    <w:rsid w:val="00E67C99"/>
    <w:rsid w:val="00E72857"/>
    <w:rsid w:val="00E72D13"/>
    <w:rsid w:val="00E731FA"/>
    <w:rsid w:val="00E735AF"/>
    <w:rsid w:val="00E73715"/>
    <w:rsid w:val="00E73B0E"/>
    <w:rsid w:val="00E74558"/>
    <w:rsid w:val="00E74BA0"/>
    <w:rsid w:val="00E74FFF"/>
    <w:rsid w:val="00E750B1"/>
    <w:rsid w:val="00E767DA"/>
    <w:rsid w:val="00E801BE"/>
    <w:rsid w:val="00E80735"/>
    <w:rsid w:val="00E816A6"/>
    <w:rsid w:val="00E81E24"/>
    <w:rsid w:val="00E82127"/>
    <w:rsid w:val="00E82729"/>
    <w:rsid w:val="00E8291C"/>
    <w:rsid w:val="00E82CB8"/>
    <w:rsid w:val="00E83EAF"/>
    <w:rsid w:val="00E8403C"/>
    <w:rsid w:val="00E84405"/>
    <w:rsid w:val="00E84507"/>
    <w:rsid w:val="00E84CC5"/>
    <w:rsid w:val="00E85B79"/>
    <w:rsid w:val="00E86A53"/>
    <w:rsid w:val="00E86BFD"/>
    <w:rsid w:val="00E8720D"/>
    <w:rsid w:val="00E87925"/>
    <w:rsid w:val="00E87BC0"/>
    <w:rsid w:val="00E87E9D"/>
    <w:rsid w:val="00E90AE2"/>
    <w:rsid w:val="00E9118A"/>
    <w:rsid w:val="00E920B4"/>
    <w:rsid w:val="00E9211F"/>
    <w:rsid w:val="00E923F1"/>
    <w:rsid w:val="00E92909"/>
    <w:rsid w:val="00E92EE9"/>
    <w:rsid w:val="00E9303C"/>
    <w:rsid w:val="00E934B7"/>
    <w:rsid w:val="00E93D2A"/>
    <w:rsid w:val="00E94B1B"/>
    <w:rsid w:val="00E95445"/>
    <w:rsid w:val="00E95641"/>
    <w:rsid w:val="00EA1C65"/>
    <w:rsid w:val="00EA1EB7"/>
    <w:rsid w:val="00EA2F8E"/>
    <w:rsid w:val="00EA3237"/>
    <w:rsid w:val="00EA442B"/>
    <w:rsid w:val="00EA6350"/>
    <w:rsid w:val="00EA6F78"/>
    <w:rsid w:val="00EB01B6"/>
    <w:rsid w:val="00EB0349"/>
    <w:rsid w:val="00EB0AEE"/>
    <w:rsid w:val="00EB0D64"/>
    <w:rsid w:val="00EB27D7"/>
    <w:rsid w:val="00EB2A04"/>
    <w:rsid w:val="00EB4EFD"/>
    <w:rsid w:val="00EB5490"/>
    <w:rsid w:val="00EB597F"/>
    <w:rsid w:val="00EB5DCD"/>
    <w:rsid w:val="00EB7795"/>
    <w:rsid w:val="00EC00D2"/>
    <w:rsid w:val="00EC0C95"/>
    <w:rsid w:val="00EC1411"/>
    <w:rsid w:val="00EC151A"/>
    <w:rsid w:val="00EC1C48"/>
    <w:rsid w:val="00EC1C79"/>
    <w:rsid w:val="00EC24C9"/>
    <w:rsid w:val="00EC2B57"/>
    <w:rsid w:val="00EC2C75"/>
    <w:rsid w:val="00EC305D"/>
    <w:rsid w:val="00EC3E40"/>
    <w:rsid w:val="00EC51E0"/>
    <w:rsid w:val="00EC5557"/>
    <w:rsid w:val="00EC58A7"/>
    <w:rsid w:val="00EC5A51"/>
    <w:rsid w:val="00EC5A6E"/>
    <w:rsid w:val="00EC70E9"/>
    <w:rsid w:val="00EC7938"/>
    <w:rsid w:val="00ED0301"/>
    <w:rsid w:val="00ED1F97"/>
    <w:rsid w:val="00ED226F"/>
    <w:rsid w:val="00ED2AAF"/>
    <w:rsid w:val="00ED4450"/>
    <w:rsid w:val="00ED4AA0"/>
    <w:rsid w:val="00ED57CA"/>
    <w:rsid w:val="00ED5D35"/>
    <w:rsid w:val="00ED5DE3"/>
    <w:rsid w:val="00ED63CA"/>
    <w:rsid w:val="00ED6E53"/>
    <w:rsid w:val="00ED7195"/>
    <w:rsid w:val="00ED75BD"/>
    <w:rsid w:val="00ED7CD4"/>
    <w:rsid w:val="00EE00BA"/>
    <w:rsid w:val="00EE0C24"/>
    <w:rsid w:val="00EE0F5C"/>
    <w:rsid w:val="00EE206C"/>
    <w:rsid w:val="00EE2413"/>
    <w:rsid w:val="00EE3911"/>
    <w:rsid w:val="00EE3AB1"/>
    <w:rsid w:val="00EE49F9"/>
    <w:rsid w:val="00EE4D66"/>
    <w:rsid w:val="00EE5608"/>
    <w:rsid w:val="00EE5E17"/>
    <w:rsid w:val="00EE711D"/>
    <w:rsid w:val="00EE772D"/>
    <w:rsid w:val="00EE7ACE"/>
    <w:rsid w:val="00EF0077"/>
    <w:rsid w:val="00EF032C"/>
    <w:rsid w:val="00EF097A"/>
    <w:rsid w:val="00EF0CDF"/>
    <w:rsid w:val="00EF0FD7"/>
    <w:rsid w:val="00EF21CD"/>
    <w:rsid w:val="00EF2FDE"/>
    <w:rsid w:val="00EF3DD9"/>
    <w:rsid w:val="00EF3EF3"/>
    <w:rsid w:val="00EF3F8E"/>
    <w:rsid w:val="00EF5166"/>
    <w:rsid w:val="00EF5DA4"/>
    <w:rsid w:val="00EF6009"/>
    <w:rsid w:val="00EF63D5"/>
    <w:rsid w:val="00EF647F"/>
    <w:rsid w:val="00EF6F1C"/>
    <w:rsid w:val="00F0098E"/>
    <w:rsid w:val="00F00C3A"/>
    <w:rsid w:val="00F00DCB"/>
    <w:rsid w:val="00F010DD"/>
    <w:rsid w:val="00F01C1E"/>
    <w:rsid w:val="00F022BC"/>
    <w:rsid w:val="00F029F6"/>
    <w:rsid w:val="00F02AB2"/>
    <w:rsid w:val="00F02BDD"/>
    <w:rsid w:val="00F03079"/>
    <w:rsid w:val="00F03454"/>
    <w:rsid w:val="00F034BC"/>
    <w:rsid w:val="00F03666"/>
    <w:rsid w:val="00F0398D"/>
    <w:rsid w:val="00F039EA"/>
    <w:rsid w:val="00F0414E"/>
    <w:rsid w:val="00F04D53"/>
    <w:rsid w:val="00F04E7B"/>
    <w:rsid w:val="00F05736"/>
    <w:rsid w:val="00F05A01"/>
    <w:rsid w:val="00F07375"/>
    <w:rsid w:val="00F07ABC"/>
    <w:rsid w:val="00F07AE4"/>
    <w:rsid w:val="00F10E71"/>
    <w:rsid w:val="00F1194E"/>
    <w:rsid w:val="00F1289F"/>
    <w:rsid w:val="00F130C1"/>
    <w:rsid w:val="00F131CD"/>
    <w:rsid w:val="00F13D57"/>
    <w:rsid w:val="00F13F5E"/>
    <w:rsid w:val="00F146AF"/>
    <w:rsid w:val="00F148AC"/>
    <w:rsid w:val="00F15C88"/>
    <w:rsid w:val="00F16523"/>
    <w:rsid w:val="00F1753C"/>
    <w:rsid w:val="00F17E01"/>
    <w:rsid w:val="00F17E53"/>
    <w:rsid w:val="00F21194"/>
    <w:rsid w:val="00F2306E"/>
    <w:rsid w:val="00F239EF"/>
    <w:rsid w:val="00F24659"/>
    <w:rsid w:val="00F24BED"/>
    <w:rsid w:val="00F251E8"/>
    <w:rsid w:val="00F25356"/>
    <w:rsid w:val="00F27506"/>
    <w:rsid w:val="00F3075A"/>
    <w:rsid w:val="00F30D67"/>
    <w:rsid w:val="00F31189"/>
    <w:rsid w:val="00F34553"/>
    <w:rsid w:val="00F345B8"/>
    <w:rsid w:val="00F3492E"/>
    <w:rsid w:val="00F34F72"/>
    <w:rsid w:val="00F35836"/>
    <w:rsid w:val="00F35BCE"/>
    <w:rsid w:val="00F369A6"/>
    <w:rsid w:val="00F36C22"/>
    <w:rsid w:val="00F36E51"/>
    <w:rsid w:val="00F373EE"/>
    <w:rsid w:val="00F37C18"/>
    <w:rsid w:val="00F37F49"/>
    <w:rsid w:val="00F40127"/>
    <w:rsid w:val="00F414D9"/>
    <w:rsid w:val="00F419A0"/>
    <w:rsid w:val="00F41A9C"/>
    <w:rsid w:val="00F42170"/>
    <w:rsid w:val="00F43B02"/>
    <w:rsid w:val="00F43CBB"/>
    <w:rsid w:val="00F44139"/>
    <w:rsid w:val="00F443A1"/>
    <w:rsid w:val="00F44762"/>
    <w:rsid w:val="00F44B8A"/>
    <w:rsid w:val="00F4504D"/>
    <w:rsid w:val="00F45467"/>
    <w:rsid w:val="00F4577B"/>
    <w:rsid w:val="00F46026"/>
    <w:rsid w:val="00F4622F"/>
    <w:rsid w:val="00F47B08"/>
    <w:rsid w:val="00F5214F"/>
    <w:rsid w:val="00F523A3"/>
    <w:rsid w:val="00F530E3"/>
    <w:rsid w:val="00F53492"/>
    <w:rsid w:val="00F5489D"/>
    <w:rsid w:val="00F5498F"/>
    <w:rsid w:val="00F56578"/>
    <w:rsid w:val="00F56AB8"/>
    <w:rsid w:val="00F56DAC"/>
    <w:rsid w:val="00F5738F"/>
    <w:rsid w:val="00F60346"/>
    <w:rsid w:val="00F62CEC"/>
    <w:rsid w:val="00F62E46"/>
    <w:rsid w:val="00F64FAF"/>
    <w:rsid w:val="00F65450"/>
    <w:rsid w:val="00F657FB"/>
    <w:rsid w:val="00F65DA8"/>
    <w:rsid w:val="00F65FB9"/>
    <w:rsid w:val="00F662E9"/>
    <w:rsid w:val="00F66E23"/>
    <w:rsid w:val="00F66ECE"/>
    <w:rsid w:val="00F67405"/>
    <w:rsid w:val="00F67B18"/>
    <w:rsid w:val="00F67B86"/>
    <w:rsid w:val="00F707E4"/>
    <w:rsid w:val="00F71F47"/>
    <w:rsid w:val="00F722B2"/>
    <w:rsid w:val="00F729D4"/>
    <w:rsid w:val="00F735BF"/>
    <w:rsid w:val="00F73AF8"/>
    <w:rsid w:val="00F73B2C"/>
    <w:rsid w:val="00F73C44"/>
    <w:rsid w:val="00F7434F"/>
    <w:rsid w:val="00F759CE"/>
    <w:rsid w:val="00F75F06"/>
    <w:rsid w:val="00F76956"/>
    <w:rsid w:val="00F76C41"/>
    <w:rsid w:val="00F773DD"/>
    <w:rsid w:val="00F77665"/>
    <w:rsid w:val="00F77B54"/>
    <w:rsid w:val="00F8073D"/>
    <w:rsid w:val="00F809C0"/>
    <w:rsid w:val="00F81000"/>
    <w:rsid w:val="00F8100B"/>
    <w:rsid w:val="00F83863"/>
    <w:rsid w:val="00F83B05"/>
    <w:rsid w:val="00F83BD4"/>
    <w:rsid w:val="00F85C42"/>
    <w:rsid w:val="00F8661D"/>
    <w:rsid w:val="00F86719"/>
    <w:rsid w:val="00F8692F"/>
    <w:rsid w:val="00F86947"/>
    <w:rsid w:val="00F87231"/>
    <w:rsid w:val="00F87401"/>
    <w:rsid w:val="00F877A5"/>
    <w:rsid w:val="00F87A84"/>
    <w:rsid w:val="00F87FB9"/>
    <w:rsid w:val="00F90C73"/>
    <w:rsid w:val="00F91551"/>
    <w:rsid w:val="00F916CB"/>
    <w:rsid w:val="00F92377"/>
    <w:rsid w:val="00F939DD"/>
    <w:rsid w:val="00F93EC1"/>
    <w:rsid w:val="00F94454"/>
    <w:rsid w:val="00F94463"/>
    <w:rsid w:val="00F94C32"/>
    <w:rsid w:val="00F950B4"/>
    <w:rsid w:val="00F95D44"/>
    <w:rsid w:val="00F962F9"/>
    <w:rsid w:val="00F9737B"/>
    <w:rsid w:val="00F97851"/>
    <w:rsid w:val="00F978ED"/>
    <w:rsid w:val="00FA0CCE"/>
    <w:rsid w:val="00FA0E85"/>
    <w:rsid w:val="00FA17BA"/>
    <w:rsid w:val="00FA19AC"/>
    <w:rsid w:val="00FA23D8"/>
    <w:rsid w:val="00FA267C"/>
    <w:rsid w:val="00FA39EE"/>
    <w:rsid w:val="00FA3F4E"/>
    <w:rsid w:val="00FA40FE"/>
    <w:rsid w:val="00FA4315"/>
    <w:rsid w:val="00FA5062"/>
    <w:rsid w:val="00FA5075"/>
    <w:rsid w:val="00FA572B"/>
    <w:rsid w:val="00FA6CEF"/>
    <w:rsid w:val="00FA7628"/>
    <w:rsid w:val="00FA7AEA"/>
    <w:rsid w:val="00FB0A20"/>
    <w:rsid w:val="00FB0F0A"/>
    <w:rsid w:val="00FB11B5"/>
    <w:rsid w:val="00FB141B"/>
    <w:rsid w:val="00FB1DD3"/>
    <w:rsid w:val="00FB22D9"/>
    <w:rsid w:val="00FB24F8"/>
    <w:rsid w:val="00FB2EA4"/>
    <w:rsid w:val="00FB3780"/>
    <w:rsid w:val="00FB3F4C"/>
    <w:rsid w:val="00FB4860"/>
    <w:rsid w:val="00FB4A0F"/>
    <w:rsid w:val="00FB5039"/>
    <w:rsid w:val="00FB5262"/>
    <w:rsid w:val="00FB57DD"/>
    <w:rsid w:val="00FB6040"/>
    <w:rsid w:val="00FB6598"/>
    <w:rsid w:val="00FC0494"/>
    <w:rsid w:val="00FC1D59"/>
    <w:rsid w:val="00FC2B9E"/>
    <w:rsid w:val="00FC33D4"/>
    <w:rsid w:val="00FC3A17"/>
    <w:rsid w:val="00FC4BCE"/>
    <w:rsid w:val="00FC5808"/>
    <w:rsid w:val="00FC5892"/>
    <w:rsid w:val="00FC5AD6"/>
    <w:rsid w:val="00FC5BB5"/>
    <w:rsid w:val="00FC5C1A"/>
    <w:rsid w:val="00FC6116"/>
    <w:rsid w:val="00FC61D6"/>
    <w:rsid w:val="00FC784F"/>
    <w:rsid w:val="00FD031C"/>
    <w:rsid w:val="00FD0AC9"/>
    <w:rsid w:val="00FD0E01"/>
    <w:rsid w:val="00FD1AD0"/>
    <w:rsid w:val="00FD1E14"/>
    <w:rsid w:val="00FD1E6E"/>
    <w:rsid w:val="00FD2D68"/>
    <w:rsid w:val="00FD3C0B"/>
    <w:rsid w:val="00FD4385"/>
    <w:rsid w:val="00FD575B"/>
    <w:rsid w:val="00FD610A"/>
    <w:rsid w:val="00FD61BE"/>
    <w:rsid w:val="00FD657C"/>
    <w:rsid w:val="00FD6CCC"/>
    <w:rsid w:val="00FD6F0A"/>
    <w:rsid w:val="00FD7283"/>
    <w:rsid w:val="00FD7CF1"/>
    <w:rsid w:val="00FE0018"/>
    <w:rsid w:val="00FE0113"/>
    <w:rsid w:val="00FE01CA"/>
    <w:rsid w:val="00FE0D1D"/>
    <w:rsid w:val="00FE140C"/>
    <w:rsid w:val="00FE1788"/>
    <w:rsid w:val="00FE1D31"/>
    <w:rsid w:val="00FE3304"/>
    <w:rsid w:val="00FE330F"/>
    <w:rsid w:val="00FE3A27"/>
    <w:rsid w:val="00FE3C17"/>
    <w:rsid w:val="00FE4150"/>
    <w:rsid w:val="00FE42C7"/>
    <w:rsid w:val="00FE50E9"/>
    <w:rsid w:val="00FE536A"/>
    <w:rsid w:val="00FE56D1"/>
    <w:rsid w:val="00FE5735"/>
    <w:rsid w:val="00FE5BC6"/>
    <w:rsid w:val="00FE669B"/>
    <w:rsid w:val="00FE719C"/>
    <w:rsid w:val="00FE74FD"/>
    <w:rsid w:val="00FF0E3C"/>
    <w:rsid w:val="00FF0F9C"/>
    <w:rsid w:val="00FF1E34"/>
    <w:rsid w:val="00FF250B"/>
    <w:rsid w:val="00FF2C1D"/>
    <w:rsid w:val="00FF3A89"/>
    <w:rsid w:val="00FF4942"/>
    <w:rsid w:val="00FF4C32"/>
    <w:rsid w:val="00FF5232"/>
    <w:rsid w:val="00FF5273"/>
    <w:rsid w:val="00FF5620"/>
    <w:rsid w:val="00FF597B"/>
    <w:rsid w:val="00FF6125"/>
    <w:rsid w:val="00FF701D"/>
    <w:rsid w:val="00FF7C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BDC0E3C"/>
  <w15:docId w15:val="{13C3FA22-E669-477F-AE8D-25F72C81A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D688C"/>
    <w:pPr>
      <w:tabs>
        <w:tab w:val="left" w:pos="567"/>
      </w:tabs>
      <w:spacing w:after="0" w:line="240" w:lineRule="auto"/>
      <w:ind w:firstLine="567"/>
      <w:jc w:val="both"/>
    </w:pPr>
    <w:rPr>
      <w:rFonts w:ascii="Arial" w:eastAsia="Times New Roman" w:hAnsi="Arial" w:cs="Times New Roman"/>
      <w:sz w:val="24"/>
    </w:rPr>
  </w:style>
  <w:style w:type="paragraph" w:styleId="1">
    <w:name w:val="heading 1"/>
    <w:basedOn w:val="a"/>
    <w:next w:val="a"/>
    <w:link w:val="12"/>
    <w:autoRedefine/>
    <w:qFormat/>
    <w:rsid w:val="009E7971"/>
    <w:pPr>
      <w:keepNext/>
      <w:numPr>
        <w:numId w:val="8"/>
      </w:numPr>
      <w:ind w:left="431" w:hanging="431"/>
      <w:outlineLvl w:val="0"/>
    </w:pPr>
    <w:rPr>
      <w:rFonts w:cs="Arial"/>
      <w:b/>
      <w:bCs/>
      <w:caps/>
      <w:kern w:val="32"/>
      <w:sz w:val="28"/>
      <w:szCs w:val="32"/>
    </w:rPr>
  </w:style>
  <w:style w:type="paragraph" w:styleId="22">
    <w:name w:val="heading 2"/>
    <w:aliases w:val="2 Заголовок 2"/>
    <w:basedOn w:val="a"/>
    <w:next w:val="a"/>
    <w:link w:val="23"/>
    <w:uiPriority w:val="9"/>
    <w:qFormat/>
    <w:rsid w:val="00E11CAA"/>
    <w:pPr>
      <w:spacing w:before="240" w:after="240"/>
      <w:outlineLvl w:val="1"/>
    </w:pPr>
    <w:rPr>
      <w:b/>
      <w:bCs/>
      <w:iCs/>
      <w:caps/>
      <w:szCs w:val="28"/>
    </w:rPr>
  </w:style>
  <w:style w:type="paragraph" w:styleId="3">
    <w:name w:val="heading 3"/>
    <w:aliases w:val="3 Заголовок 3"/>
    <w:basedOn w:val="a"/>
    <w:next w:val="a"/>
    <w:link w:val="32"/>
    <w:autoRedefine/>
    <w:uiPriority w:val="9"/>
    <w:qFormat/>
    <w:rsid w:val="001215BE"/>
    <w:pPr>
      <w:keepNext/>
      <w:keepLines/>
      <w:numPr>
        <w:ilvl w:val="2"/>
        <w:numId w:val="8"/>
      </w:numPr>
      <w:spacing w:before="160" w:after="120" w:line="276" w:lineRule="auto"/>
      <w:outlineLvl w:val="2"/>
    </w:pPr>
    <w:rPr>
      <w:rFonts w:eastAsia="Calibri"/>
      <w:b/>
      <w:caps/>
      <w:sz w:val="20"/>
      <w:szCs w:val="20"/>
    </w:rPr>
  </w:style>
  <w:style w:type="paragraph" w:styleId="4">
    <w:name w:val="heading 4"/>
    <w:basedOn w:val="a"/>
    <w:next w:val="a"/>
    <w:link w:val="42"/>
    <w:qFormat/>
    <w:rsid w:val="00244BDC"/>
    <w:pPr>
      <w:keepNext/>
      <w:numPr>
        <w:ilvl w:val="3"/>
        <w:numId w:val="8"/>
      </w:numPr>
      <w:spacing w:before="240" w:after="240"/>
      <w:outlineLvl w:val="3"/>
    </w:pPr>
    <w:rPr>
      <w:rFonts w:eastAsiaTheme="majorEastAsia" w:cs="Arial"/>
      <w:b/>
      <w:szCs w:val="24"/>
    </w:rPr>
  </w:style>
  <w:style w:type="paragraph" w:styleId="5">
    <w:name w:val="heading 5"/>
    <w:basedOn w:val="a"/>
    <w:next w:val="a"/>
    <w:link w:val="50"/>
    <w:unhideWhenUsed/>
    <w:qFormat/>
    <w:rsid w:val="00EC7938"/>
    <w:pPr>
      <w:keepNext/>
      <w:keepLines/>
      <w:numPr>
        <w:ilvl w:val="4"/>
        <w:numId w:val="8"/>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nhideWhenUsed/>
    <w:qFormat/>
    <w:rsid w:val="00EC7938"/>
    <w:pPr>
      <w:keepNext/>
      <w:keepLines/>
      <w:numPr>
        <w:ilvl w:val="5"/>
        <w:numId w:val="8"/>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0"/>
    <w:unhideWhenUsed/>
    <w:qFormat/>
    <w:rsid w:val="00EC7938"/>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nhideWhenUsed/>
    <w:qFormat/>
    <w:rsid w:val="00EC7938"/>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nhideWhenUsed/>
    <w:qFormat/>
    <w:rsid w:val="00EC7938"/>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2">
    <w:name w:val="Заголовок 1 Знак"/>
    <w:basedOn w:val="a0"/>
    <w:link w:val="1"/>
    <w:rsid w:val="009E7971"/>
    <w:rPr>
      <w:rFonts w:ascii="Arial" w:eastAsia="Times New Roman" w:hAnsi="Arial" w:cs="Arial"/>
      <w:b/>
      <w:bCs/>
      <w:caps/>
      <w:kern w:val="32"/>
      <w:sz w:val="28"/>
      <w:szCs w:val="32"/>
    </w:rPr>
  </w:style>
  <w:style w:type="character" w:customStyle="1" w:styleId="23">
    <w:name w:val="Заголовок 2 Знак"/>
    <w:aliases w:val="2 Заголовок 2 Знак"/>
    <w:basedOn w:val="a0"/>
    <w:link w:val="22"/>
    <w:uiPriority w:val="9"/>
    <w:rsid w:val="00E11CAA"/>
    <w:rPr>
      <w:rFonts w:ascii="Arial" w:eastAsia="Times New Roman" w:hAnsi="Arial" w:cs="Times New Roman"/>
      <w:b/>
      <w:bCs/>
      <w:iCs/>
      <w:caps/>
      <w:sz w:val="24"/>
      <w:szCs w:val="28"/>
    </w:rPr>
  </w:style>
  <w:style w:type="character" w:customStyle="1" w:styleId="32">
    <w:name w:val="Заголовок 3 Знак"/>
    <w:aliases w:val="3 Заголовок 3 Знак"/>
    <w:basedOn w:val="a0"/>
    <w:link w:val="3"/>
    <w:uiPriority w:val="9"/>
    <w:rsid w:val="001215BE"/>
    <w:rPr>
      <w:rFonts w:ascii="Arial" w:eastAsia="Calibri" w:hAnsi="Arial" w:cs="Times New Roman"/>
      <w:b/>
      <w:caps/>
      <w:sz w:val="20"/>
      <w:szCs w:val="20"/>
    </w:rPr>
  </w:style>
  <w:style w:type="character" w:customStyle="1" w:styleId="42">
    <w:name w:val="Заголовок 4 Знак"/>
    <w:basedOn w:val="a0"/>
    <w:link w:val="4"/>
    <w:rsid w:val="00244BDC"/>
    <w:rPr>
      <w:rFonts w:ascii="Arial" w:eastAsiaTheme="majorEastAsia" w:hAnsi="Arial" w:cs="Arial"/>
      <w:b/>
      <w:sz w:val="24"/>
      <w:szCs w:val="24"/>
    </w:rPr>
  </w:style>
  <w:style w:type="paragraph" w:styleId="a3">
    <w:name w:val="header"/>
    <w:basedOn w:val="a"/>
    <w:link w:val="a4"/>
    <w:rsid w:val="006C0925"/>
    <w:pPr>
      <w:tabs>
        <w:tab w:val="center" w:pos="4677"/>
        <w:tab w:val="right" w:pos="9355"/>
      </w:tabs>
    </w:pPr>
    <w:rPr>
      <w:rFonts w:ascii="Calibri" w:eastAsia="Calibri" w:hAnsi="Calibri"/>
      <w:sz w:val="20"/>
      <w:szCs w:val="20"/>
    </w:rPr>
  </w:style>
  <w:style w:type="character" w:customStyle="1" w:styleId="a4">
    <w:name w:val="Верхний колонтитул Знак"/>
    <w:basedOn w:val="a0"/>
    <w:link w:val="a3"/>
    <w:rsid w:val="006C0925"/>
    <w:rPr>
      <w:rFonts w:ascii="Calibri" w:eastAsia="Calibri" w:hAnsi="Calibri" w:cs="Times New Roman"/>
      <w:sz w:val="20"/>
      <w:szCs w:val="20"/>
    </w:rPr>
  </w:style>
  <w:style w:type="paragraph" w:styleId="a5">
    <w:name w:val="footer"/>
    <w:basedOn w:val="a"/>
    <w:link w:val="a6"/>
    <w:uiPriority w:val="99"/>
    <w:rsid w:val="006C0925"/>
    <w:pPr>
      <w:tabs>
        <w:tab w:val="center" w:pos="4677"/>
        <w:tab w:val="right" w:pos="9355"/>
      </w:tabs>
    </w:pPr>
    <w:rPr>
      <w:rFonts w:ascii="Calibri" w:eastAsia="Calibri" w:hAnsi="Calibri"/>
      <w:sz w:val="20"/>
      <w:szCs w:val="20"/>
    </w:rPr>
  </w:style>
  <w:style w:type="character" w:customStyle="1" w:styleId="a6">
    <w:name w:val="Нижний колонтитул Знак"/>
    <w:basedOn w:val="a0"/>
    <w:link w:val="a5"/>
    <w:uiPriority w:val="99"/>
    <w:rsid w:val="006C0925"/>
    <w:rPr>
      <w:rFonts w:ascii="Calibri" w:eastAsia="Calibri" w:hAnsi="Calibri" w:cs="Times New Roman"/>
      <w:sz w:val="20"/>
      <w:szCs w:val="20"/>
    </w:rPr>
  </w:style>
  <w:style w:type="paragraph" w:customStyle="1" w:styleId="13">
    <w:name w:val="Без интервала1"/>
    <w:rsid w:val="006C0925"/>
    <w:pPr>
      <w:spacing w:after="0" w:line="240" w:lineRule="auto"/>
    </w:pPr>
    <w:rPr>
      <w:rFonts w:ascii="Calibri" w:eastAsia="Times New Roman" w:hAnsi="Calibri" w:cs="Times New Roman"/>
    </w:rPr>
  </w:style>
  <w:style w:type="paragraph" w:styleId="a7">
    <w:name w:val="caption"/>
    <w:aliases w:val="Title1,##,Заголовок таблицы1,Figure number,Название объекта Знак1,Название объекта Знак Знак,Название объекта Знак2 Знак Знак,Название объекта Знак Знак1 Знак Знак,Название объекта Знак1 Знак Знак Знак Знак,рисунок"/>
    <w:basedOn w:val="a"/>
    <w:link w:val="a8"/>
    <w:qFormat/>
    <w:rsid w:val="006C0925"/>
    <w:pPr>
      <w:spacing w:before="100" w:beforeAutospacing="1" w:after="100" w:afterAutospacing="1"/>
    </w:pPr>
    <w:rPr>
      <w:rFonts w:eastAsia="Calibri"/>
      <w:szCs w:val="24"/>
      <w:lang w:eastAsia="ru-RU"/>
    </w:rPr>
  </w:style>
  <w:style w:type="paragraph" w:styleId="14">
    <w:name w:val="toc 1"/>
    <w:basedOn w:val="a"/>
    <w:next w:val="a"/>
    <w:autoRedefine/>
    <w:uiPriority w:val="39"/>
    <w:rsid w:val="007070CA"/>
    <w:pPr>
      <w:tabs>
        <w:tab w:val="left" w:pos="426"/>
        <w:tab w:val="right" w:leader="dot" w:pos="9628"/>
      </w:tabs>
      <w:spacing w:before="120"/>
      <w:ind w:left="426" w:hanging="426"/>
    </w:pPr>
    <w:rPr>
      <w:rFonts w:cs="Arial"/>
      <w:b/>
      <w:noProof/>
      <w:sz w:val="20"/>
      <w:szCs w:val="20"/>
    </w:rPr>
  </w:style>
  <w:style w:type="paragraph" w:styleId="24">
    <w:name w:val="toc 2"/>
    <w:basedOn w:val="a"/>
    <w:next w:val="a"/>
    <w:autoRedefine/>
    <w:uiPriority w:val="39"/>
    <w:rsid w:val="008214FD"/>
    <w:pPr>
      <w:tabs>
        <w:tab w:val="left" w:pos="880"/>
        <w:tab w:val="right" w:leader="dot" w:pos="9629"/>
      </w:tabs>
      <w:ind w:left="240"/>
    </w:pPr>
    <w:rPr>
      <w:rFonts w:asciiTheme="minorHAnsi" w:hAnsiTheme="minorHAnsi"/>
      <w:b/>
      <w:sz w:val="22"/>
    </w:rPr>
  </w:style>
  <w:style w:type="paragraph" w:styleId="33">
    <w:name w:val="toc 3"/>
    <w:basedOn w:val="a"/>
    <w:next w:val="a"/>
    <w:autoRedefine/>
    <w:uiPriority w:val="39"/>
    <w:rsid w:val="00154C26"/>
    <w:pPr>
      <w:tabs>
        <w:tab w:val="left" w:pos="1200"/>
        <w:tab w:val="left" w:pos="1760"/>
        <w:tab w:val="right" w:leader="dot" w:pos="9639"/>
      </w:tabs>
      <w:ind w:left="480" w:right="567"/>
    </w:pPr>
    <w:rPr>
      <w:rFonts w:cs="Arial"/>
      <w:noProof/>
      <w:sz w:val="20"/>
      <w:szCs w:val="20"/>
    </w:rPr>
  </w:style>
  <w:style w:type="paragraph" w:styleId="61">
    <w:name w:val="toc 6"/>
    <w:basedOn w:val="a"/>
    <w:next w:val="a"/>
    <w:autoRedefine/>
    <w:semiHidden/>
    <w:rsid w:val="006C0925"/>
    <w:pPr>
      <w:ind w:left="1200"/>
    </w:pPr>
    <w:rPr>
      <w:rFonts w:asciiTheme="minorHAnsi" w:hAnsiTheme="minorHAnsi"/>
      <w:sz w:val="20"/>
      <w:szCs w:val="20"/>
    </w:rPr>
  </w:style>
  <w:style w:type="paragraph" w:styleId="81">
    <w:name w:val="toc 8"/>
    <w:basedOn w:val="a"/>
    <w:next w:val="a"/>
    <w:autoRedefine/>
    <w:semiHidden/>
    <w:rsid w:val="006C0925"/>
    <w:pPr>
      <w:ind w:left="1680"/>
    </w:pPr>
    <w:rPr>
      <w:rFonts w:asciiTheme="minorHAnsi" w:hAnsiTheme="minorHAnsi"/>
      <w:sz w:val="20"/>
      <w:szCs w:val="20"/>
    </w:rPr>
  </w:style>
  <w:style w:type="character" w:styleId="a9">
    <w:name w:val="Hyperlink"/>
    <w:uiPriority w:val="99"/>
    <w:rsid w:val="006C0925"/>
    <w:rPr>
      <w:color w:val="0000FF"/>
      <w:u w:val="single"/>
    </w:rPr>
  </w:style>
  <w:style w:type="paragraph" w:styleId="aa">
    <w:name w:val="annotation text"/>
    <w:basedOn w:val="a"/>
    <w:link w:val="ab"/>
    <w:uiPriority w:val="99"/>
    <w:rsid w:val="006C0925"/>
    <w:rPr>
      <w:sz w:val="20"/>
      <w:szCs w:val="20"/>
    </w:rPr>
  </w:style>
  <w:style w:type="character" w:customStyle="1" w:styleId="ab">
    <w:name w:val="Текст примечания Знак"/>
    <w:basedOn w:val="a0"/>
    <w:link w:val="aa"/>
    <w:uiPriority w:val="99"/>
    <w:rsid w:val="006C0925"/>
    <w:rPr>
      <w:rFonts w:ascii="Times New Roman" w:eastAsia="Times New Roman" w:hAnsi="Times New Roman" w:cs="Times New Roman"/>
      <w:sz w:val="20"/>
      <w:szCs w:val="20"/>
    </w:rPr>
  </w:style>
  <w:style w:type="character" w:customStyle="1" w:styleId="ac">
    <w:name w:val="Тема примечания Знак"/>
    <w:basedOn w:val="ab"/>
    <w:link w:val="ad"/>
    <w:semiHidden/>
    <w:rsid w:val="006C0925"/>
    <w:rPr>
      <w:rFonts w:ascii="Times New Roman" w:eastAsia="Times New Roman" w:hAnsi="Times New Roman" w:cs="Times New Roman"/>
      <w:b/>
      <w:bCs/>
      <w:sz w:val="20"/>
      <w:szCs w:val="20"/>
    </w:rPr>
  </w:style>
  <w:style w:type="paragraph" w:styleId="ad">
    <w:name w:val="annotation subject"/>
    <w:basedOn w:val="aa"/>
    <w:next w:val="aa"/>
    <w:link w:val="ac"/>
    <w:semiHidden/>
    <w:rsid w:val="006C0925"/>
    <w:rPr>
      <w:b/>
      <w:bCs/>
    </w:rPr>
  </w:style>
  <w:style w:type="character" w:customStyle="1" w:styleId="ae">
    <w:name w:val="Текст выноски Знак"/>
    <w:basedOn w:val="a0"/>
    <w:link w:val="af"/>
    <w:semiHidden/>
    <w:rsid w:val="006C0925"/>
    <w:rPr>
      <w:rFonts w:ascii="Tahoma" w:eastAsia="Times New Roman" w:hAnsi="Tahoma" w:cs="Tahoma"/>
      <w:sz w:val="16"/>
      <w:szCs w:val="16"/>
    </w:rPr>
  </w:style>
  <w:style w:type="paragraph" w:styleId="af">
    <w:name w:val="Balloon Text"/>
    <w:basedOn w:val="a"/>
    <w:link w:val="ae"/>
    <w:semiHidden/>
    <w:rsid w:val="006C0925"/>
    <w:rPr>
      <w:rFonts w:ascii="Tahoma" w:hAnsi="Tahoma" w:cs="Tahoma"/>
      <w:sz w:val="16"/>
      <w:szCs w:val="16"/>
    </w:rPr>
  </w:style>
  <w:style w:type="paragraph" w:styleId="34">
    <w:name w:val="Body Text 3"/>
    <w:basedOn w:val="a"/>
    <w:link w:val="35"/>
    <w:rsid w:val="006C0925"/>
    <w:pPr>
      <w:spacing w:before="240" w:after="240"/>
    </w:pPr>
    <w:rPr>
      <w:rFonts w:eastAsia="Calibri"/>
      <w:szCs w:val="24"/>
      <w:lang w:eastAsia="ru-RU"/>
    </w:rPr>
  </w:style>
  <w:style w:type="character" w:customStyle="1" w:styleId="35">
    <w:name w:val="Основной текст 3 Знак"/>
    <w:basedOn w:val="a0"/>
    <w:link w:val="34"/>
    <w:rsid w:val="006C0925"/>
    <w:rPr>
      <w:rFonts w:ascii="Times New Roman" w:eastAsia="Calibri" w:hAnsi="Times New Roman" w:cs="Times New Roman"/>
      <w:sz w:val="24"/>
      <w:szCs w:val="24"/>
      <w:lang w:eastAsia="ru-RU"/>
    </w:rPr>
  </w:style>
  <w:style w:type="paragraph" w:customStyle="1" w:styleId="af0">
    <w:name w:val="ФИО"/>
    <w:basedOn w:val="a"/>
    <w:rsid w:val="006C0925"/>
    <w:pPr>
      <w:spacing w:after="180"/>
      <w:ind w:left="5670"/>
    </w:pPr>
    <w:rPr>
      <w:rFonts w:eastAsia="Calibri"/>
      <w:szCs w:val="20"/>
      <w:lang w:eastAsia="ru-RU"/>
    </w:rPr>
  </w:style>
  <w:style w:type="paragraph" w:styleId="af1">
    <w:name w:val="footnote text"/>
    <w:basedOn w:val="a"/>
    <w:link w:val="af2"/>
    <w:uiPriority w:val="99"/>
    <w:semiHidden/>
    <w:rsid w:val="006C0925"/>
    <w:rPr>
      <w:rFonts w:eastAsia="Calibri"/>
      <w:sz w:val="20"/>
      <w:szCs w:val="20"/>
      <w:lang w:eastAsia="ru-RU"/>
    </w:rPr>
  </w:style>
  <w:style w:type="character" w:customStyle="1" w:styleId="af2">
    <w:name w:val="Текст сноски Знак"/>
    <w:basedOn w:val="a0"/>
    <w:link w:val="af1"/>
    <w:uiPriority w:val="99"/>
    <w:semiHidden/>
    <w:rsid w:val="006C0925"/>
    <w:rPr>
      <w:rFonts w:ascii="Times New Roman" w:eastAsia="Calibri" w:hAnsi="Times New Roman" w:cs="Times New Roman"/>
      <w:sz w:val="20"/>
      <w:szCs w:val="20"/>
      <w:lang w:eastAsia="ru-RU"/>
    </w:rPr>
  </w:style>
  <w:style w:type="paragraph" w:customStyle="1" w:styleId="af3">
    <w:name w:val="Текст таблица"/>
    <w:basedOn w:val="a"/>
    <w:rsid w:val="006C0925"/>
    <w:pPr>
      <w:numPr>
        <w:ilvl w:val="12"/>
      </w:numPr>
      <w:spacing w:before="60"/>
      <w:ind w:firstLine="567"/>
    </w:pPr>
    <w:rPr>
      <w:rFonts w:eastAsia="Calibri"/>
      <w:iCs/>
      <w:sz w:val="22"/>
      <w:szCs w:val="20"/>
      <w:lang w:eastAsia="ru-RU"/>
    </w:rPr>
  </w:style>
  <w:style w:type="character" w:styleId="af4">
    <w:name w:val="footnote reference"/>
    <w:rsid w:val="006C0925"/>
    <w:rPr>
      <w:vertAlign w:val="superscript"/>
    </w:rPr>
  </w:style>
  <w:style w:type="paragraph" w:styleId="21">
    <w:name w:val="List 2"/>
    <w:basedOn w:val="a"/>
    <w:rsid w:val="006C0925"/>
    <w:pPr>
      <w:widowControl w:val="0"/>
      <w:numPr>
        <w:numId w:val="1"/>
      </w:numPr>
      <w:overflowPunct w:val="0"/>
      <w:autoSpaceDE w:val="0"/>
      <w:autoSpaceDN w:val="0"/>
      <w:adjustRightInd w:val="0"/>
      <w:spacing w:before="60"/>
      <w:textAlignment w:val="baseline"/>
    </w:pPr>
    <w:rPr>
      <w:rFonts w:eastAsia="Calibri"/>
      <w:szCs w:val="20"/>
      <w:lang w:eastAsia="ru-RU"/>
    </w:rPr>
  </w:style>
  <w:style w:type="character" w:styleId="af5">
    <w:name w:val="Strong"/>
    <w:qFormat/>
    <w:rsid w:val="006C0925"/>
    <w:rPr>
      <w:b/>
    </w:rPr>
  </w:style>
  <w:style w:type="paragraph" w:styleId="36">
    <w:name w:val="Body Text Indent 3"/>
    <w:basedOn w:val="a"/>
    <w:link w:val="37"/>
    <w:rsid w:val="006C0925"/>
    <w:pPr>
      <w:spacing w:after="120"/>
      <w:ind w:left="283"/>
    </w:pPr>
    <w:rPr>
      <w:rFonts w:eastAsia="Calibri"/>
      <w:sz w:val="16"/>
      <w:szCs w:val="16"/>
      <w:lang w:eastAsia="ru-RU"/>
    </w:rPr>
  </w:style>
  <w:style w:type="character" w:customStyle="1" w:styleId="37">
    <w:name w:val="Основной текст с отступом 3 Знак"/>
    <w:basedOn w:val="a0"/>
    <w:link w:val="36"/>
    <w:rsid w:val="006C0925"/>
    <w:rPr>
      <w:rFonts w:ascii="Times New Roman" w:eastAsia="Calibri" w:hAnsi="Times New Roman" w:cs="Times New Roman"/>
      <w:sz w:val="16"/>
      <w:szCs w:val="16"/>
      <w:lang w:eastAsia="ru-RU"/>
    </w:rPr>
  </w:style>
  <w:style w:type="character" w:customStyle="1" w:styleId="S">
    <w:name w:val="S_Обозначение"/>
    <w:rsid w:val="006C0925"/>
    <w:rPr>
      <w:rFonts w:ascii="Arial" w:hAnsi="Arial"/>
      <w:b/>
      <w:i/>
      <w:sz w:val="24"/>
      <w:vertAlign w:val="baseline"/>
      <w:lang w:val="ru-RU" w:eastAsia="ru-RU"/>
    </w:rPr>
  </w:style>
  <w:style w:type="paragraph" w:styleId="af6">
    <w:name w:val="Normal (Web)"/>
    <w:basedOn w:val="a"/>
    <w:uiPriority w:val="99"/>
    <w:rsid w:val="006C0925"/>
    <w:pPr>
      <w:spacing w:before="100" w:beforeAutospacing="1" w:after="100" w:afterAutospacing="1"/>
    </w:pPr>
    <w:rPr>
      <w:rFonts w:eastAsia="Calibri"/>
      <w:szCs w:val="24"/>
      <w:lang w:eastAsia="ru-RU"/>
    </w:rPr>
  </w:style>
  <w:style w:type="character" w:customStyle="1" w:styleId="urtxtemph">
    <w:name w:val="urtxtemph"/>
    <w:rsid w:val="006C0925"/>
    <w:rPr>
      <w:rFonts w:cs="Times New Roman"/>
    </w:rPr>
  </w:style>
  <w:style w:type="paragraph" w:customStyle="1" w:styleId="15">
    <w:name w:val="Абзац списка1"/>
    <w:basedOn w:val="a"/>
    <w:rsid w:val="006C0925"/>
    <w:pPr>
      <w:ind w:left="708"/>
    </w:pPr>
  </w:style>
  <w:style w:type="paragraph" w:customStyle="1" w:styleId="S0">
    <w:name w:val="S_Обычный"/>
    <w:basedOn w:val="a"/>
    <w:link w:val="S4"/>
    <w:rsid w:val="006C0925"/>
    <w:pPr>
      <w:widowControl w:val="0"/>
    </w:pPr>
    <w:rPr>
      <w:szCs w:val="24"/>
      <w:lang w:eastAsia="ru-RU"/>
    </w:rPr>
  </w:style>
  <w:style w:type="character" w:customStyle="1" w:styleId="S4">
    <w:name w:val="S_Обычный Знак"/>
    <w:link w:val="S0"/>
    <w:locked/>
    <w:rsid w:val="006C0925"/>
    <w:rPr>
      <w:rFonts w:ascii="Times New Roman" w:eastAsia="Times New Roman" w:hAnsi="Times New Roman" w:cs="Times New Roman"/>
      <w:sz w:val="24"/>
      <w:szCs w:val="24"/>
      <w:lang w:eastAsia="ru-RU"/>
    </w:rPr>
  </w:style>
  <w:style w:type="character" w:customStyle="1" w:styleId="S5">
    <w:name w:val="S_Примечание"/>
    <w:rsid w:val="006C0925"/>
    <w:rPr>
      <w:u w:val="single"/>
    </w:rPr>
  </w:style>
  <w:style w:type="paragraph" w:customStyle="1" w:styleId="S6">
    <w:name w:val="S_ПримечаниеТекст"/>
    <w:basedOn w:val="S0"/>
    <w:next w:val="S0"/>
    <w:rsid w:val="006C0925"/>
    <w:pPr>
      <w:spacing w:before="120"/>
      <w:ind w:left="567"/>
    </w:pPr>
    <w:rPr>
      <w:i/>
      <w:iCs/>
    </w:rPr>
  </w:style>
  <w:style w:type="character" w:customStyle="1" w:styleId="S01">
    <w:name w:val="S_Термин01"/>
    <w:rsid w:val="006C0925"/>
    <w:rPr>
      <w:rFonts w:ascii="Arial" w:hAnsi="Arial"/>
      <w:b/>
      <w:i/>
      <w:caps/>
      <w:sz w:val="20"/>
      <w:lang w:val="ru-RU" w:eastAsia="ru-RU"/>
    </w:rPr>
  </w:style>
  <w:style w:type="paragraph" w:customStyle="1" w:styleId="BodyText2">
    <w:name w:val="BodyText2"/>
    <w:basedOn w:val="a"/>
    <w:link w:val="BodyText2Char"/>
    <w:rsid w:val="006C0925"/>
    <w:pPr>
      <w:overflowPunct w:val="0"/>
      <w:autoSpaceDE w:val="0"/>
      <w:autoSpaceDN w:val="0"/>
      <w:adjustRightInd w:val="0"/>
      <w:spacing w:before="120"/>
      <w:ind w:left="294"/>
      <w:textAlignment w:val="baseline"/>
    </w:pPr>
    <w:rPr>
      <w:rFonts w:ascii="Calibri" w:eastAsia="Calibri" w:hAnsi="Calibri"/>
      <w:color w:val="000000"/>
      <w:sz w:val="20"/>
      <w:szCs w:val="20"/>
      <w:lang w:eastAsia="ja-JP"/>
    </w:rPr>
  </w:style>
  <w:style w:type="character" w:customStyle="1" w:styleId="BodyText2Char">
    <w:name w:val="BodyText2 Char"/>
    <w:link w:val="BodyText2"/>
    <w:locked/>
    <w:rsid w:val="006C0925"/>
    <w:rPr>
      <w:rFonts w:ascii="Calibri" w:eastAsia="Calibri" w:hAnsi="Calibri" w:cs="Times New Roman"/>
      <w:color w:val="000000"/>
      <w:sz w:val="20"/>
      <w:szCs w:val="20"/>
      <w:lang w:eastAsia="ja-JP"/>
    </w:rPr>
  </w:style>
  <w:style w:type="character" w:customStyle="1" w:styleId="hps">
    <w:name w:val="hps"/>
    <w:rsid w:val="006C0925"/>
  </w:style>
  <w:style w:type="character" w:customStyle="1" w:styleId="apple-converted-space">
    <w:name w:val="apple-converted-space"/>
    <w:rsid w:val="006C0925"/>
  </w:style>
  <w:style w:type="character" w:customStyle="1" w:styleId="apple-style-span">
    <w:name w:val="apple-style-span"/>
    <w:rsid w:val="006C0925"/>
  </w:style>
  <w:style w:type="paragraph" w:customStyle="1" w:styleId="25">
    <w:name w:val="Абзац списка2"/>
    <w:basedOn w:val="a"/>
    <w:rsid w:val="006C0925"/>
    <w:pPr>
      <w:ind w:left="720"/>
      <w:contextualSpacing/>
    </w:pPr>
  </w:style>
  <w:style w:type="paragraph" w:customStyle="1" w:styleId="110">
    <w:name w:val="Без интервала11"/>
    <w:rsid w:val="006C0925"/>
    <w:pPr>
      <w:spacing w:after="0" w:line="240" w:lineRule="auto"/>
    </w:pPr>
    <w:rPr>
      <w:rFonts w:ascii="Calibri" w:eastAsia="Calibri" w:hAnsi="Calibri" w:cs="Times New Roman"/>
    </w:rPr>
  </w:style>
  <w:style w:type="paragraph" w:customStyle="1" w:styleId="S7">
    <w:name w:val="S_СписокМ_Обычный"/>
    <w:basedOn w:val="a"/>
    <w:link w:val="S8"/>
    <w:rsid w:val="006C0925"/>
    <w:pPr>
      <w:spacing w:before="120"/>
    </w:pPr>
    <w:rPr>
      <w:rFonts w:eastAsia="Calibri"/>
      <w:szCs w:val="20"/>
    </w:rPr>
  </w:style>
  <w:style w:type="character" w:customStyle="1" w:styleId="S8">
    <w:name w:val="S_СписокМ_Обычный Знак Знак"/>
    <w:link w:val="S7"/>
    <w:locked/>
    <w:rsid w:val="006C0925"/>
    <w:rPr>
      <w:rFonts w:ascii="Times New Roman" w:eastAsia="Calibri" w:hAnsi="Times New Roman" w:cs="Times New Roman"/>
      <w:sz w:val="24"/>
      <w:szCs w:val="20"/>
    </w:rPr>
  </w:style>
  <w:style w:type="table" w:customStyle="1" w:styleId="16">
    <w:name w:val="Сетка таблицы1"/>
    <w:rsid w:val="006C0925"/>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7">
    <w:name w:val="Table Grid"/>
    <w:basedOn w:val="a1"/>
    <w:rsid w:val="006C0925"/>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8">
    <w:name w:val="Текст концевой сноски Знак"/>
    <w:basedOn w:val="a0"/>
    <w:link w:val="af9"/>
    <w:semiHidden/>
    <w:rsid w:val="006C0925"/>
    <w:rPr>
      <w:rFonts w:ascii="Times New Roman" w:eastAsia="Calibri" w:hAnsi="Times New Roman" w:cs="Times New Roman"/>
      <w:sz w:val="20"/>
      <w:szCs w:val="20"/>
    </w:rPr>
  </w:style>
  <w:style w:type="paragraph" w:styleId="af9">
    <w:name w:val="endnote text"/>
    <w:basedOn w:val="a"/>
    <w:link w:val="af8"/>
    <w:semiHidden/>
    <w:rsid w:val="006C0925"/>
    <w:rPr>
      <w:rFonts w:eastAsia="Calibri"/>
      <w:sz w:val="20"/>
      <w:szCs w:val="20"/>
    </w:rPr>
  </w:style>
  <w:style w:type="paragraph" w:customStyle="1" w:styleId="ColorfulShading-Accent11">
    <w:name w:val="Colorful Shading - Accent 11"/>
    <w:hidden/>
    <w:uiPriority w:val="99"/>
    <w:semiHidden/>
    <w:rsid w:val="006C0925"/>
    <w:pPr>
      <w:spacing w:after="0" w:line="240" w:lineRule="auto"/>
    </w:pPr>
    <w:rPr>
      <w:rFonts w:ascii="Times New Roman" w:eastAsia="Times New Roman" w:hAnsi="Times New Roman" w:cs="Times New Roman"/>
      <w:sz w:val="24"/>
    </w:rPr>
  </w:style>
  <w:style w:type="paragraph" w:customStyle="1" w:styleId="ColorfulList-Accent11">
    <w:name w:val="Colorful List - Accent 11"/>
    <w:basedOn w:val="a"/>
    <w:uiPriority w:val="99"/>
    <w:qFormat/>
    <w:rsid w:val="006C0925"/>
    <w:pPr>
      <w:spacing w:after="200" w:line="276" w:lineRule="auto"/>
      <w:ind w:left="720"/>
      <w:contextualSpacing/>
    </w:pPr>
    <w:rPr>
      <w:rFonts w:ascii="Calibri" w:eastAsia="Calibri" w:hAnsi="Calibri"/>
      <w:sz w:val="22"/>
    </w:rPr>
  </w:style>
  <w:style w:type="paragraph" w:styleId="afa">
    <w:name w:val="List Paragraph"/>
    <w:aliases w:val="Заголовок_3,1,UL,Абзац маркированнный,Bullet List,FooterText,numbered,Bullet Number,Figure_name,List Paragraph1,Paragraphe de liste1,Bulletr List Paragraph,列出段落,列出段落1,List Paragraph2,List Paragraph21,Párrafo de lista1,Parágrafo da Lista1"/>
    <w:basedOn w:val="a"/>
    <w:link w:val="afb"/>
    <w:uiPriority w:val="34"/>
    <w:qFormat/>
    <w:rsid w:val="006C0925"/>
    <w:pPr>
      <w:ind w:left="708"/>
    </w:pPr>
  </w:style>
  <w:style w:type="character" w:customStyle="1" w:styleId="afb">
    <w:name w:val="Абзац списка Знак"/>
    <w:aliases w:val="Заголовок_3 Знак,1 Знак,UL Знак,Абзац маркированнный Знак,Bullet List Знак,FooterText Знак,numbered Знак,Bullet Number Знак,Figure_name Знак,List Paragraph1 Знак,Paragraphe de liste1 Знак,Bulletr List Paragraph Знак,列出段落 Знак"/>
    <w:basedOn w:val="a0"/>
    <w:link w:val="afa"/>
    <w:uiPriority w:val="34"/>
    <w:locked/>
    <w:rsid w:val="006C0925"/>
    <w:rPr>
      <w:rFonts w:ascii="Times New Roman" w:eastAsia="Times New Roman" w:hAnsi="Times New Roman" w:cs="Times New Roman"/>
      <w:sz w:val="24"/>
    </w:rPr>
  </w:style>
  <w:style w:type="paragraph" w:styleId="afc">
    <w:name w:val="TOC Heading"/>
    <w:basedOn w:val="1"/>
    <w:next w:val="a"/>
    <w:uiPriority w:val="39"/>
    <w:unhideWhenUsed/>
    <w:qFormat/>
    <w:rsid w:val="006C0925"/>
    <w:pPr>
      <w:keepLines/>
      <w:spacing w:before="480" w:line="276" w:lineRule="auto"/>
      <w:outlineLvl w:val="9"/>
    </w:pPr>
    <w:rPr>
      <w:rFonts w:asciiTheme="majorHAnsi" w:eastAsiaTheme="majorEastAsia" w:hAnsiTheme="majorHAnsi" w:cstheme="majorBidi"/>
      <w:color w:val="365F91" w:themeColor="accent1" w:themeShade="BF"/>
      <w:kern w:val="0"/>
      <w:szCs w:val="28"/>
      <w:lang w:val="en-US"/>
    </w:rPr>
  </w:style>
  <w:style w:type="paragraph" w:customStyle="1" w:styleId="Default">
    <w:name w:val="Default"/>
    <w:rsid w:val="006C0925"/>
    <w:pPr>
      <w:autoSpaceDE w:val="0"/>
      <w:autoSpaceDN w:val="0"/>
      <w:adjustRightInd w:val="0"/>
      <w:spacing w:after="0" w:line="240" w:lineRule="auto"/>
    </w:pPr>
    <w:rPr>
      <w:rFonts w:ascii="Arial" w:eastAsia="Calibri" w:hAnsi="Arial" w:cs="Arial"/>
      <w:color w:val="000000"/>
      <w:sz w:val="24"/>
      <w:szCs w:val="24"/>
      <w:lang w:eastAsia="ru-RU"/>
    </w:rPr>
  </w:style>
  <w:style w:type="paragraph" w:styleId="17">
    <w:name w:val="index 1"/>
    <w:basedOn w:val="a"/>
    <w:next w:val="a"/>
    <w:autoRedefine/>
    <w:rsid w:val="006C0925"/>
    <w:rPr>
      <w:rFonts w:cs="Arial"/>
      <w:i/>
      <w:sz w:val="20"/>
      <w:szCs w:val="24"/>
      <w:lang w:eastAsia="ru-RU"/>
    </w:rPr>
  </w:style>
  <w:style w:type="paragraph" w:styleId="afd">
    <w:name w:val="Normal Indent"/>
    <w:basedOn w:val="a"/>
    <w:rsid w:val="006C0925"/>
    <w:pPr>
      <w:overflowPunct w:val="0"/>
      <w:autoSpaceDE w:val="0"/>
      <w:autoSpaceDN w:val="0"/>
      <w:adjustRightInd w:val="0"/>
      <w:spacing w:after="120"/>
      <w:ind w:left="720"/>
      <w:textAlignment w:val="baseline"/>
    </w:pPr>
    <w:rPr>
      <w:rFonts w:eastAsia="MS Mincho"/>
      <w:szCs w:val="20"/>
      <w:lang w:val="en-US"/>
    </w:rPr>
  </w:style>
  <w:style w:type="paragraph" w:styleId="26">
    <w:name w:val="Body Text 2"/>
    <w:basedOn w:val="a"/>
    <w:link w:val="27"/>
    <w:rsid w:val="006C0925"/>
    <w:pPr>
      <w:spacing w:after="120" w:line="480" w:lineRule="auto"/>
    </w:pPr>
  </w:style>
  <w:style w:type="character" w:customStyle="1" w:styleId="27">
    <w:name w:val="Основной текст 2 Знак"/>
    <w:basedOn w:val="a0"/>
    <w:link w:val="26"/>
    <w:rsid w:val="006C0925"/>
    <w:rPr>
      <w:rFonts w:ascii="Times New Roman" w:eastAsia="Times New Roman" w:hAnsi="Times New Roman" w:cs="Times New Roman"/>
      <w:sz w:val="24"/>
    </w:rPr>
  </w:style>
  <w:style w:type="paragraph" w:styleId="afe">
    <w:name w:val="Subtitle"/>
    <w:basedOn w:val="a"/>
    <w:next w:val="a"/>
    <w:link w:val="aff"/>
    <w:qFormat/>
    <w:rsid w:val="006C0925"/>
    <w:pPr>
      <w:numPr>
        <w:ilvl w:val="1"/>
      </w:numPr>
      <w:ind w:firstLine="567"/>
    </w:pPr>
    <w:rPr>
      <w:rFonts w:asciiTheme="majorHAnsi" w:eastAsiaTheme="majorEastAsia" w:hAnsiTheme="majorHAnsi" w:cstheme="majorBidi"/>
      <w:i/>
      <w:iCs/>
      <w:color w:val="4F81BD" w:themeColor="accent1"/>
      <w:spacing w:val="15"/>
      <w:szCs w:val="24"/>
    </w:rPr>
  </w:style>
  <w:style w:type="character" w:customStyle="1" w:styleId="aff">
    <w:name w:val="Подзаголовок Знак"/>
    <w:basedOn w:val="a0"/>
    <w:link w:val="afe"/>
    <w:rsid w:val="006C0925"/>
    <w:rPr>
      <w:rFonts w:asciiTheme="majorHAnsi" w:eastAsiaTheme="majorEastAsia" w:hAnsiTheme="majorHAnsi" w:cstheme="majorBidi"/>
      <w:i/>
      <w:iCs/>
      <w:color w:val="4F81BD" w:themeColor="accent1"/>
      <w:spacing w:val="15"/>
      <w:sz w:val="24"/>
      <w:szCs w:val="24"/>
    </w:rPr>
  </w:style>
  <w:style w:type="paragraph" w:customStyle="1" w:styleId="18">
    <w:name w:val="Название объекта1"/>
    <w:basedOn w:val="a"/>
    <w:next w:val="a"/>
    <w:rsid w:val="006C0925"/>
    <w:pPr>
      <w:suppressAutoHyphens/>
      <w:jc w:val="center"/>
    </w:pPr>
    <w:rPr>
      <w:rFonts w:ascii="Arial Narrow" w:hAnsi="Arial Narrow" w:cs="Arial Narrow"/>
      <w:b/>
      <w:bCs/>
      <w:color w:val="000080"/>
      <w:sz w:val="20"/>
      <w:szCs w:val="24"/>
      <w:lang w:eastAsia="ar-SA"/>
    </w:rPr>
  </w:style>
  <w:style w:type="paragraph" w:styleId="aff0">
    <w:name w:val="No Spacing"/>
    <w:aliases w:val="Table text"/>
    <w:link w:val="aff1"/>
    <w:uiPriority w:val="1"/>
    <w:qFormat/>
    <w:rsid w:val="006C0925"/>
    <w:pPr>
      <w:spacing w:after="0" w:line="240" w:lineRule="auto"/>
    </w:pPr>
    <w:rPr>
      <w:rFonts w:ascii="Calibri" w:eastAsia="Calibri" w:hAnsi="Calibri" w:cs="Times New Roman"/>
    </w:rPr>
  </w:style>
  <w:style w:type="paragraph" w:customStyle="1" w:styleId="S9">
    <w:name w:val="S_Версия"/>
    <w:basedOn w:val="S0"/>
    <w:next w:val="S0"/>
    <w:autoRedefine/>
    <w:rsid w:val="006C0925"/>
    <w:pPr>
      <w:spacing w:before="120" w:after="120"/>
      <w:jc w:val="center"/>
    </w:pPr>
    <w:rPr>
      <w:b/>
      <w:caps/>
      <w:sz w:val="20"/>
      <w:szCs w:val="20"/>
    </w:rPr>
  </w:style>
  <w:style w:type="paragraph" w:customStyle="1" w:styleId="Sa">
    <w:name w:val="S_ВерхКолонтитулТекст"/>
    <w:basedOn w:val="S0"/>
    <w:next w:val="S0"/>
    <w:rsid w:val="006C0925"/>
    <w:pPr>
      <w:spacing w:before="120"/>
      <w:jc w:val="right"/>
    </w:pPr>
    <w:rPr>
      <w:b/>
      <w:caps/>
      <w:sz w:val="10"/>
      <w:szCs w:val="10"/>
    </w:rPr>
  </w:style>
  <w:style w:type="paragraph" w:customStyle="1" w:styleId="Sb">
    <w:name w:val="S_ВидДокумента"/>
    <w:basedOn w:val="aff2"/>
    <w:next w:val="S0"/>
    <w:link w:val="Sc"/>
    <w:rsid w:val="006C0925"/>
    <w:pPr>
      <w:spacing w:before="120" w:after="0"/>
      <w:jc w:val="right"/>
    </w:pPr>
    <w:rPr>
      <w:rFonts w:ascii="EuropeDemiC" w:hAnsi="EuropeDemiC" w:cs="Arial"/>
      <w:b/>
      <w:caps/>
      <w:sz w:val="36"/>
      <w:szCs w:val="36"/>
      <w:lang w:eastAsia="ru-RU"/>
    </w:rPr>
  </w:style>
  <w:style w:type="paragraph" w:styleId="aff2">
    <w:name w:val="Body Text"/>
    <w:basedOn w:val="a"/>
    <w:link w:val="aff3"/>
    <w:rsid w:val="006C0925"/>
    <w:pPr>
      <w:spacing w:after="120"/>
    </w:pPr>
  </w:style>
  <w:style w:type="character" w:customStyle="1" w:styleId="aff3">
    <w:name w:val="Основной текст Знак"/>
    <w:basedOn w:val="a0"/>
    <w:link w:val="aff2"/>
    <w:rsid w:val="006C0925"/>
    <w:rPr>
      <w:rFonts w:ascii="Times New Roman" w:eastAsia="Times New Roman" w:hAnsi="Times New Roman" w:cs="Times New Roman"/>
      <w:sz w:val="24"/>
    </w:rPr>
  </w:style>
  <w:style w:type="character" w:customStyle="1" w:styleId="Sc">
    <w:name w:val="S_ВидДокумента Знак"/>
    <w:link w:val="Sb"/>
    <w:rsid w:val="006C0925"/>
    <w:rPr>
      <w:rFonts w:ascii="EuropeDemiC" w:eastAsia="Times New Roman" w:hAnsi="EuropeDemiC" w:cs="Arial"/>
      <w:b/>
      <w:caps/>
      <w:sz w:val="36"/>
      <w:szCs w:val="36"/>
      <w:lang w:eastAsia="ru-RU"/>
    </w:rPr>
  </w:style>
  <w:style w:type="paragraph" w:customStyle="1" w:styleId="Sd">
    <w:name w:val="S_Гиперссылка"/>
    <w:basedOn w:val="S0"/>
    <w:rsid w:val="006C0925"/>
    <w:rPr>
      <w:color w:val="0000FF"/>
      <w:u w:val="single"/>
    </w:rPr>
  </w:style>
  <w:style w:type="paragraph" w:customStyle="1" w:styleId="Se">
    <w:name w:val="S_Гриф"/>
    <w:basedOn w:val="S0"/>
    <w:rsid w:val="006C0925"/>
    <w:pPr>
      <w:widowControl/>
      <w:spacing w:line="360" w:lineRule="auto"/>
      <w:ind w:left="5392"/>
      <w:jc w:val="left"/>
    </w:pPr>
    <w:rPr>
      <w:b/>
      <w:sz w:val="20"/>
    </w:rPr>
  </w:style>
  <w:style w:type="paragraph" w:customStyle="1" w:styleId="S12">
    <w:name w:val="S_ЗаголовкиТаблицы1"/>
    <w:basedOn w:val="S0"/>
    <w:rsid w:val="006C0925"/>
    <w:pPr>
      <w:keepNext/>
      <w:jc w:val="center"/>
    </w:pPr>
    <w:rPr>
      <w:b/>
      <w:caps/>
      <w:sz w:val="16"/>
      <w:szCs w:val="16"/>
    </w:rPr>
  </w:style>
  <w:style w:type="paragraph" w:customStyle="1" w:styleId="S22">
    <w:name w:val="S_ЗаголовкиТаблицы2"/>
    <w:basedOn w:val="S0"/>
    <w:rsid w:val="006C0925"/>
    <w:pPr>
      <w:jc w:val="center"/>
    </w:pPr>
    <w:rPr>
      <w:b/>
      <w:sz w:val="14"/>
    </w:rPr>
  </w:style>
  <w:style w:type="paragraph" w:customStyle="1" w:styleId="S13">
    <w:name w:val="S_Заголовок1"/>
    <w:basedOn w:val="a"/>
    <w:next w:val="S0"/>
    <w:rsid w:val="006C0925"/>
    <w:pPr>
      <w:keepNext/>
      <w:pageBreakBefore/>
      <w:outlineLvl w:val="0"/>
    </w:pPr>
    <w:rPr>
      <w:b/>
      <w:caps/>
      <w:sz w:val="32"/>
      <w:szCs w:val="32"/>
      <w:lang w:eastAsia="ru-RU"/>
    </w:rPr>
  </w:style>
  <w:style w:type="paragraph" w:customStyle="1" w:styleId="S11">
    <w:name w:val="S_Заголовок1_Прил_СписокН"/>
    <w:basedOn w:val="S0"/>
    <w:next w:val="S0"/>
    <w:rsid w:val="006C0925"/>
    <w:pPr>
      <w:keepNext/>
      <w:pageBreakBefore/>
      <w:widowControl/>
      <w:numPr>
        <w:numId w:val="2"/>
      </w:numPr>
      <w:outlineLvl w:val="1"/>
    </w:pPr>
    <w:rPr>
      <w:b/>
      <w:caps/>
    </w:rPr>
  </w:style>
  <w:style w:type="paragraph" w:customStyle="1" w:styleId="S1">
    <w:name w:val="S_Заголовок1_СписокН"/>
    <w:basedOn w:val="S13"/>
    <w:next w:val="S0"/>
    <w:rsid w:val="006C0925"/>
    <w:pPr>
      <w:numPr>
        <w:numId w:val="3"/>
      </w:numPr>
      <w:ind w:left="0" w:firstLine="0"/>
    </w:pPr>
  </w:style>
  <w:style w:type="paragraph" w:customStyle="1" w:styleId="S23">
    <w:name w:val="S_Заголовок2"/>
    <w:basedOn w:val="a"/>
    <w:next w:val="S0"/>
    <w:rsid w:val="006C0925"/>
    <w:pPr>
      <w:keepNext/>
      <w:outlineLvl w:val="1"/>
    </w:pPr>
    <w:rPr>
      <w:b/>
      <w:caps/>
      <w:szCs w:val="24"/>
      <w:lang w:eastAsia="ru-RU"/>
    </w:rPr>
  </w:style>
  <w:style w:type="paragraph" w:customStyle="1" w:styleId="S21">
    <w:name w:val="S_Заголовок2_Прил_СписокН"/>
    <w:basedOn w:val="S0"/>
    <w:next w:val="S0"/>
    <w:rsid w:val="006C0925"/>
    <w:pPr>
      <w:keepNext/>
      <w:keepLines/>
      <w:numPr>
        <w:ilvl w:val="2"/>
        <w:numId w:val="2"/>
      </w:numPr>
      <w:tabs>
        <w:tab w:val="left" w:pos="720"/>
      </w:tabs>
      <w:jc w:val="left"/>
      <w:outlineLvl w:val="2"/>
    </w:pPr>
    <w:rPr>
      <w:b/>
      <w:caps/>
      <w:szCs w:val="20"/>
    </w:rPr>
  </w:style>
  <w:style w:type="paragraph" w:customStyle="1" w:styleId="S20">
    <w:name w:val="S_Заголовок2_СписокН"/>
    <w:basedOn w:val="S23"/>
    <w:next w:val="S0"/>
    <w:rsid w:val="006C0925"/>
    <w:pPr>
      <w:numPr>
        <w:ilvl w:val="1"/>
        <w:numId w:val="3"/>
      </w:numPr>
      <w:ind w:left="0" w:firstLine="0"/>
    </w:pPr>
  </w:style>
  <w:style w:type="paragraph" w:customStyle="1" w:styleId="S30">
    <w:name w:val="S_Заголовок3_СписокН"/>
    <w:basedOn w:val="a"/>
    <w:next w:val="S0"/>
    <w:rsid w:val="006C0925"/>
    <w:pPr>
      <w:keepNext/>
      <w:numPr>
        <w:ilvl w:val="2"/>
        <w:numId w:val="3"/>
      </w:numPr>
      <w:ind w:left="0" w:firstLine="0"/>
    </w:pPr>
    <w:rPr>
      <w:b/>
      <w:i/>
      <w:caps/>
      <w:sz w:val="20"/>
      <w:szCs w:val="20"/>
      <w:lang w:eastAsia="ru-RU"/>
    </w:rPr>
  </w:style>
  <w:style w:type="paragraph" w:customStyle="1" w:styleId="Sf">
    <w:name w:val="S_МестоГод"/>
    <w:basedOn w:val="S0"/>
    <w:rsid w:val="006C0925"/>
    <w:pPr>
      <w:spacing w:before="120"/>
      <w:jc w:val="center"/>
    </w:pPr>
    <w:rPr>
      <w:b/>
      <w:caps/>
      <w:sz w:val="18"/>
      <w:szCs w:val="18"/>
    </w:rPr>
  </w:style>
  <w:style w:type="paragraph" w:customStyle="1" w:styleId="Sf0">
    <w:name w:val="S_НазваниеРисунка"/>
    <w:basedOn w:val="a"/>
    <w:next w:val="S0"/>
    <w:rsid w:val="006C0925"/>
    <w:pPr>
      <w:spacing w:before="60"/>
      <w:jc w:val="center"/>
    </w:pPr>
    <w:rPr>
      <w:b/>
      <w:sz w:val="20"/>
      <w:szCs w:val="24"/>
      <w:lang w:eastAsia="ru-RU"/>
    </w:rPr>
  </w:style>
  <w:style w:type="paragraph" w:customStyle="1" w:styleId="Sf1">
    <w:name w:val="S_НазваниеТаблицы"/>
    <w:basedOn w:val="S0"/>
    <w:next w:val="S0"/>
    <w:rsid w:val="006C0925"/>
    <w:pPr>
      <w:keepNext/>
      <w:jc w:val="right"/>
    </w:pPr>
    <w:rPr>
      <w:b/>
      <w:sz w:val="20"/>
    </w:rPr>
  </w:style>
  <w:style w:type="paragraph" w:customStyle="1" w:styleId="Sf2">
    <w:name w:val="S_НаименованиеДокумента"/>
    <w:basedOn w:val="S0"/>
    <w:next w:val="S0"/>
    <w:rsid w:val="006C0925"/>
    <w:pPr>
      <w:widowControl/>
      <w:ind w:right="641"/>
      <w:jc w:val="left"/>
    </w:pPr>
    <w:rPr>
      <w:b/>
      <w:caps/>
    </w:rPr>
  </w:style>
  <w:style w:type="paragraph" w:customStyle="1" w:styleId="Sf3">
    <w:name w:val="S_НижнКолонтЛев"/>
    <w:basedOn w:val="S0"/>
    <w:next w:val="S0"/>
    <w:rsid w:val="006C0925"/>
    <w:pPr>
      <w:jc w:val="left"/>
    </w:pPr>
    <w:rPr>
      <w:b/>
      <w:caps/>
      <w:sz w:val="10"/>
      <w:szCs w:val="10"/>
    </w:rPr>
  </w:style>
  <w:style w:type="paragraph" w:customStyle="1" w:styleId="Sf4">
    <w:name w:val="S_НижнКолонтПрав"/>
    <w:basedOn w:val="S0"/>
    <w:next w:val="S0"/>
    <w:rsid w:val="006C0925"/>
    <w:pPr>
      <w:widowControl/>
      <w:ind w:hanging="181"/>
      <w:jc w:val="right"/>
    </w:pPr>
    <w:rPr>
      <w:b/>
      <w:caps/>
      <w:sz w:val="12"/>
      <w:szCs w:val="12"/>
    </w:rPr>
  </w:style>
  <w:style w:type="paragraph" w:customStyle="1" w:styleId="Sf5">
    <w:name w:val="S_НомерДокумента"/>
    <w:basedOn w:val="S0"/>
    <w:next w:val="S0"/>
    <w:rsid w:val="006C0925"/>
    <w:pPr>
      <w:spacing w:before="120" w:after="120"/>
      <w:jc w:val="center"/>
    </w:pPr>
    <w:rPr>
      <w:b/>
      <w:caps/>
    </w:rPr>
  </w:style>
  <w:style w:type="paragraph" w:customStyle="1" w:styleId="S14">
    <w:name w:val="S_ТекстВТаблице1"/>
    <w:basedOn w:val="S0"/>
    <w:next w:val="S0"/>
    <w:rsid w:val="006C0925"/>
    <w:pPr>
      <w:spacing w:before="120"/>
      <w:jc w:val="left"/>
    </w:pPr>
    <w:rPr>
      <w:szCs w:val="28"/>
    </w:rPr>
  </w:style>
  <w:style w:type="paragraph" w:customStyle="1" w:styleId="S10">
    <w:name w:val="S_НумСписВ Таблице1"/>
    <w:basedOn w:val="S14"/>
    <w:next w:val="S0"/>
    <w:rsid w:val="006C0925"/>
    <w:pPr>
      <w:numPr>
        <w:numId w:val="4"/>
      </w:numPr>
    </w:pPr>
  </w:style>
  <w:style w:type="paragraph" w:customStyle="1" w:styleId="S24">
    <w:name w:val="S_ТекстВТаблице2"/>
    <w:basedOn w:val="S0"/>
    <w:next w:val="S0"/>
    <w:rsid w:val="006C0925"/>
    <w:pPr>
      <w:spacing w:before="120"/>
      <w:jc w:val="left"/>
    </w:pPr>
    <w:rPr>
      <w:sz w:val="20"/>
    </w:rPr>
  </w:style>
  <w:style w:type="paragraph" w:customStyle="1" w:styleId="S2">
    <w:name w:val="S_НумСписВТаблице2"/>
    <w:basedOn w:val="S24"/>
    <w:next w:val="S0"/>
    <w:rsid w:val="006C0925"/>
    <w:pPr>
      <w:numPr>
        <w:numId w:val="5"/>
      </w:numPr>
    </w:pPr>
  </w:style>
  <w:style w:type="paragraph" w:customStyle="1" w:styleId="S31">
    <w:name w:val="S_ТекстВТаблице3"/>
    <w:basedOn w:val="S0"/>
    <w:next w:val="S0"/>
    <w:rsid w:val="006C0925"/>
    <w:pPr>
      <w:spacing w:before="120"/>
      <w:jc w:val="left"/>
    </w:pPr>
    <w:rPr>
      <w:sz w:val="16"/>
    </w:rPr>
  </w:style>
  <w:style w:type="paragraph" w:customStyle="1" w:styleId="S3">
    <w:name w:val="S_НумСписВТаблице3"/>
    <w:basedOn w:val="S31"/>
    <w:next w:val="S0"/>
    <w:rsid w:val="006C0925"/>
    <w:pPr>
      <w:numPr>
        <w:numId w:val="6"/>
      </w:numPr>
    </w:pPr>
  </w:style>
  <w:style w:type="paragraph" w:customStyle="1" w:styleId="538552DCBB0F4C4BB087ED922D6A6322">
    <w:name w:val="538552DCBB0F4C4BB087ED922D6A6322"/>
    <w:rsid w:val="00F66ECE"/>
    <w:rPr>
      <w:rFonts w:eastAsiaTheme="minorEastAsia"/>
      <w:lang w:eastAsia="ru-RU"/>
    </w:rPr>
  </w:style>
  <w:style w:type="character" w:styleId="aff4">
    <w:name w:val="FollowedHyperlink"/>
    <w:basedOn w:val="a0"/>
    <w:semiHidden/>
    <w:unhideWhenUsed/>
    <w:rsid w:val="003A1731"/>
    <w:rPr>
      <w:color w:val="800080" w:themeColor="followedHyperlink"/>
      <w:u w:val="single"/>
    </w:rPr>
  </w:style>
  <w:style w:type="paragraph" w:customStyle="1" w:styleId="Bulleted2">
    <w:name w:val="Bulleted2"/>
    <w:rsid w:val="009F5EA5"/>
    <w:pPr>
      <w:numPr>
        <w:numId w:val="7"/>
      </w:numPr>
      <w:spacing w:after="0" w:line="240" w:lineRule="auto"/>
    </w:pPr>
    <w:rPr>
      <w:rFonts w:ascii="Times New Roman" w:eastAsia="Times New Roman" w:hAnsi="Times New Roman" w:cs="Times New Roman"/>
      <w:sz w:val="24"/>
      <w:szCs w:val="24"/>
      <w:lang w:eastAsia="ru-RU"/>
    </w:rPr>
  </w:style>
  <w:style w:type="paragraph" w:customStyle="1" w:styleId="Char">
    <w:name w:val="Char"/>
    <w:basedOn w:val="a"/>
    <w:rsid w:val="009F5EA5"/>
    <w:pPr>
      <w:keepLines/>
      <w:spacing w:after="160" w:line="240" w:lineRule="exact"/>
      <w:jc w:val="left"/>
    </w:pPr>
    <w:rPr>
      <w:rFonts w:ascii="Verdana" w:eastAsia="MS Mincho" w:hAnsi="Verdana" w:cs="Franklin Gothic Book"/>
      <w:szCs w:val="24"/>
      <w:lang w:val="en-US" w:eastAsia="ru-RU"/>
    </w:rPr>
  </w:style>
  <w:style w:type="character" w:styleId="aff5">
    <w:name w:val="annotation reference"/>
    <w:basedOn w:val="a0"/>
    <w:semiHidden/>
    <w:unhideWhenUsed/>
    <w:rsid w:val="00C85EC5"/>
    <w:rPr>
      <w:sz w:val="16"/>
      <w:szCs w:val="16"/>
    </w:rPr>
  </w:style>
  <w:style w:type="paragraph" w:styleId="aff6">
    <w:name w:val="Revision"/>
    <w:hidden/>
    <w:uiPriority w:val="99"/>
    <w:semiHidden/>
    <w:rsid w:val="009B3546"/>
    <w:pPr>
      <w:spacing w:after="0" w:line="240" w:lineRule="auto"/>
    </w:pPr>
    <w:rPr>
      <w:rFonts w:ascii="Times New Roman" w:eastAsia="Times New Roman" w:hAnsi="Times New Roman" w:cs="Times New Roman"/>
      <w:sz w:val="24"/>
    </w:rPr>
  </w:style>
  <w:style w:type="paragraph" w:customStyle="1" w:styleId="aff7">
    <w:name w:val="Шапка таблицы"/>
    <w:basedOn w:val="a"/>
    <w:link w:val="aff8"/>
    <w:qFormat/>
    <w:rsid w:val="00F022BC"/>
    <w:pPr>
      <w:spacing w:before="60" w:after="60"/>
      <w:jc w:val="left"/>
    </w:pPr>
    <w:rPr>
      <w:rFonts w:eastAsia="Calibri" w:cs="Arial"/>
      <w:b/>
      <w:szCs w:val="24"/>
      <w:lang w:eastAsia="ru-RU"/>
    </w:rPr>
  </w:style>
  <w:style w:type="character" w:customStyle="1" w:styleId="aff8">
    <w:name w:val="Шапка таблицы Знак"/>
    <w:basedOn w:val="a0"/>
    <w:link w:val="aff7"/>
    <w:rsid w:val="00F022BC"/>
    <w:rPr>
      <w:rFonts w:ascii="Arial" w:eastAsia="Calibri" w:hAnsi="Arial" w:cs="Arial"/>
      <w:b/>
      <w:sz w:val="24"/>
      <w:szCs w:val="24"/>
      <w:lang w:eastAsia="ru-RU"/>
    </w:rPr>
  </w:style>
  <w:style w:type="paragraph" w:styleId="aff9">
    <w:name w:val="Body Text Indent"/>
    <w:basedOn w:val="a"/>
    <w:link w:val="affa"/>
    <w:uiPriority w:val="99"/>
    <w:unhideWhenUsed/>
    <w:rsid w:val="00F022BC"/>
    <w:pPr>
      <w:spacing w:before="60" w:after="120"/>
      <w:ind w:left="283"/>
    </w:pPr>
    <w:rPr>
      <w:szCs w:val="24"/>
    </w:rPr>
  </w:style>
  <w:style w:type="character" w:customStyle="1" w:styleId="affa">
    <w:name w:val="Основной текст с отступом Знак"/>
    <w:basedOn w:val="a0"/>
    <w:link w:val="aff9"/>
    <w:uiPriority w:val="99"/>
    <w:rsid w:val="00F022BC"/>
    <w:rPr>
      <w:rFonts w:ascii="Arial" w:eastAsia="Times New Roman" w:hAnsi="Arial" w:cs="Times New Roman"/>
      <w:sz w:val="24"/>
      <w:szCs w:val="24"/>
    </w:rPr>
  </w:style>
  <w:style w:type="character" w:customStyle="1" w:styleId="aff1">
    <w:name w:val="Без интервала Знак"/>
    <w:aliases w:val="Table text Знак"/>
    <w:basedOn w:val="a0"/>
    <w:link w:val="aff0"/>
    <w:uiPriority w:val="1"/>
    <w:rsid w:val="00D42EC8"/>
    <w:rPr>
      <w:rFonts w:ascii="Calibri" w:eastAsia="Calibri" w:hAnsi="Calibri" w:cs="Times New Roman"/>
    </w:rPr>
  </w:style>
  <w:style w:type="character" w:customStyle="1" w:styleId="50">
    <w:name w:val="Заголовок 5 Знак"/>
    <w:basedOn w:val="a0"/>
    <w:link w:val="5"/>
    <w:rsid w:val="00EC7938"/>
    <w:rPr>
      <w:rFonts w:asciiTheme="majorHAnsi" w:eastAsiaTheme="majorEastAsia" w:hAnsiTheme="majorHAnsi" w:cstheme="majorBidi"/>
      <w:color w:val="365F91" w:themeColor="accent1" w:themeShade="BF"/>
      <w:sz w:val="24"/>
    </w:rPr>
  </w:style>
  <w:style w:type="character" w:customStyle="1" w:styleId="60">
    <w:name w:val="Заголовок 6 Знак"/>
    <w:basedOn w:val="a0"/>
    <w:link w:val="6"/>
    <w:rsid w:val="00EC7938"/>
    <w:rPr>
      <w:rFonts w:asciiTheme="majorHAnsi" w:eastAsiaTheme="majorEastAsia" w:hAnsiTheme="majorHAnsi" w:cstheme="majorBidi"/>
      <w:color w:val="243F60" w:themeColor="accent1" w:themeShade="7F"/>
      <w:sz w:val="24"/>
    </w:rPr>
  </w:style>
  <w:style w:type="character" w:customStyle="1" w:styleId="70">
    <w:name w:val="Заголовок 7 Знак"/>
    <w:basedOn w:val="a0"/>
    <w:link w:val="7"/>
    <w:rsid w:val="00EC7938"/>
    <w:rPr>
      <w:rFonts w:asciiTheme="majorHAnsi" w:eastAsiaTheme="majorEastAsia" w:hAnsiTheme="majorHAnsi" w:cstheme="majorBidi"/>
      <w:i/>
      <w:iCs/>
      <w:color w:val="243F60" w:themeColor="accent1" w:themeShade="7F"/>
      <w:sz w:val="24"/>
    </w:rPr>
  </w:style>
  <w:style w:type="character" w:customStyle="1" w:styleId="80">
    <w:name w:val="Заголовок 8 Знак"/>
    <w:basedOn w:val="a0"/>
    <w:link w:val="8"/>
    <w:rsid w:val="00EC7938"/>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rsid w:val="00EC7938"/>
    <w:rPr>
      <w:rFonts w:asciiTheme="majorHAnsi" w:eastAsiaTheme="majorEastAsia" w:hAnsiTheme="majorHAnsi" w:cstheme="majorBidi"/>
      <w:i/>
      <w:iCs/>
      <w:color w:val="272727" w:themeColor="text1" w:themeTint="D8"/>
      <w:sz w:val="21"/>
      <w:szCs w:val="21"/>
    </w:rPr>
  </w:style>
  <w:style w:type="paragraph" w:customStyle="1" w:styleId="vt">
    <w:name w:val="vt"/>
    <w:basedOn w:val="a"/>
    <w:rsid w:val="004F64DC"/>
    <w:pPr>
      <w:numPr>
        <w:numId w:val="10"/>
      </w:numPr>
      <w:spacing w:before="100" w:beforeAutospacing="1" w:after="100" w:afterAutospacing="1"/>
      <w:jc w:val="left"/>
    </w:pPr>
    <w:rPr>
      <w:rFonts w:ascii="Arial Unicode MS" w:eastAsia="Arial Unicode MS" w:hAnsi="Arial Unicode MS" w:cs="Arial Unicode MS"/>
      <w:szCs w:val="24"/>
      <w:lang w:val="en-US"/>
    </w:rPr>
  </w:style>
  <w:style w:type="paragraph" w:customStyle="1" w:styleId="10">
    <w:name w:val="САП_Заголовок 1"/>
    <w:basedOn w:val="a"/>
    <w:next w:val="a"/>
    <w:link w:val="19"/>
    <w:autoRedefine/>
    <w:qFormat/>
    <w:rsid w:val="00BA77AC"/>
    <w:pPr>
      <w:widowControl w:val="0"/>
      <w:numPr>
        <w:numId w:val="11"/>
      </w:numPr>
      <w:overflowPunct w:val="0"/>
      <w:autoSpaceDE w:val="0"/>
      <w:autoSpaceDN w:val="0"/>
      <w:adjustRightInd w:val="0"/>
      <w:spacing w:before="480" w:after="240"/>
      <w:textAlignment w:val="baseline"/>
      <w:outlineLvl w:val="0"/>
    </w:pPr>
    <w:rPr>
      <w:bCs/>
      <w:sz w:val="28"/>
      <w:szCs w:val="20"/>
      <w:lang w:eastAsia="ru-RU"/>
    </w:rPr>
  </w:style>
  <w:style w:type="paragraph" w:customStyle="1" w:styleId="2">
    <w:name w:val="САП_Заголовок 2"/>
    <w:basedOn w:val="10"/>
    <w:next w:val="a"/>
    <w:link w:val="28"/>
    <w:autoRedefine/>
    <w:qFormat/>
    <w:rsid w:val="00BA77AC"/>
    <w:pPr>
      <w:numPr>
        <w:ilvl w:val="1"/>
      </w:numPr>
      <w:outlineLvl w:val="1"/>
    </w:pPr>
    <w:rPr>
      <w:b/>
      <w:bCs w:val="0"/>
      <w:kern w:val="28"/>
      <w:sz w:val="26"/>
      <w:szCs w:val="24"/>
    </w:rPr>
  </w:style>
  <w:style w:type="paragraph" w:customStyle="1" w:styleId="30">
    <w:name w:val="САП_Заголовок 3"/>
    <w:basedOn w:val="2"/>
    <w:autoRedefine/>
    <w:qFormat/>
    <w:rsid w:val="00BA77AC"/>
    <w:pPr>
      <w:numPr>
        <w:ilvl w:val="2"/>
      </w:numPr>
      <w:tabs>
        <w:tab w:val="num" w:pos="360"/>
      </w:tabs>
      <w:outlineLvl w:val="2"/>
    </w:pPr>
  </w:style>
  <w:style w:type="paragraph" w:customStyle="1" w:styleId="40">
    <w:name w:val="САП_Заголовок 4"/>
    <w:basedOn w:val="30"/>
    <w:qFormat/>
    <w:rsid w:val="00BA77AC"/>
    <w:pPr>
      <w:numPr>
        <w:ilvl w:val="3"/>
      </w:numPr>
      <w:tabs>
        <w:tab w:val="num" w:pos="360"/>
      </w:tabs>
      <w:outlineLvl w:val="3"/>
    </w:pPr>
    <w:rPr>
      <w:bCs/>
      <w:szCs w:val="20"/>
    </w:rPr>
  </w:style>
  <w:style w:type="character" w:customStyle="1" w:styleId="28">
    <w:name w:val="САП_Заголовок 2 Знак"/>
    <w:link w:val="2"/>
    <w:locked/>
    <w:rsid w:val="00BA77AC"/>
    <w:rPr>
      <w:rFonts w:ascii="Times New Roman" w:eastAsia="Times New Roman" w:hAnsi="Times New Roman" w:cs="Times New Roman"/>
      <w:b/>
      <w:kern w:val="28"/>
      <w:sz w:val="26"/>
      <w:szCs w:val="24"/>
      <w:lang w:eastAsia="ru-RU"/>
    </w:rPr>
  </w:style>
  <w:style w:type="character" w:customStyle="1" w:styleId="19">
    <w:name w:val="САП_Заголовок 1 Знак"/>
    <w:link w:val="10"/>
    <w:rsid w:val="0092044E"/>
    <w:rPr>
      <w:rFonts w:ascii="Times New Roman" w:eastAsia="Times New Roman" w:hAnsi="Times New Roman" w:cs="Times New Roman"/>
      <w:bCs/>
      <w:sz w:val="28"/>
      <w:szCs w:val="20"/>
      <w:lang w:eastAsia="ru-RU"/>
    </w:rPr>
  </w:style>
  <w:style w:type="paragraph" w:customStyle="1" w:styleId="51">
    <w:name w:val="САП_Заголовок 5"/>
    <w:qFormat/>
    <w:rsid w:val="0092044E"/>
    <w:pPr>
      <w:spacing w:after="120" w:line="240" w:lineRule="auto"/>
      <w:ind w:left="2232" w:hanging="792"/>
      <w:outlineLvl w:val="4"/>
    </w:pPr>
    <w:rPr>
      <w:rFonts w:ascii="Times New Roman" w:eastAsia="Times New Roman" w:hAnsi="Times New Roman" w:cs="Times New Roman"/>
      <w:b/>
      <w:sz w:val="26"/>
      <w:szCs w:val="20"/>
      <w:lang w:eastAsia="ru-RU"/>
    </w:rPr>
  </w:style>
  <w:style w:type="paragraph" w:customStyle="1" w:styleId="affb">
    <w:name w:val="САП_ТаблицаЗаголовок"/>
    <w:basedOn w:val="a"/>
    <w:link w:val="affc"/>
    <w:qFormat/>
    <w:rsid w:val="004A493F"/>
    <w:pPr>
      <w:suppressAutoHyphens/>
      <w:overflowPunct w:val="0"/>
      <w:autoSpaceDE w:val="0"/>
      <w:autoSpaceDN w:val="0"/>
      <w:adjustRightInd w:val="0"/>
      <w:spacing w:before="60"/>
      <w:jc w:val="center"/>
      <w:textAlignment w:val="baseline"/>
    </w:pPr>
    <w:rPr>
      <w:b/>
      <w:sz w:val="20"/>
      <w:szCs w:val="20"/>
    </w:rPr>
  </w:style>
  <w:style w:type="character" w:customStyle="1" w:styleId="affc">
    <w:name w:val="САП_ТаблицаЗаголовок Знак"/>
    <w:link w:val="affb"/>
    <w:rsid w:val="004A493F"/>
    <w:rPr>
      <w:rFonts w:ascii="Times New Roman" w:eastAsia="Times New Roman" w:hAnsi="Times New Roman" w:cs="Times New Roman"/>
      <w:b/>
      <w:sz w:val="20"/>
      <w:szCs w:val="20"/>
    </w:rPr>
  </w:style>
  <w:style w:type="paragraph" w:styleId="affd">
    <w:name w:val="Document Map"/>
    <w:basedOn w:val="a"/>
    <w:link w:val="affe"/>
    <w:uiPriority w:val="99"/>
    <w:semiHidden/>
    <w:unhideWhenUsed/>
    <w:rsid w:val="00D15905"/>
    <w:rPr>
      <w:szCs w:val="24"/>
    </w:rPr>
  </w:style>
  <w:style w:type="character" w:customStyle="1" w:styleId="affe">
    <w:name w:val="Схема документа Знак"/>
    <w:basedOn w:val="a0"/>
    <w:link w:val="affd"/>
    <w:uiPriority w:val="99"/>
    <w:semiHidden/>
    <w:rsid w:val="00D15905"/>
    <w:rPr>
      <w:rFonts w:ascii="Times New Roman" w:eastAsia="Times New Roman" w:hAnsi="Times New Roman" w:cs="Times New Roman"/>
      <w:sz w:val="24"/>
      <w:szCs w:val="24"/>
    </w:rPr>
  </w:style>
  <w:style w:type="paragraph" w:customStyle="1" w:styleId="afff">
    <w:name w:val="ЗагТабл"/>
    <w:basedOn w:val="a"/>
    <w:link w:val="afff0"/>
    <w:qFormat/>
    <w:rsid w:val="00403C27"/>
    <w:pPr>
      <w:overflowPunct w:val="0"/>
      <w:autoSpaceDE w:val="0"/>
      <w:autoSpaceDN w:val="0"/>
      <w:adjustRightInd w:val="0"/>
      <w:textAlignment w:val="baseline"/>
    </w:pPr>
    <w:rPr>
      <w:rFonts w:eastAsiaTheme="minorHAnsi" w:cstheme="minorBidi"/>
      <w:b/>
      <w:color w:val="FFFFFF" w:themeColor="background1"/>
      <w:spacing w:val="-10"/>
      <w:sz w:val="20"/>
    </w:rPr>
  </w:style>
  <w:style w:type="character" w:customStyle="1" w:styleId="afff0">
    <w:name w:val="ЗагТабл Знак"/>
    <w:basedOn w:val="a0"/>
    <w:link w:val="afff"/>
    <w:rsid w:val="00403C27"/>
    <w:rPr>
      <w:rFonts w:ascii="Arial" w:hAnsi="Arial"/>
      <w:b/>
      <w:color w:val="FFFFFF" w:themeColor="background1"/>
      <w:spacing w:val="-10"/>
      <w:sz w:val="20"/>
    </w:rPr>
  </w:style>
  <w:style w:type="paragraph" w:customStyle="1" w:styleId="1KD-Normal">
    <w:name w:val="1 KD - Normal для таблиц"/>
    <w:basedOn w:val="a"/>
    <w:link w:val="1KD-NormalChar"/>
    <w:qFormat/>
    <w:rsid w:val="00F239EF"/>
    <w:pPr>
      <w:spacing w:before="4" w:after="4"/>
      <w:contextualSpacing/>
    </w:pPr>
    <w:rPr>
      <w:sz w:val="18"/>
      <w:szCs w:val="24"/>
      <w:lang w:eastAsia="ru-RU"/>
    </w:rPr>
  </w:style>
  <w:style w:type="character" w:customStyle="1" w:styleId="1KD-NormalChar">
    <w:name w:val="1 KD - Normal для таблиц Char"/>
    <w:basedOn w:val="a0"/>
    <w:link w:val="1KD-Normal"/>
    <w:rsid w:val="00F239EF"/>
    <w:rPr>
      <w:rFonts w:ascii="Arial" w:eastAsia="Times New Roman" w:hAnsi="Arial" w:cs="Times New Roman"/>
      <w:sz w:val="18"/>
      <w:szCs w:val="24"/>
      <w:lang w:eastAsia="ru-RU"/>
    </w:rPr>
  </w:style>
  <w:style w:type="paragraph" w:customStyle="1" w:styleId="afff1">
    <w:name w:val="САП_Текст простой"/>
    <w:basedOn w:val="a"/>
    <w:link w:val="afff2"/>
    <w:autoRedefine/>
    <w:qFormat/>
    <w:rsid w:val="003C7B93"/>
    <w:pPr>
      <w:suppressAutoHyphens/>
      <w:overflowPunct w:val="0"/>
      <w:autoSpaceDE w:val="0"/>
      <w:autoSpaceDN w:val="0"/>
      <w:adjustRightInd w:val="0"/>
      <w:spacing w:before="60"/>
      <w:textAlignment w:val="baseline"/>
    </w:pPr>
    <w:rPr>
      <w:sz w:val="26"/>
      <w:szCs w:val="20"/>
    </w:rPr>
  </w:style>
  <w:style w:type="character" w:customStyle="1" w:styleId="afff2">
    <w:name w:val="САП_Текст простой Знак"/>
    <w:link w:val="afff1"/>
    <w:rsid w:val="003C7B93"/>
    <w:rPr>
      <w:rFonts w:ascii="Times New Roman" w:eastAsia="Times New Roman" w:hAnsi="Times New Roman" w:cs="Times New Roman"/>
      <w:sz w:val="26"/>
      <w:szCs w:val="20"/>
    </w:rPr>
  </w:style>
  <w:style w:type="character" w:customStyle="1" w:styleId="afff3">
    <w:name w:val="ЗнакТекстЖ"/>
    <w:qFormat/>
    <w:rsid w:val="00797966"/>
    <w:rPr>
      <w:b/>
      <w:color w:val="auto"/>
    </w:rPr>
  </w:style>
  <w:style w:type="paragraph" w:customStyle="1" w:styleId="InR1">
    <w:name w:val="InR_Верхний Колонтитул 1"/>
    <w:basedOn w:val="a"/>
    <w:autoRedefine/>
    <w:qFormat/>
    <w:rsid w:val="00916FAB"/>
    <w:pPr>
      <w:spacing w:after="240" w:line="276" w:lineRule="auto"/>
      <w:ind w:left="57"/>
      <w:jc w:val="right"/>
    </w:pPr>
    <w:rPr>
      <w:rFonts w:eastAsiaTheme="minorHAnsi" w:cs="Arial"/>
      <w:b/>
      <w:bCs/>
      <w:sz w:val="20"/>
      <w:szCs w:val="24"/>
    </w:rPr>
  </w:style>
  <w:style w:type="paragraph" w:customStyle="1" w:styleId="11">
    <w:name w:val="МИ_Заголовок 1"/>
    <w:basedOn w:val="1"/>
    <w:qFormat/>
    <w:rsid w:val="0012135C"/>
    <w:pPr>
      <w:keepLines/>
      <w:pageBreakBefore/>
      <w:numPr>
        <w:numId w:val="14"/>
      </w:numPr>
      <w:spacing w:line="276" w:lineRule="auto"/>
    </w:pPr>
    <w:rPr>
      <w:rFonts w:ascii="Meta Offc Pro" w:eastAsiaTheme="majorEastAsia" w:hAnsi="Meta Offc Pro" w:cstheme="majorBidi"/>
      <w:bCs w:val="0"/>
      <w:caps w:val="0"/>
      <w:kern w:val="0"/>
      <w:sz w:val="32"/>
    </w:rPr>
  </w:style>
  <w:style w:type="paragraph" w:customStyle="1" w:styleId="20">
    <w:name w:val="МИ_Заголовок 2"/>
    <w:basedOn w:val="22"/>
    <w:qFormat/>
    <w:rsid w:val="0012135C"/>
    <w:pPr>
      <w:keepNext/>
      <w:keepLines/>
      <w:numPr>
        <w:ilvl w:val="1"/>
        <w:numId w:val="14"/>
      </w:numPr>
      <w:spacing w:before="120" w:after="120" w:line="276" w:lineRule="auto"/>
    </w:pPr>
    <w:rPr>
      <w:rFonts w:ascii="Meta Offc Pro" w:eastAsiaTheme="majorEastAsia" w:hAnsi="Meta Offc Pro" w:cstheme="majorBidi"/>
      <w:bCs w:val="0"/>
      <w:iCs w:val="0"/>
      <w:caps w:val="0"/>
      <w:sz w:val="28"/>
      <w:szCs w:val="26"/>
    </w:rPr>
  </w:style>
  <w:style w:type="paragraph" w:customStyle="1" w:styleId="31">
    <w:name w:val="МИ_Заголовок 3"/>
    <w:basedOn w:val="3"/>
    <w:qFormat/>
    <w:rsid w:val="0012135C"/>
    <w:pPr>
      <w:numPr>
        <w:numId w:val="14"/>
      </w:numPr>
      <w:spacing w:before="120"/>
      <w:jc w:val="left"/>
    </w:pPr>
    <w:rPr>
      <w:rFonts w:ascii="Meta Offc Pro" w:eastAsiaTheme="majorEastAsia" w:hAnsi="Meta Offc Pro" w:cstheme="majorBidi"/>
      <w:caps w:val="0"/>
      <w:sz w:val="26"/>
      <w:szCs w:val="26"/>
    </w:rPr>
  </w:style>
  <w:style w:type="paragraph" w:customStyle="1" w:styleId="41">
    <w:name w:val="МИ_Заголовок 4"/>
    <w:basedOn w:val="4"/>
    <w:qFormat/>
    <w:rsid w:val="0012135C"/>
    <w:pPr>
      <w:keepLines/>
      <w:numPr>
        <w:numId w:val="14"/>
      </w:numPr>
      <w:spacing w:before="120" w:line="276" w:lineRule="auto"/>
      <w:ind w:left="864"/>
      <w:jc w:val="left"/>
    </w:pPr>
    <w:rPr>
      <w:rFonts w:ascii="Meta Offc Pro" w:hAnsi="Meta Offc Pro" w:cstheme="majorBidi"/>
      <w:b w:val="0"/>
      <w:iCs/>
      <w:caps/>
      <w:szCs w:val="22"/>
    </w:rPr>
  </w:style>
  <w:style w:type="paragraph" w:customStyle="1" w:styleId="bbb">
    <w:name w:val="bbb"/>
    <w:rsid w:val="00627C3D"/>
    <w:pPr>
      <w:spacing w:after="0" w:line="240" w:lineRule="auto"/>
    </w:pPr>
    <w:rPr>
      <w:rFonts w:ascii="Arial" w:eastAsia="Arial" w:hAnsi="Arial" w:cs="Arial"/>
      <w:color w:val="000000"/>
      <w:sz w:val="18"/>
      <w:szCs w:val="20"/>
      <w:lang w:eastAsia="ru-RU"/>
    </w:rPr>
  </w:style>
  <w:style w:type="table" w:styleId="afff4">
    <w:name w:val="Light Grid"/>
    <w:basedOn w:val="a1"/>
    <w:uiPriority w:val="62"/>
    <w:unhideWhenUsed/>
    <w:rsid w:val="000B23D7"/>
    <w:pPr>
      <w:spacing w:after="0" w:line="240" w:lineRule="auto"/>
    </w:pPr>
    <w:rPr>
      <w:rFonts w:ascii="Times New Roman" w:eastAsia="Times New Roman" w:hAnsi="Times New Roman" w:cs="Times New Roman"/>
      <w:sz w:val="20"/>
      <w:szCs w:val="20"/>
      <w:lang w:eastAsia="ru-RU"/>
    </w:rPr>
    <w:tblPr>
      <w:tblStyleRowBandSize w:val="1"/>
      <w:tblStyleColBandSize w:val="1"/>
      <w:tblInd w:w="113"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hAnsiTheme="majorHAnsi" w:cstheme="majorBidi"/>
        <w:b/>
        <w:bCs/>
        <w:caps/>
        <w:smallCaps w:val="0"/>
        <w:sz w:val="18"/>
      </w:rPr>
      <w:tblPr/>
      <w:tcPr>
        <w:tcBorders>
          <w:top w:val="single" w:sz="8" w:space="0" w:color="C0504D" w:themeColor="accent2"/>
          <w:left w:val="single" w:sz="8" w:space="0" w:color="C0504D" w:themeColor="accent2"/>
          <w:bottom w:val="single" w:sz="12"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customStyle="1" w:styleId="Tabname">
    <w:name w:val="Tab_name"/>
    <w:link w:val="TabnameChar"/>
    <w:qFormat/>
    <w:rsid w:val="000B23D7"/>
    <w:pPr>
      <w:widowControl w:val="0"/>
      <w:spacing w:before="240" w:after="0" w:line="240" w:lineRule="auto"/>
    </w:pPr>
    <w:rPr>
      <w:rFonts w:ascii="Arial" w:eastAsia="Times New Roman" w:hAnsi="Arial" w:cs="Times New Roman"/>
      <w:b/>
      <w:iCs/>
      <w:sz w:val="20"/>
      <w:szCs w:val="24"/>
    </w:rPr>
  </w:style>
  <w:style w:type="character" w:customStyle="1" w:styleId="TabnameChar">
    <w:name w:val="Tab_name Char"/>
    <w:basedOn w:val="a0"/>
    <w:link w:val="Tabname"/>
    <w:rsid w:val="000B23D7"/>
    <w:rPr>
      <w:rFonts w:ascii="Arial" w:eastAsia="Times New Roman" w:hAnsi="Arial" w:cs="Times New Roman"/>
      <w:b/>
      <w:iCs/>
      <w:sz w:val="20"/>
      <w:szCs w:val="24"/>
    </w:rPr>
  </w:style>
  <w:style w:type="table" w:styleId="-8">
    <w:name w:val="Table List 8"/>
    <w:basedOn w:val="a1"/>
    <w:uiPriority w:val="99"/>
    <w:semiHidden/>
    <w:unhideWhenUsed/>
    <w:rsid w:val="00AF3CDE"/>
    <w:pPr>
      <w:spacing w:before="60" w:after="6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1">
    <w:name w:val="Dark List Accent 1"/>
    <w:basedOn w:val="a1"/>
    <w:uiPriority w:val="70"/>
    <w:semiHidden/>
    <w:unhideWhenUsed/>
    <w:rsid w:val="00AF3CDE"/>
    <w:pPr>
      <w:spacing w:after="0" w:line="240" w:lineRule="auto"/>
    </w:pPr>
    <w:rPr>
      <w:rFonts w:ascii="Times New Roman" w:eastAsia="Times New Roman" w:hAnsi="Times New Roman" w:cs="Times New Roman"/>
      <w:color w:val="FFFFFF" w:themeColor="background1"/>
      <w:sz w:val="20"/>
      <w:szCs w:val="20"/>
      <w:lang w:eastAsia="ru-RU"/>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
    <w:name w:val="Dark List Accent 2"/>
    <w:basedOn w:val="a1"/>
    <w:uiPriority w:val="70"/>
    <w:semiHidden/>
    <w:unhideWhenUsed/>
    <w:rsid w:val="00AF3CDE"/>
    <w:pPr>
      <w:spacing w:after="0" w:line="240" w:lineRule="auto"/>
    </w:pPr>
    <w:rPr>
      <w:rFonts w:ascii="Times New Roman" w:eastAsia="Times New Roman" w:hAnsi="Times New Roman" w:cs="Times New Roman"/>
      <w:color w:val="FFFFFF" w:themeColor="background1"/>
      <w:sz w:val="20"/>
      <w:szCs w:val="20"/>
      <w:lang w:eastAsia="ru-RU"/>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character" w:customStyle="1" w:styleId="14Comment">
    <w:name w:val="14_Comment"/>
    <w:rsid w:val="00220A5C"/>
    <w:rPr>
      <w:i/>
      <w:color w:val="FF0000"/>
    </w:rPr>
  </w:style>
  <w:style w:type="paragraph" w:customStyle="1" w:styleId="afff5">
    <w:name w:val="МИ_Текст"/>
    <w:basedOn w:val="a"/>
    <w:qFormat/>
    <w:rsid w:val="00220A5C"/>
    <w:pPr>
      <w:spacing w:after="120" w:line="276" w:lineRule="auto"/>
      <w:ind w:firstLine="709"/>
    </w:pPr>
    <w:rPr>
      <w:rFonts w:ascii="Meta Offc Pro" w:hAnsi="Meta Offc Pro" w:cstheme="minorBidi"/>
    </w:rPr>
  </w:style>
  <w:style w:type="paragraph" w:customStyle="1" w:styleId="afff6">
    <w:name w:val="Абзац"/>
    <w:basedOn w:val="a"/>
    <w:link w:val="afff7"/>
    <w:rsid w:val="006809BA"/>
    <w:pPr>
      <w:spacing w:before="120" w:after="120"/>
      <w:ind w:firstLine="709"/>
    </w:pPr>
    <w:rPr>
      <w:szCs w:val="20"/>
    </w:rPr>
  </w:style>
  <w:style w:type="character" w:customStyle="1" w:styleId="afff7">
    <w:name w:val="Абзац Знак"/>
    <w:link w:val="afff6"/>
    <w:locked/>
    <w:rsid w:val="006809BA"/>
    <w:rPr>
      <w:rFonts w:ascii="Times New Roman" w:eastAsia="Times New Roman" w:hAnsi="Times New Roman" w:cs="Times New Roman"/>
      <w:sz w:val="24"/>
      <w:szCs w:val="20"/>
    </w:rPr>
  </w:style>
  <w:style w:type="character" w:customStyle="1" w:styleId="a8">
    <w:name w:val="Название объекта Знак"/>
    <w:aliases w:val="Title1 Знак,## Знак,Заголовок таблицы1 Знак,Figure number Знак,Название объекта Знак1 Знак,Название объекта Знак Знак Знак,Название объекта Знак2 Знак Знак Знак,Название объекта Знак Знак1 Знак Знак Знак,рисунок Знак"/>
    <w:link w:val="a7"/>
    <w:locked/>
    <w:rsid w:val="00366635"/>
    <w:rPr>
      <w:rFonts w:ascii="Times New Roman" w:eastAsia="Calibri" w:hAnsi="Times New Roman" w:cs="Times New Roman"/>
      <w:sz w:val="24"/>
      <w:szCs w:val="24"/>
      <w:lang w:eastAsia="ru-RU"/>
    </w:rPr>
  </w:style>
  <w:style w:type="character" w:customStyle="1" w:styleId="UnresolvedMention1">
    <w:name w:val="Unresolved Mention1"/>
    <w:basedOn w:val="a0"/>
    <w:uiPriority w:val="99"/>
    <w:semiHidden/>
    <w:unhideWhenUsed/>
    <w:rsid w:val="00112EF8"/>
    <w:rPr>
      <w:color w:val="808080"/>
      <w:shd w:val="clear" w:color="auto" w:fill="E6E6E6"/>
    </w:rPr>
  </w:style>
  <w:style w:type="paragraph" w:customStyle="1" w:styleId="TABLECONTENT">
    <w:name w:val="TABLE_CONTENT"/>
    <w:basedOn w:val="a"/>
    <w:link w:val="TABLECONTENTChar"/>
    <w:qFormat/>
    <w:rsid w:val="008A64F0"/>
    <w:pPr>
      <w:ind w:firstLine="0"/>
      <w:jc w:val="left"/>
    </w:pPr>
    <w:rPr>
      <w:rFonts w:cs="Arial"/>
      <w:sz w:val="20"/>
    </w:rPr>
  </w:style>
  <w:style w:type="character" w:customStyle="1" w:styleId="TABLECONTENTChar">
    <w:name w:val="TABLE_CONTENT Char"/>
    <w:basedOn w:val="a0"/>
    <w:link w:val="TABLECONTENT"/>
    <w:rsid w:val="008A64F0"/>
    <w:rPr>
      <w:rFonts w:ascii="Arial" w:eastAsia="Times New Roman" w:hAnsi="Arial" w:cs="Arial"/>
      <w:sz w:val="20"/>
    </w:rPr>
  </w:style>
  <w:style w:type="character" w:customStyle="1" w:styleId="UnresolvedMention2">
    <w:name w:val="Unresolved Mention2"/>
    <w:basedOn w:val="a0"/>
    <w:uiPriority w:val="99"/>
    <w:semiHidden/>
    <w:unhideWhenUsed/>
    <w:rsid w:val="00ED7195"/>
    <w:rPr>
      <w:color w:val="808080"/>
      <w:shd w:val="clear" w:color="auto" w:fill="E6E6E6"/>
    </w:rPr>
  </w:style>
  <w:style w:type="paragraph" w:customStyle="1" w:styleId="afff8">
    <w:name w:val="КД обычный текст"/>
    <w:basedOn w:val="a"/>
    <w:link w:val="afff9"/>
    <w:qFormat/>
    <w:rsid w:val="006D146E"/>
    <w:pPr>
      <w:tabs>
        <w:tab w:val="clear" w:pos="567"/>
      </w:tabs>
      <w:overflowPunct w:val="0"/>
      <w:autoSpaceDE w:val="0"/>
      <w:autoSpaceDN w:val="0"/>
      <w:adjustRightInd w:val="0"/>
      <w:spacing w:before="60"/>
      <w:ind w:firstLine="720"/>
      <w:textAlignment w:val="baseline"/>
    </w:pPr>
    <w:rPr>
      <w:rFonts w:ascii="Times New Roman" w:hAnsi="Times New Roman"/>
      <w:sz w:val="26"/>
      <w:szCs w:val="20"/>
      <w:lang w:eastAsia="ru-RU"/>
    </w:rPr>
  </w:style>
  <w:style w:type="character" w:customStyle="1" w:styleId="afff9">
    <w:name w:val="КД обычный текст Знак"/>
    <w:basedOn w:val="a0"/>
    <w:link w:val="afff8"/>
    <w:rsid w:val="006D146E"/>
    <w:rPr>
      <w:rFonts w:ascii="Times New Roman" w:eastAsia="Times New Roman" w:hAnsi="Times New Roman" w:cs="Times New Roman"/>
      <w:sz w:val="26"/>
      <w:szCs w:val="20"/>
      <w:lang w:eastAsia="ru-RU"/>
    </w:rPr>
  </w:style>
  <w:style w:type="character" w:styleId="afffa">
    <w:name w:val="Subtle Emphasis"/>
    <w:basedOn w:val="a0"/>
    <w:uiPriority w:val="19"/>
    <w:qFormat/>
    <w:rsid w:val="008E7FA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909471">
      <w:bodyDiv w:val="1"/>
      <w:marLeft w:val="0"/>
      <w:marRight w:val="0"/>
      <w:marTop w:val="0"/>
      <w:marBottom w:val="0"/>
      <w:divBdr>
        <w:top w:val="none" w:sz="0" w:space="0" w:color="auto"/>
        <w:left w:val="none" w:sz="0" w:space="0" w:color="auto"/>
        <w:bottom w:val="none" w:sz="0" w:space="0" w:color="auto"/>
        <w:right w:val="none" w:sz="0" w:space="0" w:color="auto"/>
      </w:divBdr>
    </w:div>
    <w:div w:id="49378503">
      <w:bodyDiv w:val="1"/>
      <w:marLeft w:val="0"/>
      <w:marRight w:val="0"/>
      <w:marTop w:val="0"/>
      <w:marBottom w:val="0"/>
      <w:divBdr>
        <w:top w:val="none" w:sz="0" w:space="0" w:color="auto"/>
        <w:left w:val="none" w:sz="0" w:space="0" w:color="auto"/>
        <w:bottom w:val="none" w:sz="0" w:space="0" w:color="auto"/>
        <w:right w:val="none" w:sz="0" w:space="0" w:color="auto"/>
      </w:divBdr>
    </w:div>
    <w:div w:id="103154859">
      <w:bodyDiv w:val="1"/>
      <w:marLeft w:val="0"/>
      <w:marRight w:val="0"/>
      <w:marTop w:val="0"/>
      <w:marBottom w:val="0"/>
      <w:divBdr>
        <w:top w:val="none" w:sz="0" w:space="0" w:color="auto"/>
        <w:left w:val="none" w:sz="0" w:space="0" w:color="auto"/>
        <w:bottom w:val="none" w:sz="0" w:space="0" w:color="auto"/>
        <w:right w:val="none" w:sz="0" w:space="0" w:color="auto"/>
      </w:divBdr>
    </w:div>
    <w:div w:id="104156333">
      <w:bodyDiv w:val="1"/>
      <w:marLeft w:val="0"/>
      <w:marRight w:val="0"/>
      <w:marTop w:val="0"/>
      <w:marBottom w:val="0"/>
      <w:divBdr>
        <w:top w:val="none" w:sz="0" w:space="0" w:color="auto"/>
        <w:left w:val="none" w:sz="0" w:space="0" w:color="auto"/>
        <w:bottom w:val="none" w:sz="0" w:space="0" w:color="auto"/>
        <w:right w:val="none" w:sz="0" w:space="0" w:color="auto"/>
      </w:divBdr>
    </w:div>
    <w:div w:id="141434222">
      <w:bodyDiv w:val="1"/>
      <w:marLeft w:val="0"/>
      <w:marRight w:val="0"/>
      <w:marTop w:val="0"/>
      <w:marBottom w:val="0"/>
      <w:divBdr>
        <w:top w:val="none" w:sz="0" w:space="0" w:color="auto"/>
        <w:left w:val="none" w:sz="0" w:space="0" w:color="auto"/>
        <w:bottom w:val="none" w:sz="0" w:space="0" w:color="auto"/>
        <w:right w:val="none" w:sz="0" w:space="0" w:color="auto"/>
      </w:divBdr>
    </w:div>
    <w:div w:id="141780535">
      <w:bodyDiv w:val="1"/>
      <w:marLeft w:val="0"/>
      <w:marRight w:val="0"/>
      <w:marTop w:val="0"/>
      <w:marBottom w:val="0"/>
      <w:divBdr>
        <w:top w:val="none" w:sz="0" w:space="0" w:color="auto"/>
        <w:left w:val="none" w:sz="0" w:space="0" w:color="auto"/>
        <w:bottom w:val="none" w:sz="0" w:space="0" w:color="auto"/>
        <w:right w:val="none" w:sz="0" w:space="0" w:color="auto"/>
      </w:divBdr>
    </w:div>
    <w:div w:id="265424986">
      <w:bodyDiv w:val="1"/>
      <w:marLeft w:val="0"/>
      <w:marRight w:val="0"/>
      <w:marTop w:val="0"/>
      <w:marBottom w:val="0"/>
      <w:divBdr>
        <w:top w:val="none" w:sz="0" w:space="0" w:color="auto"/>
        <w:left w:val="none" w:sz="0" w:space="0" w:color="auto"/>
        <w:bottom w:val="none" w:sz="0" w:space="0" w:color="auto"/>
        <w:right w:val="none" w:sz="0" w:space="0" w:color="auto"/>
      </w:divBdr>
    </w:div>
    <w:div w:id="358553642">
      <w:bodyDiv w:val="1"/>
      <w:marLeft w:val="0"/>
      <w:marRight w:val="0"/>
      <w:marTop w:val="0"/>
      <w:marBottom w:val="0"/>
      <w:divBdr>
        <w:top w:val="none" w:sz="0" w:space="0" w:color="auto"/>
        <w:left w:val="none" w:sz="0" w:space="0" w:color="auto"/>
        <w:bottom w:val="none" w:sz="0" w:space="0" w:color="auto"/>
        <w:right w:val="none" w:sz="0" w:space="0" w:color="auto"/>
      </w:divBdr>
    </w:div>
    <w:div w:id="383605693">
      <w:bodyDiv w:val="1"/>
      <w:marLeft w:val="0"/>
      <w:marRight w:val="0"/>
      <w:marTop w:val="0"/>
      <w:marBottom w:val="0"/>
      <w:divBdr>
        <w:top w:val="none" w:sz="0" w:space="0" w:color="auto"/>
        <w:left w:val="none" w:sz="0" w:space="0" w:color="auto"/>
        <w:bottom w:val="none" w:sz="0" w:space="0" w:color="auto"/>
        <w:right w:val="none" w:sz="0" w:space="0" w:color="auto"/>
      </w:divBdr>
    </w:div>
    <w:div w:id="393360951">
      <w:bodyDiv w:val="1"/>
      <w:marLeft w:val="0"/>
      <w:marRight w:val="0"/>
      <w:marTop w:val="0"/>
      <w:marBottom w:val="0"/>
      <w:divBdr>
        <w:top w:val="none" w:sz="0" w:space="0" w:color="auto"/>
        <w:left w:val="none" w:sz="0" w:space="0" w:color="auto"/>
        <w:bottom w:val="none" w:sz="0" w:space="0" w:color="auto"/>
        <w:right w:val="none" w:sz="0" w:space="0" w:color="auto"/>
      </w:divBdr>
    </w:div>
    <w:div w:id="449085093">
      <w:bodyDiv w:val="1"/>
      <w:marLeft w:val="0"/>
      <w:marRight w:val="0"/>
      <w:marTop w:val="0"/>
      <w:marBottom w:val="0"/>
      <w:divBdr>
        <w:top w:val="none" w:sz="0" w:space="0" w:color="auto"/>
        <w:left w:val="none" w:sz="0" w:space="0" w:color="auto"/>
        <w:bottom w:val="none" w:sz="0" w:space="0" w:color="auto"/>
        <w:right w:val="none" w:sz="0" w:space="0" w:color="auto"/>
      </w:divBdr>
    </w:div>
    <w:div w:id="466818562">
      <w:bodyDiv w:val="1"/>
      <w:marLeft w:val="0"/>
      <w:marRight w:val="0"/>
      <w:marTop w:val="0"/>
      <w:marBottom w:val="0"/>
      <w:divBdr>
        <w:top w:val="none" w:sz="0" w:space="0" w:color="auto"/>
        <w:left w:val="none" w:sz="0" w:space="0" w:color="auto"/>
        <w:bottom w:val="none" w:sz="0" w:space="0" w:color="auto"/>
        <w:right w:val="none" w:sz="0" w:space="0" w:color="auto"/>
      </w:divBdr>
    </w:div>
    <w:div w:id="541596558">
      <w:bodyDiv w:val="1"/>
      <w:marLeft w:val="0"/>
      <w:marRight w:val="0"/>
      <w:marTop w:val="0"/>
      <w:marBottom w:val="0"/>
      <w:divBdr>
        <w:top w:val="none" w:sz="0" w:space="0" w:color="auto"/>
        <w:left w:val="none" w:sz="0" w:space="0" w:color="auto"/>
        <w:bottom w:val="none" w:sz="0" w:space="0" w:color="auto"/>
        <w:right w:val="none" w:sz="0" w:space="0" w:color="auto"/>
      </w:divBdr>
    </w:div>
    <w:div w:id="580942554">
      <w:bodyDiv w:val="1"/>
      <w:marLeft w:val="0"/>
      <w:marRight w:val="0"/>
      <w:marTop w:val="0"/>
      <w:marBottom w:val="0"/>
      <w:divBdr>
        <w:top w:val="none" w:sz="0" w:space="0" w:color="auto"/>
        <w:left w:val="none" w:sz="0" w:space="0" w:color="auto"/>
        <w:bottom w:val="none" w:sz="0" w:space="0" w:color="auto"/>
        <w:right w:val="none" w:sz="0" w:space="0" w:color="auto"/>
      </w:divBdr>
    </w:div>
    <w:div w:id="583757602">
      <w:bodyDiv w:val="1"/>
      <w:marLeft w:val="0"/>
      <w:marRight w:val="0"/>
      <w:marTop w:val="0"/>
      <w:marBottom w:val="0"/>
      <w:divBdr>
        <w:top w:val="none" w:sz="0" w:space="0" w:color="auto"/>
        <w:left w:val="none" w:sz="0" w:space="0" w:color="auto"/>
        <w:bottom w:val="none" w:sz="0" w:space="0" w:color="auto"/>
        <w:right w:val="none" w:sz="0" w:space="0" w:color="auto"/>
      </w:divBdr>
    </w:div>
    <w:div w:id="612707758">
      <w:bodyDiv w:val="1"/>
      <w:marLeft w:val="0"/>
      <w:marRight w:val="0"/>
      <w:marTop w:val="0"/>
      <w:marBottom w:val="0"/>
      <w:divBdr>
        <w:top w:val="none" w:sz="0" w:space="0" w:color="auto"/>
        <w:left w:val="none" w:sz="0" w:space="0" w:color="auto"/>
        <w:bottom w:val="none" w:sz="0" w:space="0" w:color="auto"/>
        <w:right w:val="none" w:sz="0" w:space="0" w:color="auto"/>
      </w:divBdr>
    </w:div>
    <w:div w:id="675303406">
      <w:bodyDiv w:val="1"/>
      <w:marLeft w:val="0"/>
      <w:marRight w:val="0"/>
      <w:marTop w:val="0"/>
      <w:marBottom w:val="0"/>
      <w:divBdr>
        <w:top w:val="none" w:sz="0" w:space="0" w:color="auto"/>
        <w:left w:val="none" w:sz="0" w:space="0" w:color="auto"/>
        <w:bottom w:val="none" w:sz="0" w:space="0" w:color="auto"/>
        <w:right w:val="none" w:sz="0" w:space="0" w:color="auto"/>
      </w:divBdr>
    </w:div>
    <w:div w:id="735014063">
      <w:bodyDiv w:val="1"/>
      <w:marLeft w:val="0"/>
      <w:marRight w:val="0"/>
      <w:marTop w:val="0"/>
      <w:marBottom w:val="0"/>
      <w:divBdr>
        <w:top w:val="none" w:sz="0" w:space="0" w:color="auto"/>
        <w:left w:val="none" w:sz="0" w:space="0" w:color="auto"/>
        <w:bottom w:val="none" w:sz="0" w:space="0" w:color="auto"/>
        <w:right w:val="none" w:sz="0" w:space="0" w:color="auto"/>
      </w:divBdr>
    </w:div>
    <w:div w:id="763651217">
      <w:bodyDiv w:val="1"/>
      <w:marLeft w:val="0"/>
      <w:marRight w:val="0"/>
      <w:marTop w:val="0"/>
      <w:marBottom w:val="0"/>
      <w:divBdr>
        <w:top w:val="none" w:sz="0" w:space="0" w:color="auto"/>
        <w:left w:val="none" w:sz="0" w:space="0" w:color="auto"/>
        <w:bottom w:val="none" w:sz="0" w:space="0" w:color="auto"/>
        <w:right w:val="none" w:sz="0" w:space="0" w:color="auto"/>
      </w:divBdr>
    </w:div>
    <w:div w:id="884028099">
      <w:bodyDiv w:val="1"/>
      <w:marLeft w:val="0"/>
      <w:marRight w:val="0"/>
      <w:marTop w:val="0"/>
      <w:marBottom w:val="0"/>
      <w:divBdr>
        <w:top w:val="none" w:sz="0" w:space="0" w:color="auto"/>
        <w:left w:val="none" w:sz="0" w:space="0" w:color="auto"/>
        <w:bottom w:val="none" w:sz="0" w:space="0" w:color="auto"/>
        <w:right w:val="none" w:sz="0" w:space="0" w:color="auto"/>
      </w:divBdr>
    </w:div>
    <w:div w:id="969364539">
      <w:bodyDiv w:val="1"/>
      <w:marLeft w:val="0"/>
      <w:marRight w:val="0"/>
      <w:marTop w:val="0"/>
      <w:marBottom w:val="0"/>
      <w:divBdr>
        <w:top w:val="none" w:sz="0" w:space="0" w:color="auto"/>
        <w:left w:val="none" w:sz="0" w:space="0" w:color="auto"/>
        <w:bottom w:val="none" w:sz="0" w:space="0" w:color="auto"/>
        <w:right w:val="none" w:sz="0" w:space="0" w:color="auto"/>
      </w:divBdr>
    </w:div>
    <w:div w:id="1024668308">
      <w:bodyDiv w:val="1"/>
      <w:marLeft w:val="0"/>
      <w:marRight w:val="0"/>
      <w:marTop w:val="0"/>
      <w:marBottom w:val="0"/>
      <w:divBdr>
        <w:top w:val="none" w:sz="0" w:space="0" w:color="auto"/>
        <w:left w:val="none" w:sz="0" w:space="0" w:color="auto"/>
        <w:bottom w:val="none" w:sz="0" w:space="0" w:color="auto"/>
        <w:right w:val="none" w:sz="0" w:space="0" w:color="auto"/>
      </w:divBdr>
    </w:div>
    <w:div w:id="1029140634">
      <w:bodyDiv w:val="1"/>
      <w:marLeft w:val="0"/>
      <w:marRight w:val="0"/>
      <w:marTop w:val="0"/>
      <w:marBottom w:val="0"/>
      <w:divBdr>
        <w:top w:val="none" w:sz="0" w:space="0" w:color="auto"/>
        <w:left w:val="none" w:sz="0" w:space="0" w:color="auto"/>
        <w:bottom w:val="none" w:sz="0" w:space="0" w:color="auto"/>
        <w:right w:val="none" w:sz="0" w:space="0" w:color="auto"/>
      </w:divBdr>
    </w:div>
    <w:div w:id="1037466056">
      <w:bodyDiv w:val="1"/>
      <w:marLeft w:val="0"/>
      <w:marRight w:val="0"/>
      <w:marTop w:val="0"/>
      <w:marBottom w:val="0"/>
      <w:divBdr>
        <w:top w:val="none" w:sz="0" w:space="0" w:color="auto"/>
        <w:left w:val="none" w:sz="0" w:space="0" w:color="auto"/>
        <w:bottom w:val="none" w:sz="0" w:space="0" w:color="auto"/>
        <w:right w:val="none" w:sz="0" w:space="0" w:color="auto"/>
      </w:divBdr>
    </w:div>
    <w:div w:id="1060904358">
      <w:bodyDiv w:val="1"/>
      <w:marLeft w:val="0"/>
      <w:marRight w:val="0"/>
      <w:marTop w:val="0"/>
      <w:marBottom w:val="0"/>
      <w:divBdr>
        <w:top w:val="none" w:sz="0" w:space="0" w:color="auto"/>
        <w:left w:val="none" w:sz="0" w:space="0" w:color="auto"/>
        <w:bottom w:val="none" w:sz="0" w:space="0" w:color="auto"/>
        <w:right w:val="none" w:sz="0" w:space="0" w:color="auto"/>
      </w:divBdr>
    </w:div>
    <w:div w:id="1114783952">
      <w:bodyDiv w:val="1"/>
      <w:marLeft w:val="0"/>
      <w:marRight w:val="0"/>
      <w:marTop w:val="0"/>
      <w:marBottom w:val="0"/>
      <w:divBdr>
        <w:top w:val="none" w:sz="0" w:space="0" w:color="auto"/>
        <w:left w:val="none" w:sz="0" w:space="0" w:color="auto"/>
        <w:bottom w:val="none" w:sz="0" w:space="0" w:color="auto"/>
        <w:right w:val="none" w:sz="0" w:space="0" w:color="auto"/>
      </w:divBdr>
    </w:div>
    <w:div w:id="1170949388">
      <w:bodyDiv w:val="1"/>
      <w:marLeft w:val="0"/>
      <w:marRight w:val="0"/>
      <w:marTop w:val="0"/>
      <w:marBottom w:val="0"/>
      <w:divBdr>
        <w:top w:val="none" w:sz="0" w:space="0" w:color="auto"/>
        <w:left w:val="none" w:sz="0" w:space="0" w:color="auto"/>
        <w:bottom w:val="none" w:sz="0" w:space="0" w:color="auto"/>
        <w:right w:val="none" w:sz="0" w:space="0" w:color="auto"/>
      </w:divBdr>
    </w:div>
    <w:div w:id="1185174221">
      <w:bodyDiv w:val="1"/>
      <w:marLeft w:val="0"/>
      <w:marRight w:val="0"/>
      <w:marTop w:val="0"/>
      <w:marBottom w:val="0"/>
      <w:divBdr>
        <w:top w:val="none" w:sz="0" w:space="0" w:color="auto"/>
        <w:left w:val="none" w:sz="0" w:space="0" w:color="auto"/>
        <w:bottom w:val="none" w:sz="0" w:space="0" w:color="auto"/>
        <w:right w:val="none" w:sz="0" w:space="0" w:color="auto"/>
      </w:divBdr>
    </w:div>
    <w:div w:id="1185485197">
      <w:bodyDiv w:val="1"/>
      <w:marLeft w:val="0"/>
      <w:marRight w:val="0"/>
      <w:marTop w:val="0"/>
      <w:marBottom w:val="0"/>
      <w:divBdr>
        <w:top w:val="none" w:sz="0" w:space="0" w:color="auto"/>
        <w:left w:val="none" w:sz="0" w:space="0" w:color="auto"/>
        <w:bottom w:val="none" w:sz="0" w:space="0" w:color="auto"/>
        <w:right w:val="none" w:sz="0" w:space="0" w:color="auto"/>
      </w:divBdr>
    </w:div>
    <w:div w:id="1187599570">
      <w:bodyDiv w:val="1"/>
      <w:marLeft w:val="0"/>
      <w:marRight w:val="0"/>
      <w:marTop w:val="0"/>
      <w:marBottom w:val="0"/>
      <w:divBdr>
        <w:top w:val="none" w:sz="0" w:space="0" w:color="auto"/>
        <w:left w:val="none" w:sz="0" w:space="0" w:color="auto"/>
        <w:bottom w:val="none" w:sz="0" w:space="0" w:color="auto"/>
        <w:right w:val="none" w:sz="0" w:space="0" w:color="auto"/>
      </w:divBdr>
    </w:div>
    <w:div w:id="1220705281">
      <w:bodyDiv w:val="1"/>
      <w:marLeft w:val="0"/>
      <w:marRight w:val="0"/>
      <w:marTop w:val="0"/>
      <w:marBottom w:val="0"/>
      <w:divBdr>
        <w:top w:val="none" w:sz="0" w:space="0" w:color="auto"/>
        <w:left w:val="none" w:sz="0" w:space="0" w:color="auto"/>
        <w:bottom w:val="none" w:sz="0" w:space="0" w:color="auto"/>
        <w:right w:val="none" w:sz="0" w:space="0" w:color="auto"/>
      </w:divBdr>
    </w:div>
    <w:div w:id="1246383837">
      <w:bodyDiv w:val="1"/>
      <w:marLeft w:val="0"/>
      <w:marRight w:val="0"/>
      <w:marTop w:val="0"/>
      <w:marBottom w:val="0"/>
      <w:divBdr>
        <w:top w:val="none" w:sz="0" w:space="0" w:color="auto"/>
        <w:left w:val="none" w:sz="0" w:space="0" w:color="auto"/>
        <w:bottom w:val="none" w:sz="0" w:space="0" w:color="auto"/>
        <w:right w:val="none" w:sz="0" w:space="0" w:color="auto"/>
      </w:divBdr>
    </w:div>
    <w:div w:id="1265308808">
      <w:bodyDiv w:val="1"/>
      <w:marLeft w:val="0"/>
      <w:marRight w:val="0"/>
      <w:marTop w:val="0"/>
      <w:marBottom w:val="0"/>
      <w:divBdr>
        <w:top w:val="none" w:sz="0" w:space="0" w:color="auto"/>
        <w:left w:val="none" w:sz="0" w:space="0" w:color="auto"/>
        <w:bottom w:val="none" w:sz="0" w:space="0" w:color="auto"/>
        <w:right w:val="none" w:sz="0" w:space="0" w:color="auto"/>
      </w:divBdr>
    </w:div>
    <w:div w:id="1269777055">
      <w:bodyDiv w:val="1"/>
      <w:marLeft w:val="0"/>
      <w:marRight w:val="0"/>
      <w:marTop w:val="0"/>
      <w:marBottom w:val="0"/>
      <w:divBdr>
        <w:top w:val="none" w:sz="0" w:space="0" w:color="auto"/>
        <w:left w:val="none" w:sz="0" w:space="0" w:color="auto"/>
        <w:bottom w:val="none" w:sz="0" w:space="0" w:color="auto"/>
        <w:right w:val="none" w:sz="0" w:space="0" w:color="auto"/>
      </w:divBdr>
    </w:div>
    <w:div w:id="1353216771">
      <w:bodyDiv w:val="1"/>
      <w:marLeft w:val="0"/>
      <w:marRight w:val="0"/>
      <w:marTop w:val="0"/>
      <w:marBottom w:val="0"/>
      <w:divBdr>
        <w:top w:val="none" w:sz="0" w:space="0" w:color="auto"/>
        <w:left w:val="none" w:sz="0" w:space="0" w:color="auto"/>
        <w:bottom w:val="none" w:sz="0" w:space="0" w:color="auto"/>
        <w:right w:val="none" w:sz="0" w:space="0" w:color="auto"/>
      </w:divBdr>
    </w:div>
    <w:div w:id="1390300243">
      <w:bodyDiv w:val="1"/>
      <w:marLeft w:val="0"/>
      <w:marRight w:val="0"/>
      <w:marTop w:val="0"/>
      <w:marBottom w:val="0"/>
      <w:divBdr>
        <w:top w:val="none" w:sz="0" w:space="0" w:color="auto"/>
        <w:left w:val="none" w:sz="0" w:space="0" w:color="auto"/>
        <w:bottom w:val="none" w:sz="0" w:space="0" w:color="auto"/>
        <w:right w:val="none" w:sz="0" w:space="0" w:color="auto"/>
      </w:divBdr>
    </w:div>
    <w:div w:id="1403991137">
      <w:bodyDiv w:val="1"/>
      <w:marLeft w:val="0"/>
      <w:marRight w:val="0"/>
      <w:marTop w:val="0"/>
      <w:marBottom w:val="0"/>
      <w:divBdr>
        <w:top w:val="none" w:sz="0" w:space="0" w:color="auto"/>
        <w:left w:val="none" w:sz="0" w:space="0" w:color="auto"/>
        <w:bottom w:val="none" w:sz="0" w:space="0" w:color="auto"/>
        <w:right w:val="none" w:sz="0" w:space="0" w:color="auto"/>
      </w:divBdr>
    </w:div>
    <w:div w:id="1408187595">
      <w:bodyDiv w:val="1"/>
      <w:marLeft w:val="0"/>
      <w:marRight w:val="0"/>
      <w:marTop w:val="0"/>
      <w:marBottom w:val="0"/>
      <w:divBdr>
        <w:top w:val="none" w:sz="0" w:space="0" w:color="auto"/>
        <w:left w:val="none" w:sz="0" w:space="0" w:color="auto"/>
        <w:bottom w:val="none" w:sz="0" w:space="0" w:color="auto"/>
        <w:right w:val="none" w:sz="0" w:space="0" w:color="auto"/>
      </w:divBdr>
    </w:div>
    <w:div w:id="1420636266">
      <w:bodyDiv w:val="1"/>
      <w:marLeft w:val="0"/>
      <w:marRight w:val="0"/>
      <w:marTop w:val="0"/>
      <w:marBottom w:val="0"/>
      <w:divBdr>
        <w:top w:val="none" w:sz="0" w:space="0" w:color="auto"/>
        <w:left w:val="none" w:sz="0" w:space="0" w:color="auto"/>
        <w:bottom w:val="none" w:sz="0" w:space="0" w:color="auto"/>
        <w:right w:val="none" w:sz="0" w:space="0" w:color="auto"/>
      </w:divBdr>
    </w:div>
    <w:div w:id="1435633018">
      <w:bodyDiv w:val="1"/>
      <w:marLeft w:val="0"/>
      <w:marRight w:val="0"/>
      <w:marTop w:val="0"/>
      <w:marBottom w:val="0"/>
      <w:divBdr>
        <w:top w:val="none" w:sz="0" w:space="0" w:color="auto"/>
        <w:left w:val="none" w:sz="0" w:space="0" w:color="auto"/>
        <w:bottom w:val="none" w:sz="0" w:space="0" w:color="auto"/>
        <w:right w:val="none" w:sz="0" w:space="0" w:color="auto"/>
      </w:divBdr>
    </w:div>
    <w:div w:id="1439058097">
      <w:bodyDiv w:val="1"/>
      <w:marLeft w:val="0"/>
      <w:marRight w:val="0"/>
      <w:marTop w:val="0"/>
      <w:marBottom w:val="0"/>
      <w:divBdr>
        <w:top w:val="none" w:sz="0" w:space="0" w:color="auto"/>
        <w:left w:val="none" w:sz="0" w:space="0" w:color="auto"/>
        <w:bottom w:val="none" w:sz="0" w:space="0" w:color="auto"/>
        <w:right w:val="none" w:sz="0" w:space="0" w:color="auto"/>
      </w:divBdr>
    </w:div>
    <w:div w:id="1477798435">
      <w:bodyDiv w:val="1"/>
      <w:marLeft w:val="0"/>
      <w:marRight w:val="0"/>
      <w:marTop w:val="0"/>
      <w:marBottom w:val="0"/>
      <w:divBdr>
        <w:top w:val="none" w:sz="0" w:space="0" w:color="auto"/>
        <w:left w:val="none" w:sz="0" w:space="0" w:color="auto"/>
        <w:bottom w:val="none" w:sz="0" w:space="0" w:color="auto"/>
        <w:right w:val="none" w:sz="0" w:space="0" w:color="auto"/>
      </w:divBdr>
    </w:div>
    <w:div w:id="1491292367">
      <w:bodyDiv w:val="1"/>
      <w:marLeft w:val="0"/>
      <w:marRight w:val="0"/>
      <w:marTop w:val="0"/>
      <w:marBottom w:val="0"/>
      <w:divBdr>
        <w:top w:val="none" w:sz="0" w:space="0" w:color="auto"/>
        <w:left w:val="none" w:sz="0" w:space="0" w:color="auto"/>
        <w:bottom w:val="none" w:sz="0" w:space="0" w:color="auto"/>
        <w:right w:val="none" w:sz="0" w:space="0" w:color="auto"/>
      </w:divBdr>
    </w:div>
    <w:div w:id="1523664629">
      <w:bodyDiv w:val="1"/>
      <w:marLeft w:val="0"/>
      <w:marRight w:val="0"/>
      <w:marTop w:val="0"/>
      <w:marBottom w:val="0"/>
      <w:divBdr>
        <w:top w:val="none" w:sz="0" w:space="0" w:color="auto"/>
        <w:left w:val="none" w:sz="0" w:space="0" w:color="auto"/>
        <w:bottom w:val="none" w:sz="0" w:space="0" w:color="auto"/>
        <w:right w:val="none" w:sz="0" w:space="0" w:color="auto"/>
      </w:divBdr>
    </w:div>
    <w:div w:id="1540432619">
      <w:bodyDiv w:val="1"/>
      <w:marLeft w:val="0"/>
      <w:marRight w:val="0"/>
      <w:marTop w:val="0"/>
      <w:marBottom w:val="0"/>
      <w:divBdr>
        <w:top w:val="none" w:sz="0" w:space="0" w:color="auto"/>
        <w:left w:val="none" w:sz="0" w:space="0" w:color="auto"/>
        <w:bottom w:val="none" w:sz="0" w:space="0" w:color="auto"/>
        <w:right w:val="none" w:sz="0" w:space="0" w:color="auto"/>
      </w:divBdr>
    </w:div>
    <w:div w:id="1553422171">
      <w:bodyDiv w:val="1"/>
      <w:marLeft w:val="0"/>
      <w:marRight w:val="0"/>
      <w:marTop w:val="0"/>
      <w:marBottom w:val="0"/>
      <w:divBdr>
        <w:top w:val="none" w:sz="0" w:space="0" w:color="auto"/>
        <w:left w:val="none" w:sz="0" w:space="0" w:color="auto"/>
        <w:bottom w:val="none" w:sz="0" w:space="0" w:color="auto"/>
        <w:right w:val="none" w:sz="0" w:space="0" w:color="auto"/>
      </w:divBdr>
    </w:div>
    <w:div w:id="1604729815">
      <w:bodyDiv w:val="1"/>
      <w:marLeft w:val="0"/>
      <w:marRight w:val="0"/>
      <w:marTop w:val="0"/>
      <w:marBottom w:val="0"/>
      <w:divBdr>
        <w:top w:val="none" w:sz="0" w:space="0" w:color="auto"/>
        <w:left w:val="none" w:sz="0" w:space="0" w:color="auto"/>
        <w:bottom w:val="none" w:sz="0" w:space="0" w:color="auto"/>
        <w:right w:val="none" w:sz="0" w:space="0" w:color="auto"/>
      </w:divBdr>
    </w:div>
    <w:div w:id="1619604702">
      <w:bodyDiv w:val="1"/>
      <w:marLeft w:val="0"/>
      <w:marRight w:val="0"/>
      <w:marTop w:val="0"/>
      <w:marBottom w:val="0"/>
      <w:divBdr>
        <w:top w:val="none" w:sz="0" w:space="0" w:color="auto"/>
        <w:left w:val="none" w:sz="0" w:space="0" w:color="auto"/>
        <w:bottom w:val="none" w:sz="0" w:space="0" w:color="auto"/>
        <w:right w:val="none" w:sz="0" w:space="0" w:color="auto"/>
      </w:divBdr>
    </w:div>
    <w:div w:id="1680347312">
      <w:bodyDiv w:val="1"/>
      <w:marLeft w:val="0"/>
      <w:marRight w:val="0"/>
      <w:marTop w:val="0"/>
      <w:marBottom w:val="0"/>
      <w:divBdr>
        <w:top w:val="none" w:sz="0" w:space="0" w:color="auto"/>
        <w:left w:val="none" w:sz="0" w:space="0" w:color="auto"/>
        <w:bottom w:val="none" w:sz="0" w:space="0" w:color="auto"/>
        <w:right w:val="none" w:sz="0" w:space="0" w:color="auto"/>
      </w:divBdr>
    </w:div>
    <w:div w:id="1684669532">
      <w:bodyDiv w:val="1"/>
      <w:marLeft w:val="0"/>
      <w:marRight w:val="0"/>
      <w:marTop w:val="0"/>
      <w:marBottom w:val="0"/>
      <w:divBdr>
        <w:top w:val="none" w:sz="0" w:space="0" w:color="auto"/>
        <w:left w:val="none" w:sz="0" w:space="0" w:color="auto"/>
        <w:bottom w:val="none" w:sz="0" w:space="0" w:color="auto"/>
        <w:right w:val="none" w:sz="0" w:space="0" w:color="auto"/>
      </w:divBdr>
    </w:div>
    <w:div w:id="1743289733">
      <w:bodyDiv w:val="1"/>
      <w:marLeft w:val="0"/>
      <w:marRight w:val="0"/>
      <w:marTop w:val="0"/>
      <w:marBottom w:val="0"/>
      <w:divBdr>
        <w:top w:val="none" w:sz="0" w:space="0" w:color="auto"/>
        <w:left w:val="none" w:sz="0" w:space="0" w:color="auto"/>
        <w:bottom w:val="none" w:sz="0" w:space="0" w:color="auto"/>
        <w:right w:val="none" w:sz="0" w:space="0" w:color="auto"/>
      </w:divBdr>
    </w:div>
    <w:div w:id="1833719062">
      <w:bodyDiv w:val="1"/>
      <w:marLeft w:val="0"/>
      <w:marRight w:val="0"/>
      <w:marTop w:val="0"/>
      <w:marBottom w:val="0"/>
      <w:divBdr>
        <w:top w:val="none" w:sz="0" w:space="0" w:color="auto"/>
        <w:left w:val="none" w:sz="0" w:space="0" w:color="auto"/>
        <w:bottom w:val="none" w:sz="0" w:space="0" w:color="auto"/>
        <w:right w:val="none" w:sz="0" w:space="0" w:color="auto"/>
      </w:divBdr>
    </w:div>
    <w:div w:id="1834953121">
      <w:bodyDiv w:val="1"/>
      <w:marLeft w:val="0"/>
      <w:marRight w:val="0"/>
      <w:marTop w:val="0"/>
      <w:marBottom w:val="0"/>
      <w:divBdr>
        <w:top w:val="none" w:sz="0" w:space="0" w:color="auto"/>
        <w:left w:val="none" w:sz="0" w:space="0" w:color="auto"/>
        <w:bottom w:val="none" w:sz="0" w:space="0" w:color="auto"/>
        <w:right w:val="none" w:sz="0" w:space="0" w:color="auto"/>
      </w:divBdr>
    </w:div>
    <w:div w:id="1950383477">
      <w:bodyDiv w:val="1"/>
      <w:marLeft w:val="0"/>
      <w:marRight w:val="0"/>
      <w:marTop w:val="0"/>
      <w:marBottom w:val="0"/>
      <w:divBdr>
        <w:top w:val="none" w:sz="0" w:space="0" w:color="auto"/>
        <w:left w:val="none" w:sz="0" w:space="0" w:color="auto"/>
        <w:bottom w:val="none" w:sz="0" w:space="0" w:color="auto"/>
        <w:right w:val="none" w:sz="0" w:space="0" w:color="auto"/>
      </w:divBdr>
    </w:div>
    <w:div w:id="2064284073">
      <w:bodyDiv w:val="1"/>
      <w:marLeft w:val="0"/>
      <w:marRight w:val="0"/>
      <w:marTop w:val="0"/>
      <w:marBottom w:val="0"/>
      <w:divBdr>
        <w:top w:val="none" w:sz="0" w:space="0" w:color="auto"/>
        <w:left w:val="none" w:sz="0" w:space="0" w:color="auto"/>
        <w:bottom w:val="none" w:sz="0" w:space="0" w:color="auto"/>
        <w:right w:val="none" w:sz="0" w:space="0" w:color="auto"/>
      </w:divBdr>
    </w:div>
    <w:div w:id="2073262202">
      <w:bodyDiv w:val="1"/>
      <w:marLeft w:val="0"/>
      <w:marRight w:val="0"/>
      <w:marTop w:val="0"/>
      <w:marBottom w:val="0"/>
      <w:divBdr>
        <w:top w:val="none" w:sz="0" w:space="0" w:color="auto"/>
        <w:left w:val="none" w:sz="0" w:space="0" w:color="auto"/>
        <w:bottom w:val="none" w:sz="0" w:space="0" w:color="auto"/>
        <w:right w:val="none" w:sz="0" w:space="0" w:color="auto"/>
      </w:divBdr>
    </w:div>
    <w:div w:id="2141998515">
      <w:bodyDiv w:val="1"/>
      <w:marLeft w:val="0"/>
      <w:marRight w:val="0"/>
      <w:marTop w:val="0"/>
      <w:marBottom w:val="0"/>
      <w:divBdr>
        <w:top w:val="none" w:sz="0" w:space="0" w:color="auto"/>
        <w:left w:val="none" w:sz="0" w:space="0" w:color="auto"/>
        <w:bottom w:val="none" w:sz="0" w:space="0" w:color="auto"/>
        <w:right w:val="none" w:sz="0" w:space="0" w:color="auto"/>
      </w:divBdr>
    </w:div>
    <w:div w:id="2142115753">
      <w:bodyDiv w:val="1"/>
      <w:marLeft w:val="0"/>
      <w:marRight w:val="0"/>
      <w:marTop w:val="0"/>
      <w:marBottom w:val="0"/>
      <w:divBdr>
        <w:top w:val="none" w:sz="0" w:space="0" w:color="auto"/>
        <w:left w:val="none" w:sz="0" w:space="0" w:color="auto"/>
        <w:bottom w:val="none" w:sz="0" w:space="0" w:color="auto"/>
        <w:right w:val="none" w:sz="0" w:space="0" w:color="auto"/>
      </w:divBdr>
    </w:div>
    <w:div w:id="2144735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oleObject" Target="embeddings/_________Microsoft_Word_97_2003.doc"/><Relationship Id="rId39" Type="http://schemas.openxmlformats.org/officeDocument/2006/relationships/package" Target="embeddings/_____Microsoft_Excel4.xlsx"/><Relationship Id="rId21" Type="http://schemas.openxmlformats.org/officeDocument/2006/relationships/hyperlink" Target="https://corp.polyus.com/ERP/ERPDocuments/07_&#1050;&#1086;&#1085;&#1094;&#1077;&#1087;&#1090;&#1091;&#1072;&#1083;&#1100;&#1085;&#1099;&#1081;%20&#1076;&#1080;&#1079;&#1072;&#1081;&#1085;/%2006_&#1056;&#1077;&#1077;&#1089;&#1090;&#1088;%20&#1092;&#1086;&#1088;&#1084;&#1091;&#1083;&#1103;&#1088;&#1086;&#1074;/&#1058;&#1054;&#1080;&#1056;/&#1058;&#1054;&#1048;&#1056;_PM32_&#1044;&#1077;&#1092;&#1077;&#1082;&#1090;&#1085;&#1072;&#1103;%20&#1074;&#1077;&#1076;&#1086;&#1084;&#1086;&#1089;&#1090;&#1100;_01_20180817.xlsx" TargetMode="External"/><Relationship Id="rId34" Type="http://schemas.openxmlformats.org/officeDocument/2006/relationships/image" Target="media/image13.emf"/><Relationship Id="rId42" Type="http://schemas.openxmlformats.org/officeDocument/2006/relationships/image" Target="media/image17.emf"/><Relationship Id="rId47" Type="http://schemas.openxmlformats.org/officeDocument/2006/relationships/package" Target="embeddings/_____Microsoft_Excel8.xlsx"/><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1.emf"/><Relationship Id="rId11" Type="http://schemas.openxmlformats.org/officeDocument/2006/relationships/header" Target="header1.xml"/><Relationship Id="rId24" Type="http://schemas.openxmlformats.org/officeDocument/2006/relationships/header" Target="header4.xml"/><Relationship Id="rId32" Type="http://schemas.openxmlformats.org/officeDocument/2006/relationships/package" Target="embeddings/_____Microsoft_Excel.xlsx"/><Relationship Id="rId37" Type="http://schemas.openxmlformats.org/officeDocument/2006/relationships/package" Target="embeddings/_____Microsoft_Excel3.xlsx"/><Relationship Id="rId40" Type="http://schemas.openxmlformats.org/officeDocument/2006/relationships/image" Target="media/image16.emf"/><Relationship Id="rId45" Type="http://schemas.openxmlformats.org/officeDocument/2006/relationships/package" Target="embeddings/_____Microsoft_Excel7.xlsx"/><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3.xml"/><Relationship Id="rId28" Type="http://schemas.openxmlformats.org/officeDocument/2006/relationships/oleObject" Target="embeddings/_________Microsoft_Word_97_20031.doc"/><Relationship Id="rId36" Type="http://schemas.openxmlformats.org/officeDocument/2006/relationships/image" Target="media/image14.emf"/><Relationship Id="rId49" Type="http://schemas.openxmlformats.org/officeDocument/2006/relationships/package" Target="embeddings/_____Microsoft_Excel9.xlsx"/><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2.emf"/><Relationship Id="rId44" Type="http://schemas.openxmlformats.org/officeDocument/2006/relationships/image" Target="media/image18.emf"/><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0.emf"/><Relationship Id="rId30" Type="http://schemas.openxmlformats.org/officeDocument/2006/relationships/oleObject" Target="embeddings/_________Microsoft_Word_97_20032.doc"/><Relationship Id="rId35" Type="http://schemas.openxmlformats.org/officeDocument/2006/relationships/package" Target="embeddings/_____Microsoft_Excel2.xlsx"/><Relationship Id="rId43" Type="http://schemas.openxmlformats.org/officeDocument/2006/relationships/package" Target="embeddings/_____Microsoft_Excel6.xlsx"/><Relationship Id="rId48" Type="http://schemas.openxmlformats.org/officeDocument/2006/relationships/image" Target="media/image20.emf"/><Relationship Id="rId8" Type="http://schemas.openxmlformats.org/officeDocument/2006/relationships/webSettings" Target="webSettings.xml"/><Relationship Id="rId51" Type="http://schemas.microsoft.com/office/2011/relationships/people" Target="peop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9.emf"/><Relationship Id="rId33" Type="http://schemas.openxmlformats.org/officeDocument/2006/relationships/package" Target="embeddings/_____Microsoft_Excel1.xlsx"/><Relationship Id="rId38" Type="http://schemas.openxmlformats.org/officeDocument/2006/relationships/image" Target="media/image15.emf"/><Relationship Id="rId46" Type="http://schemas.openxmlformats.org/officeDocument/2006/relationships/image" Target="media/image19.emf"/><Relationship Id="rId20" Type="http://schemas.openxmlformats.org/officeDocument/2006/relationships/hyperlink" Target="https://corp.polyus.com/ERP/ERPDocuments/07_&#1050;&#1086;&#1085;&#1094;&#1077;&#1087;&#1090;&#1091;&#1072;&#1083;&#1100;&#1085;&#1099;&#1081;%20&#1076;&#1080;&#1079;&#1072;&#1081;&#1085;/%2006_&#1056;&#1077;&#1077;&#1089;&#1090;&#1088;%20&#1092;&#1086;&#1088;&#1084;&#1091;&#1083;&#1103;&#1088;&#1086;&#1074;/&#1058;&#1054;&#1080;&#1056;/&#1058;&#1054;&#1048;&#1056;_PM32_&#1044;&#1077;&#1092;&#1077;&#1082;&#1090;&#1085;&#1072;&#1103;%20&#1074;&#1077;&#1076;&#1086;&#1084;&#1086;&#1089;&#1090;&#1100;_01_20180817.xlsx" TargetMode="External"/><Relationship Id="rId41" Type="http://schemas.openxmlformats.org/officeDocument/2006/relationships/package" Target="embeddings/_____Microsoft_Excel5.xlsx"/><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9903329750A3B44499F5D2E787C86944" ma:contentTypeVersion="0" ma:contentTypeDescription="Создание документа." ma:contentTypeScope="" ma:versionID="bb8435fbffccf5a4c924888fb1f4e1ba">
  <xsd:schema xmlns:xsd="http://www.w3.org/2001/XMLSchema" xmlns:xs="http://www.w3.org/2001/XMLSchema" xmlns:p="http://schemas.microsoft.com/office/2006/metadata/properties" targetNamespace="http://schemas.microsoft.com/office/2006/metadata/properties" ma:root="true" ma:fieldsID="76d57dbf9a77af284536b0872d26941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98B76A-4BA9-47EC-AB5F-D88C6486EC56}">
  <ds:schemaRefs>
    <ds:schemaRef ds:uri="http://schemas.openxmlformats.org/package/2006/metadata/core-properties"/>
    <ds:schemaRef ds:uri="http://schemas.microsoft.com/office/2006/documentManagement/types"/>
    <ds:schemaRef ds:uri="http://purl.org/dc/elements/1.1/"/>
    <ds:schemaRef ds:uri="http://www.w3.org/XML/1998/namespace"/>
    <ds:schemaRef ds:uri="http://schemas.microsoft.com/office/2006/metadata/properties"/>
    <ds:schemaRef ds:uri="http://schemas.microsoft.com/office/infopath/2007/PartnerControls"/>
    <ds:schemaRef ds:uri="http://purl.org/dc/terms/"/>
    <ds:schemaRef ds:uri="http://purl.org/dc/dcmitype/"/>
  </ds:schemaRefs>
</ds:datastoreItem>
</file>

<file path=customXml/itemProps2.xml><?xml version="1.0" encoding="utf-8"?>
<ds:datastoreItem xmlns:ds="http://schemas.openxmlformats.org/officeDocument/2006/customXml" ds:itemID="{96416065-1727-4226-89F5-E9C9C9F03120}">
  <ds:schemaRefs>
    <ds:schemaRef ds:uri="http://schemas.microsoft.com/sharepoint/v3/contenttype/forms"/>
  </ds:schemaRefs>
</ds:datastoreItem>
</file>

<file path=customXml/itemProps3.xml><?xml version="1.0" encoding="utf-8"?>
<ds:datastoreItem xmlns:ds="http://schemas.openxmlformats.org/officeDocument/2006/customXml" ds:itemID="{565D9640-E6EA-4985-AEA2-57E964C59F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8EF1268-BFA9-4BB8-A891-3B8010103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2682</TotalTime>
  <Pages>142</Pages>
  <Words>40396</Words>
  <Characters>230263</Characters>
  <Application>Microsoft Office Word</Application>
  <DocSecurity>0</DocSecurity>
  <Lines>1918</Lines>
  <Paragraphs>540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Полюс</Company>
  <LinksUpToDate>false</LinksUpToDate>
  <CharactersWithSpaces>270119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ShramkovAB</dc:creator>
  <cp:keywords/>
  <dc:description/>
  <cp:lastModifiedBy>ShramkovAB</cp:lastModifiedBy>
  <cp:revision>165</cp:revision>
  <cp:lastPrinted>2018-02-09T12:40:00Z</cp:lastPrinted>
  <dcterms:created xsi:type="dcterms:W3CDTF">2020-07-21T07:37:00Z</dcterms:created>
  <dcterms:modified xsi:type="dcterms:W3CDTF">2021-04-07T14:41:00Z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6539ca21-17d6-4d1d-a6f8-2dc581fde491</vt:lpwstr>
  </property>
  <property fmtid="{D5CDD505-2E9C-101B-9397-08002B2CF9AE}" pid="3" name="ContentTypeId">
    <vt:lpwstr>0x0101009903329750A3B44499F5D2E787C86944</vt:lpwstr>
  </property>
  <property fmtid="{D5CDD505-2E9C-101B-9397-08002B2CF9AE}" pid="4" name="_NewReviewCycle">
    <vt:lpwstr/>
  </property>
  <property fmtid="{D5CDD505-2E9C-101B-9397-08002B2CF9AE}" pid="5" name="Hash">
    <vt:lpwstr>A8601B4F132AD5D6C60EB7B7DA73880C6C2B63C83E29411BF904DCD97830A48D</vt:lpwstr>
  </property>
  <property fmtid="{D5CDD505-2E9C-101B-9397-08002B2CF9AE}" pid="6" name="Hide date">
    <vt:lpwstr>13/04/2020 6:27:14 PM</vt:lpwstr>
  </property>
  <property fmtid="{D5CDD505-2E9C-101B-9397-08002B2CF9AE}" pid="7" name="Classification">
    <vt:lpwstr>Confidential</vt:lpwstr>
  </property>
</Properties>
</file>