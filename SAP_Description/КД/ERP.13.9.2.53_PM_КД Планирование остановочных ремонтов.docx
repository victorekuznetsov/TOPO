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A24A9" w14:textId="77777777" w:rsidR="00F66ECE" w:rsidRPr="0002186D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166A24AA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AB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AC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A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AE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AF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B0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66A24B1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66A24B2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66A24B3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66A24B4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66A24B5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66A24B6" w14:textId="77777777" w:rsidR="00F66ECE" w:rsidRPr="00F94454" w:rsidRDefault="00F66ECE" w:rsidP="00CD470D">
      <w:pPr>
        <w:rPr>
          <w:rFonts w:ascii="Arial" w:hAnsi="Arial" w:cs="Arial"/>
          <w:lang w:eastAsia="ru-RU"/>
        </w:rPr>
      </w:pPr>
      <w:r w:rsidRPr="00F94454">
        <w:rPr>
          <w:rFonts w:ascii="Arial" w:hAnsi="Arial" w:cs="Arial"/>
          <w:lang w:eastAsia="ru-RU"/>
        </w:rPr>
        <w:tab/>
      </w:r>
    </w:p>
    <w:p w14:paraId="166A24B7" w14:textId="77777777" w:rsidR="00F66ECE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166A24B8" w14:textId="77777777" w:rsidR="00916FAB" w:rsidRPr="00F94454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166A24B9" w14:textId="77777777" w:rsidR="00EC00D2" w:rsidRDefault="003527D7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ТОиР</w:t>
      </w:r>
      <w:r w:rsidR="00916FAB" w:rsidRPr="00F94454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166A24BA" w14:textId="77777777" w:rsidR="003527D7" w:rsidRDefault="003527D7" w:rsidP="003527D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582220">
        <w:rPr>
          <w:rFonts w:ascii="Arial" w:hAnsi="Arial" w:cs="Arial"/>
          <w:bCs/>
          <w:kern w:val="32"/>
          <w:sz w:val="32"/>
          <w:szCs w:val="32"/>
        </w:rPr>
        <w:t>Плани</w:t>
      </w:r>
      <w:r>
        <w:rPr>
          <w:rFonts w:ascii="Arial" w:hAnsi="Arial" w:cs="Arial"/>
          <w:bCs/>
          <w:kern w:val="32"/>
          <w:sz w:val="32"/>
          <w:szCs w:val="32"/>
        </w:rPr>
        <w:t>рование остановочных ремонтов</w:t>
      </w:r>
    </w:p>
    <w:p w14:paraId="166A24BB" w14:textId="77777777" w:rsidR="00916FAB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166A24BC" w14:textId="7F621B62" w:rsidR="00A34A97" w:rsidRDefault="00A34A97" w:rsidP="00A34A9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ERP.</w:t>
      </w:r>
      <w:ins w:id="4" w:author="Александр Шрамков" w:date="2021-03-05T13:59:00Z">
        <w:r w:rsidR="00EF3A51">
          <w:rPr>
            <w:rFonts w:ascii="Arial" w:hAnsi="Arial" w:cs="Arial"/>
            <w:bCs/>
            <w:kern w:val="32"/>
            <w:sz w:val="32"/>
            <w:szCs w:val="32"/>
          </w:rPr>
          <w:t>13</w:t>
        </w:r>
      </w:ins>
      <w:del w:id="5" w:author="Александр Шрамков" w:date="2020-04-11T10:22:00Z">
        <w:r w:rsidDel="009A7C31">
          <w:rPr>
            <w:rFonts w:ascii="Arial" w:hAnsi="Arial" w:cs="Arial"/>
            <w:bCs/>
            <w:kern w:val="32"/>
            <w:sz w:val="32"/>
            <w:szCs w:val="32"/>
          </w:rPr>
          <w:delText>5</w:delText>
        </w:r>
      </w:del>
      <w:r>
        <w:rPr>
          <w:rFonts w:ascii="Arial" w:hAnsi="Arial" w:cs="Arial"/>
          <w:bCs/>
          <w:kern w:val="32"/>
          <w:sz w:val="32"/>
          <w:szCs w:val="32"/>
        </w:rPr>
        <w:t>.</w:t>
      </w:r>
      <w:ins w:id="6" w:author="Александр Шрамков" w:date="2020-04-11T10:22:00Z">
        <w:r w:rsidR="009A7C31">
          <w:rPr>
            <w:rFonts w:ascii="Arial" w:hAnsi="Arial" w:cs="Arial"/>
            <w:bCs/>
            <w:kern w:val="32"/>
            <w:sz w:val="32"/>
            <w:szCs w:val="32"/>
          </w:rPr>
          <w:t>9.2</w:t>
        </w:r>
      </w:ins>
      <w:del w:id="7" w:author="Александр Шрамков" w:date="2020-04-11T10:22:00Z">
        <w:r w:rsidDel="009A7C31">
          <w:rPr>
            <w:rFonts w:ascii="Arial" w:hAnsi="Arial" w:cs="Arial"/>
            <w:bCs/>
            <w:kern w:val="32"/>
            <w:sz w:val="32"/>
            <w:szCs w:val="32"/>
          </w:rPr>
          <w:delText>1</w:delText>
        </w:r>
      </w:del>
      <w:r w:rsidRPr="000E220E">
        <w:rPr>
          <w:rFonts w:ascii="Arial" w:hAnsi="Arial" w:cs="Arial"/>
          <w:bCs/>
          <w:kern w:val="32"/>
          <w:sz w:val="32"/>
          <w:szCs w:val="32"/>
        </w:rPr>
        <w:t>.5</w:t>
      </w:r>
      <w:r>
        <w:rPr>
          <w:rFonts w:ascii="Arial" w:hAnsi="Arial" w:cs="Arial"/>
          <w:bCs/>
          <w:kern w:val="32"/>
          <w:sz w:val="32"/>
          <w:szCs w:val="32"/>
        </w:rPr>
        <w:t>3</w:t>
      </w:r>
    </w:p>
    <w:p w14:paraId="166A24BD" w14:textId="77777777" w:rsidR="00916FAB" w:rsidRPr="00EC00D2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166A24BE" w14:textId="77777777" w:rsidR="00916FAB" w:rsidRPr="00EC00D2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166A24BF" w14:textId="5CE56568" w:rsidR="00916FAB" w:rsidRPr="00EC00D2" w:rsidRDefault="009A7C31" w:rsidP="00EA3237">
      <w:pPr>
        <w:jc w:val="center"/>
        <w:rPr>
          <w:rFonts w:ascii="Arial" w:hAnsi="Arial" w:cs="Arial"/>
          <w:sz w:val="32"/>
          <w:szCs w:val="32"/>
        </w:rPr>
      </w:pPr>
      <w:ins w:id="8" w:author="Александр Шрамков" w:date="2020-04-11T10:22:00Z">
        <w:r w:rsidRPr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t>317102. ВНЕДРЕНИЕ ПИЛОТА И СТАБИЛИЗАЦИЯ РЕШЕНИЯ</w:t>
        </w:r>
        <w:r w:rsidRPr="009A7C31" w:rsidDel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t xml:space="preserve"> </w:t>
        </w:r>
      </w:ins>
      <w:del w:id="9" w:author="Александр Шрамков" w:date="2020-04-11T10:22:00Z">
        <w:r w:rsidR="00916FAB" w:rsidRPr="00916FAB" w:rsidDel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317101. Проектирование </w:delText>
        </w:r>
        <w:r w:rsidR="00916FAB" w:rsidRPr="00916FAB" w:rsidDel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SAP</w:delText>
        </w:r>
        <w:r w:rsidR="00916FAB" w:rsidRPr="00916FAB" w:rsidDel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 </w:delText>
        </w:r>
        <w:r w:rsidR="00916FAB" w:rsidRPr="00916FAB" w:rsidDel="009A7C31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ERP</w:delText>
        </w:r>
      </w:del>
    </w:p>
    <w:p w14:paraId="166A24C0" w14:textId="77777777" w:rsidR="000F6264" w:rsidRPr="00F94454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166A24C1" w14:textId="77777777" w:rsidR="00F66ECE" w:rsidRPr="00F94454" w:rsidRDefault="00F66ECE" w:rsidP="00CD470D">
      <w:pPr>
        <w:rPr>
          <w:rFonts w:ascii="Arial" w:hAnsi="Arial" w:cs="Arial"/>
        </w:rPr>
      </w:pPr>
    </w:p>
    <w:p w14:paraId="166A24C2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3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4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5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6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7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8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9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A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B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C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D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E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6A24CF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6A24D0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6A24D1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6A24D2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6A24D3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6A24D4" w14:textId="6C7EC38F" w:rsidR="00D12ECC" w:rsidRPr="00916FAB" w:rsidRDefault="00916FAB" w:rsidP="00175B15">
      <w:pPr>
        <w:jc w:val="center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Москва 20</w:t>
      </w:r>
      <w:ins w:id="10" w:author="Александр Шрамков" w:date="2020-04-11T10:22:00Z">
        <w:r w:rsidR="00883FA9">
          <w:rPr>
            <w:rFonts w:ascii="Arial" w:hAnsi="Arial" w:cs="Arial"/>
            <w:b/>
            <w:sz w:val="22"/>
          </w:rPr>
          <w:t>21</w:t>
        </w:r>
      </w:ins>
      <w:del w:id="11" w:author="Александр Шрамков" w:date="2020-04-11T10:22:00Z">
        <w:r w:rsidRPr="00916FAB" w:rsidDel="0047237D">
          <w:rPr>
            <w:rFonts w:ascii="Arial" w:hAnsi="Arial" w:cs="Arial"/>
            <w:b/>
            <w:sz w:val="22"/>
          </w:rPr>
          <w:delText>18</w:delText>
        </w:r>
      </w:del>
    </w:p>
    <w:p w14:paraId="166A24D5" w14:textId="77777777" w:rsidR="00D12ECC" w:rsidRPr="00351DB0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F94454">
        <w:rPr>
          <w:rFonts w:ascii="Arial" w:hAnsi="Arial" w:cs="Arial"/>
          <w:b/>
          <w:sz w:val="20"/>
        </w:rPr>
        <w:br w:type="page"/>
      </w:r>
    </w:p>
    <w:p w14:paraId="166A24D6" w14:textId="5F7EE7D6" w:rsidR="003701C2" w:rsidRPr="00916FAB" w:rsidRDefault="003701C2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1</w:t>
      </w:r>
      <w:r w:rsidR="00D236A4"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F94454" w14:paraId="166A24DB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166A24D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166A24D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166A24D9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166A24D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A7260B" w:rsidRPr="00A7260B" w14:paraId="166A24E0" w14:textId="77777777" w:rsidTr="00927CCC">
        <w:trPr>
          <w:cantSplit/>
        </w:trPr>
        <w:tc>
          <w:tcPr>
            <w:tcW w:w="581" w:type="pct"/>
          </w:tcPr>
          <w:p w14:paraId="166A24DC" w14:textId="33B152DE" w:rsidR="00A7260B" w:rsidRPr="003377C8" w:rsidRDefault="00A7260B" w:rsidP="00A7260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377C8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674" w:type="pct"/>
          </w:tcPr>
          <w:p w14:paraId="166A24DD" w14:textId="34C4E830" w:rsidR="00A7260B" w:rsidRPr="003377C8" w:rsidRDefault="00A7260B" w:rsidP="00A7260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377C8">
              <w:rPr>
                <w:rFonts w:ascii="Arial" w:hAnsi="Arial" w:cs="Arial"/>
                <w:sz w:val="20"/>
                <w:szCs w:val="20"/>
                <w:lang w:val="en-US"/>
              </w:rPr>
              <w:t>30.07.2018</w:t>
            </w:r>
          </w:p>
        </w:tc>
        <w:tc>
          <w:tcPr>
            <w:tcW w:w="2771" w:type="pct"/>
          </w:tcPr>
          <w:p w14:paraId="166A24DE" w14:textId="010C559A" w:rsidR="00A7260B" w:rsidRPr="003377C8" w:rsidRDefault="00A7260B" w:rsidP="00A7260B">
            <w:pPr>
              <w:rPr>
                <w:rFonts w:ascii="Arial" w:hAnsi="Arial" w:cs="Arial"/>
                <w:sz w:val="20"/>
                <w:szCs w:val="20"/>
              </w:rPr>
            </w:pPr>
            <w:r w:rsidRPr="003377C8">
              <w:rPr>
                <w:rFonts w:ascii="Arial" w:hAnsi="Arial" w:cs="Arial"/>
                <w:sz w:val="20"/>
                <w:szCs w:val="20"/>
              </w:rPr>
              <w:t>Создал</w:t>
            </w:r>
          </w:p>
        </w:tc>
        <w:tc>
          <w:tcPr>
            <w:tcW w:w="974" w:type="pct"/>
          </w:tcPr>
          <w:p w14:paraId="166A24DF" w14:textId="513CB874" w:rsidR="00A7260B" w:rsidRPr="003377C8" w:rsidRDefault="00A7260B" w:rsidP="00A726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7C8">
              <w:rPr>
                <w:rFonts w:ascii="Arial" w:hAnsi="Arial" w:cs="Arial"/>
                <w:sz w:val="20"/>
                <w:szCs w:val="20"/>
              </w:rPr>
              <w:t>Суслов А.Ю.</w:t>
            </w:r>
          </w:p>
        </w:tc>
      </w:tr>
      <w:tr w:rsidR="00175B15" w:rsidRPr="00F94454" w14:paraId="166A24E5" w14:textId="346A0CC1" w:rsidTr="00927CCC">
        <w:trPr>
          <w:cantSplit/>
        </w:trPr>
        <w:tc>
          <w:tcPr>
            <w:tcW w:w="581" w:type="pct"/>
          </w:tcPr>
          <w:p w14:paraId="166A24E1" w14:textId="2CD62736" w:rsidR="00175B15" w:rsidRPr="001A06C6" w:rsidRDefault="006764B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</w:t>
            </w:r>
          </w:p>
        </w:tc>
        <w:tc>
          <w:tcPr>
            <w:tcW w:w="674" w:type="pct"/>
          </w:tcPr>
          <w:p w14:paraId="166A24E2" w14:textId="44ECCF14" w:rsidR="00175B15" w:rsidRPr="00DE11DA" w:rsidRDefault="006764B7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13</w:t>
            </w:r>
            <w:r w:rsidR="00DE11DA">
              <w:rPr>
                <w:rFonts w:ascii="Arial" w:hAnsi="Arial" w:cs="Arial"/>
                <w:sz w:val="20"/>
                <w:lang w:val="en-US"/>
              </w:rPr>
              <w:t>.08.2018</w:t>
            </w:r>
          </w:p>
        </w:tc>
        <w:tc>
          <w:tcPr>
            <w:tcW w:w="2771" w:type="pct"/>
          </w:tcPr>
          <w:p w14:paraId="166A24E3" w14:textId="2AF5DA12" w:rsidR="00175B15" w:rsidRPr="00DE11DA" w:rsidRDefault="00DE11DA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Изменён в соответствии с замечаниями</w:t>
            </w:r>
          </w:p>
        </w:tc>
        <w:tc>
          <w:tcPr>
            <w:tcW w:w="974" w:type="pct"/>
          </w:tcPr>
          <w:p w14:paraId="166A24E4" w14:textId="21D99D08" w:rsidR="00175B15" w:rsidRPr="00F94454" w:rsidRDefault="00DE11DA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175B15" w:rsidRPr="00F94454" w14:paraId="166A24EA" w14:textId="2E62792E" w:rsidTr="00927CCC">
        <w:trPr>
          <w:cantSplit/>
        </w:trPr>
        <w:tc>
          <w:tcPr>
            <w:tcW w:w="581" w:type="pct"/>
          </w:tcPr>
          <w:p w14:paraId="166A24E6" w14:textId="12ACFFF6" w:rsidR="00175B15" w:rsidRPr="001A06C6" w:rsidRDefault="00750F1E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1.2</w:t>
            </w:r>
          </w:p>
        </w:tc>
        <w:tc>
          <w:tcPr>
            <w:tcW w:w="674" w:type="pct"/>
          </w:tcPr>
          <w:p w14:paraId="166A24E7" w14:textId="226CFE0F" w:rsidR="00175B15" w:rsidRPr="001A06C6" w:rsidRDefault="00C12AE0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17</w:t>
            </w:r>
            <w:r w:rsidR="00750F1E">
              <w:rPr>
                <w:rFonts w:ascii="Arial" w:hAnsi="Arial" w:cs="Arial"/>
                <w:sz w:val="20"/>
                <w:lang w:val="en-US"/>
              </w:rPr>
              <w:t>.08.2018</w:t>
            </w:r>
          </w:p>
        </w:tc>
        <w:tc>
          <w:tcPr>
            <w:tcW w:w="2771" w:type="pct"/>
          </w:tcPr>
          <w:p w14:paraId="166A24E8" w14:textId="2A86980B" w:rsidR="00175B15" w:rsidRPr="006F5CDC" w:rsidRDefault="00750F1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 по рабочей группе</w:t>
            </w:r>
          </w:p>
        </w:tc>
        <w:tc>
          <w:tcPr>
            <w:tcW w:w="974" w:type="pct"/>
          </w:tcPr>
          <w:p w14:paraId="166A24E9" w14:textId="3FDA224B" w:rsidR="00175B15" w:rsidRPr="00F94454" w:rsidRDefault="00750F1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670E54" w:rsidRPr="00F94454" w14:paraId="2E1358C2" w14:textId="3D151BAC" w:rsidTr="00927CCC">
        <w:trPr>
          <w:cantSplit/>
        </w:trPr>
        <w:tc>
          <w:tcPr>
            <w:tcW w:w="581" w:type="pct"/>
          </w:tcPr>
          <w:p w14:paraId="40B92651" w14:textId="41BB4157" w:rsidR="00670E54" w:rsidRPr="001A06C6" w:rsidRDefault="00670E54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1.3</w:t>
            </w:r>
          </w:p>
        </w:tc>
        <w:tc>
          <w:tcPr>
            <w:tcW w:w="674" w:type="pct"/>
          </w:tcPr>
          <w:p w14:paraId="19FFC13A" w14:textId="17A30845" w:rsidR="00670E54" w:rsidRPr="001A06C6" w:rsidRDefault="007827C4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</w:t>
            </w:r>
            <w:r w:rsidR="00670E54"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771" w:type="pct"/>
          </w:tcPr>
          <w:p w14:paraId="03A492B5" w14:textId="448631E8" w:rsidR="00670E54" w:rsidRDefault="00670E54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 по рабочей группе от 20.08</w:t>
            </w:r>
          </w:p>
        </w:tc>
        <w:tc>
          <w:tcPr>
            <w:tcW w:w="974" w:type="pct"/>
          </w:tcPr>
          <w:p w14:paraId="5B9CEBEA" w14:textId="7A80DFC2" w:rsidR="00670E54" w:rsidRDefault="00670E54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D86228" w:rsidRPr="00F94454" w14:paraId="745F23F5" w14:textId="490D4588" w:rsidTr="00927CCC">
        <w:trPr>
          <w:cantSplit/>
        </w:trPr>
        <w:tc>
          <w:tcPr>
            <w:tcW w:w="581" w:type="pct"/>
          </w:tcPr>
          <w:p w14:paraId="42F3ADB5" w14:textId="6539FF9D" w:rsidR="00D86228" w:rsidRDefault="00D8622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1.4</w:t>
            </w:r>
          </w:p>
        </w:tc>
        <w:tc>
          <w:tcPr>
            <w:tcW w:w="674" w:type="pct"/>
          </w:tcPr>
          <w:p w14:paraId="195BCAF4" w14:textId="6C996137" w:rsidR="00D86228" w:rsidRDefault="00D8622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21.08.2018</w:t>
            </w:r>
          </w:p>
        </w:tc>
        <w:tc>
          <w:tcPr>
            <w:tcW w:w="2771" w:type="pct"/>
          </w:tcPr>
          <w:p w14:paraId="7185B014" w14:textId="756635B8" w:rsidR="00D86228" w:rsidRDefault="00D8622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ошибки по ролям</w:t>
            </w:r>
          </w:p>
        </w:tc>
        <w:tc>
          <w:tcPr>
            <w:tcW w:w="974" w:type="pct"/>
          </w:tcPr>
          <w:p w14:paraId="30C0ED5F" w14:textId="2BD943DD" w:rsidR="00D86228" w:rsidRDefault="00D8622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5B7481" w:rsidRPr="00F94454" w14:paraId="49B45F26" w14:textId="126CD1BD" w:rsidTr="00927CCC">
        <w:trPr>
          <w:cantSplit/>
        </w:trPr>
        <w:tc>
          <w:tcPr>
            <w:tcW w:w="581" w:type="pct"/>
          </w:tcPr>
          <w:p w14:paraId="6B8A1849" w14:textId="0A5D5AFF" w:rsidR="005B7481" w:rsidRDefault="005B7481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1.5</w:t>
            </w:r>
          </w:p>
        </w:tc>
        <w:tc>
          <w:tcPr>
            <w:tcW w:w="674" w:type="pct"/>
          </w:tcPr>
          <w:p w14:paraId="2BD29F22" w14:textId="429C1897" w:rsidR="005B7481" w:rsidRDefault="005B748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21.08.2018</w:t>
            </w:r>
          </w:p>
        </w:tc>
        <w:tc>
          <w:tcPr>
            <w:tcW w:w="2771" w:type="pct"/>
          </w:tcPr>
          <w:p w14:paraId="4A2FA382" w14:textId="4DDC814C" w:rsidR="005B7481" w:rsidRDefault="005B748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Вставлены разделы 5.4.1 и 5.4.2, РИК1, КП1</w:t>
            </w:r>
            <w:r w:rsidR="00C12687">
              <w:rPr>
                <w:rFonts w:ascii="Arial" w:hAnsi="Arial" w:cs="Arial"/>
                <w:sz w:val="20"/>
              </w:rPr>
              <w:t xml:space="preserve"> по письму Глуховой А.В.</w:t>
            </w:r>
            <w:r w:rsidR="00B458DE">
              <w:rPr>
                <w:rFonts w:ascii="Arial" w:hAnsi="Arial" w:cs="Arial"/>
                <w:sz w:val="20"/>
              </w:rPr>
              <w:t xml:space="preserve"> и Третьяк Светланы</w:t>
            </w:r>
          </w:p>
        </w:tc>
        <w:tc>
          <w:tcPr>
            <w:tcW w:w="974" w:type="pct"/>
          </w:tcPr>
          <w:p w14:paraId="20A088FF" w14:textId="39D3EE61" w:rsidR="005B7481" w:rsidRDefault="005B7481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344813" w:rsidRPr="00F94454" w14:paraId="75BF2BA5" w14:textId="2940FD49" w:rsidTr="00927CCC">
        <w:trPr>
          <w:cantSplit/>
        </w:trPr>
        <w:tc>
          <w:tcPr>
            <w:tcW w:w="581" w:type="pct"/>
          </w:tcPr>
          <w:p w14:paraId="144C9A1C" w14:textId="4C86384B" w:rsidR="00344813" w:rsidRDefault="0034481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674" w:type="pct"/>
          </w:tcPr>
          <w:p w14:paraId="59C0F2EC" w14:textId="797901BB" w:rsidR="00344813" w:rsidRDefault="0034481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22.08.2018</w:t>
            </w:r>
          </w:p>
        </w:tc>
        <w:tc>
          <w:tcPr>
            <w:tcW w:w="2771" w:type="pct"/>
          </w:tcPr>
          <w:p w14:paraId="5A341DE7" w14:textId="05933C58" w:rsidR="00344813" w:rsidRDefault="0034481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 от Аблакова А.</w:t>
            </w:r>
          </w:p>
        </w:tc>
        <w:tc>
          <w:tcPr>
            <w:tcW w:w="974" w:type="pct"/>
          </w:tcPr>
          <w:p w14:paraId="1C6BFC6A" w14:textId="22B8DE9D" w:rsidR="00344813" w:rsidRDefault="0034481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4F137E" w:rsidRPr="00F94454" w14:paraId="0D5551CF" w14:textId="6C305633" w:rsidTr="00927CCC">
        <w:trPr>
          <w:cantSplit/>
        </w:trPr>
        <w:tc>
          <w:tcPr>
            <w:tcW w:w="581" w:type="pct"/>
          </w:tcPr>
          <w:p w14:paraId="57A29A95" w14:textId="19E160BF" w:rsidR="004F137E" w:rsidRDefault="004F137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2.1</w:t>
            </w:r>
          </w:p>
        </w:tc>
        <w:tc>
          <w:tcPr>
            <w:tcW w:w="674" w:type="pct"/>
          </w:tcPr>
          <w:p w14:paraId="141139F9" w14:textId="28BA5E6F" w:rsidR="004F137E" w:rsidRDefault="000925AA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29</w:t>
            </w:r>
            <w:r w:rsidR="004F137E"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771" w:type="pct"/>
          </w:tcPr>
          <w:p w14:paraId="73E9B1E3" w14:textId="03D7B164" w:rsidR="004F137E" w:rsidRDefault="004F137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 процесса удалены роли смежных групп, оставлены только роли ТОиР. Исправлены замечания Лугового М.А.</w:t>
            </w:r>
          </w:p>
        </w:tc>
        <w:tc>
          <w:tcPr>
            <w:tcW w:w="974" w:type="pct"/>
          </w:tcPr>
          <w:p w14:paraId="675A46A7" w14:textId="5E9A9AC5" w:rsidR="004F137E" w:rsidRDefault="004F137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F15513" w:rsidRPr="00F94454" w14:paraId="4FB4D8BB" w14:textId="66C30321" w:rsidTr="00927CCC">
        <w:trPr>
          <w:cantSplit/>
        </w:trPr>
        <w:tc>
          <w:tcPr>
            <w:tcW w:w="581" w:type="pct"/>
          </w:tcPr>
          <w:p w14:paraId="75E2089C" w14:textId="4A10B8AF" w:rsidR="00F15513" w:rsidRDefault="00F1551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</w:t>
            </w:r>
          </w:p>
        </w:tc>
        <w:tc>
          <w:tcPr>
            <w:tcW w:w="674" w:type="pct"/>
          </w:tcPr>
          <w:p w14:paraId="7B714460" w14:textId="5EB90CC7" w:rsidR="00F15513" w:rsidRDefault="00FD12A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31</w:t>
            </w:r>
            <w:r w:rsidR="00F15513"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771" w:type="pct"/>
          </w:tcPr>
          <w:p w14:paraId="43591E6C" w14:textId="7B3A03F7" w:rsidR="00F15513" w:rsidRDefault="00F1551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замечания, полученные от Техкомитета (Соколов Д.Г.)</w:t>
            </w:r>
            <w:r w:rsidR="00FD12A1">
              <w:rPr>
                <w:rFonts w:ascii="Arial" w:hAnsi="Arial" w:cs="Arial"/>
                <w:sz w:val="20"/>
              </w:rPr>
              <w:t>. Введена информация об отчёте «Информация о доступности материалов по заказам ТОРО».</w:t>
            </w:r>
          </w:p>
        </w:tc>
        <w:tc>
          <w:tcPr>
            <w:tcW w:w="974" w:type="pct"/>
          </w:tcPr>
          <w:p w14:paraId="4CF0DF57" w14:textId="3B37CD12" w:rsidR="00F15513" w:rsidRPr="00E2039A" w:rsidRDefault="00F15513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582777" w:rsidRPr="00F94454" w14:paraId="1D1F6C45" w14:textId="2EA68F61" w:rsidTr="00927CCC">
        <w:trPr>
          <w:cantSplit/>
        </w:trPr>
        <w:tc>
          <w:tcPr>
            <w:tcW w:w="581" w:type="pct"/>
          </w:tcPr>
          <w:p w14:paraId="5E857802" w14:textId="7C0AFA50" w:rsidR="00582777" w:rsidRDefault="0058277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2.3</w:t>
            </w:r>
          </w:p>
        </w:tc>
        <w:tc>
          <w:tcPr>
            <w:tcW w:w="674" w:type="pct"/>
          </w:tcPr>
          <w:p w14:paraId="4159CA54" w14:textId="2A7C7CF9" w:rsidR="00582777" w:rsidRDefault="0058277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04.09.2018</w:t>
            </w:r>
          </w:p>
        </w:tc>
        <w:tc>
          <w:tcPr>
            <w:tcW w:w="2771" w:type="pct"/>
          </w:tcPr>
          <w:p w14:paraId="0BDBF1C5" w14:textId="30C0ADDE" w:rsidR="006520C6" w:rsidRDefault="003751E0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Пункты 5.1 и 5.10 дополнены информацией по признаку «остановочный ремонт» (по замечаниям Тюрикова М.Ю.)</w:t>
            </w:r>
          </w:p>
          <w:p w14:paraId="004C8F85" w14:textId="6B52BF3B" w:rsidR="006520C6" w:rsidRDefault="006520C6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Заменено Приложение №РИК1</w:t>
            </w:r>
          </w:p>
          <w:p w14:paraId="2CB3DE0C" w14:textId="077B84B2" w:rsidR="00037035" w:rsidRPr="00037035" w:rsidRDefault="00037035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Устранено замечание Кузьмина А.А.</w:t>
            </w:r>
          </w:p>
        </w:tc>
        <w:tc>
          <w:tcPr>
            <w:tcW w:w="974" w:type="pct"/>
          </w:tcPr>
          <w:p w14:paraId="0B5A2A8F" w14:textId="5DDAD191" w:rsidR="00582777" w:rsidRDefault="003751E0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1B6867" w:rsidRPr="00F94454" w14:paraId="4C5882EF" w14:textId="10A07202" w:rsidTr="00927CCC">
        <w:trPr>
          <w:cantSplit/>
        </w:trPr>
        <w:tc>
          <w:tcPr>
            <w:tcW w:w="581" w:type="pct"/>
          </w:tcPr>
          <w:p w14:paraId="63A66305" w14:textId="4A8D3749" w:rsidR="001B6867" w:rsidRDefault="001B686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2.4</w:t>
            </w:r>
          </w:p>
        </w:tc>
        <w:tc>
          <w:tcPr>
            <w:tcW w:w="674" w:type="pct"/>
          </w:tcPr>
          <w:p w14:paraId="0131AB7C" w14:textId="323D25E7" w:rsidR="001B6867" w:rsidRDefault="00BE3BF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</w:t>
            </w:r>
            <w:r w:rsidR="001B6867">
              <w:rPr>
                <w:rFonts w:ascii="Arial" w:hAnsi="Arial" w:cs="Arial"/>
                <w:sz w:val="20"/>
              </w:rPr>
              <w:t>.09.2018</w:t>
            </w:r>
          </w:p>
        </w:tc>
        <w:tc>
          <w:tcPr>
            <w:tcW w:w="2771" w:type="pct"/>
          </w:tcPr>
          <w:p w14:paraId="698C6067" w14:textId="33E48002" w:rsidR="001B6867" w:rsidRDefault="001B686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Изменена бизнес-схема процесса и документ по замечаниям Наговицына И.В.</w:t>
            </w:r>
          </w:p>
        </w:tc>
        <w:tc>
          <w:tcPr>
            <w:tcW w:w="974" w:type="pct"/>
          </w:tcPr>
          <w:p w14:paraId="495B3DA3" w14:textId="53D795F3" w:rsidR="001B6867" w:rsidRDefault="001B686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BE3BF8" w:rsidRPr="00F94454" w14:paraId="199DA004" w14:textId="2AA093EA" w:rsidTr="00927CCC">
        <w:trPr>
          <w:cantSplit/>
        </w:trPr>
        <w:tc>
          <w:tcPr>
            <w:tcW w:w="581" w:type="pct"/>
          </w:tcPr>
          <w:p w14:paraId="0C0F31CC" w14:textId="6D1C3C9F" w:rsidR="00BE3BF8" w:rsidRDefault="00BE3BF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2.5</w:t>
            </w:r>
          </w:p>
        </w:tc>
        <w:tc>
          <w:tcPr>
            <w:tcW w:w="674" w:type="pct"/>
          </w:tcPr>
          <w:p w14:paraId="3DF60F70" w14:textId="32C9819B" w:rsidR="00BE3BF8" w:rsidRDefault="00BE3BF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14.09.2018</w:t>
            </w:r>
          </w:p>
        </w:tc>
        <w:tc>
          <w:tcPr>
            <w:tcW w:w="2771" w:type="pct"/>
          </w:tcPr>
          <w:p w14:paraId="23BB1B99" w14:textId="32677BFF" w:rsidR="00BE3BF8" w:rsidRDefault="00BE3BF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Исправлены </w:t>
            </w:r>
            <w:r w:rsidR="00DB0781">
              <w:rPr>
                <w:rFonts w:ascii="Arial" w:hAnsi="Arial" w:cs="Arial"/>
                <w:sz w:val="20"/>
              </w:rPr>
              <w:t>замечания</w:t>
            </w:r>
            <w:r w:rsidR="008C7F11">
              <w:rPr>
                <w:rFonts w:ascii="Arial" w:hAnsi="Arial" w:cs="Arial"/>
                <w:sz w:val="20"/>
              </w:rPr>
              <w:t xml:space="preserve"> по мемо от 14.2. Скорректирован раздел 5.4.2 и приложения КП-1 и РП1-6</w:t>
            </w:r>
          </w:p>
        </w:tc>
        <w:tc>
          <w:tcPr>
            <w:tcW w:w="974" w:type="pct"/>
          </w:tcPr>
          <w:p w14:paraId="5C1E833D" w14:textId="4F487AEC" w:rsidR="00BE3BF8" w:rsidRDefault="008C7F11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DB78E3" w:rsidRPr="00F94454" w14:paraId="5D0CB5D3" w14:textId="75C53B82" w:rsidTr="00927CCC">
        <w:trPr>
          <w:cantSplit/>
        </w:trPr>
        <w:tc>
          <w:tcPr>
            <w:tcW w:w="581" w:type="pct"/>
          </w:tcPr>
          <w:p w14:paraId="30012B94" w14:textId="49142D34" w:rsidR="00DB78E3" w:rsidRDefault="00DB78E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2.6</w:t>
            </w:r>
          </w:p>
        </w:tc>
        <w:tc>
          <w:tcPr>
            <w:tcW w:w="674" w:type="pct"/>
          </w:tcPr>
          <w:p w14:paraId="37F1A123" w14:textId="5B55BD80" w:rsidR="00DB78E3" w:rsidRDefault="00DB78E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20.09.2018</w:t>
            </w:r>
          </w:p>
        </w:tc>
        <w:tc>
          <w:tcPr>
            <w:tcW w:w="2771" w:type="pct"/>
          </w:tcPr>
          <w:p w14:paraId="4BBF836C" w14:textId="3F22CD1F" w:rsidR="00DB78E3" w:rsidRDefault="00DB78E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Описаны шаги 10 и 20 по замечаниям Загребина В.В.</w:t>
            </w:r>
          </w:p>
        </w:tc>
        <w:tc>
          <w:tcPr>
            <w:tcW w:w="974" w:type="pct"/>
          </w:tcPr>
          <w:p w14:paraId="0D21998F" w14:textId="3CAA8BE2" w:rsidR="00DB78E3" w:rsidRDefault="00DB78E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656062" w:rsidRPr="00F94454" w14:paraId="11D9BC32" w14:textId="10D8BEAF" w:rsidTr="00927CCC">
        <w:trPr>
          <w:cantSplit/>
        </w:trPr>
        <w:tc>
          <w:tcPr>
            <w:tcW w:w="581" w:type="pct"/>
          </w:tcPr>
          <w:p w14:paraId="3FCB1F24" w14:textId="60D2D880" w:rsidR="00656062" w:rsidRPr="00656062" w:rsidRDefault="00656062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2.7</w:t>
            </w:r>
          </w:p>
        </w:tc>
        <w:tc>
          <w:tcPr>
            <w:tcW w:w="674" w:type="pct"/>
          </w:tcPr>
          <w:p w14:paraId="6E766FDB" w14:textId="5A80D692" w:rsidR="00656062" w:rsidRPr="00656062" w:rsidRDefault="00BD3D6A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</w:rPr>
              <w:t>6</w:t>
            </w:r>
            <w:r w:rsidR="00656062">
              <w:rPr>
                <w:rFonts w:ascii="Arial" w:hAnsi="Arial" w:cs="Arial"/>
                <w:sz w:val="20"/>
                <w:lang w:val="en-US"/>
              </w:rPr>
              <w:t>.09.2018</w:t>
            </w:r>
          </w:p>
        </w:tc>
        <w:tc>
          <w:tcPr>
            <w:tcW w:w="2771" w:type="pct"/>
          </w:tcPr>
          <w:p w14:paraId="50AE2536" w14:textId="5893A646" w:rsidR="00656062" w:rsidRPr="00656062" w:rsidRDefault="00BD3D6A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</w:t>
            </w:r>
            <w:r w:rsidR="00656062">
              <w:rPr>
                <w:rFonts w:ascii="Arial" w:hAnsi="Arial" w:cs="Arial"/>
                <w:sz w:val="20"/>
              </w:rPr>
              <w:t xml:space="preserve"> Соколова Д.Г.</w:t>
            </w:r>
          </w:p>
        </w:tc>
        <w:tc>
          <w:tcPr>
            <w:tcW w:w="974" w:type="pct"/>
          </w:tcPr>
          <w:p w14:paraId="43D65DD0" w14:textId="52DA0403" w:rsidR="00656062" w:rsidRDefault="00656062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B82D27" w:rsidRPr="00F94454" w14:paraId="2E7CBA18" w14:textId="6179E29F" w:rsidTr="002A77FD">
        <w:trPr>
          <w:cantSplit/>
        </w:trPr>
        <w:tc>
          <w:tcPr>
            <w:tcW w:w="581" w:type="pct"/>
          </w:tcPr>
          <w:p w14:paraId="2B3E804E" w14:textId="41C55505" w:rsidR="00B82D27" w:rsidRDefault="00B82D27" w:rsidP="002A77F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2.8</w:t>
            </w:r>
          </w:p>
        </w:tc>
        <w:tc>
          <w:tcPr>
            <w:tcW w:w="674" w:type="pct"/>
          </w:tcPr>
          <w:p w14:paraId="17CCFFB0" w14:textId="34D055EF" w:rsidR="00B82D27" w:rsidRDefault="00B82D27" w:rsidP="002A77F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22.10.2018</w:t>
            </w:r>
          </w:p>
        </w:tc>
        <w:tc>
          <w:tcPr>
            <w:tcW w:w="2771" w:type="pct"/>
          </w:tcPr>
          <w:p w14:paraId="2E79C420" w14:textId="64F6BADA" w:rsidR="00B82D27" w:rsidRDefault="00B82D27" w:rsidP="002A77F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Исправлено по единому реестру замечаний</w:t>
            </w:r>
          </w:p>
        </w:tc>
        <w:tc>
          <w:tcPr>
            <w:tcW w:w="974" w:type="pct"/>
          </w:tcPr>
          <w:p w14:paraId="1065DA84" w14:textId="72FFFC2B" w:rsidR="00B82D27" w:rsidRDefault="00B82D27" w:rsidP="002A77F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434F86" w:rsidRPr="00F94454" w14:paraId="67454CA8" w14:textId="4010F8F0" w:rsidTr="002A77FD">
        <w:trPr>
          <w:cantSplit/>
        </w:trPr>
        <w:tc>
          <w:tcPr>
            <w:tcW w:w="581" w:type="pct"/>
          </w:tcPr>
          <w:p w14:paraId="268F5EC2" w14:textId="1096783C" w:rsidR="00434F86" w:rsidRPr="00434F86" w:rsidRDefault="00434F86" w:rsidP="002A77FD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2.9</w:t>
            </w:r>
          </w:p>
        </w:tc>
        <w:tc>
          <w:tcPr>
            <w:tcW w:w="674" w:type="pct"/>
          </w:tcPr>
          <w:p w14:paraId="65330580" w14:textId="4FDB0A03" w:rsidR="00434F86" w:rsidRPr="00434F86" w:rsidRDefault="00434F86" w:rsidP="002A77FD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29.10.2018</w:t>
            </w:r>
          </w:p>
        </w:tc>
        <w:tc>
          <w:tcPr>
            <w:tcW w:w="2771" w:type="pct"/>
          </w:tcPr>
          <w:p w14:paraId="7166F536" w14:textId="1E0A9C22" w:rsidR="00434F86" w:rsidRPr="00434F86" w:rsidRDefault="00434F86" w:rsidP="002A77F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Расширены объекты в описаниях</w:t>
            </w:r>
            <w:r w:rsidRPr="00434F86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бизнес-схем</w:t>
            </w:r>
          </w:p>
        </w:tc>
        <w:tc>
          <w:tcPr>
            <w:tcW w:w="974" w:type="pct"/>
          </w:tcPr>
          <w:p w14:paraId="15DA002C" w14:textId="649EEDAD" w:rsidR="00434F86" w:rsidRDefault="00434F86" w:rsidP="002A77F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B80CC9" w:rsidRPr="00F94454" w14:paraId="1EC070BE" w14:textId="77777777" w:rsidTr="002A77FD">
        <w:trPr>
          <w:cantSplit/>
          <w:ins w:id="12" w:author="ShramkovAB" w:date="2020-04-24T17:03:00Z"/>
        </w:trPr>
        <w:tc>
          <w:tcPr>
            <w:tcW w:w="581" w:type="pct"/>
          </w:tcPr>
          <w:p w14:paraId="193BF18D" w14:textId="019FEA52" w:rsidR="00B80CC9" w:rsidRDefault="00137E1F" w:rsidP="00B80CC9">
            <w:pPr>
              <w:jc w:val="center"/>
              <w:rPr>
                <w:ins w:id="13" w:author="ShramkovAB" w:date="2020-04-24T17:03:00Z"/>
                <w:rFonts w:ascii="Arial" w:hAnsi="Arial" w:cs="Arial"/>
                <w:sz w:val="20"/>
                <w:lang w:val="en-US"/>
              </w:rPr>
            </w:pPr>
            <w:ins w:id="14" w:author="ShramkovAB" w:date="2020-04-24T17:04:00Z">
              <w:r>
                <w:rPr>
                  <w:rFonts w:ascii="Arial" w:hAnsi="Arial" w:cs="Arial"/>
                  <w:sz w:val="20"/>
                  <w:szCs w:val="20"/>
                </w:rPr>
                <w:t>3.0</w:t>
              </w:r>
            </w:ins>
          </w:p>
        </w:tc>
        <w:tc>
          <w:tcPr>
            <w:tcW w:w="674" w:type="pct"/>
          </w:tcPr>
          <w:p w14:paraId="2BAE5D81" w14:textId="5D1EF262" w:rsidR="00B80CC9" w:rsidRDefault="00B80CC9" w:rsidP="00B80CC9">
            <w:pPr>
              <w:rPr>
                <w:ins w:id="15" w:author="ShramkovAB" w:date="2020-04-24T17:03:00Z"/>
                <w:rFonts w:ascii="Arial" w:hAnsi="Arial" w:cs="Arial"/>
                <w:sz w:val="20"/>
                <w:lang w:val="en-US"/>
              </w:rPr>
            </w:pPr>
            <w:ins w:id="16" w:author="ShramkovAB" w:date="2020-04-24T17:04:00Z">
              <w:r w:rsidRPr="008D1AA7">
                <w:rPr>
                  <w:rFonts w:ascii="Arial" w:hAnsi="Arial" w:cs="Arial"/>
                  <w:sz w:val="20"/>
                  <w:szCs w:val="20"/>
                </w:rPr>
                <w:t>11.04.2020</w:t>
              </w:r>
            </w:ins>
          </w:p>
        </w:tc>
        <w:tc>
          <w:tcPr>
            <w:tcW w:w="2771" w:type="pct"/>
          </w:tcPr>
          <w:p w14:paraId="5B45E8F1" w14:textId="6A367B15" w:rsidR="00B80CC9" w:rsidRDefault="00137E1F" w:rsidP="00B80CC9">
            <w:pPr>
              <w:rPr>
                <w:ins w:id="17" w:author="ShramkovAB" w:date="2020-04-24T17:03:00Z"/>
                <w:rFonts w:ascii="Arial" w:hAnsi="Arial" w:cs="Arial"/>
                <w:sz w:val="20"/>
              </w:rPr>
            </w:pPr>
            <w:ins w:id="18" w:author="ShramkovAB" w:date="2020-04-24T17:04:00Z">
              <w:r w:rsidRPr="00137E1F">
                <w:rPr>
                  <w:rFonts w:ascii="Arial" w:hAnsi="Arial" w:cs="Arial"/>
                  <w:sz w:val="20"/>
                  <w:szCs w:val="20"/>
                </w:rPr>
                <w:t>Актуализация КД на основе реестра изменений</w:t>
              </w:r>
            </w:ins>
          </w:p>
        </w:tc>
        <w:tc>
          <w:tcPr>
            <w:tcW w:w="974" w:type="pct"/>
          </w:tcPr>
          <w:p w14:paraId="24063F8B" w14:textId="116A0532" w:rsidR="00B80CC9" w:rsidRDefault="00B80CC9" w:rsidP="00B80CC9">
            <w:pPr>
              <w:jc w:val="center"/>
              <w:rPr>
                <w:ins w:id="19" w:author="ShramkovAB" w:date="2020-04-24T17:03:00Z"/>
                <w:rFonts w:ascii="Arial" w:hAnsi="Arial" w:cs="Arial"/>
                <w:sz w:val="20"/>
              </w:rPr>
            </w:pPr>
            <w:ins w:id="20" w:author="ShramkovAB" w:date="2020-04-24T17:04:00Z">
              <w:r w:rsidRPr="008D1AA7">
                <w:rPr>
                  <w:rFonts w:ascii="Arial" w:hAnsi="Arial" w:cs="Arial"/>
                  <w:sz w:val="20"/>
                  <w:szCs w:val="20"/>
                </w:rPr>
                <w:t>Шрамков А.Б.</w:t>
              </w:r>
            </w:ins>
          </w:p>
        </w:tc>
      </w:tr>
      <w:tr w:rsidR="00ED1914" w:rsidRPr="00F94454" w14:paraId="0644A970" w14:textId="77777777" w:rsidTr="001254B5">
        <w:trPr>
          <w:cantSplit/>
          <w:ins w:id="21" w:author="Александр Шрамков" w:date="2021-03-05T13:59:00Z"/>
        </w:trPr>
        <w:tc>
          <w:tcPr>
            <w:tcW w:w="581" w:type="pct"/>
          </w:tcPr>
          <w:p w14:paraId="5930BEDE" w14:textId="7B97C642" w:rsidR="00ED1914" w:rsidRDefault="00ED1914" w:rsidP="001254B5">
            <w:pPr>
              <w:jc w:val="center"/>
              <w:rPr>
                <w:ins w:id="22" w:author="Александр Шрамков" w:date="2021-03-05T13:59:00Z"/>
                <w:rFonts w:ascii="Arial" w:hAnsi="Arial" w:cs="Arial"/>
                <w:sz w:val="20"/>
                <w:lang w:val="en-US"/>
              </w:rPr>
            </w:pPr>
            <w:ins w:id="23" w:author="Александр Шрамков" w:date="2021-03-05T13:59:00Z">
              <w:r>
                <w:rPr>
                  <w:rFonts w:ascii="Arial" w:hAnsi="Arial" w:cs="Arial"/>
                  <w:sz w:val="20"/>
                  <w:szCs w:val="20"/>
                </w:rPr>
                <w:t>3.1</w:t>
              </w:r>
            </w:ins>
          </w:p>
        </w:tc>
        <w:tc>
          <w:tcPr>
            <w:tcW w:w="674" w:type="pct"/>
          </w:tcPr>
          <w:p w14:paraId="3E172443" w14:textId="069F55AE" w:rsidR="00ED1914" w:rsidRDefault="00ED1914" w:rsidP="001254B5">
            <w:pPr>
              <w:rPr>
                <w:ins w:id="24" w:author="Александр Шрамков" w:date="2021-03-05T13:59:00Z"/>
                <w:rFonts w:ascii="Arial" w:hAnsi="Arial" w:cs="Arial"/>
                <w:sz w:val="20"/>
                <w:lang w:val="en-US"/>
              </w:rPr>
            </w:pPr>
            <w:ins w:id="25" w:author="Александр Шрамков" w:date="2021-03-05T13:59:00Z">
              <w:r>
                <w:rPr>
                  <w:rFonts w:ascii="Arial" w:hAnsi="Arial" w:cs="Arial"/>
                  <w:sz w:val="20"/>
                  <w:szCs w:val="20"/>
                </w:rPr>
                <w:t>05.03.2021</w:t>
              </w:r>
            </w:ins>
          </w:p>
        </w:tc>
        <w:tc>
          <w:tcPr>
            <w:tcW w:w="2771" w:type="pct"/>
          </w:tcPr>
          <w:p w14:paraId="18D70179" w14:textId="77777777" w:rsidR="00ED1914" w:rsidRDefault="00ED1914" w:rsidP="001254B5">
            <w:pPr>
              <w:rPr>
                <w:ins w:id="26" w:author="Александр Шрамков" w:date="2021-03-05T13:59:00Z"/>
                <w:rFonts w:ascii="Arial" w:hAnsi="Arial" w:cs="Arial"/>
                <w:sz w:val="20"/>
              </w:rPr>
            </w:pPr>
            <w:ins w:id="27" w:author="Александр Шрамков" w:date="2021-03-05T13:59:00Z">
              <w:r w:rsidRPr="00137E1F">
                <w:rPr>
                  <w:rFonts w:ascii="Arial" w:hAnsi="Arial" w:cs="Arial"/>
                  <w:sz w:val="20"/>
                  <w:szCs w:val="20"/>
                </w:rPr>
                <w:t>Актуализация КД на основе реестра изменений</w:t>
              </w:r>
            </w:ins>
          </w:p>
        </w:tc>
        <w:tc>
          <w:tcPr>
            <w:tcW w:w="974" w:type="pct"/>
          </w:tcPr>
          <w:p w14:paraId="0B603E5A" w14:textId="77777777" w:rsidR="00ED1914" w:rsidRDefault="00ED1914" w:rsidP="001254B5">
            <w:pPr>
              <w:jc w:val="center"/>
              <w:rPr>
                <w:ins w:id="28" w:author="Александр Шрамков" w:date="2021-03-05T13:59:00Z"/>
                <w:rFonts w:ascii="Arial" w:hAnsi="Arial" w:cs="Arial"/>
                <w:sz w:val="20"/>
              </w:rPr>
            </w:pPr>
            <w:ins w:id="29" w:author="Александр Шрамков" w:date="2021-03-05T13:59:00Z">
              <w:r w:rsidRPr="008D1AA7">
                <w:rPr>
                  <w:rFonts w:ascii="Arial" w:hAnsi="Arial" w:cs="Arial"/>
                  <w:sz w:val="20"/>
                  <w:szCs w:val="20"/>
                </w:rPr>
                <w:t>Шрамков А.Б.</w:t>
              </w:r>
            </w:ins>
          </w:p>
        </w:tc>
      </w:tr>
    </w:tbl>
    <w:p w14:paraId="166A24EB" w14:textId="22641627" w:rsidR="00354BEF" w:rsidRPr="00916FAB" w:rsidRDefault="00354BEF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2</w:t>
      </w:r>
      <w:r w:rsidR="00D236A4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166A24EF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166A24EC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166A24E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66A24E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A34A97" w:rsidRPr="00E91285" w14:paraId="166A24F3" w14:textId="77777777" w:rsidTr="00927CCC">
        <w:trPr>
          <w:cantSplit/>
        </w:trPr>
        <w:tc>
          <w:tcPr>
            <w:tcW w:w="2500" w:type="pct"/>
          </w:tcPr>
          <w:p w14:paraId="166A24F0" w14:textId="734440FF" w:rsidR="00A34A97" w:rsidRPr="00E91285" w:rsidRDefault="00A97772" w:rsidP="00A34A97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ERP_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Глоссарий проекта</w:t>
            </w:r>
          </w:p>
        </w:tc>
        <w:tc>
          <w:tcPr>
            <w:tcW w:w="1542" w:type="pct"/>
          </w:tcPr>
          <w:p w14:paraId="166A24F1" w14:textId="1C7E6C20" w:rsidR="00A34A97" w:rsidRPr="00E91285" w:rsidRDefault="00A34A97" w:rsidP="00A3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4F2" w14:textId="77777777" w:rsidR="00A34A97" w:rsidRPr="00E91285" w:rsidRDefault="00A34A97" w:rsidP="00A34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03A33C8" w14:textId="77777777" w:rsidTr="00927CCC">
        <w:trPr>
          <w:cantSplit/>
        </w:trPr>
        <w:tc>
          <w:tcPr>
            <w:tcW w:w="2500" w:type="pct"/>
          </w:tcPr>
          <w:p w14:paraId="797BD8A7" w14:textId="7AE99EE0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30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31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32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33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34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7_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Управление основными данными по направлению ТОиР»</w:t>
            </w:r>
          </w:p>
        </w:tc>
        <w:tc>
          <w:tcPr>
            <w:tcW w:w="1542" w:type="pct"/>
          </w:tcPr>
          <w:p w14:paraId="1F338A90" w14:textId="4862545C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58" w:type="pct"/>
          </w:tcPr>
          <w:p w14:paraId="17576E96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7DF45A25" w14:textId="77777777" w:rsidTr="00927CCC">
        <w:trPr>
          <w:cantSplit/>
        </w:trPr>
        <w:tc>
          <w:tcPr>
            <w:tcW w:w="2500" w:type="pct"/>
          </w:tcPr>
          <w:p w14:paraId="015FBA49" w14:textId="425332C1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35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ERP.5.1.</w:delText>
              </w:r>
            </w:del>
            <w:ins w:id="36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eastAsia="ru-RU"/>
                </w:rPr>
                <w:t>ERP.13.9</w:t>
              </w:r>
            </w:ins>
            <w:ins w:id="37" w:author="Александр Шрамков" w:date="2020-04-11T10:25:00Z">
              <w:r w:rsidR="00EC5F5C">
                <w:rPr>
                  <w:rFonts w:ascii="Arial" w:hAnsi="Arial" w:cs="Arial"/>
                  <w:sz w:val="20"/>
                  <w:szCs w:val="20"/>
                  <w:lang w:eastAsia="ru-RU"/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11 Управление основными данными по направлению МТО»</w:t>
            </w:r>
          </w:p>
        </w:tc>
        <w:tc>
          <w:tcPr>
            <w:tcW w:w="1542" w:type="pct"/>
          </w:tcPr>
          <w:p w14:paraId="507A37A5" w14:textId="7F4B26E2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58" w:type="pct"/>
          </w:tcPr>
          <w:p w14:paraId="7BB58676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4F7" w14:textId="77777777" w:rsidTr="00927CCC">
        <w:trPr>
          <w:cantSplit/>
        </w:trPr>
        <w:tc>
          <w:tcPr>
            <w:tcW w:w="2500" w:type="pct"/>
          </w:tcPr>
          <w:p w14:paraId="166A24F4" w14:textId="28002EC3" w:rsidR="00750F1E" w:rsidRPr="00E91285" w:rsidRDefault="00750F1E" w:rsidP="00750F1E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38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39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072F45">
                <w:rPr>
                  <w:rFonts w:ascii="Arial" w:hAnsi="Arial" w:cs="Arial"/>
                  <w:sz w:val="20"/>
                  <w:szCs w:val="20"/>
                  <w:lang w:eastAsia="ru-RU"/>
                  <w:rPrChange w:id="40" w:author="Александр Шрамков" w:date="2021-03-05T14:03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41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42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15_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Отчетность по направлению ТОиР»</w:t>
            </w:r>
          </w:p>
        </w:tc>
        <w:tc>
          <w:tcPr>
            <w:tcW w:w="1542" w:type="pct"/>
          </w:tcPr>
          <w:p w14:paraId="166A24F5" w14:textId="3906DA46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4F6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40291DD5" w14:textId="77777777" w:rsidTr="00927CCC">
        <w:trPr>
          <w:cantSplit/>
        </w:trPr>
        <w:tc>
          <w:tcPr>
            <w:tcW w:w="2500" w:type="pct"/>
          </w:tcPr>
          <w:p w14:paraId="374E9BFF" w14:textId="7F98AC86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43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ERP.5.1.</w:delText>
              </w:r>
            </w:del>
            <w:ins w:id="44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eastAsia="ru-RU"/>
                </w:rPr>
                <w:t>ERP.13.9</w:t>
              </w:r>
            </w:ins>
            <w:ins w:id="45" w:author="Александр Шрамков" w:date="2020-04-11T10:25:00Z">
              <w:r w:rsidR="00EC5F5C">
                <w:rPr>
                  <w:rFonts w:ascii="Arial" w:hAnsi="Arial" w:cs="Arial"/>
                  <w:sz w:val="20"/>
                  <w:szCs w:val="20"/>
                  <w:lang w:eastAsia="ru-RU"/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48_PS_КД Планирование и реализация проектов КCиИ»</w:t>
            </w:r>
          </w:p>
        </w:tc>
        <w:tc>
          <w:tcPr>
            <w:tcW w:w="1542" w:type="pct"/>
          </w:tcPr>
          <w:p w14:paraId="5DC35882" w14:textId="366FC61A" w:rsidR="00750F1E" w:rsidRPr="00951C54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2A274905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4FB" w14:textId="77777777" w:rsidTr="00927CCC">
        <w:trPr>
          <w:cantSplit/>
        </w:trPr>
        <w:tc>
          <w:tcPr>
            <w:tcW w:w="2500" w:type="pct"/>
          </w:tcPr>
          <w:p w14:paraId="166A24F8" w14:textId="2665118F" w:rsidR="00750F1E" w:rsidRPr="00E91285" w:rsidRDefault="00750F1E" w:rsidP="00750F1E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46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47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48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49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50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50_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Управление портфелем ПА»</w:t>
            </w:r>
          </w:p>
        </w:tc>
        <w:tc>
          <w:tcPr>
            <w:tcW w:w="1542" w:type="pct"/>
          </w:tcPr>
          <w:p w14:paraId="166A24F9" w14:textId="56F07051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4FA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4FF" w14:textId="77777777" w:rsidTr="00927CCC">
        <w:trPr>
          <w:cantSplit/>
        </w:trPr>
        <w:tc>
          <w:tcPr>
            <w:tcW w:w="2500" w:type="pct"/>
          </w:tcPr>
          <w:p w14:paraId="166A24FC" w14:textId="218B434F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51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52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53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54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55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51_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Формирование и управление бюджетами ТОиР»</w:t>
            </w:r>
          </w:p>
        </w:tc>
        <w:tc>
          <w:tcPr>
            <w:tcW w:w="1542" w:type="pct"/>
          </w:tcPr>
          <w:p w14:paraId="166A24FD" w14:textId="6111B8CD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4FE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503" w14:textId="77777777" w:rsidTr="00927CCC">
        <w:trPr>
          <w:cantSplit/>
        </w:trPr>
        <w:tc>
          <w:tcPr>
            <w:tcW w:w="2500" w:type="pct"/>
          </w:tcPr>
          <w:p w14:paraId="166A2500" w14:textId="04DB686E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56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57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58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59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60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52_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Годовое планирование воздействий на ПА»</w:t>
            </w:r>
          </w:p>
        </w:tc>
        <w:tc>
          <w:tcPr>
            <w:tcW w:w="1542" w:type="pct"/>
          </w:tcPr>
          <w:p w14:paraId="166A2501" w14:textId="7FEB8775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502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6C8C2868" w14:textId="77777777" w:rsidTr="00927CCC">
        <w:trPr>
          <w:cantSplit/>
        </w:trPr>
        <w:tc>
          <w:tcPr>
            <w:tcW w:w="2500" w:type="pct"/>
          </w:tcPr>
          <w:p w14:paraId="1C89301A" w14:textId="7447F4CC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61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62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63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64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65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54_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Оперативное планирование воздействий на ПА»</w:t>
            </w:r>
          </w:p>
        </w:tc>
        <w:tc>
          <w:tcPr>
            <w:tcW w:w="1542" w:type="pct"/>
          </w:tcPr>
          <w:p w14:paraId="56070E3D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67BA2E39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50B" w14:textId="77777777" w:rsidTr="00927CCC">
        <w:trPr>
          <w:cantSplit/>
        </w:trPr>
        <w:tc>
          <w:tcPr>
            <w:tcW w:w="2500" w:type="pct"/>
          </w:tcPr>
          <w:p w14:paraId="166A2508" w14:textId="70756114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66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67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68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69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70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55_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Выполнение и фактический учет работ»</w:t>
            </w:r>
          </w:p>
        </w:tc>
        <w:tc>
          <w:tcPr>
            <w:tcW w:w="1542" w:type="pct"/>
          </w:tcPr>
          <w:p w14:paraId="166A2509" w14:textId="09B87E6E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50A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50F" w14:textId="77777777" w:rsidTr="00927CCC">
        <w:trPr>
          <w:cantSplit/>
        </w:trPr>
        <w:tc>
          <w:tcPr>
            <w:tcW w:w="2500" w:type="pct"/>
          </w:tcPr>
          <w:p w14:paraId="166A250C" w14:textId="4A8E36DD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КД «</w:t>
            </w:r>
            <w:del w:id="71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72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73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74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75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56</w:t>
            </w:r>
            <w:del w:id="76" w:author="Александр Шрамков" w:date="2020-04-11T10:26:00Z"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 xml:space="preserve"> </w:delText>
              </w:r>
            </w:del>
            <w:ins w:id="77" w:author="Александр Шрамков" w:date="2020-04-11T10:26:00Z">
              <w:r w:rsidR="00EC5F5C" w:rsidRPr="001A06C6">
                <w:rPr>
                  <w:rFonts w:ascii="Arial" w:hAnsi="Arial" w:cs="Arial"/>
                  <w:sz w:val="20"/>
                  <w:szCs w:val="20"/>
                  <w:lang w:eastAsia="ru-RU"/>
                </w:rPr>
                <w:t>_</w:t>
              </w:r>
              <w:r w:rsidR="00EC5F5C" w:rsidRPr="001A06C6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PM</w:t>
              </w:r>
              <w:r w:rsidR="00EC5F5C" w:rsidRPr="001A06C6">
                <w:rPr>
                  <w:rFonts w:ascii="Arial" w:hAnsi="Arial" w:cs="Arial"/>
                  <w:sz w:val="20"/>
                  <w:szCs w:val="20"/>
                  <w:lang w:eastAsia="ru-RU"/>
                </w:rPr>
                <w:t>_КД</w:t>
              </w:r>
            </w:ins>
            <w:del w:id="78" w:author="Александр Шрамков" w:date="2020-04-11T10:26:00Z"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КД</w:delText>
              </w:r>
            </w:del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Мониторинг и оценка технического состояния ПА»</w:t>
            </w:r>
          </w:p>
        </w:tc>
        <w:tc>
          <w:tcPr>
            <w:tcW w:w="1542" w:type="pct"/>
          </w:tcPr>
          <w:p w14:paraId="166A250D" w14:textId="23BD8DE9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50E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513" w14:textId="77777777" w:rsidTr="00927CCC">
        <w:trPr>
          <w:cantSplit/>
        </w:trPr>
        <w:tc>
          <w:tcPr>
            <w:tcW w:w="2500" w:type="pct"/>
          </w:tcPr>
          <w:p w14:paraId="166A2510" w14:textId="138B5680" w:rsidR="00750F1E" w:rsidRPr="001A06C6" w:rsidRDefault="00750F1E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КД «</w:t>
            </w:r>
            <w:del w:id="79" w:author="Александр Шрамков" w:date="2020-04-11T10:25:00Z">
              <w:r w:rsidRPr="001A06C6" w:rsidDel="00EC5F5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ERP</w:delText>
              </w:r>
              <w:r w:rsidRPr="001A06C6" w:rsidDel="00EC5F5C">
                <w:rPr>
                  <w:rFonts w:ascii="Arial" w:hAnsi="Arial" w:cs="Arial"/>
                  <w:sz w:val="20"/>
                  <w:szCs w:val="20"/>
                  <w:lang w:eastAsia="ru-RU"/>
                </w:rPr>
                <w:delText>.5.1.</w:delText>
              </w:r>
            </w:del>
            <w:ins w:id="80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ERP</w:t>
              </w:r>
              <w:r w:rsidR="00EF2B83" w:rsidRPr="00EF2B83">
                <w:rPr>
                  <w:rFonts w:ascii="Arial" w:hAnsi="Arial" w:cs="Arial"/>
                  <w:sz w:val="20"/>
                  <w:szCs w:val="20"/>
                  <w:lang w:eastAsia="ru-RU"/>
                  <w:rPrChange w:id="81" w:author="Александр Шрамков" w:date="2021-03-05T14:00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.13.9</w:t>
              </w:r>
            </w:ins>
            <w:ins w:id="82" w:author="Александр Шрамков" w:date="2020-04-11T10:25:00Z">
              <w:r w:rsidR="00EC5F5C" w:rsidRPr="00EC5F5C">
                <w:rPr>
                  <w:rFonts w:ascii="Arial" w:hAnsi="Arial" w:cs="Arial"/>
                  <w:sz w:val="20"/>
                  <w:szCs w:val="20"/>
                  <w:lang w:eastAsia="ru-RU"/>
                  <w:rPrChange w:id="83" w:author="Александр Шрамков" w:date="2020-04-11T10:25:00Z">
                    <w:rPr>
                      <w:rFonts w:ascii="Arial" w:hAnsi="Arial" w:cs="Arial"/>
                      <w:sz w:val="20"/>
                      <w:szCs w:val="20"/>
                      <w:lang w:val="en-US" w:eastAsia="ru-RU"/>
                    </w:rPr>
                  </w:rPrChange>
                </w:rPr>
                <w:t>.2.</w:t>
              </w:r>
            </w:ins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57_</w:t>
            </w:r>
            <w:r w:rsidRPr="001A06C6">
              <w:rPr>
                <w:rFonts w:ascii="Arial" w:hAnsi="Arial" w:cs="Arial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_КД Ресурсное обеспечение ТОиР»</w:t>
            </w:r>
          </w:p>
        </w:tc>
        <w:tc>
          <w:tcPr>
            <w:tcW w:w="1542" w:type="pct"/>
          </w:tcPr>
          <w:p w14:paraId="166A2511" w14:textId="39F9F671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512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6D5E43E3" w14:textId="77777777" w:rsidTr="00927CCC">
        <w:trPr>
          <w:cantSplit/>
        </w:trPr>
        <w:tc>
          <w:tcPr>
            <w:tcW w:w="2500" w:type="pct"/>
          </w:tcPr>
          <w:p w14:paraId="11F63821" w14:textId="1DEB6485" w:rsidR="00750F1E" w:rsidRPr="001A06C6" w:rsidRDefault="00A97772" w:rsidP="00750F1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НМД «ERP.2.1.17.PM Методика планирования и контроля факта затрат на ТОиР (с учетом капитализации затрат на капитальный ремонт основных средств)»</w:t>
            </w:r>
          </w:p>
        </w:tc>
        <w:tc>
          <w:tcPr>
            <w:tcW w:w="1542" w:type="pct"/>
          </w:tcPr>
          <w:p w14:paraId="2DD4033C" w14:textId="5F26D37E" w:rsidR="00750F1E" w:rsidRPr="001A06C6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398CE5F2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F1E" w:rsidRPr="00E91285" w14:paraId="166A2517" w14:textId="77777777" w:rsidTr="00927CCC">
        <w:trPr>
          <w:cantSplit/>
        </w:trPr>
        <w:tc>
          <w:tcPr>
            <w:tcW w:w="2500" w:type="pct"/>
          </w:tcPr>
          <w:p w14:paraId="166A2514" w14:textId="2AE97553" w:rsidR="00750F1E" w:rsidRPr="001A06C6" w:rsidRDefault="00D72BB5" w:rsidP="00750F1E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1A06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.5.1.66_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PM</w:t>
            </w:r>
            <w:r w:rsidRPr="001A06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750F1E" w:rsidRPr="001A06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Альбом форм по направлению ТОиР</w:t>
            </w:r>
          </w:p>
        </w:tc>
        <w:tc>
          <w:tcPr>
            <w:tcW w:w="1542" w:type="pct"/>
          </w:tcPr>
          <w:p w14:paraId="166A2515" w14:textId="45701BE0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8" w:type="pct"/>
          </w:tcPr>
          <w:p w14:paraId="166A2516" w14:textId="77777777" w:rsidR="00750F1E" w:rsidRPr="00E91285" w:rsidRDefault="00750F1E" w:rsidP="0075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6A2518" w14:textId="0BE066D0" w:rsidR="00B81641" w:rsidRPr="00916FAB" w:rsidRDefault="00B81641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3</w:t>
      </w:r>
      <w:r w:rsidR="00D236A4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166A251C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166A2519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166A251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66A251B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A34A97" w:rsidRPr="00F624F6" w14:paraId="166A2520" w14:textId="77777777" w:rsidTr="00927CCC">
        <w:trPr>
          <w:cantSplit/>
        </w:trPr>
        <w:tc>
          <w:tcPr>
            <w:tcW w:w="2500" w:type="pct"/>
          </w:tcPr>
          <w:p w14:paraId="166A251D" w14:textId="77777777" w:rsidR="00A34A97" w:rsidRPr="00F624F6" w:rsidRDefault="00612143" w:rsidP="00A34A97">
            <w:pPr>
              <w:rPr>
                <w:rFonts w:ascii="Arial" w:hAnsi="Arial" w:cs="Arial"/>
                <w:sz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Приложение № 1.  Модели бизнес-процессов</w:t>
            </w:r>
          </w:p>
        </w:tc>
        <w:tc>
          <w:tcPr>
            <w:tcW w:w="1542" w:type="pct"/>
          </w:tcPr>
          <w:p w14:paraId="166A251E" w14:textId="78EA3D82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1F" w14:textId="4D469BF6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4A97" w:rsidRPr="00F624F6" w14:paraId="166A2524" w14:textId="77777777" w:rsidTr="00927CCC">
        <w:trPr>
          <w:cantSplit/>
        </w:trPr>
        <w:tc>
          <w:tcPr>
            <w:tcW w:w="2500" w:type="pct"/>
          </w:tcPr>
          <w:p w14:paraId="166A2521" w14:textId="77777777" w:rsidR="00A34A97" w:rsidRPr="00F624F6" w:rsidRDefault="00612143" w:rsidP="00A34A97">
            <w:pPr>
              <w:rPr>
                <w:rFonts w:ascii="Arial" w:hAnsi="Arial" w:cs="Arial"/>
                <w:sz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Приложение</w:t>
            </w:r>
            <w:r w:rsidR="00A34A97" w:rsidRPr="001A06C6">
              <w:rPr>
                <w:rFonts w:ascii="Arial" w:hAnsi="Arial" w:cs="Arial"/>
                <w:sz w:val="20"/>
                <w:szCs w:val="20"/>
              </w:rPr>
              <w:t xml:space="preserve"> № 2. </w:t>
            </w:r>
            <w:r w:rsidRPr="001A06C6">
              <w:rPr>
                <w:rFonts w:ascii="Arial" w:hAnsi="Arial" w:cs="Arial"/>
                <w:sz w:val="20"/>
                <w:szCs w:val="20"/>
              </w:rPr>
              <w:t>Реестр бизнес-требований</w:t>
            </w:r>
          </w:p>
        </w:tc>
        <w:tc>
          <w:tcPr>
            <w:tcW w:w="1542" w:type="pct"/>
          </w:tcPr>
          <w:p w14:paraId="166A2522" w14:textId="28DA1066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23" w14:textId="50B3DF56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4A97" w:rsidRPr="00F624F6" w14:paraId="166A2528" w14:textId="77777777" w:rsidTr="00927CCC">
        <w:trPr>
          <w:cantSplit/>
        </w:trPr>
        <w:tc>
          <w:tcPr>
            <w:tcW w:w="2500" w:type="pct"/>
          </w:tcPr>
          <w:p w14:paraId="166A2525" w14:textId="77777777" w:rsidR="00A34A97" w:rsidRPr="00F624F6" w:rsidRDefault="00A34A97" w:rsidP="00A34A97">
            <w:pPr>
              <w:rPr>
                <w:rFonts w:ascii="Arial" w:hAnsi="Arial" w:cs="Arial"/>
                <w:sz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</w:t>
            </w:r>
            <w:r w:rsidR="00612143" w:rsidRPr="001A06C6">
              <w:rPr>
                <w:rFonts w:ascii="Arial" w:hAnsi="Arial" w:cs="Arial"/>
                <w:sz w:val="20"/>
                <w:szCs w:val="20"/>
              </w:rPr>
              <w:t xml:space="preserve">риложение № 3. Описание шагов </w:t>
            </w:r>
            <w:r w:rsidR="007B1FE4" w:rsidRPr="001A06C6">
              <w:rPr>
                <w:rFonts w:ascii="Arial" w:hAnsi="Arial" w:cs="Arial"/>
                <w:sz w:val="20"/>
                <w:szCs w:val="20"/>
              </w:rPr>
              <w:t>бизнес</w:t>
            </w:r>
            <w:r w:rsidR="00612143" w:rsidRPr="001A06C6">
              <w:rPr>
                <w:rFonts w:ascii="Arial" w:hAnsi="Arial" w:cs="Arial"/>
                <w:sz w:val="20"/>
                <w:szCs w:val="20"/>
              </w:rPr>
              <w:t>-процессов</w:t>
            </w:r>
          </w:p>
        </w:tc>
        <w:tc>
          <w:tcPr>
            <w:tcW w:w="1542" w:type="pct"/>
          </w:tcPr>
          <w:p w14:paraId="166A2526" w14:textId="1F8BCE9F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27" w14:textId="51825E36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4A97" w:rsidRPr="00F624F6" w14:paraId="166A2530" w14:textId="77777777" w:rsidTr="00927CCC">
        <w:trPr>
          <w:cantSplit/>
        </w:trPr>
        <w:tc>
          <w:tcPr>
            <w:tcW w:w="2500" w:type="pct"/>
          </w:tcPr>
          <w:p w14:paraId="166A252D" w14:textId="77777777" w:rsidR="00A34A97" w:rsidRPr="001A06C6" w:rsidRDefault="00612143" w:rsidP="00A34A97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Приложение № РП1-6: Роли и полномочия</w:t>
            </w:r>
          </w:p>
        </w:tc>
        <w:tc>
          <w:tcPr>
            <w:tcW w:w="1542" w:type="pct"/>
          </w:tcPr>
          <w:p w14:paraId="166A252E" w14:textId="11651D27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2F" w14:textId="6F1C2B58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4A97" w:rsidRPr="00F624F6" w14:paraId="166A2534" w14:textId="77777777" w:rsidTr="00927CCC">
        <w:trPr>
          <w:cantSplit/>
        </w:trPr>
        <w:tc>
          <w:tcPr>
            <w:tcW w:w="2500" w:type="pct"/>
          </w:tcPr>
          <w:p w14:paraId="166A2531" w14:textId="77777777" w:rsidR="00A34A97" w:rsidRPr="001A06C6" w:rsidRDefault="00612143" w:rsidP="00A34A97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Приложение</w:t>
            </w:r>
            <w:r w:rsidR="00A34A97" w:rsidRPr="001A06C6">
              <w:rPr>
                <w:rFonts w:ascii="Arial" w:hAnsi="Arial" w:cs="Arial"/>
                <w:sz w:val="20"/>
                <w:szCs w:val="20"/>
              </w:rPr>
              <w:t xml:space="preserve"> № РИК1. </w:t>
            </w:r>
            <w:r w:rsidRPr="001A06C6">
              <w:rPr>
                <w:rFonts w:ascii="Arial" w:hAnsi="Arial" w:cs="Arial"/>
                <w:sz w:val="20"/>
                <w:szCs w:val="20"/>
              </w:rPr>
              <w:t>Матрица рисков и контрольных процедур</w:t>
            </w:r>
          </w:p>
        </w:tc>
        <w:tc>
          <w:tcPr>
            <w:tcW w:w="1542" w:type="pct"/>
          </w:tcPr>
          <w:p w14:paraId="166A2532" w14:textId="26B7C86E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33" w14:textId="7390E85E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4A97" w:rsidRPr="00F624F6" w14:paraId="166A2538" w14:textId="77777777" w:rsidTr="00927CCC">
        <w:trPr>
          <w:cantSplit/>
        </w:trPr>
        <w:tc>
          <w:tcPr>
            <w:tcW w:w="2500" w:type="pct"/>
          </w:tcPr>
          <w:p w14:paraId="166A2535" w14:textId="77777777" w:rsidR="00A34A97" w:rsidRPr="001A06C6" w:rsidRDefault="00A34A97" w:rsidP="00A34A97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П</w:t>
            </w:r>
            <w:r w:rsidR="00612143" w:rsidRPr="001A06C6">
              <w:rPr>
                <w:rFonts w:ascii="Arial" w:hAnsi="Arial" w:cs="Arial"/>
                <w:sz w:val="20"/>
                <w:szCs w:val="20"/>
              </w:rPr>
              <w:t>риложение</w:t>
            </w:r>
            <w:r w:rsidRPr="001A06C6">
              <w:rPr>
                <w:rFonts w:ascii="Arial" w:hAnsi="Arial" w:cs="Arial"/>
                <w:sz w:val="20"/>
                <w:szCs w:val="20"/>
              </w:rPr>
              <w:t xml:space="preserve"> № КП1. М</w:t>
            </w:r>
            <w:r w:rsidR="00612143" w:rsidRPr="001A06C6">
              <w:rPr>
                <w:rFonts w:ascii="Arial" w:hAnsi="Arial" w:cs="Arial"/>
                <w:sz w:val="20"/>
                <w:szCs w:val="20"/>
              </w:rPr>
              <w:t>атрица конфликтов полномочий</w:t>
            </w:r>
          </w:p>
        </w:tc>
        <w:tc>
          <w:tcPr>
            <w:tcW w:w="1542" w:type="pct"/>
          </w:tcPr>
          <w:p w14:paraId="166A2536" w14:textId="192F5822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6A2537" w14:textId="4854DF1A" w:rsidR="00A34A97" w:rsidRPr="00F624F6" w:rsidRDefault="00A34A97" w:rsidP="00A34A9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6A2539" w14:textId="77777777" w:rsidR="0033013D" w:rsidRPr="00F94454" w:rsidRDefault="0033013D" w:rsidP="00E0149C">
      <w:pPr>
        <w:pStyle w:val="a9"/>
        <w:keepNext/>
        <w:jc w:val="right"/>
        <w:rPr>
          <w:rFonts w:ascii="Arial" w:hAnsi="Arial" w:cs="Arial"/>
        </w:rPr>
      </w:pPr>
    </w:p>
    <w:p w14:paraId="166A253A" w14:textId="77777777" w:rsidR="0033013D" w:rsidRPr="00F9445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F94454">
        <w:rPr>
          <w:rFonts w:ascii="Arial" w:hAnsi="Arial" w:cs="Arial"/>
        </w:rPr>
        <w:br w:type="page"/>
      </w:r>
    </w:p>
    <w:p w14:paraId="166A253B" w14:textId="77777777" w:rsidR="009355EA" w:rsidRPr="009355EA" w:rsidRDefault="009355EA" w:rsidP="009355EA">
      <w:pPr>
        <w:pStyle w:val="a9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84" w:name="_Toc392078586"/>
      <w:bookmarkStart w:id="85" w:name="_Toc392838968"/>
      <w:bookmarkStart w:id="86" w:name="_Toc393208389"/>
      <w:r w:rsidRPr="009355EA">
        <w:rPr>
          <w:rFonts w:ascii="Arial" w:hAnsi="Arial" w:cs="Arial"/>
          <w:b/>
          <w:sz w:val="28"/>
        </w:rPr>
        <w:lastRenderedPageBreak/>
        <w:t>ЛИСТ СОГЛАСОВАНИЯ</w:t>
      </w:r>
      <w:bookmarkEnd w:id="84"/>
      <w:bookmarkEnd w:id="85"/>
      <w:bookmarkEnd w:id="86"/>
    </w:p>
    <w:p w14:paraId="166A253C" w14:textId="1A3A3B66" w:rsidR="00E0149C" w:rsidRPr="00916FAB" w:rsidRDefault="00E0149C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4</w:t>
      </w:r>
      <w:r w:rsidR="00D236A4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166A2541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166A253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166A253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166A253F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66A254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166A2546" w14:textId="77777777" w:rsidTr="009355EA">
        <w:trPr>
          <w:cantSplit/>
        </w:trPr>
        <w:tc>
          <w:tcPr>
            <w:tcW w:w="3936" w:type="dxa"/>
          </w:tcPr>
          <w:p w14:paraId="166A2542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166A2543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166A2544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66A2545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75B15" w:rsidRPr="00F94454" w14:paraId="166A254B" w14:textId="77777777" w:rsidTr="009355EA">
        <w:trPr>
          <w:cantSplit/>
          <w:trHeight w:val="51"/>
        </w:trPr>
        <w:tc>
          <w:tcPr>
            <w:tcW w:w="3936" w:type="dxa"/>
          </w:tcPr>
          <w:p w14:paraId="166A2547" w14:textId="7AFFBE9C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166A2548" w14:textId="0110B8A0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166A2549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66A254A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6A254C" w14:textId="1DF657B1" w:rsidR="00E0149C" w:rsidRPr="00916FAB" w:rsidRDefault="00E0149C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5</w:t>
      </w:r>
      <w:r w:rsidR="00D236A4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166A2551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166A254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166A254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166A254F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66A255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DB5136" w:rsidRPr="00F94454" w14:paraId="7F0AA045" w14:textId="77777777" w:rsidTr="005C2015">
        <w:trPr>
          <w:cantSplit/>
        </w:trPr>
        <w:tc>
          <w:tcPr>
            <w:tcW w:w="4077" w:type="dxa"/>
          </w:tcPr>
          <w:p w14:paraId="5EB22201" w14:textId="77777777" w:rsidR="00DB5136" w:rsidRPr="00F94454" w:rsidRDefault="00DB5136" w:rsidP="005C201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72CF66A3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Крылов А.М.</w:t>
            </w:r>
          </w:p>
        </w:tc>
        <w:tc>
          <w:tcPr>
            <w:tcW w:w="1395" w:type="dxa"/>
          </w:tcPr>
          <w:p w14:paraId="19A17919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2AF6D8D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0E2BB1D9" w14:textId="77777777" w:rsidTr="005C2015">
        <w:trPr>
          <w:cantSplit/>
        </w:trPr>
        <w:tc>
          <w:tcPr>
            <w:tcW w:w="4077" w:type="dxa"/>
          </w:tcPr>
          <w:p w14:paraId="55B38667" w14:textId="77777777" w:rsidR="00DB5136" w:rsidRPr="00F94454" w:rsidRDefault="00DB5136" w:rsidP="005C201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633809B0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Бондаренко Л.Г.</w:t>
            </w:r>
          </w:p>
        </w:tc>
        <w:tc>
          <w:tcPr>
            <w:tcW w:w="1395" w:type="dxa"/>
          </w:tcPr>
          <w:p w14:paraId="77D890D5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A392ACC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327A0A1B" w14:textId="77777777" w:rsidTr="005C2015">
        <w:trPr>
          <w:cantSplit/>
        </w:trPr>
        <w:tc>
          <w:tcPr>
            <w:tcW w:w="4077" w:type="dxa"/>
          </w:tcPr>
          <w:p w14:paraId="3D528E3A" w14:textId="77777777" w:rsidR="00DB5136" w:rsidRPr="00F94454" w:rsidRDefault="00DB5136" w:rsidP="005C201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232709FC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Белоглазов К.В.</w:t>
            </w:r>
          </w:p>
        </w:tc>
        <w:tc>
          <w:tcPr>
            <w:tcW w:w="1395" w:type="dxa"/>
          </w:tcPr>
          <w:p w14:paraId="2BB6C3E4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D85D646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166160D4" w14:textId="77777777" w:rsidTr="005C2015">
        <w:trPr>
          <w:cantSplit/>
        </w:trPr>
        <w:tc>
          <w:tcPr>
            <w:tcW w:w="4077" w:type="dxa"/>
          </w:tcPr>
          <w:p w14:paraId="0EE27D03" w14:textId="77777777" w:rsidR="00DB5136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21E28F58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Братцева Ю.С.</w:t>
            </w:r>
          </w:p>
        </w:tc>
        <w:tc>
          <w:tcPr>
            <w:tcW w:w="1395" w:type="dxa"/>
          </w:tcPr>
          <w:p w14:paraId="0BA1DFBD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5C11150C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15FBB53A" w14:textId="77777777" w:rsidTr="005C2015">
        <w:trPr>
          <w:cantSplit/>
        </w:trPr>
        <w:tc>
          <w:tcPr>
            <w:tcW w:w="4077" w:type="dxa"/>
          </w:tcPr>
          <w:p w14:paraId="30CC54F9" w14:textId="77777777" w:rsidR="00DB5136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29E49186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Арифулин Д.Р.</w:t>
            </w:r>
          </w:p>
        </w:tc>
        <w:tc>
          <w:tcPr>
            <w:tcW w:w="1395" w:type="dxa"/>
          </w:tcPr>
          <w:p w14:paraId="40AF9CF1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2C24AC88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578CA3A3" w14:textId="77777777" w:rsidTr="005C2015">
        <w:trPr>
          <w:cantSplit/>
        </w:trPr>
        <w:tc>
          <w:tcPr>
            <w:tcW w:w="4077" w:type="dxa"/>
          </w:tcPr>
          <w:p w14:paraId="7464210C" w14:textId="77777777" w:rsidR="00DB5136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4054C54B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Епихов А.А.</w:t>
            </w:r>
          </w:p>
        </w:tc>
        <w:tc>
          <w:tcPr>
            <w:tcW w:w="1395" w:type="dxa"/>
          </w:tcPr>
          <w:p w14:paraId="0F219282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15FE4AEA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19EF376F" w14:textId="77777777" w:rsidTr="005C2015">
        <w:trPr>
          <w:cantSplit/>
        </w:trPr>
        <w:tc>
          <w:tcPr>
            <w:tcW w:w="4077" w:type="dxa"/>
          </w:tcPr>
          <w:p w14:paraId="496E79A2" w14:textId="77777777" w:rsidR="00DB5136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2E3D1864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Загребин В.В.</w:t>
            </w:r>
          </w:p>
        </w:tc>
        <w:tc>
          <w:tcPr>
            <w:tcW w:w="1395" w:type="dxa"/>
          </w:tcPr>
          <w:p w14:paraId="78DD7450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62C425E9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3BC25472" w14:textId="77777777" w:rsidTr="005C2015">
        <w:trPr>
          <w:cantSplit/>
        </w:trPr>
        <w:tc>
          <w:tcPr>
            <w:tcW w:w="4077" w:type="dxa"/>
          </w:tcPr>
          <w:p w14:paraId="092E645C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53CCD864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Рындин Е.Б.</w:t>
            </w:r>
          </w:p>
        </w:tc>
        <w:tc>
          <w:tcPr>
            <w:tcW w:w="1395" w:type="dxa"/>
          </w:tcPr>
          <w:p w14:paraId="74964C4B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44F9BC87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38C7FB81" w14:textId="77777777" w:rsidTr="005C2015">
        <w:trPr>
          <w:cantSplit/>
        </w:trPr>
        <w:tc>
          <w:tcPr>
            <w:tcW w:w="4077" w:type="dxa"/>
          </w:tcPr>
          <w:p w14:paraId="292E653E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73EECE77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Климовских Е.</w:t>
            </w:r>
            <w:r w:rsidRPr="00FC7548">
              <w:rPr>
                <w:rFonts w:ascii="Arial" w:hAnsi="Arial" w:cs="Arial"/>
                <w:sz w:val="20"/>
                <w:szCs w:val="20"/>
              </w:rPr>
              <w:t>М.</w:t>
            </w:r>
          </w:p>
        </w:tc>
        <w:tc>
          <w:tcPr>
            <w:tcW w:w="1395" w:type="dxa"/>
          </w:tcPr>
          <w:p w14:paraId="2B73AE5B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0FF4AE1B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006156D3" w14:textId="77777777" w:rsidTr="005C2015">
        <w:trPr>
          <w:cantSplit/>
        </w:trPr>
        <w:tc>
          <w:tcPr>
            <w:tcW w:w="4077" w:type="dxa"/>
          </w:tcPr>
          <w:p w14:paraId="6B085874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</w:t>
            </w:r>
            <w:r>
              <w:rPr>
                <w:rFonts w:ascii="Arial" w:hAnsi="Arial" w:cs="Arial"/>
                <w:sz w:val="20"/>
                <w:szCs w:val="20"/>
              </w:rPr>
              <w:t xml:space="preserve"> АО "Полюс Красноярск" (Нижний К</w:t>
            </w:r>
            <w:r w:rsidRPr="00FC7548">
              <w:rPr>
                <w:rFonts w:ascii="Arial" w:hAnsi="Arial" w:cs="Arial"/>
                <w:sz w:val="20"/>
                <w:szCs w:val="20"/>
              </w:rPr>
              <w:t>уранах)</w:t>
            </w:r>
          </w:p>
        </w:tc>
        <w:tc>
          <w:tcPr>
            <w:tcW w:w="2552" w:type="dxa"/>
          </w:tcPr>
          <w:p w14:paraId="3A365D1E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Валеев Е</w:t>
            </w:r>
            <w:r w:rsidRPr="00FC7548">
              <w:rPr>
                <w:rFonts w:ascii="Arial" w:hAnsi="Arial" w:cs="Arial"/>
                <w:sz w:val="20"/>
                <w:szCs w:val="20"/>
              </w:rPr>
              <w:t>. Н.</w:t>
            </w:r>
          </w:p>
        </w:tc>
        <w:tc>
          <w:tcPr>
            <w:tcW w:w="1395" w:type="dxa"/>
          </w:tcPr>
          <w:p w14:paraId="529F0EDB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3B09C1EC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3148774C" w14:textId="77777777" w:rsidTr="005C2015">
        <w:trPr>
          <w:cantSplit/>
        </w:trPr>
        <w:tc>
          <w:tcPr>
            <w:tcW w:w="4077" w:type="dxa"/>
          </w:tcPr>
          <w:p w14:paraId="314C9932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Вернинское"</w:t>
            </w:r>
          </w:p>
        </w:tc>
        <w:tc>
          <w:tcPr>
            <w:tcW w:w="2552" w:type="dxa"/>
          </w:tcPr>
          <w:p w14:paraId="629DE403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Романова В</w:t>
            </w:r>
            <w:r w:rsidRPr="00FC7548">
              <w:rPr>
                <w:rFonts w:ascii="Arial" w:hAnsi="Arial" w:cs="Arial"/>
                <w:sz w:val="20"/>
                <w:szCs w:val="20"/>
              </w:rPr>
              <w:t>. А.</w:t>
            </w:r>
          </w:p>
        </w:tc>
        <w:tc>
          <w:tcPr>
            <w:tcW w:w="1395" w:type="dxa"/>
          </w:tcPr>
          <w:p w14:paraId="5E412EF0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05B2A3F4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17E4A38D" w14:textId="77777777" w:rsidTr="005C2015">
        <w:trPr>
          <w:cantSplit/>
        </w:trPr>
        <w:tc>
          <w:tcPr>
            <w:tcW w:w="4077" w:type="dxa"/>
          </w:tcPr>
          <w:p w14:paraId="4415662A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 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03FD4502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Плешкова Е.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Н.</w:t>
            </w:r>
          </w:p>
        </w:tc>
        <w:tc>
          <w:tcPr>
            <w:tcW w:w="1395" w:type="dxa"/>
          </w:tcPr>
          <w:p w14:paraId="264D18D9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76BEFC5E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23716033" w14:textId="77777777" w:rsidTr="005C2015">
        <w:trPr>
          <w:cantSplit/>
        </w:trPr>
        <w:tc>
          <w:tcPr>
            <w:tcW w:w="4077" w:type="dxa"/>
          </w:tcPr>
          <w:p w14:paraId="39632660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2BC3F5A9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Безродний А.В.</w:t>
            </w:r>
          </w:p>
        </w:tc>
        <w:tc>
          <w:tcPr>
            <w:tcW w:w="1395" w:type="dxa"/>
          </w:tcPr>
          <w:p w14:paraId="17B4247F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74E8D647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08A783B2" w14:textId="77777777" w:rsidTr="005C2015">
        <w:trPr>
          <w:cantSplit/>
        </w:trPr>
        <w:tc>
          <w:tcPr>
            <w:tcW w:w="4077" w:type="dxa"/>
          </w:tcPr>
          <w:p w14:paraId="4F84487D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20DDB396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Кузьмин А.А.</w:t>
            </w:r>
          </w:p>
        </w:tc>
        <w:tc>
          <w:tcPr>
            <w:tcW w:w="1395" w:type="dxa"/>
          </w:tcPr>
          <w:p w14:paraId="743F429A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39EB083B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759CFDC0" w14:textId="77777777" w:rsidTr="005C2015">
        <w:trPr>
          <w:cantSplit/>
        </w:trPr>
        <w:tc>
          <w:tcPr>
            <w:tcW w:w="4077" w:type="dxa"/>
          </w:tcPr>
          <w:p w14:paraId="1D74095A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07977254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Тюриков М.Ю.</w:t>
            </w:r>
          </w:p>
        </w:tc>
        <w:tc>
          <w:tcPr>
            <w:tcW w:w="1395" w:type="dxa"/>
          </w:tcPr>
          <w:p w14:paraId="5809AF92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06A15094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74F6C8FB" w14:textId="77777777" w:rsidTr="005C2015">
        <w:trPr>
          <w:cantSplit/>
        </w:trPr>
        <w:tc>
          <w:tcPr>
            <w:tcW w:w="4077" w:type="dxa"/>
          </w:tcPr>
          <w:p w14:paraId="22BFB39A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2F59D05F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Волков А.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В.</w:t>
            </w:r>
          </w:p>
        </w:tc>
        <w:tc>
          <w:tcPr>
            <w:tcW w:w="1395" w:type="dxa"/>
          </w:tcPr>
          <w:p w14:paraId="239B938C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22781CD4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B5136" w:rsidRPr="00F94454" w14:paraId="4FF85D4B" w14:textId="77777777" w:rsidTr="005C2015">
        <w:trPr>
          <w:cantSplit/>
        </w:trPr>
        <w:tc>
          <w:tcPr>
            <w:tcW w:w="4077" w:type="dxa"/>
          </w:tcPr>
          <w:p w14:paraId="3A892877" w14:textId="77777777" w:rsidR="00DB5136" w:rsidRPr="00FC7548" w:rsidRDefault="00DB5136" w:rsidP="005C20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3AE22AA2" w14:textId="77777777" w:rsidR="00DB5136" w:rsidRDefault="00DB5136" w:rsidP="005C2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Глухова А</w:t>
            </w:r>
            <w:r w:rsidRPr="00FC7548">
              <w:rPr>
                <w:rFonts w:ascii="Arial" w:hAnsi="Arial" w:cs="Arial"/>
                <w:sz w:val="20"/>
                <w:szCs w:val="20"/>
              </w:rPr>
              <w:t>. В.</w:t>
            </w:r>
          </w:p>
        </w:tc>
        <w:tc>
          <w:tcPr>
            <w:tcW w:w="1395" w:type="dxa"/>
          </w:tcPr>
          <w:p w14:paraId="118A54AF" w14:textId="77777777" w:rsidR="00DB5136" w:rsidRDefault="00DB5136" w:rsidP="005C2015">
            <w:pPr>
              <w:jc w:val="center"/>
              <w:rPr>
                <w:rStyle w:val="aff7"/>
              </w:rPr>
            </w:pPr>
          </w:p>
        </w:tc>
        <w:tc>
          <w:tcPr>
            <w:tcW w:w="2167" w:type="dxa"/>
          </w:tcPr>
          <w:p w14:paraId="02DF6A29" w14:textId="77777777" w:rsidR="00DB5136" w:rsidRPr="00F94454" w:rsidRDefault="00DB5136" w:rsidP="005C201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6A2561" w14:textId="77777777" w:rsidR="001A2810" w:rsidRPr="00F94454" w:rsidRDefault="001A2810" w:rsidP="001A2810">
      <w:pPr>
        <w:ind w:firstLine="426"/>
        <w:rPr>
          <w:rFonts w:ascii="Arial" w:hAnsi="Arial" w:cs="Arial"/>
          <w:i/>
        </w:rPr>
      </w:pPr>
    </w:p>
    <w:p w14:paraId="166A256B" w14:textId="77777777" w:rsidR="00175B15" w:rsidRPr="00F94454" w:rsidRDefault="00175B15" w:rsidP="00175B15">
      <w:pPr>
        <w:jc w:val="center"/>
        <w:rPr>
          <w:rFonts w:ascii="Arial" w:hAnsi="Arial" w:cs="Arial"/>
          <w:b/>
          <w:sz w:val="20"/>
        </w:rPr>
      </w:pPr>
    </w:p>
    <w:p w14:paraId="166A256C" w14:textId="77777777" w:rsidR="00E6247B" w:rsidRPr="00F94454" w:rsidRDefault="00E6247B" w:rsidP="00895A65">
      <w:pPr>
        <w:pStyle w:val="S0"/>
        <w:rPr>
          <w:rFonts w:ascii="Arial" w:hAnsi="Arial" w:cs="Arial"/>
        </w:rPr>
        <w:sectPr w:rsidR="00E6247B" w:rsidRPr="00F94454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91" w:name="_Toc521758092" w:displacedByCustomXml="next"/>
    <w:bookmarkStart w:id="92" w:name="_Toc512271224" w:displacedByCustomXml="next"/>
    <w:bookmarkStart w:id="93" w:name="_Toc65857689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166A256D" w14:textId="77777777" w:rsidR="00B778C7" w:rsidRPr="00F94454" w:rsidRDefault="00B778C7" w:rsidP="00882AFC">
          <w:pPr>
            <w:pStyle w:val="1"/>
            <w:numPr>
              <w:ilvl w:val="0"/>
              <w:numId w:val="0"/>
            </w:numPr>
            <w:ind w:left="431"/>
          </w:pPr>
          <w:r w:rsidRPr="00F94454">
            <w:t>Оглавление</w:t>
          </w:r>
          <w:bookmarkEnd w:id="93"/>
          <w:bookmarkEnd w:id="92"/>
          <w:bookmarkEnd w:id="91"/>
        </w:p>
        <w:p w14:paraId="0064163A" w14:textId="5854B6D8" w:rsidR="00951C54" w:rsidRDefault="00D236A4">
          <w:pPr>
            <w:pStyle w:val="18"/>
            <w:rPr>
              <w:ins w:id="94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fldChar w:fldCharType="begin"/>
          </w:r>
          <w:r w:rsidR="00B778C7" w:rsidRPr="00F94454">
            <w:instrText xml:space="preserve"> TOC \o "1-3" \h \z \u </w:instrText>
          </w:r>
          <w:r w:rsidRPr="00F94454">
            <w:fldChar w:fldCharType="separate"/>
          </w:r>
          <w:ins w:id="95" w:author="Александр Шрамков" w:date="2021-03-05T17:27:00Z">
            <w:r w:rsidR="00951C54" w:rsidRPr="004C29D0">
              <w:rPr>
                <w:rStyle w:val="ab"/>
              </w:rPr>
              <w:fldChar w:fldCharType="begin"/>
            </w:r>
            <w:r w:rsidR="00951C54" w:rsidRPr="004C29D0">
              <w:rPr>
                <w:rStyle w:val="ab"/>
              </w:rPr>
              <w:instrText xml:space="preserve"> </w:instrText>
            </w:r>
            <w:r w:rsidR="00951C54">
              <w:instrText>HYPERLINK \l "_Toc65857689"</w:instrText>
            </w:r>
            <w:r w:rsidR="00951C54" w:rsidRPr="004C29D0">
              <w:rPr>
                <w:rStyle w:val="ab"/>
              </w:rPr>
              <w:instrText xml:space="preserve"> </w:instrText>
            </w:r>
            <w:r w:rsidR="00951C54" w:rsidRPr="004C29D0">
              <w:rPr>
                <w:rStyle w:val="ab"/>
              </w:rPr>
              <w:fldChar w:fldCharType="separate"/>
            </w:r>
            <w:r w:rsidR="00951C54" w:rsidRPr="004C29D0">
              <w:rPr>
                <w:rStyle w:val="ab"/>
              </w:rPr>
              <w:t>Оглавление</w:t>
            </w:r>
            <w:r w:rsidR="00951C54">
              <w:rPr>
                <w:webHidden/>
              </w:rPr>
              <w:tab/>
            </w:r>
            <w:r w:rsidR="00951C54">
              <w:rPr>
                <w:webHidden/>
              </w:rPr>
              <w:fldChar w:fldCharType="begin"/>
            </w:r>
            <w:r w:rsidR="00951C54">
              <w:rPr>
                <w:webHidden/>
              </w:rPr>
              <w:instrText xml:space="preserve"> PAGEREF _Toc65857689 \h </w:instrText>
            </w:r>
          </w:ins>
          <w:r w:rsidR="00951C54">
            <w:rPr>
              <w:webHidden/>
            </w:rPr>
          </w:r>
          <w:r w:rsidR="00951C54">
            <w:rPr>
              <w:webHidden/>
            </w:rPr>
            <w:fldChar w:fldCharType="separate"/>
          </w:r>
          <w:ins w:id="96" w:author="Александр Шрамков" w:date="2021-03-05T17:27:00Z">
            <w:r w:rsidR="00951C54">
              <w:rPr>
                <w:webHidden/>
              </w:rPr>
              <w:t>5</w:t>
            </w:r>
            <w:r w:rsidR="00951C54">
              <w:rPr>
                <w:webHidden/>
              </w:rPr>
              <w:fldChar w:fldCharType="end"/>
            </w:r>
            <w:r w:rsidR="00951C54" w:rsidRPr="004C29D0">
              <w:rPr>
                <w:rStyle w:val="ab"/>
              </w:rPr>
              <w:fldChar w:fldCharType="end"/>
            </w:r>
          </w:ins>
        </w:p>
        <w:p w14:paraId="1AB564DF" w14:textId="404DD877" w:rsidR="00951C54" w:rsidRDefault="00951C54">
          <w:pPr>
            <w:pStyle w:val="18"/>
            <w:rPr>
              <w:ins w:id="97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98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"_Toc65857690"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_Toc65857690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99" w:author="Александр Шрамков" w:date="2021-03-05T17:27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3BEB8286" w14:textId="1BAE418A" w:rsidR="00951C54" w:rsidRDefault="00951C54">
          <w:pPr>
            <w:pStyle w:val="18"/>
            <w:rPr>
              <w:ins w:id="100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01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"_Toc65857691"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_Toc65857691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02" w:author="Александр Шрамков" w:date="2021-03-05T17:27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54FB29CB" w14:textId="274DC46D" w:rsidR="00951C54" w:rsidRDefault="00951C54">
          <w:pPr>
            <w:pStyle w:val="18"/>
            <w:rPr>
              <w:ins w:id="103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04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"_Toc65857692"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_Toc65857692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05" w:author="Александр Шрамков" w:date="2021-03-05T17:27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427F25CA" w14:textId="440EF20D" w:rsidR="00951C54" w:rsidRDefault="00951C54">
          <w:pPr>
            <w:pStyle w:val="18"/>
            <w:rPr>
              <w:ins w:id="106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07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"_Toc65857693"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_Toc65857693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08" w:author="Александр Шрамков" w:date="2021-03-05T17:27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22D99671" w14:textId="454CF484" w:rsidR="00951C54" w:rsidRDefault="00951C54">
          <w:pPr>
            <w:pStyle w:val="18"/>
            <w:rPr>
              <w:ins w:id="109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10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"_Toc65857694"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_Toc65857694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11" w:author="Александр Шрамков" w:date="2021-03-05T17:27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106D41A6" w14:textId="08AE1B13" w:rsidR="00951C54" w:rsidRDefault="00951C54">
          <w:pPr>
            <w:pStyle w:val="24"/>
            <w:rPr>
              <w:ins w:id="112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13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"_Toc65857695"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_Toc65857695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4" w:author="Александр Шрамков" w:date="2021-03-05T17:27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4A7C338D" w14:textId="305828B9" w:rsidR="00951C54" w:rsidRDefault="00951C54">
          <w:pPr>
            <w:pStyle w:val="32"/>
            <w:rPr>
              <w:ins w:id="115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16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"_Toc65857696"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Описание бизнес-процесса ПП-07.02.03.02-ERP Планирование остановочных ремонтов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_Toc65857696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7" w:author="Александр Шрамков" w:date="2021-03-05T17:27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19D2958C" w14:textId="6EFF5C61" w:rsidR="00951C54" w:rsidRDefault="00951C54">
          <w:pPr>
            <w:pStyle w:val="24"/>
            <w:rPr>
              <w:ins w:id="118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19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"_Toc65857697"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_Toc65857697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0" w:author="Александр Шрамков" w:date="2021-03-05T17:27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3EBFCFDC" w14:textId="6CB9AC52" w:rsidR="00951C54" w:rsidRDefault="00951C54">
          <w:pPr>
            <w:pStyle w:val="32"/>
            <w:rPr>
              <w:ins w:id="121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22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"_Toc65857698"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Описание шагов бизнес-процесса ПП-07.02.03.02 Планирование остановочных ремонтов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_Toc65857698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3" w:author="Александр Шрамков" w:date="2021-03-05T17:27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5F960702" w14:textId="5C027DA0" w:rsidR="00951C54" w:rsidRDefault="00951C54">
          <w:pPr>
            <w:pStyle w:val="24"/>
            <w:rPr>
              <w:ins w:id="124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25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"_Toc65857699"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_Toc65857699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6" w:author="Александр Шрамков" w:date="2021-03-05T17:27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1997BAA2" w14:textId="11F33C85" w:rsidR="00951C54" w:rsidRDefault="00951C54">
          <w:pPr>
            <w:pStyle w:val="24"/>
            <w:rPr>
              <w:ins w:id="127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28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"_Toc65857700"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9" w:author="Александр Шрамков" w:date="2021-03-05T17:27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6CDFA9B2" w14:textId="2882EFF1" w:rsidR="00951C54" w:rsidRDefault="00951C54">
          <w:pPr>
            <w:pStyle w:val="32"/>
            <w:rPr>
              <w:ins w:id="130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31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"_Toc65857701"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2" w:author="Александр Шрамков" w:date="2021-03-05T17:27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5B7E117E" w14:textId="6182B23D" w:rsidR="00951C54" w:rsidRDefault="00951C54">
          <w:pPr>
            <w:pStyle w:val="32"/>
            <w:rPr>
              <w:ins w:id="133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34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"_Toc65857702"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5" w:author="Александр Шрамков" w:date="2021-03-05T17:27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0E71E41F" w14:textId="4302A87F" w:rsidR="00951C54" w:rsidRDefault="00951C54">
          <w:pPr>
            <w:pStyle w:val="24"/>
            <w:rPr>
              <w:ins w:id="136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37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"_Toc65857703"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8" w:author="Александр Шрамков" w:date="2021-03-05T17:27:00Z"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42492877" w14:textId="4B797463" w:rsidR="00951C54" w:rsidRDefault="00951C54">
          <w:pPr>
            <w:pStyle w:val="24"/>
            <w:rPr>
              <w:ins w:id="139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40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"_Toc65857704"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1" w:author="Александр Шрамков" w:date="2021-03-05T17:27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0BA247B5" w14:textId="66BBB769" w:rsidR="00951C54" w:rsidRDefault="00951C54">
          <w:pPr>
            <w:pStyle w:val="24"/>
            <w:rPr>
              <w:ins w:id="142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43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"_Toc65857705"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4" w:author="Александр Шрамков" w:date="2021-03-05T17:27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6BA5A280" w14:textId="4EE03FF8" w:rsidR="00951C54" w:rsidRDefault="00951C54">
          <w:pPr>
            <w:pStyle w:val="32"/>
            <w:rPr>
              <w:ins w:id="145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46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"_Toc65857706"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5.7.1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Заказы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7" w:author="Александр Шрамков" w:date="2021-03-05T17:27:00Z"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4C57E7BC" w14:textId="30FB2237" w:rsidR="00951C54" w:rsidRDefault="00951C54">
          <w:pPr>
            <w:pStyle w:val="32"/>
            <w:rPr>
              <w:ins w:id="148" w:author="Александр Шрамков" w:date="2021-03-05T17:27:00Z"/>
              <w:rFonts w:eastAsiaTheme="minorEastAsia" w:cstheme="minorBidi"/>
              <w:noProof/>
              <w:lang w:eastAsia="ru-RU"/>
            </w:rPr>
          </w:pPr>
          <w:ins w:id="149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"_Toc65857707"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5.7.2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Сообщения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0" w:author="Александр Шрамков" w:date="2021-03-05T17:27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6361EC0A" w14:textId="433682D1" w:rsidR="00951C54" w:rsidRDefault="00951C54">
          <w:pPr>
            <w:pStyle w:val="24"/>
            <w:rPr>
              <w:ins w:id="151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52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"_Toc65857708"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3" w:author="Александр Шрамков" w:date="2021-03-05T17:27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3EA9262E" w14:textId="1585AE23" w:rsidR="00951C54" w:rsidRDefault="00951C54">
          <w:pPr>
            <w:pStyle w:val="24"/>
            <w:rPr>
              <w:ins w:id="154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55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"_Toc65857709"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6" w:author="Александр Шрамков" w:date="2021-03-05T17:27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7A2A97C9" w14:textId="2EE95934" w:rsidR="00951C54" w:rsidRDefault="00951C54">
          <w:pPr>
            <w:pStyle w:val="24"/>
            <w:rPr>
              <w:ins w:id="157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58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"_Toc65857710"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9" w:author="Александр Шрамков" w:date="2021-03-05T17:27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4F0DFB7F" w14:textId="51E7DA8D" w:rsidR="00951C54" w:rsidRDefault="00951C54">
          <w:pPr>
            <w:pStyle w:val="18"/>
            <w:rPr>
              <w:ins w:id="160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61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"_Toc65857711"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_Toc65857711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62" w:author="Александр Шрамков" w:date="2021-03-05T17:27:00Z"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66760C2E" w14:textId="189278CF" w:rsidR="00951C54" w:rsidRDefault="00951C54">
          <w:pPr>
            <w:pStyle w:val="18"/>
            <w:rPr>
              <w:ins w:id="163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64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"_Toc65857712"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_Toc65857712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65" w:author="Александр Шрамков" w:date="2021-03-05T17:27:00Z"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59BE20C5" w14:textId="0523CFB0" w:rsidR="00951C54" w:rsidRDefault="00951C54">
          <w:pPr>
            <w:pStyle w:val="24"/>
            <w:rPr>
              <w:ins w:id="166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67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"_Toc65857713"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8" w:author="Александр Шрамков" w:date="2021-03-05T17:27:00Z"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6DFBFA28" w14:textId="6498B6C7" w:rsidR="00951C54" w:rsidRDefault="00951C54">
          <w:pPr>
            <w:pStyle w:val="24"/>
            <w:rPr>
              <w:ins w:id="169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70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"_Toc65857714"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1" w:author="Александр Шрамков" w:date="2021-03-05T17:27:00Z"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76B8D381" w14:textId="2B44E689" w:rsidR="00951C54" w:rsidRDefault="00951C54">
          <w:pPr>
            <w:pStyle w:val="18"/>
            <w:rPr>
              <w:ins w:id="172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73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"_Toc65857715"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_Toc65857715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74" w:author="Александр Шрамков" w:date="2021-03-05T17:27:00Z"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2B96E92F" w14:textId="41B47282" w:rsidR="00951C54" w:rsidRDefault="00951C54">
          <w:pPr>
            <w:pStyle w:val="18"/>
            <w:rPr>
              <w:ins w:id="175" w:author="Александр Шрамков" w:date="2021-03-05T17:27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76" w:author="Александр Шрамков" w:date="2021-03-05T17:27:00Z">
            <w:r w:rsidRPr="004C29D0">
              <w:rPr>
                <w:rStyle w:val="ab"/>
              </w:rPr>
              <w:fldChar w:fldCharType="begin"/>
            </w:r>
            <w:r w:rsidRPr="004C29D0">
              <w:rPr>
                <w:rStyle w:val="ab"/>
              </w:rPr>
              <w:instrText xml:space="preserve"> </w:instrText>
            </w:r>
            <w:r>
              <w:instrText>HYPERLINK \l "_Toc65857716"</w:instrText>
            </w:r>
            <w:r w:rsidRPr="004C29D0">
              <w:rPr>
                <w:rStyle w:val="ab"/>
              </w:rPr>
              <w:instrText xml:space="preserve"> </w:instrText>
            </w:r>
            <w:r w:rsidRPr="004C29D0">
              <w:rPr>
                <w:rStyle w:val="ab"/>
              </w:rPr>
              <w:fldChar w:fldCharType="separate"/>
            </w:r>
            <w:r w:rsidRPr="004C29D0">
              <w:rPr>
                <w:rStyle w:val="ab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4C29D0">
              <w:rPr>
                <w:rStyle w:val="ab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_Toc65857716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77" w:author="Александр Шрамков" w:date="2021-03-05T17:27:00Z"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  <w:r w:rsidRPr="004C29D0">
              <w:rPr>
                <w:rStyle w:val="ab"/>
              </w:rPr>
              <w:fldChar w:fldCharType="end"/>
            </w:r>
          </w:ins>
        </w:p>
        <w:p w14:paraId="577C8A83" w14:textId="715A11E1" w:rsidR="00951C54" w:rsidRDefault="00951C54">
          <w:pPr>
            <w:pStyle w:val="24"/>
            <w:rPr>
              <w:ins w:id="178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79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"_Toc65857717"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1. 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0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5FDAA6A5" w14:textId="7764C674" w:rsidR="00951C54" w:rsidRDefault="00951C54">
          <w:pPr>
            <w:pStyle w:val="24"/>
            <w:rPr>
              <w:ins w:id="181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82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"_Toc65857718"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3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6237E6B9" w14:textId="6CA0ABA6" w:rsidR="00951C54" w:rsidRDefault="00951C54">
          <w:pPr>
            <w:pStyle w:val="24"/>
            <w:rPr>
              <w:ins w:id="184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85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"_Toc65857719"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_Toc65857719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6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159B3ECC" w14:textId="2972DEAA" w:rsidR="00951C54" w:rsidRDefault="00951C54">
          <w:pPr>
            <w:pStyle w:val="24"/>
            <w:rPr>
              <w:ins w:id="187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88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"_Toc65857720"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9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7FC4C7AF" w14:textId="13E1BACE" w:rsidR="00951C54" w:rsidRDefault="00951C54">
          <w:pPr>
            <w:pStyle w:val="24"/>
            <w:rPr>
              <w:ins w:id="190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91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"_Toc65857721"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2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3B2D91E4" w14:textId="747DE834" w:rsidR="00951C54" w:rsidRDefault="00951C54">
          <w:pPr>
            <w:pStyle w:val="24"/>
            <w:rPr>
              <w:ins w:id="193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94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"_Toc65857722"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5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5E42A17B" w14:textId="74812D46" w:rsidR="00951C54" w:rsidRDefault="00951C54">
          <w:pPr>
            <w:pStyle w:val="24"/>
            <w:rPr>
              <w:ins w:id="196" w:author="Александр Шрамков" w:date="2021-03-05T17:27:00Z"/>
              <w:rFonts w:eastAsiaTheme="minorEastAsia" w:cstheme="minorBidi"/>
              <w:b w:val="0"/>
              <w:noProof/>
              <w:lang w:eastAsia="ru-RU"/>
            </w:rPr>
          </w:pPr>
          <w:ins w:id="197" w:author="Александр Шрамков" w:date="2021-03-05T17:27:00Z">
            <w:r w:rsidRPr="004C29D0">
              <w:rPr>
                <w:rStyle w:val="ab"/>
                <w:noProof/>
              </w:rPr>
              <w:fldChar w:fldCharType="begin"/>
            </w:r>
            <w:r w:rsidRPr="004C29D0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"_Toc65857723"</w:instrText>
            </w:r>
            <w:r w:rsidRPr="004C29D0">
              <w:rPr>
                <w:rStyle w:val="ab"/>
                <w:noProof/>
              </w:rPr>
              <w:instrText xml:space="preserve"> </w:instrText>
            </w:r>
            <w:r w:rsidRPr="004C29D0">
              <w:rPr>
                <w:rStyle w:val="ab"/>
                <w:noProof/>
              </w:rPr>
              <w:fldChar w:fldCharType="separate"/>
            </w:r>
            <w:r w:rsidRPr="004C29D0">
              <w:rPr>
                <w:rStyle w:val="ab"/>
                <w:rFonts w:eastAsiaTheme="majorEastAsia" w:cstheme="majorBidi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4C29D0">
              <w:rPr>
                <w:rStyle w:val="ab"/>
                <w:rFonts w:eastAsiaTheme="majorEastAsia" w:cstheme="majorBidi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_Toc65857723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8" w:author="Александр Шрамков" w:date="2021-03-05T17:27:00Z"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  <w:r w:rsidRPr="004C29D0">
              <w:rPr>
                <w:rStyle w:val="ab"/>
                <w:noProof/>
              </w:rPr>
              <w:fldChar w:fldCharType="end"/>
            </w:r>
          </w:ins>
        </w:p>
        <w:p w14:paraId="2AAE671E" w14:textId="5EAF267B" w:rsidR="0099008D" w:rsidDel="00686ECE" w:rsidRDefault="0099008D">
          <w:pPr>
            <w:pStyle w:val="18"/>
            <w:rPr>
              <w:del w:id="199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0" w:author="Александр Шрамков" w:date="2020-04-12T12:31:00Z">
            <w:r w:rsidRPr="00686ECE" w:rsidDel="00686ECE">
              <w:rPr>
                <w:rStyle w:val="ab"/>
                <w:b w:val="0"/>
              </w:rPr>
              <w:delText>Оглавление</w:delText>
            </w:r>
            <w:r w:rsidDel="00686ECE">
              <w:rPr>
                <w:webHidden/>
              </w:rPr>
              <w:tab/>
              <w:delText>5</w:delText>
            </w:r>
          </w:del>
        </w:p>
        <w:p w14:paraId="7FB6BCEA" w14:textId="412B3C87" w:rsidR="0099008D" w:rsidDel="00686ECE" w:rsidRDefault="0099008D">
          <w:pPr>
            <w:pStyle w:val="18"/>
            <w:rPr>
              <w:del w:id="201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2" w:author="Александр Шрамков" w:date="2020-04-12T12:31:00Z">
            <w:r w:rsidRPr="00686ECE" w:rsidDel="00686ECE">
              <w:rPr>
                <w:rStyle w:val="ab"/>
                <w:b w:val="0"/>
              </w:rPr>
              <w:delText>1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b w:val="0"/>
              </w:rPr>
              <w:delText>Глоссарий</w:delText>
            </w:r>
            <w:r w:rsidDel="00686ECE">
              <w:rPr>
                <w:webHidden/>
              </w:rPr>
              <w:tab/>
              <w:delText>6</w:delText>
            </w:r>
          </w:del>
        </w:p>
        <w:p w14:paraId="207A671A" w14:textId="309278B7" w:rsidR="0099008D" w:rsidDel="00686ECE" w:rsidRDefault="0099008D">
          <w:pPr>
            <w:pStyle w:val="18"/>
            <w:rPr>
              <w:del w:id="203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4" w:author="Александр Шрамков" w:date="2020-04-12T12:31:00Z">
            <w:r w:rsidRPr="00686ECE" w:rsidDel="00686ECE">
              <w:rPr>
                <w:rStyle w:val="ab"/>
                <w:b w:val="0"/>
              </w:rPr>
              <w:delText>2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b w:val="0"/>
              </w:rPr>
              <w:delText>Назначение документа</w:delText>
            </w:r>
            <w:r w:rsidDel="00686ECE">
              <w:rPr>
                <w:webHidden/>
              </w:rPr>
              <w:tab/>
              <w:delText>6</w:delText>
            </w:r>
          </w:del>
        </w:p>
        <w:p w14:paraId="12D2214C" w14:textId="6CE29FCE" w:rsidR="0099008D" w:rsidDel="00686ECE" w:rsidRDefault="0099008D">
          <w:pPr>
            <w:pStyle w:val="18"/>
            <w:rPr>
              <w:del w:id="205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6" w:author="Александр Шрамков" w:date="2020-04-12T12:31:00Z">
            <w:r w:rsidRPr="00686ECE" w:rsidDel="00686ECE">
              <w:rPr>
                <w:rStyle w:val="ab"/>
                <w:b w:val="0"/>
              </w:rPr>
              <w:delText>3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b w:val="0"/>
              </w:rPr>
              <w:delText>Предпосылки успешной реализации</w:delText>
            </w:r>
            <w:r w:rsidDel="00686ECE">
              <w:rPr>
                <w:webHidden/>
              </w:rPr>
              <w:tab/>
              <w:delText>6</w:delText>
            </w:r>
          </w:del>
        </w:p>
        <w:p w14:paraId="225413B6" w14:textId="08968CE8" w:rsidR="0099008D" w:rsidDel="00686ECE" w:rsidRDefault="0099008D">
          <w:pPr>
            <w:pStyle w:val="18"/>
            <w:rPr>
              <w:del w:id="207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8" w:author="Александр Шрамков" w:date="2020-04-12T12:31:00Z">
            <w:r w:rsidRPr="00686ECE" w:rsidDel="00686ECE">
              <w:rPr>
                <w:rStyle w:val="ab"/>
                <w:rFonts w:eastAsia="Calibri"/>
                <w:b w:val="0"/>
              </w:rPr>
              <w:delText>4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rFonts w:eastAsia="Calibri"/>
                <w:b w:val="0"/>
              </w:rPr>
              <w:delText>Бизнес-требования</w:delText>
            </w:r>
            <w:r w:rsidDel="00686ECE">
              <w:rPr>
                <w:webHidden/>
              </w:rPr>
              <w:tab/>
              <w:delText>6</w:delText>
            </w:r>
          </w:del>
        </w:p>
        <w:p w14:paraId="0E850250" w14:textId="772976C3" w:rsidR="0099008D" w:rsidDel="00686ECE" w:rsidRDefault="0099008D">
          <w:pPr>
            <w:pStyle w:val="18"/>
            <w:rPr>
              <w:del w:id="209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10" w:author="Александр Шрамков" w:date="2020-04-12T12:31:00Z">
            <w:r w:rsidRPr="00686ECE" w:rsidDel="00686ECE">
              <w:rPr>
                <w:rStyle w:val="ab"/>
                <w:rFonts w:eastAsia="Calibri"/>
                <w:b w:val="0"/>
              </w:rPr>
              <w:delText>5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rFonts w:eastAsia="Calibri"/>
                <w:b w:val="0"/>
              </w:rPr>
              <w:delText>Реализация бизнес-процессов</w:delText>
            </w:r>
            <w:r w:rsidDel="00686ECE">
              <w:rPr>
                <w:webHidden/>
              </w:rPr>
              <w:tab/>
              <w:delText>7</w:delText>
            </w:r>
          </w:del>
        </w:p>
        <w:p w14:paraId="1FB67EB2" w14:textId="41940375" w:rsidR="0099008D" w:rsidDel="00686ECE" w:rsidRDefault="0099008D">
          <w:pPr>
            <w:pStyle w:val="24"/>
            <w:rPr>
              <w:del w:id="211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12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5.1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Описание бизнес-процессов</w:delText>
            </w:r>
            <w:r w:rsidDel="00686ECE">
              <w:rPr>
                <w:noProof/>
                <w:webHidden/>
              </w:rPr>
              <w:tab/>
              <w:delText>7</w:delText>
            </w:r>
          </w:del>
        </w:p>
        <w:p w14:paraId="37273F04" w14:textId="3A858708" w:rsidR="0099008D" w:rsidDel="00686ECE" w:rsidRDefault="0099008D">
          <w:pPr>
            <w:pStyle w:val="32"/>
            <w:rPr>
              <w:del w:id="213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14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5.1.1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Описание бизнес-процесса ПП-07.02.03.02-ERP Планирование остановочных ремонтов</w:delText>
            </w:r>
            <w:r w:rsidDel="00686ECE">
              <w:rPr>
                <w:noProof/>
                <w:webHidden/>
              </w:rPr>
              <w:tab/>
              <w:delText>7</w:delText>
            </w:r>
          </w:del>
        </w:p>
        <w:p w14:paraId="77A959D0" w14:textId="6C8839CE" w:rsidR="0099008D" w:rsidDel="00686ECE" w:rsidRDefault="0099008D">
          <w:pPr>
            <w:pStyle w:val="24"/>
            <w:rPr>
              <w:del w:id="215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16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5.2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Описание шагов бизнес-процессОВ</w:delText>
            </w:r>
            <w:r w:rsidDel="00686ECE">
              <w:rPr>
                <w:noProof/>
                <w:webHidden/>
              </w:rPr>
              <w:tab/>
              <w:delText>11</w:delText>
            </w:r>
          </w:del>
        </w:p>
        <w:p w14:paraId="36E766D7" w14:textId="4B56F69B" w:rsidR="0099008D" w:rsidDel="00686ECE" w:rsidRDefault="0099008D">
          <w:pPr>
            <w:pStyle w:val="32"/>
            <w:rPr>
              <w:del w:id="217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1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5.2.1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Описание шагов бизнес-процесса ПП-07.02.03.02 Планирование остановочных ремонтов</w:delText>
            </w:r>
            <w:r w:rsidDel="00686ECE">
              <w:rPr>
                <w:noProof/>
                <w:webHidden/>
              </w:rPr>
              <w:tab/>
              <w:delText>11</w:delText>
            </w:r>
          </w:del>
        </w:p>
        <w:p w14:paraId="66611DB2" w14:textId="0B68DD78" w:rsidR="0099008D" w:rsidDel="00686ECE" w:rsidRDefault="0099008D">
          <w:pPr>
            <w:pStyle w:val="24"/>
            <w:rPr>
              <w:del w:id="219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20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5.3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Роли и полномочия</w:delText>
            </w:r>
            <w:r w:rsidDel="00686ECE">
              <w:rPr>
                <w:noProof/>
                <w:webHidden/>
              </w:rPr>
              <w:tab/>
              <w:delText>17</w:delText>
            </w:r>
          </w:del>
        </w:p>
        <w:p w14:paraId="36BD1C77" w14:textId="5773A2F1" w:rsidR="0099008D" w:rsidDel="00686ECE" w:rsidRDefault="0099008D">
          <w:pPr>
            <w:pStyle w:val="24"/>
            <w:rPr>
              <w:del w:id="221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22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5.4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Риски и контрольные процедуры</w:delText>
            </w:r>
            <w:r w:rsidDel="00686ECE">
              <w:rPr>
                <w:noProof/>
                <w:webHidden/>
              </w:rPr>
              <w:tab/>
              <w:delText>18</w:delText>
            </w:r>
          </w:del>
        </w:p>
        <w:p w14:paraId="0FF9E32A" w14:textId="0609C437" w:rsidR="0099008D" w:rsidDel="00686ECE" w:rsidRDefault="0099008D">
          <w:pPr>
            <w:pStyle w:val="32"/>
            <w:rPr>
              <w:del w:id="223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24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5.4.1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Риски и контроли</w:delText>
            </w:r>
            <w:r w:rsidDel="00686ECE">
              <w:rPr>
                <w:noProof/>
                <w:webHidden/>
              </w:rPr>
              <w:tab/>
              <w:delText>18</w:delText>
            </w:r>
          </w:del>
        </w:p>
        <w:p w14:paraId="008C853F" w14:textId="1E92A6D8" w:rsidR="0099008D" w:rsidDel="00686ECE" w:rsidRDefault="0099008D">
          <w:pPr>
            <w:pStyle w:val="32"/>
            <w:rPr>
              <w:del w:id="225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26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5.4.2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Разделение полномочий</w:delText>
            </w:r>
            <w:r w:rsidDel="00686ECE">
              <w:rPr>
                <w:noProof/>
                <w:webHidden/>
              </w:rPr>
              <w:tab/>
              <w:delText>18</w:delText>
            </w:r>
          </w:del>
        </w:p>
        <w:p w14:paraId="29E08433" w14:textId="1648D23B" w:rsidR="0099008D" w:rsidDel="00686ECE" w:rsidRDefault="0099008D">
          <w:pPr>
            <w:pStyle w:val="24"/>
            <w:rPr>
              <w:del w:id="227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2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5.5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Интеграционные точки со смежными процессами</w:delText>
            </w:r>
            <w:r w:rsidDel="00686ECE">
              <w:rPr>
                <w:noProof/>
                <w:webHidden/>
              </w:rPr>
              <w:tab/>
              <w:delText>22</w:delText>
            </w:r>
          </w:del>
        </w:p>
        <w:p w14:paraId="253C68DB" w14:textId="0436BA97" w:rsidR="0099008D" w:rsidDel="00686ECE" w:rsidRDefault="0099008D">
          <w:pPr>
            <w:pStyle w:val="24"/>
            <w:rPr>
              <w:del w:id="229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30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5.6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Основные данные</w:delText>
            </w:r>
            <w:r w:rsidDel="00686ECE">
              <w:rPr>
                <w:noProof/>
                <w:webHidden/>
              </w:rPr>
              <w:tab/>
              <w:delText>23</w:delText>
            </w:r>
          </w:del>
        </w:p>
        <w:p w14:paraId="198F4DC0" w14:textId="7C482291" w:rsidR="0099008D" w:rsidDel="00686ECE" w:rsidRDefault="0099008D">
          <w:pPr>
            <w:pStyle w:val="24"/>
            <w:rPr>
              <w:del w:id="231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32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5.7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Транзакционные данные</w:delText>
            </w:r>
            <w:r w:rsidDel="00686ECE">
              <w:rPr>
                <w:noProof/>
                <w:webHidden/>
              </w:rPr>
              <w:tab/>
              <w:delText>24</w:delText>
            </w:r>
          </w:del>
        </w:p>
        <w:p w14:paraId="29A672B7" w14:textId="37EBF145" w:rsidR="0099008D" w:rsidDel="00686ECE" w:rsidRDefault="0099008D">
          <w:pPr>
            <w:pStyle w:val="32"/>
            <w:rPr>
              <w:del w:id="233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34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5.7.1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Заказы ТОРО</w:delText>
            </w:r>
            <w:r w:rsidDel="00686ECE">
              <w:rPr>
                <w:noProof/>
                <w:webHidden/>
              </w:rPr>
              <w:tab/>
              <w:delText>24</w:delText>
            </w:r>
          </w:del>
        </w:p>
        <w:p w14:paraId="718B9BE6" w14:textId="5435916B" w:rsidR="0099008D" w:rsidDel="00686ECE" w:rsidRDefault="0099008D">
          <w:pPr>
            <w:pStyle w:val="32"/>
            <w:rPr>
              <w:del w:id="235" w:author="Александр Шрамков" w:date="2020-04-12T12:31:00Z"/>
              <w:rFonts w:eastAsiaTheme="minorEastAsia" w:cstheme="minorBidi"/>
              <w:noProof/>
              <w:lang w:eastAsia="ru-RU"/>
            </w:rPr>
          </w:pPr>
          <w:del w:id="236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5.7.2</w:delText>
            </w:r>
            <w:r w:rsidDel="00686ECE">
              <w:rPr>
                <w:rFonts w:eastAsiaTheme="minorEastAsia" w:cstheme="minorBidi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noProof/>
              </w:rPr>
              <w:delText>Сообщения ТОРО</w:delText>
            </w:r>
            <w:r w:rsidDel="00686ECE">
              <w:rPr>
                <w:noProof/>
                <w:webHidden/>
              </w:rPr>
              <w:tab/>
              <w:delText>27</w:delText>
            </w:r>
          </w:del>
        </w:p>
        <w:p w14:paraId="13E8BEB5" w14:textId="4F474AAD" w:rsidR="0099008D" w:rsidDel="00686ECE" w:rsidRDefault="0099008D">
          <w:pPr>
            <w:pStyle w:val="24"/>
            <w:rPr>
              <w:del w:id="237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3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5.8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Отчетность и выходные формы</w:delText>
            </w:r>
            <w:r w:rsidDel="00686ECE">
              <w:rPr>
                <w:noProof/>
                <w:webHidden/>
              </w:rPr>
              <w:tab/>
              <w:delText>29</w:delText>
            </w:r>
          </w:del>
        </w:p>
        <w:p w14:paraId="62E8D016" w14:textId="6BFB5354" w:rsidR="0099008D" w:rsidDel="00686ECE" w:rsidRDefault="0099008D">
          <w:pPr>
            <w:pStyle w:val="24"/>
            <w:rPr>
              <w:del w:id="239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40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5.9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Перечень доработок, Разработок и интеграция (интерфейсы)</w:delText>
            </w:r>
            <w:r w:rsidDel="00686ECE">
              <w:rPr>
                <w:noProof/>
                <w:webHidden/>
              </w:rPr>
              <w:tab/>
              <w:delText>29</w:delText>
            </w:r>
          </w:del>
        </w:p>
        <w:p w14:paraId="1883CDE3" w14:textId="766DDC91" w:rsidR="0099008D" w:rsidDel="00686ECE" w:rsidRDefault="0099008D">
          <w:pPr>
            <w:pStyle w:val="24"/>
            <w:rPr>
              <w:del w:id="241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42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5.10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Особенности технической реализации</w:delText>
            </w:r>
            <w:r w:rsidDel="00686ECE">
              <w:rPr>
                <w:noProof/>
                <w:webHidden/>
              </w:rPr>
              <w:tab/>
              <w:delText>29</w:delText>
            </w:r>
          </w:del>
        </w:p>
        <w:p w14:paraId="137E348A" w14:textId="288C380E" w:rsidR="0099008D" w:rsidDel="00686ECE" w:rsidRDefault="0099008D">
          <w:pPr>
            <w:pStyle w:val="18"/>
            <w:rPr>
              <w:del w:id="243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44" w:author="Александр Шрамков" w:date="2020-04-12T12:31:00Z">
            <w:r w:rsidRPr="00686ECE" w:rsidDel="00686ECE">
              <w:rPr>
                <w:rStyle w:val="ab"/>
                <w:b w:val="0"/>
              </w:rPr>
              <w:delText>6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b w:val="0"/>
              </w:rPr>
              <w:delText>Информационная Безопасность</w:delText>
            </w:r>
            <w:r w:rsidDel="00686ECE">
              <w:rPr>
                <w:webHidden/>
              </w:rPr>
              <w:tab/>
              <w:delText>32</w:delText>
            </w:r>
          </w:del>
        </w:p>
        <w:p w14:paraId="6BB25903" w14:textId="6F362D04" w:rsidR="0099008D" w:rsidDel="00686ECE" w:rsidRDefault="0099008D">
          <w:pPr>
            <w:pStyle w:val="18"/>
            <w:rPr>
              <w:del w:id="245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46" w:author="Александр Шрамков" w:date="2020-04-12T12:31:00Z">
            <w:r w:rsidRPr="00686ECE" w:rsidDel="00686ECE">
              <w:rPr>
                <w:rStyle w:val="ab"/>
                <w:rFonts w:eastAsia="Calibri"/>
                <w:b w:val="0"/>
              </w:rPr>
              <w:delText>7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rFonts w:eastAsia="Calibri"/>
                <w:b w:val="0"/>
              </w:rPr>
              <w:delText>Организационные изменения</w:delText>
            </w:r>
            <w:r w:rsidDel="00686ECE">
              <w:rPr>
                <w:webHidden/>
              </w:rPr>
              <w:tab/>
              <w:delText>33</w:delText>
            </w:r>
          </w:del>
        </w:p>
        <w:p w14:paraId="340DC1D9" w14:textId="72694700" w:rsidR="0099008D" w:rsidDel="00686ECE" w:rsidRDefault="0099008D">
          <w:pPr>
            <w:pStyle w:val="24"/>
            <w:rPr>
              <w:del w:id="247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4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7.1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Ключевые процессные изменения и области улучшений</w:delText>
            </w:r>
            <w:r w:rsidDel="00686ECE">
              <w:rPr>
                <w:noProof/>
                <w:webHidden/>
              </w:rPr>
              <w:tab/>
              <w:delText>33</w:delText>
            </w:r>
          </w:del>
        </w:p>
        <w:p w14:paraId="0ED2821E" w14:textId="63720D1F" w:rsidR="0099008D" w:rsidDel="00686ECE" w:rsidRDefault="0099008D">
          <w:pPr>
            <w:pStyle w:val="24"/>
            <w:rPr>
              <w:del w:id="249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50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7.2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Организационные аспекты</w:delText>
            </w:r>
            <w:r w:rsidDel="00686ECE">
              <w:rPr>
                <w:noProof/>
                <w:webHidden/>
              </w:rPr>
              <w:tab/>
              <w:delText>34</w:delText>
            </w:r>
          </w:del>
        </w:p>
        <w:p w14:paraId="3CD67C09" w14:textId="341271D0" w:rsidR="0099008D" w:rsidDel="00686ECE" w:rsidRDefault="0099008D">
          <w:pPr>
            <w:pStyle w:val="18"/>
            <w:rPr>
              <w:del w:id="251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52" w:author="Александр Шрамков" w:date="2020-04-12T12:31:00Z">
            <w:r w:rsidRPr="00686ECE" w:rsidDel="00686ECE">
              <w:rPr>
                <w:rStyle w:val="ab"/>
                <w:rFonts w:eastAsia="Calibri"/>
                <w:b w:val="0"/>
              </w:rPr>
              <w:delText>8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rFonts w:eastAsia="Calibri"/>
                <w:b w:val="0"/>
              </w:rPr>
              <w:delText>Открытые вопросы</w:delText>
            </w:r>
            <w:r w:rsidDel="00686ECE">
              <w:rPr>
                <w:webHidden/>
              </w:rPr>
              <w:tab/>
              <w:delText>35</w:delText>
            </w:r>
          </w:del>
        </w:p>
        <w:p w14:paraId="0B613585" w14:textId="56B77B66" w:rsidR="0099008D" w:rsidDel="00686ECE" w:rsidRDefault="0099008D">
          <w:pPr>
            <w:pStyle w:val="18"/>
            <w:rPr>
              <w:del w:id="253" w:author="Александр Шрамков" w:date="2020-04-12T12:3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54" w:author="Александр Шрамков" w:date="2020-04-12T12:31:00Z">
            <w:r w:rsidRPr="00686ECE" w:rsidDel="00686ECE">
              <w:rPr>
                <w:rStyle w:val="ab"/>
                <w:rFonts w:eastAsia="Calibri"/>
                <w:b w:val="0"/>
              </w:rPr>
              <w:delText>9</w:delText>
            </w:r>
            <w:r w:rsidDel="00686EC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686ECE" w:rsidDel="00686ECE">
              <w:rPr>
                <w:rStyle w:val="ab"/>
                <w:rFonts w:eastAsia="Calibri"/>
                <w:b w:val="0"/>
              </w:rPr>
              <w:delText>Приложения</w:delText>
            </w:r>
            <w:r w:rsidDel="00686ECE">
              <w:rPr>
                <w:webHidden/>
              </w:rPr>
              <w:tab/>
              <w:delText>35</w:delText>
            </w:r>
          </w:del>
        </w:p>
        <w:p w14:paraId="2B4EF766" w14:textId="1A42965C" w:rsidR="0099008D" w:rsidDel="00686ECE" w:rsidRDefault="0099008D">
          <w:pPr>
            <w:pStyle w:val="24"/>
            <w:rPr>
              <w:del w:id="255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56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9.1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1.  Модели бизнес-процессов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0F75D3DB" w14:textId="268CDB43" w:rsidR="0099008D" w:rsidDel="00686ECE" w:rsidRDefault="0099008D">
          <w:pPr>
            <w:pStyle w:val="24"/>
            <w:rPr>
              <w:del w:id="257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5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9.2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2. Реестр бизнес-требований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364D3D32" w14:textId="0E91F7A5" w:rsidR="0099008D" w:rsidDel="00686ECE" w:rsidRDefault="0099008D">
          <w:pPr>
            <w:pStyle w:val="24"/>
            <w:rPr>
              <w:del w:id="259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60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9.3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3. Описание шагов бизнес-процессов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4C316953" w14:textId="5AEC3610" w:rsidR="0099008D" w:rsidDel="00686ECE" w:rsidRDefault="0099008D">
          <w:pPr>
            <w:pStyle w:val="24"/>
            <w:rPr>
              <w:del w:id="261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62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9.4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4. Прочее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1EA27DE8" w14:textId="5B13E3F3" w:rsidR="0099008D" w:rsidDel="00686ECE" w:rsidRDefault="0099008D">
          <w:pPr>
            <w:pStyle w:val="24"/>
            <w:rPr>
              <w:del w:id="263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64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9.5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РП1-6: Роли и полномочия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5AC4DE35" w14:textId="2BD9A15D" w:rsidR="0099008D" w:rsidDel="00686ECE" w:rsidRDefault="0099008D">
          <w:pPr>
            <w:pStyle w:val="24"/>
            <w:rPr>
              <w:del w:id="265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66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9.6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РиК1. Матрица рисков и контрольных процедур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4D8D888C" w14:textId="41FA7EF9" w:rsidR="0099008D" w:rsidDel="00686ECE" w:rsidRDefault="0099008D">
          <w:pPr>
            <w:pStyle w:val="24"/>
            <w:rPr>
              <w:del w:id="267" w:author="Александр Шрамков" w:date="2020-04-12T12:31:00Z"/>
              <w:rFonts w:eastAsiaTheme="minorEastAsia" w:cstheme="minorBidi"/>
              <w:b w:val="0"/>
              <w:noProof/>
              <w:lang w:eastAsia="ru-RU"/>
            </w:rPr>
          </w:pPr>
          <w:del w:id="268" w:author="Александр Шрамков" w:date="2020-04-12T12:31:00Z"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9.7</w:delText>
            </w:r>
            <w:r w:rsidDel="00686EC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686ECE" w:rsidDel="00686ECE">
              <w:rPr>
                <w:rStyle w:val="ab"/>
                <w:rFonts w:eastAsiaTheme="majorEastAsia" w:cstheme="majorBidi"/>
                <w:b w:val="0"/>
                <w:noProof/>
              </w:rPr>
              <w:delText>Приложение № КП1. Матрица конфликтов полномочий</w:delText>
            </w:r>
            <w:r w:rsidDel="00686ECE">
              <w:rPr>
                <w:noProof/>
                <w:webHidden/>
              </w:rPr>
              <w:tab/>
              <w:delText>35</w:delText>
            </w:r>
          </w:del>
        </w:p>
        <w:p w14:paraId="3CBB5398" w14:textId="15EC70C1" w:rsidR="004E33A0" w:rsidDel="0099008D" w:rsidRDefault="004E33A0">
          <w:pPr>
            <w:pStyle w:val="18"/>
            <w:rPr>
              <w:del w:id="269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70" w:author="Александр Шрамков" w:date="2020-04-11T14:18:00Z">
            <w:r w:rsidRPr="0099008D" w:rsidDel="0099008D">
              <w:rPr>
                <w:rPrChange w:id="271" w:author="Александр Шрамков" w:date="2020-04-11T14:18:00Z">
                  <w:rPr>
                    <w:rStyle w:val="ab"/>
                  </w:rPr>
                </w:rPrChange>
              </w:rPr>
              <w:delText>Оглавление</w:delText>
            </w:r>
            <w:r w:rsidDel="0099008D">
              <w:rPr>
                <w:webHidden/>
              </w:rPr>
              <w:tab/>
              <w:delText>5</w:delText>
            </w:r>
          </w:del>
        </w:p>
        <w:p w14:paraId="7982C834" w14:textId="16885D1F" w:rsidR="004E33A0" w:rsidDel="0099008D" w:rsidRDefault="004E33A0">
          <w:pPr>
            <w:pStyle w:val="18"/>
            <w:rPr>
              <w:del w:id="272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73" w:author="Александр Шрамков" w:date="2020-04-11T14:18:00Z">
            <w:r w:rsidRPr="0099008D" w:rsidDel="0099008D">
              <w:rPr>
                <w:rPrChange w:id="274" w:author="Александр Шрамков" w:date="2020-04-11T14:18:00Z">
                  <w:rPr>
                    <w:rStyle w:val="ab"/>
                  </w:rPr>
                </w:rPrChange>
              </w:rPr>
              <w:delText>1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PrChange w:id="275" w:author="Александр Шрамков" w:date="2020-04-11T14:18:00Z">
                  <w:rPr>
                    <w:rStyle w:val="ab"/>
                  </w:rPr>
                </w:rPrChange>
              </w:rPr>
              <w:delText>Глоссарий</w:delText>
            </w:r>
            <w:r w:rsidDel="0099008D">
              <w:rPr>
                <w:webHidden/>
              </w:rPr>
              <w:tab/>
              <w:delText>6</w:delText>
            </w:r>
          </w:del>
        </w:p>
        <w:p w14:paraId="294778DD" w14:textId="524CE758" w:rsidR="004E33A0" w:rsidDel="0099008D" w:rsidRDefault="004E33A0">
          <w:pPr>
            <w:pStyle w:val="18"/>
            <w:rPr>
              <w:del w:id="276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77" w:author="Александр Шрамков" w:date="2020-04-11T14:18:00Z">
            <w:r w:rsidRPr="0099008D" w:rsidDel="0099008D">
              <w:rPr>
                <w:rPrChange w:id="278" w:author="Александр Шрамков" w:date="2020-04-11T14:18:00Z">
                  <w:rPr>
                    <w:rStyle w:val="ab"/>
                  </w:rPr>
                </w:rPrChange>
              </w:rPr>
              <w:delText>2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PrChange w:id="279" w:author="Александр Шрамков" w:date="2020-04-11T14:18:00Z">
                  <w:rPr>
                    <w:rStyle w:val="ab"/>
                  </w:rPr>
                </w:rPrChange>
              </w:rPr>
              <w:delText>Назначение документа</w:delText>
            </w:r>
            <w:r w:rsidDel="0099008D">
              <w:rPr>
                <w:webHidden/>
              </w:rPr>
              <w:tab/>
              <w:delText>6</w:delText>
            </w:r>
          </w:del>
        </w:p>
        <w:p w14:paraId="35F4876F" w14:textId="428B1F04" w:rsidR="004E33A0" w:rsidDel="0099008D" w:rsidRDefault="004E33A0">
          <w:pPr>
            <w:pStyle w:val="18"/>
            <w:rPr>
              <w:del w:id="280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81" w:author="Александр Шрамков" w:date="2020-04-11T14:18:00Z">
            <w:r w:rsidRPr="0099008D" w:rsidDel="0099008D">
              <w:rPr>
                <w:rPrChange w:id="282" w:author="Александр Шрамков" w:date="2020-04-11T14:18:00Z">
                  <w:rPr>
                    <w:rStyle w:val="ab"/>
                  </w:rPr>
                </w:rPrChange>
              </w:rPr>
              <w:delText>3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PrChange w:id="283" w:author="Александр Шрамков" w:date="2020-04-11T14:18:00Z">
                  <w:rPr>
                    <w:rStyle w:val="ab"/>
                  </w:rPr>
                </w:rPrChange>
              </w:rPr>
              <w:delText>Предпосылки успешной реализации</w:delText>
            </w:r>
            <w:r w:rsidDel="0099008D">
              <w:rPr>
                <w:webHidden/>
              </w:rPr>
              <w:tab/>
              <w:delText>6</w:delText>
            </w:r>
          </w:del>
        </w:p>
        <w:p w14:paraId="00FC7C4E" w14:textId="6F4B4EBE" w:rsidR="004E33A0" w:rsidDel="0099008D" w:rsidRDefault="004E33A0">
          <w:pPr>
            <w:pStyle w:val="18"/>
            <w:rPr>
              <w:del w:id="284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85" w:author="Александр Шрамков" w:date="2020-04-11T14:18:00Z">
            <w:r w:rsidRPr="0099008D" w:rsidDel="0099008D">
              <w:rPr>
                <w:rFonts w:eastAsia="Calibri"/>
                <w:rPrChange w:id="286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4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Fonts w:eastAsia="Calibri"/>
                <w:rPrChange w:id="287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Бизнес-требования</w:delText>
            </w:r>
            <w:r w:rsidDel="0099008D">
              <w:rPr>
                <w:webHidden/>
              </w:rPr>
              <w:tab/>
              <w:delText>6</w:delText>
            </w:r>
          </w:del>
        </w:p>
        <w:p w14:paraId="71395AAE" w14:textId="7FB6B9CF" w:rsidR="004E33A0" w:rsidDel="0099008D" w:rsidRDefault="004E33A0">
          <w:pPr>
            <w:pStyle w:val="18"/>
            <w:rPr>
              <w:del w:id="288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89" w:author="Александр Шрамков" w:date="2020-04-11T14:18:00Z">
            <w:r w:rsidRPr="0099008D" w:rsidDel="0099008D">
              <w:rPr>
                <w:rFonts w:eastAsia="Calibri"/>
                <w:rPrChange w:id="290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5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Fonts w:eastAsia="Calibri"/>
                <w:rPrChange w:id="291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Реализация бизнес-процессов</w:delText>
            </w:r>
            <w:r w:rsidDel="0099008D">
              <w:rPr>
                <w:webHidden/>
              </w:rPr>
              <w:tab/>
              <w:delText>7</w:delText>
            </w:r>
          </w:del>
        </w:p>
        <w:p w14:paraId="4058B4B5" w14:textId="79D1207D" w:rsidR="004E33A0" w:rsidDel="0099008D" w:rsidRDefault="004E33A0">
          <w:pPr>
            <w:pStyle w:val="24"/>
            <w:rPr>
              <w:del w:id="292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293" w:author="Александр Шрамков" w:date="2020-04-11T14:18:00Z">
            <w:r w:rsidRPr="0099008D" w:rsidDel="0099008D">
              <w:rPr>
                <w:rFonts w:eastAsiaTheme="majorEastAsia"/>
                <w:rPrChange w:id="294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5.1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295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Описание бизнес-процессов</w:delText>
            </w:r>
            <w:r w:rsidDel="0099008D">
              <w:rPr>
                <w:noProof/>
                <w:webHidden/>
              </w:rPr>
              <w:tab/>
              <w:delText>7</w:delText>
            </w:r>
          </w:del>
        </w:p>
        <w:p w14:paraId="26194D8F" w14:textId="3D0C554B" w:rsidR="004E33A0" w:rsidDel="0099008D" w:rsidRDefault="004E33A0">
          <w:pPr>
            <w:pStyle w:val="32"/>
            <w:rPr>
              <w:del w:id="296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297" w:author="Александр Шрамков" w:date="2020-04-11T14:18:00Z">
            <w:r w:rsidRPr="0099008D" w:rsidDel="0099008D">
              <w:rPr>
                <w:rFonts w:eastAsiaTheme="majorEastAsia"/>
                <w:rPrChange w:id="298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5.1.1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299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Описание бизнес-процесса ПП-07.02.03.02-ERP Планирование остановочных ремонтов</w:delText>
            </w:r>
            <w:r w:rsidDel="0099008D">
              <w:rPr>
                <w:noProof/>
                <w:webHidden/>
              </w:rPr>
              <w:tab/>
              <w:delText>7</w:delText>
            </w:r>
          </w:del>
        </w:p>
        <w:p w14:paraId="33C13D91" w14:textId="243BF622" w:rsidR="004E33A0" w:rsidDel="0099008D" w:rsidRDefault="004E33A0">
          <w:pPr>
            <w:pStyle w:val="24"/>
            <w:rPr>
              <w:del w:id="300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01" w:author="Александр Шрамков" w:date="2020-04-11T14:18:00Z">
            <w:r w:rsidRPr="0099008D" w:rsidDel="0099008D">
              <w:rPr>
                <w:rFonts w:eastAsiaTheme="majorEastAsia"/>
                <w:rPrChange w:id="302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5.2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03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Описание шагов бизнес-процессОВ</w:delText>
            </w:r>
            <w:r w:rsidDel="0099008D">
              <w:rPr>
                <w:noProof/>
                <w:webHidden/>
              </w:rPr>
              <w:tab/>
              <w:delText>11</w:delText>
            </w:r>
          </w:del>
        </w:p>
        <w:p w14:paraId="1763BC9E" w14:textId="43DCD54A" w:rsidR="004E33A0" w:rsidDel="0099008D" w:rsidRDefault="004E33A0">
          <w:pPr>
            <w:pStyle w:val="32"/>
            <w:rPr>
              <w:del w:id="304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305" w:author="Александр Шрамков" w:date="2020-04-11T14:18:00Z">
            <w:r w:rsidRPr="0099008D" w:rsidDel="0099008D">
              <w:rPr>
                <w:rFonts w:eastAsiaTheme="majorEastAsia"/>
                <w:rPrChange w:id="30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5.2.1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0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Описание шагов бизнес-процесса ПП-07.02.03.02 Планирование остановочных ремонтов</w:delText>
            </w:r>
            <w:r w:rsidDel="0099008D">
              <w:rPr>
                <w:noProof/>
                <w:webHidden/>
              </w:rPr>
              <w:tab/>
              <w:delText>11</w:delText>
            </w:r>
          </w:del>
        </w:p>
        <w:p w14:paraId="6847C42D" w14:textId="2B83F00F" w:rsidR="004E33A0" w:rsidDel="0099008D" w:rsidRDefault="004E33A0">
          <w:pPr>
            <w:pStyle w:val="24"/>
            <w:rPr>
              <w:del w:id="308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09" w:author="Александр Шрамков" w:date="2020-04-11T14:18:00Z">
            <w:r w:rsidRPr="0099008D" w:rsidDel="0099008D">
              <w:rPr>
                <w:rFonts w:eastAsiaTheme="majorEastAsia"/>
                <w:rPrChange w:id="310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5.3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11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Роли и полномочия</w:delText>
            </w:r>
            <w:r w:rsidDel="0099008D">
              <w:rPr>
                <w:noProof/>
                <w:webHidden/>
              </w:rPr>
              <w:tab/>
              <w:delText>18</w:delText>
            </w:r>
          </w:del>
        </w:p>
        <w:p w14:paraId="243DD6D4" w14:textId="14C286E8" w:rsidR="004E33A0" w:rsidDel="0099008D" w:rsidRDefault="004E33A0">
          <w:pPr>
            <w:pStyle w:val="24"/>
            <w:rPr>
              <w:del w:id="312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13" w:author="Александр Шрамков" w:date="2020-04-11T14:18:00Z">
            <w:r w:rsidRPr="0099008D" w:rsidDel="0099008D">
              <w:rPr>
                <w:rFonts w:eastAsiaTheme="majorEastAsia"/>
                <w:rPrChange w:id="314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5.4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15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Риски и контрольные процедуры</w:delText>
            </w:r>
            <w:r w:rsidDel="0099008D">
              <w:rPr>
                <w:noProof/>
                <w:webHidden/>
              </w:rPr>
              <w:tab/>
              <w:delText>19</w:delText>
            </w:r>
          </w:del>
        </w:p>
        <w:p w14:paraId="73674CBE" w14:textId="259DA01A" w:rsidR="004E33A0" w:rsidDel="0099008D" w:rsidRDefault="004E33A0">
          <w:pPr>
            <w:pStyle w:val="32"/>
            <w:rPr>
              <w:del w:id="316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317" w:author="Александр Шрамков" w:date="2020-04-11T14:18:00Z">
            <w:r w:rsidRPr="0099008D" w:rsidDel="0099008D">
              <w:rPr>
                <w:rFonts w:eastAsiaTheme="majorEastAsia"/>
                <w:rPrChange w:id="318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5.4.1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19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Риски и контроли</w:delText>
            </w:r>
            <w:r w:rsidDel="0099008D">
              <w:rPr>
                <w:noProof/>
                <w:webHidden/>
              </w:rPr>
              <w:tab/>
              <w:delText>19</w:delText>
            </w:r>
          </w:del>
        </w:p>
        <w:p w14:paraId="5CF80B09" w14:textId="674613EA" w:rsidR="004E33A0" w:rsidDel="0099008D" w:rsidRDefault="004E33A0">
          <w:pPr>
            <w:pStyle w:val="32"/>
            <w:rPr>
              <w:del w:id="320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321" w:author="Александр Шрамков" w:date="2020-04-11T14:18:00Z">
            <w:r w:rsidRPr="0099008D" w:rsidDel="0099008D">
              <w:rPr>
                <w:rFonts w:eastAsiaTheme="majorEastAsia"/>
                <w:rPrChange w:id="322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5.4.2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23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Разделение полномочий</w:delText>
            </w:r>
            <w:r w:rsidDel="0099008D">
              <w:rPr>
                <w:noProof/>
                <w:webHidden/>
              </w:rPr>
              <w:tab/>
              <w:delText>20</w:delText>
            </w:r>
          </w:del>
        </w:p>
        <w:p w14:paraId="32CC3568" w14:textId="4B03B529" w:rsidR="004E33A0" w:rsidDel="0099008D" w:rsidRDefault="004E33A0">
          <w:pPr>
            <w:pStyle w:val="24"/>
            <w:rPr>
              <w:del w:id="324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25" w:author="Александр Шрамков" w:date="2020-04-11T14:18:00Z">
            <w:r w:rsidRPr="0099008D" w:rsidDel="0099008D">
              <w:rPr>
                <w:rFonts w:eastAsiaTheme="majorEastAsia"/>
                <w:rPrChange w:id="32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5.5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2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99008D">
              <w:rPr>
                <w:noProof/>
                <w:webHidden/>
              </w:rPr>
              <w:tab/>
              <w:delText>23</w:delText>
            </w:r>
          </w:del>
        </w:p>
        <w:p w14:paraId="5F29A827" w14:textId="6B318B73" w:rsidR="004E33A0" w:rsidDel="0099008D" w:rsidRDefault="004E33A0">
          <w:pPr>
            <w:pStyle w:val="24"/>
            <w:rPr>
              <w:del w:id="328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29" w:author="Александр Шрамков" w:date="2020-04-11T14:18:00Z">
            <w:r w:rsidRPr="0099008D" w:rsidDel="0099008D">
              <w:rPr>
                <w:rFonts w:eastAsiaTheme="majorEastAsia"/>
                <w:rPrChange w:id="330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5.6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31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Основные данные</w:delText>
            </w:r>
            <w:r w:rsidDel="0099008D">
              <w:rPr>
                <w:noProof/>
                <w:webHidden/>
              </w:rPr>
              <w:tab/>
              <w:delText>25</w:delText>
            </w:r>
          </w:del>
        </w:p>
        <w:p w14:paraId="5C24C40C" w14:textId="7EF1A934" w:rsidR="004E33A0" w:rsidDel="0099008D" w:rsidRDefault="004E33A0">
          <w:pPr>
            <w:pStyle w:val="24"/>
            <w:rPr>
              <w:del w:id="332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33" w:author="Александр Шрамков" w:date="2020-04-11T14:18:00Z">
            <w:r w:rsidRPr="0099008D" w:rsidDel="0099008D">
              <w:rPr>
                <w:rFonts w:eastAsiaTheme="majorEastAsia"/>
                <w:rPrChange w:id="334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5.7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35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Транзакционные данные</w:delText>
            </w:r>
            <w:r w:rsidDel="0099008D">
              <w:rPr>
                <w:noProof/>
                <w:webHidden/>
              </w:rPr>
              <w:tab/>
              <w:delText>25</w:delText>
            </w:r>
          </w:del>
        </w:p>
        <w:p w14:paraId="0981DF13" w14:textId="4D5AD787" w:rsidR="004E33A0" w:rsidDel="0099008D" w:rsidRDefault="004E33A0">
          <w:pPr>
            <w:pStyle w:val="32"/>
            <w:rPr>
              <w:del w:id="336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337" w:author="Александр Шрамков" w:date="2020-04-11T14:18:00Z">
            <w:r w:rsidRPr="0099008D" w:rsidDel="0099008D">
              <w:rPr>
                <w:rFonts w:eastAsiaTheme="majorEastAsia"/>
                <w:rPrChange w:id="338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5.7.1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39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Заказы ТОРО</w:delText>
            </w:r>
            <w:r w:rsidDel="0099008D">
              <w:rPr>
                <w:noProof/>
                <w:webHidden/>
              </w:rPr>
              <w:tab/>
              <w:delText>25</w:delText>
            </w:r>
          </w:del>
        </w:p>
        <w:p w14:paraId="56577FCB" w14:textId="32086B84" w:rsidR="004E33A0" w:rsidDel="0099008D" w:rsidRDefault="004E33A0">
          <w:pPr>
            <w:pStyle w:val="32"/>
            <w:rPr>
              <w:del w:id="340" w:author="Александр Шрамков" w:date="2020-04-11T14:18:00Z"/>
              <w:rFonts w:eastAsiaTheme="minorEastAsia" w:cstheme="minorBidi"/>
              <w:noProof/>
              <w:lang w:eastAsia="ru-RU"/>
            </w:rPr>
          </w:pPr>
          <w:del w:id="341" w:author="Александр Шрамков" w:date="2020-04-11T14:18:00Z">
            <w:r w:rsidRPr="0099008D" w:rsidDel="0099008D">
              <w:rPr>
                <w:rFonts w:eastAsiaTheme="majorEastAsia"/>
                <w:rPrChange w:id="342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5.7.2</w:delText>
            </w:r>
            <w:r w:rsidDel="0099008D">
              <w:rPr>
                <w:rFonts w:eastAsiaTheme="minorEastAsia" w:cstheme="minorBidi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43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Сообщения ТОРО</w:delText>
            </w:r>
            <w:r w:rsidDel="0099008D">
              <w:rPr>
                <w:noProof/>
                <w:webHidden/>
              </w:rPr>
              <w:tab/>
              <w:delText>28</w:delText>
            </w:r>
          </w:del>
        </w:p>
        <w:p w14:paraId="75CE68CF" w14:textId="0D17D021" w:rsidR="004E33A0" w:rsidDel="0099008D" w:rsidRDefault="004E33A0">
          <w:pPr>
            <w:pStyle w:val="24"/>
            <w:rPr>
              <w:del w:id="344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45" w:author="Александр Шрамков" w:date="2020-04-11T14:18:00Z">
            <w:r w:rsidRPr="0099008D" w:rsidDel="0099008D">
              <w:rPr>
                <w:rFonts w:eastAsiaTheme="majorEastAsia"/>
                <w:rPrChange w:id="34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5.8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4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Отчетность и выходные формы</w:delText>
            </w:r>
            <w:r w:rsidDel="0099008D">
              <w:rPr>
                <w:noProof/>
                <w:webHidden/>
              </w:rPr>
              <w:tab/>
              <w:delText>30</w:delText>
            </w:r>
          </w:del>
        </w:p>
        <w:p w14:paraId="0A97B3C8" w14:textId="4A4B5F8F" w:rsidR="004E33A0" w:rsidDel="0099008D" w:rsidRDefault="004E33A0">
          <w:pPr>
            <w:pStyle w:val="24"/>
            <w:rPr>
              <w:del w:id="348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49" w:author="Александр Шрамков" w:date="2020-04-11T14:18:00Z">
            <w:r w:rsidRPr="0099008D" w:rsidDel="0099008D">
              <w:rPr>
                <w:rFonts w:eastAsiaTheme="majorEastAsia"/>
                <w:rPrChange w:id="350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5.9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51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99008D">
              <w:rPr>
                <w:noProof/>
                <w:webHidden/>
              </w:rPr>
              <w:tab/>
              <w:delText>30</w:delText>
            </w:r>
          </w:del>
        </w:p>
        <w:p w14:paraId="78D8A664" w14:textId="369FDC74" w:rsidR="004E33A0" w:rsidDel="0099008D" w:rsidRDefault="004E33A0">
          <w:pPr>
            <w:pStyle w:val="24"/>
            <w:rPr>
              <w:del w:id="352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53" w:author="Александр Шрамков" w:date="2020-04-11T14:18:00Z">
            <w:r w:rsidRPr="0099008D" w:rsidDel="0099008D">
              <w:rPr>
                <w:rFonts w:eastAsiaTheme="majorEastAsia"/>
                <w:rPrChange w:id="354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5.10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55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Особенности технической реализации</w:delText>
            </w:r>
            <w:r w:rsidDel="0099008D">
              <w:rPr>
                <w:noProof/>
                <w:webHidden/>
              </w:rPr>
              <w:tab/>
              <w:delText>30</w:delText>
            </w:r>
          </w:del>
        </w:p>
        <w:p w14:paraId="2A744703" w14:textId="0ADAFAD8" w:rsidR="004E33A0" w:rsidDel="0099008D" w:rsidRDefault="004E33A0">
          <w:pPr>
            <w:pStyle w:val="18"/>
            <w:rPr>
              <w:del w:id="356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57" w:author="Александр Шрамков" w:date="2020-04-11T14:18:00Z">
            <w:r w:rsidRPr="0099008D" w:rsidDel="0099008D">
              <w:rPr>
                <w:rPrChange w:id="358" w:author="Александр Шрамков" w:date="2020-04-11T14:18:00Z">
                  <w:rPr>
                    <w:rStyle w:val="ab"/>
                  </w:rPr>
                </w:rPrChange>
              </w:rPr>
              <w:delText>6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PrChange w:id="359" w:author="Александр Шрамков" w:date="2020-04-11T14:18:00Z">
                  <w:rPr>
                    <w:rStyle w:val="ab"/>
                  </w:rPr>
                </w:rPrChange>
              </w:rPr>
              <w:delText>Информационная Безопасность</w:delText>
            </w:r>
            <w:r w:rsidDel="0099008D">
              <w:rPr>
                <w:webHidden/>
              </w:rPr>
              <w:tab/>
              <w:delText>32</w:delText>
            </w:r>
          </w:del>
        </w:p>
        <w:p w14:paraId="49D4FB28" w14:textId="12CD5EFE" w:rsidR="004E33A0" w:rsidDel="0099008D" w:rsidRDefault="004E33A0">
          <w:pPr>
            <w:pStyle w:val="18"/>
            <w:rPr>
              <w:del w:id="360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61" w:author="Александр Шрамков" w:date="2020-04-11T14:18:00Z">
            <w:r w:rsidRPr="0099008D" w:rsidDel="0099008D">
              <w:rPr>
                <w:rFonts w:eastAsia="Calibri"/>
                <w:rPrChange w:id="362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7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Fonts w:eastAsia="Calibri"/>
                <w:rPrChange w:id="363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Организационные изменения</w:delText>
            </w:r>
            <w:r w:rsidDel="0099008D">
              <w:rPr>
                <w:webHidden/>
              </w:rPr>
              <w:tab/>
              <w:delText>33</w:delText>
            </w:r>
          </w:del>
        </w:p>
        <w:p w14:paraId="0AB408CC" w14:textId="1EFF73AE" w:rsidR="004E33A0" w:rsidDel="0099008D" w:rsidRDefault="004E33A0">
          <w:pPr>
            <w:pStyle w:val="24"/>
            <w:rPr>
              <w:del w:id="364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65" w:author="Александр Шрамков" w:date="2020-04-11T14:18:00Z">
            <w:r w:rsidRPr="0099008D" w:rsidDel="0099008D">
              <w:rPr>
                <w:rFonts w:eastAsiaTheme="majorEastAsia"/>
                <w:rPrChange w:id="36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7.1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6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99008D">
              <w:rPr>
                <w:noProof/>
                <w:webHidden/>
              </w:rPr>
              <w:tab/>
              <w:delText>33</w:delText>
            </w:r>
          </w:del>
        </w:p>
        <w:p w14:paraId="37C236BA" w14:textId="27E5D9C4" w:rsidR="004E33A0" w:rsidDel="0099008D" w:rsidRDefault="004E33A0">
          <w:pPr>
            <w:pStyle w:val="24"/>
            <w:rPr>
              <w:del w:id="368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69" w:author="Александр Шрамков" w:date="2020-04-11T14:18:00Z">
            <w:r w:rsidRPr="0099008D" w:rsidDel="0099008D">
              <w:rPr>
                <w:rFonts w:eastAsiaTheme="majorEastAsia"/>
                <w:rPrChange w:id="370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7.2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71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Организационные аспекты</w:delText>
            </w:r>
            <w:r w:rsidDel="0099008D">
              <w:rPr>
                <w:noProof/>
                <w:webHidden/>
              </w:rPr>
              <w:tab/>
              <w:delText>34</w:delText>
            </w:r>
          </w:del>
        </w:p>
        <w:p w14:paraId="30BA5563" w14:textId="70E5773F" w:rsidR="004E33A0" w:rsidDel="0099008D" w:rsidRDefault="004E33A0">
          <w:pPr>
            <w:pStyle w:val="18"/>
            <w:rPr>
              <w:del w:id="372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73" w:author="Александр Шрамков" w:date="2020-04-11T14:18:00Z">
            <w:r w:rsidRPr="0099008D" w:rsidDel="0099008D">
              <w:rPr>
                <w:rFonts w:eastAsia="Calibri"/>
                <w:rPrChange w:id="374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8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Fonts w:eastAsia="Calibri"/>
                <w:rPrChange w:id="375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Открытые вопросы</w:delText>
            </w:r>
            <w:r w:rsidDel="0099008D">
              <w:rPr>
                <w:webHidden/>
              </w:rPr>
              <w:tab/>
              <w:delText>35</w:delText>
            </w:r>
          </w:del>
        </w:p>
        <w:p w14:paraId="776A8C4E" w14:textId="27A43E87" w:rsidR="004E33A0" w:rsidDel="0099008D" w:rsidRDefault="004E33A0">
          <w:pPr>
            <w:pStyle w:val="18"/>
            <w:rPr>
              <w:del w:id="376" w:author="Александр Шрамков" w:date="2020-04-11T14:18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77" w:author="Александр Шрамков" w:date="2020-04-11T14:18:00Z">
            <w:r w:rsidRPr="0099008D" w:rsidDel="0099008D">
              <w:rPr>
                <w:rFonts w:eastAsia="Calibri"/>
                <w:rPrChange w:id="378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9</w:delText>
            </w:r>
            <w:r w:rsidDel="0099008D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99008D" w:rsidDel="0099008D">
              <w:rPr>
                <w:rFonts w:eastAsia="Calibri"/>
                <w:rPrChange w:id="379" w:author="Александр Шрамков" w:date="2020-04-11T14:18:00Z">
                  <w:rPr>
                    <w:rStyle w:val="ab"/>
                    <w:rFonts w:eastAsia="Calibri"/>
                  </w:rPr>
                </w:rPrChange>
              </w:rPr>
              <w:delText>Приложения</w:delText>
            </w:r>
            <w:r w:rsidDel="0099008D">
              <w:rPr>
                <w:webHidden/>
              </w:rPr>
              <w:tab/>
              <w:delText>35</w:delText>
            </w:r>
          </w:del>
        </w:p>
        <w:p w14:paraId="4D958844" w14:textId="03D8499D" w:rsidR="004E33A0" w:rsidDel="0099008D" w:rsidRDefault="004E33A0">
          <w:pPr>
            <w:pStyle w:val="24"/>
            <w:rPr>
              <w:del w:id="380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81" w:author="Александр Шрамков" w:date="2020-04-11T14:18:00Z">
            <w:r w:rsidRPr="0099008D" w:rsidDel="0099008D">
              <w:rPr>
                <w:rFonts w:eastAsiaTheme="majorEastAsia"/>
                <w:rPrChange w:id="382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9.1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83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1.  Модели бизнес-процессов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7C998353" w14:textId="0EB8DCE0" w:rsidR="004E33A0" w:rsidDel="0099008D" w:rsidRDefault="004E33A0">
          <w:pPr>
            <w:pStyle w:val="24"/>
            <w:rPr>
              <w:del w:id="384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85" w:author="Александр Шрамков" w:date="2020-04-11T14:18:00Z">
            <w:r w:rsidRPr="0099008D" w:rsidDel="0099008D">
              <w:rPr>
                <w:rFonts w:eastAsiaTheme="majorEastAsia"/>
                <w:rPrChange w:id="38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9.2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8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2. Реестр бизнес-требований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284FF333" w14:textId="71022BBD" w:rsidR="004E33A0" w:rsidDel="0099008D" w:rsidRDefault="004E33A0">
          <w:pPr>
            <w:pStyle w:val="24"/>
            <w:rPr>
              <w:del w:id="388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89" w:author="Александр Шрамков" w:date="2020-04-11T14:18:00Z">
            <w:r w:rsidRPr="0099008D" w:rsidDel="0099008D">
              <w:rPr>
                <w:rFonts w:eastAsiaTheme="majorEastAsia"/>
                <w:rPrChange w:id="390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9.3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91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1E31C2AC" w14:textId="387E2138" w:rsidR="004E33A0" w:rsidDel="0099008D" w:rsidRDefault="004E33A0">
          <w:pPr>
            <w:pStyle w:val="24"/>
            <w:rPr>
              <w:del w:id="392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93" w:author="Александр Шрамков" w:date="2020-04-11T14:18:00Z">
            <w:r w:rsidRPr="0099008D" w:rsidDel="0099008D">
              <w:rPr>
                <w:rFonts w:eastAsiaTheme="majorEastAsia"/>
                <w:rPrChange w:id="394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9.4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95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4. Прочее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7605FD79" w14:textId="6DA51995" w:rsidR="004E33A0" w:rsidDel="0099008D" w:rsidRDefault="004E33A0">
          <w:pPr>
            <w:pStyle w:val="24"/>
            <w:rPr>
              <w:del w:id="396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397" w:author="Александр Шрамков" w:date="2020-04-11T14:18:00Z">
            <w:r w:rsidRPr="0099008D" w:rsidDel="0099008D">
              <w:rPr>
                <w:rFonts w:eastAsiaTheme="majorEastAsia"/>
                <w:rPrChange w:id="398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9.5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399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РП1-6: Роли и полномочия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5EDA059D" w14:textId="331BF8A4" w:rsidR="004E33A0" w:rsidDel="0099008D" w:rsidRDefault="004E33A0">
          <w:pPr>
            <w:pStyle w:val="24"/>
            <w:rPr>
              <w:del w:id="400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401" w:author="Александр Шрамков" w:date="2020-04-11T14:18:00Z">
            <w:r w:rsidRPr="0099008D" w:rsidDel="0099008D">
              <w:rPr>
                <w:rFonts w:eastAsiaTheme="majorEastAsia"/>
                <w:rPrChange w:id="402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9.6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403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6D163F36" w14:textId="11FF1B1E" w:rsidR="004E33A0" w:rsidDel="0099008D" w:rsidRDefault="004E33A0">
          <w:pPr>
            <w:pStyle w:val="24"/>
            <w:rPr>
              <w:del w:id="404" w:author="Александр Шрамков" w:date="2020-04-11T14:18:00Z"/>
              <w:rFonts w:eastAsiaTheme="minorEastAsia" w:cstheme="minorBidi"/>
              <w:b w:val="0"/>
              <w:noProof/>
              <w:lang w:eastAsia="ru-RU"/>
            </w:rPr>
          </w:pPr>
          <w:del w:id="405" w:author="Александр Шрамков" w:date="2020-04-11T14:18:00Z">
            <w:r w:rsidRPr="0099008D" w:rsidDel="0099008D">
              <w:rPr>
                <w:rFonts w:eastAsiaTheme="majorEastAsia"/>
                <w:rPrChange w:id="406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9.7</w:delText>
            </w:r>
            <w:r w:rsidDel="0099008D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99008D" w:rsidDel="0099008D">
              <w:rPr>
                <w:rFonts w:eastAsiaTheme="majorEastAsia"/>
                <w:rPrChange w:id="407" w:author="Александр Шрамков" w:date="2020-04-11T14:18:00Z">
                  <w:rPr>
                    <w:rStyle w:val="ab"/>
                    <w:rFonts w:eastAsiaTheme="majorEastAsia" w:cstheme="majorBidi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99008D">
              <w:rPr>
                <w:noProof/>
                <w:webHidden/>
              </w:rPr>
              <w:tab/>
              <w:delText>35</w:delText>
            </w:r>
          </w:del>
        </w:p>
        <w:p w14:paraId="166A25B9" w14:textId="5D746913" w:rsidR="009F5EA5" w:rsidRPr="00F94454" w:rsidRDefault="00D236A4" w:rsidP="00895A65">
          <w:pPr>
            <w:rPr>
              <w:rFonts w:ascii="Arial" w:hAnsi="Arial" w:cs="Arial"/>
            </w:r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66A25BA" w14:textId="77777777" w:rsidR="009F5EA5" w:rsidRPr="00F94454" w:rsidRDefault="009F5EA5" w:rsidP="00895A65">
      <w:pPr>
        <w:rPr>
          <w:rFonts w:ascii="Arial" w:hAnsi="Arial" w:cs="Arial"/>
        </w:rPr>
      </w:pPr>
    </w:p>
    <w:p w14:paraId="166A25BB" w14:textId="77777777" w:rsidR="00252D72" w:rsidRPr="00F94454" w:rsidRDefault="00252D72" w:rsidP="00895A65">
      <w:pPr>
        <w:rPr>
          <w:rFonts w:ascii="Arial" w:hAnsi="Arial" w:cs="Arial"/>
        </w:rPr>
        <w:sectPr w:rsidR="00252D72" w:rsidRPr="00F94454" w:rsidSect="00916FAB">
          <w:headerReference w:type="default" r:id="rId15"/>
          <w:head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166A25BC" w14:textId="77777777" w:rsidR="00FA572B" w:rsidRPr="00FA572B" w:rsidRDefault="001135C1" w:rsidP="00FA572B">
      <w:pPr>
        <w:pStyle w:val="1"/>
      </w:pPr>
      <w:bookmarkStart w:id="413" w:name="_Toc521758093"/>
      <w:bookmarkStart w:id="414" w:name="_Toc65857690"/>
      <w:r>
        <w:lastRenderedPageBreak/>
        <w:t>Глоссарий</w:t>
      </w:r>
      <w:bookmarkEnd w:id="413"/>
      <w:bookmarkEnd w:id="414"/>
    </w:p>
    <w:p w14:paraId="166A25BE" w14:textId="1AC58C70" w:rsidR="00FA572B" w:rsidRPr="00F94454" w:rsidRDefault="00FD250B" w:rsidP="001A06C6">
      <w:pPr>
        <w:spacing w:after="240" w:line="276" w:lineRule="auto"/>
        <w:ind w:firstLine="567"/>
        <w:rPr>
          <w:rFonts w:ascii="Arial" w:hAnsi="Arial" w:cs="Arial"/>
          <w:b/>
          <w:sz w:val="20"/>
        </w:rPr>
      </w:pPr>
      <w:r w:rsidRPr="008305CC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r w:rsidRPr="008305CC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166A25BF" w14:textId="77777777" w:rsidR="00FA572B" w:rsidRDefault="001135C1" w:rsidP="00FA572B">
      <w:pPr>
        <w:pStyle w:val="1"/>
      </w:pPr>
      <w:bookmarkStart w:id="415" w:name="_Toc521758094"/>
      <w:bookmarkStart w:id="416" w:name="_Toc65857691"/>
      <w:r>
        <w:t>Назн</w:t>
      </w:r>
      <w:r w:rsidR="00A8186B">
        <w:t>а</w:t>
      </w:r>
      <w:r>
        <w:t>чение документа</w:t>
      </w:r>
      <w:bookmarkEnd w:id="415"/>
      <w:bookmarkEnd w:id="416"/>
    </w:p>
    <w:p w14:paraId="166A25C0" w14:textId="77777777" w:rsidR="00363CBE" w:rsidRPr="00363CBE" w:rsidRDefault="005E0666" w:rsidP="005E0666">
      <w:pPr>
        <w:ind w:firstLine="432"/>
      </w:pPr>
      <w:r>
        <w:rPr>
          <w:rFonts w:ascii="Arial" w:hAnsi="Arial" w:cs="Arial"/>
        </w:rPr>
        <w:t xml:space="preserve">Данный документ описывает реализацию бизнес-процесса </w:t>
      </w:r>
      <w:r w:rsidRPr="00D719E3">
        <w:rPr>
          <w:rFonts w:ascii="Arial" w:hAnsi="Arial" w:cs="Arial"/>
        </w:rPr>
        <w:t>«</w:t>
      </w:r>
      <w:r>
        <w:rPr>
          <w:rFonts w:ascii="Arial" w:hAnsi="Arial" w:cs="Arial"/>
        </w:rPr>
        <w:t>ПП-07.02.03.03-</w:t>
      </w:r>
      <w:r>
        <w:rPr>
          <w:rFonts w:ascii="Arial" w:hAnsi="Arial" w:cs="Arial"/>
          <w:lang w:val="en-US"/>
        </w:rPr>
        <w:t>ERP</w:t>
      </w:r>
      <w:r w:rsidRPr="00D719E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Планирование остановочных ремонтов» в системе </w:t>
      </w:r>
      <w:r>
        <w:rPr>
          <w:rFonts w:ascii="Arial" w:hAnsi="Arial" w:cs="Arial"/>
          <w:lang w:val="en-US"/>
        </w:rPr>
        <w:t>S</w:t>
      </w:r>
      <w:r w:rsidRPr="0071452C">
        <w:rPr>
          <w:rFonts w:ascii="Arial" w:hAnsi="Arial" w:cs="Arial"/>
        </w:rPr>
        <w:t>/4</w:t>
      </w:r>
      <w:r>
        <w:rPr>
          <w:rFonts w:ascii="Arial" w:hAnsi="Arial" w:cs="Arial"/>
          <w:lang w:val="en-US"/>
        </w:rPr>
        <w:t>HANA</w:t>
      </w:r>
      <w:r w:rsidRPr="00D719E3">
        <w:rPr>
          <w:rFonts w:ascii="Arial" w:hAnsi="Arial" w:cs="Arial"/>
        </w:rPr>
        <w:t>.</w:t>
      </w:r>
    </w:p>
    <w:p w14:paraId="166A25C1" w14:textId="77777777" w:rsidR="00FF5232" w:rsidRPr="00F94454" w:rsidRDefault="00FF5232" w:rsidP="00FF5232">
      <w:pPr>
        <w:pStyle w:val="1"/>
      </w:pPr>
      <w:bookmarkStart w:id="417" w:name="_Toc469481037"/>
      <w:bookmarkStart w:id="418" w:name="_Toc521758095"/>
      <w:bookmarkStart w:id="419" w:name="_Toc65857692"/>
      <w:r w:rsidRPr="00F94454">
        <w:t>Предпосылки успешной реализации</w:t>
      </w:r>
      <w:bookmarkEnd w:id="417"/>
      <w:bookmarkEnd w:id="418"/>
      <w:bookmarkEnd w:id="419"/>
    </w:p>
    <w:p w14:paraId="166A25C2" w14:textId="3E1DAA50" w:rsidR="00833545" w:rsidRPr="00C54833" w:rsidRDefault="006A7267" w:rsidP="006A7267">
      <w:pPr>
        <w:ind w:firstLine="432"/>
        <w:rPr>
          <w:rFonts w:ascii="Arial" w:hAnsi="Arial" w:cs="Arial"/>
        </w:rPr>
      </w:pPr>
      <w:r w:rsidRPr="007A088C">
        <w:rPr>
          <w:rFonts w:ascii="Arial" w:hAnsi="Arial" w:cs="Arial"/>
        </w:rPr>
        <w:t>Реали</w:t>
      </w:r>
      <w:r>
        <w:rPr>
          <w:rFonts w:ascii="Arial" w:hAnsi="Arial" w:cs="Arial"/>
        </w:rPr>
        <w:t>зованы</w:t>
      </w:r>
      <w:r w:rsidRPr="007A088C">
        <w:rPr>
          <w:rFonts w:ascii="Arial" w:hAnsi="Arial" w:cs="Arial"/>
        </w:rPr>
        <w:t xml:space="preserve"> бизнес-процесс</w:t>
      </w:r>
      <w:r>
        <w:rPr>
          <w:rFonts w:ascii="Arial" w:hAnsi="Arial" w:cs="Arial"/>
        </w:rPr>
        <w:t>ы</w:t>
      </w:r>
      <w:r w:rsidR="00833545">
        <w:rPr>
          <w:rFonts w:ascii="Arial" w:hAnsi="Arial" w:cs="Arial"/>
          <w:lang w:val="en-US"/>
        </w:rPr>
        <w:t>:</w:t>
      </w:r>
    </w:p>
    <w:p w14:paraId="166A25C3" w14:textId="6E16A28A" w:rsidR="00A4250A" w:rsidRPr="001A06C6" w:rsidRDefault="0082265A" w:rsidP="001A06C6">
      <w:pPr>
        <w:pStyle w:val="afc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Сформированы и утверждены в бюджете заказы ТОРО и сформирован годовой план воздействий на ПА в процессе </w:t>
      </w:r>
      <w:r w:rsidR="00E5268D">
        <w:rPr>
          <w:rFonts w:ascii="Arial" w:hAnsi="Arial" w:cs="Arial"/>
        </w:rPr>
        <w:t>«</w:t>
      </w:r>
      <w:r w:rsidR="00D236A4" w:rsidRPr="001A06C6">
        <w:rPr>
          <w:rFonts w:ascii="Arial" w:hAnsi="Arial" w:cs="Arial"/>
        </w:rPr>
        <w:t>ПП-07.02.03.01-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Годовое плани</w:t>
      </w:r>
      <w:r w:rsidR="00C72702" w:rsidRPr="00082D6E">
        <w:rPr>
          <w:rFonts w:ascii="Arial" w:hAnsi="Arial" w:cs="Arial"/>
        </w:rPr>
        <w:t>рование воздействий на производ</w:t>
      </w:r>
      <w:r w:rsidR="00D236A4" w:rsidRPr="001A06C6">
        <w:rPr>
          <w:rFonts w:ascii="Arial" w:hAnsi="Arial" w:cs="Arial"/>
        </w:rPr>
        <w:t>ственные активы</w:t>
      </w:r>
      <w:r w:rsidR="00E5268D">
        <w:rPr>
          <w:rFonts w:ascii="Arial" w:hAnsi="Arial" w:cs="Arial"/>
        </w:rPr>
        <w:t>»</w:t>
      </w:r>
      <w:r w:rsidR="00B1787D">
        <w:rPr>
          <w:rFonts w:ascii="Arial" w:hAnsi="Arial" w:cs="Arial"/>
        </w:rPr>
        <w:t xml:space="preserve"> (описан в КД «</w:t>
      </w:r>
      <w:del w:id="420" w:author="Александр Шрамков" w:date="2020-04-11T10:25:00Z">
        <w:r w:rsidR="00B1787D" w:rsidDel="00EC5F5C">
          <w:rPr>
            <w:rFonts w:ascii="Arial" w:hAnsi="Arial" w:cs="Arial"/>
            <w:lang w:val="en-US"/>
          </w:rPr>
          <w:delText>ERP</w:delText>
        </w:r>
        <w:r w:rsidR="002B6D5D" w:rsidRPr="001A06C6" w:rsidDel="00EC5F5C">
          <w:rPr>
            <w:rFonts w:ascii="Arial" w:hAnsi="Arial" w:cs="Arial"/>
          </w:rPr>
          <w:delText>.</w:delText>
        </w:r>
        <w:r w:rsidR="00B1787D" w:rsidRPr="00CA3AC9" w:rsidDel="00EC5F5C">
          <w:rPr>
            <w:rFonts w:ascii="Arial" w:hAnsi="Arial" w:cs="Arial"/>
          </w:rPr>
          <w:delText>5.1.</w:delText>
        </w:r>
      </w:del>
      <w:ins w:id="421" w:author="Александр Шрамков" w:date="2021-03-05T14:00:00Z">
        <w:r w:rsidR="00EF2B83">
          <w:rPr>
            <w:rFonts w:ascii="Arial" w:hAnsi="Arial" w:cs="Arial"/>
            <w:lang w:val="en-US"/>
          </w:rPr>
          <w:t>ERP</w:t>
        </w:r>
        <w:r w:rsidR="00EF2B83" w:rsidRPr="00EF2B83">
          <w:rPr>
            <w:rFonts w:ascii="Arial" w:hAnsi="Arial" w:cs="Arial"/>
            <w:rPrChange w:id="422" w:author="Александр Шрамков" w:date="2021-03-05T14:00:00Z">
              <w:rPr>
                <w:rFonts w:ascii="Arial" w:hAnsi="Arial" w:cs="Arial"/>
                <w:lang w:val="en-US"/>
              </w:rPr>
            </w:rPrChange>
          </w:rPr>
          <w:t>.13.9</w:t>
        </w:r>
      </w:ins>
      <w:ins w:id="423" w:author="Александр Шрамков" w:date="2020-04-11T10:25:00Z">
        <w:r w:rsidR="00EC5F5C" w:rsidRPr="00EC5F5C">
          <w:rPr>
            <w:rFonts w:ascii="Arial" w:hAnsi="Arial" w:cs="Arial"/>
            <w:rPrChange w:id="424" w:author="Александр Шрамков" w:date="2020-04-11T10:25:00Z">
              <w:rPr>
                <w:rFonts w:ascii="Arial" w:hAnsi="Arial" w:cs="Arial"/>
                <w:lang w:val="en-US"/>
              </w:rPr>
            </w:rPrChange>
          </w:rPr>
          <w:t>.2.</w:t>
        </w:r>
      </w:ins>
      <w:r w:rsidR="00B1787D" w:rsidRPr="00CA3AC9">
        <w:rPr>
          <w:rFonts w:ascii="Arial" w:hAnsi="Arial" w:cs="Arial"/>
        </w:rPr>
        <w:t>52</w:t>
      </w:r>
      <w:r w:rsidR="002B6D5D" w:rsidRPr="001A06C6">
        <w:rPr>
          <w:rFonts w:ascii="Arial" w:hAnsi="Arial" w:cs="Arial"/>
        </w:rPr>
        <w:t>_</w:t>
      </w:r>
      <w:r w:rsidR="002B6D5D">
        <w:rPr>
          <w:rFonts w:ascii="Arial" w:hAnsi="Arial" w:cs="Arial"/>
          <w:lang w:val="en-US"/>
        </w:rPr>
        <w:t>PM</w:t>
      </w:r>
      <w:r w:rsidR="002B6D5D" w:rsidRPr="001A06C6">
        <w:rPr>
          <w:rFonts w:ascii="Arial" w:hAnsi="Arial" w:cs="Arial"/>
        </w:rPr>
        <w:t>_</w:t>
      </w:r>
      <w:r w:rsidR="002B6D5D">
        <w:rPr>
          <w:rFonts w:ascii="Arial" w:hAnsi="Arial" w:cs="Arial"/>
        </w:rPr>
        <w:t>КД</w:t>
      </w:r>
      <w:r w:rsidR="00B1787D" w:rsidRPr="00CA3AC9">
        <w:rPr>
          <w:rFonts w:ascii="Arial" w:hAnsi="Arial" w:cs="Arial"/>
        </w:rPr>
        <w:t xml:space="preserve"> </w:t>
      </w:r>
      <w:r w:rsidR="00B1787D">
        <w:rPr>
          <w:rFonts w:ascii="Arial" w:hAnsi="Arial" w:cs="Arial"/>
        </w:rPr>
        <w:t>Годовое планирование воздействий на ПА»)</w:t>
      </w:r>
      <w:r w:rsidRPr="001A06C6">
        <w:rPr>
          <w:rFonts w:ascii="Arial" w:hAnsi="Arial" w:cs="Arial"/>
        </w:rPr>
        <w:t>;</w:t>
      </w:r>
    </w:p>
    <w:p w14:paraId="166A25C6" w14:textId="791901F4" w:rsidR="00A4250A" w:rsidRPr="001A06C6" w:rsidRDefault="003542FA" w:rsidP="001A06C6">
      <w:pPr>
        <w:pStyle w:val="afc"/>
        <w:numPr>
          <w:ilvl w:val="0"/>
          <w:numId w:val="30"/>
        </w:numPr>
        <w:rPr>
          <w:rFonts w:ascii="Arial" w:hAnsi="Arial" w:cs="Arial"/>
        </w:rPr>
      </w:pPr>
      <w:r w:rsidRPr="003542FA">
        <w:rPr>
          <w:rFonts w:ascii="Arial" w:hAnsi="Arial" w:cs="Arial"/>
        </w:rPr>
        <w:t xml:space="preserve">Сформированы проекты и сетевые графики капитального строительства и инвестиций </w:t>
      </w:r>
      <w:r w:rsidR="00D67F64">
        <w:rPr>
          <w:rFonts w:ascii="Arial" w:hAnsi="Arial" w:cs="Arial"/>
        </w:rPr>
        <w:t>и сетевые графики инвестиционных проектов ТОиР</w:t>
      </w:r>
      <w:r w:rsidR="00D67F64" w:rsidRPr="003542FA">
        <w:rPr>
          <w:rFonts w:ascii="Arial" w:hAnsi="Arial" w:cs="Arial"/>
        </w:rPr>
        <w:t xml:space="preserve"> </w:t>
      </w:r>
      <w:r w:rsidRPr="003542FA">
        <w:rPr>
          <w:rFonts w:ascii="Arial" w:hAnsi="Arial" w:cs="Arial"/>
        </w:rPr>
        <w:t>в процессах «</w:t>
      </w:r>
      <w:r w:rsidR="00D236A4" w:rsidRPr="001A06C6">
        <w:rPr>
          <w:rFonts w:ascii="Arial" w:hAnsi="Arial" w:cs="Arial"/>
        </w:rPr>
        <w:t>ОП-03.02.19.01-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  Управление потребностью и стоимостью на работы, выполняемые подрядным способом</w:t>
      </w:r>
      <w:r w:rsidRPr="003542FA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и «</w:t>
      </w:r>
      <w:r w:rsidR="00D236A4" w:rsidRPr="001A06C6">
        <w:rPr>
          <w:rFonts w:ascii="Arial" w:hAnsi="Arial" w:cs="Arial"/>
        </w:rPr>
        <w:t>ОП-03.02.19.02-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  Управление потребностью и стоимостью на работы, выполняемые собственными силами </w:t>
      </w:r>
      <w:r w:rsidR="00B1787D" w:rsidRPr="003542FA">
        <w:rPr>
          <w:rFonts w:ascii="Arial" w:hAnsi="Arial" w:cs="Arial"/>
        </w:rPr>
        <w:t>(описан</w:t>
      </w:r>
      <w:r>
        <w:rPr>
          <w:rFonts w:ascii="Arial" w:hAnsi="Arial" w:cs="Arial"/>
        </w:rPr>
        <w:t>ы</w:t>
      </w:r>
      <w:r w:rsidR="00B1787D" w:rsidRPr="003542FA">
        <w:rPr>
          <w:rFonts w:ascii="Arial" w:hAnsi="Arial" w:cs="Arial"/>
        </w:rPr>
        <w:t xml:space="preserve"> в КД «</w:t>
      </w:r>
      <w:del w:id="425" w:author="Александр Шрамков" w:date="2020-04-11T10:25:00Z">
        <w:r w:rsidR="00F00373" w:rsidRPr="003542FA" w:rsidDel="00EC5F5C">
          <w:rPr>
            <w:rFonts w:ascii="Arial" w:hAnsi="Arial" w:cs="Arial"/>
          </w:rPr>
          <w:delText>ERP.5.1.</w:delText>
        </w:r>
      </w:del>
      <w:ins w:id="426" w:author="Александр Шрамков" w:date="2021-03-05T14:00:00Z">
        <w:r w:rsidR="00EF2B83">
          <w:rPr>
            <w:rFonts w:ascii="Arial" w:hAnsi="Arial" w:cs="Arial"/>
          </w:rPr>
          <w:t>ERP.13.9</w:t>
        </w:r>
      </w:ins>
      <w:ins w:id="427" w:author="Александр Шрамков" w:date="2020-04-11T10:25:00Z">
        <w:r w:rsidR="00EC5F5C">
          <w:rPr>
            <w:rFonts w:ascii="Arial" w:hAnsi="Arial" w:cs="Arial"/>
          </w:rPr>
          <w:t>.2.</w:t>
        </w:r>
      </w:ins>
      <w:r w:rsidR="00F00373" w:rsidRPr="003542FA">
        <w:rPr>
          <w:rFonts w:ascii="Arial" w:hAnsi="Arial" w:cs="Arial"/>
        </w:rPr>
        <w:t>48</w:t>
      </w:r>
      <w:r w:rsidR="002B6D5D" w:rsidRPr="00072E5D">
        <w:rPr>
          <w:rFonts w:ascii="Arial" w:hAnsi="Arial" w:cs="Arial"/>
        </w:rPr>
        <w:t>_</w:t>
      </w:r>
      <w:r w:rsidR="002B6D5D">
        <w:rPr>
          <w:rFonts w:ascii="Arial" w:hAnsi="Arial" w:cs="Arial"/>
          <w:lang w:val="en-US"/>
        </w:rPr>
        <w:t>PS</w:t>
      </w:r>
      <w:r w:rsidR="002B6D5D" w:rsidRPr="00072E5D">
        <w:rPr>
          <w:rFonts w:ascii="Arial" w:hAnsi="Arial" w:cs="Arial"/>
        </w:rPr>
        <w:t>_</w:t>
      </w:r>
      <w:r w:rsidR="002B6D5D">
        <w:rPr>
          <w:rFonts w:ascii="Arial" w:hAnsi="Arial" w:cs="Arial"/>
        </w:rPr>
        <w:t>КД</w:t>
      </w:r>
      <w:r w:rsidR="00F00373" w:rsidRPr="003542FA">
        <w:rPr>
          <w:rFonts w:ascii="Arial" w:hAnsi="Arial" w:cs="Arial"/>
        </w:rPr>
        <w:t xml:space="preserve"> Планирование и реализация проектов К</w:t>
      </w:r>
      <w:r w:rsidR="00D32702">
        <w:rPr>
          <w:rFonts w:ascii="Arial" w:hAnsi="Arial" w:cs="Arial"/>
          <w:lang w:val="en-US"/>
        </w:rPr>
        <w:t>C</w:t>
      </w:r>
      <w:r w:rsidR="00D32702">
        <w:rPr>
          <w:rFonts w:ascii="Arial" w:hAnsi="Arial" w:cs="Arial"/>
        </w:rPr>
        <w:t>иИ</w:t>
      </w:r>
      <w:r w:rsidR="00F00373" w:rsidRPr="003542FA">
        <w:rPr>
          <w:rFonts w:ascii="Arial" w:hAnsi="Arial" w:cs="Arial"/>
        </w:rPr>
        <w:t>»)</w:t>
      </w:r>
      <w:r w:rsidRPr="001A06C6">
        <w:rPr>
          <w:rFonts w:ascii="Arial" w:hAnsi="Arial" w:cs="Arial"/>
        </w:rPr>
        <w:t>;</w:t>
      </w:r>
    </w:p>
    <w:p w14:paraId="166A25C7" w14:textId="6B6CB147" w:rsidR="00A4250A" w:rsidRPr="001A06C6" w:rsidRDefault="003542FA" w:rsidP="001A06C6">
      <w:pPr>
        <w:pStyle w:val="afc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Реализован процесс «</w:t>
      </w:r>
      <w:r w:rsidR="00D236A4" w:rsidRPr="001A06C6">
        <w:rPr>
          <w:rFonts w:ascii="Arial" w:hAnsi="Arial" w:cs="Arial"/>
        </w:rPr>
        <w:t>ПП-07.03.03.02-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Управление внеплановыми воздействиями ТОиР</w:t>
      </w:r>
      <w:r>
        <w:rPr>
          <w:rFonts w:ascii="Arial" w:hAnsi="Arial" w:cs="Arial"/>
        </w:rPr>
        <w:t>»</w:t>
      </w:r>
      <w:r w:rsidR="00B1787D">
        <w:rPr>
          <w:rFonts w:ascii="Arial" w:hAnsi="Arial" w:cs="Arial"/>
        </w:rPr>
        <w:t xml:space="preserve"> (описан в КД «</w:t>
      </w:r>
      <w:del w:id="428" w:author="Александр Шрамков" w:date="2020-04-11T10:25:00Z">
        <w:r w:rsidR="00B1787D" w:rsidDel="00EC5F5C">
          <w:rPr>
            <w:rFonts w:ascii="Arial" w:hAnsi="Arial" w:cs="Arial"/>
            <w:lang w:val="en-US"/>
          </w:rPr>
          <w:delText>ERP</w:delText>
        </w:r>
        <w:r w:rsidR="00D32702" w:rsidDel="00EC5F5C">
          <w:rPr>
            <w:rFonts w:ascii="Arial" w:hAnsi="Arial" w:cs="Arial"/>
          </w:rPr>
          <w:delText>.</w:delText>
        </w:r>
        <w:r w:rsidR="00D236A4" w:rsidRPr="001A06C6" w:rsidDel="00EC5F5C">
          <w:rPr>
            <w:rFonts w:ascii="Arial" w:hAnsi="Arial" w:cs="Arial"/>
          </w:rPr>
          <w:delText>5.1.</w:delText>
        </w:r>
      </w:del>
      <w:ins w:id="429" w:author="Александр Шрамков" w:date="2021-03-05T14:00:00Z">
        <w:r w:rsidR="00EF2B83">
          <w:rPr>
            <w:rFonts w:ascii="Arial" w:hAnsi="Arial" w:cs="Arial"/>
            <w:lang w:val="en-US"/>
          </w:rPr>
          <w:t>ERP</w:t>
        </w:r>
        <w:r w:rsidR="00EF2B83" w:rsidRPr="00EF2B83">
          <w:rPr>
            <w:rFonts w:ascii="Arial" w:hAnsi="Arial" w:cs="Arial"/>
            <w:rPrChange w:id="430" w:author="Александр Шрамков" w:date="2021-03-05T14:00:00Z">
              <w:rPr>
                <w:rFonts w:ascii="Arial" w:hAnsi="Arial" w:cs="Arial"/>
                <w:lang w:val="en-US"/>
              </w:rPr>
            </w:rPrChange>
          </w:rPr>
          <w:t>.13.9</w:t>
        </w:r>
      </w:ins>
      <w:ins w:id="431" w:author="Александр Шрамков" w:date="2020-04-11T10:25:00Z">
        <w:r w:rsidR="00EC5F5C" w:rsidRPr="00EC5F5C">
          <w:rPr>
            <w:rFonts w:ascii="Arial" w:hAnsi="Arial" w:cs="Arial"/>
            <w:rPrChange w:id="432" w:author="Александр Шрамков" w:date="2020-04-11T10:25:00Z">
              <w:rPr>
                <w:rFonts w:ascii="Arial" w:hAnsi="Arial" w:cs="Arial"/>
                <w:lang w:val="en-US"/>
              </w:rPr>
            </w:rPrChange>
          </w:rPr>
          <w:t>.2.</w:t>
        </w:r>
      </w:ins>
      <w:r w:rsidR="00D236A4" w:rsidRPr="001A06C6">
        <w:rPr>
          <w:rFonts w:ascii="Arial" w:hAnsi="Arial" w:cs="Arial"/>
        </w:rPr>
        <w:t>55</w:t>
      </w:r>
      <w:r w:rsidR="00D25EE7">
        <w:rPr>
          <w:rFonts w:ascii="Arial" w:hAnsi="Arial" w:cs="Arial"/>
        </w:rPr>
        <w:t>_</w:t>
      </w:r>
      <w:r w:rsidR="00D25EE7">
        <w:rPr>
          <w:rFonts w:ascii="Arial" w:hAnsi="Arial" w:cs="Arial"/>
          <w:lang w:val="en-US"/>
        </w:rPr>
        <w:t>PM</w:t>
      </w:r>
      <w:r w:rsidR="00D25EE7" w:rsidRPr="001A06C6">
        <w:rPr>
          <w:rFonts w:ascii="Arial" w:hAnsi="Arial" w:cs="Arial"/>
        </w:rPr>
        <w:t>_</w:t>
      </w:r>
      <w:r w:rsidR="00D25EE7">
        <w:rPr>
          <w:rFonts w:ascii="Arial" w:hAnsi="Arial" w:cs="Arial"/>
        </w:rPr>
        <w:t>КД</w:t>
      </w:r>
      <w:r w:rsidR="00D236A4" w:rsidRPr="001A06C6">
        <w:rPr>
          <w:rFonts w:ascii="Arial" w:hAnsi="Arial" w:cs="Arial"/>
        </w:rPr>
        <w:t xml:space="preserve"> </w:t>
      </w:r>
      <w:r w:rsidR="00B1787D">
        <w:rPr>
          <w:rFonts w:ascii="Arial" w:hAnsi="Arial" w:cs="Arial"/>
        </w:rPr>
        <w:t>Выполнение и фактический учёт выполненных работ»)</w:t>
      </w:r>
      <w:r>
        <w:rPr>
          <w:rFonts w:ascii="Arial" w:hAnsi="Arial" w:cs="Arial"/>
        </w:rPr>
        <w:t xml:space="preserve"> формирования внеплановых заказов ТОРО</w:t>
      </w:r>
      <w:r w:rsidRPr="001A06C6">
        <w:rPr>
          <w:rFonts w:ascii="Arial" w:hAnsi="Arial" w:cs="Arial"/>
        </w:rPr>
        <w:t>;</w:t>
      </w:r>
    </w:p>
    <w:p w14:paraId="166A25C8" w14:textId="7012889A" w:rsidR="00A4250A" w:rsidRPr="001A06C6" w:rsidRDefault="003542FA" w:rsidP="001A06C6">
      <w:pPr>
        <w:pStyle w:val="afc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Сформирован план-график воздействий на ПА на месяц в процессе </w:t>
      </w:r>
      <w:bookmarkStart w:id="433" w:name="OLE_LINK5"/>
      <w:r>
        <w:rPr>
          <w:rFonts w:ascii="Arial" w:hAnsi="Arial" w:cs="Arial"/>
        </w:rPr>
        <w:t>«</w:t>
      </w:r>
      <w:r w:rsidR="00D236A4" w:rsidRPr="001A06C6">
        <w:rPr>
          <w:rFonts w:ascii="Arial" w:hAnsi="Arial" w:cs="Arial"/>
        </w:rPr>
        <w:t>ПП-07.03.01-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Оперативное (месячное) планирование воздействий на производственные активы</w:t>
      </w:r>
      <w:r>
        <w:rPr>
          <w:rFonts w:ascii="Arial" w:hAnsi="Arial" w:cs="Arial"/>
        </w:rPr>
        <w:t>»</w:t>
      </w:r>
      <w:r w:rsidR="00B1787D">
        <w:rPr>
          <w:rFonts w:ascii="Arial" w:hAnsi="Arial" w:cs="Arial"/>
        </w:rPr>
        <w:t xml:space="preserve"> (описан в КД </w:t>
      </w:r>
      <w:r w:rsidR="00B74A2B">
        <w:rPr>
          <w:rFonts w:ascii="Arial" w:hAnsi="Arial" w:cs="Arial"/>
        </w:rPr>
        <w:t>«</w:t>
      </w:r>
      <w:del w:id="434" w:author="Александр Шрамков" w:date="2020-04-11T10:25:00Z">
        <w:r w:rsidR="00B1787D" w:rsidDel="00EC5F5C">
          <w:rPr>
            <w:rFonts w:ascii="Arial" w:hAnsi="Arial" w:cs="Arial"/>
            <w:lang w:val="en-US"/>
          </w:rPr>
          <w:delText>ERP</w:delText>
        </w:r>
        <w:r w:rsidR="00D25EE7" w:rsidDel="00EC5F5C">
          <w:rPr>
            <w:rFonts w:ascii="Arial" w:hAnsi="Arial" w:cs="Arial"/>
          </w:rPr>
          <w:delText>.</w:delText>
        </w:r>
        <w:r w:rsidR="00B1787D" w:rsidRPr="00CA3AC9" w:rsidDel="00EC5F5C">
          <w:rPr>
            <w:rFonts w:ascii="Arial" w:hAnsi="Arial" w:cs="Arial"/>
          </w:rPr>
          <w:delText>5.1.</w:delText>
        </w:r>
      </w:del>
      <w:ins w:id="435" w:author="Александр Шрамков" w:date="2021-03-05T14:00:00Z">
        <w:r w:rsidR="00EF2B83">
          <w:rPr>
            <w:rFonts w:ascii="Arial" w:hAnsi="Arial" w:cs="Arial"/>
            <w:lang w:val="en-US"/>
          </w:rPr>
          <w:t>ERP</w:t>
        </w:r>
        <w:r w:rsidR="00EF2B83" w:rsidRPr="00EF2B83">
          <w:rPr>
            <w:rFonts w:ascii="Arial" w:hAnsi="Arial" w:cs="Arial"/>
            <w:rPrChange w:id="436" w:author="Александр Шрамков" w:date="2021-03-05T14:00:00Z">
              <w:rPr>
                <w:rFonts w:ascii="Arial" w:hAnsi="Arial" w:cs="Arial"/>
                <w:lang w:val="en-US"/>
              </w:rPr>
            </w:rPrChange>
          </w:rPr>
          <w:t>.13.9</w:t>
        </w:r>
      </w:ins>
      <w:ins w:id="437" w:author="Александр Шрамков" w:date="2020-04-11T10:25:00Z">
        <w:r w:rsidR="00EC5F5C" w:rsidRPr="00EC5F5C">
          <w:rPr>
            <w:rFonts w:ascii="Arial" w:hAnsi="Arial" w:cs="Arial"/>
            <w:rPrChange w:id="438" w:author="Александр Шрамков" w:date="2020-04-11T10:25:00Z">
              <w:rPr>
                <w:rFonts w:ascii="Arial" w:hAnsi="Arial" w:cs="Arial"/>
                <w:lang w:val="en-US"/>
              </w:rPr>
            </w:rPrChange>
          </w:rPr>
          <w:t>.2.</w:t>
        </w:r>
      </w:ins>
      <w:r w:rsidR="00B1787D" w:rsidRPr="00CA3AC9">
        <w:rPr>
          <w:rFonts w:ascii="Arial" w:hAnsi="Arial" w:cs="Arial"/>
        </w:rPr>
        <w:t>54</w:t>
      </w:r>
      <w:r w:rsidR="00D25EE7">
        <w:rPr>
          <w:rFonts w:ascii="Arial" w:hAnsi="Arial" w:cs="Arial"/>
        </w:rPr>
        <w:t>_</w:t>
      </w:r>
      <w:r w:rsidR="00D25EE7">
        <w:rPr>
          <w:rFonts w:ascii="Arial" w:hAnsi="Arial" w:cs="Arial"/>
          <w:lang w:val="en-US"/>
        </w:rPr>
        <w:t>PM</w:t>
      </w:r>
      <w:r w:rsidR="00D25EE7" w:rsidRPr="00072E5D">
        <w:rPr>
          <w:rFonts w:ascii="Arial" w:hAnsi="Arial" w:cs="Arial"/>
        </w:rPr>
        <w:t>_</w:t>
      </w:r>
      <w:r w:rsidR="00D25EE7">
        <w:rPr>
          <w:rFonts w:ascii="Arial" w:hAnsi="Arial" w:cs="Arial"/>
        </w:rPr>
        <w:t>КД</w:t>
      </w:r>
      <w:r w:rsidR="00B1787D" w:rsidRPr="00CA3AC9">
        <w:rPr>
          <w:rFonts w:ascii="Arial" w:hAnsi="Arial" w:cs="Arial"/>
        </w:rPr>
        <w:t xml:space="preserve"> </w:t>
      </w:r>
      <w:r w:rsidR="00B1787D">
        <w:rPr>
          <w:rFonts w:ascii="Arial" w:hAnsi="Arial" w:cs="Arial"/>
        </w:rPr>
        <w:t>Оперативное планирование воздействий на ПА»)</w:t>
      </w:r>
      <w:bookmarkEnd w:id="433"/>
      <w:r w:rsidRPr="001A06C6">
        <w:rPr>
          <w:rFonts w:ascii="Arial" w:hAnsi="Arial" w:cs="Arial"/>
        </w:rPr>
        <w:t>;</w:t>
      </w:r>
    </w:p>
    <w:p w14:paraId="43DA0FD1" w14:textId="7ED6542E" w:rsidR="00A468AE" w:rsidRPr="00A468AE" w:rsidRDefault="003542FA" w:rsidP="001A06C6">
      <w:pPr>
        <w:pStyle w:val="afc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Сформирован план-график воздействий на ПА на неделю</w:t>
      </w:r>
      <w:r w:rsidRPr="001A06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r w:rsidR="00D236A4" w:rsidRPr="001A06C6">
        <w:rPr>
          <w:rFonts w:ascii="Arial" w:hAnsi="Arial" w:cs="Arial"/>
        </w:rPr>
        <w:t>ПП-07.03.02-</w:t>
      </w:r>
      <w:r w:rsidR="00D236A4" w:rsidRPr="001A06C6">
        <w:rPr>
          <w:rFonts w:ascii="Arial" w:hAnsi="Arial" w:cs="Arial"/>
          <w:lang w:val="en-US"/>
        </w:rPr>
        <w:t>ERP</w:t>
      </w:r>
      <w:r w:rsidR="00D236A4" w:rsidRPr="001A06C6">
        <w:rPr>
          <w:rFonts w:ascii="Arial" w:hAnsi="Arial" w:cs="Arial"/>
        </w:rPr>
        <w:t xml:space="preserve"> Недельно-суточное планирование воздействий на производственные активы</w:t>
      </w:r>
      <w:r>
        <w:rPr>
          <w:rFonts w:ascii="Arial" w:hAnsi="Arial" w:cs="Arial"/>
        </w:rPr>
        <w:t>»</w:t>
      </w:r>
      <w:r w:rsidR="00B1787D">
        <w:rPr>
          <w:rFonts w:ascii="Arial" w:hAnsi="Arial" w:cs="Arial"/>
        </w:rPr>
        <w:t xml:space="preserve"> (описан в КД «</w:t>
      </w:r>
      <w:del w:id="439" w:author="Александр Шрамков" w:date="2020-04-11T10:25:00Z">
        <w:r w:rsidR="00B1787D" w:rsidDel="00EC5F5C">
          <w:rPr>
            <w:rFonts w:ascii="Arial" w:hAnsi="Arial" w:cs="Arial"/>
            <w:lang w:val="en-US"/>
          </w:rPr>
          <w:delText>ERP</w:delText>
        </w:r>
        <w:r w:rsidR="00D25EE7" w:rsidDel="00EC5F5C">
          <w:rPr>
            <w:rFonts w:ascii="Arial" w:hAnsi="Arial" w:cs="Arial"/>
          </w:rPr>
          <w:delText>.</w:delText>
        </w:r>
        <w:r w:rsidR="00B1787D" w:rsidRPr="00CA3AC9" w:rsidDel="00EC5F5C">
          <w:rPr>
            <w:rFonts w:ascii="Arial" w:hAnsi="Arial" w:cs="Arial"/>
          </w:rPr>
          <w:delText>5.1.</w:delText>
        </w:r>
      </w:del>
      <w:ins w:id="440" w:author="Александр Шрамков" w:date="2021-03-05T14:00:00Z">
        <w:r w:rsidR="00EF2B83">
          <w:rPr>
            <w:rFonts w:ascii="Arial" w:hAnsi="Arial" w:cs="Arial"/>
            <w:lang w:val="en-US"/>
          </w:rPr>
          <w:t>ERP</w:t>
        </w:r>
        <w:r w:rsidR="00EF2B83" w:rsidRPr="00EF2B83">
          <w:rPr>
            <w:rFonts w:ascii="Arial" w:hAnsi="Arial" w:cs="Arial"/>
            <w:rPrChange w:id="441" w:author="Александр Шрамков" w:date="2021-03-05T14:00:00Z">
              <w:rPr>
                <w:rFonts w:ascii="Arial" w:hAnsi="Arial" w:cs="Arial"/>
                <w:lang w:val="en-US"/>
              </w:rPr>
            </w:rPrChange>
          </w:rPr>
          <w:t>.13.9</w:t>
        </w:r>
      </w:ins>
      <w:ins w:id="442" w:author="Александр Шрамков" w:date="2020-04-11T10:25:00Z">
        <w:r w:rsidR="00EC5F5C" w:rsidRPr="00EC5F5C">
          <w:rPr>
            <w:rFonts w:ascii="Arial" w:hAnsi="Arial" w:cs="Arial"/>
            <w:rPrChange w:id="443" w:author="Александр Шрамков" w:date="2020-04-11T10:25:00Z">
              <w:rPr>
                <w:rFonts w:ascii="Arial" w:hAnsi="Arial" w:cs="Arial"/>
                <w:lang w:val="en-US"/>
              </w:rPr>
            </w:rPrChange>
          </w:rPr>
          <w:t>.2.</w:t>
        </w:r>
      </w:ins>
      <w:r w:rsidR="00B1787D" w:rsidRPr="00CA3AC9">
        <w:rPr>
          <w:rFonts w:ascii="Arial" w:hAnsi="Arial" w:cs="Arial"/>
        </w:rPr>
        <w:t>54</w:t>
      </w:r>
      <w:r w:rsidR="00D25EE7">
        <w:rPr>
          <w:rFonts w:ascii="Arial" w:hAnsi="Arial" w:cs="Arial"/>
        </w:rPr>
        <w:t>_</w:t>
      </w:r>
      <w:r w:rsidR="00D25EE7">
        <w:rPr>
          <w:rFonts w:ascii="Arial" w:hAnsi="Arial" w:cs="Arial"/>
          <w:lang w:val="en-US"/>
        </w:rPr>
        <w:t>PM</w:t>
      </w:r>
      <w:r w:rsidR="00D25EE7" w:rsidRPr="00072E5D">
        <w:rPr>
          <w:rFonts w:ascii="Arial" w:hAnsi="Arial" w:cs="Arial"/>
        </w:rPr>
        <w:t>_</w:t>
      </w:r>
      <w:r w:rsidR="00D25EE7">
        <w:rPr>
          <w:rFonts w:ascii="Arial" w:hAnsi="Arial" w:cs="Arial"/>
        </w:rPr>
        <w:t>КД</w:t>
      </w:r>
      <w:r w:rsidR="00B1787D" w:rsidRPr="00CA3AC9">
        <w:rPr>
          <w:rFonts w:ascii="Arial" w:hAnsi="Arial" w:cs="Arial"/>
        </w:rPr>
        <w:t xml:space="preserve"> </w:t>
      </w:r>
      <w:r w:rsidR="00B1787D">
        <w:rPr>
          <w:rFonts w:ascii="Arial" w:hAnsi="Arial" w:cs="Arial"/>
        </w:rPr>
        <w:t>Оперативное планирование воздействий на ПА»)</w:t>
      </w:r>
      <w:r w:rsidR="00A468AE" w:rsidRPr="00A468AE">
        <w:rPr>
          <w:rFonts w:ascii="Arial" w:hAnsi="Arial" w:cs="Arial"/>
        </w:rPr>
        <w:t>;</w:t>
      </w:r>
    </w:p>
    <w:p w14:paraId="166A25C9" w14:textId="65C9B117" w:rsidR="00A4250A" w:rsidRPr="001A06C6" w:rsidRDefault="00A468AE" w:rsidP="00A468AE">
      <w:pPr>
        <w:pStyle w:val="afc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Сформированы отчёты по результатам диагностики и рекомендации по обслуживанию оборудования в процессе «ПП-07.04.03-</w:t>
      </w:r>
      <w:r>
        <w:rPr>
          <w:rFonts w:ascii="Arial" w:hAnsi="Arial" w:cs="Arial"/>
          <w:lang w:val="en-US"/>
        </w:rPr>
        <w:t>ERP</w:t>
      </w:r>
      <w:r w:rsidRPr="00A468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Выполнение и регистрация </w:t>
      </w:r>
      <w:r w:rsidR="00DB0781">
        <w:rPr>
          <w:rFonts w:ascii="Arial" w:hAnsi="Arial" w:cs="Arial"/>
        </w:rPr>
        <w:t>результатов</w:t>
      </w:r>
      <w:r>
        <w:rPr>
          <w:rFonts w:ascii="Arial" w:hAnsi="Arial" w:cs="Arial"/>
        </w:rPr>
        <w:t xml:space="preserve"> диагностики (описан в КД «</w:t>
      </w:r>
      <w:del w:id="444" w:author="Александр Шрамков" w:date="2020-04-11T10:25:00Z">
        <w:r w:rsidRPr="00A468AE" w:rsidDel="00EC5F5C">
          <w:rPr>
            <w:rFonts w:ascii="Arial" w:hAnsi="Arial" w:cs="Arial"/>
          </w:rPr>
          <w:delText>ERP.5.1.</w:delText>
        </w:r>
      </w:del>
      <w:ins w:id="445" w:author="Александр Шрамков" w:date="2021-03-05T14:00:00Z">
        <w:r w:rsidR="00EF2B83">
          <w:rPr>
            <w:rFonts w:ascii="Arial" w:hAnsi="Arial" w:cs="Arial"/>
          </w:rPr>
          <w:t>ERP.13.9</w:t>
        </w:r>
      </w:ins>
      <w:ins w:id="446" w:author="Александр Шрамков" w:date="2020-04-11T10:25:00Z">
        <w:r w:rsidR="00EC5F5C">
          <w:rPr>
            <w:rFonts w:ascii="Arial" w:hAnsi="Arial" w:cs="Arial"/>
          </w:rPr>
          <w:t>.2.</w:t>
        </w:r>
      </w:ins>
      <w:r w:rsidRPr="00A468AE">
        <w:rPr>
          <w:rFonts w:ascii="Arial" w:hAnsi="Arial" w:cs="Arial"/>
        </w:rPr>
        <w:t>56 КД Мониторинг и оценка технического состояния ПА</w:t>
      </w:r>
      <w:r>
        <w:rPr>
          <w:rFonts w:ascii="Arial" w:hAnsi="Arial" w:cs="Arial"/>
        </w:rPr>
        <w:t>»)</w:t>
      </w:r>
      <w:r w:rsidR="00B74A2B">
        <w:rPr>
          <w:rFonts w:ascii="Arial" w:hAnsi="Arial" w:cs="Arial"/>
        </w:rPr>
        <w:t>.</w:t>
      </w:r>
    </w:p>
    <w:p w14:paraId="166A25CA" w14:textId="77777777" w:rsidR="00833545" w:rsidRPr="001A06C6" w:rsidRDefault="00833545" w:rsidP="006A7267">
      <w:pPr>
        <w:ind w:firstLine="432"/>
        <w:rPr>
          <w:rFonts w:ascii="Arial" w:hAnsi="Arial" w:cs="Arial"/>
        </w:rPr>
      </w:pPr>
    </w:p>
    <w:p w14:paraId="166A25CB" w14:textId="5BB82B81" w:rsidR="00B1787D" w:rsidRPr="00F94454" w:rsidRDefault="006A7267" w:rsidP="006A7267">
      <w:pPr>
        <w:ind w:firstLine="432"/>
        <w:rPr>
          <w:rFonts w:ascii="Arial" w:eastAsia="Calibri" w:hAnsi="Arial" w:cs="Arial"/>
          <w:i/>
          <w:color w:val="808080" w:themeColor="background1" w:themeShade="80"/>
        </w:rPr>
      </w:pPr>
      <w:r w:rsidRPr="007A088C">
        <w:rPr>
          <w:rFonts w:ascii="Arial" w:hAnsi="Arial" w:cs="Arial"/>
        </w:rPr>
        <w:t xml:space="preserve"> </w:t>
      </w:r>
    </w:p>
    <w:p w14:paraId="166A25CC" w14:textId="77777777" w:rsidR="00FA572B" w:rsidRPr="00FA572B" w:rsidRDefault="00FA572B" w:rsidP="00FA572B">
      <w:pPr>
        <w:pStyle w:val="1"/>
        <w:rPr>
          <w:rFonts w:eastAsia="Calibri"/>
        </w:rPr>
      </w:pPr>
      <w:bookmarkStart w:id="447" w:name="_Toc521758096"/>
      <w:bookmarkStart w:id="448" w:name="_Toc65857693"/>
      <w:bookmarkStart w:id="449" w:name="_Toc70236844"/>
      <w:r w:rsidRPr="00FA572B">
        <w:rPr>
          <w:rFonts w:eastAsia="Calibri"/>
        </w:rPr>
        <w:t>Бизнес-требования</w:t>
      </w:r>
      <w:bookmarkEnd w:id="447"/>
      <w:bookmarkEnd w:id="448"/>
      <w:r w:rsidRPr="00FA572B">
        <w:rPr>
          <w:rFonts w:eastAsia="Calibri"/>
        </w:rPr>
        <w:t xml:space="preserve"> </w:t>
      </w:r>
    </w:p>
    <w:p w14:paraId="166A25CD" w14:textId="77777777" w:rsidR="00FA572B" w:rsidRPr="00363CBE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63CBE">
        <w:rPr>
          <w:rFonts w:ascii="Arial" w:hAnsi="Arial" w:cs="Arial"/>
          <w:color w:val="000000" w:themeColor="text1"/>
        </w:rPr>
        <w:t xml:space="preserve">Формализованные бизнес-требования приведены в Приложении № </w:t>
      </w:r>
      <w:r>
        <w:rPr>
          <w:rFonts w:ascii="Arial" w:hAnsi="Arial" w:cs="Arial"/>
          <w:color w:val="000000" w:themeColor="text1"/>
        </w:rPr>
        <w:t>2</w:t>
      </w:r>
      <w:r w:rsidRPr="00363CBE">
        <w:rPr>
          <w:rFonts w:ascii="Arial" w:hAnsi="Arial" w:cs="Arial"/>
          <w:color w:val="000000" w:themeColor="text1"/>
        </w:rPr>
        <w:t>.</w:t>
      </w:r>
    </w:p>
    <w:p w14:paraId="166A25CE" w14:textId="77777777" w:rsidR="00695202" w:rsidRPr="00F94454" w:rsidRDefault="00695202" w:rsidP="00882AFC">
      <w:pPr>
        <w:pStyle w:val="1"/>
        <w:rPr>
          <w:rFonts w:eastAsia="Calibri"/>
        </w:rPr>
      </w:pPr>
      <w:bookmarkStart w:id="450" w:name="_Toc521758097"/>
      <w:bookmarkStart w:id="451" w:name="_Toc65857694"/>
      <w:r w:rsidRPr="00F94454">
        <w:rPr>
          <w:rFonts w:eastAsia="Calibri"/>
        </w:rPr>
        <w:lastRenderedPageBreak/>
        <w:t>Реализация бизнес-процесс</w:t>
      </w:r>
      <w:r w:rsidR="00954BE3">
        <w:rPr>
          <w:rFonts w:eastAsia="Calibri"/>
        </w:rPr>
        <w:t>ов</w:t>
      </w:r>
      <w:bookmarkEnd w:id="450"/>
      <w:bookmarkEnd w:id="451"/>
      <w:r w:rsidR="006C49F8">
        <w:rPr>
          <w:rFonts w:eastAsia="Calibri"/>
          <w:lang w:val="en-US"/>
        </w:rPr>
        <w:t xml:space="preserve"> </w:t>
      </w:r>
    </w:p>
    <w:p w14:paraId="166A25CF" w14:textId="77777777" w:rsidR="000835FE" w:rsidRDefault="000835FE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2" w:name="_Toc521758098"/>
      <w:bookmarkStart w:id="453" w:name="_Toc65857695"/>
      <w:bookmarkStart w:id="454" w:name="_Ref491168313"/>
      <w:r>
        <w:rPr>
          <w:rFonts w:eastAsiaTheme="majorEastAsia" w:cstheme="majorBidi"/>
          <w:bCs w:val="0"/>
          <w:iCs w:val="0"/>
          <w:szCs w:val="26"/>
        </w:rPr>
        <w:t>Описание бизнес-процессов</w:t>
      </w:r>
      <w:bookmarkEnd w:id="452"/>
      <w:bookmarkEnd w:id="453"/>
    </w:p>
    <w:p w14:paraId="166A25D0" w14:textId="77777777" w:rsidR="00695202" w:rsidRPr="000835FE" w:rsidRDefault="00695202" w:rsidP="009D596B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455" w:name="_Toc521758099"/>
      <w:bookmarkStart w:id="456" w:name="_Toc65857696"/>
      <w:r w:rsidRPr="000835FE">
        <w:rPr>
          <w:rFonts w:eastAsiaTheme="majorEastAsia" w:cstheme="majorBidi"/>
          <w:caps w:val="0"/>
          <w:sz w:val="24"/>
          <w:szCs w:val="24"/>
        </w:rPr>
        <w:t>Описание бизнес-процесса</w:t>
      </w:r>
      <w:r w:rsidR="00954BE3" w:rsidRPr="000835FE">
        <w:rPr>
          <w:rFonts w:eastAsiaTheme="majorEastAsia" w:cstheme="majorBidi"/>
          <w:caps w:val="0"/>
          <w:sz w:val="24"/>
          <w:szCs w:val="24"/>
        </w:rPr>
        <w:t xml:space="preserve"> </w:t>
      </w:r>
      <w:r w:rsidR="009D596B" w:rsidRPr="009D596B">
        <w:rPr>
          <w:rFonts w:eastAsiaTheme="majorEastAsia" w:cstheme="majorBidi"/>
          <w:caps w:val="0"/>
          <w:sz w:val="24"/>
          <w:szCs w:val="24"/>
        </w:rPr>
        <w:t>ПП-07.02.03.02-ERP П</w:t>
      </w:r>
      <w:r w:rsidR="00AB19CA">
        <w:rPr>
          <w:rFonts w:eastAsiaTheme="majorEastAsia" w:cstheme="majorBidi"/>
          <w:caps w:val="0"/>
          <w:sz w:val="24"/>
          <w:szCs w:val="24"/>
        </w:rPr>
        <w:t>ланирование остановочных ремонтов</w:t>
      </w:r>
      <w:bookmarkEnd w:id="455"/>
      <w:bookmarkEnd w:id="456"/>
    </w:p>
    <w:p w14:paraId="166A25D1" w14:textId="72EA578F" w:rsidR="009D596B" w:rsidRDefault="009D596B" w:rsidP="009D596B">
      <w:pPr>
        <w:pStyle w:val="afff6"/>
        <w:rPr>
          <w:rFonts w:ascii="Arial" w:hAnsi="Arial" w:cs="Arial"/>
          <w:color w:val="17365D" w:themeColor="text2" w:themeShade="BF"/>
          <w:sz w:val="24"/>
          <w:szCs w:val="24"/>
        </w:rPr>
      </w:pPr>
      <w:r w:rsidRPr="000352C0">
        <w:rPr>
          <w:rFonts w:ascii="Arial" w:hAnsi="Arial" w:cs="Arial"/>
          <w:sz w:val="24"/>
          <w:szCs w:val="24"/>
        </w:rPr>
        <w:t>Остановочный ремонт – это планово-предупредительный ремонт технологической системы</w:t>
      </w:r>
      <w:r w:rsidR="00E97F07">
        <w:rPr>
          <w:rFonts w:ascii="Arial" w:hAnsi="Arial" w:cs="Arial"/>
          <w:sz w:val="24"/>
          <w:szCs w:val="24"/>
        </w:rPr>
        <w:t xml:space="preserve"> (цепочки)</w:t>
      </w:r>
      <w:r w:rsidRPr="000352C0">
        <w:rPr>
          <w:rFonts w:ascii="Arial" w:hAnsi="Arial" w:cs="Arial"/>
          <w:sz w:val="24"/>
          <w:szCs w:val="24"/>
        </w:rPr>
        <w:t xml:space="preserve">, производства, цеха или отдельного объекта, осуществление которого возможно только при условии полной остановки и прекращения выпуска </w:t>
      </w:r>
      <w:r w:rsidR="007B1FE4" w:rsidRPr="000352C0">
        <w:rPr>
          <w:rFonts w:ascii="Arial" w:hAnsi="Arial" w:cs="Arial"/>
          <w:sz w:val="24"/>
          <w:szCs w:val="24"/>
        </w:rPr>
        <w:t>продукции данной</w:t>
      </w:r>
      <w:r w:rsidRPr="000352C0">
        <w:rPr>
          <w:rFonts w:ascii="Arial" w:hAnsi="Arial" w:cs="Arial"/>
          <w:sz w:val="24"/>
          <w:szCs w:val="24"/>
        </w:rPr>
        <w:t xml:space="preserve"> технологической системой, производством, цехом или отдельным объектом. В период полной остановки технологической системы, производства, цеха, установки проводятся все виды ремонта, которые не могут быть выполнены без полной остановки объекта</w:t>
      </w:r>
      <w:r w:rsidRPr="000352C0">
        <w:rPr>
          <w:rFonts w:ascii="Arial" w:hAnsi="Arial" w:cs="Arial"/>
          <w:color w:val="17365D" w:themeColor="text2" w:themeShade="BF"/>
          <w:sz w:val="24"/>
          <w:szCs w:val="24"/>
        </w:rPr>
        <w:t>.</w:t>
      </w:r>
    </w:p>
    <w:p w14:paraId="715A67B1" w14:textId="34F5728E" w:rsidR="009B403A" w:rsidRPr="001A06C6" w:rsidRDefault="009B403A" w:rsidP="009D596B">
      <w:pPr>
        <w:pStyle w:val="afff6"/>
        <w:rPr>
          <w:rFonts w:ascii="Arial" w:hAnsi="Arial" w:cs="Arial"/>
          <w:sz w:val="24"/>
          <w:szCs w:val="24"/>
        </w:rPr>
      </w:pPr>
      <w:bookmarkStart w:id="457" w:name="_Hlk522537106"/>
      <w:r w:rsidRPr="001A06C6">
        <w:rPr>
          <w:rFonts w:ascii="Arial" w:hAnsi="Arial" w:cs="Arial"/>
          <w:sz w:val="24"/>
          <w:szCs w:val="24"/>
        </w:rPr>
        <w:t xml:space="preserve">В данном процессе осуществляется </w:t>
      </w:r>
      <w:r w:rsidR="001A06C6" w:rsidRPr="001A06C6">
        <w:rPr>
          <w:rFonts w:ascii="Arial" w:hAnsi="Arial" w:cs="Arial"/>
          <w:sz w:val="24"/>
          <w:szCs w:val="24"/>
        </w:rPr>
        <w:t>планирование остановочных ремонтов,</w:t>
      </w:r>
      <w:r w:rsidRPr="001A06C6">
        <w:rPr>
          <w:rFonts w:ascii="Arial" w:hAnsi="Arial" w:cs="Arial"/>
          <w:sz w:val="24"/>
          <w:szCs w:val="24"/>
        </w:rPr>
        <w:t xml:space="preserve"> </w:t>
      </w:r>
      <w:r w:rsidR="007827C4">
        <w:rPr>
          <w:rFonts w:ascii="Arial" w:hAnsi="Arial" w:cs="Arial"/>
          <w:sz w:val="24"/>
          <w:szCs w:val="24"/>
        </w:rPr>
        <w:t>которые ведут к останову производственной цепочки (капитальный ремонт, средний ремонт, текущий ремонт).</w:t>
      </w:r>
    </w:p>
    <w:bookmarkEnd w:id="457"/>
    <w:p w14:paraId="166A25D2" w14:textId="1671FD7C" w:rsidR="009D596B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 w:rsidRPr="004A119A">
        <w:rPr>
          <w:rFonts w:ascii="Arial" w:hAnsi="Arial" w:cs="Arial"/>
          <w:sz w:val="24"/>
          <w:szCs w:val="24"/>
        </w:rPr>
        <w:t>При плани</w:t>
      </w:r>
      <w:r>
        <w:rPr>
          <w:rFonts w:ascii="Arial" w:hAnsi="Arial" w:cs="Arial"/>
          <w:sz w:val="24"/>
          <w:szCs w:val="24"/>
        </w:rPr>
        <w:t xml:space="preserve">ровании остановочных ремонтов </w:t>
      </w:r>
      <w:r w:rsidRPr="004A119A">
        <w:rPr>
          <w:rFonts w:ascii="Arial" w:hAnsi="Arial" w:cs="Arial"/>
          <w:sz w:val="24"/>
          <w:szCs w:val="24"/>
        </w:rPr>
        <w:t xml:space="preserve">проводится </w:t>
      </w:r>
      <w:r w:rsidR="005D16ED">
        <w:rPr>
          <w:rFonts w:ascii="Arial" w:hAnsi="Arial" w:cs="Arial"/>
          <w:sz w:val="24"/>
          <w:szCs w:val="24"/>
        </w:rPr>
        <w:t>календарно-</w:t>
      </w:r>
      <w:r w:rsidRPr="004A119A">
        <w:rPr>
          <w:rFonts w:ascii="Arial" w:hAnsi="Arial" w:cs="Arial"/>
          <w:sz w:val="24"/>
          <w:szCs w:val="24"/>
        </w:rPr>
        <w:t xml:space="preserve">сетевое планирование </w:t>
      </w:r>
      <w:r>
        <w:rPr>
          <w:rFonts w:ascii="Arial" w:hAnsi="Arial" w:cs="Arial"/>
          <w:sz w:val="24"/>
          <w:szCs w:val="24"/>
        </w:rPr>
        <w:t>остановочного ремонта, основанное на заказ</w:t>
      </w:r>
      <w:r w:rsidR="005D16ED">
        <w:rPr>
          <w:rFonts w:ascii="Arial" w:hAnsi="Arial" w:cs="Arial"/>
          <w:sz w:val="24"/>
          <w:szCs w:val="24"/>
        </w:rPr>
        <w:t>ах</w:t>
      </w:r>
      <w:r w:rsidRPr="004A119A">
        <w:rPr>
          <w:rFonts w:ascii="Arial" w:hAnsi="Arial" w:cs="Arial"/>
          <w:sz w:val="24"/>
          <w:szCs w:val="24"/>
        </w:rPr>
        <w:t xml:space="preserve"> ТОРО</w:t>
      </w:r>
      <w:r>
        <w:rPr>
          <w:rFonts w:ascii="Arial" w:hAnsi="Arial" w:cs="Arial"/>
          <w:sz w:val="24"/>
          <w:szCs w:val="24"/>
        </w:rPr>
        <w:t xml:space="preserve"> на остановочные ремонты. При планировании остановочных ремонтов учитываются графики</w:t>
      </w:r>
      <w:r w:rsidR="000933C4">
        <w:rPr>
          <w:rFonts w:ascii="Arial" w:hAnsi="Arial" w:cs="Arial"/>
          <w:sz w:val="24"/>
          <w:szCs w:val="24"/>
        </w:rPr>
        <w:t xml:space="preserve"> капитального строительства</w:t>
      </w:r>
      <w:r w:rsidRPr="004A119A">
        <w:rPr>
          <w:rFonts w:ascii="Arial" w:hAnsi="Arial" w:cs="Arial"/>
          <w:sz w:val="24"/>
          <w:szCs w:val="24"/>
        </w:rPr>
        <w:t xml:space="preserve"> и инвестици</w:t>
      </w:r>
      <w:r w:rsidR="001808C7">
        <w:rPr>
          <w:rFonts w:ascii="Arial" w:hAnsi="Arial" w:cs="Arial"/>
          <w:sz w:val="24"/>
          <w:szCs w:val="24"/>
        </w:rPr>
        <w:t>й</w:t>
      </w:r>
      <w:r w:rsidR="00FE6414">
        <w:rPr>
          <w:rFonts w:ascii="Arial" w:hAnsi="Arial" w:cs="Arial"/>
          <w:sz w:val="24"/>
          <w:szCs w:val="24"/>
        </w:rPr>
        <w:t xml:space="preserve"> и графики инвестиционных проектов ТОиР</w:t>
      </w:r>
      <w:r w:rsidR="00A35910">
        <w:rPr>
          <w:rFonts w:ascii="Arial" w:hAnsi="Arial" w:cs="Arial"/>
          <w:sz w:val="24"/>
          <w:szCs w:val="24"/>
        </w:rPr>
        <w:t>, влияющие на заказы остановочного ремонта</w:t>
      </w:r>
      <w:r w:rsidRPr="004A119A">
        <w:rPr>
          <w:rFonts w:ascii="Arial" w:hAnsi="Arial" w:cs="Arial"/>
          <w:sz w:val="24"/>
          <w:szCs w:val="24"/>
        </w:rPr>
        <w:t>.</w:t>
      </w:r>
    </w:p>
    <w:p w14:paraId="166A25D3" w14:textId="0997EA10" w:rsidR="009D596B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Процесс планирования остановочных ремонтов начинается после </w:t>
      </w:r>
      <w:r w:rsidR="005D16ED">
        <w:rPr>
          <w:rFonts w:ascii="Arial" w:hAnsi="Arial" w:cs="Arial"/>
          <w:sz w:val="24"/>
          <w:szCs w:val="24"/>
        </w:rPr>
        <w:t xml:space="preserve">формирования и </w:t>
      </w:r>
      <w:r>
        <w:rPr>
          <w:rFonts w:ascii="Arial" w:hAnsi="Arial" w:cs="Arial"/>
          <w:sz w:val="24"/>
          <w:szCs w:val="24"/>
        </w:rPr>
        <w:t xml:space="preserve">утверждения заказов ТОРО (процесс «ПП-07.02.03.01 Годовое планирование воздействий на производственные активы» описан в документе </w:t>
      </w:r>
      <w:r w:rsidR="00166D15">
        <w:rPr>
          <w:rFonts w:ascii="Arial" w:hAnsi="Arial" w:cs="Arial"/>
        </w:rPr>
        <w:t>«</w:t>
      </w:r>
      <w:del w:id="458" w:author="Александр Шрамков" w:date="2020-04-11T10:25:00Z">
        <w:r w:rsidR="00166D15" w:rsidRPr="001A06C6" w:rsidDel="00EC5F5C">
          <w:rPr>
            <w:rFonts w:ascii="Arial" w:hAnsi="Arial" w:cs="Arial"/>
            <w:sz w:val="24"/>
            <w:szCs w:val="24"/>
            <w:lang w:val="en-US"/>
          </w:rPr>
          <w:delText>ERP</w:delText>
        </w:r>
        <w:r w:rsidR="002B6D5D" w:rsidDel="00EC5F5C">
          <w:rPr>
            <w:rFonts w:ascii="Arial" w:hAnsi="Arial" w:cs="Arial"/>
            <w:sz w:val="24"/>
            <w:szCs w:val="24"/>
          </w:rPr>
          <w:delText>.</w:delText>
        </w:r>
        <w:r w:rsidR="00166D15" w:rsidRPr="001A06C6" w:rsidDel="00EC5F5C">
          <w:rPr>
            <w:rFonts w:ascii="Arial" w:hAnsi="Arial" w:cs="Arial"/>
            <w:sz w:val="24"/>
            <w:szCs w:val="24"/>
          </w:rPr>
          <w:delText>5.1.</w:delText>
        </w:r>
      </w:del>
      <w:ins w:id="459" w:author="Александр Шрамков" w:date="2021-03-05T14:00:00Z">
        <w:r w:rsidR="00EF2B83">
          <w:rPr>
            <w:rFonts w:ascii="Arial" w:hAnsi="Arial" w:cs="Arial"/>
            <w:sz w:val="24"/>
            <w:szCs w:val="24"/>
            <w:lang w:val="en-US"/>
          </w:rPr>
          <w:t>ERP</w:t>
        </w:r>
        <w:r w:rsidR="00EF2B83" w:rsidRPr="00EF2B83">
          <w:rPr>
            <w:rFonts w:ascii="Arial" w:hAnsi="Arial" w:cs="Arial"/>
            <w:sz w:val="24"/>
            <w:szCs w:val="24"/>
            <w:rPrChange w:id="460" w:author="Александр Шрамков" w:date="2021-03-05T14:00:00Z">
              <w:rPr>
                <w:rFonts w:ascii="Arial" w:hAnsi="Arial" w:cs="Arial"/>
                <w:sz w:val="24"/>
                <w:szCs w:val="24"/>
                <w:lang w:val="en-US"/>
              </w:rPr>
            </w:rPrChange>
          </w:rPr>
          <w:t>.13.9</w:t>
        </w:r>
      </w:ins>
      <w:ins w:id="461" w:author="Александр Шрамков" w:date="2020-04-11T10:25:00Z">
        <w:r w:rsidR="00EC5F5C" w:rsidRPr="00EC5F5C">
          <w:rPr>
            <w:rFonts w:ascii="Arial" w:hAnsi="Arial" w:cs="Arial"/>
            <w:sz w:val="24"/>
            <w:szCs w:val="24"/>
            <w:rPrChange w:id="462" w:author="Александр Шрамков" w:date="2020-04-11T10:25:00Z">
              <w:rPr>
                <w:rFonts w:ascii="Arial" w:hAnsi="Arial" w:cs="Arial"/>
                <w:sz w:val="24"/>
                <w:szCs w:val="24"/>
                <w:lang w:val="en-US"/>
              </w:rPr>
            </w:rPrChange>
          </w:rPr>
          <w:t>.2.</w:t>
        </w:r>
      </w:ins>
      <w:r w:rsidR="00166D15" w:rsidRPr="001A06C6">
        <w:rPr>
          <w:rFonts w:ascii="Arial" w:hAnsi="Arial" w:cs="Arial"/>
          <w:sz w:val="24"/>
          <w:szCs w:val="24"/>
        </w:rPr>
        <w:t xml:space="preserve">52 </w:t>
      </w:r>
      <w:r w:rsidR="002B6D5D">
        <w:rPr>
          <w:rFonts w:ascii="Arial" w:hAnsi="Arial" w:cs="Arial"/>
          <w:sz w:val="24"/>
          <w:szCs w:val="24"/>
        </w:rPr>
        <w:t>_</w:t>
      </w:r>
      <w:r w:rsidR="002B6D5D">
        <w:rPr>
          <w:rFonts w:ascii="Arial" w:hAnsi="Arial" w:cs="Arial"/>
          <w:sz w:val="24"/>
          <w:szCs w:val="24"/>
          <w:lang w:val="en-US"/>
        </w:rPr>
        <w:t>PM</w:t>
      </w:r>
      <w:r w:rsidR="002B6D5D" w:rsidRPr="001A06C6">
        <w:rPr>
          <w:rFonts w:ascii="Arial" w:hAnsi="Arial" w:cs="Arial"/>
          <w:sz w:val="24"/>
          <w:szCs w:val="24"/>
        </w:rPr>
        <w:t>_</w:t>
      </w:r>
      <w:r w:rsidR="002B6D5D">
        <w:rPr>
          <w:rFonts w:ascii="Arial" w:hAnsi="Arial" w:cs="Arial"/>
          <w:sz w:val="24"/>
          <w:szCs w:val="24"/>
        </w:rPr>
        <w:t>КД</w:t>
      </w:r>
      <w:r w:rsidR="00166D15" w:rsidRPr="001A06C6">
        <w:rPr>
          <w:rFonts w:ascii="Arial" w:hAnsi="Arial" w:cs="Arial"/>
          <w:sz w:val="24"/>
          <w:szCs w:val="24"/>
        </w:rPr>
        <w:t xml:space="preserve"> Годовое планирование воздействий на ПА</w:t>
      </w:r>
      <w:r w:rsidR="00166D15">
        <w:rPr>
          <w:rFonts w:ascii="Arial" w:hAnsi="Arial" w:cs="Arial"/>
        </w:rPr>
        <w:t>»</w:t>
      </w:r>
      <w:r>
        <w:rPr>
          <w:rFonts w:ascii="Arial" w:hAnsi="Arial" w:cs="Arial"/>
          <w:sz w:val="24"/>
          <w:szCs w:val="24"/>
        </w:rPr>
        <w:t>) и согласования сетевых графиков</w:t>
      </w:r>
      <w:r w:rsidR="00D67F64">
        <w:rPr>
          <w:rFonts w:ascii="Arial" w:hAnsi="Arial" w:cs="Arial"/>
          <w:sz w:val="24"/>
          <w:szCs w:val="24"/>
        </w:rPr>
        <w:t>.</w:t>
      </w:r>
    </w:p>
    <w:p w14:paraId="166A25D4" w14:textId="66A03131" w:rsidR="009D596B" w:rsidRPr="00534428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процессе «ПП-07.02.03.01 Годовое планирование воздействий на производственные активы» прои</w:t>
      </w:r>
      <w:r w:rsidR="005E2508">
        <w:rPr>
          <w:rFonts w:ascii="Arial" w:hAnsi="Arial" w:cs="Arial"/>
          <w:sz w:val="24"/>
          <w:szCs w:val="24"/>
        </w:rPr>
        <w:t>зведено</w:t>
      </w:r>
      <w:r w:rsidRPr="00534428">
        <w:rPr>
          <w:rFonts w:ascii="Arial" w:hAnsi="Arial" w:cs="Arial"/>
          <w:sz w:val="24"/>
          <w:szCs w:val="24"/>
        </w:rPr>
        <w:t>:</w:t>
      </w:r>
    </w:p>
    <w:p w14:paraId="166A25D5" w14:textId="2A8C0ED3" w:rsidR="009D596B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9D596B">
        <w:rPr>
          <w:rFonts w:ascii="Arial" w:hAnsi="Arial" w:cs="Arial"/>
          <w:sz w:val="24"/>
          <w:szCs w:val="24"/>
        </w:rPr>
        <w:t>оздание заказов ТОРО на остановочные ремонты</w:t>
      </w:r>
      <w:r w:rsidR="009D596B" w:rsidRPr="00534428">
        <w:rPr>
          <w:rFonts w:ascii="Arial" w:hAnsi="Arial" w:cs="Arial"/>
          <w:sz w:val="24"/>
          <w:szCs w:val="24"/>
        </w:rPr>
        <w:t>;</w:t>
      </w:r>
    </w:p>
    <w:p w14:paraId="166A25D6" w14:textId="092EE225" w:rsidR="009D596B" w:rsidRDefault="00BD77B0" w:rsidP="0003353E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="009D596B">
        <w:rPr>
          <w:rFonts w:ascii="Arial" w:hAnsi="Arial" w:cs="Arial"/>
          <w:sz w:val="24"/>
          <w:szCs w:val="24"/>
        </w:rPr>
        <w:t>становка</w:t>
      </w:r>
      <w:r w:rsidR="00F1734B">
        <w:rPr>
          <w:rFonts w:ascii="Arial" w:hAnsi="Arial" w:cs="Arial"/>
          <w:sz w:val="24"/>
          <w:szCs w:val="24"/>
        </w:rPr>
        <w:t xml:space="preserve"> признака принадлежности заказа ТОРО к остановочному ремонту в поле «Состояние производственной установки»</w:t>
      </w:r>
      <w:r w:rsidR="003E7512">
        <w:rPr>
          <w:rFonts w:ascii="Arial" w:hAnsi="Arial" w:cs="Arial"/>
          <w:sz w:val="24"/>
          <w:szCs w:val="24"/>
        </w:rPr>
        <w:t xml:space="preserve"> (</w:t>
      </w:r>
      <w:r w:rsidR="0003353E">
        <w:rPr>
          <w:rFonts w:ascii="Arial" w:hAnsi="Arial" w:cs="Arial"/>
          <w:sz w:val="24"/>
          <w:szCs w:val="24"/>
        </w:rPr>
        <w:t>значение «1</w:t>
      </w:r>
      <w:r w:rsidR="00A83659">
        <w:rPr>
          <w:rFonts w:ascii="Arial" w:hAnsi="Arial" w:cs="Arial"/>
          <w:sz w:val="24"/>
          <w:szCs w:val="24"/>
        </w:rPr>
        <w:t xml:space="preserve"> </w:t>
      </w:r>
      <w:r w:rsidR="00D40F78">
        <w:rPr>
          <w:rFonts w:ascii="Arial" w:hAnsi="Arial" w:cs="Arial"/>
          <w:sz w:val="24"/>
          <w:szCs w:val="24"/>
        </w:rPr>
        <w:t>–</w:t>
      </w:r>
      <w:r w:rsidR="00A83659">
        <w:rPr>
          <w:rFonts w:ascii="Arial" w:hAnsi="Arial" w:cs="Arial"/>
          <w:sz w:val="24"/>
          <w:szCs w:val="24"/>
        </w:rPr>
        <w:t xml:space="preserve"> </w:t>
      </w:r>
      <w:r w:rsidR="00D40F78">
        <w:rPr>
          <w:rFonts w:ascii="Arial" w:hAnsi="Arial" w:cs="Arial"/>
          <w:sz w:val="24"/>
          <w:szCs w:val="24"/>
        </w:rPr>
        <w:t>Остановочный ремонт</w:t>
      </w:r>
      <w:r w:rsidR="00A83659">
        <w:rPr>
          <w:rFonts w:ascii="Arial" w:hAnsi="Arial" w:cs="Arial"/>
          <w:sz w:val="24"/>
          <w:szCs w:val="24"/>
        </w:rPr>
        <w:t>»)</w:t>
      </w:r>
      <w:r w:rsidR="009D596B" w:rsidRPr="00431EE9">
        <w:rPr>
          <w:rFonts w:ascii="Arial" w:hAnsi="Arial" w:cs="Arial"/>
          <w:sz w:val="24"/>
          <w:szCs w:val="24"/>
        </w:rPr>
        <w:t>;</w:t>
      </w:r>
    </w:p>
    <w:p w14:paraId="166A25D7" w14:textId="5DB7969F" w:rsidR="009D596B" w:rsidRPr="00534428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="009D596B">
        <w:rPr>
          <w:rFonts w:ascii="Arial" w:hAnsi="Arial" w:cs="Arial"/>
          <w:sz w:val="24"/>
          <w:szCs w:val="24"/>
        </w:rPr>
        <w:t xml:space="preserve">рисвоение заказов ТОРО на остановочные ремонты к СПП-элементам </w:t>
      </w:r>
      <w:r w:rsidR="00AA5312" w:rsidRPr="001A06C6">
        <w:rPr>
          <w:rFonts w:ascii="Arial" w:hAnsi="Arial" w:cs="Arial"/>
          <w:sz w:val="24"/>
          <w:szCs w:val="24"/>
        </w:rPr>
        <w:t>(</w:t>
      </w:r>
      <w:r w:rsidR="00AA5312">
        <w:rPr>
          <w:rFonts w:ascii="Arial" w:hAnsi="Arial" w:cs="Arial"/>
          <w:sz w:val="24"/>
          <w:szCs w:val="24"/>
        </w:rPr>
        <w:t>лимитам бюджета)</w:t>
      </w:r>
      <w:r w:rsidR="009D596B" w:rsidRPr="00534428">
        <w:rPr>
          <w:rFonts w:ascii="Arial" w:hAnsi="Arial" w:cs="Arial"/>
          <w:sz w:val="24"/>
          <w:szCs w:val="24"/>
        </w:rPr>
        <w:t>;</w:t>
      </w:r>
    </w:p>
    <w:p w14:paraId="166A25D8" w14:textId="671A479F" w:rsidR="009D596B" w:rsidRPr="00534428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="009D596B">
        <w:rPr>
          <w:rFonts w:ascii="Arial" w:hAnsi="Arial" w:cs="Arial"/>
          <w:sz w:val="24"/>
          <w:szCs w:val="24"/>
        </w:rPr>
        <w:t>ланирование потребности на материалы и запчасти для заказов</w:t>
      </w:r>
      <w:r w:rsidR="009D596B" w:rsidRPr="00534428">
        <w:rPr>
          <w:rFonts w:ascii="Arial" w:hAnsi="Arial" w:cs="Arial"/>
          <w:sz w:val="24"/>
          <w:szCs w:val="24"/>
        </w:rPr>
        <w:t>;</w:t>
      </w:r>
    </w:p>
    <w:p w14:paraId="166A25DA" w14:textId="78F39379" w:rsidR="009D596B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9D596B">
        <w:rPr>
          <w:rFonts w:ascii="Arial" w:hAnsi="Arial" w:cs="Arial"/>
          <w:sz w:val="24"/>
          <w:szCs w:val="24"/>
        </w:rPr>
        <w:t xml:space="preserve">инхронизация работ </w:t>
      </w:r>
      <w:r w:rsidR="007B1FE4">
        <w:rPr>
          <w:rFonts w:ascii="Arial" w:hAnsi="Arial" w:cs="Arial"/>
          <w:sz w:val="24"/>
          <w:szCs w:val="24"/>
        </w:rPr>
        <w:t>различных служб,</w:t>
      </w:r>
      <w:r w:rsidR="009D596B">
        <w:rPr>
          <w:rFonts w:ascii="Arial" w:hAnsi="Arial" w:cs="Arial"/>
          <w:sz w:val="24"/>
          <w:szCs w:val="24"/>
        </w:rPr>
        <w:t xml:space="preserve"> выполняющих воздействия на производственные активы</w:t>
      </w:r>
      <w:r w:rsidR="009D596B" w:rsidRPr="00534428">
        <w:rPr>
          <w:rFonts w:ascii="Arial" w:hAnsi="Arial" w:cs="Arial"/>
          <w:sz w:val="24"/>
          <w:szCs w:val="24"/>
        </w:rPr>
        <w:t>;</w:t>
      </w:r>
    </w:p>
    <w:p w14:paraId="166A25DB" w14:textId="336D7441" w:rsidR="009D596B" w:rsidRPr="00534428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</w:t>
      </w:r>
      <w:r w:rsidR="009D596B">
        <w:rPr>
          <w:rFonts w:ascii="Arial" w:hAnsi="Arial" w:cs="Arial"/>
          <w:sz w:val="24"/>
          <w:szCs w:val="24"/>
        </w:rPr>
        <w:t>алансировка мощностей персонала</w:t>
      </w:r>
      <w:r w:rsidR="009D596B" w:rsidRPr="00534428">
        <w:rPr>
          <w:rFonts w:ascii="Arial" w:hAnsi="Arial" w:cs="Arial"/>
          <w:sz w:val="24"/>
          <w:szCs w:val="24"/>
        </w:rPr>
        <w:t xml:space="preserve"> </w:t>
      </w:r>
      <w:r w:rsidR="009D596B">
        <w:rPr>
          <w:rFonts w:ascii="Arial" w:hAnsi="Arial" w:cs="Arial"/>
          <w:sz w:val="24"/>
          <w:szCs w:val="24"/>
        </w:rPr>
        <w:t>и ВПС в заказах ТОРО на остановочные ремонты</w:t>
      </w:r>
      <w:r w:rsidR="009D596B" w:rsidRPr="00534428">
        <w:rPr>
          <w:rFonts w:ascii="Arial" w:hAnsi="Arial" w:cs="Arial"/>
          <w:sz w:val="24"/>
          <w:szCs w:val="24"/>
        </w:rPr>
        <w:t>;</w:t>
      </w:r>
    </w:p>
    <w:p w14:paraId="166A25DC" w14:textId="0911BFA7" w:rsidR="009D596B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</w:t>
      </w:r>
      <w:r w:rsidR="009D596B">
        <w:rPr>
          <w:rFonts w:ascii="Arial" w:hAnsi="Arial" w:cs="Arial"/>
          <w:sz w:val="24"/>
          <w:szCs w:val="24"/>
        </w:rPr>
        <w:t>алькуляция заказов ТОРО на остановочные ремонты</w:t>
      </w:r>
      <w:r w:rsidR="009D596B" w:rsidRPr="00431EE9">
        <w:rPr>
          <w:rFonts w:ascii="Arial" w:hAnsi="Arial" w:cs="Arial"/>
          <w:sz w:val="24"/>
          <w:szCs w:val="24"/>
        </w:rPr>
        <w:t>;</w:t>
      </w:r>
    </w:p>
    <w:p w14:paraId="166A25DE" w14:textId="2404ACEE" w:rsidR="009D596B" w:rsidRPr="00534428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="009D596B">
        <w:rPr>
          <w:rFonts w:ascii="Arial" w:hAnsi="Arial" w:cs="Arial"/>
          <w:sz w:val="24"/>
          <w:szCs w:val="24"/>
        </w:rPr>
        <w:t>тверждение заказов ТОРО остановочных ремонтов на соответствие бюджету</w:t>
      </w:r>
      <w:r w:rsidR="009D596B" w:rsidRPr="00431EE9">
        <w:rPr>
          <w:rFonts w:ascii="Arial" w:hAnsi="Arial" w:cs="Arial"/>
          <w:sz w:val="24"/>
          <w:szCs w:val="24"/>
        </w:rPr>
        <w:t>.</w:t>
      </w:r>
      <w:r w:rsidR="009D596B">
        <w:rPr>
          <w:rFonts w:ascii="Arial" w:hAnsi="Arial" w:cs="Arial"/>
          <w:sz w:val="24"/>
          <w:szCs w:val="24"/>
        </w:rPr>
        <w:t xml:space="preserve"> </w:t>
      </w:r>
    </w:p>
    <w:p w14:paraId="166A25DF" w14:textId="771866C5" w:rsidR="009D596B" w:rsidRPr="00D67F64" w:rsidRDefault="00D67F64" w:rsidP="009D596B">
      <w:pPr>
        <w:pStyle w:val="afff6"/>
        <w:rPr>
          <w:rFonts w:ascii="Arial" w:hAnsi="Arial" w:cs="Arial"/>
          <w:sz w:val="24"/>
          <w:szCs w:val="24"/>
        </w:rPr>
      </w:pPr>
      <w:r w:rsidRPr="00D67F64">
        <w:rPr>
          <w:rFonts w:ascii="Arial" w:hAnsi="Arial" w:cs="Arial"/>
          <w:sz w:val="24"/>
          <w:szCs w:val="24"/>
        </w:rPr>
        <w:t>В процессах</w:t>
      </w:r>
      <w:r w:rsidR="008B4E60" w:rsidRPr="00D67F64">
        <w:rPr>
          <w:rFonts w:ascii="Arial" w:hAnsi="Arial" w:cs="Arial"/>
          <w:sz w:val="24"/>
          <w:szCs w:val="24"/>
        </w:rPr>
        <w:t xml:space="preserve"> </w:t>
      </w:r>
      <w:r w:rsidRPr="00D67F64">
        <w:rPr>
          <w:rFonts w:ascii="Arial" w:hAnsi="Arial" w:cs="Arial"/>
          <w:sz w:val="24"/>
          <w:szCs w:val="24"/>
        </w:rPr>
        <w:t>«ОП-03.02.19.01 Управление потребностью и стоимостью на работы, выполняемые подрядным способом» и «ОП-03.02.19.02-</w:t>
      </w:r>
      <w:r w:rsidRPr="00D67F64">
        <w:rPr>
          <w:rFonts w:ascii="Arial" w:hAnsi="Arial" w:cs="Arial"/>
          <w:sz w:val="24"/>
          <w:szCs w:val="24"/>
          <w:lang w:val="en-US"/>
        </w:rPr>
        <w:t>ERP</w:t>
      </w:r>
      <w:r w:rsidRPr="00D67F64">
        <w:rPr>
          <w:rFonts w:ascii="Arial" w:hAnsi="Arial" w:cs="Arial"/>
          <w:sz w:val="24"/>
          <w:szCs w:val="24"/>
        </w:rPr>
        <w:t xml:space="preserve">   Управление потребностью и стоимостью на работы, выполняемые собственными силами</w:t>
      </w:r>
      <w:r>
        <w:rPr>
          <w:rFonts w:ascii="Arial" w:hAnsi="Arial" w:cs="Arial"/>
          <w:sz w:val="24"/>
          <w:szCs w:val="24"/>
        </w:rPr>
        <w:t>»</w:t>
      </w:r>
      <w:r w:rsidR="009D596B" w:rsidRPr="00D67F64">
        <w:rPr>
          <w:rFonts w:ascii="Arial" w:hAnsi="Arial" w:cs="Arial"/>
          <w:sz w:val="24"/>
          <w:szCs w:val="24"/>
        </w:rPr>
        <w:t xml:space="preserve"> происходит:</w:t>
      </w:r>
    </w:p>
    <w:p w14:paraId="166A25E0" w14:textId="68EC64EA" w:rsidR="00B020F7" w:rsidRPr="001A06C6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617E3">
        <w:rPr>
          <w:rFonts w:ascii="Arial" w:hAnsi="Arial" w:cs="Arial"/>
          <w:sz w:val="24"/>
          <w:szCs w:val="24"/>
        </w:rPr>
        <w:t>ф</w:t>
      </w:r>
      <w:r w:rsidR="00B020F7" w:rsidRPr="00B617E3">
        <w:rPr>
          <w:rFonts w:ascii="Arial" w:hAnsi="Arial" w:cs="Arial"/>
          <w:sz w:val="24"/>
          <w:szCs w:val="24"/>
        </w:rPr>
        <w:t>ормирование структуры проектов</w:t>
      </w:r>
      <w:r w:rsidR="00B617E3" w:rsidRPr="00B617E3">
        <w:rPr>
          <w:rFonts w:ascii="Arial" w:hAnsi="Arial" w:cs="Arial"/>
          <w:sz w:val="24"/>
          <w:szCs w:val="24"/>
        </w:rPr>
        <w:t xml:space="preserve"> </w:t>
      </w:r>
      <w:r w:rsidR="00D5379F" w:rsidRPr="00B617E3">
        <w:rPr>
          <w:rFonts w:ascii="Arial" w:hAnsi="Arial" w:cs="Arial"/>
          <w:sz w:val="24"/>
          <w:szCs w:val="24"/>
        </w:rPr>
        <w:t xml:space="preserve">по поддержанию активов, </w:t>
      </w:r>
      <w:r w:rsidR="001A06C6" w:rsidRPr="00B617E3">
        <w:rPr>
          <w:rFonts w:ascii="Arial" w:hAnsi="Arial" w:cs="Arial"/>
          <w:sz w:val="24"/>
          <w:szCs w:val="24"/>
        </w:rPr>
        <w:t>реконструкции, замене</w:t>
      </w:r>
      <w:r w:rsidR="00B020F7" w:rsidRPr="00B617E3">
        <w:rPr>
          <w:rFonts w:ascii="Arial" w:hAnsi="Arial" w:cs="Arial"/>
          <w:sz w:val="24"/>
          <w:szCs w:val="24"/>
        </w:rPr>
        <w:t xml:space="preserve"> и модернизации оборудования, сформированных на СПП-</w:t>
      </w:r>
      <w:r w:rsidR="002B3996" w:rsidRPr="00B617E3">
        <w:rPr>
          <w:rFonts w:ascii="Arial" w:hAnsi="Arial" w:cs="Arial"/>
          <w:sz w:val="24"/>
          <w:szCs w:val="24"/>
        </w:rPr>
        <w:t>элементах</w:t>
      </w:r>
      <w:r w:rsidR="00D236A4" w:rsidRPr="001A06C6">
        <w:rPr>
          <w:rFonts w:ascii="Arial" w:hAnsi="Arial" w:cs="Arial"/>
          <w:sz w:val="24"/>
          <w:szCs w:val="24"/>
        </w:rPr>
        <w:t>;</w:t>
      </w:r>
    </w:p>
    <w:p w14:paraId="166A25E1" w14:textId="69FDE840" w:rsidR="009D596B" w:rsidRPr="00B617E3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617E3">
        <w:rPr>
          <w:rFonts w:ascii="Arial" w:hAnsi="Arial" w:cs="Arial"/>
          <w:sz w:val="24"/>
          <w:szCs w:val="24"/>
        </w:rPr>
        <w:lastRenderedPageBreak/>
        <w:t>с</w:t>
      </w:r>
      <w:r w:rsidR="009D596B" w:rsidRPr="00B617E3">
        <w:rPr>
          <w:rFonts w:ascii="Arial" w:hAnsi="Arial" w:cs="Arial"/>
          <w:sz w:val="24"/>
          <w:szCs w:val="24"/>
        </w:rPr>
        <w:t xml:space="preserve">оздание сетевых графиков по </w:t>
      </w:r>
      <w:r w:rsidR="008A1501" w:rsidRPr="00B617E3">
        <w:rPr>
          <w:rFonts w:ascii="Arial" w:hAnsi="Arial" w:cs="Arial"/>
          <w:sz w:val="24"/>
          <w:szCs w:val="24"/>
        </w:rPr>
        <w:t xml:space="preserve">поддержанию активов, </w:t>
      </w:r>
      <w:r w:rsidR="009D596B" w:rsidRPr="00B617E3">
        <w:rPr>
          <w:rFonts w:ascii="Arial" w:hAnsi="Arial" w:cs="Arial"/>
          <w:sz w:val="24"/>
          <w:szCs w:val="24"/>
        </w:rPr>
        <w:t>модернизации и замене оборудования</w:t>
      </w:r>
      <w:r w:rsidR="008A1501" w:rsidRPr="00B617E3">
        <w:rPr>
          <w:rFonts w:ascii="Arial" w:hAnsi="Arial" w:cs="Arial"/>
          <w:sz w:val="24"/>
          <w:szCs w:val="24"/>
        </w:rPr>
        <w:t>, реконструкции</w:t>
      </w:r>
      <w:r w:rsidR="009D596B" w:rsidRPr="00B617E3">
        <w:rPr>
          <w:rFonts w:ascii="Arial" w:hAnsi="Arial" w:cs="Arial"/>
          <w:sz w:val="24"/>
          <w:szCs w:val="24"/>
        </w:rPr>
        <w:t>;</w:t>
      </w:r>
    </w:p>
    <w:p w14:paraId="166A25E3" w14:textId="0D0E672D" w:rsidR="009D596B" w:rsidRPr="00B617E3" w:rsidRDefault="00BD77B0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617E3">
        <w:rPr>
          <w:rFonts w:ascii="Arial" w:hAnsi="Arial" w:cs="Arial"/>
          <w:sz w:val="24"/>
          <w:szCs w:val="24"/>
        </w:rPr>
        <w:t>к</w:t>
      </w:r>
      <w:r w:rsidR="009D596B" w:rsidRPr="00B617E3">
        <w:rPr>
          <w:rFonts w:ascii="Arial" w:hAnsi="Arial" w:cs="Arial"/>
          <w:sz w:val="24"/>
          <w:szCs w:val="24"/>
        </w:rPr>
        <w:t xml:space="preserve">алькуляция </w:t>
      </w:r>
      <w:r w:rsidR="005E2508" w:rsidRPr="00B617E3">
        <w:rPr>
          <w:rFonts w:ascii="Arial" w:hAnsi="Arial" w:cs="Arial"/>
          <w:sz w:val="24"/>
          <w:szCs w:val="24"/>
        </w:rPr>
        <w:t xml:space="preserve">инвестиционных </w:t>
      </w:r>
      <w:r w:rsidR="00B020F7" w:rsidRPr="00B617E3">
        <w:rPr>
          <w:rFonts w:ascii="Arial" w:hAnsi="Arial" w:cs="Arial"/>
          <w:sz w:val="24"/>
          <w:szCs w:val="24"/>
        </w:rPr>
        <w:t>проектов</w:t>
      </w:r>
      <w:r w:rsidR="009D596B" w:rsidRPr="00B617E3">
        <w:rPr>
          <w:rFonts w:ascii="Arial" w:hAnsi="Arial" w:cs="Arial"/>
          <w:sz w:val="24"/>
          <w:szCs w:val="24"/>
        </w:rPr>
        <w:t xml:space="preserve"> </w:t>
      </w:r>
      <w:r w:rsidR="005E2508" w:rsidRPr="00B617E3">
        <w:rPr>
          <w:rFonts w:ascii="Arial" w:hAnsi="Arial" w:cs="Arial"/>
          <w:sz w:val="24"/>
          <w:szCs w:val="24"/>
        </w:rPr>
        <w:t>ТОиР</w:t>
      </w:r>
      <w:r w:rsidR="009D596B" w:rsidRPr="00B617E3">
        <w:rPr>
          <w:rFonts w:ascii="Arial" w:hAnsi="Arial" w:cs="Arial"/>
          <w:sz w:val="24"/>
          <w:szCs w:val="24"/>
        </w:rPr>
        <w:t>;</w:t>
      </w:r>
    </w:p>
    <w:p w14:paraId="166A25E4" w14:textId="0CB2A100" w:rsidR="009D596B" w:rsidRPr="00B617E3" w:rsidRDefault="00BD77B0" w:rsidP="002F103D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617E3">
        <w:rPr>
          <w:rFonts w:ascii="Arial" w:hAnsi="Arial" w:cs="Arial"/>
          <w:sz w:val="24"/>
          <w:szCs w:val="24"/>
        </w:rPr>
        <w:t>у</w:t>
      </w:r>
      <w:r w:rsidR="009D596B" w:rsidRPr="00B617E3">
        <w:rPr>
          <w:rFonts w:ascii="Arial" w:hAnsi="Arial" w:cs="Arial"/>
          <w:sz w:val="24"/>
          <w:szCs w:val="24"/>
        </w:rPr>
        <w:t xml:space="preserve">тверждение сетевых графиков </w:t>
      </w:r>
      <w:r w:rsidR="005E2508" w:rsidRPr="00B617E3">
        <w:rPr>
          <w:rFonts w:ascii="Arial" w:hAnsi="Arial" w:cs="Arial"/>
          <w:sz w:val="24"/>
          <w:szCs w:val="24"/>
        </w:rPr>
        <w:t>для инвестиционных проектов ТОиР</w:t>
      </w:r>
      <w:r w:rsidR="009D596B" w:rsidRPr="00B617E3">
        <w:rPr>
          <w:rFonts w:ascii="Arial" w:hAnsi="Arial" w:cs="Arial"/>
          <w:sz w:val="24"/>
          <w:szCs w:val="24"/>
        </w:rPr>
        <w:t xml:space="preserve"> на соответствие бюджету.</w:t>
      </w:r>
    </w:p>
    <w:p w14:paraId="166A25E6" w14:textId="77777777" w:rsidR="009D596B" w:rsidRPr="001E7F12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 w:rsidRPr="001E7F12">
        <w:rPr>
          <w:rFonts w:ascii="Arial" w:hAnsi="Arial" w:cs="Arial"/>
          <w:sz w:val="24"/>
          <w:szCs w:val="24"/>
        </w:rPr>
        <w:t>Для подготовки и проведения остановочного ремонта на горизонте годового планирования необходимы:</w:t>
      </w:r>
    </w:p>
    <w:p w14:paraId="166A25E7" w14:textId="066AA235" w:rsidR="00A4250A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="009D596B" w:rsidRPr="001E7F12">
        <w:rPr>
          <w:rFonts w:ascii="Arial" w:hAnsi="Arial" w:cs="Arial"/>
          <w:sz w:val="24"/>
          <w:szCs w:val="24"/>
        </w:rPr>
        <w:t>твержденные заказы ТОРО в статусе «УТВГ»,</w:t>
      </w:r>
      <w:r w:rsidR="00F968BD">
        <w:rPr>
          <w:rFonts w:ascii="Arial" w:hAnsi="Arial" w:cs="Arial"/>
          <w:sz w:val="24"/>
          <w:szCs w:val="24"/>
        </w:rPr>
        <w:t xml:space="preserve"> с </w:t>
      </w:r>
      <w:r w:rsidR="008A0F3D">
        <w:rPr>
          <w:rFonts w:ascii="Arial" w:hAnsi="Arial" w:cs="Arial"/>
          <w:sz w:val="24"/>
          <w:szCs w:val="24"/>
        </w:rPr>
        <w:t>заполненным</w:t>
      </w:r>
      <w:r w:rsidR="00F968BD">
        <w:rPr>
          <w:rFonts w:ascii="Arial" w:hAnsi="Arial" w:cs="Arial"/>
          <w:sz w:val="24"/>
          <w:szCs w:val="24"/>
        </w:rPr>
        <w:t xml:space="preserve"> полем «Состояние производственной установки»,</w:t>
      </w:r>
      <w:r w:rsidR="009D596B" w:rsidRPr="001E7F12">
        <w:rPr>
          <w:rFonts w:ascii="Arial" w:hAnsi="Arial" w:cs="Arial"/>
          <w:sz w:val="24"/>
          <w:szCs w:val="24"/>
        </w:rPr>
        <w:t xml:space="preserve"> подлежащих выполнению во время остановочного ремонта не позднее </w:t>
      </w:r>
      <w:r w:rsidR="001A06C6">
        <w:rPr>
          <w:rFonts w:ascii="Arial" w:hAnsi="Arial" w:cs="Arial"/>
          <w:sz w:val="24"/>
          <w:szCs w:val="24"/>
        </w:rPr>
        <w:t>срока,</w:t>
      </w:r>
      <w:r w:rsidR="003730F9">
        <w:rPr>
          <w:rFonts w:ascii="Arial" w:hAnsi="Arial" w:cs="Arial"/>
          <w:sz w:val="24"/>
          <w:szCs w:val="24"/>
        </w:rPr>
        <w:t xml:space="preserve"> указанного в документе «Приказ о формировании бюджета</w:t>
      </w:r>
      <w:del w:id="463" w:author="Александр Шрамков" w:date="2020-04-12T13:29:00Z">
        <w:r w:rsidR="002B7030" w:rsidDel="009B6D89">
          <w:rPr>
            <w:rFonts w:ascii="Arial" w:hAnsi="Arial" w:cs="Arial"/>
            <w:sz w:val="24"/>
            <w:szCs w:val="24"/>
          </w:rPr>
          <w:delText xml:space="preserve"> БЕ</w:delText>
        </w:r>
      </w:del>
      <w:ins w:id="464" w:author="Александр Шрамков" w:date="2020-04-12T13:29:00Z">
        <w:r w:rsidR="009B6D89">
          <w:rPr>
            <w:rFonts w:ascii="Arial" w:hAnsi="Arial" w:cs="Arial"/>
            <w:sz w:val="24"/>
            <w:szCs w:val="24"/>
          </w:rPr>
          <w:t xml:space="preserve"> УО</w:t>
        </w:r>
      </w:ins>
      <w:r w:rsidR="003730F9">
        <w:rPr>
          <w:rFonts w:ascii="Arial" w:hAnsi="Arial" w:cs="Arial"/>
          <w:sz w:val="24"/>
          <w:szCs w:val="24"/>
        </w:rPr>
        <w:t>»</w:t>
      </w:r>
      <w:r w:rsidR="002B7030">
        <w:rPr>
          <w:rFonts w:ascii="Arial" w:hAnsi="Arial" w:cs="Arial"/>
          <w:sz w:val="24"/>
          <w:szCs w:val="24"/>
        </w:rPr>
        <w:t xml:space="preserve"> (</w:t>
      </w:r>
      <w:r w:rsidR="004254DC">
        <w:rPr>
          <w:rFonts w:ascii="Arial" w:hAnsi="Arial" w:cs="Arial"/>
          <w:sz w:val="24"/>
          <w:szCs w:val="24"/>
        </w:rPr>
        <w:t>описано в документе «Методика планирования затрат на ТОиР»)</w:t>
      </w:r>
      <w:r w:rsidR="009D596B" w:rsidRPr="001E7F12">
        <w:rPr>
          <w:rFonts w:ascii="Arial" w:hAnsi="Arial" w:cs="Arial"/>
          <w:sz w:val="24"/>
          <w:szCs w:val="24"/>
        </w:rPr>
        <w:t xml:space="preserve"> предшествующего </w:t>
      </w:r>
      <w:r w:rsidR="00BD7CA6">
        <w:rPr>
          <w:rFonts w:ascii="Arial" w:hAnsi="Arial" w:cs="Arial"/>
          <w:sz w:val="24"/>
          <w:szCs w:val="24"/>
        </w:rPr>
        <w:t xml:space="preserve">году </w:t>
      </w:r>
      <w:r w:rsidR="009D596B" w:rsidRPr="001E7F12">
        <w:rPr>
          <w:rFonts w:ascii="Arial" w:hAnsi="Arial" w:cs="Arial"/>
          <w:sz w:val="24"/>
          <w:szCs w:val="24"/>
        </w:rPr>
        <w:t>остановочно</w:t>
      </w:r>
      <w:r w:rsidR="00BD7CA6">
        <w:rPr>
          <w:rFonts w:ascii="Arial" w:hAnsi="Arial" w:cs="Arial"/>
          <w:sz w:val="24"/>
          <w:szCs w:val="24"/>
        </w:rPr>
        <w:t>го</w:t>
      </w:r>
      <w:r w:rsidR="009D596B" w:rsidRPr="001E7F12">
        <w:rPr>
          <w:rFonts w:ascii="Arial" w:hAnsi="Arial" w:cs="Arial"/>
          <w:sz w:val="24"/>
          <w:szCs w:val="24"/>
        </w:rPr>
        <w:t xml:space="preserve"> ремонт</w:t>
      </w:r>
      <w:r w:rsidR="00BD7CA6">
        <w:rPr>
          <w:rFonts w:ascii="Arial" w:hAnsi="Arial" w:cs="Arial"/>
          <w:sz w:val="24"/>
          <w:szCs w:val="24"/>
        </w:rPr>
        <w:t>а</w:t>
      </w:r>
      <w:r w:rsidR="009D596B" w:rsidRPr="001E7F12">
        <w:rPr>
          <w:rFonts w:ascii="Arial" w:hAnsi="Arial" w:cs="Arial"/>
          <w:sz w:val="24"/>
          <w:szCs w:val="24"/>
        </w:rPr>
        <w:t>;</w:t>
      </w:r>
    </w:p>
    <w:p w14:paraId="166A25E8" w14:textId="5E664C11" w:rsidR="00A4250A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9D596B" w:rsidRPr="001E7F12">
        <w:rPr>
          <w:rFonts w:ascii="Arial" w:hAnsi="Arial" w:cs="Arial"/>
          <w:sz w:val="24"/>
          <w:szCs w:val="24"/>
        </w:rPr>
        <w:t>формированные потребности в ТМЦ</w:t>
      </w:r>
      <w:r w:rsidR="00B020F7">
        <w:rPr>
          <w:rFonts w:ascii="Arial" w:hAnsi="Arial" w:cs="Arial"/>
          <w:sz w:val="24"/>
          <w:szCs w:val="24"/>
        </w:rPr>
        <w:t>, человеческих ресурсах</w:t>
      </w:r>
      <w:r w:rsidR="009D596B" w:rsidRPr="001E7F12">
        <w:rPr>
          <w:rFonts w:ascii="Arial" w:hAnsi="Arial" w:cs="Arial"/>
          <w:sz w:val="24"/>
          <w:szCs w:val="24"/>
        </w:rPr>
        <w:t xml:space="preserve"> и </w:t>
      </w:r>
      <w:r w:rsidR="00B020F7">
        <w:rPr>
          <w:rFonts w:ascii="Arial" w:hAnsi="Arial" w:cs="Arial"/>
          <w:sz w:val="24"/>
          <w:szCs w:val="24"/>
        </w:rPr>
        <w:t>машинах</w:t>
      </w:r>
      <w:r w:rsidR="00D236A4" w:rsidRPr="001A06C6">
        <w:rPr>
          <w:rFonts w:ascii="Arial" w:hAnsi="Arial" w:cs="Arial"/>
          <w:sz w:val="24"/>
          <w:szCs w:val="24"/>
        </w:rPr>
        <w:t>/</w:t>
      </w:r>
      <w:r w:rsidR="00B020F7">
        <w:rPr>
          <w:rFonts w:ascii="Arial" w:hAnsi="Arial" w:cs="Arial"/>
          <w:sz w:val="24"/>
          <w:szCs w:val="24"/>
        </w:rPr>
        <w:t>механизмах (вспомогательных средствах)</w:t>
      </w:r>
      <w:r w:rsidR="0091569F">
        <w:rPr>
          <w:rFonts w:ascii="Arial" w:hAnsi="Arial" w:cs="Arial"/>
          <w:sz w:val="24"/>
          <w:szCs w:val="24"/>
        </w:rPr>
        <w:t>, услуг сторонних организаций</w:t>
      </w:r>
      <w:r w:rsidR="00B020F7">
        <w:rPr>
          <w:rFonts w:ascii="Arial" w:hAnsi="Arial" w:cs="Arial"/>
          <w:sz w:val="24"/>
          <w:szCs w:val="24"/>
        </w:rPr>
        <w:t xml:space="preserve"> </w:t>
      </w:r>
      <w:r w:rsidR="009D596B" w:rsidRPr="001E7F12">
        <w:rPr>
          <w:rFonts w:ascii="Arial" w:hAnsi="Arial" w:cs="Arial"/>
          <w:sz w:val="24"/>
          <w:szCs w:val="24"/>
        </w:rPr>
        <w:t>для выполнения работ остановочного ремонта;</w:t>
      </w:r>
    </w:p>
    <w:p w14:paraId="166A25E9" w14:textId="2BE24329" w:rsidR="00A4250A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="009D596B" w:rsidRPr="001E7F12">
        <w:rPr>
          <w:rFonts w:ascii="Arial" w:hAnsi="Arial" w:cs="Arial"/>
          <w:sz w:val="24"/>
          <w:szCs w:val="24"/>
        </w:rPr>
        <w:t>твержденные</w:t>
      </w:r>
      <w:r w:rsidR="00314CC6">
        <w:rPr>
          <w:rFonts w:ascii="Arial" w:hAnsi="Arial" w:cs="Arial"/>
          <w:sz w:val="24"/>
          <w:szCs w:val="24"/>
        </w:rPr>
        <w:t>,</w:t>
      </w:r>
      <w:r w:rsidR="009D596B" w:rsidRPr="001E7F12">
        <w:rPr>
          <w:rFonts w:ascii="Arial" w:hAnsi="Arial" w:cs="Arial"/>
          <w:sz w:val="24"/>
          <w:szCs w:val="24"/>
        </w:rPr>
        <w:t xml:space="preserve"> к моменту формирования </w:t>
      </w:r>
      <w:r w:rsidR="00B62FBF">
        <w:rPr>
          <w:rFonts w:ascii="Arial" w:hAnsi="Arial" w:cs="Arial"/>
          <w:sz w:val="24"/>
          <w:szCs w:val="24"/>
        </w:rPr>
        <w:t>календарно-</w:t>
      </w:r>
      <w:r w:rsidR="00B020F7">
        <w:rPr>
          <w:rFonts w:ascii="Arial" w:hAnsi="Arial" w:cs="Arial"/>
          <w:sz w:val="24"/>
          <w:szCs w:val="24"/>
        </w:rPr>
        <w:t xml:space="preserve">сетевого </w:t>
      </w:r>
      <w:r w:rsidR="009D596B" w:rsidRPr="001E7F12">
        <w:rPr>
          <w:rFonts w:ascii="Arial" w:hAnsi="Arial" w:cs="Arial"/>
          <w:sz w:val="24"/>
          <w:szCs w:val="24"/>
        </w:rPr>
        <w:t>графика остановочных ремонтов</w:t>
      </w:r>
      <w:r w:rsidR="00314CC6">
        <w:rPr>
          <w:rFonts w:ascii="Arial" w:hAnsi="Arial" w:cs="Arial"/>
          <w:sz w:val="24"/>
          <w:szCs w:val="24"/>
        </w:rPr>
        <w:t>,</w:t>
      </w:r>
      <w:r w:rsidR="009D596B" w:rsidRPr="001E7F12">
        <w:rPr>
          <w:rFonts w:ascii="Arial" w:hAnsi="Arial" w:cs="Arial"/>
          <w:sz w:val="24"/>
          <w:szCs w:val="24"/>
        </w:rPr>
        <w:t xml:space="preserve"> сетевые графики</w:t>
      </w:r>
      <w:r w:rsidR="00B62FBF">
        <w:rPr>
          <w:rFonts w:ascii="Arial" w:hAnsi="Arial" w:cs="Arial"/>
          <w:sz w:val="24"/>
          <w:szCs w:val="24"/>
        </w:rPr>
        <w:t xml:space="preserve"> инвестиционных проектов ТОиР</w:t>
      </w:r>
      <w:r w:rsidR="009D596B" w:rsidRPr="001E7F12">
        <w:rPr>
          <w:rFonts w:ascii="Arial" w:hAnsi="Arial" w:cs="Arial"/>
          <w:sz w:val="24"/>
          <w:szCs w:val="24"/>
        </w:rPr>
        <w:t>;</w:t>
      </w:r>
    </w:p>
    <w:p w14:paraId="166A25EA" w14:textId="11AA6205" w:rsidR="00A4250A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="009D596B" w:rsidRPr="001E7F12">
        <w:rPr>
          <w:rFonts w:ascii="Arial" w:hAnsi="Arial" w:cs="Arial"/>
          <w:sz w:val="24"/>
          <w:szCs w:val="24"/>
        </w:rPr>
        <w:t>твержденные</w:t>
      </w:r>
      <w:r w:rsidR="00314CC6">
        <w:rPr>
          <w:rFonts w:ascii="Arial" w:hAnsi="Arial" w:cs="Arial"/>
          <w:sz w:val="24"/>
          <w:szCs w:val="24"/>
        </w:rPr>
        <w:t>,</w:t>
      </w:r>
      <w:r w:rsidR="009D596B" w:rsidRPr="001E7F12">
        <w:rPr>
          <w:rFonts w:ascii="Arial" w:hAnsi="Arial" w:cs="Arial"/>
          <w:sz w:val="24"/>
          <w:szCs w:val="24"/>
        </w:rPr>
        <w:t xml:space="preserve"> к моменту формирования графика остановочных ремонтов</w:t>
      </w:r>
      <w:r w:rsidR="00314CC6">
        <w:rPr>
          <w:rFonts w:ascii="Arial" w:hAnsi="Arial" w:cs="Arial"/>
          <w:sz w:val="24"/>
          <w:szCs w:val="24"/>
        </w:rPr>
        <w:t>,</w:t>
      </w:r>
      <w:r w:rsidR="009D596B" w:rsidRPr="001E7F12">
        <w:rPr>
          <w:rFonts w:ascii="Arial" w:hAnsi="Arial" w:cs="Arial"/>
          <w:sz w:val="24"/>
          <w:szCs w:val="24"/>
        </w:rPr>
        <w:t xml:space="preserve"> проекты (технически</w:t>
      </w:r>
      <w:r w:rsidR="000933C4">
        <w:rPr>
          <w:rFonts w:ascii="Arial" w:hAnsi="Arial" w:cs="Arial"/>
          <w:sz w:val="24"/>
          <w:szCs w:val="24"/>
        </w:rPr>
        <w:t>е решения) по планам капитального строительства</w:t>
      </w:r>
      <w:r w:rsidR="001808C7">
        <w:rPr>
          <w:rFonts w:ascii="Arial" w:hAnsi="Arial" w:cs="Arial"/>
          <w:sz w:val="24"/>
          <w:szCs w:val="24"/>
        </w:rPr>
        <w:t xml:space="preserve"> и инвестиций</w:t>
      </w:r>
      <w:r w:rsidR="009D596B" w:rsidRPr="001E7F12">
        <w:rPr>
          <w:rFonts w:ascii="Arial" w:hAnsi="Arial" w:cs="Arial"/>
          <w:sz w:val="24"/>
          <w:szCs w:val="24"/>
        </w:rPr>
        <w:t>;</w:t>
      </w:r>
    </w:p>
    <w:p w14:paraId="166A25EB" w14:textId="3F784DC0" w:rsidR="00A4250A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9D596B" w:rsidRPr="001E7F12">
        <w:rPr>
          <w:rFonts w:ascii="Arial" w:hAnsi="Arial" w:cs="Arial"/>
          <w:sz w:val="24"/>
          <w:szCs w:val="24"/>
        </w:rPr>
        <w:t>меты затрат на работы, выполняемые подрядными организациями;</w:t>
      </w:r>
    </w:p>
    <w:p w14:paraId="166A25EF" w14:textId="61B8DAFF" w:rsidR="00A4250A" w:rsidRPr="001A06C6" w:rsidRDefault="008D683F" w:rsidP="001A06C6">
      <w:pPr>
        <w:pStyle w:val="afff6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="009D596B" w:rsidRPr="001E7F12">
        <w:rPr>
          <w:rFonts w:ascii="Arial" w:hAnsi="Arial" w:cs="Arial"/>
          <w:sz w:val="24"/>
          <w:szCs w:val="24"/>
        </w:rPr>
        <w:t>ланы организации работ при выполнении совмещенных ремонтных работ, ремонтных работ повышенной сложности и опасности</w:t>
      </w:r>
      <w:r w:rsidR="009D596B" w:rsidRPr="00B62FBF">
        <w:rPr>
          <w:rFonts w:ascii="Arial" w:hAnsi="Arial" w:cs="Arial"/>
          <w:sz w:val="24"/>
          <w:szCs w:val="24"/>
        </w:rPr>
        <w:t>.</w:t>
      </w:r>
    </w:p>
    <w:p w14:paraId="0B531F25" w14:textId="62956891" w:rsidR="003A2BF1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 w:rsidRPr="001E7F12">
        <w:rPr>
          <w:rFonts w:ascii="Arial" w:hAnsi="Arial" w:cs="Arial"/>
          <w:sz w:val="24"/>
          <w:szCs w:val="24"/>
        </w:rPr>
        <w:t>В период остановочных ремонтов</w:t>
      </w:r>
      <w:r w:rsidR="003773F5">
        <w:rPr>
          <w:rFonts w:ascii="Arial" w:hAnsi="Arial" w:cs="Arial"/>
          <w:sz w:val="24"/>
          <w:szCs w:val="24"/>
        </w:rPr>
        <w:t>,</w:t>
      </w:r>
      <w:r w:rsidRPr="001E7F12">
        <w:rPr>
          <w:rFonts w:ascii="Arial" w:hAnsi="Arial" w:cs="Arial"/>
          <w:sz w:val="24"/>
          <w:szCs w:val="24"/>
        </w:rPr>
        <w:t xml:space="preserve"> </w:t>
      </w:r>
      <w:r w:rsidR="00382888">
        <w:rPr>
          <w:rFonts w:ascii="Arial" w:hAnsi="Arial" w:cs="Arial"/>
          <w:sz w:val="24"/>
          <w:szCs w:val="24"/>
        </w:rPr>
        <w:t>при наличии технической возможности и доступности ресурсов</w:t>
      </w:r>
      <w:r w:rsidR="003773F5">
        <w:rPr>
          <w:rFonts w:ascii="Arial" w:hAnsi="Arial" w:cs="Arial"/>
          <w:sz w:val="24"/>
          <w:szCs w:val="24"/>
        </w:rPr>
        <w:t>,</w:t>
      </w:r>
      <w:r w:rsidR="00382888">
        <w:rPr>
          <w:rFonts w:ascii="Arial" w:hAnsi="Arial" w:cs="Arial"/>
          <w:sz w:val="24"/>
          <w:szCs w:val="24"/>
        </w:rPr>
        <w:t xml:space="preserve"> включаются также некритичные работы</w:t>
      </w:r>
      <w:r w:rsidR="00A83659">
        <w:rPr>
          <w:rFonts w:ascii="Arial" w:hAnsi="Arial" w:cs="Arial"/>
          <w:sz w:val="24"/>
          <w:szCs w:val="24"/>
        </w:rPr>
        <w:t xml:space="preserve"> (в поле «Состояние производственной установки» заказа ТОРО устанавливается значение «</w:t>
      </w:r>
      <w:r w:rsidR="00112F6F">
        <w:rPr>
          <w:rFonts w:ascii="Arial" w:hAnsi="Arial" w:cs="Arial"/>
          <w:sz w:val="24"/>
          <w:szCs w:val="24"/>
        </w:rPr>
        <w:t>2</w:t>
      </w:r>
      <w:r w:rsidR="00A83659">
        <w:rPr>
          <w:rFonts w:ascii="Arial" w:hAnsi="Arial" w:cs="Arial"/>
          <w:sz w:val="24"/>
          <w:szCs w:val="24"/>
        </w:rPr>
        <w:t xml:space="preserve"> – </w:t>
      </w:r>
      <w:r w:rsidR="0003353E" w:rsidRPr="0003353E">
        <w:rPr>
          <w:rFonts w:ascii="Arial" w:hAnsi="Arial" w:cs="Arial"/>
          <w:sz w:val="24"/>
          <w:szCs w:val="24"/>
        </w:rPr>
        <w:t>Дополнительно включено в остановочный ремонт</w:t>
      </w:r>
      <w:r w:rsidR="00A83659">
        <w:rPr>
          <w:rFonts w:ascii="Arial" w:hAnsi="Arial" w:cs="Arial"/>
          <w:sz w:val="24"/>
          <w:szCs w:val="24"/>
        </w:rPr>
        <w:t>»)</w:t>
      </w:r>
      <w:r w:rsidR="00382888">
        <w:rPr>
          <w:rFonts w:ascii="Arial" w:hAnsi="Arial" w:cs="Arial"/>
          <w:sz w:val="24"/>
          <w:szCs w:val="24"/>
        </w:rPr>
        <w:t>.</w:t>
      </w:r>
      <w:r w:rsidR="00676494">
        <w:rPr>
          <w:rFonts w:ascii="Arial" w:hAnsi="Arial" w:cs="Arial"/>
          <w:sz w:val="24"/>
          <w:szCs w:val="24"/>
        </w:rPr>
        <w:t xml:space="preserve"> </w:t>
      </w:r>
      <w:r w:rsidR="001D7B70" w:rsidDel="001D7B70">
        <w:rPr>
          <w:rStyle w:val="aff7"/>
          <w:lang w:eastAsia="en-US"/>
        </w:rPr>
        <w:t xml:space="preserve"> </w:t>
      </w:r>
    </w:p>
    <w:p w14:paraId="166A25F1" w14:textId="7F8E25F5" w:rsidR="009D596B" w:rsidRPr="004A119A" w:rsidRDefault="009D596B" w:rsidP="009D596B">
      <w:pPr>
        <w:pStyle w:val="afff6"/>
        <w:rPr>
          <w:rFonts w:ascii="Arial" w:hAnsi="Arial" w:cs="Arial"/>
          <w:color w:val="17365D" w:themeColor="text2" w:themeShade="BF"/>
          <w:sz w:val="24"/>
          <w:szCs w:val="24"/>
        </w:rPr>
      </w:pPr>
      <w:r w:rsidRPr="001E7F12">
        <w:rPr>
          <w:rFonts w:ascii="Arial" w:hAnsi="Arial" w:cs="Arial"/>
          <w:sz w:val="24"/>
          <w:szCs w:val="24"/>
        </w:rPr>
        <w:t xml:space="preserve">При составлении графика остановочных ремонтов, время простоя технологических систем, установок (цехов), производств в ремонте, подготовки к пуску после ремонта </w:t>
      </w:r>
      <w:r w:rsidR="007B1FE4" w:rsidRPr="001E7F12">
        <w:rPr>
          <w:rFonts w:ascii="Arial" w:hAnsi="Arial" w:cs="Arial"/>
          <w:sz w:val="24"/>
          <w:szCs w:val="24"/>
        </w:rPr>
        <w:t>устанавливается в</w:t>
      </w:r>
      <w:r w:rsidRPr="001E7F12">
        <w:rPr>
          <w:rFonts w:ascii="Arial" w:hAnsi="Arial" w:cs="Arial"/>
          <w:sz w:val="24"/>
          <w:szCs w:val="24"/>
        </w:rPr>
        <w:t xml:space="preserve"> соответствии со временем, необходимым для ремонта и подготовки к пуску основного оборудования, лимитирующего простой технологической системы, цехов (установок), производств. </w:t>
      </w:r>
    </w:p>
    <w:p w14:paraId="09F41584" w14:textId="762AD5D9" w:rsidR="00040A5A" w:rsidRDefault="001342B3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Фактический п</w:t>
      </w:r>
      <w:r w:rsidR="009D596B" w:rsidRPr="00AD688B">
        <w:rPr>
          <w:rFonts w:ascii="Arial" w:hAnsi="Arial" w:cs="Arial"/>
          <w:sz w:val="24"/>
          <w:szCs w:val="24"/>
        </w:rPr>
        <w:t xml:space="preserve">ростой в остановочном ремонте исчисляется с момента отключения оборудования, прекращения выпуска целевого (промежуточного) продукта до момента сдачи отремонтированного оборудования эксплуатационному персоналу (вывод оборудования на рабочий режим или проведения обкатки с последующим выводом его в резерв). Простой оборудования в ремонте указывается в календарных часах и включает время на проведение подготовительных, ремонтных и заключительных </w:t>
      </w:r>
      <w:r w:rsidR="001A06C6" w:rsidRPr="00AD688B">
        <w:rPr>
          <w:rFonts w:ascii="Arial" w:hAnsi="Arial" w:cs="Arial"/>
          <w:sz w:val="24"/>
          <w:szCs w:val="24"/>
        </w:rPr>
        <w:t>работ</w:t>
      </w:r>
      <w:r w:rsidR="001A06C6" w:rsidRPr="00B45AF2">
        <w:rPr>
          <w:rFonts w:ascii="Arial" w:hAnsi="Arial" w:cs="Arial"/>
          <w:sz w:val="24"/>
          <w:szCs w:val="24"/>
        </w:rPr>
        <w:t xml:space="preserve"> </w:t>
      </w:r>
      <w:r w:rsidR="001A06C6">
        <w:rPr>
          <w:rFonts w:ascii="Arial" w:hAnsi="Arial" w:cs="Arial"/>
          <w:sz w:val="24"/>
          <w:szCs w:val="24"/>
        </w:rPr>
        <w:t>в</w:t>
      </w:r>
      <w:r w:rsidR="00040A5A">
        <w:rPr>
          <w:rFonts w:ascii="Arial" w:hAnsi="Arial" w:cs="Arial"/>
          <w:sz w:val="24"/>
          <w:szCs w:val="24"/>
        </w:rPr>
        <w:t xml:space="preserve"> процессе ППР</w:t>
      </w:r>
      <w:r w:rsidR="00B020F7">
        <w:rPr>
          <w:rFonts w:ascii="Arial" w:hAnsi="Arial" w:cs="Arial"/>
          <w:sz w:val="24"/>
          <w:szCs w:val="24"/>
        </w:rPr>
        <w:t xml:space="preserve"> </w:t>
      </w:r>
      <w:r w:rsidR="0001147C">
        <w:rPr>
          <w:rFonts w:ascii="Arial" w:hAnsi="Arial" w:cs="Arial"/>
          <w:sz w:val="24"/>
          <w:szCs w:val="24"/>
        </w:rPr>
        <w:t>Для</w:t>
      </w:r>
      <w:r w:rsidR="00B020F7">
        <w:rPr>
          <w:rFonts w:ascii="Arial" w:hAnsi="Arial" w:cs="Arial"/>
          <w:sz w:val="24"/>
          <w:szCs w:val="24"/>
        </w:rPr>
        <w:t xml:space="preserve"> заказа ТОРО заполняются</w:t>
      </w:r>
      <w:r w:rsidR="00D236A4" w:rsidRPr="001A06C6">
        <w:rPr>
          <w:rFonts w:ascii="Arial" w:hAnsi="Arial" w:cs="Arial"/>
          <w:sz w:val="24"/>
          <w:szCs w:val="24"/>
        </w:rPr>
        <w:t xml:space="preserve">: </w:t>
      </w:r>
      <w:r w:rsidR="00B020F7">
        <w:rPr>
          <w:rFonts w:ascii="Arial" w:hAnsi="Arial" w:cs="Arial"/>
          <w:sz w:val="24"/>
          <w:szCs w:val="24"/>
        </w:rPr>
        <w:t xml:space="preserve">техническое место, единица оборудования, завод планирования и завод расположения, </w:t>
      </w:r>
      <w:r w:rsidR="00764538">
        <w:rPr>
          <w:rFonts w:ascii="Arial" w:hAnsi="Arial" w:cs="Arial"/>
          <w:sz w:val="24"/>
          <w:szCs w:val="24"/>
        </w:rPr>
        <w:t xml:space="preserve">группа плановиков, </w:t>
      </w:r>
      <w:r w:rsidR="002B3996">
        <w:rPr>
          <w:rFonts w:ascii="Arial" w:hAnsi="Arial" w:cs="Arial"/>
          <w:sz w:val="24"/>
          <w:szCs w:val="24"/>
        </w:rPr>
        <w:t>ответственное</w:t>
      </w:r>
      <w:r w:rsidR="00764538">
        <w:rPr>
          <w:rFonts w:ascii="Arial" w:hAnsi="Arial" w:cs="Arial"/>
          <w:sz w:val="24"/>
          <w:szCs w:val="24"/>
        </w:rPr>
        <w:t xml:space="preserve"> рабочее место, МВЗ, БЕ</w:t>
      </w:r>
      <w:r w:rsidR="00722426">
        <w:rPr>
          <w:rFonts w:ascii="Arial" w:hAnsi="Arial" w:cs="Arial"/>
          <w:sz w:val="24"/>
          <w:szCs w:val="24"/>
        </w:rPr>
        <w:t xml:space="preserve">. Для каждого заказа ТОРО на останов автоматически формируется сообщение, </w:t>
      </w:r>
      <w:r w:rsidR="00722426" w:rsidRPr="001F1C46">
        <w:rPr>
          <w:rFonts w:ascii="Arial" w:hAnsi="Arial" w:cs="Arial"/>
          <w:sz w:val="24"/>
          <w:szCs w:val="24"/>
        </w:rPr>
        <w:t>в</w:t>
      </w:r>
      <w:r w:rsidR="00722426" w:rsidRPr="00184741">
        <w:rPr>
          <w:rFonts w:ascii="Arial" w:hAnsi="Arial" w:cs="Arial"/>
          <w:sz w:val="24"/>
          <w:szCs w:val="24"/>
        </w:rPr>
        <w:t>ид сообщения «</w:t>
      </w:r>
      <w:r w:rsidR="00722426" w:rsidRPr="001F1C46">
        <w:rPr>
          <w:rFonts w:ascii="Arial" w:hAnsi="Arial" w:cs="Arial"/>
          <w:sz w:val="24"/>
          <w:szCs w:val="24"/>
        </w:rPr>
        <w:t>A1 - Планово-предупредительное сообщение</w:t>
      </w:r>
      <w:r w:rsidR="00722426" w:rsidRPr="00184741">
        <w:rPr>
          <w:rFonts w:ascii="Arial" w:hAnsi="Arial" w:cs="Arial"/>
          <w:sz w:val="24"/>
          <w:szCs w:val="24"/>
        </w:rPr>
        <w:t>»</w:t>
      </w:r>
      <w:r w:rsidR="00764538">
        <w:rPr>
          <w:rFonts w:ascii="Arial" w:hAnsi="Arial" w:cs="Arial"/>
          <w:sz w:val="24"/>
          <w:szCs w:val="24"/>
        </w:rPr>
        <w:t xml:space="preserve">. </w:t>
      </w:r>
      <w:r w:rsidR="00417B0D">
        <w:rPr>
          <w:rFonts w:ascii="Arial" w:hAnsi="Arial" w:cs="Arial"/>
          <w:sz w:val="24"/>
          <w:szCs w:val="24"/>
        </w:rPr>
        <w:t>Данное сообщение ТОРО будет автоматически создаваться по заказу ТОРО в процессе ППР</w:t>
      </w:r>
      <w:r w:rsidR="00417B0D" w:rsidRPr="00184741">
        <w:rPr>
          <w:rFonts w:ascii="Arial" w:hAnsi="Arial" w:cs="Arial"/>
          <w:sz w:val="24"/>
          <w:szCs w:val="24"/>
        </w:rPr>
        <w:t>.</w:t>
      </w:r>
      <w:r w:rsidR="00417B0D" w:rsidRPr="001A06C6">
        <w:rPr>
          <w:rFonts w:ascii="Arial" w:hAnsi="Arial" w:cs="Arial"/>
          <w:sz w:val="24"/>
          <w:szCs w:val="24"/>
        </w:rPr>
        <w:t xml:space="preserve"> </w:t>
      </w:r>
      <w:r w:rsidR="00F84AF4">
        <w:rPr>
          <w:rFonts w:ascii="Arial" w:hAnsi="Arial" w:cs="Arial"/>
          <w:sz w:val="24"/>
          <w:szCs w:val="24"/>
        </w:rPr>
        <w:t xml:space="preserve">В данном сообщении ТОРО будут фиксироваться фактические данные простоя. </w:t>
      </w:r>
      <w:r w:rsidR="00764538">
        <w:rPr>
          <w:rFonts w:ascii="Arial" w:hAnsi="Arial" w:cs="Arial"/>
          <w:sz w:val="24"/>
          <w:szCs w:val="24"/>
        </w:rPr>
        <w:t>Данное сообщение ТОРО запрещено закрывать без указания фактической даты начала и окончания</w:t>
      </w:r>
      <w:r w:rsidR="00B6302F">
        <w:rPr>
          <w:rFonts w:ascii="Arial" w:hAnsi="Arial" w:cs="Arial"/>
          <w:sz w:val="24"/>
          <w:szCs w:val="24"/>
        </w:rPr>
        <w:t xml:space="preserve"> </w:t>
      </w:r>
      <w:r w:rsidR="00722426">
        <w:rPr>
          <w:rFonts w:ascii="Arial" w:hAnsi="Arial" w:cs="Arial"/>
          <w:sz w:val="24"/>
          <w:szCs w:val="24"/>
        </w:rPr>
        <w:t>простоя</w:t>
      </w:r>
      <w:r w:rsidR="00B6302F">
        <w:rPr>
          <w:rFonts w:ascii="Arial" w:hAnsi="Arial" w:cs="Arial"/>
          <w:sz w:val="24"/>
          <w:szCs w:val="24"/>
        </w:rPr>
        <w:t>.</w:t>
      </w:r>
      <w:r w:rsidR="00764538">
        <w:rPr>
          <w:rFonts w:ascii="Arial" w:hAnsi="Arial" w:cs="Arial"/>
          <w:sz w:val="24"/>
          <w:szCs w:val="24"/>
        </w:rPr>
        <w:t xml:space="preserve"> </w:t>
      </w:r>
    </w:p>
    <w:p w14:paraId="166A25F2" w14:textId="354152E7" w:rsidR="009D596B" w:rsidRPr="00B020F7" w:rsidRDefault="00040A5A" w:rsidP="009D596B">
      <w:pPr>
        <w:pStyle w:val="afff6"/>
        <w:rPr>
          <w:rFonts w:ascii="Arial" w:hAnsi="Arial" w:cs="Arial"/>
          <w:color w:val="17365D" w:themeColor="text2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Сообщение ТОРО с видом </w:t>
      </w:r>
      <w:r w:rsidRPr="00184741">
        <w:rPr>
          <w:rFonts w:ascii="Arial" w:hAnsi="Arial" w:cs="Arial"/>
          <w:sz w:val="24"/>
          <w:szCs w:val="24"/>
        </w:rPr>
        <w:t>«</w:t>
      </w:r>
      <w:r w:rsidRPr="001F1C46">
        <w:rPr>
          <w:rFonts w:ascii="Arial" w:hAnsi="Arial" w:cs="Arial"/>
          <w:sz w:val="24"/>
          <w:szCs w:val="24"/>
        </w:rPr>
        <w:t>A1 - Планово-предупредительное сообщение</w:t>
      </w:r>
      <w:r w:rsidRPr="00184741">
        <w:rPr>
          <w:rFonts w:ascii="Arial" w:hAnsi="Arial" w:cs="Arial"/>
          <w:sz w:val="24"/>
          <w:szCs w:val="24"/>
        </w:rPr>
        <w:t>»</w:t>
      </w:r>
      <w:r>
        <w:rPr>
          <w:rFonts w:ascii="Arial" w:hAnsi="Arial" w:cs="Arial"/>
          <w:sz w:val="24"/>
          <w:szCs w:val="24"/>
        </w:rPr>
        <w:t xml:space="preserve"> создаётся без статусной схемы для утверждения и служит для внесения фактических данных простоя. </w:t>
      </w:r>
    </w:p>
    <w:p w14:paraId="2DF15A3F" w14:textId="50A38E08" w:rsidR="00E52535" w:rsidRPr="00B45AF2" w:rsidRDefault="00E52535" w:rsidP="001A06C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B45AF2">
        <w:rPr>
          <w:rFonts w:ascii="Arial" w:hAnsi="Arial" w:cs="Arial"/>
          <w:szCs w:val="24"/>
        </w:rPr>
        <w:t xml:space="preserve">Разработка и согласование проекта приказа о проведении остановочного ремонта производиться </w:t>
      </w:r>
      <w:r w:rsidR="006D157F">
        <w:rPr>
          <w:rFonts w:ascii="Arial" w:hAnsi="Arial" w:cs="Arial"/>
          <w:szCs w:val="24"/>
        </w:rPr>
        <w:t xml:space="preserve">до </w:t>
      </w:r>
      <w:r w:rsidRPr="00B45AF2">
        <w:rPr>
          <w:rFonts w:ascii="Arial" w:hAnsi="Arial" w:cs="Arial"/>
          <w:szCs w:val="24"/>
        </w:rPr>
        <w:t>начала остановочного ремонта</w:t>
      </w:r>
      <w:r w:rsidR="00854F72">
        <w:rPr>
          <w:rFonts w:ascii="Arial" w:hAnsi="Arial" w:cs="Arial"/>
          <w:szCs w:val="24"/>
        </w:rPr>
        <w:t xml:space="preserve"> </w:t>
      </w:r>
      <w:r w:rsidR="006D157F">
        <w:rPr>
          <w:rFonts w:ascii="Arial" w:hAnsi="Arial" w:cs="Arial"/>
          <w:szCs w:val="24"/>
        </w:rPr>
        <w:t>в срок, указанный в документе</w:t>
      </w:r>
      <w:r w:rsidR="00854F72">
        <w:rPr>
          <w:rFonts w:ascii="Arial" w:hAnsi="Arial" w:cs="Arial"/>
          <w:szCs w:val="24"/>
        </w:rPr>
        <w:t xml:space="preserve"> «Регламент пр</w:t>
      </w:r>
      <w:r w:rsidR="006D157F">
        <w:rPr>
          <w:rFonts w:ascii="Arial" w:hAnsi="Arial" w:cs="Arial"/>
          <w:szCs w:val="24"/>
        </w:rPr>
        <w:t>оведения остановочных ремонтов»</w:t>
      </w:r>
      <w:r w:rsidRPr="00B45AF2">
        <w:rPr>
          <w:rFonts w:ascii="Arial" w:hAnsi="Arial" w:cs="Arial"/>
          <w:szCs w:val="24"/>
        </w:rPr>
        <w:t>.</w:t>
      </w:r>
    </w:p>
    <w:p w14:paraId="23F97AF8" w14:textId="1FD96D6B" w:rsidR="003C4413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 w:rsidRPr="00B45AF2">
        <w:rPr>
          <w:rFonts w:ascii="Arial" w:hAnsi="Arial" w:cs="Arial"/>
          <w:sz w:val="24"/>
          <w:szCs w:val="24"/>
        </w:rPr>
        <w:t>В системе SAP S/4HANA</w:t>
      </w:r>
      <w:r w:rsidR="00242A53">
        <w:rPr>
          <w:rFonts w:ascii="Arial" w:hAnsi="Arial" w:cs="Arial"/>
          <w:sz w:val="24"/>
          <w:szCs w:val="24"/>
        </w:rPr>
        <w:t>, на этапе годового планирования (процесс</w:t>
      </w:r>
      <w:r w:rsidR="00242A53" w:rsidRPr="00B45AF2">
        <w:rPr>
          <w:rFonts w:ascii="Arial" w:hAnsi="Arial" w:cs="Arial"/>
          <w:sz w:val="24"/>
          <w:szCs w:val="24"/>
        </w:rPr>
        <w:t xml:space="preserve"> </w:t>
      </w:r>
      <w:r w:rsidR="00242A53">
        <w:rPr>
          <w:rFonts w:ascii="Arial" w:hAnsi="Arial" w:cs="Arial"/>
          <w:sz w:val="24"/>
          <w:szCs w:val="24"/>
        </w:rPr>
        <w:t>«ПП-07.02.03.01-</w:t>
      </w:r>
      <w:r w:rsidR="00242A53">
        <w:rPr>
          <w:rFonts w:ascii="Arial" w:hAnsi="Arial" w:cs="Arial"/>
          <w:sz w:val="24"/>
          <w:szCs w:val="24"/>
          <w:lang w:val="en-US"/>
        </w:rPr>
        <w:t>ERP</w:t>
      </w:r>
      <w:r w:rsidR="00242A53" w:rsidRPr="00E0121A">
        <w:rPr>
          <w:rFonts w:ascii="Arial" w:hAnsi="Arial" w:cs="Arial"/>
          <w:sz w:val="24"/>
          <w:szCs w:val="24"/>
        </w:rPr>
        <w:t xml:space="preserve"> </w:t>
      </w:r>
      <w:r w:rsidR="00242A53">
        <w:rPr>
          <w:rFonts w:ascii="Arial" w:hAnsi="Arial" w:cs="Arial"/>
          <w:sz w:val="24"/>
          <w:szCs w:val="24"/>
        </w:rPr>
        <w:t>Г</w:t>
      </w:r>
      <w:r w:rsidR="00242A53" w:rsidRPr="00B45AF2">
        <w:rPr>
          <w:rFonts w:ascii="Arial" w:hAnsi="Arial" w:cs="Arial"/>
          <w:sz w:val="24"/>
          <w:szCs w:val="24"/>
        </w:rPr>
        <w:t>одово</w:t>
      </w:r>
      <w:r w:rsidR="00242A53">
        <w:rPr>
          <w:rFonts w:ascii="Arial" w:hAnsi="Arial" w:cs="Arial"/>
          <w:sz w:val="24"/>
          <w:szCs w:val="24"/>
        </w:rPr>
        <w:t>е</w:t>
      </w:r>
      <w:r w:rsidR="00242A53" w:rsidRPr="00B45AF2">
        <w:rPr>
          <w:rFonts w:ascii="Arial" w:hAnsi="Arial" w:cs="Arial"/>
          <w:sz w:val="24"/>
          <w:szCs w:val="24"/>
        </w:rPr>
        <w:t xml:space="preserve"> планировани</w:t>
      </w:r>
      <w:r w:rsidR="00242A53">
        <w:rPr>
          <w:rFonts w:ascii="Arial" w:hAnsi="Arial" w:cs="Arial"/>
          <w:sz w:val="24"/>
          <w:szCs w:val="24"/>
        </w:rPr>
        <w:t xml:space="preserve">е </w:t>
      </w:r>
      <w:r w:rsidR="00836899">
        <w:rPr>
          <w:rFonts w:ascii="Arial" w:hAnsi="Arial" w:cs="Arial"/>
          <w:sz w:val="24"/>
          <w:szCs w:val="24"/>
        </w:rPr>
        <w:t>воздействий</w:t>
      </w:r>
      <w:r w:rsidR="00242A53">
        <w:rPr>
          <w:rFonts w:ascii="Arial" w:hAnsi="Arial" w:cs="Arial"/>
          <w:sz w:val="24"/>
          <w:szCs w:val="24"/>
        </w:rPr>
        <w:t xml:space="preserve"> на производственные</w:t>
      </w:r>
      <w:r w:rsidR="00242A53" w:rsidRPr="00B45AF2">
        <w:rPr>
          <w:rFonts w:ascii="Arial" w:hAnsi="Arial" w:cs="Arial"/>
          <w:sz w:val="24"/>
          <w:szCs w:val="24"/>
        </w:rPr>
        <w:t xml:space="preserve"> </w:t>
      </w:r>
      <w:r w:rsidR="00242A53">
        <w:rPr>
          <w:rFonts w:ascii="Arial" w:hAnsi="Arial" w:cs="Arial"/>
          <w:sz w:val="24"/>
          <w:szCs w:val="24"/>
        </w:rPr>
        <w:t xml:space="preserve">активы», </w:t>
      </w:r>
      <w:r w:rsidR="00242A53" w:rsidRPr="00E0121A">
        <w:rPr>
          <w:rFonts w:ascii="Arial" w:hAnsi="Arial" w:cs="Arial"/>
          <w:sz w:val="24"/>
          <w:szCs w:val="24"/>
        </w:rPr>
        <w:t>описан в КД «</w:t>
      </w:r>
      <w:del w:id="465" w:author="Александр Шрамков" w:date="2020-04-11T10:25:00Z">
        <w:r w:rsidR="00242A53" w:rsidRPr="00E0121A" w:rsidDel="00EC5F5C">
          <w:rPr>
            <w:rFonts w:ascii="Arial" w:hAnsi="Arial" w:cs="Arial"/>
            <w:sz w:val="24"/>
            <w:szCs w:val="24"/>
            <w:lang w:val="en-US"/>
          </w:rPr>
          <w:delText>ERP</w:delText>
        </w:r>
        <w:r w:rsidR="00242A53" w:rsidDel="00EC5F5C">
          <w:rPr>
            <w:rFonts w:ascii="Arial" w:hAnsi="Arial" w:cs="Arial"/>
            <w:sz w:val="24"/>
            <w:szCs w:val="24"/>
          </w:rPr>
          <w:delText>.</w:delText>
        </w:r>
        <w:r w:rsidR="00242A53" w:rsidRPr="00E0121A" w:rsidDel="00EC5F5C">
          <w:rPr>
            <w:rFonts w:ascii="Arial" w:hAnsi="Arial" w:cs="Arial"/>
            <w:sz w:val="24"/>
            <w:szCs w:val="24"/>
          </w:rPr>
          <w:delText>5.1.</w:delText>
        </w:r>
      </w:del>
      <w:ins w:id="466" w:author="Александр Шрамков" w:date="2021-03-05T14:00:00Z">
        <w:r w:rsidR="00EF2B83">
          <w:rPr>
            <w:rFonts w:ascii="Arial" w:hAnsi="Arial" w:cs="Arial"/>
            <w:sz w:val="24"/>
            <w:szCs w:val="24"/>
            <w:lang w:val="en-US"/>
          </w:rPr>
          <w:t>ERP</w:t>
        </w:r>
        <w:r w:rsidR="00EF2B83" w:rsidRPr="00EF2B83">
          <w:rPr>
            <w:rFonts w:ascii="Arial" w:hAnsi="Arial" w:cs="Arial"/>
            <w:sz w:val="24"/>
            <w:szCs w:val="24"/>
            <w:rPrChange w:id="467" w:author="Александр Шрамков" w:date="2021-03-05T14:00:00Z">
              <w:rPr>
                <w:rFonts w:ascii="Arial" w:hAnsi="Arial" w:cs="Arial"/>
                <w:sz w:val="24"/>
                <w:szCs w:val="24"/>
                <w:lang w:val="en-US"/>
              </w:rPr>
            </w:rPrChange>
          </w:rPr>
          <w:t>.13.9</w:t>
        </w:r>
      </w:ins>
      <w:ins w:id="468" w:author="Александр Шрамков" w:date="2020-04-11T10:25:00Z">
        <w:r w:rsidR="00EC5F5C" w:rsidRPr="00EC5F5C">
          <w:rPr>
            <w:rFonts w:ascii="Arial" w:hAnsi="Arial" w:cs="Arial"/>
            <w:sz w:val="24"/>
            <w:szCs w:val="24"/>
            <w:rPrChange w:id="469" w:author="Александр Шрамков" w:date="2020-04-11T10:25:00Z">
              <w:rPr>
                <w:rFonts w:ascii="Arial" w:hAnsi="Arial" w:cs="Arial"/>
                <w:sz w:val="24"/>
                <w:szCs w:val="24"/>
                <w:lang w:val="en-US"/>
              </w:rPr>
            </w:rPrChange>
          </w:rPr>
          <w:t>.2.</w:t>
        </w:r>
      </w:ins>
      <w:r w:rsidR="00242A53" w:rsidRPr="00E0121A">
        <w:rPr>
          <w:rFonts w:ascii="Arial" w:hAnsi="Arial" w:cs="Arial"/>
          <w:sz w:val="24"/>
          <w:szCs w:val="24"/>
        </w:rPr>
        <w:t>52</w:t>
      </w:r>
      <w:r w:rsidR="00242A53">
        <w:rPr>
          <w:rFonts w:ascii="Arial" w:hAnsi="Arial" w:cs="Arial"/>
          <w:sz w:val="24"/>
          <w:szCs w:val="24"/>
        </w:rPr>
        <w:t>_</w:t>
      </w:r>
      <w:r w:rsidR="00242A53">
        <w:rPr>
          <w:rFonts w:ascii="Arial" w:hAnsi="Arial" w:cs="Arial"/>
          <w:sz w:val="24"/>
          <w:szCs w:val="24"/>
          <w:lang w:val="en-US"/>
        </w:rPr>
        <w:t>PM</w:t>
      </w:r>
      <w:r w:rsidR="00242A53" w:rsidRPr="00E0121A">
        <w:rPr>
          <w:rFonts w:ascii="Arial" w:hAnsi="Arial" w:cs="Arial"/>
          <w:sz w:val="24"/>
          <w:szCs w:val="24"/>
        </w:rPr>
        <w:t>_</w:t>
      </w:r>
      <w:r w:rsidR="00242A53">
        <w:rPr>
          <w:rFonts w:ascii="Arial" w:hAnsi="Arial" w:cs="Arial"/>
          <w:sz w:val="24"/>
          <w:szCs w:val="24"/>
        </w:rPr>
        <w:t>КД</w:t>
      </w:r>
      <w:r w:rsidR="00242A53" w:rsidRPr="00E0121A">
        <w:rPr>
          <w:rFonts w:ascii="Arial" w:hAnsi="Arial" w:cs="Arial"/>
          <w:sz w:val="24"/>
          <w:szCs w:val="24"/>
        </w:rPr>
        <w:t xml:space="preserve"> Годовое планирование воздействий на ПА»</w:t>
      </w:r>
      <w:r w:rsidR="00242A53">
        <w:rPr>
          <w:rFonts w:ascii="Arial" w:hAnsi="Arial" w:cs="Arial"/>
        </w:rPr>
        <w:t>)</w:t>
      </w:r>
      <w:r w:rsidR="00242A53">
        <w:rPr>
          <w:rFonts w:ascii="Arial" w:hAnsi="Arial" w:cs="Arial"/>
          <w:sz w:val="24"/>
          <w:szCs w:val="24"/>
        </w:rPr>
        <w:t>,</w:t>
      </w:r>
      <w:r w:rsidRPr="00B45AF2">
        <w:rPr>
          <w:rFonts w:ascii="Arial" w:hAnsi="Arial" w:cs="Arial"/>
          <w:sz w:val="24"/>
          <w:szCs w:val="24"/>
        </w:rPr>
        <w:t xml:space="preserve"> отдельно выделяются заказы ТОРО, выполняемые в рамках работ остановочного ремонта. Признаком отнесения заказа ТОРО к остановочному ремонту является заполнение поля </w:t>
      </w:r>
      <w:r>
        <w:rPr>
          <w:rFonts w:ascii="Arial" w:hAnsi="Arial" w:cs="Arial"/>
          <w:sz w:val="24"/>
          <w:szCs w:val="24"/>
        </w:rPr>
        <w:t>«Состояние производственной установки</w:t>
      </w:r>
      <w:r w:rsidRPr="00B45AF2">
        <w:rPr>
          <w:rFonts w:ascii="Arial" w:hAnsi="Arial" w:cs="Arial"/>
          <w:sz w:val="24"/>
          <w:szCs w:val="24"/>
        </w:rPr>
        <w:t>» значением «</w:t>
      </w:r>
      <w:r w:rsidR="0003353E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="00D40F78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D40F78">
        <w:rPr>
          <w:rFonts w:ascii="Arial" w:hAnsi="Arial" w:cs="Arial"/>
          <w:sz w:val="24"/>
          <w:szCs w:val="24"/>
        </w:rPr>
        <w:t>Остановочный ремонт</w:t>
      </w:r>
      <w:r w:rsidRPr="00B45AF2">
        <w:rPr>
          <w:rFonts w:ascii="Arial" w:hAnsi="Arial" w:cs="Arial"/>
          <w:sz w:val="24"/>
          <w:szCs w:val="24"/>
        </w:rPr>
        <w:t xml:space="preserve">». Данное поле </w:t>
      </w:r>
      <w:r w:rsidR="00114206">
        <w:rPr>
          <w:rFonts w:ascii="Arial" w:hAnsi="Arial" w:cs="Arial"/>
          <w:sz w:val="24"/>
          <w:szCs w:val="24"/>
        </w:rPr>
        <w:t>записывается</w:t>
      </w:r>
      <w:r w:rsidRPr="00B45AF2">
        <w:rPr>
          <w:rFonts w:ascii="Arial" w:hAnsi="Arial" w:cs="Arial"/>
          <w:sz w:val="24"/>
          <w:szCs w:val="24"/>
        </w:rPr>
        <w:t xml:space="preserve"> в заказ ТОРО из технологической карты на остановочный ремонт</w:t>
      </w:r>
      <w:r w:rsidR="005538A6">
        <w:rPr>
          <w:rFonts w:ascii="Arial" w:hAnsi="Arial" w:cs="Arial"/>
          <w:sz w:val="24"/>
          <w:szCs w:val="24"/>
        </w:rPr>
        <w:t xml:space="preserve"> при создании заказа ТОРО в процессе ППР или заполняется вручную </w:t>
      </w:r>
      <w:r w:rsidR="00040A5A">
        <w:rPr>
          <w:rFonts w:ascii="Arial" w:hAnsi="Arial" w:cs="Arial"/>
          <w:sz w:val="24"/>
          <w:szCs w:val="24"/>
        </w:rPr>
        <w:t xml:space="preserve">при </w:t>
      </w:r>
      <w:r w:rsidR="0092757C">
        <w:rPr>
          <w:rFonts w:ascii="Arial" w:hAnsi="Arial" w:cs="Arial"/>
          <w:sz w:val="24"/>
          <w:szCs w:val="24"/>
        </w:rPr>
        <w:t>ведении</w:t>
      </w:r>
      <w:r w:rsidR="00040A5A">
        <w:rPr>
          <w:rFonts w:ascii="Arial" w:hAnsi="Arial" w:cs="Arial"/>
          <w:sz w:val="24"/>
          <w:szCs w:val="24"/>
        </w:rPr>
        <w:t xml:space="preserve"> заказа ТОРО</w:t>
      </w:r>
      <w:r w:rsidR="00D470AB">
        <w:rPr>
          <w:rFonts w:ascii="Arial" w:hAnsi="Arial" w:cs="Arial"/>
          <w:sz w:val="24"/>
          <w:szCs w:val="24"/>
        </w:rPr>
        <w:t>.</w:t>
      </w:r>
      <w:r w:rsidRPr="00B45AF2">
        <w:rPr>
          <w:rFonts w:ascii="Arial" w:hAnsi="Arial" w:cs="Arial"/>
          <w:sz w:val="24"/>
          <w:szCs w:val="24"/>
        </w:rPr>
        <w:t xml:space="preserve"> </w:t>
      </w:r>
      <w:r w:rsidR="00DB0781">
        <w:rPr>
          <w:rFonts w:ascii="Arial" w:hAnsi="Arial" w:cs="Arial"/>
          <w:sz w:val="24"/>
          <w:szCs w:val="24"/>
        </w:rPr>
        <w:t>Сетевые</w:t>
      </w:r>
      <w:r w:rsidR="00047A40">
        <w:rPr>
          <w:rFonts w:ascii="Arial" w:hAnsi="Arial" w:cs="Arial"/>
          <w:sz w:val="24"/>
          <w:szCs w:val="24"/>
        </w:rPr>
        <w:t xml:space="preserve"> графики</w:t>
      </w:r>
      <w:r w:rsidR="003C4413">
        <w:rPr>
          <w:rFonts w:ascii="Arial" w:hAnsi="Arial" w:cs="Arial"/>
          <w:sz w:val="24"/>
          <w:szCs w:val="24"/>
        </w:rPr>
        <w:t xml:space="preserve"> проектов капитал</w:t>
      </w:r>
      <w:r w:rsidR="008E0E94">
        <w:rPr>
          <w:rFonts w:ascii="Arial" w:hAnsi="Arial" w:cs="Arial"/>
          <w:sz w:val="24"/>
          <w:szCs w:val="24"/>
        </w:rPr>
        <w:t>ьного строительства и инвестиций и инвестиционных проектов</w:t>
      </w:r>
      <w:r w:rsidR="003C4413">
        <w:rPr>
          <w:rFonts w:ascii="Arial" w:hAnsi="Arial" w:cs="Arial"/>
          <w:sz w:val="24"/>
          <w:szCs w:val="24"/>
        </w:rPr>
        <w:t xml:space="preserve"> </w:t>
      </w:r>
      <w:r w:rsidR="0027047A">
        <w:rPr>
          <w:rFonts w:ascii="Arial" w:hAnsi="Arial" w:cs="Arial"/>
          <w:sz w:val="24"/>
          <w:szCs w:val="24"/>
        </w:rPr>
        <w:t xml:space="preserve">ТОиР </w:t>
      </w:r>
      <w:r w:rsidR="003C4413">
        <w:rPr>
          <w:rFonts w:ascii="Arial" w:hAnsi="Arial" w:cs="Arial"/>
          <w:sz w:val="24"/>
          <w:szCs w:val="24"/>
        </w:rPr>
        <w:t>также помечаются признаком остановочного ремонта.</w:t>
      </w:r>
    </w:p>
    <w:p w14:paraId="331A6258" w14:textId="6BEA4D31" w:rsidR="00047A40" w:rsidRPr="00B45AF2" w:rsidRDefault="00047A40" w:rsidP="009D596B">
      <w:pPr>
        <w:pStyle w:val="afff6"/>
        <w:rPr>
          <w:rFonts w:ascii="Arial" w:hAnsi="Arial" w:cs="Arial"/>
          <w:sz w:val="24"/>
          <w:szCs w:val="24"/>
        </w:rPr>
      </w:pPr>
      <w:r w:rsidRPr="00047A40">
        <w:rPr>
          <w:rFonts w:ascii="Arial" w:hAnsi="Arial" w:cs="Arial"/>
          <w:sz w:val="24"/>
          <w:szCs w:val="24"/>
        </w:rPr>
        <w:t>В остановочные ремонты могут быть добавлены дополнительные некритичные работы, при возможности их выполнения в период остановочного ремонта. </w:t>
      </w:r>
      <w:r>
        <w:rPr>
          <w:rFonts w:ascii="Arial" w:hAnsi="Arial" w:cs="Arial"/>
          <w:sz w:val="24"/>
          <w:szCs w:val="24"/>
        </w:rPr>
        <w:t xml:space="preserve">Поле «Состояние производственной установки» в Заказах ТОРО с дополнительными некритичными работами заполняется значением </w:t>
      </w:r>
      <w:r w:rsidR="00112F6F">
        <w:rPr>
          <w:rFonts w:ascii="Arial" w:hAnsi="Arial" w:cs="Arial"/>
          <w:sz w:val="24"/>
          <w:szCs w:val="24"/>
        </w:rPr>
        <w:t>«2</w:t>
      </w:r>
      <w:r w:rsidRPr="00047A40">
        <w:rPr>
          <w:rFonts w:ascii="Arial" w:hAnsi="Arial" w:cs="Arial"/>
          <w:sz w:val="24"/>
          <w:szCs w:val="24"/>
        </w:rPr>
        <w:t xml:space="preserve"> - Дополнительно включено в остановочный ремонт».</w:t>
      </w:r>
    </w:p>
    <w:p w14:paraId="166A2607" w14:textId="735DD8B3" w:rsidR="009D596B" w:rsidRDefault="00C845DA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Календарно-с</w:t>
      </w:r>
      <w:r w:rsidR="009D596B" w:rsidRPr="00B45AF2">
        <w:rPr>
          <w:rFonts w:ascii="Arial" w:hAnsi="Arial" w:cs="Arial"/>
          <w:sz w:val="24"/>
          <w:szCs w:val="24"/>
        </w:rPr>
        <w:t xml:space="preserve">етевое планирование по работам остановочного ремонта обязательный процесс детального планирования и контроля работ с учетом сроков их проведения, критичности работ, привлекаемых к производству работ ресурсов. </w:t>
      </w:r>
      <w:r>
        <w:rPr>
          <w:rFonts w:ascii="Arial" w:hAnsi="Arial" w:cs="Arial"/>
          <w:sz w:val="24"/>
          <w:szCs w:val="24"/>
        </w:rPr>
        <w:t>Календарно-с</w:t>
      </w:r>
      <w:r w:rsidR="009D596B" w:rsidRPr="00B45AF2">
        <w:rPr>
          <w:rFonts w:ascii="Arial" w:hAnsi="Arial" w:cs="Arial"/>
          <w:sz w:val="24"/>
          <w:szCs w:val="24"/>
        </w:rPr>
        <w:t>етевое планирование работ остановочного ремонта выполняет функцию планирования работ в процессе их создания, и контроля работ в процессе их выполнения и завершения.</w:t>
      </w:r>
    </w:p>
    <w:p w14:paraId="160CA252" w14:textId="540A55A1" w:rsidR="001111A6" w:rsidRDefault="00C845DA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Календарно-с</w:t>
      </w:r>
      <w:r w:rsidR="001111A6" w:rsidRPr="001A06C6">
        <w:rPr>
          <w:rFonts w:ascii="Arial" w:hAnsi="Arial" w:cs="Arial"/>
          <w:sz w:val="24"/>
          <w:szCs w:val="24"/>
        </w:rPr>
        <w:t xml:space="preserve">етевое планирование работ осуществляется в соответствии со сроками определенными </w:t>
      </w:r>
      <w:r>
        <w:rPr>
          <w:rFonts w:ascii="Arial" w:hAnsi="Arial" w:cs="Arial"/>
          <w:sz w:val="24"/>
          <w:szCs w:val="24"/>
        </w:rPr>
        <w:t>календарно-</w:t>
      </w:r>
      <w:r w:rsidR="001111A6" w:rsidRPr="001A06C6">
        <w:rPr>
          <w:rFonts w:ascii="Arial" w:hAnsi="Arial" w:cs="Arial"/>
          <w:sz w:val="24"/>
          <w:szCs w:val="24"/>
        </w:rPr>
        <w:t>сетевым графиком остановочного ремонта.</w:t>
      </w:r>
      <w:r w:rsidR="006D157F" w:rsidRPr="006D157F">
        <w:t xml:space="preserve"> </w:t>
      </w:r>
      <w:r w:rsidR="006D157F" w:rsidRPr="006D157F">
        <w:rPr>
          <w:rFonts w:ascii="Arial" w:hAnsi="Arial" w:cs="Arial"/>
          <w:sz w:val="24"/>
          <w:szCs w:val="24"/>
        </w:rPr>
        <w:t>В календарно-сетевой график остановочного ремонта включаются работы всех служб предприятия, осуществляющих работы.</w:t>
      </w:r>
      <w:r w:rsidR="001111A6" w:rsidRPr="001A06C6">
        <w:rPr>
          <w:rFonts w:ascii="Arial" w:hAnsi="Arial" w:cs="Arial"/>
          <w:sz w:val="24"/>
          <w:szCs w:val="24"/>
        </w:rPr>
        <w:t xml:space="preserve"> По всем заказам ТОРО, операциям сетевых графиков </w:t>
      </w:r>
      <w:r>
        <w:rPr>
          <w:rFonts w:ascii="Arial" w:hAnsi="Arial" w:cs="Arial"/>
          <w:sz w:val="24"/>
          <w:szCs w:val="24"/>
        </w:rPr>
        <w:t xml:space="preserve">капитального строительства и инвестиций и инвестиционных проектов ТОиР, </w:t>
      </w:r>
      <w:r w:rsidR="001111A6" w:rsidRPr="001A06C6">
        <w:rPr>
          <w:rFonts w:ascii="Arial" w:hAnsi="Arial" w:cs="Arial"/>
          <w:sz w:val="24"/>
          <w:szCs w:val="24"/>
        </w:rPr>
        <w:t xml:space="preserve">осуществляется </w:t>
      </w:r>
      <w:r w:rsidR="009B403A">
        <w:rPr>
          <w:rFonts w:ascii="Arial" w:hAnsi="Arial" w:cs="Arial"/>
          <w:sz w:val="24"/>
          <w:szCs w:val="24"/>
        </w:rPr>
        <w:t xml:space="preserve">согласование сроков работ всех служб предприятия, </w:t>
      </w:r>
      <w:r w:rsidR="001111A6" w:rsidRPr="001A06C6">
        <w:rPr>
          <w:rFonts w:ascii="Arial" w:hAnsi="Arial" w:cs="Arial"/>
          <w:sz w:val="24"/>
          <w:szCs w:val="24"/>
        </w:rPr>
        <w:t xml:space="preserve">корректировка календарных сроков их выполнения, посредством корректировки длительности операций, их совмещения по времени, корректировки ресурсного обеспечения выполнения операций, а также последовательности </w:t>
      </w:r>
      <w:r w:rsidR="00CC37BE">
        <w:rPr>
          <w:rFonts w:ascii="Arial" w:hAnsi="Arial" w:cs="Arial"/>
          <w:sz w:val="24"/>
          <w:szCs w:val="24"/>
        </w:rPr>
        <w:t>выполнения работ</w:t>
      </w:r>
      <w:r w:rsidR="001111A6" w:rsidRPr="001A06C6">
        <w:rPr>
          <w:rFonts w:ascii="Arial" w:hAnsi="Arial" w:cs="Arial"/>
          <w:sz w:val="24"/>
          <w:szCs w:val="24"/>
        </w:rPr>
        <w:t>.</w:t>
      </w:r>
    </w:p>
    <w:p w14:paraId="7657AD63" w14:textId="31532D51" w:rsidR="00047A40" w:rsidRPr="00B45AF2" w:rsidRDefault="00047A40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Планировщики ОР </w:t>
      </w:r>
      <w:del w:id="470" w:author="Александр Шрамков" w:date="2020-04-11T14:32:00Z">
        <w:r w:rsidDel="00E07A00">
          <w:rPr>
            <w:rFonts w:ascii="Arial" w:hAnsi="Arial" w:cs="Arial"/>
            <w:sz w:val="24"/>
            <w:szCs w:val="24"/>
          </w:rPr>
          <w:delText>БЕ ГОК</w:delText>
        </w:r>
      </w:del>
      <w:ins w:id="471" w:author="Александр Шрамков" w:date="2020-04-11T14:32:00Z">
        <w:r w:rsidR="00E07A00">
          <w:rPr>
            <w:rFonts w:ascii="Arial" w:hAnsi="Arial" w:cs="Arial"/>
            <w:sz w:val="24"/>
            <w:szCs w:val="24"/>
          </w:rPr>
          <w:t>УО</w:t>
        </w:r>
      </w:ins>
      <w:r>
        <w:rPr>
          <w:rFonts w:ascii="Arial" w:hAnsi="Arial" w:cs="Arial"/>
          <w:sz w:val="24"/>
          <w:szCs w:val="24"/>
        </w:rPr>
        <w:t xml:space="preserve"> служб </w:t>
      </w:r>
      <w:r w:rsidR="00893F68">
        <w:rPr>
          <w:rFonts w:ascii="Arial" w:hAnsi="Arial" w:cs="Arial"/>
          <w:sz w:val="24"/>
          <w:szCs w:val="24"/>
        </w:rPr>
        <w:t xml:space="preserve">механики, электрики и метрологии предприятия </w:t>
      </w:r>
      <w:r>
        <w:rPr>
          <w:rFonts w:ascii="Arial" w:hAnsi="Arial" w:cs="Arial"/>
          <w:sz w:val="24"/>
          <w:szCs w:val="24"/>
        </w:rPr>
        <w:t xml:space="preserve">формируют календарно-сетевой график остановочных ремонтов в панели мультиресурсного </w:t>
      </w:r>
      <w:r w:rsidR="00DB0781">
        <w:rPr>
          <w:rFonts w:ascii="Arial" w:hAnsi="Arial" w:cs="Arial"/>
          <w:sz w:val="24"/>
          <w:szCs w:val="24"/>
        </w:rPr>
        <w:t>планирования</w:t>
      </w:r>
      <w:r>
        <w:rPr>
          <w:rFonts w:ascii="Arial" w:hAnsi="Arial" w:cs="Arial"/>
          <w:sz w:val="24"/>
          <w:szCs w:val="24"/>
        </w:rPr>
        <w:t xml:space="preserve"> системы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047A40">
        <w:rPr>
          <w:rFonts w:ascii="Arial" w:hAnsi="Arial" w:cs="Arial"/>
          <w:sz w:val="24"/>
          <w:szCs w:val="24"/>
        </w:rPr>
        <w:t>/4</w:t>
      </w:r>
      <w:r>
        <w:rPr>
          <w:rFonts w:ascii="Arial" w:hAnsi="Arial" w:cs="Arial"/>
          <w:sz w:val="24"/>
          <w:szCs w:val="24"/>
          <w:lang w:val="en-US"/>
        </w:rPr>
        <w:t>HANA</w:t>
      </w:r>
      <w:r w:rsidRPr="00047A40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Используются автоматические и ручные процедуры планирования заказов ТОРО и инвестиционных</w:t>
      </w:r>
      <w:r w:rsidR="005F5FAF" w:rsidRPr="005F5FA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проектов ТОиР. При планировании контролируется обеспечение человеческими ресурсами, машинами</w:t>
      </w:r>
      <w:r w:rsidRPr="00047A40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механизмами и материалами.  </w:t>
      </w:r>
    </w:p>
    <w:p w14:paraId="6EC6ED25" w14:textId="48D1CA90" w:rsidR="00037035" w:rsidRDefault="00893F68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Старший планировщик</w:t>
      </w:r>
      <w:r w:rsidR="00047A40">
        <w:rPr>
          <w:rFonts w:ascii="Arial" w:hAnsi="Arial" w:cs="Arial"/>
          <w:sz w:val="24"/>
          <w:szCs w:val="24"/>
        </w:rPr>
        <w:t xml:space="preserve"> О</w:t>
      </w:r>
      <w:r w:rsidR="00D0542E">
        <w:rPr>
          <w:rFonts w:ascii="Arial" w:hAnsi="Arial" w:cs="Arial"/>
          <w:sz w:val="24"/>
          <w:szCs w:val="24"/>
        </w:rPr>
        <w:t xml:space="preserve">Р </w:t>
      </w:r>
      <w:del w:id="472" w:author="Александр Шрамков" w:date="2020-04-11T14:30:00Z">
        <w:r w:rsidR="00D0542E" w:rsidDel="00E07A00">
          <w:rPr>
            <w:rFonts w:ascii="Arial" w:hAnsi="Arial" w:cs="Arial"/>
            <w:sz w:val="24"/>
            <w:szCs w:val="24"/>
          </w:rPr>
          <w:delText>БЕ ГОК</w:delText>
        </w:r>
      </w:del>
      <w:ins w:id="473" w:author="Александр Шрамков" w:date="2020-04-11T14:30:00Z">
        <w:r w:rsidR="00E07A00">
          <w:rPr>
            <w:rFonts w:ascii="Arial" w:hAnsi="Arial" w:cs="Arial"/>
            <w:sz w:val="24"/>
            <w:szCs w:val="24"/>
          </w:rPr>
          <w:t>УО</w:t>
        </w:r>
      </w:ins>
      <w:r w:rsidR="003773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формирует и печатает </w:t>
      </w:r>
      <w:r w:rsidR="00C845DA">
        <w:rPr>
          <w:rFonts w:ascii="Arial" w:hAnsi="Arial" w:cs="Arial"/>
          <w:sz w:val="24"/>
          <w:szCs w:val="24"/>
        </w:rPr>
        <w:t>календарно-</w:t>
      </w:r>
      <w:r w:rsidR="009D596B" w:rsidRPr="00B45AF2">
        <w:rPr>
          <w:rFonts w:ascii="Arial" w:hAnsi="Arial" w:cs="Arial"/>
          <w:sz w:val="24"/>
          <w:szCs w:val="24"/>
        </w:rPr>
        <w:t xml:space="preserve">сетевых графиков </w:t>
      </w:r>
      <w:r w:rsidR="00C845DA">
        <w:rPr>
          <w:rFonts w:ascii="Arial" w:hAnsi="Arial" w:cs="Arial"/>
          <w:sz w:val="24"/>
          <w:szCs w:val="24"/>
        </w:rPr>
        <w:t xml:space="preserve">остановочного ремонта </w:t>
      </w:r>
      <w:r w:rsidR="009D596B" w:rsidRPr="00B45AF2">
        <w:rPr>
          <w:rFonts w:ascii="Arial" w:hAnsi="Arial" w:cs="Arial"/>
          <w:sz w:val="24"/>
          <w:szCs w:val="24"/>
        </w:rPr>
        <w:t>на основе заказов ТОРО</w:t>
      </w:r>
      <w:r w:rsidR="00C845DA">
        <w:rPr>
          <w:rFonts w:ascii="Arial" w:hAnsi="Arial" w:cs="Arial"/>
          <w:sz w:val="24"/>
          <w:szCs w:val="24"/>
        </w:rPr>
        <w:t>, проектов капитального строительства и инвестиций и инвестиционных проектов ТОиР</w:t>
      </w:r>
      <w:r w:rsidR="00CC37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из панели</w:t>
      </w:r>
      <w:r w:rsidR="00CC37BE">
        <w:rPr>
          <w:rFonts w:ascii="Arial" w:hAnsi="Arial" w:cs="Arial"/>
          <w:sz w:val="24"/>
          <w:szCs w:val="24"/>
        </w:rPr>
        <w:t xml:space="preserve"> мульти-рес</w:t>
      </w:r>
      <w:r>
        <w:rPr>
          <w:rFonts w:ascii="Arial" w:hAnsi="Arial" w:cs="Arial"/>
          <w:sz w:val="24"/>
          <w:szCs w:val="24"/>
        </w:rPr>
        <w:t>урсного</w:t>
      </w:r>
      <w:r w:rsidR="00CC37BE">
        <w:rPr>
          <w:rFonts w:ascii="Arial" w:hAnsi="Arial" w:cs="Arial"/>
          <w:sz w:val="24"/>
          <w:szCs w:val="24"/>
        </w:rPr>
        <w:t xml:space="preserve"> пл</w:t>
      </w:r>
      <w:r>
        <w:rPr>
          <w:rFonts w:ascii="Arial" w:hAnsi="Arial" w:cs="Arial"/>
          <w:sz w:val="24"/>
          <w:szCs w:val="24"/>
        </w:rPr>
        <w:t>а</w:t>
      </w:r>
      <w:r w:rsidR="00CC37BE">
        <w:rPr>
          <w:rFonts w:ascii="Arial" w:hAnsi="Arial" w:cs="Arial"/>
          <w:sz w:val="24"/>
          <w:szCs w:val="24"/>
        </w:rPr>
        <w:t>нировани</w:t>
      </w:r>
      <w:r>
        <w:rPr>
          <w:rFonts w:ascii="Arial" w:hAnsi="Arial" w:cs="Arial"/>
          <w:sz w:val="24"/>
          <w:szCs w:val="24"/>
        </w:rPr>
        <w:t>я</w:t>
      </w:r>
      <w:r w:rsidR="00CC37BE" w:rsidRPr="00CC37BE">
        <w:rPr>
          <w:rFonts w:ascii="Arial" w:hAnsi="Arial" w:cs="Arial"/>
          <w:sz w:val="24"/>
          <w:szCs w:val="24"/>
        </w:rPr>
        <w:t xml:space="preserve"> </w:t>
      </w:r>
      <w:r w:rsidR="00CC37BE">
        <w:rPr>
          <w:rFonts w:ascii="Arial" w:hAnsi="Arial" w:cs="Arial"/>
          <w:sz w:val="24"/>
          <w:szCs w:val="24"/>
        </w:rPr>
        <w:t xml:space="preserve">системы </w:t>
      </w:r>
      <w:r w:rsidR="00CC37BE">
        <w:rPr>
          <w:rFonts w:ascii="Arial" w:hAnsi="Arial" w:cs="Arial"/>
          <w:sz w:val="24"/>
          <w:szCs w:val="24"/>
          <w:lang w:val="en-US"/>
        </w:rPr>
        <w:t>S</w:t>
      </w:r>
      <w:r w:rsidR="00CC37BE" w:rsidRPr="00CC37BE">
        <w:rPr>
          <w:rFonts w:ascii="Arial" w:hAnsi="Arial" w:cs="Arial"/>
          <w:sz w:val="24"/>
          <w:szCs w:val="24"/>
        </w:rPr>
        <w:t>/4</w:t>
      </w:r>
      <w:r w:rsidR="00CC37BE">
        <w:rPr>
          <w:rFonts w:ascii="Arial" w:hAnsi="Arial" w:cs="Arial"/>
          <w:sz w:val="24"/>
          <w:szCs w:val="24"/>
          <w:lang w:val="en-US"/>
        </w:rPr>
        <w:t>HANA</w:t>
      </w:r>
      <w:r w:rsidR="009D596B" w:rsidRPr="00B45AF2">
        <w:rPr>
          <w:rFonts w:ascii="Arial" w:hAnsi="Arial" w:cs="Arial"/>
          <w:sz w:val="24"/>
          <w:szCs w:val="24"/>
        </w:rPr>
        <w:t>.</w:t>
      </w:r>
      <w:r w:rsidR="00C76195">
        <w:rPr>
          <w:rFonts w:ascii="Arial" w:hAnsi="Arial" w:cs="Arial"/>
          <w:sz w:val="24"/>
          <w:szCs w:val="24"/>
        </w:rPr>
        <w:t xml:space="preserve"> </w:t>
      </w:r>
    </w:p>
    <w:p w14:paraId="6D9248AC" w14:textId="7FE7BEE5" w:rsidR="00893F68" w:rsidRPr="00B45AF2" w:rsidRDefault="00893F68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календарно-сетевой график остановочных ремонтов дополняются работы ПТО по подготовке к остановочным ремонтам.</w:t>
      </w:r>
    </w:p>
    <w:p w14:paraId="2A327A41" w14:textId="54FB5DC2" w:rsidR="00D0542E" w:rsidRPr="001A06C6" w:rsidRDefault="009D596B" w:rsidP="009D596B">
      <w:pPr>
        <w:pStyle w:val="afff6"/>
        <w:rPr>
          <w:rFonts w:ascii="Arial" w:hAnsi="Arial" w:cs="Arial"/>
          <w:color w:val="FF0000"/>
          <w:sz w:val="24"/>
          <w:szCs w:val="24"/>
        </w:rPr>
      </w:pPr>
      <w:r w:rsidRPr="00D0542E">
        <w:rPr>
          <w:rFonts w:ascii="Arial" w:hAnsi="Arial" w:cs="Arial"/>
          <w:sz w:val="24"/>
          <w:szCs w:val="24"/>
        </w:rPr>
        <w:lastRenderedPageBreak/>
        <w:t xml:space="preserve">Согласование </w:t>
      </w:r>
      <w:r w:rsidR="00D0542E">
        <w:rPr>
          <w:rFonts w:ascii="Arial" w:hAnsi="Arial" w:cs="Arial"/>
          <w:sz w:val="24"/>
          <w:szCs w:val="24"/>
        </w:rPr>
        <w:t>календарно-</w:t>
      </w:r>
      <w:r w:rsidRPr="00D0542E">
        <w:rPr>
          <w:rFonts w:ascii="Arial" w:hAnsi="Arial" w:cs="Arial"/>
          <w:sz w:val="24"/>
          <w:szCs w:val="24"/>
        </w:rPr>
        <w:t xml:space="preserve">сетевого графика </w:t>
      </w:r>
      <w:r w:rsidR="00D0542E">
        <w:rPr>
          <w:rFonts w:ascii="Arial" w:hAnsi="Arial" w:cs="Arial"/>
          <w:sz w:val="24"/>
          <w:szCs w:val="24"/>
        </w:rPr>
        <w:t xml:space="preserve">остановочного ремонта </w:t>
      </w:r>
      <w:r w:rsidRPr="00D0542E">
        <w:rPr>
          <w:rFonts w:ascii="Arial" w:hAnsi="Arial" w:cs="Arial"/>
          <w:sz w:val="24"/>
          <w:szCs w:val="24"/>
        </w:rPr>
        <w:t xml:space="preserve">ответственными специалистами со стороны исполнителей работ остановочного ремонта </w:t>
      </w:r>
      <w:r w:rsidR="00D0542E">
        <w:rPr>
          <w:rFonts w:ascii="Arial" w:hAnsi="Arial" w:cs="Arial"/>
          <w:sz w:val="24"/>
          <w:szCs w:val="24"/>
        </w:rPr>
        <w:t>(</w:t>
      </w:r>
      <w:r w:rsidR="00D0542E" w:rsidRPr="00D0542E">
        <w:rPr>
          <w:rFonts w:ascii="Arial" w:hAnsi="Arial" w:cs="Arial"/>
          <w:sz w:val="24"/>
          <w:szCs w:val="24"/>
        </w:rPr>
        <w:t xml:space="preserve">Старшим планировщиком </w:t>
      </w:r>
      <w:del w:id="474" w:author="Александр Шрамков" w:date="2020-04-11T14:29:00Z">
        <w:r w:rsidR="00D0542E" w:rsidRPr="00D0542E" w:rsidDel="00A23CD3">
          <w:rPr>
            <w:rFonts w:ascii="Arial" w:hAnsi="Arial" w:cs="Arial"/>
            <w:sz w:val="24"/>
            <w:szCs w:val="24"/>
          </w:rPr>
          <w:delText>ТОиР БЕ ГОК</w:delText>
        </w:r>
      </w:del>
      <w:ins w:id="475" w:author="Александр Шрамков" w:date="2020-04-11T14:29:00Z">
        <w:r w:rsidR="00A23CD3">
          <w:rPr>
            <w:rFonts w:ascii="Arial" w:hAnsi="Arial" w:cs="Arial"/>
            <w:sz w:val="24"/>
            <w:szCs w:val="24"/>
          </w:rPr>
          <w:t>ТОиР УО</w:t>
        </w:r>
      </w:ins>
      <w:r w:rsidR="00D0542E" w:rsidRPr="00D0542E">
        <w:rPr>
          <w:rFonts w:ascii="Arial" w:hAnsi="Arial" w:cs="Arial"/>
          <w:sz w:val="24"/>
          <w:szCs w:val="24"/>
        </w:rPr>
        <w:t xml:space="preserve">, Главным специалистом </w:t>
      </w:r>
      <w:del w:id="476" w:author="Александр Шрамков" w:date="2020-04-11T14:29:00Z">
        <w:r w:rsidR="00D0542E" w:rsidRPr="00D0542E" w:rsidDel="00A23CD3">
          <w:rPr>
            <w:rFonts w:ascii="Arial" w:hAnsi="Arial" w:cs="Arial"/>
            <w:sz w:val="24"/>
            <w:szCs w:val="24"/>
          </w:rPr>
          <w:delText>ТОиР БЕ ГОК</w:delText>
        </w:r>
      </w:del>
      <w:ins w:id="477" w:author="Александр Шрамков" w:date="2020-04-11T14:32:00Z">
        <w:r w:rsidR="00E07A00">
          <w:rPr>
            <w:rFonts w:ascii="Arial" w:hAnsi="Arial" w:cs="Arial"/>
            <w:sz w:val="24"/>
            <w:szCs w:val="24"/>
          </w:rPr>
          <w:t>УО</w:t>
        </w:r>
      </w:ins>
      <w:ins w:id="478" w:author="Александр Шрамков" w:date="2020-04-11T14:29:00Z">
        <w:r w:rsidR="00A23CD3">
          <w:rPr>
            <w:rFonts w:ascii="Arial" w:hAnsi="Arial" w:cs="Arial"/>
            <w:sz w:val="24"/>
            <w:szCs w:val="24"/>
          </w:rPr>
          <w:t>ТОиР УО</w:t>
        </w:r>
      </w:ins>
      <w:r w:rsidR="00893F68">
        <w:rPr>
          <w:rFonts w:ascii="Arial" w:hAnsi="Arial" w:cs="Arial"/>
          <w:sz w:val="24"/>
          <w:szCs w:val="24"/>
        </w:rPr>
        <w:t xml:space="preserve">, </w:t>
      </w:r>
      <w:r w:rsidR="00D0542E" w:rsidRPr="00D0542E">
        <w:rPr>
          <w:rFonts w:ascii="Arial" w:hAnsi="Arial" w:cs="Arial"/>
          <w:sz w:val="24"/>
          <w:szCs w:val="24"/>
        </w:rPr>
        <w:t xml:space="preserve">Техническим комитетом </w:t>
      </w:r>
      <w:ins w:id="479" w:author="Александр Шрамков" w:date="2020-04-11T14:32:00Z">
        <w:r w:rsidR="00815A0A">
          <w:rPr>
            <w:rFonts w:ascii="Arial" w:hAnsi="Arial" w:cs="Arial"/>
            <w:sz w:val="24"/>
            <w:szCs w:val="24"/>
          </w:rPr>
          <w:t>УО</w:t>
        </w:r>
      </w:ins>
      <w:del w:id="480" w:author="Александр Шрамков" w:date="2020-04-11T14:32:00Z">
        <w:r w:rsidR="00D0542E" w:rsidRPr="00D0542E" w:rsidDel="00815A0A">
          <w:rPr>
            <w:rFonts w:ascii="Arial" w:hAnsi="Arial" w:cs="Arial"/>
            <w:sz w:val="24"/>
            <w:szCs w:val="24"/>
          </w:rPr>
          <w:delText>БЕ</w:delText>
        </w:r>
      </w:del>
      <w:r w:rsidR="00ED22E5">
        <w:rPr>
          <w:rFonts w:ascii="Arial" w:hAnsi="Arial" w:cs="Arial"/>
          <w:sz w:val="24"/>
          <w:szCs w:val="24"/>
        </w:rPr>
        <w:t xml:space="preserve">, Главным специалистом </w:t>
      </w:r>
      <w:r w:rsidR="00836899">
        <w:rPr>
          <w:rFonts w:ascii="Arial" w:hAnsi="Arial" w:cs="Arial"/>
          <w:sz w:val="24"/>
          <w:szCs w:val="24"/>
        </w:rPr>
        <w:t>ТОиР</w:t>
      </w:r>
      <w:r w:rsidR="00ED22E5">
        <w:rPr>
          <w:rFonts w:ascii="Arial" w:hAnsi="Arial" w:cs="Arial"/>
          <w:sz w:val="24"/>
          <w:szCs w:val="24"/>
        </w:rPr>
        <w:t xml:space="preserve"> УК, Техническим директором УК</w:t>
      </w:r>
      <w:r w:rsidR="00D0542E">
        <w:rPr>
          <w:rFonts w:ascii="Arial" w:hAnsi="Arial" w:cs="Arial"/>
          <w:sz w:val="24"/>
          <w:szCs w:val="24"/>
        </w:rPr>
        <w:t xml:space="preserve">) </w:t>
      </w:r>
      <w:r w:rsidRPr="00D0542E">
        <w:rPr>
          <w:rFonts w:ascii="Arial" w:hAnsi="Arial" w:cs="Arial"/>
          <w:sz w:val="24"/>
          <w:szCs w:val="24"/>
        </w:rPr>
        <w:t>является обязательным условием его утверждения.</w:t>
      </w:r>
      <w:r w:rsidR="00C76195" w:rsidRPr="001A06C6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24B0D5C0" w14:textId="4BB70437" w:rsidR="00F71C52" w:rsidRDefault="009D596B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Окончание процесса согласования графика остановочных ремонтов является утверждение</w:t>
      </w:r>
      <w:r w:rsidR="003C4206">
        <w:rPr>
          <w:rFonts w:ascii="Arial" w:hAnsi="Arial" w:cs="Arial"/>
          <w:sz w:val="24"/>
          <w:szCs w:val="24"/>
        </w:rPr>
        <w:t xml:space="preserve"> его Управляющим директором УО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66A260B" w14:textId="56C1038F" w:rsidR="00C76195" w:rsidRPr="001A06C6" w:rsidRDefault="0061129B" w:rsidP="00F71C52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изменении </w:t>
      </w:r>
      <w:r w:rsidR="00183BEB">
        <w:rPr>
          <w:rFonts w:ascii="Arial" w:hAnsi="Arial" w:cs="Arial"/>
          <w:sz w:val="24"/>
          <w:szCs w:val="24"/>
        </w:rPr>
        <w:t>проектов капитального строительства и инвестиций, изменений в заказах ТОРО в процессах недельно-суточного</w:t>
      </w:r>
      <w:r>
        <w:rPr>
          <w:rFonts w:ascii="Arial" w:hAnsi="Arial" w:cs="Arial"/>
          <w:sz w:val="24"/>
          <w:szCs w:val="24"/>
        </w:rPr>
        <w:t xml:space="preserve"> планирования</w:t>
      </w:r>
      <w:r w:rsidR="00183BEB">
        <w:rPr>
          <w:rFonts w:ascii="Arial" w:hAnsi="Arial" w:cs="Arial"/>
          <w:sz w:val="24"/>
          <w:szCs w:val="24"/>
        </w:rPr>
        <w:t>,</w:t>
      </w:r>
      <w:r w:rsidR="00CC37BE">
        <w:rPr>
          <w:rFonts w:ascii="Arial" w:hAnsi="Arial" w:cs="Arial"/>
          <w:sz w:val="24"/>
          <w:szCs w:val="24"/>
        </w:rPr>
        <w:t xml:space="preserve"> изменения инвестиционных проектов ТОиР,</w:t>
      </w:r>
      <w:r>
        <w:rPr>
          <w:rFonts w:ascii="Arial" w:hAnsi="Arial" w:cs="Arial"/>
          <w:sz w:val="24"/>
          <w:szCs w:val="24"/>
        </w:rPr>
        <w:t xml:space="preserve"> влияющих на календарно-сетевой график </w:t>
      </w:r>
      <w:r w:rsidR="00183BEB">
        <w:rPr>
          <w:rFonts w:ascii="Arial" w:hAnsi="Arial" w:cs="Arial"/>
          <w:sz w:val="24"/>
          <w:szCs w:val="24"/>
        </w:rPr>
        <w:t>остановочного ремонта</w:t>
      </w:r>
      <w:r w:rsidR="00657ACE">
        <w:rPr>
          <w:rFonts w:ascii="Arial" w:hAnsi="Arial" w:cs="Arial"/>
          <w:sz w:val="24"/>
          <w:szCs w:val="24"/>
        </w:rPr>
        <w:t>,</w:t>
      </w:r>
      <w:r w:rsidR="00183BEB">
        <w:rPr>
          <w:rFonts w:ascii="Arial" w:hAnsi="Arial" w:cs="Arial"/>
          <w:sz w:val="24"/>
          <w:szCs w:val="24"/>
        </w:rPr>
        <w:t xml:space="preserve"> осуществляется повторное согласование календарно-сетевого графика остановочного ремонта.</w:t>
      </w:r>
    </w:p>
    <w:p w14:paraId="166A260F" w14:textId="37519801" w:rsidR="009D596B" w:rsidRDefault="006B6C71" w:rsidP="009D596B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 утверждения графика остановочных ремонтов </w:t>
      </w:r>
      <w:r w:rsidR="003C4206">
        <w:rPr>
          <w:rFonts w:ascii="Arial" w:hAnsi="Arial" w:cs="Arial"/>
          <w:sz w:val="24"/>
          <w:szCs w:val="24"/>
        </w:rPr>
        <w:t>Управляющим директором УО</w:t>
      </w:r>
      <w:r w:rsidDel="006B6C71">
        <w:rPr>
          <w:rFonts w:ascii="Arial" w:hAnsi="Arial" w:cs="Arial"/>
          <w:sz w:val="24"/>
          <w:szCs w:val="24"/>
        </w:rPr>
        <w:t xml:space="preserve"> </w:t>
      </w:r>
      <w:del w:id="481" w:author="Александр Шрамков" w:date="2020-04-11T14:29:00Z">
        <w:r w:rsidR="00CC37BE" w:rsidDel="008B65B5">
          <w:rPr>
            <w:rFonts w:ascii="Arial" w:hAnsi="Arial" w:cs="Arial"/>
            <w:sz w:val="24"/>
            <w:szCs w:val="24"/>
          </w:rPr>
          <w:delText xml:space="preserve">Главный специалист </w:delText>
        </w:r>
      </w:del>
      <w:ins w:id="482" w:author="Александр Шрамков" w:date="2020-04-11T14:29:00Z">
        <w:r w:rsidR="008B65B5">
          <w:rPr>
            <w:rFonts w:ascii="Arial" w:hAnsi="Arial" w:cs="Arial"/>
            <w:sz w:val="24"/>
            <w:szCs w:val="24"/>
          </w:rPr>
          <w:t xml:space="preserve">Планировщик </w:t>
        </w:r>
      </w:ins>
      <w:r w:rsidR="00CC37BE">
        <w:rPr>
          <w:rFonts w:ascii="Arial" w:hAnsi="Arial" w:cs="Arial"/>
          <w:sz w:val="24"/>
          <w:szCs w:val="24"/>
        </w:rPr>
        <w:t>ТОиР У</w:t>
      </w:r>
      <w:ins w:id="483" w:author="Александр Шрамков" w:date="2020-04-11T14:29:00Z">
        <w:r w:rsidR="008B65B5">
          <w:rPr>
            <w:rFonts w:ascii="Arial" w:hAnsi="Arial" w:cs="Arial"/>
            <w:sz w:val="24"/>
            <w:szCs w:val="24"/>
          </w:rPr>
          <w:t>О</w:t>
        </w:r>
      </w:ins>
      <w:del w:id="484" w:author="Александр Шрамков" w:date="2020-04-11T14:29:00Z">
        <w:r w:rsidR="00CC37BE" w:rsidDel="008B65B5">
          <w:rPr>
            <w:rFonts w:ascii="Arial" w:hAnsi="Arial" w:cs="Arial"/>
            <w:sz w:val="24"/>
            <w:szCs w:val="24"/>
          </w:rPr>
          <w:delText>К</w:delText>
        </w:r>
      </w:del>
      <w:r w:rsidR="00D0542E">
        <w:rPr>
          <w:rFonts w:ascii="Arial" w:hAnsi="Arial" w:cs="Arial"/>
          <w:sz w:val="24"/>
          <w:szCs w:val="24"/>
        </w:rPr>
        <w:t xml:space="preserve"> устанавливает в </w:t>
      </w:r>
      <w:r w:rsidR="00C76195">
        <w:rPr>
          <w:rFonts w:ascii="Arial" w:hAnsi="Arial" w:cs="Arial"/>
          <w:sz w:val="24"/>
          <w:szCs w:val="24"/>
        </w:rPr>
        <w:t>з</w:t>
      </w:r>
      <w:r w:rsidR="007B1FE4">
        <w:rPr>
          <w:rFonts w:ascii="Arial" w:hAnsi="Arial" w:cs="Arial"/>
          <w:sz w:val="24"/>
          <w:szCs w:val="24"/>
        </w:rPr>
        <w:t>аказы</w:t>
      </w:r>
      <w:r w:rsidR="009D596B">
        <w:rPr>
          <w:rFonts w:ascii="Arial" w:hAnsi="Arial" w:cs="Arial"/>
          <w:sz w:val="24"/>
          <w:szCs w:val="24"/>
        </w:rPr>
        <w:t xml:space="preserve"> ТОРО на остановочный ремонт </w:t>
      </w:r>
      <w:r w:rsidR="004A729D">
        <w:rPr>
          <w:rFonts w:ascii="Arial" w:hAnsi="Arial" w:cs="Arial"/>
          <w:sz w:val="24"/>
          <w:szCs w:val="24"/>
        </w:rPr>
        <w:t xml:space="preserve">пользовательский статус </w:t>
      </w:r>
      <w:r w:rsidR="009D596B">
        <w:rPr>
          <w:rFonts w:ascii="Arial" w:hAnsi="Arial" w:cs="Arial"/>
          <w:sz w:val="24"/>
          <w:szCs w:val="24"/>
        </w:rPr>
        <w:t>«</w:t>
      </w:r>
      <w:ins w:id="485" w:author="Александр Шрамков" w:date="2020-04-11T14:41:00Z">
        <w:r w:rsidR="002E0006" w:rsidRPr="002E0006">
          <w:rPr>
            <w:rFonts w:ascii="Arial" w:hAnsi="Arial" w:cs="Arial"/>
            <w:sz w:val="24"/>
            <w:szCs w:val="24"/>
          </w:rPr>
          <w:t>ОСТ - Утвержден в графике ОстРемонта</w:t>
        </w:r>
      </w:ins>
      <w:del w:id="486" w:author="Александр Шрамков" w:date="2020-04-11T14:41:00Z">
        <w:r w:rsidR="009D596B" w:rsidDel="002E0006">
          <w:rPr>
            <w:rFonts w:ascii="Arial" w:hAnsi="Arial" w:cs="Arial"/>
            <w:sz w:val="24"/>
            <w:szCs w:val="24"/>
          </w:rPr>
          <w:delText>ОСТ</w:delText>
        </w:r>
        <w:r w:rsidR="00C76195" w:rsidDel="002E0006">
          <w:rPr>
            <w:rFonts w:ascii="Arial" w:hAnsi="Arial" w:cs="Arial"/>
            <w:sz w:val="24"/>
            <w:szCs w:val="24"/>
          </w:rPr>
          <w:delText xml:space="preserve"> – Остановочный ремонт</w:delText>
        </w:r>
      </w:del>
      <w:r w:rsidR="009D596B">
        <w:rPr>
          <w:rFonts w:ascii="Arial" w:hAnsi="Arial" w:cs="Arial"/>
          <w:sz w:val="24"/>
          <w:szCs w:val="24"/>
        </w:rPr>
        <w:t>»</w:t>
      </w:r>
      <w:r w:rsidR="00D0542E">
        <w:rPr>
          <w:rFonts w:ascii="Arial" w:hAnsi="Arial" w:cs="Arial"/>
          <w:sz w:val="24"/>
          <w:szCs w:val="24"/>
        </w:rPr>
        <w:t xml:space="preserve"> и уведомляет Главного инженера </w:t>
      </w:r>
      <w:del w:id="487" w:author="Александр Шрамков" w:date="2020-04-11T14:32:00Z">
        <w:r w:rsidR="00D0542E" w:rsidDel="00815A0A">
          <w:rPr>
            <w:rFonts w:ascii="Arial" w:hAnsi="Arial" w:cs="Arial"/>
            <w:sz w:val="24"/>
            <w:szCs w:val="24"/>
          </w:rPr>
          <w:delText>БЕ</w:delText>
        </w:r>
        <w:r w:rsidR="006A7042" w:rsidDel="00815A0A">
          <w:rPr>
            <w:rFonts w:ascii="Arial" w:hAnsi="Arial" w:cs="Arial"/>
            <w:sz w:val="24"/>
            <w:szCs w:val="24"/>
          </w:rPr>
          <w:delText xml:space="preserve"> </w:delText>
        </w:r>
      </w:del>
      <w:ins w:id="488" w:author="Александр Шрамков" w:date="2020-04-11T14:32:00Z">
        <w:r w:rsidR="00815A0A">
          <w:rPr>
            <w:rFonts w:ascii="Arial" w:hAnsi="Arial" w:cs="Arial"/>
            <w:sz w:val="24"/>
            <w:szCs w:val="24"/>
          </w:rPr>
          <w:t xml:space="preserve">УО </w:t>
        </w:r>
      </w:ins>
      <w:r w:rsidR="006A7042">
        <w:rPr>
          <w:rFonts w:ascii="Arial" w:hAnsi="Arial" w:cs="Arial"/>
          <w:sz w:val="24"/>
          <w:szCs w:val="24"/>
        </w:rPr>
        <w:t>по электронной почте</w:t>
      </w:r>
      <w:r w:rsidR="009D596B">
        <w:rPr>
          <w:rFonts w:ascii="Arial" w:hAnsi="Arial" w:cs="Arial"/>
          <w:sz w:val="24"/>
          <w:szCs w:val="24"/>
        </w:rPr>
        <w:t xml:space="preserve">. </w:t>
      </w:r>
    </w:p>
    <w:p w14:paraId="166A2610" w14:textId="0C8C1FEE" w:rsidR="003B005E" w:rsidRPr="000835FE" w:rsidRDefault="003B005E" w:rsidP="003B005E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832909">
        <w:rPr>
          <w:rFonts w:ascii="Arial" w:hAnsi="Arial" w:cs="Arial"/>
          <w:b/>
          <w:sz w:val="22"/>
        </w:rPr>
        <w:t>6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 w:rsidRPr="00956A8C">
        <w:rPr>
          <w:rFonts w:ascii="Arial" w:hAnsi="Arial" w:cs="Arial"/>
          <w:b/>
          <w:sz w:val="22"/>
        </w:rPr>
        <w:t>«ПП-07.02.03.02-ERP Планирование остановочных ремонтов»</w:t>
      </w:r>
    </w:p>
    <w:tbl>
      <w:tblPr>
        <w:tblpPr w:leftFromText="181" w:rightFromText="181" w:vertAnchor="text" w:horzAnchor="margin" w:tblpY="1"/>
        <w:tblOverlap w:val="never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92"/>
        <w:gridCol w:w="7483"/>
      </w:tblGrid>
      <w:tr w:rsidR="006E13AF" w:rsidRPr="00BE014D" w14:paraId="166A2613" w14:textId="77777777" w:rsidTr="00471443">
        <w:trPr>
          <w:cantSplit/>
          <w:trHeight w:val="471"/>
          <w:tblHeader/>
        </w:trPr>
        <w:tc>
          <w:tcPr>
            <w:tcW w:w="2992" w:type="dxa"/>
            <w:shd w:val="clear" w:color="auto" w:fill="FFC000"/>
          </w:tcPr>
          <w:p w14:paraId="166A2611" w14:textId="77777777" w:rsidR="003B005E" w:rsidRPr="00BE014D" w:rsidRDefault="003B005E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483" w:type="dxa"/>
            <w:vAlign w:val="bottom"/>
          </w:tcPr>
          <w:p w14:paraId="166A2612" w14:textId="77777777" w:rsidR="003B005E" w:rsidRPr="00BE014D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31E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ПП-07.02.03.02-ERP Планирование остановочных ремонтов</w:t>
            </w:r>
          </w:p>
        </w:tc>
      </w:tr>
      <w:tr w:rsidR="006E13AF" w:rsidRPr="00BE014D" w14:paraId="166A2616" w14:textId="77777777" w:rsidTr="00471443">
        <w:trPr>
          <w:cantSplit/>
          <w:trHeight w:val="345"/>
        </w:trPr>
        <w:tc>
          <w:tcPr>
            <w:tcW w:w="2992" w:type="dxa"/>
            <w:shd w:val="clear" w:color="auto" w:fill="FFC000"/>
          </w:tcPr>
          <w:p w14:paraId="166A2614" w14:textId="77777777" w:rsidR="003B005E" w:rsidRPr="00BE014D" w:rsidRDefault="003B005E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483" w:type="dxa"/>
            <w:vAlign w:val="bottom"/>
          </w:tcPr>
          <w:p w14:paraId="166A2615" w14:textId="601F33CE" w:rsidR="003B005E" w:rsidRPr="00BE014D" w:rsidRDefault="003B005E" w:rsidP="00082D6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Формирование</w:t>
            </w:r>
            <w:r w:rsidR="0024288B">
              <w:rPr>
                <w:rFonts w:ascii="Arial" w:hAnsi="Arial" w:cs="Arial"/>
                <w:sz w:val="20"/>
                <w:szCs w:val="20"/>
              </w:rPr>
              <w:t xml:space="preserve"> и утверждение</w:t>
            </w:r>
            <w:r>
              <w:rPr>
                <w:rFonts w:ascii="Arial" w:hAnsi="Arial" w:cs="Arial"/>
                <w:sz w:val="20"/>
                <w:szCs w:val="20"/>
              </w:rPr>
              <w:t xml:space="preserve"> плана-графика остановочных ремонтов</w:t>
            </w:r>
          </w:p>
        </w:tc>
      </w:tr>
      <w:tr w:rsidR="006E13AF" w:rsidRPr="00BE014D" w14:paraId="166A261C" w14:textId="77777777" w:rsidTr="00471443">
        <w:trPr>
          <w:cantSplit/>
          <w:trHeight w:val="345"/>
        </w:trPr>
        <w:tc>
          <w:tcPr>
            <w:tcW w:w="2992" w:type="dxa"/>
            <w:shd w:val="clear" w:color="auto" w:fill="FFC000"/>
          </w:tcPr>
          <w:p w14:paraId="166A2617" w14:textId="77777777" w:rsidR="003B005E" w:rsidRPr="00BE014D" w:rsidRDefault="003B005E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483" w:type="dxa"/>
            <w:vAlign w:val="bottom"/>
          </w:tcPr>
          <w:p w14:paraId="166A2619" w14:textId="4D400C2C" w:rsidR="003B005E" w:rsidRPr="00F24058" w:rsidRDefault="003A2BF1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Согласно регламенту проведения остановочного ремонта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 xml:space="preserve"> (формирование и </w:t>
            </w:r>
            <w:r w:rsidR="001A06C6" w:rsidRPr="00F24058">
              <w:rPr>
                <w:rFonts w:ascii="Arial" w:hAnsi="Arial" w:cs="Arial"/>
                <w:sz w:val="20"/>
                <w:szCs w:val="20"/>
              </w:rPr>
              <w:t xml:space="preserve">согласование </w:t>
            </w:r>
            <w:r w:rsidR="001A06C6" w:rsidRPr="001A06C6">
              <w:rPr>
                <w:rFonts w:ascii="Arial" w:hAnsi="Arial" w:cs="Arial"/>
                <w:sz w:val="20"/>
                <w:szCs w:val="20"/>
              </w:rPr>
              <w:t>календарно</w:t>
            </w:r>
            <w:r w:rsidR="00F1734B" w:rsidRPr="001A06C6">
              <w:rPr>
                <w:rFonts w:ascii="Arial" w:hAnsi="Arial" w:cs="Arial"/>
                <w:sz w:val="20"/>
                <w:szCs w:val="20"/>
              </w:rPr>
              <w:t>-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>сетевого графика остановочного ремонта)</w:t>
            </w:r>
          </w:p>
          <w:p w14:paraId="166A261B" w14:textId="424B7AF7" w:rsidR="003B005E" w:rsidRPr="00BE014D" w:rsidRDefault="00E2603D" w:rsidP="00E2603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Е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 xml:space="preserve">женедельно (анализ срочных и внеплановых заказов, при необходимости редактирование и </w:t>
            </w:r>
            <w:r w:rsidR="001A06C6" w:rsidRPr="00F24058">
              <w:rPr>
                <w:rFonts w:ascii="Arial" w:hAnsi="Arial" w:cs="Arial"/>
                <w:sz w:val="20"/>
                <w:szCs w:val="20"/>
              </w:rPr>
              <w:t xml:space="preserve">согласование </w:t>
            </w:r>
            <w:r w:rsidR="001A06C6" w:rsidRPr="001A06C6">
              <w:rPr>
                <w:rFonts w:ascii="Arial" w:hAnsi="Arial" w:cs="Arial"/>
                <w:sz w:val="20"/>
                <w:szCs w:val="20"/>
              </w:rPr>
              <w:t>календарно</w:t>
            </w:r>
            <w:r w:rsidR="00F24058" w:rsidRPr="001A06C6">
              <w:rPr>
                <w:rFonts w:ascii="Arial" w:hAnsi="Arial" w:cs="Arial"/>
                <w:sz w:val="20"/>
                <w:szCs w:val="20"/>
              </w:rPr>
              <w:t>-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>сетевого графика остановочн</w:t>
            </w:r>
            <w:r w:rsidR="00F24058" w:rsidRPr="00F24058">
              <w:rPr>
                <w:rFonts w:ascii="Arial" w:hAnsi="Arial" w:cs="Arial"/>
                <w:sz w:val="20"/>
                <w:szCs w:val="20"/>
              </w:rPr>
              <w:t>ого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 xml:space="preserve"> ремонт</w:t>
            </w:r>
            <w:r w:rsidR="00F24058" w:rsidRPr="00F24058">
              <w:rPr>
                <w:rFonts w:ascii="Arial" w:hAnsi="Arial" w:cs="Arial"/>
                <w:sz w:val="20"/>
                <w:szCs w:val="20"/>
              </w:rPr>
              <w:t>а</w:t>
            </w:r>
            <w:r w:rsidR="003B005E" w:rsidRPr="00F24058">
              <w:rPr>
                <w:rFonts w:ascii="Arial" w:hAnsi="Arial" w:cs="Arial"/>
                <w:sz w:val="20"/>
                <w:szCs w:val="20"/>
              </w:rPr>
              <w:t>)</w:t>
            </w:r>
            <w:r w:rsidR="003B00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E13AF" w:rsidRPr="00BE014D" w14:paraId="166A2627" w14:textId="77777777" w:rsidTr="00471443">
        <w:trPr>
          <w:cantSplit/>
          <w:trHeight w:val="348"/>
        </w:trPr>
        <w:tc>
          <w:tcPr>
            <w:tcW w:w="2992" w:type="dxa"/>
            <w:shd w:val="clear" w:color="auto" w:fill="FFC000"/>
          </w:tcPr>
          <w:p w14:paraId="166A261D" w14:textId="77777777" w:rsidR="003B005E" w:rsidRPr="00BE014D" w:rsidRDefault="003B005E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483" w:type="dxa"/>
            <w:vAlign w:val="bottom"/>
          </w:tcPr>
          <w:p w14:paraId="166A261E" w14:textId="77777777" w:rsidR="00C72702" w:rsidRDefault="00C72702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ПП-07.02.03.01-ERP Годовое </w:t>
            </w:r>
            <w:r w:rsidRPr="00FF3930">
              <w:rPr>
                <w:rFonts w:ascii="Arial" w:hAnsi="Arial" w:cs="Arial"/>
                <w:sz w:val="20"/>
                <w:szCs w:val="20"/>
              </w:rPr>
              <w:t>планирование воздействий на производственные активы</w:t>
            </w:r>
          </w:p>
          <w:p w14:paraId="166A2621" w14:textId="6BFE9EC0" w:rsidR="00C72702" w:rsidRDefault="003B005E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F3930">
              <w:rPr>
                <w:rFonts w:ascii="Arial" w:hAnsi="Arial" w:cs="Arial"/>
                <w:sz w:val="20"/>
                <w:szCs w:val="20"/>
              </w:rPr>
              <w:t>ОП-03.02.19.0</w:t>
            </w:r>
            <w:r w:rsidR="00D236A4" w:rsidRPr="001A06C6">
              <w:rPr>
                <w:rFonts w:ascii="Arial" w:hAnsi="Arial" w:cs="Arial"/>
                <w:sz w:val="20"/>
                <w:szCs w:val="20"/>
              </w:rPr>
              <w:t>1</w:t>
            </w:r>
            <w:r w:rsidRPr="00FF3930">
              <w:rPr>
                <w:rFonts w:ascii="Arial" w:hAnsi="Arial" w:cs="Arial"/>
                <w:sz w:val="20"/>
                <w:szCs w:val="20"/>
              </w:rPr>
              <w:t xml:space="preserve">-ERP </w:t>
            </w:r>
            <w:r w:rsidR="00C72702">
              <w:t xml:space="preserve">  </w:t>
            </w:r>
            <w:r w:rsidR="00C72702" w:rsidRPr="00C72702">
              <w:rPr>
                <w:rFonts w:ascii="Arial" w:hAnsi="Arial" w:cs="Arial"/>
                <w:sz w:val="20"/>
                <w:szCs w:val="20"/>
              </w:rPr>
              <w:t>Управление потребностью и стоимостью на работы, выполняемые подрядным способом</w:t>
            </w:r>
          </w:p>
          <w:p w14:paraId="166A2622" w14:textId="221D1494" w:rsidR="003B005E" w:rsidRPr="00FF3930" w:rsidRDefault="00C72702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F3930">
              <w:rPr>
                <w:rFonts w:ascii="Arial" w:hAnsi="Arial" w:cs="Arial"/>
                <w:sz w:val="20"/>
                <w:szCs w:val="20"/>
              </w:rPr>
              <w:t>ОП-03.02.19.0</w:t>
            </w:r>
            <w:r w:rsidR="00D236A4" w:rsidRPr="001A06C6">
              <w:rPr>
                <w:rFonts w:ascii="Arial" w:hAnsi="Arial" w:cs="Arial"/>
                <w:sz w:val="20"/>
                <w:szCs w:val="20"/>
              </w:rPr>
              <w:t>2</w:t>
            </w:r>
            <w:r w:rsidRPr="00FF3930">
              <w:rPr>
                <w:rFonts w:ascii="Arial" w:hAnsi="Arial" w:cs="Arial"/>
                <w:sz w:val="20"/>
                <w:szCs w:val="20"/>
              </w:rPr>
              <w:t xml:space="preserve">-ERP </w:t>
            </w:r>
            <w:r w:rsidR="00D236A4" w:rsidRPr="001A06C6">
              <w:rPr>
                <w:rFonts w:ascii="Arial" w:hAnsi="Arial" w:cs="Arial"/>
                <w:sz w:val="20"/>
                <w:szCs w:val="20"/>
              </w:rPr>
              <w:t xml:space="preserve">  Управление потребностью и стоимостью на работы, выполняемые собственными силам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>
              <w:t xml:space="preserve"> </w:t>
            </w:r>
          </w:p>
          <w:p w14:paraId="166A2623" w14:textId="77777777" w:rsidR="003B005E" w:rsidRDefault="00C72702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51FD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ПП-07.03.03.02-ERP Управление внеплановыми воздействиями ТОиР</w:t>
            </w:r>
          </w:p>
          <w:p w14:paraId="166A2624" w14:textId="77777777" w:rsidR="003B005E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5E094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484D9DCE" w14:textId="77777777" w:rsidR="00B020F7" w:rsidRDefault="003B005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E0945">
              <w:rPr>
                <w:rFonts w:ascii="Arial" w:hAnsi="Arial" w:cs="Arial"/>
                <w:sz w:val="20"/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  <w:p w14:paraId="166A2626" w14:textId="0E71EAD7" w:rsidR="00AD3F87" w:rsidRPr="00AD3F87" w:rsidRDefault="00AD3F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  <w:r w:rsidRPr="00AD3F8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Выполнение и регистрации результатов диагностики</w:t>
            </w:r>
          </w:p>
        </w:tc>
      </w:tr>
      <w:tr w:rsidR="006E13AF" w:rsidRPr="00BE014D" w14:paraId="166A262C" w14:textId="77777777" w:rsidTr="00471443">
        <w:trPr>
          <w:cantSplit/>
          <w:trHeight w:val="348"/>
        </w:trPr>
        <w:tc>
          <w:tcPr>
            <w:tcW w:w="2992" w:type="dxa"/>
            <w:shd w:val="clear" w:color="auto" w:fill="FFC000"/>
          </w:tcPr>
          <w:p w14:paraId="166A2628" w14:textId="77777777" w:rsidR="003B005E" w:rsidRPr="00BE014D" w:rsidRDefault="003B005E" w:rsidP="00CE17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483" w:type="dxa"/>
            <w:vAlign w:val="bottom"/>
          </w:tcPr>
          <w:p w14:paraId="16E4A5CB" w14:textId="09D64933" w:rsidR="00D0542E" w:rsidRDefault="00D0542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ОП-03.02.19.01-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1A06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потребностью и стоимостью на работы, выполняемые подрядным способом</w:t>
            </w:r>
          </w:p>
          <w:p w14:paraId="7CC2DFB2" w14:textId="4F621E43" w:rsidR="00D0542E" w:rsidRPr="00D0542E" w:rsidRDefault="00D0542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ОП-03.02.19.02-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1A06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потребностью и стоимостью на работы, выполняемые собственными силами</w:t>
            </w:r>
          </w:p>
          <w:p w14:paraId="166A2629" w14:textId="4142A5DD" w:rsidR="003B005E" w:rsidRDefault="00082D6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0C1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  <w:r w:rsidRPr="002E0C14" w:rsidDel="00082D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166A262A" w14:textId="41806924" w:rsidR="003B005E" w:rsidRDefault="00AD3F87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</w:t>
            </w:r>
            <w:r w:rsidR="003B005E" w:rsidRPr="002E0C1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-ERP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Выполнение и фактический учёт воздействий</w:t>
            </w:r>
          </w:p>
          <w:p w14:paraId="166A262B" w14:textId="71AC040E" w:rsidR="003B005E" w:rsidRPr="00BE014D" w:rsidRDefault="0042176D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ПП-10.03.04-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  <w:r w:rsidR="00082D6E" w:rsidRPr="005E0945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489" w:name="OLE_LINK1"/>
            <w:r>
              <w:rPr>
                <w:rFonts w:ascii="Arial" w:hAnsi="Arial" w:cs="Arial"/>
                <w:sz w:val="20"/>
                <w:szCs w:val="20"/>
              </w:rPr>
              <w:t>Оперативное планирование обеспечения</w:t>
            </w:r>
            <w:bookmarkEnd w:id="489"/>
            <w:r w:rsidR="00082D6E" w:rsidRPr="002E0C14" w:rsidDel="00082D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6E13AF" w:rsidRPr="00BE014D" w14:paraId="166A2635" w14:textId="77777777" w:rsidTr="00471443">
        <w:trPr>
          <w:cantSplit/>
          <w:trHeight w:val="1139"/>
        </w:trPr>
        <w:tc>
          <w:tcPr>
            <w:tcW w:w="2992" w:type="dxa"/>
            <w:shd w:val="clear" w:color="auto" w:fill="FFC000"/>
          </w:tcPr>
          <w:p w14:paraId="166A262D" w14:textId="77777777" w:rsidR="003B005E" w:rsidRPr="00BE014D" w:rsidRDefault="003B005E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483" w:type="dxa"/>
            <w:vAlign w:val="bottom"/>
          </w:tcPr>
          <w:p w14:paraId="166A262F" w14:textId="77777777" w:rsidR="003B005E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F393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Заказы ТОРО</w:t>
            </w:r>
          </w:p>
          <w:p w14:paraId="166A2632" w14:textId="77777777" w:rsidR="003B005E" w:rsidRPr="00FF3930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F393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ИСР и график проекта</w:t>
            </w:r>
          </w:p>
          <w:p w14:paraId="166A2633" w14:textId="77777777" w:rsidR="003B005E" w:rsidRPr="00E44464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5E094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на месяц</w:t>
            </w:r>
          </w:p>
          <w:p w14:paraId="6D04CADC" w14:textId="77777777" w:rsidR="003B005E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5E094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на неделю</w:t>
            </w:r>
          </w:p>
          <w:p w14:paraId="166A2634" w14:textId="0C9C7C03" w:rsidR="00430834" w:rsidRPr="00E8146B" w:rsidRDefault="00E25BF3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490" w:author="Александр Шрамков" w:date="2020-04-11T12:49:00Z">
              <w:r w:rsidDel="00264D5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Документы измерений</w:delText>
              </w:r>
            </w:del>
            <w:ins w:id="491" w:author="Александр Шрамков" w:date="2020-04-11T12:49:00Z">
              <w:r w:rsidR="00264D5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Заключение о техническом состоянии оборудования</w:t>
              </w:r>
            </w:ins>
          </w:p>
        </w:tc>
      </w:tr>
      <w:tr w:rsidR="006E13AF" w:rsidRPr="00BE014D" w14:paraId="166A2639" w14:textId="77777777" w:rsidTr="00471443">
        <w:trPr>
          <w:cantSplit/>
          <w:trHeight w:val="348"/>
        </w:trPr>
        <w:tc>
          <w:tcPr>
            <w:tcW w:w="2992" w:type="dxa"/>
            <w:shd w:val="clear" w:color="auto" w:fill="FFC000"/>
          </w:tcPr>
          <w:p w14:paraId="166A2636" w14:textId="77777777" w:rsidR="003B005E" w:rsidRPr="00BE014D" w:rsidRDefault="003B005E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lastRenderedPageBreak/>
              <w:t>Исходящие данные</w:t>
            </w:r>
          </w:p>
        </w:tc>
        <w:tc>
          <w:tcPr>
            <w:tcW w:w="7483" w:type="dxa"/>
            <w:vAlign w:val="bottom"/>
          </w:tcPr>
          <w:p w14:paraId="166A2637" w14:textId="2D001662" w:rsidR="003B005E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</w:t>
            </w:r>
            <w:r w:rsidR="00F563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ТОРО</w:t>
            </w:r>
          </w:p>
          <w:p w14:paraId="1E39751F" w14:textId="77777777" w:rsidR="003B005E" w:rsidRDefault="003B005E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0C1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остановочных ремонтов</w:t>
            </w:r>
          </w:p>
          <w:p w14:paraId="166A2638" w14:textId="1232E0A3" w:rsidR="00430834" w:rsidRPr="005C2F7C" w:rsidRDefault="00430834" w:rsidP="00CE175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МТР</w:t>
            </w:r>
          </w:p>
        </w:tc>
      </w:tr>
    </w:tbl>
    <w:p w14:paraId="166A263A" w14:textId="77777777" w:rsidR="003B005E" w:rsidRPr="00F94454" w:rsidRDefault="003B005E" w:rsidP="003B005E">
      <w:pPr>
        <w:pStyle w:val="a9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2E93B1CA" w14:textId="550F61E9" w:rsidR="005C32C7" w:rsidRPr="005C5B9D" w:rsidRDefault="005C32C7" w:rsidP="005C32C7">
      <w:p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Расположение</w:t>
      </w:r>
      <w:r w:rsidRPr="00B14753">
        <w:rPr>
          <w:rFonts w:ascii="Arial" w:hAnsi="Arial" w:cs="Arial"/>
        </w:rPr>
        <w:t xml:space="preserve"> схем</w:t>
      </w:r>
      <w:r>
        <w:rPr>
          <w:rFonts w:ascii="Arial" w:hAnsi="Arial" w:cs="Arial"/>
        </w:rPr>
        <w:t>ы</w:t>
      </w:r>
      <w:r w:rsidRPr="00B14753">
        <w:rPr>
          <w:rFonts w:ascii="Arial" w:hAnsi="Arial" w:cs="Arial"/>
        </w:rPr>
        <w:t xml:space="preserve"> бизнес-процесса</w:t>
      </w:r>
      <w:r w:rsidRPr="005C5B9D">
        <w:rPr>
          <w:rFonts w:ascii="Arial" w:hAnsi="Arial" w:cs="Arial"/>
        </w:rPr>
        <w:t>:</w:t>
      </w:r>
    </w:p>
    <w:p w14:paraId="0D3C6929" w14:textId="1AB2C926" w:rsidR="00862DDA" w:rsidRDefault="003263A7" w:rsidP="001A06C6">
      <w:pPr>
        <w:pStyle w:val="afff6"/>
        <w:ind w:firstLine="0"/>
        <w:jc w:val="left"/>
        <w:rPr>
          <w:rFonts w:ascii="Arial" w:eastAsia="Calibri" w:hAnsi="Arial" w:cs="Arial"/>
          <w:sz w:val="24"/>
          <w:szCs w:val="24"/>
        </w:rPr>
      </w:pPr>
      <w:hyperlink r:id="rId17" w:history="1">
        <w:r w:rsidR="00476D51" w:rsidRPr="0027629A">
          <w:rPr>
            <w:rStyle w:val="ab"/>
            <w:rFonts w:ascii="Arial" w:eastAsia="Calibri" w:hAnsi="Arial" w:cs="Arial"/>
            <w:sz w:val="24"/>
            <w:szCs w:val="24"/>
          </w:rPr>
          <w:t>http://portal.polyus.com/ERP/ERPDocuments/05_Бизнес-процессы/Целевые</w:t>
        </w:r>
      </w:hyperlink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схемы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БП/ТОиР/</w:t>
      </w:r>
      <w:del w:id="492" w:author="Александр Шрамков" w:date="2020-04-11T10:25:00Z">
        <w:r w:rsidR="00D222C4" w:rsidRPr="00D222C4" w:rsidDel="00EC5F5C">
          <w:rPr>
            <w:rFonts w:ascii="Arial" w:eastAsia="Calibri" w:hAnsi="Arial" w:cs="Arial"/>
            <w:sz w:val="24"/>
            <w:szCs w:val="24"/>
          </w:rPr>
          <w:delText>ERP.5.1.</w:delText>
        </w:r>
      </w:del>
      <w:ins w:id="493" w:author="Александр Шрамков" w:date="2021-03-05T14:00:00Z">
        <w:r w:rsidR="00EF2B83">
          <w:rPr>
            <w:rFonts w:ascii="Arial" w:eastAsia="Calibri" w:hAnsi="Arial" w:cs="Arial"/>
            <w:sz w:val="24"/>
            <w:szCs w:val="24"/>
          </w:rPr>
          <w:t>ERP.13.9</w:t>
        </w:r>
      </w:ins>
      <w:ins w:id="494" w:author="Александр Шрамков" w:date="2020-04-11T10:25:00Z">
        <w:r w:rsidR="00EC5F5C">
          <w:rPr>
            <w:rFonts w:ascii="Arial" w:eastAsia="Calibri" w:hAnsi="Arial" w:cs="Arial"/>
            <w:sz w:val="24"/>
            <w:szCs w:val="24"/>
          </w:rPr>
          <w:t>.2.</w:t>
        </w:r>
      </w:ins>
      <w:r w:rsidR="00D222C4" w:rsidRPr="00D222C4">
        <w:rPr>
          <w:rFonts w:ascii="Arial" w:eastAsia="Calibri" w:hAnsi="Arial" w:cs="Arial"/>
          <w:sz w:val="24"/>
          <w:szCs w:val="24"/>
        </w:rPr>
        <w:t>53_PM_КД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Планирование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остановочных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ремонтов/ПП-07.02.03.02-ERP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Планирование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остановочных</w:t>
      </w:r>
      <w:r w:rsidR="00476D51" w:rsidRPr="001A06C6">
        <w:rPr>
          <w:rFonts w:ascii="Arial" w:eastAsia="Calibri" w:hAnsi="Arial" w:cs="Arial"/>
          <w:szCs w:val="24"/>
        </w:rPr>
        <w:t xml:space="preserve"> </w:t>
      </w:r>
      <w:r w:rsidR="00D222C4" w:rsidRPr="00D222C4">
        <w:rPr>
          <w:rFonts w:ascii="Arial" w:eastAsia="Calibri" w:hAnsi="Arial" w:cs="Arial"/>
          <w:sz w:val="24"/>
          <w:szCs w:val="24"/>
        </w:rPr>
        <w:t>ремонтов.doc</w:t>
      </w:r>
    </w:p>
    <w:p w14:paraId="166A263D" w14:textId="56694EA1" w:rsidR="00A4250A" w:rsidRPr="001A06C6" w:rsidRDefault="00862DDA" w:rsidP="00FC7F11">
      <w:pPr>
        <w:pStyle w:val="afff6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Изображение бизнес-процесса вложено в разделе «</w:t>
      </w:r>
      <w:r w:rsidR="00744E26" w:rsidRPr="00744E26">
        <w:rPr>
          <w:rFonts w:ascii="Arial" w:eastAsia="Calibri" w:hAnsi="Arial" w:cs="Arial"/>
          <w:szCs w:val="24"/>
        </w:rPr>
        <w:t>Приложение №1 Модели бизнес-процессов</w:t>
      </w:r>
      <w:r>
        <w:rPr>
          <w:rFonts w:ascii="Arial" w:eastAsia="Calibri" w:hAnsi="Arial" w:cs="Arial"/>
          <w:sz w:val="24"/>
          <w:szCs w:val="24"/>
        </w:rPr>
        <w:t>» данного документа.</w:t>
      </w:r>
    </w:p>
    <w:p w14:paraId="166A263E" w14:textId="77777777" w:rsidR="00B61C4B" w:rsidRPr="001A06C6" w:rsidRDefault="003B005E" w:rsidP="00FC7F11">
      <w:pPr>
        <w:pStyle w:val="afff6"/>
        <w:rPr>
          <w:rFonts w:ascii="Arial" w:eastAsia="Calibri" w:hAnsi="Arial" w:cs="Arial"/>
          <w:i/>
          <w:color w:val="FF0000"/>
          <w:sz w:val="24"/>
          <w:szCs w:val="24"/>
        </w:rPr>
      </w:pPr>
      <w:r w:rsidRPr="005C32C7">
        <w:rPr>
          <w:rFonts w:ascii="Arial" w:hAnsi="Arial" w:cs="Arial"/>
          <w:sz w:val="24"/>
          <w:szCs w:val="24"/>
        </w:rPr>
        <w:t xml:space="preserve">Описание шагов бизнес-процесса приведено в разделе </w:t>
      </w:r>
      <w:r w:rsidR="00FC7F11" w:rsidRPr="005C32C7">
        <w:rPr>
          <w:rFonts w:ascii="Arial" w:hAnsi="Arial" w:cs="Arial"/>
          <w:sz w:val="24"/>
          <w:szCs w:val="24"/>
        </w:rPr>
        <w:t>«</w:t>
      </w:r>
      <w:r w:rsidRPr="005C32C7">
        <w:rPr>
          <w:rFonts w:ascii="Arial" w:hAnsi="Arial" w:cs="Arial"/>
          <w:sz w:val="24"/>
          <w:szCs w:val="24"/>
        </w:rPr>
        <w:t>5.2.1</w:t>
      </w:r>
      <w:r w:rsidR="00FC7F11" w:rsidRPr="005C32C7">
        <w:rPr>
          <w:rFonts w:ascii="Arial" w:hAnsi="Arial" w:cs="Arial"/>
          <w:sz w:val="24"/>
          <w:szCs w:val="24"/>
        </w:rPr>
        <w:t xml:space="preserve"> Описание шагов бизнес-процесса ПП-07.02.03.02 Планирование остановочных ремонтов» данного документа.</w:t>
      </w:r>
    </w:p>
    <w:p w14:paraId="166A263F" w14:textId="0225EB58" w:rsidR="0043622A" w:rsidRDefault="0043622A" w:rsidP="0043622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95" w:name="_Toc521758100"/>
      <w:bookmarkStart w:id="496" w:name="_Toc65857697"/>
      <w:r w:rsidRPr="00BE014D">
        <w:rPr>
          <w:rFonts w:eastAsiaTheme="majorEastAsia" w:cstheme="majorBidi"/>
          <w:bCs w:val="0"/>
          <w:iCs w:val="0"/>
          <w:szCs w:val="26"/>
        </w:rPr>
        <w:t>Описание шагов бизнес-процесс</w:t>
      </w:r>
      <w:r>
        <w:rPr>
          <w:rFonts w:eastAsiaTheme="majorEastAsia" w:cstheme="majorBidi"/>
          <w:bCs w:val="0"/>
          <w:iCs w:val="0"/>
          <w:szCs w:val="26"/>
        </w:rPr>
        <w:t>ОВ</w:t>
      </w:r>
      <w:bookmarkEnd w:id="495"/>
      <w:bookmarkEnd w:id="496"/>
    </w:p>
    <w:p w14:paraId="166A2640" w14:textId="717153AC" w:rsidR="0043622A" w:rsidRDefault="0043622A" w:rsidP="00575805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497" w:name="_Toc514340553"/>
      <w:bookmarkStart w:id="498" w:name="_Toc521758101"/>
      <w:bookmarkStart w:id="499" w:name="_Toc65857698"/>
      <w:r w:rsidRPr="000835FE">
        <w:rPr>
          <w:rFonts w:eastAsiaTheme="majorEastAsia" w:cstheme="majorBidi"/>
          <w:caps w:val="0"/>
          <w:sz w:val="24"/>
          <w:szCs w:val="24"/>
        </w:rPr>
        <w:t xml:space="preserve">Описание </w:t>
      </w:r>
      <w:r>
        <w:rPr>
          <w:rFonts w:eastAsiaTheme="majorEastAsia" w:cstheme="majorBidi"/>
          <w:caps w:val="0"/>
          <w:sz w:val="24"/>
          <w:szCs w:val="24"/>
        </w:rPr>
        <w:t xml:space="preserve">шагов </w:t>
      </w:r>
      <w:r w:rsidRPr="000835FE">
        <w:rPr>
          <w:rFonts w:eastAsiaTheme="majorEastAsia" w:cstheme="majorBidi"/>
          <w:caps w:val="0"/>
          <w:sz w:val="24"/>
          <w:szCs w:val="24"/>
        </w:rPr>
        <w:t xml:space="preserve">бизнес-процесса </w:t>
      </w:r>
      <w:bookmarkEnd w:id="497"/>
      <w:r w:rsidR="00575805" w:rsidRPr="00575805">
        <w:rPr>
          <w:rFonts w:eastAsiaTheme="majorEastAsia" w:cstheme="majorBidi"/>
          <w:caps w:val="0"/>
          <w:sz w:val="24"/>
          <w:szCs w:val="24"/>
        </w:rPr>
        <w:t>ПП-07.02.03.02 Планирование остановочных ремонтов</w:t>
      </w:r>
      <w:bookmarkEnd w:id="498"/>
      <w:bookmarkEnd w:id="499"/>
    </w:p>
    <w:p w14:paraId="5FB1EF69" w14:textId="1E3017E6" w:rsidR="005C2F7C" w:rsidRPr="00BF5B99" w:rsidRDefault="005C2F7C" w:rsidP="00C54833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BF5B99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«10» - «</w:t>
      </w:r>
      <w:r w:rsidR="000E2A07">
        <w:rPr>
          <w:rFonts w:ascii="Arial" w:eastAsiaTheme="majorEastAsia" w:hAnsi="Arial"/>
          <w:b/>
          <w:bCs/>
          <w:kern w:val="28"/>
          <w:szCs w:val="20"/>
          <w:lang w:eastAsia="ru-RU"/>
        </w:rPr>
        <w:t>Анализ диагностики</w:t>
      </w:r>
      <w:r w:rsidR="00C54833" w:rsidRPr="00C54833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оборудования и заказов ТОРО перед планированием остановочного ремонта</w:t>
      </w:r>
      <w:r w:rsidRPr="00BF5B99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4E9F1CA1" w14:textId="37202BF1" w:rsidR="00C7502C" w:rsidRDefault="00C54833" w:rsidP="00C54833">
      <w:pPr>
        <w:pStyle w:val="afff6"/>
        <w:rPr>
          <w:rFonts w:ascii="Arial" w:hAnsi="Arial" w:cs="Arial"/>
          <w:sz w:val="24"/>
          <w:szCs w:val="24"/>
        </w:rPr>
      </w:pPr>
      <w:r w:rsidRPr="00C7502C">
        <w:rPr>
          <w:rFonts w:ascii="Arial" w:eastAsia="Calibri" w:hAnsi="Arial" w:cs="Arial"/>
          <w:sz w:val="24"/>
          <w:szCs w:val="24"/>
        </w:rPr>
        <w:t xml:space="preserve">Планировщик </w:t>
      </w:r>
      <w:del w:id="500" w:author="Александр Шрамков" w:date="2020-04-11T14:29:00Z">
        <w:r w:rsidRPr="00C7502C" w:rsidDel="00A23CD3">
          <w:rPr>
            <w:rFonts w:ascii="Arial" w:eastAsia="Calibri" w:hAnsi="Arial" w:cs="Arial"/>
            <w:sz w:val="24"/>
            <w:szCs w:val="24"/>
          </w:rPr>
          <w:delText>ТОиР БЕ ГОК</w:delText>
        </w:r>
      </w:del>
      <w:ins w:id="501" w:author="Александр Шрамков" w:date="2020-04-11T14:29:00Z">
        <w:r w:rsidR="00A23CD3">
          <w:rPr>
            <w:rFonts w:ascii="Arial" w:eastAsia="Calibri" w:hAnsi="Arial" w:cs="Arial"/>
            <w:sz w:val="24"/>
            <w:szCs w:val="24"/>
          </w:rPr>
          <w:t>ТОиР УО</w:t>
        </w:r>
      </w:ins>
      <w:r w:rsidRPr="00C7502C">
        <w:rPr>
          <w:rFonts w:ascii="Arial" w:eastAsia="Calibri" w:hAnsi="Arial" w:cs="Arial"/>
          <w:sz w:val="24"/>
          <w:szCs w:val="24"/>
        </w:rPr>
        <w:t xml:space="preserve"> </w:t>
      </w:r>
      <w:r w:rsidRPr="00C7502C">
        <w:rPr>
          <w:rFonts w:ascii="Arial" w:hAnsi="Arial" w:cs="Arial"/>
          <w:sz w:val="24"/>
          <w:szCs w:val="24"/>
        </w:rPr>
        <w:t>анализирует</w:t>
      </w:r>
      <w:r w:rsidR="00C7502C" w:rsidRPr="00C7502C">
        <w:rPr>
          <w:rFonts w:ascii="Arial" w:hAnsi="Arial" w:cs="Arial"/>
          <w:sz w:val="24"/>
          <w:szCs w:val="24"/>
        </w:rPr>
        <w:t xml:space="preserve"> результаты диагностики </w:t>
      </w:r>
      <w:r w:rsidRPr="00C7502C">
        <w:rPr>
          <w:rFonts w:ascii="Arial" w:hAnsi="Arial" w:cs="Arial"/>
          <w:sz w:val="24"/>
          <w:szCs w:val="24"/>
        </w:rPr>
        <w:t>оборудования</w:t>
      </w:r>
      <w:r w:rsidR="00A65543" w:rsidRPr="00A65543">
        <w:rPr>
          <w:rFonts w:ascii="Arial" w:hAnsi="Arial" w:cs="Arial"/>
          <w:sz w:val="24"/>
          <w:szCs w:val="24"/>
        </w:rPr>
        <w:t xml:space="preserve"> (</w:t>
      </w:r>
      <w:r w:rsidR="00DB0781">
        <w:rPr>
          <w:rFonts w:ascii="Arial" w:hAnsi="Arial" w:cs="Arial"/>
          <w:sz w:val="24"/>
          <w:szCs w:val="24"/>
        </w:rPr>
        <w:t>например,</w:t>
      </w:r>
      <w:r w:rsidR="00A65543">
        <w:rPr>
          <w:rFonts w:ascii="Arial" w:hAnsi="Arial" w:cs="Arial"/>
          <w:sz w:val="24"/>
          <w:szCs w:val="24"/>
        </w:rPr>
        <w:t xml:space="preserve"> состояние футеровки)</w:t>
      </w:r>
      <w:r w:rsidR="000E2A07">
        <w:rPr>
          <w:rFonts w:ascii="Arial" w:hAnsi="Arial" w:cs="Arial"/>
          <w:sz w:val="24"/>
          <w:szCs w:val="24"/>
        </w:rPr>
        <w:t>, указанного</w:t>
      </w:r>
      <w:r w:rsidR="00C7502C" w:rsidRPr="00C7502C">
        <w:rPr>
          <w:rFonts w:ascii="Arial" w:hAnsi="Arial" w:cs="Arial"/>
          <w:sz w:val="24"/>
          <w:szCs w:val="24"/>
        </w:rPr>
        <w:t xml:space="preserve"> в заказах ТОРО</w:t>
      </w:r>
      <w:r w:rsidR="000E2A07">
        <w:rPr>
          <w:rFonts w:ascii="Arial" w:hAnsi="Arial" w:cs="Arial"/>
          <w:sz w:val="24"/>
          <w:szCs w:val="24"/>
        </w:rPr>
        <w:t xml:space="preserve"> на остановочный ремонт</w:t>
      </w:r>
      <w:r w:rsidR="00AC6C7A">
        <w:rPr>
          <w:rFonts w:ascii="Arial" w:hAnsi="Arial" w:cs="Arial"/>
          <w:sz w:val="24"/>
          <w:szCs w:val="24"/>
        </w:rPr>
        <w:t xml:space="preserve"> </w:t>
      </w:r>
      <w:r w:rsidRPr="00C7502C">
        <w:rPr>
          <w:rFonts w:ascii="Arial" w:hAnsi="Arial" w:cs="Arial"/>
          <w:sz w:val="24"/>
          <w:szCs w:val="24"/>
        </w:rPr>
        <w:t>полученные из процесса «ПП-07.04.03-ERP Выполнение и регистрации результатов диагностики» (описан в КД</w:t>
      </w:r>
      <w:r w:rsidRPr="00C7502C">
        <w:rPr>
          <w:rFonts w:ascii="Arial" w:eastAsia="Calibri" w:hAnsi="Arial" w:cs="Arial"/>
          <w:sz w:val="24"/>
          <w:szCs w:val="24"/>
        </w:rPr>
        <w:t xml:space="preserve"> </w:t>
      </w:r>
      <w:r w:rsidRPr="00C7502C">
        <w:rPr>
          <w:rFonts w:ascii="Arial" w:hAnsi="Arial" w:cs="Arial"/>
          <w:sz w:val="24"/>
          <w:szCs w:val="24"/>
        </w:rPr>
        <w:t>в КД «</w:t>
      </w:r>
      <w:del w:id="502" w:author="Александр Шрамков" w:date="2020-04-11T10:25:00Z">
        <w:r w:rsidRPr="00C7502C" w:rsidDel="00EC5F5C">
          <w:rPr>
            <w:rFonts w:ascii="Arial" w:hAnsi="Arial" w:cs="Arial"/>
            <w:sz w:val="24"/>
            <w:szCs w:val="24"/>
          </w:rPr>
          <w:delText>ERP.5.1.</w:delText>
        </w:r>
      </w:del>
      <w:ins w:id="503" w:author="Александр Шрамков" w:date="2021-03-05T14:00:00Z">
        <w:r w:rsidR="00EF2B83">
          <w:rPr>
            <w:rFonts w:ascii="Arial" w:hAnsi="Arial" w:cs="Arial"/>
            <w:sz w:val="24"/>
            <w:szCs w:val="24"/>
          </w:rPr>
          <w:t>ERP.13.9</w:t>
        </w:r>
      </w:ins>
      <w:ins w:id="504" w:author="Александр Шрамков" w:date="2020-04-11T10:25:00Z">
        <w:r w:rsidR="00EC5F5C">
          <w:rPr>
            <w:rFonts w:ascii="Arial" w:hAnsi="Arial" w:cs="Arial"/>
            <w:sz w:val="24"/>
            <w:szCs w:val="24"/>
          </w:rPr>
          <w:t>.2.</w:t>
        </w:r>
      </w:ins>
      <w:r w:rsidRPr="00C7502C">
        <w:rPr>
          <w:rFonts w:ascii="Arial" w:hAnsi="Arial" w:cs="Arial"/>
          <w:sz w:val="24"/>
          <w:szCs w:val="24"/>
        </w:rPr>
        <w:t xml:space="preserve">56 КД Мониторинг и оценка технического состояния ПА»). </w:t>
      </w:r>
    </w:p>
    <w:p w14:paraId="748CDC28" w14:textId="745F3568" w:rsidR="00C7502C" w:rsidRDefault="00C7502C" w:rsidP="00C54833">
      <w:pPr>
        <w:pStyle w:val="afff6"/>
        <w:rPr>
          <w:rFonts w:ascii="Arial" w:hAnsi="Arial" w:cs="Arial"/>
          <w:sz w:val="24"/>
          <w:szCs w:val="24"/>
        </w:rPr>
      </w:pPr>
      <w:r w:rsidRPr="00C7502C">
        <w:rPr>
          <w:rFonts w:ascii="Arial" w:eastAsia="Calibri" w:hAnsi="Arial" w:cs="Arial"/>
          <w:sz w:val="24"/>
          <w:szCs w:val="24"/>
        </w:rPr>
        <w:t>В результате анализа результатов диагностики может быть определено, что в заданные в заказах ТОРО на остановочный ремонт сроки нет необходимости в остановочном ремонте.</w:t>
      </w:r>
    </w:p>
    <w:p w14:paraId="722CFEA8" w14:textId="5EE37CBD" w:rsidR="000F4A0D" w:rsidRPr="007572BA" w:rsidRDefault="00C54833" w:rsidP="00D83CA5">
      <w:pPr>
        <w:pStyle w:val="afff6"/>
        <w:rPr>
          <w:rFonts w:ascii="Arial" w:hAnsi="Arial" w:cs="Arial"/>
          <w:sz w:val="24"/>
          <w:szCs w:val="24"/>
        </w:rPr>
      </w:pPr>
      <w:r w:rsidRPr="00C7502C">
        <w:rPr>
          <w:rFonts w:ascii="Arial" w:hAnsi="Arial" w:cs="Arial"/>
          <w:sz w:val="24"/>
          <w:szCs w:val="24"/>
        </w:rPr>
        <w:t xml:space="preserve">Заказы ТОРО </w:t>
      </w:r>
      <w:r w:rsidR="00F8281C" w:rsidRPr="00C7502C">
        <w:rPr>
          <w:rFonts w:ascii="Arial" w:hAnsi="Arial" w:cs="Arial"/>
          <w:sz w:val="24"/>
          <w:szCs w:val="24"/>
        </w:rPr>
        <w:t xml:space="preserve">на остановочный ремонт </w:t>
      </w:r>
      <w:r w:rsidRPr="00C7502C">
        <w:rPr>
          <w:rFonts w:ascii="Arial" w:hAnsi="Arial" w:cs="Arial"/>
          <w:sz w:val="24"/>
          <w:szCs w:val="24"/>
        </w:rPr>
        <w:t>выбираются в транзакции «</w:t>
      </w:r>
      <w:del w:id="505" w:author="Александр Шрамков" w:date="2020-04-12T14:47:00Z">
        <w:r w:rsidRPr="00C7502C" w:rsidDel="007E68F1">
          <w:rPr>
            <w:rFonts w:ascii="Arial" w:hAnsi="Arial" w:cs="Arial"/>
            <w:sz w:val="24"/>
            <w:szCs w:val="24"/>
            <w:lang w:val="en-US"/>
          </w:rPr>
          <w:delText>IW</w:delText>
        </w:r>
        <w:r w:rsidRPr="00C7502C" w:rsidDel="007E68F1">
          <w:rPr>
            <w:rFonts w:ascii="Arial" w:hAnsi="Arial" w:cs="Arial"/>
            <w:sz w:val="24"/>
            <w:szCs w:val="24"/>
          </w:rPr>
          <w:delText xml:space="preserve">39 </w:delText>
        </w:r>
      </w:del>
      <w:ins w:id="506" w:author="Александр Шрамков" w:date="2020-04-12T14:48:00Z">
        <w:r w:rsidR="007E68F1">
          <w:rPr>
            <w:rFonts w:ascii="Arial" w:hAnsi="Arial" w:cs="Arial"/>
            <w:sz w:val="24"/>
            <w:szCs w:val="24"/>
            <w:lang w:val="en-US"/>
          </w:rPr>
          <w:t>ZPM</w:t>
        </w:r>
        <w:r w:rsidR="007E68F1" w:rsidRPr="007E68F1">
          <w:rPr>
            <w:rFonts w:ascii="Arial" w:hAnsi="Arial" w:cs="Arial"/>
            <w:sz w:val="24"/>
            <w:szCs w:val="24"/>
            <w:rPrChange w:id="507" w:author="Александр Шрамков" w:date="2020-04-12T14:48:00Z">
              <w:rPr>
                <w:rFonts w:ascii="Arial" w:hAnsi="Arial" w:cs="Arial"/>
                <w:sz w:val="24"/>
                <w:szCs w:val="24"/>
                <w:lang w:val="en-US"/>
              </w:rPr>
            </w:rPrChange>
          </w:rPr>
          <w:t>_</w:t>
        </w:r>
        <w:r w:rsidR="007E68F1">
          <w:rPr>
            <w:rFonts w:ascii="Arial" w:hAnsi="Arial" w:cs="Arial"/>
            <w:sz w:val="24"/>
            <w:szCs w:val="24"/>
            <w:lang w:val="en-US"/>
          </w:rPr>
          <w:t>PLAN</w:t>
        </w:r>
      </w:ins>
      <w:ins w:id="508" w:author="Александр Шрамков" w:date="2020-04-12T14:47:00Z">
        <w:r w:rsidR="007E68F1" w:rsidRPr="00C7502C">
          <w:rPr>
            <w:rFonts w:ascii="Arial" w:hAnsi="Arial" w:cs="Arial"/>
            <w:sz w:val="24"/>
            <w:szCs w:val="24"/>
          </w:rPr>
          <w:t xml:space="preserve"> </w:t>
        </w:r>
      </w:ins>
      <w:r w:rsidRPr="00C7502C">
        <w:rPr>
          <w:rFonts w:ascii="Arial" w:hAnsi="Arial" w:cs="Arial"/>
          <w:sz w:val="24"/>
          <w:szCs w:val="24"/>
        </w:rPr>
        <w:t xml:space="preserve">– </w:t>
      </w:r>
      <w:del w:id="509" w:author="Александр Шрамков" w:date="2020-04-12T14:48:00Z">
        <w:r w:rsidRPr="00C7502C" w:rsidDel="007E68F1">
          <w:rPr>
            <w:rFonts w:ascii="Arial" w:hAnsi="Arial" w:cs="Arial"/>
            <w:sz w:val="24"/>
            <w:szCs w:val="24"/>
          </w:rPr>
          <w:delText>Просмотр заказов ТОРО</w:delText>
        </w:r>
      </w:del>
      <w:ins w:id="510" w:author="Александр Шрамков" w:date="2020-04-12T14:48:00Z">
        <w:r w:rsidR="007E68F1">
          <w:rPr>
            <w:rFonts w:ascii="Arial" w:hAnsi="Arial" w:cs="Arial"/>
            <w:sz w:val="24"/>
            <w:szCs w:val="24"/>
          </w:rPr>
          <w:t>АРМ планировщика ТОиР</w:t>
        </w:r>
      </w:ins>
      <w:r w:rsidRPr="00C7502C">
        <w:rPr>
          <w:rFonts w:ascii="Arial" w:hAnsi="Arial" w:cs="Arial"/>
          <w:sz w:val="24"/>
          <w:szCs w:val="24"/>
        </w:rPr>
        <w:t>»</w:t>
      </w:r>
      <w:r w:rsidR="000F4A0D" w:rsidRPr="00C7502C">
        <w:rPr>
          <w:rFonts w:ascii="Arial" w:hAnsi="Arial" w:cs="Arial"/>
          <w:sz w:val="24"/>
          <w:szCs w:val="24"/>
        </w:rPr>
        <w:t xml:space="preserve"> </w:t>
      </w:r>
      <w:r w:rsidR="000F4A0D" w:rsidRPr="00C7502C">
        <w:rPr>
          <w:rFonts w:ascii="Arial" w:eastAsia="Calibri" w:hAnsi="Arial" w:cs="Arial"/>
          <w:sz w:val="24"/>
          <w:szCs w:val="24"/>
        </w:rPr>
        <w:t>(</w:t>
      </w:r>
      <w:r w:rsidR="00622D5E">
        <w:rPr>
          <w:rFonts w:ascii="Arial" w:eastAsia="Calibri" w:hAnsi="Arial" w:cs="Arial"/>
          <w:sz w:val="24"/>
          <w:szCs w:val="24"/>
        </w:rPr>
        <w:t>заказы фильтруются по полю</w:t>
      </w:r>
      <w:r w:rsidR="000F4A0D" w:rsidRPr="00C7502C">
        <w:rPr>
          <w:rFonts w:ascii="Arial" w:eastAsia="Calibri" w:hAnsi="Arial" w:cs="Arial"/>
          <w:sz w:val="24"/>
          <w:szCs w:val="24"/>
        </w:rPr>
        <w:t xml:space="preserve"> Заказа ТОРО Состояние </w:t>
      </w:r>
      <w:r w:rsidR="00622D5E">
        <w:rPr>
          <w:rFonts w:ascii="Arial" w:eastAsia="Calibri" w:hAnsi="Arial" w:cs="Arial"/>
          <w:sz w:val="24"/>
          <w:szCs w:val="24"/>
        </w:rPr>
        <w:t>производственной установки со</w:t>
      </w:r>
      <w:r w:rsidR="000F4A0D" w:rsidRPr="00C7502C">
        <w:rPr>
          <w:rFonts w:ascii="Arial" w:eastAsia="Calibri" w:hAnsi="Arial" w:cs="Arial"/>
          <w:sz w:val="24"/>
          <w:szCs w:val="24"/>
        </w:rPr>
        <w:t xml:space="preserve"> значение</w:t>
      </w:r>
      <w:r w:rsidR="00622D5E">
        <w:rPr>
          <w:rFonts w:ascii="Arial" w:eastAsia="Calibri" w:hAnsi="Arial" w:cs="Arial"/>
          <w:sz w:val="24"/>
          <w:szCs w:val="24"/>
        </w:rPr>
        <w:t>м</w:t>
      </w:r>
      <w:r w:rsidR="000F4A0D" w:rsidRPr="00C7502C">
        <w:rPr>
          <w:rFonts w:ascii="Arial" w:eastAsia="Calibri" w:hAnsi="Arial" w:cs="Arial"/>
          <w:sz w:val="24"/>
          <w:szCs w:val="24"/>
        </w:rPr>
        <w:t xml:space="preserve"> </w:t>
      </w:r>
      <w:r w:rsidR="00D40F78">
        <w:rPr>
          <w:rFonts w:ascii="Arial" w:hAnsi="Arial" w:cs="Arial"/>
          <w:sz w:val="24"/>
          <w:szCs w:val="24"/>
        </w:rPr>
        <w:t>«1 – Остановочный ремонт</w:t>
      </w:r>
      <w:r w:rsidR="000F4A0D" w:rsidRPr="00C7502C">
        <w:rPr>
          <w:rFonts w:ascii="Arial" w:hAnsi="Arial" w:cs="Arial"/>
          <w:sz w:val="24"/>
          <w:szCs w:val="24"/>
        </w:rPr>
        <w:t>»)</w:t>
      </w:r>
      <w:r w:rsidR="008E1700">
        <w:rPr>
          <w:rFonts w:ascii="Arial" w:hAnsi="Arial" w:cs="Arial"/>
          <w:sz w:val="24"/>
          <w:szCs w:val="24"/>
        </w:rPr>
        <w:t>.</w:t>
      </w:r>
      <w:r w:rsidR="00E25BF3">
        <w:rPr>
          <w:rFonts w:ascii="Arial" w:hAnsi="Arial" w:cs="Arial"/>
          <w:sz w:val="24"/>
          <w:szCs w:val="24"/>
        </w:rPr>
        <w:t xml:space="preserve"> Заказы выделяются и через пункт меню «Среда -</w:t>
      </w:r>
      <w:r w:rsidR="00E25BF3" w:rsidRPr="00E25BF3">
        <w:rPr>
          <w:rFonts w:ascii="Arial" w:hAnsi="Arial" w:cs="Arial"/>
          <w:sz w:val="24"/>
          <w:szCs w:val="24"/>
        </w:rPr>
        <w:t xml:space="preserve">&gt; </w:t>
      </w:r>
      <w:r w:rsidR="00E25BF3">
        <w:rPr>
          <w:rFonts w:ascii="Arial" w:hAnsi="Arial" w:cs="Arial"/>
          <w:sz w:val="24"/>
          <w:szCs w:val="24"/>
        </w:rPr>
        <w:t xml:space="preserve">Единицы оборудования» автоматически выбираются все единицы оборудования из заказов. </w:t>
      </w:r>
      <w:ins w:id="511" w:author="Александр Шрамков" w:date="2020-04-11T12:51:00Z">
        <w:r w:rsidR="005806A7">
          <w:rPr>
            <w:rFonts w:ascii="Arial" w:hAnsi="Arial" w:cs="Arial"/>
            <w:sz w:val="24"/>
            <w:szCs w:val="24"/>
          </w:rPr>
          <w:t xml:space="preserve">Далее по выбранным единицам оборудования осуществляется переход для просмотра сообщений </w:t>
        </w:r>
      </w:ins>
      <w:ins w:id="512" w:author="Александр Шрамков" w:date="2020-04-11T12:52:00Z">
        <w:r w:rsidR="005806A7">
          <w:rPr>
            <w:rFonts w:ascii="Arial" w:hAnsi="Arial" w:cs="Arial"/>
            <w:sz w:val="24"/>
            <w:szCs w:val="24"/>
          </w:rPr>
          <w:t>ТОРО с данными по заключению о техническом состочнии оборудования</w:t>
        </w:r>
      </w:ins>
      <w:del w:id="513" w:author="Александр Шрамков" w:date="2020-04-11T12:52:00Z">
        <w:r w:rsidR="00E25BF3" w:rsidDel="005806A7">
          <w:rPr>
            <w:rFonts w:ascii="Arial" w:hAnsi="Arial" w:cs="Arial"/>
            <w:sz w:val="24"/>
            <w:szCs w:val="24"/>
          </w:rPr>
          <w:delText>Выделяются единицы оборудования и через пункт меню «Среда</w:delText>
        </w:r>
        <w:r w:rsidR="00C42AE6" w:rsidDel="005806A7">
          <w:rPr>
            <w:rFonts w:ascii="Arial" w:hAnsi="Arial" w:cs="Arial"/>
            <w:sz w:val="24"/>
            <w:szCs w:val="24"/>
          </w:rPr>
          <w:delText xml:space="preserve"> </w:delText>
        </w:r>
        <w:r w:rsidR="00E25BF3" w:rsidDel="005806A7">
          <w:rPr>
            <w:rFonts w:ascii="Arial" w:hAnsi="Arial" w:cs="Arial"/>
            <w:sz w:val="24"/>
            <w:szCs w:val="24"/>
          </w:rPr>
          <w:delText>-</w:delText>
        </w:r>
        <w:r w:rsidR="00E25BF3" w:rsidRPr="00E25BF3" w:rsidDel="005806A7">
          <w:rPr>
            <w:rFonts w:ascii="Arial" w:hAnsi="Arial" w:cs="Arial"/>
            <w:sz w:val="24"/>
            <w:szCs w:val="24"/>
          </w:rPr>
          <w:delText xml:space="preserve">&gt; </w:delText>
        </w:r>
        <w:r w:rsidR="00E25BF3" w:rsidDel="005806A7">
          <w:rPr>
            <w:rFonts w:ascii="Arial" w:hAnsi="Arial" w:cs="Arial"/>
            <w:sz w:val="24"/>
            <w:szCs w:val="24"/>
          </w:rPr>
          <w:delText>Точки измерения» выбираются все точки измерения единиц оборудования остановочного ремонта. Выбираются точки измерения и через меню «Перейти -</w:delText>
        </w:r>
        <w:r w:rsidR="00E25BF3" w:rsidRPr="00E25BF3" w:rsidDel="005806A7">
          <w:rPr>
            <w:rFonts w:ascii="Arial" w:hAnsi="Arial" w:cs="Arial"/>
            <w:sz w:val="24"/>
            <w:szCs w:val="24"/>
          </w:rPr>
          <w:delText xml:space="preserve">&gt; </w:delText>
        </w:r>
        <w:r w:rsidR="00E25BF3" w:rsidDel="005806A7">
          <w:rPr>
            <w:rFonts w:ascii="Arial" w:hAnsi="Arial" w:cs="Arial"/>
            <w:sz w:val="24"/>
            <w:szCs w:val="24"/>
          </w:rPr>
          <w:delText xml:space="preserve">Документы измерения» </w:delText>
        </w:r>
        <w:r w:rsidR="00DB0781" w:rsidDel="005806A7">
          <w:rPr>
            <w:rFonts w:ascii="Arial" w:hAnsi="Arial" w:cs="Arial"/>
            <w:sz w:val="24"/>
            <w:szCs w:val="24"/>
          </w:rPr>
          <w:delText>осуществляется</w:delText>
        </w:r>
        <w:r w:rsidR="00E25BF3" w:rsidDel="005806A7">
          <w:rPr>
            <w:rFonts w:ascii="Arial" w:hAnsi="Arial" w:cs="Arial"/>
            <w:sz w:val="24"/>
            <w:szCs w:val="24"/>
          </w:rPr>
          <w:delText xml:space="preserve"> переход к документам измерений. Для просмотра </w:delText>
        </w:r>
        <w:r w:rsidR="00BF2DBB" w:rsidDel="005806A7">
          <w:rPr>
            <w:rFonts w:ascii="Arial" w:hAnsi="Arial" w:cs="Arial"/>
            <w:sz w:val="24"/>
            <w:szCs w:val="24"/>
          </w:rPr>
          <w:delText xml:space="preserve">последних </w:delText>
        </w:r>
        <w:r w:rsidR="00E25BF3" w:rsidDel="005806A7">
          <w:rPr>
            <w:rFonts w:ascii="Arial" w:hAnsi="Arial" w:cs="Arial"/>
            <w:sz w:val="24"/>
            <w:szCs w:val="24"/>
          </w:rPr>
          <w:delText>измерени</w:delText>
        </w:r>
        <w:r w:rsidR="00BF2DBB" w:rsidDel="005806A7">
          <w:rPr>
            <w:rFonts w:ascii="Arial" w:hAnsi="Arial" w:cs="Arial"/>
            <w:sz w:val="24"/>
            <w:szCs w:val="24"/>
          </w:rPr>
          <w:delText xml:space="preserve">й устанавливается значение «1» в поле </w:delText>
        </w:r>
        <w:r w:rsidR="00C42AE6" w:rsidDel="005806A7">
          <w:rPr>
            <w:rFonts w:ascii="Arial" w:hAnsi="Arial" w:cs="Arial"/>
            <w:sz w:val="24"/>
            <w:szCs w:val="24"/>
          </w:rPr>
          <w:delText>«КлчвДокИзмер для ТочкиИзмерен».</w:delText>
        </w:r>
        <w:r w:rsidR="008E1700" w:rsidDel="005806A7">
          <w:rPr>
            <w:rFonts w:ascii="Arial" w:hAnsi="Arial" w:cs="Arial"/>
            <w:sz w:val="24"/>
            <w:szCs w:val="24"/>
          </w:rPr>
          <w:delText xml:space="preserve"> </w:delText>
        </w:r>
        <w:r w:rsidR="007572BA" w:rsidDel="005806A7">
          <w:rPr>
            <w:rFonts w:ascii="Arial" w:hAnsi="Arial" w:cs="Arial"/>
            <w:sz w:val="24"/>
            <w:szCs w:val="24"/>
          </w:rPr>
          <w:delText>Дополнительно предполагается доработка просмотра документов измерений «</w:delText>
        </w:r>
        <w:r w:rsidR="007572BA" w:rsidRPr="007572BA" w:rsidDel="005806A7">
          <w:rPr>
            <w:rFonts w:ascii="Arial" w:hAnsi="Arial" w:cs="Arial"/>
            <w:sz w:val="24"/>
            <w:szCs w:val="24"/>
          </w:rPr>
          <w:delText>PM07 – Контроль регистрации измерений</w:delText>
        </w:r>
        <w:r w:rsidR="007572BA" w:rsidDel="005806A7">
          <w:rPr>
            <w:rFonts w:ascii="Arial" w:hAnsi="Arial" w:cs="Arial"/>
            <w:sz w:val="24"/>
            <w:szCs w:val="24"/>
          </w:rPr>
          <w:delText>» для просмотра допустимых значений параметров</w:delText>
        </w:r>
      </w:del>
      <w:r w:rsidR="007572BA">
        <w:rPr>
          <w:rFonts w:ascii="Arial" w:hAnsi="Arial" w:cs="Arial"/>
          <w:sz w:val="24"/>
          <w:szCs w:val="24"/>
        </w:rPr>
        <w:t xml:space="preserve"> (описан</w:t>
      </w:r>
      <w:ins w:id="514" w:author="Александр Шрамков" w:date="2020-04-11T12:52:00Z">
        <w:r w:rsidR="005806A7">
          <w:rPr>
            <w:rFonts w:ascii="Arial" w:hAnsi="Arial" w:cs="Arial"/>
            <w:sz w:val="24"/>
            <w:szCs w:val="24"/>
          </w:rPr>
          <w:t>ие</w:t>
        </w:r>
      </w:ins>
      <w:del w:id="515" w:author="Александр Шрамков" w:date="2020-04-11T12:52:00Z">
        <w:r w:rsidR="007572BA" w:rsidDel="005806A7">
          <w:rPr>
            <w:rFonts w:ascii="Arial" w:hAnsi="Arial" w:cs="Arial"/>
            <w:sz w:val="24"/>
            <w:szCs w:val="24"/>
          </w:rPr>
          <w:delText>а</w:delText>
        </w:r>
      </w:del>
      <w:r w:rsidR="007572BA">
        <w:rPr>
          <w:rFonts w:ascii="Arial" w:hAnsi="Arial" w:cs="Arial"/>
          <w:sz w:val="24"/>
          <w:szCs w:val="24"/>
        </w:rPr>
        <w:t xml:space="preserve"> в КД «</w:t>
      </w:r>
      <w:del w:id="516" w:author="Александр Шрамков" w:date="2020-04-11T10:25:00Z">
        <w:r w:rsidR="007572BA" w:rsidRPr="007572BA" w:rsidDel="00EC5F5C">
          <w:rPr>
            <w:rFonts w:ascii="Arial" w:hAnsi="Arial" w:cs="Arial"/>
            <w:sz w:val="24"/>
            <w:szCs w:val="24"/>
          </w:rPr>
          <w:delText>ERP.5.1.</w:delText>
        </w:r>
      </w:del>
      <w:ins w:id="517" w:author="Александр Шрамков" w:date="2021-03-05T14:00:00Z">
        <w:r w:rsidR="00EF2B83">
          <w:rPr>
            <w:rFonts w:ascii="Arial" w:hAnsi="Arial" w:cs="Arial"/>
            <w:sz w:val="24"/>
            <w:szCs w:val="24"/>
          </w:rPr>
          <w:t>ERP.13.9</w:t>
        </w:r>
      </w:ins>
      <w:ins w:id="518" w:author="Александр Шрамков" w:date="2020-04-11T10:25:00Z">
        <w:r w:rsidR="00EC5F5C">
          <w:rPr>
            <w:rFonts w:ascii="Arial" w:hAnsi="Arial" w:cs="Arial"/>
            <w:sz w:val="24"/>
            <w:szCs w:val="24"/>
          </w:rPr>
          <w:t>.2.</w:t>
        </w:r>
      </w:ins>
      <w:r w:rsidR="007572BA" w:rsidRPr="007572BA">
        <w:rPr>
          <w:rFonts w:ascii="Arial" w:hAnsi="Arial" w:cs="Arial"/>
          <w:sz w:val="24"/>
          <w:szCs w:val="24"/>
        </w:rPr>
        <w:t>56_PM_КД_Мониторинг и оценка технического состояния ПА</w:t>
      </w:r>
      <w:r w:rsidR="007572BA">
        <w:rPr>
          <w:rFonts w:ascii="Arial" w:hAnsi="Arial" w:cs="Arial"/>
          <w:sz w:val="24"/>
          <w:szCs w:val="24"/>
        </w:rPr>
        <w:t xml:space="preserve">»). </w:t>
      </w:r>
    </w:p>
    <w:p w14:paraId="2307F08A" w14:textId="26672C58" w:rsidR="00FA119B" w:rsidRPr="00C7502C" w:rsidRDefault="001A5D72" w:rsidP="00C54833">
      <w:pPr>
        <w:pStyle w:val="afff6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Дополнительно просматривается обеспеченность ресурсами и материалами. </w:t>
      </w:r>
      <w:r w:rsidR="00C54833" w:rsidRPr="00C7502C">
        <w:rPr>
          <w:rFonts w:ascii="Arial" w:hAnsi="Arial" w:cs="Arial"/>
          <w:sz w:val="24"/>
          <w:szCs w:val="24"/>
        </w:rPr>
        <w:t>В</w:t>
      </w:r>
      <w:r w:rsidR="00C54833" w:rsidRPr="00C7502C">
        <w:rPr>
          <w:rFonts w:ascii="Arial" w:eastAsia="Calibri" w:hAnsi="Arial" w:cs="Arial"/>
          <w:sz w:val="24"/>
          <w:szCs w:val="24"/>
        </w:rPr>
        <w:t xml:space="preserve"> транзакции </w:t>
      </w:r>
      <w:del w:id="519" w:author="Александр Шрамков" w:date="2020-04-11T11:47:00Z">
        <w:r w:rsidR="00C54833" w:rsidRPr="00C7502C" w:rsidDel="0008795E">
          <w:rPr>
            <w:rFonts w:ascii="Arial" w:eastAsia="Calibri" w:hAnsi="Arial" w:cs="Arial"/>
            <w:sz w:val="24"/>
            <w:szCs w:val="24"/>
          </w:rPr>
          <w:delText>«/</w:delText>
        </w:r>
        <w:r w:rsidR="00C54833" w:rsidRPr="00C7502C" w:rsidDel="0008795E">
          <w:rPr>
            <w:rFonts w:ascii="Arial" w:eastAsia="Calibri" w:hAnsi="Arial" w:cs="Arial"/>
            <w:sz w:val="24"/>
            <w:szCs w:val="24"/>
            <w:lang w:val="en-US"/>
          </w:rPr>
          <w:delText>MRSS</w:delText>
        </w:r>
        <w:r w:rsidR="00C54833" w:rsidRPr="00C7502C" w:rsidDel="0008795E">
          <w:rPr>
            <w:rFonts w:ascii="Arial" w:eastAsia="Calibri" w:hAnsi="Arial" w:cs="Arial"/>
            <w:sz w:val="24"/>
            <w:szCs w:val="24"/>
          </w:rPr>
          <w:delText>/</w:delText>
        </w:r>
        <w:r w:rsidR="00C54833" w:rsidRPr="00C7502C" w:rsidDel="0008795E">
          <w:rPr>
            <w:rFonts w:ascii="Arial" w:eastAsia="Calibri" w:hAnsi="Arial" w:cs="Arial"/>
            <w:sz w:val="24"/>
            <w:szCs w:val="24"/>
            <w:lang w:val="en-US"/>
          </w:rPr>
          <w:delText>PLBOORGSRV</w:delText>
        </w:r>
        <w:r w:rsidR="00C54833" w:rsidRPr="00C7502C" w:rsidDel="0008795E">
          <w:rPr>
            <w:rFonts w:ascii="Arial" w:eastAsia="Calibri" w:hAnsi="Arial" w:cs="Arial"/>
            <w:sz w:val="24"/>
            <w:szCs w:val="24"/>
          </w:rPr>
          <w:delText xml:space="preserve"> – Основная панель планирования»</w:delText>
        </w:r>
      </w:del>
      <w:ins w:id="520" w:author="Александр Шрамков" w:date="2020-04-11T11:47:00Z">
        <w:r w:rsidR="0008795E">
          <w:rPr>
            <w:rFonts w:ascii="Arial" w:eastAsia="Calibri" w:hAnsi="Arial" w:cs="Arial"/>
            <w:sz w:val="24"/>
            <w:szCs w:val="24"/>
            <w:lang w:val="en-US"/>
          </w:rPr>
          <w:t>CM</w:t>
        </w:r>
        <w:r w:rsidR="0008795E" w:rsidRPr="0008795E">
          <w:rPr>
            <w:rFonts w:ascii="Arial" w:eastAsia="Calibri" w:hAnsi="Arial" w:cs="Arial"/>
            <w:sz w:val="24"/>
            <w:szCs w:val="24"/>
            <w:rPrChange w:id="521" w:author="Александр Шрамков" w:date="2020-04-11T11:47:00Z">
              <w:rPr>
                <w:rFonts w:ascii="Arial" w:eastAsia="Calibri" w:hAnsi="Arial" w:cs="Arial"/>
                <w:sz w:val="24"/>
                <w:szCs w:val="24"/>
                <w:lang w:val="en-US"/>
              </w:rPr>
            </w:rPrChange>
          </w:rPr>
          <w:t>04</w:t>
        </w:r>
      </w:ins>
      <w:r w:rsidR="00C54833" w:rsidRPr="00C7502C">
        <w:rPr>
          <w:rFonts w:ascii="Arial" w:eastAsia="Calibri" w:hAnsi="Arial" w:cs="Arial"/>
          <w:sz w:val="24"/>
          <w:szCs w:val="24"/>
        </w:rPr>
        <w:t xml:space="preserve"> Планировщик </w:t>
      </w:r>
      <w:del w:id="522" w:author="Александр Шрамков" w:date="2020-04-11T14:29:00Z">
        <w:r w:rsidR="00C54833" w:rsidRPr="00C7502C" w:rsidDel="00A23CD3">
          <w:rPr>
            <w:rFonts w:ascii="Arial" w:eastAsia="Calibri" w:hAnsi="Arial" w:cs="Arial"/>
            <w:sz w:val="24"/>
            <w:szCs w:val="24"/>
          </w:rPr>
          <w:delText>ТОиР БЕ ГОК</w:delText>
        </w:r>
      </w:del>
      <w:ins w:id="523" w:author="Александр Шрамков" w:date="2020-04-11T14:29:00Z">
        <w:r w:rsidR="00A23CD3">
          <w:rPr>
            <w:rFonts w:ascii="Arial" w:eastAsia="Calibri" w:hAnsi="Arial" w:cs="Arial"/>
            <w:sz w:val="24"/>
            <w:szCs w:val="24"/>
          </w:rPr>
          <w:t>ТОиР УО</w:t>
        </w:r>
      </w:ins>
      <w:r w:rsidR="00C54833" w:rsidRPr="00C7502C">
        <w:rPr>
          <w:rFonts w:ascii="Arial" w:eastAsia="Calibri" w:hAnsi="Arial" w:cs="Arial"/>
          <w:sz w:val="24"/>
          <w:szCs w:val="24"/>
        </w:rPr>
        <w:t xml:space="preserve"> контролирует достаточность людских ресурсов и машин/механизмов для проведения ремонтов. </w:t>
      </w:r>
      <w:r w:rsidR="00FA119B" w:rsidRPr="00C7502C">
        <w:rPr>
          <w:rFonts w:ascii="Arial" w:eastAsia="Calibri" w:hAnsi="Arial" w:cs="Arial"/>
          <w:sz w:val="24"/>
          <w:szCs w:val="24"/>
        </w:rPr>
        <w:t>В транзакции «</w:t>
      </w:r>
      <w:ins w:id="524" w:author="Александр Шрамков" w:date="2020-04-12T14:48:00Z">
        <w:r w:rsidR="00253C02">
          <w:rPr>
            <w:rFonts w:ascii="Arial" w:eastAsia="Calibri" w:hAnsi="Arial" w:cs="Arial"/>
            <w:sz w:val="24"/>
            <w:szCs w:val="24"/>
            <w:lang w:val="en-US"/>
          </w:rPr>
          <w:t>ZPM</w:t>
        </w:r>
        <w:r w:rsidR="00253C02" w:rsidRPr="00253C02">
          <w:rPr>
            <w:rFonts w:ascii="Arial" w:eastAsia="Calibri" w:hAnsi="Arial" w:cs="Arial"/>
            <w:sz w:val="24"/>
            <w:szCs w:val="24"/>
            <w:rPrChange w:id="525" w:author="Александр Шрамков" w:date="2020-04-12T14:48:00Z">
              <w:rPr>
                <w:rFonts w:ascii="Arial" w:eastAsia="Calibri" w:hAnsi="Arial" w:cs="Arial"/>
                <w:sz w:val="24"/>
                <w:szCs w:val="24"/>
                <w:lang w:val="en-US"/>
              </w:rPr>
            </w:rPrChange>
          </w:rPr>
          <w:t>_</w:t>
        </w:r>
      </w:ins>
      <w:r w:rsidR="00FA119B" w:rsidRPr="00C7502C">
        <w:rPr>
          <w:rFonts w:ascii="Arial" w:eastAsia="Calibri" w:hAnsi="Arial" w:cs="Arial"/>
          <w:sz w:val="24"/>
          <w:szCs w:val="24"/>
          <w:lang w:val="en-US"/>
        </w:rPr>
        <w:t>IWBK</w:t>
      </w:r>
      <w:r w:rsidR="00FA119B" w:rsidRPr="00C7502C">
        <w:rPr>
          <w:rFonts w:ascii="Arial" w:eastAsia="Calibri" w:hAnsi="Arial" w:cs="Arial"/>
          <w:sz w:val="24"/>
          <w:szCs w:val="24"/>
        </w:rPr>
        <w:t xml:space="preserve"> – </w:t>
      </w:r>
      <w:r w:rsidR="004A36DB" w:rsidRPr="00C7502C">
        <w:rPr>
          <w:rFonts w:ascii="Arial" w:eastAsia="Calibri" w:hAnsi="Arial" w:cs="Arial"/>
          <w:sz w:val="24"/>
          <w:szCs w:val="24"/>
        </w:rPr>
        <w:t xml:space="preserve">Информация о доступности материала» </w:t>
      </w:r>
      <w:r w:rsidR="00FA119B" w:rsidRPr="00C7502C">
        <w:rPr>
          <w:rFonts w:ascii="Arial" w:eastAsia="Calibri" w:hAnsi="Arial" w:cs="Arial"/>
          <w:sz w:val="24"/>
          <w:szCs w:val="24"/>
        </w:rPr>
        <w:t>проверяется обеспеченность материалами</w:t>
      </w:r>
      <w:r w:rsidR="00C54833" w:rsidRPr="00C7502C">
        <w:rPr>
          <w:rFonts w:ascii="Arial" w:eastAsia="Calibri" w:hAnsi="Arial" w:cs="Arial"/>
          <w:sz w:val="24"/>
          <w:szCs w:val="24"/>
        </w:rPr>
        <w:t xml:space="preserve"> заказ</w:t>
      </w:r>
      <w:r w:rsidR="00FA119B" w:rsidRPr="00C7502C">
        <w:rPr>
          <w:rFonts w:ascii="Arial" w:eastAsia="Calibri" w:hAnsi="Arial" w:cs="Arial"/>
          <w:sz w:val="24"/>
          <w:szCs w:val="24"/>
        </w:rPr>
        <w:t xml:space="preserve">ов ТОРО </w:t>
      </w:r>
      <w:r w:rsidR="00DB0781" w:rsidRPr="00C7502C">
        <w:rPr>
          <w:rFonts w:ascii="Arial" w:eastAsia="Calibri" w:hAnsi="Arial" w:cs="Arial"/>
          <w:sz w:val="24"/>
          <w:szCs w:val="24"/>
        </w:rPr>
        <w:t>на остановочный</w:t>
      </w:r>
      <w:r w:rsidR="00FA119B" w:rsidRPr="00C7502C">
        <w:rPr>
          <w:rFonts w:ascii="Arial" w:eastAsia="Calibri" w:hAnsi="Arial" w:cs="Arial"/>
          <w:sz w:val="24"/>
          <w:szCs w:val="24"/>
        </w:rPr>
        <w:t xml:space="preserve"> ремонт</w:t>
      </w:r>
      <w:r w:rsidR="00C54833" w:rsidRPr="00C7502C">
        <w:rPr>
          <w:rFonts w:ascii="Arial" w:eastAsia="Calibri" w:hAnsi="Arial" w:cs="Arial"/>
          <w:sz w:val="24"/>
          <w:szCs w:val="24"/>
        </w:rPr>
        <w:t>.</w:t>
      </w:r>
    </w:p>
    <w:p w14:paraId="0E7D7CA6" w14:textId="5EFE3E8C" w:rsidR="00C54833" w:rsidRDefault="00FA119B" w:rsidP="00C54833">
      <w:pPr>
        <w:pStyle w:val="afff6"/>
        <w:rPr>
          <w:rFonts w:ascii="Arial" w:eastAsia="Calibri" w:hAnsi="Arial" w:cs="Arial"/>
          <w:sz w:val="24"/>
          <w:szCs w:val="24"/>
        </w:rPr>
      </w:pPr>
      <w:r w:rsidRPr="00C7502C">
        <w:rPr>
          <w:rFonts w:ascii="Arial" w:eastAsia="Calibri" w:hAnsi="Arial" w:cs="Arial"/>
          <w:sz w:val="24"/>
          <w:szCs w:val="24"/>
        </w:rPr>
        <w:t xml:space="preserve">По результатам проверки состояния оборудования и заказов ТОРО остановочного ремонта </w:t>
      </w:r>
      <w:r w:rsidR="00F8281C" w:rsidRPr="00C7502C">
        <w:rPr>
          <w:rFonts w:ascii="Arial" w:eastAsia="Calibri" w:hAnsi="Arial" w:cs="Arial"/>
          <w:sz w:val="24"/>
          <w:szCs w:val="24"/>
        </w:rPr>
        <w:t xml:space="preserve">Планировщик </w:t>
      </w:r>
      <w:del w:id="526" w:author="Александр Шрамков" w:date="2020-04-11T14:29:00Z">
        <w:r w:rsidR="00F8281C" w:rsidRPr="00C7502C" w:rsidDel="00A23CD3">
          <w:rPr>
            <w:rFonts w:ascii="Arial" w:eastAsia="Calibri" w:hAnsi="Arial" w:cs="Arial"/>
            <w:sz w:val="24"/>
            <w:szCs w:val="24"/>
          </w:rPr>
          <w:delText>ТОиР БЕ ГОК</w:delText>
        </w:r>
      </w:del>
      <w:ins w:id="527" w:author="Александр Шрамков" w:date="2020-04-11T14:29:00Z">
        <w:r w:rsidR="00A23CD3">
          <w:rPr>
            <w:rFonts w:ascii="Arial" w:eastAsia="Calibri" w:hAnsi="Arial" w:cs="Arial"/>
            <w:sz w:val="24"/>
            <w:szCs w:val="24"/>
          </w:rPr>
          <w:t>ТОиР УО</w:t>
        </w:r>
      </w:ins>
      <w:r w:rsidR="00F8281C" w:rsidRPr="00C7502C">
        <w:rPr>
          <w:rFonts w:ascii="Arial" w:eastAsia="Calibri" w:hAnsi="Arial" w:cs="Arial"/>
          <w:sz w:val="24"/>
          <w:szCs w:val="24"/>
        </w:rPr>
        <w:t xml:space="preserve"> формирует</w:t>
      </w:r>
      <w:r w:rsidRPr="00C7502C">
        <w:rPr>
          <w:rFonts w:ascii="Arial" w:eastAsia="Calibri" w:hAnsi="Arial" w:cs="Arial"/>
          <w:sz w:val="24"/>
          <w:szCs w:val="24"/>
        </w:rPr>
        <w:t xml:space="preserve"> «</w:t>
      </w:r>
      <w:r w:rsidR="00F8281C" w:rsidRPr="00C7502C">
        <w:rPr>
          <w:rFonts w:ascii="Arial" w:eastAsia="Calibri" w:hAnsi="Arial" w:cs="Arial"/>
          <w:sz w:val="24"/>
          <w:szCs w:val="24"/>
        </w:rPr>
        <w:t>Служебную записку</w:t>
      </w:r>
      <w:r w:rsidRPr="00C7502C">
        <w:rPr>
          <w:rFonts w:ascii="Arial" w:eastAsia="Calibri" w:hAnsi="Arial" w:cs="Arial"/>
          <w:sz w:val="24"/>
          <w:szCs w:val="24"/>
        </w:rPr>
        <w:t xml:space="preserve"> о проверке перед</w:t>
      </w:r>
      <w:r w:rsidR="004A36DB" w:rsidRPr="00C7502C">
        <w:rPr>
          <w:rFonts w:ascii="Arial" w:eastAsia="Calibri" w:hAnsi="Arial" w:cs="Arial"/>
          <w:sz w:val="24"/>
          <w:szCs w:val="24"/>
        </w:rPr>
        <w:t xml:space="preserve"> </w:t>
      </w:r>
      <w:r w:rsidRPr="00C7502C">
        <w:rPr>
          <w:rFonts w:ascii="Arial" w:eastAsia="Calibri" w:hAnsi="Arial" w:cs="Arial"/>
          <w:sz w:val="24"/>
          <w:szCs w:val="24"/>
        </w:rPr>
        <w:t xml:space="preserve">остановочным ремонтом» </w:t>
      </w:r>
      <w:r w:rsidR="00C7502C">
        <w:rPr>
          <w:rFonts w:ascii="Arial" w:eastAsia="Calibri" w:hAnsi="Arial" w:cs="Arial"/>
          <w:sz w:val="24"/>
          <w:szCs w:val="24"/>
        </w:rPr>
        <w:t>с информацией о необходимости или переносе остановочного ре</w:t>
      </w:r>
      <w:r w:rsidR="00C7502C">
        <w:rPr>
          <w:rFonts w:ascii="Arial" w:eastAsia="Calibri" w:hAnsi="Arial" w:cs="Arial"/>
          <w:sz w:val="24"/>
          <w:szCs w:val="24"/>
        </w:rPr>
        <w:lastRenderedPageBreak/>
        <w:t xml:space="preserve">монта, указывается информация о недостатке ресурсов и материалов, если она обнаружена. </w:t>
      </w:r>
      <w:r w:rsidR="00C7502C" w:rsidRPr="00C7502C">
        <w:rPr>
          <w:rFonts w:ascii="Arial" w:eastAsia="Calibri" w:hAnsi="Arial" w:cs="Arial"/>
          <w:sz w:val="24"/>
          <w:szCs w:val="24"/>
        </w:rPr>
        <w:t>«</w:t>
      </w:r>
      <w:r w:rsidR="00C7502C">
        <w:rPr>
          <w:rFonts w:ascii="Arial" w:eastAsia="Calibri" w:hAnsi="Arial" w:cs="Arial"/>
          <w:sz w:val="24"/>
          <w:szCs w:val="24"/>
        </w:rPr>
        <w:t>Служебная записка</w:t>
      </w:r>
      <w:r w:rsidR="00C7502C" w:rsidRPr="00C7502C">
        <w:rPr>
          <w:rFonts w:ascii="Arial" w:eastAsia="Calibri" w:hAnsi="Arial" w:cs="Arial"/>
          <w:sz w:val="24"/>
          <w:szCs w:val="24"/>
        </w:rPr>
        <w:t xml:space="preserve"> о проверке перед остановочным ремонтом»</w:t>
      </w:r>
      <w:r w:rsidRPr="00C7502C">
        <w:rPr>
          <w:rFonts w:ascii="Arial" w:eastAsia="Calibri" w:hAnsi="Arial" w:cs="Arial"/>
          <w:sz w:val="24"/>
          <w:szCs w:val="24"/>
        </w:rPr>
        <w:t xml:space="preserve"> отправляется по электронной почте Старшему планировщику </w:t>
      </w:r>
      <w:del w:id="528" w:author="Александр Шрамков" w:date="2020-04-11T14:29:00Z">
        <w:r w:rsidRPr="00C7502C" w:rsidDel="00A23CD3">
          <w:rPr>
            <w:rFonts w:ascii="Arial" w:eastAsia="Calibri" w:hAnsi="Arial" w:cs="Arial"/>
            <w:sz w:val="24"/>
            <w:szCs w:val="24"/>
          </w:rPr>
          <w:delText>ТОиР БЕ ГОК</w:delText>
        </w:r>
      </w:del>
      <w:ins w:id="529" w:author="Александр Шрамков" w:date="2020-04-11T14:29:00Z">
        <w:r w:rsidR="00A23CD3">
          <w:rPr>
            <w:rFonts w:ascii="Arial" w:eastAsia="Calibri" w:hAnsi="Arial" w:cs="Arial"/>
            <w:sz w:val="24"/>
            <w:szCs w:val="24"/>
          </w:rPr>
          <w:t>ТОиР УО</w:t>
        </w:r>
      </w:ins>
      <w:r w:rsidRPr="00C7502C">
        <w:rPr>
          <w:rFonts w:ascii="Arial" w:eastAsia="Calibri" w:hAnsi="Arial" w:cs="Arial"/>
          <w:sz w:val="24"/>
          <w:szCs w:val="24"/>
        </w:rPr>
        <w:t>.</w:t>
      </w:r>
      <w:r w:rsidR="00C54833" w:rsidRPr="00C54833">
        <w:rPr>
          <w:rFonts w:ascii="Arial" w:eastAsia="Calibri" w:hAnsi="Arial" w:cs="Arial"/>
          <w:sz w:val="24"/>
          <w:szCs w:val="24"/>
        </w:rPr>
        <w:t xml:space="preserve"> </w:t>
      </w:r>
    </w:p>
    <w:p w14:paraId="4BB46FEC" w14:textId="5440D006" w:rsidR="003A1BE1" w:rsidRPr="00BF5B99" w:rsidDel="00045360" w:rsidRDefault="003A1BE1" w:rsidP="00201C16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del w:id="530" w:author="Александр Шрамков" w:date="2020-04-11T11:48:00Z"/>
          <w:rFonts w:ascii="Arial" w:eastAsiaTheme="majorEastAsia" w:hAnsi="Arial"/>
          <w:b/>
          <w:bCs/>
          <w:kern w:val="28"/>
          <w:szCs w:val="20"/>
          <w:lang w:eastAsia="ru-RU"/>
        </w:rPr>
      </w:pPr>
      <w:del w:id="531" w:author="Александр Шрамков" w:date="2020-04-11T11:48:00Z">
        <w:r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Шаг процесса «2</w:delText>
        </w:r>
        <w:r w:rsidRPr="00BF5B99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0» - «</w:delText>
        </w:r>
        <w:r w:rsidR="000E2A07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Анализ диагностики</w:delText>
        </w:r>
        <w:r w:rsidR="00201C16" w:rsidRPr="00201C16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 оборудования и сетевых г</w:delText>
        </w:r>
        <w:r w:rsidR="000E2A07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рафиков перед планиров</w:delText>
        </w:r>
        <w:r w:rsidR="00201C16" w:rsidRPr="00201C16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а</w:delText>
        </w:r>
        <w:r w:rsidR="000E2A07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н</w:delText>
        </w:r>
        <w:r w:rsidR="00201C16" w:rsidRPr="00201C16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ием остановочного ремонта</w:delText>
        </w:r>
        <w:r w:rsidRPr="00BF5B99" w:rsidDel="00045360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»</w:delText>
        </w:r>
      </w:del>
    </w:p>
    <w:p w14:paraId="6198970E" w14:textId="286C4E9C" w:rsidR="000E2A07" w:rsidDel="00045360" w:rsidRDefault="00201C16" w:rsidP="003A1BE1">
      <w:pPr>
        <w:pStyle w:val="afff6"/>
        <w:rPr>
          <w:del w:id="532" w:author="Александр Шрамков" w:date="2020-04-11T11:48:00Z"/>
          <w:rFonts w:ascii="Arial" w:hAnsi="Arial" w:cs="Arial"/>
          <w:sz w:val="24"/>
          <w:szCs w:val="24"/>
        </w:rPr>
      </w:pPr>
      <w:del w:id="533" w:author="Александр Шрамков" w:date="2020-04-11T11:48:00Z">
        <w:r w:rsidRPr="000E2A07" w:rsidDel="00045360">
          <w:rPr>
            <w:rFonts w:ascii="Arial" w:eastAsia="Calibri" w:hAnsi="Arial" w:cs="Arial"/>
            <w:sz w:val="24"/>
            <w:szCs w:val="24"/>
          </w:rPr>
          <w:delText xml:space="preserve">Планировщик проектов ТПиР </w:delText>
        </w:r>
        <w:r w:rsidR="003A1BE1" w:rsidRPr="000E2A07" w:rsidDel="00045360">
          <w:rPr>
            <w:rFonts w:ascii="Arial" w:eastAsia="Calibri" w:hAnsi="Arial" w:cs="Arial"/>
            <w:sz w:val="24"/>
            <w:szCs w:val="24"/>
          </w:rPr>
          <w:delText xml:space="preserve">БЕ ГОК </w:delText>
        </w:r>
        <w:r w:rsidR="000E2A07" w:rsidRPr="000E2A07" w:rsidDel="00045360">
          <w:rPr>
            <w:rFonts w:ascii="Arial" w:hAnsi="Arial" w:cs="Arial"/>
            <w:sz w:val="24"/>
            <w:szCs w:val="24"/>
          </w:rPr>
          <w:delText>анализирует результаты диагностики оборудования</w:delText>
        </w:r>
        <w:r w:rsidR="00A65543" w:rsidDel="00045360">
          <w:rPr>
            <w:rFonts w:ascii="Arial" w:hAnsi="Arial" w:cs="Arial"/>
            <w:sz w:val="24"/>
            <w:szCs w:val="24"/>
          </w:rPr>
          <w:delText xml:space="preserve"> </w:delText>
        </w:r>
        <w:r w:rsidR="00A65543" w:rsidRPr="00A65543" w:rsidDel="00045360">
          <w:rPr>
            <w:rFonts w:ascii="Arial" w:hAnsi="Arial" w:cs="Arial"/>
            <w:sz w:val="24"/>
            <w:szCs w:val="24"/>
          </w:rPr>
          <w:delText>(</w:delText>
        </w:r>
        <w:r w:rsidR="00DB0781" w:rsidDel="00045360">
          <w:rPr>
            <w:rFonts w:ascii="Arial" w:hAnsi="Arial" w:cs="Arial"/>
            <w:sz w:val="24"/>
            <w:szCs w:val="24"/>
          </w:rPr>
          <w:delText>например,</w:delText>
        </w:r>
        <w:r w:rsidR="00A65543" w:rsidDel="00045360">
          <w:rPr>
            <w:rFonts w:ascii="Arial" w:hAnsi="Arial" w:cs="Arial"/>
            <w:sz w:val="24"/>
            <w:szCs w:val="24"/>
          </w:rPr>
          <w:delText xml:space="preserve"> состояние футеровки)</w:delText>
        </w:r>
        <w:r w:rsidR="003A1BE1" w:rsidRPr="000E2A07" w:rsidDel="00045360">
          <w:rPr>
            <w:rFonts w:ascii="Arial" w:eastAsia="Calibri" w:hAnsi="Arial" w:cs="Arial"/>
            <w:sz w:val="24"/>
            <w:szCs w:val="24"/>
          </w:rPr>
          <w:delText>, у</w:delText>
        </w:r>
        <w:r w:rsidR="000E2A07" w:rsidRPr="000E2A07" w:rsidDel="00045360">
          <w:rPr>
            <w:rFonts w:ascii="Arial" w:eastAsia="Calibri" w:hAnsi="Arial" w:cs="Arial"/>
            <w:sz w:val="24"/>
            <w:szCs w:val="24"/>
          </w:rPr>
          <w:delText>казанного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 xml:space="preserve"> в сетевых графиков </w:delText>
        </w:r>
      </w:del>
      <w:del w:id="534" w:author="Александр Шрамков" w:date="2020-04-11T11:35:00Z">
        <w:r w:rsidR="000E2A07" w:rsidDel="00736C71">
          <w:rPr>
            <w:rFonts w:ascii="Arial" w:eastAsia="Calibri" w:hAnsi="Arial" w:cs="Arial"/>
            <w:sz w:val="24"/>
            <w:szCs w:val="24"/>
          </w:rPr>
          <w:delText>инвестиционных проектов ТОиР</w:delText>
        </w:r>
      </w:del>
      <w:del w:id="535" w:author="Александр Шрамков" w:date="2020-04-11T11:48:00Z">
        <w:r w:rsidR="000E2A07" w:rsidDel="00045360">
          <w:rPr>
            <w:rFonts w:ascii="Arial" w:eastAsia="Calibri" w:hAnsi="Arial" w:cs="Arial"/>
            <w:sz w:val="24"/>
            <w:szCs w:val="24"/>
          </w:rPr>
          <w:delText>, требующих</w:delText>
        </w:r>
        <w:r w:rsidRPr="000E2A07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>остановочного</w:delText>
        </w:r>
        <w:r w:rsidR="003A1BE1" w:rsidRPr="000E2A07" w:rsidDel="00045360">
          <w:rPr>
            <w:rFonts w:ascii="Arial" w:eastAsia="Calibri" w:hAnsi="Arial" w:cs="Arial"/>
            <w:sz w:val="24"/>
            <w:szCs w:val="24"/>
          </w:rPr>
          <w:delText xml:space="preserve"> ремонт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>а,</w:delText>
        </w:r>
        <w:r w:rsidR="003A1BE1" w:rsidRPr="000E2A07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>полученные из процесса «ПП-07.04.03-ERP Выполнение и регистрации результатов диагностики» (описан в КД</w:delText>
        </w:r>
        <w:r w:rsidR="003A1BE1" w:rsidRPr="000E2A07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>в КД «</w:delText>
        </w:r>
      </w:del>
      <w:del w:id="536" w:author="Александр Шрамков" w:date="2020-04-11T10:25:00Z">
        <w:r w:rsidR="003A1BE1" w:rsidRPr="000E2A07" w:rsidDel="00EC5F5C">
          <w:rPr>
            <w:rFonts w:ascii="Arial" w:hAnsi="Arial" w:cs="Arial"/>
            <w:sz w:val="24"/>
            <w:szCs w:val="24"/>
          </w:rPr>
          <w:delText>ERP.5.1.</w:delText>
        </w:r>
      </w:del>
      <w:del w:id="537" w:author="Александр Шрамков" w:date="2020-04-11T11:48:00Z">
        <w:r w:rsidR="003A1BE1" w:rsidRPr="000E2A07" w:rsidDel="00045360">
          <w:rPr>
            <w:rFonts w:ascii="Arial" w:hAnsi="Arial" w:cs="Arial"/>
            <w:sz w:val="24"/>
            <w:szCs w:val="24"/>
          </w:rPr>
          <w:delText xml:space="preserve">56 КД Мониторинг и оценка технического состояния ПА»). </w:delText>
        </w:r>
      </w:del>
    </w:p>
    <w:p w14:paraId="6436901E" w14:textId="635E599E" w:rsidR="003A1BE1" w:rsidRPr="000E2A07" w:rsidDel="00045360" w:rsidRDefault="00201C16" w:rsidP="003A1BE1">
      <w:pPr>
        <w:pStyle w:val="afff6"/>
        <w:rPr>
          <w:del w:id="538" w:author="Александр Шрамков" w:date="2020-04-11T11:48:00Z"/>
          <w:rFonts w:ascii="Arial" w:hAnsi="Arial" w:cs="Arial"/>
          <w:sz w:val="24"/>
          <w:szCs w:val="24"/>
        </w:rPr>
      </w:pPr>
      <w:del w:id="539" w:author="Александр Шрамков" w:date="2020-04-11T11:48:00Z">
        <w:r w:rsidRPr="000E2A07" w:rsidDel="00045360">
          <w:rPr>
            <w:rFonts w:ascii="Arial" w:hAnsi="Arial" w:cs="Arial"/>
            <w:sz w:val="24"/>
            <w:szCs w:val="24"/>
          </w:rPr>
          <w:delText>Сетевые график</w:delText>
        </w:r>
        <w:r w:rsidR="000E2A07" w:rsidDel="00045360">
          <w:rPr>
            <w:rFonts w:ascii="Arial" w:hAnsi="Arial" w:cs="Arial"/>
            <w:sz w:val="24"/>
            <w:szCs w:val="24"/>
          </w:rPr>
          <w:delText xml:space="preserve">и </w:delText>
        </w:r>
      </w:del>
      <w:del w:id="540" w:author="Александр Шрамков" w:date="2020-04-11T11:35:00Z">
        <w:r w:rsidR="000E2A07" w:rsidDel="00736C71">
          <w:rPr>
            <w:rFonts w:ascii="Arial" w:eastAsia="Calibri" w:hAnsi="Arial" w:cs="Arial"/>
            <w:sz w:val="24"/>
            <w:szCs w:val="24"/>
          </w:rPr>
          <w:delText>инвестиционных проектов ТОиР</w:delText>
        </w:r>
      </w:del>
      <w:del w:id="541" w:author="Александр Шрамков" w:date="2020-04-11T11:48:00Z">
        <w:r w:rsidR="000E2A07" w:rsidDel="00045360">
          <w:rPr>
            <w:rFonts w:ascii="Arial" w:eastAsia="Calibri" w:hAnsi="Arial" w:cs="Arial"/>
            <w:sz w:val="24"/>
            <w:szCs w:val="24"/>
          </w:rPr>
          <w:delText>, требующих</w:delText>
        </w:r>
        <w:r w:rsidR="000E2A07" w:rsidRPr="000E2A07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>остановочного</w:delText>
        </w:r>
        <w:r w:rsidR="000E2A07" w:rsidRPr="000E2A07" w:rsidDel="00045360">
          <w:rPr>
            <w:rFonts w:ascii="Arial" w:eastAsia="Calibri" w:hAnsi="Arial" w:cs="Arial"/>
            <w:sz w:val="24"/>
            <w:szCs w:val="24"/>
          </w:rPr>
          <w:delText xml:space="preserve"> ремонт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 xml:space="preserve">а, </w:delText>
        </w:r>
        <w:r w:rsidRPr="000E2A07" w:rsidDel="00045360">
          <w:rPr>
            <w:rFonts w:ascii="Arial" w:hAnsi="Arial" w:cs="Arial"/>
            <w:sz w:val="24"/>
            <w:szCs w:val="24"/>
          </w:rPr>
          <w:delText>просматриваются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 xml:space="preserve"> в транзакции «</w:delText>
        </w:r>
        <w:r w:rsidRPr="000E2A07" w:rsidDel="00045360">
          <w:rPr>
            <w:rFonts w:ascii="Arial" w:hAnsi="Arial" w:cs="Arial"/>
            <w:sz w:val="24"/>
            <w:szCs w:val="24"/>
            <w:lang w:val="en-US"/>
          </w:rPr>
          <w:delText>CJ</w:delText>
        </w:r>
        <w:r w:rsidRPr="000E2A07" w:rsidDel="00045360">
          <w:rPr>
            <w:rFonts w:ascii="Arial" w:hAnsi="Arial" w:cs="Arial"/>
            <w:sz w:val="24"/>
            <w:szCs w:val="24"/>
          </w:rPr>
          <w:delText>20</w:delText>
        </w:r>
        <w:r w:rsidRPr="000E2A07" w:rsidDel="00045360">
          <w:rPr>
            <w:rFonts w:ascii="Arial" w:hAnsi="Arial" w:cs="Arial"/>
            <w:sz w:val="24"/>
            <w:szCs w:val="24"/>
            <w:lang w:val="en-US"/>
          </w:rPr>
          <w:delText>N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 xml:space="preserve"> –</w:delText>
        </w:r>
        <w:r w:rsidRPr="000E2A07" w:rsidDel="00045360">
          <w:rPr>
            <w:rFonts w:ascii="Arial" w:hAnsi="Arial" w:cs="Arial"/>
            <w:sz w:val="24"/>
            <w:szCs w:val="24"/>
          </w:rPr>
          <w:delText xml:space="preserve"> Формирователь проектов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>»</w:delText>
        </w:r>
        <w:r w:rsidRPr="000E2A07" w:rsidDel="00045360">
          <w:rPr>
            <w:rFonts w:ascii="Arial" w:hAnsi="Arial" w:cs="Arial"/>
            <w:sz w:val="24"/>
            <w:szCs w:val="24"/>
          </w:rPr>
          <w:delText xml:space="preserve"> (сетевой график имеет признак «Остановочный ремонт»</w:delText>
        </w:r>
        <w:r w:rsidR="003A1BE1" w:rsidRPr="000E2A07" w:rsidDel="00045360">
          <w:rPr>
            <w:rFonts w:ascii="Arial" w:hAnsi="Arial" w:cs="Arial"/>
            <w:sz w:val="24"/>
            <w:szCs w:val="24"/>
          </w:rPr>
          <w:delText xml:space="preserve">). </w:delText>
        </w:r>
        <w:r w:rsidR="00C42AE6" w:rsidDel="00045360">
          <w:rPr>
            <w:rFonts w:ascii="Arial" w:hAnsi="Arial" w:cs="Arial"/>
            <w:sz w:val="24"/>
            <w:szCs w:val="24"/>
          </w:rPr>
          <w:delText>В транзакции «</w:delText>
        </w:r>
        <w:r w:rsidR="00C42AE6" w:rsidDel="00045360">
          <w:rPr>
            <w:rFonts w:ascii="Arial" w:hAnsi="Arial" w:cs="Arial"/>
            <w:sz w:val="24"/>
            <w:szCs w:val="24"/>
            <w:lang w:val="en-US"/>
          </w:rPr>
          <w:delText>IK</w:delText>
        </w:r>
        <w:r w:rsidR="00C42AE6" w:rsidRPr="00C42AE6" w:rsidDel="00045360">
          <w:rPr>
            <w:rFonts w:ascii="Arial" w:hAnsi="Arial" w:cs="Arial"/>
            <w:sz w:val="24"/>
            <w:szCs w:val="24"/>
          </w:rPr>
          <w:delText>17</w:delText>
        </w:r>
        <w:r w:rsidR="00C42AE6" w:rsidDel="00045360">
          <w:rPr>
            <w:rFonts w:ascii="Arial" w:hAnsi="Arial" w:cs="Arial"/>
            <w:sz w:val="24"/>
            <w:szCs w:val="24"/>
          </w:rPr>
          <w:delText xml:space="preserve"> – Просмотр документов измерения» автоматически выбираются единицы оборудования по вышестоящему техническому месту из сетевого графика. Для просмотра последних измерений устанавливается значение «1» в поле «КлчвДокИзмер для ТочкиИзмерен».  </w:delText>
        </w:r>
        <w:r w:rsidR="007572BA" w:rsidDel="00045360">
          <w:rPr>
            <w:rFonts w:ascii="Arial" w:hAnsi="Arial" w:cs="Arial"/>
            <w:sz w:val="24"/>
            <w:szCs w:val="24"/>
          </w:rPr>
          <w:delText>Дополнительно предполагается доработка просмотра документов измерений «</w:delText>
        </w:r>
        <w:r w:rsidR="007572BA" w:rsidRPr="007572BA" w:rsidDel="00045360">
          <w:rPr>
            <w:rFonts w:ascii="Arial" w:hAnsi="Arial" w:cs="Arial"/>
            <w:sz w:val="24"/>
            <w:szCs w:val="24"/>
          </w:rPr>
          <w:delText>PM07 – Контроль регистрации измерений</w:delText>
        </w:r>
        <w:r w:rsidR="007572BA" w:rsidDel="00045360">
          <w:rPr>
            <w:rFonts w:ascii="Arial" w:hAnsi="Arial" w:cs="Arial"/>
            <w:sz w:val="24"/>
            <w:szCs w:val="24"/>
          </w:rPr>
          <w:delText>» для просмотра допустимых значений параметров (описана в КД «</w:delText>
        </w:r>
      </w:del>
      <w:del w:id="542" w:author="Александр Шрамков" w:date="2020-04-11T10:25:00Z">
        <w:r w:rsidR="007572BA" w:rsidRPr="007572BA" w:rsidDel="00EC5F5C">
          <w:rPr>
            <w:rFonts w:ascii="Arial" w:hAnsi="Arial" w:cs="Arial"/>
            <w:sz w:val="24"/>
            <w:szCs w:val="24"/>
          </w:rPr>
          <w:delText>ERP.5.1.</w:delText>
        </w:r>
      </w:del>
      <w:del w:id="543" w:author="Александр Шрамков" w:date="2020-04-11T11:48:00Z">
        <w:r w:rsidR="007572BA" w:rsidRPr="007572BA" w:rsidDel="00045360">
          <w:rPr>
            <w:rFonts w:ascii="Arial" w:hAnsi="Arial" w:cs="Arial"/>
            <w:sz w:val="24"/>
            <w:szCs w:val="24"/>
          </w:rPr>
          <w:delText>56_PM_КД_Мониторинг и оценка технического состояния ПА</w:delText>
        </w:r>
        <w:r w:rsidR="007572BA" w:rsidDel="00045360">
          <w:rPr>
            <w:rFonts w:ascii="Arial" w:hAnsi="Arial" w:cs="Arial"/>
            <w:sz w:val="24"/>
            <w:szCs w:val="24"/>
          </w:rPr>
          <w:delText>»).</w:delText>
        </w:r>
        <w:r w:rsidR="00C42AE6" w:rsidDel="00045360">
          <w:rPr>
            <w:rFonts w:ascii="Arial" w:hAnsi="Arial" w:cs="Arial"/>
            <w:sz w:val="24"/>
            <w:szCs w:val="24"/>
          </w:rPr>
          <w:delText xml:space="preserve"> </w:delText>
        </w:r>
      </w:del>
    </w:p>
    <w:p w14:paraId="66FE49FD" w14:textId="24A51C96" w:rsidR="000E2A07" w:rsidDel="00045360" w:rsidRDefault="000E2A07" w:rsidP="003A1BE1">
      <w:pPr>
        <w:pStyle w:val="afff6"/>
        <w:rPr>
          <w:del w:id="544" w:author="Александр Шрамков" w:date="2020-04-11T11:48:00Z"/>
          <w:rFonts w:ascii="Arial" w:eastAsia="Calibri" w:hAnsi="Arial" w:cs="Arial"/>
          <w:sz w:val="24"/>
          <w:szCs w:val="24"/>
        </w:rPr>
      </w:pPr>
      <w:del w:id="545" w:author="Александр Шрамков" w:date="2020-04-11T11:48:00Z">
        <w:r w:rsidRPr="00C7502C" w:rsidDel="00045360">
          <w:rPr>
            <w:rFonts w:ascii="Arial" w:eastAsia="Calibri" w:hAnsi="Arial" w:cs="Arial"/>
            <w:sz w:val="24"/>
            <w:szCs w:val="24"/>
          </w:rPr>
          <w:delText xml:space="preserve">В результате анализа результатов диагностики может быть определено, что в заданные в </w:delText>
        </w:r>
        <w:r w:rsidDel="00045360">
          <w:rPr>
            <w:rFonts w:ascii="Arial" w:eastAsia="Calibri" w:hAnsi="Arial" w:cs="Arial"/>
            <w:sz w:val="24"/>
            <w:szCs w:val="24"/>
          </w:rPr>
          <w:delText xml:space="preserve">сетевых графиках </w:delText>
        </w:r>
      </w:del>
      <w:del w:id="546" w:author="Александр Шрамков" w:date="2020-04-11T11:35:00Z">
        <w:r w:rsidDel="00736C71">
          <w:rPr>
            <w:rFonts w:ascii="Arial" w:eastAsia="Calibri" w:hAnsi="Arial" w:cs="Arial"/>
            <w:sz w:val="24"/>
            <w:szCs w:val="24"/>
          </w:rPr>
          <w:delText>инвестиционных проектов ТОиР</w:delText>
        </w:r>
      </w:del>
      <w:del w:id="547" w:author="Александр Шрамков" w:date="2020-04-11T11:48:00Z">
        <w:r w:rsidDel="00045360">
          <w:rPr>
            <w:rFonts w:ascii="Arial" w:eastAsia="Calibri" w:hAnsi="Arial" w:cs="Arial"/>
            <w:sz w:val="24"/>
            <w:szCs w:val="24"/>
          </w:rPr>
          <w:delText xml:space="preserve"> сроки не требуется проведение работ.</w:delText>
        </w:r>
      </w:del>
    </w:p>
    <w:p w14:paraId="7E7163B9" w14:textId="5E106C78" w:rsidR="00591C9D" w:rsidDel="00045360" w:rsidRDefault="007572BA" w:rsidP="003A1BE1">
      <w:pPr>
        <w:pStyle w:val="afff6"/>
        <w:rPr>
          <w:del w:id="548" w:author="Александр Шрамков" w:date="2020-04-11T11:48:00Z"/>
          <w:rFonts w:ascii="Arial" w:eastAsia="Calibri" w:hAnsi="Arial" w:cs="Arial"/>
          <w:sz w:val="24"/>
          <w:szCs w:val="24"/>
        </w:rPr>
      </w:pPr>
      <w:del w:id="549" w:author="Александр Шрамков" w:date="2020-04-11T11:48:00Z">
        <w:r w:rsidDel="00045360">
          <w:rPr>
            <w:rFonts w:ascii="Arial" w:hAnsi="Arial" w:cs="Arial"/>
            <w:sz w:val="24"/>
            <w:szCs w:val="24"/>
          </w:rPr>
          <w:delText xml:space="preserve">Дополнительно просматривается обеспеченность ресурсами и материалами. </w:delText>
        </w:r>
        <w:r w:rsidR="003A1BE1" w:rsidDel="00045360">
          <w:rPr>
            <w:rFonts w:ascii="Arial" w:hAnsi="Arial" w:cs="Arial"/>
          </w:rPr>
          <w:delText>В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транзакции «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>/</w:delText>
        </w:r>
        <w:r w:rsidR="003A1BE1" w:rsidDel="00045360">
          <w:rPr>
            <w:rFonts w:ascii="Arial" w:eastAsia="Calibri" w:hAnsi="Arial" w:cs="Arial"/>
            <w:sz w:val="24"/>
            <w:szCs w:val="24"/>
            <w:lang w:val="en-US"/>
          </w:rPr>
          <w:delText>MRSS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>/</w:delText>
        </w:r>
        <w:r w:rsidR="003A1BE1" w:rsidDel="00045360">
          <w:rPr>
            <w:rFonts w:ascii="Arial" w:eastAsia="Calibri" w:hAnsi="Arial" w:cs="Arial"/>
            <w:sz w:val="24"/>
            <w:szCs w:val="24"/>
            <w:lang w:val="en-US"/>
          </w:rPr>
          <w:delText>PLBOORGSRV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–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Основная панель планирования» Планировщик</w:delText>
        </w:r>
        <w:r w:rsidR="004E2C8B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DB0781" w:rsidDel="00045360">
          <w:rPr>
            <w:rFonts w:ascii="Arial" w:eastAsia="Calibri" w:hAnsi="Arial" w:cs="Arial"/>
            <w:sz w:val="24"/>
            <w:szCs w:val="24"/>
          </w:rPr>
          <w:delText>проектов ТПиР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 xml:space="preserve"> БЕ ГОК 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контролирует достаточность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 xml:space="preserve">людских 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ресурсов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и машин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>/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механиз</w:delText>
        </w:r>
        <w:r w:rsidR="000E2A07" w:rsidDel="00045360">
          <w:rPr>
            <w:rFonts w:ascii="Arial" w:eastAsia="Calibri" w:hAnsi="Arial" w:cs="Arial"/>
            <w:sz w:val="24"/>
            <w:szCs w:val="24"/>
          </w:rPr>
          <w:delText>мов для проведения работ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. В транзакции «</w:delText>
        </w:r>
        <w:r w:rsidR="003A1BE1" w:rsidDel="00045360">
          <w:rPr>
            <w:rFonts w:ascii="Arial" w:eastAsia="Calibri" w:hAnsi="Arial" w:cs="Arial"/>
            <w:sz w:val="24"/>
            <w:szCs w:val="24"/>
            <w:lang w:val="en-US"/>
          </w:rPr>
          <w:delText>IWBK</w:delText>
        </w:r>
        <w:r w:rsidR="003A1BE1" w:rsidRPr="00FA119B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–</w:delText>
        </w:r>
        <w:r w:rsidR="003A1BE1" w:rsidRPr="00FA119B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A1BE1" w:rsidDel="00045360">
          <w:rPr>
            <w:rFonts w:ascii="Arial" w:eastAsia="Calibri" w:hAnsi="Arial" w:cs="Arial"/>
            <w:sz w:val="24"/>
            <w:szCs w:val="24"/>
          </w:rPr>
          <w:delText>Информация о доступности материала» проверяется обеспеченность материалами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  <w:r w:rsidR="003E3643" w:rsidDel="00045360">
          <w:rPr>
            <w:rFonts w:ascii="Arial" w:eastAsia="Calibri" w:hAnsi="Arial" w:cs="Arial"/>
            <w:sz w:val="24"/>
            <w:szCs w:val="24"/>
          </w:rPr>
          <w:delText>сетевых графиков ТПиР</w:delText>
        </w:r>
        <w:r w:rsidR="003A1BE1" w:rsidRPr="00C54833" w:rsidDel="00045360">
          <w:rPr>
            <w:rFonts w:ascii="Arial" w:eastAsia="Calibri" w:hAnsi="Arial" w:cs="Arial"/>
            <w:sz w:val="24"/>
            <w:szCs w:val="24"/>
          </w:rPr>
          <w:delText>.</w:delText>
        </w:r>
        <w:r w:rsidR="00F45C5E" w:rsidDel="00045360">
          <w:rPr>
            <w:rFonts w:ascii="Arial" w:eastAsia="Calibri" w:hAnsi="Arial" w:cs="Arial"/>
            <w:sz w:val="24"/>
            <w:szCs w:val="24"/>
          </w:rPr>
          <w:delText xml:space="preserve"> </w:delText>
        </w:r>
      </w:del>
    </w:p>
    <w:p w14:paraId="74390CFE" w14:textId="3BAA5629" w:rsidR="003A1BE1" w:rsidRPr="004F730C" w:rsidDel="00045360" w:rsidRDefault="003A1BE1" w:rsidP="003A1BE1">
      <w:pPr>
        <w:pStyle w:val="afff6"/>
        <w:rPr>
          <w:del w:id="550" w:author="Александр Шрамков" w:date="2020-04-11T11:48:00Z"/>
          <w:rFonts w:ascii="Arial" w:eastAsia="Calibri" w:hAnsi="Arial" w:cs="Arial"/>
          <w:sz w:val="24"/>
          <w:szCs w:val="24"/>
        </w:rPr>
      </w:pPr>
      <w:del w:id="551" w:author="Александр Шрамков" w:date="2020-04-11T11:48:00Z">
        <w:r w:rsidDel="00045360">
          <w:rPr>
            <w:rFonts w:ascii="Arial" w:eastAsia="Calibri" w:hAnsi="Arial" w:cs="Arial"/>
            <w:sz w:val="24"/>
            <w:szCs w:val="24"/>
          </w:rPr>
          <w:delText xml:space="preserve">По результатам проверки состояния </w:delText>
        </w:r>
        <w:r w:rsidR="003E3643" w:rsidDel="00045360">
          <w:rPr>
            <w:rFonts w:ascii="Arial" w:eastAsia="Calibri" w:hAnsi="Arial" w:cs="Arial"/>
            <w:sz w:val="24"/>
            <w:szCs w:val="24"/>
          </w:rPr>
          <w:delText>оборудования и сетевых графиков ТПиР</w:delText>
        </w:r>
        <w:r w:rsidDel="00045360">
          <w:rPr>
            <w:rFonts w:ascii="Arial" w:eastAsia="Calibri" w:hAnsi="Arial" w:cs="Arial"/>
            <w:sz w:val="24"/>
            <w:szCs w:val="24"/>
          </w:rPr>
          <w:delText xml:space="preserve"> остановочного ремонта </w:delText>
        </w:r>
        <w:r w:rsidRPr="00C54833" w:rsidDel="00045360">
          <w:rPr>
            <w:rFonts w:ascii="Arial" w:eastAsia="Calibri" w:hAnsi="Arial" w:cs="Arial"/>
            <w:sz w:val="24"/>
            <w:szCs w:val="24"/>
          </w:rPr>
          <w:delText xml:space="preserve">Планировщик ТОиР БЕ ГОК </w:delText>
        </w:r>
        <w:r w:rsidR="001A03DD" w:rsidDel="00045360">
          <w:rPr>
            <w:rFonts w:ascii="Arial" w:eastAsia="Calibri" w:hAnsi="Arial" w:cs="Arial"/>
            <w:sz w:val="24"/>
            <w:szCs w:val="24"/>
          </w:rPr>
          <w:delText xml:space="preserve">формирует </w:delText>
        </w:r>
        <w:r w:rsidR="0008278E" w:rsidRPr="00C7502C" w:rsidDel="00045360">
          <w:rPr>
            <w:rFonts w:ascii="Arial" w:eastAsia="Calibri" w:hAnsi="Arial" w:cs="Arial"/>
            <w:sz w:val="24"/>
            <w:szCs w:val="24"/>
          </w:rPr>
          <w:delText xml:space="preserve">«Служебную записку о проверке перед остановочным ремонтом» </w:delText>
        </w:r>
        <w:r w:rsidR="0008278E" w:rsidDel="00045360">
          <w:rPr>
            <w:rFonts w:ascii="Arial" w:eastAsia="Calibri" w:hAnsi="Arial" w:cs="Arial"/>
            <w:sz w:val="24"/>
            <w:szCs w:val="24"/>
          </w:rPr>
          <w:delText xml:space="preserve">с информацией о необходимости или переносе остановочного ремонта, указывается информация о недостатке ресурсов и материалов, если она обнаружена. </w:delText>
        </w:r>
        <w:r w:rsidR="0008278E" w:rsidRPr="00C7502C" w:rsidDel="00045360">
          <w:rPr>
            <w:rFonts w:ascii="Arial" w:eastAsia="Calibri" w:hAnsi="Arial" w:cs="Arial"/>
            <w:sz w:val="24"/>
            <w:szCs w:val="24"/>
          </w:rPr>
          <w:delText>«</w:delText>
        </w:r>
        <w:r w:rsidR="0008278E" w:rsidDel="00045360">
          <w:rPr>
            <w:rFonts w:ascii="Arial" w:eastAsia="Calibri" w:hAnsi="Arial" w:cs="Arial"/>
            <w:sz w:val="24"/>
            <w:szCs w:val="24"/>
          </w:rPr>
          <w:delText>Служебная записка</w:delText>
        </w:r>
        <w:r w:rsidR="0008278E" w:rsidRPr="00C7502C" w:rsidDel="00045360">
          <w:rPr>
            <w:rFonts w:ascii="Arial" w:eastAsia="Calibri" w:hAnsi="Arial" w:cs="Arial"/>
            <w:sz w:val="24"/>
            <w:szCs w:val="24"/>
          </w:rPr>
          <w:delText xml:space="preserve"> о проверке перед остановочным ремонтом» отправляется по электронной почте Старшему планировщику ТОиР БЕ ГОК.</w:delText>
        </w:r>
      </w:del>
    </w:p>
    <w:p w14:paraId="166A2666" w14:textId="3AAC9975" w:rsidR="000C0916" w:rsidRPr="000C0916" w:rsidRDefault="000C0916" w:rsidP="002F103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Шаг процесса </w:t>
      </w:r>
      <w:bookmarkStart w:id="552" w:name="_Hlk524602149"/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«</w:t>
      </w:r>
      <w:r w:rsidR="003D787E">
        <w:rPr>
          <w:rFonts w:ascii="Arial" w:eastAsiaTheme="majorEastAsia" w:hAnsi="Arial"/>
          <w:b/>
          <w:bCs/>
          <w:kern w:val="28"/>
          <w:szCs w:val="20"/>
          <w:lang w:eastAsia="ru-RU"/>
        </w:rPr>
        <w:t>3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0» - «Разработка проекта приказа о подготовке к проведению </w:t>
      </w:r>
      <w:r w:rsidR="00873EFE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или переносе 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ОР»</w:t>
      </w:r>
      <w:bookmarkEnd w:id="552"/>
    </w:p>
    <w:p w14:paraId="1F8E761F" w14:textId="7CBE6D1B" w:rsidR="002001D5" w:rsidRDefault="00873EFE" w:rsidP="00555108">
      <w:pPr>
        <w:pStyle w:val="af8"/>
        <w:spacing w:before="0" w:beforeAutospacing="0" w:after="0" w:afterAutospacing="0"/>
        <w:ind w:firstLine="708"/>
        <w:rPr>
          <w:rFonts w:ascii="Arial" w:hAnsi="Arial" w:cs="Arial"/>
        </w:rPr>
      </w:pPr>
      <w:r w:rsidRPr="00873EFE">
        <w:rPr>
          <w:rFonts w:ascii="Arial" w:hAnsi="Arial" w:cs="Arial"/>
        </w:rPr>
        <w:t xml:space="preserve">Если при анализе </w:t>
      </w:r>
      <w:r>
        <w:rPr>
          <w:rFonts w:ascii="Arial" w:hAnsi="Arial" w:cs="Arial"/>
        </w:rPr>
        <w:t xml:space="preserve">диагностики </w:t>
      </w:r>
      <w:r w:rsidRPr="00873EFE">
        <w:rPr>
          <w:rFonts w:ascii="Arial" w:hAnsi="Arial" w:cs="Arial"/>
        </w:rPr>
        <w:t xml:space="preserve">Планировщиком </w:t>
      </w:r>
      <w:del w:id="553" w:author="Александр Шрамков" w:date="2020-04-11T14:29:00Z">
        <w:r w:rsidRPr="00873EFE" w:rsidDel="00A23CD3">
          <w:rPr>
            <w:rFonts w:ascii="Arial" w:hAnsi="Arial" w:cs="Arial"/>
          </w:rPr>
          <w:delText>ТОиР БЕ ГОК</w:delText>
        </w:r>
      </w:del>
      <w:ins w:id="554" w:author="Александр Шрамков" w:date="2020-04-11T14:29:00Z">
        <w:r w:rsidR="00A23CD3">
          <w:rPr>
            <w:rFonts w:ascii="Arial" w:hAnsi="Arial" w:cs="Arial"/>
          </w:rPr>
          <w:t>ТОиР УО</w:t>
        </w:r>
      </w:ins>
      <w:r w:rsidRPr="00873EFE">
        <w:rPr>
          <w:rFonts w:ascii="Arial" w:hAnsi="Arial" w:cs="Arial"/>
        </w:rPr>
        <w:t xml:space="preserve"> остановочного ремонта выявлено, что не требуется проведение остановочного ремонта и он долж</w:t>
      </w:r>
      <w:r>
        <w:rPr>
          <w:rFonts w:ascii="Arial" w:hAnsi="Arial" w:cs="Arial"/>
        </w:rPr>
        <w:t xml:space="preserve">ен быть перенесён, то </w:t>
      </w:r>
      <w:r w:rsidR="007C5338">
        <w:rPr>
          <w:rFonts w:ascii="Arial" w:hAnsi="Arial" w:cs="Arial"/>
        </w:rPr>
        <w:t xml:space="preserve">Старший Планировщик </w:t>
      </w:r>
      <w:del w:id="555" w:author="Александр Шрамков" w:date="2020-04-11T14:29:00Z">
        <w:r w:rsidR="007C5338" w:rsidDel="00A23CD3">
          <w:rPr>
            <w:rFonts w:ascii="Arial" w:hAnsi="Arial" w:cs="Arial"/>
          </w:rPr>
          <w:delText>ТОиР БЕ ГОК</w:delText>
        </w:r>
      </w:del>
      <w:ins w:id="556" w:author="Александр Шрамков" w:date="2020-04-11T14:29:00Z">
        <w:r w:rsidR="00A23CD3">
          <w:rPr>
            <w:rFonts w:ascii="Arial" w:hAnsi="Arial" w:cs="Arial"/>
          </w:rPr>
          <w:t>ТОиР УО</w:t>
        </w:r>
      </w:ins>
      <w:r w:rsidR="007C5338">
        <w:rPr>
          <w:rFonts w:ascii="Arial" w:hAnsi="Arial" w:cs="Arial"/>
        </w:rPr>
        <w:t xml:space="preserve"> разрабатывает</w:t>
      </w:r>
      <w:r w:rsidRPr="00873EFE">
        <w:rPr>
          <w:rFonts w:ascii="Arial" w:hAnsi="Arial" w:cs="Arial"/>
        </w:rPr>
        <w:t xml:space="preserve"> проект приказа о переносе остановочного ремонта</w:t>
      </w:r>
      <w:r>
        <w:rPr>
          <w:rFonts w:ascii="Arial" w:hAnsi="Arial" w:cs="Arial"/>
        </w:rPr>
        <w:t>, иначе</w:t>
      </w:r>
      <w:r w:rsidR="007C53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разрабатывае</w:t>
      </w:r>
      <w:r w:rsidR="000C0916" w:rsidRPr="000C0916">
        <w:rPr>
          <w:rFonts w:ascii="Arial" w:hAnsi="Arial" w:cs="Arial"/>
        </w:rPr>
        <w:t>т проект приказа о подготовке к проведению остановочного ремонта.</w:t>
      </w:r>
      <w:r w:rsidR="00677BB8">
        <w:rPr>
          <w:rFonts w:ascii="Arial" w:hAnsi="Arial" w:cs="Arial"/>
        </w:rPr>
        <w:t xml:space="preserve"> </w:t>
      </w:r>
    </w:p>
    <w:p w14:paraId="77705CCE" w14:textId="4F8BE0D9" w:rsidR="00160D8C" w:rsidRDefault="00160D8C" w:rsidP="00555108">
      <w:pPr>
        <w:pStyle w:val="af8"/>
        <w:spacing w:before="0" w:beforeAutospacing="0" w:after="0" w:afterAutospacing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Сроки заказов ТОРО и сетевых графиков </w:t>
      </w:r>
      <w:r w:rsidR="007C5338">
        <w:rPr>
          <w:rFonts w:ascii="Arial" w:hAnsi="Arial" w:cs="Arial"/>
        </w:rPr>
        <w:t xml:space="preserve">Старший Планировщик </w:t>
      </w:r>
      <w:del w:id="557" w:author="Александр Шрамков" w:date="2020-04-11T14:29:00Z">
        <w:r w:rsidR="007C5338" w:rsidDel="00A23CD3">
          <w:rPr>
            <w:rFonts w:ascii="Arial" w:hAnsi="Arial" w:cs="Arial"/>
          </w:rPr>
          <w:delText>ТОиР БЕ ГОК</w:delText>
        </w:r>
      </w:del>
      <w:ins w:id="558" w:author="Александр Шрамков" w:date="2020-04-11T14:29:00Z">
        <w:r w:rsidR="00A23CD3">
          <w:rPr>
            <w:rFonts w:ascii="Arial" w:hAnsi="Arial" w:cs="Arial"/>
          </w:rPr>
          <w:t>ТОиР УО</w:t>
        </w:r>
      </w:ins>
      <w:r w:rsidR="007C53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просматрива</w:t>
      </w:r>
      <w:ins w:id="559" w:author="Александр Шрамков" w:date="2020-04-11T11:53:00Z">
        <w:r w:rsidR="007C0907">
          <w:rPr>
            <w:rFonts w:ascii="Arial" w:hAnsi="Arial" w:cs="Arial"/>
          </w:rPr>
          <w:t>ет</w:t>
        </w:r>
      </w:ins>
      <w:del w:id="560" w:author="Александр Шрамков" w:date="2020-04-11T11:53:00Z">
        <w:r w:rsidDel="007C0907">
          <w:rPr>
            <w:rFonts w:ascii="Arial" w:hAnsi="Arial" w:cs="Arial"/>
          </w:rPr>
          <w:delText>ют</w:delText>
        </w:r>
      </w:del>
      <w:ins w:id="561" w:author="Александр Шрамков" w:date="2020-04-11T11:53:00Z">
        <w:r w:rsidR="00212F5E">
          <w:rPr>
            <w:rFonts w:ascii="Arial" w:hAnsi="Arial" w:cs="Arial"/>
          </w:rPr>
          <w:t xml:space="preserve"> </w:t>
        </w:r>
      </w:ins>
      <w:del w:id="562" w:author="Александр Шрамков" w:date="2020-04-11T11:53:00Z">
        <w:r w:rsidDel="00212F5E">
          <w:rPr>
            <w:rFonts w:ascii="Arial" w:hAnsi="Arial" w:cs="Arial"/>
          </w:rPr>
          <w:delText xml:space="preserve">ся </w:delText>
        </w:r>
      </w:del>
      <w:r>
        <w:rPr>
          <w:rFonts w:ascii="Arial" w:hAnsi="Arial" w:cs="Arial"/>
        </w:rPr>
        <w:t>в</w:t>
      </w:r>
      <w:r w:rsidR="00FB4D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транзакции </w:t>
      </w:r>
      <w:r w:rsidR="007C5338">
        <w:rPr>
          <w:rFonts w:ascii="Arial" w:hAnsi="Arial" w:cs="Arial"/>
        </w:rPr>
        <w:t>«</w:t>
      </w:r>
      <w:del w:id="563" w:author="Александр Шрамков" w:date="2020-04-11T11:53:00Z">
        <w:r w:rsidR="007C5338" w:rsidRPr="00C54833" w:rsidDel="00212F5E">
          <w:rPr>
            <w:rFonts w:ascii="Arial" w:hAnsi="Arial" w:cs="Arial"/>
          </w:rPr>
          <w:delText>/</w:delText>
        </w:r>
        <w:r w:rsidR="007C5338" w:rsidDel="00212F5E">
          <w:rPr>
            <w:rFonts w:ascii="Arial" w:hAnsi="Arial" w:cs="Arial"/>
            <w:lang w:val="en-US"/>
          </w:rPr>
          <w:delText>MRSS</w:delText>
        </w:r>
        <w:r w:rsidR="007C5338" w:rsidRPr="00C54833" w:rsidDel="00212F5E">
          <w:rPr>
            <w:rFonts w:ascii="Arial" w:hAnsi="Arial" w:cs="Arial"/>
          </w:rPr>
          <w:delText>/</w:delText>
        </w:r>
        <w:r w:rsidR="007C5338" w:rsidDel="00212F5E">
          <w:rPr>
            <w:rFonts w:ascii="Arial" w:hAnsi="Arial" w:cs="Arial"/>
            <w:lang w:val="en-US"/>
          </w:rPr>
          <w:delText>PLBOORGSRV</w:delText>
        </w:r>
      </w:del>
      <w:ins w:id="564" w:author="Александр Шрамков" w:date="2020-04-11T11:53:00Z">
        <w:r w:rsidR="00212F5E">
          <w:rPr>
            <w:rFonts w:ascii="Arial" w:hAnsi="Arial" w:cs="Arial"/>
            <w:lang w:val="en-US"/>
          </w:rPr>
          <w:t>ZPM</w:t>
        </w:r>
        <w:r w:rsidR="00212F5E" w:rsidRPr="00212F5E">
          <w:rPr>
            <w:rFonts w:ascii="Arial" w:hAnsi="Arial" w:cs="Arial"/>
            <w:rPrChange w:id="565" w:author="Александр Шрамков" w:date="2020-04-11T11:53:00Z">
              <w:rPr>
                <w:rFonts w:ascii="Arial" w:hAnsi="Arial" w:cs="Arial"/>
                <w:lang w:val="en-US"/>
              </w:rPr>
            </w:rPrChange>
          </w:rPr>
          <w:t>_</w:t>
        </w:r>
        <w:r w:rsidR="00212F5E">
          <w:rPr>
            <w:rFonts w:ascii="Arial" w:hAnsi="Arial" w:cs="Arial"/>
            <w:lang w:val="en-US"/>
          </w:rPr>
          <w:t>PLAN</w:t>
        </w:r>
      </w:ins>
      <w:r w:rsidR="007C5338" w:rsidRPr="00C54833">
        <w:rPr>
          <w:rFonts w:ascii="Arial" w:hAnsi="Arial" w:cs="Arial"/>
        </w:rPr>
        <w:t xml:space="preserve"> </w:t>
      </w:r>
      <w:r w:rsidR="007C5338">
        <w:rPr>
          <w:rFonts w:ascii="Arial" w:hAnsi="Arial" w:cs="Arial"/>
        </w:rPr>
        <w:t>–</w:t>
      </w:r>
      <w:r w:rsidR="007C5338" w:rsidRPr="00C54833">
        <w:rPr>
          <w:rFonts w:ascii="Arial" w:hAnsi="Arial" w:cs="Arial"/>
        </w:rPr>
        <w:t xml:space="preserve"> </w:t>
      </w:r>
      <w:del w:id="566" w:author="Александр Шрамков" w:date="2020-04-11T11:53:00Z">
        <w:r w:rsidR="007C5338" w:rsidDel="00212F5E">
          <w:rPr>
            <w:rFonts w:ascii="Arial" w:hAnsi="Arial" w:cs="Arial"/>
          </w:rPr>
          <w:delText>Основная панель планирования</w:delText>
        </w:r>
      </w:del>
      <w:ins w:id="567" w:author="Александр Шрамков" w:date="2020-04-11T11:53:00Z">
        <w:r w:rsidR="00212F5E">
          <w:rPr>
            <w:rFonts w:ascii="Arial" w:hAnsi="Arial" w:cs="Arial"/>
          </w:rPr>
          <w:t>АРМ планировщика ТОиР</w:t>
        </w:r>
      </w:ins>
      <w:r w:rsidR="007C5338">
        <w:rPr>
          <w:rFonts w:ascii="Arial" w:hAnsi="Arial" w:cs="Arial"/>
        </w:rPr>
        <w:t>»</w:t>
      </w:r>
      <w:ins w:id="568" w:author="Александр Шрамков" w:date="2020-04-11T12:00:00Z">
        <w:r w:rsidR="008B0BFC">
          <w:rPr>
            <w:rFonts w:ascii="Arial" w:hAnsi="Arial" w:cs="Arial"/>
          </w:rPr>
          <w:t xml:space="preserve">, загрузку </w:t>
        </w:r>
      </w:ins>
      <w:ins w:id="569" w:author="Александр Шрамков" w:date="2020-04-11T12:03:00Z">
        <w:r w:rsidR="00B702B9" w:rsidRPr="00C7502C">
          <w:rPr>
            <w:rFonts w:ascii="Arial" w:hAnsi="Arial" w:cs="Arial"/>
          </w:rPr>
          <w:t>людских ресурсов и машин/механизмов</w:t>
        </w:r>
      </w:ins>
      <w:ins w:id="570" w:author="Александр Шрамков" w:date="2020-04-11T12:00:00Z">
        <w:r w:rsidR="008B0BFC">
          <w:rPr>
            <w:rFonts w:ascii="Arial" w:hAnsi="Arial" w:cs="Arial"/>
          </w:rPr>
          <w:t xml:space="preserve"> анализирует в транзакции </w:t>
        </w:r>
        <w:r w:rsidR="008B0BFC">
          <w:rPr>
            <w:rFonts w:ascii="Arial" w:hAnsi="Arial" w:cs="Arial"/>
            <w:lang w:val="en-US"/>
          </w:rPr>
          <w:t>CM</w:t>
        </w:r>
        <w:r w:rsidR="008B0BFC" w:rsidRPr="008B0BFC">
          <w:rPr>
            <w:rFonts w:ascii="Arial" w:hAnsi="Arial" w:cs="Arial"/>
            <w:rPrChange w:id="571" w:author="Александр Шрамков" w:date="2020-04-11T12:00:00Z">
              <w:rPr>
                <w:rFonts w:ascii="Arial" w:hAnsi="Arial" w:cs="Arial"/>
                <w:lang w:val="en-US"/>
              </w:rPr>
            </w:rPrChange>
          </w:rPr>
          <w:t>04.</w:t>
        </w:r>
      </w:ins>
      <w:del w:id="572" w:author="Александр Шрамков" w:date="2020-04-11T12:00:00Z">
        <w:r w:rsidR="007C5338" w:rsidRPr="007C5338" w:rsidDel="008B0BFC">
          <w:rPr>
            <w:rFonts w:ascii="Arial" w:hAnsi="Arial" w:cs="Arial"/>
          </w:rPr>
          <w:delText>.</w:delText>
        </w:r>
      </w:del>
    </w:p>
    <w:p w14:paraId="1A266DD8" w14:textId="3D49875A" w:rsidR="00F0327C" w:rsidRPr="00F0327C" w:rsidRDefault="00F0327C" w:rsidP="00555108">
      <w:pPr>
        <w:pStyle w:val="af8"/>
        <w:spacing w:before="0" w:beforeAutospacing="0" w:after="0" w:afterAutospacing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транзакции «</w:t>
      </w:r>
      <w:del w:id="573" w:author="Александр Шрамков" w:date="2020-04-12T14:49:00Z">
        <w:r w:rsidDel="00340F0D">
          <w:rPr>
            <w:rFonts w:ascii="Arial" w:hAnsi="Arial" w:cs="Arial"/>
            <w:lang w:val="en-US"/>
          </w:rPr>
          <w:delText>IWBK</w:delText>
        </w:r>
      </w:del>
      <w:ins w:id="574" w:author="Александр Шрамков" w:date="2020-04-12T14:49:00Z">
        <w:r w:rsidR="00340F0D">
          <w:rPr>
            <w:rFonts w:ascii="Arial" w:hAnsi="Arial" w:cs="Arial"/>
            <w:lang w:val="en-US"/>
          </w:rPr>
          <w:t>ZPM</w:t>
        </w:r>
        <w:r w:rsidR="00340F0D" w:rsidRPr="00340F0D">
          <w:rPr>
            <w:rFonts w:ascii="Arial" w:hAnsi="Arial" w:cs="Arial"/>
            <w:rPrChange w:id="575" w:author="Александр Шрамков" w:date="2020-04-12T14:49:00Z">
              <w:rPr>
                <w:rFonts w:ascii="Arial" w:hAnsi="Arial" w:cs="Arial"/>
                <w:lang w:val="en-US"/>
              </w:rPr>
            </w:rPrChange>
          </w:rPr>
          <w:t>_</w:t>
        </w:r>
        <w:r w:rsidR="00340F0D">
          <w:rPr>
            <w:rFonts w:ascii="Arial" w:hAnsi="Arial" w:cs="Arial"/>
            <w:lang w:val="en-US"/>
          </w:rPr>
          <w:t>IWBK</w:t>
        </w:r>
      </w:ins>
      <w:r w:rsidRPr="00F0327C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Информация о доступности материала» формируется «Информация о доступности материалов».</w:t>
      </w:r>
    </w:p>
    <w:p w14:paraId="166A2668" w14:textId="37CA5BA8" w:rsidR="000C0916" w:rsidRPr="000C0916" w:rsidRDefault="000C0916" w:rsidP="00061934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Шаги процесса «</w:t>
      </w:r>
      <w:r w:rsidR="00F91931">
        <w:rPr>
          <w:rFonts w:ascii="Arial" w:eastAsiaTheme="majorEastAsia" w:hAnsi="Arial"/>
          <w:b/>
          <w:bCs/>
          <w:kern w:val="28"/>
          <w:szCs w:val="20"/>
          <w:lang w:eastAsia="ru-RU"/>
        </w:rPr>
        <w:t>4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0» - «Согласование проекта приказа </w:t>
      </w:r>
      <w:r w:rsidR="006C0572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о подготовке </w:t>
      </w:r>
      <w:r w:rsidR="00DB0781">
        <w:rPr>
          <w:rFonts w:ascii="Arial" w:eastAsiaTheme="majorEastAsia" w:hAnsi="Arial"/>
          <w:b/>
          <w:bCs/>
          <w:kern w:val="28"/>
          <w:szCs w:val="20"/>
          <w:lang w:eastAsia="ru-RU"/>
        </w:rPr>
        <w:t>к проведению</w:t>
      </w:r>
      <w:r w:rsidR="00F0327C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</w:t>
      </w:r>
      <w:r w:rsidR="003844E0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ОР </w:t>
      </w:r>
      <w:r w:rsidR="006C0572">
        <w:rPr>
          <w:rFonts w:ascii="Arial" w:eastAsiaTheme="majorEastAsia" w:hAnsi="Arial"/>
          <w:b/>
          <w:bCs/>
          <w:kern w:val="28"/>
          <w:szCs w:val="20"/>
          <w:lang w:eastAsia="ru-RU"/>
        </w:rPr>
        <w:t>или переносе</w:t>
      </w:r>
      <w:r w:rsidR="00F0327C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ОР с Техкомитетом</w:t>
      </w:r>
      <w:del w:id="576" w:author="Александр Шрамков" w:date="2020-04-12T13:30:00Z">
        <w:r w:rsidR="00F0327C" w:rsidDel="009B6D8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 БЕ</w:delText>
        </w:r>
      </w:del>
      <w:ins w:id="577" w:author="Александр Шрамков" w:date="2020-04-12T13:30:00Z">
        <w:r w:rsidR="009B6D8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t xml:space="preserve"> УО</w:t>
        </w:r>
      </w:ins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019E5558" w14:textId="66382DED" w:rsidR="00282C21" w:rsidRDefault="00F0327C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Старший планировщик </w:t>
      </w:r>
      <w:del w:id="578" w:author="Александр Шрамков" w:date="2020-04-11T14:29:00Z">
        <w:r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579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="003844E0">
        <w:rPr>
          <w:rFonts w:ascii="Arial" w:hAnsi="Arial" w:cs="Arial"/>
          <w:szCs w:val="24"/>
          <w:lang w:eastAsia="ru-RU"/>
        </w:rPr>
        <w:t xml:space="preserve">согласовывает проект приказа </w:t>
      </w:r>
      <w:r w:rsidR="0045708B">
        <w:rPr>
          <w:rFonts w:ascii="Arial" w:hAnsi="Arial" w:cs="Arial"/>
          <w:szCs w:val="24"/>
          <w:lang w:eastAsia="ru-RU"/>
        </w:rPr>
        <w:t xml:space="preserve">о </w:t>
      </w:r>
      <w:r w:rsidR="006C0572">
        <w:rPr>
          <w:rFonts w:ascii="Arial" w:hAnsi="Arial" w:cs="Arial"/>
          <w:szCs w:val="24"/>
          <w:lang w:eastAsia="ru-RU"/>
        </w:rPr>
        <w:t xml:space="preserve">подготовке </w:t>
      </w:r>
      <w:r w:rsidR="00DB0781">
        <w:rPr>
          <w:rFonts w:ascii="Arial" w:hAnsi="Arial" w:cs="Arial"/>
          <w:szCs w:val="24"/>
          <w:lang w:eastAsia="ru-RU"/>
        </w:rPr>
        <w:t>к проведению</w:t>
      </w:r>
      <w:r w:rsidR="0045708B">
        <w:rPr>
          <w:rFonts w:ascii="Arial" w:hAnsi="Arial" w:cs="Arial"/>
          <w:szCs w:val="24"/>
          <w:lang w:eastAsia="ru-RU"/>
        </w:rPr>
        <w:t xml:space="preserve"> </w:t>
      </w:r>
      <w:r w:rsidR="003844E0">
        <w:rPr>
          <w:rFonts w:ascii="Arial" w:hAnsi="Arial" w:cs="Arial"/>
          <w:szCs w:val="24"/>
          <w:lang w:eastAsia="ru-RU"/>
        </w:rPr>
        <w:t>ОР</w:t>
      </w:r>
      <w:r w:rsidR="0045708B">
        <w:rPr>
          <w:rFonts w:ascii="Arial" w:hAnsi="Arial" w:cs="Arial"/>
          <w:szCs w:val="24"/>
          <w:lang w:eastAsia="ru-RU"/>
        </w:rPr>
        <w:t xml:space="preserve"> или проект приказа </w:t>
      </w:r>
      <w:r w:rsidR="00282C21">
        <w:rPr>
          <w:rFonts w:ascii="Arial" w:hAnsi="Arial" w:cs="Arial"/>
          <w:szCs w:val="24"/>
          <w:lang w:eastAsia="ru-RU"/>
        </w:rPr>
        <w:t>о переносе О</w:t>
      </w:r>
      <w:r w:rsidR="0045708B">
        <w:rPr>
          <w:rFonts w:ascii="Arial" w:hAnsi="Arial" w:cs="Arial"/>
          <w:szCs w:val="24"/>
          <w:lang w:eastAsia="ru-RU"/>
        </w:rPr>
        <w:t>Р</w:t>
      </w:r>
      <w:r w:rsidR="00282C21">
        <w:rPr>
          <w:rFonts w:ascii="Arial" w:hAnsi="Arial" w:cs="Arial"/>
          <w:szCs w:val="24"/>
          <w:lang w:eastAsia="ru-RU"/>
        </w:rPr>
        <w:t xml:space="preserve"> с Техническим комитетом</w:t>
      </w:r>
      <w:del w:id="580" w:author="Александр Шрамков" w:date="2020-04-12T13:30:00Z">
        <w:r w:rsidR="00282C21" w:rsidDel="009B6D89">
          <w:rPr>
            <w:rFonts w:ascii="Arial" w:hAnsi="Arial" w:cs="Arial"/>
            <w:szCs w:val="24"/>
            <w:lang w:eastAsia="ru-RU"/>
          </w:rPr>
          <w:delText xml:space="preserve"> БЕ</w:delText>
        </w:r>
      </w:del>
      <w:ins w:id="581" w:author="Александр Шрамков" w:date="2020-04-12T13:30:00Z">
        <w:r w:rsidR="009B6D89">
          <w:rPr>
            <w:rFonts w:ascii="Arial" w:hAnsi="Arial" w:cs="Arial"/>
            <w:szCs w:val="24"/>
            <w:lang w:eastAsia="ru-RU"/>
          </w:rPr>
          <w:t xml:space="preserve"> УО</w:t>
        </w:r>
      </w:ins>
      <w:r w:rsidR="003844E0">
        <w:rPr>
          <w:rFonts w:ascii="Arial" w:hAnsi="Arial" w:cs="Arial"/>
          <w:szCs w:val="24"/>
          <w:lang w:eastAsia="ru-RU"/>
        </w:rPr>
        <w:t xml:space="preserve">. </w:t>
      </w:r>
      <w:r w:rsidR="00282C21">
        <w:rPr>
          <w:rFonts w:ascii="Arial" w:hAnsi="Arial" w:cs="Arial"/>
          <w:szCs w:val="24"/>
          <w:lang w:eastAsia="ru-RU"/>
        </w:rPr>
        <w:t xml:space="preserve">Технический комитет </w:t>
      </w:r>
      <w:del w:id="582" w:author="Александр Шрамков" w:date="2020-04-11T14:33:00Z">
        <w:r w:rsidR="00282C21" w:rsidDel="00815A0A">
          <w:rPr>
            <w:rFonts w:ascii="Arial" w:hAnsi="Arial" w:cs="Arial"/>
            <w:szCs w:val="24"/>
            <w:lang w:eastAsia="ru-RU"/>
          </w:rPr>
          <w:delText xml:space="preserve">БЕ </w:delText>
        </w:r>
      </w:del>
      <w:ins w:id="583" w:author="Александр Шрамков" w:date="2020-04-11T14:33:00Z">
        <w:r w:rsidR="00815A0A">
          <w:rPr>
            <w:rFonts w:ascii="Arial" w:hAnsi="Arial" w:cs="Arial"/>
            <w:szCs w:val="24"/>
            <w:lang w:eastAsia="ru-RU"/>
          </w:rPr>
          <w:t xml:space="preserve">УО </w:t>
        </w:r>
      </w:ins>
      <w:r w:rsidR="00282C21">
        <w:rPr>
          <w:rFonts w:ascii="Arial" w:hAnsi="Arial" w:cs="Arial"/>
          <w:szCs w:val="24"/>
          <w:lang w:eastAsia="ru-RU"/>
        </w:rPr>
        <w:t>проводит</w:t>
      </w:r>
      <w:r w:rsidR="000C0916" w:rsidRPr="000C0916">
        <w:rPr>
          <w:rFonts w:ascii="Arial" w:hAnsi="Arial" w:cs="Arial"/>
          <w:szCs w:val="24"/>
          <w:lang w:eastAsia="ru-RU"/>
        </w:rPr>
        <w:t xml:space="preserve"> анализ корректности и согласование проекта приказа</w:t>
      </w:r>
      <w:r w:rsidR="004F259D">
        <w:rPr>
          <w:rFonts w:ascii="Arial" w:hAnsi="Arial" w:cs="Arial"/>
          <w:szCs w:val="24"/>
          <w:lang w:eastAsia="ru-RU"/>
        </w:rPr>
        <w:t xml:space="preserve">. </w:t>
      </w:r>
    </w:p>
    <w:p w14:paraId="19582589" w14:textId="2D5DC273" w:rsidR="00961B09" w:rsidRPr="002001D5" w:rsidRDefault="002001D5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При согласовании проекта приказа </w:t>
      </w:r>
      <w:r w:rsidR="003F4316">
        <w:rPr>
          <w:rFonts w:ascii="Arial" w:hAnsi="Arial" w:cs="Arial"/>
          <w:szCs w:val="24"/>
          <w:lang w:eastAsia="ru-RU"/>
        </w:rPr>
        <w:t>сток-</w:t>
      </w:r>
      <w:r w:rsidR="00DB0781">
        <w:rPr>
          <w:rFonts w:ascii="Arial" w:hAnsi="Arial" w:cs="Arial"/>
          <w:szCs w:val="24"/>
          <w:lang w:eastAsia="ru-RU"/>
        </w:rPr>
        <w:t>контролёр</w:t>
      </w:r>
      <w:r w:rsidR="00EE0210">
        <w:rPr>
          <w:rFonts w:ascii="Arial" w:hAnsi="Arial" w:cs="Arial"/>
          <w:szCs w:val="24"/>
          <w:lang w:eastAsia="ru-RU"/>
        </w:rPr>
        <w:t xml:space="preserve"> МТО, входящий в </w:t>
      </w:r>
      <w:r w:rsidR="00DB0781">
        <w:rPr>
          <w:rFonts w:ascii="Arial" w:hAnsi="Arial" w:cs="Arial"/>
          <w:szCs w:val="24"/>
          <w:lang w:eastAsia="ru-RU"/>
        </w:rPr>
        <w:t>Тех комитет</w:t>
      </w:r>
      <w:r w:rsidR="00EE0210">
        <w:rPr>
          <w:rFonts w:ascii="Arial" w:hAnsi="Arial" w:cs="Arial"/>
          <w:szCs w:val="24"/>
          <w:lang w:eastAsia="ru-RU"/>
        </w:rPr>
        <w:t xml:space="preserve"> </w:t>
      </w:r>
      <w:del w:id="584" w:author="Александр Шрамков" w:date="2020-04-11T14:33:00Z">
        <w:r w:rsidR="00EE0210" w:rsidDel="00815A0A">
          <w:rPr>
            <w:rFonts w:ascii="Arial" w:hAnsi="Arial" w:cs="Arial"/>
            <w:szCs w:val="24"/>
            <w:lang w:eastAsia="ru-RU"/>
          </w:rPr>
          <w:delText>БЕ</w:delText>
        </w:r>
      </w:del>
      <w:ins w:id="585" w:author="Александр Шрамков" w:date="2020-04-11T14:33:00Z">
        <w:r w:rsidR="00815A0A">
          <w:rPr>
            <w:rFonts w:ascii="Arial" w:hAnsi="Arial" w:cs="Arial"/>
            <w:szCs w:val="24"/>
            <w:lang w:eastAsia="ru-RU"/>
          </w:rPr>
          <w:t>УО</w:t>
        </w:r>
      </w:ins>
      <w:r w:rsidR="00EE0210">
        <w:rPr>
          <w:rFonts w:ascii="Arial" w:hAnsi="Arial" w:cs="Arial"/>
          <w:szCs w:val="24"/>
          <w:lang w:eastAsia="ru-RU"/>
        </w:rPr>
        <w:t xml:space="preserve">, </w:t>
      </w:r>
      <w:r w:rsidR="0042502B">
        <w:rPr>
          <w:rFonts w:ascii="Arial" w:hAnsi="Arial" w:cs="Arial"/>
          <w:szCs w:val="24"/>
          <w:lang w:eastAsia="ru-RU"/>
        </w:rPr>
        <w:t xml:space="preserve">проверяет </w:t>
      </w:r>
      <w:r w:rsidR="0042502B" w:rsidRPr="00555108">
        <w:rPr>
          <w:rFonts w:ascii="Arial" w:eastAsia="Calibri" w:hAnsi="Arial" w:cs="Arial"/>
        </w:rPr>
        <w:t>Информаци</w:t>
      </w:r>
      <w:r w:rsidR="00EE0210">
        <w:rPr>
          <w:rFonts w:ascii="Arial" w:eastAsia="Calibri" w:hAnsi="Arial" w:cs="Arial"/>
        </w:rPr>
        <w:t>ю о доступности материалов</w:t>
      </w:r>
      <w:r w:rsidR="0042502B">
        <w:rPr>
          <w:rFonts w:ascii="Arial" w:eastAsia="Calibri" w:hAnsi="Arial" w:cs="Arial"/>
        </w:rPr>
        <w:t>.</w:t>
      </w:r>
    </w:p>
    <w:p w14:paraId="166A266A" w14:textId="4C556425" w:rsidR="000C0916" w:rsidRPr="000C0916" w:rsidRDefault="000C0916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 xml:space="preserve">В случае получения обоснованного отказа в согласовании проекта приказа остановочного ремонта по причинам не соответствия видов, объемов, сроков, исполнителей работ и правильности отнесения работ к остановочному ремонту </w:t>
      </w:r>
      <w:r w:rsidR="007B1FE4" w:rsidRPr="000C0916">
        <w:rPr>
          <w:rFonts w:ascii="Arial" w:hAnsi="Arial" w:cs="Arial"/>
          <w:szCs w:val="24"/>
          <w:lang w:eastAsia="ru-RU"/>
        </w:rPr>
        <w:t>пр</w:t>
      </w:r>
      <w:r w:rsidR="00282C21">
        <w:rPr>
          <w:rFonts w:ascii="Arial" w:hAnsi="Arial" w:cs="Arial"/>
          <w:szCs w:val="24"/>
          <w:lang w:eastAsia="ru-RU"/>
        </w:rPr>
        <w:t>иказ возвращается для корректировки</w:t>
      </w:r>
      <w:r w:rsidRPr="000C0916">
        <w:rPr>
          <w:rFonts w:ascii="Arial" w:hAnsi="Arial" w:cs="Arial"/>
          <w:szCs w:val="24"/>
          <w:lang w:eastAsia="ru-RU"/>
        </w:rPr>
        <w:t xml:space="preserve"> </w:t>
      </w:r>
      <w:r w:rsidR="00282C21">
        <w:rPr>
          <w:rFonts w:ascii="Arial" w:hAnsi="Arial" w:cs="Arial"/>
          <w:szCs w:val="24"/>
          <w:lang w:eastAsia="ru-RU"/>
        </w:rPr>
        <w:t xml:space="preserve">Старшему планировщику </w:t>
      </w:r>
      <w:del w:id="586" w:author="Александр Шрамков" w:date="2020-04-11T14:29:00Z">
        <w:r w:rsidR="00282C21"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587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 w:rsidRPr="000C0916">
        <w:rPr>
          <w:rFonts w:ascii="Arial" w:hAnsi="Arial" w:cs="Arial"/>
          <w:szCs w:val="24"/>
          <w:lang w:eastAsia="ru-RU"/>
        </w:rPr>
        <w:t xml:space="preserve"> с последующим согласованием. </w:t>
      </w:r>
    </w:p>
    <w:p w14:paraId="166A266B" w14:textId="436D8320" w:rsidR="000C0916" w:rsidRDefault="000C0916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588" w:author="ShramkovAB" w:date="2020-04-29T11:48:00Z"/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>При отсутствии замечаний проводится согласование проекта приказа</w:t>
      </w:r>
      <w:r w:rsidR="00282C21">
        <w:rPr>
          <w:rFonts w:ascii="Arial" w:hAnsi="Arial" w:cs="Arial"/>
          <w:szCs w:val="24"/>
          <w:lang w:eastAsia="ru-RU"/>
        </w:rPr>
        <w:t xml:space="preserve"> о</w:t>
      </w:r>
      <w:r w:rsidR="006C0572">
        <w:rPr>
          <w:rFonts w:ascii="Arial" w:hAnsi="Arial" w:cs="Arial"/>
          <w:szCs w:val="24"/>
          <w:lang w:eastAsia="ru-RU"/>
        </w:rPr>
        <w:t xml:space="preserve"> подготовке </w:t>
      </w:r>
      <w:r w:rsidR="00DB0781">
        <w:rPr>
          <w:rFonts w:ascii="Arial" w:hAnsi="Arial" w:cs="Arial"/>
          <w:szCs w:val="24"/>
          <w:lang w:eastAsia="ru-RU"/>
        </w:rPr>
        <w:t>к проведению</w:t>
      </w:r>
      <w:r w:rsidR="00282C21">
        <w:rPr>
          <w:rFonts w:ascii="Arial" w:hAnsi="Arial" w:cs="Arial"/>
          <w:szCs w:val="24"/>
          <w:lang w:eastAsia="ru-RU"/>
        </w:rPr>
        <w:t xml:space="preserve"> ОР или проекта приказа о переносе ОР</w:t>
      </w:r>
      <w:r w:rsidRPr="000C0916">
        <w:rPr>
          <w:rFonts w:ascii="Arial" w:hAnsi="Arial" w:cs="Arial"/>
          <w:szCs w:val="24"/>
          <w:lang w:eastAsia="ru-RU"/>
        </w:rPr>
        <w:t>.</w:t>
      </w:r>
    </w:p>
    <w:p w14:paraId="5B4C4049" w14:textId="0D6A9073" w:rsidR="00123C56" w:rsidRPr="000C0916" w:rsidRDefault="00123C56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ins w:id="589" w:author="ShramkovAB" w:date="2020-04-29T11:48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166A266C" w14:textId="3303B6DC" w:rsidR="000C0916" w:rsidRPr="000C0916" w:rsidRDefault="000C0916" w:rsidP="002F103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</w:t>
      </w:r>
      <w:r w:rsidR="00F91931">
        <w:rPr>
          <w:rFonts w:ascii="Arial" w:eastAsiaTheme="majorEastAsia" w:hAnsi="Arial"/>
          <w:b/>
          <w:bCs/>
          <w:kern w:val="28"/>
          <w:szCs w:val="20"/>
          <w:lang w:eastAsia="ru-RU"/>
        </w:rPr>
        <w:t>5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«Подписание приказа</w:t>
      </w:r>
      <w:r w:rsidR="006C0572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о подготовке 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к проведению ОР </w:t>
      </w:r>
      <w:r w:rsidR="006C0572">
        <w:rPr>
          <w:rFonts w:ascii="Arial" w:eastAsiaTheme="majorEastAsia" w:hAnsi="Arial"/>
          <w:b/>
          <w:bCs/>
          <w:kern w:val="28"/>
          <w:szCs w:val="20"/>
          <w:lang w:eastAsia="ru-RU"/>
        </w:rPr>
        <w:t>или приказа о переносе ОР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6F35799F" w14:textId="69A01125" w:rsidR="00AF6376" w:rsidRDefault="000C0916" w:rsidP="00AF637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590" w:author="ShramkovAB" w:date="2020-04-29T11:48:00Z"/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 xml:space="preserve">После согласования проекта приказа </w:t>
      </w:r>
      <w:r w:rsidR="006C0572">
        <w:rPr>
          <w:rFonts w:ascii="Arial" w:hAnsi="Arial" w:cs="Arial"/>
          <w:szCs w:val="24"/>
          <w:lang w:eastAsia="ru-RU"/>
        </w:rPr>
        <w:t>Техническим комитетом</w:t>
      </w:r>
      <w:del w:id="591" w:author="Александр Шрамков" w:date="2020-04-12T13:30:00Z">
        <w:r w:rsidR="006C0572" w:rsidDel="009B6D89">
          <w:rPr>
            <w:rFonts w:ascii="Arial" w:hAnsi="Arial" w:cs="Arial"/>
            <w:szCs w:val="24"/>
            <w:lang w:eastAsia="ru-RU"/>
          </w:rPr>
          <w:delText xml:space="preserve"> БЕ</w:delText>
        </w:r>
      </w:del>
      <w:ins w:id="592" w:author="Александр Шрамков" w:date="2020-04-12T13:30:00Z">
        <w:r w:rsidR="009B6D89">
          <w:rPr>
            <w:rFonts w:ascii="Arial" w:hAnsi="Arial" w:cs="Arial"/>
            <w:szCs w:val="24"/>
            <w:lang w:eastAsia="ru-RU"/>
          </w:rPr>
          <w:t xml:space="preserve"> УО</w:t>
        </w:r>
      </w:ins>
      <w:r w:rsidR="006C0572">
        <w:rPr>
          <w:rFonts w:ascii="Arial" w:hAnsi="Arial" w:cs="Arial"/>
          <w:szCs w:val="24"/>
          <w:lang w:eastAsia="ru-RU"/>
        </w:rPr>
        <w:t xml:space="preserve">, </w:t>
      </w:r>
      <w:r w:rsidRPr="000C0916">
        <w:rPr>
          <w:rFonts w:ascii="Arial" w:hAnsi="Arial" w:cs="Arial"/>
          <w:szCs w:val="24"/>
          <w:lang w:eastAsia="ru-RU"/>
        </w:rPr>
        <w:t xml:space="preserve">Управляющий директор </w:t>
      </w:r>
      <w:del w:id="593" w:author="Александр Шрамков" w:date="2020-04-11T14:33:00Z">
        <w:r w:rsidRPr="000C0916" w:rsidDel="00815A0A">
          <w:rPr>
            <w:rFonts w:ascii="Arial" w:hAnsi="Arial" w:cs="Arial"/>
            <w:szCs w:val="24"/>
            <w:lang w:eastAsia="ru-RU"/>
          </w:rPr>
          <w:delText xml:space="preserve">БЕ </w:delText>
        </w:r>
      </w:del>
      <w:ins w:id="594" w:author="Александр Шрамков" w:date="2020-04-11T14:33:00Z">
        <w:r w:rsidR="00815A0A">
          <w:rPr>
            <w:rFonts w:ascii="Arial" w:hAnsi="Arial" w:cs="Arial"/>
            <w:szCs w:val="24"/>
            <w:lang w:eastAsia="ru-RU"/>
          </w:rPr>
          <w:t>УО</w:t>
        </w:r>
        <w:r w:rsidR="00815A0A" w:rsidRPr="000C0916">
          <w:rPr>
            <w:rFonts w:ascii="Arial" w:hAnsi="Arial" w:cs="Arial"/>
            <w:szCs w:val="24"/>
            <w:lang w:eastAsia="ru-RU"/>
          </w:rPr>
          <w:t xml:space="preserve"> </w:t>
        </w:r>
      </w:ins>
      <w:r w:rsidRPr="000C0916">
        <w:rPr>
          <w:rFonts w:ascii="Arial" w:hAnsi="Arial" w:cs="Arial"/>
          <w:szCs w:val="24"/>
          <w:lang w:eastAsia="ru-RU"/>
        </w:rPr>
        <w:t>подписывает приказ о подготовке к проведению остановочного ремонта</w:t>
      </w:r>
      <w:r w:rsidR="006C0572">
        <w:rPr>
          <w:rFonts w:ascii="Arial" w:hAnsi="Arial" w:cs="Arial"/>
          <w:szCs w:val="24"/>
          <w:lang w:eastAsia="ru-RU"/>
        </w:rPr>
        <w:t xml:space="preserve"> или </w:t>
      </w:r>
      <w:r w:rsidR="00DB0781">
        <w:rPr>
          <w:rFonts w:ascii="Arial" w:hAnsi="Arial" w:cs="Arial"/>
          <w:szCs w:val="24"/>
          <w:lang w:eastAsia="ru-RU"/>
        </w:rPr>
        <w:t>проект</w:t>
      </w:r>
      <w:r w:rsidR="00B56C60">
        <w:rPr>
          <w:rFonts w:ascii="Arial" w:hAnsi="Arial" w:cs="Arial"/>
          <w:szCs w:val="24"/>
          <w:lang w:eastAsia="ru-RU"/>
        </w:rPr>
        <w:t xml:space="preserve"> </w:t>
      </w:r>
      <w:r w:rsidR="006C0572">
        <w:rPr>
          <w:rFonts w:ascii="Arial" w:hAnsi="Arial" w:cs="Arial"/>
          <w:szCs w:val="24"/>
          <w:lang w:eastAsia="ru-RU"/>
        </w:rPr>
        <w:t>приказ</w:t>
      </w:r>
      <w:r w:rsidR="00B56C60">
        <w:rPr>
          <w:rFonts w:ascii="Arial" w:hAnsi="Arial" w:cs="Arial"/>
          <w:szCs w:val="24"/>
          <w:lang w:eastAsia="ru-RU"/>
        </w:rPr>
        <w:t>а</w:t>
      </w:r>
      <w:r w:rsidR="006C0572">
        <w:rPr>
          <w:rFonts w:ascii="Arial" w:hAnsi="Arial" w:cs="Arial"/>
          <w:szCs w:val="24"/>
          <w:lang w:eastAsia="ru-RU"/>
        </w:rPr>
        <w:t xml:space="preserve"> о переносе ОР</w:t>
      </w:r>
      <w:r w:rsidR="000D6872">
        <w:rPr>
          <w:rFonts w:ascii="Arial" w:hAnsi="Arial" w:cs="Arial"/>
          <w:szCs w:val="24"/>
          <w:lang w:eastAsia="ru-RU"/>
        </w:rPr>
        <w:t xml:space="preserve"> передаётся на согласование </w:t>
      </w:r>
      <w:r w:rsidR="00B56C60">
        <w:rPr>
          <w:rFonts w:ascii="Arial" w:hAnsi="Arial" w:cs="Arial"/>
          <w:szCs w:val="24"/>
          <w:lang w:eastAsia="ru-RU"/>
        </w:rPr>
        <w:t>в УК</w:t>
      </w:r>
      <w:r w:rsidRPr="000C0916">
        <w:rPr>
          <w:rFonts w:ascii="Arial" w:hAnsi="Arial" w:cs="Arial"/>
          <w:szCs w:val="24"/>
          <w:lang w:eastAsia="ru-RU"/>
        </w:rPr>
        <w:t>.</w:t>
      </w:r>
    </w:p>
    <w:p w14:paraId="1D8FFF9C" w14:textId="77777777" w:rsidR="00123C56" w:rsidRPr="000C0916" w:rsidRDefault="00123C56" w:rsidP="00123C5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595" w:author="ShramkovAB" w:date="2020-04-29T11:48:00Z"/>
          <w:rFonts w:ascii="Arial" w:hAnsi="Arial" w:cs="Arial"/>
          <w:szCs w:val="24"/>
          <w:lang w:eastAsia="ru-RU"/>
        </w:rPr>
      </w:pPr>
      <w:ins w:id="596" w:author="ShramkovAB" w:date="2020-04-29T11:48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3CBE9B33" w14:textId="78C6194E" w:rsidR="00123C56" w:rsidDel="00123C56" w:rsidRDefault="00123C56" w:rsidP="00AF637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597" w:author="ShramkovAB" w:date="2020-04-29T11:48:00Z"/>
          <w:rFonts w:ascii="Arial" w:hAnsi="Arial" w:cs="Arial"/>
          <w:szCs w:val="24"/>
          <w:lang w:eastAsia="ru-RU"/>
        </w:rPr>
      </w:pPr>
    </w:p>
    <w:p w14:paraId="18A9B5D8" w14:textId="380FC083" w:rsidR="00155540" w:rsidRPr="000C0916" w:rsidRDefault="00155540" w:rsidP="009D3317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6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</w:t>
      </w:r>
      <w:r w:rsidR="009D3317" w:rsidRPr="009D3317">
        <w:rPr>
          <w:rFonts w:ascii="Arial" w:eastAsiaTheme="majorEastAsia" w:hAnsi="Arial"/>
          <w:b/>
          <w:bCs/>
          <w:kern w:val="28"/>
          <w:szCs w:val="20"/>
          <w:lang w:eastAsia="ru-RU"/>
        </w:rPr>
        <w:t>Согласование приказа о переносе ОР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2BB46EDF" w14:textId="63811C36" w:rsidR="009D3317" w:rsidRDefault="009D3317" w:rsidP="009D3317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9D3317">
        <w:rPr>
          <w:rFonts w:ascii="Arial" w:hAnsi="Arial" w:cs="Arial"/>
          <w:szCs w:val="24"/>
          <w:lang w:eastAsia="ru-RU"/>
        </w:rPr>
        <w:t>Согласующий остановочные</w:t>
      </w:r>
      <w:r>
        <w:rPr>
          <w:rFonts w:ascii="Arial" w:hAnsi="Arial" w:cs="Arial"/>
          <w:szCs w:val="24"/>
          <w:lang w:eastAsia="ru-RU"/>
        </w:rPr>
        <w:t xml:space="preserve"> ремонты УК рассматривает </w:t>
      </w:r>
      <w:r w:rsidR="00B56C60">
        <w:rPr>
          <w:rFonts w:ascii="Arial" w:hAnsi="Arial" w:cs="Arial"/>
          <w:szCs w:val="24"/>
          <w:lang w:eastAsia="ru-RU"/>
        </w:rPr>
        <w:t xml:space="preserve">проект </w:t>
      </w:r>
      <w:r>
        <w:rPr>
          <w:rFonts w:ascii="Arial" w:hAnsi="Arial" w:cs="Arial"/>
          <w:szCs w:val="24"/>
          <w:lang w:eastAsia="ru-RU"/>
        </w:rPr>
        <w:t>приказ</w:t>
      </w:r>
      <w:r w:rsidRPr="009D3317">
        <w:rPr>
          <w:rFonts w:ascii="Arial" w:hAnsi="Arial" w:cs="Arial"/>
          <w:szCs w:val="24"/>
          <w:lang w:eastAsia="ru-RU"/>
        </w:rPr>
        <w:t xml:space="preserve"> о переносе ОР. </w:t>
      </w:r>
    </w:p>
    <w:p w14:paraId="58A5EC13" w14:textId="689EBA0B" w:rsidR="009D3317" w:rsidRPr="009D3317" w:rsidRDefault="009D3317" w:rsidP="009D3317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lastRenderedPageBreak/>
        <w:t xml:space="preserve">При согласовании </w:t>
      </w:r>
      <w:r w:rsidR="00B56C60">
        <w:rPr>
          <w:rFonts w:ascii="Arial" w:hAnsi="Arial" w:cs="Arial"/>
          <w:szCs w:val="24"/>
          <w:lang w:eastAsia="ru-RU"/>
        </w:rPr>
        <w:t xml:space="preserve">проект </w:t>
      </w:r>
      <w:r w:rsidRPr="009D3317">
        <w:rPr>
          <w:rFonts w:ascii="Arial" w:hAnsi="Arial" w:cs="Arial"/>
          <w:szCs w:val="24"/>
          <w:lang w:eastAsia="ru-RU"/>
        </w:rPr>
        <w:t>приказа о переносе ОР</w:t>
      </w:r>
      <w:r w:rsidR="00B56C60">
        <w:rPr>
          <w:rFonts w:ascii="Arial" w:hAnsi="Arial" w:cs="Arial"/>
          <w:szCs w:val="24"/>
          <w:lang w:eastAsia="ru-RU"/>
        </w:rPr>
        <w:t>,</w:t>
      </w:r>
      <w:r w:rsidRPr="009D3317">
        <w:rPr>
          <w:rFonts w:ascii="Arial" w:hAnsi="Arial" w:cs="Arial"/>
          <w:szCs w:val="24"/>
          <w:lang w:eastAsia="ru-RU"/>
        </w:rPr>
        <w:t xml:space="preserve"> </w:t>
      </w:r>
      <w:r w:rsidR="00B56C60">
        <w:rPr>
          <w:rFonts w:ascii="Arial" w:hAnsi="Arial" w:cs="Arial"/>
          <w:szCs w:val="24"/>
          <w:lang w:eastAsia="ru-RU"/>
        </w:rPr>
        <w:t>Согласующий</w:t>
      </w:r>
      <w:r>
        <w:rPr>
          <w:rFonts w:ascii="Arial" w:hAnsi="Arial" w:cs="Arial"/>
          <w:szCs w:val="24"/>
          <w:lang w:eastAsia="ru-RU"/>
        </w:rPr>
        <w:t xml:space="preserve"> остановочные ремонты УК</w:t>
      </w:r>
      <w:r w:rsidR="00B56C60">
        <w:rPr>
          <w:rFonts w:ascii="Arial" w:hAnsi="Arial" w:cs="Arial"/>
          <w:szCs w:val="24"/>
          <w:lang w:eastAsia="ru-RU"/>
        </w:rPr>
        <w:t xml:space="preserve"> согласовывает приказ </w:t>
      </w:r>
      <w:r w:rsidR="00DB0781">
        <w:rPr>
          <w:rFonts w:ascii="Arial" w:hAnsi="Arial" w:cs="Arial"/>
          <w:szCs w:val="24"/>
          <w:lang w:eastAsia="ru-RU"/>
        </w:rPr>
        <w:t>и переходим</w:t>
      </w:r>
      <w:r w:rsidRPr="009D3317">
        <w:rPr>
          <w:rFonts w:ascii="Arial" w:hAnsi="Arial" w:cs="Arial"/>
          <w:szCs w:val="24"/>
          <w:lang w:eastAsia="ru-RU"/>
        </w:rPr>
        <w:t xml:space="preserve"> к </w:t>
      </w:r>
      <w:r>
        <w:rPr>
          <w:rFonts w:ascii="Arial" w:hAnsi="Arial" w:cs="Arial"/>
          <w:szCs w:val="24"/>
          <w:lang w:eastAsia="ru-RU"/>
        </w:rPr>
        <w:t xml:space="preserve">шагам по переносе сроков </w:t>
      </w:r>
      <w:r w:rsidRPr="009D3317">
        <w:rPr>
          <w:rFonts w:ascii="Arial" w:hAnsi="Arial" w:cs="Arial"/>
          <w:szCs w:val="24"/>
          <w:lang w:eastAsia="ru-RU"/>
        </w:rPr>
        <w:t xml:space="preserve">заказов ТОРО и сетевых графиков инвестиционных проектов ТОиР. </w:t>
      </w:r>
    </w:p>
    <w:p w14:paraId="418EA701" w14:textId="0B791E5A" w:rsidR="00155540" w:rsidRDefault="009D3317" w:rsidP="009D3317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598" w:author="ShramkovAB" w:date="2020-04-29T11:49:00Z"/>
          <w:rFonts w:ascii="Arial" w:hAnsi="Arial" w:cs="Arial"/>
          <w:szCs w:val="24"/>
          <w:lang w:eastAsia="ru-RU"/>
        </w:rPr>
      </w:pPr>
      <w:r w:rsidRPr="009D3317">
        <w:rPr>
          <w:rFonts w:ascii="Arial" w:hAnsi="Arial" w:cs="Arial"/>
          <w:szCs w:val="24"/>
          <w:lang w:eastAsia="ru-RU"/>
        </w:rPr>
        <w:t xml:space="preserve">При </w:t>
      </w:r>
      <w:r w:rsidR="00DB0781" w:rsidRPr="009D3317">
        <w:rPr>
          <w:rFonts w:ascii="Arial" w:hAnsi="Arial" w:cs="Arial"/>
          <w:szCs w:val="24"/>
          <w:lang w:eastAsia="ru-RU"/>
        </w:rPr>
        <w:t>несогласовании проекта</w:t>
      </w:r>
      <w:r w:rsidRPr="009D3317">
        <w:rPr>
          <w:rFonts w:ascii="Arial" w:hAnsi="Arial" w:cs="Arial"/>
          <w:szCs w:val="24"/>
          <w:lang w:eastAsia="ru-RU"/>
        </w:rPr>
        <w:t xml:space="preserve"> приказа о переносе ОР </w:t>
      </w:r>
      <w:r>
        <w:rPr>
          <w:rFonts w:ascii="Arial" w:hAnsi="Arial" w:cs="Arial"/>
          <w:szCs w:val="24"/>
          <w:lang w:eastAsia="ru-RU"/>
        </w:rPr>
        <w:t xml:space="preserve">Согласующим остановочные ремонты </w:t>
      </w:r>
      <w:r w:rsidR="00DB0781">
        <w:rPr>
          <w:rFonts w:ascii="Arial" w:hAnsi="Arial" w:cs="Arial"/>
          <w:szCs w:val="24"/>
          <w:lang w:eastAsia="ru-RU"/>
        </w:rPr>
        <w:t>УК формируется</w:t>
      </w:r>
      <w:r w:rsidRPr="009D3317">
        <w:rPr>
          <w:rFonts w:ascii="Arial" w:hAnsi="Arial" w:cs="Arial"/>
          <w:szCs w:val="24"/>
          <w:lang w:eastAsia="ru-RU"/>
        </w:rPr>
        <w:t xml:space="preserve"> лист замечаний </w:t>
      </w:r>
      <w:r>
        <w:rPr>
          <w:rFonts w:ascii="Arial" w:hAnsi="Arial" w:cs="Arial"/>
          <w:szCs w:val="24"/>
          <w:lang w:eastAsia="ru-RU"/>
        </w:rPr>
        <w:t xml:space="preserve">для отправки по электронной почте </w:t>
      </w:r>
      <w:r w:rsidRPr="009D3317">
        <w:rPr>
          <w:rFonts w:ascii="Arial" w:hAnsi="Arial" w:cs="Arial"/>
          <w:szCs w:val="24"/>
          <w:lang w:eastAsia="ru-RU"/>
        </w:rPr>
        <w:t xml:space="preserve">и возвращаемся на шаг «30» - «Разработка проекта приказа о подготовке к проведению или </w:t>
      </w:r>
      <w:r w:rsidR="00DB0781" w:rsidRPr="009D3317">
        <w:rPr>
          <w:rFonts w:ascii="Arial" w:hAnsi="Arial" w:cs="Arial"/>
          <w:szCs w:val="24"/>
          <w:lang w:eastAsia="ru-RU"/>
        </w:rPr>
        <w:t>переносе</w:t>
      </w:r>
      <w:r w:rsidRPr="009D3317">
        <w:rPr>
          <w:rFonts w:ascii="Arial" w:hAnsi="Arial" w:cs="Arial"/>
          <w:szCs w:val="24"/>
          <w:lang w:eastAsia="ru-RU"/>
        </w:rPr>
        <w:t xml:space="preserve"> ОР».</w:t>
      </w:r>
    </w:p>
    <w:p w14:paraId="144D866B" w14:textId="77777777" w:rsidR="00B46385" w:rsidRPr="000C0916" w:rsidRDefault="00B46385" w:rsidP="00B46385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599" w:author="ShramkovAB" w:date="2020-04-29T11:49:00Z"/>
          <w:rFonts w:ascii="Arial" w:hAnsi="Arial" w:cs="Arial"/>
          <w:szCs w:val="24"/>
          <w:lang w:eastAsia="ru-RU"/>
        </w:rPr>
      </w:pPr>
      <w:ins w:id="600" w:author="ShramkovAB" w:date="2020-04-29T11:49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408E1F03" w14:textId="29955008" w:rsidR="00B46385" w:rsidDel="00B46385" w:rsidRDefault="00B46385" w:rsidP="009D3317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601" w:author="ShramkovAB" w:date="2020-04-29T11:49:00Z"/>
          <w:rFonts w:ascii="Arial" w:hAnsi="Arial" w:cs="Arial"/>
          <w:szCs w:val="24"/>
          <w:lang w:eastAsia="ru-RU"/>
        </w:rPr>
      </w:pPr>
    </w:p>
    <w:p w14:paraId="0722500C" w14:textId="406FDBBB" w:rsidR="00360D20" w:rsidRPr="000C0916" w:rsidRDefault="00360D20" w:rsidP="00D36990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</w:t>
      </w:r>
      <w:r w:rsidR="00952C8F">
        <w:rPr>
          <w:rFonts w:ascii="Arial" w:eastAsiaTheme="majorEastAsia" w:hAnsi="Arial"/>
          <w:b/>
          <w:bCs/>
          <w:kern w:val="28"/>
          <w:szCs w:val="20"/>
          <w:lang w:eastAsia="ru-RU"/>
        </w:rPr>
        <w:t>70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="00D36990" w:rsidRPr="00D36990">
        <w:rPr>
          <w:rFonts w:ascii="Arial" w:eastAsiaTheme="majorEastAsia" w:hAnsi="Arial"/>
          <w:b/>
          <w:bCs/>
          <w:kern w:val="28"/>
          <w:szCs w:val="20"/>
          <w:lang w:eastAsia="ru-RU"/>
        </w:rPr>
        <w:t>Перенос заказов ТОРО остановочного ремонта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049299C8" w14:textId="63887BE1" w:rsidR="00360D20" w:rsidRDefault="00952C8F" w:rsidP="00EE0210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952C8F">
        <w:rPr>
          <w:rFonts w:ascii="Arial" w:hAnsi="Arial" w:cs="Arial"/>
          <w:szCs w:val="24"/>
          <w:lang w:eastAsia="ru-RU"/>
        </w:rPr>
        <w:t xml:space="preserve">  </w:t>
      </w:r>
      <w:r w:rsidR="00D36990" w:rsidRPr="00D36990">
        <w:rPr>
          <w:rFonts w:ascii="Arial" w:hAnsi="Arial" w:cs="Arial"/>
          <w:szCs w:val="24"/>
          <w:lang w:eastAsia="ru-RU"/>
        </w:rPr>
        <w:t xml:space="preserve">Планировщик </w:t>
      </w:r>
      <w:del w:id="602" w:author="Александр Шрамков" w:date="2020-04-11T14:29:00Z">
        <w:r w:rsidR="00D36990" w:rsidRPr="00D36990"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603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 w:rsidR="00D36990" w:rsidRPr="00D36990">
        <w:rPr>
          <w:rFonts w:ascii="Arial" w:hAnsi="Arial" w:cs="Arial"/>
          <w:szCs w:val="24"/>
          <w:lang w:eastAsia="ru-RU"/>
        </w:rPr>
        <w:t xml:space="preserve"> переносит сроки заказов ТОРО остановочного ремонта</w:t>
      </w:r>
      <w:r w:rsidR="00153459" w:rsidRPr="00153459">
        <w:rPr>
          <w:rFonts w:ascii="Arial" w:hAnsi="Arial" w:cs="Arial"/>
          <w:szCs w:val="24"/>
          <w:lang w:eastAsia="ru-RU"/>
        </w:rPr>
        <w:t xml:space="preserve"> </w:t>
      </w:r>
      <w:r w:rsidR="00153459">
        <w:rPr>
          <w:rFonts w:ascii="Arial" w:hAnsi="Arial" w:cs="Arial"/>
          <w:szCs w:val="24"/>
          <w:lang w:eastAsia="ru-RU"/>
        </w:rPr>
        <w:t>в транзакции «</w:t>
      </w:r>
      <w:del w:id="604" w:author="Александр Шрамков" w:date="2020-04-12T14:45:00Z">
        <w:r w:rsidR="00153459" w:rsidDel="00AA4E2C">
          <w:rPr>
            <w:rFonts w:ascii="Arial" w:hAnsi="Arial" w:cs="Arial"/>
            <w:szCs w:val="24"/>
            <w:lang w:val="en-US" w:eastAsia="ru-RU"/>
          </w:rPr>
          <w:delText>IW</w:delText>
        </w:r>
        <w:r w:rsidR="00153459" w:rsidRPr="00153459" w:rsidDel="00AA4E2C">
          <w:rPr>
            <w:rFonts w:ascii="Arial" w:hAnsi="Arial" w:cs="Arial"/>
            <w:szCs w:val="24"/>
            <w:lang w:eastAsia="ru-RU"/>
          </w:rPr>
          <w:delText xml:space="preserve">38 </w:delText>
        </w:r>
      </w:del>
      <w:ins w:id="605" w:author="Александр Шрамков" w:date="2020-04-12T14:46:00Z">
        <w:r w:rsidR="00AA4E2C">
          <w:rPr>
            <w:rFonts w:ascii="Arial" w:hAnsi="Arial" w:cs="Arial"/>
            <w:szCs w:val="24"/>
            <w:lang w:val="en-US" w:eastAsia="ru-RU"/>
          </w:rPr>
          <w:t>ZPM</w:t>
        </w:r>
        <w:r w:rsidR="00AA4E2C" w:rsidRPr="00AA4E2C">
          <w:rPr>
            <w:rFonts w:ascii="Arial" w:hAnsi="Arial" w:cs="Arial"/>
            <w:szCs w:val="24"/>
            <w:lang w:eastAsia="ru-RU"/>
            <w:rPrChange w:id="606" w:author="Александр Шрамков" w:date="2020-04-12T14:46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>_</w:t>
        </w:r>
        <w:r w:rsidR="00AA4E2C">
          <w:rPr>
            <w:rFonts w:ascii="Arial" w:hAnsi="Arial" w:cs="Arial"/>
            <w:szCs w:val="24"/>
            <w:lang w:val="en-US" w:eastAsia="ru-RU"/>
          </w:rPr>
          <w:t>PLAN</w:t>
        </w:r>
      </w:ins>
      <w:ins w:id="607" w:author="Александр Шрамков" w:date="2020-04-12T14:45:00Z">
        <w:r w:rsidR="00AA4E2C" w:rsidRPr="00153459">
          <w:rPr>
            <w:rFonts w:ascii="Arial" w:hAnsi="Arial" w:cs="Arial"/>
            <w:szCs w:val="24"/>
            <w:lang w:eastAsia="ru-RU"/>
          </w:rPr>
          <w:t xml:space="preserve"> </w:t>
        </w:r>
      </w:ins>
      <w:r w:rsidR="00153459">
        <w:rPr>
          <w:rFonts w:ascii="Arial" w:hAnsi="Arial" w:cs="Arial"/>
          <w:szCs w:val="24"/>
          <w:lang w:eastAsia="ru-RU"/>
        </w:rPr>
        <w:t>–</w:t>
      </w:r>
      <w:r w:rsidR="00153459" w:rsidRPr="00153459">
        <w:rPr>
          <w:rFonts w:ascii="Arial" w:hAnsi="Arial" w:cs="Arial"/>
          <w:szCs w:val="24"/>
          <w:lang w:eastAsia="ru-RU"/>
        </w:rPr>
        <w:t xml:space="preserve"> </w:t>
      </w:r>
      <w:del w:id="608" w:author="Александр Шрамков" w:date="2020-04-12T14:46:00Z">
        <w:r w:rsidR="00153459" w:rsidDel="00AA4E2C">
          <w:rPr>
            <w:rFonts w:ascii="Arial" w:hAnsi="Arial" w:cs="Arial"/>
            <w:szCs w:val="24"/>
            <w:lang w:eastAsia="ru-RU"/>
          </w:rPr>
          <w:delText>Изменение заказов ТОРО</w:delText>
        </w:r>
      </w:del>
      <w:ins w:id="609" w:author="Александр Шрамков" w:date="2020-04-12T14:46:00Z">
        <w:r w:rsidR="00AA4E2C">
          <w:rPr>
            <w:rFonts w:ascii="Arial" w:hAnsi="Arial" w:cs="Arial"/>
            <w:szCs w:val="24"/>
            <w:lang w:eastAsia="ru-RU"/>
          </w:rPr>
          <w:t>АРМ планировщика ТОиР</w:t>
        </w:r>
      </w:ins>
      <w:r w:rsidR="00153459">
        <w:rPr>
          <w:rFonts w:ascii="Arial" w:hAnsi="Arial" w:cs="Arial"/>
          <w:szCs w:val="24"/>
          <w:lang w:eastAsia="ru-RU"/>
        </w:rPr>
        <w:t>»</w:t>
      </w:r>
      <w:r w:rsidR="009B4E8D">
        <w:rPr>
          <w:rFonts w:ascii="Arial" w:hAnsi="Arial" w:cs="Arial"/>
          <w:szCs w:val="24"/>
          <w:lang w:eastAsia="ru-RU"/>
        </w:rPr>
        <w:t>, согласно приказу</w:t>
      </w:r>
      <w:r w:rsidR="00153459">
        <w:rPr>
          <w:rFonts w:ascii="Arial" w:hAnsi="Arial" w:cs="Arial"/>
          <w:szCs w:val="24"/>
          <w:lang w:eastAsia="ru-RU"/>
        </w:rPr>
        <w:t xml:space="preserve"> о переносе ОР</w:t>
      </w:r>
      <w:r w:rsidR="00D36990" w:rsidRPr="00D36990">
        <w:rPr>
          <w:rFonts w:ascii="Arial" w:hAnsi="Arial" w:cs="Arial"/>
          <w:szCs w:val="24"/>
          <w:lang w:eastAsia="ru-RU"/>
        </w:rPr>
        <w:t>.</w:t>
      </w:r>
    </w:p>
    <w:p w14:paraId="76B707D1" w14:textId="7383341C" w:rsidR="00B05335" w:rsidRPr="000C0916" w:rsidDel="00D83CA5" w:rsidRDefault="00B05335" w:rsidP="00B05335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del w:id="610" w:author="Александр Шрамков" w:date="2020-04-11T14:16:00Z"/>
          <w:rFonts w:ascii="Arial" w:eastAsiaTheme="majorEastAsia" w:hAnsi="Arial"/>
          <w:b/>
          <w:bCs/>
          <w:kern w:val="28"/>
          <w:szCs w:val="20"/>
          <w:lang w:eastAsia="ru-RU"/>
        </w:rPr>
      </w:pPr>
      <w:del w:id="611" w:author="Александр Шрамков" w:date="2020-04-11T14:16:00Z">
        <w:r w:rsidRPr="000C0916" w:rsidDel="00D83CA5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Шаг процесса «</w:delText>
        </w:r>
        <w:r w:rsidDel="00D83CA5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80</w:delText>
        </w:r>
        <w:r w:rsidRPr="000C0916" w:rsidDel="00D83CA5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» - «</w:delText>
        </w:r>
        <w:r w:rsidR="00153459" w:rsidDel="00D83CA5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Перенос </w:delText>
        </w:r>
      </w:del>
      <w:del w:id="612" w:author="Александр Шрамков" w:date="2020-04-11T11:35:00Z">
        <w:r w:rsidR="00153459" w:rsidDel="00736C71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инвестиционных проектов ТОиР</w:delText>
        </w:r>
      </w:del>
      <w:del w:id="613" w:author="Александр Шрамков" w:date="2020-04-11T14:16:00Z">
        <w:r w:rsidRPr="000C0916" w:rsidDel="00D83CA5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»</w:delText>
        </w:r>
      </w:del>
    </w:p>
    <w:p w14:paraId="66B3D7BC" w14:textId="59B82C6A" w:rsidR="00B05335" w:rsidRPr="009D3317" w:rsidDel="00D83CA5" w:rsidRDefault="00B05335" w:rsidP="00B05335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614" w:author="Александр Шрамков" w:date="2020-04-11T14:16:00Z"/>
          <w:rFonts w:ascii="Arial" w:hAnsi="Arial" w:cs="Arial"/>
          <w:szCs w:val="24"/>
          <w:lang w:eastAsia="ru-RU"/>
        </w:rPr>
      </w:pPr>
      <w:del w:id="615" w:author="Александр Шрамков" w:date="2020-04-11T14:16:00Z">
        <w:r w:rsidRPr="00952C8F" w:rsidDel="00D83CA5">
          <w:rPr>
            <w:rFonts w:ascii="Arial" w:hAnsi="Arial" w:cs="Arial"/>
            <w:szCs w:val="24"/>
            <w:lang w:eastAsia="ru-RU"/>
          </w:rPr>
          <w:delText xml:space="preserve">  </w:delText>
        </w:r>
      </w:del>
    </w:p>
    <w:p w14:paraId="033A82C2" w14:textId="125B9641" w:rsidR="00B05335" w:rsidRPr="00360D20" w:rsidDel="00D83CA5" w:rsidRDefault="009B4E8D" w:rsidP="001A03DD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del w:id="616" w:author="Александр Шрамков" w:date="2020-04-11T14:16:00Z"/>
          <w:rFonts w:ascii="Arial" w:hAnsi="Arial" w:cs="Arial"/>
          <w:szCs w:val="24"/>
          <w:lang w:eastAsia="ru-RU"/>
        </w:rPr>
      </w:pPr>
      <w:del w:id="617" w:author="Александр Шрамков" w:date="2020-04-11T14:16:00Z">
        <w:r w:rsidDel="00D83CA5">
          <w:rPr>
            <w:rFonts w:ascii="Arial" w:hAnsi="Arial" w:cs="Arial"/>
            <w:szCs w:val="24"/>
            <w:lang w:eastAsia="ru-RU"/>
          </w:rPr>
          <w:delText xml:space="preserve">Планировщик проектов ТПиР БЕ ГОК переносит сроки </w:delText>
        </w:r>
      </w:del>
      <w:del w:id="618" w:author="Александр Шрамков" w:date="2020-04-11T11:35:00Z">
        <w:r w:rsidDel="00736C71">
          <w:rPr>
            <w:rFonts w:ascii="Arial" w:hAnsi="Arial" w:cs="Arial"/>
            <w:szCs w:val="24"/>
            <w:lang w:eastAsia="ru-RU"/>
          </w:rPr>
          <w:delText>инвестиционных проектов ТОиР</w:delText>
        </w:r>
      </w:del>
      <w:del w:id="619" w:author="Александр Шрамков" w:date="2020-04-11T14:16:00Z">
        <w:r w:rsidDel="00D83CA5">
          <w:rPr>
            <w:rFonts w:ascii="Arial" w:hAnsi="Arial" w:cs="Arial"/>
            <w:szCs w:val="24"/>
            <w:lang w:eastAsia="ru-RU"/>
          </w:rPr>
          <w:delText xml:space="preserve"> в </w:delText>
        </w:r>
        <w:r w:rsidR="00DB0781" w:rsidDel="00D83CA5">
          <w:rPr>
            <w:rFonts w:ascii="Arial" w:hAnsi="Arial" w:cs="Arial"/>
            <w:szCs w:val="24"/>
            <w:lang w:eastAsia="ru-RU"/>
          </w:rPr>
          <w:delText>транзакции</w:delText>
        </w:r>
        <w:r w:rsidDel="00D83CA5">
          <w:rPr>
            <w:rFonts w:ascii="Arial" w:hAnsi="Arial" w:cs="Arial"/>
            <w:szCs w:val="24"/>
            <w:lang w:eastAsia="ru-RU"/>
          </w:rPr>
          <w:delText xml:space="preserve"> «</w:delText>
        </w:r>
        <w:r w:rsidDel="00D83CA5">
          <w:rPr>
            <w:rFonts w:ascii="Arial" w:hAnsi="Arial" w:cs="Arial"/>
            <w:szCs w:val="24"/>
            <w:lang w:val="en-US" w:eastAsia="ru-RU"/>
          </w:rPr>
          <w:delText>CJ</w:delText>
        </w:r>
        <w:r w:rsidRPr="009B4E8D" w:rsidDel="00D83CA5">
          <w:rPr>
            <w:rFonts w:ascii="Arial" w:hAnsi="Arial" w:cs="Arial"/>
            <w:szCs w:val="24"/>
            <w:lang w:eastAsia="ru-RU"/>
          </w:rPr>
          <w:delText>20</w:delText>
        </w:r>
        <w:r w:rsidDel="00D83CA5">
          <w:rPr>
            <w:rFonts w:ascii="Arial" w:hAnsi="Arial" w:cs="Arial"/>
            <w:szCs w:val="24"/>
            <w:lang w:val="en-US" w:eastAsia="ru-RU"/>
          </w:rPr>
          <w:delText>N</w:delText>
        </w:r>
        <w:r w:rsidRPr="009B4E8D" w:rsidDel="00D83CA5">
          <w:rPr>
            <w:rFonts w:ascii="Arial" w:hAnsi="Arial" w:cs="Arial"/>
            <w:szCs w:val="24"/>
            <w:lang w:eastAsia="ru-RU"/>
          </w:rPr>
          <w:delText xml:space="preserve"> - </w:delText>
        </w:r>
        <w:r w:rsidRPr="000E2A07" w:rsidDel="00D83CA5">
          <w:rPr>
            <w:rFonts w:ascii="Arial" w:hAnsi="Arial" w:cs="Arial"/>
            <w:szCs w:val="24"/>
          </w:rPr>
          <w:delText>Формирователь проектов</w:delText>
        </w:r>
        <w:r w:rsidDel="00D83CA5">
          <w:rPr>
            <w:rFonts w:ascii="Arial" w:hAnsi="Arial" w:cs="Arial"/>
            <w:szCs w:val="24"/>
          </w:rPr>
          <w:delText>», согласно приказу о переносе ОР.</w:delText>
        </w:r>
      </w:del>
    </w:p>
    <w:p w14:paraId="166A266E" w14:textId="5DF42A00" w:rsidR="000C0916" w:rsidRPr="000C0916" w:rsidRDefault="000C0916" w:rsidP="002F103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</w:t>
      </w:r>
      <w:r w:rsidR="00E81227">
        <w:rPr>
          <w:rFonts w:ascii="Arial" w:eastAsiaTheme="majorEastAsia" w:hAnsi="Arial"/>
          <w:b/>
          <w:bCs/>
          <w:kern w:val="28"/>
          <w:szCs w:val="20"/>
          <w:lang w:eastAsia="ru-RU"/>
        </w:rPr>
        <w:t>9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</w:t>
      </w:r>
      <w:r w:rsidRPr="00F24058">
        <w:rPr>
          <w:rFonts w:ascii="Arial" w:eastAsiaTheme="majorEastAsia" w:hAnsi="Arial"/>
          <w:b/>
          <w:bCs/>
          <w:kern w:val="28"/>
          <w:szCs w:val="20"/>
          <w:lang w:eastAsia="ru-RU"/>
        </w:rPr>
        <w:t>Включение до</w:t>
      </w:r>
      <w:r w:rsidR="00642BF6">
        <w:rPr>
          <w:rFonts w:ascii="Arial" w:eastAsiaTheme="majorEastAsia" w:hAnsi="Arial"/>
          <w:b/>
          <w:bCs/>
          <w:kern w:val="28"/>
          <w:szCs w:val="20"/>
          <w:lang w:eastAsia="ru-RU"/>
        </w:rPr>
        <w:t>п.</w:t>
      </w:r>
      <w:r w:rsidRPr="00F24058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</w:t>
      </w:r>
      <w:r w:rsidR="00642BF6">
        <w:rPr>
          <w:rFonts w:ascii="Arial" w:eastAsiaTheme="majorEastAsia" w:hAnsi="Arial"/>
          <w:b/>
          <w:bCs/>
          <w:kern w:val="28"/>
          <w:szCs w:val="20"/>
          <w:lang w:eastAsia="ru-RU"/>
        </w:rPr>
        <w:t>р</w:t>
      </w:r>
      <w:r w:rsidRPr="00F24058">
        <w:rPr>
          <w:rFonts w:ascii="Arial" w:eastAsiaTheme="majorEastAsia" w:hAnsi="Arial"/>
          <w:b/>
          <w:bCs/>
          <w:kern w:val="28"/>
          <w:szCs w:val="20"/>
          <w:lang w:eastAsia="ru-RU"/>
        </w:rPr>
        <w:t>абот</w:t>
      </w:r>
      <w:r w:rsidR="00642BF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в окно остановочного ремонта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1EF9AE34" w14:textId="1786BBDB" w:rsidR="00446778" w:rsidRPr="00FB4D30" w:rsidRDefault="00D236A4" w:rsidP="00FB4D30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</w:rPr>
      </w:pPr>
      <w:r w:rsidRPr="00FB4D30">
        <w:rPr>
          <w:rFonts w:ascii="Arial" w:hAnsi="Arial" w:cs="Arial"/>
        </w:rPr>
        <w:t>В остановочны</w:t>
      </w:r>
      <w:r w:rsidR="00677BB8" w:rsidRPr="00FB4D30">
        <w:rPr>
          <w:rFonts w:ascii="Arial" w:hAnsi="Arial" w:cs="Arial"/>
        </w:rPr>
        <w:t>е</w:t>
      </w:r>
      <w:r w:rsidRPr="00FB4D30">
        <w:rPr>
          <w:rFonts w:ascii="Arial" w:hAnsi="Arial" w:cs="Arial"/>
        </w:rPr>
        <w:t xml:space="preserve"> ремонт</w:t>
      </w:r>
      <w:r w:rsidR="00677BB8" w:rsidRPr="00FB4D30">
        <w:rPr>
          <w:rFonts w:ascii="Arial" w:hAnsi="Arial" w:cs="Arial"/>
        </w:rPr>
        <w:t>ы</w:t>
      </w:r>
      <w:r w:rsidRPr="00FB4D30">
        <w:rPr>
          <w:rFonts w:ascii="Arial" w:hAnsi="Arial" w:cs="Arial"/>
        </w:rPr>
        <w:t xml:space="preserve"> могут быть добавлены дополнительные </w:t>
      </w:r>
      <w:r w:rsidR="0054446F" w:rsidRPr="00FB4D30">
        <w:rPr>
          <w:rFonts w:ascii="Arial" w:hAnsi="Arial" w:cs="Arial"/>
        </w:rPr>
        <w:t xml:space="preserve">некритичные </w:t>
      </w:r>
      <w:r w:rsidR="009B4E8D" w:rsidRPr="00FB4D30">
        <w:rPr>
          <w:rFonts w:ascii="Arial" w:hAnsi="Arial" w:cs="Arial"/>
        </w:rPr>
        <w:t>работы,</w:t>
      </w:r>
      <w:r w:rsidRPr="00FB4D30">
        <w:rPr>
          <w:rFonts w:ascii="Arial" w:hAnsi="Arial" w:cs="Arial"/>
        </w:rPr>
        <w:t xml:space="preserve"> </w:t>
      </w:r>
      <w:r w:rsidR="0054446F" w:rsidRPr="00FB4D30">
        <w:rPr>
          <w:rFonts w:ascii="Arial" w:hAnsi="Arial" w:cs="Arial"/>
        </w:rPr>
        <w:t>при возможности их выполнения в период остановочного ремонта</w:t>
      </w:r>
      <w:r w:rsidRPr="00FB4D30">
        <w:rPr>
          <w:rFonts w:ascii="Arial" w:hAnsi="Arial" w:cs="Arial"/>
        </w:rPr>
        <w:t xml:space="preserve">.  </w:t>
      </w:r>
      <w:r w:rsidR="00DA34C4" w:rsidRPr="00FB4D30">
        <w:rPr>
          <w:rFonts w:ascii="Arial" w:hAnsi="Arial" w:cs="Arial"/>
        </w:rPr>
        <w:t>Также в окно остановочного ремонта могут быть добавлены ремонтные работы, возникшие в результате дефекта и сформированные в заказе ТОРО в процессе «ПП-07.03.03.02-ERP Управление внеплановыми воздействиями</w:t>
      </w:r>
      <w:r w:rsidR="00DB0781">
        <w:rPr>
          <w:rFonts w:ascii="Arial" w:hAnsi="Arial" w:cs="Arial"/>
        </w:rPr>
        <w:t xml:space="preserve"> </w:t>
      </w:r>
      <w:r w:rsidR="00DA34C4" w:rsidRPr="00FB4D30">
        <w:rPr>
          <w:rFonts w:ascii="Arial" w:hAnsi="Arial" w:cs="Arial"/>
        </w:rPr>
        <w:t xml:space="preserve">ТОиР». </w:t>
      </w:r>
    </w:p>
    <w:p w14:paraId="166A2671" w14:textId="59BA212B" w:rsidR="00E86F8D" w:rsidRDefault="00D154BE" w:rsidP="00E86F8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В </w:t>
      </w:r>
      <w:ins w:id="620" w:author="Александр Шрамков" w:date="2020-04-11T11:54:00Z">
        <w:r w:rsidR="001846E2">
          <w:rPr>
            <w:rFonts w:ascii="Arial" w:hAnsi="Arial" w:cs="Arial"/>
          </w:rPr>
          <w:t>в транзакции «</w:t>
        </w:r>
        <w:r w:rsidR="001846E2">
          <w:rPr>
            <w:rFonts w:ascii="Arial" w:hAnsi="Arial" w:cs="Arial"/>
            <w:lang w:val="en-US"/>
          </w:rPr>
          <w:t>ZPM</w:t>
        </w:r>
        <w:r w:rsidR="001846E2" w:rsidRPr="001A6049">
          <w:rPr>
            <w:rFonts w:ascii="Arial" w:hAnsi="Arial" w:cs="Arial"/>
          </w:rPr>
          <w:t>_</w:t>
        </w:r>
        <w:r w:rsidR="001846E2">
          <w:rPr>
            <w:rFonts w:ascii="Arial" w:hAnsi="Arial" w:cs="Arial"/>
            <w:lang w:val="en-US"/>
          </w:rPr>
          <w:t>PLAN</w:t>
        </w:r>
        <w:r w:rsidR="001846E2" w:rsidRPr="00C54833">
          <w:rPr>
            <w:rFonts w:ascii="Arial" w:hAnsi="Arial" w:cs="Arial"/>
          </w:rPr>
          <w:t xml:space="preserve"> </w:t>
        </w:r>
        <w:r w:rsidR="001846E2">
          <w:rPr>
            <w:rFonts w:ascii="Arial" w:hAnsi="Arial" w:cs="Arial"/>
          </w:rPr>
          <w:t>–</w:t>
        </w:r>
        <w:r w:rsidR="001846E2" w:rsidRPr="00C54833">
          <w:rPr>
            <w:rFonts w:ascii="Arial" w:hAnsi="Arial" w:cs="Arial"/>
          </w:rPr>
          <w:t xml:space="preserve"> </w:t>
        </w:r>
        <w:r w:rsidR="001846E2">
          <w:rPr>
            <w:rFonts w:ascii="Arial" w:hAnsi="Arial" w:cs="Arial"/>
          </w:rPr>
          <w:t>АРМ планировщика ТОиР»</w:t>
        </w:r>
      </w:ins>
      <w:del w:id="621" w:author="Александр Шрамков" w:date="2020-04-11T11:54:00Z">
        <w:r w:rsidDel="001846E2">
          <w:rPr>
            <w:rFonts w:ascii="Arial" w:hAnsi="Arial" w:cs="Arial"/>
          </w:rPr>
          <w:delText xml:space="preserve">транзакции </w:delText>
        </w:r>
        <w:r w:rsidR="0075247B" w:rsidDel="001846E2">
          <w:rPr>
            <w:rFonts w:ascii="Arial" w:hAnsi="Arial" w:cs="Arial"/>
          </w:rPr>
          <w:delText>«</w:delText>
        </w:r>
        <w:r w:rsidRPr="00D154BE" w:rsidDel="001846E2">
          <w:rPr>
            <w:rFonts w:ascii="Arial" w:hAnsi="Arial" w:cs="Arial"/>
          </w:rPr>
          <w:delText>/</w:delText>
        </w:r>
        <w:r w:rsidDel="001846E2">
          <w:rPr>
            <w:rFonts w:ascii="Arial" w:hAnsi="Arial" w:cs="Arial"/>
            <w:lang w:val="en-US"/>
          </w:rPr>
          <w:delText>MRSS</w:delText>
        </w:r>
        <w:r w:rsidRPr="00D154BE" w:rsidDel="001846E2">
          <w:rPr>
            <w:rFonts w:ascii="Arial" w:hAnsi="Arial" w:cs="Arial"/>
          </w:rPr>
          <w:delText>/</w:delText>
        </w:r>
        <w:r w:rsidRPr="004A7C16" w:rsidDel="001846E2">
          <w:rPr>
            <w:rFonts w:ascii="Arial" w:hAnsi="Arial" w:cs="Arial"/>
            <w:szCs w:val="24"/>
            <w:lang w:eastAsia="ru-RU"/>
          </w:rPr>
          <w:delText>PLBOORGSRV</w:delText>
        </w:r>
        <w:r w:rsidDel="001846E2">
          <w:rPr>
            <w:rFonts w:ascii="Arial" w:hAnsi="Arial" w:cs="Arial"/>
            <w:szCs w:val="24"/>
          </w:rPr>
          <w:delText xml:space="preserve"> </w:delText>
        </w:r>
        <w:r w:rsidRPr="00D154BE" w:rsidDel="001846E2">
          <w:rPr>
            <w:rFonts w:ascii="Arial" w:hAnsi="Arial" w:cs="Arial"/>
            <w:szCs w:val="24"/>
          </w:rPr>
          <w:delText xml:space="preserve">– </w:delText>
        </w:r>
        <w:r w:rsidDel="001846E2">
          <w:rPr>
            <w:rFonts w:ascii="Arial" w:hAnsi="Arial" w:cs="Arial"/>
            <w:szCs w:val="24"/>
          </w:rPr>
          <w:delText>Основная панель планирования</w:delText>
        </w:r>
        <w:r w:rsidR="0075247B" w:rsidDel="001846E2">
          <w:rPr>
            <w:rFonts w:ascii="Arial" w:hAnsi="Arial" w:cs="Arial"/>
            <w:szCs w:val="24"/>
          </w:rPr>
          <w:delText>»</w:delText>
        </w:r>
      </w:del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</w:rPr>
        <w:t>Планировщик</w:t>
      </w:r>
      <w:r w:rsidR="00C505F2">
        <w:rPr>
          <w:rFonts w:ascii="Arial" w:hAnsi="Arial" w:cs="Arial"/>
        </w:rPr>
        <w:t>и ОР</w:t>
      </w:r>
      <w:r>
        <w:rPr>
          <w:rFonts w:ascii="Arial" w:hAnsi="Arial" w:cs="Arial"/>
        </w:rPr>
        <w:t xml:space="preserve"> </w:t>
      </w:r>
      <w:del w:id="622" w:author="Александр Шрамков" w:date="2020-04-11T14:32:00Z">
        <w:r w:rsidDel="00E07A00">
          <w:rPr>
            <w:rFonts w:ascii="Arial" w:hAnsi="Arial" w:cs="Arial"/>
          </w:rPr>
          <w:delText xml:space="preserve">БЕ </w:delText>
        </w:r>
        <w:r w:rsidR="00C505F2" w:rsidDel="00E07A00">
          <w:rPr>
            <w:rFonts w:ascii="Arial" w:hAnsi="Arial" w:cs="Arial"/>
          </w:rPr>
          <w:delText>ГОК</w:delText>
        </w:r>
      </w:del>
      <w:ins w:id="623" w:author="Александр Шрамков" w:date="2020-04-11T14:32:00Z">
        <w:r w:rsidR="00E07A00">
          <w:rPr>
            <w:rFonts w:ascii="Arial" w:hAnsi="Arial" w:cs="Arial"/>
          </w:rPr>
          <w:t>УО</w:t>
        </w:r>
      </w:ins>
      <w:r w:rsidR="00C505F2">
        <w:rPr>
          <w:rFonts w:ascii="Arial" w:hAnsi="Arial" w:cs="Arial"/>
        </w:rPr>
        <w:t xml:space="preserve"> служб механики, электрики и метрологии просматриваю</w:t>
      </w:r>
      <w:r>
        <w:rPr>
          <w:rFonts w:ascii="Arial" w:hAnsi="Arial" w:cs="Arial"/>
        </w:rPr>
        <w:t xml:space="preserve">т заказы ТОРО вне </w:t>
      </w:r>
      <w:r w:rsidR="00C505F2">
        <w:rPr>
          <w:rFonts w:ascii="Arial" w:hAnsi="Arial" w:cs="Arial"/>
        </w:rPr>
        <w:t>остановочного ремонта, перемещаю</w:t>
      </w:r>
      <w:r>
        <w:rPr>
          <w:rFonts w:ascii="Arial" w:hAnsi="Arial" w:cs="Arial"/>
        </w:rPr>
        <w:t xml:space="preserve">т их в окно остановочных ремонта и планирует ресурсы. Далее из </w:t>
      </w:r>
      <w:del w:id="624" w:author="Александр Шрамков" w:date="2020-04-12T14:58:00Z">
        <w:r w:rsidDel="009003CB">
          <w:rPr>
            <w:rFonts w:ascii="Arial" w:hAnsi="Arial" w:cs="Arial"/>
          </w:rPr>
          <w:delText>па</w:delText>
        </w:r>
        <w:r w:rsidR="00C505F2" w:rsidDel="009003CB">
          <w:rPr>
            <w:rFonts w:ascii="Arial" w:hAnsi="Arial" w:cs="Arial"/>
          </w:rPr>
          <w:delText>нели планирования</w:delText>
        </w:r>
      </w:del>
      <w:ins w:id="625" w:author="Александр Шрамков" w:date="2020-04-12T14:58:00Z">
        <w:r w:rsidR="009003CB">
          <w:rPr>
            <w:rFonts w:ascii="Arial" w:hAnsi="Arial" w:cs="Arial"/>
            <w:lang w:val="en-US"/>
          </w:rPr>
          <w:t>ZPM</w:t>
        </w:r>
        <w:r w:rsidR="009003CB" w:rsidRPr="009003CB">
          <w:rPr>
            <w:rFonts w:ascii="Arial" w:hAnsi="Arial" w:cs="Arial"/>
            <w:rPrChange w:id="626" w:author="Александр Шрамков" w:date="2020-04-12T14:58:00Z">
              <w:rPr>
                <w:rFonts w:ascii="Arial" w:hAnsi="Arial" w:cs="Arial"/>
                <w:lang w:val="en-US"/>
              </w:rPr>
            </w:rPrChange>
          </w:rPr>
          <w:t>_</w:t>
        </w:r>
        <w:r w:rsidR="009003CB">
          <w:rPr>
            <w:rFonts w:ascii="Arial" w:hAnsi="Arial" w:cs="Arial"/>
            <w:lang w:val="en-US"/>
          </w:rPr>
          <w:t>PLAN</w:t>
        </w:r>
      </w:ins>
      <w:r w:rsidR="00C505F2">
        <w:rPr>
          <w:rFonts w:ascii="Arial" w:hAnsi="Arial" w:cs="Arial"/>
        </w:rPr>
        <w:t xml:space="preserve"> переходят в </w:t>
      </w:r>
      <w:r w:rsidR="009B4E8D">
        <w:rPr>
          <w:rFonts w:ascii="Arial" w:hAnsi="Arial" w:cs="Arial"/>
        </w:rPr>
        <w:t>транзакции</w:t>
      </w:r>
      <w:r w:rsidR="00C505F2">
        <w:rPr>
          <w:rFonts w:ascii="Arial" w:hAnsi="Arial" w:cs="Arial"/>
        </w:rPr>
        <w:t xml:space="preserve"> </w:t>
      </w:r>
      <w:ins w:id="627" w:author="Александр Шрамков" w:date="2020-04-12T14:59:00Z">
        <w:r w:rsidR="009003CB">
          <w:rPr>
            <w:rFonts w:ascii="Arial" w:hAnsi="Arial" w:cs="Arial"/>
          </w:rPr>
          <w:t>«</w:t>
        </w:r>
        <w:r w:rsidR="009003CB">
          <w:rPr>
            <w:rFonts w:ascii="Arial" w:hAnsi="Arial" w:cs="Arial"/>
            <w:lang w:val="en-US"/>
          </w:rPr>
          <w:t>IW</w:t>
        </w:r>
        <w:r w:rsidR="009003CB" w:rsidRPr="009003CB">
          <w:rPr>
            <w:rFonts w:ascii="Arial" w:hAnsi="Arial" w:cs="Arial"/>
            <w:rPrChange w:id="628" w:author="Александр Шрамков" w:date="2020-04-12T14:59:00Z">
              <w:rPr>
                <w:rFonts w:ascii="Arial" w:hAnsi="Arial" w:cs="Arial"/>
                <w:lang w:val="en-US"/>
              </w:rPr>
            </w:rPrChange>
          </w:rPr>
          <w:t xml:space="preserve">38 </w:t>
        </w:r>
        <w:r w:rsidR="009003CB">
          <w:rPr>
            <w:rFonts w:ascii="Arial" w:hAnsi="Arial" w:cs="Arial"/>
          </w:rPr>
          <w:t>–</w:t>
        </w:r>
        <w:r w:rsidR="009003CB" w:rsidRPr="009003CB">
          <w:rPr>
            <w:rFonts w:ascii="Arial" w:hAnsi="Arial" w:cs="Arial"/>
            <w:rPrChange w:id="629" w:author="Александр Шрамков" w:date="2020-04-12T14:59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9003CB">
          <w:rPr>
            <w:rFonts w:ascii="Arial" w:hAnsi="Arial" w:cs="Arial"/>
          </w:rPr>
          <w:t xml:space="preserve">Изменить заказы ТОРО», или </w:t>
        </w:r>
      </w:ins>
      <w:r w:rsidR="00C505F2">
        <w:rPr>
          <w:rFonts w:ascii="Arial" w:hAnsi="Arial" w:cs="Arial"/>
        </w:rPr>
        <w:t>«</w:t>
      </w:r>
      <w:r w:rsidR="00C505F2">
        <w:rPr>
          <w:rFonts w:ascii="Arial" w:hAnsi="Arial" w:cs="Arial"/>
          <w:lang w:val="en-US"/>
        </w:rPr>
        <w:t>IW</w:t>
      </w:r>
      <w:r w:rsidR="00C505F2" w:rsidRPr="00C505F2">
        <w:rPr>
          <w:rFonts w:ascii="Arial" w:hAnsi="Arial" w:cs="Arial"/>
        </w:rPr>
        <w:t xml:space="preserve">32 </w:t>
      </w:r>
      <w:r w:rsidR="00C505F2">
        <w:rPr>
          <w:rFonts w:ascii="Arial" w:hAnsi="Arial" w:cs="Arial"/>
        </w:rPr>
        <w:t>–</w:t>
      </w:r>
      <w:r w:rsidR="00C505F2" w:rsidRPr="00C505F2">
        <w:rPr>
          <w:rFonts w:ascii="Arial" w:hAnsi="Arial" w:cs="Arial"/>
        </w:rPr>
        <w:t xml:space="preserve"> </w:t>
      </w:r>
      <w:r w:rsidR="00C505F2">
        <w:rPr>
          <w:rFonts w:ascii="Arial" w:hAnsi="Arial" w:cs="Arial"/>
        </w:rPr>
        <w:t>Редактирование заказа ТОРО»</w:t>
      </w:r>
      <w:ins w:id="630" w:author="Александр Шрамков" w:date="2020-04-12T14:59:00Z">
        <w:r w:rsidR="00E12F3D">
          <w:rPr>
            <w:rFonts w:ascii="Arial" w:hAnsi="Arial" w:cs="Arial"/>
          </w:rPr>
          <w:t>, далее массово, либо непосредственно</w:t>
        </w:r>
      </w:ins>
      <w:r w:rsidR="00C505F2">
        <w:rPr>
          <w:rFonts w:ascii="Arial" w:hAnsi="Arial" w:cs="Arial"/>
        </w:rPr>
        <w:t xml:space="preserve"> </w:t>
      </w:r>
      <w:r w:rsidR="009B4E8D">
        <w:rPr>
          <w:rFonts w:ascii="Arial" w:hAnsi="Arial" w:cs="Arial"/>
        </w:rPr>
        <w:t>в Зака</w:t>
      </w:r>
      <w:ins w:id="631" w:author="Александр Шрамков" w:date="2020-04-12T15:00:00Z">
        <w:r w:rsidR="00E12F3D">
          <w:rPr>
            <w:rFonts w:ascii="Arial" w:hAnsi="Arial" w:cs="Arial"/>
          </w:rPr>
          <w:t>е</w:t>
        </w:r>
      </w:ins>
      <w:r w:rsidR="009B4E8D">
        <w:rPr>
          <w:rFonts w:ascii="Arial" w:hAnsi="Arial" w:cs="Arial"/>
        </w:rPr>
        <w:t xml:space="preserve">з ТОРО </w:t>
      </w:r>
      <w:del w:id="632" w:author="Александр Шрамков" w:date="2020-04-12T15:00:00Z">
        <w:r w:rsidR="00C505F2" w:rsidDel="00E12F3D">
          <w:rPr>
            <w:rFonts w:ascii="Arial" w:hAnsi="Arial" w:cs="Arial"/>
          </w:rPr>
          <w:delText xml:space="preserve">и </w:delText>
        </w:r>
      </w:del>
      <w:r w:rsidR="00C505F2">
        <w:rPr>
          <w:rFonts w:ascii="Arial" w:hAnsi="Arial" w:cs="Arial"/>
        </w:rPr>
        <w:t>устанавливаю</w:t>
      </w:r>
      <w:r w:rsidR="009B4E8D">
        <w:rPr>
          <w:rFonts w:ascii="Arial" w:hAnsi="Arial" w:cs="Arial"/>
        </w:rPr>
        <w:t xml:space="preserve">т </w:t>
      </w:r>
      <w:del w:id="633" w:author="Александр Шрамков" w:date="2020-04-12T15:00:00Z">
        <w:r w:rsidR="009B4E8D" w:rsidDel="00E12F3D">
          <w:rPr>
            <w:rFonts w:ascii="Arial" w:hAnsi="Arial" w:cs="Arial"/>
          </w:rPr>
          <w:delText>в</w:delText>
        </w:r>
        <w:r w:rsidDel="00E12F3D">
          <w:rPr>
            <w:rFonts w:ascii="Arial" w:hAnsi="Arial" w:cs="Arial"/>
          </w:rPr>
          <w:delText xml:space="preserve"> нём </w:delText>
        </w:r>
      </w:del>
      <w:r>
        <w:rPr>
          <w:rFonts w:ascii="Arial" w:hAnsi="Arial" w:cs="Arial"/>
        </w:rPr>
        <w:t xml:space="preserve">значение </w:t>
      </w:r>
      <w:r w:rsidRPr="001A06C6">
        <w:rPr>
          <w:rFonts w:ascii="Arial" w:hAnsi="Arial" w:cs="Arial"/>
        </w:rPr>
        <w:t>«</w:t>
      </w:r>
      <w:r w:rsidR="00112F6F">
        <w:rPr>
          <w:rFonts w:ascii="Arial" w:hAnsi="Arial" w:cs="Arial"/>
        </w:rPr>
        <w:t>2</w:t>
      </w:r>
      <w:r w:rsidRPr="001A06C6">
        <w:rPr>
          <w:rFonts w:ascii="Arial" w:hAnsi="Arial" w:cs="Arial"/>
        </w:rPr>
        <w:t xml:space="preserve"> – </w:t>
      </w:r>
      <w:r w:rsidRPr="0003353E">
        <w:rPr>
          <w:rFonts w:ascii="Arial" w:hAnsi="Arial" w:cs="Arial"/>
        </w:rPr>
        <w:t>Дополнительно включено в остановочный ремонт</w:t>
      </w:r>
      <w:r w:rsidRPr="001A06C6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в поле «Состояние производственной установки». </w:t>
      </w:r>
    </w:p>
    <w:p w14:paraId="54590529" w14:textId="04E0D9F5" w:rsidR="00642BF6" w:rsidRPr="000C0916" w:rsidRDefault="00642BF6" w:rsidP="009B4E8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</w:t>
      </w:r>
      <w:r w:rsidR="009B4E8D">
        <w:rPr>
          <w:rFonts w:ascii="Arial" w:eastAsiaTheme="majorEastAsia" w:hAnsi="Arial"/>
          <w:b/>
          <w:bCs/>
          <w:kern w:val="28"/>
          <w:szCs w:val="20"/>
          <w:lang w:eastAsia="ru-RU"/>
        </w:rPr>
        <w:t>100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="009B4E8D">
        <w:rPr>
          <w:rFonts w:ascii="Arial" w:eastAsiaTheme="majorEastAsia" w:hAnsi="Arial"/>
          <w:b/>
          <w:bCs/>
          <w:kern w:val="28"/>
          <w:szCs w:val="20"/>
          <w:lang w:eastAsia="ru-RU"/>
        </w:rPr>
        <w:t>Автоматическо</w:t>
      </w:r>
      <w:r w:rsidR="009B4E8D" w:rsidRPr="009B4E8D">
        <w:rPr>
          <w:rFonts w:ascii="Arial" w:eastAsiaTheme="majorEastAsia" w:hAnsi="Arial"/>
          <w:b/>
          <w:bCs/>
          <w:kern w:val="28"/>
          <w:szCs w:val="20"/>
          <w:lang w:eastAsia="ru-RU"/>
        </w:rPr>
        <w:t>е планирование заказов ТОРО остановочного ремонта и сетевых графиков инвестиционных проектов ТОиР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5BBF7F43" w14:textId="48CE0DD3" w:rsidR="00017CFF" w:rsidRDefault="009B4E8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Планировщики ОР </w:t>
      </w:r>
      <w:del w:id="634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35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Pr="009B4E8D">
        <w:rPr>
          <w:rFonts w:ascii="Arial" w:hAnsi="Arial" w:cs="Arial"/>
          <w:szCs w:val="24"/>
          <w:lang w:eastAsia="ru-RU"/>
        </w:rPr>
        <w:t xml:space="preserve"> от служб механики, электрики и метрологии параллельно запускают процедуру </w:t>
      </w:r>
      <w:r>
        <w:rPr>
          <w:rFonts w:ascii="Arial" w:hAnsi="Arial" w:cs="Arial"/>
          <w:szCs w:val="24"/>
          <w:lang w:eastAsia="ru-RU"/>
        </w:rPr>
        <w:t xml:space="preserve">автоматического </w:t>
      </w:r>
      <w:r w:rsidRPr="009B4E8D">
        <w:rPr>
          <w:rFonts w:ascii="Arial" w:hAnsi="Arial" w:cs="Arial"/>
          <w:szCs w:val="24"/>
          <w:lang w:eastAsia="ru-RU"/>
        </w:rPr>
        <w:t xml:space="preserve">планирования по заказам ТОРО остановочного ремонта </w:t>
      </w:r>
      <w:ins w:id="636" w:author="Александр Шрамков" w:date="2020-04-12T15:08:00Z">
        <w:r w:rsidR="00296047">
          <w:rPr>
            <w:rFonts w:ascii="Arial" w:hAnsi="Arial" w:cs="Arial"/>
            <w:szCs w:val="24"/>
            <w:lang w:eastAsia="ru-RU"/>
          </w:rPr>
          <w:t xml:space="preserve">в транзакции </w:t>
        </w:r>
        <w:r w:rsidR="00296047">
          <w:rPr>
            <w:rFonts w:ascii="Arial" w:hAnsi="Arial" w:cs="Arial"/>
            <w:szCs w:val="24"/>
            <w:lang w:val="en-US" w:eastAsia="ru-RU"/>
          </w:rPr>
          <w:t>ZPM</w:t>
        </w:r>
        <w:r w:rsidR="00296047" w:rsidRPr="00296047">
          <w:rPr>
            <w:rFonts w:ascii="Arial" w:hAnsi="Arial" w:cs="Arial"/>
            <w:szCs w:val="24"/>
            <w:lang w:eastAsia="ru-RU"/>
            <w:rPrChange w:id="637" w:author="Александр Шрамков" w:date="2020-04-12T15:08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>_</w:t>
        </w:r>
        <w:r w:rsidR="00296047">
          <w:rPr>
            <w:rFonts w:ascii="Arial" w:hAnsi="Arial" w:cs="Arial"/>
            <w:szCs w:val="24"/>
            <w:lang w:val="en-US" w:eastAsia="ru-RU"/>
          </w:rPr>
          <w:t>PLAN</w:t>
        </w:r>
      </w:ins>
      <w:ins w:id="638" w:author="Александр Шрамков" w:date="2020-04-12T15:10:00Z">
        <w:r w:rsidR="00B73730" w:rsidRPr="00B73730">
          <w:rPr>
            <w:rFonts w:ascii="Arial" w:hAnsi="Arial" w:cs="Arial"/>
            <w:szCs w:val="24"/>
            <w:lang w:eastAsia="ru-RU"/>
            <w:rPrChange w:id="639" w:author="Александр Шрамков" w:date="2020-04-12T15:10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 </w:t>
        </w:r>
      </w:ins>
      <w:r w:rsidRPr="009B4E8D">
        <w:rPr>
          <w:rFonts w:ascii="Arial" w:hAnsi="Arial" w:cs="Arial"/>
          <w:szCs w:val="24"/>
          <w:lang w:eastAsia="ru-RU"/>
        </w:rPr>
        <w:t xml:space="preserve">и сетевым графиков инвестиционных проектов ТОиР </w:t>
      </w:r>
      <w:r>
        <w:rPr>
          <w:rFonts w:ascii="Arial" w:hAnsi="Arial" w:cs="Arial"/>
          <w:szCs w:val="24"/>
          <w:lang w:eastAsia="ru-RU"/>
        </w:rPr>
        <w:t>(разработка «</w:t>
      </w:r>
      <w:r>
        <w:rPr>
          <w:rFonts w:ascii="Arial" w:hAnsi="Arial" w:cs="Arial"/>
          <w:szCs w:val="24"/>
          <w:lang w:val="en-US" w:eastAsia="ru-RU"/>
        </w:rPr>
        <w:t>PM</w:t>
      </w:r>
      <w:r>
        <w:rPr>
          <w:rFonts w:ascii="Arial" w:hAnsi="Arial" w:cs="Arial"/>
          <w:szCs w:val="24"/>
          <w:lang w:eastAsia="ru-RU"/>
        </w:rPr>
        <w:t>44 – Автоматическое планирование заказов ТОРО и сетевых графиков остановочного ремонта» описана в разделе «5.10 Особенности технической реализации») своих исполнительных рабочих мест</w:t>
      </w:r>
      <w:r w:rsidRPr="009B4E8D">
        <w:rPr>
          <w:rFonts w:ascii="Arial" w:hAnsi="Arial" w:cs="Arial"/>
          <w:szCs w:val="24"/>
          <w:lang w:eastAsia="ru-RU"/>
        </w:rPr>
        <w:t xml:space="preserve">. Процедура изменяет сроки заказов ТОРО и сетевых графиков </w:t>
      </w:r>
      <w:r w:rsidR="0075247B">
        <w:rPr>
          <w:rFonts w:ascii="Arial" w:hAnsi="Arial" w:cs="Arial"/>
          <w:szCs w:val="24"/>
          <w:lang w:eastAsia="ru-RU"/>
        </w:rPr>
        <w:t xml:space="preserve">инвестиционных проектов ТОиР </w:t>
      </w:r>
      <w:r w:rsidRPr="009B4E8D">
        <w:rPr>
          <w:rFonts w:ascii="Arial" w:hAnsi="Arial" w:cs="Arial"/>
          <w:szCs w:val="24"/>
          <w:lang w:eastAsia="ru-RU"/>
        </w:rPr>
        <w:t xml:space="preserve">остановочного ремонта. </w:t>
      </w:r>
      <w:r w:rsidR="00017CFF">
        <w:rPr>
          <w:rFonts w:ascii="Arial" w:hAnsi="Arial" w:cs="Arial"/>
          <w:szCs w:val="24"/>
          <w:lang w:eastAsia="ru-RU"/>
        </w:rPr>
        <w:t>После сохранения заказов ТОРО, изменён</w:t>
      </w:r>
      <w:r w:rsidR="00F24FDF">
        <w:rPr>
          <w:rFonts w:ascii="Arial" w:hAnsi="Arial" w:cs="Arial"/>
          <w:szCs w:val="24"/>
          <w:lang w:eastAsia="ru-RU"/>
        </w:rPr>
        <w:t xml:space="preserve">ных в процедуре автоматического планирования, заказы ТОРО </w:t>
      </w:r>
      <w:r w:rsidR="00017CFF" w:rsidRPr="0028711F">
        <w:rPr>
          <w:rFonts w:ascii="Arial" w:hAnsi="Arial" w:cs="Arial"/>
          <w:szCs w:val="24"/>
          <w:lang w:eastAsia="ru-RU"/>
        </w:rPr>
        <w:t>устанавливает</w:t>
      </w:r>
      <w:r w:rsidR="00F24FDF">
        <w:rPr>
          <w:rFonts w:ascii="Arial" w:hAnsi="Arial" w:cs="Arial"/>
          <w:szCs w:val="24"/>
          <w:lang w:eastAsia="ru-RU"/>
        </w:rPr>
        <w:t>ся статус "</w:t>
      </w:r>
      <w:ins w:id="640" w:author="Александр Шрамков" w:date="2020-04-11T14:44:00Z">
        <w:r w:rsidR="006A71D5" w:rsidRPr="006A71D5">
          <w:t xml:space="preserve"> </w:t>
        </w:r>
        <w:r w:rsidR="006A71D5" w:rsidRPr="006A71D5">
          <w:rPr>
            <w:rFonts w:ascii="Arial" w:hAnsi="Arial" w:cs="Arial"/>
            <w:szCs w:val="24"/>
            <w:lang w:eastAsia="ru-RU"/>
          </w:rPr>
          <w:t>МПРА – Авт планир ОстРе-монт выполнено</w:t>
        </w:r>
      </w:ins>
      <w:del w:id="641" w:author="Александр Шрамков" w:date="2020-04-11T14:44:00Z">
        <w:r w:rsidR="00F24FDF" w:rsidDel="006A71D5">
          <w:rPr>
            <w:rFonts w:ascii="Arial" w:hAnsi="Arial" w:cs="Arial"/>
            <w:szCs w:val="24"/>
            <w:lang w:eastAsia="ru-RU"/>
          </w:rPr>
          <w:delText>МПРА</w:delText>
        </w:r>
        <w:r w:rsidR="00017CFF" w:rsidRPr="0028711F" w:rsidDel="006A71D5">
          <w:rPr>
            <w:rFonts w:ascii="Arial" w:hAnsi="Arial" w:cs="Arial"/>
            <w:szCs w:val="24"/>
            <w:lang w:eastAsia="ru-RU"/>
          </w:rPr>
          <w:delText xml:space="preserve"> </w:delText>
        </w:r>
        <w:r w:rsidR="00F24FDF" w:rsidDel="006A71D5">
          <w:rPr>
            <w:rFonts w:ascii="Arial" w:hAnsi="Arial" w:cs="Arial"/>
            <w:szCs w:val="24"/>
            <w:lang w:eastAsia="ru-RU"/>
          </w:rPr>
          <w:delText>–</w:delText>
        </w:r>
        <w:r w:rsidR="00017CFF" w:rsidRPr="0028711F" w:rsidDel="006A71D5">
          <w:rPr>
            <w:rFonts w:ascii="Arial" w:hAnsi="Arial" w:cs="Arial"/>
            <w:szCs w:val="24"/>
            <w:lang w:eastAsia="ru-RU"/>
          </w:rPr>
          <w:delText xml:space="preserve"> </w:delText>
        </w:r>
        <w:r w:rsidR="00F24FDF" w:rsidDel="006A71D5">
          <w:rPr>
            <w:rFonts w:ascii="Arial" w:hAnsi="Arial" w:cs="Arial"/>
            <w:szCs w:val="24"/>
            <w:lang w:eastAsia="ru-RU"/>
          </w:rPr>
          <w:delText>Автоматическое Мультиресурсное планирование ремонтов проведено</w:delText>
        </w:r>
      </w:del>
      <w:r w:rsidR="00017CFF" w:rsidRPr="0028711F">
        <w:rPr>
          <w:rFonts w:ascii="Arial" w:hAnsi="Arial" w:cs="Arial"/>
          <w:szCs w:val="24"/>
          <w:lang w:eastAsia="ru-RU"/>
        </w:rPr>
        <w:t>"</w:t>
      </w:r>
      <w:r w:rsidR="00F24FDF">
        <w:rPr>
          <w:rFonts w:ascii="Arial" w:hAnsi="Arial" w:cs="Arial"/>
          <w:szCs w:val="24"/>
          <w:lang w:eastAsia="ru-RU"/>
        </w:rPr>
        <w:t>.</w:t>
      </w:r>
    </w:p>
    <w:p w14:paraId="166A267B" w14:textId="147682EB" w:rsidR="000C0916" w:rsidRPr="000C0916" w:rsidRDefault="00574637" w:rsidP="00BC69E1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Шаг процесса </w:t>
      </w:r>
      <w:bookmarkStart w:id="642" w:name="OLE_LINK2"/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«11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</w:t>
      </w:r>
      <w:r w:rsidR="00BC69E1" w:rsidRPr="00BC69E1">
        <w:rPr>
          <w:rFonts w:ascii="Arial" w:eastAsiaTheme="majorEastAsia" w:hAnsi="Arial"/>
          <w:b/>
          <w:bCs/>
          <w:kern w:val="28"/>
          <w:szCs w:val="20"/>
          <w:lang w:eastAsia="ru-RU"/>
        </w:rPr>
        <w:t>Ручное планирование заказов ТОРО и сетевых графиков инвестиционных проектов ТОиР на остановочный ремонт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  <w:bookmarkEnd w:id="642"/>
    </w:p>
    <w:p w14:paraId="31A9D0FF" w14:textId="1076D650" w:rsidR="00FD22DD" w:rsidRDefault="00917319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lastRenderedPageBreak/>
        <w:t xml:space="preserve">Планировщики ОР </w:t>
      </w:r>
      <w:del w:id="643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44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Pr="00917319">
        <w:rPr>
          <w:rFonts w:ascii="Arial" w:hAnsi="Arial" w:cs="Arial"/>
          <w:szCs w:val="24"/>
          <w:lang w:eastAsia="ru-RU"/>
        </w:rPr>
        <w:t xml:space="preserve">от служб механики, электрики и метрологии параллельно планируют заказы ТОРО остановочного ремонта и сетевые графики инвестиционных проектов ТОиР и корректирует </w:t>
      </w:r>
      <w:del w:id="645" w:author="Александр Шрамков" w:date="2020-04-12T15:13:00Z">
        <w:r w:rsidRPr="00917319" w:rsidDel="006637CA">
          <w:rPr>
            <w:rFonts w:ascii="Arial" w:hAnsi="Arial" w:cs="Arial"/>
            <w:szCs w:val="24"/>
            <w:lang w:eastAsia="ru-RU"/>
          </w:rPr>
          <w:delText>загрузку мощностей</w:delText>
        </w:r>
      </w:del>
      <w:ins w:id="646" w:author="Александр Шрамков" w:date="2020-04-12T15:13:00Z">
        <w:r w:rsidR="006637CA">
          <w:rPr>
            <w:rFonts w:ascii="Arial" w:hAnsi="Arial" w:cs="Arial"/>
            <w:szCs w:val="24"/>
            <w:lang w:eastAsia="ru-RU"/>
          </w:rPr>
          <w:t>сроки заказов и операций</w:t>
        </w:r>
      </w:ins>
      <w:r w:rsidRPr="00917319">
        <w:rPr>
          <w:rFonts w:ascii="Arial" w:hAnsi="Arial" w:cs="Arial"/>
          <w:szCs w:val="24"/>
          <w:lang w:eastAsia="ru-RU"/>
        </w:rPr>
        <w:t xml:space="preserve"> </w:t>
      </w:r>
      <w:ins w:id="647" w:author="Александр Шрамков" w:date="2020-04-11T11:54:00Z">
        <w:r w:rsidR="001846E2">
          <w:rPr>
            <w:rFonts w:ascii="Arial" w:hAnsi="Arial" w:cs="Arial"/>
          </w:rPr>
          <w:t>в транзакции «</w:t>
        </w:r>
        <w:r w:rsidR="001846E2">
          <w:rPr>
            <w:rFonts w:ascii="Arial" w:hAnsi="Arial" w:cs="Arial"/>
            <w:lang w:val="en-US"/>
          </w:rPr>
          <w:t>ZPM</w:t>
        </w:r>
        <w:r w:rsidR="001846E2" w:rsidRPr="001A6049">
          <w:rPr>
            <w:rFonts w:ascii="Arial" w:hAnsi="Arial" w:cs="Arial"/>
          </w:rPr>
          <w:t>_</w:t>
        </w:r>
        <w:r w:rsidR="001846E2">
          <w:rPr>
            <w:rFonts w:ascii="Arial" w:hAnsi="Arial" w:cs="Arial"/>
            <w:lang w:val="en-US"/>
          </w:rPr>
          <w:t>PLAN</w:t>
        </w:r>
        <w:r w:rsidR="001846E2" w:rsidRPr="00C54833">
          <w:rPr>
            <w:rFonts w:ascii="Arial" w:hAnsi="Arial" w:cs="Arial"/>
          </w:rPr>
          <w:t xml:space="preserve"> </w:t>
        </w:r>
        <w:r w:rsidR="001846E2">
          <w:rPr>
            <w:rFonts w:ascii="Arial" w:hAnsi="Arial" w:cs="Arial"/>
          </w:rPr>
          <w:t>–</w:t>
        </w:r>
        <w:r w:rsidR="001846E2" w:rsidRPr="00C54833">
          <w:rPr>
            <w:rFonts w:ascii="Arial" w:hAnsi="Arial" w:cs="Arial"/>
          </w:rPr>
          <w:t xml:space="preserve"> </w:t>
        </w:r>
        <w:r w:rsidR="001846E2">
          <w:rPr>
            <w:rFonts w:ascii="Arial" w:hAnsi="Arial" w:cs="Arial"/>
          </w:rPr>
          <w:t>АРМ планировщика ТОиР»</w:t>
        </w:r>
      </w:ins>
      <w:del w:id="648" w:author="Александр Шрамков" w:date="2020-04-11T11:54:00Z">
        <w:r w:rsidRPr="00917319" w:rsidDel="001846E2">
          <w:rPr>
            <w:rFonts w:ascii="Arial" w:hAnsi="Arial" w:cs="Arial"/>
            <w:szCs w:val="24"/>
            <w:lang w:eastAsia="ru-RU"/>
          </w:rPr>
          <w:delText xml:space="preserve">в </w:delText>
        </w:r>
        <w:r w:rsidDel="001846E2">
          <w:rPr>
            <w:rFonts w:ascii="Arial" w:hAnsi="Arial" w:cs="Arial"/>
            <w:szCs w:val="24"/>
            <w:lang w:eastAsia="ru-RU"/>
          </w:rPr>
          <w:delText xml:space="preserve">транзакции </w:delText>
        </w:r>
        <w:r w:rsidDel="001846E2">
          <w:rPr>
            <w:rFonts w:ascii="Arial" w:hAnsi="Arial" w:cs="Arial"/>
          </w:rPr>
          <w:delText>«</w:delText>
        </w:r>
        <w:r w:rsidRPr="00D154BE" w:rsidDel="001846E2">
          <w:rPr>
            <w:rFonts w:ascii="Arial" w:hAnsi="Arial" w:cs="Arial"/>
          </w:rPr>
          <w:delText>/</w:delText>
        </w:r>
        <w:r w:rsidDel="001846E2">
          <w:rPr>
            <w:rFonts w:ascii="Arial" w:hAnsi="Arial" w:cs="Arial"/>
            <w:lang w:val="en-US"/>
          </w:rPr>
          <w:delText>MRSS</w:delText>
        </w:r>
        <w:r w:rsidRPr="00D154BE" w:rsidDel="001846E2">
          <w:rPr>
            <w:rFonts w:ascii="Arial" w:hAnsi="Arial" w:cs="Arial"/>
          </w:rPr>
          <w:delText>/</w:delText>
        </w:r>
        <w:r w:rsidRPr="004A7C16" w:rsidDel="001846E2">
          <w:rPr>
            <w:rFonts w:ascii="Arial" w:hAnsi="Arial" w:cs="Arial"/>
            <w:szCs w:val="24"/>
            <w:lang w:eastAsia="ru-RU"/>
          </w:rPr>
          <w:delText>PLBOORGSRV</w:delText>
        </w:r>
        <w:r w:rsidDel="001846E2">
          <w:rPr>
            <w:rFonts w:ascii="Arial" w:hAnsi="Arial" w:cs="Arial"/>
            <w:szCs w:val="24"/>
          </w:rPr>
          <w:delText xml:space="preserve"> </w:delText>
        </w:r>
        <w:r w:rsidRPr="00D154BE" w:rsidDel="001846E2">
          <w:rPr>
            <w:rFonts w:ascii="Arial" w:hAnsi="Arial" w:cs="Arial"/>
            <w:szCs w:val="24"/>
          </w:rPr>
          <w:delText xml:space="preserve">– </w:delText>
        </w:r>
        <w:r w:rsidDel="001846E2">
          <w:rPr>
            <w:rFonts w:ascii="Arial" w:hAnsi="Arial" w:cs="Arial"/>
            <w:szCs w:val="24"/>
          </w:rPr>
          <w:delText>Основная панель планирования»</w:delText>
        </w:r>
      </w:del>
      <w:r w:rsidRPr="00917319">
        <w:rPr>
          <w:rFonts w:ascii="Arial" w:hAnsi="Arial" w:cs="Arial"/>
          <w:szCs w:val="24"/>
          <w:lang w:eastAsia="ru-RU"/>
        </w:rPr>
        <w:t xml:space="preserve">. </w:t>
      </w:r>
    </w:p>
    <w:p w14:paraId="314863DE" w14:textId="1603132D" w:rsidR="0042502B" w:rsidRDefault="000B418C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Формируется «Потребность в МТР» </w:t>
      </w:r>
      <w:r w:rsidR="003D60DA">
        <w:rPr>
          <w:rFonts w:ascii="Arial" w:hAnsi="Arial" w:cs="Arial"/>
        </w:rPr>
        <w:t xml:space="preserve">- </w:t>
      </w:r>
      <w:r w:rsidR="001111A6">
        <w:rPr>
          <w:rFonts w:ascii="Arial" w:hAnsi="Arial" w:cs="Arial"/>
        </w:rPr>
        <w:t xml:space="preserve">вызывается </w:t>
      </w:r>
      <w:del w:id="649" w:author="Александр Шрамков" w:date="2020-04-12T15:12:00Z">
        <w:r w:rsidR="000713D7" w:rsidDel="007B0FD2">
          <w:rPr>
            <w:rFonts w:ascii="Arial" w:hAnsi="Arial" w:cs="Arial"/>
          </w:rPr>
          <w:delText xml:space="preserve">стандартная </w:delText>
        </w:r>
      </w:del>
      <w:r w:rsidR="001111A6">
        <w:rPr>
          <w:rFonts w:ascii="Arial" w:hAnsi="Arial" w:cs="Arial"/>
        </w:rPr>
        <w:t>транзакция «</w:t>
      </w:r>
      <w:del w:id="650" w:author="Александр Шрамков" w:date="2020-04-12T14:49:00Z">
        <w:r w:rsidR="001111A6" w:rsidDel="00340F0D">
          <w:rPr>
            <w:rFonts w:ascii="Arial" w:hAnsi="Arial" w:cs="Arial"/>
            <w:lang w:val="en-US"/>
          </w:rPr>
          <w:delText>IWBK</w:delText>
        </w:r>
      </w:del>
      <w:ins w:id="651" w:author="Александр Шрамков" w:date="2020-04-12T14:49:00Z">
        <w:r w:rsidR="00340F0D">
          <w:rPr>
            <w:rFonts w:ascii="Arial" w:hAnsi="Arial" w:cs="Arial"/>
            <w:lang w:val="en-US"/>
          </w:rPr>
          <w:t>ZPM</w:t>
        </w:r>
        <w:r w:rsidR="00340F0D" w:rsidRPr="00340F0D">
          <w:rPr>
            <w:rFonts w:ascii="Arial" w:hAnsi="Arial" w:cs="Arial"/>
            <w:rPrChange w:id="652" w:author="Александр Шрамков" w:date="2020-04-12T14:49:00Z">
              <w:rPr>
                <w:rFonts w:ascii="Arial" w:hAnsi="Arial" w:cs="Arial"/>
                <w:lang w:val="en-US"/>
              </w:rPr>
            </w:rPrChange>
          </w:rPr>
          <w:t>_</w:t>
        </w:r>
        <w:r w:rsidR="00340F0D">
          <w:rPr>
            <w:rFonts w:ascii="Arial" w:hAnsi="Arial" w:cs="Arial"/>
            <w:lang w:val="en-US"/>
          </w:rPr>
          <w:t>IWBK</w:t>
        </w:r>
      </w:ins>
      <w:r w:rsidR="001111A6" w:rsidRPr="001A06C6">
        <w:rPr>
          <w:rFonts w:ascii="Arial" w:hAnsi="Arial" w:cs="Arial"/>
        </w:rPr>
        <w:t xml:space="preserve"> </w:t>
      </w:r>
      <w:r w:rsidR="001111A6">
        <w:rPr>
          <w:rFonts w:ascii="Arial" w:hAnsi="Arial" w:cs="Arial"/>
        </w:rPr>
        <w:t>–</w:t>
      </w:r>
      <w:r w:rsidR="001111A6" w:rsidRPr="001A06C6">
        <w:rPr>
          <w:rFonts w:ascii="Arial" w:hAnsi="Arial" w:cs="Arial"/>
        </w:rPr>
        <w:t xml:space="preserve"> </w:t>
      </w:r>
      <w:r w:rsidR="001111A6">
        <w:rPr>
          <w:rFonts w:ascii="Arial" w:hAnsi="Arial" w:cs="Arial"/>
        </w:rPr>
        <w:t xml:space="preserve">Проверка </w:t>
      </w:r>
      <w:r w:rsidR="00836899">
        <w:rPr>
          <w:rFonts w:ascii="Arial" w:hAnsi="Arial" w:cs="Arial"/>
        </w:rPr>
        <w:t>доступности</w:t>
      </w:r>
      <w:r w:rsidR="001111A6">
        <w:rPr>
          <w:rFonts w:ascii="Arial" w:hAnsi="Arial" w:cs="Arial"/>
        </w:rPr>
        <w:t xml:space="preserve"> материалов для заказов ТОРО»</w:t>
      </w:r>
      <w:r w:rsidR="00360149">
        <w:rPr>
          <w:rFonts w:ascii="Arial" w:hAnsi="Arial" w:cs="Arial"/>
        </w:rPr>
        <w:t>, на в</w:t>
      </w:r>
      <w:r w:rsidR="00FD22DD">
        <w:rPr>
          <w:rFonts w:ascii="Arial" w:hAnsi="Arial" w:cs="Arial"/>
        </w:rPr>
        <w:t>ход передаются номер заказов</w:t>
      </w:r>
      <w:r w:rsidR="003D60DA">
        <w:rPr>
          <w:rFonts w:ascii="Arial" w:hAnsi="Arial" w:cs="Arial"/>
        </w:rPr>
        <w:t xml:space="preserve"> ТОРО, </w:t>
      </w:r>
      <w:r w:rsidR="0042502B" w:rsidRPr="00555108">
        <w:rPr>
          <w:rFonts w:ascii="Arial" w:eastAsia="Calibri" w:hAnsi="Arial" w:cs="Arial"/>
        </w:rPr>
        <w:t>формируется отчёт - "Информация о дост</w:t>
      </w:r>
      <w:r w:rsidR="00FD22DD">
        <w:rPr>
          <w:rFonts w:ascii="Arial" w:eastAsia="Calibri" w:hAnsi="Arial" w:cs="Arial"/>
        </w:rPr>
        <w:t>упности материалов</w:t>
      </w:r>
      <w:r w:rsidR="0042502B" w:rsidRPr="00555108">
        <w:rPr>
          <w:rFonts w:ascii="Arial" w:eastAsia="Calibri" w:hAnsi="Arial" w:cs="Arial"/>
        </w:rPr>
        <w:t>"</w:t>
      </w:r>
      <w:r w:rsidR="0042502B">
        <w:rPr>
          <w:rFonts w:ascii="Arial" w:eastAsia="Calibri" w:hAnsi="Arial" w:cs="Arial"/>
        </w:rPr>
        <w:t xml:space="preserve"> </w:t>
      </w:r>
      <w:r w:rsidR="006C16C7">
        <w:rPr>
          <w:rFonts w:ascii="Arial" w:eastAsia="Calibri" w:hAnsi="Arial" w:cs="Arial"/>
        </w:rPr>
        <w:t>с</w:t>
      </w:r>
      <w:r w:rsidR="003D60DA">
        <w:rPr>
          <w:rFonts w:ascii="Arial" w:hAnsi="Arial" w:cs="Arial"/>
        </w:rPr>
        <w:t xml:space="preserve"> полями – «Особая ситуация», «Заказ», «Краткий текст», «Операция», «Дата потребности», «Дата поставки», «Позиция», «Материал», «Краткий текст материала», «Объём потребности», «</w:t>
      </w:r>
      <w:r w:rsidR="00454500">
        <w:rPr>
          <w:rFonts w:ascii="Arial" w:hAnsi="Arial" w:cs="Arial"/>
        </w:rPr>
        <w:t>Единица измерения</w:t>
      </w:r>
      <w:r w:rsidR="003D60DA">
        <w:rPr>
          <w:rFonts w:ascii="Arial" w:hAnsi="Arial" w:cs="Arial"/>
        </w:rPr>
        <w:t>», «</w:t>
      </w:r>
      <w:r w:rsidR="00DB0781">
        <w:rPr>
          <w:rFonts w:ascii="Arial" w:hAnsi="Arial" w:cs="Arial"/>
        </w:rPr>
        <w:t>Количество,</w:t>
      </w:r>
      <w:r w:rsidR="003D60DA">
        <w:rPr>
          <w:rFonts w:ascii="Arial" w:hAnsi="Arial" w:cs="Arial"/>
        </w:rPr>
        <w:t xml:space="preserve"> </w:t>
      </w:r>
      <w:r w:rsidR="00454500">
        <w:rPr>
          <w:rFonts w:ascii="Arial" w:hAnsi="Arial" w:cs="Arial"/>
        </w:rPr>
        <w:t>проверенное по доступности», «</w:t>
      </w:r>
      <w:r w:rsidR="0044791C">
        <w:rPr>
          <w:rFonts w:ascii="Arial" w:hAnsi="Arial" w:cs="Arial"/>
        </w:rPr>
        <w:t>До</w:t>
      </w:r>
      <w:r w:rsidR="0042502B">
        <w:rPr>
          <w:rFonts w:ascii="Arial" w:hAnsi="Arial" w:cs="Arial"/>
        </w:rPr>
        <w:t>ступность», «Отпущенное кол-во»</w:t>
      </w:r>
      <w:r w:rsidR="0042502B" w:rsidRPr="00555108">
        <w:rPr>
          <w:rFonts w:ascii="Arial" w:eastAsia="Calibri" w:hAnsi="Arial" w:cs="Arial"/>
        </w:rPr>
        <w:t>.</w:t>
      </w:r>
    </w:p>
    <w:p w14:paraId="334EDE4F" w14:textId="1B926FDA" w:rsidR="00917319" w:rsidRPr="00917319" w:rsidRDefault="00917319" w:rsidP="0091731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917319">
        <w:rPr>
          <w:rFonts w:ascii="Arial" w:hAnsi="Arial" w:cs="Arial"/>
          <w:szCs w:val="24"/>
          <w:lang w:eastAsia="ru-RU"/>
        </w:rPr>
        <w:t>Заказам ТОРО на остановочный ремонт устанавливается статус "</w:t>
      </w:r>
      <w:ins w:id="653" w:author="Александр Шрамков" w:date="2020-04-11T14:42:00Z">
        <w:r w:rsidR="00991E9C" w:rsidRPr="00991E9C">
          <w:t xml:space="preserve"> </w:t>
        </w:r>
        <w:r w:rsidR="00991E9C" w:rsidRPr="00991E9C">
          <w:rPr>
            <w:rFonts w:ascii="Arial" w:hAnsi="Arial" w:cs="Arial"/>
            <w:szCs w:val="24"/>
            <w:lang w:eastAsia="ru-RU"/>
          </w:rPr>
          <w:t>МПРО – Планир-е ОстРе-монта выполнено</w:t>
        </w:r>
      </w:ins>
      <w:del w:id="654" w:author="Александр Шрамков" w:date="2020-04-11T14:42:00Z">
        <w:r w:rsidRPr="00917319" w:rsidDel="00991E9C">
          <w:rPr>
            <w:rFonts w:ascii="Arial" w:hAnsi="Arial" w:cs="Arial"/>
            <w:szCs w:val="24"/>
            <w:lang w:eastAsia="ru-RU"/>
          </w:rPr>
          <w:delText>МПРО - Мультиресурсное планирование ремонтов оформлено</w:delText>
        </w:r>
      </w:del>
      <w:r w:rsidRPr="00917319">
        <w:rPr>
          <w:rFonts w:ascii="Arial" w:hAnsi="Arial" w:cs="Arial"/>
          <w:szCs w:val="24"/>
          <w:lang w:eastAsia="ru-RU"/>
        </w:rPr>
        <w:t>".</w:t>
      </w:r>
    </w:p>
    <w:p w14:paraId="332F2944" w14:textId="1D905943" w:rsidR="00917319" w:rsidRDefault="00917319" w:rsidP="0091731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917319">
        <w:rPr>
          <w:rFonts w:ascii="Arial" w:hAnsi="Arial" w:cs="Arial"/>
          <w:szCs w:val="24"/>
          <w:lang w:eastAsia="ru-RU"/>
        </w:rPr>
        <w:t xml:space="preserve">Формируется </w:t>
      </w:r>
      <w:r w:rsidR="00AE1A57">
        <w:rPr>
          <w:rFonts w:ascii="Arial" w:hAnsi="Arial" w:cs="Arial"/>
          <w:szCs w:val="24"/>
          <w:lang w:eastAsia="ru-RU"/>
        </w:rPr>
        <w:t>К</w:t>
      </w:r>
      <w:r w:rsidRPr="00917319">
        <w:rPr>
          <w:rFonts w:ascii="Arial" w:hAnsi="Arial" w:cs="Arial"/>
          <w:szCs w:val="24"/>
          <w:lang w:eastAsia="ru-RU"/>
        </w:rPr>
        <w:t>алендарно-сетевой график остановочного ремонта</w:t>
      </w:r>
      <w:r w:rsidR="00AE1A57">
        <w:rPr>
          <w:rFonts w:ascii="Arial" w:hAnsi="Arial" w:cs="Arial"/>
          <w:szCs w:val="24"/>
          <w:lang w:eastAsia="ru-RU"/>
        </w:rPr>
        <w:t xml:space="preserve"> и Отчёт о нарушении сроков связанных заказов ТОРО и ресурсов остановочного ремонта</w:t>
      </w:r>
      <w:r w:rsidRPr="00917319">
        <w:rPr>
          <w:rFonts w:ascii="Arial" w:hAnsi="Arial" w:cs="Arial"/>
          <w:szCs w:val="24"/>
          <w:lang w:eastAsia="ru-RU"/>
        </w:rPr>
        <w:t>.</w:t>
      </w:r>
    </w:p>
    <w:p w14:paraId="55459143" w14:textId="0358B7B4" w:rsidR="00CB32AD" w:rsidRPr="007D6C94" w:rsidRDefault="00CB32AD" w:rsidP="0091731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Планировщики ОР </w:t>
      </w:r>
      <w:del w:id="655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56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Pr="00917319">
        <w:rPr>
          <w:rFonts w:ascii="Arial" w:hAnsi="Arial" w:cs="Arial"/>
          <w:szCs w:val="24"/>
          <w:lang w:eastAsia="ru-RU"/>
        </w:rPr>
        <w:t>от служб механики, электрики и метрологии</w:t>
      </w:r>
      <w:r>
        <w:rPr>
          <w:rFonts w:ascii="Arial" w:hAnsi="Arial" w:cs="Arial"/>
          <w:szCs w:val="24"/>
          <w:lang w:eastAsia="ru-RU"/>
        </w:rPr>
        <w:t xml:space="preserve"> уведомляют по электронной почте Старшего планировщика ОР </w:t>
      </w:r>
      <w:del w:id="657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58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>
        <w:rPr>
          <w:rFonts w:ascii="Arial" w:hAnsi="Arial" w:cs="Arial"/>
          <w:szCs w:val="24"/>
          <w:lang w:eastAsia="ru-RU"/>
        </w:rPr>
        <w:t>.</w:t>
      </w:r>
    </w:p>
    <w:p w14:paraId="166A2680" w14:textId="13DC6C5C" w:rsidR="000C0916" w:rsidRPr="000C0916" w:rsidRDefault="00BF6AB4" w:rsidP="00BF6AB4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bookmarkStart w:id="659" w:name="_Hlk518053638"/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«120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Pr="00BF6AB4">
        <w:rPr>
          <w:rFonts w:ascii="Arial" w:eastAsiaTheme="majorEastAsia" w:hAnsi="Arial"/>
          <w:b/>
          <w:bCs/>
          <w:kern w:val="28"/>
          <w:szCs w:val="20"/>
          <w:lang w:eastAsia="ru-RU"/>
        </w:rPr>
        <w:t>Контроль и печать календарно-сетевого графика остановочных ремонтов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  <w:bookmarkEnd w:id="659"/>
    </w:p>
    <w:p w14:paraId="0FA8D5A2" w14:textId="09F8F13A" w:rsidR="00AE1A57" w:rsidRPr="0028711F" w:rsidRDefault="0028711F" w:rsidP="0028711F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28711F">
        <w:rPr>
          <w:rFonts w:ascii="Arial" w:hAnsi="Arial" w:cs="Arial"/>
          <w:szCs w:val="24"/>
          <w:lang w:eastAsia="ru-RU"/>
        </w:rPr>
        <w:t xml:space="preserve">Старший планировщик остановочных ремонтов контролирует планирование заказов ТОРО и сетевых графиков инвестиционных проектов ТОиР остановочными ремонта </w:t>
      </w:r>
      <w:r w:rsidR="00AE1A57">
        <w:rPr>
          <w:rFonts w:ascii="Arial" w:hAnsi="Arial" w:cs="Arial"/>
          <w:szCs w:val="24"/>
          <w:lang w:eastAsia="ru-RU"/>
        </w:rPr>
        <w:t xml:space="preserve">Планировщиками ОР </w:t>
      </w:r>
      <w:del w:id="660" w:author="Александр Шрамков" w:date="2020-04-11T14:32:00Z">
        <w:r w:rsidR="00AE1A57" w:rsidDel="00E07A00">
          <w:rPr>
            <w:rFonts w:ascii="Arial" w:hAnsi="Arial" w:cs="Arial"/>
            <w:szCs w:val="24"/>
            <w:lang w:eastAsia="ru-RU"/>
          </w:rPr>
          <w:delText xml:space="preserve">БЕ </w:delText>
        </w:r>
        <w:r w:rsidR="00DB0781" w:rsidDel="00E07A00">
          <w:rPr>
            <w:rFonts w:ascii="Arial" w:hAnsi="Arial" w:cs="Arial"/>
            <w:szCs w:val="24"/>
            <w:lang w:eastAsia="ru-RU"/>
          </w:rPr>
          <w:delText>ГОК</w:delText>
        </w:r>
      </w:del>
      <w:ins w:id="661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="00AE1A57">
        <w:rPr>
          <w:rFonts w:ascii="Arial" w:hAnsi="Arial" w:cs="Arial"/>
          <w:szCs w:val="24"/>
          <w:lang w:eastAsia="ru-RU"/>
        </w:rPr>
        <w:t xml:space="preserve"> </w:t>
      </w:r>
      <w:r w:rsidRPr="0028711F">
        <w:rPr>
          <w:rFonts w:ascii="Arial" w:hAnsi="Arial" w:cs="Arial"/>
          <w:szCs w:val="24"/>
          <w:lang w:eastAsia="ru-RU"/>
        </w:rPr>
        <w:t>служб механики, электрики и метрологии по статусу заказа ТОРО "</w:t>
      </w:r>
      <w:ins w:id="662" w:author="Александр Шрамков" w:date="2020-04-11T14:42:00Z">
        <w:r w:rsidR="00991E9C" w:rsidRPr="00991E9C">
          <w:t xml:space="preserve"> </w:t>
        </w:r>
        <w:r w:rsidR="00991E9C" w:rsidRPr="00991E9C">
          <w:rPr>
            <w:rFonts w:ascii="Arial" w:hAnsi="Arial" w:cs="Arial"/>
            <w:szCs w:val="24"/>
            <w:lang w:eastAsia="ru-RU"/>
          </w:rPr>
          <w:t>МПРО – Планир-е ОстРе-монта выполнено</w:t>
        </w:r>
      </w:ins>
      <w:del w:id="663" w:author="Александр Шрамков" w:date="2020-04-11T14:42:00Z">
        <w:r w:rsidRPr="0028711F" w:rsidDel="00991E9C">
          <w:rPr>
            <w:rFonts w:ascii="Arial" w:hAnsi="Arial" w:cs="Arial"/>
            <w:szCs w:val="24"/>
            <w:lang w:eastAsia="ru-RU"/>
          </w:rPr>
          <w:delText>МПРО - Мультиресурсное планирование ремонтов оформлено</w:delText>
        </w:r>
      </w:del>
      <w:r w:rsidRPr="0028711F">
        <w:rPr>
          <w:rFonts w:ascii="Arial" w:hAnsi="Arial" w:cs="Arial"/>
          <w:szCs w:val="24"/>
          <w:lang w:eastAsia="ru-RU"/>
        </w:rPr>
        <w:t>", анализирует</w:t>
      </w:r>
      <w:r w:rsidR="00AE1A57">
        <w:rPr>
          <w:rFonts w:ascii="Arial" w:hAnsi="Arial" w:cs="Arial"/>
          <w:szCs w:val="24"/>
          <w:lang w:eastAsia="ru-RU"/>
        </w:rPr>
        <w:t xml:space="preserve"> </w:t>
      </w:r>
      <w:r w:rsidRPr="0028711F">
        <w:rPr>
          <w:rFonts w:ascii="Arial" w:hAnsi="Arial" w:cs="Arial"/>
          <w:szCs w:val="24"/>
          <w:lang w:eastAsia="ru-RU"/>
        </w:rPr>
        <w:t>Отчёт о нарушении сроков связанных заказов ТОРО</w:t>
      </w:r>
      <w:r w:rsidR="00AE1A57">
        <w:rPr>
          <w:rFonts w:ascii="Arial" w:hAnsi="Arial" w:cs="Arial"/>
          <w:szCs w:val="24"/>
          <w:lang w:eastAsia="ru-RU"/>
        </w:rPr>
        <w:t xml:space="preserve">, просматривает </w:t>
      </w:r>
      <w:del w:id="664" w:author="Александр Шрамков" w:date="2020-04-12T15:20:00Z">
        <w:r w:rsidR="00AE1A57" w:rsidRPr="00917319" w:rsidDel="00990B3B">
          <w:rPr>
            <w:rFonts w:ascii="Arial" w:hAnsi="Arial" w:cs="Arial"/>
            <w:szCs w:val="24"/>
            <w:lang w:eastAsia="ru-RU"/>
          </w:rPr>
          <w:delText>загрузку мощностей</w:delText>
        </w:r>
      </w:del>
      <w:ins w:id="665" w:author="Александр Шрамков" w:date="2020-04-12T15:20:00Z">
        <w:r w:rsidR="00990B3B">
          <w:rPr>
            <w:rFonts w:ascii="Arial" w:hAnsi="Arial" w:cs="Arial"/>
            <w:szCs w:val="24"/>
            <w:lang w:eastAsia="ru-RU"/>
          </w:rPr>
          <w:t>сроки заказов и операций</w:t>
        </w:r>
      </w:ins>
      <w:r w:rsidR="00AE1A57" w:rsidRPr="00917319">
        <w:rPr>
          <w:rFonts w:ascii="Arial" w:hAnsi="Arial" w:cs="Arial"/>
          <w:szCs w:val="24"/>
          <w:lang w:eastAsia="ru-RU"/>
        </w:rPr>
        <w:t xml:space="preserve"> </w:t>
      </w:r>
      <w:ins w:id="666" w:author="Александр Шрамков" w:date="2020-04-11T11:55:00Z">
        <w:r w:rsidR="00275F8A">
          <w:rPr>
            <w:rFonts w:ascii="Arial" w:hAnsi="Arial" w:cs="Arial"/>
          </w:rPr>
          <w:t>в транзакции «</w:t>
        </w:r>
        <w:r w:rsidR="00275F8A">
          <w:rPr>
            <w:rFonts w:ascii="Arial" w:hAnsi="Arial" w:cs="Arial"/>
            <w:lang w:val="en-US"/>
          </w:rPr>
          <w:t>ZPM</w:t>
        </w:r>
        <w:r w:rsidR="00275F8A" w:rsidRPr="001A6049">
          <w:rPr>
            <w:rFonts w:ascii="Arial" w:hAnsi="Arial" w:cs="Arial"/>
          </w:rPr>
          <w:t>_</w:t>
        </w:r>
        <w:r w:rsidR="00275F8A">
          <w:rPr>
            <w:rFonts w:ascii="Arial" w:hAnsi="Arial" w:cs="Arial"/>
            <w:lang w:val="en-US"/>
          </w:rPr>
          <w:t>PLAN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–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АРМ планировщика ТОиР»</w:t>
        </w:r>
      </w:ins>
      <w:del w:id="667" w:author="Александр Шрамков" w:date="2020-04-11T11:55:00Z">
        <w:r w:rsidR="00AE1A57" w:rsidRPr="00917319" w:rsidDel="00275F8A">
          <w:rPr>
            <w:rFonts w:ascii="Arial" w:hAnsi="Arial" w:cs="Arial"/>
            <w:szCs w:val="24"/>
            <w:lang w:eastAsia="ru-RU"/>
          </w:rPr>
          <w:delText xml:space="preserve">в </w:delText>
        </w:r>
        <w:r w:rsidR="00AE1A57" w:rsidDel="00275F8A">
          <w:rPr>
            <w:rFonts w:ascii="Arial" w:hAnsi="Arial" w:cs="Arial"/>
            <w:szCs w:val="24"/>
            <w:lang w:eastAsia="ru-RU"/>
          </w:rPr>
          <w:delText xml:space="preserve">транзакции </w:delText>
        </w:r>
        <w:r w:rsidR="00AE1A57" w:rsidDel="00275F8A">
          <w:rPr>
            <w:rFonts w:ascii="Arial" w:hAnsi="Arial" w:cs="Arial"/>
          </w:rPr>
          <w:delText>«</w:delText>
        </w:r>
        <w:r w:rsidR="00AE1A57" w:rsidRPr="00D154BE" w:rsidDel="00275F8A">
          <w:rPr>
            <w:rFonts w:ascii="Arial" w:hAnsi="Arial" w:cs="Arial"/>
          </w:rPr>
          <w:delText>/</w:delText>
        </w:r>
        <w:r w:rsidR="00AE1A57" w:rsidDel="00275F8A">
          <w:rPr>
            <w:rFonts w:ascii="Arial" w:hAnsi="Arial" w:cs="Arial"/>
            <w:lang w:val="en-US"/>
          </w:rPr>
          <w:delText>MRSS</w:delText>
        </w:r>
        <w:r w:rsidR="00AE1A57" w:rsidRPr="00D154BE" w:rsidDel="00275F8A">
          <w:rPr>
            <w:rFonts w:ascii="Arial" w:hAnsi="Arial" w:cs="Arial"/>
          </w:rPr>
          <w:delText>/</w:delText>
        </w:r>
        <w:r w:rsidR="00AE1A57" w:rsidRPr="004A7C16" w:rsidDel="00275F8A">
          <w:rPr>
            <w:rFonts w:ascii="Arial" w:hAnsi="Arial" w:cs="Arial"/>
            <w:szCs w:val="24"/>
            <w:lang w:eastAsia="ru-RU"/>
          </w:rPr>
          <w:delText>PLBOORGSRV</w:delText>
        </w:r>
        <w:r w:rsidR="00AE1A57" w:rsidDel="00275F8A">
          <w:rPr>
            <w:rFonts w:ascii="Arial" w:hAnsi="Arial" w:cs="Arial"/>
            <w:szCs w:val="24"/>
          </w:rPr>
          <w:delText xml:space="preserve"> </w:delText>
        </w:r>
        <w:r w:rsidR="00AE1A57" w:rsidRPr="00D154BE" w:rsidDel="00275F8A">
          <w:rPr>
            <w:rFonts w:ascii="Arial" w:hAnsi="Arial" w:cs="Arial"/>
            <w:szCs w:val="24"/>
          </w:rPr>
          <w:delText xml:space="preserve">– </w:delText>
        </w:r>
        <w:r w:rsidR="00AE1A57" w:rsidDel="00275F8A">
          <w:rPr>
            <w:rFonts w:ascii="Arial" w:hAnsi="Arial" w:cs="Arial"/>
            <w:szCs w:val="24"/>
          </w:rPr>
          <w:delText>Основная панель планирования»</w:delText>
        </w:r>
      </w:del>
      <w:r w:rsidR="00AE1A57">
        <w:rPr>
          <w:rFonts w:ascii="Arial" w:hAnsi="Arial" w:cs="Arial"/>
          <w:szCs w:val="24"/>
        </w:rPr>
        <w:t xml:space="preserve"> и обеспечение материалами в транзакции </w:t>
      </w:r>
      <w:r w:rsidR="00AE1A57">
        <w:rPr>
          <w:rFonts w:ascii="Arial" w:hAnsi="Arial" w:cs="Arial"/>
        </w:rPr>
        <w:t>«</w:t>
      </w:r>
      <w:del w:id="668" w:author="Александр Шрамков" w:date="2020-04-12T14:49:00Z">
        <w:r w:rsidR="00AE1A57" w:rsidDel="00340F0D">
          <w:rPr>
            <w:rFonts w:ascii="Arial" w:hAnsi="Arial" w:cs="Arial"/>
            <w:lang w:val="en-US"/>
          </w:rPr>
          <w:delText>IWBK</w:delText>
        </w:r>
      </w:del>
      <w:ins w:id="669" w:author="Александр Шрамков" w:date="2020-04-12T14:49:00Z">
        <w:r w:rsidR="00340F0D">
          <w:rPr>
            <w:rFonts w:ascii="Arial" w:hAnsi="Arial" w:cs="Arial"/>
            <w:lang w:val="en-US"/>
          </w:rPr>
          <w:t>ZPM</w:t>
        </w:r>
        <w:r w:rsidR="00340F0D" w:rsidRPr="00340F0D">
          <w:rPr>
            <w:rFonts w:ascii="Arial" w:hAnsi="Arial" w:cs="Arial"/>
            <w:rPrChange w:id="670" w:author="Александр Шрамков" w:date="2020-04-12T14:49:00Z">
              <w:rPr>
                <w:rFonts w:ascii="Arial" w:hAnsi="Arial" w:cs="Arial"/>
                <w:lang w:val="en-US"/>
              </w:rPr>
            </w:rPrChange>
          </w:rPr>
          <w:t>_</w:t>
        </w:r>
        <w:r w:rsidR="00340F0D">
          <w:rPr>
            <w:rFonts w:ascii="Arial" w:hAnsi="Arial" w:cs="Arial"/>
            <w:lang w:val="en-US"/>
          </w:rPr>
          <w:t>IWBK</w:t>
        </w:r>
      </w:ins>
      <w:r w:rsidR="00AE1A57" w:rsidRPr="001A06C6">
        <w:rPr>
          <w:rFonts w:ascii="Arial" w:hAnsi="Arial" w:cs="Arial"/>
        </w:rPr>
        <w:t xml:space="preserve"> </w:t>
      </w:r>
      <w:r w:rsidR="00AE1A57">
        <w:rPr>
          <w:rFonts w:ascii="Arial" w:hAnsi="Arial" w:cs="Arial"/>
        </w:rPr>
        <w:t>–</w:t>
      </w:r>
      <w:r w:rsidR="00AE1A57" w:rsidRPr="001A06C6">
        <w:rPr>
          <w:rFonts w:ascii="Arial" w:hAnsi="Arial" w:cs="Arial"/>
        </w:rPr>
        <w:t xml:space="preserve"> </w:t>
      </w:r>
      <w:r w:rsidR="00AE1A57">
        <w:rPr>
          <w:rFonts w:ascii="Arial" w:hAnsi="Arial" w:cs="Arial"/>
        </w:rPr>
        <w:t>Проверка доступности материалов для заказов ТОРО»</w:t>
      </w:r>
      <w:r w:rsidRPr="0028711F">
        <w:rPr>
          <w:rFonts w:ascii="Arial" w:hAnsi="Arial" w:cs="Arial"/>
          <w:szCs w:val="24"/>
          <w:lang w:eastAsia="ru-RU"/>
        </w:rPr>
        <w:t>.</w:t>
      </w:r>
    </w:p>
    <w:p w14:paraId="3DF2E22B" w14:textId="134EBB6A" w:rsidR="0028711F" w:rsidRPr="0028711F" w:rsidRDefault="00AE1A57" w:rsidP="0028711F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После проведения </w:t>
      </w:r>
      <w:r w:rsidR="00DB0781">
        <w:rPr>
          <w:rFonts w:ascii="Arial" w:hAnsi="Arial" w:cs="Arial"/>
          <w:szCs w:val="24"/>
          <w:lang w:eastAsia="ru-RU"/>
        </w:rPr>
        <w:t xml:space="preserve">контроля </w:t>
      </w:r>
      <w:r w:rsidR="00DB0781" w:rsidRPr="0028711F">
        <w:rPr>
          <w:rFonts w:ascii="Arial" w:hAnsi="Arial" w:cs="Arial"/>
          <w:szCs w:val="24"/>
          <w:lang w:eastAsia="ru-RU"/>
        </w:rPr>
        <w:t>календарно</w:t>
      </w:r>
      <w:r w:rsidR="0028711F" w:rsidRPr="0028711F">
        <w:rPr>
          <w:rFonts w:ascii="Arial" w:hAnsi="Arial" w:cs="Arial"/>
          <w:szCs w:val="24"/>
          <w:lang w:eastAsia="ru-RU"/>
        </w:rPr>
        <w:t>-сетевого графика остановочного ремонта Старший планировщик остановочных ремонтов устанавливает статус "</w:t>
      </w:r>
      <w:ins w:id="671" w:author="Александр Шрамков" w:date="2020-04-11T14:43:00Z">
        <w:r w:rsidR="007F5762" w:rsidRPr="007F5762">
          <w:rPr>
            <w:rFonts w:ascii="Arial" w:hAnsi="Arial" w:cs="Arial"/>
            <w:szCs w:val="24"/>
            <w:lang w:eastAsia="ru-RU"/>
          </w:rPr>
          <w:t>МПРП – Планир-е ОстРе-монт согласовано</w:t>
        </w:r>
      </w:ins>
      <w:del w:id="672" w:author="Александр Шрамков" w:date="2020-04-11T14:43:00Z">
        <w:r w:rsidR="0028711F" w:rsidRPr="0028711F" w:rsidDel="007F5762">
          <w:rPr>
            <w:rFonts w:ascii="Arial" w:hAnsi="Arial" w:cs="Arial"/>
            <w:szCs w:val="24"/>
            <w:lang w:eastAsia="ru-RU"/>
          </w:rPr>
          <w:delText xml:space="preserve">МПРП - Мультиресурсное </w:delText>
        </w:r>
        <w:r w:rsidR="00DB0781" w:rsidRPr="0028711F" w:rsidDel="007F5762">
          <w:rPr>
            <w:rFonts w:ascii="Arial" w:hAnsi="Arial" w:cs="Arial"/>
            <w:szCs w:val="24"/>
            <w:lang w:eastAsia="ru-RU"/>
          </w:rPr>
          <w:delText>планирование</w:delText>
        </w:r>
        <w:r w:rsidR="0028711F" w:rsidRPr="0028711F" w:rsidDel="007F5762">
          <w:rPr>
            <w:rFonts w:ascii="Arial" w:hAnsi="Arial" w:cs="Arial"/>
            <w:szCs w:val="24"/>
            <w:lang w:eastAsia="ru-RU"/>
          </w:rPr>
          <w:delText xml:space="preserve"> ремонтов подтверждено</w:delText>
        </w:r>
      </w:del>
      <w:r w:rsidR="0028711F" w:rsidRPr="0028711F">
        <w:rPr>
          <w:rFonts w:ascii="Arial" w:hAnsi="Arial" w:cs="Arial"/>
          <w:szCs w:val="24"/>
          <w:lang w:eastAsia="ru-RU"/>
        </w:rPr>
        <w:t>" в заказы ТОРО</w:t>
      </w:r>
      <w:r w:rsidR="00B51221">
        <w:rPr>
          <w:rFonts w:ascii="Arial" w:hAnsi="Arial" w:cs="Arial"/>
          <w:szCs w:val="24"/>
          <w:lang w:eastAsia="ru-RU"/>
        </w:rPr>
        <w:t xml:space="preserve">, формирует файл </w:t>
      </w:r>
      <w:r w:rsidR="00B51221">
        <w:rPr>
          <w:rFonts w:ascii="Arial" w:hAnsi="Arial" w:cs="Arial"/>
          <w:szCs w:val="24"/>
          <w:lang w:val="en-US" w:eastAsia="ru-RU"/>
        </w:rPr>
        <w:t>Excel</w:t>
      </w:r>
      <w:r>
        <w:rPr>
          <w:rFonts w:ascii="Arial" w:hAnsi="Arial" w:cs="Arial"/>
          <w:szCs w:val="24"/>
          <w:lang w:eastAsia="ru-RU"/>
        </w:rPr>
        <w:t xml:space="preserve"> и </w:t>
      </w:r>
      <w:r w:rsidRPr="00762DF4">
        <w:rPr>
          <w:rFonts w:ascii="Arial" w:hAnsi="Arial" w:cs="Arial"/>
          <w:szCs w:val="24"/>
          <w:lang w:eastAsia="ru-RU"/>
        </w:rPr>
        <w:t xml:space="preserve">печатает </w:t>
      </w:r>
      <w:r>
        <w:rPr>
          <w:rFonts w:ascii="Arial" w:hAnsi="Arial" w:cs="Arial"/>
          <w:szCs w:val="24"/>
          <w:lang w:eastAsia="ru-RU"/>
        </w:rPr>
        <w:t xml:space="preserve">из системы </w:t>
      </w:r>
      <w:r>
        <w:rPr>
          <w:rFonts w:ascii="Arial" w:hAnsi="Arial" w:cs="Arial"/>
          <w:szCs w:val="24"/>
          <w:lang w:val="en-US" w:eastAsia="ru-RU"/>
        </w:rPr>
        <w:t>S</w:t>
      </w:r>
      <w:r w:rsidRPr="001A06C6">
        <w:rPr>
          <w:rFonts w:ascii="Arial" w:hAnsi="Arial" w:cs="Arial"/>
          <w:szCs w:val="24"/>
          <w:lang w:eastAsia="ru-RU"/>
        </w:rPr>
        <w:t>/4</w:t>
      </w:r>
      <w:r>
        <w:rPr>
          <w:rFonts w:ascii="Arial" w:hAnsi="Arial" w:cs="Arial"/>
          <w:szCs w:val="24"/>
          <w:lang w:val="en-US" w:eastAsia="ru-RU"/>
        </w:rPr>
        <w:t>HANA</w:t>
      </w:r>
      <w:r w:rsidRPr="001A06C6">
        <w:rPr>
          <w:rFonts w:ascii="Arial" w:hAnsi="Arial" w:cs="Arial"/>
          <w:szCs w:val="24"/>
          <w:lang w:eastAsia="ru-RU"/>
        </w:rPr>
        <w:t xml:space="preserve"> </w:t>
      </w:r>
      <w:r>
        <w:rPr>
          <w:rFonts w:ascii="Arial" w:hAnsi="Arial" w:cs="Arial"/>
          <w:szCs w:val="24"/>
          <w:lang w:eastAsia="ru-RU"/>
        </w:rPr>
        <w:t>план-</w:t>
      </w:r>
      <w:r w:rsidRPr="00762DF4">
        <w:rPr>
          <w:rFonts w:ascii="Arial" w:hAnsi="Arial" w:cs="Arial"/>
          <w:szCs w:val="24"/>
          <w:lang w:eastAsia="ru-RU"/>
        </w:rPr>
        <w:t xml:space="preserve">график остановочного ремонта. Форма </w:t>
      </w:r>
      <w:r>
        <w:rPr>
          <w:rFonts w:ascii="Arial" w:hAnsi="Arial" w:cs="Arial"/>
          <w:szCs w:val="24"/>
        </w:rPr>
        <w:t xml:space="preserve">плана-графика </w:t>
      </w:r>
      <w:r w:rsidRPr="00762DF4">
        <w:rPr>
          <w:rFonts w:ascii="Arial" w:hAnsi="Arial" w:cs="Arial"/>
          <w:szCs w:val="24"/>
          <w:lang w:eastAsia="ru-RU"/>
        </w:rPr>
        <w:t>остановочного ремонта является разработкой в рамках данного проекта (</w:t>
      </w:r>
      <w:r w:rsidRPr="001A06C6">
        <w:rPr>
          <w:rFonts w:ascii="Arial" w:hAnsi="Arial" w:cs="Arial"/>
          <w:szCs w:val="24"/>
          <w:lang w:eastAsia="ru-RU"/>
        </w:rPr>
        <w:t>доработка «</w:t>
      </w:r>
      <w:r w:rsidRPr="00762DF4">
        <w:rPr>
          <w:rFonts w:ascii="Arial" w:hAnsi="Arial" w:cs="Arial"/>
          <w:szCs w:val="24"/>
          <w:lang w:val="en-US" w:eastAsia="ru-RU"/>
        </w:rPr>
        <w:t>PM</w:t>
      </w:r>
      <w:r w:rsidRPr="00762DF4">
        <w:rPr>
          <w:rFonts w:ascii="Arial" w:hAnsi="Arial" w:cs="Arial"/>
          <w:szCs w:val="24"/>
          <w:lang w:eastAsia="ru-RU"/>
        </w:rPr>
        <w:t>40</w:t>
      </w:r>
      <w:r w:rsidRPr="001A06C6">
        <w:rPr>
          <w:rFonts w:ascii="Arial" w:hAnsi="Arial" w:cs="Arial"/>
          <w:szCs w:val="24"/>
          <w:lang w:eastAsia="ru-RU"/>
        </w:rPr>
        <w:t xml:space="preserve"> –</w:t>
      </w:r>
      <w:r>
        <w:rPr>
          <w:rFonts w:ascii="Arial" w:hAnsi="Arial" w:cs="Arial"/>
          <w:szCs w:val="24"/>
          <w:lang w:eastAsia="ru-RU"/>
        </w:rPr>
        <w:t xml:space="preserve"> График остановочных ремонтов</w:t>
      </w:r>
      <w:r w:rsidRPr="001A06C6">
        <w:rPr>
          <w:rFonts w:ascii="Arial" w:hAnsi="Arial" w:cs="Arial"/>
          <w:szCs w:val="24"/>
          <w:lang w:eastAsia="ru-RU"/>
        </w:rPr>
        <w:t xml:space="preserve">» </w:t>
      </w:r>
      <w:r w:rsidRPr="00762DF4">
        <w:rPr>
          <w:rFonts w:ascii="Arial" w:hAnsi="Arial" w:cs="Arial"/>
          <w:szCs w:val="24"/>
          <w:lang w:eastAsia="ru-RU"/>
        </w:rPr>
        <w:t>описана в разделе</w:t>
      </w:r>
      <w:r w:rsidRPr="001A06C6">
        <w:rPr>
          <w:rFonts w:ascii="Arial" w:hAnsi="Arial" w:cs="Arial"/>
          <w:szCs w:val="24"/>
          <w:lang w:eastAsia="ru-RU"/>
        </w:rPr>
        <w:t xml:space="preserve"> </w:t>
      </w:r>
      <w:r>
        <w:rPr>
          <w:rFonts w:ascii="Arial" w:hAnsi="Arial" w:cs="Arial"/>
          <w:szCs w:val="24"/>
          <w:lang w:eastAsia="ru-RU"/>
        </w:rPr>
        <w:t>«</w:t>
      </w:r>
      <w:r w:rsidR="00B51221" w:rsidRPr="00B51221">
        <w:rPr>
          <w:rFonts w:ascii="Arial" w:hAnsi="Arial" w:cs="Arial"/>
          <w:szCs w:val="24"/>
          <w:lang w:eastAsia="ru-RU"/>
        </w:rPr>
        <w:t>5.10 Особенности технической реализации</w:t>
      </w:r>
      <w:r w:rsidRPr="00762DF4">
        <w:rPr>
          <w:rFonts w:ascii="Arial" w:hAnsi="Arial" w:cs="Arial"/>
          <w:szCs w:val="24"/>
          <w:lang w:eastAsia="ru-RU"/>
        </w:rPr>
        <w:t xml:space="preserve">» данного документа). </w:t>
      </w:r>
      <w:r>
        <w:rPr>
          <w:rFonts w:ascii="Arial" w:hAnsi="Arial" w:cs="Arial"/>
          <w:szCs w:val="24"/>
          <w:lang w:eastAsia="ru-RU"/>
        </w:rPr>
        <w:t xml:space="preserve">Входными данными для графика остановочного ремонта являются заказы ТОРО на остановочный ремонт. </w:t>
      </w:r>
      <w:r w:rsidRPr="006C00DD">
        <w:rPr>
          <w:rFonts w:ascii="Arial" w:hAnsi="Arial" w:cs="Arial"/>
          <w:szCs w:val="24"/>
          <w:lang w:eastAsia="ru-RU"/>
        </w:rPr>
        <w:t>В заголовок документа выводится</w:t>
      </w:r>
      <w:r>
        <w:rPr>
          <w:rFonts w:ascii="Arial" w:hAnsi="Arial" w:cs="Arial"/>
          <w:szCs w:val="24"/>
          <w:lang w:eastAsia="ru-RU"/>
        </w:rPr>
        <w:t xml:space="preserve"> информация о п</w:t>
      </w:r>
      <w:r w:rsidRPr="006C00DD">
        <w:rPr>
          <w:rFonts w:ascii="Arial" w:hAnsi="Arial" w:cs="Arial"/>
          <w:szCs w:val="24"/>
          <w:lang w:eastAsia="ru-RU"/>
        </w:rPr>
        <w:t>редприя</w:t>
      </w:r>
      <w:r>
        <w:rPr>
          <w:rFonts w:ascii="Arial" w:hAnsi="Arial" w:cs="Arial"/>
          <w:szCs w:val="24"/>
          <w:lang w:eastAsia="ru-RU"/>
        </w:rPr>
        <w:t>тии, оборудовании и плановых дате-времени</w:t>
      </w:r>
      <w:r w:rsidRPr="006C00DD">
        <w:rPr>
          <w:rFonts w:ascii="Arial" w:hAnsi="Arial" w:cs="Arial"/>
          <w:szCs w:val="24"/>
          <w:lang w:eastAsia="ru-RU"/>
        </w:rPr>
        <w:t xml:space="preserve"> начала </w:t>
      </w:r>
      <w:r>
        <w:rPr>
          <w:rFonts w:ascii="Arial" w:hAnsi="Arial" w:cs="Arial"/>
          <w:szCs w:val="24"/>
          <w:lang w:eastAsia="ru-RU"/>
        </w:rPr>
        <w:t xml:space="preserve">и окончания </w:t>
      </w:r>
      <w:r w:rsidRPr="006C00DD">
        <w:rPr>
          <w:rFonts w:ascii="Arial" w:hAnsi="Arial" w:cs="Arial"/>
          <w:szCs w:val="24"/>
          <w:lang w:eastAsia="ru-RU"/>
        </w:rPr>
        <w:t>ремонта.</w:t>
      </w:r>
      <w:r>
        <w:rPr>
          <w:rFonts w:ascii="Arial" w:hAnsi="Arial" w:cs="Arial"/>
          <w:szCs w:val="24"/>
          <w:lang w:eastAsia="ru-RU"/>
        </w:rPr>
        <w:t xml:space="preserve"> В формуляре</w:t>
      </w:r>
      <w:r w:rsidRPr="006C00DD">
        <w:rPr>
          <w:rFonts w:ascii="Arial" w:hAnsi="Arial" w:cs="Arial"/>
          <w:szCs w:val="24"/>
          <w:lang w:eastAsia="ru-RU"/>
        </w:rPr>
        <w:t xml:space="preserve"> выводится: код операции, н</w:t>
      </w:r>
      <w:r>
        <w:rPr>
          <w:rFonts w:ascii="Arial" w:hAnsi="Arial" w:cs="Arial"/>
          <w:szCs w:val="24"/>
          <w:lang w:eastAsia="ru-RU"/>
        </w:rPr>
        <w:t>аименование работы (название опе</w:t>
      </w:r>
      <w:r w:rsidRPr="006C00DD">
        <w:rPr>
          <w:rFonts w:ascii="Arial" w:hAnsi="Arial" w:cs="Arial"/>
          <w:szCs w:val="24"/>
          <w:lang w:eastAsia="ru-RU"/>
        </w:rPr>
        <w:t xml:space="preserve">рации), общая продолжительность работы, продолжительность работы </w:t>
      </w:r>
      <w:r>
        <w:rPr>
          <w:rFonts w:ascii="Arial" w:hAnsi="Arial" w:cs="Arial"/>
          <w:szCs w:val="24"/>
          <w:lang w:eastAsia="ru-RU"/>
        </w:rPr>
        <w:t xml:space="preserve">в разбивке </w:t>
      </w:r>
      <w:r w:rsidRPr="006C00DD">
        <w:rPr>
          <w:rFonts w:ascii="Arial" w:hAnsi="Arial" w:cs="Arial"/>
          <w:szCs w:val="24"/>
          <w:lang w:eastAsia="ru-RU"/>
        </w:rPr>
        <w:t>по дням, номер смены и число рабочих в смену в рамках дня.</w:t>
      </w:r>
    </w:p>
    <w:p w14:paraId="166A2681" w14:textId="1502B3F1" w:rsidR="000C0916" w:rsidRPr="00A30281" w:rsidRDefault="0028711F" w:rsidP="006C00D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/>
        </w:rPr>
      </w:pPr>
      <w:r w:rsidRPr="0028711F">
        <w:rPr>
          <w:rFonts w:ascii="Arial" w:hAnsi="Arial" w:cs="Arial"/>
          <w:szCs w:val="24"/>
          <w:lang w:eastAsia="ru-RU"/>
        </w:rPr>
        <w:t xml:space="preserve">При отклонении календарно-сетевого графика остановочного ремонта Старший планировщик </w:t>
      </w:r>
      <w:r w:rsidR="00AE1A57">
        <w:rPr>
          <w:rFonts w:ascii="Arial" w:hAnsi="Arial" w:cs="Arial"/>
          <w:szCs w:val="24"/>
          <w:lang w:eastAsia="ru-RU"/>
        </w:rPr>
        <w:t xml:space="preserve">ОР </w:t>
      </w:r>
      <w:del w:id="673" w:author="Александр Шрамков" w:date="2020-04-11T14:30:00Z">
        <w:r w:rsidR="00AE1A57"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74" w:author="Александр Шрамков" w:date="2020-04-11T14:30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Pr="0028711F">
        <w:rPr>
          <w:rFonts w:ascii="Arial" w:hAnsi="Arial" w:cs="Arial"/>
          <w:szCs w:val="24"/>
          <w:lang w:eastAsia="ru-RU"/>
        </w:rPr>
        <w:t xml:space="preserve"> высылает e-mail с листом замечаний Планировщикам</w:t>
      </w:r>
      <w:r w:rsidR="00AE1A57">
        <w:rPr>
          <w:rFonts w:ascii="Arial" w:hAnsi="Arial" w:cs="Arial"/>
          <w:szCs w:val="24"/>
          <w:lang w:eastAsia="ru-RU"/>
        </w:rPr>
        <w:t xml:space="preserve"> ОР </w:t>
      </w:r>
      <w:del w:id="675" w:author="Александр Шрамков" w:date="2020-04-11T14:31:00Z">
        <w:r w:rsidR="00AE1A57"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76" w:author="Александр Шрамков" w:date="2020-04-11T14:31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="00AE1A57">
        <w:rPr>
          <w:rFonts w:ascii="Arial" w:hAnsi="Arial" w:cs="Arial"/>
          <w:szCs w:val="24"/>
          <w:lang w:eastAsia="ru-RU"/>
        </w:rPr>
        <w:t xml:space="preserve"> и процесс возвращается на шаг </w:t>
      </w:r>
      <w:r w:rsidR="00AE1A57" w:rsidRPr="00AE1A57">
        <w:rPr>
          <w:rFonts w:ascii="Arial" w:hAnsi="Arial" w:cs="Arial"/>
          <w:szCs w:val="24"/>
          <w:lang w:eastAsia="ru-RU"/>
        </w:rPr>
        <w:t xml:space="preserve">«110» - «Ручное планирование заказов ТОРО и сетевых графиков </w:t>
      </w:r>
      <w:r w:rsidR="00DB0781" w:rsidRPr="00AE1A57">
        <w:rPr>
          <w:rFonts w:ascii="Arial" w:hAnsi="Arial" w:cs="Arial"/>
          <w:szCs w:val="24"/>
          <w:lang w:eastAsia="ru-RU"/>
        </w:rPr>
        <w:t>инвестиционных</w:t>
      </w:r>
      <w:r w:rsidR="00AE1A57" w:rsidRPr="00AE1A57">
        <w:rPr>
          <w:rFonts w:ascii="Arial" w:hAnsi="Arial" w:cs="Arial"/>
          <w:szCs w:val="24"/>
          <w:lang w:eastAsia="ru-RU"/>
        </w:rPr>
        <w:t xml:space="preserve"> проектов ТОиР на остановочный ремонт»</w:t>
      </w:r>
      <w:r w:rsidRPr="0028711F">
        <w:rPr>
          <w:rFonts w:ascii="Arial" w:hAnsi="Arial" w:cs="Arial"/>
          <w:szCs w:val="24"/>
          <w:lang w:eastAsia="ru-RU"/>
        </w:rPr>
        <w:t>.</w:t>
      </w:r>
    </w:p>
    <w:p w14:paraId="166A2682" w14:textId="7C4E09DE" w:rsidR="000C0916" w:rsidRPr="000C0916" w:rsidRDefault="00EE0210" w:rsidP="00B51221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</w:t>
      </w:r>
      <w:r w:rsidR="005A1532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процесса «130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="00B51221" w:rsidRPr="00B51221">
        <w:rPr>
          <w:rFonts w:ascii="Arial" w:eastAsiaTheme="majorEastAsia" w:hAnsi="Arial"/>
          <w:b/>
          <w:bCs/>
          <w:kern w:val="28"/>
          <w:szCs w:val="20"/>
          <w:lang w:eastAsia="ru-RU"/>
        </w:rPr>
        <w:t>Включение работ ПТО в остановочный ремонт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166A268A" w14:textId="216BD234" w:rsidR="000C0916" w:rsidRDefault="00B51221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677" w:author="ShramkovAB" w:date="2020-04-29T11:50:00Z"/>
          <w:rFonts w:ascii="Arial" w:hAnsi="Arial" w:cs="Arial"/>
          <w:szCs w:val="24"/>
          <w:lang w:eastAsia="ru-RU"/>
        </w:rPr>
      </w:pPr>
      <w:r w:rsidRPr="00B51221">
        <w:rPr>
          <w:rFonts w:ascii="Arial" w:hAnsi="Arial" w:cs="Arial"/>
          <w:szCs w:val="24"/>
          <w:lang w:eastAsia="ru-RU"/>
        </w:rPr>
        <w:lastRenderedPageBreak/>
        <w:t xml:space="preserve">В </w:t>
      </w:r>
      <w:r>
        <w:rPr>
          <w:rFonts w:ascii="Arial" w:hAnsi="Arial" w:cs="Arial"/>
          <w:szCs w:val="24"/>
          <w:lang w:eastAsia="ru-RU"/>
        </w:rPr>
        <w:t xml:space="preserve">файл </w:t>
      </w:r>
      <w:r>
        <w:rPr>
          <w:rFonts w:ascii="Arial" w:hAnsi="Arial" w:cs="Arial"/>
          <w:szCs w:val="24"/>
          <w:lang w:val="en-US" w:eastAsia="ru-RU"/>
        </w:rPr>
        <w:t>Excel</w:t>
      </w:r>
      <w:r w:rsidRPr="00B51221">
        <w:rPr>
          <w:rFonts w:ascii="Arial" w:hAnsi="Arial" w:cs="Arial"/>
          <w:szCs w:val="24"/>
          <w:lang w:eastAsia="ru-RU"/>
        </w:rPr>
        <w:t xml:space="preserve"> план</w:t>
      </w:r>
      <w:r>
        <w:rPr>
          <w:rFonts w:ascii="Arial" w:hAnsi="Arial" w:cs="Arial"/>
          <w:szCs w:val="24"/>
          <w:lang w:eastAsia="ru-RU"/>
        </w:rPr>
        <w:t>а</w:t>
      </w:r>
      <w:r w:rsidRPr="00B51221">
        <w:rPr>
          <w:rFonts w:ascii="Arial" w:hAnsi="Arial" w:cs="Arial"/>
          <w:szCs w:val="24"/>
          <w:lang w:eastAsia="ru-RU"/>
        </w:rPr>
        <w:t xml:space="preserve">-график остановочных ремонтов добавляются работы ПТО по подготовке оборудования </w:t>
      </w:r>
      <w:r>
        <w:rPr>
          <w:rFonts w:ascii="Arial" w:hAnsi="Arial" w:cs="Arial"/>
          <w:szCs w:val="24"/>
          <w:lang w:eastAsia="ru-RU"/>
        </w:rPr>
        <w:t>к остановочным ремонтам.</w:t>
      </w:r>
    </w:p>
    <w:p w14:paraId="19DC32FA" w14:textId="77777777" w:rsidR="00B10A92" w:rsidRPr="000C0916" w:rsidRDefault="00B10A92" w:rsidP="00B10A92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678" w:author="ShramkovAB" w:date="2020-04-29T11:50:00Z"/>
          <w:rFonts w:ascii="Arial" w:hAnsi="Arial" w:cs="Arial"/>
          <w:szCs w:val="24"/>
          <w:lang w:eastAsia="ru-RU"/>
        </w:rPr>
      </w:pPr>
      <w:ins w:id="679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406BD986" w14:textId="06695C31" w:rsidR="00B10A92" w:rsidDel="00B10A92" w:rsidRDefault="00B10A92" w:rsidP="004A7C1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680" w:author="ShramkovAB" w:date="2020-04-29T11:50:00Z"/>
          <w:rFonts w:ascii="Arial" w:hAnsi="Arial" w:cs="Arial"/>
          <w:szCs w:val="24"/>
          <w:lang w:eastAsia="ru-RU"/>
        </w:rPr>
      </w:pPr>
    </w:p>
    <w:p w14:paraId="00655B39" w14:textId="5772BA73" w:rsidR="00A3150E" w:rsidRPr="000C0916" w:rsidRDefault="00B501C3" w:rsidP="00A3150E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</w:t>
      </w:r>
      <w:r w:rsidR="00A3150E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</w:t>
      </w:r>
      <w:r w:rsidR="00F52F5D">
        <w:rPr>
          <w:rFonts w:ascii="Arial" w:eastAsiaTheme="majorEastAsia" w:hAnsi="Arial"/>
          <w:b/>
          <w:bCs/>
          <w:kern w:val="28"/>
          <w:szCs w:val="20"/>
          <w:lang w:eastAsia="ru-RU"/>
        </w:rPr>
        <w:t>процесса «140</w:t>
      </w:r>
      <w:r w:rsidR="00EE0210" w:rsidRPr="00EE0210">
        <w:rPr>
          <w:rFonts w:ascii="Arial" w:eastAsiaTheme="majorEastAsia" w:hAnsi="Arial"/>
          <w:b/>
          <w:bCs/>
          <w:kern w:val="28"/>
          <w:szCs w:val="20"/>
          <w:lang w:eastAsia="ru-RU"/>
        </w:rPr>
        <w:t>-150</w:t>
      </w:r>
      <w:r w:rsidR="00A3150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«Согласование графика остановочного ремонта</w:t>
      </w:r>
      <w:r w:rsidR="00602D2E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Старшим планировщиком </w:t>
      </w:r>
      <w:del w:id="681" w:author="Александр Шрамков" w:date="2020-04-11T14:29:00Z">
        <w:r w:rsidR="00602D2E" w:rsidDel="00A23CD3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ТОиР БЕ ГОК</w:delText>
        </w:r>
      </w:del>
      <w:ins w:id="682" w:author="Александр Шрамков" w:date="2020-04-11T14:29:00Z">
        <w:r w:rsidR="00A23CD3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t>ТОиР УО</w:t>
        </w:r>
      </w:ins>
      <w:r w:rsidR="00EE0210" w:rsidRPr="00EE0210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</w:t>
      </w:r>
      <w:r w:rsidR="00EE0210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и Главным специалистом </w:t>
      </w:r>
      <w:del w:id="683" w:author="Александр Шрамков" w:date="2020-04-11T14:29:00Z">
        <w:r w:rsidR="00EE0210" w:rsidDel="00A23CD3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ТОиР БЕ ГОК</w:delText>
        </w:r>
      </w:del>
      <w:ins w:id="684" w:author="Александр Шрамков" w:date="2020-04-11T14:29:00Z">
        <w:r w:rsidR="00A23CD3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t>ТОиР УО</w:t>
        </w:r>
      </w:ins>
      <w:r w:rsidR="00A3150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4546310B" w14:textId="482530EB" w:rsidR="00F407DC" w:rsidRPr="00F407DC" w:rsidRDefault="00F407DC" w:rsidP="00F407DC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>С</w:t>
      </w:r>
      <w:r w:rsidRPr="00F407DC">
        <w:rPr>
          <w:rFonts w:ascii="Arial" w:hAnsi="Arial" w:cs="Arial"/>
          <w:szCs w:val="24"/>
          <w:lang w:eastAsia="ru-RU"/>
        </w:rPr>
        <w:t xml:space="preserve">тарший планировщик </w:t>
      </w:r>
      <w:del w:id="685" w:author="Александр Шрамков" w:date="2020-04-11T14:29:00Z">
        <w:r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686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="00EE0210" w:rsidRPr="00EE0210">
        <w:rPr>
          <w:rFonts w:ascii="Arial" w:hAnsi="Arial" w:cs="Arial"/>
          <w:szCs w:val="24"/>
          <w:lang w:eastAsia="ru-RU"/>
        </w:rPr>
        <w:t xml:space="preserve">и Главным специалистом </w:t>
      </w:r>
      <w:del w:id="687" w:author="Александр Шрамков" w:date="2020-04-11T14:29:00Z">
        <w:r w:rsidR="00EE0210" w:rsidRPr="00EE0210"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688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 w:rsidR="00EE0210" w:rsidRPr="00F407DC">
        <w:rPr>
          <w:rFonts w:ascii="Arial" w:hAnsi="Arial" w:cs="Arial"/>
          <w:szCs w:val="24"/>
          <w:lang w:eastAsia="ru-RU"/>
        </w:rPr>
        <w:t xml:space="preserve"> </w:t>
      </w:r>
      <w:r w:rsidR="00EE0210">
        <w:rPr>
          <w:rFonts w:ascii="Arial" w:hAnsi="Arial" w:cs="Arial"/>
          <w:szCs w:val="24"/>
          <w:lang w:eastAsia="ru-RU"/>
        </w:rPr>
        <w:t>последовательно согласую</w:t>
      </w:r>
      <w:r w:rsidRPr="00F407DC">
        <w:rPr>
          <w:rFonts w:ascii="Arial" w:hAnsi="Arial" w:cs="Arial"/>
          <w:szCs w:val="24"/>
          <w:lang w:eastAsia="ru-RU"/>
        </w:rPr>
        <w:t>т график остановочных ремонтов.</w:t>
      </w:r>
    </w:p>
    <w:p w14:paraId="57D81AE2" w14:textId="006E7B2C" w:rsidR="00A3150E" w:rsidRDefault="00A3150E" w:rsidP="00A3150E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689" w:author="ShramkovAB" w:date="2020-04-29T11:50:00Z"/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>В случае обоснованного отказа в согласовании по причинам не соответствия видов, объемов, сроков, исполнителей работ и правильности определения критических работ</w:t>
      </w:r>
      <w:r>
        <w:rPr>
          <w:rFonts w:ascii="Arial" w:hAnsi="Arial" w:cs="Arial"/>
          <w:szCs w:val="24"/>
          <w:lang w:eastAsia="ru-RU"/>
        </w:rPr>
        <w:t xml:space="preserve"> формируется </w:t>
      </w:r>
      <w:r w:rsidR="00F407DC" w:rsidRPr="00F407DC">
        <w:rPr>
          <w:rFonts w:ascii="Arial" w:hAnsi="Arial" w:cs="Arial"/>
          <w:szCs w:val="24"/>
          <w:lang w:eastAsia="ru-RU"/>
        </w:rPr>
        <w:t>лист замечаний и передает</w:t>
      </w:r>
      <w:r w:rsidR="00F407DC">
        <w:rPr>
          <w:rFonts w:ascii="Arial" w:hAnsi="Arial" w:cs="Arial"/>
          <w:szCs w:val="24"/>
          <w:lang w:eastAsia="ru-RU"/>
        </w:rPr>
        <w:t>ся по электронной почте Планировщикам ОР</w:t>
      </w:r>
      <w:r w:rsidR="00F407DC" w:rsidRPr="00F407DC">
        <w:rPr>
          <w:rFonts w:ascii="Arial" w:hAnsi="Arial" w:cs="Arial"/>
          <w:szCs w:val="24"/>
          <w:lang w:eastAsia="ru-RU"/>
        </w:rPr>
        <w:t xml:space="preserve"> </w:t>
      </w:r>
      <w:del w:id="690" w:author="Александр Шрамков" w:date="2020-04-11T14:32:00Z">
        <w:r w:rsidR="00F407DC"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691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="00F407DC">
        <w:rPr>
          <w:rFonts w:ascii="Arial" w:hAnsi="Arial" w:cs="Arial"/>
          <w:szCs w:val="24"/>
          <w:lang w:eastAsia="ru-RU"/>
        </w:rPr>
        <w:t xml:space="preserve"> </w:t>
      </w:r>
      <w:r w:rsidR="00F407DC" w:rsidRPr="00F407DC">
        <w:rPr>
          <w:rFonts w:ascii="Arial" w:hAnsi="Arial" w:cs="Arial"/>
          <w:szCs w:val="24"/>
          <w:lang w:eastAsia="ru-RU"/>
        </w:rPr>
        <w:t xml:space="preserve">на корректировку </w:t>
      </w:r>
      <w:r w:rsidR="00F407DC">
        <w:rPr>
          <w:rFonts w:ascii="Arial" w:hAnsi="Arial" w:cs="Arial"/>
          <w:szCs w:val="24"/>
          <w:lang w:eastAsia="ru-RU"/>
        </w:rPr>
        <w:t>календарно-</w:t>
      </w:r>
      <w:r w:rsidR="00F407DC" w:rsidRPr="00F407DC">
        <w:rPr>
          <w:rFonts w:ascii="Arial" w:hAnsi="Arial" w:cs="Arial"/>
          <w:szCs w:val="24"/>
          <w:lang w:eastAsia="ru-RU"/>
        </w:rPr>
        <w:t>сетевого графика</w:t>
      </w:r>
      <w:r w:rsidR="00F407DC">
        <w:rPr>
          <w:rFonts w:ascii="Arial" w:hAnsi="Arial" w:cs="Arial"/>
          <w:szCs w:val="24"/>
          <w:lang w:eastAsia="ru-RU"/>
        </w:rPr>
        <w:t xml:space="preserve"> остановочных ремонтов</w:t>
      </w:r>
      <w:r w:rsidR="00F407DC" w:rsidRPr="00F407DC">
        <w:rPr>
          <w:rFonts w:ascii="Arial" w:hAnsi="Arial" w:cs="Arial"/>
          <w:szCs w:val="24"/>
          <w:lang w:eastAsia="ru-RU"/>
        </w:rPr>
        <w:t>.</w:t>
      </w:r>
    </w:p>
    <w:p w14:paraId="705202CA" w14:textId="77777777" w:rsidR="004F427D" w:rsidRPr="000C0916" w:rsidRDefault="004F427D" w:rsidP="004F427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692" w:author="ShramkovAB" w:date="2020-04-29T11:50:00Z"/>
          <w:rFonts w:ascii="Arial" w:hAnsi="Arial" w:cs="Arial"/>
          <w:szCs w:val="24"/>
          <w:lang w:eastAsia="ru-RU"/>
        </w:rPr>
      </w:pPr>
      <w:ins w:id="693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2977E8EE" w14:textId="0D66B69A" w:rsidR="004F427D" w:rsidDel="004F427D" w:rsidRDefault="004F427D" w:rsidP="00A3150E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694" w:author="ShramkovAB" w:date="2020-04-29T11:50:00Z"/>
          <w:rFonts w:ascii="Arial" w:hAnsi="Arial" w:cs="Arial"/>
          <w:szCs w:val="24"/>
          <w:lang w:eastAsia="ru-RU"/>
        </w:rPr>
      </w:pPr>
    </w:p>
    <w:p w14:paraId="3988C647" w14:textId="566B122E" w:rsidR="00EE0210" w:rsidRPr="000C0916" w:rsidRDefault="00EE0210" w:rsidP="00546B9C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«160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="00546B9C" w:rsidRPr="00546B9C">
        <w:rPr>
          <w:rFonts w:ascii="Arial" w:eastAsiaTheme="majorEastAsia" w:hAnsi="Arial"/>
          <w:b/>
          <w:bCs/>
          <w:kern w:val="28"/>
          <w:szCs w:val="20"/>
          <w:lang w:eastAsia="ru-RU"/>
        </w:rPr>
        <w:t>Уведомление специалистов МТО о графике работ остановочного ремонта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2E48CA61" w14:textId="103ED8DB" w:rsidR="00EE0210" w:rsidRDefault="00546B9C" w:rsidP="00546B9C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rFonts w:ascii="Arial" w:hAnsi="Arial" w:cs="Arial"/>
          <w:szCs w:val="24"/>
          <w:lang w:eastAsia="ru-RU"/>
        </w:rPr>
      </w:pPr>
      <w:r w:rsidRPr="00546B9C">
        <w:rPr>
          <w:rFonts w:ascii="Arial" w:hAnsi="Arial" w:cs="Arial"/>
          <w:szCs w:val="24"/>
          <w:lang w:eastAsia="ru-RU"/>
        </w:rPr>
        <w:t>Планировщ</w:t>
      </w:r>
      <w:r>
        <w:rPr>
          <w:rFonts w:ascii="Arial" w:hAnsi="Arial" w:cs="Arial"/>
          <w:szCs w:val="24"/>
          <w:lang w:eastAsia="ru-RU"/>
        </w:rPr>
        <w:t xml:space="preserve">ик </w:t>
      </w:r>
      <w:del w:id="695" w:author="Александр Шрамков" w:date="2020-04-11T14:29:00Z">
        <w:r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696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>
        <w:rPr>
          <w:rFonts w:ascii="Arial" w:hAnsi="Arial" w:cs="Arial"/>
          <w:szCs w:val="24"/>
          <w:lang w:eastAsia="ru-RU"/>
        </w:rPr>
        <w:t xml:space="preserve"> уведомляет </w:t>
      </w:r>
      <w:r w:rsidR="0054126D">
        <w:rPr>
          <w:rFonts w:ascii="Arial" w:hAnsi="Arial" w:cs="Arial"/>
          <w:szCs w:val="24"/>
          <w:lang w:eastAsia="ru-RU"/>
        </w:rPr>
        <w:t xml:space="preserve">по электронной почте </w:t>
      </w:r>
      <w:r>
        <w:rPr>
          <w:rFonts w:ascii="Arial" w:hAnsi="Arial" w:cs="Arial"/>
          <w:szCs w:val="24"/>
          <w:lang w:eastAsia="ru-RU"/>
        </w:rPr>
        <w:t>сток-</w:t>
      </w:r>
      <w:r w:rsidR="00DB0781" w:rsidRPr="00546B9C">
        <w:rPr>
          <w:rFonts w:ascii="Arial" w:hAnsi="Arial" w:cs="Arial"/>
          <w:szCs w:val="24"/>
          <w:lang w:eastAsia="ru-RU"/>
        </w:rPr>
        <w:t>контролёра</w:t>
      </w:r>
      <w:r w:rsidRPr="00546B9C">
        <w:rPr>
          <w:rFonts w:ascii="Arial" w:hAnsi="Arial" w:cs="Arial"/>
          <w:szCs w:val="24"/>
          <w:lang w:eastAsia="ru-RU"/>
        </w:rPr>
        <w:t xml:space="preserve"> МТО </w:t>
      </w:r>
      <w:r>
        <w:rPr>
          <w:rFonts w:ascii="Arial" w:hAnsi="Arial" w:cs="Arial"/>
          <w:szCs w:val="24"/>
          <w:lang w:eastAsia="ru-RU"/>
        </w:rPr>
        <w:t xml:space="preserve">о </w:t>
      </w:r>
      <w:r w:rsidR="0054126D">
        <w:rPr>
          <w:rFonts w:ascii="Arial" w:hAnsi="Arial" w:cs="Arial"/>
          <w:szCs w:val="24"/>
          <w:lang w:eastAsia="ru-RU"/>
        </w:rPr>
        <w:t xml:space="preserve">«Потребности в МТР» и </w:t>
      </w:r>
      <w:r>
        <w:rPr>
          <w:rFonts w:ascii="Arial" w:hAnsi="Arial" w:cs="Arial"/>
          <w:szCs w:val="24"/>
          <w:lang w:eastAsia="ru-RU"/>
        </w:rPr>
        <w:t xml:space="preserve">календарном плане-графике остановочного ремонта </w:t>
      </w:r>
      <w:r w:rsidR="0054126D">
        <w:rPr>
          <w:rFonts w:ascii="Arial" w:hAnsi="Arial" w:cs="Arial"/>
          <w:szCs w:val="24"/>
          <w:lang w:eastAsia="ru-RU"/>
        </w:rPr>
        <w:t xml:space="preserve">и </w:t>
      </w:r>
      <w:r>
        <w:rPr>
          <w:rFonts w:ascii="Arial" w:hAnsi="Arial" w:cs="Arial"/>
          <w:szCs w:val="24"/>
          <w:lang w:eastAsia="ru-RU"/>
        </w:rPr>
        <w:t xml:space="preserve">для детального планирования </w:t>
      </w:r>
      <w:r w:rsidR="003F4316">
        <w:rPr>
          <w:rFonts w:ascii="Arial" w:hAnsi="Arial" w:cs="Arial"/>
          <w:szCs w:val="24"/>
          <w:lang w:eastAsia="ru-RU"/>
        </w:rPr>
        <w:t>доставки МТР к месту проведения ремонта.</w:t>
      </w:r>
      <w:r w:rsidR="0054126D">
        <w:rPr>
          <w:rFonts w:ascii="Arial" w:hAnsi="Arial" w:cs="Arial"/>
          <w:szCs w:val="24"/>
          <w:lang w:eastAsia="ru-RU"/>
        </w:rPr>
        <w:t xml:space="preserve"> Осуществляется переход в процесс «ПП-10.03.04-</w:t>
      </w:r>
      <w:r w:rsidR="0054126D">
        <w:rPr>
          <w:rFonts w:ascii="Arial" w:hAnsi="Arial" w:cs="Arial"/>
          <w:szCs w:val="24"/>
          <w:lang w:val="en-US" w:eastAsia="ru-RU"/>
        </w:rPr>
        <w:t>ERP</w:t>
      </w:r>
      <w:r w:rsidR="0054126D" w:rsidRPr="0054126D">
        <w:rPr>
          <w:rFonts w:ascii="Arial" w:hAnsi="Arial" w:cs="Arial"/>
          <w:szCs w:val="24"/>
          <w:lang w:eastAsia="ru-RU"/>
        </w:rPr>
        <w:t xml:space="preserve"> Оперативное планирование обеспечения</w:t>
      </w:r>
      <w:r w:rsidR="0054126D">
        <w:rPr>
          <w:rFonts w:ascii="Arial" w:hAnsi="Arial" w:cs="Arial"/>
          <w:szCs w:val="24"/>
          <w:lang w:eastAsia="ru-RU"/>
        </w:rPr>
        <w:t>».</w:t>
      </w:r>
    </w:p>
    <w:p w14:paraId="50E87A8A" w14:textId="70E29F5F" w:rsidR="0054126D" w:rsidRDefault="0054126D" w:rsidP="00546B9C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ins w:id="697" w:author="ShramkovAB" w:date="2020-04-29T11:50:00Z"/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При обеспечении МТР переходим к дальнейшему согласованию графика, иначе возвращаемся на шаг </w:t>
      </w:r>
      <w:r w:rsidRPr="0054126D">
        <w:rPr>
          <w:rFonts w:ascii="Arial" w:hAnsi="Arial" w:cs="Arial"/>
          <w:szCs w:val="24"/>
          <w:lang w:eastAsia="ru-RU"/>
        </w:rPr>
        <w:t>«110» - «Ручное планирование заказов ТОРО и сетевых графиков инвестиционных проектов ТОиР на остановочный ремонт»</w:t>
      </w:r>
      <w:r>
        <w:rPr>
          <w:rFonts w:ascii="Arial" w:hAnsi="Arial" w:cs="Arial"/>
          <w:szCs w:val="24"/>
          <w:lang w:eastAsia="ru-RU"/>
        </w:rPr>
        <w:t>.</w:t>
      </w:r>
    </w:p>
    <w:p w14:paraId="18843500" w14:textId="77777777" w:rsidR="004F427D" w:rsidRPr="000C0916" w:rsidRDefault="004F427D" w:rsidP="004F427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698" w:author="ShramkovAB" w:date="2020-04-29T11:50:00Z"/>
          <w:rFonts w:ascii="Arial" w:hAnsi="Arial" w:cs="Arial"/>
          <w:szCs w:val="24"/>
          <w:lang w:eastAsia="ru-RU"/>
        </w:rPr>
      </w:pPr>
      <w:ins w:id="699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4108F7C6" w14:textId="41ABD947" w:rsidR="004F427D" w:rsidRPr="0054126D" w:rsidDel="004F427D" w:rsidRDefault="004F427D" w:rsidP="00546B9C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del w:id="700" w:author="ShramkovAB" w:date="2020-04-29T11:50:00Z"/>
          <w:rFonts w:ascii="Arial" w:hAnsi="Arial" w:cs="Arial"/>
          <w:szCs w:val="24"/>
          <w:lang w:eastAsia="ru-RU"/>
        </w:rPr>
      </w:pPr>
    </w:p>
    <w:p w14:paraId="653DA06E" w14:textId="4D48824D" w:rsidR="00602D2E" w:rsidRPr="000C0916" w:rsidRDefault="001A03DD" w:rsidP="00602D2E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Шаги процесса «170-19</w:t>
      </w:r>
      <w:r w:rsidR="00602D2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«Согласование графика остановочного ремонта</w:t>
      </w:r>
      <w:r w:rsidR="00602D2E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</w:t>
      </w:r>
      <w:r w:rsidR="00602D2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Тех</w:t>
      </w:r>
      <w:r w:rsidR="00602D2E">
        <w:rPr>
          <w:rFonts w:ascii="Arial" w:eastAsiaTheme="majorEastAsia" w:hAnsi="Arial"/>
          <w:b/>
          <w:bCs/>
          <w:kern w:val="28"/>
          <w:szCs w:val="20"/>
          <w:lang w:eastAsia="ru-RU"/>
        </w:rPr>
        <w:t>к</w:t>
      </w:r>
      <w:r w:rsidR="00602D2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омитетом</w:t>
      </w:r>
      <w:del w:id="701" w:author="Александр Шрамков" w:date="2020-04-12T13:29:00Z">
        <w:r w:rsidR="00602D2E" w:rsidRPr="000C0916" w:rsidDel="009B6D8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 БЕ</w:delText>
        </w:r>
      </w:del>
      <w:ins w:id="702" w:author="Александр Шрамков" w:date="2020-04-12T13:29:00Z">
        <w:r w:rsidR="009B6D8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t xml:space="preserve"> УО</w:t>
        </w:r>
      </w:ins>
      <w:r w:rsidR="00602D2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, </w:t>
      </w:r>
      <w:r w:rsidR="00602D2E" w:rsidRPr="004E24F8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Главным специалистом ТОиР УК, </w:t>
      </w:r>
      <w:r w:rsidR="00602D2E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Техническим директором УК»</w:t>
      </w:r>
    </w:p>
    <w:p w14:paraId="08407A26" w14:textId="1FF49B6F" w:rsidR="00602D2E" w:rsidRPr="000C0916" w:rsidRDefault="00602D2E" w:rsidP="00602D2E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 xml:space="preserve"> </w:t>
      </w:r>
      <w:r w:rsidR="001A03DD">
        <w:rPr>
          <w:rFonts w:ascii="Arial" w:hAnsi="Arial" w:cs="Arial"/>
          <w:szCs w:val="24"/>
          <w:lang w:eastAsia="ru-RU"/>
        </w:rPr>
        <w:t>П</w:t>
      </w:r>
      <w:r>
        <w:rPr>
          <w:rFonts w:ascii="Arial" w:hAnsi="Arial" w:cs="Arial"/>
          <w:szCs w:val="24"/>
          <w:lang w:eastAsia="ru-RU"/>
        </w:rPr>
        <w:t>лан-</w:t>
      </w:r>
      <w:r w:rsidRPr="000C0916">
        <w:rPr>
          <w:rFonts w:ascii="Arial" w:hAnsi="Arial" w:cs="Arial"/>
          <w:szCs w:val="24"/>
          <w:lang w:eastAsia="ru-RU"/>
        </w:rPr>
        <w:t>график остановочного ремонта последовательно согласовывается Техническим комитетом</w:t>
      </w:r>
      <w:del w:id="703" w:author="Александр Шрамков" w:date="2020-04-12T13:29:00Z">
        <w:r w:rsidRPr="000C0916" w:rsidDel="009B6D89">
          <w:rPr>
            <w:rFonts w:ascii="Arial" w:hAnsi="Arial" w:cs="Arial"/>
            <w:szCs w:val="24"/>
            <w:lang w:eastAsia="ru-RU"/>
          </w:rPr>
          <w:delText xml:space="preserve"> БЕ</w:delText>
        </w:r>
      </w:del>
      <w:ins w:id="704" w:author="Александр Шрамков" w:date="2020-04-12T13:29:00Z">
        <w:r w:rsidR="009B6D89">
          <w:rPr>
            <w:rFonts w:ascii="Arial" w:hAnsi="Arial" w:cs="Arial"/>
            <w:szCs w:val="24"/>
            <w:lang w:eastAsia="ru-RU"/>
          </w:rPr>
          <w:t xml:space="preserve"> УО</w:t>
        </w:r>
      </w:ins>
      <w:r w:rsidRPr="000C0916">
        <w:rPr>
          <w:rFonts w:ascii="Arial" w:hAnsi="Arial" w:cs="Arial"/>
          <w:szCs w:val="24"/>
          <w:lang w:eastAsia="ru-RU"/>
        </w:rPr>
        <w:t xml:space="preserve">, </w:t>
      </w:r>
      <w:r>
        <w:rPr>
          <w:rFonts w:ascii="Arial" w:hAnsi="Arial" w:cs="Arial"/>
          <w:szCs w:val="24"/>
          <w:lang w:eastAsia="ru-RU"/>
        </w:rPr>
        <w:t xml:space="preserve">Главным специалистом ТОиР УК, </w:t>
      </w:r>
      <w:r w:rsidRPr="000C0916">
        <w:rPr>
          <w:rFonts w:ascii="Arial" w:hAnsi="Arial" w:cs="Arial"/>
          <w:szCs w:val="24"/>
          <w:lang w:eastAsia="ru-RU"/>
        </w:rPr>
        <w:t>Техническим директором</w:t>
      </w:r>
      <w:ins w:id="705" w:author="Александр Шрамков" w:date="2020-04-12T15:27:00Z">
        <w:r w:rsidR="007C4C45">
          <w:rPr>
            <w:rFonts w:ascii="Arial" w:hAnsi="Arial" w:cs="Arial"/>
            <w:szCs w:val="24"/>
            <w:lang w:eastAsia="ru-RU"/>
          </w:rPr>
          <w:t xml:space="preserve"> УК</w:t>
        </w:r>
      </w:ins>
      <w:r w:rsidRPr="000C0916">
        <w:rPr>
          <w:rFonts w:ascii="Arial" w:hAnsi="Arial" w:cs="Arial"/>
          <w:szCs w:val="24"/>
          <w:lang w:eastAsia="ru-RU"/>
        </w:rPr>
        <w:t>.</w:t>
      </w:r>
    </w:p>
    <w:p w14:paraId="6F026843" w14:textId="6F072DF9" w:rsidR="00602D2E" w:rsidRDefault="001A03DD" w:rsidP="00A3150E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706" w:author="ShramkovAB" w:date="2020-04-29T11:50:00Z"/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>В случае обоснованного отказа в согласовании по причинам не соответствия видов, объемов, сроков, исполнителей работ и правильности определения критических работ</w:t>
      </w:r>
      <w:r>
        <w:rPr>
          <w:rFonts w:ascii="Arial" w:hAnsi="Arial" w:cs="Arial"/>
          <w:szCs w:val="24"/>
          <w:lang w:eastAsia="ru-RU"/>
        </w:rPr>
        <w:t xml:space="preserve"> формируется </w:t>
      </w:r>
      <w:r w:rsidRPr="00F407DC">
        <w:rPr>
          <w:rFonts w:ascii="Arial" w:hAnsi="Arial" w:cs="Arial"/>
          <w:szCs w:val="24"/>
          <w:lang w:eastAsia="ru-RU"/>
        </w:rPr>
        <w:t>лист замечаний и передает</w:t>
      </w:r>
      <w:r>
        <w:rPr>
          <w:rFonts w:ascii="Arial" w:hAnsi="Arial" w:cs="Arial"/>
          <w:szCs w:val="24"/>
          <w:lang w:eastAsia="ru-RU"/>
        </w:rPr>
        <w:t>ся по электронной почте Планировщикам ОР</w:t>
      </w:r>
      <w:r w:rsidRPr="00F407DC">
        <w:rPr>
          <w:rFonts w:ascii="Arial" w:hAnsi="Arial" w:cs="Arial"/>
          <w:szCs w:val="24"/>
          <w:lang w:eastAsia="ru-RU"/>
        </w:rPr>
        <w:t xml:space="preserve"> </w:t>
      </w:r>
      <w:del w:id="707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708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Pr="00F407DC">
        <w:rPr>
          <w:rFonts w:ascii="Arial" w:hAnsi="Arial" w:cs="Arial"/>
          <w:szCs w:val="24"/>
          <w:lang w:eastAsia="ru-RU"/>
        </w:rPr>
        <w:t xml:space="preserve">на корректировку </w:t>
      </w:r>
      <w:r>
        <w:rPr>
          <w:rFonts w:ascii="Arial" w:hAnsi="Arial" w:cs="Arial"/>
          <w:szCs w:val="24"/>
          <w:lang w:eastAsia="ru-RU"/>
        </w:rPr>
        <w:t>календарно-</w:t>
      </w:r>
      <w:r w:rsidRPr="00F407DC">
        <w:rPr>
          <w:rFonts w:ascii="Arial" w:hAnsi="Arial" w:cs="Arial"/>
          <w:szCs w:val="24"/>
          <w:lang w:eastAsia="ru-RU"/>
        </w:rPr>
        <w:t>сетевого графика</w:t>
      </w:r>
      <w:r>
        <w:rPr>
          <w:rFonts w:ascii="Arial" w:hAnsi="Arial" w:cs="Arial"/>
          <w:szCs w:val="24"/>
          <w:lang w:eastAsia="ru-RU"/>
        </w:rPr>
        <w:t xml:space="preserve"> остановочных ремонтов.</w:t>
      </w:r>
    </w:p>
    <w:p w14:paraId="66516CE6" w14:textId="77777777" w:rsidR="004F427D" w:rsidRPr="000C0916" w:rsidRDefault="004F427D" w:rsidP="004F427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709" w:author="ShramkovAB" w:date="2020-04-29T11:50:00Z"/>
          <w:rFonts w:ascii="Arial" w:hAnsi="Arial" w:cs="Arial"/>
          <w:szCs w:val="24"/>
          <w:lang w:eastAsia="ru-RU"/>
        </w:rPr>
      </w:pPr>
      <w:ins w:id="710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017BA877" w14:textId="0EFACCF9" w:rsidR="004F427D" w:rsidDel="004F427D" w:rsidRDefault="004F427D" w:rsidP="00A3150E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del w:id="711" w:author="ShramkovAB" w:date="2020-04-29T11:50:00Z"/>
          <w:rFonts w:ascii="Arial" w:hAnsi="Arial" w:cs="Arial"/>
          <w:szCs w:val="24"/>
          <w:lang w:eastAsia="ru-RU"/>
        </w:rPr>
      </w:pPr>
    </w:p>
    <w:p w14:paraId="5A55FB96" w14:textId="26BFE215" w:rsidR="001A03DD" w:rsidRPr="000C0916" w:rsidRDefault="001A03DD" w:rsidP="001A03D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«200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Утверждение графика остановочных ремонтов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2FA191CB" w14:textId="57FC60B3" w:rsidR="001A03DD" w:rsidRPr="000C0916" w:rsidRDefault="00912A4C" w:rsidP="001A03D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>Управляющий директор УО</w:t>
      </w:r>
      <w:r w:rsidR="001A03DD">
        <w:rPr>
          <w:rFonts w:ascii="Arial" w:hAnsi="Arial" w:cs="Arial"/>
          <w:szCs w:val="24"/>
          <w:lang w:eastAsia="ru-RU"/>
        </w:rPr>
        <w:t xml:space="preserve"> утверждает календарно сетевой график остановочных ремонтов.</w:t>
      </w:r>
    </w:p>
    <w:p w14:paraId="447868B7" w14:textId="2BBC7C94" w:rsidR="001A03DD" w:rsidRDefault="001A03DD" w:rsidP="001A03DD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ins w:id="712" w:author="ShramkovAB" w:date="2020-04-29T11:50:00Z"/>
          <w:rFonts w:ascii="Arial" w:hAnsi="Arial" w:cs="Arial"/>
          <w:szCs w:val="24"/>
          <w:lang w:eastAsia="ru-RU"/>
        </w:rPr>
      </w:pPr>
      <w:r w:rsidRPr="000C0916">
        <w:rPr>
          <w:rFonts w:ascii="Arial" w:hAnsi="Arial" w:cs="Arial"/>
          <w:szCs w:val="24"/>
          <w:lang w:eastAsia="ru-RU"/>
        </w:rPr>
        <w:t>В случае обо</w:t>
      </w:r>
      <w:r>
        <w:rPr>
          <w:rFonts w:ascii="Arial" w:hAnsi="Arial" w:cs="Arial"/>
          <w:szCs w:val="24"/>
          <w:lang w:eastAsia="ru-RU"/>
        </w:rPr>
        <w:t>снованного отказа в утверждении</w:t>
      </w:r>
      <w:r w:rsidRPr="000C0916">
        <w:rPr>
          <w:rFonts w:ascii="Arial" w:hAnsi="Arial" w:cs="Arial"/>
          <w:szCs w:val="24"/>
          <w:lang w:eastAsia="ru-RU"/>
        </w:rPr>
        <w:t xml:space="preserve"> по причинам не соответствия видов, объемов, сроков, исполнителей работ и правильности определения критических работ</w:t>
      </w:r>
      <w:r>
        <w:rPr>
          <w:rFonts w:ascii="Arial" w:hAnsi="Arial" w:cs="Arial"/>
          <w:szCs w:val="24"/>
          <w:lang w:eastAsia="ru-RU"/>
        </w:rPr>
        <w:t xml:space="preserve"> </w:t>
      </w:r>
      <w:r>
        <w:rPr>
          <w:rFonts w:ascii="Arial" w:hAnsi="Arial" w:cs="Arial"/>
          <w:szCs w:val="24"/>
          <w:lang w:eastAsia="ru-RU"/>
        </w:rPr>
        <w:lastRenderedPageBreak/>
        <w:t xml:space="preserve">формируется </w:t>
      </w:r>
      <w:r w:rsidRPr="00F407DC">
        <w:rPr>
          <w:rFonts w:ascii="Arial" w:hAnsi="Arial" w:cs="Arial"/>
          <w:szCs w:val="24"/>
          <w:lang w:eastAsia="ru-RU"/>
        </w:rPr>
        <w:t>лист замечаний и передает</w:t>
      </w:r>
      <w:r>
        <w:rPr>
          <w:rFonts w:ascii="Arial" w:hAnsi="Arial" w:cs="Arial"/>
          <w:szCs w:val="24"/>
          <w:lang w:eastAsia="ru-RU"/>
        </w:rPr>
        <w:t>ся по электронной почте Планировщикам ОР</w:t>
      </w:r>
      <w:r w:rsidRPr="00F407DC">
        <w:rPr>
          <w:rFonts w:ascii="Arial" w:hAnsi="Arial" w:cs="Arial"/>
          <w:szCs w:val="24"/>
          <w:lang w:eastAsia="ru-RU"/>
        </w:rPr>
        <w:t xml:space="preserve"> </w:t>
      </w:r>
      <w:del w:id="713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714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>
        <w:rPr>
          <w:rFonts w:ascii="Arial" w:hAnsi="Arial" w:cs="Arial"/>
          <w:szCs w:val="24"/>
          <w:lang w:eastAsia="ru-RU"/>
        </w:rPr>
        <w:t xml:space="preserve"> </w:t>
      </w:r>
      <w:r w:rsidRPr="00F407DC">
        <w:rPr>
          <w:rFonts w:ascii="Arial" w:hAnsi="Arial" w:cs="Arial"/>
          <w:szCs w:val="24"/>
          <w:lang w:eastAsia="ru-RU"/>
        </w:rPr>
        <w:t xml:space="preserve">на корректировку </w:t>
      </w:r>
      <w:r>
        <w:rPr>
          <w:rFonts w:ascii="Arial" w:hAnsi="Arial" w:cs="Arial"/>
          <w:szCs w:val="24"/>
          <w:lang w:eastAsia="ru-RU"/>
        </w:rPr>
        <w:t>календарно-</w:t>
      </w:r>
      <w:r w:rsidRPr="00F407DC">
        <w:rPr>
          <w:rFonts w:ascii="Arial" w:hAnsi="Arial" w:cs="Arial"/>
          <w:szCs w:val="24"/>
          <w:lang w:eastAsia="ru-RU"/>
        </w:rPr>
        <w:t>сетевого графика</w:t>
      </w:r>
      <w:r>
        <w:rPr>
          <w:rFonts w:ascii="Arial" w:hAnsi="Arial" w:cs="Arial"/>
          <w:szCs w:val="24"/>
          <w:lang w:eastAsia="ru-RU"/>
        </w:rPr>
        <w:t xml:space="preserve"> остановочных ремонтов.</w:t>
      </w:r>
    </w:p>
    <w:p w14:paraId="30799EB6" w14:textId="77777777" w:rsidR="004F427D" w:rsidRPr="000C0916" w:rsidRDefault="004F427D" w:rsidP="004F427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715" w:author="ShramkovAB" w:date="2020-04-29T11:50:00Z"/>
          <w:rFonts w:ascii="Arial" w:hAnsi="Arial" w:cs="Arial"/>
          <w:szCs w:val="24"/>
          <w:lang w:eastAsia="ru-RU"/>
        </w:rPr>
      </w:pPr>
      <w:ins w:id="716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7903FDCC" w14:textId="2014A09D" w:rsidR="004F427D" w:rsidRPr="004A7C16" w:rsidDel="004F427D" w:rsidRDefault="004F427D" w:rsidP="001A03DD">
      <w:pPr>
        <w:overflowPunct w:val="0"/>
        <w:autoSpaceDE w:val="0"/>
        <w:autoSpaceDN w:val="0"/>
        <w:adjustRightInd w:val="0"/>
        <w:spacing w:before="60"/>
        <w:ind w:firstLine="708"/>
        <w:textAlignment w:val="baseline"/>
        <w:rPr>
          <w:del w:id="717" w:author="ShramkovAB" w:date="2020-04-29T11:50:00Z"/>
          <w:rFonts w:ascii="Arial" w:hAnsi="Arial" w:cs="Arial"/>
          <w:szCs w:val="24"/>
          <w:lang w:eastAsia="ru-RU"/>
        </w:rPr>
      </w:pPr>
    </w:p>
    <w:p w14:paraId="166A268B" w14:textId="50CEDA66" w:rsidR="000C0916" w:rsidRPr="000C0916" w:rsidRDefault="00245413" w:rsidP="002F103D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«210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 - «</w:t>
      </w:r>
      <w:r w:rsidR="00020081">
        <w:rPr>
          <w:rFonts w:ascii="Arial" w:eastAsiaTheme="majorEastAsia" w:hAnsi="Arial"/>
          <w:b/>
          <w:bCs/>
          <w:kern w:val="28"/>
          <w:szCs w:val="20"/>
          <w:lang w:eastAsia="ru-RU"/>
        </w:rPr>
        <w:t>К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орректировка </w:t>
      </w:r>
      <w:r w:rsidR="008A30D8">
        <w:rPr>
          <w:rFonts w:ascii="Arial" w:eastAsiaTheme="majorEastAsia" w:hAnsi="Arial"/>
          <w:b/>
          <w:bCs/>
          <w:kern w:val="28"/>
          <w:szCs w:val="20"/>
          <w:lang w:eastAsia="ru-RU"/>
        </w:rPr>
        <w:t>календарно-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сетевого графика остановочн</w:t>
      </w:r>
      <w:r w:rsidR="00CE180B">
        <w:rPr>
          <w:rFonts w:ascii="Arial" w:eastAsiaTheme="majorEastAsia" w:hAnsi="Arial"/>
          <w:b/>
          <w:bCs/>
          <w:kern w:val="28"/>
          <w:szCs w:val="20"/>
          <w:lang w:eastAsia="ru-RU"/>
        </w:rPr>
        <w:t>ого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ремонт</w:t>
      </w:r>
      <w:r w:rsidR="00CE180B">
        <w:rPr>
          <w:rFonts w:ascii="Arial" w:eastAsiaTheme="majorEastAsia" w:hAnsi="Arial"/>
          <w:b/>
          <w:bCs/>
          <w:kern w:val="28"/>
          <w:szCs w:val="20"/>
          <w:lang w:eastAsia="ru-RU"/>
        </w:rPr>
        <w:t>а</w:t>
      </w:r>
      <w:r w:rsidR="000C091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4419C33C" w14:textId="3AA914B3" w:rsidR="00C00B59" w:rsidRDefault="00C00B59" w:rsidP="00C00B5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Планировщики ОР </w:t>
      </w:r>
      <w:del w:id="718" w:author="Александр Шрамков" w:date="2020-04-11T14:32:00Z">
        <w:r w:rsidDel="00E07A00">
          <w:rPr>
            <w:rFonts w:ascii="Arial" w:hAnsi="Arial" w:cs="Arial"/>
            <w:szCs w:val="24"/>
            <w:lang w:eastAsia="ru-RU"/>
          </w:rPr>
          <w:delText>БЕ ГОК</w:delText>
        </w:r>
      </w:del>
      <w:ins w:id="719" w:author="Александр Шрамков" w:date="2020-04-11T14:32:00Z">
        <w:r w:rsidR="00E07A00">
          <w:rPr>
            <w:rFonts w:ascii="Arial" w:hAnsi="Arial" w:cs="Arial"/>
            <w:szCs w:val="24"/>
            <w:lang w:eastAsia="ru-RU"/>
          </w:rPr>
          <w:t>УО</w:t>
        </w:r>
      </w:ins>
      <w:r w:rsidRPr="00C00B59">
        <w:rPr>
          <w:rFonts w:ascii="Arial" w:hAnsi="Arial" w:cs="Arial"/>
          <w:szCs w:val="24"/>
          <w:lang w:eastAsia="ru-RU"/>
        </w:rPr>
        <w:t xml:space="preserve"> от служб механики, электрики и </w:t>
      </w:r>
      <w:r w:rsidR="00DB0781" w:rsidRPr="00C00B59">
        <w:rPr>
          <w:rFonts w:ascii="Arial" w:hAnsi="Arial" w:cs="Arial"/>
          <w:szCs w:val="24"/>
          <w:lang w:eastAsia="ru-RU"/>
        </w:rPr>
        <w:t>метрологии при</w:t>
      </w:r>
      <w:r>
        <w:rPr>
          <w:rFonts w:ascii="Arial" w:hAnsi="Arial" w:cs="Arial"/>
          <w:szCs w:val="24"/>
          <w:lang w:eastAsia="ru-RU"/>
        </w:rPr>
        <w:t xml:space="preserve"> получении по электронной почте листа замечаний </w:t>
      </w:r>
      <w:r w:rsidRPr="00C00B59">
        <w:rPr>
          <w:rFonts w:ascii="Arial" w:hAnsi="Arial" w:cs="Arial"/>
          <w:szCs w:val="24"/>
          <w:lang w:eastAsia="ru-RU"/>
        </w:rPr>
        <w:t xml:space="preserve">вносят в календарно-сетевой график остановочного ремонта корректировки на основании сформированных замечаний.  </w:t>
      </w:r>
    </w:p>
    <w:p w14:paraId="28D3A489" w14:textId="6C1327AD" w:rsidR="00C00B59" w:rsidRDefault="00C00B59" w:rsidP="00C00B5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C00B59">
        <w:rPr>
          <w:rFonts w:ascii="Arial" w:hAnsi="Arial" w:cs="Arial"/>
          <w:szCs w:val="24"/>
          <w:lang w:eastAsia="ru-RU"/>
        </w:rPr>
        <w:t xml:space="preserve">Заказы </w:t>
      </w:r>
      <w:r w:rsidR="00DB0781" w:rsidRPr="00C00B59">
        <w:rPr>
          <w:rFonts w:ascii="Arial" w:hAnsi="Arial" w:cs="Arial"/>
          <w:szCs w:val="24"/>
          <w:lang w:eastAsia="ru-RU"/>
        </w:rPr>
        <w:t>ТОРО,</w:t>
      </w:r>
      <w:r w:rsidRPr="00C00B59">
        <w:rPr>
          <w:rFonts w:ascii="Arial" w:hAnsi="Arial" w:cs="Arial"/>
          <w:szCs w:val="24"/>
          <w:lang w:eastAsia="ru-RU"/>
        </w:rPr>
        <w:t xml:space="preserve"> не требующие останова, но включенные в план-график остановочного ремонта, могут быть из него исключены или перенесены по срокам.</w:t>
      </w:r>
      <w:r>
        <w:rPr>
          <w:rFonts w:ascii="Arial" w:hAnsi="Arial" w:cs="Arial"/>
          <w:szCs w:val="24"/>
          <w:lang w:eastAsia="ru-RU"/>
        </w:rPr>
        <w:t xml:space="preserve"> При этом </w:t>
      </w:r>
      <w:ins w:id="720" w:author="Александр Шрамков" w:date="2020-04-12T15:29:00Z">
        <w:r w:rsidR="00883BEB" w:rsidRPr="00883BEB">
          <w:rPr>
            <w:rFonts w:ascii="Arial" w:hAnsi="Arial" w:cs="Arial"/>
            <w:szCs w:val="24"/>
            <w:lang w:eastAsia="ru-RU"/>
            <w:rPrChange w:id="721" w:author="Александр Шрамков" w:date="2020-04-12T15:29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через переход из </w:t>
        </w:r>
      </w:ins>
      <w:ins w:id="722" w:author="Александр Шрамков" w:date="2020-04-12T15:30:00Z">
        <w:r w:rsidR="00883BEB">
          <w:rPr>
            <w:rFonts w:ascii="Arial" w:hAnsi="Arial" w:cs="Arial"/>
            <w:szCs w:val="24"/>
            <w:lang w:eastAsia="ru-RU"/>
          </w:rPr>
          <w:t xml:space="preserve">транзакции </w:t>
        </w:r>
        <w:r w:rsidR="00506562">
          <w:rPr>
            <w:rFonts w:ascii="Arial" w:hAnsi="Arial" w:cs="Arial"/>
            <w:szCs w:val="24"/>
            <w:lang w:eastAsia="ru-RU"/>
          </w:rPr>
          <w:t>«</w:t>
        </w:r>
      </w:ins>
      <w:ins w:id="723" w:author="Александр Шрамков" w:date="2020-04-12T15:29:00Z">
        <w:r w:rsidR="00883BEB">
          <w:rPr>
            <w:rFonts w:ascii="Arial" w:hAnsi="Arial" w:cs="Arial"/>
            <w:szCs w:val="24"/>
            <w:lang w:val="en-US" w:eastAsia="ru-RU"/>
          </w:rPr>
          <w:t>ZPM</w:t>
        </w:r>
        <w:r w:rsidR="00883BEB" w:rsidRPr="00883BEB">
          <w:rPr>
            <w:rFonts w:ascii="Arial" w:hAnsi="Arial" w:cs="Arial"/>
            <w:szCs w:val="24"/>
            <w:lang w:eastAsia="ru-RU"/>
            <w:rPrChange w:id="724" w:author="Александр Шрамков" w:date="2020-04-12T15:29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>_</w:t>
        </w:r>
        <w:r w:rsidR="00883BEB">
          <w:rPr>
            <w:rFonts w:ascii="Arial" w:hAnsi="Arial" w:cs="Arial"/>
            <w:szCs w:val="24"/>
            <w:lang w:val="en-US" w:eastAsia="ru-RU"/>
          </w:rPr>
          <w:t>PLAN</w:t>
        </w:r>
      </w:ins>
      <w:ins w:id="725" w:author="Александр Шрамков" w:date="2020-04-12T15:30:00Z">
        <w:r w:rsidR="00506562">
          <w:rPr>
            <w:rFonts w:ascii="Arial" w:hAnsi="Arial" w:cs="Arial"/>
            <w:szCs w:val="24"/>
            <w:lang w:eastAsia="ru-RU"/>
          </w:rPr>
          <w:t xml:space="preserve"> –  АРМ планировщика ТОиР»</w:t>
        </w:r>
      </w:ins>
      <w:ins w:id="726" w:author="Александр Шрамков" w:date="2020-04-12T15:29:00Z">
        <w:r w:rsidR="00883BEB" w:rsidRPr="00883BEB">
          <w:rPr>
            <w:rFonts w:ascii="Arial" w:hAnsi="Arial" w:cs="Arial"/>
            <w:szCs w:val="24"/>
            <w:lang w:eastAsia="ru-RU"/>
            <w:rPrChange w:id="727" w:author="Александр Шрамков" w:date="2020-04-12T15:29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 </w:t>
        </w:r>
        <w:r w:rsidR="00883BEB" w:rsidRPr="00883BEB">
          <w:rPr>
            <w:rFonts w:ascii="Arial" w:hAnsi="Arial" w:cs="Arial"/>
            <w:szCs w:val="24"/>
            <w:lang w:eastAsia="ru-RU"/>
            <w:rPrChange w:id="728" w:author="Александр Шрамков" w:date="2020-04-12T15:30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>к</w:t>
        </w:r>
      </w:ins>
      <w:del w:id="729" w:author="Александр Шрамков" w:date="2020-04-12T15:29:00Z">
        <w:r w:rsidDel="00883BEB">
          <w:rPr>
            <w:rFonts w:ascii="Arial" w:hAnsi="Arial" w:cs="Arial"/>
            <w:szCs w:val="24"/>
            <w:lang w:eastAsia="ru-RU"/>
          </w:rPr>
          <w:delText>в</w:delText>
        </w:r>
      </w:del>
      <w:r>
        <w:rPr>
          <w:rFonts w:ascii="Arial" w:hAnsi="Arial" w:cs="Arial"/>
          <w:szCs w:val="24"/>
          <w:lang w:eastAsia="ru-RU"/>
        </w:rPr>
        <w:t xml:space="preserve"> транзакции «</w:t>
      </w:r>
      <w:r>
        <w:rPr>
          <w:rFonts w:ascii="Arial" w:hAnsi="Arial" w:cs="Arial"/>
          <w:szCs w:val="24"/>
          <w:lang w:val="en-US" w:eastAsia="ru-RU"/>
        </w:rPr>
        <w:t>IW</w:t>
      </w:r>
      <w:r w:rsidRPr="00C00B59">
        <w:rPr>
          <w:rFonts w:ascii="Arial" w:hAnsi="Arial" w:cs="Arial"/>
          <w:szCs w:val="24"/>
          <w:lang w:eastAsia="ru-RU"/>
        </w:rPr>
        <w:t>38</w:t>
      </w:r>
      <w:r>
        <w:rPr>
          <w:rFonts w:ascii="Arial" w:hAnsi="Arial" w:cs="Arial"/>
          <w:szCs w:val="24"/>
          <w:lang w:eastAsia="ru-RU"/>
        </w:rPr>
        <w:t xml:space="preserve"> – изменение заказов ТОРО» очищается значение поля «Состояние производственной установки».</w:t>
      </w:r>
      <w:r w:rsidRPr="00C00B59">
        <w:rPr>
          <w:rFonts w:ascii="Arial" w:hAnsi="Arial" w:cs="Arial"/>
          <w:szCs w:val="24"/>
          <w:lang w:eastAsia="ru-RU"/>
        </w:rPr>
        <w:t xml:space="preserve"> </w:t>
      </w:r>
    </w:p>
    <w:p w14:paraId="64092695" w14:textId="54B1F9B5" w:rsidR="00C00B59" w:rsidRPr="00C00B59" w:rsidRDefault="00C00B59" w:rsidP="00C00B59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del w:id="730" w:author="Александр Шрамков" w:date="2020-04-12T15:31:00Z">
        <w:r w:rsidRPr="00C00B59" w:rsidDel="004C3B0E">
          <w:rPr>
            <w:rFonts w:ascii="Arial" w:hAnsi="Arial" w:cs="Arial"/>
            <w:szCs w:val="24"/>
            <w:lang w:eastAsia="ru-RU"/>
          </w:rPr>
          <w:delText>Балансируются ресурсы</w:delText>
        </w:r>
      </w:del>
      <w:ins w:id="731" w:author="Александр Шрамков" w:date="2020-04-12T15:31:00Z">
        <w:r w:rsidR="004C3B0E">
          <w:rPr>
            <w:rFonts w:ascii="Arial" w:hAnsi="Arial" w:cs="Arial"/>
            <w:szCs w:val="24"/>
            <w:lang w:eastAsia="ru-RU"/>
          </w:rPr>
          <w:t>Контроллируться сроки</w:t>
        </w:r>
      </w:ins>
      <w:r w:rsidRPr="00C00B59">
        <w:rPr>
          <w:rFonts w:ascii="Arial" w:hAnsi="Arial" w:cs="Arial"/>
          <w:szCs w:val="24"/>
          <w:lang w:eastAsia="ru-RU"/>
        </w:rPr>
        <w:t xml:space="preserve"> по работам остановочного ремонта </w:t>
      </w:r>
      <w:ins w:id="732" w:author="Александр Шрамков" w:date="2020-04-11T11:55:00Z">
        <w:r w:rsidR="00275F8A">
          <w:rPr>
            <w:rFonts w:ascii="Arial" w:hAnsi="Arial" w:cs="Arial"/>
          </w:rPr>
          <w:t>в транзакции «</w:t>
        </w:r>
        <w:r w:rsidR="00275F8A">
          <w:rPr>
            <w:rFonts w:ascii="Arial" w:hAnsi="Arial" w:cs="Arial"/>
            <w:lang w:val="en-US"/>
          </w:rPr>
          <w:t>ZPM</w:t>
        </w:r>
        <w:r w:rsidR="00275F8A" w:rsidRPr="001A6049">
          <w:rPr>
            <w:rFonts w:ascii="Arial" w:hAnsi="Arial" w:cs="Arial"/>
          </w:rPr>
          <w:t>_</w:t>
        </w:r>
        <w:r w:rsidR="00275F8A">
          <w:rPr>
            <w:rFonts w:ascii="Arial" w:hAnsi="Arial" w:cs="Arial"/>
            <w:lang w:val="en-US"/>
          </w:rPr>
          <w:t>PLAN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–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АРМ планировщика ТОиР»</w:t>
        </w:r>
      </w:ins>
      <w:del w:id="733" w:author="Александр Шрамков" w:date="2020-04-11T11:55:00Z">
        <w:r w:rsidDel="00275F8A">
          <w:rPr>
            <w:rFonts w:ascii="Arial" w:hAnsi="Arial" w:cs="Arial"/>
            <w:szCs w:val="24"/>
            <w:lang w:eastAsia="ru-RU"/>
          </w:rPr>
          <w:delText xml:space="preserve">в транзакции </w:delText>
        </w:r>
        <w:r w:rsidR="00FD233A" w:rsidDel="00275F8A">
          <w:rPr>
            <w:rFonts w:ascii="Arial" w:hAnsi="Arial" w:cs="Arial"/>
          </w:rPr>
          <w:delText>«</w:delText>
        </w:r>
        <w:r w:rsidR="00FD233A" w:rsidRPr="00D154BE" w:rsidDel="00275F8A">
          <w:rPr>
            <w:rFonts w:ascii="Arial" w:hAnsi="Arial" w:cs="Arial"/>
          </w:rPr>
          <w:delText>/</w:delText>
        </w:r>
        <w:r w:rsidR="00FD233A" w:rsidDel="00275F8A">
          <w:rPr>
            <w:rFonts w:ascii="Arial" w:hAnsi="Arial" w:cs="Arial"/>
            <w:lang w:val="en-US"/>
          </w:rPr>
          <w:delText>MRSS</w:delText>
        </w:r>
        <w:r w:rsidR="00FD233A" w:rsidRPr="00D154BE" w:rsidDel="00275F8A">
          <w:rPr>
            <w:rFonts w:ascii="Arial" w:hAnsi="Arial" w:cs="Arial"/>
          </w:rPr>
          <w:delText>/</w:delText>
        </w:r>
        <w:r w:rsidR="00FD233A" w:rsidRPr="004A7C16" w:rsidDel="00275F8A">
          <w:rPr>
            <w:rFonts w:ascii="Arial" w:hAnsi="Arial" w:cs="Arial"/>
            <w:szCs w:val="24"/>
            <w:lang w:eastAsia="ru-RU"/>
          </w:rPr>
          <w:delText>PLBOORGSRV</w:delText>
        </w:r>
        <w:r w:rsidR="00FD233A" w:rsidDel="00275F8A">
          <w:rPr>
            <w:rFonts w:ascii="Arial" w:hAnsi="Arial" w:cs="Arial"/>
            <w:szCs w:val="24"/>
          </w:rPr>
          <w:delText xml:space="preserve"> </w:delText>
        </w:r>
        <w:r w:rsidR="00FD233A" w:rsidRPr="00D154BE" w:rsidDel="00275F8A">
          <w:rPr>
            <w:rFonts w:ascii="Arial" w:hAnsi="Arial" w:cs="Arial"/>
            <w:szCs w:val="24"/>
          </w:rPr>
          <w:delText xml:space="preserve">– </w:delText>
        </w:r>
        <w:r w:rsidR="00FD233A" w:rsidDel="00275F8A">
          <w:rPr>
            <w:rFonts w:ascii="Arial" w:hAnsi="Arial" w:cs="Arial"/>
            <w:szCs w:val="24"/>
          </w:rPr>
          <w:delText>Основная панель планирования»</w:delText>
        </w:r>
      </w:del>
      <w:r w:rsidR="00FD233A">
        <w:rPr>
          <w:rFonts w:ascii="Arial" w:hAnsi="Arial" w:cs="Arial"/>
          <w:szCs w:val="24"/>
        </w:rPr>
        <w:t xml:space="preserve"> </w:t>
      </w:r>
      <w:r w:rsidR="00FD233A">
        <w:rPr>
          <w:rFonts w:ascii="Arial" w:hAnsi="Arial" w:cs="Arial"/>
          <w:szCs w:val="24"/>
          <w:lang w:eastAsia="ru-RU"/>
        </w:rPr>
        <w:t xml:space="preserve">и проверяется обеспечение материалами </w:t>
      </w:r>
      <w:r w:rsidR="00FD233A">
        <w:rPr>
          <w:rFonts w:ascii="Arial" w:hAnsi="Arial" w:cs="Arial"/>
          <w:szCs w:val="24"/>
        </w:rPr>
        <w:t xml:space="preserve">в транзакции </w:t>
      </w:r>
      <w:r w:rsidR="00FD233A">
        <w:rPr>
          <w:rFonts w:ascii="Arial" w:hAnsi="Arial" w:cs="Arial"/>
        </w:rPr>
        <w:t>«</w:t>
      </w:r>
      <w:del w:id="734" w:author="Александр Шрамков" w:date="2020-04-12T14:49:00Z">
        <w:r w:rsidR="00FD233A" w:rsidDel="00340F0D">
          <w:rPr>
            <w:rFonts w:ascii="Arial" w:hAnsi="Arial" w:cs="Arial"/>
            <w:lang w:val="en-US"/>
          </w:rPr>
          <w:delText>IWBK</w:delText>
        </w:r>
      </w:del>
      <w:ins w:id="735" w:author="Александр Шрамков" w:date="2020-04-12T14:49:00Z">
        <w:r w:rsidR="00340F0D">
          <w:rPr>
            <w:rFonts w:ascii="Arial" w:hAnsi="Arial" w:cs="Arial"/>
            <w:lang w:val="en-US"/>
          </w:rPr>
          <w:t>ZPM</w:t>
        </w:r>
        <w:r w:rsidR="00340F0D" w:rsidRPr="00340F0D">
          <w:rPr>
            <w:rFonts w:ascii="Arial" w:hAnsi="Arial" w:cs="Arial"/>
            <w:rPrChange w:id="736" w:author="Александр Шрамков" w:date="2020-04-12T14:49:00Z">
              <w:rPr>
                <w:rFonts w:ascii="Arial" w:hAnsi="Arial" w:cs="Arial"/>
                <w:lang w:val="en-US"/>
              </w:rPr>
            </w:rPrChange>
          </w:rPr>
          <w:t>_</w:t>
        </w:r>
        <w:r w:rsidR="00340F0D">
          <w:rPr>
            <w:rFonts w:ascii="Arial" w:hAnsi="Arial" w:cs="Arial"/>
            <w:lang w:val="en-US"/>
          </w:rPr>
          <w:t>IWBK</w:t>
        </w:r>
      </w:ins>
      <w:r w:rsidR="00FD233A" w:rsidRPr="001A06C6">
        <w:rPr>
          <w:rFonts w:ascii="Arial" w:hAnsi="Arial" w:cs="Arial"/>
        </w:rPr>
        <w:t xml:space="preserve"> </w:t>
      </w:r>
      <w:r w:rsidR="00FD233A">
        <w:rPr>
          <w:rFonts w:ascii="Arial" w:hAnsi="Arial" w:cs="Arial"/>
        </w:rPr>
        <w:t>–</w:t>
      </w:r>
      <w:r w:rsidR="00FD233A" w:rsidRPr="001A06C6">
        <w:rPr>
          <w:rFonts w:ascii="Arial" w:hAnsi="Arial" w:cs="Arial"/>
        </w:rPr>
        <w:t xml:space="preserve"> </w:t>
      </w:r>
      <w:r w:rsidR="00FD233A">
        <w:rPr>
          <w:rFonts w:ascii="Arial" w:hAnsi="Arial" w:cs="Arial"/>
        </w:rPr>
        <w:t>Проверка доступности материалов для заказов ТОРО»</w:t>
      </w:r>
      <w:r w:rsidRPr="00C00B59">
        <w:rPr>
          <w:rFonts w:ascii="Arial" w:hAnsi="Arial" w:cs="Arial"/>
          <w:szCs w:val="24"/>
          <w:lang w:eastAsia="ru-RU"/>
        </w:rPr>
        <w:t>.</w:t>
      </w:r>
    </w:p>
    <w:p w14:paraId="166A2690" w14:textId="0E57DA4B" w:rsidR="001B45C8" w:rsidRPr="001A06C6" w:rsidRDefault="001B45C8" w:rsidP="001B45C8">
      <w:pPr>
        <w:jc w:val="left"/>
        <w:rPr>
          <w:b/>
          <w:i/>
          <w:szCs w:val="24"/>
          <w:lang w:eastAsia="ru-RU"/>
        </w:rPr>
      </w:pPr>
    </w:p>
    <w:p w14:paraId="0A87DCA4" w14:textId="20BC6C75" w:rsidR="001111A6" w:rsidRDefault="001A06C6" w:rsidP="000C0916">
      <w:pPr>
        <w:ind w:firstLine="567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>После изменения</w:t>
      </w:r>
      <w:r w:rsidR="007E2593">
        <w:rPr>
          <w:rFonts w:ascii="Arial" w:hAnsi="Arial" w:cs="Arial"/>
          <w:szCs w:val="24"/>
          <w:lang w:eastAsia="ru-RU"/>
        </w:rPr>
        <w:t xml:space="preserve"> </w:t>
      </w:r>
      <w:r w:rsidR="00B730E9">
        <w:rPr>
          <w:rFonts w:ascii="Arial" w:hAnsi="Arial" w:cs="Arial"/>
          <w:szCs w:val="24"/>
          <w:lang w:eastAsia="ru-RU"/>
        </w:rPr>
        <w:t>календарно-сетевого графика</w:t>
      </w:r>
      <w:r w:rsidR="008A30D8">
        <w:rPr>
          <w:rFonts w:ascii="Arial" w:hAnsi="Arial" w:cs="Arial"/>
          <w:szCs w:val="24"/>
          <w:lang w:eastAsia="ru-RU"/>
        </w:rPr>
        <w:t xml:space="preserve"> </w:t>
      </w:r>
      <w:r w:rsidR="007E2593">
        <w:rPr>
          <w:rFonts w:ascii="Arial" w:hAnsi="Arial" w:cs="Arial"/>
          <w:szCs w:val="24"/>
          <w:lang w:eastAsia="ru-RU"/>
        </w:rPr>
        <w:t xml:space="preserve">остановочного ремонта </w:t>
      </w:r>
      <w:r w:rsidR="00B730E9">
        <w:rPr>
          <w:rFonts w:ascii="Arial" w:hAnsi="Arial" w:cs="Arial"/>
          <w:szCs w:val="24"/>
          <w:lang w:eastAsia="ru-RU"/>
        </w:rPr>
        <w:t xml:space="preserve">происходит возврат в </w:t>
      </w:r>
      <w:r w:rsidR="00FD233A">
        <w:rPr>
          <w:rFonts w:ascii="Arial" w:hAnsi="Arial" w:cs="Arial"/>
          <w:szCs w:val="24"/>
          <w:lang w:eastAsia="ru-RU"/>
        </w:rPr>
        <w:t xml:space="preserve">шаг «120 - </w:t>
      </w:r>
      <w:r w:rsidR="00FD233A" w:rsidRPr="00FD233A">
        <w:rPr>
          <w:rFonts w:ascii="Arial" w:hAnsi="Arial" w:cs="Arial"/>
          <w:szCs w:val="24"/>
          <w:lang w:eastAsia="ru-RU"/>
        </w:rPr>
        <w:t>Контроль и печать календарно-сете</w:t>
      </w:r>
      <w:r w:rsidR="00FD233A">
        <w:rPr>
          <w:rFonts w:ascii="Arial" w:hAnsi="Arial" w:cs="Arial"/>
          <w:szCs w:val="24"/>
          <w:lang w:eastAsia="ru-RU"/>
        </w:rPr>
        <w:t>вого графика остановочных ремон</w:t>
      </w:r>
      <w:r w:rsidR="00FD233A" w:rsidRPr="00FD233A">
        <w:rPr>
          <w:rFonts w:ascii="Arial" w:hAnsi="Arial" w:cs="Arial"/>
          <w:szCs w:val="24"/>
          <w:lang w:eastAsia="ru-RU"/>
        </w:rPr>
        <w:t>тов»</w:t>
      </w:r>
      <w:r w:rsidR="00B730E9" w:rsidRPr="001A06C6">
        <w:rPr>
          <w:rFonts w:ascii="Arial" w:hAnsi="Arial" w:cs="Arial"/>
          <w:szCs w:val="24"/>
          <w:lang w:eastAsia="ru-RU"/>
        </w:rPr>
        <w:t>.</w:t>
      </w:r>
    </w:p>
    <w:p w14:paraId="560FA4AE" w14:textId="77777777" w:rsidR="006779EA" w:rsidRPr="000C0916" w:rsidRDefault="006779EA" w:rsidP="006779EA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аг процесса «220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» - «Анализ влияния ИСР и графика проекта на 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график остановочного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ремонт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а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  <w:r>
        <w:rPr>
          <w:rStyle w:val="aff7"/>
        </w:rPr>
        <w:t xml:space="preserve"> </w:t>
      </w:r>
    </w:p>
    <w:p w14:paraId="312D9BBA" w14:textId="008D75F9" w:rsidR="006779EA" w:rsidRDefault="009D3DBC" w:rsidP="006779EA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Старший планировщик ОР </w:t>
      </w:r>
      <w:del w:id="737" w:author="Александр Шрамков" w:date="2020-04-11T14:31:00Z">
        <w:r w:rsidDel="00E07A00">
          <w:rPr>
            <w:rFonts w:ascii="Arial" w:hAnsi="Arial" w:cs="Arial"/>
            <w:szCs w:val="24"/>
          </w:rPr>
          <w:delText>БЕ ГОК</w:delText>
        </w:r>
      </w:del>
      <w:ins w:id="738" w:author="Александр Шрамков" w:date="2020-04-11T14:31:00Z">
        <w:r w:rsidR="00E07A00">
          <w:rPr>
            <w:rFonts w:ascii="Arial" w:hAnsi="Arial" w:cs="Arial"/>
            <w:szCs w:val="24"/>
          </w:rPr>
          <w:t>УО</w:t>
        </w:r>
      </w:ins>
      <w:r>
        <w:rPr>
          <w:rFonts w:ascii="Arial" w:hAnsi="Arial" w:cs="Arial"/>
          <w:szCs w:val="24"/>
        </w:rPr>
        <w:t xml:space="preserve"> </w:t>
      </w:r>
      <w:r w:rsidR="006779EA">
        <w:rPr>
          <w:rFonts w:ascii="Arial" w:hAnsi="Arial" w:cs="Arial"/>
          <w:szCs w:val="24"/>
        </w:rPr>
        <w:t>а</w:t>
      </w:r>
      <w:r w:rsidR="006779EA" w:rsidRPr="00544CFD">
        <w:rPr>
          <w:rFonts w:ascii="Arial" w:hAnsi="Arial" w:cs="Arial"/>
          <w:szCs w:val="24"/>
        </w:rPr>
        <w:t xml:space="preserve">нализирует </w:t>
      </w:r>
      <w:r w:rsidR="006779EA" w:rsidRPr="00F02B06">
        <w:rPr>
          <w:rFonts w:ascii="Arial" w:hAnsi="Arial" w:cs="Arial"/>
          <w:szCs w:val="24"/>
        </w:rPr>
        <w:t xml:space="preserve">согласованность </w:t>
      </w:r>
      <w:r w:rsidR="006779EA" w:rsidRPr="00544CFD">
        <w:rPr>
          <w:rFonts w:ascii="Arial" w:hAnsi="Arial" w:cs="Arial"/>
          <w:szCs w:val="24"/>
        </w:rPr>
        <w:t>срок</w:t>
      </w:r>
      <w:r w:rsidR="006779EA" w:rsidRPr="00F02B06">
        <w:rPr>
          <w:rFonts w:ascii="Arial" w:hAnsi="Arial" w:cs="Arial"/>
          <w:szCs w:val="24"/>
        </w:rPr>
        <w:t>ов</w:t>
      </w:r>
      <w:r w:rsidR="006779EA" w:rsidRPr="00544CFD">
        <w:rPr>
          <w:rFonts w:ascii="Arial" w:hAnsi="Arial" w:cs="Arial"/>
          <w:szCs w:val="24"/>
        </w:rPr>
        <w:t xml:space="preserve"> проектов кап</w:t>
      </w:r>
      <w:r w:rsidR="006779EA" w:rsidRPr="00F02B06">
        <w:rPr>
          <w:rFonts w:ascii="Arial" w:hAnsi="Arial" w:cs="Arial"/>
          <w:szCs w:val="24"/>
        </w:rPr>
        <w:t>итального строительства и инвестиций</w:t>
      </w:r>
      <w:r w:rsidR="006779EA" w:rsidRPr="00544CFD">
        <w:rPr>
          <w:rFonts w:ascii="Arial" w:hAnsi="Arial" w:cs="Arial"/>
          <w:szCs w:val="24"/>
        </w:rPr>
        <w:t xml:space="preserve"> и </w:t>
      </w:r>
      <w:r w:rsidR="006779EA">
        <w:rPr>
          <w:rFonts w:ascii="Arial" w:hAnsi="Arial" w:cs="Arial"/>
          <w:szCs w:val="24"/>
        </w:rPr>
        <w:t>календарно-</w:t>
      </w:r>
      <w:r w:rsidR="006779EA" w:rsidRPr="00544CFD">
        <w:rPr>
          <w:rFonts w:ascii="Arial" w:hAnsi="Arial" w:cs="Arial"/>
          <w:szCs w:val="24"/>
        </w:rPr>
        <w:t>сетево</w:t>
      </w:r>
      <w:r w:rsidR="006779EA" w:rsidRPr="00F02B06">
        <w:rPr>
          <w:rFonts w:ascii="Arial" w:hAnsi="Arial" w:cs="Arial"/>
          <w:szCs w:val="24"/>
        </w:rPr>
        <w:t>го</w:t>
      </w:r>
      <w:r w:rsidR="006779EA" w:rsidRPr="00544CFD">
        <w:rPr>
          <w:rFonts w:ascii="Arial" w:hAnsi="Arial" w:cs="Arial"/>
          <w:szCs w:val="24"/>
        </w:rPr>
        <w:t> график</w:t>
      </w:r>
      <w:r w:rsidR="006779EA" w:rsidRPr="00F02B06">
        <w:rPr>
          <w:rFonts w:ascii="Arial" w:hAnsi="Arial" w:cs="Arial"/>
          <w:szCs w:val="24"/>
        </w:rPr>
        <w:t>а</w:t>
      </w:r>
      <w:r w:rsidR="006779EA" w:rsidRPr="00544CFD">
        <w:rPr>
          <w:rFonts w:ascii="Arial" w:hAnsi="Arial" w:cs="Arial"/>
          <w:szCs w:val="24"/>
        </w:rPr>
        <w:t xml:space="preserve"> остановочного ремонта</w:t>
      </w:r>
      <w:r>
        <w:rPr>
          <w:rFonts w:ascii="Arial" w:hAnsi="Arial" w:cs="Arial"/>
          <w:szCs w:val="24"/>
        </w:rPr>
        <w:t xml:space="preserve"> </w:t>
      </w:r>
      <w:ins w:id="739" w:author="Александр Шрамков" w:date="2020-04-11T11:56:00Z">
        <w:r w:rsidR="00275F8A">
          <w:rPr>
            <w:rFonts w:ascii="Arial" w:hAnsi="Arial" w:cs="Arial"/>
          </w:rPr>
          <w:t>в транзакции «</w:t>
        </w:r>
        <w:r w:rsidR="00275F8A">
          <w:rPr>
            <w:rFonts w:ascii="Arial" w:hAnsi="Arial" w:cs="Arial"/>
            <w:lang w:val="en-US"/>
          </w:rPr>
          <w:t>ZPM</w:t>
        </w:r>
        <w:r w:rsidR="00275F8A" w:rsidRPr="001A6049">
          <w:rPr>
            <w:rFonts w:ascii="Arial" w:hAnsi="Arial" w:cs="Arial"/>
          </w:rPr>
          <w:t>_</w:t>
        </w:r>
        <w:r w:rsidR="00275F8A">
          <w:rPr>
            <w:rFonts w:ascii="Arial" w:hAnsi="Arial" w:cs="Arial"/>
            <w:lang w:val="en-US"/>
          </w:rPr>
          <w:t>PLAN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–</w:t>
        </w:r>
        <w:r w:rsidR="00275F8A" w:rsidRPr="00C54833">
          <w:rPr>
            <w:rFonts w:ascii="Arial" w:hAnsi="Arial" w:cs="Arial"/>
          </w:rPr>
          <w:t xml:space="preserve"> </w:t>
        </w:r>
        <w:r w:rsidR="00275F8A">
          <w:rPr>
            <w:rFonts w:ascii="Arial" w:hAnsi="Arial" w:cs="Arial"/>
          </w:rPr>
          <w:t>АРМ планировщика ТОиР»</w:t>
        </w:r>
      </w:ins>
      <w:del w:id="740" w:author="Александр Шрамков" w:date="2020-04-11T11:56:00Z">
        <w:r w:rsidDel="00275F8A">
          <w:rPr>
            <w:rFonts w:ascii="Arial" w:hAnsi="Arial" w:cs="Arial"/>
            <w:szCs w:val="24"/>
          </w:rPr>
          <w:delText xml:space="preserve">в транзакции </w:delText>
        </w:r>
        <w:r w:rsidDel="00275F8A">
          <w:rPr>
            <w:rFonts w:ascii="Arial" w:hAnsi="Arial" w:cs="Arial"/>
          </w:rPr>
          <w:delText>«</w:delText>
        </w:r>
        <w:r w:rsidRPr="00D154BE" w:rsidDel="00275F8A">
          <w:rPr>
            <w:rFonts w:ascii="Arial" w:hAnsi="Arial" w:cs="Arial"/>
          </w:rPr>
          <w:delText>/</w:delText>
        </w:r>
        <w:r w:rsidDel="00275F8A">
          <w:rPr>
            <w:rFonts w:ascii="Arial" w:hAnsi="Arial" w:cs="Arial"/>
            <w:lang w:val="en-US"/>
          </w:rPr>
          <w:delText>MRSS</w:delText>
        </w:r>
        <w:r w:rsidRPr="00D154BE" w:rsidDel="00275F8A">
          <w:rPr>
            <w:rFonts w:ascii="Arial" w:hAnsi="Arial" w:cs="Arial"/>
          </w:rPr>
          <w:delText>/</w:delText>
        </w:r>
        <w:r w:rsidRPr="004A7C16" w:rsidDel="00275F8A">
          <w:rPr>
            <w:rFonts w:ascii="Arial" w:hAnsi="Arial" w:cs="Arial"/>
            <w:szCs w:val="24"/>
            <w:lang w:eastAsia="ru-RU"/>
          </w:rPr>
          <w:delText>PLBOORGSRV</w:delText>
        </w:r>
        <w:r w:rsidDel="00275F8A">
          <w:rPr>
            <w:rFonts w:ascii="Arial" w:hAnsi="Arial" w:cs="Arial"/>
            <w:szCs w:val="24"/>
          </w:rPr>
          <w:delText xml:space="preserve"> </w:delText>
        </w:r>
        <w:r w:rsidRPr="00D154BE" w:rsidDel="00275F8A">
          <w:rPr>
            <w:rFonts w:ascii="Arial" w:hAnsi="Arial" w:cs="Arial"/>
            <w:szCs w:val="24"/>
          </w:rPr>
          <w:delText xml:space="preserve">– </w:delText>
        </w:r>
        <w:r w:rsidDel="00275F8A">
          <w:rPr>
            <w:rFonts w:ascii="Arial" w:hAnsi="Arial" w:cs="Arial"/>
            <w:szCs w:val="24"/>
          </w:rPr>
          <w:delText>Основная панель планирования</w:delText>
        </w:r>
        <w:r w:rsidR="00DB0781" w:rsidDel="00275F8A">
          <w:rPr>
            <w:rFonts w:ascii="Arial" w:hAnsi="Arial" w:cs="Arial"/>
            <w:szCs w:val="24"/>
          </w:rPr>
          <w:delText>»</w:delText>
        </w:r>
      </w:del>
      <w:r w:rsidR="00DB0781">
        <w:rPr>
          <w:rFonts w:ascii="Arial" w:hAnsi="Arial" w:cs="Arial"/>
          <w:szCs w:val="24"/>
        </w:rPr>
        <w:t>.</w:t>
      </w:r>
      <w:r w:rsidR="006779EA">
        <w:rPr>
          <w:rFonts w:ascii="Arial" w:hAnsi="Arial" w:cs="Arial"/>
          <w:b/>
          <w:i/>
          <w:szCs w:val="24"/>
        </w:rPr>
        <w:t xml:space="preserve"> </w:t>
      </w:r>
      <w:r w:rsidR="006779EA" w:rsidRPr="00606795">
        <w:rPr>
          <w:rFonts w:ascii="Arial" w:hAnsi="Arial" w:cs="Arial"/>
          <w:szCs w:val="24"/>
        </w:rPr>
        <w:t xml:space="preserve">В случае выявления </w:t>
      </w:r>
      <w:r w:rsidR="006779EA">
        <w:rPr>
          <w:rFonts w:ascii="Arial" w:hAnsi="Arial" w:cs="Arial"/>
          <w:szCs w:val="24"/>
        </w:rPr>
        <w:t>расхождений</w:t>
      </w:r>
      <w:r>
        <w:rPr>
          <w:rFonts w:ascii="Arial" w:hAnsi="Arial" w:cs="Arial"/>
          <w:szCs w:val="24"/>
        </w:rPr>
        <w:t>, которые не могут быть скорректированы в процессах капитального строительства</w:t>
      </w:r>
      <w:r w:rsidR="006779EA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Старший планировщик О</w:t>
      </w:r>
      <w:r w:rsidR="006779EA" w:rsidRPr="00F02B06">
        <w:rPr>
          <w:rFonts w:ascii="Arial" w:hAnsi="Arial" w:cs="Arial"/>
          <w:szCs w:val="24"/>
        </w:rPr>
        <w:t xml:space="preserve">Р </w:t>
      </w:r>
      <w:del w:id="741" w:author="Александр Шрамков" w:date="2020-04-11T14:31:00Z">
        <w:r w:rsidR="006779EA" w:rsidRPr="00F02B06" w:rsidDel="00E07A00">
          <w:rPr>
            <w:rFonts w:ascii="Arial" w:hAnsi="Arial" w:cs="Arial"/>
            <w:szCs w:val="24"/>
          </w:rPr>
          <w:delText>БЕ ГОК</w:delText>
        </w:r>
      </w:del>
      <w:ins w:id="742" w:author="Александр Шрамков" w:date="2020-04-11T14:31:00Z">
        <w:r w:rsidR="00E07A00">
          <w:rPr>
            <w:rFonts w:ascii="Arial" w:hAnsi="Arial" w:cs="Arial"/>
            <w:szCs w:val="24"/>
          </w:rPr>
          <w:t>УО</w:t>
        </w:r>
      </w:ins>
      <w:r w:rsidR="006779EA" w:rsidRPr="00F02B06">
        <w:rPr>
          <w:rFonts w:ascii="Arial" w:hAnsi="Arial" w:cs="Arial"/>
          <w:szCs w:val="24"/>
        </w:rPr>
        <w:t xml:space="preserve"> </w:t>
      </w:r>
      <w:r w:rsidR="006779EA" w:rsidRPr="00606795">
        <w:rPr>
          <w:rFonts w:ascii="Arial" w:hAnsi="Arial" w:cs="Arial"/>
          <w:szCs w:val="24"/>
        </w:rPr>
        <w:t>формирует лист замечаний и</w:t>
      </w:r>
      <w:r>
        <w:rPr>
          <w:rFonts w:ascii="Arial" w:hAnsi="Arial" w:cs="Arial"/>
          <w:szCs w:val="24"/>
        </w:rPr>
        <w:t xml:space="preserve"> отправляет его Планировщика</w:t>
      </w:r>
      <w:r w:rsidR="00E90C71">
        <w:rPr>
          <w:rFonts w:ascii="Arial" w:hAnsi="Arial" w:cs="Arial"/>
          <w:szCs w:val="24"/>
        </w:rPr>
        <w:t>м</w:t>
      </w:r>
      <w:r>
        <w:rPr>
          <w:rFonts w:ascii="Arial" w:hAnsi="Arial" w:cs="Arial"/>
          <w:szCs w:val="24"/>
        </w:rPr>
        <w:t xml:space="preserve"> ОР </w:t>
      </w:r>
      <w:del w:id="743" w:author="Александр Шрамков" w:date="2020-04-11T14:32:00Z">
        <w:r w:rsidDel="00E07A00">
          <w:rPr>
            <w:rFonts w:ascii="Arial" w:hAnsi="Arial" w:cs="Arial"/>
            <w:szCs w:val="24"/>
          </w:rPr>
          <w:delText>БЕ ГОК</w:delText>
        </w:r>
      </w:del>
      <w:ins w:id="744" w:author="Александр Шрамков" w:date="2020-04-11T14:32:00Z">
        <w:r w:rsidR="00E07A00">
          <w:rPr>
            <w:rFonts w:ascii="Arial" w:hAnsi="Arial" w:cs="Arial"/>
            <w:szCs w:val="24"/>
          </w:rPr>
          <w:t>УО</w:t>
        </w:r>
      </w:ins>
      <w:r w:rsidR="006779EA" w:rsidRPr="00606795">
        <w:rPr>
          <w:rFonts w:ascii="Arial" w:hAnsi="Arial" w:cs="Arial"/>
          <w:szCs w:val="24"/>
        </w:rPr>
        <w:t>.</w:t>
      </w:r>
    </w:p>
    <w:p w14:paraId="38AB1D83" w14:textId="0412790A" w:rsidR="009D3DBC" w:rsidRPr="000C0916" w:rsidDel="00C214B9" w:rsidRDefault="009D3DBC" w:rsidP="009D3DBC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del w:id="745" w:author="Александр Шрамков" w:date="2020-04-11T14:16:00Z"/>
          <w:rFonts w:ascii="Arial" w:eastAsiaTheme="majorEastAsia" w:hAnsi="Arial"/>
          <w:b/>
          <w:bCs/>
          <w:kern w:val="28"/>
          <w:szCs w:val="20"/>
          <w:lang w:eastAsia="ru-RU"/>
        </w:rPr>
      </w:pPr>
      <w:del w:id="746" w:author="Александр Шрамков" w:date="2020-04-11T14:16:00Z">
        <w:r w:rsidRPr="000C0916"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Ш</w:delText>
        </w:r>
        <w:r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аг процесса «230</w:delText>
        </w:r>
        <w:r w:rsidRPr="000C0916"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» - «</w:delText>
        </w:r>
        <w:r w:rsidRPr="009D3DBC"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Сравнение сетевого графика </w:delText>
        </w:r>
      </w:del>
      <w:del w:id="747" w:author="Александр Шрамков" w:date="2020-04-11T11:35:00Z">
        <w:r w:rsidRPr="009D3DBC" w:rsidDel="00736C71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инвестиционных проектов ТОиР</w:delText>
        </w:r>
      </w:del>
      <w:del w:id="748" w:author="Александр Шрамков" w:date="2020-04-11T14:16:00Z">
        <w:r w:rsidRPr="009D3DBC"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 xml:space="preserve"> и календарно-сетевого графика остановочных ремонтов</w:delText>
        </w:r>
        <w:r w:rsidRPr="000C0916" w:rsidDel="00C214B9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»</w:delText>
        </w:r>
        <w:r w:rsidDel="00C214B9">
          <w:rPr>
            <w:rStyle w:val="aff7"/>
          </w:rPr>
          <w:delText xml:space="preserve"> </w:delText>
        </w:r>
      </w:del>
    </w:p>
    <w:p w14:paraId="238822C8" w14:textId="35422A04" w:rsidR="009D3DBC" w:rsidDel="00C214B9" w:rsidRDefault="009D3DBC" w:rsidP="009D3DBC">
      <w:pPr>
        <w:ind w:firstLine="567"/>
        <w:rPr>
          <w:del w:id="749" w:author="Александр Шрамков" w:date="2020-04-11T14:16:00Z"/>
          <w:rFonts w:ascii="Arial" w:hAnsi="Arial" w:cs="Arial"/>
          <w:szCs w:val="24"/>
        </w:rPr>
      </w:pPr>
      <w:del w:id="750" w:author="Александр Шрамков" w:date="2020-04-11T14:16:00Z">
        <w:r w:rsidDel="00C214B9">
          <w:rPr>
            <w:rFonts w:ascii="Arial" w:hAnsi="Arial" w:cs="Arial"/>
            <w:szCs w:val="24"/>
          </w:rPr>
          <w:delText>Старший планировщик ОР БЕ ГОК а</w:delText>
        </w:r>
        <w:r w:rsidRPr="00544CFD" w:rsidDel="00C214B9">
          <w:rPr>
            <w:rFonts w:ascii="Arial" w:hAnsi="Arial" w:cs="Arial"/>
            <w:szCs w:val="24"/>
          </w:rPr>
          <w:delText xml:space="preserve">нализирует </w:delText>
        </w:r>
        <w:r w:rsidRPr="00F02B06" w:rsidDel="00C214B9">
          <w:rPr>
            <w:rFonts w:ascii="Arial" w:hAnsi="Arial" w:cs="Arial"/>
            <w:szCs w:val="24"/>
          </w:rPr>
          <w:delText xml:space="preserve">согласованность </w:delText>
        </w:r>
        <w:r w:rsidRPr="00544CFD" w:rsidDel="00C214B9">
          <w:rPr>
            <w:rFonts w:ascii="Arial" w:hAnsi="Arial" w:cs="Arial"/>
            <w:szCs w:val="24"/>
          </w:rPr>
          <w:delText>срок</w:delText>
        </w:r>
        <w:r w:rsidRPr="00F02B06" w:rsidDel="00C214B9">
          <w:rPr>
            <w:rFonts w:ascii="Arial" w:hAnsi="Arial" w:cs="Arial"/>
            <w:szCs w:val="24"/>
          </w:rPr>
          <w:delText>ов</w:delText>
        </w:r>
        <w:r w:rsidRPr="00544CFD" w:rsidDel="00C214B9">
          <w:rPr>
            <w:rFonts w:ascii="Arial" w:hAnsi="Arial" w:cs="Arial"/>
            <w:szCs w:val="24"/>
          </w:rPr>
          <w:delText xml:space="preserve"> </w:delText>
        </w:r>
        <w:r w:rsidR="00E90C71" w:rsidDel="00C214B9">
          <w:rPr>
            <w:rFonts w:ascii="Arial" w:hAnsi="Arial" w:cs="Arial"/>
            <w:szCs w:val="24"/>
          </w:rPr>
          <w:delText xml:space="preserve">сетевого графика </w:delText>
        </w:r>
      </w:del>
      <w:del w:id="751" w:author="Александр Шрамков" w:date="2020-04-11T11:35:00Z">
        <w:r w:rsidR="00E90C71" w:rsidDel="00736C71">
          <w:rPr>
            <w:rFonts w:ascii="Arial" w:hAnsi="Arial" w:cs="Arial"/>
            <w:szCs w:val="24"/>
          </w:rPr>
          <w:delText>инвестиционных проектов ТОиР</w:delText>
        </w:r>
      </w:del>
      <w:del w:id="752" w:author="Александр Шрамков" w:date="2020-04-11T14:16:00Z">
        <w:r w:rsidR="00E90C71" w:rsidDel="00C214B9">
          <w:rPr>
            <w:rFonts w:ascii="Arial" w:hAnsi="Arial" w:cs="Arial"/>
            <w:szCs w:val="24"/>
          </w:rPr>
          <w:delText xml:space="preserve"> </w:delText>
        </w:r>
        <w:r w:rsidRPr="00544CFD" w:rsidDel="00C214B9">
          <w:rPr>
            <w:rFonts w:ascii="Arial" w:hAnsi="Arial" w:cs="Arial"/>
            <w:szCs w:val="24"/>
          </w:rPr>
          <w:delText xml:space="preserve">и </w:delText>
        </w:r>
        <w:r w:rsidDel="00C214B9">
          <w:rPr>
            <w:rFonts w:ascii="Arial" w:hAnsi="Arial" w:cs="Arial"/>
            <w:szCs w:val="24"/>
          </w:rPr>
          <w:delText>календарно-</w:delText>
        </w:r>
        <w:r w:rsidRPr="00544CFD" w:rsidDel="00C214B9">
          <w:rPr>
            <w:rFonts w:ascii="Arial" w:hAnsi="Arial" w:cs="Arial"/>
            <w:szCs w:val="24"/>
          </w:rPr>
          <w:delText>сетево</w:delText>
        </w:r>
        <w:r w:rsidRPr="00F02B06" w:rsidDel="00C214B9">
          <w:rPr>
            <w:rFonts w:ascii="Arial" w:hAnsi="Arial" w:cs="Arial"/>
            <w:szCs w:val="24"/>
          </w:rPr>
          <w:delText>го</w:delText>
        </w:r>
        <w:r w:rsidRPr="00544CFD" w:rsidDel="00C214B9">
          <w:rPr>
            <w:rFonts w:ascii="Arial" w:hAnsi="Arial" w:cs="Arial"/>
            <w:szCs w:val="24"/>
          </w:rPr>
          <w:delText> график</w:delText>
        </w:r>
        <w:r w:rsidRPr="00F02B06" w:rsidDel="00C214B9">
          <w:rPr>
            <w:rFonts w:ascii="Arial" w:hAnsi="Arial" w:cs="Arial"/>
            <w:szCs w:val="24"/>
          </w:rPr>
          <w:delText>а</w:delText>
        </w:r>
        <w:r w:rsidRPr="00544CFD" w:rsidDel="00C214B9">
          <w:rPr>
            <w:rFonts w:ascii="Arial" w:hAnsi="Arial" w:cs="Arial"/>
            <w:szCs w:val="24"/>
          </w:rPr>
          <w:delText xml:space="preserve"> остановочного ремонта</w:delText>
        </w:r>
        <w:r w:rsidDel="00C214B9">
          <w:rPr>
            <w:rFonts w:ascii="Arial" w:hAnsi="Arial" w:cs="Arial"/>
            <w:szCs w:val="24"/>
          </w:rPr>
          <w:delText xml:space="preserve"> </w:delText>
        </w:r>
      </w:del>
      <w:del w:id="753" w:author="Александр Шрамков" w:date="2020-04-11T11:56:00Z">
        <w:r w:rsidDel="00275F8A">
          <w:rPr>
            <w:rFonts w:ascii="Arial" w:hAnsi="Arial" w:cs="Arial"/>
            <w:szCs w:val="24"/>
          </w:rPr>
          <w:delText xml:space="preserve">в транзакции </w:delText>
        </w:r>
        <w:r w:rsidDel="00275F8A">
          <w:rPr>
            <w:rFonts w:ascii="Arial" w:hAnsi="Arial" w:cs="Arial"/>
          </w:rPr>
          <w:delText>«</w:delText>
        </w:r>
        <w:r w:rsidRPr="00D154BE" w:rsidDel="00275F8A">
          <w:rPr>
            <w:rFonts w:ascii="Arial" w:hAnsi="Arial" w:cs="Arial"/>
          </w:rPr>
          <w:delText>/</w:delText>
        </w:r>
        <w:r w:rsidDel="00275F8A">
          <w:rPr>
            <w:rFonts w:ascii="Arial" w:hAnsi="Arial" w:cs="Arial"/>
            <w:lang w:val="en-US"/>
          </w:rPr>
          <w:delText>MRSS</w:delText>
        </w:r>
        <w:r w:rsidRPr="00D154BE" w:rsidDel="00275F8A">
          <w:rPr>
            <w:rFonts w:ascii="Arial" w:hAnsi="Arial" w:cs="Arial"/>
          </w:rPr>
          <w:delText>/</w:delText>
        </w:r>
        <w:r w:rsidRPr="004A7C16" w:rsidDel="00275F8A">
          <w:rPr>
            <w:rFonts w:ascii="Arial" w:hAnsi="Arial" w:cs="Arial"/>
            <w:szCs w:val="24"/>
            <w:lang w:eastAsia="ru-RU"/>
          </w:rPr>
          <w:delText>PLBOORGSRV</w:delText>
        </w:r>
        <w:r w:rsidDel="00275F8A">
          <w:rPr>
            <w:rFonts w:ascii="Arial" w:hAnsi="Arial" w:cs="Arial"/>
            <w:szCs w:val="24"/>
          </w:rPr>
          <w:delText xml:space="preserve"> </w:delText>
        </w:r>
        <w:r w:rsidRPr="00D154BE" w:rsidDel="00275F8A">
          <w:rPr>
            <w:rFonts w:ascii="Arial" w:hAnsi="Arial" w:cs="Arial"/>
            <w:szCs w:val="24"/>
          </w:rPr>
          <w:delText xml:space="preserve">– </w:delText>
        </w:r>
        <w:r w:rsidDel="00275F8A">
          <w:rPr>
            <w:rFonts w:ascii="Arial" w:hAnsi="Arial" w:cs="Arial"/>
            <w:szCs w:val="24"/>
          </w:rPr>
          <w:delText>Основная панель планирования</w:delText>
        </w:r>
        <w:r w:rsidR="00DB0781" w:rsidDel="00275F8A">
          <w:rPr>
            <w:rFonts w:ascii="Arial" w:hAnsi="Arial" w:cs="Arial"/>
            <w:szCs w:val="24"/>
          </w:rPr>
          <w:delText>»</w:delText>
        </w:r>
      </w:del>
      <w:del w:id="754" w:author="Александр Шрамков" w:date="2020-04-11T14:16:00Z">
        <w:r w:rsidR="00DB0781" w:rsidDel="00C214B9">
          <w:rPr>
            <w:rFonts w:ascii="Arial" w:hAnsi="Arial" w:cs="Arial"/>
            <w:szCs w:val="24"/>
          </w:rPr>
          <w:delText>.</w:delText>
        </w:r>
        <w:r w:rsidDel="00C214B9">
          <w:rPr>
            <w:rFonts w:ascii="Arial" w:hAnsi="Arial" w:cs="Arial"/>
            <w:b/>
            <w:i/>
            <w:szCs w:val="24"/>
          </w:rPr>
          <w:delText xml:space="preserve"> </w:delText>
        </w:r>
        <w:r w:rsidRPr="00606795" w:rsidDel="00C214B9">
          <w:rPr>
            <w:rFonts w:ascii="Arial" w:hAnsi="Arial" w:cs="Arial"/>
            <w:szCs w:val="24"/>
          </w:rPr>
          <w:delText xml:space="preserve">В случае выявления </w:delText>
        </w:r>
        <w:r w:rsidDel="00C214B9">
          <w:rPr>
            <w:rFonts w:ascii="Arial" w:hAnsi="Arial" w:cs="Arial"/>
            <w:szCs w:val="24"/>
          </w:rPr>
          <w:delText>расхождений Старший планировщик О</w:delText>
        </w:r>
        <w:r w:rsidRPr="00F02B06" w:rsidDel="00C214B9">
          <w:rPr>
            <w:rFonts w:ascii="Arial" w:hAnsi="Arial" w:cs="Arial"/>
            <w:szCs w:val="24"/>
          </w:rPr>
          <w:delText xml:space="preserve">Р БЕ ГОК </w:delText>
        </w:r>
        <w:r w:rsidRPr="00606795" w:rsidDel="00C214B9">
          <w:rPr>
            <w:rFonts w:ascii="Arial" w:hAnsi="Arial" w:cs="Arial"/>
            <w:szCs w:val="24"/>
          </w:rPr>
          <w:delText>формирует лист замечаний и</w:delText>
        </w:r>
        <w:r w:rsidDel="00C214B9">
          <w:rPr>
            <w:rFonts w:ascii="Arial" w:hAnsi="Arial" w:cs="Arial"/>
            <w:szCs w:val="24"/>
          </w:rPr>
          <w:delText xml:space="preserve"> отправляет его Планировщика</w:delText>
        </w:r>
        <w:r w:rsidR="00E90C71" w:rsidDel="00C214B9">
          <w:rPr>
            <w:rFonts w:ascii="Arial" w:hAnsi="Arial" w:cs="Arial"/>
            <w:szCs w:val="24"/>
          </w:rPr>
          <w:delText>м</w:delText>
        </w:r>
        <w:r w:rsidDel="00C214B9">
          <w:rPr>
            <w:rFonts w:ascii="Arial" w:hAnsi="Arial" w:cs="Arial"/>
            <w:szCs w:val="24"/>
          </w:rPr>
          <w:delText xml:space="preserve"> ОР БЕ ГОК</w:delText>
        </w:r>
        <w:r w:rsidRPr="00606795" w:rsidDel="00C214B9">
          <w:rPr>
            <w:rFonts w:ascii="Arial" w:hAnsi="Arial" w:cs="Arial"/>
            <w:szCs w:val="24"/>
          </w:rPr>
          <w:delText>.</w:delText>
        </w:r>
      </w:del>
    </w:p>
    <w:p w14:paraId="3DBBF35B" w14:textId="497CC501" w:rsidR="006779EA" w:rsidRPr="00F02B06" w:rsidRDefault="006779EA" w:rsidP="006779EA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bookmarkStart w:id="755" w:name="OLE_LINK3"/>
      <w:bookmarkStart w:id="756" w:name="OLE_LINK4"/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Ш</w:t>
      </w:r>
      <w:r w:rsidR="00E90C71">
        <w:rPr>
          <w:rFonts w:ascii="Arial" w:eastAsiaTheme="majorEastAsia" w:hAnsi="Arial"/>
          <w:b/>
          <w:bCs/>
          <w:kern w:val="28"/>
          <w:szCs w:val="20"/>
          <w:lang w:eastAsia="ru-RU"/>
        </w:rPr>
        <w:t>аг процесса «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240» - 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«Сравнение плана-графика воздействий на ПА на неделю и 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календарно-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сетевого графика остановочного ремонта»</w:t>
      </w:r>
    </w:p>
    <w:p w14:paraId="6E73BA28" w14:textId="0E91437C" w:rsidR="006779EA" w:rsidRDefault="006779EA" w:rsidP="006779EA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F02B06">
        <w:rPr>
          <w:rFonts w:ascii="Arial" w:hAnsi="Arial" w:cs="Arial"/>
          <w:szCs w:val="24"/>
          <w:lang w:eastAsia="ru-RU"/>
        </w:rPr>
        <w:t>Сроки з</w:t>
      </w:r>
      <w:r w:rsidRPr="0054446F">
        <w:rPr>
          <w:rFonts w:ascii="Arial" w:hAnsi="Arial" w:cs="Arial"/>
          <w:szCs w:val="24"/>
          <w:lang w:eastAsia="ru-RU"/>
        </w:rPr>
        <w:t>аказ</w:t>
      </w:r>
      <w:r w:rsidRPr="00F02B06">
        <w:rPr>
          <w:rFonts w:ascii="Arial" w:hAnsi="Arial" w:cs="Arial"/>
          <w:szCs w:val="24"/>
          <w:lang w:eastAsia="ru-RU"/>
        </w:rPr>
        <w:t>ов</w:t>
      </w:r>
      <w:r w:rsidRPr="0054446F">
        <w:rPr>
          <w:rFonts w:ascii="Arial" w:hAnsi="Arial" w:cs="Arial"/>
          <w:szCs w:val="24"/>
          <w:lang w:eastAsia="ru-RU"/>
        </w:rPr>
        <w:t xml:space="preserve"> ТОРО </w:t>
      </w:r>
      <w:r w:rsidRPr="00F02B06">
        <w:rPr>
          <w:rFonts w:ascii="Arial" w:hAnsi="Arial" w:cs="Arial"/>
          <w:szCs w:val="24"/>
          <w:lang w:eastAsia="ru-RU"/>
        </w:rPr>
        <w:t xml:space="preserve">на остановочный ремонт могут быть отредактированы </w:t>
      </w:r>
      <w:r w:rsidRPr="0054446F">
        <w:rPr>
          <w:rFonts w:ascii="Arial" w:hAnsi="Arial" w:cs="Arial"/>
          <w:szCs w:val="24"/>
          <w:lang w:eastAsia="ru-RU"/>
        </w:rPr>
        <w:t xml:space="preserve">в </w:t>
      </w:r>
      <w:r w:rsidR="00E90C71">
        <w:rPr>
          <w:rFonts w:ascii="Arial" w:hAnsi="Arial" w:cs="Arial"/>
          <w:szCs w:val="24"/>
          <w:lang w:eastAsia="ru-RU"/>
        </w:rPr>
        <w:t>процессе</w:t>
      </w:r>
      <w:r>
        <w:rPr>
          <w:rFonts w:ascii="Arial" w:hAnsi="Arial" w:cs="Arial"/>
          <w:szCs w:val="24"/>
          <w:lang w:eastAsia="ru-RU"/>
        </w:rPr>
        <w:t xml:space="preserve"> «</w:t>
      </w:r>
      <w:r w:rsidRPr="00037B40">
        <w:rPr>
          <w:rFonts w:ascii="Arial" w:hAnsi="Arial" w:cs="Arial"/>
          <w:szCs w:val="24"/>
          <w:lang w:eastAsia="ru-RU"/>
        </w:rPr>
        <w:t>ПП-07.03.02-ERP Недельно-суточное планирование воздействий на производственные активы</w:t>
      </w:r>
      <w:r>
        <w:rPr>
          <w:rFonts w:ascii="Arial" w:hAnsi="Arial" w:cs="Arial"/>
          <w:szCs w:val="24"/>
          <w:lang w:eastAsia="ru-RU"/>
        </w:rPr>
        <w:t xml:space="preserve">» (описаны в КД </w:t>
      </w:r>
      <w:r w:rsidRPr="0026165C">
        <w:rPr>
          <w:rFonts w:ascii="Arial" w:hAnsi="Arial" w:cs="Arial"/>
          <w:szCs w:val="24"/>
          <w:lang w:eastAsia="ru-RU"/>
        </w:rPr>
        <w:t>«</w:t>
      </w:r>
      <w:del w:id="757" w:author="Александр Шрамков" w:date="2020-04-11T10:25:00Z">
        <w:r w:rsidRPr="0026165C" w:rsidDel="00EC5F5C">
          <w:rPr>
            <w:rFonts w:ascii="Arial" w:hAnsi="Arial" w:cs="Arial"/>
            <w:szCs w:val="24"/>
            <w:lang w:eastAsia="ru-RU"/>
          </w:rPr>
          <w:delText>ERP.5.1.</w:delText>
        </w:r>
      </w:del>
      <w:ins w:id="758" w:author="Александр Шрамков" w:date="2021-03-05T14:00:00Z">
        <w:r w:rsidR="00EF2B83">
          <w:rPr>
            <w:rFonts w:ascii="Arial" w:hAnsi="Arial" w:cs="Arial"/>
            <w:szCs w:val="24"/>
            <w:lang w:eastAsia="ru-RU"/>
          </w:rPr>
          <w:t>ERP.13.9</w:t>
        </w:r>
      </w:ins>
      <w:ins w:id="759" w:author="Александр Шрамков" w:date="2020-04-11T10:25:00Z">
        <w:r w:rsidR="00EC5F5C">
          <w:rPr>
            <w:rFonts w:ascii="Arial" w:hAnsi="Arial" w:cs="Arial"/>
            <w:szCs w:val="24"/>
            <w:lang w:eastAsia="ru-RU"/>
          </w:rPr>
          <w:t>.2.</w:t>
        </w:r>
      </w:ins>
      <w:r w:rsidRPr="0026165C">
        <w:rPr>
          <w:rFonts w:ascii="Arial" w:hAnsi="Arial" w:cs="Arial"/>
          <w:szCs w:val="24"/>
          <w:lang w:eastAsia="ru-RU"/>
        </w:rPr>
        <w:t>54_PM_КД Оперативное планирование воздействий на ПА»</w:t>
      </w:r>
      <w:r>
        <w:rPr>
          <w:rFonts w:ascii="Arial" w:hAnsi="Arial" w:cs="Arial"/>
          <w:szCs w:val="24"/>
          <w:lang w:eastAsia="ru-RU"/>
        </w:rPr>
        <w:t>).</w:t>
      </w:r>
      <w:r w:rsidRPr="0054446F">
        <w:rPr>
          <w:rFonts w:ascii="Arial" w:hAnsi="Arial" w:cs="Arial"/>
          <w:szCs w:val="24"/>
          <w:lang w:eastAsia="ru-RU"/>
        </w:rPr>
        <w:t xml:space="preserve"> </w:t>
      </w:r>
    </w:p>
    <w:p w14:paraId="68B97109" w14:textId="1CF0E033" w:rsidR="006779EA" w:rsidRPr="00936EA5" w:rsidRDefault="00E90C71" w:rsidP="006779EA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 транзакции «</w:t>
      </w:r>
      <w:ins w:id="760" w:author="Александр Шрамков" w:date="2020-04-12T15:33:00Z">
        <w:r w:rsidR="00715A75" w:rsidRPr="00715A75">
          <w:rPr>
            <w:rFonts w:ascii="Arial" w:hAnsi="Arial" w:cs="Arial"/>
            <w:szCs w:val="24"/>
          </w:rPr>
          <w:t>ZPM_PLAN – АРМ планировщика ТОиР</w:t>
        </w:r>
      </w:ins>
      <w:del w:id="761" w:author="Александр Шрамков" w:date="2020-04-12T15:33:00Z">
        <w:r w:rsidDel="00715A75">
          <w:rPr>
            <w:rFonts w:ascii="Arial" w:hAnsi="Arial" w:cs="Arial"/>
            <w:szCs w:val="24"/>
          </w:rPr>
          <w:delText>IW39 - Просмотр</w:delText>
        </w:r>
        <w:r w:rsidR="006779EA" w:rsidRPr="00936EA5" w:rsidDel="00715A75">
          <w:rPr>
            <w:rFonts w:ascii="Arial" w:hAnsi="Arial" w:cs="Arial"/>
            <w:szCs w:val="24"/>
          </w:rPr>
          <w:delText xml:space="preserve"> заказов ТОРО</w:delText>
        </w:r>
      </w:del>
      <w:r>
        <w:rPr>
          <w:rFonts w:ascii="Arial" w:hAnsi="Arial" w:cs="Arial"/>
          <w:szCs w:val="24"/>
        </w:rPr>
        <w:t>»</w:t>
      </w:r>
      <w:r w:rsidR="006779EA" w:rsidRPr="00936EA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Старший планировщик О</w:t>
      </w:r>
      <w:r w:rsidR="006779EA" w:rsidRPr="00936EA5">
        <w:rPr>
          <w:rFonts w:ascii="Arial" w:hAnsi="Arial" w:cs="Arial"/>
          <w:szCs w:val="24"/>
        </w:rPr>
        <w:t xml:space="preserve">Р </w:t>
      </w:r>
      <w:del w:id="762" w:author="Александр Шрамков" w:date="2020-04-11T14:31:00Z">
        <w:r w:rsidR="006779EA" w:rsidRPr="00936EA5" w:rsidDel="00E07A00">
          <w:rPr>
            <w:rFonts w:ascii="Arial" w:hAnsi="Arial" w:cs="Arial"/>
            <w:szCs w:val="24"/>
          </w:rPr>
          <w:delText>БЕ</w:delText>
        </w:r>
        <w:r w:rsidDel="00E07A00">
          <w:rPr>
            <w:rFonts w:ascii="Arial" w:hAnsi="Arial" w:cs="Arial"/>
            <w:szCs w:val="24"/>
          </w:rPr>
          <w:delText xml:space="preserve"> ГОК</w:delText>
        </w:r>
      </w:del>
      <w:ins w:id="763" w:author="Александр Шрамков" w:date="2020-04-11T14:31:00Z">
        <w:r w:rsidR="00E07A00">
          <w:rPr>
            <w:rFonts w:ascii="Arial" w:hAnsi="Arial" w:cs="Arial"/>
            <w:szCs w:val="24"/>
          </w:rPr>
          <w:t>УО</w:t>
        </w:r>
      </w:ins>
      <w:r w:rsidR="006779EA" w:rsidRPr="00936EA5">
        <w:rPr>
          <w:rFonts w:ascii="Arial" w:hAnsi="Arial" w:cs="Arial"/>
          <w:szCs w:val="24"/>
        </w:rPr>
        <w:t xml:space="preserve"> анализирует заказы ТОРО со статусом "</w:t>
      </w:r>
      <w:ins w:id="764" w:author="Александр Шрамков" w:date="2020-04-11T14:41:00Z">
        <w:r w:rsidR="002E0006" w:rsidRPr="002E0006">
          <w:rPr>
            <w:rFonts w:ascii="Arial" w:hAnsi="Arial" w:cs="Arial"/>
            <w:szCs w:val="24"/>
          </w:rPr>
          <w:t>ОСТ - Утвержден в графике ОстРемонта</w:t>
        </w:r>
      </w:ins>
      <w:del w:id="765" w:author="Александр Шрамков" w:date="2020-04-11T14:41:00Z">
        <w:r w:rsidR="006779EA" w:rsidRPr="00936EA5" w:rsidDel="002E0006">
          <w:rPr>
            <w:rFonts w:ascii="Arial" w:hAnsi="Arial" w:cs="Arial"/>
            <w:szCs w:val="24"/>
          </w:rPr>
          <w:delText>ОСТ - остановочный ремонт</w:delText>
        </w:r>
      </w:del>
      <w:r w:rsidR="006779EA" w:rsidRPr="00936EA5">
        <w:rPr>
          <w:rFonts w:ascii="Arial" w:hAnsi="Arial" w:cs="Arial"/>
          <w:szCs w:val="24"/>
        </w:rPr>
        <w:t>", имеющие признак "КОРР - требуют корректировки".</w:t>
      </w:r>
    </w:p>
    <w:p w14:paraId="77997AF9" w14:textId="47744EDF" w:rsidR="006779EA" w:rsidRDefault="006779EA" w:rsidP="006779EA">
      <w:pPr>
        <w:ind w:firstLine="567"/>
        <w:rPr>
          <w:rFonts w:ascii="Arial" w:hAnsi="Arial" w:cs="Arial"/>
          <w:szCs w:val="24"/>
        </w:rPr>
      </w:pPr>
      <w:r w:rsidRPr="00936EA5">
        <w:rPr>
          <w:rFonts w:ascii="Arial" w:hAnsi="Arial" w:cs="Arial"/>
          <w:szCs w:val="24"/>
        </w:rPr>
        <w:t>В случае выявления расхождений плана-гр</w:t>
      </w:r>
      <w:r w:rsidR="00E90C71">
        <w:rPr>
          <w:rFonts w:ascii="Arial" w:hAnsi="Arial" w:cs="Arial"/>
          <w:szCs w:val="24"/>
        </w:rPr>
        <w:t>афика воздействий на ПА на неделю</w:t>
      </w:r>
      <w:r w:rsidRPr="00936EA5">
        <w:rPr>
          <w:rFonts w:ascii="Arial" w:hAnsi="Arial" w:cs="Arial"/>
          <w:szCs w:val="24"/>
        </w:rPr>
        <w:t xml:space="preserve"> (заказы ТОРО) и </w:t>
      </w:r>
      <w:r w:rsidR="00E90C71">
        <w:rPr>
          <w:rFonts w:ascii="Arial" w:hAnsi="Arial" w:cs="Arial"/>
          <w:szCs w:val="24"/>
        </w:rPr>
        <w:t>календарно-</w:t>
      </w:r>
      <w:r w:rsidRPr="00936EA5">
        <w:rPr>
          <w:rFonts w:ascii="Arial" w:hAnsi="Arial" w:cs="Arial"/>
          <w:szCs w:val="24"/>
        </w:rPr>
        <w:t xml:space="preserve">сетевого графика остановочного </w:t>
      </w:r>
      <w:r w:rsidR="00E90C71">
        <w:rPr>
          <w:rFonts w:ascii="Arial" w:hAnsi="Arial" w:cs="Arial"/>
          <w:szCs w:val="24"/>
        </w:rPr>
        <w:t>ремонта Старший планировщик О</w:t>
      </w:r>
      <w:r w:rsidR="00E90C71" w:rsidRPr="00F02B06">
        <w:rPr>
          <w:rFonts w:ascii="Arial" w:hAnsi="Arial" w:cs="Arial"/>
          <w:szCs w:val="24"/>
        </w:rPr>
        <w:t xml:space="preserve">Р </w:t>
      </w:r>
      <w:del w:id="766" w:author="Александр Шрамков" w:date="2020-04-11T14:31:00Z">
        <w:r w:rsidR="00E90C71" w:rsidRPr="00F02B06" w:rsidDel="00E07A00">
          <w:rPr>
            <w:rFonts w:ascii="Arial" w:hAnsi="Arial" w:cs="Arial"/>
            <w:szCs w:val="24"/>
          </w:rPr>
          <w:delText>БЕ ГОК</w:delText>
        </w:r>
      </w:del>
      <w:ins w:id="767" w:author="Александр Шрамков" w:date="2020-04-11T14:31:00Z">
        <w:r w:rsidR="00E07A00">
          <w:rPr>
            <w:rFonts w:ascii="Arial" w:hAnsi="Arial" w:cs="Arial"/>
            <w:szCs w:val="24"/>
          </w:rPr>
          <w:t>УО</w:t>
        </w:r>
      </w:ins>
      <w:r w:rsidR="00E90C71" w:rsidRPr="00F02B06">
        <w:rPr>
          <w:rFonts w:ascii="Arial" w:hAnsi="Arial" w:cs="Arial"/>
          <w:szCs w:val="24"/>
        </w:rPr>
        <w:t xml:space="preserve"> </w:t>
      </w:r>
      <w:r w:rsidR="00E90C71" w:rsidRPr="00606795">
        <w:rPr>
          <w:rFonts w:ascii="Arial" w:hAnsi="Arial" w:cs="Arial"/>
          <w:szCs w:val="24"/>
        </w:rPr>
        <w:t>формирует лист замечаний и</w:t>
      </w:r>
      <w:r w:rsidR="00E90C71">
        <w:rPr>
          <w:rFonts w:ascii="Arial" w:hAnsi="Arial" w:cs="Arial"/>
          <w:szCs w:val="24"/>
        </w:rPr>
        <w:t xml:space="preserve"> отправляет его Планировщикам ОР </w:t>
      </w:r>
      <w:del w:id="768" w:author="Александр Шрамков" w:date="2020-04-11T14:32:00Z">
        <w:r w:rsidR="00E90C71" w:rsidDel="00E07A00">
          <w:rPr>
            <w:rFonts w:ascii="Arial" w:hAnsi="Arial" w:cs="Arial"/>
            <w:szCs w:val="24"/>
          </w:rPr>
          <w:delText>БЕ ГОК</w:delText>
        </w:r>
      </w:del>
      <w:ins w:id="769" w:author="Александр Шрамков" w:date="2020-04-11T14:32:00Z">
        <w:r w:rsidR="00E07A00">
          <w:rPr>
            <w:rFonts w:ascii="Arial" w:hAnsi="Arial" w:cs="Arial"/>
            <w:szCs w:val="24"/>
          </w:rPr>
          <w:t>УО</w:t>
        </w:r>
      </w:ins>
      <w:r w:rsidR="00E90C71" w:rsidRPr="00606795">
        <w:rPr>
          <w:rFonts w:ascii="Arial" w:hAnsi="Arial" w:cs="Arial"/>
          <w:szCs w:val="24"/>
        </w:rPr>
        <w:t>.</w:t>
      </w:r>
    </w:p>
    <w:p w14:paraId="6D0EF0F5" w14:textId="4BD417E6" w:rsidR="00BF1BF1" w:rsidRPr="00F02B06" w:rsidRDefault="00BF1BF1" w:rsidP="00BF1BF1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lastRenderedPageBreak/>
        <w:t>Ш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аг процесса «250» - 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«Сравнение плана-графика воздействий на ПА на 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месяц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и </w:t>
      </w: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календарно-</w:t>
      </w:r>
      <w:r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сетевого графика остановочного ремонта»</w:t>
      </w:r>
    </w:p>
    <w:p w14:paraId="713EC6FC" w14:textId="448D768B" w:rsidR="00BF1BF1" w:rsidRDefault="00BF1BF1" w:rsidP="00BF1BF1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 w:cs="Arial"/>
          <w:szCs w:val="24"/>
          <w:lang w:eastAsia="ru-RU"/>
        </w:rPr>
      </w:pPr>
      <w:r w:rsidRPr="00F02B06">
        <w:rPr>
          <w:rFonts w:ascii="Arial" w:hAnsi="Arial" w:cs="Arial"/>
          <w:szCs w:val="24"/>
          <w:lang w:eastAsia="ru-RU"/>
        </w:rPr>
        <w:t>Сроки з</w:t>
      </w:r>
      <w:r w:rsidRPr="0054446F">
        <w:rPr>
          <w:rFonts w:ascii="Arial" w:hAnsi="Arial" w:cs="Arial"/>
          <w:szCs w:val="24"/>
          <w:lang w:eastAsia="ru-RU"/>
        </w:rPr>
        <w:t>аказ</w:t>
      </w:r>
      <w:r w:rsidRPr="00F02B06">
        <w:rPr>
          <w:rFonts w:ascii="Arial" w:hAnsi="Arial" w:cs="Arial"/>
          <w:szCs w:val="24"/>
          <w:lang w:eastAsia="ru-RU"/>
        </w:rPr>
        <w:t>ов</w:t>
      </w:r>
      <w:r w:rsidRPr="0054446F">
        <w:rPr>
          <w:rFonts w:ascii="Arial" w:hAnsi="Arial" w:cs="Arial"/>
          <w:szCs w:val="24"/>
          <w:lang w:eastAsia="ru-RU"/>
        </w:rPr>
        <w:t xml:space="preserve"> ТОРО </w:t>
      </w:r>
      <w:r w:rsidRPr="00F02B06">
        <w:rPr>
          <w:rFonts w:ascii="Arial" w:hAnsi="Arial" w:cs="Arial"/>
          <w:szCs w:val="24"/>
          <w:lang w:eastAsia="ru-RU"/>
        </w:rPr>
        <w:t xml:space="preserve">на остановочный ремонт могут быть отредактированы </w:t>
      </w:r>
      <w:r w:rsidRPr="0054446F">
        <w:rPr>
          <w:rFonts w:ascii="Arial" w:hAnsi="Arial" w:cs="Arial"/>
          <w:szCs w:val="24"/>
          <w:lang w:eastAsia="ru-RU"/>
        </w:rPr>
        <w:t xml:space="preserve">в </w:t>
      </w:r>
      <w:r>
        <w:rPr>
          <w:rFonts w:ascii="Arial" w:hAnsi="Arial" w:cs="Arial"/>
          <w:szCs w:val="24"/>
          <w:lang w:eastAsia="ru-RU"/>
        </w:rPr>
        <w:t>процессе «</w:t>
      </w:r>
      <w:r w:rsidRPr="00037B40">
        <w:rPr>
          <w:rFonts w:ascii="Arial" w:hAnsi="Arial" w:cs="Arial"/>
          <w:szCs w:val="24"/>
          <w:lang w:eastAsia="ru-RU"/>
        </w:rPr>
        <w:t>ПП-07.03.</w:t>
      </w:r>
      <w:r w:rsidR="001E1394">
        <w:rPr>
          <w:rFonts w:ascii="Arial" w:hAnsi="Arial" w:cs="Arial"/>
          <w:szCs w:val="24"/>
          <w:lang w:eastAsia="ru-RU"/>
        </w:rPr>
        <w:t>01-ERP Оперативное (месячное)</w:t>
      </w:r>
      <w:r w:rsidRPr="00037B40">
        <w:rPr>
          <w:rFonts w:ascii="Arial" w:hAnsi="Arial" w:cs="Arial"/>
          <w:szCs w:val="24"/>
          <w:lang w:eastAsia="ru-RU"/>
        </w:rPr>
        <w:t xml:space="preserve"> планирование воздействий на производственные активы</w:t>
      </w:r>
      <w:r>
        <w:rPr>
          <w:rFonts w:ascii="Arial" w:hAnsi="Arial" w:cs="Arial"/>
          <w:szCs w:val="24"/>
          <w:lang w:eastAsia="ru-RU"/>
        </w:rPr>
        <w:t xml:space="preserve">» (описаны в КД </w:t>
      </w:r>
      <w:r w:rsidRPr="0026165C">
        <w:rPr>
          <w:rFonts w:ascii="Arial" w:hAnsi="Arial" w:cs="Arial"/>
          <w:szCs w:val="24"/>
          <w:lang w:eastAsia="ru-RU"/>
        </w:rPr>
        <w:t>«</w:t>
      </w:r>
      <w:del w:id="770" w:author="Александр Шрамков" w:date="2020-04-11T10:25:00Z">
        <w:r w:rsidRPr="0026165C" w:rsidDel="00EC5F5C">
          <w:rPr>
            <w:rFonts w:ascii="Arial" w:hAnsi="Arial" w:cs="Arial"/>
            <w:szCs w:val="24"/>
            <w:lang w:eastAsia="ru-RU"/>
          </w:rPr>
          <w:delText>ERP.5.1.</w:delText>
        </w:r>
      </w:del>
      <w:ins w:id="771" w:author="Александр Шрамков" w:date="2021-03-05T14:00:00Z">
        <w:r w:rsidR="00EF2B83">
          <w:rPr>
            <w:rFonts w:ascii="Arial" w:hAnsi="Arial" w:cs="Arial"/>
            <w:szCs w:val="24"/>
            <w:lang w:eastAsia="ru-RU"/>
          </w:rPr>
          <w:t>ERP.13.9</w:t>
        </w:r>
      </w:ins>
      <w:ins w:id="772" w:author="Александр Шрамков" w:date="2020-04-11T10:25:00Z">
        <w:r w:rsidR="00EC5F5C">
          <w:rPr>
            <w:rFonts w:ascii="Arial" w:hAnsi="Arial" w:cs="Arial"/>
            <w:szCs w:val="24"/>
            <w:lang w:eastAsia="ru-RU"/>
          </w:rPr>
          <w:t>.2.</w:t>
        </w:r>
      </w:ins>
      <w:r w:rsidRPr="0026165C">
        <w:rPr>
          <w:rFonts w:ascii="Arial" w:hAnsi="Arial" w:cs="Arial"/>
          <w:szCs w:val="24"/>
          <w:lang w:eastAsia="ru-RU"/>
        </w:rPr>
        <w:t>54_PM_КД Оперативное планирование воздействий на ПА»</w:t>
      </w:r>
      <w:r>
        <w:rPr>
          <w:rFonts w:ascii="Arial" w:hAnsi="Arial" w:cs="Arial"/>
          <w:szCs w:val="24"/>
          <w:lang w:eastAsia="ru-RU"/>
        </w:rPr>
        <w:t>).</w:t>
      </w:r>
      <w:r w:rsidRPr="0054446F">
        <w:rPr>
          <w:rFonts w:ascii="Arial" w:hAnsi="Arial" w:cs="Arial"/>
          <w:szCs w:val="24"/>
          <w:lang w:eastAsia="ru-RU"/>
        </w:rPr>
        <w:t xml:space="preserve"> </w:t>
      </w:r>
    </w:p>
    <w:p w14:paraId="1064A59D" w14:textId="21CE5568" w:rsidR="00BF1BF1" w:rsidRPr="00936EA5" w:rsidRDefault="00A26C0D" w:rsidP="00BF1BF1">
      <w:pPr>
        <w:ind w:firstLine="567"/>
        <w:rPr>
          <w:rFonts w:ascii="Arial" w:hAnsi="Arial" w:cs="Arial"/>
          <w:szCs w:val="24"/>
        </w:rPr>
      </w:pPr>
      <w:ins w:id="773" w:author="Александр Шрамков" w:date="2020-04-12T15:37:00Z">
        <w:r>
          <w:rPr>
            <w:rFonts w:ascii="Arial" w:hAnsi="Arial" w:cs="Arial"/>
            <w:szCs w:val="24"/>
          </w:rPr>
          <w:t>В транзакции «</w:t>
        </w:r>
        <w:r w:rsidRPr="00715A75">
          <w:rPr>
            <w:rFonts w:ascii="Arial" w:hAnsi="Arial" w:cs="Arial"/>
            <w:szCs w:val="24"/>
          </w:rPr>
          <w:t>ZPM_PLAN – АРМ планировщика ТОиР</w:t>
        </w:r>
        <w:r>
          <w:rPr>
            <w:rFonts w:ascii="Arial" w:hAnsi="Arial" w:cs="Arial"/>
            <w:szCs w:val="24"/>
          </w:rPr>
          <w:t>»</w:t>
        </w:r>
      </w:ins>
      <w:del w:id="774" w:author="Александр Шрамков" w:date="2020-04-12T15:37:00Z">
        <w:r w:rsidR="00BF1BF1" w:rsidDel="00A26C0D">
          <w:rPr>
            <w:rFonts w:ascii="Arial" w:hAnsi="Arial" w:cs="Arial"/>
            <w:szCs w:val="24"/>
          </w:rPr>
          <w:delText>В транзакции «IW39 - Просмотр</w:delText>
        </w:r>
        <w:r w:rsidR="00BF1BF1" w:rsidRPr="00936EA5" w:rsidDel="00A26C0D">
          <w:rPr>
            <w:rFonts w:ascii="Arial" w:hAnsi="Arial" w:cs="Arial"/>
            <w:szCs w:val="24"/>
          </w:rPr>
          <w:delText xml:space="preserve"> заказов ТОРО</w:delText>
        </w:r>
        <w:r w:rsidR="00BF1BF1" w:rsidDel="00A26C0D">
          <w:rPr>
            <w:rFonts w:ascii="Arial" w:hAnsi="Arial" w:cs="Arial"/>
            <w:szCs w:val="24"/>
          </w:rPr>
          <w:delText>»</w:delText>
        </w:r>
      </w:del>
      <w:r w:rsidR="00BF1BF1" w:rsidRPr="00936EA5">
        <w:rPr>
          <w:rFonts w:ascii="Arial" w:hAnsi="Arial" w:cs="Arial"/>
          <w:szCs w:val="24"/>
        </w:rPr>
        <w:t xml:space="preserve"> </w:t>
      </w:r>
      <w:r w:rsidR="00BF1BF1">
        <w:rPr>
          <w:rFonts w:ascii="Arial" w:hAnsi="Arial" w:cs="Arial"/>
          <w:szCs w:val="24"/>
        </w:rPr>
        <w:t>Старший планировщик О</w:t>
      </w:r>
      <w:r w:rsidR="00BF1BF1" w:rsidRPr="00936EA5">
        <w:rPr>
          <w:rFonts w:ascii="Arial" w:hAnsi="Arial" w:cs="Arial"/>
          <w:szCs w:val="24"/>
        </w:rPr>
        <w:t xml:space="preserve">Р </w:t>
      </w:r>
      <w:del w:id="775" w:author="Александр Шрамков" w:date="2020-04-11T14:32:00Z">
        <w:r w:rsidR="00BF1BF1" w:rsidRPr="00936EA5" w:rsidDel="00E07A00">
          <w:rPr>
            <w:rFonts w:ascii="Arial" w:hAnsi="Arial" w:cs="Arial"/>
            <w:szCs w:val="24"/>
          </w:rPr>
          <w:delText>БЕ</w:delText>
        </w:r>
        <w:r w:rsidR="00BF1BF1" w:rsidDel="00E07A00">
          <w:rPr>
            <w:rFonts w:ascii="Arial" w:hAnsi="Arial" w:cs="Arial"/>
            <w:szCs w:val="24"/>
          </w:rPr>
          <w:delText xml:space="preserve"> ГОК</w:delText>
        </w:r>
      </w:del>
      <w:ins w:id="776" w:author="Александр Шрамков" w:date="2020-04-11T14:32:00Z">
        <w:r w:rsidR="00E07A00">
          <w:rPr>
            <w:rFonts w:ascii="Arial" w:hAnsi="Arial" w:cs="Arial"/>
            <w:szCs w:val="24"/>
          </w:rPr>
          <w:t>УО</w:t>
        </w:r>
      </w:ins>
      <w:r w:rsidR="00BF1BF1" w:rsidRPr="00936EA5">
        <w:rPr>
          <w:rFonts w:ascii="Arial" w:hAnsi="Arial" w:cs="Arial"/>
          <w:szCs w:val="24"/>
        </w:rPr>
        <w:t xml:space="preserve"> анализирует </w:t>
      </w:r>
      <w:r w:rsidR="00686C42">
        <w:rPr>
          <w:rFonts w:ascii="Arial" w:hAnsi="Arial" w:cs="Arial"/>
          <w:szCs w:val="24"/>
        </w:rPr>
        <w:t>заказы ТОРО со статусом "</w:t>
      </w:r>
      <w:ins w:id="777" w:author="Александр Шрамков" w:date="2020-04-11T14:41:00Z">
        <w:r w:rsidR="002E0006" w:rsidRPr="002E0006">
          <w:rPr>
            <w:rFonts w:ascii="Arial" w:hAnsi="Arial" w:cs="Arial"/>
            <w:szCs w:val="24"/>
          </w:rPr>
          <w:t>ОСТ - Утвержден в графике ОстРемонта</w:t>
        </w:r>
      </w:ins>
      <w:del w:id="778" w:author="Александр Шрамков" w:date="2020-04-11T14:41:00Z">
        <w:r w:rsidR="00686C42" w:rsidDel="002E0006">
          <w:rPr>
            <w:rFonts w:ascii="Arial" w:hAnsi="Arial" w:cs="Arial"/>
            <w:szCs w:val="24"/>
          </w:rPr>
          <w:delText>ОСТ - О</w:delText>
        </w:r>
        <w:r w:rsidR="00BF1BF1" w:rsidRPr="00936EA5" w:rsidDel="002E0006">
          <w:rPr>
            <w:rFonts w:ascii="Arial" w:hAnsi="Arial" w:cs="Arial"/>
            <w:szCs w:val="24"/>
          </w:rPr>
          <w:delText>становочный ре</w:delText>
        </w:r>
        <w:r w:rsidR="00686C42" w:rsidDel="002E0006">
          <w:rPr>
            <w:rFonts w:ascii="Arial" w:hAnsi="Arial" w:cs="Arial"/>
            <w:szCs w:val="24"/>
          </w:rPr>
          <w:delText>монт</w:delText>
        </w:r>
      </w:del>
      <w:r w:rsidR="00686C42">
        <w:rPr>
          <w:rFonts w:ascii="Arial" w:hAnsi="Arial" w:cs="Arial"/>
          <w:szCs w:val="24"/>
        </w:rPr>
        <w:t>", имеющие признак "КОРР - Т</w:t>
      </w:r>
      <w:r w:rsidR="00BF1BF1" w:rsidRPr="00936EA5">
        <w:rPr>
          <w:rFonts w:ascii="Arial" w:hAnsi="Arial" w:cs="Arial"/>
          <w:szCs w:val="24"/>
        </w:rPr>
        <w:t>ребуют корректировки".</w:t>
      </w:r>
    </w:p>
    <w:p w14:paraId="00323974" w14:textId="5F45EABD" w:rsidR="00BF1BF1" w:rsidRDefault="00BF1BF1" w:rsidP="00BF1BF1">
      <w:pPr>
        <w:ind w:firstLine="567"/>
        <w:rPr>
          <w:rFonts w:ascii="Arial" w:hAnsi="Arial" w:cs="Arial"/>
          <w:szCs w:val="24"/>
        </w:rPr>
      </w:pPr>
      <w:r w:rsidRPr="00936EA5">
        <w:rPr>
          <w:rFonts w:ascii="Arial" w:hAnsi="Arial" w:cs="Arial"/>
          <w:szCs w:val="24"/>
        </w:rPr>
        <w:t>В случае выявления расхождений плана-гр</w:t>
      </w:r>
      <w:r>
        <w:rPr>
          <w:rFonts w:ascii="Arial" w:hAnsi="Arial" w:cs="Arial"/>
          <w:szCs w:val="24"/>
        </w:rPr>
        <w:t>афика воздействий на ПА на месяц</w:t>
      </w:r>
      <w:r w:rsidRPr="00936EA5">
        <w:rPr>
          <w:rFonts w:ascii="Arial" w:hAnsi="Arial" w:cs="Arial"/>
          <w:szCs w:val="24"/>
        </w:rPr>
        <w:t xml:space="preserve"> (заказы ТОРО) и </w:t>
      </w:r>
      <w:r>
        <w:rPr>
          <w:rFonts w:ascii="Arial" w:hAnsi="Arial" w:cs="Arial"/>
          <w:szCs w:val="24"/>
        </w:rPr>
        <w:t>календарно-</w:t>
      </w:r>
      <w:r w:rsidRPr="00936EA5">
        <w:rPr>
          <w:rFonts w:ascii="Arial" w:hAnsi="Arial" w:cs="Arial"/>
          <w:szCs w:val="24"/>
        </w:rPr>
        <w:t xml:space="preserve">сетевого графика остановочного </w:t>
      </w:r>
      <w:r>
        <w:rPr>
          <w:rFonts w:ascii="Arial" w:hAnsi="Arial" w:cs="Arial"/>
          <w:szCs w:val="24"/>
        </w:rPr>
        <w:t>ремонта Старший планировщик О</w:t>
      </w:r>
      <w:r w:rsidRPr="00F02B06">
        <w:rPr>
          <w:rFonts w:ascii="Arial" w:hAnsi="Arial" w:cs="Arial"/>
          <w:szCs w:val="24"/>
        </w:rPr>
        <w:t xml:space="preserve">Р </w:t>
      </w:r>
      <w:del w:id="779" w:author="Александр Шрамков" w:date="2020-04-11T14:32:00Z">
        <w:r w:rsidRPr="00F02B06" w:rsidDel="00E07A00">
          <w:rPr>
            <w:rFonts w:ascii="Arial" w:hAnsi="Arial" w:cs="Arial"/>
            <w:szCs w:val="24"/>
          </w:rPr>
          <w:delText>БЕ ГОК</w:delText>
        </w:r>
      </w:del>
      <w:ins w:id="780" w:author="Александр Шрамков" w:date="2020-04-11T14:32:00Z">
        <w:r w:rsidR="00E07A00">
          <w:rPr>
            <w:rFonts w:ascii="Arial" w:hAnsi="Arial" w:cs="Arial"/>
            <w:szCs w:val="24"/>
          </w:rPr>
          <w:t>УО</w:t>
        </w:r>
      </w:ins>
      <w:r w:rsidRPr="00F02B06">
        <w:rPr>
          <w:rFonts w:ascii="Arial" w:hAnsi="Arial" w:cs="Arial"/>
          <w:szCs w:val="24"/>
        </w:rPr>
        <w:t xml:space="preserve"> </w:t>
      </w:r>
      <w:r w:rsidRPr="00606795">
        <w:rPr>
          <w:rFonts w:ascii="Arial" w:hAnsi="Arial" w:cs="Arial"/>
          <w:szCs w:val="24"/>
        </w:rPr>
        <w:t>формирует лист замечаний и</w:t>
      </w:r>
      <w:r>
        <w:rPr>
          <w:rFonts w:ascii="Arial" w:hAnsi="Arial" w:cs="Arial"/>
          <w:szCs w:val="24"/>
        </w:rPr>
        <w:t xml:space="preserve"> отправляет его Планировщикам ОР </w:t>
      </w:r>
      <w:del w:id="781" w:author="Александр Шрамков" w:date="2020-04-11T14:32:00Z">
        <w:r w:rsidDel="00E07A00">
          <w:rPr>
            <w:rFonts w:ascii="Arial" w:hAnsi="Arial" w:cs="Arial"/>
            <w:szCs w:val="24"/>
          </w:rPr>
          <w:delText>БЕ ГОК</w:delText>
        </w:r>
      </w:del>
      <w:ins w:id="782" w:author="Александр Шрамков" w:date="2020-04-11T14:32:00Z">
        <w:r w:rsidR="00E07A00">
          <w:rPr>
            <w:rFonts w:ascii="Arial" w:hAnsi="Arial" w:cs="Arial"/>
            <w:szCs w:val="24"/>
          </w:rPr>
          <w:t>УО</w:t>
        </w:r>
      </w:ins>
      <w:r w:rsidRPr="00606795">
        <w:rPr>
          <w:rFonts w:ascii="Arial" w:hAnsi="Arial" w:cs="Arial"/>
          <w:szCs w:val="24"/>
        </w:rPr>
        <w:t>.</w:t>
      </w:r>
    </w:p>
    <w:bookmarkEnd w:id="755"/>
    <w:bookmarkEnd w:id="756"/>
    <w:p w14:paraId="1928433E" w14:textId="6EAF621D" w:rsidR="001111A6" w:rsidRPr="000C0916" w:rsidRDefault="00BF1BF1" w:rsidP="001111A6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«26</w:t>
      </w:r>
      <w:r w:rsidR="001111A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0» - «Установка статуса «ОСТ» на заказах</w:t>
      </w:r>
      <w:r w:rsidR="00815560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ТОРО</w:t>
      </w:r>
      <w:r w:rsidR="001111A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>»</w:t>
      </w:r>
    </w:p>
    <w:p w14:paraId="38A855D3" w14:textId="62BA809B" w:rsidR="001111A6" w:rsidRPr="001A06C6" w:rsidRDefault="001111A6" w:rsidP="001111A6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rFonts w:ascii="Arial" w:hAnsi="Arial"/>
          <w:color w:val="FF0000"/>
        </w:rPr>
      </w:pPr>
      <w:r w:rsidRPr="000C0916">
        <w:rPr>
          <w:rFonts w:ascii="Arial" w:hAnsi="Arial" w:cs="Arial"/>
          <w:szCs w:val="24"/>
          <w:lang w:eastAsia="ru-RU"/>
        </w:rPr>
        <w:t xml:space="preserve">После утверждения </w:t>
      </w:r>
      <w:r w:rsidR="008A30D8">
        <w:rPr>
          <w:rFonts w:ascii="Arial" w:hAnsi="Arial" w:cs="Arial"/>
          <w:szCs w:val="24"/>
          <w:lang w:eastAsia="ru-RU"/>
        </w:rPr>
        <w:t>календарно-</w:t>
      </w:r>
      <w:r w:rsidRPr="000C0916">
        <w:rPr>
          <w:rFonts w:ascii="Arial" w:hAnsi="Arial" w:cs="Arial"/>
          <w:szCs w:val="24"/>
          <w:lang w:eastAsia="ru-RU"/>
        </w:rPr>
        <w:t xml:space="preserve">сетевого графика остановочного ремонта </w:t>
      </w:r>
      <w:r w:rsidR="003C4206">
        <w:rPr>
          <w:rFonts w:ascii="Arial" w:hAnsi="Arial" w:cs="Arial"/>
          <w:szCs w:val="24"/>
          <w:lang w:eastAsia="ru-RU"/>
        </w:rPr>
        <w:t xml:space="preserve">Управляющим директором УО </w:t>
      </w:r>
      <w:r w:rsidRPr="000C0916">
        <w:rPr>
          <w:rFonts w:ascii="Arial" w:hAnsi="Arial" w:cs="Arial"/>
          <w:szCs w:val="24"/>
          <w:lang w:eastAsia="ru-RU"/>
        </w:rPr>
        <w:t>все заказы ТОРО, входящие в остановочный ремонт, получают пользовательский статус «</w:t>
      </w:r>
      <w:ins w:id="783" w:author="Александр Шрамков" w:date="2020-04-11T14:41:00Z">
        <w:r w:rsidR="002E0006" w:rsidRPr="002E0006">
          <w:rPr>
            <w:rFonts w:ascii="Arial" w:hAnsi="Arial" w:cs="Arial"/>
            <w:szCs w:val="24"/>
            <w:lang w:eastAsia="ru-RU"/>
          </w:rPr>
          <w:t>ОСТ - Утвержден в графике ОстРемонта</w:t>
        </w:r>
      </w:ins>
      <w:del w:id="784" w:author="Александр Шрамков" w:date="2020-04-11T14:41:00Z">
        <w:r w:rsidRPr="000C0916" w:rsidDel="002E0006">
          <w:rPr>
            <w:rFonts w:ascii="Arial" w:hAnsi="Arial" w:cs="Arial"/>
            <w:szCs w:val="24"/>
            <w:lang w:eastAsia="ru-RU"/>
          </w:rPr>
          <w:delText>ОСТ</w:delText>
        </w:r>
        <w:r w:rsidDel="002E0006">
          <w:rPr>
            <w:rFonts w:ascii="Arial" w:hAnsi="Arial" w:cs="Arial"/>
            <w:szCs w:val="24"/>
            <w:lang w:eastAsia="ru-RU"/>
          </w:rPr>
          <w:delText xml:space="preserve"> - Остановочный ремонт</w:delText>
        </w:r>
      </w:del>
      <w:r w:rsidRPr="000C0916">
        <w:rPr>
          <w:rFonts w:ascii="Arial" w:hAnsi="Arial" w:cs="Arial"/>
          <w:szCs w:val="24"/>
          <w:lang w:eastAsia="ru-RU"/>
        </w:rPr>
        <w:t xml:space="preserve">». </w:t>
      </w:r>
      <w:r w:rsidR="00995D0A">
        <w:rPr>
          <w:rFonts w:ascii="Arial" w:hAnsi="Arial" w:cs="Arial"/>
          <w:szCs w:val="24"/>
          <w:lang w:eastAsia="ru-RU"/>
        </w:rPr>
        <w:t xml:space="preserve">Для этого Планировщик </w:t>
      </w:r>
      <w:del w:id="785" w:author="Александр Шрамков" w:date="2020-04-11T14:29:00Z">
        <w:r w:rsidR="00995D0A" w:rsidDel="00A23CD3">
          <w:rPr>
            <w:rFonts w:ascii="Arial" w:hAnsi="Arial" w:cs="Arial"/>
            <w:szCs w:val="24"/>
            <w:lang w:eastAsia="ru-RU"/>
          </w:rPr>
          <w:delText>ТОиР БЕ ГОК</w:delText>
        </w:r>
      </w:del>
      <w:ins w:id="786" w:author="Александр Шрамков" w:date="2020-04-11T14:29:00Z">
        <w:r w:rsidR="00A23CD3">
          <w:rPr>
            <w:rFonts w:ascii="Arial" w:hAnsi="Arial" w:cs="Arial"/>
            <w:szCs w:val="24"/>
            <w:lang w:eastAsia="ru-RU"/>
          </w:rPr>
          <w:t>ТОиР УО</w:t>
        </w:r>
      </w:ins>
      <w:r w:rsidR="00995D0A">
        <w:rPr>
          <w:rFonts w:ascii="Arial" w:hAnsi="Arial" w:cs="Arial"/>
          <w:szCs w:val="24"/>
          <w:lang w:eastAsia="ru-RU"/>
        </w:rPr>
        <w:t xml:space="preserve"> в транзакции </w:t>
      </w:r>
      <w:r w:rsidR="00696C0A">
        <w:rPr>
          <w:rFonts w:ascii="Arial" w:hAnsi="Arial" w:cs="Arial"/>
          <w:szCs w:val="24"/>
          <w:lang w:eastAsia="ru-RU"/>
        </w:rPr>
        <w:t xml:space="preserve">системы </w:t>
      </w:r>
      <w:r w:rsidR="00696C0A">
        <w:rPr>
          <w:rFonts w:ascii="Arial" w:hAnsi="Arial" w:cs="Arial"/>
          <w:szCs w:val="24"/>
          <w:lang w:val="en-US" w:eastAsia="ru-RU"/>
        </w:rPr>
        <w:t>S</w:t>
      </w:r>
      <w:r w:rsidR="00696C0A" w:rsidRPr="001A06C6">
        <w:rPr>
          <w:rFonts w:ascii="Arial" w:hAnsi="Arial" w:cs="Arial"/>
          <w:szCs w:val="24"/>
          <w:lang w:eastAsia="ru-RU"/>
        </w:rPr>
        <w:t>/4</w:t>
      </w:r>
      <w:r w:rsidR="00696C0A">
        <w:rPr>
          <w:rFonts w:ascii="Arial" w:hAnsi="Arial" w:cs="Arial"/>
          <w:szCs w:val="24"/>
          <w:lang w:val="en-US" w:eastAsia="ru-RU"/>
        </w:rPr>
        <w:t>HANA</w:t>
      </w:r>
      <w:r w:rsidR="00696C0A" w:rsidRPr="001A06C6">
        <w:rPr>
          <w:rFonts w:ascii="Arial" w:hAnsi="Arial" w:cs="Arial"/>
          <w:szCs w:val="24"/>
          <w:lang w:eastAsia="ru-RU"/>
        </w:rPr>
        <w:t xml:space="preserve"> </w:t>
      </w:r>
      <w:r w:rsidR="00696C0A">
        <w:rPr>
          <w:rFonts w:ascii="Arial" w:hAnsi="Arial" w:cs="Arial"/>
          <w:szCs w:val="24"/>
          <w:lang w:eastAsia="ru-RU"/>
        </w:rPr>
        <w:t>«</w:t>
      </w:r>
      <w:del w:id="787" w:author="Александр Шрамков" w:date="2020-04-12T15:50:00Z">
        <w:r w:rsidR="00995D0A" w:rsidDel="006814B2">
          <w:rPr>
            <w:rFonts w:ascii="Arial" w:hAnsi="Arial" w:cs="Arial"/>
            <w:szCs w:val="24"/>
            <w:lang w:val="en-US" w:eastAsia="ru-RU"/>
          </w:rPr>
          <w:delText>IW</w:delText>
        </w:r>
        <w:r w:rsidR="00995D0A" w:rsidRPr="001A06C6" w:rsidDel="006814B2">
          <w:rPr>
            <w:rFonts w:ascii="Arial" w:hAnsi="Arial" w:cs="Arial"/>
            <w:szCs w:val="24"/>
            <w:lang w:eastAsia="ru-RU"/>
          </w:rPr>
          <w:delText>38</w:delText>
        </w:r>
        <w:r w:rsidR="00696C0A" w:rsidRPr="006E13AF" w:rsidDel="006814B2">
          <w:rPr>
            <w:rFonts w:ascii="Arial" w:hAnsi="Arial"/>
          </w:rPr>
          <w:delText xml:space="preserve"> </w:delText>
        </w:r>
        <w:r w:rsidR="00696C0A" w:rsidDel="006814B2">
          <w:rPr>
            <w:rFonts w:ascii="Arial" w:hAnsi="Arial" w:cs="Arial"/>
            <w:szCs w:val="24"/>
            <w:lang w:eastAsia="ru-RU"/>
          </w:rPr>
          <w:delText xml:space="preserve">– Изменение заказов </w:delText>
        </w:r>
        <w:r w:rsidR="001A06C6" w:rsidDel="006814B2">
          <w:rPr>
            <w:rFonts w:ascii="Arial" w:hAnsi="Arial" w:cs="Arial"/>
            <w:szCs w:val="24"/>
            <w:lang w:eastAsia="ru-RU"/>
          </w:rPr>
          <w:delText>ТОРО</w:delText>
        </w:r>
      </w:del>
      <w:ins w:id="788" w:author="Александр Шрамков" w:date="2020-04-12T15:50:00Z">
        <w:r w:rsidR="006814B2">
          <w:rPr>
            <w:rFonts w:ascii="Arial" w:hAnsi="Arial" w:cs="Arial"/>
            <w:szCs w:val="24"/>
            <w:lang w:val="en-US" w:eastAsia="ru-RU"/>
          </w:rPr>
          <w:t>ZPM</w:t>
        </w:r>
        <w:r w:rsidR="006814B2" w:rsidRPr="006814B2">
          <w:rPr>
            <w:rFonts w:ascii="Arial" w:hAnsi="Arial" w:cs="Arial"/>
            <w:szCs w:val="24"/>
            <w:lang w:eastAsia="ru-RU"/>
            <w:rPrChange w:id="789" w:author="Александр Шрамков" w:date="2020-04-12T15:50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>_</w:t>
        </w:r>
        <w:r w:rsidR="006814B2">
          <w:rPr>
            <w:rFonts w:ascii="Arial" w:hAnsi="Arial" w:cs="Arial"/>
            <w:szCs w:val="24"/>
            <w:lang w:val="en-US" w:eastAsia="ru-RU"/>
          </w:rPr>
          <w:t>PLAN</w:t>
        </w:r>
        <w:r w:rsidR="006814B2" w:rsidRPr="006814B2">
          <w:rPr>
            <w:rFonts w:ascii="Arial" w:hAnsi="Arial" w:cs="Arial"/>
            <w:szCs w:val="24"/>
            <w:lang w:eastAsia="ru-RU"/>
            <w:rPrChange w:id="790" w:author="Александр Шрамков" w:date="2020-04-12T15:50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 </w:t>
        </w:r>
        <w:r w:rsidR="006814B2">
          <w:rPr>
            <w:rFonts w:ascii="Arial" w:hAnsi="Arial" w:cs="Arial"/>
            <w:szCs w:val="24"/>
            <w:lang w:eastAsia="ru-RU"/>
          </w:rPr>
          <w:t>- АРМ планировщика ТОиР</w:t>
        </w:r>
      </w:ins>
      <w:r w:rsidR="001A06C6">
        <w:rPr>
          <w:rFonts w:ascii="Arial" w:hAnsi="Arial" w:cs="Arial"/>
          <w:szCs w:val="24"/>
          <w:lang w:eastAsia="ru-RU"/>
        </w:rPr>
        <w:t xml:space="preserve">» </w:t>
      </w:r>
      <w:r w:rsidR="001A06C6" w:rsidRPr="001A06C6">
        <w:rPr>
          <w:rFonts w:ascii="Arial" w:hAnsi="Arial" w:cs="Arial"/>
          <w:szCs w:val="24"/>
          <w:lang w:eastAsia="ru-RU"/>
        </w:rPr>
        <w:t>выбирает</w:t>
      </w:r>
      <w:r w:rsidR="00995D0A">
        <w:rPr>
          <w:rFonts w:ascii="Arial" w:hAnsi="Arial" w:cs="Arial"/>
          <w:szCs w:val="24"/>
          <w:lang w:eastAsia="ru-RU"/>
        </w:rPr>
        <w:t xml:space="preserve"> заказы ТОРО остановочного ремонта и заказы ТОРО, включённые в остановочный ремонт и делает массовое изменение заказов с у</w:t>
      </w:r>
      <w:r w:rsidRPr="000C0916">
        <w:rPr>
          <w:rFonts w:ascii="Arial" w:hAnsi="Arial" w:cs="Arial"/>
          <w:szCs w:val="24"/>
          <w:lang w:eastAsia="ru-RU"/>
        </w:rPr>
        <w:t>становк</w:t>
      </w:r>
      <w:r w:rsidR="00995D0A">
        <w:rPr>
          <w:rFonts w:ascii="Arial" w:hAnsi="Arial" w:cs="Arial"/>
          <w:szCs w:val="24"/>
          <w:lang w:eastAsia="ru-RU"/>
        </w:rPr>
        <w:t>ой</w:t>
      </w:r>
      <w:r w:rsidRPr="000C0916">
        <w:rPr>
          <w:rFonts w:ascii="Arial" w:hAnsi="Arial" w:cs="Arial"/>
          <w:szCs w:val="24"/>
          <w:lang w:eastAsia="ru-RU"/>
        </w:rPr>
        <w:t xml:space="preserve"> статуса «</w:t>
      </w:r>
      <w:ins w:id="791" w:author="Александр Шрамков" w:date="2020-04-11T14:41:00Z">
        <w:r w:rsidR="002E0006" w:rsidRPr="002E0006">
          <w:rPr>
            <w:rFonts w:ascii="Arial" w:hAnsi="Arial" w:cs="Arial"/>
            <w:szCs w:val="24"/>
            <w:lang w:eastAsia="ru-RU"/>
          </w:rPr>
          <w:t>ОСТ - Утвержден в графике ОстРемонта</w:t>
        </w:r>
      </w:ins>
      <w:del w:id="792" w:author="Александр Шрамков" w:date="2020-04-11T14:41:00Z">
        <w:r w:rsidRPr="000C0916" w:rsidDel="002E0006">
          <w:rPr>
            <w:rFonts w:ascii="Arial" w:hAnsi="Arial" w:cs="Arial"/>
            <w:szCs w:val="24"/>
            <w:lang w:eastAsia="ru-RU"/>
          </w:rPr>
          <w:delText>ОСТ</w:delText>
        </w:r>
        <w:r w:rsidR="00686C42" w:rsidDel="002E0006">
          <w:rPr>
            <w:rFonts w:ascii="Arial" w:hAnsi="Arial" w:cs="Arial"/>
            <w:szCs w:val="24"/>
            <w:lang w:eastAsia="ru-RU"/>
          </w:rPr>
          <w:delText xml:space="preserve"> – О</w:delText>
        </w:r>
        <w:r w:rsidDel="002E0006">
          <w:rPr>
            <w:rFonts w:ascii="Arial" w:hAnsi="Arial" w:cs="Arial"/>
            <w:szCs w:val="24"/>
            <w:lang w:eastAsia="ru-RU"/>
          </w:rPr>
          <w:delText>становочный ремонт</w:delText>
        </w:r>
      </w:del>
      <w:r w:rsidRPr="000C0916">
        <w:rPr>
          <w:rFonts w:ascii="Arial" w:hAnsi="Arial" w:cs="Arial"/>
          <w:szCs w:val="24"/>
          <w:lang w:eastAsia="ru-RU"/>
        </w:rPr>
        <w:t>»</w:t>
      </w:r>
      <w:r w:rsidR="006E1A8B">
        <w:rPr>
          <w:rFonts w:ascii="Arial" w:hAnsi="Arial" w:cs="Arial"/>
          <w:szCs w:val="24"/>
          <w:lang w:eastAsia="ru-RU"/>
        </w:rPr>
        <w:t xml:space="preserve"> и снимает статус «КОРР </w:t>
      </w:r>
      <w:r w:rsidR="00686C42">
        <w:rPr>
          <w:rFonts w:ascii="Arial" w:hAnsi="Arial" w:cs="Arial"/>
          <w:szCs w:val="24"/>
          <w:lang w:eastAsia="ru-RU"/>
        </w:rPr>
        <w:t>–</w:t>
      </w:r>
      <w:r w:rsidR="006E1A8B">
        <w:rPr>
          <w:rFonts w:ascii="Arial" w:hAnsi="Arial" w:cs="Arial"/>
          <w:szCs w:val="24"/>
          <w:lang w:eastAsia="ru-RU"/>
        </w:rPr>
        <w:t xml:space="preserve"> </w:t>
      </w:r>
      <w:r w:rsidR="00686C42">
        <w:rPr>
          <w:rFonts w:ascii="Arial" w:hAnsi="Arial" w:cs="Arial"/>
          <w:szCs w:val="24"/>
          <w:lang w:eastAsia="ru-RU"/>
        </w:rPr>
        <w:t>Требует корректировки»</w:t>
      </w:r>
      <w:r w:rsidR="00696C0A">
        <w:rPr>
          <w:rFonts w:ascii="Arial" w:hAnsi="Arial" w:cs="Arial"/>
          <w:szCs w:val="24"/>
          <w:lang w:eastAsia="ru-RU"/>
        </w:rPr>
        <w:t xml:space="preserve">. </w:t>
      </w:r>
      <w:r w:rsidR="00696C0A" w:rsidRPr="005A776B">
        <w:rPr>
          <w:rFonts w:ascii="Arial" w:hAnsi="Arial" w:cs="Arial"/>
          <w:szCs w:val="24"/>
          <w:lang w:eastAsia="ru-RU"/>
        </w:rPr>
        <w:t xml:space="preserve">В экране выбора </w:t>
      </w:r>
      <w:r w:rsidR="00627E0E" w:rsidRPr="005A776B">
        <w:rPr>
          <w:rFonts w:ascii="Arial" w:hAnsi="Arial" w:cs="Arial"/>
          <w:szCs w:val="24"/>
          <w:lang w:eastAsia="ru-RU"/>
        </w:rPr>
        <w:t xml:space="preserve">заказов ТОРО </w:t>
      </w:r>
      <w:r w:rsidR="00696C0A" w:rsidRPr="005A776B">
        <w:rPr>
          <w:rFonts w:ascii="Arial" w:hAnsi="Arial" w:cs="Arial"/>
          <w:szCs w:val="24"/>
          <w:lang w:eastAsia="ru-RU"/>
        </w:rPr>
        <w:t>указывается диапазон дат</w:t>
      </w:r>
      <w:r w:rsidR="005E1692" w:rsidRPr="001A06C6">
        <w:rPr>
          <w:rFonts w:ascii="Arial" w:hAnsi="Arial" w:cs="Arial"/>
          <w:szCs w:val="24"/>
          <w:lang w:eastAsia="ru-RU"/>
        </w:rPr>
        <w:t xml:space="preserve"> </w:t>
      </w:r>
      <w:r w:rsidR="005E1692">
        <w:rPr>
          <w:rFonts w:ascii="Arial" w:hAnsi="Arial" w:cs="Arial"/>
          <w:szCs w:val="24"/>
          <w:lang w:eastAsia="ru-RU"/>
        </w:rPr>
        <w:t>и статус заказов «</w:t>
      </w:r>
      <w:ins w:id="793" w:author="Александр Шрамков" w:date="2020-04-11T14:43:00Z">
        <w:r w:rsidR="007F5762" w:rsidRPr="007F5762">
          <w:rPr>
            <w:rFonts w:ascii="Arial" w:hAnsi="Arial" w:cs="Arial"/>
            <w:szCs w:val="24"/>
            <w:lang w:eastAsia="ru-RU"/>
          </w:rPr>
          <w:t>МПРП – Планир-е ОстРе-монт согласовано</w:t>
        </w:r>
      </w:ins>
      <w:del w:id="794" w:author="Александр Шрамков" w:date="2020-04-11T14:43:00Z">
        <w:r w:rsidR="005E1692" w:rsidDel="007F5762">
          <w:rPr>
            <w:rFonts w:ascii="Arial" w:hAnsi="Arial" w:cs="Arial"/>
            <w:szCs w:val="24"/>
            <w:lang w:eastAsia="ru-RU"/>
          </w:rPr>
          <w:delText xml:space="preserve">МПРП </w:delText>
        </w:r>
        <w:r w:rsidR="005E1692" w:rsidDel="007F5762">
          <w:rPr>
            <w:rFonts w:ascii="Arial" w:hAnsi="Arial"/>
          </w:rPr>
          <w:delText>–</w:delText>
        </w:r>
        <w:r w:rsidR="0074787B" w:rsidDel="007F5762">
          <w:rPr>
            <w:rFonts w:ascii="Arial" w:hAnsi="Arial"/>
          </w:rPr>
          <w:delText xml:space="preserve"> Мультиресурсное планирование ремонтов проведено</w:delText>
        </w:r>
      </w:del>
      <w:r w:rsidR="005E1692">
        <w:rPr>
          <w:rFonts w:ascii="Arial" w:hAnsi="Arial"/>
        </w:rPr>
        <w:t>»</w:t>
      </w:r>
      <w:r w:rsidR="006E1A8B">
        <w:rPr>
          <w:rFonts w:ascii="Arial" w:hAnsi="Arial"/>
        </w:rPr>
        <w:t xml:space="preserve"> или «</w:t>
      </w:r>
      <w:ins w:id="795" w:author="Александр Шрамков" w:date="2020-04-11T14:41:00Z">
        <w:r w:rsidR="002E0006" w:rsidRPr="002E0006">
          <w:rPr>
            <w:rFonts w:ascii="Arial" w:hAnsi="Arial"/>
          </w:rPr>
          <w:t>ОСТ - Утвержден в графике ОстРемонта</w:t>
        </w:r>
      </w:ins>
      <w:del w:id="796" w:author="Александр Шрамков" w:date="2020-04-11T14:41:00Z">
        <w:r w:rsidR="006E1A8B" w:rsidDel="002E0006">
          <w:rPr>
            <w:rFonts w:ascii="Arial" w:hAnsi="Arial"/>
          </w:rPr>
          <w:delText>ОСТ –</w:delText>
        </w:r>
        <w:r w:rsidR="00686C42" w:rsidDel="002E0006">
          <w:rPr>
            <w:rFonts w:ascii="Arial" w:hAnsi="Arial"/>
          </w:rPr>
          <w:delText xml:space="preserve"> О</w:delText>
        </w:r>
        <w:r w:rsidR="006E1A8B" w:rsidDel="002E0006">
          <w:rPr>
            <w:rFonts w:ascii="Arial" w:hAnsi="Arial"/>
          </w:rPr>
          <w:delText>становочный ремонт</w:delText>
        </w:r>
      </w:del>
      <w:r w:rsidR="006E1A8B">
        <w:rPr>
          <w:rFonts w:ascii="Arial" w:hAnsi="Arial"/>
        </w:rPr>
        <w:t xml:space="preserve">» и «КОРР </w:t>
      </w:r>
      <w:r w:rsidR="00686C42">
        <w:rPr>
          <w:rFonts w:ascii="Arial" w:hAnsi="Arial"/>
        </w:rPr>
        <w:t>–</w:t>
      </w:r>
      <w:r w:rsidR="006E1A8B">
        <w:rPr>
          <w:rFonts w:ascii="Arial" w:hAnsi="Arial"/>
        </w:rPr>
        <w:t xml:space="preserve"> </w:t>
      </w:r>
      <w:r w:rsidR="00686C42">
        <w:rPr>
          <w:rFonts w:ascii="Arial" w:hAnsi="Arial"/>
        </w:rPr>
        <w:t>Требует Корректировки</w:t>
      </w:r>
      <w:r w:rsidR="006E1A8B">
        <w:rPr>
          <w:rFonts w:ascii="Arial" w:hAnsi="Arial"/>
        </w:rPr>
        <w:t>» соответственно</w:t>
      </w:r>
      <w:r w:rsidR="00027D62" w:rsidRPr="001A06C6">
        <w:rPr>
          <w:rFonts w:ascii="Arial" w:hAnsi="Arial" w:cs="Arial"/>
          <w:szCs w:val="24"/>
          <w:lang w:eastAsia="ru-RU"/>
        </w:rPr>
        <w:t>. После открытия списка заказов они фильтруются по полю «Состояние производственной установки»</w:t>
      </w:r>
      <w:r w:rsidR="005A776B" w:rsidRPr="001A06C6">
        <w:rPr>
          <w:rFonts w:ascii="Arial" w:hAnsi="Arial" w:cs="Arial"/>
          <w:szCs w:val="24"/>
          <w:lang w:eastAsia="ru-RU"/>
        </w:rPr>
        <w:t xml:space="preserve"> (значения</w:t>
      </w:r>
      <w:r w:rsidR="00027D62" w:rsidRPr="001A06C6">
        <w:rPr>
          <w:rFonts w:ascii="Arial" w:hAnsi="Arial" w:cs="Arial"/>
          <w:szCs w:val="24"/>
          <w:lang w:eastAsia="ru-RU"/>
        </w:rPr>
        <w:t xml:space="preserve"> «</w:t>
      </w:r>
      <w:r w:rsidR="0003353E">
        <w:rPr>
          <w:rFonts w:ascii="Arial" w:hAnsi="Arial" w:cs="Arial"/>
          <w:szCs w:val="24"/>
          <w:lang w:eastAsia="ru-RU"/>
        </w:rPr>
        <w:t>1</w:t>
      </w:r>
      <w:r w:rsidR="00027D62" w:rsidRPr="001A06C6">
        <w:rPr>
          <w:rFonts w:ascii="Arial" w:hAnsi="Arial" w:cs="Arial"/>
          <w:szCs w:val="24"/>
          <w:lang w:eastAsia="ru-RU"/>
        </w:rPr>
        <w:t xml:space="preserve"> </w:t>
      </w:r>
      <w:r w:rsidR="005A776B" w:rsidRPr="001A06C6">
        <w:rPr>
          <w:rFonts w:ascii="Arial" w:hAnsi="Arial" w:cs="Arial"/>
          <w:szCs w:val="24"/>
          <w:lang w:eastAsia="ru-RU"/>
        </w:rPr>
        <w:t>–</w:t>
      </w:r>
      <w:r w:rsidR="00D40F78">
        <w:rPr>
          <w:rFonts w:ascii="Arial" w:hAnsi="Arial" w:cs="Arial"/>
          <w:szCs w:val="24"/>
          <w:lang w:eastAsia="ru-RU"/>
        </w:rPr>
        <w:t xml:space="preserve"> Остановочный ремонт</w:t>
      </w:r>
      <w:r w:rsidR="005A776B" w:rsidRPr="001A06C6">
        <w:rPr>
          <w:rFonts w:ascii="Arial" w:hAnsi="Arial" w:cs="Arial"/>
          <w:szCs w:val="24"/>
          <w:lang w:eastAsia="ru-RU"/>
        </w:rPr>
        <w:t>» и «</w:t>
      </w:r>
      <w:r w:rsidR="00D459C3">
        <w:rPr>
          <w:rFonts w:ascii="Arial" w:hAnsi="Arial" w:cs="Arial"/>
          <w:szCs w:val="24"/>
          <w:lang w:eastAsia="ru-RU"/>
        </w:rPr>
        <w:t>2</w:t>
      </w:r>
      <w:r w:rsidR="005A776B" w:rsidRPr="001A06C6">
        <w:rPr>
          <w:rFonts w:ascii="Arial" w:hAnsi="Arial" w:cs="Arial"/>
          <w:szCs w:val="24"/>
          <w:lang w:eastAsia="ru-RU"/>
        </w:rPr>
        <w:t xml:space="preserve"> - </w:t>
      </w:r>
      <w:r w:rsidR="0003353E" w:rsidRPr="0003353E">
        <w:rPr>
          <w:rFonts w:ascii="Arial" w:hAnsi="Arial" w:cs="Arial"/>
          <w:szCs w:val="24"/>
          <w:lang w:eastAsia="ru-RU"/>
        </w:rPr>
        <w:t>Дополнительно включено в остановочный ремонт</w:t>
      </w:r>
      <w:r w:rsidR="005A776B" w:rsidRPr="005A776B">
        <w:rPr>
          <w:rFonts w:ascii="Arial" w:hAnsi="Arial" w:cs="Arial"/>
          <w:szCs w:val="24"/>
        </w:rPr>
        <w:t>»).</w:t>
      </w:r>
      <w:r w:rsidR="005A776B">
        <w:rPr>
          <w:rFonts w:ascii="Arial" w:hAnsi="Arial" w:cs="Arial"/>
          <w:szCs w:val="24"/>
        </w:rPr>
        <w:t xml:space="preserve"> </w:t>
      </w:r>
    </w:p>
    <w:p w14:paraId="2CF15140" w14:textId="276BFDEF" w:rsidR="001111A6" w:rsidRPr="000C0916" w:rsidRDefault="00BF1BF1" w:rsidP="001111A6">
      <w:pPr>
        <w:widowControl w:val="0"/>
        <w:numPr>
          <w:ilvl w:val="3"/>
          <w:numId w:val="17"/>
        </w:numPr>
        <w:overflowPunct w:val="0"/>
        <w:autoSpaceDE w:val="0"/>
        <w:autoSpaceDN w:val="0"/>
        <w:adjustRightInd w:val="0"/>
        <w:spacing w:before="480" w:after="240"/>
        <w:textAlignment w:val="baseline"/>
        <w:outlineLvl w:val="3"/>
        <w:rPr>
          <w:rFonts w:ascii="Arial" w:eastAsiaTheme="majorEastAsia" w:hAnsi="Arial"/>
          <w:b/>
          <w:bCs/>
          <w:kern w:val="28"/>
          <w:szCs w:val="20"/>
          <w:lang w:eastAsia="ru-RU"/>
        </w:rPr>
      </w:pPr>
      <w:r>
        <w:rPr>
          <w:rFonts w:ascii="Arial" w:eastAsiaTheme="majorEastAsia" w:hAnsi="Arial"/>
          <w:b/>
          <w:bCs/>
          <w:kern w:val="28"/>
          <w:szCs w:val="20"/>
          <w:lang w:eastAsia="ru-RU"/>
        </w:rPr>
        <w:t>Шаг процесса «27</w:t>
      </w:r>
      <w:r w:rsidR="001111A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0» - «Уведомление </w:t>
      </w:r>
      <w:r w:rsidR="00FC031B">
        <w:rPr>
          <w:rFonts w:ascii="Arial" w:eastAsiaTheme="majorEastAsia" w:hAnsi="Arial"/>
          <w:b/>
          <w:bCs/>
          <w:kern w:val="28"/>
          <w:szCs w:val="20"/>
          <w:lang w:eastAsia="ru-RU"/>
        </w:rPr>
        <w:t>Г</w:t>
      </w:r>
      <w:r w:rsidR="001111A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лавного инженера </w:t>
      </w:r>
      <w:ins w:id="797" w:author="Александр Шрамков" w:date="2020-04-11T14:33:00Z">
        <w:r w:rsidR="00815A0A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t>УО</w:t>
        </w:r>
      </w:ins>
      <w:del w:id="798" w:author="Александр Шрамков" w:date="2020-04-11T14:33:00Z">
        <w:r w:rsidR="001111A6" w:rsidRPr="000C0916" w:rsidDel="00815A0A">
          <w:rPr>
            <w:rFonts w:ascii="Arial" w:eastAsiaTheme="majorEastAsia" w:hAnsi="Arial"/>
            <w:b/>
            <w:bCs/>
            <w:kern w:val="28"/>
            <w:szCs w:val="20"/>
            <w:lang w:eastAsia="ru-RU"/>
          </w:rPr>
          <w:delText>БЕ</w:delText>
        </w:r>
      </w:del>
      <w:r w:rsidR="001111A6" w:rsidRPr="000C0916">
        <w:rPr>
          <w:rFonts w:ascii="Arial" w:eastAsiaTheme="majorEastAsia" w:hAnsi="Arial"/>
          <w:b/>
          <w:bCs/>
          <w:kern w:val="28"/>
          <w:szCs w:val="20"/>
          <w:lang w:eastAsia="ru-RU"/>
        </w:rPr>
        <w:t xml:space="preserve"> о согласовании графика остановочных ремонтов»</w:t>
      </w:r>
    </w:p>
    <w:p w14:paraId="166A26A3" w14:textId="0F280975" w:rsidR="00F36C12" w:rsidRDefault="006A4F98" w:rsidP="00936EA5">
      <w:pPr>
        <w:ind w:firstLine="567"/>
        <w:rPr>
          <w:ins w:id="799" w:author="ShramkovAB" w:date="2020-04-29T11:50:00Z"/>
          <w:rFonts w:ascii="Arial" w:hAnsi="Arial" w:cs="Arial"/>
          <w:szCs w:val="24"/>
          <w:lang w:eastAsia="ru-RU"/>
        </w:rPr>
      </w:pPr>
      <w:r>
        <w:rPr>
          <w:rFonts w:ascii="Arial" w:hAnsi="Arial" w:cs="Arial"/>
          <w:szCs w:val="24"/>
          <w:lang w:eastAsia="ru-RU"/>
        </w:rPr>
        <w:t xml:space="preserve">Главный специалист ТОиР УК </w:t>
      </w:r>
      <w:r w:rsidR="001111A6" w:rsidRPr="000C0916">
        <w:rPr>
          <w:rFonts w:ascii="Arial" w:hAnsi="Arial" w:cs="Arial"/>
          <w:szCs w:val="24"/>
          <w:lang w:eastAsia="ru-RU"/>
        </w:rPr>
        <w:t xml:space="preserve">уведомляет </w:t>
      </w:r>
      <w:r w:rsidR="001111A6">
        <w:rPr>
          <w:rFonts w:ascii="Arial" w:hAnsi="Arial" w:cs="Arial"/>
          <w:szCs w:val="24"/>
          <w:lang w:eastAsia="ru-RU"/>
        </w:rPr>
        <w:t xml:space="preserve">по </w:t>
      </w:r>
      <w:r>
        <w:rPr>
          <w:rFonts w:ascii="Arial" w:hAnsi="Arial" w:cs="Arial"/>
          <w:szCs w:val="24"/>
          <w:lang w:eastAsia="ru-RU"/>
        </w:rPr>
        <w:t xml:space="preserve">электронной </w:t>
      </w:r>
      <w:r w:rsidR="001111A6">
        <w:rPr>
          <w:rFonts w:ascii="Arial" w:hAnsi="Arial" w:cs="Arial"/>
          <w:szCs w:val="24"/>
          <w:lang w:eastAsia="ru-RU"/>
        </w:rPr>
        <w:t xml:space="preserve">почте </w:t>
      </w:r>
      <w:r w:rsidR="00FC031B">
        <w:rPr>
          <w:rFonts w:ascii="Arial" w:hAnsi="Arial" w:cs="Arial"/>
          <w:szCs w:val="24"/>
          <w:lang w:eastAsia="ru-RU"/>
        </w:rPr>
        <w:t>Г</w:t>
      </w:r>
      <w:r w:rsidR="001111A6" w:rsidRPr="000C0916">
        <w:rPr>
          <w:rFonts w:ascii="Arial" w:hAnsi="Arial" w:cs="Arial"/>
          <w:szCs w:val="24"/>
          <w:lang w:eastAsia="ru-RU"/>
        </w:rPr>
        <w:t xml:space="preserve">лавного инженера </w:t>
      </w:r>
      <w:ins w:id="800" w:author="Александр Шрамков" w:date="2020-04-11T14:33:00Z">
        <w:r w:rsidR="00815A0A">
          <w:rPr>
            <w:rFonts w:ascii="Arial" w:hAnsi="Arial" w:cs="Arial"/>
            <w:szCs w:val="24"/>
            <w:lang w:eastAsia="ru-RU"/>
          </w:rPr>
          <w:t>УО</w:t>
        </w:r>
      </w:ins>
      <w:del w:id="801" w:author="Александр Шрамков" w:date="2020-04-11T14:33:00Z">
        <w:r w:rsidR="001111A6" w:rsidRPr="000C0916" w:rsidDel="00815A0A">
          <w:rPr>
            <w:rFonts w:ascii="Arial" w:hAnsi="Arial" w:cs="Arial"/>
            <w:szCs w:val="24"/>
            <w:lang w:eastAsia="ru-RU"/>
          </w:rPr>
          <w:delText>БЕ</w:delText>
        </w:r>
      </w:del>
      <w:r w:rsidR="001111A6" w:rsidRPr="000C0916">
        <w:rPr>
          <w:rFonts w:ascii="Arial" w:hAnsi="Arial" w:cs="Arial"/>
          <w:szCs w:val="24"/>
          <w:lang w:eastAsia="ru-RU"/>
        </w:rPr>
        <w:t xml:space="preserve"> о согласовании плана-графика остановочного ремонта</w:t>
      </w:r>
      <w:r w:rsidR="001111A6" w:rsidRPr="004A7C16">
        <w:rPr>
          <w:rFonts w:ascii="Arial" w:hAnsi="Arial" w:cs="Arial"/>
          <w:szCs w:val="24"/>
          <w:lang w:eastAsia="ru-RU"/>
        </w:rPr>
        <w:t>.</w:t>
      </w:r>
      <w:r w:rsidR="001111A6">
        <w:rPr>
          <w:rFonts w:ascii="Arial" w:hAnsi="Arial" w:cs="Arial"/>
          <w:szCs w:val="24"/>
          <w:lang w:eastAsia="ru-RU"/>
        </w:rPr>
        <w:t xml:space="preserve"> </w:t>
      </w:r>
    </w:p>
    <w:p w14:paraId="15E98845" w14:textId="77777777" w:rsidR="004F427D" w:rsidRPr="000C0916" w:rsidRDefault="004F427D" w:rsidP="004F427D">
      <w:pPr>
        <w:overflowPunct w:val="0"/>
        <w:autoSpaceDE w:val="0"/>
        <w:autoSpaceDN w:val="0"/>
        <w:adjustRightInd w:val="0"/>
        <w:spacing w:before="60"/>
        <w:ind w:firstLine="720"/>
        <w:textAlignment w:val="baseline"/>
        <w:rPr>
          <w:ins w:id="802" w:author="ShramkovAB" w:date="2020-04-29T11:50:00Z"/>
          <w:rFonts w:ascii="Arial" w:hAnsi="Arial" w:cs="Arial"/>
          <w:szCs w:val="24"/>
          <w:lang w:eastAsia="ru-RU"/>
        </w:rPr>
      </w:pPr>
      <w:ins w:id="803" w:author="ShramkovAB" w:date="2020-04-29T11:50:00Z">
        <w:r w:rsidRPr="00123C56">
          <w:rPr>
            <w:rFonts w:ascii="Arial" w:hAnsi="Arial" w:cs="Arial"/>
            <w:szCs w:val="24"/>
            <w:lang w:eastAsia="ru-RU"/>
          </w:rPr>
          <w:t>Шаг выполняется вне системы.</w:t>
        </w:r>
      </w:ins>
    </w:p>
    <w:p w14:paraId="0DFF8255" w14:textId="7F38DA88" w:rsidR="004F427D" w:rsidDel="004F427D" w:rsidRDefault="004F427D" w:rsidP="00936EA5">
      <w:pPr>
        <w:ind w:firstLine="567"/>
        <w:rPr>
          <w:del w:id="804" w:author="ShramkovAB" w:date="2020-04-29T11:50:00Z"/>
          <w:rFonts w:ascii="Arial" w:hAnsi="Arial" w:cs="Arial"/>
          <w:szCs w:val="24"/>
        </w:rPr>
      </w:pPr>
    </w:p>
    <w:p w14:paraId="7A2B1395" w14:textId="77777777" w:rsidR="00465BB0" w:rsidRDefault="00465BB0" w:rsidP="001A06C6">
      <w:pPr>
        <w:ind w:firstLine="567"/>
        <w:rPr>
          <w:rFonts w:ascii="Arial" w:hAnsi="Arial" w:cs="Arial"/>
          <w:szCs w:val="24"/>
        </w:rPr>
      </w:pPr>
    </w:p>
    <w:p w14:paraId="163F5FC1" w14:textId="2EAB1ECC" w:rsidR="00465BB0" w:rsidRPr="00465BB0" w:rsidRDefault="00465BB0" w:rsidP="001A06C6">
      <w:pPr>
        <w:ind w:firstLine="567"/>
        <w:rPr>
          <w:rFonts w:ascii="Arial" w:hAnsi="Arial" w:cs="Arial"/>
        </w:rPr>
      </w:pPr>
      <w:r w:rsidRPr="00465BB0">
        <w:rPr>
          <w:rFonts w:ascii="Arial" w:hAnsi="Arial" w:cs="Arial"/>
        </w:rPr>
        <w:t xml:space="preserve">Детальное описание шагов приведено в </w:t>
      </w:r>
      <w:r w:rsidRPr="001A06C6">
        <w:rPr>
          <w:rFonts w:ascii="Arial" w:eastAsia="Calibri" w:hAnsi="Arial" w:cs="Arial"/>
        </w:rPr>
        <w:t>Приложении № 3.</w:t>
      </w:r>
    </w:p>
    <w:p w14:paraId="166A26A4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05" w:name="_Toc521758102"/>
      <w:bookmarkStart w:id="806" w:name="_Toc65857699"/>
      <w:r w:rsidRPr="00BE014D">
        <w:rPr>
          <w:rFonts w:eastAsiaTheme="majorEastAsia" w:cstheme="majorBidi"/>
          <w:bCs w:val="0"/>
          <w:iCs w:val="0"/>
          <w:szCs w:val="26"/>
        </w:rPr>
        <w:t>Роли и полномочия</w:t>
      </w:r>
      <w:bookmarkEnd w:id="805"/>
      <w:bookmarkEnd w:id="806"/>
    </w:p>
    <w:p w14:paraId="166A26A5" w14:textId="77777777" w:rsidR="00022C33" w:rsidRDefault="00022C33" w:rsidP="00022C33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РП1</w:t>
      </w:r>
      <w:r>
        <w:rPr>
          <w:rFonts w:ascii="Arial" w:hAnsi="Arial" w:cs="Arial"/>
          <w:b/>
          <w:sz w:val="22"/>
        </w:rPr>
        <w:t>. 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858"/>
        <w:gridCol w:w="2635"/>
        <w:gridCol w:w="5683"/>
      </w:tblGrid>
      <w:tr w:rsidR="00022C33" w:rsidRPr="006F5656" w14:paraId="166A26A9" w14:textId="77777777" w:rsidTr="0043622A">
        <w:trPr>
          <w:cantSplit/>
          <w:trHeight w:val="581"/>
          <w:tblHeader/>
        </w:trPr>
        <w:tc>
          <w:tcPr>
            <w:tcW w:w="1038" w:type="pct"/>
            <w:shd w:val="clear" w:color="auto" w:fill="FFC000"/>
            <w:vAlign w:val="center"/>
          </w:tcPr>
          <w:p w14:paraId="166A26A6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045" w:type="pct"/>
            <w:shd w:val="clear" w:color="auto" w:fill="FFC000"/>
            <w:vAlign w:val="center"/>
          </w:tcPr>
          <w:p w14:paraId="166A26A7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917" w:type="pct"/>
            <w:shd w:val="clear" w:color="auto" w:fill="FFC000"/>
            <w:vAlign w:val="center"/>
          </w:tcPr>
          <w:p w14:paraId="166A26A8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52364A" w:rsidRPr="006F5656" w14:paraId="166A26B1" w14:textId="77777777" w:rsidTr="004A7C16">
        <w:trPr>
          <w:cantSplit/>
        </w:trPr>
        <w:tc>
          <w:tcPr>
            <w:tcW w:w="1038" w:type="pct"/>
            <w:shd w:val="clear" w:color="auto" w:fill="auto"/>
          </w:tcPr>
          <w:p w14:paraId="166A26AE" w14:textId="559A0526" w:rsidR="0052364A" w:rsidRDefault="0052364A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del w:id="807" w:author="Александр Шрамков" w:date="2020-04-11T14:29:00Z">
              <w:r w:rsidDel="00A23CD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ТОиР БЕ ГОК</w:delText>
              </w:r>
            </w:del>
            <w:ins w:id="808" w:author="Александр Шрамков" w:date="2020-04-11T14:29:00Z">
              <w:r w:rsidR="00A23CD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ТОиР УО</w:t>
              </w:r>
            </w:ins>
          </w:p>
        </w:tc>
        <w:tc>
          <w:tcPr>
            <w:tcW w:w="1045" w:type="pct"/>
            <w:shd w:val="clear" w:color="auto" w:fill="auto"/>
          </w:tcPr>
          <w:p w14:paraId="6C260A5B" w14:textId="5117135F" w:rsidR="00463374" w:rsidRDefault="00463374" w:rsidP="00463374">
            <w:pPr>
              <w:jc w:val="left"/>
              <w:rPr>
                <w:ins w:id="809" w:author="Khasanov Murad" w:date="2020-04-22T11:11:00Z"/>
                <w:rFonts w:ascii="Calibri" w:hAnsi="Calibri" w:cs="Calibri"/>
                <w:color w:val="000000"/>
                <w:sz w:val="22"/>
              </w:rPr>
            </w:pPr>
            <w:ins w:id="810" w:author="Khasanov Murad" w:date="2020-04-22T11:11:00Z">
              <w:r>
                <w:rPr>
                  <w:rFonts w:ascii="Calibri" w:hAnsi="Calibri" w:cs="Calibri"/>
                  <w:color w:val="000000"/>
                  <w:sz w:val="22"/>
                </w:rPr>
                <w:t>ZC_*_PM_PLANNER_Y</w:t>
              </w:r>
            </w:ins>
          </w:p>
          <w:p w14:paraId="166A26AF" w14:textId="3A53DD4D" w:rsidR="0052364A" w:rsidRDefault="0052364A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del w:id="811" w:author="Khasanov Murad" w:date="2020-04-22T11:11:00Z">
              <w:r w:rsidDel="00463374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PM_PLANNER</w:delText>
              </w:r>
            </w:del>
          </w:p>
        </w:tc>
        <w:tc>
          <w:tcPr>
            <w:tcW w:w="2917" w:type="pct"/>
            <w:shd w:val="clear" w:color="auto" w:fill="auto"/>
          </w:tcPr>
          <w:p w14:paraId="166A26B0" w14:textId="2F5E885A" w:rsidR="0052364A" w:rsidRPr="00A014BB" w:rsidRDefault="00A014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даётся специалисту</w:t>
            </w:r>
            <w:r w:rsidR="0052114D">
              <w:rPr>
                <w:rFonts w:ascii="Arial" w:hAnsi="Arial" w:cs="Arial"/>
                <w:sz w:val="20"/>
                <w:szCs w:val="20"/>
              </w:rPr>
              <w:t>,</w:t>
            </w:r>
            <w:r w:rsidR="0052114D" w:rsidRPr="0070378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2114D">
              <w:rPr>
                <w:rFonts w:ascii="Arial" w:hAnsi="Arial" w:cs="Arial"/>
                <w:sz w:val="20"/>
                <w:szCs w:val="20"/>
              </w:rPr>
              <w:t xml:space="preserve">анализирующему </w:t>
            </w:r>
            <w:r w:rsidR="00703784">
              <w:rPr>
                <w:rFonts w:ascii="Arial" w:hAnsi="Arial" w:cs="Arial"/>
                <w:sz w:val="20"/>
                <w:szCs w:val="20"/>
              </w:rPr>
              <w:t>диагностику оборудования по оборудованию из заказов ТОРО перед проведением остановочных ремонтов, изменяющему сроки в заказах ТОРО при перенесении ОР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428B" w:rsidRPr="006F5656" w:rsidDel="00815A0A" w14:paraId="5467CA2F" w14:textId="1F279F5B" w:rsidTr="004A7C16">
        <w:trPr>
          <w:cantSplit/>
          <w:del w:id="812" w:author="Александр Шрамков" w:date="2020-04-11T14:33:00Z"/>
        </w:trPr>
        <w:tc>
          <w:tcPr>
            <w:tcW w:w="1038" w:type="pct"/>
            <w:shd w:val="clear" w:color="auto" w:fill="auto"/>
          </w:tcPr>
          <w:p w14:paraId="7F81B77E" w14:textId="2A932756" w:rsidR="0076428B" w:rsidRPr="00703784" w:rsidDel="00815A0A" w:rsidRDefault="00703784" w:rsidP="00815A0A">
            <w:pPr>
              <w:jc w:val="left"/>
              <w:rPr>
                <w:del w:id="813" w:author="Александр Шрамков" w:date="2020-04-11T14:3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814" w:author="Александр Шрамков" w:date="2020-04-11T14:33:00Z">
              <w:r w:rsidDel="00815A0A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Планировщик проектов ТПиР БЕ ГО</w:delText>
              </w:r>
              <w:r w:rsidDel="00815A0A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K</w:delText>
              </w:r>
            </w:del>
          </w:p>
        </w:tc>
        <w:tc>
          <w:tcPr>
            <w:tcW w:w="1045" w:type="pct"/>
            <w:shd w:val="clear" w:color="auto" w:fill="auto"/>
          </w:tcPr>
          <w:p w14:paraId="2E69673E" w14:textId="56CD4FB2" w:rsidR="0076428B" w:rsidRPr="00291759" w:rsidDel="00815A0A" w:rsidRDefault="00703784" w:rsidP="004A7C16">
            <w:pPr>
              <w:jc w:val="left"/>
              <w:rPr>
                <w:del w:id="815" w:author="Александр Шрамков" w:date="2020-04-11T14:33:00Z"/>
                <w:rFonts w:ascii="Arial" w:hAnsi="Arial" w:cs="Arial"/>
                <w:color w:val="000000"/>
                <w:sz w:val="20"/>
                <w:szCs w:val="20"/>
                <w:lang w:eastAsia="ru-RU"/>
                <w:rPrChange w:id="816" w:author="Александр Шрамков" w:date="2020-04-11T15:05:00Z">
                  <w:rPr>
                    <w:del w:id="817" w:author="Александр Шрамков" w:date="2020-04-11T14:33:00Z"/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del w:id="818" w:author="Александр Шрамков" w:date="2020-04-11T14:33:00Z">
              <w:r w:rsidDel="00815A0A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</w:delText>
              </w:r>
              <w:r w:rsidRPr="00291759" w:rsidDel="00815A0A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819" w:author="Александр Шрамков" w:date="2020-04-11T15:05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Del="00815A0A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PLANN</w:delText>
              </w:r>
              <w:r w:rsidR="00CD2FB7" w:rsidDel="00815A0A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PS</w:delText>
              </w:r>
            </w:del>
          </w:p>
        </w:tc>
        <w:tc>
          <w:tcPr>
            <w:tcW w:w="2917" w:type="pct"/>
            <w:shd w:val="clear" w:color="auto" w:fill="auto"/>
          </w:tcPr>
          <w:p w14:paraId="1CAA82C7" w14:textId="74D80AEA" w:rsidR="0076428B" w:rsidDel="00815A0A" w:rsidRDefault="00703784">
            <w:pPr>
              <w:jc w:val="left"/>
              <w:rPr>
                <w:del w:id="820" w:author="Александр Шрамков" w:date="2020-04-11T14:33:00Z"/>
                <w:rFonts w:ascii="Arial" w:hAnsi="Arial" w:cs="Arial"/>
                <w:sz w:val="20"/>
                <w:szCs w:val="20"/>
              </w:rPr>
            </w:pPr>
            <w:del w:id="821" w:author="Александр Шрамков" w:date="2020-04-11T14:33:00Z">
              <w:r w:rsidDel="00815A0A">
                <w:rPr>
                  <w:rFonts w:ascii="Arial" w:hAnsi="Arial" w:cs="Arial"/>
                  <w:sz w:val="20"/>
                  <w:szCs w:val="20"/>
                </w:rPr>
                <w:delText>Роль даётся специалисту,</w:delText>
              </w:r>
              <w:r w:rsidRPr="00703784" w:rsidDel="00815A0A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  <w:r w:rsidDel="00815A0A">
                <w:rPr>
                  <w:rFonts w:ascii="Arial" w:hAnsi="Arial" w:cs="Arial"/>
                  <w:sz w:val="20"/>
                  <w:szCs w:val="20"/>
                </w:rPr>
                <w:delText xml:space="preserve">анализирующему диагностику оборудования по оборудованию из сетевых графиков </w:delText>
              </w:r>
            </w:del>
            <w:del w:id="822" w:author="Александр Шрамков" w:date="2020-04-11T11:35:00Z">
              <w:r w:rsidDel="00736C71">
                <w:rPr>
                  <w:rFonts w:ascii="Arial" w:hAnsi="Arial" w:cs="Arial"/>
                  <w:sz w:val="20"/>
                  <w:szCs w:val="20"/>
                </w:rPr>
                <w:delText>инвестиционных проектов ТОиР</w:delText>
              </w:r>
            </w:del>
            <w:del w:id="823" w:author="Александр Шрамков" w:date="2020-04-11T14:33:00Z">
              <w:r w:rsidDel="00815A0A">
                <w:rPr>
                  <w:rFonts w:ascii="Arial" w:hAnsi="Arial" w:cs="Arial"/>
                  <w:sz w:val="20"/>
                  <w:szCs w:val="20"/>
                </w:rPr>
                <w:delText xml:space="preserve"> перед проведением остановочных ремонтов, изменяющему сроки в сетевых графиках </w:delText>
              </w:r>
            </w:del>
            <w:del w:id="824" w:author="Александр Шрамков" w:date="2020-04-11T11:35:00Z">
              <w:r w:rsidDel="00736C71">
                <w:rPr>
                  <w:rFonts w:ascii="Arial" w:hAnsi="Arial" w:cs="Arial"/>
                  <w:sz w:val="20"/>
                  <w:szCs w:val="20"/>
                </w:rPr>
                <w:delText>инвестиционных проектов ТОиР</w:delText>
              </w:r>
            </w:del>
            <w:del w:id="825" w:author="Александр Шрамков" w:date="2020-04-11T14:33:00Z">
              <w:r w:rsidDel="00815A0A">
                <w:rPr>
                  <w:rFonts w:ascii="Arial" w:hAnsi="Arial" w:cs="Arial"/>
                  <w:sz w:val="20"/>
                  <w:szCs w:val="20"/>
                </w:rPr>
                <w:delText xml:space="preserve"> при перенесении ОР.</w:delText>
              </w:r>
            </w:del>
          </w:p>
        </w:tc>
      </w:tr>
      <w:tr w:rsidR="0076428B" w:rsidRPr="006F5656" w14:paraId="72B6C02C" w14:textId="77777777" w:rsidTr="004A7C16">
        <w:trPr>
          <w:cantSplit/>
        </w:trPr>
        <w:tc>
          <w:tcPr>
            <w:tcW w:w="1038" w:type="pct"/>
            <w:shd w:val="clear" w:color="auto" w:fill="auto"/>
          </w:tcPr>
          <w:p w14:paraId="293A322E" w14:textId="3B4628E1" w:rsidR="0076428B" w:rsidRPr="00F444FA" w:rsidRDefault="00F444FA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Стар</w:t>
            </w:r>
            <w:r w:rsidR="00B826A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ший планировщик </w:t>
            </w:r>
            <w:del w:id="826" w:author="Александр Шрамков" w:date="2020-04-11T14:29:00Z">
              <w:r w:rsidR="00B826A1" w:rsidDel="00A23CD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ТОиР БЕ ГОК</w:delText>
              </w:r>
            </w:del>
            <w:ins w:id="827" w:author="Александр Шрамков" w:date="2020-04-11T14:29:00Z">
              <w:r w:rsidR="00A23CD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ТОиР УО</w:t>
              </w:r>
            </w:ins>
          </w:p>
        </w:tc>
        <w:tc>
          <w:tcPr>
            <w:tcW w:w="1045" w:type="pct"/>
            <w:shd w:val="clear" w:color="auto" w:fill="auto"/>
          </w:tcPr>
          <w:p w14:paraId="77397AA5" w14:textId="21CC0BE1" w:rsidR="00463374" w:rsidRPr="00463374" w:rsidRDefault="00463374" w:rsidP="00463374">
            <w:pPr>
              <w:jc w:val="left"/>
              <w:rPr>
                <w:ins w:id="828" w:author="Khasanov Murad" w:date="2020-04-22T11:11:00Z"/>
                <w:rFonts w:ascii="Calibri" w:hAnsi="Calibri" w:cs="Calibri"/>
                <w:color w:val="000000"/>
                <w:sz w:val="22"/>
                <w:lang w:val="en-US"/>
                <w:rPrChange w:id="829" w:author="Khasanov Murad" w:date="2020-04-22T11:11:00Z">
                  <w:rPr>
                    <w:ins w:id="830" w:author="Khasanov Murad" w:date="2020-04-22T11:11:00Z"/>
                    <w:rFonts w:ascii="Calibri" w:hAnsi="Calibri" w:cs="Calibri"/>
                    <w:color w:val="000000"/>
                    <w:sz w:val="22"/>
                  </w:rPr>
                </w:rPrChange>
              </w:rPr>
            </w:pPr>
            <w:ins w:id="831" w:author="Khasanov Murad" w:date="2020-04-22T11:11:00Z">
              <w:r w:rsidRPr="00463374">
                <w:rPr>
                  <w:rFonts w:ascii="Calibri" w:hAnsi="Calibri" w:cs="Calibri"/>
                  <w:color w:val="000000"/>
                  <w:sz w:val="22"/>
                  <w:lang w:val="en-US"/>
                  <w:rPrChange w:id="832" w:author="Khasanov Murad" w:date="2020-04-22T11:11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ZC_</w:t>
              </w:r>
            </w:ins>
            <w:ins w:id="833" w:author="Khasanov Murad" w:date="2020-04-22T11:12:00Z">
              <w:r w:rsidRPr="000037A8">
                <w:rPr>
                  <w:rFonts w:ascii="Calibri" w:hAnsi="Calibri" w:cs="Calibri"/>
                  <w:color w:val="000000"/>
                  <w:sz w:val="22"/>
                  <w:lang w:val="en-US"/>
                  <w:rPrChange w:id="834" w:author="Khasanov Murad" w:date="2020-04-22T16:15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*</w:t>
              </w:r>
            </w:ins>
            <w:ins w:id="835" w:author="Khasanov Murad" w:date="2020-04-22T11:11:00Z">
              <w:r w:rsidRPr="00463374">
                <w:rPr>
                  <w:rFonts w:ascii="Calibri" w:hAnsi="Calibri" w:cs="Calibri"/>
                  <w:color w:val="000000"/>
                  <w:sz w:val="22"/>
                  <w:lang w:val="en-US"/>
                  <w:rPrChange w:id="836" w:author="Khasanov Murad" w:date="2020-04-22T11:11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_PM_S_PLANNER_Y</w:t>
              </w:r>
            </w:ins>
          </w:p>
          <w:p w14:paraId="38A3C94E" w14:textId="2C4A4A1C" w:rsidR="0076428B" w:rsidRPr="00B826A1" w:rsidRDefault="00B826A1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del w:id="837" w:author="Khasanov Murad" w:date="2020-04-22T11:11:00Z">
              <w:r w:rsidDel="00463374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PM_S_PLANNER</w:delText>
              </w:r>
            </w:del>
          </w:p>
        </w:tc>
        <w:tc>
          <w:tcPr>
            <w:tcW w:w="2917" w:type="pct"/>
            <w:shd w:val="clear" w:color="auto" w:fill="auto"/>
          </w:tcPr>
          <w:p w14:paraId="7E6E90D2" w14:textId="726EA1A3" w:rsidR="0076428B" w:rsidRPr="00B826A1" w:rsidRDefault="00B826A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даётся специалисту,</w:t>
            </w:r>
            <w:r w:rsidRPr="00B826A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просматривающему заказы и сетевые графики остановочного ремонта, анализирующему обеспечение </w:t>
            </w:r>
            <w:r w:rsidR="00DB0781">
              <w:rPr>
                <w:rFonts w:ascii="Arial" w:hAnsi="Arial" w:cs="Arial"/>
                <w:sz w:val="20"/>
                <w:szCs w:val="20"/>
              </w:rPr>
              <w:t>потребности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материалов по ним и согласующему приказы ОР с Техкомитетом</w:t>
            </w:r>
            <w:del w:id="838" w:author="Александр Шрамков" w:date="2020-04-12T13:29:00Z">
              <w:r w:rsidDel="009B6D89">
                <w:rPr>
                  <w:rFonts w:ascii="Arial" w:hAnsi="Arial" w:cs="Arial"/>
                  <w:sz w:val="20"/>
                  <w:szCs w:val="20"/>
                </w:rPr>
                <w:delText xml:space="preserve"> БЕ</w:delText>
              </w:r>
            </w:del>
            <w:ins w:id="839" w:author="Александр Шрамков" w:date="2020-04-12T13:29:00Z">
              <w:r w:rsidR="009B6D89">
                <w:rPr>
                  <w:rFonts w:ascii="Arial" w:hAnsi="Arial" w:cs="Arial"/>
                  <w:sz w:val="20"/>
                  <w:szCs w:val="20"/>
                </w:rPr>
                <w:t xml:space="preserve"> УО</w:t>
              </w:r>
            </w:ins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428B" w:rsidRPr="006F5656" w14:paraId="02934FF7" w14:textId="77777777" w:rsidTr="004A7C16">
        <w:trPr>
          <w:cantSplit/>
        </w:trPr>
        <w:tc>
          <w:tcPr>
            <w:tcW w:w="1038" w:type="pct"/>
            <w:shd w:val="clear" w:color="auto" w:fill="auto"/>
          </w:tcPr>
          <w:p w14:paraId="4A72F215" w14:textId="5D06EE0E" w:rsidR="0076428B" w:rsidRDefault="00B826A1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Планировщик ОР </w:t>
            </w:r>
            <w:del w:id="840" w:author="Александр Шрамков" w:date="2020-04-11T14:32:00Z">
              <w:r w:rsidDel="00E07A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  <w:ins w:id="841" w:author="Александр Шрамков" w:date="2020-04-11T14:32:00Z">
              <w:r w:rsidR="00E07A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</w:ins>
          </w:p>
        </w:tc>
        <w:tc>
          <w:tcPr>
            <w:tcW w:w="1045" w:type="pct"/>
            <w:shd w:val="clear" w:color="auto" w:fill="auto"/>
          </w:tcPr>
          <w:p w14:paraId="2DAF6E4E" w14:textId="002E6A0C" w:rsidR="00463374" w:rsidRPr="00463374" w:rsidRDefault="00463374" w:rsidP="00463374">
            <w:pPr>
              <w:jc w:val="left"/>
              <w:rPr>
                <w:ins w:id="842" w:author="Khasanov Murad" w:date="2020-04-22T11:12:00Z"/>
                <w:rFonts w:ascii="Calibri" w:hAnsi="Calibri" w:cs="Calibri"/>
                <w:color w:val="000000"/>
                <w:sz w:val="22"/>
                <w:lang w:val="en-US"/>
                <w:rPrChange w:id="843" w:author="Khasanov Murad" w:date="2020-04-22T11:12:00Z">
                  <w:rPr>
                    <w:ins w:id="844" w:author="Khasanov Murad" w:date="2020-04-22T11:12:00Z"/>
                    <w:rFonts w:ascii="Calibri" w:hAnsi="Calibri" w:cs="Calibri"/>
                    <w:color w:val="000000"/>
                    <w:sz w:val="22"/>
                  </w:rPr>
                </w:rPrChange>
              </w:rPr>
            </w:pPr>
            <w:ins w:id="845" w:author="Khasanov Murad" w:date="2020-04-22T11:12:00Z">
              <w:r w:rsidRPr="00463374">
                <w:rPr>
                  <w:rFonts w:ascii="Calibri" w:hAnsi="Calibri" w:cs="Calibri"/>
                  <w:color w:val="000000"/>
                  <w:sz w:val="22"/>
                  <w:lang w:val="en-US"/>
                  <w:rPrChange w:id="846" w:author="Khasanov Murad" w:date="2020-04-22T11:12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ZC_</w:t>
              </w:r>
              <w:r w:rsidRPr="000037A8">
                <w:rPr>
                  <w:rFonts w:ascii="Calibri" w:hAnsi="Calibri" w:cs="Calibri"/>
                  <w:color w:val="000000"/>
                  <w:sz w:val="22"/>
                  <w:lang w:val="en-US"/>
                  <w:rPrChange w:id="847" w:author="Khasanov Murad" w:date="2020-04-22T16:15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*_</w:t>
              </w:r>
              <w:r w:rsidRPr="00463374">
                <w:rPr>
                  <w:rFonts w:ascii="Calibri" w:hAnsi="Calibri" w:cs="Calibri"/>
                  <w:color w:val="000000"/>
                  <w:sz w:val="22"/>
                  <w:lang w:val="en-US"/>
                  <w:rPrChange w:id="848" w:author="Khasanov Murad" w:date="2020-04-22T11:12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PM_O_PLA</w:t>
              </w:r>
            </w:ins>
            <w:ins w:id="849" w:author="Безац Софья Олеговна (Подрядчик. ООО  БерингПойнт)" w:date="2020-04-22T17:57:00Z">
              <w:r w:rsidR="001C1E82">
                <w:rPr>
                  <w:rFonts w:ascii="Calibri" w:hAnsi="Calibri" w:cs="Calibri"/>
                  <w:color w:val="000000"/>
                  <w:sz w:val="22"/>
                  <w:lang w:val="en-US"/>
                </w:rPr>
                <w:t>N</w:t>
              </w:r>
            </w:ins>
            <w:ins w:id="850" w:author="Khasanov Murad" w:date="2020-04-22T11:12:00Z">
              <w:del w:id="851" w:author="Безац Софья Олеговна (Подрядчик. ООО  БерингПойнт)" w:date="2020-04-22T17:57:00Z">
                <w:r w:rsidRPr="00463374" w:rsidDel="001C1E82">
                  <w:rPr>
                    <w:rFonts w:ascii="Calibri" w:hAnsi="Calibri" w:cs="Calibri"/>
                    <w:color w:val="000000"/>
                    <w:sz w:val="22"/>
                    <w:lang w:val="en-US"/>
                    <w:rPrChange w:id="852" w:author="Khasanov Murad" w:date="2020-04-22T11:12:00Z">
                      <w:rPr>
                        <w:rFonts w:ascii="Calibri" w:hAnsi="Calibri" w:cs="Calibri"/>
                        <w:color w:val="000000"/>
                        <w:sz w:val="22"/>
                      </w:rPr>
                    </w:rPrChange>
                  </w:rPr>
                  <w:delText>N</w:delText>
                </w:r>
              </w:del>
              <w:r w:rsidRPr="00463374">
                <w:rPr>
                  <w:rFonts w:ascii="Calibri" w:hAnsi="Calibri" w:cs="Calibri"/>
                  <w:color w:val="000000"/>
                  <w:sz w:val="22"/>
                  <w:lang w:val="en-US"/>
                  <w:rPrChange w:id="853" w:author="Khasanov Murad" w:date="2020-04-22T11:12:00Z">
                    <w:rPr>
                      <w:rFonts w:ascii="Calibri" w:hAnsi="Calibri" w:cs="Calibri"/>
                      <w:color w:val="000000"/>
                      <w:sz w:val="22"/>
                    </w:rPr>
                  </w:rPrChange>
                </w:rPr>
                <w:t>NER_Y</w:t>
              </w:r>
            </w:ins>
          </w:p>
          <w:p w14:paraId="36BDFB60" w14:textId="4966FCA6" w:rsidR="0076428B" w:rsidRPr="00B826A1" w:rsidRDefault="00B826A1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del w:id="854" w:author="Khasanov Murad" w:date="2020-04-22T11:12:00Z">
              <w:r w:rsidDel="00463374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PM_O_PLANNER</w:delText>
              </w:r>
            </w:del>
          </w:p>
        </w:tc>
        <w:tc>
          <w:tcPr>
            <w:tcW w:w="2917" w:type="pct"/>
            <w:shd w:val="clear" w:color="auto" w:fill="auto"/>
          </w:tcPr>
          <w:p w14:paraId="3161735C" w14:textId="71D68AEF" w:rsidR="0076428B" w:rsidRDefault="00B826A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даётся специалисту включающему дополнительные работы в остановочный ремон</w:t>
            </w:r>
            <w:r w:rsidR="00EB2637">
              <w:rPr>
                <w:rFonts w:ascii="Arial" w:hAnsi="Arial" w:cs="Arial"/>
                <w:sz w:val="20"/>
                <w:szCs w:val="20"/>
              </w:rPr>
              <w:t xml:space="preserve">т, проводящему автоматическое, </w:t>
            </w:r>
            <w:r>
              <w:rPr>
                <w:rFonts w:ascii="Arial" w:hAnsi="Arial" w:cs="Arial"/>
                <w:sz w:val="20"/>
                <w:szCs w:val="20"/>
              </w:rPr>
              <w:t xml:space="preserve">ручное планирование </w:t>
            </w:r>
            <w:r w:rsidR="00EB2637">
              <w:rPr>
                <w:rFonts w:ascii="Arial" w:hAnsi="Arial" w:cs="Arial"/>
                <w:sz w:val="20"/>
                <w:szCs w:val="20"/>
              </w:rPr>
              <w:t xml:space="preserve">и корректировку </w:t>
            </w:r>
            <w:r>
              <w:rPr>
                <w:rFonts w:ascii="Arial" w:hAnsi="Arial" w:cs="Arial"/>
                <w:sz w:val="20"/>
                <w:szCs w:val="20"/>
              </w:rPr>
              <w:t>заказов ТОРО и сетевых графиков инвестиционных проектов ТОиР</w:t>
            </w:r>
            <w:r w:rsidR="00EB263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B2637" w:rsidRPr="006F5656" w14:paraId="400BCC5E" w14:textId="77777777" w:rsidTr="004A7C16">
        <w:trPr>
          <w:cantSplit/>
        </w:trPr>
        <w:tc>
          <w:tcPr>
            <w:tcW w:w="1038" w:type="pct"/>
            <w:shd w:val="clear" w:color="auto" w:fill="auto"/>
          </w:tcPr>
          <w:p w14:paraId="717E9984" w14:textId="6DE783F9" w:rsidR="00EB2637" w:rsidRDefault="00EB2637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Старший планировщик ОР </w:t>
            </w:r>
            <w:del w:id="855" w:author="Александр Шрамков" w:date="2020-04-11T14:32:00Z">
              <w:r w:rsidDel="00E07A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  <w:ins w:id="856" w:author="Александр Шрамков" w:date="2020-04-11T14:32:00Z">
              <w:r w:rsidR="00E07A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</w:ins>
          </w:p>
        </w:tc>
        <w:tc>
          <w:tcPr>
            <w:tcW w:w="1045" w:type="pct"/>
            <w:shd w:val="clear" w:color="auto" w:fill="auto"/>
          </w:tcPr>
          <w:p w14:paraId="67CAD0C4" w14:textId="2A6D6CD7" w:rsidR="00463374" w:rsidRDefault="00463374" w:rsidP="00463374">
            <w:pPr>
              <w:jc w:val="left"/>
              <w:rPr>
                <w:ins w:id="857" w:author="Khasanov Murad" w:date="2020-04-22T11:13:00Z"/>
                <w:rFonts w:ascii="Calibri" w:hAnsi="Calibri" w:cs="Calibri"/>
                <w:color w:val="000000"/>
                <w:sz w:val="22"/>
              </w:rPr>
            </w:pPr>
            <w:ins w:id="858" w:author="Khasanov Murad" w:date="2020-04-22T11:13:00Z">
              <w:r>
                <w:rPr>
                  <w:rFonts w:ascii="Calibri" w:hAnsi="Calibri" w:cs="Calibri"/>
                  <w:color w:val="000000"/>
                  <w:sz w:val="22"/>
                </w:rPr>
                <w:t>ZC_*_PM_OSPLANNER_Y</w:t>
              </w:r>
            </w:ins>
          </w:p>
          <w:p w14:paraId="20D45836" w14:textId="31E72417" w:rsidR="00463374" w:rsidRPr="00EB2637" w:rsidRDefault="000E44D9" w:rsidP="004A7C1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859" w:author="Khasanov Murad" w:date="2020-04-22T11:13:00Z">
              <w:r w:rsidDel="00463374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PM_OSPLANNER</w:delText>
              </w:r>
            </w:del>
          </w:p>
        </w:tc>
        <w:tc>
          <w:tcPr>
            <w:tcW w:w="2917" w:type="pct"/>
            <w:shd w:val="clear" w:color="auto" w:fill="auto"/>
          </w:tcPr>
          <w:p w14:paraId="0D48E1D1" w14:textId="1BD299F1" w:rsidR="00EB2637" w:rsidRPr="000E44D9" w:rsidRDefault="000E44D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Роль даётся специалисту </w:t>
            </w:r>
            <w:r w:rsidR="00DB0781">
              <w:rPr>
                <w:rFonts w:ascii="Arial" w:hAnsi="Arial" w:cs="Arial"/>
                <w:sz w:val="20"/>
                <w:szCs w:val="20"/>
              </w:rPr>
              <w:t>контролирующему</w:t>
            </w:r>
            <w:r>
              <w:rPr>
                <w:rFonts w:ascii="Arial" w:hAnsi="Arial" w:cs="Arial"/>
                <w:sz w:val="20"/>
                <w:szCs w:val="20"/>
              </w:rPr>
              <w:t xml:space="preserve"> и печатающему план-график остановочных ремонтов, анализирующему влияние сетевых графиков и заказов ТОРО на согласованный календарно-сетевой график остановочного ремонта</w:t>
            </w:r>
          </w:p>
        </w:tc>
      </w:tr>
      <w:tr w:rsidR="00EB2637" w:rsidRPr="006F5656" w:rsidDel="00B80F25" w14:paraId="07365D12" w14:textId="4DE58732" w:rsidTr="004A7C16">
        <w:trPr>
          <w:cantSplit/>
          <w:del w:id="860" w:author="Александр Шрамков" w:date="2020-04-11T14:39:00Z"/>
        </w:trPr>
        <w:tc>
          <w:tcPr>
            <w:tcW w:w="1038" w:type="pct"/>
            <w:shd w:val="clear" w:color="auto" w:fill="auto"/>
          </w:tcPr>
          <w:p w14:paraId="1EBE181F" w14:textId="7A1D701D" w:rsidR="00EB2637" w:rsidDel="00B80F25" w:rsidRDefault="00EB2637" w:rsidP="004A7C16">
            <w:pPr>
              <w:jc w:val="left"/>
              <w:rPr>
                <w:del w:id="861" w:author="Александр Шрамков" w:date="2020-04-11T14:3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862" w:author="Александр Шрамков" w:date="2020-04-11T14:39:00Z">
              <w:r w:rsidDel="00B80F2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Согласующий остановочные ремонты УК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7DB03274" w14:textId="2CEC1385" w:rsidR="00EB2637" w:rsidRPr="00291759" w:rsidDel="00B80F25" w:rsidRDefault="000E44D9" w:rsidP="004A7C16">
            <w:pPr>
              <w:jc w:val="left"/>
              <w:rPr>
                <w:del w:id="863" w:author="Александр Шрамков" w:date="2020-04-11T14:39:00Z"/>
                <w:rFonts w:ascii="Arial" w:hAnsi="Arial" w:cs="Arial"/>
                <w:color w:val="000000"/>
                <w:sz w:val="20"/>
                <w:szCs w:val="20"/>
                <w:lang w:eastAsia="ru-RU"/>
                <w:rPrChange w:id="864" w:author="Александр Шрамков" w:date="2020-04-11T15:05:00Z">
                  <w:rPr>
                    <w:del w:id="865" w:author="Александр Шрамков" w:date="2020-04-11T14:39:00Z"/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del w:id="866" w:author="Александр Шрамков" w:date="2020-04-11T14:39:00Z">
              <w:r w:rsidDel="00B80F25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</w:delText>
              </w:r>
              <w:r w:rsidRPr="00291759" w:rsidDel="00B80F2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867" w:author="Александр Шрамков" w:date="2020-04-11T15:05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Del="00B80F25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APVUK</w:delText>
              </w:r>
            </w:del>
          </w:p>
        </w:tc>
        <w:tc>
          <w:tcPr>
            <w:tcW w:w="2917" w:type="pct"/>
            <w:shd w:val="clear" w:color="auto" w:fill="auto"/>
          </w:tcPr>
          <w:p w14:paraId="6B8C7A22" w14:textId="55739344" w:rsidR="00EB2637" w:rsidRPr="004F730C" w:rsidDel="00B80F25" w:rsidRDefault="000E44D9">
            <w:pPr>
              <w:jc w:val="left"/>
              <w:rPr>
                <w:del w:id="868" w:author="Александр Шрамков" w:date="2020-04-11T14:39:00Z"/>
                <w:rFonts w:ascii="Arial" w:hAnsi="Arial" w:cs="Arial"/>
                <w:sz w:val="20"/>
                <w:szCs w:val="20"/>
              </w:rPr>
            </w:pPr>
            <w:del w:id="869" w:author="Александр Шрамков" w:date="2020-04-11T14:39:00Z">
              <w:r w:rsidDel="00B80F25">
                <w:rPr>
                  <w:rFonts w:ascii="Arial" w:hAnsi="Arial" w:cs="Arial"/>
                  <w:sz w:val="20"/>
                  <w:szCs w:val="20"/>
                </w:rPr>
                <w:delText>Роль даётся специалисту устанавливающему статус «ОСТ» в заказах ТОРО.</w:delText>
              </w:r>
            </w:del>
          </w:p>
        </w:tc>
      </w:tr>
    </w:tbl>
    <w:p w14:paraId="166A26BE" w14:textId="77777777" w:rsidR="00022C33" w:rsidRPr="00CE23B3" w:rsidRDefault="00022C33" w:rsidP="00022C33">
      <w:pPr>
        <w:pStyle w:val="afff3"/>
        <w:rPr>
          <w:rFonts w:ascii="Arial" w:eastAsia="Calibri" w:hAnsi="Arial" w:cs="Arial"/>
          <w:sz w:val="22"/>
          <w:szCs w:val="24"/>
          <w:lang w:eastAsia="ru-RU"/>
        </w:rPr>
      </w:pPr>
      <w:bookmarkStart w:id="870" w:name="_Toc337048197"/>
      <w:bookmarkStart w:id="871" w:name="_Toc337048249"/>
    </w:p>
    <w:p w14:paraId="166A26BF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72" w:name="_Toc521758103"/>
      <w:bookmarkStart w:id="873" w:name="_Toc65857700"/>
      <w:bookmarkEnd w:id="870"/>
      <w:bookmarkEnd w:id="871"/>
      <w:r w:rsidRPr="00BE014D">
        <w:rPr>
          <w:rFonts w:eastAsiaTheme="majorEastAsia" w:cstheme="majorBidi"/>
          <w:bCs w:val="0"/>
          <w:iCs w:val="0"/>
          <w:szCs w:val="26"/>
        </w:rPr>
        <w:t>Риски и контрольные процедуры</w:t>
      </w:r>
      <w:bookmarkEnd w:id="872"/>
      <w:bookmarkEnd w:id="873"/>
    </w:p>
    <w:p w14:paraId="166A26C0" w14:textId="77777777" w:rsidR="00022C33" w:rsidRPr="00BE014D" w:rsidRDefault="00022C33" w:rsidP="00022C33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874" w:name="_Toc521758104"/>
      <w:bookmarkStart w:id="875" w:name="_Toc65857701"/>
      <w:r w:rsidRPr="00BE014D">
        <w:rPr>
          <w:rFonts w:eastAsiaTheme="majorEastAsia" w:cstheme="majorBidi"/>
          <w:caps w:val="0"/>
          <w:sz w:val="24"/>
          <w:szCs w:val="24"/>
        </w:rPr>
        <w:t>Риски и контроли</w:t>
      </w:r>
      <w:bookmarkEnd w:id="874"/>
      <w:bookmarkEnd w:id="875"/>
    </w:p>
    <w:p w14:paraId="166A26C3" w14:textId="77777777" w:rsidR="00022C33" w:rsidRDefault="00022C33" w:rsidP="00022C33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РиК1. Контрольные процедуры бизнес-процесс</w:t>
      </w:r>
      <w:r>
        <w:rPr>
          <w:rFonts w:ascii="Arial" w:hAnsi="Arial" w:cs="Arial"/>
          <w:b/>
          <w:sz w:val="22"/>
        </w:rPr>
        <w:t>ов</w:t>
      </w:r>
    </w:p>
    <w:tbl>
      <w:tblPr>
        <w:tblW w:w="481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PrChange w:id="876" w:author="Kuznetsova, Varvara" w:date="2020-04-14T12:27:00Z">
          <w:tblPr>
            <w:tblW w:w="4746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252"/>
        <w:gridCol w:w="2083"/>
        <w:gridCol w:w="5464"/>
        <w:tblGridChange w:id="877">
          <w:tblGrid>
            <w:gridCol w:w="1452"/>
            <w:gridCol w:w="2744"/>
            <w:gridCol w:w="5463"/>
          </w:tblGrid>
        </w:tblGridChange>
      </w:tblGrid>
      <w:tr w:rsidR="00B458DE" w14:paraId="630F2600" w14:textId="77777777" w:rsidTr="000B51F5">
        <w:trPr>
          <w:cantSplit/>
          <w:trHeight w:val="397"/>
          <w:tblHeader/>
          <w:trPrChange w:id="878" w:author="Kuznetsova, Varvara" w:date="2020-04-14T12:27:00Z">
            <w:trPr>
              <w:cantSplit/>
              <w:trHeight w:val="397"/>
              <w:tblHeader/>
            </w:trPr>
          </w:trPrChange>
        </w:trPr>
        <w:tc>
          <w:tcPr>
            <w:tcW w:w="114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  <w:tcPrChange w:id="879" w:author="Kuznetsova, Varvara" w:date="2020-04-14T12:27:00Z">
              <w:tcPr>
                <w:tcW w:w="649" w:type="pct"/>
                <w:tcBorders>
                  <w:top w:val="single" w:sz="12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C000"/>
                <w:vAlign w:val="center"/>
                <w:hideMark/>
              </w:tcPr>
            </w:tcPrChange>
          </w:tcPr>
          <w:p w14:paraId="4DB2F6EC" w14:textId="77777777" w:rsidR="00B458DE" w:rsidRDefault="00B458D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Номер шага</w:t>
            </w:r>
          </w:p>
        </w:tc>
        <w:tc>
          <w:tcPr>
            <w:tcW w:w="106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  <w:tcPrChange w:id="880" w:author="Kuznetsova, Varvara" w:date="2020-04-14T12:27:00Z">
              <w:tcPr>
                <w:tcW w:w="1472" w:type="pct"/>
                <w:tcBorders>
                  <w:top w:val="single" w:sz="12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C000"/>
                <w:vAlign w:val="center"/>
                <w:hideMark/>
              </w:tcPr>
            </w:tcPrChange>
          </w:tcPr>
          <w:p w14:paraId="65B7A0BC" w14:textId="77777777" w:rsidR="00B458DE" w:rsidRDefault="00B458D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Номер КП</w:t>
            </w:r>
          </w:p>
        </w:tc>
        <w:tc>
          <w:tcPr>
            <w:tcW w:w="278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  <w:tcPrChange w:id="881" w:author="Kuznetsova, Varvara" w:date="2020-04-14T12:27:00Z">
              <w:tcPr>
                <w:tcW w:w="2879" w:type="pct"/>
                <w:tcBorders>
                  <w:top w:val="single" w:sz="12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FFC000"/>
                <w:vAlign w:val="center"/>
                <w:hideMark/>
              </w:tcPr>
            </w:tcPrChange>
          </w:tcPr>
          <w:p w14:paraId="509E46CE" w14:textId="77777777" w:rsidR="00B458DE" w:rsidRDefault="00B458D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Название КП</w:t>
            </w:r>
          </w:p>
        </w:tc>
      </w:tr>
      <w:tr w:rsidR="00853996" w:rsidRPr="00853996" w14:paraId="06CAFDD2" w14:textId="77777777" w:rsidTr="000B51F5">
        <w:trPr>
          <w:cantSplit/>
          <w:ins w:id="882" w:author="Kuznetsova, Varvara" w:date="2020-04-14T12:18:00Z"/>
          <w:trPrChange w:id="883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884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6C3B1C07" w14:textId="77777777" w:rsidR="00853996" w:rsidRPr="00853996" w:rsidRDefault="00853996" w:rsidP="00853996">
            <w:pPr>
              <w:spacing w:line="276" w:lineRule="auto"/>
              <w:jc w:val="left"/>
              <w:rPr>
                <w:ins w:id="885" w:author="Kuznetsova, Varvara" w:date="2020-04-14T12:18:00Z"/>
                <w:rFonts w:ascii="Arial" w:eastAsiaTheme="minorHAnsi" w:hAnsi="Arial" w:cs="Arial"/>
                <w:sz w:val="22"/>
              </w:rPr>
            </w:pPr>
            <w:ins w:id="886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ПП-07.02.03.02-40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887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2AF17C7" w14:textId="77777777" w:rsidR="00853996" w:rsidRPr="00853996" w:rsidRDefault="00853996" w:rsidP="00853996">
            <w:pPr>
              <w:spacing w:line="276" w:lineRule="auto"/>
              <w:jc w:val="left"/>
              <w:rPr>
                <w:ins w:id="888" w:author="Kuznetsova, Varvara" w:date="2020-04-14T12:18:00Z"/>
                <w:rFonts w:ascii="Arial" w:eastAsiaTheme="minorHAnsi" w:hAnsi="Arial" w:cs="Arial"/>
                <w:sz w:val="22"/>
              </w:rPr>
            </w:pPr>
            <w:ins w:id="889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C.ПП-07.02-027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890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0230020A" w14:textId="77777777" w:rsidR="00853996" w:rsidRPr="00853996" w:rsidRDefault="00853996" w:rsidP="00853996">
            <w:pPr>
              <w:spacing w:line="276" w:lineRule="auto"/>
              <w:jc w:val="left"/>
              <w:rPr>
                <w:ins w:id="891" w:author="Kuznetsova, Varvara" w:date="2020-04-14T12:18:00Z"/>
                <w:rFonts w:ascii="Arial" w:eastAsiaTheme="minorHAnsi" w:hAnsi="Arial" w:cs="Arial"/>
                <w:sz w:val="22"/>
              </w:rPr>
            </w:pPr>
            <w:ins w:id="892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Согласование проекта приказа о подготовке к проведении ОР или переносе ОР с Техкомитетом БЕ</w:t>
              </w:r>
            </w:ins>
          </w:p>
        </w:tc>
      </w:tr>
      <w:tr w:rsidR="00853996" w:rsidRPr="00853996" w14:paraId="19AA4D24" w14:textId="77777777" w:rsidTr="000B51F5">
        <w:trPr>
          <w:cantSplit/>
          <w:ins w:id="893" w:author="Kuznetsova, Varvara" w:date="2020-04-14T12:18:00Z"/>
          <w:trPrChange w:id="894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895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4782002" w14:textId="77777777" w:rsidR="00853996" w:rsidRPr="00853996" w:rsidRDefault="00853996" w:rsidP="00853996">
            <w:pPr>
              <w:spacing w:line="276" w:lineRule="auto"/>
              <w:jc w:val="left"/>
              <w:rPr>
                <w:ins w:id="896" w:author="Kuznetsova, Varvara" w:date="2020-04-14T12:18:00Z"/>
                <w:rFonts w:ascii="Arial" w:eastAsiaTheme="minorHAnsi" w:hAnsi="Arial" w:cs="Arial"/>
                <w:sz w:val="22"/>
              </w:rPr>
            </w:pPr>
            <w:ins w:id="897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ПП-07.02.03.02-50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898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F70B877" w14:textId="77777777" w:rsidR="00853996" w:rsidRPr="00853996" w:rsidRDefault="00853996" w:rsidP="00853996">
            <w:pPr>
              <w:spacing w:line="276" w:lineRule="auto"/>
              <w:jc w:val="left"/>
              <w:rPr>
                <w:ins w:id="899" w:author="Kuznetsova, Varvara" w:date="2020-04-14T12:18:00Z"/>
                <w:rFonts w:ascii="Arial" w:eastAsiaTheme="minorHAnsi" w:hAnsi="Arial" w:cs="Arial"/>
                <w:sz w:val="22"/>
              </w:rPr>
            </w:pPr>
            <w:ins w:id="900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C.ПП-07.02-028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01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2261B6B0" w14:textId="77777777" w:rsidR="00853996" w:rsidRPr="00853996" w:rsidRDefault="00853996" w:rsidP="00853996">
            <w:pPr>
              <w:spacing w:line="276" w:lineRule="auto"/>
              <w:jc w:val="left"/>
              <w:rPr>
                <w:ins w:id="902" w:author="Kuznetsova, Varvara" w:date="2020-04-14T12:18:00Z"/>
                <w:rFonts w:ascii="Arial" w:eastAsiaTheme="minorHAnsi" w:hAnsi="Arial" w:cs="Arial"/>
                <w:sz w:val="22"/>
              </w:rPr>
            </w:pPr>
            <w:ins w:id="903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Подписание приказа о подготовке к проведению ОР или переносе ОР</w:t>
              </w:r>
            </w:ins>
          </w:p>
        </w:tc>
      </w:tr>
      <w:tr w:rsidR="00853996" w:rsidRPr="00853996" w14:paraId="74DF92EA" w14:textId="77777777" w:rsidTr="000B51F5">
        <w:trPr>
          <w:cantSplit/>
          <w:ins w:id="904" w:author="Kuznetsova, Varvara" w:date="2020-04-14T12:18:00Z"/>
          <w:trPrChange w:id="905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06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55E1154" w14:textId="77777777" w:rsidR="00853996" w:rsidRPr="00853996" w:rsidRDefault="00853996" w:rsidP="00853996">
            <w:pPr>
              <w:spacing w:line="276" w:lineRule="auto"/>
              <w:jc w:val="left"/>
              <w:rPr>
                <w:ins w:id="907" w:author="Kuznetsova, Varvara" w:date="2020-04-14T12:18:00Z"/>
                <w:rFonts w:ascii="Arial" w:eastAsiaTheme="minorHAnsi" w:hAnsi="Arial" w:cs="Arial"/>
                <w:sz w:val="22"/>
              </w:rPr>
            </w:pPr>
            <w:ins w:id="908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ПП-07.02.03.02-60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09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4CBA6A5" w14:textId="77777777" w:rsidR="00853996" w:rsidRPr="00853996" w:rsidRDefault="00853996" w:rsidP="00853996">
            <w:pPr>
              <w:spacing w:line="276" w:lineRule="auto"/>
              <w:jc w:val="left"/>
              <w:rPr>
                <w:ins w:id="910" w:author="Kuznetsova, Varvara" w:date="2020-04-14T12:18:00Z"/>
                <w:rFonts w:ascii="Arial" w:eastAsiaTheme="minorHAnsi" w:hAnsi="Arial" w:cs="Arial"/>
                <w:sz w:val="22"/>
              </w:rPr>
            </w:pPr>
            <w:ins w:id="911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C.ПП-07.02-029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12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43C4EDB2" w14:textId="77777777" w:rsidR="00853996" w:rsidRPr="00853996" w:rsidRDefault="00853996" w:rsidP="00853996">
            <w:pPr>
              <w:spacing w:line="276" w:lineRule="auto"/>
              <w:jc w:val="left"/>
              <w:rPr>
                <w:ins w:id="913" w:author="Kuznetsova, Varvara" w:date="2020-04-14T12:18:00Z"/>
                <w:rFonts w:ascii="Arial" w:eastAsiaTheme="minorHAnsi" w:hAnsi="Arial" w:cs="Arial"/>
                <w:sz w:val="22"/>
              </w:rPr>
            </w:pPr>
            <w:ins w:id="914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Согласование приказа о переносе ОР</w:t>
              </w:r>
            </w:ins>
          </w:p>
        </w:tc>
      </w:tr>
      <w:tr w:rsidR="00853996" w:rsidRPr="00853996" w14:paraId="4FB1EBCE" w14:textId="77777777" w:rsidTr="000B51F5">
        <w:trPr>
          <w:cantSplit/>
          <w:ins w:id="915" w:author="Kuznetsova, Varvara" w:date="2020-04-14T12:18:00Z"/>
          <w:trPrChange w:id="916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17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4013FF43" w14:textId="77777777" w:rsidR="00853996" w:rsidRPr="00853996" w:rsidRDefault="00853996" w:rsidP="00853996">
            <w:pPr>
              <w:spacing w:line="276" w:lineRule="auto"/>
              <w:jc w:val="left"/>
              <w:rPr>
                <w:ins w:id="918" w:author="Kuznetsova, Varvara" w:date="2020-04-14T12:18:00Z"/>
                <w:rFonts w:ascii="Arial" w:eastAsiaTheme="minorHAnsi" w:hAnsi="Arial" w:cs="Arial"/>
                <w:sz w:val="22"/>
              </w:rPr>
            </w:pPr>
            <w:ins w:id="919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ПП-07.02.03.02-100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20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5A3488AD" w14:textId="77777777" w:rsidR="00853996" w:rsidRPr="00853996" w:rsidRDefault="00853996" w:rsidP="00853996">
            <w:pPr>
              <w:spacing w:line="276" w:lineRule="auto"/>
              <w:jc w:val="left"/>
              <w:rPr>
                <w:ins w:id="921" w:author="Kuznetsova, Varvara" w:date="2020-04-14T12:18:00Z"/>
                <w:rFonts w:ascii="Arial" w:eastAsiaTheme="minorHAnsi" w:hAnsi="Arial" w:cs="Arial"/>
                <w:sz w:val="22"/>
              </w:rPr>
            </w:pPr>
            <w:ins w:id="922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C.ПП-07.02-030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23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2C6C3ECC" w14:textId="77777777" w:rsidR="00853996" w:rsidRPr="00853996" w:rsidRDefault="00853996" w:rsidP="00853996">
            <w:pPr>
              <w:spacing w:line="276" w:lineRule="auto"/>
              <w:jc w:val="left"/>
              <w:rPr>
                <w:ins w:id="924" w:author="Kuznetsova, Varvara" w:date="2020-04-14T12:18:00Z"/>
                <w:rFonts w:ascii="Arial" w:eastAsiaTheme="minorHAnsi" w:hAnsi="Arial" w:cs="Arial"/>
                <w:sz w:val="22"/>
              </w:rPr>
            </w:pPr>
            <w:ins w:id="925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Автоматическое планирование заказов ТОРО остановочного ремонта и сетевых графиков инвестиционных проектов ТОиР</w:t>
              </w:r>
            </w:ins>
          </w:p>
        </w:tc>
      </w:tr>
      <w:tr w:rsidR="00853996" w:rsidRPr="00853996" w14:paraId="29517EB3" w14:textId="77777777" w:rsidTr="000B51F5">
        <w:trPr>
          <w:cantSplit/>
          <w:ins w:id="926" w:author="Kuznetsova, Varvara" w:date="2020-04-14T12:18:00Z"/>
          <w:trPrChange w:id="927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28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7B0138D" w14:textId="77777777" w:rsidR="00853996" w:rsidRPr="00853996" w:rsidRDefault="00853996" w:rsidP="00853996">
            <w:pPr>
              <w:spacing w:line="276" w:lineRule="auto"/>
              <w:jc w:val="left"/>
              <w:rPr>
                <w:ins w:id="929" w:author="Kuznetsova, Varvara" w:date="2020-04-14T12:18:00Z"/>
                <w:rFonts w:ascii="Arial" w:eastAsiaTheme="minorHAnsi" w:hAnsi="Arial" w:cs="Arial"/>
                <w:sz w:val="22"/>
              </w:rPr>
            </w:pPr>
            <w:ins w:id="930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ПП-07.02.03.02-120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31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8EB00A2" w14:textId="77777777" w:rsidR="00853996" w:rsidRPr="00853996" w:rsidRDefault="00853996" w:rsidP="00853996">
            <w:pPr>
              <w:spacing w:line="276" w:lineRule="auto"/>
              <w:jc w:val="left"/>
              <w:rPr>
                <w:ins w:id="932" w:author="Kuznetsova, Varvara" w:date="2020-04-14T12:18:00Z"/>
                <w:rFonts w:ascii="Arial" w:eastAsiaTheme="minorHAnsi" w:hAnsi="Arial" w:cs="Arial"/>
                <w:sz w:val="22"/>
              </w:rPr>
            </w:pPr>
            <w:ins w:id="933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C.ПП-07.02-031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34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2A841CCC" w14:textId="77777777" w:rsidR="00853996" w:rsidRPr="00853996" w:rsidRDefault="00853996" w:rsidP="00853996">
            <w:pPr>
              <w:spacing w:line="276" w:lineRule="auto"/>
              <w:jc w:val="left"/>
              <w:rPr>
                <w:ins w:id="935" w:author="Kuznetsova, Varvara" w:date="2020-04-14T12:18:00Z"/>
                <w:rFonts w:ascii="Arial" w:eastAsiaTheme="minorHAnsi" w:hAnsi="Arial" w:cs="Arial"/>
                <w:sz w:val="22"/>
              </w:rPr>
            </w:pPr>
            <w:ins w:id="936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Контроль и печать календарно-сетевого графика остановочных ремонтов</w:t>
              </w:r>
            </w:ins>
          </w:p>
        </w:tc>
      </w:tr>
      <w:tr w:rsidR="00853996" w:rsidRPr="00853996" w14:paraId="36389DCF" w14:textId="77777777" w:rsidTr="000B51F5">
        <w:trPr>
          <w:cantSplit/>
          <w:ins w:id="937" w:author="Kuznetsova, Varvara" w:date="2020-04-14T12:18:00Z"/>
          <w:trPrChange w:id="938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39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6766288" w14:textId="77777777" w:rsidR="00853996" w:rsidRPr="00853996" w:rsidRDefault="00853996" w:rsidP="00853996">
            <w:pPr>
              <w:spacing w:line="276" w:lineRule="auto"/>
              <w:jc w:val="left"/>
              <w:rPr>
                <w:ins w:id="940" w:author="Kuznetsova, Varvara" w:date="2020-04-14T12:18:00Z"/>
                <w:rFonts w:ascii="Arial" w:eastAsiaTheme="minorHAnsi" w:hAnsi="Arial" w:cs="Arial"/>
                <w:sz w:val="22"/>
              </w:rPr>
            </w:pPr>
            <w:ins w:id="941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ПП-07.02.03.02-170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42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6AEDC83" w14:textId="77777777" w:rsidR="00853996" w:rsidRPr="00853996" w:rsidRDefault="00853996" w:rsidP="00853996">
            <w:pPr>
              <w:spacing w:line="276" w:lineRule="auto"/>
              <w:jc w:val="left"/>
              <w:rPr>
                <w:ins w:id="943" w:author="Kuznetsova, Varvara" w:date="2020-04-14T12:18:00Z"/>
                <w:rFonts w:ascii="Arial" w:eastAsiaTheme="minorHAnsi" w:hAnsi="Arial" w:cs="Arial"/>
                <w:sz w:val="22"/>
              </w:rPr>
            </w:pPr>
            <w:ins w:id="944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C.ПП-07.02-032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45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2D4E7704" w14:textId="77777777" w:rsidR="00853996" w:rsidRPr="00853996" w:rsidRDefault="00853996" w:rsidP="00853996">
            <w:pPr>
              <w:spacing w:line="276" w:lineRule="auto"/>
              <w:jc w:val="left"/>
              <w:rPr>
                <w:ins w:id="946" w:author="Kuznetsova, Varvara" w:date="2020-04-14T12:18:00Z"/>
                <w:rFonts w:ascii="Arial" w:eastAsiaTheme="minorHAnsi" w:hAnsi="Arial" w:cs="Arial"/>
                <w:sz w:val="22"/>
              </w:rPr>
            </w:pPr>
            <w:ins w:id="947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Согласование графика остановочного ремонта с Техкомитетом БЕ</w:t>
              </w:r>
            </w:ins>
          </w:p>
        </w:tc>
      </w:tr>
      <w:tr w:rsidR="00853996" w:rsidRPr="00853996" w14:paraId="7761B1BF" w14:textId="77777777" w:rsidTr="000B51F5">
        <w:trPr>
          <w:cantSplit/>
          <w:ins w:id="948" w:author="Kuznetsova, Varvara" w:date="2020-04-14T12:18:00Z"/>
          <w:trPrChange w:id="949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50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350AE15F" w14:textId="77777777" w:rsidR="00853996" w:rsidRPr="00853996" w:rsidRDefault="00853996" w:rsidP="00853996">
            <w:pPr>
              <w:spacing w:line="276" w:lineRule="auto"/>
              <w:jc w:val="left"/>
              <w:rPr>
                <w:ins w:id="951" w:author="Kuznetsova, Varvara" w:date="2020-04-14T12:18:00Z"/>
                <w:rFonts w:ascii="Arial" w:eastAsiaTheme="minorHAnsi" w:hAnsi="Arial" w:cs="Arial"/>
                <w:sz w:val="22"/>
              </w:rPr>
            </w:pPr>
            <w:ins w:id="952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ПП-07.02.03.02-190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53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D74C4D0" w14:textId="77777777" w:rsidR="00853996" w:rsidRPr="00853996" w:rsidRDefault="00853996" w:rsidP="00853996">
            <w:pPr>
              <w:spacing w:line="276" w:lineRule="auto"/>
              <w:jc w:val="left"/>
              <w:rPr>
                <w:ins w:id="954" w:author="Kuznetsova, Varvara" w:date="2020-04-14T12:18:00Z"/>
                <w:rFonts w:ascii="Arial" w:eastAsiaTheme="minorHAnsi" w:hAnsi="Arial" w:cs="Arial"/>
                <w:sz w:val="22"/>
              </w:rPr>
            </w:pPr>
            <w:ins w:id="955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C.ПП-07.02-033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56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03AF4E76" w14:textId="77777777" w:rsidR="00853996" w:rsidRPr="00853996" w:rsidRDefault="00853996" w:rsidP="00853996">
            <w:pPr>
              <w:spacing w:line="276" w:lineRule="auto"/>
              <w:jc w:val="left"/>
              <w:rPr>
                <w:ins w:id="957" w:author="Kuznetsova, Varvara" w:date="2020-04-14T12:18:00Z"/>
                <w:rFonts w:ascii="Arial" w:eastAsiaTheme="minorHAnsi" w:hAnsi="Arial" w:cs="Arial"/>
                <w:sz w:val="22"/>
              </w:rPr>
            </w:pPr>
            <w:ins w:id="958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Согласование графика остановочного ремонта Техническим директором УК</w:t>
              </w:r>
            </w:ins>
          </w:p>
        </w:tc>
      </w:tr>
      <w:tr w:rsidR="00853996" w:rsidRPr="00853996" w14:paraId="748CE1B8" w14:textId="77777777" w:rsidTr="000B51F5">
        <w:trPr>
          <w:cantSplit/>
          <w:ins w:id="959" w:author="Kuznetsova, Varvara" w:date="2020-04-14T12:18:00Z"/>
          <w:trPrChange w:id="960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61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79ECE505" w14:textId="77777777" w:rsidR="00853996" w:rsidRPr="00853996" w:rsidRDefault="00853996" w:rsidP="00853996">
            <w:pPr>
              <w:spacing w:line="276" w:lineRule="auto"/>
              <w:jc w:val="left"/>
              <w:rPr>
                <w:ins w:id="962" w:author="Kuznetsova, Varvara" w:date="2020-04-14T12:18:00Z"/>
                <w:rFonts w:ascii="Arial" w:eastAsiaTheme="minorHAnsi" w:hAnsi="Arial" w:cs="Arial"/>
                <w:sz w:val="22"/>
              </w:rPr>
            </w:pPr>
            <w:ins w:id="963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ПП-07.02.03.02-200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64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101ADBBE" w14:textId="77777777" w:rsidR="00853996" w:rsidRPr="00853996" w:rsidRDefault="00853996" w:rsidP="00853996">
            <w:pPr>
              <w:spacing w:line="276" w:lineRule="auto"/>
              <w:jc w:val="left"/>
              <w:rPr>
                <w:ins w:id="965" w:author="Kuznetsova, Varvara" w:date="2020-04-14T12:18:00Z"/>
                <w:rFonts w:ascii="Arial" w:eastAsiaTheme="minorHAnsi" w:hAnsi="Arial" w:cs="Arial"/>
                <w:sz w:val="22"/>
              </w:rPr>
            </w:pPr>
            <w:ins w:id="966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C.ПП-07.02-034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67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716CC34A" w14:textId="77777777" w:rsidR="00853996" w:rsidRPr="00853996" w:rsidRDefault="00853996" w:rsidP="00853996">
            <w:pPr>
              <w:spacing w:line="276" w:lineRule="auto"/>
              <w:jc w:val="left"/>
              <w:rPr>
                <w:ins w:id="968" w:author="Kuznetsova, Varvara" w:date="2020-04-14T12:18:00Z"/>
                <w:rFonts w:ascii="Arial" w:eastAsiaTheme="minorHAnsi" w:hAnsi="Arial" w:cs="Arial"/>
                <w:sz w:val="22"/>
              </w:rPr>
            </w:pPr>
            <w:ins w:id="969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Утверждение графика остановочных ремонтов</w:t>
              </w:r>
            </w:ins>
          </w:p>
        </w:tc>
      </w:tr>
      <w:tr w:rsidR="00853996" w:rsidRPr="00853996" w14:paraId="0821C313" w14:textId="77777777" w:rsidTr="000B51F5">
        <w:trPr>
          <w:cantSplit/>
          <w:ins w:id="970" w:author="Kuznetsova, Varvara" w:date="2020-04-14T12:18:00Z"/>
          <w:trPrChange w:id="971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72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5BBC4927" w14:textId="77777777" w:rsidR="00853996" w:rsidRPr="00853996" w:rsidRDefault="00853996" w:rsidP="00853996">
            <w:pPr>
              <w:spacing w:line="276" w:lineRule="auto"/>
              <w:jc w:val="left"/>
              <w:rPr>
                <w:ins w:id="973" w:author="Kuznetsova, Varvara" w:date="2020-04-14T12:18:00Z"/>
                <w:rFonts w:ascii="Arial" w:eastAsiaTheme="minorHAnsi" w:hAnsi="Arial" w:cs="Arial"/>
                <w:sz w:val="22"/>
              </w:rPr>
            </w:pPr>
            <w:ins w:id="974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ПП-07.02.03.02-220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75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614F3A01" w14:textId="77777777" w:rsidR="00853996" w:rsidRPr="00853996" w:rsidRDefault="00853996" w:rsidP="00853996">
            <w:pPr>
              <w:spacing w:line="276" w:lineRule="auto"/>
              <w:jc w:val="left"/>
              <w:rPr>
                <w:ins w:id="976" w:author="Kuznetsova, Varvara" w:date="2020-04-14T12:18:00Z"/>
                <w:rFonts w:ascii="Arial" w:eastAsiaTheme="minorHAnsi" w:hAnsi="Arial" w:cs="Arial"/>
                <w:sz w:val="22"/>
              </w:rPr>
            </w:pPr>
            <w:ins w:id="977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C.ПП-07.02-035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78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3771143A" w14:textId="77777777" w:rsidR="00853996" w:rsidRPr="00853996" w:rsidRDefault="00853996" w:rsidP="00853996">
            <w:pPr>
              <w:spacing w:line="276" w:lineRule="auto"/>
              <w:jc w:val="left"/>
              <w:rPr>
                <w:ins w:id="979" w:author="Kuznetsova, Varvara" w:date="2020-04-14T12:18:00Z"/>
                <w:rFonts w:ascii="Arial" w:eastAsiaTheme="minorHAnsi" w:hAnsi="Arial" w:cs="Arial"/>
                <w:sz w:val="22"/>
              </w:rPr>
            </w:pPr>
            <w:ins w:id="980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Анализ влияния ИСР и графика проекта на график остановочного ремонта</w:t>
              </w:r>
            </w:ins>
          </w:p>
        </w:tc>
      </w:tr>
      <w:tr w:rsidR="00853996" w:rsidRPr="00853996" w14:paraId="70890D9E" w14:textId="77777777" w:rsidTr="000B51F5">
        <w:trPr>
          <w:cantSplit/>
          <w:ins w:id="981" w:author="Kuznetsova, Varvara" w:date="2020-04-14T12:18:00Z"/>
          <w:trPrChange w:id="982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83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124566C1" w14:textId="77777777" w:rsidR="00853996" w:rsidRPr="00853996" w:rsidRDefault="00853996" w:rsidP="00853996">
            <w:pPr>
              <w:spacing w:line="276" w:lineRule="auto"/>
              <w:jc w:val="left"/>
              <w:rPr>
                <w:ins w:id="984" w:author="Kuznetsova, Varvara" w:date="2020-04-14T12:18:00Z"/>
                <w:rFonts w:ascii="Arial" w:eastAsiaTheme="minorHAnsi" w:hAnsi="Arial" w:cs="Arial"/>
                <w:sz w:val="22"/>
              </w:rPr>
            </w:pPr>
            <w:ins w:id="985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ПП-07.02.03.02-240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86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0B83AC18" w14:textId="77777777" w:rsidR="00853996" w:rsidRPr="00853996" w:rsidRDefault="00853996" w:rsidP="00853996">
            <w:pPr>
              <w:spacing w:line="276" w:lineRule="auto"/>
              <w:jc w:val="left"/>
              <w:rPr>
                <w:ins w:id="987" w:author="Kuznetsova, Varvara" w:date="2020-04-14T12:18:00Z"/>
                <w:rFonts w:ascii="Arial" w:eastAsiaTheme="minorHAnsi" w:hAnsi="Arial" w:cs="Arial"/>
                <w:sz w:val="22"/>
              </w:rPr>
            </w:pPr>
            <w:ins w:id="988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C.ПП-07.02-037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989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556DCE1D" w14:textId="77777777" w:rsidR="00853996" w:rsidRPr="00853996" w:rsidRDefault="00853996" w:rsidP="00853996">
            <w:pPr>
              <w:spacing w:line="276" w:lineRule="auto"/>
              <w:jc w:val="left"/>
              <w:rPr>
                <w:ins w:id="990" w:author="Kuznetsova, Varvara" w:date="2020-04-14T12:18:00Z"/>
                <w:rFonts w:ascii="Arial" w:eastAsiaTheme="minorHAnsi" w:hAnsi="Arial" w:cs="Arial"/>
                <w:sz w:val="22"/>
              </w:rPr>
            </w:pPr>
            <w:ins w:id="991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Сравнение плана-графика воздействий на ПА на неделю и календарно-сетевого графика остановочного ремонта</w:t>
              </w:r>
            </w:ins>
          </w:p>
        </w:tc>
      </w:tr>
      <w:tr w:rsidR="00853996" w:rsidRPr="00853996" w14:paraId="2E8DA8E7" w14:textId="77777777" w:rsidTr="000B51F5">
        <w:trPr>
          <w:cantSplit/>
          <w:ins w:id="992" w:author="Kuznetsova, Varvara" w:date="2020-04-14T12:18:00Z"/>
          <w:trPrChange w:id="993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94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54DC537E" w14:textId="77777777" w:rsidR="00853996" w:rsidRPr="00853996" w:rsidRDefault="00853996" w:rsidP="00853996">
            <w:pPr>
              <w:spacing w:line="276" w:lineRule="auto"/>
              <w:jc w:val="left"/>
              <w:rPr>
                <w:ins w:id="995" w:author="Kuznetsova, Varvara" w:date="2020-04-14T12:18:00Z"/>
                <w:rFonts w:ascii="Arial" w:eastAsiaTheme="minorHAnsi" w:hAnsi="Arial" w:cs="Arial"/>
                <w:sz w:val="22"/>
              </w:rPr>
            </w:pPr>
            <w:ins w:id="996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ПП-07.02.03.02-250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997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237BF499" w14:textId="77777777" w:rsidR="00853996" w:rsidRPr="00853996" w:rsidRDefault="00853996" w:rsidP="00853996">
            <w:pPr>
              <w:spacing w:line="276" w:lineRule="auto"/>
              <w:jc w:val="left"/>
              <w:rPr>
                <w:ins w:id="998" w:author="Kuznetsova, Varvara" w:date="2020-04-14T12:18:00Z"/>
                <w:rFonts w:ascii="Arial" w:eastAsiaTheme="minorHAnsi" w:hAnsi="Arial" w:cs="Arial"/>
                <w:sz w:val="22"/>
              </w:rPr>
            </w:pPr>
            <w:ins w:id="999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C.ПП-07.02-038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1000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656353AB" w14:textId="77777777" w:rsidR="00853996" w:rsidRPr="00853996" w:rsidRDefault="00853996" w:rsidP="00853996">
            <w:pPr>
              <w:spacing w:line="276" w:lineRule="auto"/>
              <w:jc w:val="left"/>
              <w:rPr>
                <w:ins w:id="1001" w:author="Kuznetsova, Varvara" w:date="2020-04-14T12:18:00Z"/>
                <w:rFonts w:ascii="Arial" w:eastAsiaTheme="minorHAnsi" w:hAnsi="Arial" w:cs="Arial"/>
                <w:sz w:val="22"/>
              </w:rPr>
            </w:pPr>
            <w:ins w:id="1002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Сравнение плана-графика воздействий на ПА на месяц и календарно-сетевого графика остановочного ремонта</w:t>
              </w:r>
            </w:ins>
          </w:p>
        </w:tc>
      </w:tr>
      <w:tr w:rsidR="00853996" w:rsidRPr="00853996" w14:paraId="0610DEA7" w14:textId="77777777" w:rsidTr="000B51F5">
        <w:trPr>
          <w:cantSplit/>
          <w:ins w:id="1003" w:author="Kuznetsova, Varvara" w:date="2020-04-14T12:18:00Z"/>
          <w:trPrChange w:id="1004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1005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0B958156" w14:textId="77777777" w:rsidR="00853996" w:rsidRPr="00853996" w:rsidRDefault="00853996" w:rsidP="00853996">
            <w:pPr>
              <w:spacing w:line="276" w:lineRule="auto"/>
              <w:jc w:val="left"/>
              <w:rPr>
                <w:ins w:id="1006" w:author="Kuznetsova, Varvara" w:date="2020-04-14T12:18:00Z"/>
                <w:rFonts w:ascii="Arial" w:eastAsiaTheme="minorHAnsi" w:hAnsi="Arial" w:cs="Arial"/>
                <w:sz w:val="22"/>
              </w:rPr>
            </w:pPr>
            <w:ins w:id="1007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ПП-07.02.03.02-260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1008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018F6470" w14:textId="77777777" w:rsidR="00853996" w:rsidRPr="00853996" w:rsidRDefault="00853996" w:rsidP="00853996">
            <w:pPr>
              <w:spacing w:line="276" w:lineRule="auto"/>
              <w:jc w:val="left"/>
              <w:rPr>
                <w:ins w:id="1009" w:author="Kuznetsova, Varvara" w:date="2020-04-14T12:18:00Z"/>
                <w:rFonts w:ascii="Arial" w:eastAsiaTheme="minorHAnsi" w:hAnsi="Arial" w:cs="Arial"/>
                <w:sz w:val="22"/>
              </w:rPr>
            </w:pPr>
            <w:ins w:id="1010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C.ПП-07.02-039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1011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750CC5E5" w14:textId="77777777" w:rsidR="00853996" w:rsidRPr="00853996" w:rsidRDefault="00853996" w:rsidP="00853996">
            <w:pPr>
              <w:spacing w:line="276" w:lineRule="auto"/>
              <w:jc w:val="left"/>
              <w:rPr>
                <w:ins w:id="1012" w:author="Kuznetsova, Varvara" w:date="2020-04-14T12:18:00Z"/>
                <w:rFonts w:ascii="Arial" w:eastAsiaTheme="minorHAnsi" w:hAnsi="Arial" w:cs="Arial"/>
                <w:sz w:val="22"/>
              </w:rPr>
            </w:pPr>
            <w:ins w:id="1013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Установка статуса "ОСТ" на заказах ТОРО</w:t>
              </w:r>
            </w:ins>
          </w:p>
        </w:tc>
      </w:tr>
      <w:tr w:rsidR="00853996" w:rsidRPr="00853996" w14:paraId="0A1E4523" w14:textId="77777777" w:rsidTr="000B51F5">
        <w:trPr>
          <w:cantSplit/>
          <w:ins w:id="1014" w:author="Kuznetsova, Varvara" w:date="2020-04-14T12:18:00Z"/>
          <w:trPrChange w:id="1015" w:author="Kuznetsova, Varvara" w:date="2020-04-14T12:27:00Z">
            <w:trPr>
              <w:cantSplit/>
            </w:trPr>
          </w:trPrChange>
        </w:trPr>
        <w:tc>
          <w:tcPr>
            <w:tcW w:w="114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1016" w:author="Kuznetsova, Varvara" w:date="2020-04-14T12:27:00Z">
              <w:tcPr>
                <w:tcW w:w="649" w:type="pc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503A6071" w14:textId="77777777" w:rsidR="00853996" w:rsidRPr="00853996" w:rsidRDefault="00853996" w:rsidP="00853996">
            <w:pPr>
              <w:spacing w:line="276" w:lineRule="auto"/>
              <w:jc w:val="left"/>
              <w:rPr>
                <w:ins w:id="1017" w:author="Kuznetsova, Varvara" w:date="2020-04-14T12:18:00Z"/>
                <w:rFonts w:ascii="Arial" w:eastAsiaTheme="minorHAnsi" w:hAnsi="Arial" w:cs="Arial"/>
                <w:sz w:val="22"/>
              </w:rPr>
            </w:pPr>
            <w:ins w:id="1018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lastRenderedPageBreak/>
                <w:t>Реализовано в SAP GRC PC</w:t>
              </w:r>
            </w:ins>
          </w:p>
        </w:tc>
        <w:tc>
          <w:tcPr>
            <w:tcW w:w="10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  <w:tcPrChange w:id="1019" w:author="Kuznetsova, Varvara" w:date="2020-04-14T12:27:00Z">
              <w:tcPr>
                <w:tcW w:w="147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auto"/>
                <w:hideMark/>
              </w:tcPr>
            </w:tcPrChange>
          </w:tcPr>
          <w:p w14:paraId="6A92BC98" w14:textId="77777777" w:rsidR="00853996" w:rsidRPr="00853996" w:rsidRDefault="00853996" w:rsidP="00853996">
            <w:pPr>
              <w:spacing w:line="276" w:lineRule="auto"/>
              <w:jc w:val="left"/>
              <w:rPr>
                <w:ins w:id="1020" w:author="Kuznetsova, Varvara" w:date="2020-04-14T12:18:00Z"/>
                <w:rFonts w:ascii="Arial" w:eastAsiaTheme="minorHAnsi" w:hAnsi="Arial" w:cs="Arial"/>
                <w:sz w:val="22"/>
              </w:rPr>
            </w:pPr>
            <w:ins w:id="1021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C.ПП-07.02-040</w:t>
              </w:r>
            </w:ins>
          </w:p>
        </w:tc>
        <w:tc>
          <w:tcPr>
            <w:tcW w:w="2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hideMark/>
            <w:tcPrChange w:id="1022" w:author="Kuznetsova, Varvara" w:date="2020-04-14T12:27:00Z">
              <w:tcPr>
                <w:tcW w:w="2879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hideMark/>
              </w:tcPr>
            </w:tcPrChange>
          </w:tcPr>
          <w:p w14:paraId="1A5A027D" w14:textId="77777777" w:rsidR="00853996" w:rsidRPr="00853996" w:rsidRDefault="00853996" w:rsidP="00853996">
            <w:pPr>
              <w:spacing w:line="276" w:lineRule="auto"/>
              <w:jc w:val="left"/>
              <w:rPr>
                <w:ins w:id="1023" w:author="Kuznetsova, Varvara" w:date="2020-04-14T12:18:00Z"/>
                <w:rFonts w:ascii="Arial" w:eastAsiaTheme="minorHAnsi" w:hAnsi="Arial" w:cs="Arial"/>
                <w:sz w:val="22"/>
              </w:rPr>
            </w:pPr>
            <w:ins w:id="1024" w:author="Kuznetsova, Varvara" w:date="2020-04-14T12:18:00Z">
              <w:r w:rsidRPr="00853996">
                <w:rPr>
                  <w:rFonts w:ascii="Arial" w:eastAsiaTheme="minorHAnsi" w:hAnsi="Arial" w:cs="Arial"/>
                  <w:sz w:val="22"/>
                </w:rPr>
                <w:t>Проверка своевременности поставки / наличия МТР для Заказов ТОРО с признаком "ОСТ - Остановочный ремонт"</w:t>
              </w:r>
            </w:ins>
          </w:p>
        </w:tc>
      </w:tr>
    </w:tbl>
    <w:p w14:paraId="1C9458EB" w14:textId="7A07A850" w:rsidR="00626ECE" w:rsidRDefault="00626ECE" w:rsidP="00626ECE"/>
    <w:p w14:paraId="166A2708" w14:textId="77777777" w:rsidR="00022C33" w:rsidRPr="00F94454" w:rsidRDefault="00022C33" w:rsidP="00022C33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166A2709" w14:textId="77777777" w:rsidR="00022C33" w:rsidRPr="00BE014D" w:rsidRDefault="00022C33" w:rsidP="00022C33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1025" w:name="_Toc521758105"/>
      <w:bookmarkStart w:id="1026" w:name="_Toc65857702"/>
      <w:r w:rsidRPr="00BE014D">
        <w:rPr>
          <w:rFonts w:eastAsiaTheme="majorEastAsia" w:cstheme="majorBidi"/>
          <w:caps w:val="0"/>
          <w:sz w:val="24"/>
          <w:szCs w:val="24"/>
        </w:rPr>
        <w:t>Разделение полномочий</w:t>
      </w:r>
      <w:bookmarkEnd w:id="1025"/>
      <w:bookmarkEnd w:id="1026"/>
    </w:p>
    <w:p w14:paraId="0B7CC7B9" w14:textId="77777777" w:rsidR="00B1109B" w:rsidRDefault="00B1109B" w:rsidP="00B1109B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</w:t>
      </w:r>
      <w:r>
        <w:rPr>
          <w:rFonts w:ascii="Arial" w:hAnsi="Arial" w:cs="Arial"/>
        </w:rPr>
        <w:t>данном</w:t>
      </w:r>
      <w:r>
        <w:rPr>
          <w:rFonts w:ascii="Arial" w:eastAsia="Calibri" w:hAnsi="Arial" w:cs="Arial"/>
        </w:rPr>
        <w:t xml:space="preserve"> разделе описаны:</w:t>
      </w:r>
    </w:p>
    <w:p w14:paraId="4D06CE29" w14:textId="77777777" w:rsidR="00B1109B" w:rsidRDefault="00B1109B" w:rsidP="00B1109B">
      <w:pPr>
        <w:numPr>
          <w:ilvl w:val="0"/>
          <w:numId w:val="35"/>
        </w:numPr>
        <w:contextualSpacing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</w:r>
    </w:p>
    <w:p w14:paraId="191FDF73" w14:textId="77777777" w:rsidR="00B1109B" w:rsidRDefault="00B1109B" w:rsidP="00B1109B">
      <w:pPr>
        <w:ind w:left="1068"/>
        <w:rPr>
          <w:rFonts w:ascii="Arial" w:eastAsia="Calibri" w:hAnsi="Arial" w:cs="Arial"/>
        </w:rPr>
      </w:pPr>
    </w:p>
    <w:p w14:paraId="76CC0F79" w14:textId="77777777" w:rsidR="00B1109B" w:rsidRDefault="00B1109B" w:rsidP="00B1109B">
      <w:pPr>
        <w:numPr>
          <w:ilvl w:val="0"/>
          <w:numId w:val="35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</w:r>
    </w:p>
    <w:p w14:paraId="0D7A86DA" w14:textId="77777777" w:rsidR="00B1109B" w:rsidRDefault="00B1109B" w:rsidP="00B1109B">
      <w:pPr>
        <w:ind w:left="1068"/>
        <w:rPr>
          <w:rFonts w:ascii="Arial" w:eastAsia="Calibri" w:hAnsi="Arial" w:cs="Arial"/>
        </w:rPr>
      </w:pPr>
    </w:p>
    <w:p w14:paraId="30941045" w14:textId="77777777" w:rsidR="00B1109B" w:rsidRDefault="00B1109B" w:rsidP="00B1109B">
      <w:pPr>
        <w:numPr>
          <w:ilvl w:val="0"/>
          <w:numId w:val="35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</w:r>
    </w:p>
    <w:p w14:paraId="3B40EDF3" w14:textId="77777777" w:rsidR="00B1109B" w:rsidRDefault="00B1109B" w:rsidP="00B1109B">
      <w:pPr>
        <w:ind w:left="1068"/>
        <w:rPr>
          <w:rFonts w:ascii="Arial" w:eastAsia="Calibri" w:hAnsi="Arial" w:cs="Arial"/>
        </w:rPr>
      </w:pPr>
    </w:p>
    <w:p w14:paraId="44F556AC" w14:textId="77777777" w:rsidR="00B1109B" w:rsidRDefault="00B1109B" w:rsidP="00B1109B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Детальное описание рисков пересечения полномочий приведено в Приложении №КП1. Матрица конфликтов полномочий</w:t>
      </w:r>
    </w:p>
    <w:p w14:paraId="130AE4B2" w14:textId="77777777" w:rsidR="00B1109B" w:rsidRDefault="00B1109B" w:rsidP="00B1109B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hAnsi="Arial" w:cs="Arial"/>
        </w:rPr>
        <w:t>В рамках проектирования процессов и Концептуального Дизайна выявлены и проанализированы</w:t>
      </w:r>
      <w:r>
        <w:rPr>
          <w:rFonts w:ascii="Arial" w:eastAsia="Calibri" w:hAnsi="Arial" w:cs="Arial"/>
        </w:rPr>
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p w14:paraId="6BCE8BBF" w14:textId="6B881651" w:rsidR="00B1109B" w:rsidRDefault="00B1109B" w:rsidP="00B1109B">
      <w:pPr>
        <w:spacing w:after="20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КП1. Матрица конфликтующих бизнес-функций</w:t>
      </w:r>
    </w:p>
    <w:p w14:paraId="6DD40C74" w14:textId="0447CE3C" w:rsidR="00B1109B" w:rsidRDefault="004C1F80" w:rsidP="00B1109B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4F894C9" wp14:editId="7F70D0F0">
            <wp:extent cx="5455920" cy="290532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287" cy="29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A7E2" w14:textId="77777777" w:rsidR="00B1109B" w:rsidRDefault="00B1109B" w:rsidP="00B1109B">
      <w:pPr>
        <w:spacing w:after="240" w:line="276" w:lineRule="auto"/>
        <w:jc w:val="right"/>
        <w:rPr>
          <w:rFonts w:ascii="Arial" w:hAnsi="Arial" w:cs="Arial"/>
          <w:b/>
        </w:rPr>
      </w:pPr>
    </w:p>
    <w:p w14:paraId="0604C31B" w14:textId="77777777" w:rsidR="00B1109B" w:rsidRDefault="00B1109B" w:rsidP="00B1109B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КП2. Матрица конфликтующих групп транзакций</w:t>
      </w:r>
    </w:p>
    <w:p w14:paraId="24A05E32" w14:textId="7E1C919E" w:rsidR="00B1109B" w:rsidRDefault="004C1F80" w:rsidP="00B1109B">
      <w:pPr>
        <w:jc w:val="right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5E5269F9" wp14:editId="1AB8555E">
            <wp:extent cx="5471160" cy="2754879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688" cy="275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7AB5" w14:textId="77777777" w:rsidR="00B1109B" w:rsidRDefault="00B1109B" w:rsidP="00B1109B">
      <w:pPr>
        <w:jc w:val="right"/>
        <w:rPr>
          <w:rFonts w:ascii="Arial" w:hAnsi="Arial" w:cs="Arial"/>
          <w:b/>
        </w:rPr>
      </w:pPr>
    </w:p>
    <w:p w14:paraId="3F5243BA" w14:textId="77777777" w:rsidR="00B1109B" w:rsidRDefault="00B1109B" w:rsidP="00B1109B">
      <w:pPr>
        <w:ind w:firstLine="708"/>
        <w:rPr>
          <w:rFonts w:ascii="Arial" w:hAnsi="Arial" w:cs="Arial"/>
          <w:b/>
        </w:rPr>
      </w:pPr>
    </w:p>
    <w:p w14:paraId="51FD0578" w14:textId="77777777" w:rsidR="00B1109B" w:rsidRDefault="00B1109B" w:rsidP="00B1109B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КП3. Матрица конфликтующих ролей в бизнес-процессах</w:t>
      </w:r>
    </w:p>
    <w:p w14:paraId="72C7B0B2" w14:textId="2A001A07" w:rsidR="00B1109B" w:rsidRDefault="00345243" w:rsidP="00B1109B">
      <w:pPr>
        <w:jc w:val="right"/>
        <w:rPr>
          <w:rFonts w:ascii="Arial" w:eastAsia="Calibri" w:hAnsi="Arial" w:cs="Arial"/>
        </w:rPr>
      </w:pPr>
      <w:ins w:id="1027" w:author="Лазарев Артем Андреевич (Подрядчик. ООО БерингПойнт)" w:date="2020-04-16T13:54:00Z">
        <w:r>
          <w:rPr>
            <w:noProof/>
            <w:lang w:eastAsia="ru-RU"/>
          </w:rPr>
          <w:lastRenderedPageBreak/>
          <w:drawing>
            <wp:inline distT="0" distB="0" distL="0" distR="0" wp14:anchorId="769181D9" wp14:editId="4311CED2">
              <wp:extent cx="6480810" cy="3025775"/>
              <wp:effectExtent l="0" t="0" r="0" b="3175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3025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028" w:author="Лазарев Артем Андреевич (Подрядчик. ООО БерингПойнт)" w:date="2020-04-16T13:54:00Z">
        <w:r w:rsidR="00B1109B" w:rsidRPr="00B1109B" w:rsidDel="00345243">
          <w:rPr>
            <w:rFonts w:ascii="Arial" w:eastAsia="Calibri" w:hAnsi="Arial" w:cs="Arial"/>
            <w:noProof/>
            <w:lang w:eastAsia="ru-RU"/>
            <w:rPrChange w:id="1029" w:author="Unknown">
              <w:rPr>
                <w:noProof/>
                <w:lang w:eastAsia="ru-RU"/>
              </w:rPr>
            </w:rPrChange>
          </w:rPr>
          <w:drawing>
            <wp:inline distT="0" distB="0" distL="0" distR="0" wp14:anchorId="548D95C5" wp14:editId="60F34F77">
              <wp:extent cx="6480810" cy="2995678"/>
              <wp:effectExtent l="0" t="0" r="0" b="0"/>
              <wp:docPr id="1" name="Picture 1" descr="C:\Users\rsavitski\Downloads\Captur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2" descr="C:\Users\rsavitski\Downloads\Capture.PNG"/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80810" cy="29956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F69281B" w14:textId="1ACEC20A" w:rsidR="001E256A" w:rsidRPr="00B0081B" w:rsidRDefault="001E256A" w:rsidP="001E256A">
      <w:pPr>
        <w:jc w:val="right"/>
        <w:rPr>
          <w:rFonts w:eastAsia="Calibri" w:cs="Arial"/>
        </w:rPr>
      </w:pPr>
    </w:p>
    <w:p w14:paraId="166A271A" w14:textId="77777777" w:rsidR="00022C33" w:rsidRPr="00F94454" w:rsidRDefault="00022C33" w:rsidP="00022C33">
      <w:pPr>
        <w:rPr>
          <w:rFonts w:ascii="Arial" w:eastAsia="Calibri" w:hAnsi="Arial" w:cs="Arial"/>
        </w:rPr>
      </w:pPr>
    </w:p>
    <w:p w14:paraId="166A271B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030" w:name="_Toc521758106"/>
      <w:bookmarkStart w:id="1031" w:name="_Toc65857703"/>
      <w:r w:rsidRPr="00BE014D">
        <w:rPr>
          <w:rFonts w:eastAsiaTheme="majorEastAsia" w:cstheme="majorBidi"/>
          <w:bCs w:val="0"/>
          <w:iCs w:val="0"/>
          <w:szCs w:val="26"/>
        </w:rPr>
        <w:t>Интеграционные точки со смежными процессами</w:t>
      </w:r>
      <w:bookmarkEnd w:id="1030"/>
      <w:bookmarkEnd w:id="1031"/>
    </w:p>
    <w:p w14:paraId="166A271C" w14:textId="102598BE" w:rsidR="00022C33" w:rsidRPr="00916FAB" w:rsidRDefault="00022C33" w:rsidP="00022C33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1032" w:name="_Hlk519780484"/>
      <w:r w:rsidRPr="00916FAB">
        <w:rPr>
          <w:rFonts w:ascii="Arial" w:hAnsi="Arial" w:cs="Arial"/>
          <w:b/>
          <w:sz w:val="22"/>
        </w:rPr>
        <w:t xml:space="preserve">Таблица </w:t>
      </w:r>
      <w:r w:rsidR="00D236A4"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D236A4" w:rsidRPr="00916FAB">
        <w:rPr>
          <w:rFonts w:ascii="Arial" w:hAnsi="Arial" w:cs="Arial"/>
          <w:b/>
          <w:sz w:val="22"/>
        </w:rPr>
        <w:fldChar w:fldCharType="separate"/>
      </w:r>
      <w:r w:rsidR="00951C54">
        <w:rPr>
          <w:rFonts w:ascii="Arial" w:hAnsi="Arial" w:cs="Arial"/>
          <w:b/>
          <w:noProof/>
          <w:sz w:val="22"/>
        </w:rPr>
        <w:t>6</w:t>
      </w:r>
      <w:r w:rsidR="00D236A4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.Точки межпроцессной интеграции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0"/>
        <w:gridCol w:w="1623"/>
        <w:gridCol w:w="1751"/>
        <w:gridCol w:w="1575"/>
        <w:gridCol w:w="1339"/>
        <w:gridCol w:w="1209"/>
        <w:gridCol w:w="1339"/>
      </w:tblGrid>
      <w:tr w:rsidR="006E13AF" w:rsidRPr="00F94454" w14:paraId="166A2724" w14:textId="77777777" w:rsidTr="001A06C6">
        <w:trPr>
          <w:cantSplit/>
          <w:trHeight w:val="397"/>
          <w:tblHeader/>
        </w:trPr>
        <w:tc>
          <w:tcPr>
            <w:tcW w:w="658" w:type="pct"/>
            <w:shd w:val="clear" w:color="auto" w:fill="FFC000"/>
            <w:vAlign w:val="center"/>
          </w:tcPr>
          <w:bookmarkEnd w:id="1032"/>
          <w:p w14:paraId="166A271D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797" w:type="pct"/>
            <w:shd w:val="clear" w:color="auto" w:fill="FFC000"/>
            <w:vAlign w:val="center"/>
          </w:tcPr>
          <w:p w14:paraId="166A271E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860" w:type="pct"/>
            <w:shd w:val="clear" w:color="auto" w:fill="FFC000"/>
            <w:vAlign w:val="center"/>
          </w:tcPr>
          <w:p w14:paraId="166A271F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166A2720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658" w:type="pct"/>
            <w:shd w:val="clear" w:color="auto" w:fill="FFC000"/>
            <w:vAlign w:val="center"/>
          </w:tcPr>
          <w:p w14:paraId="166A2721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594" w:type="pct"/>
            <w:shd w:val="clear" w:color="auto" w:fill="FFC000"/>
            <w:vAlign w:val="center"/>
          </w:tcPr>
          <w:p w14:paraId="166A2722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658" w:type="pct"/>
            <w:shd w:val="clear" w:color="auto" w:fill="FFC000"/>
            <w:vAlign w:val="center"/>
          </w:tcPr>
          <w:p w14:paraId="166A2723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997C7F" w:rsidRPr="00F94454" w14:paraId="07CCD86C" w14:textId="77777777" w:rsidTr="00BB0D9C">
        <w:trPr>
          <w:cantSplit/>
        </w:trPr>
        <w:tc>
          <w:tcPr>
            <w:tcW w:w="658" w:type="pct"/>
          </w:tcPr>
          <w:p w14:paraId="59EFC4EA" w14:textId="77777777" w:rsidR="00997C7F" w:rsidRPr="00F24C63" w:rsidRDefault="00997C7F" w:rsidP="00BB0D9C">
            <w:pPr>
              <w:rPr>
                <w:rFonts w:ascii="Arial" w:hAnsi="Arial" w:cs="Arial"/>
                <w:sz w:val="20"/>
              </w:rPr>
            </w:pPr>
            <w:r w:rsidRPr="00F24C63">
              <w:rPr>
                <w:rFonts w:ascii="Arial" w:hAnsi="Arial" w:cs="Arial"/>
                <w:sz w:val="20"/>
              </w:rPr>
              <w:t>ПП-07.02.03.02-ERP</w:t>
            </w:r>
            <w:r w:rsidRPr="00F24C6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797" w:type="pct"/>
            <w:shd w:val="clear" w:color="auto" w:fill="auto"/>
          </w:tcPr>
          <w:p w14:paraId="5E622CB5" w14:textId="77777777" w:rsidR="00997C7F" w:rsidRPr="00F24C63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24C63">
              <w:rPr>
                <w:rFonts w:ascii="Arial" w:hAnsi="Arial" w:cs="Arial"/>
                <w:sz w:val="20"/>
              </w:rPr>
              <w:t xml:space="preserve">Планирование остановочных ремонтов </w:t>
            </w:r>
          </w:p>
        </w:tc>
        <w:tc>
          <w:tcPr>
            <w:tcW w:w="860" w:type="pct"/>
            <w:shd w:val="clear" w:color="auto" w:fill="auto"/>
          </w:tcPr>
          <w:p w14:paraId="775A0493" w14:textId="77777777" w:rsidR="00997C7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10, 20</w:t>
            </w:r>
          </w:p>
        </w:tc>
        <w:tc>
          <w:tcPr>
            <w:tcW w:w="774" w:type="pct"/>
            <w:shd w:val="clear" w:color="auto" w:fill="auto"/>
          </w:tcPr>
          <w:p w14:paraId="536E8006" w14:textId="77777777" w:rsidR="00997C7F" w:rsidRPr="003B1EB3" w:rsidDel="006C47E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Утверждён годовой план-график воздействий на ПА, сформирована потребность ресурса на год</w:t>
            </w:r>
          </w:p>
        </w:tc>
        <w:tc>
          <w:tcPr>
            <w:tcW w:w="658" w:type="pct"/>
            <w:shd w:val="clear" w:color="auto" w:fill="auto"/>
          </w:tcPr>
          <w:p w14:paraId="51325380" w14:textId="77777777" w:rsidR="00997C7F" w:rsidRPr="00FE4FF7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ПП-07.02.03.01-ERP</w:t>
            </w:r>
            <w:r w:rsidRPr="00FE4FF7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12BA2FDE" w14:textId="77777777" w:rsidR="00997C7F" w:rsidRPr="00FE4FF7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658" w:type="pct"/>
            <w:shd w:val="clear" w:color="auto" w:fill="auto"/>
          </w:tcPr>
          <w:p w14:paraId="0BCB0D60" w14:textId="77777777" w:rsidR="00997C7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400</w:t>
            </w:r>
          </w:p>
        </w:tc>
      </w:tr>
      <w:tr w:rsidR="00841C25" w:rsidRPr="00F94454" w14:paraId="166A274A" w14:textId="77777777" w:rsidTr="001A06C6">
        <w:trPr>
          <w:cantSplit/>
        </w:trPr>
        <w:tc>
          <w:tcPr>
            <w:tcW w:w="658" w:type="pct"/>
          </w:tcPr>
          <w:p w14:paraId="166A273F" w14:textId="65096707" w:rsidR="00841C25" w:rsidRDefault="00841C25" w:rsidP="00841C25">
            <w:pPr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ПП-07.02.03.02-ERP</w:t>
            </w:r>
            <w:r w:rsidRPr="00E71DF5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797" w:type="pct"/>
            <w:shd w:val="clear" w:color="auto" w:fill="auto"/>
          </w:tcPr>
          <w:p w14:paraId="166A2740" w14:textId="34C25EB8" w:rsidR="00841C25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860" w:type="pct"/>
            <w:shd w:val="clear" w:color="auto" w:fill="auto"/>
          </w:tcPr>
          <w:p w14:paraId="166A2741" w14:textId="0504DAF1" w:rsidR="00841C25" w:rsidRPr="00997C7F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997C7F">
              <w:rPr>
                <w:rFonts w:ascii="Arial" w:hAnsi="Arial" w:cs="Arial"/>
                <w:sz w:val="20"/>
              </w:rPr>
              <w:t>, 20, 230</w:t>
            </w:r>
          </w:p>
        </w:tc>
        <w:tc>
          <w:tcPr>
            <w:tcW w:w="774" w:type="pct"/>
            <w:shd w:val="clear" w:color="auto" w:fill="auto"/>
          </w:tcPr>
          <w:p w14:paraId="620F5846" w14:textId="77777777" w:rsidR="00997C7F" w:rsidRDefault="00997C7F" w:rsidP="00997C7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ИСР и график проекта</w:t>
            </w:r>
          </w:p>
          <w:p w14:paraId="166A2744" w14:textId="51603C25" w:rsidR="00841C25" w:rsidRPr="00AE4961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8" w:type="pct"/>
            <w:shd w:val="clear" w:color="auto" w:fill="auto"/>
          </w:tcPr>
          <w:p w14:paraId="166A2745" w14:textId="0922D80B" w:rsidR="00841C25" w:rsidRPr="00AE4961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ОП-03.02.19.01-ERP</w:t>
            </w:r>
            <w:r w:rsidRPr="00FE4FF7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166A2746" w14:textId="18C6E555" w:rsidR="00841C25" w:rsidRPr="00E617E6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 xml:space="preserve">Управление потребностью и стоимостью на работы, выполняемые подрядным способом </w:t>
            </w:r>
          </w:p>
        </w:tc>
        <w:tc>
          <w:tcPr>
            <w:tcW w:w="658" w:type="pct"/>
            <w:shd w:val="clear" w:color="auto" w:fill="auto"/>
          </w:tcPr>
          <w:p w14:paraId="166A2749" w14:textId="3B576A79" w:rsidR="00841C25" w:rsidRDefault="00841C25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ОП-03.02.19.01-ERP-030, ОП-03.02.19.01-ERP-010</w:t>
            </w:r>
            <w:r w:rsidRPr="00FE4FF7" w:rsidDel="006C47EF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997C7F" w:rsidRPr="00F94454" w14:paraId="3A722DD4" w14:textId="77777777" w:rsidTr="00BB0D9C">
        <w:trPr>
          <w:cantSplit/>
        </w:trPr>
        <w:tc>
          <w:tcPr>
            <w:tcW w:w="658" w:type="pct"/>
          </w:tcPr>
          <w:p w14:paraId="0C3B1C17" w14:textId="77777777" w:rsidR="00997C7F" w:rsidRPr="003B1EB3" w:rsidRDefault="00997C7F" w:rsidP="00BB0D9C">
            <w:pPr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lastRenderedPageBreak/>
              <w:t>ПП-07.02.03.02-ERP</w:t>
            </w:r>
            <w:r w:rsidRPr="00E71DF5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797" w:type="pct"/>
            <w:shd w:val="clear" w:color="auto" w:fill="auto"/>
          </w:tcPr>
          <w:p w14:paraId="52B14624" w14:textId="77777777" w:rsidR="00997C7F" w:rsidRPr="003B1EB3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Планирование остановочных ремонтов</w:t>
            </w:r>
            <w:r w:rsidRPr="00E71DF5" w:rsidDel="008040F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860" w:type="pct"/>
            <w:shd w:val="clear" w:color="auto" w:fill="auto"/>
          </w:tcPr>
          <w:p w14:paraId="75DCBE39" w14:textId="4276B447" w:rsidR="00997C7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10, 20, 230</w:t>
            </w:r>
          </w:p>
        </w:tc>
        <w:tc>
          <w:tcPr>
            <w:tcW w:w="774" w:type="pct"/>
            <w:shd w:val="clear" w:color="auto" w:fill="auto"/>
          </w:tcPr>
          <w:p w14:paraId="307A872C" w14:textId="77777777" w:rsidR="00997C7F" w:rsidRDefault="00997C7F" w:rsidP="00BB0D9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ИСР и график проекта</w:t>
            </w:r>
          </w:p>
          <w:p w14:paraId="67A05D34" w14:textId="77777777" w:rsidR="00997C7F" w:rsidRPr="003B1EB3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8" w:type="pct"/>
            <w:shd w:val="clear" w:color="auto" w:fill="auto"/>
          </w:tcPr>
          <w:p w14:paraId="0E2472E7" w14:textId="77777777" w:rsidR="00997C7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ОП-03.02.19.02-ERP</w:t>
            </w:r>
            <w:r w:rsidRPr="00FE4FF7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594" w:type="pct"/>
            <w:shd w:val="clear" w:color="auto" w:fill="auto"/>
          </w:tcPr>
          <w:p w14:paraId="2758C7AF" w14:textId="77777777" w:rsidR="00997C7F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 xml:space="preserve">Управление потребностью и стоимостью на работы, выполняемые собственными силами </w:t>
            </w:r>
          </w:p>
        </w:tc>
        <w:tc>
          <w:tcPr>
            <w:tcW w:w="658" w:type="pct"/>
            <w:shd w:val="clear" w:color="auto" w:fill="auto"/>
          </w:tcPr>
          <w:p w14:paraId="13F14E28" w14:textId="77777777" w:rsidR="00997C7F" w:rsidRDefault="00997C7F" w:rsidP="00BB0D9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ОП-03.02.19.02-ERP-030</w:t>
            </w:r>
          </w:p>
          <w:p w14:paraId="2B50163F" w14:textId="77777777" w:rsidR="00997C7F" w:rsidRPr="00F96584" w:rsidRDefault="00997C7F" w:rsidP="00BB0D9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97C7F" w:rsidRPr="00F94454" w:rsidDel="00DB059C" w14:paraId="418DC6E7" w14:textId="31E421D3" w:rsidTr="00BB0D9C">
        <w:trPr>
          <w:cantSplit/>
          <w:del w:id="1033" w:author="Александр Шрамков" w:date="2020-04-11T12:50:00Z"/>
        </w:trPr>
        <w:tc>
          <w:tcPr>
            <w:tcW w:w="658" w:type="pct"/>
          </w:tcPr>
          <w:p w14:paraId="03DCFE3F" w14:textId="7BB98894" w:rsidR="00997C7F" w:rsidRPr="00B76332" w:rsidDel="00DB059C" w:rsidRDefault="00997C7F" w:rsidP="00BB0D9C">
            <w:pPr>
              <w:rPr>
                <w:del w:id="1034" w:author="Александр Шрамков" w:date="2020-04-11T12:50:00Z"/>
                <w:rFonts w:ascii="Arial" w:hAnsi="Arial" w:cs="Arial"/>
                <w:sz w:val="20"/>
              </w:rPr>
            </w:pPr>
            <w:del w:id="1035" w:author="Александр Шрамков" w:date="2020-04-11T12:50:00Z">
              <w:r w:rsidRPr="00B76332" w:rsidDel="00DB059C">
                <w:rPr>
                  <w:rFonts w:ascii="Arial" w:hAnsi="Arial" w:cs="Arial"/>
                  <w:sz w:val="20"/>
                </w:rPr>
                <w:delText>ПП-07.02.03.02-ERP</w:delText>
              </w:r>
              <w:r w:rsidRPr="00B76332" w:rsidDel="00DB059C">
                <w:rPr>
                  <w:rFonts w:ascii="Arial" w:hAnsi="Arial" w:cs="Arial"/>
                  <w:sz w:val="20"/>
                </w:rPr>
                <w:tab/>
              </w:r>
            </w:del>
          </w:p>
        </w:tc>
        <w:tc>
          <w:tcPr>
            <w:tcW w:w="797" w:type="pct"/>
            <w:shd w:val="clear" w:color="auto" w:fill="auto"/>
          </w:tcPr>
          <w:p w14:paraId="50125AA1" w14:textId="433A199B" w:rsidR="00997C7F" w:rsidRPr="00B76332" w:rsidDel="00DB059C" w:rsidRDefault="00997C7F" w:rsidP="00BB0D9C">
            <w:pPr>
              <w:rPr>
                <w:del w:id="1036" w:author="Александр Шрамков" w:date="2020-04-11T12:50:00Z"/>
                <w:rFonts w:ascii="Arial" w:hAnsi="Arial" w:cs="Arial"/>
                <w:sz w:val="20"/>
              </w:rPr>
            </w:pPr>
            <w:del w:id="1037" w:author="Александр Шрамков" w:date="2020-04-11T12:50:00Z">
              <w:r w:rsidRPr="00B76332" w:rsidDel="00DB059C">
                <w:rPr>
                  <w:rFonts w:ascii="Arial" w:hAnsi="Arial" w:cs="Arial"/>
                  <w:sz w:val="20"/>
                </w:rPr>
                <w:delText>Планирование остановочных ремонтов</w:delText>
              </w:r>
              <w:r w:rsidRPr="00B76332" w:rsidDel="00DB059C">
                <w:rPr>
                  <w:rFonts w:ascii="Arial" w:hAnsi="Arial" w:cs="Arial"/>
                  <w:sz w:val="20"/>
                </w:rPr>
                <w:tab/>
              </w:r>
            </w:del>
          </w:p>
          <w:p w14:paraId="6B2BB59B" w14:textId="26F526FA" w:rsidR="00997C7F" w:rsidRPr="00B76332" w:rsidDel="00DB059C" w:rsidRDefault="00997C7F" w:rsidP="00BB0D9C">
            <w:pPr>
              <w:jc w:val="center"/>
              <w:rPr>
                <w:del w:id="1038" w:author="Александр Шрамков" w:date="2020-04-11T12:50:00Z"/>
                <w:rFonts w:ascii="Arial" w:hAnsi="Arial" w:cs="Arial"/>
                <w:sz w:val="20"/>
              </w:rPr>
            </w:pPr>
          </w:p>
        </w:tc>
        <w:tc>
          <w:tcPr>
            <w:tcW w:w="860" w:type="pct"/>
            <w:shd w:val="clear" w:color="auto" w:fill="auto"/>
          </w:tcPr>
          <w:p w14:paraId="06E2F825" w14:textId="5F12EAE1" w:rsidR="00997C7F" w:rsidDel="00DB059C" w:rsidRDefault="00997C7F" w:rsidP="00BB0D9C">
            <w:pPr>
              <w:jc w:val="center"/>
              <w:rPr>
                <w:del w:id="1039" w:author="Александр Шрамков" w:date="2020-04-11T12:50:00Z"/>
                <w:rFonts w:ascii="Arial" w:hAnsi="Arial" w:cs="Arial"/>
                <w:color w:val="000000"/>
                <w:sz w:val="20"/>
                <w:szCs w:val="20"/>
              </w:rPr>
            </w:pPr>
            <w:del w:id="1040" w:author="Александр Шрамков" w:date="2020-04-11T12:50:00Z">
              <w:r w:rsidDel="00DB059C">
                <w:rPr>
                  <w:rFonts w:ascii="Arial" w:hAnsi="Arial" w:cs="Arial"/>
                  <w:sz w:val="20"/>
                </w:rPr>
                <w:delText>10, 20</w:delText>
              </w:r>
            </w:del>
          </w:p>
        </w:tc>
        <w:tc>
          <w:tcPr>
            <w:tcW w:w="774" w:type="pct"/>
            <w:shd w:val="clear" w:color="auto" w:fill="auto"/>
          </w:tcPr>
          <w:p w14:paraId="251DE065" w14:textId="1990CB06" w:rsidR="00997C7F" w:rsidRPr="00B76332" w:rsidDel="00DB059C" w:rsidRDefault="004435CA" w:rsidP="00BB0D9C">
            <w:pPr>
              <w:rPr>
                <w:del w:id="1041" w:author="Александр Шрамков" w:date="2020-04-11T12:50:00Z"/>
                <w:rFonts w:ascii="Arial" w:hAnsi="Arial" w:cs="Arial"/>
                <w:sz w:val="20"/>
              </w:rPr>
            </w:pPr>
            <w:del w:id="1042" w:author="Александр Шрамков" w:date="2020-04-11T12:50:00Z">
              <w:r w:rsidDel="00DB059C">
                <w:rPr>
                  <w:rFonts w:ascii="Arial" w:hAnsi="Arial" w:cs="Arial"/>
                  <w:sz w:val="20"/>
                </w:rPr>
                <w:delText>Документ измерений</w:delText>
              </w:r>
            </w:del>
          </w:p>
        </w:tc>
        <w:tc>
          <w:tcPr>
            <w:tcW w:w="658" w:type="pct"/>
            <w:shd w:val="clear" w:color="auto" w:fill="auto"/>
          </w:tcPr>
          <w:p w14:paraId="063637D2" w14:textId="629CE838" w:rsidR="00997C7F" w:rsidRPr="00B76332" w:rsidDel="00DB059C" w:rsidRDefault="00997C7F" w:rsidP="00BB0D9C">
            <w:pPr>
              <w:jc w:val="center"/>
              <w:rPr>
                <w:del w:id="1043" w:author="Александр Шрамков" w:date="2020-04-11T12:50:00Z"/>
                <w:rFonts w:ascii="Arial" w:hAnsi="Arial" w:cs="Arial"/>
                <w:sz w:val="20"/>
              </w:rPr>
            </w:pPr>
            <w:del w:id="1044" w:author="Александр Шрамков" w:date="2020-04-11T12:50:00Z">
              <w:r w:rsidRPr="00B76332" w:rsidDel="00DB059C">
                <w:rPr>
                  <w:rFonts w:ascii="Arial" w:hAnsi="Arial" w:cs="Arial"/>
                  <w:sz w:val="20"/>
                </w:rPr>
                <w:delText>ПП-07.04.03-ERP</w:delText>
              </w:r>
              <w:r w:rsidRPr="00B76332" w:rsidDel="00DB059C">
                <w:rPr>
                  <w:rFonts w:ascii="Arial" w:hAnsi="Arial" w:cs="Arial"/>
                  <w:sz w:val="20"/>
                </w:rPr>
                <w:tab/>
              </w:r>
              <w:r w:rsidRPr="00B76332" w:rsidDel="00DB059C">
                <w:rPr>
                  <w:rFonts w:ascii="Arial" w:hAnsi="Arial" w:cs="Arial"/>
                  <w:sz w:val="20"/>
                </w:rPr>
                <w:tab/>
              </w:r>
            </w:del>
          </w:p>
        </w:tc>
        <w:tc>
          <w:tcPr>
            <w:tcW w:w="594" w:type="pct"/>
            <w:shd w:val="clear" w:color="auto" w:fill="auto"/>
          </w:tcPr>
          <w:p w14:paraId="69081E72" w14:textId="753A4D97" w:rsidR="00997C7F" w:rsidRPr="00B76332" w:rsidDel="00DB059C" w:rsidRDefault="00997C7F" w:rsidP="00BB0D9C">
            <w:pPr>
              <w:jc w:val="center"/>
              <w:rPr>
                <w:del w:id="1045" w:author="Александр Шрамков" w:date="2020-04-11T12:50:00Z"/>
                <w:rFonts w:ascii="Arial" w:hAnsi="Arial" w:cs="Arial"/>
                <w:sz w:val="20"/>
              </w:rPr>
            </w:pPr>
            <w:del w:id="1046" w:author="Александр Шрамков" w:date="2020-04-11T12:50:00Z">
              <w:r w:rsidRPr="00B76332" w:rsidDel="00DB059C">
                <w:rPr>
                  <w:rFonts w:ascii="Arial" w:hAnsi="Arial" w:cs="Arial"/>
                  <w:sz w:val="20"/>
                </w:rPr>
                <w:delText>Выполнение и регистрация результатов диагностики производственных активов</w:delText>
              </w:r>
            </w:del>
          </w:p>
        </w:tc>
        <w:tc>
          <w:tcPr>
            <w:tcW w:w="658" w:type="pct"/>
            <w:shd w:val="clear" w:color="auto" w:fill="auto"/>
          </w:tcPr>
          <w:p w14:paraId="7784ED3A" w14:textId="45CBAE22" w:rsidR="00997C7F" w:rsidRPr="00B76332" w:rsidDel="00DB059C" w:rsidRDefault="00997C7F" w:rsidP="00BB0D9C">
            <w:pPr>
              <w:jc w:val="center"/>
              <w:rPr>
                <w:del w:id="1047" w:author="Александр Шрамков" w:date="2020-04-11T12:50:00Z"/>
                <w:rFonts w:ascii="Arial" w:hAnsi="Arial" w:cs="Arial"/>
                <w:sz w:val="20"/>
              </w:rPr>
            </w:pPr>
            <w:del w:id="1048" w:author="Александр Шрамков" w:date="2020-04-11T12:50:00Z">
              <w:r w:rsidDel="00DB059C">
                <w:rPr>
                  <w:rFonts w:ascii="Arial" w:hAnsi="Arial" w:cs="Arial"/>
                  <w:sz w:val="20"/>
                </w:rPr>
                <w:delText>130,120</w:delText>
              </w:r>
            </w:del>
          </w:p>
        </w:tc>
      </w:tr>
      <w:tr w:rsidR="00B76332" w:rsidRPr="00F94454" w14:paraId="569954AD" w14:textId="77777777" w:rsidTr="001A06C6">
        <w:trPr>
          <w:cantSplit/>
        </w:trPr>
        <w:tc>
          <w:tcPr>
            <w:tcW w:w="658" w:type="pct"/>
          </w:tcPr>
          <w:p w14:paraId="7166FB04" w14:textId="2BFA56D4" w:rsidR="00B76332" w:rsidRPr="00E71DF5" w:rsidRDefault="00B76332" w:rsidP="00B76332">
            <w:pPr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ПП-07.02.03.02-ERP</w:t>
            </w:r>
            <w:r w:rsidRPr="00B76332"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</w:p>
          <w:p w14:paraId="4CDC21D4" w14:textId="431E6C92" w:rsidR="00B76332" w:rsidRPr="00E71DF5" w:rsidRDefault="00B76332" w:rsidP="00B7633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340A8E4B" w14:textId="2085CD88" w:rsidR="00B76332" w:rsidRPr="00E71DF5" w:rsidRDefault="00B76332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860" w:type="pct"/>
            <w:shd w:val="clear" w:color="auto" w:fill="auto"/>
          </w:tcPr>
          <w:p w14:paraId="43EEC172" w14:textId="77777777" w:rsidR="00B76332" w:rsidRDefault="00B76332" w:rsidP="00B763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  <w:p w14:paraId="1401A9A4" w14:textId="77777777" w:rsidR="00B76332" w:rsidRDefault="00B76332" w:rsidP="00841C2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4" w:type="pct"/>
            <w:shd w:val="clear" w:color="auto" w:fill="auto"/>
          </w:tcPr>
          <w:p w14:paraId="014B4C20" w14:textId="77777777" w:rsidR="00B76332" w:rsidRPr="00B76332" w:rsidRDefault="00B76332" w:rsidP="00B76332">
            <w:pPr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План-график воздействий на ПА на неделю</w:t>
            </w:r>
          </w:p>
          <w:p w14:paraId="1ED5BC9E" w14:textId="675FA7DC" w:rsidR="00B76332" w:rsidRDefault="00B76332" w:rsidP="00B7633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670BF4B" w14:textId="5C82F4B3" w:rsidR="00B76332" w:rsidRPr="00FE4FF7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ПП-07.03.02-ERP</w:t>
            </w:r>
            <w:r w:rsidRPr="00B76332">
              <w:rPr>
                <w:rFonts w:ascii="Arial" w:hAnsi="Arial" w:cs="Arial"/>
                <w:sz w:val="20"/>
              </w:rPr>
              <w:tab/>
            </w:r>
            <w:r w:rsidRPr="00B76332">
              <w:rPr>
                <w:rFonts w:ascii="Arial" w:hAnsi="Arial" w:cs="Arial"/>
                <w:sz w:val="20"/>
              </w:rPr>
              <w:tab/>
            </w:r>
          </w:p>
          <w:p w14:paraId="08B1AA2E" w14:textId="63F67244" w:rsidR="00B76332" w:rsidRPr="00FE4FF7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pct"/>
            <w:shd w:val="clear" w:color="auto" w:fill="auto"/>
          </w:tcPr>
          <w:p w14:paraId="22DA63B4" w14:textId="04FFCA09" w:rsidR="00B76332" w:rsidRPr="00FE4FF7" w:rsidRDefault="00B76332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658" w:type="pct"/>
            <w:shd w:val="clear" w:color="auto" w:fill="auto"/>
          </w:tcPr>
          <w:p w14:paraId="2F2FC4B0" w14:textId="7324D4A4" w:rsidR="00B76332" w:rsidRDefault="00B76332" w:rsidP="00841C25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170, 120</w:t>
            </w:r>
          </w:p>
        </w:tc>
      </w:tr>
      <w:tr w:rsidR="0053363F" w:rsidRPr="00F94454" w14:paraId="60210945" w14:textId="77777777" w:rsidTr="00BB0D9C">
        <w:trPr>
          <w:cantSplit/>
        </w:trPr>
        <w:tc>
          <w:tcPr>
            <w:tcW w:w="658" w:type="pct"/>
          </w:tcPr>
          <w:p w14:paraId="33B57D03" w14:textId="77777777" w:rsidR="0053363F" w:rsidRPr="003B1EB3" w:rsidRDefault="0053363F" w:rsidP="00BB0D9C">
            <w:pPr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ПП-07.02.03.02-ERP</w:t>
            </w:r>
            <w:r w:rsidRPr="00E71DF5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797" w:type="pct"/>
            <w:shd w:val="clear" w:color="auto" w:fill="auto"/>
          </w:tcPr>
          <w:p w14:paraId="5489B46E" w14:textId="77777777" w:rsidR="0053363F" w:rsidRPr="003B1EB3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Планирование остановочных ремонтов</w:t>
            </w:r>
            <w:r w:rsidRPr="00E71DF5" w:rsidDel="008040F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860" w:type="pct"/>
            <w:shd w:val="clear" w:color="auto" w:fill="auto"/>
          </w:tcPr>
          <w:p w14:paraId="41DBBFB8" w14:textId="77777777" w:rsidR="0053363F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90</w:t>
            </w:r>
          </w:p>
        </w:tc>
        <w:tc>
          <w:tcPr>
            <w:tcW w:w="774" w:type="pct"/>
            <w:shd w:val="clear" w:color="auto" w:fill="auto"/>
          </w:tcPr>
          <w:p w14:paraId="2656D4EE" w14:textId="5AD9516B" w:rsidR="0053363F" w:rsidRPr="003B1EB3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C337531" w14:textId="77777777" w:rsidR="0053363F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ПП-07.03.03.02-ERP</w:t>
            </w:r>
            <w:r w:rsidRPr="00FE4FF7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0D23C4A0" w14:textId="77777777" w:rsidR="0053363F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Управление внеплановыми воздействиями ТОиР</w:t>
            </w:r>
            <w:r w:rsidRPr="00FE4FF7" w:rsidDel="006C47E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58" w:type="pct"/>
            <w:shd w:val="clear" w:color="auto" w:fill="auto"/>
          </w:tcPr>
          <w:p w14:paraId="303AF04A" w14:textId="77777777" w:rsidR="0053363F" w:rsidRPr="00F96584" w:rsidRDefault="0053363F" w:rsidP="00BB0D9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90</w:t>
            </w:r>
          </w:p>
        </w:tc>
      </w:tr>
      <w:tr w:rsidR="00B76332" w:rsidRPr="00F94454" w14:paraId="166A2772" w14:textId="77777777" w:rsidTr="001A06C6">
        <w:trPr>
          <w:cantSplit/>
        </w:trPr>
        <w:tc>
          <w:tcPr>
            <w:tcW w:w="658" w:type="pct"/>
          </w:tcPr>
          <w:p w14:paraId="166A276B" w14:textId="17ED48DC" w:rsidR="00B76332" w:rsidRPr="00A43E5C" w:rsidRDefault="00B76332" w:rsidP="00B76332">
            <w:pPr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ОП-03.02.19.02-ERP</w:t>
            </w:r>
            <w:r w:rsidRPr="00E71DF5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797" w:type="pct"/>
            <w:shd w:val="clear" w:color="auto" w:fill="auto"/>
          </w:tcPr>
          <w:p w14:paraId="166A276C" w14:textId="72231ADF" w:rsidR="00B76332" w:rsidRPr="003B1EB3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  <w:r w:rsidRPr="00E71DF5">
              <w:rPr>
                <w:rFonts w:ascii="Arial" w:hAnsi="Arial" w:cs="Arial"/>
                <w:sz w:val="20"/>
              </w:rPr>
              <w:t>Управление потребностью и стоимостью на работы, выполняемые собственными силами</w:t>
            </w:r>
            <w:r w:rsidRPr="00E71DF5" w:rsidDel="008040F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860" w:type="pct"/>
            <w:shd w:val="clear" w:color="auto" w:fill="auto"/>
          </w:tcPr>
          <w:p w14:paraId="71B89605" w14:textId="77777777" w:rsidR="00997C7F" w:rsidRDefault="00997C7F" w:rsidP="00997C7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ОП-03.02.19.02-ERP-030</w:t>
            </w:r>
          </w:p>
          <w:p w14:paraId="166A276D" w14:textId="47CAC22A" w:rsidR="00B76332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4" w:type="pct"/>
            <w:shd w:val="clear" w:color="auto" w:fill="auto"/>
          </w:tcPr>
          <w:p w14:paraId="166A276E" w14:textId="2C5D08A8" w:rsidR="00B76332" w:rsidRPr="003B1EB3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План-график остановочных ремонтов </w:t>
            </w:r>
          </w:p>
        </w:tc>
        <w:tc>
          <w:tcPr>
            <w:tcW w:w="658" w:type="pct"/>
            <w:shd w:val="clear" w:color="auto" w:fill="auto"/>
          </w:tcPr>
          <w:p w14:paraId="166A276F" w14:textId="741CF5CC" w:rsidR="00B76332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ПП-07.02.03.02-ERP</w:t>
            </w:r>
            <w:r w:rsidRPr="00FE4FF7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166A2770" w14:textId="447BE0BF" w:rsidR="00B76332" w:rsidRDefault="00B76332" w:rsidP="00B76332">
            <w:pPr>
              <w:jc w:val="center"/>
              <w:rPr>
                <w:rFonts w:ascii="Arial" w:hAnsi="Arial" w:cs="Arial"/>
                <w:sz w:val="20"/>
              </w:rPr>
            </w:pPr>
            <w:r w:rsidRPr="00FE4FF7">
              <w:rPr>
                <w:rFonts w:ascii="Arial" w:hAnsi="Arial" w:cs="Arial"/>
                <w:sz w:val="20"/>
              </w:rPr>
              <w:t>Планирование остановочных ремонтов</w:t>
            </w:r>
            <w:r w:rsidRPr="00FE4FF7" w:rsidDel="006C47E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58" w:type="pct"/>
            <w:shd w:val="clear" w:color="auto" w:fill="auto"/>
          </w:tcPr>
          <w:p w14:paraId="166A2771" w14:textId="6A4F29A2" w:rsidR="00B76332" w:rsidRPr="00F96584" w:rsidRDefault="001E1394" w:rsidP="00B7633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80, 70, 27</w:t>
            </w:r>
            <w:r w:rsidR="00B76332" w:rsidRPr="00B76332">
              <w:rPr>
                <w:rFonts w:ascii="Arial" w:hAnsi="Arial" w:cs="Arial"/>
                <w:sz w:val="20"/>
              </w:rPr>
              <w:t>0</w:t>
            </w:r>
          </w:p>
        </w:tc>
      </w:tr>
      <w:tr w:rsidR="00997C7F" w:rsidRPr="00F94454" w14:paraId="2D0DD687" w14:textId="77777777" w:rsidTr="001A06C6">
        <w:trPr>
          <w:cantSplit/>
        </w:trPr>
        <w:tc>
          <w:tcPr>
            <w:tcW w:w="658" w:type="pct"/>
          </w:tcPr>
          <w:p w14:paraId="75CF8534" w14:textId="26BB8F5C" w:rsidR="00997C7F" w:rsidRPr="00E71DF5" w:rsidRDefault="00997C7F" w:rsidP="00997C7F">
            <w:pPr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ОП-03.02.19.01-ERP-030, ОП-03</w:t>
            </w:r>
          </w:p>
        </w:tc>
        <w:tc>
          <w:tcPr>
            <w:tcW w:w="797" w:type="pct"/>
            <w:shd w:val="clear" w:color="auto" w:fill="auto"/>
          </w:tcPr>
          <w:p w14:paraId="3536035E" w14:textId="316AAF5C" w:rsidR="00997C7F" w:rsidRPr="00E71DF5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Управление потребностью и стоимостью на работы, выполняемые подрядным способом</w:t>
            </w:r>
            <w:r w:rsidRPr="00B76332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860" w:type="pct"/>
            <w:shd w:val="clear" w:color="auto" w:fill="auto"/>
          </w:tcPr>
          <w:p w14:paraId="742C0124" w14:textId="64D62F37" w:rsidR="00997C7F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ОП-03.02.19.01-ERP-030, ОП-03.02.19.01-ERP-010</w:t>
            </w:r>
          </w:p>
        </w:tc>
        <w:tc>
          <w:tcPr>
            <w:tcW w:w="774" w:type="pct"/>
            <w:shd w:val="clear" w:color="auto" w:fill="auto"/>
          </w:tcPr>
          <w:p w14:paraId="5734B3AB" w14:textId="2F4B9922" w:rsidR="00997C7F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План-график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1BDD8F0D" w14:textId="38AF0035" w:rsidR="00997C7F" w:rsidRPr="00FE4FF7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ПП-07.02.03.02-ERP</w:t>
            </w:r>
            <w:r w:rsidRPr="00B76332">
              <w:rPr>
                <w:rFonts w:ascii="Arial" w:hAnsi="Arial" w:cs="Arial"/>
                <w:sz w:val="20"/>
              </w:rPr>
              <w:tab/>
            </w:r>
            <w:r w:rsidRPr="00B76332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1DC596BA" w14:textId="2CA7C76C" w:rsidR="00997C7F" w:rsidRPr="00FE4FF7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B76332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79C96AFD" w14:textId="596A1CDB" w:rsidR="00997C7F" w:rsidRDefault="001E1394" w:rsidP="00997C7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270</w:t>
            </w:r>
          </w:p>
          <w:p w14:paraId="40342F78" w14:textId="35FE59D7" w:rsidR="00997C7F" w:rsidRPr="00B76332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97C7F" w:rsidRPr="00F94454" w14:paraId="3A0579AB" w14:textId="77777777" w:rsidTr="001A06C6">
        <w:trPr>
          <w:cantSplit/>
        </w:trPr>
        <w:tc>
          <w:tcPr>
            <w:tcW w:w="658" w:type="pct"/>
          </w:tcPr>
          <w:p w14:paraId="5DC0DC87" w14:textId="3789995F" w:rsidR="00997C7F" w:rsidRPr="00A16669" w:rsidRDefault="00997C7F" w:rsidP="00997C7F">
            <w:pPr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ПП-10.03.04-ERP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797" w:type="pct"/>
            <w:shd w:val="clear" w:color="auto" w:fill="auto"/>
          </w:tcPr>
          <w:p w14:paraId="4AD9005B" w14:textId="59132F9F" w:rsidR="00997C7F" w:rsidRPr="00A16669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Оперативное планирование обеспечения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860" w:type="pct"/>
            <w:shd w:val="clear" w:color="auto" w:fill="auto"/>
          </w:tcPr>
          <w:p w14:paraId="01EF90AF" w14:textId="23A7270E" w:rsidR="00997C7F" w:rsidRPr="00A16669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ПП-10.03.04.090, ПП-10.03.04.010</w:t>
            </w:r>
          </w:p>
        </w:tc>
        <w:tc>
          <w:tcPr>
            <w:tcW w:w="774" w:type="pct"/>
            <w:shd w:val="clear" w:color="auto" w:fill="auto"/>
          </w:tcPr>
          <w:p w14:paraId="5E8E3315" w14:textId="31C00AED" w:rsidR="00997C7F" w:rsidRPr="00A16669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Потребность в МТР</w:t>
            </w:r>
          </w:p>
        </w:tc>
        <w:tc>
          <w:tcPr>
            <w:tcW w:w="658" w:type="pct"/>
            <w:shd w:val="clear" w:color="auto" w:fill="auto"/>
          </w:tcPr>
          <w:p w14:paraId="104A9E9A" w14:textId="3B0CFE17" w:rsidR="00997C7F" w:rsidRPr="00A16669" w:rsidRDefault="00997C7F" w:rsidP="00997C7F">
            <w:pPr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ПП-07.02.03.02-ERP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19B328A1" w14:textId="12B8E7E7" w:rsidR="00997C7F" w:rsidRPr="00A16669" w:rsidRDefault="00997C7F" w:rsidP="00997C7F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092A6230" w14:textId="69089A80" w:rsidR="00997C7F" w:rsidRPr="00B76332" w:rsidRDefault="001E1394" w:rsidP="00997C7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</w:t>
            </w:r>
            <w:r w:rsidR="00997C7F">
              <w:rPr>
                <w:rFonts w:ascii="Arial" w:hAnsi="Arial" w:cs="Arial"/>
                <w:sz w:val="20"/>
              </w:rPr>
              <w:t>0</w:t>
            </w:r>
          </w:p>
        </w:tc>
      </w:tr>
      <w:tr w:rsidR="0053363F" w:rsidRPr="00F94454" w14:paraId="446E7AE8" w14:textId="77777777" w:rsidTr="001A06C6">
        <w:trPr>
          <w:cantSplit/>
        </w:trPr>
        <w:tc>
          <w:tcPr>
            <w:tcW w:w="658" w:type="pct"/>
          </w:tcPr>
          <w:p w14:paraId="56C5AB0D" w14:textId="7AAEEE08" w:rsidR="0053363F" w:rsidRPr="0053363F" w:rsidRDefault="0053363F" w:rsidP="0053363F">
            <w:pPr>
              <w:rPr>
                <w:rFonts w:ascii="Arial" w:hAnsi="Arial" w:cs="Arial"/>
                <w:sz w:val="20"/>
              </w:rPr>
            </w:pPr>
            <w:bookmarkStart w:id="1049" w:name="_Hlk524707410"/>
            <w:r>
              <w:rPr>
                <w:rFonts w:ascii="Arial" w:hAnsi="Arial" w:cs="Arial"/>
                <w:sz w:val="20"/>
              </w:rPr>
              <w:t>ПП-07.03.01-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Pr="0053363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97" w:type="pct"/>
            <w:shd w:val="clear" w:color="auto" w:fill="auto"/>
          </w:tcPr>
          <w:p w14:paraId="783FFA2B" w14:textId="23EEB1F4" w:rsidR="0053363F" w:rsidRPr="00A16669" w:rsidRDefault="0053363F" w:rsidP="0053363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Оперативное (месячное) планирование заказов ТОРО и сетевых графиков ТОиР остановочных ремонтов</w:t>
            </w:r>
          </w:p>
        </w:tc>
        <w:tc>
          <w:tcPr>
            <w:tcW w:w="860" w:type="pct"/>
            <w:shd w:val="clear" w:color="auto" w:fill="auto"/>
          </w:tcPr>
          <w:p w14:paraId="496D4BC4" w14:textId="4B6CAED4" w:rsidR="0053363F" w:rsidRPr="00A16669" w:rsidRDefault="0053363F" w:rsidP="0053363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774" w:type="pct"/>
            <w:shd w:val="clear" w:color="auto" w:fill="auto"/>
          </w:tcPr>
          <w:p w14:paraId="470B211D" w14:textId="77777777" w:rsidR="0053363F" w:rsidRPr="00A16669" w:rsidRDefault="0053363F" w:rsidP="005336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669">
              <w:rPr>
                <w:rFonts w:ascii="Arial" w:hAnsi="Arial" w:cs="Arial"/>
                <w:color w:val="000000"/>
                <w:sz w:val="20"/>
                <w:szCs w:val="20"/>
              </w:rPr>
              <w:t>План-график остановочного ремонта</w:t>
            </w:r>
          </w:p>
          <w:p w14:paraId="010079B2" w14:textId="110225C9" w:rsidR="0053363F" w:rsidRPr="00A16669" w:rsidRDefault="0053363F" w:rsidP="0053363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A494CD4" w14:textId="2B978D82" w:rsidR="0053363F" w:rsidRPr="00A16669" w:rsidRDefault="0053363F" w:rsidP="0053363F">
            <w:pPr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ПП-07.02.03.02-ERP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3915061B" w14:textId="701C7C28" w:rsidR="0053363F" w:rsidRPr="00A16669" w:rsidRDefault="0053363F" w:rsidP="0053363F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76981BC6" w14:textId="1CD1CA57" w:rsidR="0053363F" w:rsidRDefault="001E1394" w:rsidP="0053363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</w:t>
            </w:r>
            <w:r w:rsidR="0053363F">
              <w:rPr>
                <w:rFonts w:ascii="Arial" w:hAnsi="Arial" w:cs="Arial"/>
                <w:sz w:val="20"/>
              </w:rPr>
              <w:t>0</w:t>
            </w:r>
          </w:p>
        </w:tc>
      </w:tr>
      <w:bookmarkEnd w:id="1049"/>
      <w:tr w:rsidR="000A1093" w:rsidRPr="00F94454" w14:paraId="05930E2D" w14:textId="77777777" w:rsidTr="001A06C6">
        <w:trPr>
          <w:cantSplit/>
        </w:trPr>
        <w:tc>
          <w:tcPr>
            <w:tcW w:w="658" w:type="pct"/>
          </w:tcPr>
          <w:p w14:paraId="02CA3317" w14:textId="77777777" w:rsidR="000A1093" w:rsidRPr="00A16669" w:rsidRDefault="000A1093" w:rsidP="000A10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66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План-график остановочного ремонта</w:t>
            </w:r>
          </w:p>
          <w:p w14:paraId="6AD2BF28" w14:textId="5B596E2C" w:rsidR="000A1093" w:rsidRDefault="000A1093" w:rsidP="000A109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31FC5DB0" w14:textId="5975CA1F" w:rsidR="000A1093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ПП-07.02.03.02-ERP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860" w:type="pct"/>
            <w:shd w:val="clear" w:color="auto" w:fill="auto"/>
          </w:tcPr>
          <w:p w14:paraId="39A30207" w14:textId="2E5E9C9A" w:rsidR="000A1093" w:rsidRDefault="001E1394" w:rsidP="000A109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774" w:type="pct"/>
            <w:shd w:val="clear" w:color="auto" w:fill="auto"/>
          </w:tcPr>
          <w:p w14:paraId="3D919F42" w14:textId="6D20B10B" w:rsidR="000A1093" w:rsidRPr="00A16669" w:rsidRDefault="000A1093" w:rsidP="000A10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6978337" w14:textId="43A5E532" w:rsidR="000A1093" w:rsidRPr="00A16669" w:rsidRDefault="000A1093" w:rsidP="000A109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ПП-07.03.01-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Pr="0053363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94" w:type="pct"/>
            <w:shd w:val="clear" w:color="auto" w:fill="auto"/>
          </w:tcPr>
          <w:p w14:paraId="4D919F75" w14:textId="4E56796B" w:rsidR="000A1093" w:rsidRPr="00A16669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Оперативное (месячное) планирование заказов ТОРО и сетевых графиков ТОиР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669F3A78" w14:textId="2AF0EFFA" w:rsidR="000A1093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1093" w:rsidRPr="00F94454" w14:paraId="576C1851" w14:textId="77777777" w:rsidTr="001A06C6">
        <w:trPr>
          <w:cantSplit/>
        </w:trPr>
        <w:tc>
          <w:tcPr>
            <w:tcW w:w="658" w:type="pct"/>
          </w:tcPr>
          <w:p w14:paraId="09AA5FDA" w14:textId="009AD949" w:rsidR="000A1093" w:rsidRPr="00E71DF5" w:rsidRDefault="000A1093" w:rsidP="000A1093">
            <w:pPr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ПП-07.03.03.01-ERP</w:t>
            </w:r>
            <w:r w:rsidRPr="00A16669">
              <w:rPr>
                <w:rFonts w:ascii="Arial" w:hAnsi="Arial" w:cs="Arial"/>
                <w:sz w:val="20"/>
              </w:rPr>
              <w:tab/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  <w:p w14:paraId="5D0D9FC0" w14:textId="22E3D83F" w:rsidR="000A1093" w:rsidRPr="00E71DF5" w:rsidRDefault="000A1093" w:rsidP="000A109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6EB6814F" w14:textId="16CC042F" w:rsidR="000A1093" w:rsidRPr="00E71DF5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Выполнение и фактический учет воздействий</w:t>
            </w:r>
          </w:p>
        </w:tc>
        <w:tc>
          <w:tcPr>
            <w:tcW w:w="860" w:type="pct"/>
            <w:shd w:val="clear" w:color="auto" w:fill="auto"/>
          </w:tcPr>
          <w:p w14:paraId="6A8B9780" w14:textId="64D65899" w:rsidR="000A1093" w:rsidRPr="00E71DF5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774" w:type="pct"/>
            <w:shd w:val="clear" w:color="auto" w:fill="auto"/>
          </w:tcPr>
          <w:p w14:paraId="3B6D4A64" w14:textId="7EFCBE0B" w:rsidR="000A1093" w:rsidRPr="00A16669" w:rsidRDefault="000A1093" w:rsidP="000A10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669">
              <w:rPr>
                <w:rFonts w:ascii="Arial" w:hAnsi="Arial" w:cs="Arial"/>
                <w:color w:val="000000"/>
                <w:sz w:val="20"/>
                <w:szCs w:val="20"/>
              </w:rPr>
              <w:t>План-график остановочного ремонта</w:t>
            </w:r>
          </w:p>
          <w:p w14:paraId="0840079C" w14:textId="29382412" w:rsidR="000A1093" w:rsidRDefault="000A1093" w:rsidP="000A10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B7093B0" w14:textId="4FA52C14" w:rsidR="000A1093" w:rsidRPr="00FE4FF7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ПП-07.02.03.02-ERP</w:t>
            </w:r>
            <w:r w:rsidRPr="00A16669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94" w:type="pct"/>
            <w:shd w:val="clear" w:color="auto" w:fill="auto"/>
          </w:tcPr>
          <w:p w14:paraId="48DE7A43" w14:textId="046A032C" w:rsidR="000A1093" w:rsidRPr="00FE4FF7" w:rsidRDefault="000A1093" w:rsidP="000A1093">
            <w:pPr>
              <w:jc w:val="center"/>
              <w:rPr>
                <w:rFonts w:ascii="Arial" w:hAnsi="Arial" w:cs="Arial"/>
                <w:sz w:val="20"/>
              </w:rPr>
            </w:pPr>
            <w:r w:rsidRPr="00A16669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658" w:type="pct"/>
            <w:shd w:val="clear" w:color="auto" w:fill="auto"/>
          </w:tcPr>
          <w:p w14:paraId="1A054671" w14:textId="4AF71311" w:rsidR="000A1093" w:rsidRDefault="001E1394" w:rsidP="000A10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  <w:r w:rsidR="000A1093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</w:tbl>
    <w:p w14:paraId="166A2784" w14:textId="77777777" w:rsidR="00022C33" w:rsidRPr="00F94454" w:rsidRDefault="00022C33" w:rsidP="00022C33">
      <w:pPr>
        <w:rPr>
          <w:rFonts w:ascii="Arial" w:eastAsia="Calibri" w:hAnsi="Arial" w:cs="Arial"/>
        </w:rPr>
      </w:pPr>
    </w:p>
    <w:p w14:paraId="166A2785" w14:textId="77777777" w:rsidR="00B61C4B" w:rsidRPr="00FC5325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050" w:name="_Toc521758107"/>
      <w:bookmarkStart w:id="1051" w:name="_Toc65857704"/>
      <w:r w:rsidRPr="00FC5325">
        <w:rPr>
          <w:rFonts w:eastAsiaTheme="majorEastAsia" w:cstheme="majorBidi"/>
          <w:bCs w:val="0"/>
          <w:iCs w:val="0"/>
          <w:szCs w:val="26"/>
        </w:rPr>
        <w:t>Основные данные</w:t>
      </w:r>
      <w:bookmarkEnd w:id="1050"/>
      <w:bookmarkEnd w:id="1051"/>
    </w:p>
    <w:p w14:paraId="166A27E1" w14:textId="44CD705C" w:rsidR="005D26F6" w:rsidRPr="00B14753" w:rsidRDefault="005D26F6" w:rsidP="001A06C6">
      <w:pPr>
        <w:suppressAutoHyphens/>
        <w:spacing w:after="120" w:line="276" w:lineRule="auto"/>
        <w:jc w:val="left"/>
        <w:rPr>
          <w:rFonts w:ascii="Arial" w:hAnsi="Arial" w:cs="Arial"/>
        </w:rPr>
      </w:pPr>
      <w:bookmarkStart w:id="1052" w:name="_Toc521419693"/>
      <w:bookmarkStart w:id="1053" w:name="_Toc521758108"/>
      <w:bookmarkStart w:id="1054" w:name="_Toc522097563"/>
      <w:bookmarkStart w:id="1055" w:name="_Toc522202666"/>
      <w:bookmarkStart w:id="1056" w:name="_Toc522282512"/>
      <w:bookmarkStart w:id="1057" w:name="_Toc522542727"/>
      <w:bookmarkStart w:id="1058" w:name="_Toc522633445"/>
      <w:bookmarkStart w:id="1059" w:name="_Toc522646078"/>
      <w:bookmarkStart w:id="1060" w:name="_Toc521419694"/>
      <w:bookmarkStart w:id="1061" w:name="_Toc521758109"/>
      <w:bookmarkStart w:id="1062" w:name="_Toc522097564"/>
      <w:bookmarkStart w:id="1063" w:name="_Toc522202667"/>
      <w:bookmarkStart w:id="1064" w:name="_Toc522282513"/>
      <w:bookmarkStart w:id="1065" w:name="_Toc522542728"/>
      <w:bookmarkStart w:id="1066" w:name="_Toc522633446"/>
      <w:bookmarkStart w:id="1067" w:name="_Toc522646079"/>
      <w:bookmarkStart w:id="1068" w:name="_Toc521419695"/>
      <w:bookmarkStart w:id="1069" w:name="_Toc521758110"/>
      <w:bookmarkStart w:id="1070" w:name="_Toc522097565"/>
      <w:bookmarkStart w:id="1071" w:name="_Toc522202668"/>
      <w:bookmarkStart w:id="1072" w:name="_Toc522282514"/>
      <w:bookmarkStart w:id="1073" w:name="_Toc522542729"/>
      <w:bookmarkStart w:id="1074" w:name="_Toc522633447"/>
      <w:bookmarkStart w:id="1075" w:name="_Toc522646080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r w:rsidRPr="00B14753">
        <w:rPr>
          <w:rFonts w:ascii="Arial" w:hAnsi="Arial" w:cs="Arial"/>
        </w:rPr>
        <w:t xml:space="preserve">При формировании Заказа ТОРО </w:t>
      </w:r>
      <w:r w:rsidR="00E369E1">
        <w:rPr>
          <w:rFonts w:ascii="Arial" w:hAnsi="Arial" w:cs="Arial"/>
        </w:rPr>
        <w:t xml:space="preserve">и Сообщения ТОРО </w:t>
      </w:r>
      <w:r w:rsidRPr="00B14753">
        <w:rPr>
          <w:rFonts w:ascii="Arial" w:hAnsi="Arial" w:cs="Arial"/>
        </w:rPr>
        <w:t>используются</w:t>
      </w:r>
      <w:r w:rsidR="00E17BD9">
        <w:rPr>
          <w:rFonts w:ascii="Arial" w:hAnsi="Arial" w:cs="Arial"/>
        </w:rPr>
        <w:t xml:space="preserve"> справочники</w:t>
      </w:r>
      <w:r w:rsidRPr="00B14753">
        <w:rPr>
          <w:rFonts w:ascii="Arial" w:hAnsi="Arial" w:cs="Arial"/>
        </w:rPr>
        <w:t>:</w:t>
      </w:r>
    </w:p>
    <w:p w14:paraId="10216979" w14:textId="15A81DCF" w:rsidR="002D1082" w:rsidRPr="001A06C6" w:rsidRDefault="005D26F6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 w:rsidRPr="00B14753">
        <w:rPr>
          <w:rFonts w:ascii="Arial" w:hAnsi="Arial" w:cs="Arial"/>
        </w:rPr>
        <w:t>-</w:t>
      </w:r>
      <w:r w:rsidRPr="00B14753">
        <w:rPr>
          <w:rFonts w:ascii="Arial" w:hAnsi="Arial" w:cs="Arial"/>
        </w:rPr>
        <w:tab/>
      </w:r>
      <w:r w:rsidR="00E17BD9">
        <w:rPr>
          <w:rFonts w:ascii="Arial" w:hAnsi="Arial" w:cs="Arial"/>
        </w:rPr>
        <w:t>Единиц</w:t>
      </w:r>
      <w:r w:rsidR="002D1082">
        <w:rPr>
          <w:rFonts w:ascii="Arial" w:hAnsi="Arial" w:cs="Arial"/>
        </w:rPr>
        <w:t xml:space="preserve"> оборудования</w:t>
      </w:r>
      <w:r w:rsidR="00AF5841" w:rsidRPr="001A06C6">
        <w:rPr>
          <w:rFonts w:ascii="Arial" w:hAnsi="Arial" w:cs="Arial"/>
        </w:rPr>
        <w:t>;</w:t>
      </w:r>
    </w:p>
    <w:p w14:paraId="0B10EE51" w14:textId="6E921FD0" w:rsidR="00AF5841" w:rsidRPr="00AF5841" w:rsidRDefault="00AF5841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 w:rsidRPr="001A06C6">
        <w:rPr>
          <w:rFonts w:ascii="Arial" w:hAnsi="Arial" w:cs="Arial"/>
        </w:rPr>
        <w:t xml:space="preserve">- </w:t>
      </w:r>
      <w:r w:rsidR="00E17BD9">
        <w:rPr>
          <w:rFonts w:ascii="Arial" w:hAnsi="Arial" w:cs="Arial"/>
        </w:rPr>
        <w:t>Технических</w:t>
      </w:r>
      <w:r>
        <w:rPr>
          <w:rFonts w:ascii="Arial" w:hAnsi="Arial" w:cs="Arial"/>
        </w:rPr>
        <w:t xml:space="preserve"> мест</w:t>
      </w:r>
      <w:r w:rsidRPr="001A06C6">
        <w:rPr>
          <w:rFonts w:ascii="Arial" w:hAnsi="Arial" w:cs="Arial"/>
        </w:rPr>
        <w:t>;</w:t>
      </w:r>
    </w:p>
    <w:p w14:paraId="166A27E3" w14:textId="6EBD84B5" w:rsidR="005D26F6" w:rsidRDefault="005D26F6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B14753">
        <w:rPr>
          <w:rFonts w:ascii="Arial" w:hAnsi="Arial" w:cs="Arial"/>
        </w:rPr>
        <w:t>Вид</w:t>
      </w:r>
      <w:r w:rsidR="00E17BD9">
        <w:rPr>
          <w:rFonts w:ascii="Arial" w:hAnsi="Arial" w:cs="Arial"/>
        </w:rPr>
        <w:t>ов</w:t>
      </w:r>
      <w:r w:rsidRPr="00B14753">
        <w:rPr>
          <w:rFonts w:ascii="Arial" w:hAnsi="Arial" w:cs="Arial"/>
        </w:rPr>
        <w:t xml:space="preserve"> работ ТОРО;</w:t>
      </w:r>
    </w:p>
    <w:p w14:paraId="166A27E4" w14:textId="7798F53C" w:rsidR="005D26F6" w:rsidRPr="00B14753" w:rsidRDefault="005D26F6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>
        <w:rPr>
          <w:rFonts w:ascii="Arial" w:hAnsi="Arial" w:cs="Arial"/>
        </w:rPr>
        <w:t>- Завод</w:t>
      </w:r>
      <w:r w:rsidR="00E17BD9">
        <w:rPr>
          <w:rFonts w:ascii="Arial" w:hAnsi="Arial" w:cs="Arial"/>
        </w:rPr>
        <w:t>ов</w:t>
      </w:r>
      <w:r>
        <w:rPr>
          <w:rFonts w:ascii="Arial" w:hAnsi="Arial" w:cs="Arial"/>
        </w:rPr>
        <w:t xml:space="preserve"> планирования и выполнения работ</w:t>
      </w:r>
      <w:r w:rsidRPr="004407FB">
        <w:rPr>
          <w:rFonts w:ascii="Arial" w:hAnsi="Arial" w:cs="Arial"/>
        </w:rPr>
        <w:t>;</w:t>
      </w:r>
    </w:p>
    <w:p w14:paraId="166A27E5" w14:textId="58C1DE03" w:rsidR="005D26F6" w:rsidRDefault="005D26F6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 w:rsidRPr="00B14753">
        <w:rPr>
          <w:rFonts w:ascii="Arial" w:hAnsi="Arial" w:cs="Arial"/>
        </w:rPr>
        <w:t>-</w:t>
      </w:r>
      <w:r w:rsidRPr="00B14753">
        <w:rPr>
          <w:rFonts w:ascii="Arial" w:hAnsi="Arial" w:cs="Arial"/>
        </w:rPr>
        <w:tab/>
        <w:t>Групп план</w:t>
      </w:r>
      <w:r w:rsidR="000559DF">
        <w:rPr>
          <w:rFonts w:ascii="Arial" w:hAnsi="Arial" w:cs="Arial"/>
        </w:rPr>
        <w:t>овиков</w:t>
      </w:r>
      <w:r w:rsidRPr="00B14753">
        <w:rPr>
          <w:rFonts w:ascii="Arial" w:hAnsi="Arial" w:cs="Arial"/>
        </w:rPr>
        <w:t>;</w:t>
      </w:r>
    </w:p>
    <w:p w14:paraId="166A27E7" w14:textId="2A877C18" w:rsidR="005D26F6" w:rsidRPr="00B14753" w:rsidRDefault="005D26F6" w:rsidP="001A06C6">
      <w:pPr>
        <w:suppressAutoHyphens/>
        <w:spacing w:after="120" w:line="276" w:lineRule="auto"/>
        <w:ind w:firstLine="567"/>
        <w:jc w:val="left"/>
        <w:rPr>
          <w:rFonts w:ascii="Arial" w:hAnsi="Arial" w:cs="Arial"/>
        </w:rPr>
      </w:pPr>
      <w:r w:rsidRPr="00B14753">
        <w:rPr>
          <w:rFonts w:ascii="Arial" w:hAnsi="Arial" w:cs="Arial"/>
        </w:rPr>
        <w:t>-</w:t>
      </w:r>
      <w:r w:rsidRPr="00B14753">
        <w:rPr>
          <w:rFonts w:ascii="Arial" w:hAnsi="Arial" w:cs="Arial"/>
        </w:rPr>
        <w:tab/>
      </w:r>
      <w:r w:rsidR="00E17BD9">
        <w:rPr>
          <w:rFonts w:ascii="Arial" w:hAnsi="Arial" w:cs="Arial"/>
        </w:rPr>
        <w:t>М</w:t>
      </w:r>
      <w:r w:rsidRPr="00B14753">
        <w:rPr>
          <w:rFonts w:ascii="Arial" w:hAnsi="Arial" w:cs="Arial"/>
        </w:rPr>
        <w:t>атериалов</w:t>
      </w:r>
      <w:r w:rsidR="00E17BD9">
        <w:rPr>
          <w:rFonts w:ascii="Arial" w:hAnsi="Arial" w:cs="Arial"/>
        </w:rPr>
        <w:t>,</w:t>
      </w:r>
      <w:r w:rsidRPr="00B14753">
        <w:rPr>
          <w:rFonts w:ascii="Arial" w:hAnsi="Arial" w:cs="Arial"/>
        </w:rPr>
        <w:t xml:space="preserve"> для фиксации израсходованные материалов и запчастей во время ремонта;</w:t>
      </w:r>
    </w:p>
    <w:p w14:paraId="166A27E8" w14:textId="28D22F15" w:rsidR="005D26F6" w:rsidRDefault="005D26F6" w:rsidP="001A06C6">
      <w:pPr>
        <w:suppressAutoHyphens/>
        <w:spacing w:after="240" w:line="276" w:lineRule="auto"/>
        <w:ind w:firstLine="567"/>
        <w:jc w:val="left"/>
        <w:rPr>
          <w:rFonts w:ascii="Arial" w:hAnsi="Arial" w:cs="Arial"/>
        </w:rPr>
      </w:pPr>
      <w:r w:rsidRPr="00B14753">
        <w:rPr>
          <w:rFonts w:ascii="Arial" w:hAnsi="Arial" w:cs="Arial"/>
        </w:rPr>
        <w:t>-</w:t>
      </w:r>
      <w:r w:rsidRPr="00B14753">
        <w:rPr>
          <w:rFonts w:ascii="Arial" w:hAnsi="Arial" w:cs="Arial"/>
        </w:rPr>
        <w:tab/>
      </w:r>
      <w:r w:rsidR="00E17BD9">
        <w:rPr>
          <w:rFonts w:ascii="Arial" w:hAnsi="Arial" w:cs="Arial"/>
        </w:rPr>
        <w:t>Р</w:t>
      </w:r>
      <w:r>
        <w:rPr>
          <w:rFonts w:ascii="Arial" w:hAnsi="Arial" w:cs="Arial"/>
        </w:rPr>
        <w:t xml:space="preserve">абочих мест </w:t>
      </w:r>
      <w:r w:rsidRPr="00B14753">
        <w:rPr>
          <w:rFonts w:ascii="Arial" w:hAnsi="Arial" w:cs="Arial"/>
        </w:rPr>
        <w:t>дл</w:t>
      </w:r>
      <w:r>
        <w:rPr>
          <w:rFonts w:ascii="Arial" w:hAnsi="Arial" w:cs="Arial"/>
        </w:rPr>
        <w:t xml:space="preserve">я фиксации </w:t>
      </w:r>
      <w:r w:rsidR="00E17BD9">
        <w:rPr>
          <w:rFonts w:ascii="Arial" w:hAnsi="Arial" w:cs="Arial"/>
        </w:rPr>
        <w:t>ответственных за ремонт</w:t>
      </w:r>
      <w:r w:rsidRPr="004407FB">
        <w:rPr>
          <w:rFonts w:ascii="Arial" w:hAnsi="Arial" w:cs="Arial"/>
        </w:rPr>
        <w:t>;</w:t>
      </w:r>
    </w:p>
    <w:p w14:paraId="166A27E9" w14:textId="41CFB39F" w:rsidR="005D26F6" w:rsidRPr="004407FB" w:rsidDel="00970199" w:rsidRDefault="005D26F6" w:rsidP="001A06C6">
      <w:pPr>
        <w:suppressAutoHyphens/>
        <w:spacing w:after="240" w:line="276" w:lineRule="auto"/>
        <w:ind w:firstLine="567"/>
        <w:jc w:val="left"/>
        <w:rPr>
          <w:del w:id="1076" w:author="Александр Шрамков" w:date="2020-04-11T12:50:00Z"/>
          <w:rFonts w:ascii="Arial" w:hAnsi="Arial" w:cs="Arial"/>
        </w:rPr>
      </w:pPr>
      <w:del w:id="1077" w:author="Александр Шрамков" w:date="2020-04-11T12:50:00Z">
        <w:r w:rsidRPr="004407FB" w:rsidDel="00970199">
          <w:rPr>
            <w:rFonts w:ascii="Arial" w:hAnsi="Arial" w:cs="Arial"/>
          </w:rPr>
          <w:delText xml:space="preserve">- </w:delText>
        </w:r>
        <w:r w:rsidDel="00970199">
          <w:rPr>
            <w:rFonts w:ascii="Arial" w:hAnsi="Arial" w:cs="Arial"/>
          </w:rPr>
          <w:delText>Точек измерения для создания документов измерения</w:delText>
        </w:r>
        <w:r w:rsidRPr="004407FB" w:rsidDel="00970199">
          <w:rPr>
            <w:rFonts w:ascii="Arial" w:hAnsi="Arial" w:cs="Arial"/>
          </w:rPr>
          <w:delText>;</w:delText>
        </w:r>
      </w:del>
    </w:p>
    <w:p w14:paraId="166A27EA" w14:textId="2264FE2A" w:rsidR="005D26F6" w:rsidRPr="004407FB" w:rsidRDefault="005D26F6" w:rsidP="001A06C6">
      <w:pPr>
        <w:suppressAutoHyphens/>
        <w:spacing w:after="240" w:line="276" w:lineRule="auto"/>
        <w:ind w:firstLine="567"/>
        <w:jc w:val="left"/>
        <w:rPr>
          <w:rFonts w:ascii="Arial" w:hAnsi="Arial" w:cs="Arial"/>
        </w:rPr>
      </w:pPr>
      <w:r w:rsidRPr="004407F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Каталоги ТОРО.</w:t>
      </w:r>
    </w:p>
    <w:p w14:paraId="166A27EB" w14:textId="43091489" w:rsidR="005D26F6" w:rsidRDefault="00FC5325" w:rsidP="005D26F6">
      <w:pPr>
        <w:suppressAutoHyphens/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1A06C6">
        <w:rPr>
          <w:rFonts w:ascii="Arial" w:hAnsi="Arial" w:cs="Arial"/>
          <w:color w:val="000000" w:themeColor="text1"/>
        </w:rPr>
        <w:t>Ведение</w:t>
      </w:r>
      <w:r w:rsidR="005D26F6" w:rsidRPr="001A06C6">
        <w:rPr>
          <w:rFonts w:ascii="Arial" w:hAnsi="Arial" w:cs="Arial"/>
          <w:color w:val="000000" w:themeColor="text1"/>
        </w:rPr>
        <w:t xml:space="preserve"> справочников </w:t>
      </w:r>
      <w:r w:rsidR="00E17BD9" w:rsidRPr="001A06C6">
        <w:rPr>
          <w:rFonts w:ascii="Arial" w:hAnsi="Arial" w:cs="Arial"/>
          <w:color w:val="000000" w:themeColor="text1"/>
        </w:rPr>
        <w:t xml:space="preserve">единиц оборудования, технических мест, </w:t>
      </w:r>
      <w:r w:rsidR="005D26F6" w:rsidRPr="001A06C6">
        <w:rPr>
          <w:rFonts w:ascii="Arial" w:hAnsi="Arial" w:cs="Arial"/>
          <w:color w:val="000000" w:themeColor="text1"/>
        </w:rPr>
        <w:t>видов работ ТОРО, заводов, групп план</w:t>
      </w:r>
      <w:r w:rsidR="00D8221C" w:rsidRPr="001A06C6">
        <w:rPr>
          <w:rFonts w:ascii="Arial" w:hAnsi="Arial" w:cs="Arial"/>
          <w:color w:val="000000" w:themeColor="text1"/>
        </w:rPr>
        <w:t>овиков</w:t>
      </w:r>
      <w:r w:rsidR="005D26F6" w:rsidRPr="001A06C6">
        <w:rPr>
          <w:rFonts w:ascii="Arial" w:hAnsi="Arial" w:cs="Arial"/>
          <w:color w:val="000000" w:themeColor="text1"/>
        </w:rPr>
        <w:t>, рабочих мест</w:t>
      </w:r>
      <w:ins w:id="1078" w:author="Александр Шрамков" w:date="2020-04-11T12:51:00Z">
        <w:r w:rsidR="00970199">
          <w:rPr>
            <w:rFonts w:ascii="Arial" w:hAnsi="Arial" w:cs="Arial"/>
            <w:color w:val="000000" w:themeColor="text1"/>
          </w:rPr>
          <w:t xml:space="preserve"> </w:t>
        </w:r>
      </w:ins>
      <w:del w:id="1079" w:author="Александр Шрамков" w:date="2020-04-11T12:50:00Z">
        <w:r w:rsidR="005D26F6" w:rsidRPr="001A06C6" w:rsidDel="00970199">
          <w:rPr>
            <w:rFonts w:ascii="Arial" w:hAnsi="Arial" w:cs="Arial"/>
            <w:color w:val="000000" w:themeColor="text1"/>
          </w:rPr>
          <w:delText xml:space="preserve">, точек </w:delText>
        </w:r>
        <w:r w:rsidR="007B1FE4" w:rsidRPr="001A06C6" w:rsidDel="00970199">
          <w:rPr>
            <w:rFonts w:ascii="Arial" w:hAnsi="Arial" w:cs="Arial"/>
            <w:color w:val="000000" w:themeColor="text1"/>
          </w:rPr>
          <w:delText xml:space="preserve">измерений </w:delText>
        </w:r>
      </w:del>
      <w:r w:rsidR="007B1FE4" w:rsidRPr="001A06C6">
        <w:rPr>
          <w:rFonts w:ascii="Arial" w:hAnsi="Arial" w:cs="Arial"/>
          <w:color w:val="000000" w:themeColor="text1"/>
        </w:rPr>
        <w:t>и</w:t>
      </w:r>
      <w:r w:rsidR="005D26F6" w:rsidRPr="001A06C6">
        <w:rPr>
          <w:rFonts w:ascii="Arial" w:hAnsi="Arial" w:cs="Arial"/>
          <w:color w:val="000000" w:themeColor="text1"/>
        </w:rPr>
        <w:t xml:space="preserve"> каталогов ТОРО описано в документе КД </w:t>
      </w:r>
      <w:r w:rsidRPr="001A06C6">
        <w:rPr>
          <w:rFonts w:ascii="Arial" w:hAnsi="Arial" w:cs="Arial"/>
          <w:color w:val="000000" w:themeColor="text1"/>
        </w:rPr>
        <w:t>«</w:t>
      </w:r>
      <w:del w:id="1080" w:author="Александр Шрамков" w:date="2020-04-11T10:25:00Z">
        <w:r w:rsidRPr="001A06C6" w:rsidDel="00EC5F5C">
          <w:rPr>
            <w:rFonts w:ascii="Arial" w:eastAsiaTheme="minorHAnsi" w:hAnsi="Arial" w:cs="Arial"/>
            <w:color w:val="000000" w:themeColor="text1"/>
            <w:szCs w:val="24"/>
          </w:rPr>
          <w:delText>ERP.5.1.</w:delText>
        </w:r>
      </w:del>
      <w:ins w:id="1081" w:author="Александр Шрамков" w:date="2021-03-05T14:00:00Z">
        <w:r w:rsidR="00EF2B83">
          <w:rPr>
            <w:rFonts w:ascii="Arial" w:eastAsiaTheme="minorHAnsi" w:hAnsi="Arial" w:cs="Arial"/>
            <w:color w:val="000000" w:themeColor="text1"/>
            <w:szCs w:val="24"/>
          </w:rPr>
          <w:t>ERP.13.9</w:t>
        </w:r>
      </w:ins>
      <w:ins w:id="1082" w:author="Александр Шрамков" w:date="2020-04-11T10:25:00Z">
        <w:r w:rsidR="00EC5F5C">
          <w:rPr>
            <w:rFonts w:ascii="Arial" w:eastAsiaTheme="minorHAnsi" w:hAnsi="Arial" w:cs="Arial"/>
            <w:color w:val="000000" w:themeColor="text1"/>
            <w:szCs w:val="24"/>
          </w:rPr>
          <w:t>.2.</w:t>
        </w:r>
      </w:ins>
      <w:r w:rsidRPr="001A06C6">
        <w:rPr>
          <w:rFonts w:ascii="Arial" w:eastAsiaTheme="minorHAnsi" w:hAnsi="Arial" w:cs="Arial"/>
          <w:color w:val="000000" w:themeColor="text1"/>
          <w:szCs w:val="24"/>
        </w:rPr>
        <w:t>7</w:t>
      </w:r>
      <w:r w:rsidR="00D25EE7">
        <w:rPr>
          <w:rFonts w:ascii="Arial" w:hAnsi="Arial" w:cs="Arial"/>
        </w:rPr>
        <w:t>_</w:t>
      </w:r>
      <w:r w:rsidR="00D25EE7">
        <w:rPr>
          <w:rFonts w:ascii="Arial" w:hAnsi="Arial" w:cs="Arial"/>
          <w:lang w:val="en-US"/>
        </w:rPr>
        <w:t>PM</w:t>
      </w:r>
      <w:r w:rsidR="00D25EE7" w:rsidRPr="00072E5D">
        <w:rPr>
          <w:rFonts w:ascii="Arial" w:hAnsi="Arial" w:cs="Arial"/>
        </w:rPr>
        <w:t>_</w:t>
      </w:r>
      <w:r w:rsidR="00D25EE7">
        <w:rPr>
          <w:rFonts w:ascii="Arial" w:hAnsi="Arial" w:cs="Arial"/>
        </w:rPr>
        <w:t>КД</w:t>
      </w:r>
      <w:r w:rsidRPr="001A06C6">
        <w:rPr>
          <w:rFonts w:ascii="Arial" w:eastAsiaTheme="minorHAnsi" w:hAnsi="Arial" w:cs="Arial"/>
          <w:color w:val="000000" w:themeColor="text1"/>
          <w:szCs w:val="24"/>
        </w:rPr>
        <w:t xml:space="preserve"> </w:t>
      </w:r>
      <w:r w:rsidR="005D26F6" w:rsidRPr="001A06C6">
        <w:rPr>
          <w:rFonts w:ascii="Arial" w:hAnsi="Arial" w:cs="Arial"/>
          <w:color w:val="000000" w:themeColor="text1"/>
        </w:rPr>
        <w:t>Управление основными данными по направлению ТОиР».</w:t>
      </w:r>
    </w:p>
    <w:p w14:paraId="166A27ED" w14:textId="313164E0" w:rsidR="005D26F6" w:rsidRDefault="00D8221C" w:rsidP="005D26F6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  <w:r>
        <w:rPr>
          <w:rFonts w:ascii="Arial" w:hAnsi="Arial" w:cs="Arial"/>
          <w:color w:val="000000" w:themeColor="text1"/>
        </w:rPr>
        <w:t>Ведение материалов описано в КД «</w:t>
      </w:r>
      <w:del w:id="1083" w:author="Александр Шрамков" w:date="2020-04-11T10:25:00Z">
        <w:r w:rsidDel="00EC5F5C">
          <w:rPr>
            <w:rFonts w:ascii="Arial" w:hAnsi="Arial" w:cs="Arial"/>
            <w:color w:val="000000" w:themeColor="text1"/>
            <w:lang w:val="en-US"/>
          </w:rPr>
          <w:delText>ERP</w:delText>
        </w:r>
        <w:r w:rsidRPr="001A06C6" w:rsidDel="00EC5F5C">
          <w:rPr>
            <w:rFonts w:ascii="Arial" w:hAnsi="Arial" w:cs="Arial"/>
            <w:color w:val="000000" w:themeColor="text1"/>
          </w:rPr>
          <w:delText>.5.1.</w:delText>
        </w:r>
      </w:del>
      <w:ins w:id="1084" w:author="Александр Шрамков" w:date="2021-03-05T14:00:00Z">
        <w:r w:rsidR="00EF2B83">
          <w:rPr>
            <w:rFonts w:ascii="Arial" w:hAnsi="Arial" w:cs="Arial"/>
            <w:color w:val="000000" w:themeColor="text1"/>
            <w:lang w:val="en-US"/>
          </w:rPr>
          <w:t>ERP</w:t>
        </w:r>
        <w:r w:rsidR="00EF2B83" w:rsidRPr="00EF2B83">
          <w:rPr>
            <w:rFonts w:ascii="Arial" w:hAnsi="Arial" w:cs="Arial"/>
            <w:color w:val="000000" w:themeColor="text1"/>
            <w:rPrChange w:id="1085" w:author="Александр Шрамков" w:date="2021-03-05T14:00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.13.9</w:t>
        </w:r>
      </w:ins>
      <w:ins w:id="1086" w:author="Александр Шрамков" w:date="2020-04-11T10:25:00Z">
        <w:r w:rsidR="00EC5F5C" w:rsidRPr="00EC5F5C">
          <w:rPr>
            <w:rFonts w:ascii="Arial" w:hAnsi="Arial" w:cs="Arial"/>
            <w:color w:val="000000" w:themeColor="text1"/>
            <w:rPrChange w:id="1087" w:author="Александр Шрамков" w:date="2020-04-11T10:25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.2.</w:t>
        </w:r>
      </w:ins>
      <w:r w:rsidRPr="001A06C6">
        <w:rPr>
          <w:rFonts w:ascii="Arial" w:hAnsi="Arial" w:cs="Arial"/>
          <w:color w:val="000000" w:themeColor="text1"/>
        </w:rPr>
        <w:t xml:space="preserve">11 </w:t>
      </w:r>
      <w:r>
        <w:rPr>
          <w:rFonts w:ascii="Arial" w:hAnsi="Arial" w:cs="Arial"/>
          <w:color w:val="000000" w:themeColor="text1"/>
        </w:rPr>
        <w:t>Управление основными данными по направлению МТО».</w:t>
      </w:r>
    </w:p>
    <w:p w14:paraId="166A27EE" w14:textId="77777777" w:rsidR="00B61C4B" w:rsidRPr="00A66844" w:rsidRDefault="00B61C4B" w:rsidP="00A66844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</w:p>
    <w:p w14:paraId="4EDC02EF" w14:textId="77777777" w:rsidR="00907E90" w:rsidRDefault="00AC6F0A" w:rsidP="00AC6F0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088" w:name="_Toc521758115"/>
      <w:bookmarkStart w:id="1089" w:name="_Toc65857705"/>
      <w:r w:rsidRPr="00053710">
        <w:rPr>
          <w:rFonts w:eastAsiaTheme="majorEastAsia" w:cstheme="majorBidi"/>
          <w:bCs w:val="0"/>
          <w:iCs w:val="0"/>
          <w:szCs w:val="26"/>
        </w:rPr>
        <w:lastRenderedPageBreak/>
        <w:t>Транзакционные данные</w:t>
      </w:r>
      <w:bookmarkEnd w:id="1088"/>
      <w:bookmarkEnd w:id="1089"/>
    </w:p>
    <w:p w14:paraId="3BB1235D" w14:textId="78BB0F1E" w:rsidR="00907E90" w:rsidRPr="005D26F6" w:rsidRDefault="00907E90" w:rsidP="00907E90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1090" w:name="_Toc65857706"/>
      <w:r>
        <w:rPr>
          <w:rFonts w:eastAsiaTheme="majorEastAsia" w:cstheme="majorBidi"/>
          <w:caps w:val="0"/>
          <w:sz w:val="24"/>
          <w:szCs w:val="24"/>
        </w:rPr>
        <w:t>Заказы</w:t>
      </w:r>
      <w:r w:rsidRPr="005D26F6">
        <w:rPr>
          <w:rFonts w:eastAsiaTheme="majorEastAsia" w:cstheme="majorBidi"/>
          <w:caps w:val="0"/>
          <w:sz w:val="24"/>
          <w:szCs w:val="24"/>
        </w:rPr>
        <w:t xml:space="preserve"> ТОРО</w:t>
      </w:r>
      <w:bookmarkEnd w:id="1090"/>
    </w:p>
    <w:p w14:paraId="6461FEE5" w14:textId="0FB4C692" w:rsidR="00954B37" w:rsidRDefault="00954B37" w:rsidP="001A06C6">
      <w:pPr>
        <w:spacing w:after="240" w:line="276" w:lineRule="auto"/>
        <w:ind w:firstLine="576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Ключевым системным документом для планирования остановочных ремонтов является заказ ТОРО. Детальное описание заказа ТОРО и процесс формирования и планирования заказов ТОРО описаны в документе </w:t>
      </w:r>
      <w:r w:rsidRPr="00B21104">
        <w:rPr>
          <w:rFonts w:ascii="Arial" w:hAnsi="Arial" w:cs="Arial"/>
          <w:color w:val="000000" w:themeColor="text1"/>
        </w:rPr>
        <w:t>КД «</w:t>
      </w:r>
      <w:del w:id="1091" w:author="Александр Шрамков" w:date="2020-04-11T10:25:00Z">
        <w:r w:rsidRPr="00B21104" w:rsidDel="00EC5F5C">
          <w:rPr>
            <w:rFonts w:ascii="Arial" w:hAnsi="Arial" w:cs="Arial"/>
            <w:color w:val="000000" w:themeColor="text1"/>
          </w:rPr>
          <w:delText>ERP.5.1.</w:delText>
        </w:r>
      </w:del>
      <w:ins w:id="1092" w:author="Александр Шрамков" w:date="2021-03-05T14:00:00Z">
        <w:r w:rsidR="00EF2B83">
          <w:rPr>
            <w:rFonts w:ascii="Arial" w:hAnsi="Arial" w:cs="Arial"/>
            <w:color w:val="000000" w:themeColor="text1"/>
          </w:rPr>
          <w:t>ERP.13.9</w:t>
        </w:r>
      </w:ins>
      <w:ins w:id="1093" w:author="Александр Шрамков" w:date="2020-04-11T10:25:00Z">
        <w:r w:rsidR="00EC5F5C">
          <w:rPr>
            <w:rFonts w:ascii="Arial" w:hAnsi="Arial" w:cs="Arial"/>
            <w:color w:val="000000" w:themeColor="text1"/>
          </w:rPr>
          <w:t>.2.</w:t>
        </w:r>
      </w:ins>
      <w:r w:rsidRPr="00B21104">
        <w:rPr>
          <w:rFonts w:ascii="Arial" w:hAnsi="Arial" w:cs="Arial"/>
          <w:color w:val="000000" w:themeColor="text1"/>
        </w:rPr>
        <w:t>52_PM_КД Годовое планирование воздействий на ПА»</w:t>
      </w:r>
      <w:r>
        <w:rPr>
          <w:rFonts w:ascii="Arial" w:hAnsi="Arial" w:cs="Arial"/>
          <w:color w:val="000000" w:themeColor="text1"/>
        </w:rPr>
        <w:t>.</w:t>
      </w:r>
    </w:p>
    <w:p w14:paraId="166A27EF" w14:textId="20D3B073" w:rsidR="00AC6F0A" w:rsidRDefault="00907E90" w:rsidP="001A06C6">
      <w:pPr>
        <w:spacing w:after="240" w:line="276" w:lineRule="auto"/>
        <w:ind w:firstLine="576"/>
        <w:rPr>
          <w:rFonts w:cs="Arial"/>
          <w:color w:val="000000" w:themeColor="text1"/>
        </w:rPr>
      </w:pPr>
      <w:r w:rsidRPr="001A06C6">
        <w:rPr>
          <w:rFonts w:ascii="Arial" w:hAnsi="Arial" w:cs="Arial"/>
          <w:color w:val="000000" w:themeColor="text1"/>
        </w:rPr>
        <w:t>Для заказов на остановочный ремонт допустимы виды заказа</w:t>
      </w:r>
      <w:r w:rsidR="00D52B75">
        <w:rPr>
          <w:rFonts w:ascii="Arial" w:hAnsi="Arial" w:cs="Arial"/>
          <w:color w:val="000000" w:themeColor="text1"/>
        </w:rPr>
        <w:t xml:space="preserve"> ТОРО</w:t>
      </w:r>
      <w:r w:rsidRPr="001A06C6">
        <w:rPr>
          <w:rFonts w:ascii="Arial" w:hAnsi="Arial" w:cs="Arial"/>
          <w:color w:val="000000" w:themeColor="text1"/>
        </w:rPr>
        <w:t>: «APP1 – Плановое ТОРО», «A</w:t>
      </w:r>
      <w:ins w:id="1094" w:author="Александр Шрамков" w:date="2020-04-11T15:07:00Z">
        <w:r w:rsidR="00291759">
          <w:rPr>
            <w:rFonts w:ascii="Arial" w:hAnsi="Arial" w:cs="Arial"/>
            <w:color w:val="000000" w:themeColor="text1"/>
            <w:lang w:val="en-US"/>
          </w:rPr>
          <w:t>T</w:t>
        </w:r>
      </w:ins>
      <w:del w:id="1095" w:author="Александр Шрамков" w:date="2020-04-11T15:07:00Z">
        <w:r w:rsidRPr="001A06C6" w:rsidDel="00291759">
          <w:rPr>
            <w:rFonts w:ascii="Arial" w:hAnsi="Arial" w:cs="Arial"/>
            <w:color w:val="000000" w:themeColor="text1"/>
          </w:rPr>
          <w:delText>P</w:delText>
        </w:r>
      </w:del>
      <w:r w:rsidRPr="001A06C6">
        <w:rPr>
          <w:rFonts w:ascii="Arial" w:hAnsi="Arial" w:cs="Arial"/>
          <w:color w:val="000000" w:themeColor="text1"/>
        </w:rPr>
        <w:t>S1 – ТОРО по состоянию», «A</w:t>
      </w:r>
      <w:ins w:id="1096" w:author="Александр Шрамков" w:date="2020-04-11T15:07:00Z">
        <w:r w:rsidR="00291759">
          <w:rPr>
            <w:rFonts w:ascii="Arial" w:hAnsi="Arial" w:cs="Arial"/>
            <w:color w:val="000000" w:themeColor="text1"/>
            <w:lang w:val="en-US"/>
          </w:rPr>
          <w:t>VS</w:t>
        </w:r>
      </w:ins>
      <w:del w:id="1097" w:author="Александр Шрамков" w:date="2020-04-11T15:07:00Z">
        <w:r w:rsidRPr="001A06C6" w:rsidDel="00291759">
          <w:rPr>
            <w:rFonts w:ascii="Arial" w:hAnsi="Arial" w:cs="Arial"/>
            <w:color w:val="000000" w:themeColor="text1"/>
          </w:rPr>
          <w:delText>KR</w:delText>
        </w:r>
      </w:del>
      <w:r w:rsidRPr="001A06C6">
        <w:rPr>
          <w:rFonts w:ascii="Arial" w:hAnsi="Arial" w:cs="Arial"/>
          <w:color w:val="000000" w:themeColor="text1"/>
        </w:rPr>
        <w:t xml:space="preserve">1 – </w:t>
      </w:r>
      <w:ins w:id="1098" w:author="Александр Шрамков" w:date="2020-04-11T15:07:00Z">
        <w:r w:rsidR="00291759" w:rsidRPr="00291759">
          <w:rPr>
            <w:rFonts w:ascii="Arial" w:hAnsi="Arial" w:cs="Arial"/>
            <w:color w:val="000000" w:themeColor="text1"/>
          </w:rPr>
          <w:t>Внеплановое ТОРО</w:t>
        </w:r>
      </w:ins>
      <w:del w:id="1099" w:author="Александр Шрамков" w:date="2020-04-11T15:07:00Z">
        <w:r w:rsidRPr="001A06C6" w:rsidDel="00291759">
          <w:rPr>
            <w:rFonts w:ascii="Arial" w:hAnsi="Arial" w:cs="Arial"/>
            <w:color w:val="000000" w:themeColor="text1"/>
          </w:rPr>
          <w:delText>Капитализируемые ремонты</w:delText>
        </w:r>
      </w:del>
      <w:r w:rsidRPr="001A06C6">
        <w:rPr>
          <w:rFonts w:ascii="Arial" w:hAnsi="Arial" w:cs="Arial"/>
          <w:color w:val="000000" w:themeColor="text1"/>
        </w:rPr>
        <w:t>». Подробное описание справочника Видов заказов ТОРО приведено в КД «</w:t>
      </w:r>
      <w:del w:id="1100" w:author="Александр Шрамков" w:date="2020-04-11T10:25:00Z">
        <w:r w:rsidRPr="001A06C6" w:rsidDel="00EC5F5C">
          <w:rPr>
            <w:rFonts w:ascii="Arial" w:hAnsi="Arial" w:cs="Arial"/>
            <w:color w:val="000000" w:themeColor="text1"/>
          </w:rPr>
          <w:delText>ERP.5.1.</w:delText>
        </w:r>
      </w:del>
      <w:ins w:id="1101" w:author="Александр Шрамков" w:date="2021-03-05T14:00:00Z">
        <w:r w:rsidR="00EF2B83">
          <w:rPr>
            <w:rFonts w:ascii="Arial" w:hAnsi="Arial" w:cs="Arial"/>
            <w:color w:val="000000" w:themeColor="text1"/>
          </w:rPr>
          <w:t>ERP.13.9</w:t>
        </w:r>
      </w:ins>
      <w:ins w:id="1102" w:author="Александр Шрамков" w:date="2020-04-11T10:25:00Z">
        <w:r w:rsidR="00EC5F5C">
          <w:rPr>
            <w:rFonts w:ascii="Arial" w:hAnsi="Arial" w:cs="Arial"/>
            <w:color w:val="000000" w:themeColor="text1"/>
          </w:rPr>
          <w:t>.2.</w:t>
        </w:r>
      </w:ins>
      <w:r w:rsidRPr="001A06C6">
        <w:rPr>
          <w:rFonts w:ascii="Arial" w:hAnsi="Arial" w:cs="Arial"/>
          <w:color w:val="000000" w:themeColor="text1"/>
        </w:rPr>
        <w:t>52_PM_КД Годовое планирование воздействий на ПА».</w:t>
      </w:r>
    </w:p>
    <w:p w14:paraId="4C7893E4" w14:textId="77777777" w:rsidR="00E61ADF" w:rsidRPr="001A06C6" w:rsidRDefault="00E61ADF" w:rsidP="00E61ADF">
      <w:pPr>
        <w:spacing w:after="240" w:line="276" w:lineRule="auto"/>
        <w:ind w:firstLine="576"/>
        <w:rPr>
          <w:rFonts w:ascii="Arial" w:hAnsi="Arial" w:cs="Arial"/>
          <w:color w:val="000000" w:themeColor="text1"/>
        </w:rPr>
      </w:pPr>
      <w:r w:rsidRPr="001A06C6">
        <w:rPr>
          <w:rFonts w:ascii="Arial" w:hAnsi="Arial" w:cs="Arial"/>
          <w:color w:val="000000" w:themeColor="text1"/>
        </w:rPr>
        <w:t>Состояние производственной установки – справочник, используемый в технологических картах и заказах ТОРО для описания состояния заказа для ремонта. Будет использоваться для выделения заказов остановочного ремонта и заказов, включённых в остановочный ремонт.</w:t>
      </w:r>
    </w:p>
    <w:p w14:paraId="48CE60CD" w14:textId="77777777" w:rsidR="00E61ADF" w:rsidRPr="00B14753" w:rsidRDefault="00E61ADF" w:rsidP="00E61ADF">
      <w:pPr>
        <w:pStyle w:val="a9"/>
        <w:keepNext/>
        <w:suppressAutoHyphens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B14753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8</w:t>
      </w:r>
      <w:r w:rsidRPr="00B14753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Коды состояния производственной установки</w:t>
      </w:r>
    </w:p>
    <w:p w14:paraId="3064838C" w14:textId="77777777" w:rsidR="00E61ADF" w:rsidRPr="00B21104" w:rsidRDefault="00E61ADF" w:rsidP="00E61ADF">
      <w:pPr>
        <w:ind w:left="720"/>
        <w:rPr>
          <w:rFonts w:eastAsiaTheme="majorEastAsia"/>
          <w:caps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87"/>
        <w:gridCol w:w="7789"/>
      </w:tblGrid>
      <w:tr w:rsidR="00E61ADF" w:rsidRPr="00B14753" w14:paraId="2FF205CD" w14:textId="77777777" w:rsidTr="008A0F3D">
        <w:trPr>
          <w:cantSplit/>
          <w:trHeight w:val="397"/>
          <w:tblHeader/>
        </w:trPr>
        <w:tc>
          <w:tcPr>
            <w:tcW w:w="1173" w:type="pct"/>
            <w:shd w:val="clear" w:color="auto" w:fill="FFC000"/>
            <w:vAlign w:val="center"/>
          </w:tcPr>
          <w:p w14:paraId="1B175AFE" w14:textId="77777777" w:rsidR="00E61ADF" w:rsidRPr="00B14753" w:rsidRDefault="00E61ADF" w:rsidP="008A0F3D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состояния производственной установки</w:t>
            </w:r>
          </w:p>
        </w:tc>
        <w:tc>
          <w:tcPr>
            <w:tcW w:w="3827" w:type="pct"/>
            <w:shd w:val="clear" w:color="auto" w:fill="FFC000"/>
            <w:vAlign w:val="center"/>
          </w:tcPr>
          <w:p w14:paraId="6A0A8089" w14:textId="77777777" w:rsidR="00E61ADF" w:rsidRPr="00B14753" w:rsidRDefault="00E61ADF" w:rsidP="008A0F3D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состояния производственной установки</w:t>
            </w:r>
          </w:p>
        </w:tc>
      </w:tr>
      <w:tr w:rsidR="00877A10" w:rsidRPr="00B14753" w14:paraId="3AB7D595" w14:textId="77777777" w:rsidTr="008A0F3D">
        <w:trPr>
          <w:cantSplit/>
        </w:trPr>
        <w:tc>
          <w:tcPr>
            <w:tcW w:w="1173" w:type="pct"/>
          </w:tcPr>
          <w:p w14:paraId="72D550E0" w14:textId="69C1B80D" w:rsidR="00877A10" w:rsidRPr="00B21104" w:rsidRDefault="00877A10" w:rsidP="00877A10">
            <w:pPr>
              <w:suppressAutoHyphens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827" w:type="pct"/>
          </w:tcPr>
          <w:p w14:paraId="7C8CA58C" w14:textId="6937A9BB" w:rsidR="00877A10" w:rsidRDefault="007062EA" w:rsidP="00877A10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Остановочный ремонт</w:t>
            </w:r>
          </w:p>
        </w:tc>
      </w:tr>
      <w:tr w:rsidR="00877A10" w:rsidRPr="00B14753" w14:paraId="0E39C4FA" w14:textId="77777777" w:rsidTr="008A0F3D">
        <w:trPr>
          <w:cantSplit/>
        </w:trPr>
        <w:tc>
          <w:tcPr>
            <w:tcW w:w="1173" w:type="pct"/>
          </w:tcPr>
          <w:p w14:paraId="39899A5C" w14:textId="505769A0" w:rsidR="00877A10" w:rsidRPr="00B14753" w:rsidRDefault="00877A10" w:rsidP="00877A10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827" w:type="pct"/>
          </w:tcPr>
          <w:p w14:paraId="6EF37E1B" w14:textId="699EF782" w:rsidR="00877A10" w:rsidRPr="00B14753" w:rsidRDefault="00D459C3" w:rsidP="00877A10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Дополнительно включено в остановочный ремонт</w:t>
            </w:r>
          </w:p>
        </w:tc>
      </w:tr>
    </w:tbl>
    <w:p w14:paraId="163D65D7" w14:textId="77777777" w:rsidR="00E61ADF" w:rsidRPr="001A06C6" w:rsidRDefault="00E61ADF" w:rsidP="001A06C6">
      <w:pPr>
        <w:suppressAutoHyphens/>
        <w:spacing w:after="240" w:line="276" w:lineRule="auto"/>
        <w:ind w:firstLine="567"/>
        <w:rPr>
          <w:rFonts w:cs="Arial"/>
          <w:bCs/>
          <w:iCs/>
          <w:color w:val="000000" w:themeColor="text1"/>
        </w:rPr>
      </w:pPr>
    </w:p>
    <w:p w14:paraId="166A27F0" w14:textId="6A108E30" w:rsidR="00FD250B" w:rsidRDefault="00FD250B" w:rsidP="00FD250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1103" w:name="_Hlk520106366"/>
      <w:r w:rsidRPr="00916FAB">
        <w:rPr>
          <w:rFonts w:ascii="Arial" w:hAnsi="Arial" w:cs="Arial"/>
          <w:b/>
          <w:sz w:val="22"/>
        </w:rPr>
        <w:t xml:space="preserve">Таблица </w:t>
      </w:r>
      <w:r w:rsidR="00544A45">
        <w:rPr>
          <w:rFonts w:ascii="Arial" w:hAnsi="Arial" w:cs="Arial"/>
          <w:b/>
          <w:sz w:val="22"/>
        </w:rPr>
        <w:t>9</w:t>
      </w:r>
      <w:r w:rsidRPr="00916FAB">
        <w:rPr>
          <w:rFonts w:ascii="Arial" w:hAnsi="Arial" w:cs="Arial"/>
          <w:b/>
          <w:sz w:val="22"/>
        </w:rPr>
        <w:t>.</w:t>
      </w:r>
      <w:r w:rsidR="00873E86">
        <w:rPr>
          <w:rFonts w:ascii="Arial" w:hAnsi="Arial" w:cs="Arial"/>
          <w:b/>
          <w:sz w:val="22"/>
        </w:rPr>
        <w:t xml:space="preserve"> </w:t>
      </w:r>
      <w:r w:rsidR="00CA4870">
        <w:rPr>
          <w:rFonts w:ascii="Arial" w:hAnsi="Arial" w:cs="Arial"/>
          <w:b/>
          <w:sz w:val="22"/>
        </w:rPr>
        <w:t>Описание а</w:t>
      </w:r>
      <w:r w:rsidR="00873E86">
        <w:rPr>
          <w:rFonts w:ascii="Arial" w:hAnsi="Arial" w:cs="Arial"/>
          <w:b/>
          <w:sz w:val="22"/>
        </w:rPr>
        <w:t>трибут</w:t>
      </w:r>
      <w:r w:rsidR="00CA4870">
        <w:rPr>
          <w:rFonts w:ascii="Arial" w:hAnsi="Arial" w:cs="Arial"/>
          <w:b/>
          <w:sz w:val="22"/>
        </w:rPr>
        <w:t>ов</w:t>
      </w:r>
      <w:r w:rsidR="008C4B7B">
        <w:rPr>
          <w:rFonts w:ascii="Arial" w:hAnsi="Arial" w:cs="Arial"/>
          <w:b/>
          <w:sz w:val="22"/>
        </w:rPr>
        <w:t xml:space="preserve"> заказов ТОРО</w:t>
      </w:r>
      <w:r w:rsidR="000234B2">
        <w:rPr>
          <w:rFonts w:ascii="Arial" w:hAnsi="Arial" w:cs="Arial"/>
          <w:b/>
          <w:sz w:val="22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51"/>
        <w:gridCol w:w="7925"/>
      </w:tblGrid>
      <w:tr w:rsidR="006E13AF" w:rsidRPr="007D6F29" w14:paraId="166A27F3" w14:textId="77777777" w:rsidTr="00DB5D57">
        <w:trPr>
          <w:cantSplit/>
          <w:trHeight w:val="397"/>
          <w:tblHeader/>
        </w:trPr>
        <w:tc>
          <w:tcPr>
            <w:tcW w:w="110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166A27F1" w14:textId="77777777" w:rsidR="002C6C59" w:rsidRPr="002C6C59" w:rsidRDefault="002C6C59" w:rsidP="002C6C59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1104" w:name="_Hlk522114065"/>
            <w:bookmarkEnd w:id="1103"/>
            <w:r w:rsidRPr="002C6C59">
              <w:rPr>
                <w:rFonts w:ascii="Arial" w:hAnsi="Arial" w:cs="Arial"/>
                <w:b/>
                <w:sz w:val="20"/>
              </w:rPr>
              <w:t xml:space="preserve">Поле документа </w:t>
            </w:r>
          </w:p>
        </w:tc>
        <w:tc>
          <w:tcPr>
            <w:tcW w:w="389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166A27F2" w14:textId="77777777" w:rsidR="002C6C59" w:rsidRPr="002C6C59" w:rsidRDefault="002C6C59" w:rsidP="002C6C5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C6C59"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6E13AF" w:rsidRPr="007D6F29" w14:paraId="166A27F5" w14:textId="77777777" w:rsidTr="00DB5D57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27F4" w14:textId="77777777" w:rsidR="002C6C59" w:rsidRPr="007D6F29" w:rsidRDefault="009E7C64" w:rsidP="00CE175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З</w:t>
            </w:r>
            <w:r w:rsidR="002376ED">
              <w:rPr>
                <w:rFonts w:ascii="Arial" w:hAnsi="Arial" w:cs="Arial"/>
                <w:b/>
                <w:sz w:val="20"/>
                <w:szCs w:val="20"/>
              </w:rPr>
              <w:t>аказ ТОРО</w:t>
            </w:r>
          </w:p>
        </w:tc>
      </w:tr>
      <w:tr w:rsidR="00A30281" w:rsidRPr="007D6F29" w14:paraId="166A27FA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27F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Вид документа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A27F7" w14:textId="77777777" w:rsidR="002C6C59" w:rsidRPr="007D6F29" w:rsidRDefault="002C6C59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Указывается вид документа</w:t>
            </w:r>
            <w:r w:rsidR="002376E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0BB75AD" w14:textId="77777777" w:rsidR="00E61ADF" w:rsidRPr="001A06C6" w:rsidRDefault="00E61ADF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«APP1 – Плановое ТОРО»</w:t>
            </w:r>
          </w:p>
          <w:p w14:paraId="77859CAA" w14:textId="253A4848" w:rsidR="00E61ADF" w:rsidRPr="001A06C6" w:rsidRDefault="00E61ADF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«A</w:t>
            </w:r>
            <w:ins w:id="1105" w:author="Александр Шрамков" w:date="2020-04-11T15:07:00Z">
              <w:r w:rsidR="00C00AE9">
                <w:rPr>
                  <w:rFonts w:ascii="Arial" w:hAnsi="Arial" w:cs="Arial"/>
                  <w:sz w:val="20"/>
                  <w:szCs w:val="20"/>
                  <w:lang w:val="en-US"/>
                </w:rPr>
                <w:t>T</w:t>
              </w:r>
            </w:ins>
            <w:del w:id="1106" w:author="Александр Шрамков" w:date="2020-04-11T15:07:00Z">
              <w:r w:rsidRPr="001A06C6" w:rsidDel="00C00AE9">
                <w:rPr>
                  <w:rFonts w:ascii="Arial" w:hAnsi="Arial" w:cs="Arial"/>
                  <w:sz w:val="20"/>
                  <w:szCs w:val="20"/>
                </w:rPr>
                <w:delText>P</w:delText>
              </w:r>
            </w:del>
            <w:r w:rsidRPr="001A06C6">
              <w:rPr>
                <w:rFonts w:ascii="Arial" w:hAnsi="Arial" w:cs="Arial"/>
                <w:sz w:val="20"/>
                <w:szCs w:val="20"/>
              </w:rPr>
              <w:t>S1 – ТОРО по состоянию»</w:t>
            </w:r>
          </w:p>
          <w:p w14:paraId="166A27F8" w14:textId="092B04D1" w:rsidR="002C6C59" w:rsidRPr="007D6F29" w:rsidRDefault="00E61ADF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</w:rPr>
              <w:t>«</w:t>
            </w:r>
            <w:ins w:id="1107" w:author="Александр Шрамков" w:date="2020-04-11T15:07:00Z">
              <w:r w:rsidR="002A4204" w:rsidRPr="002A4204">
                <w:rPr>
                  <w:rFonts w:ascii="Arial" w:hAnsi="Arial" w:cs="Arial"/>
                  <w:sz w:val="20"/>
                  <w:szCs w:val="20"/>
                </w:rPr>
                <w:t>AVS1 – Внеплановое ТОРО</w:t>
              </w:r>
            </w:ins>
            <w:del w:id="1108" w:author="Александр Шрамков" w:date="2020-04-11T15:07:00Z">
              <w:r w:rsidRPr="001A06C6" w:rsidDel="002A4204">
                <w:rPr>
                  <w:rFonts w:ascii="Arial" w:hAnsi="Arial" w:cs="Arial"/>
                  <w:sz w:val="20"/>
                  <w:szCs w:val="20"/>
                </w:rPr>
                <w:delText>AKR1 – Капитализируемые ремонты</w:delText>
              </w:r>
            </w:del>
            <w:r w:rsidRPr="001A06C6">
              <w:rPr>
                <w:rFonts w:ascii="Arial" w:hAnsi="Arial" w:cs="Arial"/>
                <w:sz w:val="20"/>
                <w:szCs w:val="20"/>
              </w:rPr>
              <w:t>»</w:t>
            </w:r>
            <w:r w:rsidRPr="00B21104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166A27F9" w14:textId="77777777" w:rsidR="002C6C59" w:rsidRPr="007D6F29" w:rsidRDefault="002C6C59" w:rsidP="00CE1755">
            <w:pPr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7FE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27F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Завод, планирующий ТОРО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A27F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 xml:space="preserve">Системный номер завода. </w:t>
            </w:r>
          </w:p>
          <w:p w14:paraId="166A27FD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02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7FF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Группа планирования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00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</w:t>
            </w:r>
            <w:r w:rsidR="00B5289F">
              <w:rPr>
                <w:rFonts w:ascii="Arial" w:hAnsi="Arial" w:cs="Arial"/>
                <w:sz w:val="20"/>
                <w:szCs w:val="20"/>
              </w:rPr>
              <w:t>стемный код группы планирования.</w:t>
            </w:r>
          </w:p>
          <w:p w14:paraId="166A2801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06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0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Рабочее место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04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номер рабочего места, ответственного за оборудование.</w:t>
            </w:r>
          </w:p>
          <w:p w14:paraId="166A2805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bookmarkEnd w:id="1104"/>
      <w:tr w:rsidR="00A30281" w:rsidRPr="007D6F29" w14:paraId="166A280A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0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Завод ответственного рабочего места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0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номер завода рабочего места, ответственного за оборудование.</w:t>
            </w:r>
          </w:p>
          <w:p w14:paraId="166A2809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</w:t>
            </w:r>
          </w:p>
        </w:tc>
      </w:tr>
      <w:tr w:rsidR="00A30281" w:rsidRPr="007D6F29" w14:paraId="166A280D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0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Сообщение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0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номера сообщения ТОРО, на основе которого создан заказ ТОРО.</w:t>
            </w:r>
          </w:p>
        </w:tc>
      </w:tr>
      <w:tr w:rsidR="00A30281" w:rsidRPr="007D6F29" w14:paraId="166A2812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0E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lastRenderedPageBreak/>
              <w:t>Вид работ ТОРО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0F" w14:textId="2EF409DC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вида работ</w:t>
            </w:r>
            <w:r w:rsidR="0005371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66A2810" w14:textId="4A021F55" w:rsidR="002C6C59" w:rsidRPr="009E084F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084F">
              <w:rPr>
                <w:rFonts w:ascii="Arial" w:hAnsi="Arial" w:cs="Arial"/>
                <w:sz w:val="20"/>
                <w:szCs w:val="20"/>
              </w:rPr>
              <w:t xml:space="preserve">Виды работ ТОРО описаны </w:t>
            </w:r>
            <w:r w:rsidR="00196960">
              <w:rPr>
                <w:rFonts w:ascii="Arial" w:hAnsi="Arial" w:cs="Arial"/>
                <w:sz w:val="20"/>
                <w:szCs w:val="20"/>
              </w:rPr>
              <w:t>в</w:t>
            </w:r>
            <w:r w:rsidRPr="009E084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5325">
              <w:rPr>
                <w:rFonts w:ascii="Arial" w:hAnsi="Arial" w:cs="Arial"/>
                <w:sz w:val="20"/>
                <w:szCs w:val="20"/>
              </w:rPr>
              <w:t>КД</w:t>
            </w:r>
            <w:r w:rsidR="00FC5325" w:rsidRPr="009E084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084F">
              <w:rPr>
                <w:rFonts w:ascii="Arial" w:hAnsi="Arial" w:cs="Arial"/>
                <w:sz w:val="20"/>
                <w:szCs w:val="20"/>
              </w:rPr>
              <w:t>«</w:t>
            </w:r>
            <w:del w:id="1109" w:author="Александр Шрамков" w:date="2020-04-11T10:25:00Z">
              <w:r w:rsidR="009E084F" w:rsidRPr="001A06C6" w:rsidDel="00EC5F5C">
                <w:rPr>
                  <w:rFonts w:ascii="Arial" w:hAnsi="Arial" w:cs="Arial"/>
                  <w:sz w:val="20"/>
                  <w:szCs w:val="20"/>
                </w:rPr>
                <w:delText>ERP</w:delText>
              </w:r>
              <w:r w:rsidR="00D25EE7" w:rsidDel="00EC5F5C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="009E084F" w:rsidRPr="001A06C6" w:rsidDel="00EC5F5C">
                <w:rPr>
                  <w:rFonts w:ascii="Arial" w:hAnsi="Arial" w:cs="Arial"/>
                  <w:sz w:val="20"/>
                  <w:szCs w:val="20"/>
                </w:rPr>
                <w:delText>5.1.</w:delText>
              </w:r>
            </w:del>
            <w:ins w:id="1110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</w:rPr>
                <w:t>ERP.13.9</w:t>
              </w:r>
            </w:ins>
            <w:ins w:id="1111" w:author="Александр Шрамков" w:date="2020-04-11T10:25:00Z">
              <w:r w:rsidR="00EC5F5C">
                <w:rPr>
                  <w:rFonts w:ascii="Arial" w:hAnsi="Arial" w:cs="Arial"/>
                  <w:sz w:val="20"/>
                  <w:szCs w:val="20"/>
                </w:rPr>
                <w:t>.2.</w:t>
              </w:r>
            </w:ins>
            <w:r w:rsidR="009E084F" w:rsidRPr="001A06C6">
              <w:rPr>
                <w:rFonts w:ascii="Arial" w:hAnsi="Arial" w:cs="Arial"/>
                <w:sz w:val="20"/>
                <w:szCs w:val="20"/>
              </w:rPr>
              <w:t>52</w:t>
            </w:r>
            <w:r w:rsidR="00D25EE7" w:rsidRPr="00D25EE7">
              <w:rPr>
                <w:rFonts w:ascii="Arial" w:hAnsi="Arial" w:cs="Arial"/>
                <w:sz w:val="20"/>
                <w:szCs w:val="20"/>
              </w:rPr>
              <w:t>_PM_КД</w:t>
            </w:r>
            <w:r w:rsidR="009E084F" w:rsidRPr="001A06C6">
              <w:rPr>
                <w:rFonts w:ascii="Arial" w:hAnsi="Arial" w:cs="Arial"/>
                <w:sz w:val="20"/>
                <w:szCs w:val="20"/>
              </w:rPr>
              <w:t xml:space="preserve"> Годовое планирование воздействий на ПА</w:t>
            </w:r>
            <w:r w:rsidRPr="009E084F">
              <w:rPr>
                <w:rFonts w:ascii="Arial" w:hAnsi="Arial" w:cs="Arial"/>
                <w:sz w:val="20"/>
                <w:szCs w:val="20"/>
              </w:rPr>
              <w:t>»</w:t>
            </w:r>
          </w:p>
          <w:p w14:paraId="166A2811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053710" w14:paraId="166A287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28" w14:textId="77777777" w:rsidR="002C6C59" w:rsidRPr="007D6F29" w:rsidRDefault="007B1FE4" w:rsidP="001A06C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Пользовательский</w:t>
            </w:r>
            <w:r w:rsidR="002C6C59" w:rsidRPr="007D6F29">
              <w:rPr>
                <w:rFonts w:ascii="Arial" w:hAnsi="Arial" w:cs="Arial"/>
                <w:sz w:val="20"/>
                <w:szCs w:val="20"/>
              </w:rPr>
              <w:t xml:space="preserve"> статус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0896E" w14:textId="0B56CFC3" w:rsidR="00196960" w:rsidRPr="00ED334F" w:rsidRDefault="00196960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34F">
              <w:rPr>
                <w:rFonts w:ascii="Arial" w:hAnsi="Arial" w:cs="Arial"/>
                <w:sz w:val="20"/>
                <w:szCs w:val="20"/>
              </w:rPr>
              <w:t>Все виды пользовательских статусов описаны в КД «</w:t>
            </w:r>
            <w:del w:id="1112" w:author="Александр Шрамков" w:date="2020-04-11T10:25:00Z">
              <w:r w:rsidRPr="00ED334F" w:rsidDel="00EC5F5C">
                <w:rPr>
                  <w:rFonts w:ascii="Arial" w:hAnsi="Arial" w:cs="Arial"/>
                  <w:sz w:val="20"/>
                  <w:szCs w:val="20"/>
                </w:rPr>
                <w:delText>ERP</w:delText>
              </w:r>
              <w:r w:rsidR="00D25EE7" w:rsidRPr="00ED334F" w:rsidDel="00EC5F5C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Pr="00ED334F" w:rsidDel="00EC5F5C">
                <w:rPr>
                  <w:rFonts w:ascii="Arial" w:hAnsi="Arial" w:cs="Arial"/>
                  <w:sz w:val="20"/>
                  <w:szCs w:val="20"/>
                </w:rPr>
                <w:delText>5.1.</w:delText>
              </w:r>
            </w:del>
            <w:ins w:id="1113" w:author="Александр Шрамков" w:date="2021-03-05T14:00:00Z">
              <w:r w:rsidR="00EF2B83">
                <w:rPr>
                  <w:rFonts w:ascii="Arial" w:hAnsi="Arial" w:cs="Arial"/>
                  <w:sz w:val="20"/>
                  <w:szCs w:val="20"/>
                </w:rPr>
                <w:t>ERP.13.9</w:t>
              </w:r>
            </w:ins>
            <w:ins w:id="1114" w:author="Александр Шрамков" w:date="2020-04-11T10:25:00Z">
              <w:r w:rsidR="00EC5F5C">
                <w:rPr>
                  <w:rFonts w:ascii="Arial" w:hAnsi="Arial" w:cs="Arial"/>
                  <w:sz w:val="20"/>
                  <w:szCs w:val="20"/>
                </w:rPr>
                <w:t>.2.</w:t>
              </w:r>
            </w:ins>
            <w:r w:rsidRPr="00ED334F">
              <w:rPr>
                <w:rFonts w:ascii="Arial" w:hAnsi="Arial" w:cs="Arial"/>
                <w:sz w:val="20"/>
                <w:szCs w:val="20"/>
              </w:rPr>
              <w:t>52</w:t>
            </w:r>
            <w:r w:rsidR="00D25EE7" w:rsidRPr="00ED334F">
              <w:rPr>
                <w:rFonts w:ascii="Arial" w:hAnsi="Arial" w:cs="Arial"/>
                <w:sz w:val="20"/>
                <w:szCs w:val="20"/>
              </w:rPr>
              <w:t>_PM_КД</w:t>
            </w:r>
            <w:r w:rsidRPr="00ED334F">
              <w:rPr>
                <w:rFonts w:ascii="Arial" w:hAnsi="Arial" w:cs="Arial"/>
                <w:sz w:val="20"/>
                <w:szCs w:val="20"/>
              </w:rPr>
              <w:t xml:space="preserve"> Годовое планирование воздействий на ПА».</w:t>
            </w:r>
          </w:p>
          <w:p w14:paraId="166A2829" w14:textId="011DD3E6" w:rsidR="002C6C59" w:rsidRPr="00ED334F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34F">
              <w:rPr>
                <w:rFonts w:ascii="Arial" w:hAnsi="Arial" w:cs="Arial"/>
                <w:sz w:val="20"/>
                <w:szCs w:val="20"/>
              </w:rPr>
              <w:t>Пользовательски</w:t>
            </w:r>
            <w:r w:rsidR="00196960" w:rsidRPr="00ED334F">
              <w:rPr>
                <w:rFonts w:ascii="Arial" w:hAnsi="Arial" w:cs="Arial"/>
                <w:sz w:val="20"/>
                <w:szCs w:val="20"/>
              </w:rPr>
              <w:t>е</w:t>
            </w:r>
            <w:r w:rsidRPr="00ED334F">
              <w:rPr>
                <w:rFonts w:ascii="Arial" w:hAnsi="Arial" w:cs="Arial"/>
                <w:sz w:val="20"/>
                <w:szCs w:val="20"/>
              </w:rPr>
              <w:t xml:space="preserve"> статус заказа</w:t>
            </w:r>
            <w:r w:rsidR="00196960" w:rsidRPr="00ED334F">
              <w:rPr>
                <w:rFonts w:ascii="Arial" w:hAnsi="Arial" w:cs="Arial"/>
                <w:sz w:val="20"/>
                <w:szCs w:val="20"/>
              </w:rPr>
              <w:t xml:space="preserve">, используемые </w:t>
            </w:r>
            <w:r w:rsidR="00053710" w:rsidRPr="00ED334F">
              <w:rPr>
                <w:rFonts w:ascii="Arial" w:hAnsi="Arial" w:cs="Arial"/>
                <w:sz w:val="20"/>
                <w:szCs w:val="20"/>
              </w:rPr>
              <w:t xml:space="preserve">для заказов </w:t>
            </w:r>
          </w:p>
          <w:tbl>
            <w:tblPr>
              <w:tblW w:w="7220" w:type="dxa"/>
              <w:tblLook w:val="04A0" w:firstRow="1" w:lastRow="0" w:firstColumn="1" w:lastColumn="0" w:noHBand="0" w:noVBand="1"/>
            </w:tblPr>
            <w:tblGrid>
              <w:gridCol w:w="7220"/>
            </w:tblGrid>
            <w:tr w:rsidR="009E7C64" w:rsidRPr="00ED334F" w14:paraId="166A2835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66A2834" w14:textId="77777777" w:rsidR="009E7C64" w:rsidRPr="001A06C6" w:rsidRDefault="009E7C64" w:rsidP="009E7C64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</w:pPr>
                  <w:r w:rsidRPr="001A06C6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ru-RU"/>
                    </w:rPr>
                    <w:t>Статусы без порядкового номера</w:t>
                  </w:r>
                </w:p>
              </w:tc>
            </w:tr>
            <w:tr w:rsidR="009E7C64" w:rsidRPr="00ED334F" w14:paraId="166A2839" w14:textId="77777777" w:rsidTr="009E7C64">
              <w:trPr>
                <w:trHeight w:val="290"/>
              </w:trPr>
              <w:tc>
                <w:tcPr>
                  <w:tcW w:w="7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bottom"/>
                  <w:hideMark/>
                </w:tcPr>
                <w:p w14:paraId="166A2838" w14:textId="77777777" w:rsidR="009E7C64" w:rsidRPr="001A06C6" w:rsidRDefault="009E7C64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A06C6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  <w:t>УТВГ - утвержден в программе ремонтов, включен в годовой план</w:t>
                  </w:r>
                </w:p>
              </w:tc>
            </w:tr>
            <w:tr w:rsidR="009E7C64" w:rsidRPr="00ED334F" w14:paraId="166A283F" w14:textId="77777777" w:rsidTr="009E7C64">
              <w:trPr>
                <w:trHeight w:val="290"/>
              </w:trPr>
              <w:tc>
                <w:tcPr>
                  <w:tcW w:w="7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bottom"/>
                  <w:hideMark/>
                </w:tcPr>
                <w:p w14:paraId="166A283E" w14:textId="77777777" w:rsidR="009E7C64" w:rsidRPr="001A06C6" w:rsidRDefault="009E7C64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A06C6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  <w:t>УТВМ - Утвержден в месячном плане-графике</w:t>
                  </w:r>
                </w:p>
              </w:tc>
            </w:tr>
            <w:tr w:rsidR="009E7C64" w:rsidRPr="00ED334F" w14:paraId="166A2843" w14:textId="77777777" w:rsidTr="009E7C64">
              <w:trPr>
                <w:trHeight w:val="290"/>
              </w:trPr>
              <w:tc>
                <w:tcPr>
                  <w:tcW w:w="7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bottom"/>
                  <w:hideMark/>
                </w:tcPr>
                <w:p w14:paraId="166A2842" w14:textId="77777777" w:rsidR="009E7C64" w:rsidRPr="001A06C6" w:rsidRDefault="009E7C64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A06C6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  <w:t>УТВН - Утвержден в недельном плане-графике</w:t>
                  </w:r>
                </w:p>
              </w:tc>
            </w:tr>
            <w:tr w:rsidR="009E7C64" w:rsidRPr="00ED334F" w:rsidDel="00647869" w14:paraId="166A2877" w14:textId="0FEBBE59" w:rsidTr="001A06C6">
              <w:trPr>
                <w:trHeight w:val="290"/>
                <w:del w:id="1115" w:author="Александр Шрамков" w:date="2020-04-11T14:43:00Z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66A2876" w14:textId="1E0A65AF" w:rsidR="009E7C64" w:rsidRPr="001A06C6" w:rsidDel="00647869" w:rsidRDefault="009E7C64" w:rsidP="009E7C64">
                  <w:pPr>
                    <w:jc w:val="left"/>
                    <w:rPr>
                      <w:del w:id="1116" w:author="Александр Шрамков" w:date="2020-04-11T14:43:00Z"/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del w:id="1117" w:author="Александр Шрамков" w:date="2020-04-11T14:43:00Z">
                    <w:r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ОСТ</w:delText>
                    </w:r>
                    <w:r w:rsidR="00AE73DB"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С</w:delText>
                    </w:r>
                    <w:r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</w:delText>
                    </w:r>
                    <w:r w:rsidR="00AE73DB"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–</w:delText>
                    </w:r>
                    <w:r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</w:delText>
                    </w:r>
                    <w:r w:rsidR="00AE73DB"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Согласован в</w:delText>
                    </w:r>
                    <w:r w:rsidRPr="001A06C6" w:rsidDel="00647869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остановочный ремонт</w:delText>
                    </w:r>
                  </w:del>
                </w:p>
              </w:tc>
            </w:tr>
            <w:tr w:rsidR="00196960" w:rsidRPr="00ED334F" w14:paraId="1B65F5F6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9E11818" w14:textId="64923C95" w:rsidR="00196960" w:rsidRPr="001A06C6" w:rsidRDefault="00991E9C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ins w:id="1118" w:author="Александр Шрамков" w:date="2020-04-11T14:43:00Z">
                    <w:r w:rsidRPr="00991E9C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t>МПРО – Планир-е ОстРе-монта выполнено</w:t>
                    </w:r>
                  </w:ins>
                  <w:del w:id="1119" w:author="Александр Шрамков" w:date="2020-04-11T14:43:00Z">
                    <w:r w:rsidR="00053710" w:rsidRPr="001A06C6" w:rsidDel="00991E9C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МПРО</w:delText>
                    </w:r>
                    <w:r w:rsidR="00196960" w:rsidRPr="001A06C6" w:rsidDel="00991E9C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– </w:delText>
                    </w:r>
                    <w:r w:rsidR="00675B2D" w:rsidRPr="00675B2D" w:rsidDel="00991E9C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Мультиресурсное планирование ремонтов оформлено</w:delText>
                    </w:r>
                  </w:del>
                </w:p>
              </w:tc>
            </w:tr>
            <w:tr w:rsidR="00E67F48" w:rsidRPr="00ED334F" w14:paraId="4AE81CCE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02F7C5" w14:textId="6F4800BB" w:rsidR="00E67F48" w:rsidRPr="001A06C6" w:rsidRDefault="007F5762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ins w:id="1120" w:author="Александр Шрамков" w:date="2020-04-11T14:44:00Z">
                    <w:r w:rsidRPr="007F5762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t>МПРП – Планир-е ОстРе-монт согласовано</w:t>
                    </w:r>
                  </w:ins>
                  <w:del w:id="1121" w:author="Александр Шрамков" w:date="2020-04-11T14:44:00Z">
                    <w:r w:rsidR="00E67F48" w:rsidDel="007F5762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МПРП – </w:delText>
                    </w:r>
                    <w:r w:rsidR="008526BD" w:rsidRPr="008526BD" w:rsidDel="007F5762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Мультиресурсное </w:delText>
                    </w:r>
                    <w:r w:rsidR="00DB0781" w:rsidRPr="008526BD" w:rsidDel="007F5762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планирование</w:delText>
                    </w:r>
                    <w:r w:rsidR="008526BD" w:rsidRPr="008526BD" w:rsidDel="007F5762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ремонтов подтверждено</w:delText>
                    </w:r>
                  </w:del>
                </w:p>
              </w:tc>
            </w:tr>
            <w:tr w:rsidR="00675B2D" w:rsidRPr="00ED334F" w14:paraId="24289BBA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CECD15B" w14:textId="67C8FA78" w:rsidR="00675B2D" w:rsidRPr="00675B2D" w:rsidRDefault="006A71D5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ins w:id="1122" w:author="Александр Шрамков" w:date="2020-04-11T14:44:00Z">
                    <w:r w:rsidRPr="006A71D5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t>МПРА – Авт планир ОстРе-монт выполнено</w:t>
                    </w:r>
                  </w:ins>
                  <w:del w:id="1123" w:author="Александр Шрамков" w:date="2020-04-11T14:44:00Z">
                    <w:r w:rsidR="00675B2D" w:rsidDel="006A71D5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МПРА -</w:delText>
                    </w:r>
                    <w:r w:rsidR="008526BD" w:rsidDel="006A71D5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 xml:space="preserve"> </w:delText>
                    </w:r>
                    <w:r w:rsidR="008526BD" w:rsidRPr="008526BD" w:rsidDel="006A71D5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Автоматическое Мультиресурсное планирование ремонтов проведено</w:delText>
                    </w:r>
                  </w:del>
                </w:p>
              </w:tc>
            </w:tr>
            <w:tr w:rsidR="00E67F48" w:rsidRPr="00ED334F" w14:paraId="73580688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11F7B0" w14:textId="50096F87" w:rsidR="00E67F48" w:rsidRDefault="002E0006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ins w:id="1124" w:author="Александр Шрамков" w:date="2020-04-11T14:41:00Z">
                    <w:r w:rsidRPr="002E0006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t>ОСТ - Утвержден в графике ОстРемонта</w:t>
                    </w:r>
                  </w:ins>
                  <w:del w:id="1125" w:author="Александр Шрамков" w:date="2020-04-11T14:41:00Z">
                    <w:r w:rsidR="00E67F48" w:rsidDel="002E0006">
                      <w:rPr>
                        <w:rFonts w:ascii="Arial" w:hAnsi="Arial" w:cs="Arial"/>
                        <w:color w:val="000000"/>
                        <w:sz w:val="20"/>
                        <w:szCs w:val="20"/>
                        <w:lang w:eastAsia="ru-RU"/>
                      </w:rPr>
                      <w:delText>ОСТ – Остановочный ремонт</w:delText>
                    </w:r>
                  </w:del>
                </w:p>
              </w:tc>
            </w:tr>
            <w:tr w:rsidR="00220B5E" w:rsidRPr="00ED334F" w14:paraId="3F3D4355" w14:textId="77777777" w:rsidTr="001A06C6">
              <w:trPr>
                <w:trHeight w:val="290"/>
              </w:trPr>
              <w:tc>
                <w:tcPr>
                  <w:tcW w:w="7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701E866" w14:textId="44F059C5" w:rsidR="00220B5E" w:rsidRDefault="00220B5E" w:rsidP="009E7C64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  <w:t>КОРР – Требует корректировки</w:t>
                  </w:r>
                </w:p>
              </w:tc>
            </w:tr>
          </w:tbl>
          <w:p w14:paraId="166A2878" w14:textId="77777777" w:rsidR="002C6C59" w:rsidRPr="00053710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0281" w:rsidRPr="007D6F29" w14:paraId="166A2880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7A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Индикатор планирования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6C4AD" w14:textId="77777777" w:rsidR="00830D3D" w:rsidRDefault="00830D3D" w:rsidP="00830D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Индикатор планирования заказа:</w:t>
            </w:r>
          </w:p>
          <w:p w14:paraId="25D42519" w14:textId="77777777" w:rsidR="00830D3D" w:rsidRDefault="00830D3D" w:rsidP="00830D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Плановый заказ</w:t>
            </w:r>
          </w:p>
          <w:p w14:paraId="569FFA7C" w14:textId="77777777" w:rsidR="00830D3D" w:rsidRDefault="00830D3D" w:rsidP="00830D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Внеплановый заказ</w:t>
            </w:r>
          </w:p>
          <w:p w14:paraId="52594F0C" w14:textId="77777777" w:rsidR="00830D3D" w:rsidRDefault="00830D3D" w:rsidP="00830D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Заполняется автоматически.</w:t>
            </w:r>
          </w:p>
          <w:p w14:paraId="473A5DB2" w14:textId="77777777" w:rsidR="00830D3D" w:rsidRDefault="00830D3D" w:rsidP="00830D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Плановый - год исполнения заказа больше года создания.</w:t>
            </w:r>
          </w:p>
          <w:p w14:paraId="166A287F" w14:textId="427AFB25" w:rsidR="002C6C59" w:rsidRPr="007D6F29" w:rsidRDefault="00830D3D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Внеплановый - если год создания и выполнения равны.</w:t>
            </w:r>
            <w:r>
              <w:rPr>
                <w:rFonts w:eastAsiaTheme="minorHAnsi"/>
                <w:szCs w:val="24"/>
                <w:lang w:eastAsia="ru-RU"/>
              </w:rPr>
              <w:t xml:space="preserve"> </w:t>
            </w:r>
          </w:p>
        </w:tc>
      </w:tr>
      <w:tr w:rsidR="00A30281" w:rsidRPr="007D6F29" w14:paraId="166A2884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81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Техническое место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8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технического места.</w:t>
            </w:r>
          </w:p>
          <w:p w14:paraId="166A288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88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85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8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единицы оборудования.</w:t>
            </w:r>
          </w:p>
          <w:p w14:paraId="166A288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8B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89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Состояние производственной установки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8A" w14:textId="4AC8DCC4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Код состояния производственной установки. Используется для выделения остановочных ремонтов и заказов ТОРО, включаемых дополнительно в остановочный ремонт.</w:t>
            </w:r>
            <w:r w:rsidR="00FC532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30281" w:rsidRPr="007D6F29" w14:paraId="166A288F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8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Базисный срок начала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8D" w14:textId="5D5693BB" w:rsidR="002C6C59" w:rsidRPr="007D6F29" w:rsidRDefault="003B4442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Плановая </w:t>
            </w:r>
            <w:r w:rsidR="002C6C59" w:rsidRPr="007D6F29">
              <w:rPr>
                <w:rFonts w:ascii="Arial" w:hAnsi="Arial" w:cs="Arial"/>
                <w:sz w:val="20"/>
                <w:szCs w:val="20"/>
              </w:rPr>
              <w:t>дата начала заказа.</w:t>
            </w:r>
          </w:p>
          <w:p w14:paraId="166A288E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календаря.</w:t>
            </w:r>
          </w:p>
        </w:tc>
      </w:tr>
      <w:tr w:rsidR="00A30281" w:rsidRPr="007D6F29" w14:paraId="166A2893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90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Базисный срок окончания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91" w14:textId="6AEB881C" w:rsidR="002C6C59" w:rsidRPr="007D6F29" w:rsidRDefault="003B4442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Плановая</w:t>
            </w:r>
            <w:r w:rsidR="002C6C59" w:rsidRPr="007D6F29">
              <w:rPr>
                <w:rFonts w:ascii="Arial" w:hAnsi="Arial" w:cs="Arial"/>
                <w:sz w:val="20"/>
                <w:szCs w:val="20"/>
              </w:rPr>
              <w:t xml:space="preserve"> дата окончания заказа.</w:t>
            </w:r>
          </w:p>
          <w:p w14:paraId="166A289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календаря.</w:t>
            </w:r>
          </w:p>
        </w:tc>
      </w:tr>
      <w:tr w:rsidR="006E13AF" w:rsidRPr="007D6F29" w14:paraId="166A2895" w14:textId="77777777" w:rsidTr="00DB5D57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A2894" w14:textId="77777777" w:rsidR="002C6C59" w:rsidRPr="007D6F29" w:rsidRDefault="002C6C59" w:rsidP="00CE175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6F29">
              <w:rPr>
                <w:rFonts w:ascii="Arial" w:hAnsi="Arial" w:cs="Arial"/>
                <w:b/>
                <w:sz w:val="20"/>
                <w:szCs w:val="20"/>
              </w:rPr>
              <w:t>Операции</w:t>
            </w:r>
            <w:r w:rsidR="002376ED">
              <w:rPr>
                <w:rFonts w:ascii="Arial" w:hAnsi="Arial" w:cs="Arial"/>
                <w:b/>
                <w:sz w:val="20"/>
                <w:szCs w:val="20"/>
              </w:rPr>
              <w:t xml:space="preserve"> заказа ТОРО</w:t>
            </w:r>
          </w:p>
        </w:tc>
      </w:tr>
      <w:tr w:rsidR="00A30281" w:rsidRPr="007D6F29" w14:paraId="166A289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9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Позиция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9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Позиция операции.</w:t>
            </w:r>
          </w:p>
          <w:p w14:paraId="166A289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Создается автоматически.</w:t>
            </w:r>
          </w:p>
        </w:tc>
      </w:tr>
      <w:tr w:rsidR="00A30281" w:rsidRPr="007D6F29" w14:paraId="166A289D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9A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Рабочее место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9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номер рабочего места, исполняющего работы.</w:t>
            </w:r>
          </w:p>
          <w:p w14:paraId="166A289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A1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9E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Завод исполнительного рабочего места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9F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номер завода рабочего места, исполняющего работы.</w:t>
            </w:r>
          </w:p>
          <w:p w14:paraId="166A28A0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</w:t>
            </w:r>
          </w:p>
        </w:tc>
      </w:tr>
      <w:tr w:rsidR="00A30281" w:rsidRPr="007D6F29" w14:paraId="166A28A5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A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Краткий текст операции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A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Описание операции.</w:t>
            </w:r>
          </w:p>
          <w:p w14:paraId="166A28A4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A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A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Фактическая работа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A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Затраченное время на работу.</w:t>
            </w:r>
          </w:p>
          <w:p w14:paraId="166A28A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A30281" w:rsidRPr="007D6F29" w14:paraId="166A28AD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AA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Работа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A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Плановое время работы.</w:t>
            </w:r>
          </w:p>
          <w:p w14:paraId="166A28A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B1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AE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lastRenderedPageBreak/>
              <w:t>Число необходимой мощности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AF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Количество персонала, выполняющее работу.</w:t>
            </w:r>
          </w:p>
          <w:p w14:paraId="166A28B0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B5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B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Стандартная продолжительность операции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B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Стандартная продолжительность операции.</w:t>
            </w:r>
          </w:p>
          <w:p w14:paraId="166A28B4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B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B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Ключ вычислений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B7" w14:textId="62BE9390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 xml:space="preserve">Ключ для расчёта </w:t>
            </w:r>
            <w:r w:rsidR="003B4442">
              <w:rPr>
                <w:rFonts w:ascii="Arial" w:hAnsi="Arial" w:cs="Arial"/>
                <w:sz w:val="20"/>
                <w:szCs w:val="20"/>
              </w:rPr>
              <w:t>(продолжительности, работы, мощностей).</w:t>
            </w:r>
          </w:p>
          <w:p w14:paraId="166A28B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BD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BA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Вид работ ТОРО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B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вида работ.</w:t>
            </w:r>
          </w:p>
          <w:p w14:paraId="166A28BC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C1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BE" w14:textId="77777777" w:rsidR="002C6C59" w:rsidRPr="007D6F29" w:rsidRDefault="007B1FE4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Коэффициент</w:t>
            </w:r>
            <w:r w:rsidR="002C6C59" w:rsidRPr="007D6F29">
              <w:rPr>
                <w:rFonts w:ascii="Arial" w:hAnsi="Arial" w:cs="Arial"/>
                <w:sz w:val="20"/>
                <w:szCs w:val="20"/>
              </w:rPr>
              <w:t xml:space="preserve"> выполнения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BF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Количество повторений выполнения операции в заказе.</w:t>
            </w:r>
          </w:p>
          <w:p w14:paraId="166A28C0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технологической карты.</w:t>
            </w:r>
          </w:p>
        </w:tc>
      </w:tr>
      <w:tr w:rsidR="00A30281" w:rsidRPr="007D6F29" w14:paraId="166A28C5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C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Техническое место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C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технического места.</w:t>
            </w:r>
          </w:p>
          <w:p w14:paraId="166A28C4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C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C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389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C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код единицы оборудования.</w:t>
            </w:r>
          </w:p>
          <w:p w14:paraId="166A28C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2C6C59" w:rsidRPr="007D6F29" w14:paraId="166A28E1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E0" w14:textId="77777777" w:rsidR="002C6C59" w:rsidRPr="007D6F29" w:rsidRDefault="002C6C59" w:rsidP="00CE175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6F29">
              <w:rPr>
                <w:rFonts w:ascii="Arial" w:hAnsi="Arial" w:cs="Arial"/>
                <w:b/>
                <w:sz w:val="20"/>
                <w:szCs w:val="20"/>
              </w:rPr>
              <w:t>Компоненты</w:t>
            </w:r>
            <w:r w:rsidR="002376ED">
              <w:rPr>
                <w:rFonts w:ascii="Arial" w:hAnsi="Arial" w:cs="Arial"/>
                <w:b/>
                <w:sz w:val="20"/>
                <w:szCs w:val="20"/>
              </w:rPr>
              <w:t xml:space="preserve"> заказа ТОРО</w:t>
            </w:r>
          </w:p>
        </w:tc>
      </w:tr>
      <w:tr w:rsidR="00A30281" w:rsidRPr="007D6F29" w14:paraId="166A28E5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E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Позиция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E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Номер позиции спецификации.</w:t>
            </w:r>
          </w:p>
          <w:p w14:paraId="166A28E4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Создается автоматически.</w:t>
            </w:r>
          </w:p>
        </w:tc>
      </w:tr>
      <w:tr w:rsidR="00A30281" w:rsidRPr="007D6F29" w14:paraId="166A28E9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E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E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Ключ материала.</w:t>
            </w:r>
          </w:p>
          <w:p w14:paraId="166A28E8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 xml:space="preserve">Вводится вручную, выбирается из справочника или </w:t>
            </w:r>
            <w:r w:rsidR="007B1FE4" w:rsidRPr="007D6F29">
              <w:rPr>
                <w:rFonts w:ascii="Arial" w:hAnsi="Arial" w:cs="Arial"/>
                <w:sz w:val="20"/>
                <w:szCs w:val="20"/>
              </w:rPr>
              <w:t>автоматически</w:t>
            </w:r>
            <w:r w:rsidRPr="007D6F29">
              <w:rPr>
                <w:rFonts w:ascii="Arial" w:hAnsi="Arial" w:cs="Arial"/>
                <w:sz w:val="20"/>
                <w:szCs w:val="20"/>
              </w:rPr>
              <w:t xml:space="preserve"> копируется из спецификации.</w:t>
            </w:r>
          </w:p>
        </w:tc>
      </w:tr>
      <w:tr w:rsidR="00A30281" w:rsidRPr="007D6F29" w14:paraId="166A28EC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EA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Описание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EB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Наименование материала</w:t>
            </w:r>
          </w:p>
        </w:tc>
      </w:tr>
      <w:tr w:rsidR="00A30281" w:rsidRPr="007D6F29" w14:paraId="166A28F0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ED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Объем потребности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EE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Количество материала.</w:t>
            </w:r>
          </w:p>
          <w:p w14:paraId="166A28EF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автоматически копируется из спецификации.</w:t>
            </w:r>
          </w:p>
        </w:tc>
      </w:tr>
      <w:tr w:rsidR="00A30281" w:rsidRPr="007D6F29" w14:paraId="166A28F4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F1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Единица измерения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F2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Единица измерения материала.</w:t>
            </w:r>
          </w:p>
          <w:p w14:paraId="166A28F3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 xml:space="preserve">Вводится вручную, выбирается из справочника или </w:t>
            </w:r>
            <w:r w:rsidR="007B1FE4" w:rsidRPr="007D6F29">
              <w:rPr>
                <w:rFonts w:ascii="Arial" w:hAnsi="Arial" w:cs="Arial"/>
                <w:sz w:val="20"/>
                <w:szCs w:val="20"/>
              </w:rPr>
              <w:t>автоматически</w:t>
            </w:r>
            <w:r w:rsidRPr="007D6F29">
              <w:rPr>
                <w:rFonts w:ascii="Arial" w:hAnsi="Arial" w:cs="Arial"/>
                <w:sz w:val="20"/>
                <w:szCs w:val="20"/>
              </w:rPr>
              <w:t xml:space="preserve"> копируется из спецификации.</w:t>
            </w:r>
          </w:p>
        </w:tc>
      </w:tr>
      <w:tr w:rsidR="00A30281" w:rsidRPr="007D6F29" w14:paraId="166A28F8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F5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Склад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F6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Склад хранения материалов</w:t>
            </w:r>
          </w:p>
          <w:p w14:paraId="166A28F7" w14:textId="77777777" w:rsidR="002C6C59" w:rsidRPr="007D6F29" w:rsidRDefault="002C6C59" w:rsidP="00CE1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8FC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F9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Завод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FA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Системный номер завода.</w:t>
            </w:r>
          </w:p>
          <w:p w14:paraId="166A28FB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A30281" w:rsidRPr="007D6F29" w14:paraId="166A2900" w14:textId="77777777" w:rsidTr="001A06C6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1106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A28FD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 xml:space="preserve">Операция </w:t>
            </w:r>
          </w:p>
        </w:tc>
        <w:tc>
          <w:tcPr>
            <w:tcW w:w="3894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28FE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Номер операции заказа в которой используется материал.</w:t>
            </w:r>
          </w:p>
          <w:p w14:paraId="166A28FF" w14:textId="77777777" w:rsidR="002C6C59" w:rsidRPr="007D6F29" w:rsidRDefault="002C6C59" w:rsidP="002C6C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6F29">
              <w:rPr>
                <w:rFonts w:ascii="Arial" w:hAnsi="Arial" w:cs="Arial"/>
                <w:sz w:val="20"/>
                <w:szCs w:val="20"/>
              </w:rPr>
              <w:t>Вводится вручную</w:t>
            </w:r>
          </w:p>
        </w:tc>
      </w:tr>
    </w:tbl>
    <w:p w14:paraId="6E3C59D3" w14:textId="0CB1BBB9" w:rsidR="008C4B7B" w:rsidRDefault="008C4B7B" w:rsidP="00AC6F0A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</w:p>
    <w:p w14:paraId="2E872295" w14:textId="2DD8F037" w:rsidR="00544A45" w:rsidRPr="005D26F6" w:rsidRDefault="00544A45" w:rsidP="00544A45">
      <w:pPr>
        <w:pStyle w:val="30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1126" w:name="_Toc65857707"/>
      <w:r>
        <w:rPr>
          <w:rFonts w:eastAsiaTheme="majorEastAsia" w:cstheme="majorBidi"/>
          <w:caps w:val="0"/>
          <w:sz w:val="24"/>
          <w:szCs w:val="24"/>
        </w:rPr>
        <w:t>Сообщения</w:t>
      </w:r>
      <w:r w:rsidRPr="005D26F6">
        <w:rPr>
          <w:rFonts w:eastAsiaTheme="majorEastAsia" w:cstheme="majorBidi"/>
          <w:caps w:val="0"/>
          <w:sz w:val="24"/>
          <w:szCs w:val="24"/>
        </w:rPr>
        <w:t xml:space="preserve"> ТОРО</w:t>
      </w:r>
      <w:bookmarkEnd w:id="1126"/>
    </w:p>
    <w:p w14:paraId="290B9A6E" w14:textId="2F866273" w:rsidR="00954B37" w:rsidRDefault="00954B37" w:rsidP="00544A45">
      <w:pPr>
        <w:spacing w:after="240" w:line="276" w:lineRule="auto"/>
        <w:ind w:firstLine="708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С заказами ТОРО на остановочный ремонт будут связаны сообщения ТОРО, в которых будет фиксироваться период останова оборудования и данные о неисправности в случае внепланового ремонта. Полное описание сообщений ТОРО зафиксировано в документе </w:t>
      </w:r>
      <w:r w:rsidRPr="00954B37">
        <w:rPr>
          <w:rFonts w:ascii="Arial" w:eastAsiaTheme="minorHAnsi" w:hAnsi="Arial" w:cs="Arial"/>
          <w:szCs w:val="24"/>
        </w:rPr>
        <w:t>КД «</w:t>
      </w:r>
      <w:del w:id="1127" w:author="Александр Шрамков" w:date="2020-04-11T10:25:00Z">
        <w:r w:rsidRPr="00954B37" w:rsidDel="00EC5F5C">
          <w:rPr>
            <w:rFonts w:ascii="Arial" w:eastAsiaTheme="minorHAnsi" w:hAnsi="Arial" w:cs="Arial"/>
            <w:szCs w:val="24"/>
          </w:rPr>
          <w:delText>ERP.5.1.</w:delText>
        </w:r>
      </w:del>
      <w:ins w:id="1128" w:author="Александр Шрамков" w:date="2021-03-05T14:00:00Z">
        <w:r w:rsidR="00EF2B83">
          <w:rPr>
            <w:rFonts w:ascii="Arial" w:eastAsiaTheme="minorHAnsi" w:hAnsi="Arial" w:cs="Arial"/>
            <w:szCs w:val="24"/>
          </w:rPr>
          <w:t>ERP.13.9</w:t>
        </w:r>
      </w:ins>
      <w:ins w:id="1129" w:author="Александр Шрамков" w:date="2020-04-11T10:25:00Z">
        <w:r w:rsidR="00EC5F5C">
          <w:rPr>
            <w:rFonts w:ascii="Arial" w:eastAsiaTheme="minorHAnsi" w:hAnsi="Arial" w:cs="Arial"/>
            <w:szCs w:val="24"/>
          </w:rPr>
          <w:t>.2.</w:t>
        </w:r>
      </w:ins>
      <w:r w:rsidRPr="00954B37">
        <w:rPr>
          <w:rFonts w:ascii="Arial" w:eastAsiaTheme="minorHAnsi" w:hAnsi="Arial" w:cs="Arial"/>
          <w:szCs w:val="24"/>
        </w:rPr>
        <w:t xml:space="preserve">56 КД Мониторинг и оценка </w:t>
      </w:r>
      <w:r w:rsidR="008430DF" w:rsidRPr="00954B37">
        <w:rPr>
          <w:rFonts w:ascii="Arial" w:eastAsiaTheme="minorHAnsi" w:hAnsi="Arial" w:cs="Arial"/>
          <w:szCs w:val="24"/>
        </w:rPr>
        <w:t>технического</w:t>
      </w:r>
      <w:r w:rsidRPr="00954B37">
        <w:rPr>
          <w:rFonts w:ascii="Arial" w:eastAsiaTheme="minorHAnsi" w:hAnsi="Arial" w:cs="Arial"/>
          <w:szCs w:val="24"/>
        </w:rPr>
        <w:t xml:space="preserve"> состояния ПА»</w:t>
      </w:r>
      <w:r>
        <w:rPr>
          <w:rFonts w:ascii="Arial" w:eastAsiaTheme="minorHAnsi" w:hAnsi="Arial" w:cs="Arial"/>
          <w:szCs w:val="24"/>
        </w:rPr>
        <w:t>.</w:t>
      </w:r>
    </w:p>
    <w:p w14:paraId="11466E45" w14:textId="1E7C7E72" w:rsidR="00544A45" w:rsidRDefault="00544A45" w:rsidP="00544A45">
      <w:pPr>
        <w:spacing w:after="240" w:line="276" w:lineRule="auto"/>
        <w:ind w:firstLine="708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>Для плановых заказов на остановочный ремонт автоматически будут создаваться сообщения ТОРО с видом «</w:t>
      </w:r>
      <w:r>
        <w:rPr>
          <w:rFonts w:ascii="Arial" w:eastAsiaTheme="minorHAnsi" w:hAnsi="Arial" w:cs="Arial"/>
          <w:szCs w:val="24"/>
          <w:lang w:val="en-US"/>
        </w:rPr>
        <w:t>A</w:t>
      </w:r>
      <w:r w:rsidRPr="00B21104">
        <w:rPr>
          <w:rFonts w:ascii="Arial" w:eastAsiaTheme="minorHAnsi" w:hAnsi="Arial" w:cs="Arial"/>
          <w:szCs w:val="24"/>
        </w:rPr>
        <w:t xml:space="preserve">1 - </w:t>
      </w:r>
      <w:r>
        <w:rPr>
          <w:rFonts w:ascii="Arial" w:eastAsiaTheme="minorHAnsi" w:hAnsi="Arial" w:cs="Arial"/>
          <w:szCs w:val="24"/>
        </w:rPr>
        <w:t xml:space="preserve"> Планово-предупредительное сообщение».</w:t>
      </w:r>
    </w:p>
    <w:p w14:paraId="56011320" w14:textId="7162287E" w:rsidR="00544A45" w:rsidRDefault="00544A45" w:rsidP="00544A45">
      <w:pPr>
        <w:spacing w:after="240" w:line="276" w:lineRule="auto"/>
        <w:ind w:firstLine="708"/>
        <w:rPr>
          <w:rFonts w:ascii="Arial" w:hAnsi="Arial" w:cs="Arial"/>
          <w:szCs w:val="24"/>
        </w:rPr>
      </w:pPr>
      <w:r>
        <w:rPr>
          <w:rFonts w:ascii="Arial" w:eastAsiaTheme="minorHAnsi" w:hAnsi="Arial" w:cs="Arial"/>
          <w:szCs w:val="24"/>
        </w:rPr>
        <w:lastRenderedPageBreak/>
        <w:t>Внеплановые заказы ТОРО, включённые в остановочный ремонт также должны быть связаны с сообщением ТОРО. Допустимые виды сообщений ТОРО для внеплановых заказов ТОРО на остановочный ремонт</w:t>
      </w:r>
      <w:r w:rsidRPr="00FC5325">
        <w:rPr>
          <w:rFonts w:ascii="Arial" w:eastAsiaTheme="minorHAnsi" w:hAnsi="Arial" w:cs="Arial"/>
          <w:szCs w:val="24"/>
        </w:rPr>
        <w:t xml:space="preserve">: </w:t>
      </w:r>
      <w:r>
        <w:rPr>
          <w:rFonts w:ascii="Arial" w:eastAsiaTheme="minorHAnsi" w:hAnsi="Arial" w:cs="Arial"/>
          <w:szCs w:val="24"/>
        </w:rPr>
        <w:t>«</w:t>
      </w:r>
      <w:r>
        <w:rPr>
          <w:rFonts w:ascii="Arial" w:eastAsiaTheme="minorHAnsi" w:hAnsi="Arial" w:cs="Arial"/>
          <w:szCs w:val="24"/>
          <w:lang w:val="en-US"/>
        </w:rPr>
        <w:t>A</w:t>
      </w:r>
      <w:r>
        <w:rPr>
          <w:rFonts w:ascii="Arial" w:eastAsiaTheme="minorHAnsi" w:hAnsi="Arial" w:cs="Arial"/>
          <w:szCs w:val="24"/>
        </w:rPr>
        <w:t>2</w:t>
      </w:r>
      <w:r w:rsidRPr="00B21104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–</w:t>
      </w:r>
      <w:r w:rsidRPr="00B21104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 xml:space="preserve">сообщение о неисправности». </w:t>
      </w:r>
    </w:p>
    <w:p w14:paraId="197B6966" w14:textId="112CB0A7" w:rsidR="00544A45" w:rsidRDefault="00544A45" w:rsidP="00544A45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  <w:r>
        <w:rPr>
          <w:rFonts w:ascii="Arial" w:hAnsi="Arial" w:cs="Arial"/>
          <w:szCs w:val="24"/>
        </w:rPr>
        <w:t>П</w:t>
      </w:r>
      <w:r w:rsidRPr="005511EA">
        <w:rPr>
          <w:rFonts w:ascii="Arial" w:hAnsi="Arial" w:cs="Arial"/>
          <w:szCs w:val="24"/>
        </w:rPr>
        <w:t xml:space="preserve">одробное </w:t>
      </w:r>
      <w:r>
        <w:rPr>
          <w:rFonts w:ascii="Arial" w:hAnsi="Arial" w:cs="Arial"/>
          <w:szCs w:val="24"/>
        </w:rPr>
        <w:t xml:space="preserve">описание справочника видов сообщений ТОРО приведено в </w:t>
      </w:r>
      <w:r>
        <w:rPr>
          <w:rFonts w:ascii="Arial" w:eastAsiaTheme="minorHAnsi" w:hAnsi="Arial" w:cs="Arial"/>
          <w:szCs w:val="24"/>
        </w:rPr>
        <w:t>КД «</w:t>
      </w:r>
      <w:del w:id="1130" w:author="Александр Шрамков" w:date="2020-04-11T10:25:00Z">
        <w:r w:rsidDel="00EC5F5C">
          <w:rPr>
            <w:rFonts w:ascii="Arial" w:eastAsiaTheme="minorHAnsi" w:hAnsi="Arial" w:cs="Arial"/>
            <w:szCs w:val="24"/>
          </w:rPr>
          <w:delText>ERP.5.1.</w:delText>
        </w:r>
      </w:del>
      <w:ins w:id="1131" w:author="Александр Шрамков" w:date="2021-03-05T14:00:00Z">
        <w:r w:rsidR="00EF2B83">
          <w:rPr>
            <w:rFonts w:ascii="Arial" w:eastAsiaTheme="minorHAnsi" w:hAnsi="Arial" w:cs="Arial"/>
            <w:szCs w:val="24"/>
          </w:rPr>
          <w:t>ERP.13.9</w:t>
        </w:r>
      </w:ins>
      <w:ins w:id="1132" w:author="Александр Шрамков" w:date="2020-04-11T10:25:00Z">
        <w:r w:rsidR="00EC5F5C">
          <w:rPr>
            <w:rFonts w:ascii="Arial" w:eastAsiaTheme="minorHAnsi" w:hAnsi="Arial" w:cs="Arial"/>
            <w:szCs w:val="24"/>
          </w:rPr>
          <w:t>.2.</w:t>
        </w:r>
      </w:ins>
      <w:r>
        <w:rPr>
          <w:rFonts w:ascii="Arial" w:eastAsiaTheme="minorHAnsi" w:hAnsi="Arial" w:cs="Arial"/>
          <w:szCs w:val="24"/>
        </w:rPr>
        <w:t>56</w:t>
      </w:r>
      <w:r w:rsidRPr="00053710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PM</w:t>
      </w:r>
      <w:r w:rsidRPr="00072E5D">
        <w:rPr>
          <w:rFonts w:ascii="Arial" w:hAnsi="Arial" w:cs="Arial"/>
        </w:rPr>
        <w:t>_</w:t>
      </w:r>
      <w:r>
        <w:rPr>
          <w:rFonts w:ascii="Arial" w:hAnsi="Arial" w:cs="Arial"/>
        </w:rPr>
        <w:t>КД</w:t>
      </w:r>
      <w:r w:rsidRPr="00053710">
        <w:rPr>
          <w:rFonts w:ascii="Arial" w:eastAsiaTheme="minorHAnsi" w:hAnsi="Arial" w:cs="Arial"/>
          <w:szCs w:val="24"/>
        </w:rPr>
        <w:t xml:space="preserve"> Мониторинг и оценка технического состояния ПА»</w:t>
      </w:r>
      <w:r>
        <w:rPr>
          <w:rFonts w:ascii="Arial" w:eastAsiaTheme="minorHAnsi" w:hAnsi="Arial" w:cs="Arial"/>
          <w:szCs w:val="24"/>
        </w:rPr>
        <w:t>.</w:t>
      </w:r>
    </w:p>
    <w:p w14:paraId="166A29BF" w14:textId="78BA0B53" w:rsidR="00CE1755" w:rsidRDefault="008C4B7B" w:rsidP="001A06C6">
      <w:pPr>
        <w:spacing w:after="240" w:line="276" w:lineRule="auto"/>
        <w:ind w:firstLine="567"/>
        <w:jc w:val="right"/>
        <w:rPr>
          <w:rFonts w:eastAsiaTheme="majorEastAsia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544A45">
        <w:rPr>
          <w:rFonts w:ascii="Arial" w:hAnsi="Arial" w:cs="Arial"/>
          <w:b/>
          <w:sz w:val="22"/>
        </w:rPr>
        <w:t>10</w:t>
      </w:r>
      <w:r w:rsidRPr="00916FAB">
        <w:rPr>
          <w:rFonts w:ascii="Arial" w:hAnsi="Arial" w:cs="Arial"/>
          <w:b/>
          <w:sz w:val="22"/>
        </w:rPr>
        <w:t>.</w:t>
      </w:r>
      <w:r w:rsidR="00391609">
        <w:rPr>
          <w:rFonts w:ascii="Arial" w:hAnsi="Arial" w:cs="Arial"/>
          <w:b/>
          <w:sz w:val="22"/>
        </w:rPr>
        <w:t xml:space="preserve"> Описание атрибутов сообщений</w:t>
      </w:r>
      <w:r>
        <w:rPr>
          <w:rFonts w:ascii="Arial" w:hAnsi="Arial" w:cs="Arial"/>
          <w:b/>
          <w:sz w:val="22"/>
        </w:rPr>
        <w:t xml:space="preserve"> ТОРО</w:t>
      </w:r>
    </w:p>
    <w:tbl>
      <w:tblPr>
        <w:tblW w:w="497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51"/>
        <w:gridCol w:w="7878"/>
      </w:tblGrid>
      <w:tr w:rsidR="008C4B7B" w:rsidRPr="007D6F29" w14:paraId="77A723A9" w14:textId="77777777" w:rsidTr="001A06C6">
        <w:trPr>
          <w:cantSplit/>
          <w:trHeight w:val="397"/>
          <w:tblHeader/>
        </w:trPr>
        <w:tc>
          <w:tcPr>
            <w:tcW w:w="1111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5CD6EA84" w14:textId="77777777" w:rsidR="008C4B7B" w:rsidRPr="002C6C59" w:rsidRDefault="008C4B7B" w:rsidP="001C400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C6C59">
              <w:rPr>
                <w:rFonts w:ascii="Arial" w:hAnsi="Arial" w:cs="Arial"/>
                <w:b/>
                <w:sz w:val="20"/>
              </w:rPr>
              <w:t xml:space="preserve">Поле документа </w:t>
            </w:r>
          </w:p>
        </w:tc>
        <w:tc>
          <w:tcPr>
            <w:tcW w:w="388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3BEFC00A" w14:textId="77777777" w:rsidR="008C4B7B" w:rsidRPr="002C6C59" w:rsidRDefault="008C4B7B" w:rsidP="001C400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C6C59"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DB5D57" w:rsidRPr="007D6F29" w14:paraId="19852329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F70A" w14:textId="7E444F4C" w:rsidR="00DB5D57" w:rsidRPr="007D6F29" w:rsidRDefault="00DB5D57" w:rsidP="00DB5D5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3C8C">
              <w:rPr>
                <w:rFonts w:ascii="Arial" w:hAnsi="Arial" w:cs="Arial"/>
                <w:b/>
                <w:sz w:val="20"/>
                <w:szCs w:val="20"/>
              </w:rPr>
              <w:t>Заголовок документа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сообщение ТОРО</w:t>
            </w:r>
          </w:p>
        </w:tc>
      </w:tr>
      <w:tr w:rsidR="00DB5D57" w:rsidRPr="007D6F29" w14:paraId="4A21FEB0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9E48" w14:textId="1DA32533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Вид документа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6E27B" w14:textId="77777777" w:rsidR="00DB5D57" w:rsidRPr="007D3C8C" w:rsidRDefault="00DB5D57" w:rsidP="00DB5D57">
            <w:pPr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Указывается вид документа.</w:t>
            </w:r>
          </w:p>
          <w:p w14:paraId="4CBB5110" w14:textId="5A2139CF" w:rsidR="00DB5D57" w:rsidRDefault="00544A45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«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1A06C6">
              <w:rPr>
                <w:rFonts w:ascii="Arial" w:hAnsi="Arial" w:cs="Arial"/>
                <w:sz w:val="20"/>
                <w:szCs w:val="20"/>
              </w:rPr>
              <w:t xml:space="preserve">1 – </w:t>
            </w:r>
            <w:r>
              <w:rPr>
                <w:rFonts w:ascii="Arial" w:hAnsi="Arial" w:cs="Arial"/>
                <w:sz w:val="20"/>
                <w:szCs w:val="20"/>
              </w:rPr>
              <w:t>Планово-предупредительное сообщение»</w:t>
            </w:r>
          </w:p>
          <w:p w14:paraId="47B3AE30" w14:textId="4D084767" w:rsidR="00544A45" w:rsidRPr="00544A45" w:rsidRDefault="00544A45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«А2 – сообщение о неисправности»</w:t>
            </w:r>
          </w:p>
          <w:p w14:paraId="37FB98CF" w14:textId="4921BE7C" w:rsidR="00DB5D57" w:rsidRPr="007D6F29" w:rsidRDefault="00DB5D57" w:rsidP="00DB5D5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</w:t>
            </w:r>
            <w:r w:rsidRPr="007D3C8C">
              <w:rPr>
                <w:rFonts w:ascii="Arial" w:hAnsi="Arial" w:cs="Arial"/>
                <w:sz w:val="20"/>
                <w:szCs w:val="20"/>
              </w:rPr>
              <w:t>ыбирается из справочника.</w:t>
            </w:r>
          </w:p>
        </w:tc>
      </w:tr>
      <w:tr w:rsidR="00DB5D57" w:rsidRPr="007D6F29" w14:paraId="497CB8F0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47657" w14:textId="2E957590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BD8F9" w14:textId="77777777" w:rsidR="00DB5D57" w:rsidRPr="007D3C8C" w:rsidRDefault="00DB5D57" w:rsidP="00DB5D57">
            <w:pPr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 сообщения ТОРО.</w:t>
            </w:r>
          </w:p>
          <w:p w14:paraId="3033ACE6" w14:textId="454FA31F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B5D57" w:rsidRPr="007D6F29" w14:paraId="1B75F56C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FB0AB" w14:textId="42720D81" w:rsidR="00DB5D57" w:rsidRPr="007D6F29" w:rsidRDefault="00836899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="00DB5D57" w:rsidRPr="007D3C8C">
              <w:rPr>
                <w:rFonts w:ascii="Arial" w:hAnsi="Arial" w:cs="Arial"/>
                <w:sz w:val="20"/>
                <w:szCs w:val="20"/>
              </w:rPr>
              <w:t>татус сообщения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7A357" w14:textId="77777777" w:rsidR="00DB5D57" w:rsidRDefault="00DB5D57" w:rsidP="00DB5D5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Ввиду того, что сообщение создаётся автоматически по заказу, к сообщению не применяется статусная схема. Сообщение необходимо для фиксации фактического простоя.</w:t>
            </w:r>
          </w:p>
          <w:p w14:paraId="47F19F38" w14:textId="60723950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Устанавливается из интерфейса «Изменение статуса».</w:t>
            </w:r>
          </w:p>
        </w:tc>
      </w:tr>
      <w:tr w:rsidR="00DB5D57" w:rsidRPr="007D6F29" w14:paraId="1AE11A24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4EE0E" w14:textId="190DA3CE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Завод, планирующий ТОРО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1E556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 xml:space="preserve">Системный номер завода. </w:t>
            </w:r>
          </w:p>
          <w:p w14:paraId="3857C9AF" w14:textId="4FD7E35E" w:rsidR="00DB5D57" w:rsidRPr="007D6F29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DB5D57" w:rsidRPr="007D6F29" w14:paraId="11416AD4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37D03" w14:textId="15AC0236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планирования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D9821" w14:textId="77777777" w:rsidR="00DB5D57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группы планирования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AFD314" w14:textId="0A21DA8C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DB5D57" w:rsidRPr="007D6F29" w14:paraId="4E676B56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26B4E" w14:textId="708DA020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Ответственное рабочее место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4DC52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номер рабочего места, ответственного за оборудование.</w:t>
            </w:r>
          </w:p>
          <w:p w14:paraId="469B49B4" w14:textId="60C4F075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DB5D57" w:rsidRPr="007D6F29" w14:paraId="73CD59DD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CFD78" w14:textId="27FD6EEC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Завод ответственного рабочего места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5130D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номер завода рабочего места, ответственного за оборудование.</w:t>
            </w:r>
          </w:p>
          <w:p w14:paraId="01C4BE83" w14:textId="32089FDB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</w:t>
            </w:r>
          </w:p>
        </w:tc>
      </w:tr>
      <w:tr w:rsidR="00DB5D57" w:rsidRPr="007D6F29" w14:paraId="4E1934EC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AD815" w14:textId="381028B0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Приоритет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5B171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Высокий</w:t>
            </w:r>
          </w:p>
          <w:p w14:paraId="64709536" w14:textId="12A51D29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Низкий</w:t>
            </w:r>
          </w:p>
        </w:tc>
      </w:tr>
      <w:tr w:rsidR="00DB5D57" w:rsidRPr="007D6F29" w14:paraId="0FFEE2E2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72CB9" w14:textId="4052A462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Техническое место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92ADA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технического места.</w:t>
            </w:r>
          </w:p>
          <w:p w14:paraId="565B84B4" w14:textId="6C6DD292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DB5D57" w:rsidRPr="007D6F29" w14:paraId="7BCA13ED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46601" w14:textId="126B5FEA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B4E61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единицы оборудования.</w:t>
            </w:r>
          </w:p>
          <w:p w14:paraId="0B69FAE0" w14:textId="300AA5D2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DB5D57" w:rsidRPr="007D6F29" w14:paraId="6822D190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9F4E1" w14:textId="1ACE7381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сообщения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1EECE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 xml:space="preserve">Дата и время создания сообщения. </w:t>
            </w:r>
          </w:p>
          <w:p w14:paraId="0E943E33" w14:textId="7FA357F5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DB5D57" w:rsidRPr="007D6F29" w14:paraId="68F3378D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A05B" w14:textId="55A7196D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начала неисправности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75872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начала неисправности.</w:t>
            </w:r>
          </w:p>
          <w:p w14:paraId="1158CBD5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Используется для расчёта КТГ.</w:t>
            </w:r>
          </w:p>
          <w:p w14:paraId="19839B8D" w14:textId="1690699F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B5D57" w:rsidRPr="007D6F29" w14:paraId="1280B511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58B6" w14:textId="6EAEFAE1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окончания неисправности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B824C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окончания неисправности.</w:t>
            </w:r>
          </w:p>
          <w:p w14:paraId="0522817E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Используется для расчёта КТГ.</w:t>
            </w:r>
          </w:p>
          <w:p w14:paraId="6378206C" w14:textId="17CE771F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B5D57" w:rsidRPr="007D6F29" w14:paraId="4CDC970B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7D408" w14:textId="459B646D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Отказ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884DB" w14:textId="7777777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Признак отказа (да/нет).</w:t>
            </w:r>
          </w:p>
          <w:p w14:paraId="36AE0402" w14:textId="45BDCEE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B5D57" w:rsidRPr="007D6F29" w14:paraId="5F1C8915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595B2" w14:textId="081EF215" w:rsidR="00DB5D57" w:rsidRPr="007D3C8C" w:rsidRDefault="00DB5D57" w:rsidP="001A06C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b/>
                <w:sz w:val="20"/>
                <w:szCs w:val="20"/>
              </w:rPr>
              <w:t>Позиция</w:t>
            </w:r>
            <w:r w:rsidDel="00466CAF">
              <w:rPr>
                <w:rFonts w:ascii="Arial" w:hAnsi="Arial" w:cs="Arial"/>
                <w:b/>
                <w:sz w:val="20"/>
                <w:szCs w:val="20"/>
              </w:rPr>
              <w:t xml:space="preserve"> сообщения ТОРО</w:t>
            </w:r>
          </w:p>
        </w:tc>
      </w:tr>
      <w:tr w:rsidR="00DB5D57" w:rsidRPr="007D6F29" w14:paraId="5AF28C29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D2D7" w14:textId="25F7D55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Номер позиции</w:t>
            </w:r>
          </w:p>
        </w:tc>
        <w:tc>
          <w:tcPr>
            <w:tcW w:w="3889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3092A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Системный номер позиции.</w:t>
            </w:r>
          </w:p>
          <w:p w14:paraId="56E64504" w14:textId="099352CC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DB5D57" w:rsidRPr="007D6F29" w14:paraId="1378B3CA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4D2AC" w14:textId="1896197D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lastRenderedPageBreak/>
              <w:t>Текст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C805D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Описание к позиции.</w:t>
            </w:r>
          </w:p>
          <w:p w14:paraId="50F2F39D" w14:textId="64B55337" w:rsidR="00DB5D57" w:rsidRPr="007D3C8C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B5D57" w:rsidRPr="007D6F29" w14:paraId="19241228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4C5AE" w14:textId="17D94CA5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частей объекта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E0DB1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частей объекта.</w:t>
            </w:r>
          </w:p>
          <w:p w14:paraId="1D60798F" w14:textId="613FF82B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DB5D57" w:rsidRPr="007D6F29" w14:paraId="3127F643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4002A" w14:textId="651F32E5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Часть объекта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061C4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Код части объекта.</w:t>
            </w:r>
          </w:p>
          <w:p w14:paraId="01D706AE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5D57" w:rsidRPr="007D6F29" w14:paraId="39A4FB82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2673B" w14:textId="0951704A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картины повреждения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D73FE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подтверждений.</w:t>
            </w:r>
          </w:p>
          <w:p w14:paraId="5A8EF6F5" w14:textId="7A679815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DB5D57" w:rsidRPr="007D6F29" w14:paraId="0CFD57FF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8B584" w14:textId="6E2580B0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Картина подтверждения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6E2D7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Код подтверждения.</w:t>
            </w:r>
          </w:p>
          <w:p w14:paraId="0B887501" w14:textId="7BF9122A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DB5D57" w:rsidRPr="007D6F29" w14:paraId="2CFFD460" w14:textId="77777777" w:rsidTr="00DB5D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AFA44" w14:textId="20D95FD8" w:rsidR="00DB5D57" w:rsidRPr="007D3C8C" w:rsidDel="00466CAF" w:rsidRDefault="00DB5D57" w:rsidP="001A06C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b/>
                <w:sz w:val="20"/>
                <w:szCs w:val="20"/>
              </w:rPr>
              <w:t>Причина к позиции</w:t>
            </w:r>
            <w:r w:rsidDel="00466CAF">
              <w:rPr>
                <w:rFonts w:ascii="Arial" w:hAnsi="Arial" w:cs="Arial"/>
                <w:b/>
                <w:sz w:val="20"/>
                <w:szCs w:val="20"/>
              </w:rPr>
              <w:t xml:space="preserve"> сообщения ТОРО</w:t>
            </w:r>
          </w:p>
        </w:tc>
      </w:tr>
      <w:tr w:rsidR="00DB5D57" w:rsidRPr="007D6F29" w14:paraId="646770B9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795F5" w14:textId="6F5C5CF8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Номер причины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78849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Номер сортировки причины.</w:t>
            </w:r>
          </w:p>
          <w:p w14:paraId="4A20B909" w14:textId="2FE42B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DB5D57" w:rsidRPr="007D6F29" w14:paraId="5A6218C8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144BE" w14:textId="005DA506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Текст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08E07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Описание причины дефекта.</w:t>
            </w:r>
          </w:p>
          <w:p w14:paraId="419709DC" w14:textId="7BA57AE2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DB5D57" w:rsidRPr="007D6F29" w14:paraId="20C100DB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2036" w14:textId="274AA781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причин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8C073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Группа кодов причин дефекта.</w:t>
            </w:r>
          </w:p>
          <w:p w14:paraId="65F27009" w14:textId="48CBEBA5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DB5D57" w:rsidRPr="007D6F29" w14:paraId="6E666E23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05D31" w14:textId="6A9C34FD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Код причины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9CCEB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Код причины дефекта.</w:t>
            </w:r>
          </w:p>
          <w:p w14:paraId="0473ED62" w14:textId="5E270246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 w:rsidDel="00466CAF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DB5D57" w:rsidRPr="007D6F29" w14:paraId="30A4B69C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5C979" w14:textId="39FE3A04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b/>
                <w:sz w:val="20"/>
                <w:szCs w:val="20"/>
              </w:rPr>
              <w:t>Проект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EE35A" w14:textId="77777777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5D57" w:rsidRPr="007D6F29" w14:paraId="284C9B3C" w14:textId="77777777" w:rsidTr="001A06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F0CBA3" w14:textId="1DEC0811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>Профиль проекта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C0DF8A" w14:textId="02FE41A8" w:rsidR="00DB5D57" w:rsidRPr="007D3C8C" w:rsidDel="00466CAF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>Системный объект, определяющий общие параметры проекта, связанных с направлением деятельности, системными настройками и пр. Выбирается из справочника.</w:t>
            </w:r>
          </w:p>
        </w:tc>
      </w:tr>
      <w:tr w:rsidR="00DB5D57" w:rsidRPr="007D6F29" w14:paraId="719B659E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34474C" w14:textId="71964B57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 xml:space="preserve">Руководитель проекта 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A0243F" w14:textId="2DD54D01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>Ответственный за проект. Выбирается из справочника.</w:t>
            </w:r>
          </w:p>
        </w:tc>
      </w:tr>
      <w:tr w:rsidR="00DB5D57" w:rsidRPr="007D6F29" w14:paraId="3286AE8E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CE550A" w14:textId="73E3406B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 xml:space="preserve">Заказчик проекта 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A1354D" w14:textId="702B49F8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 xml:space="preserve">Автор заявки. Выбирается из справочника. </w:t>
            </w:r>
          </w:p>
        </w:tc>
      </w:tr>
      <w:tr w:rsidR="00DB5D57" w:rsidRPr="007D6F29" w14:paraId="6BC099C8" w14:textId="77777777" w:rsidTr="003F29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11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A28D2B" w14:textId="56D88B03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>Куратор проекта</w:t>
            </w:r>
          </w:p>
        </w:tc>
        <w:tc>
          <w:tcPr>
            <w:tcW w:w="3889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0E6EE1" w14:textId="4C59C795" w:rsidR="00DB5D57" w:rsidDel="006462B2" w:rsidRDefault="00DB5D57" w:rsidP="00DB5D5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Del="006462B2">
              <w:rPr>
                <w:rFonts w:ascii="Arial" w:hAnsi="Arial" w:cs="Arial"/>
                <w:sz w:val="20"/>
                <w:szCs w:val="20"/>
              </w:rPr>
              <w:t xml:space="preserve">Автор заявки. Выбирается из справочника. </w:t>
            </w:r>
          </w:p>
        </w:tc>
      </w:tr>
    </w:tbl>
    <w:p w14:paraId="4436E95C" w14:textId="77777777" w:rsidR="008C4B7B" w:rsidRPr="00AC6F0A" w:rsidRDefault="008C4B7B" w:rsidP="00AC6F0A">
      <w:pPr>
        <w:spacing w:after="240" w:line="276" w:lineRule="auto"/>
        <w:ind w:firstLine="567"/>
        <w:rPr>
          <w:rFonts w:eastAsiaTheme="majorEastAsia"/>
        </w:rPr>
      </w:pPr>
    </w:p>
    <w:p w14:paraId="166A29C0" w14:textId="77777777" w:rsidR="00B61C4B" w:rsidRPr="00BE014D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133" w:name="_Toc521758116"/>
      <w:bookmarkStart w:id="1134" w:name="_Toc65857708"/>
      <w:r w:rsidRPr="00BE014D">
        <w:rPr>
          <w:rFonts w:eastAsiaTheme="majorEastAsia" w:cstheme="majorBidi"/>
          <w:bCs w:val="0"/>
          <w:iCs w:val="0"/>
          <w:szCs w:val="26"/>
        </w:rPr>
        <w:t>Отчетность и выходные формы</w:t>
      </w:r>
      <w:bookmarkEnd w:id="1133"/>
      <w:bookmarkEnd w:id="1134"/>
    </w:p>
    <w:p w14:paraId="166A29C1" w14:textId="442FE410" w:rsidR="002376ED" w:rsidRDefault="002376ED" w:rsidP="002376ED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544A45">
        <w:rPr>
          <w:rFonts w:ascii="Arial" w:hAnsi="Arial" w:cs="Arial"/>
          <w:b/>
          <w:sz w:val="22"/>
        </w:rPr>
        <w:t>11</w:t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>Отче</w:t>
      </w:r>
      <w:r>
        <w:rPr>
          <w:rFonts w:ascii="Arial" w:hAnsi="Arial" w:cs="Arial"/>
          <w:b/>
          <w:sz w:val="22"/>
        </w:rPr>
        <w:t>т</w:t>
      </w:r>
      <w:r w:rsidRPr="00916FAB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1109"/>
        <w:gridCol w:w="969"/>
        <w:gridCol w:w="1384"/>
        <w:gridCol w:w="6055"/>
      </w:tblGrid>
      <w:tr w:rsidR="002376ED" w:rsidRPr="00F94454" w14:paraId="166A29C7" w14:textId="77777777" w:rsidTr="001A06C6">
        <w:trPr>
          <w:cantSplit/>
          <w:trHeight w:val="397"/>
          <w:tblHeader/>
        </w:trPr>
        <w:tc>
          <w:tcPr>
            <w:tcW w:w="324" w:type="pct"/>
            <w:shd w:val="clear" w:color="auto" w:fill="FFC000"/>
            <w:vAlign w:val="center"/>
          </w:tcPr>
          <w:p w14:paraId="166A29C2" w14:textId="77777777" w:rsidR="002376ED" w:rsidRPr="00F94454" w:rsidRDefault="002376ED" w:rsidP="00A755D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545" w:type="pct"/>
            <w:shd w:val="clear" w:color="auto" w:fill="FFC000"/>
            <w:vAlign w:val="center"/>
          </w:tcPr>
          <w:p w14:paraId="166A29C3" w14:textId="77777777" w:rsidR="002376ED" w:rsidRPr="000F4678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и о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писание</w:t>
            </w:r>
          </w:p>
        </w:tc>
        <w:tc>
          <w:tcPr>
            <w:tcW w:w="476" w:type="pct"/>
            <w:shd w:val="clear" w:color="auto" w:fill="FFC000"/>
            <w:vAlign w:val="center"/>
          </w:tcPr>
          <w:p w14:paraId="166A29C4" w14:textId="77777777" w:rsidR="002376ED" w:rsidRPr="00F94454" w:rsidRDefault="002376ED" w:rsidP="00A755D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680" w:type="pct"/>
            <w:shd w:val="clear" w:color="auto" w:fill="FFC000"/>
            <w:vAlign w:val="center"/>
          </w:tcPr>
          <w:p w14:paraId="166A29C5" w14:textId="77777777" w:rsidR="002376ED" w:rsidRPr="00F94454" w:rsidRDefault="002376ED" w:rsidP="00A755D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2976" w:type="pct"/>
            <w:shd w:val="clear" w:color="auto" w:fill="FFC000"/>
            <w:vAlign w:val="center"/>
          </w:tcPr>
          <w:p w14:paraId="166A29C6" w14:textId="77777777" w:rsidR="002376ED" w:rsidRPr="00F94454" w:rsidRDefault="002376ED" w:rsidP="00A755D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r w:rsidR="00A064AF" w:rsidRPr="00A064AF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/Шаблон формуляра</w:t>
            </w:r>
          </w:p>
        </w:tc>
      </w:tr>
      <w:tr w:rsidR="002376ED" w:rsidRPr="00226AF9" w14:paraId="166A29D3" w14:textId="77777777" w:rsidTr="001A06C6">
        <w:trPr>
          <w:cantSplit/>
        </w:trPr>
        <w:tc>
          <w:tcPr>
            <w:tcW w:w="324" w:type="pct"/>
          </w:tcPr>
          <w:p w14:paraId="166A29CE" w14:textId="7C4D111A" w:rsidR="002376ED" w:rsidRPr="00C86358" w:rsidRDefault="00184741" w:rsidP="00A755D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6358"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r w:rsidR="002376ED" w:rsidRPr="00C86358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545" w:type="pct"/>
          </w:tcPr>
          <w:p w14:paraId="166A29CF" w14:textId="77777777" w:rsidR="002376ED" w:rsidRPr="00C86358" w:rsidRDefault="002376ED" w:rsidP="00A755D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6358">
              <w:rPr>
                <w:rFonts w:ascii="Arial" w:hAnsi="Arial" w:cs="Arial"/>
                <w:sz w:val="20"/>
                <w:szCs w:val="20"/>
                <w:lang w:eastAsia="ru-RU"/>
              </w:rPr>
              <w:t>График остановочных ремонтов</w:t>
            </w:r>
          </w:p>
        </w:tc>
        <w:tc>
          <w:tcPr>
            <w:tcW w:w="476" w:type="pct"/>
            <w:shd w:val="clear" w:color="auto" w:fill="auto"/>
          </w:tcPr>
          <w:p w14:paraId="166A29D0" w14:textId="77777777" w:rsidR="002376ED" w:rsidRPr="00C86358" w:rsidRDefault="00B810F4" w:rsidP="00A755D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6358">
              <w:rPr>
                <w:rFonts w:ascii="Arial" w:hAnsi="Arial" w:cs="Arial"/>
                <w:sz w:val="20"/>
                <w:szCs w:val="20"/>
                <w:lang w:val="en-US" w:eastAsia="ru-RU"/>
              </w:rPr>
              <w:t>Z</w:t>
            </w:r>
            <w:r w:rsidRPr="00C86358">
              <w:rPr>
                <w:rFonts w:ascii="Arial" w:hAnsi="Arial" w:cs="Arial"/>
                <w:sz w:val="20"/>
                <w:szCs w:val="20"/>
                <w:lang w:eastAsia="ru-RU"/>
              </w:rPr>
              <w:t xml:space="preserve"> - разработка</w:t>
            </w:r>
          </w:p>
        </w:tc>
        <w:tc>
          <w:tcPr>
            <w:tcW w:w="680" w:type="pct"/>
            <w:shd w:val="clear" w:color="auto" w:fill="auto"/>
          </w:tcPr>
          <w:p w14:paraId="166A29D1" w14:textId="77777777" w:rsidR="002376ED" w:rsidRPr="00C86358" w:rsidRDefault="002376ED" w:rsidP="00A755D1">
            <w:pPr>
              <w:jc w:val="center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6358">
              <w:rPr>
                <w:rFonts w:ascii="Arial" w:hAnsi="Arial" w:cs="Arial"/>
                <w:sz w:val="20"/>
                <w:szCs w:val="20"/>
                <w:lang w:val="en-US" w:eastAsia="ru-RU"/>
              </w:rPr>
              <w:t>PM40</w:t>
            </w:r>
          </w:p>
        </w:tc>
        <w:tc>
          <w:tcPr>
            <w:tcW w:w="2976" w:type="pct"/>
            <w:shd w:val="clear" w:color="auto" w:fill="auto"/>
          </w:tcPr>
          <w:p w14:paraId="166A29D2" w14:textId="0D616D32" w:rsidR="002376ED" w:rsidRPr="00226AF9" w:rsidRDefault="003263A7" w:rsidP="001A06C6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hyperlink r:id="rId22" w:history="1">
              <w:r w:rsidR="00226AF9" w:rsidRPr="001A06C6">
                <w:rPr>
                  <w:rStyle w:val="ab"/>
                  <w:lang w:val="en-US"/>
                </w:rPr>
                <w:t>http</w:t>
              </w:r>
              <w:r w:rsidR="00226AF9" w:rsidRPr="001A06C6">
                <w:rPr>
                  <w:rStyle w:val="ab"/>
                </w:rPr>
                <w:t>://</w:t>
              </w:r>
              <w:r w:rsidR="00226AF9" w:rsidRPr="001A06C6">
                <w:rPr>
                  <w:rStyle w:val="ab"/>
                  <w:lang w:val="en-US"/>
                </w:rPr>
                <w:t>portal</w:t>
              </w:r>
              <w:r w:rsidR="00226AF9" w:rsidRPr="001A06C6">
                <w:rPr>
                  <w:rStyle w:val="ab"/>
                </w:rPr>
                <w:t>.</w:t>
              </w:r>
              <w:r w:rsidR="00226AF9" w:rsidRPr="001A06C6">
                <w:rPr>
                  <w:rStyle w:val="ab"/>
                  <w:lang w:val="en-US"/>
                </w:rPr>
                <w:t>polyus</w:t>
              </w:r>
              <w:r w:rsidR="00226AF9" w:rsidRPr="001A06C6">
                <w:rPr>
                  <w:rStyle w:val="ab"/>
                </w:rPr>
                <w:t>.</w:t>
              </w:r>
              <w:r w:rsidR="00226AF9" w:rsidRPr="001A06C6">
                <w:rPr>
                  <w:rStyle w:val="ab"/>
                  <w:lang w:val="en-US"/>
                </w:rPr>
                <w:t>com</w:t>
              </w:r>
              <w:r w:rsidR="00226AF9" w:rsidRPr="001A06C6">
                <w:rPr>
                  <w:rStyle w:val="ab"/>
                </w:rPr>
                <w:t>/</w:t>
              </w:r>
              <w:r w:rsidR="00226AF9" w:rsidRPr="001A06C6">
                <w:rPr>
                  <w:rStyle w:val="ab"/>
                  <w:lang w:val="en-US"/>
                </w:rPr>
                <w:t>ERP</w:t>
              </w:r>
              <w:r w:rsidR="00226AF9" w:rsidRPr="001A06C6">
                <w:rPr>
                  <w:rStyle w:val="ab"/>
                </w:rPr>
                <w:t>/</w:t>
              </w:r>
              <w:r w:rsidR="00226AF9" w:rsidRPr="001A06C6">
                <w:rPr>
                  <w:rStyle w:val="ab"/>
                  <w:lang w:val="en-US"/>
                </w:rPr>
                <w:t>ERPDocuments</w:t>
              </w:r>
              <w:r w:rsidR="00226AF9" w:rsidRPr="001A06C6">
                <w:rPr>
                  <w:rStyle w:val="ab"/>
                </w:rPr>
                <w:t>/07_</w:t>
              </w:r>
              <w:r w:rsidR="00226AF9" w:rsidRPr="0027629A">
                <w:rPr>
                  <w:rStyle w:val="ab"/>
                  <w:rFonts w:ascii="Arial" w:hAnsi="Arial" w:cs="Arial"/>
                  <w:sz w:val="20"/>
                  <w:szCs w:val="20"/>
                </w:rPr>
                <w:t>Концептуальный</w:t>
              </w:r>
            </w:hyperlink>
            <w:r w:rsidR="00226AF9" w:rsidRPr="001A06C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дизайн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/06_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Реестр</w:t>
            </w:r>
            <w:r w:rsidR="00226AF9" w:rsidRPr="001A06C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формуляров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_</w:t>
            </w:r>
            <w:r w:rsidR="0010468C" w:rsidRPr="001A06C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PM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_40_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Приложение</w:t>
            </w:r>
            <w:r w:rsidR="00226AF9" w:rsidRPr="001A06C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  <w:r w:rsidR="00226AF9" w:rsidRPr="001A06C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остановочный</w:t>
            </w:r>
            <w:r w:rsidR="00226AF9" w:rsidRPr="001A06C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468C">
              <w:rPr>
                <w:rFonts w:ascii="Arial" w:hAnsi="Arial" w:cs="Arial"/>
                <w:color w:val="000000"/>
                <w:sz w:val="20"/>
                <w:szCs w:val="20"/>
              </w:rPr>
              <w:t>ремонт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_</w:t>
            </w:r>
            <w:r w:rsidR="0010468C" w:rsidRPr="001A06C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</w:t>
            </w:r>
            <w:r w:rsidR="0010468C" w:rsidRPr="00226AF9">
              <w:rPr>
                <w:rFonts w:ascii="Arial" w:hAnsi="Arial" w:cs="Arial"/>
                <w:color w:val="000000"/>
                <w:sz w:val="20"/>
                <w:szCs w:val="20"/>
              </w:rPr>
              <w:t>1.0_14082018.</w:t>
            </w:r>
            <w:r w:rsidR="0010468C" w:rsidRPr="001A06C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xlsx</w:t>
            </w:r>
          </w:p>
        </w:tc>
      </w:tr>
    </w:tbl>
    <w:p w14:paraId="166A29D4" w14:textId="77777777" w:rsidR="000F4678" w:rsidRPr="00226AF9" w:rsidRDefault="000F4678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166A29D5" w14:textId="77777777" w:rsidR="00695202" w:rsidRPr="008C7F95" w:rsidRDefault="009A2B20" w:rsidP="008C7F95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135" w:name="_Toc521758117"/>
      <w:bookmarkStart w:id="1136" w:name="_Toc65857709"/>
      <w:r>
        <w:rPr>
          <w:rFonts w:eastAsiaTheme="majorEastAsia" w:cstheme="majorBidi"/>
          <w:bCs w:val="0"/>
          <w:iCs w:val="0"/>
          <w:szCs w:val="26"/>
        </w:rPr>
        <w:t xml:space="preserve">Перечень доработок, 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Разработ</w:t>
      </w:r>
      <w:r>
        <w:rPr>
          <w:rFonts w:eastAsiaTheme="majorEastAsia" w:cstheme="majorBidi"/>
          <w:bCs w:val="0"/>
          <w:iCs w:val="0"/>
          <w:szCs w:val="26"/>
        </w:rPr>
        <w:t>о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к</w:t>
      </w:r>
      <w:r w:rsidR="00C609BD">
        <w:rPr>
          <w:rFonts w:eastAsiaTheme="majorEastAsia" w:cstheme="majorBidi"/>
          <w:bCs w:val="0"/>
          <w:iCs w:val="0"/>
          <w:szCs w:val="26"/>
        </w:rPr>
        <w:t xml:space="preserve"> и интеграция (интерфейсы)</w:t>
      </w:r>
      <w:bookmarkEnd w:id="1135"/>
      <w:bookmarkEnd w:id="1136"/>
    </w:p>
    <w:p w14:paraId="166A29D6" w14:textId="1E843CFB" w:rsidR="002F400F" w:rsidRPr="00467379" w:rsidRDefault="002F400F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467379">
        <w:rPr>
          <w:rFonts w:ascii="Arial" w:hAnsi="Arial" w:cs="Arial"/>
          <w:b/>
          <w:sz w:val="22"/>
          <w:szCs w:val="22"/>
        </w:rPr>
        <w:t xml:space="preserve">Таблица </w:t>
      </w:r>
      <w:r w:rsidR="002376ED">
        <w:rPr>
          <w:rFonts w:ascii="Arial" w:hAnsi="Arial" w:cs="Arial"/>
          <w:b/>
          <w:sz w:val="22"/>
          <w:szCs w:val="22"/>
        </w:rPr>
        <w:t>1</w:t>
      </w:r>
      <w:r w:rsidR="00544A45">
        <w:rPr>
          <w:rFonts w:ascii="Arial" w:hAnsi="Arial" w:cs="Arial"/>
          <w:b/>
          <w:sz w:val="22"/>
          <w:szCs w:val="22"/>
        </w:rPr>
        <w:t>2</w:t>
      </w:r>
      <w:r w:rsidRPr="00467379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43"/>
        <w:gridCol w:w="2493"/>
        <w:gridCol w:w="2241"/>
        <w:gridCol w:w="1447"/>
        <w:gridCol w:w="3352"/>
      </w:tblGrid>
      <w:tr w:rsidR="002376ED" w:rsidRPr="006F5656" w14:paraId="166A29DC" w14:textId="77777777" w:rsidTr="001A06C6">
        <w:trPr>
          <w:cantSplit/>
          <w:trHeight w:val="397"/>
          <w:tblHeader/>
        </w:trPr>
        <w:tc>
          <w:tcPr>
            <w:tcW w:w="316" w:type="pct"/>
            <w:shd w:val="clear" w:color="auto" w:fill="FFC000"/>
            <w:vAlign w:val="center"/>
          </w:tcPr>
          <w:p w14:paraId="166A29D7" w14:textId="77777777" w:rsidR="002376ED" w:rsidRPr="006F5656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225" w:type="pct"/>
            <w:shd w:val="clear" w:color="auto" w:fill="FFC000"/>
            <w:vAlign w:val="center"/>
          </w:tcPr>
          <w:p w14:paraId="166A29D8" w14:textId="77777777" w:rsidR="002376ED" w:rsidRPr="008C7F95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и о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писание</w:t>
            </w:r>
          </w:p>
        </w:tc>
        <w:tc>
          <w:tcPr>
            <w:tcW w:w="1101" w:type="pct"/>
            <w:shd w:val="clear" w:color="auto" w:fill="FFC000"/>
            <w:vAlign w:val="center"/>
          </w:tcPr>
          <w:p w14:paraId="166A29D9" w14:textId="77777777" w:rsidR="002376ED" w:rsidRPr="006F5656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11" w:type="pct"/>
            <w:shd w:val="clear" w:color="auto" w:fill="FFC000"/>
            <w:vAlign w:val="center"/>
          </w:tcPr>
          <w:p w14:paraId="166A29DA" w14:textId="77777777" w:rsidR="002376ED" w:rsidRPr="006F5656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47" w:type="pct"/>
            <w:shd w:val="clear" w:color="auto" w:fill="FFC000"/>
            <w:vAlign w:val="center"/>
          </w:tcPr>
          <w:p w14:paraId="166A29DB" w14:textId="77777777" w:rsidR="002376ED" w:rsidRPr="006F5656" w:rsidRDefault="002376ED" w:rsidP="00A755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2376ED" w:rsidRPr="006F5656" w14:paraId="166A29E2" w14:textId="77777777" w:rsidTr="001A06C6">
        <w:trPr>
          <w:cantSplit/>
        </w:trPr>
        <w:tc>
          <w:tcPr>
            <w:tcW w:w="316" w:type="pct"/>
            <w:shd w:val="clear" w:color="auto" w:fill="auto"/>
          </w:tcPr>
          <w:p w14:paraId="166A29DD" w14:textId="77777777" w:rsidR="002376ED" w:rsidRPr="006F5656" w:rsidRDefault="002376ED" w:rsidP="00A755D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225" w:type="pct"/>
            <w:vAlign w:val="center"/>
          </w:tcPr>
          <w:p w14:paraId="166A29DE" w14:textId="6D2EABF2" w:rsidR="002376ED" w:rsidRPr="006F5656" w:rsidRDefault="00675B2D" w:rsidP="00A755D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2D">
              <w:rPr>
                <w:rFonts w:ascii="Arial" w:hAnsi="Arial" w:cs="Arial"/>
                <w:sz w:val="20"/>
                <w:szCs w:val="20"/>
                <w:lang w:eastAsia="ru-RU"/>
              </w:rPr>
              <w:t>Автоматическое планирование заказов ТОРО и сетевых графиков остановочного ремонта</w:t>
            </w:r>
          </w:p>
        </w:tc>
        <w:tc>
          <w:tcPr>
            <w:tcW w:w="1101" w:type="pct"/>
          </w:tcPr>
          <w:p w14:paraId="166A29DF" w14:textId="77777777" w:rsidR="002376ED" w:rsidRPr="0006669D" w:rsidRDefault="00B810F4" w:rsidP="00A755D1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Z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- разработка</w:t>
            </w:r>
          </w:p>
        </w:tc>
        <w:tc>
          <w:tcPr>
            <w:tcW w:w="711" w:type="pct"/>
          </w:tcPr>
          <w:p w14:paraId="166A29E0" w14:textId="77777777" w:rsidR="002376ED" w:rsidRPr="001E4475" w:rsidRDefault="002376ED" w:rsidP="00A755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PM44</w:t>
            </w:r>
          </w:p>
        </w:tc>
        <w:tc>
          <w:tcPr>
            <w:tcW w:w="1647" w:type="pct"/>
            <w:shd w:val="clear" w:color="auto" w:fill="auto"/>
            <w:vAlign w:val="center"/>
          </w:tcPr>
          <w:p w14:paraId="166A29E1" w14:textId="5BBBAE80" w:rsidR="002376ED" w:rsidRPr="001A06C6" w:rsidRDefault="00FD1EC3" w:rsidP="001A06C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</w:tbl>
    <w:p w14:paraId="166A29E9" w14:textId="77777777" w:rsidR="00BD0544" w:rsidRPr="00F94454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166A29EA" w14:textId="77777777" w:rsidR="0054502F" w:rsidRPr="008C7F95" w:rsidRDefault="0054502F" w:rsidP="0054502F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137" w:name="_Особенности_технической_реализации"/>
      <w:bookmarkStart w:id="1138" w:name="_Toc521758118"/>
      <w:bookmarkStart w:id="1139" w:name="_Toc65857710"/>
      <w:bookmarkStart w:id="1140" w:name="_Toc431903102"/>
      <w:bookmarkStart w:id="1141" w:name="_Toc469481048"/>
      <w:bookmarkEnd w:id="1137"/>
      <w:r w:rsidRPr="008C7F95">
        <w:rPr>
          <w:rFonts w:eastAsiaTheme="majorEastAsia" w:cstheme="majorBidi"/>
          <w:bCs w:val="0"/>
          <w:iCs w:val="0"/>
          <w:szCs w:val="26"/>
        </w:rPr>
        <w:t>Особенности технической реализации</w:t>
      </w:r>
      <w:bookmarkEnd w:id="1138"/>
      <w:bookmarkEnd w:id="1139"/>
    </w:p>
    <w:p w14:paraId="166A29EB" w14:textId="3C561AD5" w:rsidR="00B431DF" w:rsidRPr="001A06C6" w:rsidRDefault="00B431DF" w:rsidP="001A06C6">
      <w:pPr>
        <w:spacing w:after="240" w:line="276" w:lineRule="auto"/>
        <w:rPr>
          <w:rFonts w:ascii="Arial" w:hAnsi="Arial" w:cs="Arial"/>
          <w:b/>
        </w:rPr>
      </w:pPr>
      <w:r w:rsidRPr="001A06C6">
        <w:rPr>
          <w:rStyle w:val="10TableContent1CharChar"/>
          <w:rFonts w:cs="Arial"/>
          <w:b/>
          <w:lang w:val="ru-RU"/>
        </w:rPr>
        <w:t>Описание разработки «</w:t>
      </w:r>
      <w:r w:rsidRPr="001A06C6">
        <w:rPr>
          <w:rFonts w:ascii="Arial" w:hAnsi="Arial" w:cs="Arial"/>
          <w:b/>
          <w:lang w:val="en-US"/>
        </w:rPr>
        <w:t>PM</w:t>
      </w:r>
      <w:r w:rsidRPr="001A06C6">
        <w:rPr>
          <w:rFonts w:ascii="Arial" w:hAnsi="Arial" w:cs="Arial"/>
          <w:b/>
        </w:rPr>
        <w:t xml:space="preserve">44 - </w:t>
      </w:r>
      <w:r w:rsidR="000E3638" w:rsidRPr="000E3638">
        <w:rPr>
          <w:rFonts w:ascii="Arial" w:hAnsi="Arial" w:cs="Arial"/>
          <w:b/>
        </w:rPr>
        <w:t>Автоматическое планирование заказов ТОРО и сетев</w:t>
      </w:r>
      <w:r w:rsidR="000E3638">
        <w:rPr>
          <w:rFonts w:ascii="Arial" w:hAnsi="Arial" w:cs="Arial"/>
          <w:b/>
        </w:rPr>
        <w:t>ых графиков остановочного ремон</w:t>
      </w:r>
      <w:r w:rsidR="000E3638" w:rsidRPr="000E3638">
        <w:rPr>
          <w:rFonts w:ascii="Arial" w:hAnsi="Arial" w:cs="Arial"/>
          <w:b/>
        </w:rPr>
        <w:t>та</w:t>
      </w:r>
      <w:r w:rsidRPr="001A06C6">
        <w:rPr>
          <w:rFonts w:ascii="Arial" w:hAnsi="Arial" w:cs="Arial"/>
          <w:b/>
        </w:rPr>
        <w:t>»:</w:t>
      </w:r>
    </w:p>
    <w:p w14:paraId="7B8E4818" w14:textId="77777777" w:rsidR="00275F8A" w:rsidRDefault="00275F8A" w:rsidP="00275F8A">
      <w:pPr>
        <w:spacing w:after="240" w:line="276" w:lineRule="auto"/>
        <w:ind w:firstLine="567"/>
        <w:rPr>
          <w:ins w:id="1142" w:author="Александр Шрамков" w:date="2020-04-11T11:57:00Z"/>
          <w:rFonts w:ascii="Arial" w:hAnsi="Arial" w:cs="Arial"/>
        </w:rPr>
      </w:pPr>
      <w:ins w:id="1143" w:author="Александр Шрамков" w:date="2020-04-11T11:57:00Z">
        <w:r>
          <w:rPr>
            <w:rFonts w:ascii="Arial" w:hAnsi="Arial" w:cs="Arial"/>
          </w:rPr>
          <w:t xml:space="preserve">В приказе о подготовке проведения остановочного ремонта указываются сроки проведения остановочного ремонта. Заказы ТОРО и сетевые графики инвестиционных проектов ТОиР должны быть автоматически скорректированы по срокам остановочного ремонта. </w:t>
        </w:r>
      </w:ins>
    </w:p>
    <w:p w14:paraId="1C70BB27" w14:textId="77777777" w:rsidR="00275F8A" w:rsidRDefault="00275F8A" w:rsidP="00275F8A">
      <w:pPr>
        <w:spacing w:after="240" w:line="276" w:lineRule="auto"/>
        <w:ind w:firstLine="567"/>
        <w:rPr>
          <w:ins w:id="1144" w:author="Александр Шрамков" w:date="2020-04-11T11:57:00Z"/>
          <w:rFonts w:ascii="Arial" w:hAnsi="Arial" w:cs="Arial"/>
        </w:rPr>
      </w:pPr>
      <w:ins w:id="1145" w:author="Александр Шрамков" w:date="2020-04-11T11:57:00Z">
        <w:r>
          <w:rPr>
            <w:rFonts w:ascii="Arial" w:hAnsi="Arial" w:cs="Arial"/>
          </w:rPr>
          <w:t xml:space="preserve">Реализацию данной функции разработать в режиме «Планирование остановочных ремонтов» в тразакции </w:t>
        </w:r>
        <w:r>
          <w:rPr>
            <w:rFonts w:ascii="Arial" w:hAnsi="Arial" w:cs="Arial"/>
            <w:lang w:val="en-US"/>
          </w:rPr>
          <w:t>ZPM</w:t>
        </w:r>
        <w:r w:rsidRPr="00231012">
          <w:rPr>
            <w:rFonts w:ascii="Arial" w:hAnsi="Arial" w:cs="Arial"/>
          </w:rPr>
          <w:t>_</w:t>
        </w:r>
        <w:r>
          <w:rPr>
            <w:rFonts w:ascii="Arial" w:hAnsi="Arial" w:cs="Arial"/>
            <w:lang w:val="en-US"/>
          </w:rPr>
          <w:t>PLAN</w:t>
        </w:r>
        <w:r>
          <w:rPr>
            <w:rFonts w:ascii="Arial" w:hAnsi="Arial" w:cs="Arial"/>
          </w:rPr>
          <w:t xml:space="preserve"> (разработка РМ21) в посменной детализации. Помимо планирования сроков заказов ТОРО/СГ</w:t>
        </w:r>
        <w:del w:id="1146" w:author="ShramkovAB" w:date="2020-04-24T17:21:00Z">
          <w:r w:rsidDel="008F7687">
            <w:rPr>
              <w:rFonts w:ascii="Arial" w:hAnsi="Arial" w:cs="Arial"/>
            </w:rPr>
            <w:delText>(проектов ТПиР)</w:delText>
          </w:r>
        </w:del>
        <w:r>
          <w:rPr>
            <w:rFonts w:ascii="Arial" w:hAnsi="Arial" w:cs="Arial"/>
          </w:rPr>
          <w:t>, данный режим должен позволять:</w:t>
        </w:r>
      </w:ins>
    </w:p>
    <w:p w14:paraId="2BC89984" w14:textId="77777777" w:rsidR="00275F8A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47" w:author="Александр Шрамков" w:date="2020-04-11T11:57:00Z"/>
          <w:rFonts w:ascii="Arial" w:hAnsi="Arial" w:cs="Arial"/>
        </w:rPr>
      </w:pPr>
      <w:ins w:id="1148" w:author="Александр Шрамков" w:date="2020-04-11T11:57:00Z">
        <w:r>
          <w:rPr>
            <w:rFonts w:ascii="Arial" w:hAnsi="Arial" w:cs="Arial"/>
          </w:rPr>
          <w:t>производить массовое изменение сроков заказов ТОРО/СГ</w:t>
        </w:r>
        <w:del w:id="1149" w:author="ShramkovAB" w:date="2020-04-24T17:21:00Z">
          <w:r w:rsidDel="008F7687">
            <w:rPr>
              <w:rFonts w:ascii="Arial" w:hAnsi="Arial" w:cs="Arial"/>
            </w:rPr>
            <w:delText>(проектов ТПиР)</w:delText>
          </w:r>
        </w:del>
        <w:r>
          <w:rPr>
            <w:rFonts w:ascii="Arial" w:hAnsi="Arial" w:cs="Arial"/>
          </w:rPr>
          <w:t>,  к дате началу остановочного ремонта;</w:t>
        </w:r>
      </w:ins>
    </w:p>
    <w:p w14:paraId="49B62855" w14:textId="77777777" w:rsidR="00275F8A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50" w:author="Александр Шрамков" w:date="2020-04-11T11:57:00Z"/>
          <w:rFonts w:ascii="Arial" w:hAnsi="Arial" w:cs="Arial"/>
        </w:rPr>
      </w:pPr>
      <w:ins w:id="1151" w:author="Александр Шрамков" w:date="2020-04-11T11:57:00Z">
        <w:r>
          <w:rPr>
            <w:rFonts w:ascii="Arial" w:hAnsi="Arial" w:cs="Arial"/>
          </w:rPr>
          <w:t>производить календарное планирование операций;</w:t>
        </w:r>
      </w:ins>
    </w:p>
    <w:p w14:paraId="6C361460" w14:textId="77777777" w:rsidR="00275F8A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52" w:author="Александр Шрамков" w:date="2020-04-11T11:57:00Z"/>
          <w:rFonts w:ascii="Arial" w:hAnsi="Arial" w:cs="Arial"/>
        </w:rPr>
      </w:pPr>
      <w:ins w:id="1153" w:author="Александр Шрамков" w:date="2020-04-11T11:57:00Z">
        <w:r>
          <w:rPr>
            <w:rFonts w:ascii="Arial" w:hAnsi="Arial" w:cs="Arial"/>
          </w:rPr>
          <w:t>устанавливать взаимосвязь операций разных заказов ТОРО;</w:t>
        </w:r>
      </w:ins>
    </w:p>
    <w:p w14:paraId="71B89C5C" w14:textId="77777777" w:rsidR="00275F8A" w:rsidRPr="00061283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54" w:author="Александр Шрамков" w:date="2020-04-11T11:57:00Z"/>
          <w:rFonts w:ascii="Arial" w:hAnsi="Arial" w:cs="Arial"/>
        </w:rPr>
      </w:pPr>
      <w:ins w:id="1155" w:author="Александр Шрамков" w:date="2020-04-11T11:57:00Z">
        <w:r>
          <w:rPr>
            <w:rFonts w:ascii="Arial" w:hAnsi="Arial" w:cs="Arial"/>
          </w:rPr>
          <w:t>изменять пользовательские статусы заказов ТОРО;</w:t>
        </w:r>
      </w:ins>
    </w:p>
    <w:p w14:paraId="52536E6E" w14:textId="38716CC1" w:rsidR="00275F8A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56" w:author="Александр Шрамков" w:date="2020-04-11T11:57:00Z"/>
          <w:rFonts w:ascii="Arial" w:hAnsi="Arial" w:cs="Arial"/>
        </w:rPr>
      </w:pPr>
      <w:ins w:id="1157" w:author="Александр Шрамков" w:date="2020-04-11T11:57:00Z">
        <w:r w:rsidRPr="00231012">
          <w:rPr>
            <w:rFonts w:ascii="Arial" w:hAnsi="Arial" w:cs="Arial"/>
          </w:rPr>
          <w:t xml:space="preserve">переходить к анализу обеспеченности мероприятий в МТР (транзакция </w:t>
        </w:r>
      </w:ins>
      <w:ins w:id="1158" w:author="Александр Шрамков" w:date="2020-04-12T14:49:00Z">
        <w:r w:rsidR="00340F0D">
          <w:rPr>
            <w:rFonts w:ascii="Arial" w:hAnsi="Arial" w:cs="Arial"/>
            <w:lang w:val="en-US"/>
          </w:rPr>
          <w:t>ZPM</w:t>
        </w:r>
        <w:r w:rsidR="00340F0D" w:rsidRPr="00340F0D">
          <w:rPr>
            <w:rFonts w:ascii="Arial" w:hAnsi="Arial" w:cs="Arial"/>
            <w:rPrChange w:id="1159" w:author="Александр Шрамков" w:date="2020-04-12T14:49:00Z">
              <w:rPr>
                <w:rFonts w:ascii="Arial" w:hAnsi="Arial" w:cs="Arial"/>
                <w:lang w:val="en-US"/>
              </w:rPr>
            </w:rPrChange>
          </w:rPr>
          <w:t>_</w:t>
        </w:r>
        <w:r w:rsidR="00340F0D">
          <w:rPr>
            <w:rFonts w:ascii="Arial" w:hAnsi="Arial" w:cs="Arial"/>
            <w:lang w:val="en-US"/>
          </w:rPr>
          <w:t>IWBK</w:t>
        </w:r>
      </w:ins>
      <w:ins w:id="1160" w:author="Александр Шрамков" w:date="2020-04-11T11:57:00Z">
        <w:r w:rsidRPr="00231012">
          <w:rPr>
            <w:rFonts w:ascii="Arial" w:hAnsi="Arial" w:cs="Arial"/>
          </w:rPr>
          <w:t>)</w:t>
        </w:r>
        <w:r>
          <w:rPr>
            <w:rFonts w:ascii="Arial" w:hAnsi="Arial" w:cs="Arial"/>
          </w:rPr>
          <w:t>;</w:t>
        </w:r>
      </w:ins>
    </w:p>
    <w:p w14:paraId="65C05949" w14:textId="77777777" w:rsidR="00275F8A" w:rsidRDefault="00275F8A" w:rsidP="00275F8A">
      <w:pPr>
        <w:pStyle w:val="afc"/>
        <w:numPr>
          <w:ilvl w:val="0"/>
          <w:numId w:val="36"/>
        </w:numPr>
        <w:spacing w:after="240" w:line="276" w:lineRule="auto"/>
        <w:rPr>
          <w:ins w:id="1161" w:author="Александр Шрамков" w:date="2020-04-11T11:57:00Z"/>
          <w:rFonts w:ascii="Arial" w:hAnsi="Arial" w:cs="Arial"/>
        </w:rPr>
      </w:pPr>
      <w:ins w:id="1162" w:author="Александр Шрамков" w:date="2020-04-11T11:57:00Z">
        <w:r>
          <w:rPr>
            <w:rFonts w:ascii="Arial" w:hAnsi="Arial" w:cs="Arial"/>
          </w:rPr>
          <w:t>переходить</w:t>
        </w:r>
        <w:r w:rsidRPr="00231012">
          <w:rPr>
            <w:rFonts w:ascii="Arial" w:hAnsi="Arial" w:cs="Arial"/>
          </w:rPr>
          <w:t xml:space="preserve"> к анализу обеспеченности ресурсов (</w:t>
        </w:r>
        <w:r w:rsidRPr="00231012">
          <w:rPr>
            <w:rFonts w:ascii="Arial" w:hAnsi="Arial" w:cs="Arial"/>
            <w:lang w:val="en-US"/>
          </w:rPr>
          <w:t>MRS</w:t>
        </w:r>
        <w:r w:rsidRPr="00231012">
          <w:rPr>
            <w:rFonts w:ascii="Arial" w:hAnsi="Arial" w:cs="Arial"/>
          </w:rPr>
          <w:t>)</w:t>
        </w:r>
        <w:r>
          <w:rPr>
            <w:rFonts w:ascii="Arial" w:hAnsi="Arial" w:cs="Arial"/>
          </w:rPr>
          <w:t>.</w:t>
        </w:r>
      </w:ins>
    </w:p>
    <w:p w14:paraId="1F2E31DE" w14:textId="77777777" w:rsidR="00275F8A" w:rsidRPr="00231012" w:rsidRDefault="00275F8A" w:rsidP="00275F8A">
      <w:pPr>
        <w:pStyle w:val="afc"/>
        <w:spacing w:after="240" w:line="276" w:lineRule="auto"/>
        <w:ind w:left="1356"/>
        <w:rPr>
          <w:ins w:id="1163" w:author="Александр Шрамков" w:date="2020-04-11T11:57:00Z"/>
          <w:rFonts w:ascii="Arial" w:hAnsi="Arial" w:cs="Arial"/>
        </w:rPr>
      </w:pPr>
    </w:p>
    <w:p w14:paraId="4A3BDE26" w14:textId="77777777" w:rsidR="00275F8A" w:rsidRPr="001A06C6" w:rsidRDefault="00275F8A" w:rsidP="00275F8A">
      <w:pPr>
        <w:spacing w:after="240" w:line="276" w:lineRule="auto"/>
        <w:rPr>
          <w:ins w:id="1164" w:author="Александр Шрамков" w:date="2020-04-11T11:57:00Z"/>
          <w:rFonts w:ascii="Arial" w:hAnsi="Arial" w:cs="Arial"/>
          <w:u w:val="single"/>
        </w:rPr>
      </w:pPr>
      <w:ins w:id="1165" w:author="Александр Шрамков" w:date="2020-04-11T11:57:00Z">
        <w:r w:rsidRPr="001A06C6">
          <w:rPr>
            <w:rFonts w:ascii="Arial" w:hAnsi="Arial" w:cs="Arial"/>
            <w:u w:val="single"/>
          </w:rPr>
          <w:t>Входные данные:</w:t>
        </w:r>
      </w:ins>
    </w:p>
    <w:p w14:paraId="75C64319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66" w:author="Александр Шрамков" w:date="2020-04-11T11:57:00Z"/>
          <w:rFonts w:ascii="Arial" w:hAnsi="Arial" w:cs="Arial"/>
        </w:rPr>
      </w:pPr>
      <w:ins w:id="1167" w:author="Александр Шрамков" w:date="2020-04-11T11:57:00Z">
        <w:r>
          <w:rPr>
            <w:rFonts w:ascii="Arial" w:hAnsi="Arial" w:cs="Arial"/>
          </w:rPr>
          <w:t>Планирующий завод;</w:t>
        </w:r>
      </w:ins>
    </w:p>
    <w:p w14:paraId="52091A7B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68" w:author="Александр Шрамков" w:date="2020-04-11T11:57:00Z"/>
          <w:rFonts w:ascii="Arial" w:hAnsi="Arial" w:cs="Arial"/>
        </w:rPr>
      </w:pPr>
      <w:ins w:id="1169" w:author="Александр Шрамков" w:date="2020-04-11T11:57:00Z">
        <w:r>
          <w:rPr>
            <w:rFonts w:ascii="Arial" w:hAnsi="Arial" w:cs="Arial"/>
          </w:rPr>
          <w:t>Группы планирования (множественный выбор);</w:t>
        </w:r>
      </w:ins>
    </w:p>
    <w:p w14:paraId="4249B906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70" w:author="Александр Шрамков" w:date="2020-04-11T11:57:00Z"/>
          <w:rFonts w:ascii="Arial" w:hAnsi="Arial" w:cs="Arial"/>
        </w:rPr>
      </w:pPr>
      <w:ins w:id="1171" w:author="Александр Шрамков" w:date="2020-04-11T11:57:00Z">
        <w:r>
          <w:rPr>
            <w:rFonts w:ascii="Arial" w:hAnsi="Arial" w:cs="Arial"/>
          </w:rPr>
          <w:lastRenderedPageBreak/>
          <w:t>Период (с_по);</w:t>
        </w:r>
      </w:ins>
    </w:p>
    <w:p w14:paraId="214BFAF1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72" w:author="Александр Шрамков" w:date="2020-04-11T11:57:00Z"/>
          <w:rFonts w:ascii="Arial" w:hAnsi="Arial" w:cs="Arial"/>
        </w:rPr>
      </w:pPr>
      <w:ins w:id="1173" w:author="Александр Шрамков" w:date="2020-04-11T11:57:00Z">
        <w:r>
          <w:rPr>
            <w:rFonts w:ascii="Arial" w:hAnsi="Arial" w:cs="Arial"/>
          </w:rPr>
          <w:t>Маска технического места;</w:t>
        </w:r>
      </w:ins>
    </w:p>
    <w:p w14:paraId="7AE6A845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74" w:author="Александр Шрамков" w:date="2020-04-11T11:57:00Z"/>
          <w:rFonts w:ascii="Arial" w:hAnsi="Arial" w:cs="Arial"/>
        </w:rPr>
      </w:pPr>
      <w:ins w:id="1175" w:author="Александр Шрамков" w:date="2020-04-11T11:57:00Z">
        <w:r>
          <w:rPr>
            <w:rFonts w:ascii="Arial" w:hAnsi="Arial" w:cs="Arial"/>
          </w:rPr>
          <w:t>Рабочее место производства (множественный выбор);</w:t>
        </w:r>
      </w:ins>
    </w:p>
    <w:p w14:paraId="7DD24C29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76" w:author="Александр Шрамков" w:date="2020-04-11T11:57:00Z"/>
          <w:rFonts w:ascii="Arial" w:hAnsi="Arial" w:cs="Arial"/>
        </w:rPr>
      </w:pPr>
      <w:ins w:id="1177" w:author="Александр Шрамков" w:date="2020-04-11T11:57:00Z">
        <w:r>
          <w:rPr>
            <w:rFonts w:ascii="Arial" w:hAnsi="Arial" w:cs="Arial"/>
          </w:rPr>
          <w:t>Заказы ТОРО (множественный выбор);</w:t>
        </w:r>
      </w:ins>
    </w:p>
    <w:p w14:paraId="07C0ACB8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78" w:author="Александр Шрамков" w:date="2020-04-11T11:57:00Z"/>
          <w:rFonts w:ascii="Arial" w:hAnsi="Arial" w:cs="Arial"/>
        </w:rPr>
      </w:pPr>
      <w:ins w:id="1179" w:author="Александр Шрамков" w:date="2020-04-11T11:57:00Z">
        <w:r>
          <w:rPr>
            <w:rFonts w:ascii="Arial" w:hAnsi="Arial" w:cs="Arial"/>
          </w:rPr>
          <w:t>Индикатор отображения операций заказов ТОРО/СГ;</w:t>
        </w:r>
      </w:ins>
    </w:p>
    <w:p w14:paraId="05AED102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80" w:author="Александр Шрамков" w:date="2020-04-11T11:57:00Z"/>
          <w:rFonts w:ascii="Arial" w:hAnsi="Arial" w:cs="Arial"/>
        </w:rPr>
      </w:pPr>
      <w:ins w:id="1181" w:author="Александр Шрамков" w:date="2020-04-11T11:57:00Z">
        <w:r>
          <w:rPr>
            <w:rFonts w:ascii="Arial" w:hAnsi="Arial" w:cs="Arial"/>
          </w:rPr>
          <w:t>Индикатор отображения заказов ТОРО/СГ дополнительно включенных в остановочный ремонт;</w:t>
        </w:r>
      </w:ins>
    </w:p>
    <w:p w14:paraId="1E94FC1E" w14:textId="77777777" w:rsidR="00275F8A" w:rsidRDefault="00275F8A" w:rsidP="00275F8A">
      <w:pPr>
        <w:pStyle w:val="afc"/>
        <w:numPr>
          <w:ilvl w:val="0"/>
          <w:numId w:val="31"/>
        </w:numPr>
        <w:spacing w:after="240" w:line="276" w:lineRule="auto"/>
        <w:rPr>
          <w:ins w:id="1182" w:author="Александр Шрамков" w:date="2020-04-11T11:57:00Z"/>
          <w:rFonts w:ascii="Arial" w:hAnsi="Arial" w:cs="Arial"/>
        </w:rPr>
      </w:pPr>
      <w:ins w:id="1183" w:author="Александр Шрамков" w:date="2020-04-11T11:57:00Z">
        <w:r>
          <w:rPr>
            <w:rFonts w:ascii="Arial" w:hAnsi="Arial" w:cs="Arial"/>
          </w:rPr>
          <w:t>Интикатор отображения заказов ТОРО/СГ невключенных в остановочный ремонт</w:t>
        </w:r>
        <w:r w:rsidRPr="00231012">
          <w:rPr>
            <w:rFonts w:ascii="Arial" w:hAnsi="Arial" w:cs="Arial"/>
          </w:rPr>
          <w:t>.</w:t>
        </w:r>
      </w:ins>
    </w:p>
    <w:p w14:paraId="5498BBD3" w14:textId="151C7002" w:rsidR="00275F8A" w:rsidRDefault="00275F8A" w:rsidP="00275F8A">
      <w:pPr>
        <w:spacing w:after="240" w:line="276" w:lineRule="auto"/>
        <w:ind w:firstLine="567"/>
        <w:rPr>
          <w:ins w:id="1184" w:author="Александр Шрамков" w:date="2020-04-11T11:57:00Z"/>
          <w:rFonts w:ascii="Arial" w:hAnsi="Arial" w:cs="Arial"/>
        </w:rPr>
      </w:pPr>
      <w:ins w:id="1185" w:author="Александр Шрамков" w:date="2020-04-11T11:57:00Z">
        <w:r>
          <w:rPr>
            <w:rFonts w:ascii="Arial" w:hAnsi="Arial" w:cs="Arial"/>
          </w:rPr>
          <w:t>Отчет, построенный по заданным входным параметрам, должен содержать необходимые аналатики: основные данные ЕО и заказов ТОРО(из месячного режима транзакции), ТМ 4-8 уровня,  ЕО указанные в операции, а также данные по трудоемкости и продолжительности работ заказов ТОРО/СГ (либо операций, если во входных параметрах указана необходимость отображения операций ) и сетевой график запланированны</w:t>
        </w:r>
        <w:r w:rsidR="001731D9">
          <w:rPr>
            <w:rFonts w:ascii="Arial" w:hAnsi="Arial" w:cs="Arial"/>
          </w:rPr>
          <w:t>х работ в посменной разбивке (д</w:t>
        </w:r>
        <w:r>
          <w:rPr>
            <w:rFonts w:ascii="Arial" w:hAnsi="Arial" w:cs="Arial"/>
          </w:rPr>
          <w:t>и</w:t>
        </w:r>
      </w:ins>
      <w:ins w:id="1186" w:author="Александр Шрамков" w:date="2020-04-11T11:58:00Z">
        <w:r w:rsidR="001731D9">
          <w:rPr>
            <w:rFonts w:ascii="Arial" w:hAnsi="Arial" w:cs="Arial"/>
          </w:rPr>
          <w:t>а</w:t>
        </w:r>
      </w:ins>
      <w:ins w:id="1187" w:author="Александр Шрамков" w:date="2020-04-11T11:57:00Z">
        <w:r>
          <w:rPr>
            <w:rFonts w:ascii="Arial" w:hAnsi="Arial" w:cs="Arial"/>
          </w:rPr>
          <w:t xml:space="preserve">грамма Ганта). </w:t>
        </w:r>
        <w:r w:rsidRPr="00231012">
          <w:rPr>
            <w:rFonts w:ascii="Arial" w:hAnsi="Arial" w:cs="Arial"/>
          </w:rPr>
          <w:t xml:space="preserve"> </w:t>
        </w:r>
      </w:ins>
    </w:p>
    <w:p w14:paraId="026A7EF3" w14:textId="77777777" w:rsidR="00275F8A" w:rsidRPr="000847C5" w:rsidRDefault="00275F8A" w:rsidP="00275F8A">
      <w:pPr>
        <w:spacing w:after="240" w:line="276" w:lineRule="auto"/>
        <w:ind w:firstLine="567"/>
        <w:rPr>
          <w:ins w:id="1188" w:author="Александр Шрамков" w:date="2020-04-11T11:57:00Z"/>
          <w:rFonts w:ascii="Arial" w:hAnsi="Arial" w:cs="Arial"/>
          <w:b/>
          <w:sz w:val="28"/>
          <w:u w:val="single"/>
        </w:rPr>
      </w:pPr>
      <w:ins w:id="1189" w:author="Александр Шрамков" w:date="2020-04-11T11:57:00Z">
        <w:r w:rsidRPr="000847C5">
          <w:rPr>
            <w:rFonts w:ascii="Arial" w:hAnsi="Arial" w:cs="Arial"/>
            <w:b/>
            <w:sz w:val="28"/>
            <w:u w:val="single"/>
          </w:rPr>
          <w:t>Функции разработки</w:t>
        </w:r>
      </w:ins>
    </w:p>
    <w:p w14:paraId="4A94D5F7" w14:textId="3A80E543" w:rsidR="00275F8A" w:rsidRDefault="00275F8A" w:rsidP="00275F8A">
      <w:pPr>
        <w:spacing w:after="240" w:line="276" w:lineRule="auto"/>
        <w:rPr>
          <w:ins w:id="1190" w:author="Александр Шрамков" w:date="2020-04-11T11:57:00Z"/>
          <w:rFonts w:ascii="Arial" w:hAnsi="Arial" w:cs="Arial"/>
          <w:b/>
        </w:rPr>
      </w:pPr>
      <w:ins w:id="1191" w:author="Александр Шрамков" w:date="2020-04-11T11:57:00Z">
        <w:r w:rsidRPr="000847C5">
          <w:rPr>
            <w:rFonts w:ascii="Arial" w:hAnsi="Arial" w:cs="Arial"/>
            <w:b/>
          </w:rPr>
          <w:t>Массовое изменение сроков заказов ТОРО/СГ</w:t>
        </w:r>
        <w:del w:id="1192" w:author="ShramkovAB" w:date="2020-04-24T17:23:00Z">
          <w:r w:rsidDel="004B7746">
            <w:rPr>
              <w:rFonts w:ascii="Arial" w:hAnsi="Arial" w:cs="Arial"/>
            </w:rPr>
            <w:delText>(</w:delText>
          </w:r>
          <w:r w:rsidRPr="00DE512A" w:rsidDel="004B7746">
            <w:rPr>
              <w:rFonts w:ascii="Arial" w:hAnsi="Arial" w:cs="Arial"/>
              <w:b/>
            </w:rPr>
            <w:delText>проектов ТПиР)</w:delText>
          </w:r>
          <w:r w:rsidDel="004B7746">
            <w:rPr>
              <w:rFonts w:ascii="Arial" w:hAnsi="Arial" w:cs="Arial"/>
            </w:rPr>
            <w:delText xml:space="preserve"> </w:delText>
          </w:r>
        </w:del>
        <w:r w:rsidRPr="000847C5">
          <w:rPr>
            <w:rFonts w:ascii="Arial" w:hAnsi="Arial" w:cs="Arial"/>
            <w:b/>
          </w:rPr>
          <w:t xml:space="preserve"> к дате началу остановочного ремонта</w:t>
        </w:r>
      </w:ins>
    </w:p>
    <w:p w14:paraId="4AE14C95" w14:textId="77777777" w:rsidR="00275F8A" w:rsidRDefault="00275F8A" w:rsidP="00275F8A">
      <w:pPr>
        <w:spacing w:after="240" w:line="276" w:lineRule="auto"/>
        <w:ind w:firstLine="567"/>
        <w:rPr>
          <w:ins w:id="1193" w:author="Александр Шрамков" w:date="2020-04-11T11:57:00Z"/>
          <w:rFonts w:ascii="Arial" w:hAnsi="Arial" w:cs="Arial"/>
        </w:rPr>
      </w:pPr>
      <w:ins w:id="1194" w:author="Александр Шрамков" w:date="2020-04-11T11:57:00Z">
        <w:r>
          <w:rPr>
            <w:rFonts w:ascii="Arial" w:hAnsi="Arial" w:cs="Arial"/>
          </w:rPr>
          <w:t xml:space="preserve">Для запуска автоматического планирования остановочного ремонта необходимо выделить список заказов и нажать кнопку «Запустить планирование остановочных ремонтов». При нажатии по данной кнопке должно всплывать окно с указанием даты начала остановочного ремонта. При подтверждении планирования </w:t>
        </w:r>
        <w:r w:rsidRPr="00D5409F">
          <w:rPr>
            <w:rFonts w:ascii="Arial" w:hAnsi="Arial" w:cs="Arial"/>
          </w:rPr>
          <w:t xml:space="preserve">должны изменяться сроки </w:t>
        </w:r>
        <w:r>
          <w:rPr>
            <w:rFonts w:ascii="Arial" w:hAnsi="Arial" w:cs="Arial"/>
          </w:rPr>
          <w:t xml:space="preserve">начала </w:t>
        </w:r>
        <w:r w:rsidRPr="00D5409F">
          <w:rPr>
            <w:rFonts w:ascii="Arial" w:hAnsi="Arial" w:cs="Arial"/>
          </w:rPr>
          <w:t xml:space="preserve">заказов ТОРО и сетевых графиков </w:t>
        </w:r>
        <w:del w:id="1195" w:author="ShramkovAB" w:date="2020-04-24T17:23:00Z">
          <w:r w:rsidRPr="00D5409F" w:rsidDel="004B7746">
            <w:rPr>
              <w:rFonts w:ascii="Arial" w:hAnsi="Arial" w:cs="Arial"/>
            </w:rPr>
            <w:delText xml:space="preserve">ТПиР </w:delText>
          </w:r>
        </w:del>
        <w:r>
          <w:rPr>
            <w:rFonts w:ascii="Arial" w:hAnsi="Arial" w:cs="Arial"/>
          </w:rPr>
          <w:t>согласно</w:t>
        </w:r>
        <w:r w:rsidRPr="00D5409F">
          <w:rPr>
            <w:rFonts w:ascii="Arial" w:hAnsi="Arial" w:cs="Arial"/>
          </w:rPr>
          <w:t xml:space="preserve"> сроку </w:t>
        </w:r>
        <w:r>
          <w:rPr>
            <w:rFonts w:ascii="Arial" w:hAnsi="Arial" w:cs="Arial"/>
          </w:rPr>
          <w:t xml:space="preserve">начала </w:t>
        </w:r>
        <w:r w:rsidRPr="00D5409F">
          <w:rPr>
            <w:rFonts w:ascii="Arial" w:hAnsi="Arial" w:cs="Arial"/>
          </w:rPr>
          <w:t xml:space="preserve">работ. </w:t>
        </w:r>
        <w:r>
          <w:rPr>
            <w:rFonts w:ascii="Arial" w:hAnsi="Arial" w:cs="Arial"/>
          </w:rPr>
          <w:t>Сроки окончания работ должны смещаться на соответствующие дельты. Если сроки работ определенных заказов были связаны между собой, то эта связь должна сохраняться с соответствующими сроками выполнения. Если заказы ТОРО были созданы из ППР, то последующая цепочка из одного ППР должна смещаться на эту же дельту.</w:t>
        </w:r>
      </w:ins>
    </w:p>
    <w:p w14:paraId="4043D788" w14:textId="77777777" w:rsidR="00275F8A" w:rsidRDefault="00275F8A" w:rsidP="00275F8A">
      <w:pPr>
        <w:spacing w:after="240" w:line="276" w:lineRule="auto"/>
        <w:ind w:firstLine="567"/>
        <w:rPr>
          <w:ins w:id="1196" w:author="Александр Шрамков" w:date="2020-04-11T11:57:00Z"/>
          <w:rFonts w:ascii="Arial" w:hAnsi="Arial" w:cs="Arial"/>
        </w:rPr>
      </w:pPr>
    </w:p>
    <w:p w14:paraId="05B0495D" w14:textId="77777777" w:rsidR="00275F8A" w:rsidRDefault="00275F8A" w:rsidP="00275F8A">
      <w:pPr>
        <w:spacing w:after="240" w:line="276" w:lineRule="auto"/>
        <w:rPr>
          <w:ins w:id="1197" w:author="Александр Шрамков" w:date="2020-04-11T11:57:00Z"/>
          <w:rFonts w:ascii="Arial" w:hAnsi="Arial" w:cs="Arial"/>
          <w:b/>
        </w:rPr>
      </w:pPr>
      <w:ins w:id="1198" w:author="Александр Шрамков" w:date="2020-04-11T11:57:00Z">
        <w:r w:rsidRPr="009C0CC8">
          <w:rPr>
            <w:rFonts w:ascii="Arial" w:hAnsi="Arial" w:cs="Arial"/>
            <w:b/>
          </w:rPr>
          <w:t>Календарное планирование операций</w:t>
        </w:r>
      </w:ins>
    </w:p>
    <w:p w14:paraId="56FB16CD" w14:textId="77777777" w:rsidR="00275F8A" w:rsidRDefault="00275F8A" w:rsidP="00275F8A">
      <w:pPr>
        <w:spacing w:after="240" w:line="276" w:lineRule="auto"/>
        <w:ind w:firstLine="567"/>
        <w:rPr>
          <w:ins w:id="1199" w:author="Александр Шрамков" w:date="2020-04-11T11:57:00Z"/>
          <w:rFonts w:ascii="Arial" w:hAnsi="Arial" w:cs="Arial"/>
        </w:rPr>
      </w:pPr>
      <w:ins w:id="1200" w:author="Александр Шрамков" w:date="2020-04-11T11:57:00Z">
        <w:r>
          <w:rPr>
            <w:rFonts w:ascii="Arial" w:hAnsi="Arial" w:cs="Arial"/>
          </w:rPr>
          <w:t>Для запуска календарного планирования операций заказов ТОРО необходимо выделить список заказов и нажать кнопку «Запустить планирование операций». При нажатии на кнопку выводить подтверждающее окно.  Если в заказе ТОРО для опеарций уже установ</w:t>
        </w:r>
        <w:r>
          <w:rPr>
            <w:rFonts w:ascii="Arial" w:hAnsi="Arial" w:cs="Arial"/>
          </w:rPr>
          <w:lastRenderedPageBreak/>
          <w:t>лена связь и выполнена процедура календарного планирования – выдавать предупреждающее информаионное окно с возможностью отклонить планирование. При подтверждении функции для выбранных заказов ТОРО выполнить планирование операций по стандартной последовательности (начало следующей к концу предыдущей).</w:t>
        </w:r>
      </w:ins>
    </w:p>
    <w:p w14:paraId="79A6A224" w14:textId="77777777" w:rsidR="00275F8A" w:rsidRPr="009C0CC8" w:rsidRDefault="00275F8A" w:rsidP="00275F8A">
      <w:pPr>
        <w:spacing w:after="240" w:line="276" w:lineRule="auto"/>
        <w:rPr>
          <w:ins w:id="1201" w:author="Александр Шрамков" w:date="2020-04-11T11:57:00Z"/>
          <w:rFonts w:ascii="Arial" w:hAnsi="Arial" w:cs="Arial"/>
          <w:b/>
        </w:rPr>
      </w:pPr>
    </w:p>
    <w:p w14:paraId="08A73FF5" w14:textId="77777777" w:rsidR="00275F8A" w:rsidRDefault="00275F8A" w:rsidP="00275F8A">
      <w:pPr>
        <w:spacing w:after="240" w:line="276" w:lineRule="auto"/>
        <w:rPr>
          <w:ins w:id="1202" w:author="Александр Шрамков" w:date="2020-04-11T11:57:00Z"/>
          <w:rFonts w:ascii="Arial" w:hAnsi="Arial" w:cs="Arial"/>
          <w:b/>
        </w:rPr>
      </w:pPr>
      <w:ins w:id="1203" w:author="Александр Шрамков" w:date="2020-04-11T11:57:00Z">
        <w:r>
          <w:rPr>
            <w:rFonts w:ascii="Arial" w:hAnsi="Arial" w:cs="Arial"/>
            <w:b/>
          </w:rPr>
          <w:t>Установ</w:t>
        </w:r>
        <w:r w:rsidRPr="006D2D3A">
          <w:rPr>
            <w:rFonts w:ascii="Arial" w:hAnsi="Arial" w:cs="Arial"/>
            <w:b/>
          </w:rPr>
          <w:t>ка взаимосвязи операций разных заказов ТОРО</w:t>
        </w:r>
      </w:ins>
    </w:p>
    <w:p w14:paraId="134D5DAB" w14:textId="77777777" w:rsidR="00275F8A" w:rsidRDefault="00275F8A" w:rsidP="00275F8A">
      <w:pPr>
        <w:spacing w:after="240" w:line="276" w:lineRule="auto"/>
        <w:ind w:firstLine="708"/>
        <w:rPr>
          <w:ins w:id="1204" w:author="Александр Шрамков" w:date="2020-04-11T11:57:00Z"/>
          <w:rFonts w:ascii="Arial" w:hAnsi="Arial" w:cs="Arial"/>
        </w:rPr>
      </w:pPr>
      <w:ins w:id="1205" w:author="Александр Шрамков" w:date="2020-04-11T11:57:00Z">
        <w:r>
          <w:rPr>
            <w:rFonts w:ascii="Arial" w:hAnsi="Arial" w:cs="Arial"/>
          </w:rPr>
          <w:t xml:space="preserve">Функция должна позволять устанавливать связь выбранной операции заказа ТОРО с операцией другого заказа ТОРО для календарного планирования сроков. Для выполнения данной функции необходимо выделить две операции заказов ТОРО и нажать на кнопку «Связать операции». Далее в всплывающем окне необходимо указать зависимую операцию и подтвердить выполнение. </w:t>
        </w:r>
      </w:ins>
    </w:p>
    <w:p w14:paraId="1A0F1D6C" w14:textId="77777777" w:rsidR="00275F8A" w:rsidRPr="006D2D3A" w:rsidRDefault="00275F8A" w:rsidP="00275F8A">
      <w:pPr>
        <w:spacing w:after="240" w:line="276" w:lineRule="auto"/>
        <w:ind w:firstLine="708"/>
        <w:rPr>
          <w:ins w:id="1206" w:author="Александр Шрамков" w:date="2020-04-11T11:57:00Z"/>
          <w:rFonts w:ascii="Arial" w:hAnsi="Arial" w:cs="Arial"/>
        </w:rPr>
      </w:pPr>
    </w:p>
    <w:p w14:paraId="50E889D5" w14:textId="77777777" w:rsidR="00275F8A" w:rsidRDefault="00275F8A" w:rsidP="00275F8A">
      <w:pPr>
        <w:spacing w:after="240" w:line="276" w:lineRule="auto"/>
        <w:rPr>
          <w:ins w:id="1207" w:author="Александр Шрамков" w:date="2020-04-11T11:57:00Z"/>
          <w:rFonts w:ascii="Arial" w:hAnsi="Arial" w:cs="Arial"/>
          <w:b/>
        </w:rPr>
      </w:pPr>
      <w:ins w:id="1208" w:author="Александр Шрамков" w:date="2020-04-11T11:57:00Z">
        <w:r w:rsidRPr="00D1587A">
          <w:rPr>
            <w:rFonts w:ascii="Arial" w:hAnsi="Arial" w:cs="Arial"/>
            <w:b/>
          </w:rPr>
          <w:t>Изменение пользовательских статусов заказов ТОРО</w:t>
        </w:r>
      </w:ins>
    </w:p>
    <w:p w14:paraId="166A29ED" w14:textId="03FC82CE" w:rsidR="001808C7" w:rsidRPr="001A06C6" w:rsidDel="00275F8A" w:rsidRDefault="00275F8A" w:rsidP="00275F8A">
      <w:pPr>
        <w:spacing w:after="240" w:line="276" w:lineRule="auto"/>
        <w:rPr>
          <w:del w:id="1209" w:author="Александр Шрамков" w:date="2020-04-11T11:57:00Z"/>
          <w:rFonts w:ascii="Arial" w:hAnsi="Arial" w:cs="Arial"/>
          <w:u w:val="single"/>
        </w:rPr>
      </w:pPr>
      <w:ins w:id="1210" w:author="Александр Шрамков" w:date="2020-04-11T11:57:00Z">
        <w:r w:rsidRPr="00D1587A">
          <w:rPr>
            <w:rFonts w:ascii="Arial" w:hAnsi="Arial" w:cs="Arial"/>
          </w:rPr>
          <w:t>Данна</w:t>
        </w:r>
        <w:r>
          <w:rPr>
            <w:rFonts w:ascii="Arial" w:hAnsi="Arial" w:cs="Arial"/>
          </w:rPr>
          <w:t>я функция должна позволять производить массовое изменение статусов заказов ТОРО, указанных в настройке.</w:t>
        </w:r>
      </w:ins>
      <w:del w:id="1211" w:author="Александр Шрамков" w:date="2020-04-11T11:57:00Z">
        <w:r w:rsidR="001808C7" w:rsidRPr="001A06C6" w:rsidDel="00275F8A">
          <w:rPr>
            <w:rFonts w:ascii="Arial" w:hAnsi="Arial" w:cs="Arial"/>
            <w:u w:val="single"/>
          </w:rPr>
          <w:delText>Предпосылки:</w:delText>
        </w:r>
      </w:del>
    </w:p>
    <w:p w14:paraId="166A29EE" w14:textId="01A1A908" w:rsidR="001808C7" w:rsidRPr="00857242" w:rsidDel="00275F8A" w:rsidRDefault="00857242" w:rsidP="009A2B20">
      <w:pPr>
        <w:spacing w:after="240" w:line="276" w:lineRule="auto"/>
        <w:ind w:firstLine="567"/>
        <w:rPr>
          <w:del w:id="1212" w:author="Александр Шрамков" w:date="2020-04-11T11:57:00Z"/>
          <w:rFonts w:ascii="Arial" w:hAnsi="Arial" w:cs="Arial"/>
        </w:rPr>
      </w:pPr>
      <w:del w:id="1213" w:author="Александр Шрамков" w:date="2020-04-11T11:57:00Z">
        <w:r w:rsidDel="00275F8A">
          <w:rPr>
            <w:rFonts w:ascii="Arial" w:hAnsi="Arial" w:cs="Arial"/>
          </w:rPr>
          <w:delText xml:space="preserve">В приказе о подготовке проведения остановочного ремонта указываются сроки проведения остановочного ремонта. Заказы ТОРО и сетевые графики </w:delText>
        </w:r>
      </w:del>
      <w:del w:id="1214" w:author="Александр Шрамков" w:date="2020-04-11T11:35:00Z">
        <w:r w:rsidDel="00736C71">
          <w:rPr>
            <w:rFonts w:ascii="Arial" w:hAnsi="Arial" w:cs="Arial"/>
          </w:rPr>
          <w:delText>инвестиционных проектов ТОиР</w:delText>
        </w:r>
      </w:del>
      <w:del w:id="1215" w:author="Александр Шрамков" w:date="2020-04-11T11:57:00Z">
        <w:r w:rsidDel="00275F8A">
          <w:rPr>
            <w:rFonts w:ascii="Arial" w:hAnsi="Arial" w:cs="Arial"/>
          </w:rPr>
          <w:delText xml:space="preserve"> должны быть автоматически скорректированы по срокам остановочного ремонта. </w:delText>
        </w:r>
      </w:del>
    </w:p>
    <w:p w14:paraId="166A29EF" w14:textId="38C2377B" w:rsidR="001808C7" w:rsidRPr="001A06C6" w:rsidDel="00275F8A" w:rsidRDefault="001808C7" w:rsidP="001A06C6">
      <w:pPr>
        <w:spacing w:after="240" w:line="276" w:lineRule="auto"/>
        <w:rPr>
          <w:del w:id="1216" w:author="Александр Шрамков" w:date="2020-04-11T11:57:00Z"/>
          <w:rFonts w:ascii="Arial" w:hAnsi="Arial" w:cs="Arial"/>
          <w:u w:val="single"/>
        </w:rPr>
      </w:pPr>
      <w:del w:id="1217" w:author="Александр Шрамков" w:date="2020-04-11T11:57:00Z">
        <w:r w:rsidRPr="001A06C6" w:rsidDel="00275F8A">
          <w:rPr>
            <w:rFonts w:ascii="Arial" w:hAnsi="Arial" w:cs="Arial"/>
            <w:u w:val="single"/>
          </w:rPr>
          <w:delText>Входные данные:</w:delText>
        </w:r>
      </w:del>
    </w:p>
    <w:p w14:paraId="166A29F0" w14:textId="564C5AB6" w:rsidR="001808C7" w:rsidRPr="001A06C6" w:rsidDel="00275F8A" w:rsidRDefault="00857242" w:rsidP="001A06C6">
      <w:pPr>
        <w:pStyle w:val="afc"/>
        <w:numPr>
          <w:ilvl w:val="0"/>
          <w:numId w:val="31"/>
        </w:numPr>
        <w:spacing w:after="240" w:line="276" w:lineRule="auto"/>
        <w:rPr>
          <w:del w:id="1218" w:author="Александр Шрамков" w:date="2020-04-11T11:57:00Z"/>
          <w:rFonts w:ascii="Arial" w:hAnsi="Arial" w:cs="Arial"/>
        </w:rPr>
      </w:pPr>
      <w:del w:id="1219" w:author="Александр Шрамков" w:date="2020-04-11T11:57:00Z">
        <w:r w:rsidDel="00275F8A">
          <w:rPr>
            <w:rFonts w:ascii="Arial" w:hAnsi="Arial" w:cs="Arial"/>
          </w:rPr>
          <w:delText>З</w:delText>
        </w:r>
        <w:r w:rsidR="001808C7" w:rsidRPr="001A06C6" w:rsidDel="00275F8A">
          <w:rPr>
            <w:rFonts w:ascii="Arial" w:hAnsi="Arial" w:cs="Arial"/>
          </w:rPr>
          <w:delText>аказ</w:delText>
        </w:r>
        <w:r w:rsidDel="00275F8A">
          <w:rPr>
            <w:rFonts w:ascii="Arial" w:hAnsi="Arial" w:cs="Arial"/>
          </w:rPr>
          <w:delText>ы</w:delText>
        </w:r>
        <w:r w:rsidR="001808C7" w:rsidRPr="001A06C6" w:rsidDel="00275F8A">
          <w:rPr>
            <w:rFonts w:ascii="Arial" w:hAnsi="Arial" w:cs="Arial"/>
          </w:rPr>
          <w:delText xml:space="preserve"> ТОРО на остановочный ремонт;</w:delText>
        </w:r>
      </w:del>
    </w:p>
    <w:p w14:paraId="166A29F1" w14:textId="30EBDADF" w:rsidR="001808C7" w:rsidRPr="001A06C6" w:rsidDel="00275F8A" w:rsidRDefault="00857242" w:rsidP="001A06C6">
      <w:pPr>
        <w:pStyle w:val="afc"/>
        <w:numPr>
          <w:ilvl w:val="0"/>
          <w:numId w:val="31"/>
        </w:numPr>
        <w:spacing w:after="240" w:line="276" w:lineRule="auto"/>
        <w:rPr>
          <w:del w:id="1220" w:author="Александр Шрамков" w:date="2020-04-11T11:57:00Z"/>
          <w:rFonts w:ascii="Arial" w:hAnsi="Arial" w:cs="Arial"/>
        </w:rPr>
      </w:pPr>
      <w:del w:id="1221" w:author="Александр Шрамков" w:date="2020-04-11T11:57:00Z">
        <w:r w:rsidDel="00275F8A">
          <w:rPr>
            <w:rFonts w:ascii="Arial" w:hAnsi="Arial" w:cs="Arial"/>
          </w:rPr>
          <w:delText>З</w:delText>
        </w:r>
        <w:r w:rsidR="001808C7" w:rsidRPr="001A06C6" w:rsidDel="00275F8A">
          <w:rPr>
            <w:rFonts w:ascii="Arial" w:hAnsi="Arial" w:cs="Arial"/>
          </w:rPr>
          <w:delText>аказ</w:delText>
        </w:r>
        <w:r w:rsidDel="00275F8A">
          <w:rPr>
            <w:rFonts w:ascii="Arial" w:hAnsi="Arial" w:cs="Arial"/>
          </w:rPr>
          <w:delText>ы</w:delText>
        </w:r>
        <w:r w:rsidR="001808C7" w:rsidRPr="001A06C6" w:rsidDel="00275F8A">
          <w:rPr>
            <w:rFonts w:ascii="Arial" w:hAnsi="Arial" w:cs="Arial"/>
          </w:rPr>
          <w:delText xml:space="preserve"> ТОРО, включённые</w:delText>
        </w:r>
        <w:r w:rsidDel="00275F8A">
          <w:rPr>
            <w:rFonts w:ascii="Arial" w:hAnsi="Arial" w:cs="Arial"/>
          </w:rPr>
          <w:delText xml:space="preserve"> в остановочный ремонт</w:delText>
        </w:r>
        <w:r w:rsidR="00DE220D" w:rsidRPr="001A06C6" w:rsidDel="00275F8A">
          <w:rPr>
            <w:rFonts w:ascii="Arial" w:hAnsi="Arial" w:cs="Arial"/>
          </w:rPr>
          <w:delText>;</w:delText>
        </w:r>
      </w:del>
    </w:p>
    <w:p w14:paraId="4D5B8B0A" w14:textId="79FEBF94" w:rsidR="0028565A" w:rsidRPr="0028565A" w:rsidDel="00275F8A" w:rsidRDefault="00857242" w:rsidP="0028565A">
      <w:pPr>
        <w:pStyle w:val="afc"/>
        <w:numPr>
          <w:ilvl w:val="0"/>
          <w:numId w:val="31"/>
        </w:numPr>
        <w:spacing w:after="240" w:line="276" w:lineRule="auto"/>
        <w:rPr>
          <w:del w:id="1222" w:author="Александр Шрамков" w:date="2020-04-11T11:57:00Z"/>
          <w:rFonts w:ascii="Arial" w:hAnsi="Arial" w:cs="Arial"/>
          <w:u w:val="single"/>
        </w:rPr>
      </w:pPr>
      <w:del w:id="1223" w:author="Александр Шрамков" w:date="2020-04-11T11:57:00Z">
        <w:r w:rsidDel="00275F8A">
          <w:rPr>
            <w:rFonts w:ascii="Arial" w:hAnsi="Arial" w:cs="Arial"/>
          </w:rPr>
          <w:delText>С</w:delText>
        </w:r>
        <w:r w:rsidR="00DE220D" w:rsidRPr="001A06C6" w:rsidDel="00275F8A">
          <w:rPr>
            <w:rFonts w:ascii="Arial" w:hAnsi="Arial" w:cs="Arial"/>
          </w:rPr>
          <w:delText>етевы</w:delText>
        </w:r>
        <w:r w:rsidR="0028565A" w:rsidDel="00275F8A">
          <w:rPr>
            <w:rFonts w:ascii="Arial" w:hAnsi="Arial" w:cs="Arial"/>
          </w:rPr>
          <w:delText>е</w:delText>
        </w:r>
        <w:r w:rsidR="00DE220D" w:rsidRPr="001A06C6" w:rsidDel="00275F8A">
          <w:rPr>
            <w:rFonts w:ascii="Arial" w:hAnsi="Arial" w:cs="Arial"/>
          </w:rPr>
          <w:delText xml:space="preserve"> график</w:delText>
        </w:r>
        <w:r w:rsidR="0028565A" w:rsidDel="00275F8A">
          <w:rPr>
            <w:rFonts w:ascii="Arial" w:hAnsi="Arial" w:cs="Arial"/>
          </w:rPr>
          <w:delText>и</w:delText>
        </w:r>
        <w:r w:rsidR="00DE220D" w:rsidRPr="001A06C6" w:rsidDel="00275F8A">
          <w:rPr>
            <w:rFonts w:ascii="Arial" w:hAnsi="Arial" w:cs="Arial"/>
          </w:rPr>
          <w:delText xml:space="preserve"> </w:delText>
        </w:r>
      </w:del>
      <w:del w:id="1224" w:author="Александр Шрамков" w:date="2020-04-11T11:36:00Z">
        <w:r w:rsidR="001F302A" w:rsidDel="00577033">
          <w:rPr>
            <w:rFonts w:ascii="Arial" w:hAnsi="Arial" w:cs="Arial"/>
          </w:rPr>
          <w:delText xml:space="preserve">инвестиционных проект </w:delText>
        </w:r>
      </w:del>
      <w:del w:id="1225" w:author="Александр Шрамков" w:date="2020-04-11T11:57:00Z">
        <w:r w:rsidR="001F302A" w:rsidDel="00275F8A">
          <w:rPr>
            <w:rFonts w:ascii="Arial" w:hAnsi="Arial" w:cs="Arial"/>
          </w:rPr>
          <w:delText>проект</w:delText>
        </w:r>
        <w:r w:rsidR="00362531" w:rsidDel="00275F8A">
          <w:rPr>
            <w:rFonts w:ascii="Arial" w:hAnsi="Arial" w:cs="Arial"/>
          </w:rPr>
          <w:delText>ов</w:delText>
        </w:r>
        <w:r w:rsidR="001F302A" w:rsidDel="00275F8A">
          <w:rPr>
            <w:rFonts w:ascii="Arial" w:hAnsi="Arial" w:cs="Arial"/>
          </w:rPr>
          <w:delText xml:space="preserve"> Т</w:delText>
        </w:r>
      </w:del>
      <w:del w:id="1226" w:author="Александр Шрамков" w:date="2020-04-11T11:36:00Z">
        <w:r w:rsidR="001F302A" w:rsidDel="00577033">
          <w:rPr>
            <w:rFonts w:ascii="Arial" w:hAnsi="Arial" w:cs="Arial"/>
          </w:rPr>
          <w:delText>ОиР</w:delText>
        </w:r>
      </w:del>
      <w:del w:id="1227" w:author="Александр Шрамков" w:date="2020-04-11T11:57:00Z">
        <w:r w:rsidR="00355727" w:rsidDel="00275F8A">
          <w:rPr>
            <w:rFonts w:ascii="Arial" w:hAnsi="Arial" w:cs="Arial"/>
          </w:rPr>
          <w:delText xml:space="preserve">, </w:delText>
        </w:r>
        <w:r w:rsidR="0028565A" w:rsidDel="00275F8A">
          <w:rPr>
            <w:rFonts w:ascii="Arial" w:hAnsi="Arial" w:cs="Arial"/>
          </w:rPr>
          <w:delText>требующие останова оборудования.</w:delText>
        </w:r>
        <w:r w:rsidR="00ED6D66" w:rsidDel="00275F8A">
          <w:rPr>
            <w:rFonts w:ascii="Arial" w:hAnsi="Arial" w:cs="Arial"/>
          </w:rPr>
          <w:delText xml:space="preserve"> </w:delText>
        </w:r>
      </w:del>
    </w:p>
    <w:p w14:paraId="166A29F5" w14:textId="1BF37510" w:rsidR="001808C7" w:rsidRPr="0028565A" w:rsidDel="00275F8A" w:rsidRDefault="001808C7" w:rsidP="0028565A">
      <w:pPr>
        <w:spacing w:after="240" w:line="276" w:lineRule="auto"/>
        <w:rPr>
          <w:del w:id="1228" w:author="Александр Шрамков" w:date="2020-04-11T11:57:00Z"/>
          <w:rFonts w:ascii="Arial" w:hAnsi="Arial" w:cs="Arial"/>
          <w:u w:val="single"/>
        </w:rPr>
      </w:pPr>
      <w:del w:id="1229" w:author="Александр Шрамков" w:date="2020-04-11T11:57:00Z">
        <w:r w:rsidRPr="0028565A" w:rsidDel="00275F8A">
          <w:rPr>
            <w:rFonts w:ascii="Arial" w:hAnsi="Arial" w:cs="Arial"/>
            <w:u w:val="single"/>
          </w:rPr>
          <w:delText>Выполнение разработки (укрупнённый алгоритм):</w:delText>
        </w:r>
      </w:del>
    </w:p>
    <w:p w14:paraId="166A29FE" w14:textId="4B4D9D09" w:rsidR="00B431DF" w:rsidRPr="006520C6" w:rsidRDefault="00C72D6A" w:rsidP="001A06C6">
      <w:pPr>
        <w:spacing w:after="240" w:line="276" w:lineRule="auto"/>
        <w:ind w:firstLine="567"/>
        <w:rPr>
          <w:rFonts w:ascii="Arial" w:hAnsi="Arial" w:cs="Arial"/>
        </w:rPr>
      </w:pPr>
      <w:del w:id="1230" w:author="Александр Шрамков" w:date="2020-04-11T11:57:00Z">
        <w:r w:rsidDel="00275F8A">
          <w:rPr>
            <w:rFonts w:ascii="Arial" w:hAnsi="Arial" w:cs="Arial"/>
          </w:rPr>
          <w:delText>Должно производиться а</w:delText>
        </w:r>
        <w:r w:rsidRPr="00C72D6A" w:rsidDel="00275F8A">
          <w:rPr>
            <w:rFonts w:ascii="Arial" w:hAnsi="Arial" w:cs="Arial"/>
          </w:rPr>
          <w:delText>втоматическое изменение сроков заказов ТОРО и сетевых графиков ТПиР по заданному п</w:delText>
        </w:r>
        <w:r w:rsidDel="00275F8A">
          <w:rPr>
            <w:rFonts w:ascii="Arial" w:hAnsi="Arial" w:cs="Arial"/>
          </w:rPr>
          <w:delText>роизводственному рабочему месту</w:delText>
        </w:r>
        <w:r w:rsidRPr="00C72D6A" w:rsidDel="00275F8A">
          <w:rPr>
            <w:rFonts w:ascii="Arial" w:hAnsi="Arial" w:cs="Arial"/>
          </w:rPr>
          <w:delText xml:space="preserve"> и сроку работ на</w:delText>
        </w:r>
        <w:r w:rsidDel="00275F8A">
          <w:rPr>
            <w:rFonts w:ascii="Arial" w:hAnsi="Arial" w:cs="Arial"/>
          </w:rPr>
          <w:delText xml:space="preserve"> производственном рабочем месте</w:delText>
        </w:r>
        <w:r w:rsidRPr="00C72D6A" w:rsidDel="00275F8A">
          <w:rPr>
            <w:rFonts w:ascii="Arial" w:hAnsi="Arial" w:cs="Arial"/>
          </w:rPr>
          <w:delText xml:space="preserve">. </w:delText>
        </w:r>
        <w:r w:rsidR="00DB0781" w:rsidRPr="00C72D6A" w:rsidDel="00275F8A">
          <w:rPr>
            <w:rFonts w:ascii="Arial" w:hAnsi="Arial" w:cs="Arial"/>
          </w:rPr>
          <w:delText>При планировании</w:delText>
        </w:r>
        <w:r w:rsidRPr="00C72D6A" w:rsidDel="00275F8A">
          <w:rPr>
            <w:rFonts w:ascii="Arial" w:hAnsi="Arial" w:cs="Arial"/>
          </w:rPr>
          <w:delText xml:space="preserve"> учитывается последовательность заказов ТОРО и загруженность исполнительного рабочего места. В основной панели планирования /</w:delText>
        </w:r>
        <w:r w:rsidDel="00275F8A">
          <w:rPr>
            <w:rFonts w:ascii="Arial" w:hAnsi="Arial" w:cs="Arial"/>
            <w:lang w:val="en-US"/>
          </w:rPr>
          <w:delText>MRSS</w:delText>
        </w:r>
        <w:r w:rsidRPr="00C72D6A" w:rsidDel="00275F8A">
          <w:rPr>
            <w:rFonts w:ascii="Arial" w:hAnsi="Arial" w:cs="Arial"/>
          </w:rPr>
          <w:delText>/</w:delText>
        </w:r>
        <w:r w:rsidDel="00275F8A">
          <w:rPr>
            <w:rFonts w:ascii="Arial" w:hAnsi="Arial" w:cs="Arial"/>
            <w:lang w:val="en-US"/>
          </w:rPr>
          <w:delText>PLBOORGSRV</w:delText>
        </w:r>
        <w:r w:rsidRPr="00C72D6A" w:rsidDel="00275F8A">
          <w:rPr>
            <w:rFonts w:ascii="Arial" w:hAnsi="Arial" w:cs="Arial"/>
          </w:rPr>
          <w:delText xml:space="preserve"> запускается процедура автоматического перепланирования заказов ТОРО и сетевых графиков </w:delText>
        </w:r>
      </w:del>
      <w:del w:id="1231" w:author="Александр Шрамков" w:date="2020-04-11T11:35:00Z">
        <w:r w:rsidDel="00736C71">
          <w:rPr>
            <w:rFonts w:ascii="Arial" w:hAnsi="Arial" w:cs="Arial"/>
          </w:rPr>
          <w:delText>инвестиционных проектов ТОиР</w:delText>
        </w:r>
      </w:del>
      <w:del w:id="1232" w:author="Александр Шрамков" w:date="2020-04-11T11:57:00Z">
        <w:r w:rsidRPr="00C72D6A" w:rsidDel="00275F8A">
          <w:rPr>
            <w:rFonts w:ascii="Arial" w:hAnsi="Arial" w:cs="Arial"/>
          </w:rPr>
          <w:delText>. При вызове указывается период обрабатываемых документов, произ</w:delText>
        </w:r>
        <w:r w:rsidDel="00275F8A">
          <w:rPr>
            <w:rFonts w:ascii="Arial" w:hAnsi="Arial" w:cs="Arial"/>
          </w:rPr>
          <w:delText>водственное рабочее место и период</w:delText>
        </w:r>
        <w:r w:rsidRPr="00C72D6A" w:rsidDel="00275F8A">
          <w:rPr>
            <w:rFonts w:ascii="Arial" w:hAnsi="Arial" w:cs="Arial"/>
          </w:rPr>
          <w:delText xml:space="preserve"> остановочного ремонта. Выбираются заказы ТОРО и сетевые графики </w:delText>
        </w:r>
      </w:del>
      <w:del w:id="1233" w:author="Александр Шрамков" w:date="2020-04-11T11:35:00Z">
        <w:r w:rsidDel="00736C71">
          <w:rPr>
            <w:rFonts w:ascii="Arial" w:hAnsi="Arial" w:cs="Arial"/>
          </w:rPr>
          <w:delText>инвестиционных проектов ТОиР</w:delText>
        </w:r>
      </w:del>
      <w:del w:id="1234" w:author="Александр Шрамков" w:date="2020-04-11T11:57:00Z">
        <w:r w:rsidRPr="00C72D6A" w:rsidDel="00275F8A">
          <w:rPr>
            <w:rFonts w:ascii="Arial" w:hAnsi="Arial" w:cs="Arial"/>
          </w:rPr>
          <w:delText xml:space="preserve"> за период, относящиеся к оборудованию данного производственного места</w:delText>
        </w:r>
        <w:r w:rsidDel="00275F8A">
          <w:rPr>
            <w:rFonts w:ascii="Arial" w:hAnsi="Arial" w:cs="Arial"/>
          </w:rPr>
          <w:delText xml:space="preserve"> и помеченные признаком остановочный рем</w:delText>
        </w:r>
        <w:r w:rsidR="00DB7760" w:rsidDel="00275F8A">
          <w:rPr>
            <w:rFonts w:ascii="Arial" w:hAnsi="Arial" w:cs="Arial"/>
          </w:rPr>
          <w:delText>онт (для заказа ТОРО значение 1</w:delText>
        </w:r>
        <w:r w:rsidR="00DB7760" w:rsidRPr="00DB7760" w:rsidDel="00275F8A">
          <w:rPr>
            <w:rFonts w:ascii="Arial" w:hAnsi="Arial" w:cs="Arial"/>
          </w:rPr>
          <w:delText xml:space="preserve"> </w:delText>
        </w:r>
        <w:r w:rsidR="00DB7760" w:rsidDel="00275F8A">
          <w:rPr>
            <w:rFonts w:ascii="Arial" w:hAnsi="Arial" w:cs="Arial"/>
          </w:rPr>
          <w:delText>или</w:delText>
        </w:r>
        <w:r w:rsidDel="00275F8A">
          <w:rPr>
            <w:rFonts w:ascii="Arial" w:hAnsi="Arial" w:cs="Arial"/>
          </w:rPr>
          <w:delText xml:space="preserve"> 2 в поле «Состояние производственной установки», для сетевого графика признак «Остановочный ремонт»</w:delText>
        </w:r>
        <w:r w:rsidRPr="00C72D6A" w:rsidDel="00275F8A">
          <w:rPr>
            <w:rFonts w:ascii="Arial" w:hAnsi="Arial" w:cs="Arial"/>
          </w:rPr>
          <w:delText>. Автоматически изменяются сроки заказов по срокам остановочного ремонта. Сроки меняются с условием отсутствия перегруза рабочих мест</w:delText>
        </w:r>
        <w:r w:rsidDel="00275F8A">
          <w:rPr>
            <w:rFonts w:ascii="Arial" w:hAnsi="Arial" w:cs="Arial"/>
          </w:rPr>
          <w:delText>,</w:delText>
        </w:r>
        <w:r w:rsidRPr="00C72D6A" w:rsidDel="00275F8A">
          <w:rPr>
            <w:rFonts w:ascii="Arial" w:hAnsi="Arial" w:cs="Arial"/>
          </w:rPr>
          <w:delText xml:space="preserve"> если позволяет срок остановочного ремонта, иначе соблюдается только срок</w:delText>
        </w:r>
        <w:r w:rsidDel="00275F8A">
          <w:rPr>
            <w:rFonts w:ascii="Arial" w:hAnsi="Arial" w:cs="Arial"/>
          </w:rPr>
          <w:delText xml:space="preserve"> остановочного ремонта</w:delText>
        </w:r>
        <w:r w:rsidRPr="00C72D6A" w:rsidDel="00275F8A">
          <w:rPr>
            <w:rFonts w:ascii="Arial" w:hAnsi="Arial" w:cs="Arial"/>
          </w:rPr>
          <w:delText>.</w:delText>
        </w:r>
        <w:r w:rsidDel="00275F8A">
          <w:rPr>
            <w:rFonts w:ascii="Arial" w:hAnsi="Arial" w:cs="Arial"/>
          </w:rPr>
          <w:delText xml:space="preserve"> При сохранении результатов автоматического планирования в заказ ТОРО проставляется статус «МПРА - </w:delText>
        </w:r>
        <w:r w:rsidDel="00275F8A">
          <w:rPr>
            <w:rFonts w:ascii="Arial" w:hAnsi="Arial" w:cs="Arial"/>
            <w:szCs w:val="24"/>
            <w:lang w:eastAsia="ru-RU"/>
          </w:rPr>
          <w:delText>Автоматическое Мультиресурсное планирование ремонтов проведено».</w:delText>
        </w:r>
      </w:del>
    </w:p>
    <w:p w14:paraId="7526216E" w14:textId="14BBB116" w:rsidR="00762DF4" w:rsidRDefault="00762DF4" w:rsidP="001A06C6">
      <w:pPr>
        <w:spacing w:after="240" w:line="276" w:lineRule="auto"/>
        <w:rPr>
          <w:rFonts w:ascii="Arial" w:hAnsi="Arial" w:cs="Arial"/>
          <w:b/>
        </w:rPr>
      </w:pPr>
      <w:r w:rsidRPr="005E64F5">
        <w:rPr>
          <w:rStyle w:val="10TableContent1CharChar"/>
          <w:rFonts w:cs="Arial"/>
          <w:b/>
          <w:lang w:val="ru-RU"/>
        </w:rPr>
        <w:t>Описание разработки «</w:t>
      </w:r>
      <w:r w:rsidRPr="005E64F5">
        <w:rPr>
          <w:rFonts w:ascii="Arial" w:hAnsi="Arial" w:cs="Arial"/>
          <w:b/>
          <w:lang w:val="en-US"/>
        </w:rPr>
        <w:t>PM</w:t>
      </w:r>
      <w:r>
        <w:rPr>
          <w:rFonts w:ascii="Arial" w:hAnsi="Arial" w:cs="Arial"/>
          <w:b/>
        </w:rPr>
        <w:t>40</w:t>
      </w:r>
      <w:r w:rsidRPr="005E64F5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5E64F5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График остановочных ремонтов»</w:t>
      </w:r>
    </w:p>
    <w:p w14:paraId="4BC32194" w14:textId="77777777" w:rsidR="00F74800" w:rsidRPr="005E64F5" w:rsidRDefault="00F74800" w:rsidP="001A06C6">
      <w:pPr>
        <w:spacing w:after="240" w:line="276" w:lineRule="auto"/>
        <w:rPr>
          <w:rFonts w:ascii="Arial" w:hAnsi="Arial" w:cs="Arial"/>
          <w:u w:val="single"/>
        </w:rPr>
      </w:pPr>
      <w:r w:rsidRPr="005E64F5">
        <w:rPr>
          <w:rFonts w:ascii="Arial" w:hAnsi="Arial" w:cs="Arial"/>
          <w:u w:val="single"/>
        </w:rPr>
        <w:t>Предпосылки:</w:t>
      </w:r>
    </w:p>
    <w:p w14:paraId="09FB9586" w14:textId="77777777" w:rsidR="00E40CF7" w:rsidRDefault="00F74800" w:rsidP="001A06C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Необходима бумажная печатная форма графика остановочных ремонтов для согласования</w:t>
      </w:r>
      <w:r w:rsidR="00E40CF7">
        <w:rPr>
          <w:rFonts w:ascii="Arial" w:hAnsi="Arial" w:cs="Arial"/>
        </w:rPr>
        <w:t>.</w:t>
      </w:r>
    </w:p>
    <w:p w14:paraId="10D0053E" w14:textId="77777777" w:rsidR="00E40CF7" w:rsidRPr="005E64F5" w:rsidRDefault="00E40CF7" w:rsidP="001A06C6">
      <w:pPr>
        <w:spacing w:after="240" w:line="276" w:lineRule="auto"/>
        <w:rPr>
          <w:rFonts w:ascii="Arial" w:hAnsi="Arial" w:cs="Arial"/>
          <w:u w:val="single"/>
        </w:rPr>
      </w:pPr>
      <w:r w:rsidRPr="005E64F5">
        <w:rPr>
          <w:rFonts w:ascii="Arial" w:hAnsi="Arial" w:cs="Arial"/>
          <w:u w:val="single"/>
        </w:rPr>
        <w:t>Входные данные:</w:t>
      </w:r>
    </w:p>
    <w:p w14:paraId="7FF9298B" w14:textId="286BD575" w:rsidR="00762DF4" w:rsidRDefault="007950A5" w:rsidP="001A06C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Заказы ТОРО, включённые в остановочный ремонт</w:t>
      </w:r>
      <w:r w:rsidR="00E40CF7" w:rsidRPr="005E64F5">
        <w:rPr>
          <w:rFonts w:ascii="Arial" w:hAnsi="Arial" w:cs="Arial"/>
        </w:rPr>
        <w:t>.</w:t>
      </w:r>
      <w:r w:rsidR="00E40CF7">
        <w:rPr>
          <w:rFonts w:ascii="Arial" w:hAnsi="Arial" w:cs="Arial"/>
        </w:rPr>
        <w:t xml:space="preserve"> </w:t>
      </w:r>
      <w:r w:rsidR="00F74800">
        <w:rPr>
          <w:rFonts w:ascii="Arial" w:hAnsi="Arial" w:cs="Arial"/>
        </w:rPr>
        <w:t xml:space="preserve"> </w:t>
      </w:r>
    </w:p>
    <w:p w14:paraId="7AB0088A" w14:textId="77777777" w:rsidR="00E40CF7" w:rsidRPr="005E64F5" w:rsidRDefault="00E40CF7" w:rsidP="001A06C6">
      <w:pPr>
        <w:spacing w:after="240" w:line="276" w:lineRule="auto"/>
        <w:rPr>
          <w:rFonts w:ascii="Arial" w:hAnsi="Arial" w:cs="Arial"/>
          <w:u w:val="single"/>
        </w:rPr>
      </w:pPr>
      <w:r w:rsidRPr="005E64F5">
        <w:rPr>
          <w:rFonts w:ascii="Arial" w:hAnsi="Arial" w:cs="Arial"/>
          <w:u w:val="single"/>
        </w:rPr>
        <w:t>Выполнение разработки (укрупнённый алгоритм):</w:t>
      </w:r>
    </w:p>
    <w:p w14:paraId="4FD74C3C" w14:textId="235AAE8F" w:rsidR="007950A5" w:rsidRDefault="007950A5" w:rsidP="00413B18">
      <w:pPr>
        <w:spacing w:after="240" w:line="276" w:lineRule="auto"/>
        <w:ind w:firstLine="567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Разработка осуществляется на основе формуляра</w:t>
      </w:r>
      <w:r w:rsidR="00F624F6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представленного на портале (ссылка </w:t>
      </w:r>
      <w:r w:rsidRPr="007950A5">
        <w:rPr>
          <w:rFonts w:ascii="Arial" w:hAnsi="Arial" w:cs="Arial"/>
          <w:color w:val="000000" w:themeColor="text1"/>
        </w:rPr>
        <w:t>http://portal.polyus.com/ERP/ERPDocuments/07_Концептуальный дизайн/06_Реестр формуляров/ ТОиР/</w:t>
      </w:r>
      <w:r w:rsidR="00413B18" w:rsidRPr="00413B18">
        <w:t xml:space="preserve"> </w:t>
      </w:r>
      <w:r w:rsidR="00413B18" w:rsidRPr="00413B18">
        <w:rPr>
          <w:rFonts w:ascii="Arial" w:hAnsi="Arial" w:cs="Arial"/>
          <w:color w:val="000000" w:themeColor="text1"/>
        </w:rPr>
        <w:t>ТОиР_PM_40_Приложение 9 остановочный ремонт_v1.0_14082018.xlsx</w:t>
      </w:r>
      <w:r>
        <w:rPr>
          <w:rFonts w:ascii="Arial" w:hAnsi="Arial" w:cs="Arial"/>
          <w:color w:val="000000" w:themeColor="text1"/>
        </w:rPr>
        <w:t>)</w:t>
      </w:r>
      <w:r w:rsidR="00D8221C" w:rsidRPr="001A06C6">
        <w:rPr>
          <w:rFonts w:ascii="Arial" w:hAnsi="Arial" w:cs="Arial"/>
          <w:color w:val="000000" w:themeColor="text1"/>
        </w:rPr>
        <w:t>.</w:t>
      </w:r>
    </w:p>
    <w:p w14:paraId="01E9AD93" w14:textId="19CF03AF" w:rsidR="00E40CF7" w:rsidRDefault="007950A5" w:rsidP="001A06C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заголовок документа выводится</w:t>
      </w:r>
      <w:r w:rsidRPr="001A06C6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Предприятие, цех, оборудование, плановые дата-время начала ремонта, плановые дата-время окончания ремонта.</w:t>
      </w:r>
    </w:p>
    <w:p w14:paraId="1D605F83" w14:textId="441FE1A2" w:rsidR="00F554B1" w:rsidRDefault="007950A5" w:rsidP="001A06C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строки документа выводится</w:t>
      </w:r>
      <w:r w:rsidRPr="001A06C6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 xml:space="preserve">код операции, наименование </w:t>
      </w:r>
      <w:r w:rsidR="001A06C6">
        <w:rPr>
          <w:rFonts w:ascii="Arial" w:hAnsi="Arial" w:cs="Arial"/>
          <w:color w:val="000000" w:themeColor="text1"/>
        </w:rPr>
        <w:t>работы (</w:t>
      </w:r>
      <w:r>
        <w:rPr>
          <w:rFonts w:ascii="Arial" w:hAnsi="Arial" w:cs="Arial"/>
          <w:color w:val="000000" w:themeColor="text1"/>
        </w:rPr>
        <w:t>название операции), общая продолжительность работы, продолжительность работы по дням, номер смены и число рабочих в смену в рамках дня.</w:t>
      </w:r>
    </w:p>
    <w:p w14:paraId="166A2A0A" w14:textId="77777777" w:rsidR="002F400F" w:rsidRPr="00F94454" w:rsidRDefault="002F400F" w:rsidP="002F400F">
      <w:pPr>
        <w:pStyle w:val="1"/>
        <w:overflowPunct w:val="0"/>
        <w:autoSpaceDE w:val="0"/>
        <w:autoSpaceDN w:val="0"/>
        <w:adjustRightInd w:val="0"/>
        <w:spacing w:before="360" w:after="120"/>
        <w:ind w:left="0" w:firstLine="0"/>
        <w:textAlignment w:val="baseline"/>
      </w:pPr>
      <w:bookmarkStart w:id="1235" w:name="_Toc521758119"/>
      <w:bookmarkStart w:id="1236" w:name="_Toc65857711"/>
      <w:r w:rsidRPr="00F94454">
        <w:lastRenderedPageBreak/>
        <w:t>Информационная Безопасность</w:t>
      </w:r>
      <w:bookmarkEnd w:id="1140"/>
      <w:bookmarkEnd w:id="1141"/>
      <w:bookmarkEnd w:id="1235"/>
      <w:bookmarkEnd w:id="1236"/>
    </w:p>
    <w:p w14:paraId="166A2A0B" w14:textId="77777777" w:rsidR="00873E86" w:rsidRPr="00303140" w:rsidRDefault="00873E86" w:rsidP="00873E86">
      <w:pPr>
        <w:spacing w:after="240" w:line="276" w:lineRule="auto"/>
        <w:ind w:firstLine="567"/>
        <w:rPr>
          <w:rFonts w:ascii="Arial" w:eastAsia="Calibri" w:hAnsi="Arial" w:cs="Arial"/>
        </w:rPr>
      </w:pPr>
      <w:r w:rsidRPr="00303140">
        <w:rPr>
          <w:rFonts w:ascii="Arial" w:eastAsia="Calibri" w:hAnsi="Arial" w:cs="Arial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166A2A0C" w14:textId="77777777" w:rsidR="00882AFC" w:rsidRDefault="00882AFC" w:rsidP="00B61C4B">
      <w:pPr>
        <w:pStyle w:val="1"/>
        <w:rPr>
          <w:rFonts w:eastAsia="Calibri"/>
        </w:rPr>
      </w:pPr>
      <w:bookmarkStart w:id="1237" w:name="_Toc521758120"/>
      <w:bookmarkStart w:id="1238" w:name="_Toc65857712"/>
      <w:bookmarkStart w:id="1239" w:name="_Hlk520119678"/>
      <w:r w:rsidRPr="00F94454">
        <w:rPr>
          <w:rFonts w:eastAsia="Calibri"/>
        </w:rPr>
        <w:t>Организационные изменения</w:t>
      </w:r>
      <w:bookmarkEnd w:id="1237"/>
      <w:bookmarkEnd w:id="1238"/>
    </w:p>
    <w:p w14:paraId="166A2A0D" w14:textId="77777777" w:rsidR="00E30D22" w:rsidRPr="008C7F95" w:rsidRDefault="00E30D22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40" w:name="_Toc521758121"/>
      <w:bookmarkStart w:id="1241" w:name="_Toc65857713"/>
      <w:r>
        <w:rPr>
          <w:rFonts w:eastAsiaTheme="majorEastAsia" w:cstheme="majorBidi"/>
          <w:bCs w:val="0"/>
          <w:iCs w:val="0"/>
          <w:szCs w:val="26"/>
        </w:rPr>
        <w:t>Ключевые процессные изменения и области улучшений</w:t>
      </w:r>
      <w:bookmarkEnd w:id="1240"/>
      <w:bookmarkEnd w:id="1241"/>
    </w:p>
    <w:bookmarkEnd w:id="1239"/>
    <w:p w14:paraId="166A2A0E" w14:textId="2C5783B6" w:rsidR="00386C3A" w:rsidRDefault="00386C3A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832909">
        <w:rPr>
          <w:rFonts w:ascii="Arial" w:hAnsi="Arial" w:cs="Arial"/>
          <w:b/>
          <w:sz w:val="22"/>
        </w:rPr>
        <w:t>1</w:t>
      </w:r>
      <w:r w:rsidR="00544A45">
        <w:rPr>
          <w:rFonts w:ascii="Arial" w:hAnsi="Arial" w:cs="Arial"/>
          <w:b/>
          <w:sz w:val="22"/>
        </w:rPr>
        <w:t>3</w:t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="00E30D22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86"/>
        <w:gridCol w:w="1063"/>
        <w:gridCol w:w="1140"/>
        <w:gridCol w:w="948"/>
        <w:gridCol w:w="1209"/>
        <w:gridCol w:w="1233"/>
        <w:gridCol w:w="1235"/>
        <w:gridCol w:w="1233"/>
        <w:gridCol w:w="1229"/>
      </w:tblGrid>
      <w:tr w:rsidR="00430202" w:rsidRPr="005C2015" w14:paraId="166A2A18" w14:textId="77777777" w:rsidTr="00225EE0">
        <w:trPr>
          <w:cantSplit/>
          <w:trHeight w:val="397"/>
          <w:tblHeader/>
        </w:trPr>
        <w:tc>
          <w:tcPr>
            <w:tcW w:w="435" w:type="pct"/>
            <w:shd w:val="clear" w:color="auto" w:fill="FFC000"/>
            <w:vAlign w:val="center"/>
          </w:tcPr>
          <w:p w14:paraId="166A2A0F" w14:textId="77777777" w:rsidR="00430202" w:rsidRPr="001A06C6" w:rsidRDefault="00B4018C" w:rsidP="00E30D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A06C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</w:t>
            </w:r>
            <w:r w:rsidR="00430202" w:rsidRPr="001A06C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из реестра ОУиКИ </w:t>
            </w:r>
          </w:p>
        </w:tc>
        <w:tc>
          <w:tcPr>
            <w:tcW w:w="522" w:type="pct"/>
            <w:shd w:val="clear" w:color="auto" w:fill="FFC000"/>
            <w:vAlign w:val="center"/>
          </w:tcPr>
          <w:p w14:paraId="166A2A10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Код и наименование бизнес-процесса</w:t>
            </w: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 xml:space="preserve">(1-ый ур-нь) </w:t>
            </w:r>
          </w:p>
        </w:tc>
        <w:tc>
          <w:tcPr>
            <w:tcW w:w="560" w:type="pct"/>
            <w:shd w:val="clear" w:color="auto" w:fill="FFC000"/>
            <w:vAlign w:val="center"/>
          </w:tcPr>
          <w:p w14:paraId="166A2A11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Наименование</w:t>
            </w: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бизнес-процесса</w:t>
            </w: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(2-ой ур-нь)</w:t>
            </w:r>
          </w:p>
        </w:tc>
        <w:tc>
          <w:tcPr>
            <w:tcW w:w="466" w:type="pct"/>
            <w:shd w:val="clear" w:color="auto" w:fill="FFC000"/>
            <w:vAlign w:val="center"/>
          </w:tcPr>
          <w:p w14:paraId="166A2A12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Область улучшения</w:t>
            </w:r>
          </w:p>
        </w:tc>
        <w:tc>
          <w:tcPr>
            <w:tcW w:w="594" w:type="pct"/>
            <w:shd w:val="clear" w:color="auto" w:fill="FFC000"/>
            <w:vAlign w:val="center"/>
          </w:tcPr>
          <w:p w14:paraId="166A2A13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Код и название</w:t>
            </w: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процессного изменения</w:t>
            </w:r>
          </w:p>
        </w:tc>
        <w:tc>
          <w:tcPr>
            <w:tcW w:w="606" w:type="pct"/>
            <w:shd w:val="clear" w:color="auto" w:fill="FFC000"/>
            <w:vAlign w:val="center"/>
          </w:tcPr>
          <w:p w14:paraId="166A2A14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Описание изменения</w:t>
            </w:r>
          </w:p>
        </w:tc>
        <w:tc>
          <w:tcPr>
            <w:tcW w:w="607" w:type="pct"/>
            <w:shd w:val="clear" w:color="auto" w:fill="FFC000"/>
            <w:vAlign w:val="center"/>
          </w:tcPr>
          <w:p w14:paraId="166A2A15" w14:textId="77777777" w:rsidR="00430202" w:rsidRPr="005C2015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Вид </w:t>
            </w: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изменения</w:t>
            </w:r>
          </w:p>
        </w:tc>
        <w:tc>
          <w:tcPr>
            <w:tcW w:w="606" w:type="pct"/>
            <w:shd w:val="clear" w:color="auto" w:fill="FFC000"/>
            <w:vAlign w:val="center"/>
          </w:tcPr>
          <w:p w14:paraId="166A2A16" w14:textId="77777777" w:rsidR="00430202" w:rsidRPr="005C2015" w:rsidRDefault="001F08B0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Показатели </w:t>
            </w:r>
            <w:r w:rsidR="007B1FE4"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улучшений</w:t>
            </w:r>
            <w:r w:rsidR="00430202"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604" w:type="pct"/>
            <w:shd w:val="clear" w:color="auto" w:fill="FFC000"/>
            <w:vAlign w:val="center"/>
          </w:tcPr>
          <w:p w14:paraId="166A2A17" w14:textId="77777777" w:rsidR="00430202" w:rsidRPr="001A06C6" w:rsidRDefault="001F08B0" w:rsidP="001F08B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1A06C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Подход к расчету (бизнес терминами)</w:t>
            </w:r>
          </w:p>
        </w:tc>
      </w:tr>
      <w:tr w:rsidR="00225EE0" w:rsidRPr="005C2015" w14:paraId="166A2A22" w14:textId="77777777" w:rsidTr="00225EE0">
        <w:trPr>
          <w:cantSplit/>
        </w:trPr>
        <w:tc>
          <w:tcPr>
            <w:tcW w:w="435" w:type="pct"/>
            <w:shd w:val="clear" w:color="auto" w:fill="auto"/>
          </w:tcPr>
          <w:p w14:paraId="166A2A19" w14:textId="77777777" w:rsidR="00225EE0" w:rsidRPr="001A06C6" w:rsidRDefault="00225EE0" w:rsidP="00225E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A06C6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522" w:type="pct"/>
          </w:tcPr>
          <w:p w14:paraId="166A2A1A" w14:textId="46A22F14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0" w:type="pct"/>
          </w:tcPr>
          <w:p w14:paraId="166A2A1B" w14:textId="0E490B84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66" w:type="pct"/>
          </w:tcPr>
          <w:p w14:paraId="166A2A1C" w14:textId="23DDC607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4" w:type="pct"/>
          </w:tcPr>
          <w:p w14:paraId="1BFC97E6" w14:textId="77777777" w:rsidR="00225EE0" w:rsidRPr="00976A92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PM.PC.1.4 </w:t>
            </w:r>
            <w:r w:rsidRPr="00976A92">
              <w:rPr>
                <w:rFonts w:ascii="Arial" w:hAnsi="Arial" w:cs="Arial"/>
                <w:sz w:val="18"/>
                <w:szCs w:val="18"/>
              </w:rPr>
              <w:t>Планирование мероприятий ТОиР на основе ремонтных циклов и правил (нормативов) в системе</w:t>
            </w:r>
          </w:p>
          <w:p w14:paraId="166A2A1D" w14:textId="0E02C998" w:rsidR="00225EE0" w:rsidRPr="00225EE0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pct"/>
          </w:tcPr>
          <w:p w14:paraId="1C00D451" w14:textId="5C66E2C4" w:rsidR="00225EE0" w:rsidRPr="00976A92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плана воздействий на ПА и поддержания активов на заказах ТОРО и сетевых графиках по единым правилам для всех</w:t>
            </w:r>
            <w:del w:id="1242" w:author="Александр Шрамков" w:date="2020-04-12T13:29:00Z">
              <w:r w:rsidRPr="00976A92" w:rsidDel="009B6D89">
                <w:rPr>
                  <w:rFonts w:ascii="Arial" w:hAnsi="Arial" w:cs="Arial"/>
                  <w:sz w:val="18"/>
                  <w:szCs w:val="18"/>
                </w:rPr>
                <w:delText xml:space="preserve"> БЕ</w:delText>
              </w:r>
            </w:del>
            <w:ins w:id="1243" w:author="Александр Шрамков" w:date="2020-04-12T13:29:00Z">
              <w:r w:rsidR="009B6D89">
                <w:rPr>
                  <w:rFonts w:ascii="Arial" w:hAnsi="Arial" w:cs="Arial"/>
                  <w:sz w:val="18"/>
                  <w:szCs w:val="18"/>
                </w:rPr>
                <w:t xml:space="preserve"> УО</w:t>
              </w:r>
            </w:ins>
          </w:p>
          <w:p w14:paraId="166A2A1E" w14:textId="66DDFB91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и актуализация плана-графика воздействий на ПА с учетом текущей наработки</w:t>
            </w:r>
          </w:p>
        </w:tc>
        <w:tc>
          <w:tcPr>
            <w:tcW w:w="607" w:type="pct"/>
          </w:tcPr>
          <w:p w14:paraId="166A2A1F" w14:textId="09E74F94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06" w:type="pct"/>
            <w:shd w:val="clear" w:color="auto" w:fill="auto"/>
          </w:tcPr>
          <w:p w14:paraId="09E49299" w14:textId="77777777" w:rsidR="00225EE0" w:rsidRPr="003238EE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166A2A20" w14:textId="77777777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</w:tcPr>
          <w:p w14:paraId="166A2A21" w14:textId="20D8A30B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225EE0" w:rsidRPr="005C2015" w14:paraId="531970E2" w14:textId="77777777" w:rsidTr="00225EE0">
        <w:trPr>
          <w:cantSplit/>
        </w:trPr>
        <w:tc>
          <w:tcPr>
            <w:tcW w:w="435" w:type="pct"/>
            <w:shd w:val="clear" w:color="auto" w:fill="auto"/>
          </w:tcPr>
          <w:p w14:paraId="5DD44BB0" w14:textId="2FFE5548" w:rsidR="00225EE0" w:rsidRPr="00225EE0" w:rsidRDefault="00225EE0" w:rsidP="00225E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lastRenderedPageBreak/>
              <w:t>2</w:t>
            </w:r>
          </w:p>
        </w:tc>
        <w:tc>
          <w:tcPr>
            <w:tcW w:w="522" w:type="pct"/>
          </w:tcPr>
          <w:p w14:paraId="34687C13" w14:textId="4FC747E5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0" w:type="pct"/>
          </w:tcPr>
          <w:p w14:paraId="276CB647" w14:textId="2B1DF907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66" w:type="pct"/>
          </w:tcPr>
          <w:p w14:paraId="10997F50" w14:textId="37E75D68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Нормирование ТОиР всего оборудования. Реализация аналитической отчетности  с учетом требований РиК.</w:t>
            </w:r>
          </w:p>
        </w:tc>
        <w:tc>
          <w:tcPr>
            <w:tcW w:w="594" w:type="pct"/>
          </w:tcPr>
          <w:p w14:paraId="6BB5D868" w14:textId="41F72CC8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PM.PC.4.1 Реализация контрольных процедур в ERP</w:t>
            </w:r>
          </w:p>
        </w:tc>
        <w:tc>
          <w:tcPr>
            <w:tcW w:w="606" w:type="pct"/>
          </w:tcPr>
          <w:p w14:paraId="3A3BFE66" w14:textId="427DD1DE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рамках Программы трансформации на базе ERP контрольные процедуры 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607" w:type="pct"/>
          </w:tcPr>
          <w:p w14:paraId="2A9B6932" w14:textId="6FE909FC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606" w:type="pct"/>
            <w:shd w:val="clear" w:color="auto" w:fill="auto"/>
          </w:tcPr>
          <w:p w14:paraId="5A310EAB" w14:textId="77777777" w:rsidR="00225EE0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270C955B" w14:textId="77777777" w:rsidR="00225EE0" w:rsidRPr="00F622E1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271F6A59" w14:textId="28CA98BB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04" w:type="pct"/>
          </w:tcPr>
          <w:p w14:paraId="071CCA02" w14:textId="77777777" w:rsidR="00225EE0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767E6319" w14:textId="77777777" w:rsidR="00225EE0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9ACB502" w14:textId="77777777" w:rsidR="00225EE0" w:rsidRPr="00F622E1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21A9028B" w14:textId="77777777" w:rsidR="00225EE0" w:rsidRPr="00E72F57" w:rsidRDefault="00225EE0" w:rsidP="00225E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7B3FA13C" w14:textId="526CEEFC" w:rsidR="00225EE0" w:rsidRPr="001A06C6" w:rsidRDefault="00225EE0" w:rsidP="00225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6A2A2D" w14:textId="77777777" w:rsidR="006F664D" w:rsidRDefault="006F664D" w:rsidP="006F664D">
      <w:pPr>
        <w:rPr>
          <w:rFonts w:ascii="Arial" w:eastAsia="Calibri" w:hAnsi="Arial" w:cs="Arial"/>
        </w:rPr>
      </w:pPr>
    </w:p>
    <w:p w14:paraId="166A2A2E" w14:textId="77777777" w:rsidR="00E30D22" w:rsidRPr="008C7F95" w:rsidRDefault="00FD61BE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44" w:name="_Toc521758122"/>
      <w:bookmarkStart w:id="1245" w:name="_Toc65857714"/>
      <w:r>
        <w:rPr>
          <w:rFonts w:eastAsiaTheme="majorEastAsia" w:cstheme="majorBidi"/>
          <w:bCs w:val="0"/>
          <w:iCs w:val="0"/>
          <w:szCs w:val="26"/>
        </w:rPr>
        <w:t>О</w:t>
      </w:r>
      <w:r w:rsidR="00E30D22">
        <w:rPr>
          <w:rFonts w:eastAsiaTheme="majorEastAsia" w:cstheme="majorBidi"/>
          <w:bCs w:val="0"/>
          <w:iCs w:val="0"/>
          <w:szCs w:val="26"/>
        </w:rPr>
        <w:t>рганизационные аспекты</w:t>
      </w:r>
      <w:bookmarkEnd w:id="1244"/>
      <w:bookmarkEnd w:id="1245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84"/>
        <w:gridCol w:w="1488"/>
        <w:gridCol w:w="1290"/>
        <w:gridCol w:w="1587"/>
        <w:gridCol w:w="1191"/>
        <w:gridCol w:w="2182"/>
        <w:gridCol w:w="1854"/>
      </w:tblGrid>
      <w:tr w:rsidR="00255BB6" w:rsidRPr="00B4018C" w14:paraId="10091115" w14:textId="77777777" w:rsidTr="00663EE4">
        <w:trPr>
          <w:cantSplit/>
          <w:trHeight w:val="410"/>
          <w:tblHeader/>
        </w:trPr>
        <w:tc>
          <w:tcPr>
            <w:tcW w:w="287" w:type="pct"/>
            <w:shd w:val="clear" w:color="auto" w:fill="FFC000"/>
            <w:vAlign w:val="center"/>
          </w:tcPr>
          <w:p w14:paraId="3C3970E9" w14:textId="77777777" w:rsidR="00255BB6" w:rsidRDefault="00255BB6" w:rsidP="00663EE4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02AD5C10" w14:textId="77777777" w:rsidR="00255BB6" w:rsidRPr="00B4018C" w:rsidRDefault="00255BB6" w:rsidP="00663E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4FB174E1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634" w:type="pct"/>
            <w:shd w:val="clear" w:color="auto" w:fill="FFC000"/>
            <w:vAlign w:val="center"/>
          </w:tcPr>
          <w:p w14:paraId="65DDB5E1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780" w:type="pct"/>
            <w:shd w:val="clear" w:color="auto" w:fill="FFC000"/>
            <w:vAlign w:val="center"/>
          </w:tcPr>
          <w:p w14:paraId="059756ED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изменения</w:t>
            </w:r>
          </w:p>
        </w:tc>
        <w:tc>
          <w:tcPr>
            <w:tcW w:w="585" w:type="pct"/>
            <w:shd w:val="clear" w:color="auto" w:fill="FFC000"/>
            <w:vAlign w:val="center"/>
          </w:tcPr>
          <w:p w14:paraId="19EE81F0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1072" w:type="pct"/>
            <w:shd w:val="clear" w:color="auto" w:fill="FFC000"/>
            <w:vAlign w:val="center"/>
          </w:tcPr>
          <w:p w14:paraId="6DFBA4BC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69EBA440" w14:textId="77777777" w:rsidR="00255BB6" w:rsidRPr="00B4018C" w:rsidRDefault="00255BB6" w:rsidP="00663E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255BB6" w:rsidRPr="00B4018C" w14:paraId="6810FF8A" w14:textId="77777777" w:rsidTr="00663EE4">
        <w:trPr>
          <w:cantSplit/>
          <w:trHeight w:val="237"/>
        </w:trPr>
        <w:tc>
          <w:tcPr>
            <w:tcW w:w="287" w:type="pct"/>
            <w:shd w:val="clear" w:color="auto" w:fill="auto"/>
          </w:tcPr>
          <w:p w14:paraId="46E10056" w14:textId="77777777" w:rsidR="00255BB6" w:rsidRDefault="00255BB6" w:rsidP="00255BB6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1" w:type="pct"/>
          </w:tcPr>
          <w:p w14:paraId="40D6B570" w14:textId="54EB12B7" w:rsidR="00255BB6" w:rsidRDefault="00255BB6" w:rsidP="00255BB6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07FB6D7F" w14:textId="1C161326" w:rsidR="00255BB6" w:rsidRDefault="00255BB6" w:rsidP="00255B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0" w:type="pct"/>
          </w:tcPr>
          <w:p w14:paraId="53A45283" w14:textId="36AF4353" w:rsidR="00255BB6" w:rsidRDefault="00255BB6" w:rsidP="00255B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246" w:name="_Hlk525738569"/>
            <w:r>
              <w:rPr>
                <w:rFonts w:ascii="Arial" w:hAnsi="Arial" w:cs="Arial"/>
                <w:color w:val="000000"/>
                <w:sz w:val="18"/>
                <w:szCs w:val="18"/>
              </w:rPr>
              <w:t>PM.ORG.04 Актуализация перечня НМД Компании</w:t>
            </w:r>
            <w:bookmarkEnd w:id="1246"/>
          </w:p>
        </w:tc>
        <w:tc>
          <w:tcPr>
            <w:tcW w:w="585" w:type="pct"/>
          </w:tcPr>
          <w:p w14:paraId="61FE6054" w14:textId="01B32B55" w:rsidR="00255BB6" w:rsidRDefault="00255BB6" w:rsidP="00255B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1072" w:type="pct"/>
          </w:tcPr>
          <w:p w14:paraId="76C25034" w14:textId="6D804F6B" w:rsidR="00255BB6" w:rsidRDefault="00255BB6" w:rsidP="00255B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Перечень документов для актуализации на последующих этапах зафиксирован в проектном документе:  ERP.3.16_ОСМ_Перечень процессных и организационных изменений с оценктой влияния</w:t>
            </w:r>
          </w:p>
        </w:tc>
        <w:tc>
          <w:tcPr>
            <w:tcW w:w="911" w:type="pct"/>
            <w:shd w:val="clear" w:color="auto" w:fill="auto"/>
          </w:tcPr>
          <w:p w14:paraId="178BC4FE" w14:textId="6584FECB" w:rsidR="00255BB6" w:rsidRDefault="00255BB6" w:rsidP="00255BB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определённого этапа Программы</w:t>
            </w:r>
          </w:p>
        </w:tc>
      </w:tr>
    </w:tbl>
    <w:p w14:paraId="140578A8" w14:textId="77777777" w:rsidR="00255BB6" w:rsidRDefault="00255BB6" w:rsidP="006F664D">
      <w:pPr>
        <w:rPr>
          <w:rFonts w:ascii="Arial" w:eastAsia="Calibri" w:hAnsi="Arial" w:cs="Arial"/>
        </w:rPr>
      </w:pPr>
    </w:p>
    <w:p w14:paraId="166A2A4B" w14:textId="77777777" w:rsidR="00220F8C" w:rsidRPr="00F94454" w:rsidRDefault="00220F8C" w:rsidP="00220F8C">
      <w:pPr>
        <w:pStyle w:val="1"/>
        <w:rPr>
          <w:rFonts w:eastAsia="Calibri"/>
        </w:rPr>
      </w:pPr>
      <w:bookmarkStart w:id="1247" w:name="_Toc521758123"/>
      <w:bookmarkStart w:id="1248" w:name="_Toc65857715"/>
      <w:r w:rsidRPr="00F94454">
        <w:rPr>
          <w:rFonts w:eastAsia="Calibri"/>
        </w:rPr>
        <w:lastRenderedPageBreak/>
        <w:t>Открытые вопросы</w:t>
      </w:r>
      <w:bookmarkEnd w:id="1247"/>
      <w:bookmarkEnd w:id="1248"/>
    </w:p>
    <w:p w14:paraId="166A2A78" w14:textId="5831C9B6" w:rsidR="005F2EFF" w:rsidRPr="00ED334F" w:rsidRDefault="00ED334F" w:rsidP="001A06C6">
      <w:pPr>
        <w:pStyle w:val="a9"/>
        <w:keepNext/>
        <w:spacing w:after="240" w:afterAutospacing="0" w:line="276" w:lineRule="auto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Нет открытых вопросов.</w:t>
      </w:r>
    </w:p>
    <w:p w14:paraId="166A2A79" w14:textId="77777777" w:rsidR="00FB3F4C" w:rsidRPr="00F94454" w:rsidRDefault="00FB3F4C" w:rsidP="00FB3F4C">
      <w:pPr>
        <w:pStyle w:val="1"/>
        <w:rPr>
          <w:rFonts w:eastAsia="Calibri"/>
        </w:rPr>
      </w:pPr>
      <w:bookmarkStart w:id="1249" w:name="_Toc521758124"/>
      <w:bookmarkStart w:id="1250" w:name="_Toc65857716"/>
      <w:bookmarkEnd w:id="0"/>
      <w:bookmarkEnd w:id="1"/>
      <w:bookmarkEnd w:id="2"/>
      <w:bookmarkEnd w:id="3"/>
      <w:bookmarkEnd w:id="449"/>
      <w:bookmarkEnd w:id="454"/>
      <w:r w:rsidRPr="00F94454">
        <w:rPr>
          <w:rFonts w:eastAsia="Calibri"/>
        </w:rPr>
        <w:t>Приложения</w:t>
      </w:r>
      <w:bookmarkEnd w:id="1249"/>
      <w:bookmarkEnd w:id="1250"/>
    </w:p>
    <w:p w14:paraId="166A2A7A" w14:textId="77777777" w:rsidR="00FB3F4C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51" w:name="_Приложение_№_1."/>
      <w:bookmarkStart w:id="1252" w:name="_Toc521758125"/>
      <w:bookmarkStart w:id="1253" w:name="_Toc65857717"/>
      <w:bookmarkEnd w:id="1251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3F72AF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1.  </w:t>
      </w:r>
      <w:r w:rsidR="00952581">
        <w:rPr>
          <w:rFonts w:eastAsiaTheme="majorEastAsia" w:cstheme="majorBidi"/>
          <w:bCs w:val="0"/>
          <w:iCs w:val="0"/>
          <w:szCs w:val="26"/>
        </w:rPr>
        <w:t>Модели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 бизнес-процесс</w:t>
      </w:r>
      <w:r w:rsidR="00952581">
        <w:rPr>
          <w:rFonts w:eastAsiaTheme="majorEastAsia" w:cstheme="majorBidi"/>
          <w:bCs w:val="0"/>
          <w:iCs w:val="0"/>
          <w:szCs w:val="26"/>
        </w:rPr>
        <w:t>ов</w:t>
      </w:r>
      <w:bookmarkEnd w:id="1252"/>
      <w:bookmarkEnd w:id="1253"/>
    </w:p>
    <w:bookmarkStart w:id="1254" w:name="_MON_1602316519"/>
    <w:bookmarkEnd w:id="1254"/>
    <w:p w14:paraId="166A2A7C" w14:textId="7FDF42EE" w:rsidR="003B5E9D" w:rsidRPr="003B5E9D" w:rsidRDefault="00D84ABB" w:rsidP="003B5E9D">
      <w:pPr>
        <w:rPr>
          <w:rFonts w:eastAsiaTheme="majorEastAsia"/>
        </w:rPr>
      </w:pPr>
      <w:r>
        <w:rPr>
          <w:rFonts w:eastAsiaTheme="majorEastAsia"/>
        </w:rPr>
        <w:object w:dxaOrig="2040" w:dyaOrig="1339" w14:anchorId="082FBD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66.75pt" o:ole="">
            <v:imagedata r:id="rId23" o:title=""/>
          </v:shape>
          <o:OLEObject Type="Embed" ProgID="Word.Document.8" ShapeID="_x0000_i1025" DrawAspect="Icon" ObjectID="_1678897272" r:id="rId24">
            <o:FieldCodes>\s</o:FieldCodes>
          </o:OLEObject>
        </w:object>
      </w:r>
    </w:p>
    <w:p w14:paraId="166A2A7D" w14:textId="77777777" w:rsidR="00386C3A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55" w:name="_Toc521758126"/>
      <w:bookmarkStart w:id="1256" w:name="_Toc65857718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2. </w:t>
      </w:r>
      <w:r w:rsidR="00D45D95">
        <w:rPr>
          <w:rFonts w:eastAsiaTheme="majorEastAsia" w:cstheme="majorBidi"/>
          <w:bCs w:val="0"/>
          <w:iCs w:val="0"/>
          <w:szCs w:val="26"/>
        </w:rPr>
        <w:t>Р</w:t>
      </w:r>
      <w:r w:rsidR="00363CBE">
        <w:rPr>
          <w:rFonts w:eastAsiaTheme="majorEastAsia" w:cstheme="majorBidi"/>
          <w:bCs w:val="0"/>
          <w:iCs w:val="0"/>
          <w:szCs w:val="26"/>
        </w:rPr>
        <w:t>еестр бизнес-требований</w:t>
      </w:r>
      <w:bookmarkEnd w:id="1255"/>
      <w:bookmarkEnd w:id="1256"/>
    </w:p>
    <w:bookmarkStart w:id="1257" w:name="_MON_1596376219"/>
    <w:bookmarkEnd w:id="1257"/>
    <w:p w14:paraId="166A2A7E" w14:textId="523EFD91" w:rsidR="003B5E9D" w:rsidRPr="00363CBE" w:rsidRDefault="00794BC9" w:rsidP="003B5E9D">
      <w:pPr>
        <w:rPr>
          <w:rFonts w:ascii="Arial" w:eastAsiaTheme="majorEastAsia" w:hAnsi="Arial" w:cs="Arial"/>
          <w:i/>
        </w:rPr>
      </w:pPr>
      <w:r>
        <w:rPr>
          <w:rFonts w:ascii="Arial" w:eastAsiaTheme="majorEastAsia" w:hAnsi="Arial" w:cs="Arial"/>
          <w:i/>
        </w:rPr>
        <w:object w:dxaOrig="1376" w:dyaOrig="899" w14:anchorId="23284926">
          <v:shape id="_x0000_i1026" type="#_x0000_t75" style="width:71.25pt;height:42.75pt" o:ole="">
            <v:imagedata r:id="rId25" o:title=""/>
          </v:shape>
          <o:OLEObject Type="Embed" ProgID="Excel.Sheet.12" ShapeID="_x0000_i1026" DrawAspect="Icon" ObjectID="_1678897273" r:id="rId26"/>
        </w:object>
      </w:r>
    </w:p>
    <w:p w14:paraId="166A2A7F" w14:textId="77777777" w:rsidR="003B5E9D" w:rsidRDefault="003B5E9D" w:rsidP="003B5E9D">
      <w:pPr>
        <w:rPr>
          <w:rFonts w:eastAsiaTheme="majorEastAsia"/>
        </w:rPr>
      </w:pPr>
    </w:p>
    <w:p w14:paraId="166A2A80" w14:textId="77777777" w:rsidR="00363CBE" w:rsidRPr="001A06C6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color w:val="000000" w:themeColor="text1"/>
          <w:szCs w:val="26"/>
        </w:rPr>
      </w:pPr>
      <w:bookmarkStart w:id="1258" w:name="_Toc521758127"/>
      <w:bookmarkStart w:id="1259" w:name="_Toc65857719"/>
      <w:r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 xml:space="preserve">Приложение № 3. </w:t>
      </w:r>
      <w:r w:rsidR="00D45D95"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>Описание шагов бизнес-процессов</w:t>
      </w:r>
      <w:bookmarkEnd w:id="1258"/>
      <w:bookmarkEnd w:id="1259"/>
    </w:p>
    <w:bookmarkStart w:id="1260" w:name="_MON_1588082287"/>
    <w:bookmarkEnd w:id="1260"/>
    <w:p w14:paraId="166A2A81" w14:textId="76B1118F" w:rsidR="00363CBE" w:rsidRPr="00A42F79" w:rsidRDefault="00763674" w:rsidP="003B5E9D">
      <w:pPr>
        <w:rPr>
          <w:rFonts w:eastAsiaTheme="majorEastAsia"/>
          <w:lang w:val="en-US"/>
        </w:rPr>
      </w:pPr>
      <w:r w:rsidRPr="00F2469D">
        <w:rPr>
          <w:rFonts w:eastAsiaTheme="majorEastAsia"/>
        </w:rPr>
        <w:object w:dxaOrig="1385" w:dyaOrig="901" w14:anchorId="166A2A94">
          <v:shape id="_x0000_i1027" type="#_x0000_t75" style="width:66.75pt;height:45.75pt" o:ole="">
            <v:imagedata r:id="rId27" o:title=""/>
          </v:shape>
          <o:OLEObject Type="Embed" ProgID="Excel.Sheet.12" ShapeID="_x0000_i1027" DrawAspect="Icon" ObjectID="_1678897274" r:id="rId28"/>
        </w:object>
      </w:r>
    </w:p>
    <w:p w14:paraId="166A2A82" w14:textId="77777777" w:rsidR="00D45D95" w:rsidRDefault="00D45D95" w:rsidP="003B5E9D">
      <w:pPr>
        <w:rPr>
          <w:rFonts w:eastAsiaTheme="majorEastAsia"/>
        </w:rPr>
      </w:pPr>
    </w:p>
    <w:p w14:paraId="166A2A83" w14:textId="77777777" w:rsidR="00363CBE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61" w:name="_Toc521758128"/>
      <w:bookmarkStart w:id="1262" w:name="_Toc65857720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4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П</w:t>
      </w:r>
      <w:r>
        <w:rPr>
          <w:rFonts w:eastAsiaTheme="majorEastAsia" w:cstheme="majorBidi"/>
          <w:bCs w:val="0"/>
          <w:iCs w:val="0"/>
          <w:szCs w:val="26"/>
        </w:rPr>
        <w:t>рочее</w:t>
      </w:r>
      <w:bookmarkEnd w:id="1261"/>
      <w:bookmarkEnd w:id="1262"/>
    </w:p>
    <w:p w14:paraId="166A2A84" w14:textId="4A43D642" w:rsidR="00363CBE" w:rsidRPr="001A06C6" w:rsidRDefault="00AF2DF5" w:rsidP="003B5E9D">
      <w:pPr>
        <w:rPr>
          <w:rFonts w:ascii="Arial" w:eastAsiaTheme="majorEastAsia" w:hAnsi="Arial" w:cs="Arial"/>
        </w:rPr>
      </w:pPr>
      <w:r w:rsidRPr="001A06C6">
        <w:rPr>
          <w:rFonts w:ascii="Arial" w:eastAsiaTheme="majorEastAsia" w:hAnsi="Arial" w:cs="Arial"/>
        </w:rPr>
        <w:t>Нет прочей информации.</w:t>
      </w:r>
    </w:p>
    <w:p w14:paraId="166A2A85" w14:textId="77777777" w:rsidR="00363CBE" w:rsidRPr="001A06C6" w:rsidRDefault="00363CBE" w:rsidP="003B5E9D">
      <w:pPr>
        <w:rPr>
          <w:rFonts w:eastAsiaTheme="majorEastAsia"/>
          <w:color w:val="000000" w:themeColor="text1"/>
        </w:rPr>
      </w:pPr>
    </w:p>
    <w:p w14:paraId="166A2A86" w14:textId="77777777" w:rsidR="00F662E9" w:rsidRPr="001A06C6" w:rsidRDefault="00F662E9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color w:val="000000" w:themeColor="text1"/>
          <w:szCs w:val="26"/>
        </w:rPr>
      </w:pPr>
      <w:bookmarkStart w:id="1263" w:name="_Toc521758129"/>
      <w:bookmarkStart w:id="1264" w:name="_Toc65857721"/>
      <w:r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 xml:space="preserve">Приложение </w:t>
      </w:r>
      <w:r w:rsidR="00D51D39"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 xml:space="preserve">№ </w:t>
      </w:r>
      <w:r w:rsidR="00611D04"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>РП1-6</w:t>
      </w:r>
      <w:r w:rsidRPr="001A06C6">
        <w:rPr>
          <w:rFonts w:eastAsiaTheme="majorEastAsia" w:cstheme="majorBidi"/>
          <w:bCs w:val="0"/>
          <w:iCs w:val="0"/>
          <w:color w:val="000000" w:themeColor="text1"/>
          <w:szCs w:val="26"/>
        </w:rPr>
        <w:t>: Роли и полномочия</w:t>
      </w:r>
      <w:bookmarkEnd w:id="1263"/>
      <w:bookmarkEnd w:id="1264"/>
    </w:p>
    <w:bookmarkStart w:id="1265" w:name="_GoBack"/>
    <w:bookmarkEnd w:id="1265"/>
    <w:bookmarkStart w:id="1266" w:name="_MON_1593599830"/>
    <w:bookmarkEnd w:id="1266"/>
    <w:p w14:paraId="166A2A87" w14:textId="04D7AB17" w:rsidR="00F662E9" w:rsidRPr="00F94454" w:rsidRDefault="00010ED8" w:rsidP="00F662E9">
      <w:pPr>
        <w:rPr>
          <w:rFonts w:ascii="Arial" w:eastAsia="Calibri" w:hAnsi="Arial" w:cs="Arial"/>
        </w:rPr>
      </w:pPr>
      <w:del w:id="1267" w:author="Khasanov Murad" w:date="2020-04-22T11:15:00Z">
        <w:r w:rsidRPr="00F2469D" w:rsidDel="00463374">
          <w:rPr>
            <w:rFonts w:ascii="Arial" w:eastAsia="Calibri" w:hAnsi="Arial" w:cs="Arial"/>
          </w:rPr>
          <w:object w:dxaOrig="1385" w:dyaOrig="901" w14:anchorId="166A2A95">
            <v:shape id="_x0000_i1028" type="#_x0000_t75" style="width:66.75pt;height:45.75pt" o:ole="">
              <v:imagedata r:id="rId29" o:title=""/>
            </v:shape>
            <o:OLEObject Type="Embed" ProgID="Excel.Sheet.12" ShapeID="_x0000_i1028" DrawAspect="Icon" ObjectID="_1678897275" r:id="rId30"/>
          </w:object>
        </w:r>
      </w:del>
      <w:ins w:id="1268" w:author="Khasanov Murad" w:date="2020-04-22T11:15:00Z">
        <w:del w:id="1269" w:author="Александр Шрамков" w:date="2021-03-05T17:32:00Z">
          <w:r w:rsidR="008F7723" w:rsidDel="00EC1BE3">
            <w:rPr>
              <w:rFonts w:ascii="Arial" w:eastAsia="Calibri" w:hAnsi="Arial" w:cs="Arial"/>
            </w:rPr>
            <w:object w:dxaOrig="1301" w:dyaOrig="850" w14:anchorId="2256815F">
              <v:shape id="_x0000_i1029" type="#_x0000_t75" style="width:65.25pt;height:42.75pt" o:ole="">
                <v:imagedata r:id="rId31" o:title=""/>
              </v:shape>
              <o:OLEObject Type="Embed" ProgID="Excel.Sheet.12" ShapeID="_x0000_i1029" DrawAspect="Icon" ObjectID="_1678897276" r:id="rId32"/>
            </w:object>
          </w:r>
        </w:del>
      </w:ins>
      <w:ins w:id="1270" w:author="Александр Шрамков" w:date="2021-03-05T17:32:00Z">
        <w:del w:id="1271" w:author="ShramkovAB" w:date="2021-03-19T16:57:00Z">
          <w:r w:rsidR="00EC1BE3" w:rsidDel="004E4E99">
            <w:rPr>
              <w:rFonts w:ascii="Arial" w:eastAsia="Calibri" w:hAnsi="Arial" w:cs="Arial"/>
            </w:rPr>
            <w:object w:dxaOrig="1538" w:dyaOrig="993" w14:anchorId="1AC5919A">
              <v:shape id="_x0000_i1030" type="#_x0000_t75" style="width:77.25pt;height:49.5pt" o:ole="">
                <v:imagedata r:id="rId33" o:title=""/>
              </v:shape>
              <o:OLEObject Type="Embed" ProgID="Excel.Sheet.12" ShapeID="_x0000_i1030" DrawAspect="Icon" ObjectID="_1678897277" r:id="rId34"/>
            </w:object>
          </w:r>
        </w:del>
      </w:ins>
      <w:del w:id="1272" w:author="ShramkovAB" w:date="2021-04-02T19:35:00Z">
        <w:r w:rsidR="004E4E99" w:rsidDel="003263A7">
          <w:rPr>
            <w:rFonts w:ascii="Arial" w:eastAsia="Calibri" w:hAnsi="Arial" w:cs="Arial"/>
          </w:rPr>
          <w:fldChar w:fldCharType="begin"/>
        </w:r>
        <w:r w:rsidR="004E4E99" w:rsidDel="003263A7">
          <w:rPr>
            <w:rFonts w:ascii="Arial" w:eastAsia="Calibri" w:hAnsi="Arial" w:cs="Arial"/>
          </w:rPr>
          <w:fldChar w:fldCharType="separate"/>
        </w:r>
        <w:r w:rsidR="004E4E99" w:rsidDel="003263A7">
          <w:rPr>
            <w:rFonts w:ascii="Arial" w:eastAsia="Calibri" w:hAnsi="Arial" w:cs="Arial"/>
          </w:rPr>
          <w:fldChar w:fldCharType="end"/>
        </w:r>
      </w:del>
      <w:ins w:id="1273" w:author="ShramkovAB" w:date="2021-04-02T19:35:00Z">
        <w:r w:rsidR="003263A7">
          <w:rPr>
            <w:rFonts w:ascii="Arial" w:eastAsia="Calibri" w:hAnsi="Arial" w:cs="Arial"/>
          </w:rPr>
          <w:object w:dxaOrig="1534" w:dyaOrig="993" w14:anchorId="3FD368BC">
            <v:shape id="_x0000_i1037" type="#_x0000_t75" style="width:76.5pt;height:49.5pt" o:ole="">
              <v:imagedata r:id="rId35" o:title=""/>
            </v:shape>
            <o:OLEObject Type="Embed" ProgID="Excel.Sheet.12" ShapeID="_x0000_i1037" DrawAspect="Icon" ObjectID="_1678897278" r:id="rId36"/>
          </w:object>
        </w:r>
      </w:ins>
    </w:p>
    <w:p w14:paraId="166A2A88" w14:textId="77777777" w:rsidR="00E923F1" w:rsidRPr="00013D76" w:rsidRDefault="00D51D39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74" w:name="_Toc521758130"/>
      <w:bookmarkStart w:id="1275" w:name="_Toc65857722"/>
      <w:r>
        <w:rPr>
          <w:rFonts w:eastAsiaTheme="majorEastAsia" w:cstheme="majorBidi"/>
          <w:bCs w:val="0"/>
          <w:iCs w:val="0"/>
          <w:szCs w:val="26"/>
        </w:rPr>
        <w:t xml:space="preserve">Приложение № </w:t>
      </w:r>
      <w:r w:rsidR="00E923F1" w:rsidRPr="00013D76">
        <w:rPr>
          <w:rFonts w:eastAsiaTheme="majorEastAsia" w:cstheme="majorBidi"/>
          <w:bCs w:val="0"/>
          <w:iCs w:val="0"/>
          <w:szCs w:val="26"/>
        </w:rPr>
        <w:t>РиК1. Матрица рисков и контрольных процедур</w:t>
      </w:r>
      <w:bookmarkEnd w:id="1274"/>
      <w:bookmarkEnd w:id="1275"/>
    </w:p>
    <w:bookmarkStart w:id="1276" w:name="_MON_1677490900"/>
    <w:bookmarkEnd w:id="1276"/>
    <w:p w14:paraId="166A2A89" w14:textId="1408AF04" w:rsidR="00F02AB2" w:rsidRPr="00F94454" w:rsidRDefault="00212668" w:rsidP="00F02AB2">
      <w:pPr>
        <w:rPr>
          <w:rFonts w:ascii="Arial" w:eastAsia="Calibri" w:hAnsi="Arial" w:cs="Arial"/>
        </w:rPr>
      </w:pPr>
      <w:ins w:id="1277" w:author="NazarovaVA" w:date="2021-03-11T09:18:00Z">
        <w:r>
          <w:rPr>
            <w:rFonts w:ascii="Arial" w:eastAsia="Calibri" w:hAnsi="Arial" w:cs="Arial"/>
          </w:rPr>
          <w:object w:dxaOrig="1535" w:dyaOrig="993" w14:anchorId="75CE2613">
            <v:shape id="_x0000_i1032" type="#_x0000_t75" style="width:76.5pt;height:49.5pt" o:ole="">
              <v:imagedata r:id="rId37" o:title=""/>
            </v:shape>
            <o:OLEObject Type="Embed" ProgID="Excel.Sheet.12" ShapeID="_x0000_i1032" DrawAspect="Icon" ObjectID="_1678897279" r:id="rId38"/>
          </w:object>
        </w:r>
      </w:ins>
      <w:bookmarkStart w:id="1278" w:name="_MON_1599400763"/>
      <w:bookmarkEnd w:id="1278"/>
      <w:del w:id="1279" w:author="Kuznetsova, Varvara" w:date="2020-04-14T12:16:00Z">
        <w:r w:rsidR="00291759" w:rsidDel="00853996">
          <w:rPr>
            <w:rFonts w:ascii="Arial" w:eastAsia="Calibri" w:hAnsi="Arial" w:cs="Arial"/>
          </w:rPr>
          <w:object w:dxaOrig="1933" w:dyaOrig="1251" w14:anchorId="5C422BA4">
            <v:shape id="_x0000_i1033" type="#_x0000_t75" style="width:96pt;height:65.25pt" o:ole="">
              <v:imagedata r:id="rId39" o:title=""/>
            </v:shape>
            <o:OLEObject Type="Embed" ProgID="Excel.Sheet.12" ShapeID="_x0000_i1033" DrawAspect="Icon" ObjectID="_1678897280" r:id="rId40"/>
          </w:object>
        </w:r>
      </w:del>
      <w:bookmarkStart w:id="1280" w:name="_MON_1648398026"/>
      <w:bookmarkEnd w:id="1280"/>
      <w:ins w:id="1281" w:author="Kuznetsova, Varvara" w:date="2020-04-14T12:17:00Z">
        <w:del w:id="1282" w:author="NazarovaVA" w:date="2021-03-11T09:18:00Z">
          <w:r w:rsidR="00B21141" w:rsidDel="004B3D80">
            <w:rPr>
              <w:rFonts w:ascii="Arial" w:eastAsia="Calibri" w:hAnsi="Arial" w:cs="Arial"/>
            </w:rPr>
            <w:object w:dxaOrig="1311" w:dyaOrig="849" w14:anchorId="69B91841">
              <v:shape id="_x0000_i1034" type="#_x0000_t75" style="width:65.25pt;height:42pt" o:ole="">
                <v:imagedata r:id="rId41" o:title=""/>
              </v:shape>
              <o:OLEObject Type="Embed" ProgID="Excel.Sheet.12" ShapeID="_x0000_i1034" DrawAspect="Icon" ObjectID="_1678897281" r:id="rId42"/>
            </w:object>
          </w:r>
        </w:del>
      </w:ins>
    </w:p>
    <w:p w14:paraId="166A2A8A" w14:textId="77777777" w:rsidR="00E923F1" w:rsidRPr="00013D76" w:rsidRDefault="00E923F1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283" w:name="_Toc521758131"/>
      <w:bookmarkStart w:id="1284" w:name="_Toc65857723"/>
      <w:r w:rsidRPr="00013D76">
        <w:rPr>
          <w:rFonts w:eastAsiaTheme="majorEastAsia" w:cstheme="majorBidi"/>
          <w:bCs w:val="0"/>
          <w:iCs w:val="0"/>
          <w:szCs w:val="26"/>
        </w:rPr>
        <w:t>Приложение №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 </w:t>
      </w:r>
      <w:r w:rsidRPr="00013D76">
        <w:rPr>
          <w:rFonts w:eastAsiaTheme="majorEastAsia" w:cstheme="majorBidi"/>
          <w:bCs w:val="0"/>
          <w:iCs w:val="0"/>
          <w:szCs w:val="26"/>
        </w:rPr>
        <w:t>КП1. Матрица конфликтов полномочий</w:t>
      </w:r>
      <w:bookmarkEnd w:id="1283"/>
      <w:bookmarkEnd w:id="1284"/>
    </w:p>
    <w:p w14:paraId="166A2A8B" w14:textId="3F5AD3B2" w:rsidR="00E923F1" w:rsidRPr="00F94454" w:rsidRDefault="00C97F34" w:rsidP="00F662E9">
      <w:pPr>
        <w:rPr>
          <w:rFonts w:ascii="Arial" w:eastAsia="Calibri" w:hAnsi="Arial" w:cs="Arial"/>
        </w:rPr>
      </w:pPr>
      <w:r>
        <w:rPr>
          <w:rFonts w:ascii="Arial" w:eastAsia="Calibri" w:hAnsi="Arial" w:cs="Arial"/>
          <w:noProof/>
        </w:rPr>
        <w:t xml:space="preserve"> </w:t>
      </w:r>
      <w:bookmarkStart w:id="1285" w:name="_MON_1648552813"/>
      <w:bookmarkEnd w:id="1285"/>
      <w:ins w:id="1286" w:author="Лазарев Артем Андреевич (Подрядчик. ООО БерингПойнт)" w:date="2020-04-16T13:55:00Z">
        <w:r w:rsidR="002D5349">
          <w:rPr>
            <w:rFonts w:ascii="Arial" w:eastAsia="Calibri" w:hAnsi="Arial" w:cs="Arial"/>
            <w:noProof/>
          </w:rPr>
          <w:object w:dxaOrig="1534" w:dyaOrig="993" w14:anchorId="713C68A9">
            <v:shape id="_x0000_i1035" type="#_x0000_t75" style="width:76.5pt;height:50.25pt" o:ole="">
              <v:imagedata r:id="rId43" o:title=""/>
            </v:shape>
            <o:OLEObject Type="Embed" ProgID="Excel.Sheet.12" ShapeID="_x0000_i1035" DrawAspect="Icon" ObjectID="_1678897282" r:id="rId44"/>
          </w:object>
        </w:r>
      </w:ins>
      <w:bookmarkStart w:id="1287" w:name="_MON_1598668606"/>
      <w:bookmarkEnd w:id="1287"/>
      <w:del w:id="1288" w:author="Лазарев Артем Андреевич (Подрядчик. ООО БерингПойнт)" w:date="2020-04-16T13:55:00Z">
        <w:r w:rsidR="009D7616" w:rsidDel="00345243">
          <w:rPr>
            <w:rFonts w:ascii="Arial" w:eastAsia="Calibri" w:hAnsi="Arial" w:cs="Arial"/>
            <w:noProof/>
          </w:rPr>
          <w:object w:dxaOrig="1534" w:dyaOrig="991" w14:anchorId="2615DAD1">
            <v:shape id="_x0000_i1036" type="#_x0000_t75" style="width:77.25pt;height:50.25pt" o:ole="">
              <v:imagedata r:id="rId45" o:title=""/>
            </v:shape>
            <o:OLEObject Type="Embed" ProgID="Excel.Sheet.12" ShapeID="_x0000_i1036" DrawAspect="Icon" ObjectID="_1678897283" r:id="rId46"/>
          </w:object>
        </w:r>
      </w:del>
    </w:p>
    <w:sectPr w:rsidR="00E923F1" w:rsidRPr="00F94454" w:rsidSect="000F4678">
      <w:headerReference w:type="default" r:id="rId47"/>
      <w:headerReference w:type="first" r:id="rId48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97C463" w14:textId="77777777" w:rsidR="0058207C" w:rsidRDefault="0058207C" w:rsidP="006C0925">
      <w:r>
        <w:separator/>
      </w:r>
    </w:p>
  </w:endnote>
  <w:endnote w:type="continuationSeparator" w:id="0">
    <w:p w14:paraId="2EB7B4A6" w14:textId="77777777" w:rsidR="0058207C" w:rsidRDefault="0058207C" w:rsidP="006C0925">
      <w:r>
        <w:continuationSeparator/>
      </w:r>
    </w:p>
  </w:endnote>
  <w:endnote w:type="continuationNotice" w:id="1">
    <w:p w14:paraId="28FC8037" w14:textId="77777777" w:rsidR="0058207C" w:rsidRDefault="005820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  <w:font w:name="Arial (W1)">
    <w:altName w:val="Arial"/>
    <w:charset w:val="CC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692705"/>
      <w:docPartObj>
        <w:docPartGallery w:val="Page Numbers (Bottom of Page)"/>
        <w:docPartUnique/>
      </w:docPartObj>
    </w:sdtPr>
    <w:sdtEndPr/>
    <w:sdtContent>
      <w:p w14:paraId="166A2AA3" w14:textId="48A347D4" w:rsidR="00D84ABB" w:rsidRDefault="00D84ABB" w:rsidP="007A0A95">
        <w:pPr>
          <w:pStyle w:val="a7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 w:rsidR="003263A7">
          <w:rPr>
            <w:rFonts w:ascii="Arial" w:hAnsi="Arial"/>
            <w:noProof/>
            <w:sz w:val="24"/>
            <w:szCs w:val="28"/>
          </w:rPr>
          <w:t>34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A2AA6" w14:textId="77777777" w:rsidR="00D84ABB" w:rsidRDefault="00D84ABB" w:rsidP="007A0A9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5808E" w14:textId="77777777" w:rsidR="0058207C" w:rsidRDefault="0058207C" w:rsidP="006C0925">
      <w:r>
        <w:separator/>
      </w:r>
    </w:p>
  </w:footnote>
  <w:footnote w:type="continuationSeparator" w:id="0">
    <w:p w14:paraId="77B46C66" w14:textId="77777777" w:rsidR="0058207C" w:rsidRDefault="0058207C" w:rsidP="006C0925">
      <w:r>
        <w:continuationSeparator/>
      </w:r>
    </w:p>
  </w:footnote>
  <w:footnote w:type="continuationNotice" w:id="1">
    <w:p w14:paraId="6930E266" w14:textId="77777777" w:rsidR="0058207C" w:rsidRDefault="005820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D84ABB" w14:paraId="166A2A9E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66A2A9C" w14:textId="77777777" w:rsidR="00D84ABB" w:rsidRDefault="00D84ABB" w:rsidP="00916FAB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66A2ABE" wp14:editId="166A2ABF">
                <wp:extent cx="2240329" cy="504000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66A2A9D" w14:textId="6D069F1A" w:rsidR="00D84ABB" w:rsidRPr="00916FAB" w:rsidRDefault="00D84ABB" w:rsidP="00EC00D2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lang w:val="en-US"/>
            </w:rPr>
            <w:t>ERP</w:t>
          </w:r>
          <w:r w:rsidRPr="001A06C6">
            <w:t>.</w:t>
          </w:r>
          <w:ins w:id="87" w:author="Александр Шрамков" w:date="2020-04-11T10:24:00Z">
            <w:r w:rsidR="000328C1">
              <w:t>13</w:t>
            </w:r>
          </w:ins>
          <w:del w:id="88" w:author="Александр Шрамков" w:date="2020-04-11T10:24:00Z">
            <w:r w:rsidRPr="001A06C6" w:rsidDel="00A9303C">
              <w:delText>5</w:delText>
            </w:r>
          </w:del>
          <w:r w:rsidRPr="001A06C6">
            <w:t>.</w:t>
          </w:r>
          <w:ins w:id="89" w:author="Александр Шрамков" w:date="2020-04-11T10:24:00Z">
            <w:r>
              <w:t>9.2</w:t>
            </w:r>
          </w:ins>
          <w:del w:id="90" w:author="Александр Шрамков" w:date="2020-04-11T10:24:00Z">
            <w:r w:rsidRPr="001A06C6" w:rsidDel="00A9303C">
              <w:delText>1</w:delText>
            </w:r>
          </w:del>
          <w:r w:rsidRPr="001A06C6">
            <w:t>.53_</w:t>
          </w:r>
          <w:r>
            <w:rPr>
              <w:lang w:val="en-US"/>
            </w:rPr>
            <w:t>PM</w:t>
          </w:r>
          <w:r w:rsidRPr="001A06C6">
            <w:t>_</w:t>
          </w:r>
          <w:r>
            <w:t xml:space="preserve">КД </w:t>
          </w:r>
          <w:r w:rsidRPr="00023D8B">
            <w:t>Планирование остановочных ремонтов</w:t>
          </w:r>
        </w:p>
      </w:tc>
    </w:tr>
    <w:tr w:rsidR="00D84ABB" w:rsidRPr="00DB4B2F" w14:paraId="166A2AA1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6A2A9F" w14:textId="77777777" w:rsidR="00D84ABB" w:rsidRDefault="00D84ABB" w:rsidP="00916FAB">
          <w:pPr>
            <w:pStyle w:val="a5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66A2AA0" w14:textId="77777777" w:rsidR="00D84ABB" w:rsidRPr="000B5B67" w:rsidRDefault="00D84ABB" w:rsidP="00916FAB">
          <w:pPr>
            <w:jc w:val="center"/>
            <w:rPr>
              <w:b/>
              <w:bCs/>
            </w:rPr>
          </w:pPr>
        </w:p>
      </w:tc>
    </w:tr>
  </w:tbl>
  <w:p w14:paraId="166A2AA2" w14:textId="77777777" w:rsidR="00D84ABB" w:rsidRDefault="00D84AB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AE075" w14:textId="510C3CD5" w:rsidR="00D84ABB" w:rsidRDefault="00D84ABB" w:rsidP="00D75CD6">
    <w:pPr>
      <w:pStyle w:val="a5"/>
      <w:jc w:val="left"/>
    </w:pPr>
    <w:r>
      <w:rPr>
        <w:b/>
        <w:bCs/>
        <w:noProof/>
        <w:lang w:eastAsia="ru-RU"/>
      </w:rPr>
      <w:drawing>
        <wp:inline distT="0" distB="0" distL="0" distR="0" wp14:anchorId="28FF09B9" wp14:editId="5B24C5C3">
          <wp:extent cx="2240329" cy="504000"/>
          <wp:effectExtent l="0" t="0" r="0" b="0"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A1DF44" w14:textId="77777777" w:rsidR="00D84ABB" w:rsidRDefault="00D84ABB" w:rsidP="00D75CD6">
    <w:pPr>
      <w:pStyle w:val="a5"/>
    </w:pPr>
  </w:p>
  <w:p w14:paraId="68FD4517" w14:textId="48CBE490" w:rsidR="00D84ABB" w:rsidRDefault="00D84ABB">
    <w:pPr>
      <w:pStyle w:val="a5"/>
    </w:pPr>
  </w:p>
  <w:p w14:paraId="166A2AA5" w14:textId="77777777" w:rsidR="00D84ABB" w:rsidRDefault="00D84AB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A2AA7" w14:textId="77777777" w:rsidR="00D84ABB" w:rsidRDefault="00D84ABB" w:rsidP="009F5EA5">
    <w:pPr>
      <w:pStyle w:val="a5"/>
      <w:jc w:val="right"/>
    </w:pPr>
    <w:r>
      <w:rPr>
        <w:noProof/>
        <w:lang w:eastAsia="ru-RU"/>
      </w:rPr>
      <w:drawing>
        <wp:inline distT="0" distB="0" distL="0" distR="0" wp14:anchorId="166A2AC2" wp14:editId="166A2AC3">
          <wp:extent cx="2179955" cy="504825"/>
          <wp:effectExtent l="0" t="0" r="0" b="9525"/>
          <wp:docPr id="50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A2AA8" w14:textId="77777777" w:rsidR="00D84ABB" w:rsidRDefault="00D84ABB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D84ABB" w14:paraId="166A2AA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66A2AA9" w14:textId="77777777" w:rsidR="00D84ABB" w:rsidRDefault="00D84ABB" w:rsidP="00916FAB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66A2AC4" wp14:editId="166A2AC5">
                <wp:extent cx="2240329" cy="504000"/>
                <wp:effectExtent l="0" t="0" r="0" b="0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66A2AAA" w14:textId="4911DAA1" w:rsidR="00D84ABB" w:rsidRPr="00916FAB" w:rsidRDefault="00D84ABB" w:rsidP="00916FAB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lang w:val="en-US"/>
            </w:rPr>
            <w:t>ERP</w:t>
          </w:r>
          <w:r w:rsidRPr="001A06C6">
            <w:t>.</w:t>
          </w:r>
          <w:ins w:id="408" w:author="Александр Шрамков" w:date="2021-03-05T17:27:00Z">
            <w:r w:rsidR="00927D34">
              <w:t>13</w:t>
            </w:r>
          </w:ins>
          <w:del w:id="409" w:author="Александр Шрамков" w:date="2021-03-05T17:27:00Z">
            <w:r w:rsidRPr="001A06C6" w:rsidDel="00927D34">
              <w:delText>5</w:delText>
            </w:r>
          </w:del>
          <w:r w:rsidRPr="001A06C6">
            <w:t>.</w:t>
          </w:r>
          <w:ins w:id="410" w:author="Александр Шрамков" w:date="2021-03-05T17:27:00Z">
            <w:r w:rsidR="00927D34">
              <w:t>9</w:t>
            </w:r>
          </w:ins>
          <w:del w:id="411" w:author="Александр Шрамков" w:date="2021-03-05T17:27:00Z">
            <w:r w:rsidRPr="001A06C6" w:rsidDel="00927D34">
              <w:delText>1</w:delText>
            </w:r>
          </w:del>
          <w:r w:rsidRPr="001A06C6">
            <w:t>.</w:t>
          </w:r>
          <w:ins w:id="412" w:author="Александр Шрамков" w:date="2021-03-05T17:27:00Z">
            <w:r w:rsidR="00927D34">
              <w:t>2.</w:t>
            </w:r>
          </w:ins>
          <w:r w:rsidRPr="001A06C6">
            <w:t>53_</w:t>
          </w:r>
          <w:r>
            <w:rPr>
              <w:lang w:val="en-US"/>
            </w:rPr>
            <w:t>PM</w:t>
          </w:r>
          <w:r w:rsidRPr="001A06C6">
            <w:t>_</w:t>
          </w:r>
          <w:r>
            <w:t xml:space="preserve">КД </w:t>
          </w:r>
          <w:r w:rsidRPr="003B4A77">
            <w:t>Планирование остановочных ремонтов</w:t>
          </w:r>
        </w:p>
      </w:tc>
    </w:tr>
    <w:tr w:rsidR="00D84ABB" w:rsidRPr="00DB4B2F" w14:paraId="166A2AAE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6A2AAC" w14:textId="77777777" w:rsidR="00D84ABB" w:rsidRDefault="00D84ABB" w:rsidP="00916FAB">
          <w:pPr>
            <w:pStyle w:val="a5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66A2AAD" w14:textId="77777777" w:rsidR="00D84ABB" w:rsidRPr="000B5B67" w:rsidRDefault="00D84ABB" w:rsidP="00916FAB">
          <w:pPr>
            <w:jc w:val="center"/>
            <w:rPr>
              <w:b/>
              <w:bCs/>
            </w:rPr>
          </w:pPr>
        </w:p>
      </w:tc>
    </w:tr>
  </w:tbl>
  <w:p w14:paraId="166A2AAF" w14:textId="77777777" w:rsidR="00D84ABB" w:rsidRDefault="00D84ABB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D84ABB" w14:paraId="166A2AB2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66A2AB0" w14:textId="77777777" w:rsidR="00D84ABB" w:rsidRDefault="00D84ABB" w:rsidP="00A54CF5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66A2AC6" wp14:editId="166A2AC7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66A2AB1" w14:textId="00A2C43A" w:rsidR="00D84ABB" w:rsidRPr="00916FAB" w:rsidRDefault="00D84ABB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lang w:val="en-US"/>
            </w:rPr>
            <w:t>ERP</w:t>
          </w:r>
          <w:r w:rsidRPr="001A06C6">
            <w:t>.</w:t>
          </w:r>
          <w:del w:id="1289" w:author="Александр Шрамков" w:date="2021-03-05T17:28:00Z">
            <w:r w:rsidRPr="001A06C6" w:rsidDel="004B5193">
              <w:delText>5</w:delText>
            </w:r>
          </w:del>
          <w:ins w:id="1290" w:author="Александр Шрамков" w:date="2021-03-05T17:28:00Z">
            <w:r w:rsidR="004B5193">
              <w:t>13</w:t>
            </w:r>
          </w:ins>
          <w:r w:rsidRPr="001A06C6">
            <w:t>.</w:t>
          </w:r>
          <w:ins w:id="1291" w:author="Александр Шрамков" w:date="2021-03-05T17:28:00Z">
            <w:r w:rsidR="004B5193">
              <w:t>9</w:t>
            </w:r>
          </w:ins>
          <w:del w:id="1292" w:author="Александр Шрамков" w:date="2021-03-05T17:28:00Z">
            <w:r w:rsidRPr="001A06C6" w:rsidDel="004B5193">
              <w:delText>1</w:delText>
            </w:r>
          </w:del>
          <w:ins w:id="1293" w:author="Александр Шрамков" w:date="2021-03-05T17:28:00Z">
            <w:r w:rsidR="004B5193">
              <w:t>.2</w:t>
            </w:r>
          </w:ins>
          <w:r w:rsidRPr="001A06C6">
            <w:t>.53_</w:t>
          </w:r>
          <w:r>
            <w:rPr>
              <w:lang w:val="en-US"/>
            </w:rPr>
            <w:t>PM</w:t>
          </w:r>
          <w:r w:rsidRPr="001A06C6">
            <w:t>_</w:t>
          </w:r>
          <w:r>
            <w:t xml:space="preserve">КД </w:t>
          </w:r>
          <w:r w:rsidRPr="002910D8">
            <w:t>Планирование остановочных ремонтов</w:t>
          </w:r>
        </w:p>
      </w:tc>
    </w:tr>
    <w:tr w:rsidR="00D84ABB" w:rsidRPr="00DB4B2F" w14:paraId="166A2AB5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6A2AB3" w14:textId="77777777" w:rsidR="00D84ABB" w:rsidRDefault="00D84ABB" w:rsidP="00A54CF5">
          <w:pPr>
            <w:pStyle w:val="a5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66A2AB4" w14:textId="77777777" w:rsidR="00D84ABB" w:rsidRPr="000B5B67" w:rsidRDefault="00D84ABB" w:rsidP="00A54CF5">
          <w:pPr>
            <w:jc w:val="center"/>
            <w:rPr>
              <w:b/>
              <w:bCs/>
            </w:rPr>
          </w:pPr>
        </w:p>
      </w:tc>
    </w:tr>
  </w:tbl>
  <w:p w14:paraId="166A2AB6" w14:textId="77777777" w:rsidR="00D84ABB" w:rsidRDefault="00D84ABB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D84ABB" w14:paraId="166A2AB9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66A2AB7" w14:textId="77777777" w:rsidR="00D84ABB" w:rsidRDefault="00D84ABB" w:rsidP="00B307BD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66A2AC8" wp14:editId="166A2AC9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66A2AB8" w14:textId="00CE828C" w:rsidR="00D84ABB" w:rsidRPr="00916FAB" w:rsidRDefault="00D84ABB" w:rsidP="00B307BD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lang w:val="en-US"/>
            </w:rPr>
            <w:t>ERP</w:t>
          </w:r>
          <w:r w:rsidRPr="001A06C6">
            <w:t>.</w:t>
          </w:r>
          <w:ins w:id="1294" w:author="Александр Шрамков" w:date="2021-03-05T17:28:00Z">
            <w:r w:rsidR="00951C54">
              <w:t>13</w:t>
            </w:r>
          </w:ins>
          <w:del w:id="1295" w:author="Александр Шрамков" w:date="2021-03-05T17:28:00Z">
            <w:r w:rsidRPr="001A06C6" w:rsidDel="00951C54">
              <w:delText>5</w:delText>
            </w:r>
          </w:del>
          <w:r w:rsidRPr="001A06C6">
            <w:t>.</w:t>
          </w:r>
          <w:ins w:id="1296" w:author="Александр Шрамков" w:date="2021-03-05T17:28:00Z">
            <w:r w:rsidR="00951C54">
              <w:t>9.2</w:t>
            </w:r>
          </w:ins>
          <w:del w:id="1297" w:author="Александр Шрамков" w:date="2021-03-05T17:28:00Z">
            <w:r w:rsidRPr="001A06C6" w:rsidDel="00951C54">
              <w:delText>1</w:delText>
            </w:r>
          </w:del>
          <w:r w:rsidRPr="001A06C6">
            <w:t>.53_</w:t>
          </w:r>
          <w:r>
            <w:rPr>
              <w:lang w:val="en-US"/>
            </w:rPr>
            <w:t>PM</w:t>
          </w:r>
          <w:r w:rsidRPr="001A06C6">
            <w:t>_</w:t>
          </w:r>
          <w:r>
            <w:t xml:space="preserve">КД </w:t>
          </w:r>
          <w:r w:rsidRPr="002910D8">
            <w:t>Планирование остановочных ремонтов</w:t>
          </w:r>
        </w:p>
      </w:tc>
    </w:tr>
    <w:tr w:rsidR="00D84ABB" w:rsidRPr="00DB4B2F" w14:paraId="166A2ABC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6A2ABA" w14:textId="77777777" w:rsidR="00D84ABB" w:rsidRDefault="00D84ABB" w:rsidP="00B307BD">
          <w:pPr>
            <w:pStyle w:val="a5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66A2ABB" w14:textId="77777777" w:rsidR="00D84ABB" w:rsidRPr="000B5B67" w:rsidRDefault="00D84ABB" w:rsidP="00B307BD">
          <w:pPr>
            <w:jc w:val="center"/>
            <w:rPr>
              <w:b/>
              <w:bCs/>
            </w:rPr>
          </w:pPr>
        </w:p>
      </w:tc>
    </w:tr>
  </w:tbl>
  <w:p w14:paraId="166A2ABD" w14:textId="77777777" w:rsidR="00D84ABB" w:rsidRDefault="00D84ABB" w:rsidP="007200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524160C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50F4F"/>
    <w:multiLevelType w:val="multilevel"/>
    <w:tmpl w:val="D2DA8E4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81C4C95"/>
    <w:multiLevelType w:val="multilevel"/>
    <w:tmpl w:val="73E818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B60594"/>
    <w:multiLevelType w:val="multilevel"/>
    <w:tmpl w:val="16087978"/>
    <w:name w:val="PwCBulletListTemplate222222222222222222222222222222"/>
    <w:lvl w:ilvl="0">
      <w:start w:val="1"/>
      <w:numFmt w:val="decimal"/>
      <w:pStyle w:val="a0"/>
      <w:lvlText w:val="%1"/>
      <w:lvlJc w:val="left"/>
      <w:pPr>
        <w:tabs>
          <w:tab w:val="num" w:pos="595"/>
        </w:tabs>
        <w:ind w:left="595" w:hanging="595"/>
      </w:pPr>
    </w:lvl>
    <w:lvl w:ilvl="1">
      <w:start w:val="1"/>
      <w:numFmt w:val="decimal"/>
      <w:pStyle w:val="a0"/>
      <w:lvlText w:val="%2"/>
      <w:lvlJc w:val="left"/>
      <w:pPr>
        <w:tabs>
          <w:tab w:val="num" w:pos="1191"/>
        </w:tabs>
        <w:ind w:left="1191" w:hanging="595"/>
      </w:pPr>
    </w:lvl>
    <w:lvl w:ilvl="2">
      <w:start w:val="1"/>
      <w:numFmt w:val="decimal"/>
      <w:lvlText w:val="%3"/>
      <w:lvlJc w:val="left"/>
      <w:pPr>
        <w:tabs>
          <w:tab w:val="num" w:pos="1786"/>
        </w:tabs>
        <w:ind w:left="1786" w:hanging="595"/>
      </w:pPr>
    </w:lvl>
    <w:lvl w:ilvl="3">
      <w:start w:val="1"/>
      <w:numFmt w:val="decimal"/>
      <w:lvlText w:val="%4"/>
      <w:lvlJc w:val="left"/>
      <w:pPr>
        <w:tabs>
          <w:tab w:val="num" w:pos="2381"/>
        </w:tabs>
        <w:ind w:left="2381" w:hanging="595"/>
      </w:pPr>
    </w:lvl>
    <w:lvl w:ilvl="4">
      <w:start w:val="1"/>
      <w:numFmt w:val="decimal"/>
      <w:lvlText w:val="%5"/>
      <w:lvlJc w:val="left"/>
      <w:pPr>
        <w:tabs>
          <w:tab w:val="num" w:pos="2976"/>
        </w:tabs>
        <w:ind w:left="2976" w:hanging="595"/>
      </w:pPr>
    </w:lvl>
    <w:lvl w:ilvl="5">
      <w:start w:val="1"/>
      <w:numFmt w:val="decimal"/>
      <w:lvlText w:val="%6"/>
      <w:lvlJc w:val="left"/>
      <w:pPr>
        <w:tabs>
          <w:tab w:val="num" w:pos="3572"/>
        </w:tabs>
        <w:ind w:left="3572" w:hanging="595"/>
      </w:pPr>
    </w:lvl>
    <w:lvl w:ilvl="6">
      <w:start w:val="1"/>
      <w:numFmt w:val="decimal"/>
      <w:lvlText w:val="%7"/>
      <w:lvlJc w:val="left"/>
      <w:pPr>
        <w:tabs>
          <w:tab w:val="num" w:pos="4167"/>
        </w:tabs>
        <w:ind w:left="4167" w:hanging="595"/>
      </w:pPr>
    </w:lvl>
    <w:lvl w:ilvl="7">
      <w:start w:val="1"/>
      <w:numFmt w:val="decimal"/>
      <w:lvlText w:val="%8"/>
      <w:lvlJc w:val="left"/>
      <w:pPr>
        <w:tabs>
          <w:tab w:val="num" w:pos="4762"/>
        </w:tabs>
        <w:ind w:left="4762" w:hanging="595"/>
      </w:pPr>
    </w:lvl>
    <w:lvl w:ilvl="8">
      <w:start w:val="1"/>
      <w:numFmt w:val="decimal"/>
      <w:lvlText w:val="%9"/>
      <w:lvlJc w:val="left"/>
      <w:pPr>
        <w:tabs>
          <w:tab w:val="num" w:pos="4762"/>
        </w:tabs>
        <w:ind w:left="4762" w:hanging="595"/>
      </w:pPr>
    </w:lvl>
  </w:abstractNum>
  <w:abstractNum w:abstractNumId="5" w15:restartNumberingAfterBreak="0">
    <w:nsid w:val="160E4F39"/>
    <w:multiLevelType w:val="multilevel"/>
    <w:tmpl w:val="223819EE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6" w15:restartNumberingAfterBreak="0">
    <w:nsid w:val="18C8789E"/>
    <w:multiLevelType w:val="hybridMultilevel"/>
    <w:tmpl w:val="375E5E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8C64BD"/>
    <w:multiLevelType w:val="hybridMultilevel"/>
    <w:tmpl w:val="5FE43592"/>
    <w:lvl w:ilvl="0" w:tplc="B47A2FE0">
      <w:start w:val="1"/>
      <w:numFmt w:val="bullet"/>
      <w:pStyle w:val="1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B300227"/>
    <w:multiLevelType w:val="hybridMultilevel"/>
    <w:tmpl w:val="5DA84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6037B5"/>
    <w:multiLevelType w:val="hybridMultilevel"/>
    <w:tmpl w:val="939C3022"/>
    <w:lvl w:ilvl="0" w:tplc="041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1" w15:restartNumberingAfterBreak="0">
    <w:nsid w:val="2F8A7D5D"/>
    <w:multiLevelType w:val="hybridMultilevel"/>
    <w:tmpl w:val="E9725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C2644"/>
    <w:multiLevelType w:val="hybridMultilevel"/>
    <w:tmpl w:val="A446A8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D64C92A">
      <w:numFmt w:val="bullet"/>
      <w:lvlText w:val="•"/>
      <w:lvlJc w:val="left"/>
      <w:pPr>
        <w:ind w:left="2007" w:hanging="360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1606BFA"/>
    <w:multiLevelType w:val="hybridMultilevel"/>
    <w:tmpl w:val="5CEAFB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EE22CD"/>
    <w:multiLevelType w:val="hybridMultilevel"/>
    <w:tmpl w:val="9E209DB0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36B459B0"/>
    <w:multiLevelType w:val="hybridMultilevel"/>
    <w:tmpl w:val="C248C2D0"/>
    <w:lvl w:ilvl="0" w:tplc="0D942DFE">
      <w:start w:val="1"/>
      <w:numFmt w:val="bullet"/>
      <w:pStyle w:val="12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2642AD3"/>
    <w:multiLevelType w:val="hybridMultilevel"/>
    <w:tmpl w:val="3FDEA8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1C64D93"/>
    <w:multiLevelType w:val="multilevel"/>
    <w:tmpl w:val="955675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59503DF"/>
    <w:multiLevelType w:val="hybridMultilevel"/>
    <w:tmpl w:val="761693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5EC7C84"/>
    <w:multiLevelType w:val="hybridMultilevel"/>
    <w:tmpl w:val="69F426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6814923"/>
    <w:multiLevelType w:val="multilevel"/>
    <w:tmpl w:val="95A8FA92"/>
    <w:lvl w:ilvl="0">
      <w:start w:val="1"/>
      <w:numFmt w:val="russianLower"/>
      <w:pStyle w:val="Bullet1"/>
      <w:lvlText w:val="%1)"/>
      <w:lvlJc w:val="left"/>
      <w:pPr>
        <w:ind w:left="0" w:firstLine="709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Bullet2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25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8D70BB3"/>
    <w:multiLevelType w:val="multilevel"/>
    <w:tmpl w:val="901865EA"/>
    <w:lvl w:ilvl="0">
      <w:start w:val="1"/>
      <w:numFmt w:val="decimal"/>
      <w:pStyle w:val="13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13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2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FDD5F2E"/>
    <w:multiLevelType w:val="multilevel"/>
    <w:tmpl w:val="7F0ED33A"/>
    <w:lvl w:ilvl="0">
      <w:start w:val="1"/>
      <w:numFmt w:val="decimal"/>
      <w:pStyle w:val="14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14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20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56E0A76"/>
    <w:multiLevelType w:val="hybridMultilevel"/>
    <w:tmpl w:val="46F241FC"/>
    <w:lvl w:ilvl="0" w:tplc="04090001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1" w15:restartNumberingAfterBreak="0">
    <w:nsid w:val="730A223C"/>
    <w:multiLevelType w:val="hybridMultilevel"/>
    <w:tmpl w:val="40D8F0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4B06342"/>
    <w:multiLevelType w:val="multilevel"/>
    <w:tmpl w:val="DF70887E"/>
    <w:lvl w:ilvl="0">
      <w:start w:val="1"/>
      <w:numFmt w:val="russianLower"/>
      <w:pStyle w:val="15"/>
      <w:lvlText w:val="%1)"/>
      <w:lvlJc w:val="left"/>
      <w:pPr>
        <w:tabs>
          <w:tab w:val="num" w:pos="284"/>
        </w:tabs>
        <w:ind w:left="0" w:firstLine="0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15"/>
      <w:lvlText w:val="­"/>
      <w:lvlJc w:val="left"/>
      <w:pPr>
        <w:tabs>
          <w:tab w:val="num" w:pos="454"/>
        </w:tabs>
        <w:ind w:left="170" w:firstLine="0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1248"/>
        </w:tabs>
        <w:ind w:left="568" w:firstLine="0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1532"/>
        </w:tabs>
        <w:ind w:left="852" w:firstLine="0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1816"/>
        </w:tabs>
        <w:ind w:left="1136" w:firstLine="0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2100"/>
        </w:tabs>
        <w:ind w:left="1420" w:firstLine="0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2384"/>
        </w:tabs>
        <w:ind w:left="1704" w:firstLine="0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2668"/>
        </w:tabs>
        <w:ind w:left="1988" w:firstLine="0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2952"/>
        </w:tabs>
        <w:ind w:left="2272" w:firstLine="0"/>
      </w:pPr>
      <w:rPr>
        <w:rFonts w:ascii="Wingdings" w:hAnsi="Wingdings" w:hint="default"/>
        <w:sz w:val="18"/>
      </w:rPr>
    </w:lvl>
  </w:abstractNum>
  <w:abstractNum w:abstractNumId="33" w15:restartNumberingAfterBreak="0">
    <w:nsid w:val="75F91F58"/>
    <w:multiLevelType w:val="hybridMultilevel"/>
    <w:tmpl w:val="62801F36"/>
    <w:lvl w:ilvl="0" w:tplc="3B42E37E">
      <w:start w:val="1"/>
      <w:numFmt w:val="decimal"/>
      <w:pStyle w:val="Bullet3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9"/>
  </w:num>
  <w:num w:numId="2">
    <w:abstractNumId w:val="34"/>
  </w:num>
  <w:num w:numId="3">
    <w:abstractNumId w:val="20"/>
  </w:num>
  <w:num w:numId="4">
    <w:abstractNumId w:val="25"/>
  </w:num>
  <w:num w:numId="5">
    <w:abstractNumId w:val="2"/>
  </w:num>
  <w:num w:numId="6">
    <w:abstractNumId w:val="8"/>
  </w:num>
  <w:num w:numId="7">
    <w:abstractNumId w:val="30"/>
  </w:num>
  <w:num w:numId="8">
    <w:abstractNumId w:val="1"/>
  </w:num>
  <w:num w:numId="9">
    <w:abstractNumId w:val="17"/>
  </w:num>
  <w:num w:numId="10">
    <w:abstractNumId w:val="16"/>
  </w:num>
  <w:num w:numId="11">
    <w:abstractNumId w:val="26"/>
  </w:num>
  <w:num w:numId="12">
    <w:abstractNumId w:val="19"/>
  </w:num>
  <w:num w:numId="13">
    <w:abstractNumId w:val="27"/>
  </w:num>
  <w:num w:numId="14">
    <w:abstractNumId w:val="7"/>
  </w:num>
  <w:num w:numId="15">
    <w:abstractNumId w:val="13"/>
  </w:num>
  <w:num w:numId="16">
    <w:abstractNumId w:val="6"/>
  </w:num>
  <w:num w:numId="17">
    <w:abstractNumId w:val="21"/>
  </w:num>
  <w:num w:numId="18">
    <w:abstractNumId w:val="12"/>
  </w:num>
  <w:num w:numId="19">
    <w:abstractNumId w:val="18"/>
  </w:num>
  <w:num w:numId="20">
    <w:abstractNumId w:val="22"/>
  </w:num>
  <w:num w:numId="21">
    <w:abstractNumId w:val="23"/>
  </w:num>
  <w:num w:numId="22">
    <w:abstractNumId w:val="15"/>
  </w:num>
  <w:num w:numId="23">
    <w:abstractNumId w:val="0"/>
  </w:num>
  <w:num w:numId="24">
    <w:abstractNumId w:val="24"/>
  </w:num>
  <w:num w:numId="25">
    <w:abstractNumId w:val="32"/>
  </w:num>
  <w:num w:numId="26">
    <w:abstractNumId w:val="4"/>
  </w:num>
  <w:num w:numId="27">
    <w:abstractNumId w:val="28"/>
  </w:num>
  <w:num w:numId="28">
    <w:abstractNumId w:val="33"/>
  </w:num>
  <w:num w:numId="29">
    <w:abstractNumId w:val="5"/>
  </w:num>
  <w:num w:numId="30">
    <w:abstractNumId w:val="14"/>
  </w:num>
  <w:num w:numId="31">
    <w:abstractNumId w:val="31"/>
  </w:num>
  <w:num w:numId="32">
    <w:abstractNumId w:val="11"/>
  </w:num>
  <w:num w:numId="33">
    <w:abstractNumId w:val="3"/>
  </w:num>
  <w:num w:numId="34">
    <w:abstractNumId w:val="9"/>
  </w:num>
  <w:num w:numId="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лександр Шрамков">
    <w15:presenceInfo w15:providerId="None" w15:userId="Александр Шрамков"/>
  </w15:person>
  <w15:person w15:author="ShramkovAB">
    <w15:presenceInfo w15:providerId="None" w15:userId="ShramkovAB"/>
  </w15:person>
  <w15:person w15:author="Khasanov Murad">
    <w15:presenceInfo w15:providerId="AD" w15:userId="S-1-5-21-1190182572-3302889577-4172225021-3507"/>
  </w15:person>
  <w15:person w15:author="Безац Софья Олеговна (Подрядчик. ООО  БерингПойнт)">
    <w15:presenceInfo w15:providerId="AD" w15:userId="S-1-5-21-4125628198-1674668921-3204586943-129870"/>
  </w15:person>
  <w15:person w15:author="Kuznetsova, Varvara">
    <w15:presenceInfo w15:providerId="AD" w15:userId="S-1-5-21-2094927150-201071529-617630493-1248488"/>
  </w15:person>
  <w15:person w15:author="Лазарев Артем Андреевич (Подрядчик. ООО БерингПойнт)">
    <w15:presenceInfo w15:providerId="AD" w15:userId="S-1-5-21-4125628198-1674668921-3204586943-128829"/>
  </w15:person>
  <w15:person w15:author="NazarovaVA">
    <w15:presenceInfo w15:providerId="None" w15:userId="Nazarova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trackRevisions/>
  <w:defaultTabStop w:val="708"/>
  <w:autoHyphenation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0F9"/>
    <w:rsid w:val="00002688"/>
    <w:rsid w:val="00002E6A"/>
    <w:rsid w:val="000037A8"/>
    <w:rsid w:val="00005384"/>
    <w:rsid w:val="00010ED8"/>
    <w:rsid w:val="0001147C"/>
    <w:rsid w:val="00013D76"/>
    <w:rsid w:val="00016279"/>
    <w:rsid w:val="000176ED"/>
    <w:rsid w:val="00017CFF"/>
    <w:rsid w:val="00020081"/>
    <w:rsid w:val="00021196"/>
    <w:rsid w:val="0002186D"/>
    <w:rsid w:val="00021B25"/>
    <w:rsid w:val="00022528"/>
    <w:rsid w:val="00022731"/>
    <w:rsid w:val="00022BD8"/>
    <w:rsid w:val="00022C33"/>
    <w:rsid w:val="000234B2"/>
    <w:rsid w:val="00023D8B"/>
    <w:rsid w:val="000257ED"/>
    <w:rsid w:val="00027D62"/>
    <w:rsid w:val="00030719"/>
    <w:rsid w:val="00031214"/>
    <w:rsid w:val="00031353"/>
    <w:rsid w:val="000313CF"/>
    <w:rsid w:val="000328C1"/>
    <w:rsid w:val="0003353E"/>
    <w:rsid w:val="00034486"/>
    <w:rsid w:val="00037035"/>
    <w:rsid w:val="0003771C"/>
    <w:rsid w:val="000378F2"/>
    <w:rsid w:val="00037B40"/>
    <w:rsid w:val="00037FBF"/>
    <w:rsid w:val="000409BC"/>
    <w:rsid w:val="00040A5A"/>
    <w:rsid w:val="00041BBD"/>
    <w:rsid w:val="000428C4"/>
    <w:rsid w:val="00042B24"/>
    <w:rsid w:val="00042D94"/>
    <w:rsid w:val="00044C5D"/>
    <w:rsid w:val="00045360"/>
    <w:rsid w:val="0004675E"/>
    <w:rsid w:val="0004696A"/>
    <w:rsid w:val="00046EAC"/>
    <w:rsid w:val="00047A40"/>
    <w:rsid w:val="00051337"/>
    <w:rsid w:val="0005148A"/>
    <w:rsid w:val="00052F89"/>
    <w:rsid w:val="0005357E"/>
    <w:rsid w:val="00053710"/>
    <w:rsid w:val="000559DF"/>
    <w:rsid w:val="00056222"/>
    <w:rsid w:val="00060BBA"/>
    <w:rsid w:val="0006159D"/>
    <w:rsid w:val="00061934"/>
    <w:rsid w:val="00062350"/>
    <w:rsid w:val="000629A8"/>
    <w:rsid w:val="0006331B"/>
    <w:rsid w:val="00064BCE"/>
    <w:rsid w:val="000651A8"/>
    <w:rsid w:val="00066BCF"/>
    <w:rsid w:val="000702A3"/>
    <w:rsid w:val="00070870"/>
    <w:rsid w:val="000713D7"/>
    <w:rsid w:val="00072E6F"/>
    <w:rsid w:val="00072F45"/>
    <w:rsid w:val="0007301A"/>
    <w:rsid w:val="00074E15"/>
    <w:rsid w:val="0008085E"/>
    <w:rsid w:val="0008244B"/>
    <w:rsid w:val="0008278E"/>
    <w:rsid w:val="00082BB3"/>
    <w:rsid w:val="00082D6E"/>
    <w:rsid w:val="000835FE"/>
    <w:rsid w:val="0008365E"/>
    <w:rsid w:val="0008795E"/>
    <w:rsid w:val="000904D2"/>
    <w:rsid w:val="0009078B"/>
    <w:rsid w:val="000908CE"/>
    <w:rsid w:val="00090FD1"/>
    <w:rsid w:val="000925AA"/>
    <w:rsid w:val="00092861"/>
    <w:rsid w:val="00093043"/>
    <w:rsid w:val="0009329E"/>
    <w:rsid w:val="000933C4"/>
    <w:rsid w:val="000938D9"/>
    <w:rsid w:val="00095EE1"/>
    <w:rsid w:val="000A1093"/>
    <w:rsid w:val="000A1C0B"/>
    <w:rsid w:val="000A1E46"/>
    <w:rsid w:val="000A3339"/>
    <w:rsid w:val="000A7AB0"/>
    <w:rsid w:val="000B08B2"/>
    <w:rsid w:val="000B1D8E"/>
    <w:rsid w:val="000B2F49"/>
    <w:rsid w:val="000B418C"/>
    <w:rsid w:val="000B4709"/>
    <w:rsid w:val="000B4B1C"/>
    <w:rsid w:val="000B4CCA"/>
    <w:rsid w:val="000B51F5"/>
    <w:rsid w:val="000B52B4"/>
    <w:rsid w:val="000B746E"/>
    <w:rsid w:val="000B778F"/>
    <w:rsid w:val="000C0916"/>
    <w:rsid w:val="000C1230"/>
    <w:rsid w:val="000D01FE"/>
    <w:rsid w:val="000D5496"/>
    <w:rsid w:val="000D65D8"/>
    <w:rsid w:val="000D6872"/>
    <w:rsid w:val="000E0524"/>
    <w:rsid w:val="000E29B5"/>
    <w:rsid w:val="000E2A07"/>
    <w:rsid w:val="000E3638"/>
    <w:rsid w:val="000E44D9"/>
    <w:rsid w:val="000E490E"/>
    <w:rsid w:val="000E4F0E"/>
    <w:rsid w:val="000E5F79"/>
    <w:rsid w:val="000E62EF"/>
    <w:rsid w:val="000F06F3"/>
    <w:rsid w:val="000F15F5"/>
    <w:rsid w:val="000F18F7"/>
    <w:rsid w:val="000F1E9B"/>
    <w:rsid w:val="000F290B"/>
    <w:rsid w:val="000F348E"/>
    <w:rsid w:val="000F420D"/>
    <w:rsid w:val="000F4678"/>
    <w:rsid w:val="000F4A0D"/>
    <w:rsid w:val="000F6264"/>
    <w:rsid w:val="00100A29"/>
    <w:rsid w:val="001013DC"/>
    <w:rsid w:val="001019D4"/>
    <w:rsid w:val="0010251A"/>
    <w:rsid w:val="0010395D"/>
    <w:rsid w:val="0010468C"/>
    <w:rsid w:val="001046C8"/>
    <w:rsid w:val="0010632D"/>
    <w:rsid w:val="00106AE3"/>
    <w:rsid w:val="00106ECC"/>
    <w:rsid w:val="001079E1"/>
    <w:rsid w:val="001111A6"/>
    <w:rsid w:val="001123D2"/>
    <w:rsid w:val="00112F6F"/>
    <w:rsid w:val="001135C1"/>
    <w:rsid w:val="001137EA"/>
    <w:rsid w:val="00113A8B"/>
    <w:rsid w:val="00114206"/>
    <w:rsid w:val="0012088F"/>
    <w:rsid w:val="0012135C"/>
    <w:rsid w:val="001227F8"/>
    <w:rsid w:val="00123600"/>
    <w:rsid w:val="00123C56"/>
    <w:rsid w:val="0012614B"/>
    <w:rsid w:val="00127EE6"/>
    <w:rsid w:val="001319D1"/>
    <w:rsid w:val="00133F21"/>
    <w:rsid w:val="001342B3"/>
    <w:rsid w:val="00135A0C"/>
    <w:rsid w:val="00136630"/>
    <w:rsid w:val="00136A70"/>
    <w:rsid w:val="00137E1F"/>
    <w:rsid w:val="00137FA5"/>
    <w:rsid w:val="00142532"/>
    <w:rsid w:val="00143715"/>
    <w:rsid w:val="00144F3F"/>
    <w:rsid w:val="0014596D"/>
    <w:rsid w:val="00145B59"/>
    <w:rsid w:val="001465C1"/>
    <w:rsid w:val="00146FDE"/>
    <w:rsid w:val="00151AC3"/>
    <w:rsid w:val="00151FF4"/>
    <w:rsid w:val="00152A17"/>
    <w:rsid w:val="00153459"/>
    <w:rsid w:val="0015398F"/>
    <w:rsid w:val="00153E0F"/>
    <w:rsid w:val="001548E9"/>
    <w:rsid w:val="00155540"/>
    <w:rsid w:val="00156886"/>
    <w:rsid w:val="00157D57"/>
    <w:rsid w:val="00160D8C"/>
    <w:rsid w:val="00164546"/>
    <w:rsid w:val="001652B6"/>
    <w:rsid w:val="00166D15"/>
    <w:rsid w:val="00166EBC"/>
    <w:rsid w:val="001672D4"/>
    <w:rsid w:val="00170DA1"/>
    <w:rsid w:val="00170FFE"/>
    <w:rsid w:val="00172B95"/>
    <w:rsid w:val="001731D9"/>
    <w:rsid w:val="001741AB"/>
    <w:rsid w:val="00175B15"/>
    <w:rsid w:val="001808C7"/>
    <w:rsid w:val="00180D02"/>
    <w:rsid w:val="00182DFE"/>
    <w:rsid w:val="001830C1"/>
    <w:rsid w:val="001831D4"/>
    <w:rsid w:val="00183BEB"/>
    <w:rsid w:val="001846E2"/>
    <w:rsid w:val="00184741"/>
    <w:rsid w:val="00184FA0"/>
    <w:rsid w:val="00185BAF"/>
    <w:rsid w:val="00190BCF"/>
    <w:rsid w:val="00190F93"/>
    <w:rsid w:val="00191C61"/>
    <w:rsid w:val="0019209F"/>
    <w:rsid w:val="00193343"/>
    <w:rsid w:val="00196052"/>
    <w:rsid w:val="00196960"/>
    <w:rsid w:val="00197FA2"/>
    <w:rsid w:val="001A0018"/>
    <w:rsid w:val="001A03DD"/>
    <w:rsid w:val="001A06C6"/>
    <w:rsid w:val="001A0D2C"/>
    <w:rsid w:val="001A2810"/>
    <w:rsid w:val="001A2FBF"/>
    <w:rsid w:val="001A3F9C"/>
    <w:rsid w:val="001A5B72"/>
    <w:rsid w:val="001A5D72"/>
    <w:rsid w:val="001B0193"/>
    <w:rsid w:val="001B0B0A"/>
    <w:rsid w:val="001B19C5"/>
    <w:rsid w:val="001B2AB6"/>
    <w:rsid w:val="001B3BC2"/>
    <w:rsid w:val="001B45C8"/>
    <w:rsid w:val="001B4800"/>
    <w:rsid w:val="001B53D8"/>
    <w:rsid w:val="001B6867"/>
    <w:rsid w:val="001C0462"/>
    <w:rsid w:val="001C11D2"/>
    <w:rsid w:val="001C1E82"/>
    <w:rsid w:val="001C2980"/>
    <w:rsid w:val="001C3310"/>
    <w:rsid w:val="001C4009"/>
    <w:rsid w:val="001C45C5"/>
    <w:rsid w:val="001C490A"/>
    <w:rsid w:val="001C49EC"/>
    <w:rsid w:val="001C4E0C"/>
    <w:rsid w:val="001C5903"/>
    <w:rsid w:val="001C5FA5"/>
    <w:rsid w:val="001C765C"/>
    <w:rsid w:val="001C7CA0"/>
    <w:rsid w:val="001D08C6"/>
    <w:rsid w:val="001D1A6C"/>
    <w:rsid w:val="001D3726"/>
    <w:rsid w:val="001D4E14"/>
    <w:rsid w:val="001D6464"/>
    <w:rsid w:val="001D7B70"/>
    <w:rsid w:val="001E0696"/>
    <w:rsid w:val="001E1394"/>
    <w:rsid w:val="001E256A"/>
    <w:rsid w:val="001E272C"/>
    <w:rsid w:val="001E34D4"/>
    <w:rsid w:val="001E34D8"/>
    <w:rsid w:val="001E3D54"/>
    <w:rsid w:val="001E3FC4"/>
    <w:rsid w:val="001E5802"/>
    <w:rsid w:val="001E7795"/>
    <w:rsid w:val="001F043A"/>
    <w:rsid w:val="001F08B0"/>
    <w:rsid w:val="001F19D2"/>
    <w:rsid w:val="001F302A"/>
    <w:rsid w:val="001F352C"/>
    <w:rsid w:val="001F3F84"/>
    <w:rsid w:val="001F4EE7"/>
    <w:rsid w:val="001F592D"/>
    <w:rsid w:val="001F62FA"/>
    <w:rsid w:val="001F665A"/>
    <w:rsid w:val="002001D5"/>
    <w:rsid w:val="00200C0D"/>
    <w:rsid w:val="00201A1B"/>
    <w:rsid w:val="00201C16"/>
    <w:rsid w:val="00206693"/>
    <w:rsid w:val="00210EF4"/>
    <w:rsid w:val="00212668"/>
    <w:rsid w:val="00212F49"/>
    <w:rsid w:val="00212F5E"/>
    <w:rsid w:val="00213795"/>
    <w:rsid w:val="00213A43"/>
    <w:rsid w:val="0021470C"/>
    <w:rsid w:val="00215551"/>
    <w:rsid w:val="00216D1E"/>
    <w:rsid w:val="00220B5E"/>
    <w:rsid w:val="00220F8C"/>
    <w:rsid w:val="0022145F"/>
    <w:rsid w:val="00222151"/>
    <w:rsid w:val="00222186"/>
    <w:rsid w:val="00222296"/>
    <w:rsid w:val="0022565A"/>
    <w:rsid w:val="00225EE0"/>
    <w:rsid w:val="002263B9"/>
    <w:rsid w:val="00226AF9"/>
    <w:rsid w:val="002272D3"/>
    <w:rsid w:val="00227421"/>
    <w:rsid w:val="00227B5C"/>
    <w:rsid w:val="00230C28"/>
    <w:rsid w:val="002324ED"/>
    <w:rsid w:val="002329F6"/>
    <w:rsid w:val="0023490D"/>
    <w:rsid w:val="00235220"/>
    <w:rsid w:val="0023712D"/>
    <w:rsid w:val="002376ED"/>
    <w:rsid w:val="00237DA5"/>
    <w:rsid w:val="00237E48"/>
    <w:rsid w:val="002400D2"/>
    <w:rsid w:val="00242191"/>
    <w:rsid w:val="00242866"/>
    <w:rsid w:val="0024288B"/>
    <w:rsid w:val="00242A53"/>
    <w:rsid w:val="00243A35"/>
    <w:rsid w:val="002441EB"/>
    <w:rsid w:val="00245413"/>
    <w:rsid w:val="002512B9"/>
    <w:rsid w:val="00252C11"/>
    <w:rsid w:val="00252D72"/>
    <w:rsid w:val="00253C02"/>
    <w:rsid w:val="00255BB6"/>
    <w:rsid w:val="00260C77"/>
    <w:rsid w:val="0026165C"/>
    <w:rsid w:val="00261EA4"/>
    <w:rsid w:val="00262081"/>
    <w:rsid w:val="00263D11"/>
    <w:rsid w:val="00263EFE"/>
    <w:rsid w:val="00264D51"/>
    <w:rsid w:val="00264FD5"/>
    <w:rsid w:val="00265274"/>
    <w:rsid w:val="00265C0E"/>
    <w:rsid w:val="00266A87"/>
    <w:rsid w:val="0027047A"/>
    <w:rsid w:val="002711B0"/>
    <w:rsid w:val="00274882"/>
    <w:rsid w:val="00274A86"/>
    <w:rsid w:val="00274AE1"/>
    <w:rsid w:val="00274B73"/>
    <w:rsid w:val="00274B94"/>
    <w:rsid w:val="00275F8A"/>
    <w:rsid w:val="00282C21"/>
    <w:rsid w:val="00285377"/>
    <w:rsid w:val="0028565A"/>
    <w:rsid w:val="0028711F"/>
    <w:rsid w:val="002910D8"/>
    <w:rsid w:val="00291759"/>
    <w:rsid w:val="00291C80"/>
    <w:rsid w:val="00292319"/>
    <w:rsid w:val="00293A74"/>
    <w:rsid w:val="00293E97"/>
    <w:rsid w:val="00293EA3"/>
    <w:rsid w:val="002943D2"/>
    <w:rsid w:val="00296047"/>
    <w:rsid w:val="00296D7C"/>
    <w:rsid w:val="002A15E2"/>
    <w:rsid w:val="002A2717"/>
    <w:rsid w:val="002A31FE"/>
    <w:rsid w:val="002A4204"/>
    <w:rsid w:val="002A52D5"/>
    <w:rsid w:val="002A568F"/>
    <w:rsid w:val="002A5916"/>
    <w:rsid w:val="002A5F2E"/>
    <w:rsid w:val="002A77FD"/>
    <w:rsid w:val="002B10C1"/>
    <w:rsid w:val="002B3996"/>
    <w:rsid w:val="002B3CDF"/>
    <w:rsid w:val="002B5ED6"/>
    <w:rsid w:val="002B6452"/>
    <w:rsid w:val="002B6D5D"/>
    <w:rsid w:val="002B7030"/>
    <w:rsid w:val="002C0BEC"/>
    <w:rsid w:val="002C0F01"/>
    <w:rsid w:val="002C24C7"/>
    <w:rsid w:val="002C354E"/>
    <w:rsid w:val="002C43DC"/>
    <w:rsid w:val="002C4EE9"/>
    <w:rsid w:val="002C6C59"/>
    <w:rsid w:val="002C7DFF"/>
    <w:rsid w:val="002D0532"/>
    <w:rsid w:val="002D0983"/>
    <w:rsid w:val="002D1082"/>
    <w:rsid w:val="002D1289"/>
    <w:rsid w:val="002D1697"/>
    <w:rsid w:val="002D4B04"/>
    <w:rsid w:val="002D5349"/>
    <w:rsid w:val="002D6619"/>
    <w:rsid w:val="002E0006"/>
    <w:rsid w:val="002E16C4"/>
    <w:rsid w:val="002E3A9D"/>
    <w:rsid w:val="002E3E20"/>
    <w:rsid w:val="002E4DDE"/>
    <w:rsid w:val="002E551C"/>
    <w:rsid w:val="002E594D"/>
    <w:rsid w:val="002E5A63"/>
    <w:rsid w:val="002E5F14"/>
    <w:rsid w:val="002E62C6"/>
    <w:rsid w:val="002E63EB"/>
    <w:rsid w:val="002E67E7"/>
    <w:rsid w:val="002E7637"/>
    <w:rsid w:val="002E7C43"/>
    <w:rsid w:val="002F103D"/>
    <w:rsid w:val="002F1911"/>
    <w:rsid w:val="002F230E"/>
    <w:rsid w:val="002F2DC6"/>
    <w:rsid w:val="002F303D"/>
    <w:rsid w:val="002F334B"/>
    <w:rsid w:val="002F3AB3"/>
    <w:rsid w:val="002F400F"/>
    <w:rsid w:val="002F4CD3"/>
    <w:rsid w:val="00301628"/>
    <w:rsid w:val="00301A47"/>
    <w:rsid w:val="00301E55"/>
    <w:rsid w:val="00303B55"/>
    <w:rsid w:val="00304848"/>
    <w:rsid w:val="00307405"/>
    <w:rsid w:val="00307BFA"/>
    <w:rsid w:val="00310497"/>
    <w:rsid w:val="0031090D"/>
    <w:rsid w:val="00312DD8"/>
    <w:rsid w:val="00313DAA"/>
    <w:rsid w:val="00314329"/>
    <w:rsid w:val="00314CC6"/>
    <w:rsid w:val="00317011"/>
    <w:rsid w:val="00323E8B"/>
    <w:rsid w:val="003263A7"/>
    <w:rsid w:val="0032673A"/>
    <w:rsid w:val="00327E05"/>
    <w:rsid w:val="0033013D"/>
    <w:rsid w:val="0033343E"/>
    <w:rsid w:val="00333EDF"/>
    <w:rsid w:val="00334005"/>
    <w:rsid w:val="00335823"/>
    <w:rsid w:val="003360A8"/>
    <w:rsid w:val="0033623B"/>
    <w:rsid w:val="003377C8"/>
    <w:rsid w:val="00337B70"/>
    <w:rsid w:val="00340F0D"/>
    <w:rsid w:val="003426B1"/>
    <w:rsid w:val="00343CF9"/>
    <w:rsid w:val="0034459B"/>
    <w:rsid w:val="00344813"/>
    <w:rsid w:val="00344D35"/>
    <w:rsid w:val="00344DCC"/>
    <w:rsid w:val="00345243"/>
    <w:rsid w:val="00347D79"/>
    <w:rsid w:val="00350084"/>
    <w:rsid w:val="0035045A"/>
    <w:rsid w:val="00350D5E"/>
    <w:rsid w:val="00351098"/>
    <w:rsid w:val="00351B4C"/>
    <w:rsid w:val="00351DB0"/>
    <w:rsid w:val="003527D7"/>
    <w:rsid w:val="00353B21"/>
    <w:rsid w:val="00353CB7"/>
    <w:rsid w:val="003542FA"/>
    <w:rsid w:val="00354BEF"/>
    <w:rsid w:val="00355727"/>
    <w:rsid w:val="003563E6"/>
    <w:rsid w:val="0035682A"/>
    <w:rsid w:val="00356C09"/>
    <w:rsid w:val="00360149"/>
    <w:rsid w:val="003607D6"/>
    <w:rsid w:val="00360D20"/>
    <w:rsid w:val="00360DC7"/>
    <w:rsid w:val="00362531"/>
    <w:rsid w:val="00363CBE"/>
    <w:rsid w:val="00364289"/>
    <w:rsid w:val="003646FF"/>
    <w:rsid w:val="00366FD1"/>
    <w:rsid w:val="003701C2"/>
    <w:rsid w:val="00371255"/>
    <w:rsid w:val="003730F9"/>
    <w:rsid w:val="003731CE"/>
    <w:rsid w:val="00374123"/>
    <w:rsid w:val="00374C71"/>
    <w:rsid w:val="003751E0"/>
    <w:rsid w:val="00375F0B"/>
    <w:rsid w:val="003773F5"/>
    <w:rsid w:val="00381ADD"/>
    <w:rsid w:val="00381D29"/>
    <w:rsid w:val="00381F1D"/>
    <w:rsid w:val="0038226B"/>
    <w:rsid w:val="00382888"/>
    <w:rsid w:val="00382B70"/>
    <w:rsid w:val="0038322D"/>
    <w:rsid w:val="00383728"/>
    <w:rsid w:val="003844E0"/>
    <w:rsid w:val="00385691"/>
    <w:rsid w:val="00386654"/>
    <w:rsid w:val="00386C3A"/>
    <w:rsid w:val="00387BF7"/>
    <w:rsid w:val="00391609"/>
    <w:rsid w:val="00393596"/>
    <w:rsid w:val="00395C9E"/>
    <w:rsid w:val="003A13C8"/>
    <w:rsid w:val="003A1731"/>
    <w:rsid w:val="003A188E"/>
    <w:rsid w:val="003A1BE1"/>
    <w:rsid w:val="003A2160"/>
    <w:rsid w:val="003A21EB"/>
    <w:rsid w:val="003A2BDB"/>
    <w:rsid w:val="003A2BF1"/>
    <w:rsid w:val="003A2C08"/>
    <w:rsid w:val="003A2E54"/>
    <w:rsid w:val="003A668F"/>
    <w:rsid w:val="003A7727"/>
    <w:rsid w:val="003B005E"/>
    <w:rsid w:val="003B2A60"/>
    <w:rsid w:val="003B404C"/>
    <w:rsid w:val="003B4442"/>
    <w:rsid w:val="003B4A77"/>
    <w:rsid w:val="003B5E9D"/>
    <w:rsid w:val="003B7E74"/>
    <w:rsid w:val="003B7EF6"/>
    <w:rsid w:val="003C4206"/>
    <w:rsid w:val="003C4413"/>
    <w:rsid w:val="003C57BD"/>
    <w:rsid w:val="003C639F"/>
    <w:rsid w:val="003C6718"/>
    <w:rsid w:val="003C6DC1"/>
    <w:rsid w:val="003C7094"/>
    <w:rsid w:val="003C7B93"/>
    <w:rsid w:val="003D0704"/>
    <w:rsid w:val="003D17BB"/>
    <w:rsid w:val="003D1B8E"/>
    <w:rsid w:val="003D1D35"/>
    <w:rsid w:val="003D2C43"/>
    <w:rsid w:val="003D3A4D"/>
    <w:rsid w:val="003D5605"/>
    <w:rsid w:val="003D60DA"/>
    <w:rsid w:val="003D63C2"/>
    <w:rsid w:val="003D787E"/>
    <w:rsid w:val="003E027A"/>
    <w:rsid w:val="003E1BBF"/>
    <w:rsid w:val="003E1FC2"/>
    <w:rsid w:val="003E279C"/>
    <w:rsid w:val="003E29A7"/>
    <w:rsid w:val="003E3643"/>
    <w:rsid w:val="003E3D21"/>
    <w:rsid w:val="003E4B9B"/>
    <w:rsid w:val="003E4E3B"/>
    <w:rsid w:val="003E7512"/>
    <w:rsid w:val="003E7F74"/>
    <w:rsid w:val="003F1209"/>
    <w:rsid w:val="003F15A2"/>
    <w:rsid w:val="003F1AE9"/>
    <w:rsid w:val="003F1C0D"/>
    <w:rsid w:val="003F26FB"/>
    <w:rsid w:val="003F29BC"/>
    <w:rsid w:val="003F35CD"/>
    <w:rsid w:val="003F4316"/>
    <w:rsid w:val="003F62DC"/>
    <w:rsid w:val="003F71ED"/>
    <w:rsid w:val="003F72AF"/>
    <w:rsid w:val="004014FB"/>
    <w:rsid w:val="004024E8"/>
    <w:rsid w:val="00403C27"/>
    <w:rsid w:val="004051AC"/>
    <w:rsid w:val="00406601"/>
    <w:rsid w:val="004101DE"/>
    <w:rsid w:val="00410D8D"/>
    <w:rsid w:val="00412125"/>
    <w:rsid w:val="00412B62"/>
    <w:rsid w:val="00412DAB"/>
    <w:rsid w:val="00413190"/>
    <w:rsid w:val="00413B18"/>
    <w:rsid w:val="00415BF9"/>
    <w:rsid w:val="00416281"/>
    <w:rsid w:val="00417B0D"/>
    <w:rsid w:val="00420440"/>
    <w:rsid w:val="00421084"/>
    <w:rsid w:val="0042176D"/>
    <w:rsid w:val="004222CE"/>
    <w:rsid w:val="00422AAF"/>
    <w:rsid w:val="00423406"/>
    <w:rsid w:val="00423430"/>
    <w:rsid w:val="00423BD0"/>
    <w:rsid w:val="004241D1"/>
    <w:rsid w:val="00424712"/>
    <w:rsid w:val="004248BA"/>
    <w:rsid w:val="0042502B"/>
    <w:rsid w:val="004254DC"/>
    <w:rsid w:val="00425DCA"/>
    <w:rsid w:val="0042690D"/>
    <w:rsid w:val="00426D09"/>
    <w:rsid w:val="00427AA2"/>
    <w:rsid w:val="00430202"/>
    <w:rsid w:val="00430408"/>
    <w:rsid w:val="00430834"/>
    <w:rsid w:val="004331F0"/>
    <w:rsid w:val="00434F86"/>
    <w:rsid w:val="0043622A"/>
    <w:rsid w:val="00437A1C"/>
    <w:rsid w:val="00437CC5"/>
    <w:rsid w:val="00442DC2"/>
    <w:rsid w:val="004435CA"/>
    <w:rsid w:val="004445DF"/>
    <w:rsid w:val="00444964"/>
    <w:rsid w:val="00446778"/>
    <w:rsid w:val="0044791C"/>
    <w:rsid w:val="00451032"/>
    <w:rsid w:val="00452ECB"/>
    <w:rsid w:val="00453453"/>
    <w:rsid w:val="004536E0"/>
    <w:rsid w:val="00454500"/>
    <w:rsid w:val="0045510D"/>
    <w:rsid w:val="004552A5"/>
    <w:rsid w:val="00456075"/>
    <w:rsid w:val="004565C1"/>
    <w:rsid w:val="0045708B"/>
    <w:rsid w:val="004574C1"/>
    <w:rsid w:val="00461CFD"/>
    <w:rsid w:val="004625B5"/>
    <w:rsid w:val="00463374"/>
    <w:rsid w:val="00464E8C"/>
    <w:rsid w:val="00465279"/>
    <w:rsid w:val="00465BB0"/>
    <w:rsid w:val="00466B4E"/>
    <w:rsid w:val="00466CAF"/>
    <w:rsid w:val="00467379"/>
    <w:rsid w:val="004678D0"/>
    <w:rsid w:val="00471286"/>
    <w:rsid w:val="00471443"/>
    <w:rsid w:val="0047169D"/>
    <w:rsid w:val="0047237D"/>
    <w:rsid w:val="00472AC5"/>
    <w:rsid w:val="004732B6"/>
    <w:rsid w:val="0047462B"/>
    <w:rsid w:val="00476D51"/>
    <w:rsid w:val="00477218"/>
    <w:rsid w:val="00477748"/>
    <w:rsid w:val="0048013A"/>
    <w:rsid w:val="004801A9"/>
    <w:rsid w:val="00482A7E"/>
    <w:rsid w:val="00483D73"/>
    <w:rsid w:val="00485AD4"/>
    <w:rsid w:val="00486455"/>
    <w:rsid w:val="0048691A"/>
    <w:rsid w:val="0048740F"/>
    <w:rsid w:val="00491DCE"/>
    <w:rsid w:val="00491EC8"/>
    <w:rsid w:val="00492169"/>
    <w:rsid w:val="004933F9"/>
    <w:rsid w:val="00493599"/>
    <w:rsid w:val="00493735"/>
    <w:rsid w:val="00496EAB"/>
    <w:rsid w:val="00497361"/>
    <w:rsid w:val="00497A34"/>
    <w:rsid w:val="004A0D1C"/>
    <w:rsid w:val="004A2E12"/>
    <w:rsid w:val="004A36DB"/>
    <w:rsid w:val="004A493F"/>
    <w:rsid w:val="004A52BE"/>
    <w:rsid w:val="004A6200"/>
    <w:rsid w:val="004A6505"/>
    <w:rsid w:val="004A729D"/>
    <w:rsid w:val="004A7C16"/>
    <w:rsid w:val="004B1DCC"/>
    <w:rsid w:val="004B2E44"/>
    <w:rsid w:val="004B30DF"/>
    <w:rsid w:val="004B3549"/>
    <w:rsid w:val="004B38BA"/>
    <w:rsid w:val="004B3D80"/>
    <w:rsid w:val="004B5193"/>
    <w:rsid w:val="004B7725"/>
    <w:rsid w:val="004B7746"/>
    <w:rsid w:val="004C06EF"/>
    <w:rsid w:val="004C1F80"/>
    <w:rsid w:val="004C27E6"/>
    <w:rsid w:val="004C3B0E"/>
    <w:rsid w:val="004C4D78"/>
    <w:rsid w:val="004C76A8"/>
    <w:rsid w:val="004D2ABD"/>
    <w:rsid w:val="004D4156"/>
    <w:rsid w:val="004D6680"/>
    <w:rsid w:val="004D6DAE"/>
    <w:rsid w:val="004E077E"/>
    <w:rsid w:val="004E12A3"/>
    <w:rsid w:val="004E24F8"/>
    <w:rsid w:val="004E2C8B"/>
    <w:rsid w:val="004E33A0"/>
    <w:rsid w:val="004E34BD"/>
    <w:rsid w:val="004E4E99"/>
    <w:rsid w:val="004E51A8"/>
    <w:rsid w:val="004E6135"/>
    <w:rsid w:val="004E7F6B"/>
    <w:rsid w:val="004F0C56"/>
    <w:rsid w:val="004F1314"/>
    <w:rsid w:val="004F137E"/>
    <w:rsid w:val="004F259D"/>
    <w:rsid w:val="004F3504"/>
    <w:rsid w:val="004F35ED"/>
    <w:rsid w:val="004F427D"/>
    <w:rsid w:val="004F64DC"/>
    <w:rsid w:val="004F730C"/>
    <w:rsid w:val="004F75B6"/>
    <w:rsid w:val="005010E4"/>
    <w:rsid w:val="005011CB"/>
    <w:rsid w:val="00502E81"/>
    <w:rsid w:val="00504B33"/>
    <w:rsid w:val="005054D9"/>
    <w:rsid w:val="00506562"/>
    <w:rsid w:val="005065B1"/>
    <w:rsid w:val="00511E51"/>
    <w:rsid w:val="00513DD6"/>
    <w:rsid w:val="00513EF2"/>
    <w:rsid w:val="00514A38"/>
    <w:rsid w:val="00514E7A"/>
    <w:rsid w:val="00515D7D"/>
    <w:rsid w:val="005170C0"/>
    <w:rsid w:val="0051772B"/>
    <w:rsid w:val="0052114D"/>
    <w:rsid w:val="0052280E"/>
    <w:rsid w:val="00522F35"/>
    <w:rsid w:val="0052364A"/>
    <w:rsid w:val="005241D6"/>
    <w:rsid w:val="00524878"/>
    <w:rsid w:val="00524E4E"/>
    <w:rsid w:val="00526C36"/>
    <w:rsid w:val="00530099"/>
    <w:rsid w:val="005318CF"/>
    <w:rsid w:val="0053363F"/>
    <w:rsid w:val="00534420"/>
    <w:rsid w:val="005407AE"/>
    <w:rsid w:val="0054126D"/>
    <w:rsid w:val="0054446F"/>
    <w:rsid w:val="00544A45"/>
    <w:rsid w:val="00544CFD"/>
    <w:rsid w:val="0054502F"/>
    <w:rsid w:val="00546B9C"/>
    <w:rsid w:val="0054789A"/>
    <w:rsid w:val="00550F37"/>
    <w:rsid w:val="005528EC"/>
    <w:rsid w:val="00553078"/>
    <w:rsid w:val="005531C7"/>
    <w:rsid w:val="005538A6"/>
    <w:rsid w:val="00553C8E"/>
    <w:rsid w:val="00554225"/>
    <w:rsid w:val="00554C10"/>
    <w:rsid w:val="00554DAC"/>
    <w:rsid w:val="00554EDE"/>
    <w:rsid w:val="00555108"/>
    <w:rsid w:val="005551FC"/>
    <w:rsid w:val="005552E8"/>
    <w:rsid w:val="00555C92"/>
    <w:rsid w:val="00556C0C"/>
    <w:rsid w:val="00557479"/>
    <w:rsid w:val="00557991"/>
    <w:rsid w:val="00557A04"/>
    <w:rsid w:val="00561D65"/>
    <w:rsid w:val="00563CAA"/>
    <w:rsid w:val="00564DB2"/>
    <w:rsid w:val="005659B2"/>
    <w:rsid w:val="005672AE"/>
    <w:rsid w:val="00567BD4"/>
    <w:rsid w:val="00571E74"/>
    <w:rsid w:val="00574637"/>
    <w:rsid w:val="00574D35"/>
    <w:rsid w:val="005756C9"/>
    <w:rsid w:val="00575805"/>
    <w:rsid w:val="00575C91"/>
    <w:rsid w:val="00577033"/>
    <w:rsid w:val="00577C64"/>
    <w:rsid w:val="00580207"/>
    <w:rsid w:val="005806A7"/>
    <w:rsid w:val="0058166D"/>
    <w:rsid w:val="0058181D"/>
    <w:rsid w:val="00581E17"/>
    <w:rsid w:val="0058203B"/>
    <w:rsid w:val="0058207C"/>
    <w:rsid w:val="00582777"/>
    <w:rsid w:val="0058369E"/>
    <w:rsid w:val="00584733"/>
    <w:rsid w:val="0058722B"/>
    <w:rsid w:val="00590B82"/>
    <w:rsid w:val="00591C9D"/>
    <w:rsid w:val="005922E9"/>
    <w:rsid w:val="005949B9"/>
    <w:rsid w:val="00597976"/>
    <w:rsid w:val="00597FFE"/>
    <w:rsid w:val="005A1532"/>
    <w:rsid w:val="005A3E33"/>
    <w:rsid w:val="005A5358"/>
    <w:rsid w:val="005A776B"/>
    <w:rsid w:val="005B1E68"/>
    <w:rsid w:val="005B247B"/>
    <w:rsid w:val="005B2E56"/>
    <w:rsid w:val="005B437D"/>
    <w:rsid w:val="005B54AF"/>
    <w:rsid w:val="005B6782"/>
    <w:rsid w:val="005B7481"/>
    <w:rsid w:val="005C2015"/>
    <w:rsid w:val="005C2F7C"/>
    <w:rsid w:val="005C32C7"/>
    <w:rsid w:val="005C623C"/>
    <w:rsid w:val="005C6E90"/>
    <w:rsid w:val="005D012A"/>
    <w:rsid w:val="005D017E"/>
    <w:rsid w:val="005D122E"/>
    <w:rsid w:val="005D16ED"/>
    <w:rsid w:val="005D1D51"/>
    <w:rsid w:val="005D26F6"/>
    <w:rsid w:val="005D50DC"/>
    <w:rsid w:val="005D75F5"/>
    <w:rsid w:val="005E0538"/>
    <w:rsid w:val="005E0666"/>
    <w:rsid w:val="005E1692"/>
    <w:rsid w:val="005E2508"/>
    <w:rsid w:val="005E27AB"/>
    <w:rsid w:val="005E2A4F"/>
    <w:rsid w:val="005E78A2"/>
    <w:rsid w:val="005F00A5"/>
    <w:rsid w:val="005F13C2"/>
    <w:rsid w:val="005F1756"/>
    <w:rsid w:val="005F2EFF"/>
    <w:rsid w:val="005F58F9"/>
    <w:rsid w:val="005F5FAF"/>
    <w:rsid w:val="005F7B3B"/>
    <w:rsid w:val="005F7DD1"/>
    <w:rsid w:val="005F7FB9"/>
    <w:rsid w:val="00602D2E"/>
    <w:rsid w:val="00603DBA"/>
    <w:rsid w:val="00606795"/>
    <w:rsid w:val="00607327"/>
    <w:rsid w:val="0061129B"/>
    <w:rsid w:val="006114CC"/>
    <w:rsid w:val="00611D04"/>
    <w:rsid w:val="00612143"/>
    <w:rsid w:val="006123CB"/>
    <w:rsid w:val="006129BB"/>
    <w:rsid w:val="00612DF0"/>
    <w:rsid w:val="00614552"/>
    <w:rsid w:val="00615EF4"/>
    <w:rsid w:val="00617656"/>
    <w:rsid w:val="00621930"/>
    <w:rsid w:val="00622D5E"/>
    <w:rsid w:val="00623055"/>
    <w:rsid w:val="00623B62"/>
    <w:rsid w:val="006241FF"/>
    <w:rsid w:val="00624C5A"/>
    <w:rsid w:val="00626AE7"/>
    <w:rsid w:val="00626C16"/>
    <w:rsid w:val="00626ECE"/>
    <w:rsid w:val="00627D43"/>
    <w:rsid w:val="00627E0E"/>
    <w:rsid w:val="00640C24"/>
    <w:rsid w:val="00640DF1"/>
    <w:rsid w:val="0064151C"/>
    <w:rsid w:val="00642BF6"/>
    <w:rsid w:val="00643098"/>
    <w:rsid w:val="006462B2"/>
    <w:rsid w:val="00647869"/>
    <w:rsid w:val="00650317"/>
    <w:rsid w:val="006520C6"/>
    <w:rsid w:val="00653ACA"/>
    <w:rsid w:val="00653FF8"/>
    <w:rsid w:val="00656062"/>
    <w:rsid w:val="00656C57"/>
    <w:rsid w:val="00657ACE"/>
    <w:rsid w:val="0066117E"/>
    <w:rsid w:val="0066208D"/>
    <w:rsid w:val="006637CA"/>
    <w:rsid w:val="00663EE4"/>
    <w:rsid w:val="00665612"/>
    <w:rsid w:val="00665951"/>
    <w:rsid w:val="00667909"/>
    <w:rsid w:val="00667F39"/>
    <w:rsid w:val="00670E54"/>
    <w:rsid w:val="00671120"/>
    <w:rsid w:val="006726DA"/>
    <w:rsid w:val="00675B2D"/>
    <w:rsid w:val="00676494"/>
    <w:rsid w:val="006764B7"/>
    <w:rsid w:val="00676C49"/>
    <w:rsid w:val="00677816"/>
    <w:rsid w:val="006779EA"/>
    <w:rsid w:val="00677BB8"/>
    <w:rsid w:val="00677C3E"/>
    <w:rsid w:val="006800F6"/>
    <w:rsid w:val="006808E3"/>
    <w:rsid w:val="006814B2"/>
    <w:rsid w:val="006829EB"/>
    <w:rsid w:val="00683CA1"/>
    <w:rsid w:val="00683D0B"/>
    <w:rsid w:val="00684C40"/>
    <w:rsid w:val="00684D6F"/>
    <w:rsid w:val="00685772"/>
    <w:rsid w:val="00686C42"/>
    <w:rsid w:val="00686D13"/>
    <w:rsid w:val="00686E03"/>
    <w:rsid w:val="00686ECE"/>
    <w:rsid w:val="00687976"/>
    <w:rsid w:val="00687EAE"/>
    <w:rsid w:val="006936C5"/>
    <w:rsid w:val="00693ACF"/>
    <w:rsid w:val="00695202"/>
    <w:rsid w:val="006955CD"/>
    <w:rsid w:val="00695BDD"/>
    <w:rsid w:val="0069657A"/>
    <w:rsid w:val="00696C0A"/>
    <w:rsid w:val="006A085B"/>
    <w:rsid w:val="006A10ED"/>
    <w:rsid w:val="006A1D8C"/>
    <w:rsid w:val="006A30E9"/>
    <w:rsid w:val="006A4F98"/>
    <w:rsid w:val="006A5174"/>
    <w:rsid w:val="006A5319"/>
    <w:rsid w:val="006A7042"/>
    <w:rsid w:val="006A71D5"/>
    <w:rsid w:val="006A7267"/>
    <w:rsid w:val="006B0D92"/>
    <w:rsid w:val="006B1CF6"/>
    <w:rsid w:val="006B2337"/>
    <w:rsid w:val="006B299F"/>
    <w:rsid w:val="006B4762"/>
    <w:rsid w:val="006B6189"/>
    <w:rsid w:val="006B6C71"/>
    <w:rsid w:val="006B7669"/>
    <w:rsid w:val="006B7AA7"/>
    <w:rsid w:val="006C00DD"/>
    <w:rsid w:val="006C0572"/>
    <w:rsid w:val="006C057D"/>
    <w:rsid w:val="006C0925"/>
    <w:rsid w:val="006C16C7"/>
    <w:rsid w:val="006C47EF"/>
    <w:rsid w:val="006C49F8"/>
    <w:rsid w:val="006C75FF"/>
    <w:rsid w:val="006D0DA5"/>
    <w:rsid w:val="006D0FE1"/>
    <w:rsid w:val="006D157F"/>
    <w:rsid w:val="006D1708"/>
    <w:rsid w:val="006D186A"/>
    <w:rsid w:val="006D1906"/>
    <w:rsid w:val="006D4691"/>
    <w:rsid w:val="006D474B"/>
    <w:rsid w:val="006D482E"/>
    <w:rsid w:val="006D4B74"/>
    <w:rsid w:val="006D5381"/>
    <w:rsid w:val="006D55BF"/>
    <w:rsid w:val="006D6560"/>
    <w:rsid w:val="006D6DB4"/>
    <w:rsid w:val="006D7479"/>
    <w:rsid w:val="006E13AF"/>
    <w:rsid w:val="006E1A8B"/>
    <w:rsid w:val="006E1C30"/>
    <w:rsid w:val="006E1F10"/>
    <w:rsid w:val="006E5415"/>
    <w:rsid w:val="006E76F1"/>
    <w:rsid w:val="006F1A54"/>
    <w:rsid w:val="006F1D12"/>
    <w:rsid w:val="006F21BC"/>
    <w:rsid w:val="006F27C7"/>
    <w:rsid w:val="006F2F10"/>
    <w:rsid w:val="006F3799"/>
    <w:rsid w:val="006F3CBB"/>
    <w:rsid w:val="006F4286"/>
    <w:rsid w:val="006F5656"/>
    <w:rsid w:val="006F5CDC"/>
    <w:rsid w:val="006F6327"/>
    <w:rsid w:val="006F64E7"/>
    <w:rsid w:val="006F664D"/>
    <w:rsid w:val="006F72EF"/>
    <w:rsid w:val="006F7DCA"/>
    <w:rsid w:val="00700BD1"/>
    <w:rsid w:val="00702AFE"/>
    <w:rsid w:val="00703784"/>
    <w:rsid w:val="0070489F"/>
    <w:rsid w:val="007062EA"/>
    <w:rsid w:val="0070670B"/>
    <w:rsid w:val="00707AFF"/>
    <w:rsid w:val="00711AA6"/>
    <w:rsid w:val="00712013"/>
    <w:rsid w:val="0071222B"/>
    <w:rsid w:val="007125B5"/>
    <w:rsid w:val="00712936"/>
    <w:rsid w:val="00712F94"/>
    <w:rsid w:val="00713043"/>
    <w:rsid w:val="007139D8"/>
    <w:rsid w:val="007146A9"/>
    <w:rsid w:val="00715A0C"/>
    <w:rsid w:val="00715A75"/>
    <w:rsid w:val="0071621E"/>
    <w:rsid w:val="00716407"/>
    <w:rsid w:val="007178C9"/>
    <w:rsid w:val="007178F4"/>
    <w:rsid w:val="007200B1"/>
    <w:rsid w:val="00720961"/>
    <w:rsid w:val="00721170"/>
    <w:rsid w:val="00721544"/>
    <w:rsid w:val="00721BC2"/>
    <w:rsid w:val="00722225"/>
    <w:rsid w:val="00722426"/>
    <w:rsid w:val="007229F9"/>
    <w:rsid w:val="007258E1"/>
    <w:rsid w:val="00730980"/>
    <w:rsid w:val="00732282"/>
    <w:rsid w:val="00732563"/>
    <w:rsid w:val="00732723"/>
    <w:rsid w:val="0073480D"/>
    <w:rsid w:val="00736C71"/>
    <w:rsid w:val="007374D1"/>
    <w:rsid w:val="00742174"/>
    <w:rsid w:val="00742AA1"/>
    <w:rsid w:val="00743412"/>
    <w:rsid w:val="00744E26"/>
    <w:rsid w:val="00746276"/>
    <w:rsid w:val="0074787B"/>
    <w:rsid w:val="0075059E"/>
    <w:rsid w:val="00750F1E"/>
    <w:rsid w:val="007515E9"/>
    <w:rsid w:val="0075247B"/>
    <w:rsid w:val="007528FB"/>
    <w:rsid w:val="0075395E"/>
    <w:rsid w:val="00754F71"/>
    <w:rsid w:val="007551DA"/>
    <w:rsid w:val="007569DE"/>
    <w:rsid w:val="007572BA"/>
    <w:rsid w:val="00757930"/>
    <w:rsid w:val="007613A3"/>
    <w:rsid w:val="00761BD3"/>
    <w:rsid w:val="00762DF4"/>
    <w:rsid w:val="00763674"/>
    <w:rsid w:val="0076428B"/>
    <w:rsid w:val="00764538"/>
    <w:rsid w:val="00770E36"/>
    <w:rsid w:val="007721BB"/>
    <w:rsid w:val="00772AE4"/>
    <w:rsid w:val="0077613F"/>
    <w:rsid w:val="00776967"/>
    <w:rsid w:val="00776BBC"/>
    <w:rsid w:val="00777655"/>
    <w:rsid w:val="00780299"/>
    <w:rsid w:val="00780D46"/>
    <w:rsid w:val="00781E67"/>
    <w:rsid w:val="007827C4"/>
    <w:rsid w:val="007850F4"/>
    <w:rsid w:val="007851B5"/>
    <w:rsid w:val="00786147"/>
    <w:rsid w:val="00786292"/>
    <w:rsid w:val="00787B9C"/>
    <w:rsid w:val="0079177F"/>
    <w:rsid w:val="00791B91"/>
    <w:rsid w:val="00792ED8"/>
    <w:rsid w:val="007937EC"/>
    <w:rsid w:val="007939FF"/>
    <w:rsid w:val="0079476B"/>
    <w:rsid w:val="00794BC9"/>
    <w:rsid w:val="007950A5"/>
    <w:rsid w:val="0079665D"/>
    <w:rsid w:val="00797966"/>
    <w:rsid w:val="007A0A95"/>
    <w:rsid w:val="007A1214"/>
    <w:rsid w:val="007A3B6C"/>
    <w:rsid w:val="007A537B"/>
    <w:rsid w:val="007A5608"/>
    <w:rsid w:val="007A5B04"/>
    <w:rsid w:val="007A6AEF"/>
    <w:rsid w:val="007A6EE0"/>
    <w:rsid w:val="007A6F0E"/>
    <w:rsid w:val="007A778F"/>
    <w:rsid w:val="007B0019"/>
    <w:rsid w:val="007B0FD2"/>
    <w:rsid w:val="007B1EA3"/>
    <w:rsid w:val="007B1FE4"/>
    <w:rsid w:val="007B33A1"/>
    <w:rsid w:val="007B445C"/>
    <w:rsid w:val="007B6825"/>
    <w:rsid w:val="007B69BC"/>
    <w:rsid w:val="007B7B3F"/>
    <w:rsid w:val="007C0907"/>
    <w:rsid w:val="007C2915"/>
    <w:rsid w:val="007C2D9D"/>
    <w:rsid w:val="007C4C45"/>
    <w:rsid w:val="007C5338"/>
    <w:rsid w:val="007C604E"/>
    <w:rsid w:val="007C6691"/>
    <w:rsid w:val="007C6D1B"/>
    <w:rsid w:val="007C7DCA"/>
    <w:rsid w:val="007D0223"/>
    <w:rsid w:val="007D296F"/>
    <w:rsid w:val="007D2DA6"/>
    <w:rsid w:val="007D307F"/>
    <w:rsid w:val="007D3C8C"/>
    <w:rsid w:val="007D579F"/>
    <w:rsid w:val="007D5A3B"/>
    <w:rsid w:val="007D6C94"/>
    <w:rsid w:val="007D7641"/>
    <w:rsid w:val="007E0D29"/>
    <w:rsid w:val="007E1DEC"/>
    <w:rsid w:val="007E2593"/>
    <w:rsid w:val="007E364E"/>
    <w:rsid w:val="007E39B5"/>
    <w:rsid w:val="007E41C7"/>
    <w:rsid w:val="007E47DA"/>
    <w:rsid w:val="007E4C43"/>
    <w:rsid w:val="007E5078"/>
    <w:rsid w:val="007E653B"/>
    <w:rsid w:val="007E68F1"/>
    <w:rsid w:val="007E7265"/>
    <w:rsid w:val="007F0A0D"/>
    <w:rsid w:val="007F492A"/>
    <w:rsid w:val="007F5600"/>
    <w:rsid w:val="007F5762"/>
    <w:rsid w:val="007F5784"/>
    <w:rsid w:val="007F67E7"/>
    <w:rsid w:val="007F6F9E"/>
    <w:rsid w:val="007F75CF"/>
    <w:rsid w:val="007F7A5E"/>
    <w:rsid w:val="007F7DC6"/>
    <w:rsid w:val="00803E58"/>
    <w:rsid w:val="0080400B"/>
    <w:rsid w:val="008040FF"/>
    <w:rsid w:val="008065EE"/>
    <w:rsid w:val="008115FD"/>
    <w:rsid w:val="00812C00"/>
    <w:rsid w:val="00815560"/>
    <w:rsid w:val="00815A0A"/>
    <w:rsid w:val="00815D66"/>
    <w:rsid w:val="008167A4"/>
    <w:rsid w:val="00816AE2"/>
    <w:rsid w:val="00820477"/>
    <w:rsid w:val="008204DC"/>
    <w:rsid w:val="00820951"/>
    <w:rsid w:val="008217C3"/>
    <w:rsid w:val="0082199A"/>
    <w:rsid w:val="0082265A"/>
    <w:rsid w:val="00824D20"/>
    <w:rsid w:val="0082567F"/>
    <w:rsid w:val="00826252"/>
    <w:rsid w:val="00826A93"/>
    <w:rsid w:val="00827414"/>
    <w:rsid w:val="0083011C"/>
    <w:rsid w:val="00830D3D"/>
    <w:rsid w:val="00831798"/>
    <w:rsid w:val="00832909"/>
    <w:rsid w:val="00833545"/>
    <w:rsid w:val="00833C1F"/>
    <w:rsid w:val="00834BC2"/>
    <w:rsid w:val="008354C4"/>
    <w:rsid w:val="008354D0"/>
    <w:rsid w:val="00836899"/>
    <w:rsid w:val="00836B65"/>
    <w:rsid w:val="00836BB2"/>
    <w:rsid w:val="00837373"/>
    <w:rsid w:val="00837A1B"/>
    <w:rsid w:val="008404C3"/>
    <w:rsid w:val="00840EE8"/>
    <w:rsid w:val="00841882"/>
    <w:rsid w:val="00841C25"/>
    <w:rsid w:val="0084285A"/>
    <w:rsid w:val="008430DF"/>
    <w:rsid w:val="00844DB1"/>
    <w:rsid w:val="00844F3F"/>
    <w:rsid w:val="008452C6"/>
    <w:rsid w:val="00851406"/>
    <w:rsid w:val="008516A1"/>
    <w:rsid w:val="00851DAC"/>
    <w:rsid w:val="008526BD"/>
    <w:rsid w:val="00852D07"/>
    <w:rsid w:val="00853996"/>
    <w:rsid w:val="00853D2A"/>
    <w:rsid w:val="00854F72"/>
    <w:rsid w:val="008566FF"/>
    <w:rsid w:val="00857242"/>
    <w:rsid w:val="008603FE"/>
    <w:rsid w:val="00860594"/>
    <w:rsid w:val="00862DDA"/>
    <w:rsid w:val="00862F08"/>
    <w:rsid w:val="0086487D"/>
    <w:rsid w:val="008652D8"/>
    <w:rsid w:val="0086558A"/>
    <w:rsid w:val="0086608F"/>
    <w:rsid w:val="00870291"/>
    <w:rsid w:val="008708BD"/>
    <w:rsid w:val="00873824"/>
    <w:rsid w:val="00873ABD"/>
    <w:rsid w:val="00873E86"/>
    <w:rsid w:val="00873EFE"/>
    <w:rsid w:val="00877660"/>
    <w:rsid w:val="00877A10"/>
    <w:rsid w:val="0088011B"/>
    <w:rsid w:val="00882AFC"/>
    <w:rsid w:val="00883BEB"/>
    <w:rsid w:val="00883FA9"/>
    <w:rsid w:val="00885ACA"/>
    <w:rsid w:val="008864EF"/>
    <w:rsid w:val="0088692F"/>
    <w:rsid w:val="00891246"/>
    <w:rsid w:val="0089294D"/>
    <w:rsid w:val="00893858"/>
    <w:rsid w:val="0089397D"/>
    <w:rsid w:val="00893F68"/>
    <w:rsid w:val="0089467C"/>
    <w:rsid w:val="0089502E"/>
    <w:rsid w:val="00895A65"/>
    <w:rsid w:val="0089708E"/>
    <w:rsid w:val="008A0F3D"/>
    <w:rsid w:val="008A1501"/>
    <w:rsid w:val="008A274B"/>
    <w:rsid w:val="008A30D8"/>
    <w:rsid w:val="008A5876"/>
    <w:rsid w:val="008A6601"/>
    <w:rsid w:val="008A7C2C"/>
    <w:rsid w:val="008A7D4B"/>
    <w:rsid w:val="008B0BFC"/>
    <w:rsid w:val="008B0DB7"/>
    <w:rsid w:val="008B1851"/>
    <w:rsid w:val="008B2C22"/>
    <w:rsid w:val="008B4E60"/>
    <w:rsid w:val="008B5656"/>
    <w:rsid w:val="008B56AA"/>
    <w:rsid w:val="008B5D0D"/>
    <w:rsid w:val="008B6459"/>
    <w:rsid w:val="008B65B5"/>
    <w:rsid w:val="008B7BB4"/>
    <w:rsid w:val="008C266A"/>
    <w:rsid w:val="008C478C"/>
    <w:rsid w:val="008C4B7B"/>
    <w:rsid w:val="008C50B3"/>
    <w:rsid w:val="008C7F11"/>
    <w:rsid w:val="008C7F95"/>
    <w:rsid w:val="008D0957"/>
    <w:rsid w:val="008D2B4F"/>
    <w:rsid w:val="008D4138"/>
    <w:rsid w:val="008D5010"/>
    <w:rsid w:val="008D64B0"/>
    <w:rsid w:val="008D683F"/>
    <w:rsid w:val="008D759D"/>
    <w:rsid w:val="008D76B0"/>
    <w:rsid w:val="008D790F"/>
    <w:rsid w:val="008D7AC1"/>
    <w:rsid w:val="008E0E94"/>
    <w:rsid w:val="008E1368"/>
    <w:rsid w:val="008E1700"/>
    <w:rsid w:val="008E1E15"/>
    <w:rsid w:val="008E79BE"/>
    <w:rsid w:val="008E7ECE"/>
    <w:rsid w:val="008F0FFA"/>
    <w:rsid w:val="008F2929"/>
    <w:rsid w:val="008F2A31"/>
    <w:rsid w:val="008F2D88"/>
    <w:rsid w:val="008F3A12"/>
    <w:rsid w:val="008F456C"/>
    <w:rsid w:val="008F4A0B"/>
    <w:rsid w:val="008F5319"/>
    <w:rsid w:val="008F54C0"/>
    <w:rsid w:val="008F7687"/>
    <w:rsid w:val="008F7723"/>
    <w:rsid w:val="008F774E"/>
    <w:rsid w:val="009003CB"/>
    <w:rsid w:val="00901513"/>
    <w:rsid w:val="00902D5A"/>
    <w:rsid w:val="00902F13"/>
    <w:rsid w:val="009059F9"/>
    <w:rsid w:val="00906262"/>
    <w:rsid w:val="00907E90"/>
    <w:rsid w:val="00910BD7"/>
    <w:rsid w:val="00912A4C"/>
    <w:rsid w:val="00914D45"/>
    <w:rsid w:val="00915578"/>
    <w:rsid w:val="0091569F"/>
    <w:rsid w:val="00916BE5"/>
    <w:rsid w:val="00916FAB"/>
    <w:rsid w:val="00917319"/>
    <w:rsid w:val="00920224"/>
    <w:rsid w:val="0092044E"/>
    <w:rsid w:val="00920500"/>
    <w:rsid w:val="00920943"/>
    <w:rsid w:val="00922262"/>
    <w:rsid w:val="00923443"/>
    <w:rsid w:val="009259AB"/>
    <w:rsid w:val="00926277"/>
    <w:rsid w:val="0092757C"/>
    <w:rsid w:val="00927CCC"/>
    <w:rsid w:val="00927D34"/>
    <w:rsid w:val="00930A3E"/>
    <w:rsid w:val="00931CEB"/>
    <w:rsid w:val="009355EA"/>
    <w:rsid w:val="00935B93"/>
    <w:rsid w:val="00936EA5"/>
    <w:rsid w:val="009373CA"/>
    <w:rsid w:val="00937CFC"/>
    <w:rsid w:val="009404C1"/>
    <w:rsid w:val="009432E4"/>
    <w:rsid w:val="0094342C"/>
    <w:rsid w:val="00944FF0"/>
    <w:rsid w:val="00947C8C"/>
    <w:rsid w:val="00951C54"/>
    <w:rsid w:val="00952076"/>
    <w:rsid w:val="00952581"/>
    <w:rsid w:val="00952C8F"/>
    <w:rsid w:val="00952F78"/>
    <w:rsid w:val="00954B37"/>
    <w:rsid w:val="00954BE3"/>
    <w:rsid w:val="00955DFA"/>
    <w:rsid w:val="00957AD6"/>
    <w:rsid w:val="009619B9"/>
    <w:rsid w:val="00961B09"/>
    <w:rsid w:val="00961E5B"/>
    <w:rsid w:val="009642C8"/>
    <w:rsid w:val="00967327"/>
    <w:rsid w:val="00970199"/>
    <w:rsid w:val="0097027D"/>
    <w:rsid w:val="00970B89"/>
    <w:rsid w:val="00972FD8"/>
    <w:rsid w:val="009741D9"/>
    <w:rsid w:val="00975287"/>
    <w:rsid w:val="00977C13"/>
    <w:rsid w:val="00977C5E"/>
    <w:rsid w:val="00977D12"/>
    <w:rsid w:val="00981CD5"/>
    <w:rsid w:val="00986ADF"/>
    <w:rsid w:val="009870B5"/>
    <w:rsid w:val="0099008D"/>
    <w:rsid w:val="00990B3B"/>
    <w:rsid w:val="00991E9C"/>
    <w:rsid w:val="00995D0A"/>
    <w:rsid w:val="009966B0"/>
    <w:rsid w:val="009967CD"/>
    <w:rsid w:val="00997A37"/>
    <w:rsid w:val="00997C7F"/>
    <w:rsid w:val="009A156C"/>
    <w:rsid w:val="009A16E2"/>
    <w:rsid w:val="009A2B20"/>
    <w:rsid w:val="009A4DB8"/>
    <w:rsid w:val="009A5113"/>
    <w:rsid w:val="009A62FC"/>
    <w:rsid w:val="009A7C31"/>
    <w:rsid w:val="009B086A"/>
    <w:rsid w:val="009B1380"/>
    <w:rsid w:val="009B1610"/>
    <w:rsid w:val="009B2769"/>
    <w:rsid w:val="009B3546"/>
    <w:rsid w:val="009B3C23"/>
    <w:rsid w:val="009B403A"/>
    <w:rsid w:val="009B41AE"/>
    <w:rsid w:val="009B4E8D"/>
    <w:rsid w:val="009B5B5E"/>
    <w:rsid w:val="009B6D89"/>
    <w:rsid w:val="009B7FDF"/>
    <w:rsid w:val="009C14EE"/>
    <w:rsid w:val="009C56DE"/>
    <w:rsid w:val="009C6D93"/>
    <w:rsid w:val="009C7153"/>
    <w:rsid w:val="009C724B"/>
    <w:rsid w:val="009C7E42"/>
    <w:rsid w:val="009D0594"/>
    <w:rsid w:val="009D21E6"/>
    <w:rsid w:val="009D3317"/>
    <w:rsid w:val="009D33D2"/>
    <w:rsid w:val="009D3DBC"/>
    <w:rsid w:val="009D596B"/>
    <w:rsid w:val="009D6C83"/>
    <w:rsid w:val="009D7616"/>
    <w:rsid w:val="009D79FA"/>
    <w:rsid w:val="009D7C5A"/>
    <w:rsid w:val="009E084F"/>
    <w:rsid w:val="009E1FA8"/>
    <w:rsid w:val="009E24D5"/>
    <w:rsid w:val="009E4137"/>
    <w:rsid w:val="009E4196"/>
    <w:rsid w:val="009E56FD"/>
    <w:rsid w:val="009E5A6D"/>
    <w:rsid w:val="009E5E69"/>
    <w:rsid w:val="009E6037"/>
    <w:rsid w:val="009E610C"/>
    <w:rsid w:val="009E6B3F"/>
    <w:rsid w:val="009E7C64"/>
    <w:rsid w:val="009F2534"/>
    <w:rsid w:val="009F29EB"/>
    <w:rsid w:val="009F2F1D"/>
    <w:rsid w:val="009F5EA5"/>
    <w:rsid w:val="00A000BA"/>
    <w:rsid w:val="00A008AA"/>
    <w:rsid w:val="00A014BB"/>
    <w:rsid w:val="00A02452"/>
    <w:rsid w:val="00A02E6B"/>
    <w:rsid w:val="00A03166"/>
    <w:rsid w:val="00A064AF"/>
    <w:rsid w:val="00A06B08"/>
    <w:rsid w:val="00A079B5"/>
    <w:rsid w:val="00A07DFB"/>
    <w:rsid w:val="00A10240"/>
    <w:rsid w:val="00A13E82"/>
    <w:rsid w:val="00A152FB"/>
    <w:rsid w:val="00A1537D"/>
    <w:rsid w:val="00A16669"/>
    <w:rsid w:val="00A205FE"/>
    <w:rsid w:val="00A2266A"/>
    <w:rsid w:val="00A2296D"/>
    <w:rsid w:val="00A23CD3"/>
    <w:rsid w:val="00A25D4B"/>
    <w:rsid w:val="00A26C0D"/>
    <w:rsid w:val="00A30281"/>
    <w:rsid w:val="00A3150E"/>
    <w:rsid w:val="00A328B2"/>
    <w:rsid w:val="00A34A97"/>
    <w:rsid w:val="00A35910"/>
    <w:rsid w:val="00A359D4"/>
    <w:rsid w:val="00A35BC9"/>
    <w:rsid w:val="00A41CF0"/>
    <w:rsid w:val="00A42330"/>
    <w:rsid w:val="00A4250A"/>
    <w:rsid w:val="00A42F79"/>
    <w:rsid w:val="00A43E4F"/>
    <w:rsid w:val="00A44863"/>
    <w:rsid w:val="00A4588C"/>
    <w:rsid w:val="00A46114"/>
    <w:rsid w:val="00A462BD"/>
    <w:rsid w:val="00A468AE"/>
    <w:rsid w:val="00A47B9C"/>
    <w:rsid w:val="00A51292"/>
    <w:rsid w:val="00A51911"/>
    <w:rsid w:val="00A527EC"/>
    <w:rsid w:val="00A54CF5"/>
    <w:rsid w:val="00A56ACE"/>
    <w:rsid w:val="00A6025C"/>
    <w:rsid w:val="00A619B1"/>
    <w:rsid w:val="00A61AF5"/>
    <w:rsid w:val="00A62123"/>
    <w:rsid w:val="00A624C4"/>
    <w:rsid w:val="00A65543"/>
    <w:rsid w:val="00A65884"/>
    <w:rsid w:val="00A65E06"/>
    <w:rsid w:val="00A66844"/>
    <w:rsid w:val="00A704FF"/>
    <w:rsid w:val="00A70E98"/>
    <w:rsid w:val="00A7260B"/>
    <w:rsid w:val="00A74825"/>
    <w:rsid w:val="00A755D1"/>
    <w:rsid w:val="00A75987"/>
    <w:rsid w:val="00A77495"/>
    <w:rsid w:val="00A7757F"/>
    <w:rsid w:val="00A816E4"/>
    <w:rsid w:val="00A8186B"/>
    <w:rsid w:val="00A83659"/>
    <w:rsid w:val="00A8389E"/>
    <w:rsid w:val="00A84116"/>
    <w:rsid w:val="00A84801"/>
    <w:rsid w:val="00A85081"/>
    <w:rsid w:val="00A850A5"/>
    <w:rsid w:val="00A86680"/>
    <w:rsid w:val="00A87A6A"/>
    <w:rsid w:val="00A90C1A"/>
    <w:rsid w:val="00A90CDD"/>
    <w:rsid w:val="00A912E8"/>
    <w:rsid w:val="00A92E57"/>
    <w:rsid w:val="00A9303C"/>
    <w:rsid w:val="00A9343B"/>
    <w:rsid w:val="00A941FB"/>
    <w:rsid w:val="00A95AB6"/>
    <w:rsid w:val="00A964A8"/>
    <w:rsid w:val="00A97772"/>
    <w:rsid w:val="00AA18FE"/>
    <w:rsid w:val="00AA2135"/>
    <w:rsid w:val="00AA26F6"/>
    <w:rsid w:val="00AA4E2C"/>
    <w:rsid w:val="00AA5312"/>
    <w:rsid w:val="00AA5EFE"/>
    <w:rsid w:val="00AA6571"/>
    <w:rsid w:val="00AB098B"/>
    <w:rsid w:val="00AB19CA"/>
    <w:rsid w:val="00AB318C"/>
    <w:rsid w:val="00AB3EE8"/>
    <w:rsid w:val="00AB448E"/>
    <w:rsid w:val="00AB4639"/>
    <w:rsid w:val="00AB47AE"/>
    <w:rsid w:val="00AB4A9E"/>
    <w:rsid w:val="00AB6169"/>
    <w:rsid w:val="00AB6F87"/>
    <w:rsid w:val="00AC03AF"/>
    <w:rsid w:val="00AC1A1E"/>
    <w:rsid w:val="00AC1D43"/>
    <w:rsid w:val="00AC2009"/>
    <w:rsid w:val="00AC2D14"/>
    <w:rsid w:val="00AC2EAA"/>
    <w:rsid w:val="00AC2FD8"/>
    <w:rsid w:val="00AC3AFF"/>
    <w:rsid w:val="00AC4C64"/>
    <w:rsid w:val="00AC5000"/>
    <w:rsid w:val="00AC57D2"/>
    <w:rsid w:val="00AC5852"/>
    <w:rsid w:val="00AC5CB5"/>
    <w:rsid w:val="00AC6C7A"/>
    <w:rsid w:val="00AC6F0A"/>
    <w:rsid w:val="00AC7946"/>
    <w:rsid w:val="00AD0EF4"/>
    <w:rsid w:val="00AD1BEA"/>
    <w:rsid w:val="00AD2A18"/>
    <w:rsid w:val="00AD3F87"/>
    <w:rsid w:val="00AD44AD"/>
    <w:rsid w:val="00AD54E2"/>
    <w:rsid w:val="00AD591D"/>
    <w:rsid w:val="00AE0159"/>
    <w:rsid w:val="00AE1907"/>
    <w:rsid w:val="00AE1A57"/>
    <w:rsid w:val="00AE22F5"/>
    <w:rsid w:val="00AE3289"/>
    <w:rsid w:val="00AE5659"/>
    <w:rsid w:val="00AE5F4F"/>
    <w:rsid w:val="00AE73DB"/>
    <w:rsid w:val="00AE7F20"/>
    <w:rsid w:val="00AF0189"/>
    <w:rsid w:val="00AF0C70"/>
    <w:rsid w:val="00AF2878"/>
    <w:rsid w:val="00AF28D9"/>
    <w:rsid w:val="00AF2976"/>
    <w:rsid w:val="00AF2DF5"/>
    <w:rsid w:val="00AF5841"/>
    <w:rsid w:val="00AF6376"/>
    <w:rsid w:val="00AF6531"/>
    <w:rsid w:val="00AF7858"/>
    <w:rsid w:val="00B00057"/>
    <w:rsid w:val="00B020F7"/>
    <w:rsid w:val="00B02119"/>
    <w:rsid w:val="00B02B42"/>
    <w:rsid w:val="00B02B4E"/>
    <w:rsid w:val="00B047B6"/>
    <w:rsid w:val="00B05335"/>
    <w:rsid w:val="00B06265"/>
    <w:rsid w:val="00B0706E"/>
    <w:rsid w:val="00B1064E"/>
    <w:rsid w:val="00B10A92"/>
    <w:rsid w:val="00B1109B"/>
    <w:rsid w:val="00B1260E"/>
    <w:rsid w:val="00B12986"/>
    <w:rsid w:val="00B13413"/>
    <w:rsid w:val="00B1787D"/>
    <w:rsid w:val="00B17E0F"/>
    <w:rsid w:val="00B21141"/>
    <w:rsid w:val="00B22AB3"/>
    <w:rsid w:val="00B23D52"/>
    <w:rsid w:val="00B24A78"/>
    <w:rsid w:val="00B24DB2"/>
    <w:rsid w:val="00B24F72"/>
    <w:rsid w:val="00B26E1B"/>
    <w:rsid w:val="00B27ABB"/>
    <w:rsid w:val="00B307BD"/>
    <w:rsid w:val="00B3493B"/>
    <w:rsid w:val="00B35951"/>
    <w:rsid w:val="00B35E26"/>
    <w:rsid w:val="00B37A7C"/>
    <w:rsid w:val="00B4018C"/>
    <w:rsid w:val="00B4138A"/>
    <w:rsid w:val="00B41B89"/>
    <w:rsid w:val="00B41FB9"/>
    <w:rsid w:val="00B42562"/>
    <w:rsid w:val="00B42DC4"/>
    <w:rsid w:val="00B431DF"/>
    <w:rsid w:val="00B4320C"/>
    <w:rsid w:val="00B458DE"/>
    <w:rsid w:val="00B46385"/>
    <w:rsid w:val="00B50070"/>
    <w:rsid w:val="00B501C3"/>
    <w:rsid w:val="00B502CF"/>
    <w:rsid w:val="00B506EE"/>
    <w:rsid w:val="00B50F26"/>
    <w:rsid w:val="00B51221"/>
    <w:rsid w:val="00B5289F"/>
    <w:rsid w:val="00B54ED9"/>
    <w:rsid w:val="00B56C60"/>
    <w:rsid w:val="00B60AD9"/>
    <w:rsid w:val="00B60B7A"/>
    <w:rsid w:val="00B60BEC"/>
    <w:rsid w:val="00B617E3"/>
    <w:rsid w:val="00B61C4B"/>
    <w:rsid w:val="00B62B48"/>
    <w:rsid w:val="00B62C20"/>
    <w:rsid w:val="00B62C9F"/>
    <w:rsid w:val="00B62FBF"/>
    <w:rsid w:val="00B6302F"/>
    <w:rsid w:val="00B6649B"/>
    <w:rsid w:val="00B7018A"/>
    <w:rsid w:val="00B702B9"/>
    <w:rsid w:val="00B7116F"/>
    <w:rsid w:val="00B71313"/>
    <w:rsid w:val="00B71C50"/>
    <w:rsid w:val="00B7205B"/>
    <w:rsid w:val="00B730E9"/>
    <w:rsid w:val="00B73730"/>
    <w:rsid w:val="00B74A2B"/>
    <w:rsid w:val="00B76332"/>
    <w:rsid w:val="00B76FE6"/>
    <w:rsid w:val="00B7718F"/>
    <w:rsid w:val="00B778C7"/>
    <w:rsid w:val="00B802A8"/>
    <w:rsid w:val="00B80CC9"/>
    <w:rsid w:val="00B80F25"/>
    <w:rsid w:val="00B81002"/>
    <w:rsid w:val="00B810F4"/>
    <w:rsid w:val="00B81641"/>
    <w:rsid w:val="00B826A1"/>
    <w:rsid w:val="00B82D27"/>
    <w:rsid w:val="00B8372F"/>
    <w:rsid w:val="00B850F3"/>
    <w:rsid w:val="00B852D0"/>
    <w:rsid w:val="00B91190"/>
    <w:rsid w:val="00B91376"/>
    <w:rsid w:val="00B92DA8"/>
    <w:rsid w:val="00B953FD"/>
    <w:rsid w:val="00B9591F"/>
    <w:rsid w:val="00B968EF"/>
    <w:rsid w:val="00B97AD0"/>
    <w:rsid w:val="00BA0059"/>
    <w:rsid w:val="00BA114D"/>
    <w:rsid w:val="00BA5ACC"/>
    <w:rsid w:val="00BA7106"/>
    <w:rsid w:val="00BA77AC"/>
    <w:rsid w:val="00BB0D9C"/>
    <w:rsid w:val="00BB1015"/>
    <w:rsid w:val="00BB139A"/>
    <w:rsid w:val="00BB26A9"/>
    <w:rsid w:val="00BB33F2"/>
    <w:rsid w:val="00BB3449"/>
    <w:rsid w:val="00BB347B"/>
    <w:rsid w:val="00BB54CE"/>
    <w:rsid w:val="00BB5C53"/>
    <w:rsid w:val="00BB65E5"/>
    <w:rsid w:val="00BC0685"/>
    <w:rsid w:val="00BC1F96"/>
    <w:rsid w:val="00BC52AC"/>
    <w:rsid w:val="00BC56DB"/>
    <w:rsid w:val="00BC5B03"/>
    <w:rsid w:val="00BC5E85"/>
    <w:rsid w:val="00BC69E1"/>
    <w:rsid w:val="00BD0544"/>
    <w:rsid w:val="00BD2859"/>
    <w:rsid w:val="00BD3D6A"/>
    <w:rsid w:val="00BD50DD"/>
    <w:rsid w:val="00BD51F4"/>
    <w:rsid w:val="00BD62EB"/>
    <w:rsid w:val="00BD65C9"/>
    <w:rsid w:val="00BD77B0"/>
    <w:rsid w:val="00BD7CA6"/>
    <w:rsid w:val="00BE0060"/>
    <w:rsid w:val="00BE014D"/>
    <w:rsid w:val="00BE071C"/>
    <w:rsid w:val="00BE3BF8"/>
    <w:rsid w:val="00BE59C5"/>
    <w:rsid w:val="00BE7AD4"/>
    <w:rsid w:val="00BF0AAE"/>
    <w:rsid w:val="00BF0BE9"/>
    <w:rsid w:val="00BF0CE4"/>
    <w:rsid w:val="00BF1BF1"/>
    <w:rsid w:val="00BF2472"/>
    <w:rsid w:val="00BF2B47"/>
    <w:rsid w:val="00BF2DBB"/>
    <w:rsid w:val="00BF47F7"/>
    <w:rsid w:val="00BF4B39"/>
    <w:rsid w:val="00BF5B99"/>
    <w:rsid w:val="00BF6AB4"/>
    <w:rsid w:val="00BF71A7"/>
    <w:rsid w:val="00BF7D32"/>
    <w:rsid w:val="00C00AE9"/>
    <w:rsid w:val="00C00B59"/>
    <w:rsid w:val="00C0164E"/>
    <w:rsid w:val="00C11D29"/>
    <w:rsid w:val="00C12687"/>
    <w:rsid w:val="00C12AE0"/>
    <w:rsid w:val="00C13896"/>
    <w:rsid w:val="00C13DB9"/>
    <w:rsid w:val="00C149C6"/>
    <w:rsid w:val="00C16091"/>
    <w:rsid w:val="00C1660F"/>
    <w:rsid w:val="00C16CF8"/>
    <w:rsid w:val="00C17766"/>
    <w:rsid w:val="00C214B9"/>
    <w:rsid w:val="00C215F2"/>
    <w:rsid w:val="00C239BA"/>
    <w:rsid w:val="00C273AF"/>
    <w:rsid w:val="00C2770E"/>
    <w:rsid w:val="00C316FE"/>
    <w:rsid w:val="00C32E29"/>
    <w:rsid w:val="00C33337"/>
    <w:rsid w:val="00C348AC"/>
    <w:rsid w:val="00C35A68"/>
    <w:rsid w:val="00C369E5"/>
    <w:rsid w:val="00C36F07"/>
    <w:rsid w:val="00C37433"/>
    <w:rsid w:val="00C37A9D"/>
    <w:rsid w:val="00C40503"/>
    <w:rsid w:val="00C410EB"/>
    <w:rsid w:val="00C42AE6"/>
    <w:rsid w:val="00C43016"/>
    <w:rsid w:val="00C43BBB"/>
    <w:rsid w:val="00C43F39"/>
    <w:rsid w:val="00C44B19"/>
    <w:rsid w:val="00C455C3"/>
    <w:rsid w:val="00C46864"/>
    <w:rsid w:val="00C46C7D"/>
    <w:rsid w:val="00C505F2"/>
    <w:rsid w:val="00C5060F"/>
    <w:rsid w:val="00C50933"/>
    <w:rsid w:val="00C50F97"/>
    <w:rsid w:val="00C5159D"/>
    <w:rsid w:val="00C53079"/>
    <w:rsid w:val="00C54719"/>
    <w:rsid w:val="00C54833"/>
    <w:rsid w:val="00C57158"/>
    <w:rsid w:val="00C574F1"/>
    <w:rsid w:val="00C57909"/>
    <w:rsid w:val="00C57BF2"/>
    <w:rsid w:val="00C609BD"/>
    <w:rsid w:val="00C62384"/>
    <w:rsid w:val="00C62C40"/>
    <w:rsid w:val="00C63926"/>
    <w:rsid w:val="00C63BEA"/>
    <w:rsid w:val="00C63E60"/>
    <w:rsid w:val="00C652B3"/>
    <w:rsid w:val="00C660E1"/>
    <w:rsid w:val="00C6648A"/>
    <w:rsid w:val="00C66596"/>
    <w:rsid w:val="00C66CEB"/>
    <w:rsid w:val="00C704E9"/>
    <w:rsid w:val="00C714C9"/>
    <w:rsid w:val="00C722A4"/>
    <w:rsid w:val="00C72702"/>
    <w:rsid w:val="00C72D6A"/>
    <w:rsid w:val="00C73DE6"/>
    <w:rsid w:val="00C7502C"/>
    <w:rsid w:val="00C76195"/>
    <w:rsid w:val="00C773A8"/>
    <w:rsid w:val="00C774BF"/>
    <w:rsid w:val="00C80D8F"/>
    <w:rsid w:val="00C8237F"/>
    <w:rsid w:val="00C83AB5"/>
    <w:rsid w:val="00C845DA"/>
    <w:rsid w:val="00C85EC5"/>
    <w:rsid w:val="00C86358"/>
    <w:rsid w:val="00C867C4"/>
    <w:rsid w:val="00C86895"/>
    <w:rsid w:val="00C876E4"/>
    <w:rsid w:val="00C876E5"/>
    <w:rsid w:val="00C8778F"/>
    <w:rsid w:val="00C91BD6"/>
    <w:rsid w:val="00C921C9"/>
    <w:rsid w:val="00C92BB2"/>
    <w:rsid w:val="00C93817"/>
    <w:rsid w:val="00C93CD2"/>
    <w:rsid w:val="00C94EF2"/>
    <w:rsid w:val="00C97F34"/>
    <w:rsid w:val="00CA1EAC"/>
    <w:rsid w:val="00CA4870"/>
    <w:rsid w:val="00CA6F5D"/>
    <w:rsid w:val="00CB141E"/>
    <w:rsid w:val="00CB32AD"/>
    <w:rsid w:val="00CB5680"/>
    <w:rsid w:val="00CC0A41"/>
    <w:rsid w:val="00CC0F23"/>
    <w:rsid w:val="00CC37BE"/>
    <w:rsid w:val="00CC400E"/>
    <w:rsid w:val="00CC4CCE"/>
    <w:rsid w:val="00CC51BD"/>
    <w:rsid w:val="00CC5AAE"/>
    <w:rsid w:val="00CD2FB7"/>
    <w:rsid w:val="00CD30C4"/>
    <w:rsid w:val="00CD470D"/>
    <w:rsid w:val="00CD4DCA"/>
    <w:rsid w:val="00CD5E35"/>
    <w:rsid w:val="00CD6152"/>
    <w:rsid w:val="00CD7971"/>
    <w:rsid w:val="00CD7BB3"/>
    <w:rsid w:val="00CE1755"/>
    <w:rsid w:val="00CE180B"/>
    <w:rsid w:val="00CE23B3"/>
    <w:rsid w:val="00CE53D8"/>
    <w:rsid w:val="00CE55C6"/>
    <w:rsid w:val="00CE58AF"/>
    <w:rsid w:val="00CE5BBE"/>
    <w:rsid w:val="00CE68B9"/>
    <w:rsid w:val="00CE6E71"/>
    <w:rsid w:val="00CE7416"/>
    <w:rsid w:val="00CE7CF8"/>
    <w:rsid w:val="00CF3C6A"/>
    <w:rsid w:val="00CF4EA8"/>
    <w:rsid w:val="00CF53F9"/>
    <w:rsid w:val="00CF61AD"/>
    <w:rsid w:val="00D000BA"/>
    <w:rsid w:val="00D000CB"/>
    <w:rsid w:val="00D00231"/>
    <w:rsid w:val="00D00D65"/>
    <w:rsid w:val="00D0266C"/>
    <w:rsid w:val="00D03C74"/>
    <w:rsid w:val="00D04AC9"/>
    <w:rsid w:val="00D0542E"/>
    <w:rsid w:val="00D07761"/>
    <w:rsid w:val="00D12ECC"/>
    <w:rsid w:val="00D14FE6"/>
    <w:rsid w:val="00D154BE"/>
    <w:rsid w:val="00D15905"/>
    <w:rsid w:val="00D15B89"/>
    <w:rsid w:val="00D20D7C"/>
    <w:rsid w:val="00D222C4"/>
    <w:rsid w:val="00D236A4"/>
    <w:rsid w:val="00D2438B"/>
    <w:rsid w:val="00D25EE7"/>
    <w:rsid w:val="00D2616F"/>
    <w:rsid w:val="00D27A57"/>
    <w:rsid w:val="00D27AFE"/>
    <w:rsid w:val="00D30721"/>
    <w:rsid w:val="00D32702"/>
    <w:rsid w:val="00D328FE"/>
    <w:rsid w:val="00D35DCF"/>
    <w:rsid w:val="00D36990"/>
    <w:rsid w:val="00D36EDE"/>
    <w:rsid w:val="00D36FD6"/>
    <w:rsid w:val="00D37410"/>
    <w:rsid w:val="00D4042A"/>
    <w:rsid w:val="00D404EA"/>
    <w:rsid w:val="00D40715"/>
    <w:rsid w:val="00D40F78"/>
    <w:rsid w:val="00D40FA5"/>
    <w:rsid w:val="00D41EC0"/>
    <w:rsid w:val="00D41EEC"/>
    <w:rsid w:val="00D42197"/>
    <w:rsid w:val="00D422D7"/>
    <w:rsid w:val="00D4236F"/>
    <w:rsid w:val="00D42435"/>
    <w:rsid w:val="00D42EC8"/>
    <w:rsid w:val="00D440C5"/>
    <w:rsid w:val="00D44B9B"/>
    <w:rsid w:val="00D44D0E"/>
    <w:rsid w:val="00D459C3"/>
    <w:rsid w:val="00D45D95"/>
    <w:rsid w:val="00D470AB"/>
    <w:rsid w:val="00D47A85"/>
    <w:rsid w:val="00D47ED2"/>
    <w:rsid w:val="00D503DF"/>
    <w:rsid w:val="00D51D39"/>
    <w:rsid w:val="00D52B75"/>
    <w:rsid w:val="00D5379F"/>
    <w:rsid w:val="00D53AE4"/>
    <w:rsid w:val="00D5456A"/>
    <w:rsid w:val="00D55F79"/>
    <w:rsid w:val="00D579FB"/>
    <w:rsid w:val="00D61B2A"/>
    <w:rsid w:val="00D63437"/>
    <w:rsid w:val="00D65F5A"/>
    <w:rsid w:val="00D67480"/>
    <w:rsid w:val="00D679F9"/>
    <w:rsid w:val="00D67E2A"/>
    <w:rsid w:val="00D67F64"/>
    <w:rsid w:val="00D72BB5"/>
    <w:rsid w:val="00D737CD"/>
    <w:rsid w:val="00D7537B"/>
    <w:rsid w:val="00D753E9"/>
    <w:rsid w:val="00D75CD6"/>
    <w:rsid w:val="00D80E61"/>
    <w:rsid w:val="00D81523"/>
    <w:rsid w:val="00D8221C"/>
    <w:rsid w:val="00D83CA5"/>
    <w:rsid w:val="00D84ABB"/>
    <w:rsid w:val="00D84CB5"/>
    <w:rsid w:val="00D850DA"/>
    <w:rsid w:val="00D85833"/>
    <w:rsid w:val="00D86228"/>
    <w:rsid w:val="00D8677A"/>
    <w:rsid w:val="00D91AFA"/>
    <w:rsid w:val="00D9207D"/>
    <w:rsid w:val="00D93579"/>
    <w:rsid w:val="00D94D3E"/>
    <w:rsid w:val="00D96500"/>
    <w:rsid w:val="00D97366"/>
    <w:rsid w:val="00DA19C9"/>
    <w:rsid w:val="00DA34C4"/>
    <w:rsid w:val="00DA3802"/>
    <w:rsid w:val="00DA3CA2"/>
    <w:rsid w:val="00DA447F"/>
    <w:rsid w:val="00DA52A4"/>
    <w:rsid w:val="00DA647B"/>
    <w:rsid w:val="00DA6A77"/>
    <w:rsid w:val="00DA7577"/>
    <w:rsid w:val="00DA76FF"/>
    <w:rsid w:val="00DB059C"/>
    <w:rsid w:val="00DB0781"/>
    <w:rsid w:val="00DB402B"/>
    <w:rsid w:val="00DB5136"/>
    <w:rsid w:val="00DB5D57"/>
    <w:rsid w:val="00DB6565"/>
    <w:rsid w:val="00DB737C"/>
    <w:rsid w:val="00DB7760"/>
    <w:rsid w:val="00DB78E3"/>
    <w:rsid w:val="00DC0DD0"/>
    <w:rsid w:val="00DC0E1F"/>
    <w:rsid w:val="00DC2C07"/>
    <w:rsid w:val="00DC3B4A"/>
    <w:rsid w:val="00DC4085"/>
    <w:rsid w:val="00DD2665"/>
    <w:rsid w:val="00DD42C3"/>
    <w:rsid w:val="00DD5012"/>
    <w:rsid w:val="00DD5162"/>
    <w:rsid w:val="00DD56A5"/>
    <w:rsid w:val="00DD591D"/>
    <w:rsid w:val="00DD594F"/>
    <w:rsid w:val="00DD7549"/>
    <w:rsid w:val="00DE0D21"/>
    <w:rsid w:val="00DE11DA"/>
    <w:rsid w:val="00DE1DEE"/>
    <w:rsid w:val="00DE220D"/>
    <w:rsid w:val="00DE239A"/>
    <w:rsid w:val="00DE2867"/>
    <w:rsid w:val="00DE2A35"/>
    <w:rsid w:val="00DE3013"/>
    <w:rsid w:val="00DE388A"/>
    <w:rsid w:val="00DE452B"/>
    <w:rsid w:val="00DE4DE8"/>
    <w:rsid w:val="00DE6F05"/>
    <w:rsid w:val="00DF0ED6"/>
    <w:rsid w:val="00DF0EEA"/>
    <w:rsid w:val="00DF4130"/>
    <w:rsid w:val="00DF475A"/>
    <w:rsid w:val="00DF643C"/>
    <w:rsid w:val="00E0149C"/>
    <w:rsid w:val="00E0304F"/>
    <w:rsid w:val="00E0385B"/>
    <w:rsid w:val="00E03A10"/>
    <w:rsid w:val="00E03AC1"/>
    <w:rsid w:val="00E042A9"/>
    <w:rsid w:val="00E05770"/>
    <w:rsid w:val="00E069A5"/>
    <w:rsid w:val="00E07A00"/>
    <w:rsid w:val="00E10531"/>
    <w:rsid w:val="00E1112D"/>
    <w:rsid w:val="00E11CAA"/>
    <w:rsid w:val="00E12F3D"/>
    <w:rsid w:val="00E1327C"/>
    <w:rsid w:val="00E13AF0"/>
    <w:rsid w:val="00E15CE2"/>
    <w:rsid w:val="00E160FA"/>
    <w:rsid w:val="00E17BD9"/>
    <w:rsid w:val="00E2039A"/>
    <w:rsid w:val="00E21576"/>
    <w:rsid w:val="00E21E9B"/>
    <w:rsid w:val="00E2268D"/>
    <w:rsid w:val="00E25B78"/>
    <w:rsid w:val="00E25BF3"/>
    <w:rsid w:val="00E25F14"/>
    <w:rsid w:val="00E2603D"/>
    <w:rsid w:val="00E263BC"/>
    <w:rsid w:val="00E26B09"/>
    <w:rsid w:val="00E30D22"/>
    <w:rsid w:val="00E30E29"/>
    <w:rsid w:val="00E347C5"/>
    <w:rsid w:val="00E369E1"/>
    <w:rsid w:val="00E40CF7"/>
    <w:rsid w:val="00E42944"/>
    <w:rsid w:val="00E47104"/>
    <w:rsid w:val="00E52535"/>
    <w:rsid w:val="00E5268D"/>
    <w:rsid w:val="00E5291C"/>
    <w:rsid w:val="00E53D50"/>
    <w:rsid w:val="00E53F81"/>
    <w:rsid w:val="00E540E3"/>
    <w:rsid w:val="00E5571A"/>
    <w:rsid w:val="00E56165"/>
    <w:rsid w:val="00E56B8F"/>
    <w:rsid w:val="00E57BDA"/>
    <w:rsid w:val="00E61ADF"/>
    <w:rsid w:val="00E6247B"/>
    <w:rsid w:val="00E641F6"/>
    <w:rsid w:val="00E64B44"/>
    <w:rsid w:val="00E64B49"/>
    <w:rsid w:val="00E65801"/>
    <w:rsid w:val="00E66DB0"/>
    <w:rsid w:val="00E67F48"/>
    <w:rsid w:val="00E71DF5"/>
    <w:rsid w:val="00E72D13"/>
    <w:rsid w:val="00E750B1"/>
    <w:rsid w:val="00E7527C"/>
    <w:rsid w:val="00E81227"/>
    <w:rsid w:val="00E82127"/>
    <w:rsid w:val="00E824CD"/>
    <w:rsid w:val="00E8349E"/>
    <w:rsid w:val="00E8403C"/>
    <w:rsid w:val="00E84405"/>
    <w:rsid w:val="00E865C2"/>
    <w:rsid w:val="00E86F8D"/>
    <w:rsid w:val="00E90C71"/>
    <w:rsid w:val="00E9118A"/>
    <w:rsid w:val="00E91285"/>
    <w:rsid w:val="00E920B4"/>
    <w:rsid w:val="00E9211F"/>
    <w:rsid w:val="00E923F1"/>
    <w:rsid w:val="00E928A5"/>
    <w:rsid w:val="00E934B7"/>
    <w:rsid w:val="00E94B26"/>
    <w:rsid w:val="00E972FC"/>
    <w:rsid w:val="00E97F07"/>
    <w:rsid w:val="00EA1066"/>
    <w:rsid w:val="00EA2889"/>
    <w:rsid w:val="00EA2C90"/>
    <w:rsid w:val="00EA3237"/>
    <w:rsid w:val="00EA3869"/>
    <w:rsid w:val="00EA442B"/>
    <w:rsid w:val="00EA54B3"/>
    <w:rsid w:val="00EA5ACA"/>
    <w:rsid w:val="00EB0191"/>
    <w:rsid w:val="00EB0AEE"/>
    <w:rsid w:val="00EB2637"/>
    <w:rsid w:val="00EB27D7"/>
    <w:rsid w:val="00EB3A01"/>
    <w:rsid w:val="00EB6061"/>
    <w:rsid w:val="00EB68B8"/>
    <w:rsid w:val="00EB6AC5"/>
    <w:rsid w:val="00EB778B"/>
    <w:rsid w:val="00EC00D2"/>
    <w:rsid w:val="00EC0689"/>
    <w:rsid w:val="00EC1411"/>
    <w:rsid w:val="00EC1BE3"/>
    <w:rsid w:val="00EC2B57"/>
    <w:rsid w:val="00EC305D"/>
    <w:rsid w:val="00EC5426"/>
    <w:rsid w:val="00EC5F5C"/>
    <w:rsid w:val="00EC6A5E"/>
    <w:rsid w:val="00EC70E9"/>
    <w:rsid w:val="00EC7938"/>
    <w:rsid w:val="00ED16FB"/>
    <w:rsid w:val="00ED1914"/>
    <w:rsid w:val="00ED1C32"/>
    <w:rsid w:val="00ED226F"/>
    <w:rsid w:val="00ED22E5"/>
    <w:rsid w:val="00ED2CD8"/>
    <w:rsid w:val="00ED334F"/>
    <w:rsid w:val="00ED4AA0"/>
    <w:rsid w:val="00ED63CA"/>
    <w:rsid w:val="00ED6D66"/>
    <w:rsid w:val="00ED6E53"/>
    <w:rsid w:val="00EE0210"/>
    <w:rsid w:val="00EE0F5C"/>
    <w:rsid w:val="00EE1322"/>
    <w:rsid w:val="00EE3911"/>
    <w:rsid w:val="00EE3FE6"/>
    <w:rsid w:val="00EE4D66"/>
    <w:rsid w:val="00EE5DB5"/>
    <w:rsid w:val="00EE772D"/>
    <w:rsid w:val="00EF1AB1"/>
    <w:rsid w:val="00EF2B83"/>
    <w:rsid w:val="00EF2FDE"/>
    <w:rsid w:val="00EF3A51"/>
    <w:rsid w:val="00EF3EF3"/>
    <w:rsid w:val="00EF5166"/>
    <w:rsid w:val="00EF5DA4"/>
    <w:rsid w:val="00EF6E93"/>
    <w:rsid w:val="00EF6F52"/>
    <w:rsid w:val="00EF7008"/>
    <w:rsid w:val="00EF7B24"/>
    <w:rsid w:val="00F00373"/>
    <w:rsid w:val="00F022BC"/>
    <w:rsid w:val="00F02AB2"/>
    <w:rsid w:val="00F0327C"/>
    <w:rsid w:val="00F03454"/>
    <w:rsid w:val="00F07375"/>
    <w:rsid w:val="00F10E71"/>
    <w:rsid w:val="00F141E1"/>
    <w:rsid w:val="00F15513"/>
    <w:rsid w:val="00F15C88"/>
    <w:rsid w:val="00F1734B"/>
    <w:rsid w:val="00F1753C"/>
    <w:rsid w:val="00F226A5"/>
    <w:rsid w:val="00F22828"/>
    <w:rsid w:val="00F231E4"/>
    <w:rsid w:val="00F236C2"/>
    <w:rsid w:val="00F239EF"/>
    <w:rsid w:val="00F24058"/>
    <w:rsid w:val="00F2469D"/>
    <w:rsid w:val="00F24C63"/>
    <w:rsid w:val="00F24FDF"/>
    <w:rsid w:val="00F26BCE"/>
    <w:rsid w:val="00F27246"/>
    <w:rsid w:val="00F339DB"/>
    <w:rsid w:val="00F33FA2"/>
    <w:rsid w:val="00F34553"/>
    <w:rsid w:val="00F35635"/>
    <w:rsid w:val="00F35836"/>
    <w:rsid w:val="00F36C12"/>
    <w:rsid w:val="00F37C18"/>
    <w:rsid w:val="00F40160"/>
    <w:rsid w:val="00F407DC"/>
    <w:rsid w:val="00F41037"/>
    <w:rsid w:val="00F41ED3"/>
    <w:rsid w:val="00F42170"/>
    <w:rsid w:val="00F436EB"/>
    <w:rsid w:val="00F443A1"/>
    <w:rsid w:val="00F444FA"/>
    <w:rsid w:val="00F449D5"/>
    <w:rsid w:val="00F44F07"/>
    <w:rsid w:val="00F45467"/>
    <w:rsid w:val="00F45BA5"/>
    <w:rsid w:val="00F45C5E"/>
    <w:rsid w:val="00F46116"/>
    <w:rsid w:val="00F46853"/>
    <w:rsid w:val="00F50F9B"/>
    <w:rsid w:val="00F5214F"/>
    <w:rsid w:val="00F52F5D"/>
    <w:rsid w:val="00F5489D"/>
    <w:rsid w:val="00F554B1"/>
    <w:rsid w:val="00F56356"/>
    <w:rsid w:val="00F56578"/>
    <w:rsid w:val="00F5672A"/>
    <w:rsid w:val="00F576AE"/>
    <w:rsid w:val="00F6082E"/>
    <w:rsid w:val="00F60C64"/>
    <w:rsid w:val="00F624F6"/>
    <w:rsid w:val="00F645FC"/>
    <w:rsid w:val="00F65DA8"/>
    <w:rsid w:val="00F662E9"/>
    <w:rsid w:val="00F66ECE"/>
    <w:rsid w:val="00F71C52"/>
    <w:rsid w:val="00F726B7"/>
    <w:rsid w:val="00F73B2C"/>
    <w:rsid w:val="00F74800"/>
    <w:rsid w:val="00F75F06"/>
    <w:rsid w:val="00F773DD"/>
    <w:rsid w:val="00F77665"/>
    <w:rsid w:val="00F8281C"/>
    <w:rsid w:val="00F830C4"/>
    <w:rsid w:val="00F83D8E"/>
    <w:rsid w:val="00F84AF4"/>
    <w:rsid w:val="00F84E45"/>
    <w:rsid w:val="00F8692F"/>
    <w:rsid w:val="00F874CC"/>
    <w:rsid w:val="00F87779"/>
    <w:rsid w:val="00F91931"/>
    <w:rsid w:val="00F93EC1"/>
    <w:rsid w:val="00F94454"/>
    <w:rsid w:val="00F9470D"/>
    <w:rsid w:val="00F962F9"/>
    <w:rsid w:val="00F968BD"/>
    <w:rsid w:val="00FA119B"/>
    <w:rsid w:val="00FA18C9"/>
    <w:rsid w:val="00FA2AC6"/>
    <w:rsid w:val="00FA3F4E"/>
    <w:rsid w:val="00FA4315"/>
    <w:rsid w:val="00FA4E03"/>
    <w:rsid w:val="00FA5075"/>
    <w:rsid w:val="00FA572B"/>
    <w:rsid w:val="00FA6424"/>
    <w:rsid w:val="00FB2EA4"/>
    <w:rsid w:val="00FB3780"/>
    <w:rsid w:val="00FB3D62"/>
    <w:rsid w:val="00FB3F4C"/>
    <w:rsid w:val="00FB4D30"/>
    <w:rsid w:val="00FB6F14"/>
    <w:rsid w:val="00FB70B0"/>
    <w:rsid w:val="00FC031B"/>
    <w:rsid w:val="00FC4293"/>
    <w:rsid w:val="00FC4BCE"/>
    <w:rsid w:val="00FC5325"/>
    <w:rsid w:val="00FC5BB5"/>
    <w:rsid w:val="00FC7F11"/>
    <w:rsid w:val="00FD0E01"/>
    <w:rsid w:val="00FD12A1"/>
    <w:rsid w:val="00FD138F"/>
    <w:rsid w:val="00FD13DA"/>
    <w:rsid w:val="00FD1AD0"/>
    <w:rsid w:val="00FD1EC3"/>
    <w:rsid w:val="00FD22DD"/>
    <w:rsid w:val="00FD233A"/>
    <w:rsid w:val="00FD250B"/>
    <w:rsid w:val="00FD4385"/>
    <w:rsid w:val="00FD4A49"/>
    <w:rsid w:val="00FD5292"/>
    <w:rsid w:val="00FD61BE"/>
    <w:rsid w:val="00FD6428"/>
    <w:rsid w:val="00FD7AFE"/>
    <w:rsid w:val="00FE01CA"/>
    <w:rsid w:val="00FE0346"/>
    <w:rsid w:val="00FE140C"/>
    <w:rsid w:val="00FE17F1"/>
    <w:rsid w:val="00FE2F0F"/>
    <w:rsid w:val="00FE330F"/>
    <w:rsid w:val="00FE3A27"/>
    <w:rsid w:val="00FE3C17"/>
    <w:rsid w:val="00FE42C7"/>
    <w:rsid w:val="00FE4BFD"/>
    <w:rsid w:val="00FE4FF7"/>
    <w:rsid w:val="00FE56D1"/>
    <w:rsid w:val="00FE59CB"/>
    <w:rsid w:val="00FE6414"/>
    <w:rsid w:val="00FE6CB7"/>
    <w:rsid w:val="00FE74FD"/>
    <w:rsid w:val="00FE7F56"/>
    <w:rsid w:val="00FE7F66"/>
    <w:rsid w:val="00FF0E3C"/>
    <w:rsid w:val="00FF0F9C"/>
    <w:rsid w:val="00FF16F8"/>
    <w:rsid w:val="00FF3372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66A24A9"/>
  <w15:docId w15:val="{3DA2E0F9-5FF5-46CA-8794-7EDCE311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C4B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aliases w:val="H1,H11,H12,H13,H14,H15,H16,H17,H18,H19,H110,H111,H112,H113,H114,H115,H116,H121,H131,H141,H151,H161,H171,H181,H191,H1101,H1111,H1121,H1131,H1141,H1151,H117,H118,H119,H120,H122,H123,H124,H125,H126,H1110,H132,H142,H152,H162,H172,H182,H127,H1112"/>
    <w:basedOn w:val="a1"/>
    <w:next w:val="a1"/>
    <w:link w:val="16"/>
    <w:autoRedefine/>
    <w:uiPriority w:val="9"/>
    <w:qFormat/>
    <w:rsid w:val="00882AFC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2">
    <w:name w:val="heading 2"/>
    <w:aliases w:val="2 Заголовок 2,H2,H21,H22,H23,H24,H25,H26,H27,H28,H29,H210,H211,H212,H213,H214,H215,H216,H221,H231,H241,H251,H261,H271,H281,H291,H2101,H2111,H2121,H2131,H2141,H2151,H217,H218,H219,H220,H222,H223,H224,H225,H226,H2110,H232,H242,H252,H262,H272"/>
    <w:basedOn w:val="a1"/>
    <w:next w:val="a1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0">
    <w:name w:val="heading 3"/>
    <w:aliases w:val="3 Заголовок 3,H3,Char1,Заг3"/>
    <w:basedOn w:val="a1"/>
    <w:next w:val="a1"/>
    <w:link w:val="31"/>
    <w:autoRedefine/>
    <w:uiPriority w:val="9"/>
    <w:qFormat/>
    <w:rsid w:val="00E11CAA"/>
    <w:pPr>
      <w:keepNext/>
      <w:spacing w:before="240" w:after="24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aliases w:val="H4,заголовок 4"/>
    <w:basedOn w:val="a1"/>
    <w:next w:val="a1"/>
    <w:link w:val="40"/>
    <w:uiPriority w:val="9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aliases w:val="H5"/>
    <w:basedOn w:val="a1"/>
    <w:next w:val="a1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6">
    <w:name w:val="Заголовок 1 Знак"/>
    <w:aliases w:val="H1 Знак,H11 Знак,H12 Знак,H13 Знак,H14 Знак,H15 Знак,H16 Знак,H17 Знак,H18 Знак,H19 Знак,H110 Знак,H111 Знак,H112 Знак,H113 Знак,H114 Знак,H115 Знак,H116 Знак,H121 Знак,H131 Знак,H141 Знак,H151 Знак,H161 Знак,H171 Знак,H181 Знак"/>
    <w:basedOn w:val="a2"/>
    <w:link w:val="1"/>
    <w:uiPriority w:val="9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aliases w:val="2 Заголовок 2 Знак,H2 Знак,H21 Знак,H22 Знак,H23 Знак,H24 Знак,H25 Знак,H26 Знак,H27 Знак,H28 Знак,H29 Знак,H210 Знак,H211 Знак,H212 Знак,H213 Знак,H214 Знак,H215 Знак,H216 Знак,H221 Знак,H231 Знак,H241 Знак,H251 Знак,H261 Знак"/>
    <w:basedOn w:val="a2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1">
    <w:name w:val="Заголовок 3 Знак"/>
    <w:aliases w:val="3 Заголовок 3 Знак,H3 Знак,Char1 Знак,Заг3 Знак"/>
    <w:basedOn w:val="a2"/>
    <w:link w:val="30"/>
    <w:uiPriority w:val="9"/>
    <w:rsid w:val="00E11CAA"/>
    <w:rPr>
      <w:rFonts w:ascii="Arial" w:eastAsia="Calibri" w:hAnsi="Arial" w:cs="Times New Roman"/>
      <w:b/>
      <w:caps/>
      <w:sz w:val="20"/>
      <w:szCs w:val="20"/>
    </w:rPr>
  </w:style>
  <w:style w:type="character" w:customStyle="1" w:styleId="40">
    <w:name w:val="Заголовок 4 Знак"/>
    <w:aliases w:val="H4 Знак,заголовок 4 Знак"/>
    <w:basedOn w:val="a2"/>
    <w:link w:val="4"/>
    <w:uiPriority w:val="9"/>
    <w:rsid w:val="006C0925"/>
    <w:rPr>
      <w:rFonts w:ascii="Arial" w:eastAsia="Calibri" w:hAnsi="Arial" w:cs="Times New Roman"/>
      <w:i/>
      <w:caps/>
      <w:sz w:val="20"/>
      <w:szCs w:val="20"/>
    </w:rPr>
  </w:style>
  <w:style w:type="character" w:customStyle="1" w:styleId="50">
    <w:name w:val="Заголовок 5 Знак"/>
    <w:aliases w:val="H5 Знак"/>
    <w:basedOn w:val="a2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2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2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2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5">
    <w:name w:val="header"/>
    <w:basedOn w:val="a1"/>
    <w:link w:val="a6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Верхний колонтитул Знак"/>
    <w:basedOn w:val="a2"/>
    <w:link w:val="a5"/>
    <w:rsid w:val="006C0925"/>
    <w:rPr>
      <w:rFonts w:ascii="Calibri" w:eastAsia="Calibri" w:hAnsi="Calibri" w:cs="Times New Roman"/>
      <w:sz w:val="20"/>
      <w:szCs w:val="20"/>
    </w:rPr>
  </w:style>
  <w:style w:type="paragraph" w:styleId="a7">
    <w:name w:val="footer"/>
    <w:basedOn w:val="a1"/>
    <w:link w:val="a8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8">
    <w:name w:val="Нижний колонтитул Знак"/>
    <w:basedOn w:val="a2"/>
    <w:link w:val="a7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7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9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,МИ_Caption"/>
    <w:basedOn w:val="a1"/>
    <w:link w:val="aa"/>
    <w:uiPriority w:val="35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aa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9"/>
    <w:uiPriority w:val="35"/>
    <w:locked/>
    <w:rsid w:val="003B005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8">
    <w:name w:val="toc 1"/>
    <w:basedOn w:val="a1"/>
    <w:next w:val="a1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1"/>
    <w:next w:val="a1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2">
    <w:name w:val="toc 3"/>
    <w:basedOn w:val="a1"/>
    <w:next w:val="a1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b">
    <w:name w:val="Hyperlink"/>
    <w:uiPriority w:val="99"/>
    <w:rsid w:val="006C0925"/>
    <w:rPr>
      <w:color w:val="0000FF"/>
      <w:u w:val="single"/>
    </w:rPr>
  </w:style>
  <w:style w:type="paragraph" w:styleId="ac">
    <w:name w:val="annotation text"/>
    <w:basedOn w:val="a1"/>
    <w:link w:val="ad"/>
    <w:uiPriority w:val="99"/>
    <w:rsid w:val="006C0925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Тема примечания Знак"/>
    <w:basedOn w:val="ad"/>
    <w:link w:val="af"/>
    <w:uiPriority w:val="99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">
    <w:name w:val="annotation subject"/>
    <w:basedOn w:val="ac"/>
    <w:next w:val="ac"/>
    <w:link w:val="ae"/>
    <w:uiPriority w:val="99"/>
    <w:semiHidden/>
    <w:rsid w:val="006C0925"/>
    <w:rPr>
      <w:b/>
      <w:bCs/>
    </w:rPr>
  </w:style>
  <w:style w:type="character" w:customStyle="1" w:styleId="af0">
    <w:name w:val="Текст выноски Знак"/>
    <w:basedOn w:val="a2"/>
    <w:link w:val="af1"/>
    <w:uiPriority w:val="99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1">
    <w:name w:val="Balloon Text"/>
    <w:basedOn w:val="a1"/>
    <w:link w:val="af0"/>
    <w:uiPriority w:val="99"/>
    <w:semiHidden/>
    <w:rsid w:val="006C0925"/>
    <w:rPr>
      <w:rFonts w:ascii="Tahoma" w:hAnsi="Tahoma" w:cs="Tahoma"/>
      <w:sz w:val="16"/>
      <w:szCs w:val="16"/>
    </w:rPr>
  </w:style>
  <w:style w:type="paragraph" w:styleId="33">
    <w:name w:val="Body Text 3"/>
    <w:basedOn w:val="a1"/>
    <w:link w:val="34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4">
    <w:name w:val="Основной текст 3 Знак"/>
    <w:basedOn w:val="a2"/>
    <w:link w:val="33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2">
    <w:name w:val="ФИО"/>
    <w:basedOn w:val="a1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3">
    <w:name w:val="footnote text"/>
    <w:basedOn w:val="a1"/>
    <w:link w:val="af4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4">
    <w:name w:val="Текст сноски Знак"/>
    <w:basedOn w:val="a2"/>
    <w:link w:val="af3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5">
    <w:name w:val="Текст таблица"/>
    <w:basedOn w:val="a1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6">
    <w:name w:val="footnote reference"/>
    <w:uiPriority w:val="99"/>
    <w:rsid w:val="006C0925"/>
    <w:rPr>
      <w:vertAlign w:val="superscript"/>
    </w:rPr>
  </w:style>
  <w:style w:type="paragraph" w:styleId="21">
    <w:name w:val="List 2"/>
    <w:basedOn w:val="a1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7">
    <w:name w:val="Strong"/>
    <w:qFormat/>
    <w:rsid w:val="006C0925"/>
    <w:rPr>
      <w:b/>
    </w:rPr>
  </w:style>
  <w:style w:type="paragraph" w:styleId="35">
    <w:name w:val="Body Text Indent 3"/>
    <w:basedOn w:val="a1"/>
    <w:link w:val="36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2"/>
    <w:link w:val="35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8">
    <w:name w:val="Normal (Web)"/>
    <w:basedOn w:val="a1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9">
    <w:name w:val="Абзац списка1"/>
    <w:basedOn w:val="a1"/>
    <w:rsid w:val="006C0925"/>
    <w:pPr>
      <w:ind w:left="708"/>
    </w:pPr>
  </w:style>
  <w:style w:type="paragraph" w:customStyle="1" w:styleId="S0">
    <w:name w:val="S_Обычный"/>
    <w:basedOn w:val="a1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1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1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1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a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3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Текст концевой сноски Знак"/>
    <w:basedOn w:val="a2"/>
    <w:link w:val="afb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b">
    <w:name w:val="endnote text"/>
    <w:basedOn w:val="a1"/>
    <w:link w:val="afa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1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c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1"/>
    <w:link w:val="afd"/>
    <w:uiPriority w:val="34"/>
    <w:qFormat/>
    <w:rsid w:val="006C0925"/>
    <w:pPr>
      <w:ind w:left="708"/>
    </w:pPr>
  </w:style>
  <w:style w:type="character" w:customStyle="1" w:styleId="afd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2"/>
    <w:link w:val="afc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TOC Heading"/>
    <w:aliases w:val="МИ_TOC Heading"/>
    <w:basedOn w:val="1"/>
    <w:next w:val="a1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b">
    <w:name w:val="index 1"/>
    <w:basedOn w:val="a1"/>
    <w:next w:val="a1"/>
    <w:autoRedefine/>
    <w:rsid w:val="006C0925"/>
    <w:rPr>
      <w:rFonts w:cs="Arial"/>
      <w:i/>
      <w:sz w:val="20"/>
      <w:szCs w:val="24"/>
      <w:lang w:eastAsia="ru-RU"/>
    </w:rPr>
  </w:style>
  <w:style w:type="paragraph" w:styleId="aff">
    <w:name w:val="Normal Indent"/>
    <w:basedOn w:val="a1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1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f0">
    <w:name w:val="Subtitle"/>
    <w:basedOn w:val="a1"/>
    <w:next w:val="a1"/>
    <w:link w:val="aff1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1">
    <w:name w:val="Подзаголовок Знак"/>
    <w:basedOn w:val="a2"/>
    <w:link w:val="aff0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c">
    <w:name w:val="Название объекта1"/>
    <w:basedOn w:val="a1"/>
    <w:next w:val="a1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2">
    <w:name w:val="No Spacing"/>
    <w:aliases w:val="Table text"/>
    <w:link w:val="aff3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3">
    <w:name w:val="Без интервала Знак"/>
    <w:aliases w:val="Table text Знак"/>
    <w:basedOn w:val="a2"/>
    <w:link w:val="aff2"/>
    <w:uiPriority w:val="1"/>
    <w:rsid w:val="00D42EC8"/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4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4">
    <w:name w:val="Body Text"/>
    <w:basedOn w:val="a1"/>
    <w:link w:val="aff5"/>
    <w:rsid w:val="006C0925"/>
    <w:pPr>
      <w:spacing w:after="120"/>
    </w:pPr>
  </w:style>
  <w:style w:type="character" w:customStyle="1" w:styleId="aff5">
    <w:name w:val="Основной текст Знак"/>
    <w:basedOn w:val="a2"/>
    <w:link w:val="aff4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1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1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1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1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6">
    <w:name w:val="FollowedHyperlink"/>
    <w:basedOn w:val="a2"/>
    <w:uiPriority w:val="99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1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7">
    <w:name w:val="annotation reference"/>
    <w:basedOn w:val="a2"/>
    <w:semiHidden/>
    <w:unhideWhenUsed/>
    <w:rsid w:val="00C85EC5"/>
    <w:rPr>
      <w:sz w:val="16"/>
      <w:szCs w:val="16"/>
    </w:rPr>
  </w:style>
  <w:style w:type="paragraph" w:styleId="aff8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9">
    <w:name w:val="Шапка таблицы"/>
    <w:basedOn w:val="a1"/>
    <w:link w:val="affa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a">
    <w:name w:val="Шапка таблицы Знак"/>
    <w:basedOn w:val="a2"/>
    <w:link w:val="aff9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b">
    <w:name w:val="Body Text Indent"/>
    <w:basedOn w:val="a1"/>
    <w:link w:val="affc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c">
    <w:name w:val="Основной текст с отступом Знак"/>
    <w:basedOn w:val="a2"/>
    <w:link w:val="affb"/>
    <w:uiPriority w:val="99"/>
    <w:rsid w:val="00F022BC"/>
    <w:rPr>
      <w:rFonts w:ascii="Arial" w:eastAsia="Times New Roman" w:hAnsi="Arial" w:cs="Times New Roman"/>
      <w:sz w:val="24"/>
      <w:szCs w:val="24"/>
    </w:rPr>
  </w:style>
  <w:style w:type="paragraph" w:customStyle="1" w:styleId="vt">
    <w:name w:val="vt"/>
    <w:basedOn w:val="a1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3">
    <w:name w:val="САП_Заголовок 1"/>
    <w:basedOn w:val="a1"/>
    <w:next w:val="a1"/>
    <w:link w:val="1d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character" w:customStyle="1" w:styleId="1d">
    <w:name w:val="САП_Заголовок 1 Знак"/>
    <w:link w:val="13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2">
    <w:name w:val="САП_Заголовок 2"/>
    <w:basedOn w:val="13"/>
    <w:next w:val="a1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3">
    <w:name w:val="САП_Заголовок 3"/>
    <w:basedOn w:val="2"/>
    <w:link w:val="37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character" w:customStyle="1" w:styleId="37">
    <w:name w:val="САП_Заголовок 3 Знак"/>
    <w:basedOn w:val="a2"/>
    <w:link w:val="3"/>
    <w:rsid w:val="005D26F6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41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d">
    <w:name w:val="САП_ТаблицаЗаголовок"/>
    <w:basedOn w:val="a1"/>
    <w:link w:val="affe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e">
    <w:name w:val="САП_ТаблицаЗаголовок Знак"/>
    <w:link w:val="affd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f">
    <w:name w:val="Document Map"/>
    <w:basedOn w:val="a1"/>
    <w:link w:val="afff0"/>
    <w:uiPriority w:val="99"/>
    <w:semiHidden/>
    <w:unhideWhenUsed/>
    <w:rsid w:val="00D15905"/>
    <w:rPr>
      <w:szCs w:val="24"/>
    </w:rPr>
  </w:style>
  <w:style w:type="character" w:customStyle="1" w:styleId="afff0">
    <w:name w:val="Схема документа Знак"/>
    <w:basedOn w:val="a2"/>
    <w:link w:val="afff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1">
    <w:name w:val="ЗагТабл"/>
    <w:basedOn w:val="a1"/>
    <w:link w:val="afff2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2">
    <w:name w:val="ЗагТабл Знак"/>
    <w:basedOn w:val="a2"/>
    <w:link w:val="afff1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1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2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3">
    <w:name w:val="САП_Текст простой"/>
    <w:basedOn w:val="a1"/>
    <w:link w:val="afff4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4">
    <w:name w:val="САП_Текст простой Знак"/>
    <w:link w:val="afff3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5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1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4">
    <w:name w:val="МИ_Заголовок 1"/>
    <w:basedOn w:val="1"/>
    <w:qFormat/>
    <w:rsid w:val="0012135C"/>
    <w:pPr>
      <w:keepLines/>
      <w:pageBreakBefore/>
      <w:numPr>
        <w:numId w:val="13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link w:val="2Char"/>
    <w:qFormat/>
    <w:rsid w:val="0012135C"/>
    <w:pPr>
      <w:keepNext/>
      <w:keepLines/>
      <w:numPr>
        <w:ilvl w:val="1"/>
        <w:numId w:val="13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character" w:customStyle="1" w:styleId="2Char">
    <w:name w:val="МИ_Заголовок 2 Char"/>
    <w:basedOn w:val="a2"/>
    <w:link w:val="20"/>
    <w:rsid w:val="00437A1C"/>
    <w:rPr>
      <w:rFonts w:ascii="Meta Offc Pro" w:eastAsiaTheme="majorEastAsia" w:hAnsi="Meta Offc Pro" w:cstheme="majorBidi"/>
      <w:b/>
      <w:sz w:val="28"/>
      <w:szCs w:val="26"/>
    </w:rPr>
  </w:style>
  <w:style w:type="paragraph" w:customStyle="1" w:styleId="38">
    <w:name w:val="МИ_Заголовок 3"/>
    <w:basedOn w:val="30"/>
    <w:qFormat/>
    <w:rsid w:val="0012135C"/>
    <w:pPr>
      <w:keepLines/>
      <w:spacing w:before="120" w:after="120" w:line="276" w:lineRule="auto"/>
      <w:ind w:left="720" w:hanging="720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2">
    <w:name w:val="МИ_Заголовок 4"/>
    <w:basedOn w:val="4"/>
    <w:qFormat/>
    <w:rsid w:val="0012135C"/>
    <w:pPr>
      <w:keepLines/>
      <w:numPr>
        <w:ilvl w:val="0"/>
        <w:numId w:val="0"/>
      </w:numPr>
      <w:spacing w:before="120" w:after="120" w:line="276" w:lineRule="auto"/>
      <w:ind w:left="864" w:hanging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paragraph" w:customStyle="1" w:styleId="11">
    <w:name w:val="Список 1"/>
    <w:basedOn w:val="a1"/>
    <w:link w:val="1Char"/>
    <w:autoRedefine/>
    <w:qFormat/>
    <w:rsid w:val="009D596B"/>
    <w:pPr>
      <w:keepLines/>
      <w:numPr>
        <w:numId w:val="14"/>
      </w:numPr>
      <w:spacing w:after="60" w:line="276" w:lineRule="auto"/>
    </w:pPr>
    <w:rPr>
      <w:sz w:val="26"/>
      <w:szCs w:val="20"/>
      <w:lang w:eastAsia="ru-RU"/>
    </w:rPr>
  </w:style>
  <w:style w:type="character" w:customStyle="1" w:styleId="1Char">
    <w:name w:val="Список 1 Char"/>
    <w:basedOn w:val="a2"/>
    <w:link w:val="11"/>
    <w:rsid w:val="009D596B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ff6">
    <w:name w:val="КД обычный текст"/>
    <w:basedOn w:val="a1"/>
    <w:link w:val="afff7"/>
    <w:qFormat/>
    <w:rsid w:val="009D596B"/>
    <w:pPr>
      <w:overflowPunct w:val="0"/>
      <w:autoSpaceDE w:val="0"/>
      <w:autoSpaceDN w:val="0"/>
      <w:adjustRightInd w:val="0"/>
      <w:spacing w:before="60"/>
      <w:ind w:firstLine="720"/>
      <w:textAlignment w:val="baseline"/>
    </w:pPr>
    <w:rPr>
      <w:sz w:val="26"/>
      <w:szCs w:val="20"/>
      <w:lang w:eastAsia="ru-RU"/>
    </w:rPr>
  </w:style>
  <w:style w:type="character" w:customStyle="1" w:styleId="afff7">
    <w:name w:val="КД обычный текст Знак"/>
    <w:basedOn w:val="a2"/>
    <w:link w:val="afff6"/>
    <w:rsid w:val="009D596B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UnresolvedMention1">
    <w:name w:val="Unresolved Mention1"/>
    <w:basedOn w:val="a2"/>
    <w:uiPriority w:val="99"/>
    <w:semiHidden/>
    <w:unhideWhenUsed/>
    <w:rsid w:val="003B005E"/>
    <w:rPr>
      <w:color w:val="808080"/>
      <w:shd w:val="clear" w:color="auto" w:fill="E6E6E6"/>
    </w:rPr>
  </w:style>
  <w:style w:type="paragraph" w:customStyle="1" w:styleId="afff8">
    <w:name w:val="МИ_Текст"/>
    <w:basedOn w:val="a1"/>
    <w:link w:val="Char0"/>
    <w:qFormat/>
    <w:rsid w:val="00B60AD9"/>
    <w:pPr>
      <w:spacing w:after="120" w:line="276" w:lineRule="auto"/>
      <w:ind w:firstLine="709"/>
    </w:pPr>
    <w:rPr>
      <w:rFonts w:ascii="Meta Offc Pro" w:hAnsi="Meta Offc Pro" w:cstheme="minorBidi"/>
    </w:rPr>
  </w:style>
  <w:style w:type="character" w:customStyle="1" w:styleId="Char0">
    <w:name w:val="МИ_Текст Char"/>
    <w:basedOn w:val="a2"/>
    <w:link w:val="afff8"/>
    <w:rsid w:val="00B60AD9"/>
    <w:rPr>
      <w:rFonts w:ascii="Meta Offc Pro" w:eastAsia="Times New Roman" w:hAnsi="Meta Offc Pro"/>
      <w:sz w:val="24"/>
    </w:rPr>
  </w:style>
  <w:style w:type="character" w:customStyle="1" w:styleId="10TableContent1CharChar">
    <w:name w:val="10_Table_Content_1 Char Char"/>
    <w:link w:val="10TableContent1"/>
    <w:rsid w:val="00B60AD9"/>
    <w:rPr>
      <w:rFonts w:ascii="Arial" w:hAnsi="Arial"/>
      <w:lang w:val="en-GB"/>
    </w:rPr>
  </w:style>
  <w:style w:type="paragraph" w:customStyle="1" w:styleId="10TableContent1">
    <w:name w:val="10_Table_Content_1"/>
    <w:basedOn w:val="a1"/>
    <w:link w:val="10TableContent1CharChar"/>
    <w:rsid w:val="00B60AD9"/>
    <w:pPr>
      <w:spacing w:line="260" w:lineRule="exact"/>
      <w:jc w:val="left"/>
    </w:pPr>
    <w:rPr>
      <w:rFonts w:ascii="Arial" w:eastAsiaTheme="minorHAnsi" w:hAnsi="Arial" w:cstheme="minorBidi"/>
      <w:sz w:val="22"/>
      <w:lang w:val="en-GB"/>
    </w:rPr>
  </w:style>
  <w:style w:type="paragraph" w:customStyle="1" w:styleId="afff9">
    <w:name w:val="Таблицы основной текст"/>
    <w:basedOn w:val="a1"/>
    <w:link w:val="Char1"/>
    <w:qFormat/>
    <w:rsid w:val="00437A1C"/>
    <w:pPr>
      <w:spacing w:line="276" w:lineRule="auto"/>
      <w:jc w:val="left"/>
    </w:pPr>
    <w:rPr>
      <w:rFonts w:ascii="Arial" w:eastAsia="Calibri" w:hAnsi="Arial"/>
      <w:szCs w:val="28"/>
    </w:rPr>
  </w:style>
  <w:style w:type="character" w:customStyle="1" w:styleId="Char1">
    <w:name w:val="Таблицы основной текст Char"/>
    <w:basedOn w:val="a2"/>
    <w:link w:val="afff9"/>
    <w:rsid w:val="00437A1C"/>
    <w:rPr>
      <w:rFonts w:ascii="Arial" w:eastAsia="Calibri" w:hAnsi="Arial" w:cs="Times New Roman"/>
      <w:sz w:val="24"/>
      <w:szCs w:val="28"/>
    </w:rPr>
  </w:style>
  <w:style w:type="character" w:customStyle="1" w:styleId="1Char0">
    <w:name w:val="Выделенный 1 Char"/>
    <w:basedOn w:val="a2"/>
    <w:link w:val="12"/>
    <w:locked/>
    <w:rsid w:val="00437A1C"/>
    <w:rPr>
      <w:rFonts w:ascii="Arial" w:eastAsia="Times New Roman" w:hAnsi="Arial"/>
      <w:sz w:val="24"/>
      <w:szCs w:val="24"/>
    </w:rPr>
  </w:style>
  <w:style w:type="paragraph" w:customStyle="1" w:styleId="12">
    <w:name w:val="Выделенный 1"/>
    <w:basedOn w:val="a1"/>
    <w:link w:val="1Char0"/>
    <w:qFormat/>
    <w:rsid w:val="00437A1C"/>
    <w:pPr>
      <w:widowControl w:val="0"/>
      <w:numPr>
        <w:numId w:val="22"/>
      </w:numPr>
      <w:spacing w:after="100" w:afterAutospacing="1" w:line="360" w:lineRule="auto"/>
    </w:pPr>
    <w:rPr>
      <w:rFonts w:ascii="Arial" w:hAnsi="Arial" w:cstheme="minorBidi"/>
      <w:szCs w:val="24"/>
    </w:rPr>
  </w:style>
  <w:style w:type="paragraph" w:customStyle="1" w:styleId="bbb">
    <w:name w:val="bbb"/>
    <w:rsid w:val="00437A1C"/>
    <w:pPr>
      <w:spacing w:after="0" w:line="240" w:lineRule="auto"/>
    </w:pPr>
    <w:rPr>
      <w:rFonts w:ascii="Arial" w:eastAsia="Times New Roman" w:hAnsi="Arial" w:cs="Arial"/>
      <w:color w:val="000000"/>
      <w:sz w:val="18"/>
      <w:szCs w:val="20"/>
      <w:lang w:eastAsia="ru-RU"/>
    </w:rPr>
  </w:style>
  <w:style w:type="paragraph" w:customStyle="1" w:styleId="afffa">
    <w:name w:val="МИ_Название документа"/>
    <w:basedOn w:val="a1"/>
    <w:rsid w:val="00437A1C"/>
    <w:pPr>
      <w:tabs>
        <w:tab w:val="left" w:pos="1827"/>
      </w:tabs>
      <w:jc w:val="center"/>
    </w:pPr>
    <w:rPr>
      <w:rFonts w:ascii="Meta Offc Pro" w:hAnsi="Meta Offc Pro" w:cs="Arial"/>
      <w:b/>
      <w:sz w:val="44"/>
      <w:szCs w:val="44"/>
    </w:rPr>
  </w:style>
  <w:style w:type="paragraph" w:customStyle="1" w:styleId="Head1">
    <w:name w:val="Head 1"/>
    <w:basedOn w:val="1"/>
    <w:rsid w:val="00437A1C"/>
    <w:pPr>
      <w:spacing w:before="0"/>
      <w:ind w:left="720" w:hanging="360"/>
    </w:pPr>
    <w:rPr>
      <w:rFonts w:ascii="Meta Offc Pro" w:hAnsi="Meta Offc Pro" w:cs="Times New Roman"/>
      <w:b w:val="0"/>
      <w:bCs w:val="0"/>
      <w:color w:val="000000" w:themeColor="text1"/>
      <w:kern w:val="28"/>
      <w:szCs w:val="30"/>
    </w:rPr>
  </w:style>
  <w:style w:type="paragraph" w:customStyle="1" w:styleId="afffb">
    <w:name w:val="ЗАГОЛОВОК УСТАВ"/>
    <w:basedOn w:val="a1"/>
    <w:link w:val="Char2"/>
    <w:rsid w:val="00437A1C"/>
    <w:pPr>
      <w:tabs>
        <w:tab w:val="left" w:pos="1827"/>
      </w:tabs>
      <w:jc w:val="center"/>
    </w:pPr>
    <w:rPr>
      <w:rFonts w:ascii="Meta Offc Pro" w:hAnsi="Meta Offc Pro" w:cs="Arial"/>
      <w:bCs/>
      <w:sz w:val="28"/>
      <w:szCs w:val="28"/>
    </w:rPr>
  </w:style>
  <w:style w:type="character" w:customStyle="1" w:styleId="Char2">
    <w:name w:val="ЗАГОЛОВОК УСТАВ Char"/>
    <w:basedOn w:val="a2"/>
    <w:link w:val="afffb"/>
    <w:rsid w:val="00437A1C"/>
    <w:rPr>
      <w:rFonts w:ascii="Meta Offc Pro" w:eastAsia="Times New Roman" w:hAnsi="Meta Offc Pro" w:cs="Arial"/>
      <w:bCs/>
      <w:sz w:val="28"/>
      <w:szCs w:val="28"/>
    </w:rPr>
  </w:style>
  <w:style w:type="paragraph" w:customStyle="1" w:styleId="Bullet1">
    <w:name w:val="МИ_Bullet 1"/>
    <w:basedOn w:val="afff8"/>
    <w:qFormat/>
    <w:rsid w:val="00437A1C"/>
    <w:pPr>
      <w:numPr>
        <w:numId w:val="24"/>
      </w:numPr>
      <w:tabs>
        <w:tab w:val="num" w:pos="360"/>
      </w:tabs>
      <w:ind w:left="360" w:hanging="360"/>
    </w:pPr>
  </w:style>
  <w:style w:type="paragraph" w:styleId="a">
    <w:name w:val="List Bullet"/>
    <w:basedOn w:val="a1"/>
    <w:uiPriority w:val="99"/>
    <w:unhideWhenUsed/>
    <w:rsid w:val="00437A1C"/>
    <w:pPr>
      <w:numPr>
        <w:numId w:val="23"/>
      </w:numPr>
      <w:spacing w:after="160" w:line="259" w:lineRule="auto"/>
      <w:contextualSpacing/>
      <w:jc w:val="left"/>
    </w:pPr>
    <w:rPr>
      <w:rFonts w:asciiTheme="minorHAnsi" w:eastAsiaTheme="minorHAnsi" w:hAnsiTheme="minorHAnsi" w:cstheme="minorBidi"/>
      <w:sz w:val="22"/>
    </w:rPr>
  </w:style>
  <w:style w:type="paragraph" w:customStyle="1" w:styleId="Bullet2">
    <w:name w:val="МИ_Bullet 2"/>
    <w:basedOn w:val="afff8"/>
    <w:link w:val="Bullet2Char"/>
    <w:qFormat/>
    <w:rsid w:val="00437A1C"/>
    <w:pPr>
      <w:numPr>
        <w:ilvl w:val="1"/>
        <w:numId w:val="24"/>
      </w:numPr>
      <w:tabs>
        <w:tab w:val="clear" w:pos="2089"/>
        <w:tab w:val="num" w:pos="792"/>
      </w:tabs>
      <w:ind w:left="792" w:hanging="432"/>
    </w:pPr>
  </w:style>
  <w:style w:type="character" w:customStyle="1" w:styleId="Bullet2Char">
    <w:name w:val="МИ_Bullet 2 Char"/>
    <w:basedOn w:val="Char0"/>
    <w:link w:val="Bullet2"/>
    <w:rsid w:val="00437A1C"/>
    <w:rPr>
      <w:rFonts w:ascii="Meta Offc Pro" w:eastAsia="Times New Roman" w:hAnsi="Meta Offc Pro"/>
      <w:sz w:val="24"/>
    </w:rPr>
  </w:style>
  <w:style w:type="paragraph" w:customStyle="1" w:styleId="afffc">
    <w:name w:val="МИ_Таблица Заголовок"/>
    <w:basedOn w:val="afff8"/>
    <w:qFormat/>
    <w:rsid w:val="00437A1C"/>
    <w:pPr>
      <w:spacing w:before="120" w:line="240" w:lineRule="auto"/>
      <w:ind w:firstLine="0"/>
      <w:jc w:val="center"/>
    </w:pPr>
    <w:rPr>
      <w:b/>
      <w:sz w:val="20"/>
    </w:rPr>
  </w:style>
  <w:style w:type="paragraph" w:customStyle="1" w:styleId="afffd">
    <w:name w:val="МИ_Таблица текст"/>
    <w:basedOn w:val="afff8"/>
    <w:link w:val="Char3"/>
    <w:qFormat/>
    <w:rsid w:val="00437A1C"/>
    <w:pPr>
      <w:spacing w:after="0" w:line="240" w:lineRule="auto"/>
      <w:ind w:firstLine="0"/>
    </w:pPr>
    <w:rPr>
      <w:sz w:val="20"/>
    </w:rPr>
  </w:style>
  <w:style w:type="character" w:customStyle="1" w:styleId="Char3">
    <w:name w:val="МИ_Таблица текст Char"/>
    <w:basedOn w:val="a2"/>
    <w:link w:val="afffd"/>
    <w:rsid w:val="00437A1C"/>
    <w:rPr>
      <w:rFonts w:ascii="Meta Offc Pro" w:eastAsia="Times New Roman" w:hAnsi="Meta Offc Pro"/>
      <w:sz w:val="20"/>
    </w:rPr>
  </w:style>
  <w:style w:type="paragraph" w:customStyle="1" w:styleId="15">
    <w:name w:val="МИ_Таблица булеты 1"/>
    <w:basedOn w:val="afff8"/>
    <w:qFormat/>
    <w:rsid w:val="00437A1C"/>
    <w:pPr>
      <w:numPr>
        <w:numId w:val="25"/>
      </w:numPr>
      <w:tabs>
        <w:tab w:val="clear" w:pos="284"/>
        <w:tab w:val="num" w:pos="432"/>
      </w:tabs>
      <w:spacing w:after="0" w:line="240" w:lineRule="auto"/>
      <w:ind w:left="432" w:hanging="432"/>
    </w:pPr>
    <w:rPr>
      <w:sz w:val="20"/>
    </w:rPr>
  </w:style>
  <w:style w:type="paragraph" w:customStyle="1" w:styleId="29">
    <w:name w:val="МИ_Таблица булеты 2"/>
    <w:basedOn w:val="15"/>
    <w:qFormat/>
    <w:rsid w:val="00437A1C"/>
    <w:pPr>
      <w:numPr>
        <w:ilvl w:val="1"/>
      </w:numPr>
      <w:tabs>
        <w:tab w:val="clear" w:pos="454"/>
        <w:tab w:val="num" w:pos="576"/>
      </w:tabs>
      <w:ind w:left="576" w:hanging="576"/>
    </w:pPr>
  </w:style>
  <w:style w:type="paragraph" w:styleId="a0">
    <w:name w:val="List Number"/>
    <w:basedOn w:val="a1"/>
    <w:uiPriority w:val="99"/>
    <w:rsid w:val="00437A1C"/>
    <w:pPr>
      <w:numPr>
        <w:numId w:val="26"/>
      </w:numPr>
      <w:spacing w:after="290"/>
    </w:pPr>
    <w:rPr>
      <w:rFonts w:ascii="Meta Offc Pro" w:hAnsi="Meta Offc Pro"/>
      <w:sz w:val="20"/>
      <w:szCs w:val="20"/>
    </w:rPr>
  </w:style>
  <w:style w:type="paragraph" w:styleId="2a">
    <w:name w:val="List Number 2"/>
    <w:basedOn w:val="a1"/>
    <w:rsid w:val="00437A1C"/>
    <w:pPr>
      <w:tabs>
        <w:tab w:val="num" w:pos="1191"/>
      </w:tabs>
      <w:spacing w:after="290"/>
      <w:ind w:left="1191" w:hanging="595"/>
    </w:pPr>
    <w:rPr>
      <w:rFonts w:ascii="Meta Offc Pro" w:hAnsi="Meta Offc Pro"/>
      <w:sz w:val="20"/>
      <w:szCs w:val="20"/>
    </w:rPr>
  </w:style>
  <w:style w:type="paragraph" w:styleId="39">
    <w:name w:val="List Number 3"/>
    <w:basedOn w:val="a1"/>
    <w:rsid w:val="00437A1C"/>
    <w:pPr>
      <w:tabs>
        <w:tab w:val="num" w:pos="1786"/>
      </w:tabs>
      <w:spacing w:after="290"/>
      <w:ind w:left="1786" w:hanging="595"/>
    </w:pPr>
    <w:rPr>
      <w:rFonts w:ascii="Meta Offc Pro" w:hAnsi="Meta Offc Pro"/>
      <w:sz w:val="20"/>
      <w:szCs w:val="20"/>
    </w:rPr>
  </w:style>
  <w:style w:type="paragraph" w:styleId="43">
    <w:name w:val="List Number 4"/>
    <w:basedOn w:val="a1"/>
    <w:rsid w:val="00437A1C"/>
    <w:pPr>
      <w:tabs>
        <w:tab w:val="num" w:pos="2381"/>
      </w:tabs>
      <w:spacing w:after="290"/>
      <w:ind w:left="2381" w:hanging="595"/>
    </w:pPr>
    <w:rPr>
      <w:rFonts w:ascii="Meta Offc Pro" w:hAnsi="Meta Offc Pro"/>
      <w:sz w:val="20"/>
      <w:szCs w:val="20"/>
    </w:rPr>
  </w:style>
  <w:style w:type="paragraph" w:styleId="52">
    <w:name w:val="List Number 5"/>
    <w:basedOn w:val="a1"/>
    <w:rsid w:val="00437A1C"/>
    <w:pPr>
      <w:tabs>
        <w:tab w:val="num" w:pos="2976"/>
      </w:tabs>
      <w:spacing w:after="290"/>
      <w:ind w:left="2976" w:hanging="595"/>
    </w:pPr>
    <w:rPr>
      <w:rFonts w:ascii="Meta Offc Pro" w:hAnsi="Meta Offc Pro"/>
      <w:sz w:val="20"/>
      <w:szCs w:val="20"/>
    </w:rPr>
  </w:style>
  <w:style w:type="paragraph" w:customStyle="1" w:styleId="G5">
    <w:name w:val="@G5.Обычный"/>
    <w:basedOn w:val="a1"/>
    <w:link w:val="G50"/>
    <w:rsid w:val="00437A1C"/>
    <w:p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Calibri" w:hAnsi="Calibri"/>
      <w:sz w:val="20"/>
      <w:szCs w:val="20"/>
    </w:rPr>
  </w:style>
  <w:style w:type="character" w:customStyle="1" w:styleId="G50">
    <w:name w:val="@G5.Обычный Знак"/>
    <w:link w:val="G5"/>
    <w:locked/>
    <w:rsid w:val="00437A1C"/>
    <w:rPr>
      <w:rFonts w:ascii="Calibri" w:eastAsia="Times New Roman" w:hAnsi="Calibri" w:cs="Times New Roman"/>
      <w:sz w:val="20"/>
      <w:szCs w:val="20"/>
    </w:rPr>
  </w:style>
  <w:style w:type="paragraph" w:customStyle="1" w:styleId="1e">
    <w:name w:val="МИ_Титульник_1"/>
    <w:basedOn w:val="afffb"/>
    <w:rsid w:val="00437A1C"/>
    <w:pPr>
      <w:jc w:val="left"/>
    </w:pPr>
    <w:rPr>
      <w:b/>
      <w:sz w:val="24"/>
    </w:rPr>
  </w:style>
  <w:style w:type="paragraph" w:customStyle="1" w:styleId="2b">
    <w:name w:val="МИ_Титульник_2"/>
    <w:basedOn w:val="afffb"/>
    <w:rsid w:val="00437A1C"/>
    <w:rPr>
      <w:sz w:val="24"/>
    </w:rPr>
  </w:style>
  <w:style w:type="paragraph" w:customStyle="1" w:styleId="afffe">
    <w:name w:val="МИ_Колонтитул"/>
    <w:basedOn w:val="a7"/>
    <w:qFormat/>
    <w:rsid w:val="00437A1C"/>
    <w:pPr>
      <w:jc w:val="center"/>
    </w:pPr>
    <w:rPr>
      <w:rFonts w:ascii="Meta Offc Pro" w:eastAsiaTheme="minorHAnsi" w:hAnsi="Meta Offc Pro" w:cstheme="minorBidi"/>
      <w:sz w:val="16"/>
      <w:szCs w:val="22"/>
    </w:rPr>
  </w:style>
  <w:style w:type="paragraph" w:customStyle="1" w:styleId="affff">
    <w:name w:val="МИ_Подпись"/>
    <w:basedOn w:val="a9"/>
    <w:rsid w:val="00437A1C"/>
    <w:pPr>
      <w:keepNext/>
      <w:spacing w:before="0" w:beforeAutospacing="0" w:after="200" w:afterAutospacing="0"/>
      <w:jc w:val="left"/>
    </w:pPr>
    <w:rPr>
      <w:rFonts w:ascii="Meta Offc Pro" w:eastAsiaTheme="minorHAnsi" w:hAnsi="Meta Offc Pro" w:cstheme="minorBidi"/>
      <w:i/>
      <w:iCs/>
      <w:sz w:val="20"/>
      <w:szCs w:val="18"/>
      <w:lang w:eastAsia="en-US"/>
    </w:rPr>
  </w:style>
  <w:style w:type="paragraph" w:customStyle="1" w:styleId="affff0">
    <w:name w:val="МИ_Подзаголовок"/>
    <w:basedOn w:val="afff8"/>
    <w:qFormat/>
    <w:rsid w:val="00437A1C"/>
    <w:pPr>
      <w:ind w:firstLine="0"/>
    </w:pPr>
    <w:rPr>
      <w:b/>
    </w:rPr>
  </w:style>
  <w:style w:type="paragraph" w:customStyle="1" w:styleId="affff1">
    <w:name w:val="МИ_Приложение"/>
    <w:basedOn w:val="afffb"/>
    <w:rsid w:val="00437A1C"/>
  </w:style>
  <w:style w:type="paragraph" w:customStyle="1" w:styleId="affff2">
    <w:name w:val="МИ_Содержание"/>
    <w:basedOn w:val="afe"/>
    <w:rsid w:val="00437A1C"/>
    <w:pPr>
      <w:numPr>
        <w:numId w:val="0"/>
      </w:numPr>
      <w:spacing w:before="240" w:line="259" w:lineRule="auto"/>
      <w:jc w:val="left"/>
    </w:pPr>
    <w:rPr>
      <w:rFonts w:ascii="Meta Offc Pro" w:hAnsi="Meta Offc Pro"/>
      <w:bCs w:val="0"/>
      <w:caps w:val="0"/>
      <w:color w:val="auto"/>
      <w:szCs w:val="32"/>
      <w:lang w:val="ru-RU"/>
    </w:rPr>
  </w:style>
  <w:style w:type="paragraph" w:customStyle="1" w:styleId="08TableHeading">
    <w:name w:val="08_Table_Heading"/>
    <w:basedOn w:val="a1"/>
    <w:rsid w:val="00437A1C"/>
    <w:pPr>
      <w:spacing w:line="390" w:lineRule="exact"/>
      <w:jc w:val="left"/>
    </w:pPr>
    <w:rPr>
      <w:rFonts w:ascii="Arial (W1)" w:hAnsi="Arial (W1)" w:cs="Arial"/>
      <w:b/>
      <w:iCs/>
      <w:sz w:val="20"/>
      <w:lang w:val="en-GB"/>
    </w:rPr>
  </w:style>
  <w:style w:type="character" w:customStyle="1" w:styleId="14Comment">
    <w:name w:val="14_Comment"/>
    <w:rsid w:val="00437A1C"/>
    <w:rPr>
      <w:i/>
      <w:color w:val="FF0000"/>
    </w:rPr>
  </w:style>
  <w:style w:type="paragraph" w:customStyle="1" w:styleId="02BodycopySubhead">
    <w:name w:val="02_Body_copy_Subhead"/>
    <w:basedOn w:val="a1"/>
    <w:rsid w:val="00437A1C"/>
    <w:pPr>
      <w:spacing w:before="260" w:line="260" w:lineRule="exact"/>
      <w:jc w:val="left"/>
    </w:pPr>
    <w:rPr>
      <w:rFonts w:ascii="Arial" w:hAnsi="Arial"/>
      <w:b/>
      <w:bCs/>
      <w:color w:val="44697D"/>
      <w:sz w:val="28"/>
      <w:szCs w:val="20"/>
      <w:lang w:val="de-DE" w:eastAsia="de-DE"/>
    </w:rPr>
  </w:style>
  <w:style w:type="paragraph" w:customStyle="1" w:styleId="05BodyCopy">
    <w:name w:val="05_Body_Copy"/>
    <w:basedOn w:val="a1"/>
    <w:link w:val="05BodyCopyChar"/>
    <w:rsid w:val="00437A1C"/>
    <w:pPr>
      <w:spacing w:line="260" w:lineRule="exact"/>
      <w:jc w:val="left"/>
    </w:pPr>
    <w:rPr>
      <w:rFonts w:ascii="Arial" w:hAnsi="Arial"/>
      <w:sz w:val="20"/>
      <w:szCs w:val="20"/>
      <w:lang w:val="en-GB"/>
    </w:rPr>
  </w:style>
  <w:style w:type="character" w:customStyle="1" w:styleId="05BodyCopyChar">
    <w:name w:val="05_Body_Copy Char"/>
    <w:link w:val="05BodyCopy"/>
    <w:rsid w:val="00437A1C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13TableTextMedium">
    <w:name w:val="13_Table_Text_Medium"/>
    <w:basedOn w:val="a1"/>
    <w:link w:val="13TableTextMediumZchnZchn"/>
    <w:rsid w:val="00437A1C"/>
    <w:pPr>
      <w:tabs>
        <w:tab w:val="left" w:pos="170"/>
      </w:tabs>
      <w:spacing w:line="240" w:lineRule="exact"/>
      <w:jc w:val="left"/>
    </w:pPr>
    <w:rPr>
      <w:rFonts w:ascii="Arial" w:hAnsi="Arial"/>
      <w:b/>
      <w:sz w:val="20"/>
      <w:lang w:val="en-GB"/>
    </w:rPr>
  </w:style>
  <w:style w:type="character" w:customStyle="1" w:styleId="13TableTextMediumZchnZchn">
    <w:name w:val="13_Table_Text_Medium Zchn Zchn"/>
    <w:link w:val="13TableTextMedium"/>
    <w:rsid w:val="00437A1C"/>
    <w:rPr>
      <w:rFonts w:ascii="Arial" w:eastAsia="Times New Roman" w:hAnsi="Arial" w:cs="Times New Roman"/>
      <w:b/>
      <w:sz w:val="20"/>
      <w:lang w:val="en-GB"/>
    </w:rPr>
  </w:style>
  <w:style w:type="paragraph" w:customStyle="1" w:styleId="06BodyCopyBullet7p">
    <w:name w:val="06_Body_Copy_Bullet_7p"/>
    <w:link w:val="06BodyCopyBullet7pCharChar"/>
    <w:rsid w:val="00437A1C"/>
    <w:pPr>
      <w:numPr>
        <w:numId w:val="27"/>
      </w:numPr>
      <w:spacing w:after="0" w:line="260" w:lineRule="exact"/>
    </w:pPr>
    <w:rPr>
      <w:rFonts w:ascii="Arial" w:eastAsia="Times New Roman" w:hAnsi="Arial" w:cs="Times New Roman"/>
      <w:sz w:val="20"/>
      <w:lang w:val="en-GB"/>
    </w:rPr>
  </w:style>
  <w:style w:type="character" w:customStyle="1" w:styleId="06BodyCopyBullet7pCharChar">
    <w:name w:val="06_Body_Copy_Bullet_7p Char Char"/>
    <w:link w:val="06BodyCopyBullet7p"/>
    <w:rsid w:val="00437A1C"/>
    <w:rPr>
      <w:rFonts w:ascii="Arial" w:eastAsia="Times New Roman" w:hAnsi="Arial" w:cs="Times New Roman"/>
      <w:sz w:val="20"/>
      <w:lang w:val="en-GB"/>
    </w:rPr>
  </w:style>
  <w:style w:type="paragraph" w:customStyle="1" w:styleId="11TableContent2">
    <w:name w:val="11_Table_Content_2"/>
    <w:basedOn w:val="05BodyCopy"/>
    <w:rsid w:val="00437A1C"/>
    <w:pPr>
      <w:tabs>
        <w:tab w:val="left" w:pos="170"/>
      </w:tabs>
      <w:ind w:left="170"/>
    </w:pPr>
  </w:style>
  <w:style w:type="paragraph" w:customStyle="1" w:styleId="12TableContentBullet7p">
    <w:name w:val="12_Table_Content_Bullet_7p"/>
    <w:basedOn w:val="06BodyCopyBullet7p"/>
    <w:rsid w:val="00437A1C"/>
    <w:pPr>
      <w:numPr>
        <w:numId w:val="0"/>
      </w:numPr>
      <w:spacing w:line="240" w:lineRule="exact"/>
      <w:ind w:left="644" w:hanging="360"/>
    </w:pPr>
  </w:style>
  <w:style w:type="paragraph" w:customStyle="1" w:styleId="01Headline">
    <w:name w:val="01_Headline"/>
    <w:basedOn w:val="a1"/>
    <w:rsid w:val="00437A1C"/>
    <w:pPr>
      <w:jc w:val="left"/>
    </w:pPr>
    <w:rPr>
      <w:rFonts w:ascii="Arial Black" w:hAnsi="Arial Black" w:cs="Arial"/>
      <w:color w:val="FF9900"/>
      <w:sz w:val="32"/>
      <w:szCs w:val="32"/>
      <w:lang w:val="en-GB" w:eastAsia="de-DE"/>
    </w:rPr>
  </w:style>
  <w:style w:type="paragraph" w:customStyle="1" w:styleId="09TableHeadingWhite">
    <w:name w:val="09_Table_Heading / White"/>
    <w:basedOn w:val="a1"/>
    <w:rsid w:val="00437A1C"/>
    <w:pPr>
      <w:spacing w:line="390" w:lineRule="exact"/>
      <w:jc w:val="left"/>
    </w:pPr>
    <w:rPr>
      <w:rFonts w:ascii="Arial" w:hAnsi="Arial" w:cs="Arial"/>
      <w:b/>
      <w:iCs/>
      <w:caps/>
      <w:color w:val="FFFFFF"/>
      <w:sz w:val="20"/>
      <w:lang w:val="en-GB"/>
    </w:rPr>
  </w:style>
  <w:style w:type="paragraph" w:customStyle="1" w:styleId="07Introduction">
    <w:name w:val="07_Introduction"/>
    <w:basedOn w:val="a1"/>
    <w:rsid w:val="00437A1C"/>
    <w:pPr>
      <w:spacing w:line="300" w:lineRule="exact"/>
      <w:jc w:val="left"/>
    </w:pPr>
    <w:rPr>
      <w:rFonts w:ascii="Arial" w:hAnsi="Arial"/>
      <w:color w:val="666666"/>
      <w:szCs w:val="20"/>
      <w:lang w:val="en-GB"/>
    </w:rPr>
  </w:style>
  <w:style w:type="paragraph" w:customStyle="1" w:styleId="Instructions">
    <w:name w:val="Instructions"/>
    <w:basedOn w:val="a1"/>
    <w:link w:val="InstructionsChar"/>
    <w:qFormat/>
    <w:rsid w:val="00437A1C"/>
    <w:pPr>
      <w:spacing w:before="240" w:after="240" w:line="276" w:lineRule="auto"/>
    </w:pPr>
    <w:rPr>
      <w:rFonts w:asciiTheme="minorHAnsi" w:eastAsiaTheme="minorEastAsia" w:hAnsiTheme="minorHAnsi" w:cstheme="minorBidi"/>
      <w:i/>
      <w:color w:val="FF0000"/>
      <w:sz w:val="22"/>
      <w:lang w:eastAsia="ru-RU"/>
    </w:rPr>
  </w:style>
  <w:style w:type="character" w:customStyle="1" w:styleId="InstructionsChar">
    <w:name w:val="Instructions Char"/>
    <w:basedOn w:val="a2"/>
    <w:link w:val="Instructions"/>
    <w:rsid w:val="00437A1C"/>
    <w:rPr>
      <w:rFonts w:eastAsiaTheme="minorEastAsia"/>
      <w:i/>
      <w:color w:val="FF0000"/>
      <w:lang w:eastAsia="ru-RU"/>
    </w:rPr>
  </w:style>
  <w:style w:type="paragraph" w:customStyle="1" w:styleId="TableText">
    <w:name w:val="TableText"/>
    <w:basedOn w:val="a1"/>
    <w:link w:val="TableTextChar"/>
    <w:rsid w:val="00437A1C"/>
    <w:pPr>
      <w:keepLines/>
      <w:spacing w:before="40" w:after="40" w:line="288" w:lineRule="auto"/>
      <w:contextualSpacing/>
      <w:jc w:val="left"/>
    </w:pPr>
    <w:rPr>
      <w:sz w:val="22"/>
    </w:rPr>
  </w:style>
  <w:style w:type="character" w:customStyle="1" w:styleId="TableTextChar">
    <w:name w:val="TableText Char"/>
    <w:link w:val="TableText"/>
    <w:rsid w:val="00437A1C"/>
    <w:rPr>
      <w:rFonts w:ascii="Times New Roman" w:eastAsia="Times New Roman" w:hAnsi="Times New Roman" w:cs="Times New Roman"/>
    </w:rPr>
  </w:style>
  <w:style w:type="character" w:customStyle="1" w:styleId="tgc">
    <w:name w:val="_tgc"/>
    <w:basedOn w:val="a2"/>
    <w:rsid w:val="00437A1C"/>
  </w:style>
  <w:style w:type="paragraph" w:customStyle="1" w:styleId="TableText0">
    <w:name w:val="Table Text"/>
    <w:basedOn w:val="a1"/>
    <w:link w:val="TableText1"/>
    <w:qFormat/>
    <w:rsid w:val="00437A1C"/>
    <w:pPr>
      <w:spacing w:before="40" w:after="40" w:line="360" w:lineRule="auto"/>
      <w:ind w:firstLine="709"/>
    </w:pPr>
    <w:rPr>
      <w:rFonts w:ascii="Meta Offc Pro" w:hAnsi="Meta Offc Pro"/>
      <w:sz w:val="20"/>
      <w:szCs w:val="20"/>
      <w:lang w:val="en-AU" w:eastAsia="en-AU"/>
    </w:rPr>
  </w:style>
  <w:style w:type="character" w:customStyle="1" w:styleId="TableText1">
    <w:name w:val="Table Text Знак"/>
    <w:link w:val="TableText0"/>
    <w:rsid w:val="00437A1C"/>
    <w:rPr>
      <w:rFonts w:ascii="Meta Offc Pro" w:eastAsia="Times New Roman" w:hAnsi="Meta Offc Pro" w:cs="Times New Roman"/>
      <w:sz w:val="20"/>
      <w:szCs w:val="20"/>
      <w:lang w:val="en-AU" w:eastAsia="en-AU"/>
    </w:rPr>
  </w:style>
  <w:style w:type="paragraph" w:customStyle="1" w:styleId="Tabletextbold">
    <w:name w:val="Table text bold"/>
    <w:basedOn w:val="a1"/>
    <w:qFormat/>
    <w:rsid w:val="00437A1C"/>
    <w:pPr>
      <w:tabs>
        <w:tab w:val="left" w:pos="2520"/>
      </w:tabs>
      <w:spacing w:before="20" w:after="20"/>
      <w:ind w:left="57"/>
    </w:pPr>
    <w:rPr>
      <w:rFonts w:ascii="Meta Offc Pro" w:eastAsiaTheme="minorHAnsi" w:hAnsi="Meta Offc Pro" w:cstheme="minorBidi"/>
      <w:sz w:val="16"/>
      <w:lang w:eastAsia="ru-RU"/>
    </w:rPr>
  </w:style>
  <w:style w:type="paragraph" w:customStyle="1" w:styleId="affff3">
    <w:name w:val="Номер таблицы"/>
    <w:basedOn w:val="a1"/>
    <w:rsid w:val="00437A1C"/>
    <w:pPr>
      <w:keepNext/>
      <w:spacing w:before="120"/>
      <w:jc w:val="right"/>
    </w:pPr>
    <w:rPr>
      <w:snapToGrid w:val="0"/>
      <w:sz w:val="28"/>
      <w:szCs w:val="20"/>
      <w:lang w:eastAsia="de-DE"/>
    </w:rPr>
  </w:style>
  <w:style w:type="paragraph" w:customStyle="1" w:styleId="Bullet3">
    <w:name w:val="МИ_Bullet 3"/>
    <w:basedOn w:val="afff8"/>
    <w:link w:val="Bullet3Char"/>
    <w:qFormat/>
    <w:rsid w:val="00437A1C"/>
    <w:pPr>
      <w:numPr>
        <w:numId w:val="28"/>
      </w:numPr>
    </w:pPr>
  </w:style>
  <w:style w:type="character" w:customStyle="1" w:styleId="Bullet3Char">
    <w:name w:val="МИ_Bullet 3 Char"/>
    <w:basedOn w:val="Bullet2Char"/>
    <w:link w:val="Bullet3"/>
    <w:rsid w:val="00437A1C"/>
    <w:rPr>
      <w:rFonts w:ascii="Meta Offc Pro" w:eastAsia="Times New Roman" w:hAnsi="Meta Offc Pro"/>
      <w:sz w:val="24"/>
    </w:rPr>
  </w:style>
  <w:style w:type="paragraph" w:customStyle="1" w:styleId="Headermi">
    <w:name w:val="Headermi"/>
    <w:basedOn w:val="1"/>
    <w:link w:val="HeadermiChar"/>
    <w:qFormat/>
    <w:rsid w:val="00437A1C"/>
    <w:pPr>
      <w:keepLines/>
      <w:numPr>
        <w:numId w:val="0"/>
      </w:numPr>
      <w:tabs>
        <w:tab w:val="num" w:pos="1021"/>
      </w:tabs>
      <w:spacing w:after="0"/>
      <w:ind w:left="1021" w:hanging="227"/>
    </w:pPr>
    <w:rPr>
      <w:rFonts w:ascii="Meta Offc Pro" w:eastAsiaTheme="majorEastAsia" w:hAnsi="Meta Offc Pro" w:cstheme="majorBidi"/>
      <w:bCs w:val="0"/>
      <w:caps w:val="0"/>
      <w:sz w:val="20"/>
      <w:szCs w:val="20"/>
    </w:rPr>
  </w:style>
  <w:style w:type="character" w:customStyle="1" w:styleId="HeadermiChar">
    <w:name w:val="Headermi Char"/>
    <w:basedOn w:val="16"/>
    <w:link w:val="Headermi"/>
    <w:rsid w:val="00437A1C"/>
    <w:rPr>
      <w:rFonts w:ascii="Meta Offc Pro" w:eastAsiaTheme="majorEastAsia" w:hAnsi="Meta Offc Pro" w:cstheme="majorBidi"/>
      <w:b/>
      <w:bCs w:val="0"/>
      <w:caps w:val="0"/>
      <w:kern w:val="32"/>
      <w:sz w:val="20"/>
      <w:szCs w:val="20"/>
    </w:rPr>
  </w:style>
  <w:style w:type="paragraph" w:customStyle="1" w:styleId="10">
    <w:name w:val="Заглловок 1"/>
    <w:basedOn w:val="1"/>
    <w:next w:val="1"/>
    <w:link w:val="1f"/>
    <w:qFormat/>
    <w:rsid w:val="00437A1C"/>
    <w:pPr>
      <w:numPr>
        <w:numId w:val="29"/>
      </w:numPr>
      <w:shd w:val="clear" w:color="auto" w:fill="FFFFFF"/>
      <w:spacing w:before="0" w:after="0"/>
      <w:ind w:left="431" w:hanging="431"/>
      <w:contextualSpacing/>
      <w:jc w:val="left"/>
    </w:pPr>
    <w:rPr>
      <w:b w:val="0"/>
      <w:bCs w:val="0"/>
      <w:caps w:val="0"/>
      <w:sz w:val="24"/>
      <w:szCs w:val="24"/>
      <w:lang w:eastAsia="ru-RU"/>
    </w:rPr>
  </w:style>
  <w:style w:type="character" w:customStyle="1" w:styleId="1f">
    <w:name w:val="Заглловок 1 Знак"/>
    <w:basedOn w:val="a2"/>
    <w:link w:val="10"/>
    <w:locked/>
    <w:rsid w:val="00437A1C"/>
    <w:rPr>
      <w:rFonts w:ascii="Arial" w:eastAsia="Times New Roman" w:hAnsi="Arial" w:cs="Arial"/>
      <w:kern w:val="32"/>
      <w:sz w:val="24"/>
      <w:szCs w:val="24"/>
      <w:shd w:val="clear" w:color="auto" w:fill="FFFFFF"/>
      <w:lang w:eastAsia="ru-RU"/>
    </w:rPr>
  </w:style>
  <w:style w:type="character" w:customStyle="1" w:styleId="UnresolvedMention2">
    <w:name w:val="Unresolved Mention2"/>
    <w:basedOn w:val="a2"/>
    <w:uiPriority w:val="99"/>
    <w:semiHidden/>
    <w:unhideWhenUsed/>
    <w:rsid w:val="00C80D8F"/>
    <w:rPr>
      <w:color w:val="808080"/>
      <w:shd w:val="clear" w:color="auto" w:fill="E6E6E6"/>
    </w:rPr>
  </w:style>
  <w:style w:type="character" w:customStyle="1" w:styleId="UnresolvedMention3">
    <w:name w:val="Unresolved Mention3"/>
    <w:basedOn w:val="a2"/>
    <w:uiPriority w:val="99"/>
    <w:semiHidden/>
    <w:unhideWhenUsed/>
    <w:rsid w:val="00862DDA"/>
    <w:rPr>
      <w:color w:val="808080"/>
      <w:shd w:val="clear" w:color="auto" w:fill="E6E6E6"/>
    </w:rPr>
  </w:style>
  <w:style w:type="paragraph" w:customStyle="1" w:styleId="Instruction">
    <w:name w:val="Instruction"/>
    <w:basedOn w:val="a1"/>
    <w:rsid w:val="00A30281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character" w:customStyle="1" w:styleId="UnresolvedMention4">
    <w:name w:val="Unresolved Mention4"/>
    <w:basedOn w:val="a2"/>
    <w:uiPriority w:val="99"/>
    <w:semiHidden/>
    <w:unhideWhenUsed/>
    <w:rsid w:val="00476D5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package" Target="embeddings/_____Microsoft_Excel.xlsx"/><Relationship Id="rId39" Type="http://schemas.openxmlformats.org/officeDocument/2006/relationships/image" Target="media/image15.emf"/><Relationship Id="rId21" Type="http://schemas.openxmlformats.org/officeDocument/2006/relationships/image" Target="media/image6.png"/><Relationship Id="rId34" Type="http://schemas.openxmlformats.org/officeDocument/2006/relationships/package" Target="embeddings/_____Microsoft_Excel4.xlsx"/><Relationship Id="rId42" Type="http://schemas.openxmlformats.org/officeDocument/2006/relationships/package" Target="embeddings/_____Microsoft_Excel8.xlsx"/><Relationship Id="rId47" Type="http://schemas.openxmlformats.org/officeDocument/2006/relationships/header" Target="header5.xml"/><Relationship Id="rId50" Type="http://schemas.microsoft.com/office/2011/relationships/people" Target="peop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image" Target="media/image10.emf"/><Relationship Id="rId11" Type="http://schemas.openxmlformats.org/officeDocument/2006/relationships/header" Target="header1.xml"/><Relationship Id="rId24" Type="http://schemas.openxmlformats.org/officeDocument/2006/relationships/oleObject" Target="embeddings/_________Microsoft_Word_97_2003.doc"/><Relationship Id="rId32" Type="http://schemas.openxmlformats.org/officeDocument/2006/relationships/package" Target="embeddings/_____Microsoft_Excel3.xlsx"/><Relationship Id="rId37" Type="http://schemas.openxmlformats.org/officeDocument/2006/relationships/image" Target="media/image14.emf"/><Relationship Id="rId40" Type="http://schemas.openxmlformats.org/officeDocument/2006/relationships/package" Target="embeddings/_____Microsoft_Excel7.xlsx"/><Relationship Id="rId45" Type="http://schemas.openxmlformats.org/officeDocument/2006/relationships/image" Target="media/image18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emf"/><Relationship Id="rId28" Type="http://schemas.openxmlformats.org/officeDocument/2006/relationships/package" Target="embeddings/_____Microsoft_Excel1.xlsx"/><Relationship Id="rId36" Type="http://schemas.openxmlformats.org/officeDocument/2006/relationships/package" Target="embeddings/_____Microsoft_Excel5.xlsx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1.emf"/><Relationship Id="rId44" Type="http://schemas.openxmlformats.org/officeDocument/2006/relationships/package" Target="embeddings/_____Microsoft_Excel9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corp.polyus.com/ERP/ERPDocuments/07_&#1050;&#1086;&#1085;&#1094;&#1077;&#1087;&#1090;&#1091;&#1072;&#1083;&#1100;&#1085;&#1099;&#1081;" TargetMode="External"/><Relationship Id="rId27" Type="http://schemas.openxmlformats.org/officeDocument/2006/relationships/image" Target="media/image9.emf"/><Relationship Id="rId30" Type="http://schemas.openxmlformats.org/officeDocument/2006/relationships/package" Target="embeddings/_____Microsoft_Excel2.xlsx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header" Target="header6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https://corp.polyus.com/ERP/ERPDocuments/05_&#1041;&#1080;&#1079;&#1085;&#1077;&#1089;-&#1087;&#1088;&#1086;&#1094;&#1077;&#1089;&#1089;&#1099;/&#1062;&#1077;&#1083;&#1077;&#1074;&#1099;&#1077;" TargetMode="External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package" Target="embeddings/_____Microsoft_Excel6.xlsx"/><Relationship Id="rId46" Type="http://schemas.openxmlformats.org/officeDocument/2006/relationships/package" Target="embeddings/_____Microsoft_Excel10.xlsx"/><Relationship Id="rId20" Type="http://schemas.openxmlformats.org/officeDocument/2006/relationships/image" Target="media/image5.png"/><Relationship Id="rId41" Type="http://schemas.openxmlformats.org/officeDocument/2006/relationships/image" Target="media/image16.emf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E5C71D-C042-49BF-8772-FE8846FF3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2750F6-EE42-43A6-9EDC-647C088B2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34</Pages>
  <Words>11411</Words>
  <Characters>65048</Characters>
  <Application>Microsoft Office Word</Application>
  <DocSecurity>0</DocSecurity>
  <Lines>542</Lines>
  <Paragraphs>152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76307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PavlovRV@polyus.com</dc:creator>
  <cp:lastModifiedBy>ShramkovAB</cp:lastModifiedBy>
  <cp:revision>40</cp:revision>
  <cp:lastPrinted>2018-02-09T10:40:00Z</cp:lastPrinted>
  <dcterms:created xsi:type="dcterms:W3CDTF">2020-04-22T13:15:00Z</dcterms:created>
  <dcterms:modified xsi:type="dcterms:W3CDTF">2021-04-02T16:35:00Z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>A8601B4F132AD5D6C60EB7B7DA73880C6C2B63C83E29411BF904DCD97830A48D</vt:lpwstr>
  </property>
  <property fmtid="{D5CDD505-2E9C-101B-9397-08002B2CF9AE}" pid="6" name="Hide date">
    <vt:lpwstr>13/04/2020 7:05:32 PM</vt:lpwstr>
  </property>
  <property fmtid="{D5CDD505-2E9C-101B-9397-08002B2CF9AE}" pid="7" name="Classification">
    <vt:lpwstr>Confidential</vt:lpwstr>
  </property>
</Properties>
</file>