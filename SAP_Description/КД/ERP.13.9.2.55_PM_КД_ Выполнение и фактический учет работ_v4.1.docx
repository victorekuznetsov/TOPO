
<file path=[Content_Types].xml><?xml version="1.0" encoding="utf-8"?>
<Types xmlns="http://schemas.openxmlformats.org/package/2006/content-types">
  <Default Extension="doc" ContentType="application/msword"/>
  <Default Extension="docx" ContentType="application/vnd.openxmlformats-officedocument.wordprocessingml.document"/>
  <Default Extension="emf" ContentType="image/x-emf"/>
  <Default Extension="jp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ED6200" w14:textId="77777777" w:rsidR="009E28A6" w:rsidRPr="008A1222" w:rsidRDefault="009E28A6" w:rsidP="009E28A6">
      <w:pPr>
        <w:rPr>
          <w:rFonts w:ascii="Arial" w:hAnsi="Arial"/>
        </w:rPr>
      </w:pPr>
      <w:bookmarkStart w:id="1" w:name="_Hlk520300105"/>
      <w:bookmarkStart w:id="2" w:name="_Toc352939869"/>
      <w:bookmarkStart w:id="3" w:name="_Ref353369916"/>
      <w:bookmarkStart w:id="4" w:name="_Toc357586935"/>
      <w:bookmarkStart w:id="5" w:name="_Toc359333746"/>
    </w:p>
    <w:p w14:paraId="76D5745C" w14:textId="77777777" w:rsidR="009E28A6" w:rsidRPr="00F94454" w:rsidRDefault="009E28A6" w:rsidP="009E28A6">
      <w:pPr>
        <w:rPr>
          <w:rFonts w:ascii="Arial" w:hAnsi="Arial" w:cs="Arial"/>
          <w:lang w:eastAsia="ru-RU"/>
        </w:rPr>
      </w:pPr>
    </w:p>
    <w:p w14:paraId="75DDEFDE" w14:textId="77777777" w:rsidR="009E28A6" w:rsidRPr="00F94454" w:rsidRDefault="009E28A6" w:rsidP="009E28A6">
      <w:pPr>
        <w:rPr>
          <w:rFonts w:ascii="Arial" w:hAnsi="Arial" w:cs="Arial"/>
          <w:lang w:eastAsia="ru-RU"/>
        </w:rPr>
      </w:pPr>
    </w:p>
    <w:p w14:paraId="5E4820FE" w14:textId="77777777" w:rsidR="009E28A6" w:rsidRPr="00F94454" w:rsidRDefault="009E28A6" w:rsidP="009E28A6">
      <w:pPr>
        <w:rPr>
          <w:rFonts w:ascii="Arial" w:hAnsi="Arial" w:cs="Arial"/>
          <w:lang w:eastAsia="ru-RU"/>
        </w:rPr>
      </w:pPr>
    </w:p>
    <w:p w14:paraId="1026882B" w14:textId="77777777" w:rsidR="009E28A6" w:rsidRPr="00F94454" w:rsidRDefault="009E28A6" w:rsidP="009E28A6">
      <w:pPr>
        <w:rPr>
          <w:rFonts w:ascii="Arial" w:hAnsi="Arial" w:cs="Arial"/>
          <w:lang w:eastAsia="ru-RU"/>
        </w:rPr>
      </w:pPr>
    </w:p>
    <w:p w14:paraId="31428F92" w14:textId="77777777" w:rsidR="009E28A6" w:rsidRPr="00F94454" w:rsidRDefault="009E28A6" w:rsidP="009E28A6">
      <w:pPr>
        <w:rPr>
          <w:rFonts w:ascii="Arial" w:hAnsi="Arial" w:cs="Arial"/>
          <w:lang w:eastAsia="ru-RU"/>
        </w:rPr>
      </w:pPr>
    </w:p>
    <w:p w14:paraId="618AA57C" w14:textId="77777777" w:rsidR="009E28A6" w:rsidRPr="00C1499C" w:rsidRDefault="009E28A6" w:rsidP="009E28A6">
      <w:pPr>
        <w:rPr>
          <w:rFonts w:ascii="Arial" w:hAnsi="Arial" w:cs="Arial"/>
          <w:lang w:val="en-US" w:eastAsia="ru-RU"/>
        </w:rPr>
      </w:pPr>
    </w:p>
    <w:p w14:paraId="1EFB70E6" w14:textId="77777777" w:rsidR="009E28A6" w:rsidRPr="00F94454" w:rsidRDefault="009E28A6" w:rsidP="009E28A6">
      <w:pPr>
        <w:rPr>
          <w:rFonts w:ascii="Arial" w:hAnsi="Arial" w:cs="Arial"/>
          <w:lang w:eastAsia="ru-RU"/>
        </w:rPr>
      </w:pPr>
    </w:p>
    <w:p w14:paraId="2F26DBC8" w14:textId="77777777" w:rsidR="009E28A6" w:rsidRPr="00A45263" w:rsidRDefault="009E28A6" w:rsidP="009E28A6">
      <w:pPr>
        <w:rPr>
          <w:rFonts w:ascii="Arial" w:hAnsi="Arial"/>
          <w:lang w:val="en-US"/>
        </w:rPr>
      </w:pPr>
    </w:p>
    <w:p w14:paraId="00CA524A" w14:textId="77777777" w:rsidR="009E28A6" w:rsidRPr="00F94454" w:rsidRDefault="009E28A6" w:rsidP="009E28A6">
      <w:pPr>
        <w:rPr>
          <w:rFonts w:ascii="Arial" w:hAnsi="Arial" w:cs="Arial"/>
          <w:lang w:eastAsia="ru-RU"/>
        </w:rPr>
      </w:pPr>
    </w:p>
    <w:p w14:paraId="6CC3910F" w14:textId="77777777" w:rsidR="009E28A6" w:rsidRPr="00F94454" w:rsidRDefault="009E28A6" w:rsidP="009E28A6">
      <w:pPr>
        <w:rPr>
          <w:rFonts w:ascii="Arial" w:hAnsi="Arial" w:cs="Arial"/>
          <w:lang w:eastAsia="ru-RU"/>
        </w:rPr>
      </w:pPr>
    </w:p>
    <w:p w14:paraId="25A0E4CA" w14:textId="77777777" w:rsidR="009E28A6" w:rsidRPr="00F94454" w:rsidRDefault="009E28A6" w:rsidP="009E28A6">
      <w:pPr>
        <w:rPr>
          <w:rFonts w:ascii="Arial" w:hAnsi="Arial" w:cs="Arial"/>
          <w:lang w:eastAsia="ru-RU"/>
        </w:rPr>
      </w:pPr>
    </w:p>
    <w:p w14:paraId="2875CD76" w14:textId="77777777" w:rsidR="009E28A6" w:rsidRPr="00DB3BB8" w:rsidRDefault="009E28A6" w:rsidP="009E28A6">
      <w:pPr>
        <w:rPr>
          <w:rFonts w:ascii="Arial" w:hAnsi="Arial" w:cs="Arial"/>
          <w:lang w:val="en-US" w:eastAsia="ru-RU"/>
        </w:rPr>
      </w:pPr>
    </w:p>
    <w:p w14:paraId="4A57E48F" w14:textId="77777777" w:rsidR="009E28A6" w:rsidRPr="00F94454" w:rsidRDefault="009E28A6" w:rsidP="009E28A6">
      <w:pPr>
        <w:rPr>
          <w:rFonts w:ascii="Arial" w:hAnsi="Arial" w:cs="Arial"/>
          <w:lang w:eastAsia="ru-RU"/>
        </w:rPr>
      </w:pPr>
      <w:r w:rsidRPr="00F94454">
        <w:rPr>
          <w:rFonts w:ascii="Arial" w:hAnsi="Arial" w:cs="Arial"/>
          <w:lang w:eastAsia="ru-RU"/>
        </w:rPr>
        <w:tab/>
      </w:r>
    </w:p>
    <w:p w14:paraId="28E820BC" w14:textId="77777777" w:rsidR="009E28A6" w:rsidRPr="00E3382E" w:rsidRDefault="009E28A6" w:rsidP="009E28A6">
      <w:pPr>
        <w:jc w:val="center"/>
        <w:rPr>
          <w:rFonts w:ascii="Arial" w:hAnsi="Arial" w:cs="Arial"/>
          <w:b/>
          <w:sz w:val="32"/>
          <w:szCs w:val="32"/>
        </w:rPr>
      </w:pPr>
      <w:r w:rsidRPr="00F94454">
        <w:rPr>
          <w:rFonts w:ascii="Arial" w:hAnsi="Arial" w:cs="Arial"/>
          <w:b/>
          <w:sz w:val="32"/>
          <w:szCs w:val="32"/>
        </w:rPr>
        <w:t>КОНЦЕПТУАЛЬНЫЙ ДИЗАЙН</w:t>
      </w:r>
    </w:p>
    <w:p w14:paraId="6C3C9D84" w14:textId="77777777" w:rsidR="009E28A6" w:rsidRPr="00F94454" w:rsidRDefault="009E28A6" w:rsidP="009E28A6">
      <w:pPr>
        <w:jc w:val="center"/>
        <w:rPr>
          <w:rFonts w:ascii="Arial" w:hAnsi="Arial" w:cs="Arial"/>
          <w:b/>
          <w:sz w:val="32"/>
          <w:szCs w:val="32"/>
        </w:rPr>
      </w:pPr>
    </w:p>
    <w:p w14:paraId="6C73CD42" w14:textId="77777777" w:rsidR="009E28A6" w:rsidRDefault="009E28A6" w:rsidP="009E28A6">
      <w:pPr>
        <w:jc w:val="center"/>
        <w:rPr>
          <w:rFonts w:ascii="Arial" w:hAnsi="Arial" w:cs="Arial"/>
          <w:bCs/>
          <w:kern w:val="32"/>
          <w:sz w:val="32"/>
          <w:szCs w:val="32"/>
        </w:rPr>
      </w:pPr>
      <w:r>
        <w:rPr>
          <w:rFonts w:ascii="Arial" w:hAnsi="Arial" w:cs="Arial"/>
          <w:bCs/>
          <w:kern w:val="32"/>
          <w:sz w:val="32"/>
          <w:szCs w:val="32"/>
        </w:rPr>
        <w:t>ТОиР</w:t>
      </w:r>
    </w:p>
    <w:p w14:paraId="31964401" w14:textId="77777777" w:rsidR="009E28A6" w:rsidRDefault="009E28A6" w:rsidP="009E28A6">
      <w:pPr>
        <w:jc w:val="center"/>
        <w:rPr>
          <w:rFonts w:ascii="Arial" w:hAnsi="Arial" w:cs="Arial"/>
          <w:bCs/>
          <w:kern w:val="32"/>
          <w:sz w:val="32"/>
          <w:szCs w:val="32"/>
        </w:rPr>
      </w:pPr>
      <w:r w:rsidRPr="00F94454">
        <w:rPr>
          <w:rFonts w:ascii="Arial" w:hAnsi="Arial" w:cs="Arial"/>
          <w:bCs/>
          <w:kern w:val="32"/>
          <w:sz w:val="32"/>
          <w:szCs w:val="32"/>
        </w:rPr>
        <w:t xml:space="preserve"> </w:t>
      </w:r>
    </w:p>
    <w:p w14:paraId="6CBBAAE9" w14:textId="77777777" w:rsidR="009E28A6" w:rsidRDefault="009E28A6" w:rsidP="009E28A6">
      <w:pPr>
        <w:jc w:val="center"/>
        <w:rPr>
          <w:rFonts w:ascii="Arial" w:hAnsi="Arial" w:cs="Arial"/>
          <w:bCs/>
          <w:kern w:val="32"/>
          <w:sz w:val="32"/>
          <w:szCs w:val="32"/>
        </w:rPr>
      </w:pPr>
      <w:r>
        <w:rPr>
          <w:rFonts w:ascii="Arial" w:hAnsi="Arial" w:cs="Arial"/>
          <w:bCs/>
          <w:kern w:val="32"/>
          <w:sz w:val="32"/>
          <w:szCs w:val="32"/>
        </w:rPr>
        <w:t>ВЫПОЛНЕНИЕ И ФАКТИЧЕСКИЙ УЧЕТ РАБОТ</w:t>
      </w:r>
    </w:p>
    <w:p w14:paraId="76989099" w14:textId="77777777" w:rsidR="009E28A6" w:rsidRDefault="009E28A6" w:rsidP="009E28A6">
      <w:pPr>
        <w:jc w:val="center"/>
        <w:rPr>
          <w:rFonts w:ascii="Arial" w:hAnsi="Arial" w:cs="Arial"/>
          <w:bCs/>
          <w:kern w:val="32"/>
          <w:sz w:val="32"/>
          <w:szCs w:val="32"/>
        </w:rPr>
      </w:pPr>
    </w:p>
    <w:p w14:paraId="55F02369" w14:textId="3629AEEC" w:rsidR="009E28A6" w:rsidRPr="002008C6" w:rsidRDefault="00AC0CCB" w:rsidP="009E28A6">
      <w:pPr>
        <w:jc w:val="center"/>
        <w:rPr>
          <w:rFonts w:ascii="Arial" w:hAnsi="Arial" w:cs="Arial"/>
          <w:sz w:val="32"/>
          <w:szCs w:val="32"/>
          <w:rPrChange w:id="6" w:author="Попова Дарья" w:date="2020-07-23T16:58:00Z">
            <w:rPr>
              <w:rFonts w:ascii="Arial" w:hAnsi="Arial" w:cs="Arial"/>
              <w:color w:val="FF0000"/>
              <w:sz w:val="32"/>
              <w:szCs w:val="32"/>
            </w:rPr>
          </w:rPrChange>
        </w:rPr>
      </w:pPr>
      <w:r w:rsidRPr="002008C6">
        <w:rPr>
          <w:rFonts w:ascii="Arial" w:hAnsi="Arial" w:cs="Arial"/>
          <w:sz w:val="32"/>
          <w:szCs w:val="32"/>
          <w:lang w:val="en-US"/>
        </w:rPr>
        <w:t>ERP</w:t>
      </w:r>
      <w:r w:rsidRPr="002008C6">
        <w:rPr>
          <w:rFonts w:ascii="Arial" w:hAnsi="Arial" w:cs="Arial"/>
          <w:sz w:val="32"/>
          <w:szCs w:val="32"/>
        </w:rPr>
        <w:t>.</w:t>
      </w:r>
      <w:ins w:id="7" w:author="Владимир Лаут" w:date="2021-03-11T12:50:00Z">
        <w:r w:rsidR="00E0291E">
          <w:rPr>
            <w:rFonts w:ascii="Arial" w:hAnsi="Arial" w:cs="Arial"/>
            <w:sz w:val="32"/>
            <w:szCs w:val="32"/>
          </w:rPr>
          <w:t>13</w:t>
        </w:r>
      </w:ins>
      <w:del w:id="8" w:author="Владимир Лаут" w:date="2021-03-11T12:50:00Z">
        <w:r w:rsidRPr="002008C6" w:rsidDel="00E0291E">
          <w:rPr>
            <w:rFonts w:ascii="Arial" w:hAnsi="Arial" w:cs="Arial"/>
            <w:sz w:val="32"/>
            <w:szCs w:val="32"/>
          </w:rPr>
          <w:delText>9</w:delText>
        </w:r>
      </w:del>
      <w:r w:rsidRPr="002008C6">
        <w:rPr>
          <w:rFonts w:ascii="Arial" w:hAnsi="Arial" w:cs="Arial"/>
          <w:sz w:val="32"/>
          <w:szCs w:val="32"/>
        </w:rPr>
        <w:t>.9.2</w:t>
      </w:r>
      <w:ins w:id="9" w:author="Попова Дарья" w:date="2020-07-23T16:58:00Z">
        <w:r w:rsidR="002008C6" w:rsidRPr="007B2E4C">
          <w:rPr>
            <w:rFonts w:ascii="Arial" w:hAnsi="Arial" w:cs="Arial"/>
            <w:sz w:val="32"/>
            <w:szCs w:val="32"/>
            <w:rPrChange w:id="10" w:author="NazarovaVA" w:date="2021-03-17T14:54:00Z">
              <w:rPr>
                <w:rFonts w:ascii="Arial" w:hAnsi="Arial" w:cs="Arial"/>
                <w:sz w:val="32"/>
                <w:szCs w:val="32"/>
                <w:lang w:val="en-US"/>
              </w:rPr>
            </w:rPrChange>
          </w:rPr>
          <w:t>.</w:t>
        </w:r>
      </w:ins>
      <w:del w:id="11" w:author="Попова Дарья" w:date="2020-07-23T16:58:00Z">
        <w:r w:rsidR="007334C2" w:rsidRPr="002008C6" w:rsidDel="002008C6">
          <w:rPr>
            <w:rFonts w:ascii="Arial" w:hAnsi="Arial" w:cs="Arial"/>
            <w:sz w:val="32"/>
            <w:szCs w:val="32"/>
          </w:rPr>
          <w:delText>_</w:delText>
        </w:r>
      </w:del>
      <w:r w:rsidR="009E28A6" w:rsidRPr="002008C6">
        <w:rPr>
          <w:rFonts w:ascii="Arial" w:hAnsi="Arial" w:cs="Arial"/>
          <w:sz w:val="32"/>
          <w:szCs w:val="32"/>
        </w:rPr>
        <w:t>55</w:t>
      </w:r>
    </w:p>
    <w:p w14:paraId="788B4749" w14:textId="77777777" w:rsidR="009E28A6" w:rsidRPr="002008C6" w:rsidRDefault="009E28A6" w:rsidP="009E28A6">
      <w:pPr>
        <w:jc w:val="center"/>
        <w:rPr>
          <w:rFonts w:ascii="Arial" w:hAnsi="Arial" w:cs="Arial"/>
          <w:sz w:val="32"/>
          <w:szCs w:val="32"/>
          <w:rPrChange w:id="12" w:author="Попова Дарья" w:date="2020-07-23T16:58:00Z">
            <w:rPr>
              <w:rFonts w:ascii="Arial" w:hAnsi="Arial" w:cs="Arial"/>
              <w:color w:val="FF0000"/>
              <w:sz w:val="32"/>
              <w:szCs w:val="32"/>
            </w:rPr>
          </w:rPrChange>
        </w:rPr>
      </w:pPr>
    </w:p>
    <w:p w14:paraId="123ABB0D" w14:textId="77777777" w:rsidR="009E28A6" w:rsidRPr="00EC00D2" w:rsidRDefault="009E28A6" w:rsidP="009E28A6">
      <w:pPr>
        <w:jc w:val="center"/>
        <w:rPr>
          <w:rFonts w:ascii="Arial" w:hAnsi="Arial" w:cs="Arial"/>
          <w:sz w:val="32"/>
          <w:szCs w:val="32"/>
        </w:rPr>
      </w:pPr>
    </w:p>
    <w:p w14:paraId="72269B31" w14:textId="152311DD" w:rsidR="009E28A6" w:rsidRPr="00EC00D2" w:rsidRDefault="009E28A6" w:rsidP="009E28A6">
      <w:pPr>
        <w:jc w:val="center"/>
        <w:rPr>
          <w:rFonts w:ascii="Arial" w:hAnsi="Arial" w:cs="Arial"/>
          <w:sz w:val="32"/>
          <w:szCs w:val="32"/>
        </w:rPr>
      </w:pPr>
      <w:r w:rsidRPr="00916FAB">
        <w:rPr>
          <w:rFonts w:ascii="Arial" w:eastAsiaTheme="majorEastAsia" w:hAnsi="Arial" w:cs="Arial"/>
          <w:caps/>
          <w:spacing w:val="-10"/>
          <w:kern w:val="28"/>
          <w:sz w:val="28"/>
          <w:szCs w:val="32"/>
          <w:lang w:eastAsia="ru-RU"/>
        </w:rPr>
        <w:t>31710</w:t>
      </w:r>
      <w:r w:rsidR="00844AF6" w:rsidRPr="002008C6">
        <w:rPr>
          <w:rFonts w:ascii="Arial" w:eastAsiaTheme="majorEastAsia" w:hAnsi="Arial" w:cs="Arial"/>
          <w:caps/>
          <w:spacing w:val="-10"/>
          <w:kern w:val="28"/>
          <w:sz w:val="28"/>
          <w:szCs w:val="32"/>
          <w:lang w:eastAsia="ru-RU"/>
        </w:rPr>
        <w:t>2</w:t>
      </w:r>
      <w:r w:rsidRPr="00916FAB">
        <w:rPr>
          <w:rFonts w:ascii="Arial" w:eastAsiaTheme="majorEastAsia" w:hAnsi="Arial" w:cs="Arial"/>
          <w:caps/>
          <w:spacing w:val="-10"/>
          <w:kern w:val="28"/>
          <w:sz w:val="28"/>
          <w:szCs w:val="32"/>
          <w:lang w:eastAsia="ru-RU"/>
        </w:rPr>
        <w:t xml:space="preserve">. </w:t>
      </w:r>
      <w:r w:rsidR="00844AF6">
        <w:rPr>
          <w:rFonts w:ascii="Arial" w:eastAsiaTheme="majorEastAsia" w:hAnsi="Arial" w:cs="Arial"/>
          <w:caps/>
          <w:spacing w:val="-10"/>
          <w:kern w:val="28"/>
          <w:sz w:val="28"/>
          <w:szCs w:val="32"/>
          <w:lang w:eastAsia="ru-RU"/>
        </w:rPr>
        <w:t>ВНЕДРЕНИЕ ПИЛОТА и СТАБИЛИЗАЦИЯ РЕШЕНИЯ</w:t>
      </w:r>
    </w:p>
    <w:p w14:paraId="4E1C8CDA" w14:textId="77777777" w:rsidR="009E28A6" w:rsidRPr="00F94454" w:rsidRDefault="009E28A6" w:rsidP="009E28A6">
      <w:pPr>
        <w:jc w:val="center"/>
        <w:rPr>
          <w:rFonts w:ascii="Arial" w:hAnsi="Arial" w:cs="Arial"/>
          <w:sz w:val="32"/>
          <w:szCs w:val="32"/>
        </w:rPr>
      </w:pPr>
    </w:p>
    <w:p w14:paraId="38547052" w14:textId="77777777" w:rsidR="009E28A6" w:rsidRPr="00F94454" w:rsidRDefault="009E28A6" w:rsidP="009E28A6">
      <w:pPr>
        <w:rPr>
          <w:rFonts w:ascii="Arial" w:hAnsi="Arial" w:cs="Arial"/>
        </w:rPr>
      </w:pPr>
    </w:p>
    <w:p w14:paraId="1A65CD90" w14:textId="77777777" w:rsidR="009E28A6" w:rsidRPr="00F94454" w:rsidRDefault="009E28A6" w:rsidP="009E28A6">
      <w:pPr>
        <w:tabs>
          <w:tab w:val="left" w:pos="3285"/>
        </w:tabs>
        <w:jc w:val="center"/>
        <w:rPr>
          <w:rFonts w:ascii="Arial" w:hAnsi="Arial" w:cs="Arial"/>
          <w:lang w:eastAsia="ru-RU"/>
        </w:rPr>
      </w:pPr>
    </w:p>
    <w:p w14:paraId="4E8BC3A3" w14:textId="77777777" w:rsidR="009E28A6" w:rsidRPr="00F94454" w:rsidRDefault="009E28A6" w:rsidP="009E28A6">
      <w:pPr>
        <w:tabs>
          <w:tab w:val="left" w:pos="3285"/>
        </w:tabs>
        <w:jc w:val="center"/>
        <w:rPr>
          <w:rFonts w:ascii="Arial" w:hAnsi="Arial" w:cs="Arial"/>
          <w:lang w:eastAsia="ru-RU"/>
        </w:rPr>
      </w:pPr>
    </w:p>
    <w:p w14:paraId="62DD1223" w14:textId="77777777" w:rsidR="009E28A6" w:rsidRPr="00F94454" w:rsidRDefault="009E28A6" w:rsidP="009E28A6">
      <w:pPr>
        <w:tabs>
          <w:tab w:val="left" w:pos="3285"/>
        </w:tabs>
        <w:jc w:val="center"/>
        <w:rPr>
          <w:rFonts w:ascii="Arial" w:hAnsi="Arial" w:cs="Arial"/>
          <w:lang w:eastAsia="ru-RU"/>
        </w:rPr>
      </w:pPr>
    </w:p>
    <w:p w14:paraId="560DC552" w14:textId="77777777" w:rsidR="009E28A6" w:rsidRPr="00F94454" w:rsidRDefault="009E28A6" w:rsidP="009E28A6">
      <w:pPr>
        <w:tabs>
          <w:tab w:val="left" w:pos="3285"/>
        </w:tabs>
        <w:jc w:val="center"/>
        <w:rPr>
          <w:rFonts w:ascii="Arial" w:hAnsi="Arial" w:cs="Arial"/>
          <w:lang w:eastAsia="ru-RU"/>
        </w:rPr>
      </w:pPr>
    </w:p>
    <w:p w14:paraId="6957B740" w14:textId="77777777" w:rsidR="009E28A6" w:rsidRPr="00F94454" w:rsidRDefault="009E28A6" w:rsidP="009E28A6">
      <w:pPr>
        <w:tabs>
          <w:tab w:val="left" w:pos="3285"/>
        </w:tabs>
        <w:jc w:val="center"/>
        <w:rPr>
          <w:rFonts w:ascii="Arial" w:hAnsi="Arial" w:cs="Arial"/>
          <w:lang w:eastAsia="ru-RU"/>
        </w:rPr>
      </w:pPr>
    </w:p>
    <w:p w14:paraId="651DF1A2" w14:textId="77777777" w:rsidR="009E28A6" w:rsidRPr="00F94454" w:rsidRDefault="009E28A6" w:rsidP="009E28A6">
      <w:pPr>
        <w:tabs>
          <w:tab w:val="left" w:pos="3285"/>
        </w:tabs>
        <w:jc w:val="center"/>
        <w:rPr>
          <w:rFonts w:ascii="Arial" w:hAnsi="Arial" w:cs="Arial"/>
          <w:lang w:eastAsia="ru-RU"/>
        </w:rPr>
      </w:pPr>
    </w:p>
    <w:p w14:paraId="48CBB675" w14:textId="77777777" w:rsidR="009E28A6" w:rsidRPr="00F94454" w:rsidRDefault="009E28A6" w:rsidP="009E28A6">
      <w:pPr>
        <w:tabs>
          <w:tab w:val="left" w:pos="3285"/>
        </w:tabs>
        <w:jc w:val="center"/>
        <w:rPr>
          <w:rFonts w:ascii="Arial" w:hAnsi="Arial" w:cs="Arial"/>
          <w:lang w:eastAsia="ru-RU"/>
        </w:rPr>
      </w:pPr>
    </w:p>
    <w:p w14:paraId="4A2381D7" w14:textId="77777777" w:rsidR="009E28A6" w:rsidRPr="00F94454" w:rsidRDefault="009E28A6" w:rsidP="009E28A6">
      <w:pPr>
        <w:tabs>
          <w:tab w:val="left" w:pos="3285"/>
        </w:tabs>
        <w:jc w:val="center"/>
        <w:rPr>
          <w:rFonts w:ascii="Arial" w:hAnsi="Arial" w:cs="Arial"/>
          <w:lang w:eastAsia="ru-RU"/>
        </w:rPr>
      </w:pPr>
    </w:p>
    <w:p w14:paraId="4F38FF0E" w14:textId="77777777" w:rsidR="009E28A6" w:rsidRPr="00F94454" w:rsidRDefault="009E28A6" w:rsidP="009E28A6">
      <w:pPr>
        <w:tabs>
          <w:tab w:val="left" w:pos="3285"/>
        </w:tabs>
        <w:jc w:val="center"/>
        <w:rPr>
          <w:rFonts w:ascii="Arial" w:hAnsi="Arial" w:cs="Arial"/>
          <w:lang w:eastAsia="ru-RU"/>
        </w:rPr>
      </w:pPr>
    </w:p>
    <w:p w14:paraId="589D8FC8" w14:textId="77777777" w:rsidR="009E28A6" w:rsidRPr="00F94454" w:rsidRDefault="009E28A6" w:rsidP="009E28A6">
      <w:pPr>
        <w:tabs>
          <w:tab w:val="left" w:pos="3285"/>
        </w:tabs>
        <w:jc w:val="center"/>
        <w:rPr>
          <w:rFonts w:ascii="Arial" w:hAnsi="Arial" w:cs="Arial"/>
          <w:lang w:eastAsia="ru-RU"/>
        </w:rPr>
      </w:pPr>
    </w:p>
    <w:p w14:paraId="2FA1C160" w14:textId="77777777" w:rsidR="009E28A6" w:rsidRPr="00F94454" w:rsidRDefault="009E28A6" w:rsidP="009E28A6">
      <w:pPr>
        <w:tabs>
          <w:tab w:val="left" w:pos="3285"/>
        </w:tabs>
        <w:jc w:val="center"/>
        <w:rPr>
          <w:rFonts w:ascii="Arial" w:hAnsi="Arial" w:cs="Arial"/>
          <w:lang w:eastAsia="ru-RU"/>
        </w:rPr>
      </w:pPr>
    </w:p>
    <w:p w14:paraId="6B8451EB" w14:textId="77777777" w:rsidR="009E28A6" w:rsidRPr="00F94454" w:rsidRDefault="009E28A6" w:rsidP="009E28A6">
      <w:pPr>
        <w:tabs>
          <w:tab w:val="left" w:pos="3285"/>
        </w:tabs>
        <w:jc w:val="center"/>
        <w:rPr>
          <w:rFonts w:ascii="Arial" w:hAnsi="Arial" w:cs="Arial"/>
          <w:lang w:eastAsia="ru-RU"/>
        </w:rPr>
      </w:pPr>
    </w:p>
    <w:p w14:paraId="4E47A09A" w14:textId="77777777" w:rsidR="009E28A6" w:rsidRPr="00F94454" w:rsidRDefault="009E28A6" w:rsidP="009E28A6">
      <w:pPr>
        <w:tabs>
          <w:tab w:val="left" w:pos="3285"/>
        </w:tabs>
        <w:jc w:val="center"/>
        <w:rPr>
          <w:rFonts w:ascii="Arial" w:hAnsi="Arial" w:cs="Arial"/>
          <w:lang w:eastAsia="ru-RU"/>
        </w:rPr>
      </w:pPr>
    </w:p>
    <w:p w14:paraId="2CE91414" w14:textId="77777777" w:rsidR="009E28A6" w:rsidRPr="00F94454" w:rsidRDefault="009E28A6" w:rsidP="009E28A6">
      <w:pPr>
        <w:tabs>
          <w:tab w:val="left" w:pos="3285"/>
        </w:tabs>
        <w:rPr>
          <w:rFonts w:ascii="Arial" w:hAnsi="Arial" w:cs="Arial"/>
          <w:lang w:eastAsia="ru-RU"/>
        </w:rPr>
      </w:pPr>
    </w:p>
    <w:p w14:paraId="04B41ED5" w14:textId="77777777" w:rsidR="009E28A6" w:rsidRPr="00F94454" w:rsidRDefault="009E28A6" w:rsidP="009E28A6">
      <w:pPr>
        <w:tabs>
          <w:tab w:val="left" w:pos="3285"/>
        </w:tabs>
        <w:rPr>
          <w:rFonts w:ascii="Arial" w:hAnsi="Arial" w:cs="Arial"/>
          <w:lang w:eastAsia="ru-RU"/>
        </w:rPr>
      </w:pPr>
    </w:p>
    <w:p w14:paraId="0D0F8382" w14:textId="77777777" w:rsidR="009E28A6" w:rsidRPr="00F94454" w:rsidRDefault="009E28A6" w:rsidP="009E28A6">
      <w:pPr>
        <w:tabs>
          <w:tab w:val="left" w:pos="3285"/>
        </w:tabs>
        <w:rPr>
          <w:rFonts w:ascii="Arial" w:hAnsi="Arial" w:cs="Arial"/>
          <w:lang w:eastAsia="ru-RU"/>
        </w:rPr>
      </w:pPr>
    </w:p>
    <w:p w14:paraId="2734D98F" w14:textId="77777777" w:rsidR="009E28A6" w:rsidRPr="00F94454" w:rsidRDefault="009E28A6" w:rsidP="009E28A6">
      <w:pPr>
        <w:tabs>
          <w:tab w:val="left" w:pos="3285"/>
        </w:tabs>
        <w:rPr>
          <w:rFonts w:ascii="Arial" w:hAnsi="Arial" w:cs="Arial"/>
          <w:lang w:eastAsia="ru-RU"/>
        </w:rPr>
      </w:pPr>
    </w:p>
    <w:p w14:paraId="318B19CB" w14:textId="77777777" w:rsidR="009E28A6" w:rsidRPr="00F94454" w:rsidRDefault="009E28A6" w:rsidP="009E28A6">
      <w:pPr>
        <w:tabs>
          <w:tab w:val="left" w:pos="3285"/>
        </w:tabs>
        <w:rPr>
          <w:rFonts w:ascii="Arial" w:hAnsi="Arial" w:cs="Arial"/>
          <w:lang w:eastAsia="ru-RU"/>
        </w:rPr>
      </w:pPr>
    </w:p>
    <w:p w14:paraId="4069483A" w14:textId="3F966DE1" w:rsidR="009E28A6" w:rsidRPr="00916FAB" w:rsidRDefault="009E28A6" w:rsidP="009E28A6">
      <w:pPr>
        <w:jc w:val="center"/>
        <w:rPr>
          <w:rFonts w:ascii="Arial" w:hAnsi="Arial" w:cs="Arial"/>
          <w:b/>
          <w:sz w:val="22"/>
        </w:rPr>
      </w:pPr>
      <w:r w:rsidRPr="00916FAB">
        <w:rPr>
          <w:rFonts w:ascii="Arial" w:hAnsi="Arial" w:cs="Arial"/>
          <w:b/>
          <w:sz w:val="22"/>
        </w:rPr>
        <w:t xml:space="preserve">Москва </w:t>
      </w:r>
      <w:r w:rsidR="007334C2" w:rsidRPr="00916FAB">
        <w:rPr>
          <w:rFonts w:ascii="Arial" w:hAnsi="Arial" w:cs="Arial"/>
          <w:b/>
          <w:sz w:val="22"/>
        </w:rPr>
        <w:t>20</w:t>
      </w:r>
      <w:r w:rsidR="007334C2">
        <w:rPr>
          <w:rFonts w:ascii="Arial" w:hAnsi="Arial" w:cs="Arial"/>
          <w:b/>
          <w:sz w:val="22"/>
        </w:rPr>
        <w:t>2</w:t>
      </w:r>
      <w:ins w:id="13" w:author="Владимир Лаут" w:date="2021-03-11T12:50:00Z">
        <w:r w:rsidR="00E0291E">
          <w:rPr>
            <w:rFonts w:ascii="Arial" w:hAnsi="Arial" w:cs="Arial"/>
            <w:b/>
            <w:sz w:val="22"/>
          </w:rPr>
          <w:t>1</w:t>
        </w:r>
      </w:ins>
      <w:del w:id="14" w:author="Владимир Лаут" w:date="2021-03-11T12:50:00Z">
        <w:r w:rsidR="007334C2" w:rsidDel="00E0291E">
          <w:rPr>
            <w:rFonts w:ascii="Arial" w:hAnsi="Arial" w:cs="Arial"/>
            <w:b/>
            <w:sz w:val="22"/>
          </w:rPr>
          <w:delText>0</w:delText>
        </w:r>
      </w:del>
    </w:p>
    <w:p w14:paraId="2204BDDA" w14:textId="77777777" w:rsidR="009E28A6" w:rsidRPr="00F94454" w:rsidRDefault="009E28A6" w:rsidP="009E28A6">
      <w:pPr>
        <w:spacing w:after="200" w:line="276" w:lineRule="auto"/>
        <w:jc w:val="left"/>
        <w:rPr>
          <w:rFonts w:ascii="Arial" w:hAnsi="Arial" w:cs="Arial"/>
          <w:b/>
          <w:sz w:val="20"/>
        </w:rPr>
      </w:pPr>
      <w:r w:rsidRPr="00F94454">
        <w:rPr>
          <w:rFonts w:ascii="Arial" w:hAnsi="Arial" w:cs="Arial"/>
          <w:b/>
          <w:sz w:val="20"/>
        </w:rPr>
        <w:br w:type="page"/>
      </w:r>
    </w:p>
    <w:p w14:paraId="2AF41370" w14:textId="2C8C9DC3" w:rsidR="009E28A6" w:rsidRPr="00916FAB" w:rsidRDefault="009E28A6" w:rsidP="009E28A6">
      <w:pPr>
        <w:pStyle w:val="a8"/>
        <w:keepNext/>
        <w:spacing w:after="240" w:afterAutospacing="0" w:line="276" w:lineRule="auto"/>
        <w:jc w:val="right"/>
        <w:rPr>
          <w:rFonts w:ascii="Arial" w:hAnsi="Arial" w:cs="Arial"/>
          <w:b/>
          <w:sz w:val="22"/>
        </w:rPr>
      </w:pPr>
      <w:r w:rsidRPr="00916FAB">
        <w:rPr>
          <w:rFonts w:ascii="Arial" w:hAnsi="Arial" w:cs="Arial"/>
          <w:b/>
          <w:sz w:val="22"/>
        </w:rPr>
        <w:lastRenderedPageBreak/>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r w:rsidR="001F0898">
        <w:rPr>
          <w:rFonts w:ascii="Arial" w:hAnsi="Arial" w:cs="Arial"/>
          <w:b/>
          <w:noProof/>
          <w:sz w:val="22"/>
        </w:rPr>
        <w:t>1</w:t>
      </w:r>
      <w:r w:rsidRPr="00916FAB">
        <w:rPr>
          <w:rFonts w:ascii="Arial" w:hAnsi="Arial" w:cs="Arial"/>
          <w:b/>
          <w:noProof/>
          <w:sz w:val="22"/>
        </w:rPr>
        <w:fldChar w:fldCharType="end"/>
      </w:r>
      <w:r w:rsidRPr="00916FAB">
        <w:rPr>
          <w:rFonts w:ascii="Arial" w:hAnsi="Arial" w:cs="Arial"/>
          <w:b/>
          <w:sz w:val="22"/>
        </w:rPr>
        <w:t>. История изменений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174"/>
        <w:gridCol w:w="1372"/>
        <w:gridCol w:w="5230"/>
        <w:gridCol w:w="2400"/>
      </w:tblGrid>
      <w:tr w:rsidR="00EF2CF7" w:rsidRPr="00F94454" w14:paraId="0EC4E9B7" w14:textId="77777777" w:rsidTr="00793919">
        <w:trPr>
          <w:cantSplit/>
          <w:trHeight w:val="397"/>
          <w:tblHeader/>
        </w:trPr>
        <w:tc>
          <w:tcPr>
            <w:tcW w:w="577" w:type="pct"/>
            <w:shd w:val="clear" w:color="auto" w:fill="FFC000"/>
            <w:vAlign w:val="center"/>
          </w:tcPr>
          <w:p w14:paraId="32CD29E5" w14:textId="77777777" w:rsidR="00EF2CF7" w:rsidRPr="00F94454" w:rsidRDefault="00EF2CF7" w:rsidP="00793919">
            <w:pPr>
              <w:jc w:val="center"/>
              <w:rPr>
                <w:rFonts w:ascii="Arial" w:hAnsi="Arial" w:cs="Arial"/>
                <w:b/>
                <w:sz w:val="20"/>
              </w:rPr>
            </w:pPr>
            <w:r w:rsidRPr="00F94454">
              <w:rPr>
                <w:rFonts w:ascii="Arial" w:hAnsi="Arial" w:cs="Arial"/>
                <w:b/>
                <w:sz w:val="20"/>
              </w:rPr>
              <w:t>Версия</w:t>
            </w:r>
          </w:p>
        </w:tc>
        <w:tc>
          <w:tcPr>
            <w:tcW w:w="674" w:type="pct"/>
            <w:shd w:val="clear" w:color="auto" w:fill="FFC000"/>
            <w:vAlign w:val="center"/>
          </w:tcPr>
          <w:p w14:paraId="03CD095E" w14:textId="77777777" w:rsidR="00EF2CF7" w:rsidRPr="00F94454" w:rsidRDefault="00EF2CF7" w:rsidP="00793919">
            <w:pPr>
              <w:jc w:val="center"/>
              <w:rPr>
                <w:rFonts w:ascii="Arial" w:hAnsi="Arial" w:cs="Arial"/>
                <w:b/>
                <w:sz w:val="20"/>
              </w:rPr>
            </w:pPr>
            <w:r w:rsidRPr="00F94454">
              <w:rPr>
                <w:rFonts w:ascii="Arial" w:hAnsi="Arial" w:cs="Arial"/>
                <w:b/>
                <w:sz w:val="20"/>
              </w:rPr>
              <w:t>Дата</w:t>
            </w:r>
          </w:p>
        </w:tc>
        <w:tc>
          <w:tcPr>
            <w:tcW w:w="2570" w:type="pct"/>
            <w:shd w:val="clear" w:color="auto" w:fill="FFC000"/>
            <w:vAlign w:val="center"/>
          </w:tcPr>
          <w:p w14:paraId="6BED0016" w14:textId="77777777" w:rsidR="00EF2CF7" w:rsidRPr="00F94454" w:rsidRDefault="00EF2CF7" w:rsidP="00793919">
            <w:pPr>
              <w:jc w:val="center"/>
              <w:rPr>
                <w:rFonts w:ascii="Arial" w:hAnsi="Arial" w:cs="Arial"/>
                <w:b/>
                <w:sz w:val="20"/>
              </w:rPr>
            </w:pPr>
            <w:r w:rsidRPr="00F94454">
              <w:rPr>
                <w:rFonts w:ascii="Arial" w:hAnsi="Arial" w:cs="Arial"/>
                <w:b/>
                <w:sz w:val="20"/>
              </w:rPr>
              <w:t>Комментарий</w:t>
            </w:r>
          </w:p>
        </w:tc>
        <w:tc>
          <w:tcPr>
            <w:tcW w:w="1179" w:type="pct"/>
            <w:shd w:val="clear" w:color="auto" w:fill="FFC000"/>
            <w:vAlign w:val="center"/>
          </w:tcPr>
          <w:p w14:paraId="7E293AE2" w14:textId="77777777" w:rsidR="00EF2CF7" w:rsidRPr="00F94454" w:rsidRDefault="00EF2CF7" w:rsidP="00793919">
            <w:pPr>
              <w:jc w:val="center"/>
              <w:rPr>
                <w:rFonts w:ascii="Arial" w:hAnsi="Arial" w:cs="Arial"/>
                <w:b/>
                <w:sz w:val="20"/>
              </w:rPr>
            </w:pPr>
            <w:r w:rsidRPr="00F94454">
              <w:rPr>
                <w:rFonts w:ascii="Arial" w:hAnsi="Arial" w:cs="Arial"/>
                <w:b/>
                <w:sz w:val="20"/>
              </w:rPr>
              <w:t>Автор</w:t>
            </w:r>
          </w:p>
        </w:tc>
      </w:tr>
      <w:tr w:rsidR="00EF2CF7" w:rsidRPr="00F94454" w14:paraId="70A58CD1" w14:textId="77777777" w:rsidTr="00793919">
        <w:trPr>
          <w:cantSplit/>
        </w:trPr>
        <w:tc>
          <w:tcPr>
            <w:tcW w:w="577" w:type="pct"/>
          </w:tcPr>
          <w:p w14:paraId="3346BD77" w14:textId="77777777" w:rsidR="00EF2CF7" w:rsidRPr="00F94454" w:rsidRDefault="00EF2CF7" w:rsidP="00793919">
            <w:pPr>
              <w:jc w:val="center"/>
              <w:rPr>
                <w:rFonts w:ascii="Arial" w:hAnsi="Arial" w:cs="Arial"/>
                <w:sz w:val="20"/>
              </w:rPr>
            </w:pPr>
            <w:r w:rsidRPr="00B14753">
              <w:rPr>
                <w:rFonts w:ascii="Arial" w:hAnsi="Arial" w:cs="Arial"/>
                <w:sz w:val="20"/>
              </w:rPr>
              <w:t>1.0</w:t>
            </w:r>
          </w:p>
        </w:tc>
        <w:tc>
          <w:tcPr>
            <w:tcW w:w="674" w:type="pct"/>
          </w:tcPr>
          <w:p w14:paraId="3BDF499C" w14:textId="77777777" w:rsidR="00EF2CF7" w:rsidRPr="00F94454" w:rsidRDefault="00EF2CF7" w:rsidP="00793919">
            <w:pPr>
              <w:rPr>
                <w:rFonts w:ascii="Arial" w:hAnsi="Arial" w:cs="Arial"/>
                <w:sz w:val="20"/>
              </w:rPr>
            </w:pPr>
            <w:r>
              <w:rPr>
                <w:rFonts w:ascii="Arial" w:hAnsi="Arial" w:cs="Arial"/>
                <w:sz w:val="20"/>
              </w:rPr>
              <w:t>30.0</w:t>
            </w:r>
            <w:r>
              <w:rPr>
                <w:rFonts w:ascii="Arial" w:hAnsi="Arial" w:cs="Arial"/>
                <w:sz w:val="20"/>
                <w:lang w:val="en-US"/>
              </w:rPr>
              <w:t>7</w:t>
            </w:r>
            <w:r w:rsidRPr="00B14753">
              <w:rPr>
                <w:rFonts w:ascii="Arial" w:hAnsi="Arial" w:cs="Arial"/>
                <w:sz w:val="20"/>
              </w:rPr>
              <w:t>.2018</w:t>
            </w:r>
          </w:p>
        </w:tc>
        <w:tc>
          <w:tcPr>
            <w:tcW w:w="2570" w:type="pct"/>
          </w:tcPr>
          <w:p w14:paraId="0017B52D" w14:textId="77777777" w:rsidR="00EF2CF7" w:rsidRPr="00F94454" w:rsidRDefault="00EF2CF7" w:rsidP="00793919">
            <w:pPr>
              <w:rPr>
                <w:rFonts w:ascii="Arial" w:hAnsi="Arial" w:cs="Arial"/>
                <w:sz w:val="20"/>
              </w:rPr>
            </w:pPr>
            <w:r>
              <w:rPr>
                <w:rFonts w:ascii="Arial" w:hAnsi="Arial" w:cs="Arial"/>
                <w:sz w:val="20"/>
              </w:rPr>
              <w:t>Документ создан</w:t>
            </w:r>
          </w:p>
        </w:tc>
        <w:tc>
          <w:tcPr>
            <w:tcW w:w="1179" w:type="pct"/>
          </w:tcPr>
          <w:p w14:paraId="288E281C" w14:textId="77777777" w:rsidR="00EF2CF7" w:rsidRPr="00F94454" w:rsidRDefault="00EF2CF7" w:rsidP="00793919">
            <w:pPr>
              <w:jc w:val="center"/>
              <w:rPr>
                <w:rFonts w:ascii="Arial" w:hAnsi="Arial" w:cs="Arial"/>
                <w:sz w:val="20"/>
              </w:rPr>
            </w:pPr>
            <w:r w:rsidRPr="00B14753">
              <w:rPr>
                <w:rFonts w:ascii="Arial" w:hAnsi="Arial" w:cs="Arial"/>
                <w:sz w:val="20"/>
              </w:rPr>
              <w:t>Костенко Е., Суслов А.</w:t>
            </w:r>
          </w:p>
        </w:tc>
      </w:tr>
      <w:tr w:rsidR="00EF2CF7" w:rsidRPr="00F94454" w14:paraId="2C6235EC" w14:textId="77777777" w:rsidTr="00793919">
        <w:trPr>
          <w:cantSplit/>
        </w:trPr>
        <w:tc>
          <w:tcPr>
            <w:tcW w:w="577" w:type="pct"/>
          </w:tcPr>
          <w:p w14:paraId="1A1822D1" w14:textId="77777777" w:rsidR="00EF2CF7" w:rsidRPr="00B14753" w:rsidRDefault="00EF2CF7" w:rsidP="00793919">
            <w:pPr>
              <w:jc w:val="center"/>
              <w:rPr>
                <w:rFonts w:ascii="Arial" w:hAnsi="Arial" w:cs="Arial"/>
                <w:sz w:val="20"/>
              </w:rPr>
            </w:pPr>
            <w:r>
              <w:rPr>
                <w:rFonts w:ascii="Arial" w:hAnsi="Arial" w:cs="Arial"/>
                <w:sz w:val="20"/>
              </w:rPr>
              <w:t>2.0</w:t>
            </w:r>
          </w:p>
        </w:tc>
        <w:tc>
          <w:tcPr>
            <w:tcW w:w="674" w:type="pct"/>
          </w:tcPr>
          <w:p w14:paraId="2AFC6D31" w14:textId="77777777" w:rsidR="00EF2CF7" w:rsidRDefault="00EF2CF7" w:rsidP="00793919">
            <w:pPr>
              <w:rPr>
                <w:rFonts w:ascii="Arial" w:hAnsi="Arial" w:cs="Arial"/>
                <w:sz w:val="20"/>
              </w:rPr>
            </w:pPr>
            <w:r>
              <w:rPr>
                <w:rFonts w:ascii="Arial" w:hAnsi="Arial" w:cs="Arial"/>
                <w:sz w:val="20"/>
              </w:rPr>
              <w:t>23.08.2018</w:t>
            </w:r>
          </w:p>
        </w:tc>
        <w:tc>
          <w:tcPr>
            <w:tcW w:w="2570" w:type="pct"/>
          </w:tcPr>
          <w:p w14:paraId="30F5AC4C" w14:textId="77777777" w:rsidR="00EF2CF7" w:rsidRDefault="00EF2CF7" w:rsidP="00793919">
            <w:pPr>
              <w:rPr>
                <w:rFonts w:ascii="Arial" w:hAnsi="Arial" w:cs="Arial"/>
                <w:sz w:val="20"/>
              </w:rPr>
            </w:pPr>
            <w:r>
              <w:rPr>
                <w:rFonts w:ascii="Arial" w:hAnsi="Arial" w:cs="Arial"/>
                <w:sz w:val="20"/>
              </w:rPr>
              <w:t>Внесены исправления по замечаниям экспертов</w:t>
            </w:r>
          </w:p>
        </w:tc>
        <w:tc>
          <w:tcPr>
            <w:tcW w:w="1179" w:type="pct"/>
          </w:tcPr>
          <w:p w14:paraId="5BDF9BA0" w14:textId="77777777" w:rsidR="00EF2CF7" w:rsidRPr="00B14753" w:rsidRDefault="00EF2CF7" w:rsidP="00793919">
            <w:pPr>
              <w:jc w:val="center"/>
              <w:rPr>
                <w:rFonts w:ascii="Arial" w:hAnsi="Arial" w:cs="Arial"/>
                <w:sz w:val="20"/>
              </w:rPr>
            </w:pPr>
            <w:r w:rsidRPr="00B14753">
              <w:rPr>
                <w:rFonts w:ascii="Arial" w:hAnsi="Arial" w:cs="Arial"/>
                <w:sz w:val="20"/>
              </w:rPr>
              <w:t>Костенко Е., Суслов А.</w:t>
            </w:r>
          </w:p>
        </w:tc>
      </w:tr>
      <w:tr w:rsidR="00EF2CF7" w:rsidRPr="00F94454" w14:paraId="0DD5D701" w14:textId="77777777" w:rsidTr="00793919">
        <w:trPr>
          <w:cantSplit/>
        </w:trPr>
        <w:tc>
          <w:tcPr>
            <w:tcW w:w="577" w:type="pct"/>
          </w:tcPr>
          <w:p w14:paraId="4EBB6EAF" w14:textId="77777777" w:rsidR="00EF2CF7" w:rsidRPr="004665B3" w:rsidRDefault="00EF2CF7" w:rsidP="00793919">
            <w:pPr>
              <w:jc w:val="center"/>
              <w:rPr>
                <w:rFonts w:ascii="Arial" w:hAnsi="Arial" w:cs="Arial"/>
                <w:sz w:val="20"/>
                <w:lang w:val="en-US"/>
              </w:rPr>
            </w:pPr>
            <w:r>
              <w:rPr>
                <w:rFonts w:ascii="Arial" w:hAnsi="Arial" w:cs="Arial"/>
                <w:sz w:val="20"/>
                <w:lang w:val="en-US"/>
              </w:rPr>
              <w:t>2.1</w:t>
            </w:r>
          </w:p>
        </w:tc>
        <w:tc>
          <w:tcPr>
            <w:tcW w:w="674" w:type="pct"/>
          </w:tcPr>
          <w:p w14:paraId="07920226" w14:textId="77777777" w:rsidR="00EF2CF7" w:rsidRPr="004665B3" w:rsidRDefault="00EF2CF7" w:rsidP="00793919">
            <w:pPr>
              <w:rPr>
                <w:rFonts w:ascii="Arial" w:hAnsi="Arial" w:cs="Arial"/>
                <w:sz w:val="20"/>
                <w:lang w:val="en-US"/>
              </w:rPr>
            </w:pPr>
            <w:r>
              <w:rPr>
                <w:rFonts w:ascii="Arial" w:hAnsi="Arial" w:cs="Arial"/>
                <w:sz w:val="20"/>
                <w:lang w:val="en-US"/>
              </w:rPr>
              <w:t>26.08.2018</w:t>
            </w:r>
          </w:p>
        </w:tc>
        <w:tc>
          <w:tcPr>
            <w:tcW w:w="2570" w:type="pct"/>
          </w:tcPr>
          <w:p w14:paraId="076925BA" w14:textId="77777777" w:rsidR="00EF2CF7" w:rsidRPr="004665B3" w:rsidRDefault="00EF2CF7" w:rsidP="00793919">
            <w:pPr>
              <w:rPr>
                <w:rFonts w:ascii="Arial" w:hAnsi="Arial" w:cs="Arial"/>
                <w:sz w:val="20"/>
              </w:rPr>
            </w:pPr>
            <w:r>
              <w:rPr>
                <w:rFonts w:ascii="Arial" w:hAnsi="Arial" w:cs="Arial"/>
                <w:sz w:val="20"/>
              </w:rPr>
              <w:t>Внесены исправления по замечаниям экспертов</w:t>
            </w:r>
          </w:p>
        </w:tc>
        <w:tc>
          <w:tcPr>
            <w:tcW w:w="1179" w:type="pct"/>
          </w:tcPr>
          <w:p w14:paraId="67D913B4" w14:textId="77777777" w:rsidR="00EF2CF7" w:rsidRPr="00B14753" w:rsidRDefault="00EF2CF7" w:rsidP="00793919">
            <w:pPr>
              <w:jc w:val="center"/>
              <w:rPr>
                <w:rFonts w:ascii="Arial" w:hAnsi="Arial" w:cs="Arial"/>
                <w:sz w:val="20"/>
              </w:rPr>
            </w:pPr>
            <w:r w:rsidRPr="00B14753">
              <w:rPr>
                <w:rFonts w:ascii="Arial" w:hAnsi="Arial" w:cs="Arial"/>
                <w:sz w:val="20"/>
              </w:rPr>
              <w:t>Костенко Е., Суслов А.</w:t>
            </w:r>
          </w:p>
        </w:tc>
      </w:tr>
      <w:tr w:rsidR="00EF2CF7" w:rsidRPr="00F94454" w14:paraId="497B0DB3" w14:textId="77777777" w:rsidTr="00793919">
        <w:trPr>
          <w:cantSplit/>
        </w:trPr>
        <w:tc>
          <w:tcPr>
            <w:tcW w:w="577" w:type="pct"/>
          </w:tcPr>
          <w:p w14:paraId="5FA60971" w14:textId="77777777" w:rsidR="00EF2CF7" w:rsidRPr="00330885" w:rsidRDefault="00EF2CF7" w:rsidP="00793919">
            <w:pPr>
              <w:jc w:val="center"/>
              <w:rPr>
                <w:rFonts w:ascii="Arial" w:hAnsi="Arial" w:cs="Arial"/>
                <w:sz w:val="20"/>
              </w:rPr>
            </w:pPr>
            <w:r>
              <w:rPr>
                <w:rFonts w:ascii="Arial" w:hAnsi="Arial" w:cs="Arial"/>
                <w:sz w:val="20"/>
              </w:rPr>
              <w:t>2.2</w:t>
            </w:r>
          </w:p>
        </w:tc>
        <w:tc>
          <w:tcPr>
            <w:tcW w:w="674" w:type="pct"/>
          </w:tcPr>
          <w:p w14:paraId="7FC52A36" w14:textId="77777777" w:rsidR="00EF2CF7" w:rsidRPr="00330885" w:rsidRDefault="00EF2CF7" w:rsidP="00793919">
            <w:pPr>
              <w:rPr>
                <w:rFonts w:ascii="Arial" w:hAnsi="Arial" w:cs="Arial"/>
                <w:sz w:val="20"/>
              </w:rPr>
            </w:pPr>
            <w:r>
              <w:rPr>
                <w:rFonts w:ascii="Arial" w:hAnsi="Arial" w:cs="Arial"/>
                <w:sz w:val="20"/>
              </w:rPr>
              <w:t>06.09.2018</w:t>
            </w:r>
          </w:p>
        </w:tc>
        <w:tc>
          <w:tcPr>
            <w:tcW w:w="2570" w:type="pct"/>
          </w:tcPr>
          <w:p w14:paraId="49F1449D" w14:textId="77777777" w:rsidR="00EF2CF7" w:rsidRDefault="00EF2CF7" w:rsidP="00793919">
            <w:pPr>
              <w:rPr>
                <w:rFonts w:ascii="Arial" w:hAnsi="Arial" w:cs="Arial"/>
                <w:sz w:val="20"/>
              </w:rPr>
            </w:pPr>
            <w:r>
              <w:rPr>
                <w:rFonts w:ascii="Arial" w:hAnsi="Arial" w:cs="Arial"/>
                <w:sz w:val="20"/>
              </w:rPr>
              <w:t>Внесены исправления по замечаниям экспертов</w:t>
            </w:r>
          </w:p>
        </w:tc>
        <w:tc>
          <w:tcPr>
            <w:tcW w:w="1179" w:type="pct"/>
          </w:tcPr>
          <w:p w14:paraId="47E2238F" w14:textId="77777777" w:rsidR="00EF2CF7" w:rsidRPr="00B14753" w:rsidRDefault="00EF2CF7" w:rsidP="00793919">
            <w:pPr>
              <w:jc w:val="center"/>
              <w:rPr>
                <w:rFonts w:ascii="Arial" w:hAnsi="Arial" w:cs="Arial"/>
                <w:sz w:val="20"/>
              </w:rPr>
            </w:pPr>
            <w:r w:rsidRPr="00B14753">
              <w:rPr>
                <w:rFonts w:ascii="Arial" w:hAnsi="Arial" w:cs="Arial"/>
                <w:sz w:val="20"/>
              </w:rPr>
              <w:t>Костенко Е., Суслов А.</w:t>
            </w:r>
          </w:p>
        </w:tc>
      </w:tr>
      <w:tr w:rsidR="00EF2CF7" w:rsidRPr="00F94454" w14:paraId="76203064" w14:textId="77777777" w:rsidTr="00793919">
        <w:trPr>
          <w:cantSplit/>
        </w:trPr>
        <w:tc>
          <w:tcPr>
            <w:tcW w:w="577" w:type="pct"/>
          </w:tcPr>
          <w:p w14:paraId="10C96352" w14:textId="77777777" w:rsidR="00EF2CF7" w:rsidRDefault="00EF2CF7" w:rsidP="00793919">
            <w:pPr>
              <w:jc w:val="center"/>
              <w:rPr>
                <w:rFonts w:ascii="Arial" w:hAnsi="Arial" w:cs="Arial"/>
                <w:sz w:val="20"/>
              </w:rPr>
            </w:pPr>
            <w:r>
              <w:rPr>
                <w:rFonts w:ascii="Arial" w:hAnsi="Arial" w:cs="Arial"/>
                <w:sz w:val="20"/>
              </w:rPr>
              <w:t>2.3</w:t>
            </w:r>
          </w:p>
        </w:tc>
        <w:tc>
          <w:tcPr>
            <w:tcW w:w="674" w:type="pct"/>
          </w:tcPr>
          <w:p w14:paraId="18F40BB8" w14:textId="77777777" w:rsidR="00EF2CF7" w:rsidRDefault="00EF2CF7" w:rsidP="00793919">
            <w:pPr>
              <w:rPr>
                <w:rFonts w:ascii="Arial" w:hAnsi="Arial" w:cs="Arial"/>
                <w:sz w:val="20"/>
              </w:rPr>
            </w:pPr>
            <w:r>
              <w:rPr>
                <w:rFonts w:ascii="Arial" w:hAnsi="Arial" w:cs="Arial"/>
                <w:sz w:val="20"/>
              </w:rPr>
              <w:t>11.09.2018</w:t>
            </w:r>
          </w:p>
        </w:tc>
        <w:tc>
          <w:tcPr>
            <w:tcW w:w="2570" w:type="pct"/>
          </w:tcPr>
          <w:p w14:paraId="65725DE5" w14:textId="77777777" w:rsidR="00EF2CF7" w:rsidRDefault="00EF2CF7" w:rsidP="00793919">
            <w:pPr>
              <w:rPr>
                <w:rFonts w:ascii="Arial" w:hAnsi="Arial" w:cs="Arial"/>
                <w:sz w:val="20"/>
              </w:rPr>
            </w:pPr>
            <w:r>
              <w:rPr>
                <w:rFonts w:ascii="Arial" w:hAnsi="Arial" w:cs="Arial"/>
                <w:sz w:val="20"/>
              </w:rPr>
              <w:t>Внесены исправления по замечаниям экспертов</w:t>
            </w:r>
          </w:p>
        </w:tc>
        <w:tc>
          <w:tcPr>
            <w:tcW w:w="1179" w:type="pct"/>
          </w:tcPr>
          <w:p w14:paraId="6F89020A" w14:textId="77777777" w:rsidR="00EF2CF7" w:rsidRPr="00B14753" w:rsidRDefault="00EF2CF7" w:rsidP="00793919">
            <w:pPr>
              <w:jc w:val="center"/>
              <w:rPr>
                <w:rFonts w:ascii="Arial" w:hAnsi="Arial" w:cs="Arial"/>
                <w:sz w:val="20"/>
              </w:rPr>
            </w:pPr>
            <w:r w:rsidRPr="00B14753">
              <w:rPr>
                <w:rFonts w:ascii="Arial" w:hAnsi="Arial" w:cs="Arial"/>
                <w:sz w:val="20"/>
              </w:rPr>
              <w:t>Костенко Е., Суслов А.</w:t>
            </w:r>
          </w:p>
        </w:tc>
      </w:tr>
      <w:tr w:rsidR="00EF2CF7" w:rsidRPr="00F94454" w14:paraId="70B6E17B" w14:textId="77777777" w:rsidTr="00793919">
        <w:trPr>
          <w:cantSplit/>
        </w:trPr>
        <w:tc>
          <w:tcPr>
            <w:tcW w:w="577" w:type="pct"/>
          </w:tcPr>
          <w:p w14:paraId="4BED68C9" w14:textId="77777777" w:rsidR="00EF2CF7" w:rsidRDefault="00EF2CF7" w:rsidP="00793919">
            <w:pPr>
              <w:jc w:val="center"/>
              <w:rPr>
                <w:rFonts w:ascii="Arial" w:hAnsi="Arial" w:cs="Arial"/>
                <w:sz w:val="20"/>
              </w:rPr>
            </w:pPr>
            <w:r>
              <w:rPr>
                <w:rFonts w:ascii="Arial" w:hAnsi="Arial" w:cs="Arial"/>
                <w:sz w:val="20"/>
              </w:rPr>
              <w:t>2.4</w:t>
            </w:r>
          </w:p>
        </w:tc>
        <w:tc>
          <w:tcPr>
            <w:tcW w:w="674" w:type="pct"/>
          </w:tcPr>
          <w:p w14:paraId="6DD9B59E" w14:textId="77777777" w:rsidR="00EF2CF7" w:rsidRDefault="00EF2CF7" w:rsidP="00793919">
            <w:pPr>
              <w:rPr>
                <w:rFonts w:ascii="Arial" w:hAnsi="Arial" w:cs="Arial"/>
                <w:sz w:val="20"/>
              </w:rPr>
            </w:pPr>
            <w:r>
              <w:rPr>
                <w:rFonts w:ascii="Arial" w:hAnsi="Arial" w:cs="Arial"/>
                <w:sz w:val="20"/>
              </w:rPr>
              <w:t>1</w:t>
            </w:r>
            <w:r>
              <w:rPr>
                <w:rFonts w:ascii="Arial" w:hAnsi="Arial" w:cs="Arial"/>
                <w:sz w:val="20"/>
                <w:lang w:val="en-US"/>
              </w:rPr>
              <w:t>3</w:t>
            </w:r>
            <w:r>
              <w:rPr>
                <w:rFonts w:ascii="Arial" w:hAnsi="Arial" w:cs="Arial"/>
                <w:sz w:val="20"/>
              </w:rPr>
              <w:t>.09.2018</w:t>
            </w:r>
          </w:p>
        </w:tc>
        <w:tc>
          <w:tcPr>
            <w:tcW w:w="2570" w:type="pct"/>
          </w:tcPr>
          <w:p w14:paraId="54195CFE" w14:textId="77777777" w:rsidR="00EF2CF7" w:rsidRDefault="00EF2CF7" w:rsidP="00793919">
            <w:pPr>
              <w:rPr>
                <w:rFonts w:ascii="Arial" w:hAnsi="Arial" w:cs="Arial"/>
                <w:sz w:val="20"/>
              </w:rPr>
            </w:pPr>
            <w:r>
              <w:rPr>
                <w:rFonts w:ascii="Arial" w:hAnsi="Arial" w:cs="Arial"/>
                <w:sz w:val="20"/>
              </w:rPr>
              <w:t>Внесены исправления по замечаниям экспертов</w:t>
            </w:r>
          </w:p>
        </w:tc>
        <w:tc>
          <w:tcPr>
            <w:tcW w:w="1179" w:type="pct"/>
          </w:tcPr>
          <w:p w14:paraId="6C115A02" w14:textId="77777777" w:rsidR="00EF2CF7" w:rsidRPr="00B14753" w:rsidRDefault="00EF2CF7" w:rsidP="00793919">
            <w:pPr>
              <w:jc w:val="center"/>
              <w:rPr>
                <w:rFonts w:ascii="Arial" w:hAnsi="Arial" w:cs="Arial"/>
                <w:sz w:val="20"/>
              </w:rPr>
            </w:pPr>
            <w:r w:rsidRPr="00B14753">
              <w:rPr>
                <w:rFonts w:ascii="Arial" w:hAnsi="Arial" w:cs="Arial"/>
                <w:sz w:val="20"/>
              </w:rPr>
              <w:t>Костенко Е., Суслов А.</w:t>
            </w:r>
          </w:p>
        </w:tc>
      </w:tr>
      <w:tr w:rsidR="00EF2CF7" w:rsidRPr="00F94454" w14:paraId="3957C7CB" w14:textId="77777777" w:rsidTr="00793919">
        <w:trPr>
          <w:cantSplit/>
        </w:trPr>
        <w:tc>
          <w:tcPr>
            <w:tcW w:w="577" w:type="pct"/>
          </w:tcPr>
          <w:p w14:paraId="32F5151C" w14:textId="77777777" w:rsidR="00EF2CF7" w:rsidRPr="008D480F" w:rsidRDefault="00EF2CF7" w:rsidP="00793919">
            <w:pPr>
              <w:jc w:val="center"/>
              <w:rPr>
                <w:rFonts w:ascii="Arial" w:hAnsi="Arial" w:cs="Arial"/>
                <w:sz w:val="20"/>
                <w:lang w:val="en-US"/>
              </w:rPr>
            </w:pPr>
            <w:r>
              <w:rPr>
                <w:rFonts w:ascii="Arial" w:hAnsi="Arial" w:cs="Arial"/>
                <w:sz w:val="20"/>
                <w:lang w:val="en-US"/>
              </w:rPr>
              <w:t>2.5</w:t>
            </w:r>
          </w:p>
        </w:tc>
        <w:tc>
          <w:tcPr>
            <w:tcW w:w="674" w:type="pct"/>
          </w:tcPr>
          <w:p w14:paraId="7F379C86" w14:textId="77777777" w:rsidR="00EF2CF7" w:rsidRPr="008D480F" w:rsidRDefault="00EF2CF7" w:rsidP="00793919">
            <w:pPr>
              <w:rPr>
                <w:rFonts w:ascii="Arial" w:hAnsi="Arial" w:cs="Arial"/>
                <w:sz w:val="20"/>
              </w:rPr>
            </w:pPr>
            <w:r>
              <w:rPr>
                <w:rFonts w:ascii="Arial" w:hAnsi="Arial" w:cs="Arial"/>
                <w:sz w:val="20"/>
              </w:rPr>
              <w:t>17.09.2018</w:t>
            </w:r>
          </w:p>
        </w:tc>
        <w:tc>
          <w:tcPr>
            <w:tcW w:w="2570" w:type="pct"/>
          </w:tcPr>
          <w:p w14:paraId="137CBA37" w14:textId="77777777" w:rsidR="00EF2CF7" w:rsidRDefault="00EF2CF7" w:rsidP="00793919">
            <w:pPr>
              <w:rPr>
                <w:rFonts w:ascii="Arial" w:hAnsi="Arial" w:cs="Arial"/>
                <w:sz w:val="20"/>
              </w:rPr>
            </w:pPr>
            <w:r>
              <w:rPr>
                <w:rFonts w:ascii="Arial" w:hAnsi="Arial" w:cs="Arial"/>
                <w:sz w:val="20"/>
              </w:rPr>
              <w:t>Внесены исправления по замечаниям экспертов</w:t>
            </w:r>
          </w:p>
        </w:tc>
        <w:tc>
          <w:tcPr>
            <w:tcW w:w="1179" w:type="pct"/>
          </w:tcPr>
          <w:p w14:paraId="33009B6F" w14:textId="77777777" w:rsidR="00EF2CF7" w:rsidRPr="00B14753" w:rsidRDefault="00EF2CF7" w:rsidP="00793919">
            <w:pPr>
              <w:jc w:val="center"/>
              <w:rPr>
                <w:rFonts w:ascii="Arial" w:hAnsi="Arial" w:cs="Arial"/>
                <w:sz w:val="20"/>
              </w:rPr>
            </w:pPr>
            <w:r w:rsidRPr="00B14753">
              <w:rPr>
                <w:rFonts w:ascii="Arial" w:hAnsi="Arial" w:cs="Arial"/>
                <w:sz w:val="20"/>
              </w:rPr>
              <w:t>Костенко Е., Суслов А.</w:t>
            </w:r>
          </w:p>
        </w:tc>
      </w:tr>
      <w:tr w:rsidR="00EF2CF7" w:rsidRPr="00F94454" w14:paraId="73682018" w14:textId="77777777" w:rsidTr="00793919">
        <w:trPr>
          <w:cantSplit/>
        </w:trPr>
        <w:tc>
          <w:tcPr>
            <w:tcW w:w="577" w:type="pct"/>
          </w:tcPr>
          <w:p w14:paraId="779881BF" w14:textId="77777777" w:rsidR="00EF2CF7" w:rsidRDefault="00EF2CF7" w:rsidP="00793919">
            <w:pPr>
              <w:jc w:val="center"/>
              <w:rPr>
                <w:rFonts w:ascii="Arial" w:hAnsi="Arial" w:cs="Arial"/>
                <w:sz w:val="20"/>
                <w:lang w:val="en-US"/>
              </w:rPr>
            </w:pPr>
            <w:r>
              <w:rPr>
                <w:rFonts w:ascii="Arial" w:hAnsi="Arial" w:cs="Arial"/>
                <w:sz w:val="20"/>
                <w:lang w:val="en-US"/>
              </w:rPr>
              <w:t>2.6</w:t>
            </w:r>
          </w:p>
        </w:tc>
        <w:tc>
          <w:tcPr>
            <w:tcW w:w="674" w:type="pct"/>
          </w:tcPr>
          <w:p w14:paraId="30B675C6" w14:textId="77777777" w:rsidR="00EF2CF7" w:rsidRDefault="00EF2CF7" w:rsidP="00793919">
            <w:pPr>
              <w:rPr>
                <w:rFonts w:ascii="Arial" w:hAnsi="Arial" w:cs="Arial"/>
                <w:sz w:val="20"/>
              </w:rPr>
            </w:pPr>
            <w:r>
              <w:rPr>
                <w:rFonts w:ascii="Arial" w:hAnsi="Arial" w:cs="Arial"/>
                <w:sz w:val="20"/>
              </w:rPr>
              <w:t>18.09.2018</w:t>
            </w:r>
          </w:p>
        </w:tc>
        <w:tc>
          <w:tcPr>
            <w:tcW w:w="2570" w:type="pct"/>
          </w:tcPr>
          <w:p w14:paraId="62D0EA4B" w14:textId="77777777" w:rsidR="00EF2CF7" w:rsidRDefault="00EF2CF7" w:rsidP="00793919">
            <w:pPr>
              <w:rPr>
                <w:rFonts w:ascii="Arial" w:hAnsi="Arial" w:cs="Arial"/>
                <w:sz w:val="20"/>
              </w:rPr>
            </w:pPr>
            <w:r>
              <w:rPr>
                <w:rFonts w:ascii="Arial" w:hAnsi="Arial" w:cs="Arial"/>
                <w:sz w:val="20"/>
              </w:rPr>
              <w:t>Внесены исправления по замечаниям экспертов</w:t>
            </w:r>
          </w:p>
        </w:tc>
        <w:tc>
          <w:tcPr>
            <w:tcW w:w="1179" w:type="pct"/>
          </w:tcPr>
          <w:p w14:paraId="03B93663" w14:textId="77777777" w:rsidR="00EF2CF7" w:rsidRPr="00B14753" w:rsidRDefault="00EF2CF7" w:rsidP="00793919">
            <w:pPr>
              <w:jc w:val="center"/>
              <w:rPr>
                <w:rFonts w:ascii="Arial" w:hAnsi="Arial" w:cs="Arial"/>
                <w:sz w:val="20"/>
              </w:rPr>
            </w:pPr>
            <w:r w:rsidRPr="00B14753">
              <w:rPr>
                <w:rFonts w:ascii="Arial" w:hAnsi="Arial" w:cs="Arial"/>
                <w:sz w:val="20"/>
              </w:rPr>
              <w:t>Костенко Е., Суслов А.</w:t>
            </w:r>
          </w:p>
        </w:tc>
      </w:tr>
      <w:tr w:rsidR="00EF2CF7" w:rsidRPr="00F94454" w14:paraId="68AE41AD" w14:textId="77777777" w:rsidTr="00793919">
        <w:trPr>
          <w:cantSplit/>
        </w:trPr>
        <w:tc>
          <w:tcPr>
            <w:tcW w:w="577" w:type="pct"/>
          </w:tcPr>
          <w:p w14:paraId="7CA43865" w14:textId="77777777" w:rsidR="00EF2CF7" w:rsidRPr="0065071E" w:rsidRDefault="00EF2CF7" w:rsidP="00793919">
            <w:pPr>
              <w:jc w:val="center"/>
              <w:rPr>
                <w:rFonts w:ascii="Arial" w:hAnsi="Arial" w:cs="Arial"/>
                <w:sz w:val="20"/>
              </w:rPr>
            </w:pPr>
            <w:r>
              <w:rPr>
                <w:rFonts w:ascii="Arial" w:hAnsi="Arial" w:cs="Arial"/>
                <w:sz w:val="20"/>
              </w:rPr>
              <w:t>2.7</w:t>
            </w:r>
          </w:p>
        </w:tc>
        <w:tc>
          <w:tcPr>
            <w:tcW w:w="674" w:type="pct"/>
          </w:tcPr>
          <w:p w14:paraId="43146850" w14:textId="77777777" w:rsidR="00EF2CF7" w:rsidRDefault="00EF2CF7" w:rsidP="00793919">
            <w:pPr>
              <w:rPr>
                <w:rFonts w:ascii="Arial" w:hAnsi="Arial" w:cs="Arial"/>
                <w:sz w:val="20"/>
              </w:rPr>
            </w:pPr>
            <w:r>
              <w:rPr>
                <w:rFonts w:ascii="Arial" w:hAnsi="Arial" w:cs="Arial"/>
                <w:sz w:val="20"/>
              </w:rPr>
              <w:t>24.09.2018</w:t>
            </w:r>
          </w:p>
        </w:tc>
        <w:tc>
          <w:tcPr>
            <w:tcW w:w="2570" w:type="pct"/>
          </w:tcPr>
          <w:p w14:paraId="00F29504" w14:textId="77777777" w:rsidR="00EF2CF7" w:rsidRDefault="00EF2CF7" w:rsidP="00793919">
            <w:pPr>
              <w:rPr>
                <w:rFonts w:ascii="Arial" w:hAnsi="Arial" w:cs="Arial"/>
                <w:sz w:val="20"/>
              </w:rPr>
            </w:pPr>
            <w:r>
              <w:rPr>
                <w:rFonts w:ascii="Arial" w:hAnsi="Arial" w:cs="Arial"/>
                <w:sz w:val="20"/>
              </w:rPr>
              <w:t>Внесены исправления по замечаниям экспертов</w:t>
            </w:r>
          </w:p>
        </w:tc>
        <w:tc>
          <w:tcPr>
            <w:tcW w:w="1179" w:type="pct"/>
          </w:tcPr>
          <w:p w14:paraId="754B66A8" w14:textId="77777777" w:rsidR="00EF2CF7" w:rsidRPr="00B14753" w:rsidRDefault="00EF2CF7" w:rsidP="00793919">
            <w:pPr>
              <w:jc w:val="center"/>
              <w:rPr>
                <w:rFonts w:ascii="Arial" w:hAnsi="Arial" w:cs="Arial"/>
                <w:sz w:val="20"/>
              </w:rPr>
            </w:pPr>
            <w:r w:rsidRPr="00B14753">
              <w:rPr>
                <w:rFonts w:ascii="Arial" w:hAnsi="Arial" w:cs="Arial"/>
                <w:sz w:val="20"/>
              </w:rPr>
              <w:t>Костенко Е., Суслов А.</w:t>
            </w:r>
          </w:p>
        </w:tc>
      </w:tr>
      <w:tr w:rsidR="00EF2CF7" w:rsidRPr="00F94454" w14:paraId="10D4EAE8" w14:textId="77777777" w:rsidTr="00793919">
        <w:trPr>
          <w:cantSplit/>
        </w:trPr>
        <w:tc>
          <w:tcPr>
            <w:tcW w:w="577" w:type="pct"/>
          </w:tcPr>
          <w:p w14:paraId="001A7EF7" w14:textId="77777777" w:rsidR="00EF2CF7" w:rsidRDefault="00EF2CF7" w:rsidP="00793919">
            <w:pPr>
              <w:jc w:val="center"/>
              <w:rPr>
                <w:rFonts w:ascii="Arial" w:hAnsi="Arial" w:cs="Arial"/>
                <w:sz w:val="20"/>
              </w:rPr>
            </w:pPr>
            <w:r>
              <w:rPr>
                <w:rFonts w:ascii="Arial" w:hAnsi="Arial" w:cs="Arial"/>
                <w:sz w:val="20"/>
              </w:rPr>
              <w:t>2.8</w:t>
            </w:r>
          </w:p>
        </w:tc>
        <w:tc>
          <w:tcPr>
            <w:tcW w:w="674" w:type="pct"/>
          </w:tcPr>
          <w:p w14:paraId="1385798A" w14:textId="77777777" w:rsidR="00EF2CF7" w:rsidRDefault="00EF2CF7" w:rsidP="00793919">
            <w:pPr>
              <w:rPr>
                <w:rFonts w:ascii="Arial" w:hAnsi="Arial" w:cs="Arial"/>
                <w:sz w:val="20"/>
              </w:rPr>
            </w:pPr>
            <w:r>
              <w:rPr>
                <w:rFonts w:ascii="Arial" w:hAnsi="Arial" w:cs="Arial"/>
                <w:sz w:val="20"/>
              </w:rPr>
              <w:t>01.10.2018</w:t>
            </w:r>
          </w:p>
        </w:tc>
        <w:tc>
          <w:tcPr>
            <w:tcW w:w="2570" w:type="pct"/>
          </w:tcPr>
          <w:p w14:paraId="02945245" w14:textId="77777777" w:rsidR="00EF2CF7" w:rsidRDefault="00EF2CF7" w:rsidP="00793919">
            <w:pPr>
              <w:rPr>
                <w:rFonts w:ascii="Arial" w:hAnsi="Arial" w:cs="Arial"/>
                <w:sz w:val="20"/>
              </w:rPr>
            </w:pPr>
            <w:r>
              <w:rPr>
                <w:rFonts w:ascii="Arial" w:hAnsi="Arial" w:cs="Arial"/>
                <w:sz w:val="20"/>
              </w:rPr>
              <w:t>Внесены исправления</w:t>
            </w:r>
          </w:p>
        </w:tc>
        <w:tc>
          <w:tcPr>
            <w:tcW w:w="1179" w:type="pct"/>
          </w:tcPr>
          <w:p w14:paraId="0F24C637" w14:textId="77777777" w:rsidR="00EF2CF7" w:rsidRPr="00B14753" w:rsidRDefault="00EF2CF7" w:rsidP="00793919">
            <w:pPr>
              <w:jc w:val="center"/>
              <w:rPr>
                <w:rFonts w:ascii="Arial" w:hAnsi="Arial" w:cs="Arial"/>
                <w:sz w:val="20"/>
              </w:rPr>
            </w:pPr>
            <w:r>
              <w:rPr>
                <w:rFonts w:ascii="Arial" w:hAnsi="Arial" w:cs="Arial"/>
                <w:sz w:val="20"/>
              </w:rPr>
              <w:t>Суслов А.Ю.</w:t>
            </w:r>
          </w:p>
        </w:tc>
      </w:tr>
      <w:tr w:rsidR="00EF2CF7" w:rsidRPr="00F94454" w14:paraId="5E870D08" w14:textId="77777777" w:rsidTr="00793919">
        <w:trPr>
          <w:cantSplit/>
        </w:trPr>
        <w:tc>
          <w:tcPr>
            <w:tcW w:w="577" w:type="pct"/>
          </w:tcPr>
          <w:p w14:paraId="5344886C" w14:textId="77777777" w:rsidR="00EF2CF7" w:rsidRDefault="00EF2CF7" w:rsidP="00793919">
            <w:pPr>
              <w:jc w:val="center"/>
              <w:rPr>
                <w:rFonts w:ascii="Arial" w:hAnsi="Arial" w:cs="Arial"/>
                <w:sz w:val="20"/>
              </w:rPr>
            </w:pPr>
            <w:r>
              <w:rPr>
                <w:rFonts w:ascii="Arial" w:hAnsi="Arial" w:cs="Arial"/>
                <w:sz w:val="20"/>
              </w:rPr>
              <w:t>2.9</w:t>
            </w:r>
          </w:p>
        </w:tc>
        <w:tc>
          <w:tcPr>
            <w:tcW w:w="674" w:type="pct"/>
          </w:tcPr>
          <w:p w14:paraId="073287D6" w14:textId="77777777" w:rsidR="00EF2CF7" w:rsidRDefault="00EF2CF7" w:rsidP="00793919">
            <w:pPr>
              <w:rPr>
                <w:rFonts w:ascii="Arial" w:hAnsi="Arial" w:cs="Arial"/>
                <w:sz w:val="20"/>
              </w:rPr>
            </w:pPr>
            <w:r>
              <w:rPr>
                <w:rFonts w:ascii="Arial" w:hAnsi="Arial" w:cs="Arial"/>
                <w:sz w:val="20"/>
              </w:rPr>
              <w:t>22.10.2018</w:t>
            </w:r>
          </w:p>
        </w:tc>
        <w:tc>
          <w:tcPr>
            <w:tcW w:w="2570" w:type="pct"/>
          </w:tcPr>
          <w:p w14:paraId="3891D850" w14:textId="77777777" w:rsidR="00EF2CF7" w:rsidRDefault="00EF2CF7" w:rsidP="00793919">
            <w:pPr>
              <w:rPr>
                <w:rFonts w:ascii="Arial" w:hAnsi="Arial" w:cs="Arial"/>
                <w:sz w:val="20"/>
              </w:rPr>
            </w:pPr>
            <w:r>
              <w:rPr>
                <w:rFonts w:ascii="Arial" w:hAnsi="Arial" w:cs="Arial"/>
                <w:sz w:val="20"/>
              </w:rPr>
              <w:t>Исправлено по единому реестру замечаний</w:t>
            </w:r>
          </w:p>
        </w:tc>
        <w:tc>
          <w:tcPr>
            <w:tcW w:w="1179" w:type="pct"/>
          </w:tcPr>
          <w:p w14:paraId="4E24380C" w14:textId="77777777" w:rsidR="00EF2CF7" w:rsidRPr="00B14753" w:rsidRDefault="00EF2CF7" w:rsidP="00793919">
            <w:pPr>
              <w:jc w:val="center"/>
              <w:rPr>
                <w:rFonts w:ascii="Arial" w:hAnsi="Arial" w:cs="Arial"/>
                <w:sz w:val="20"/>
              </w:rPr>
            </w:pPr>
            <w:r>
              <w:rPr>
                <w:rFonts w:ascii="Arial" w:hAnsi="Arial" w:cs="Arial"/>
                <w:sz w:val="20"/>
              </w:rPr>
              <w:t>Суслов А.Ю.</w:t>
            </w:r>
          </w:p>
        </w:tc>
      </w:tr>
      <w:tr w:rsidR="00EF2CF7" w:rsidRPr="00F94454" w14:paraId="2A0AE796" w14:textId="77777777" w:rsidTr="00793919">
        <w:trPr>
          <w:cantSplit/>
        </w:trPr>
        <w:tc>
          <w:tcPr>
            <w:tcW w:w="577" w:type="pct"/>
          </w:tcPr>
          <w:p w14:paraId="7E0BE297" w14:textId="77777777" w:rsidR="00EF2CF7" w:rsidRPr="00BA4D88" w:rsidRDefault="00EF2CF7" w:rsidP="00793919">
            <w:pPr>
              <w:jc w:val="center"/>
              <w:rPr>
                <w:rFonts w:ascii="Arial" w:hAnsi="Arial" w:cs="Arial"/>
                <w:sz w:val="20"/>
                <w:lang w:val="en-US"/>
              </w:rPr>
            </w:pPr>
            <w:r>
              <w:rPr>
                <w:rFonts w:ascii="Arial" w:hAnsi="Arial" w:cs="Arial"/>
                <w:sz w:val="20"/>
                <w:lang w:val="en-US"/>
              </w:rPr>
              <w:t>2.10</w:t>
            </w:r>
          </w:p>
        </w:tc>
        <w:tc>
          <w:tcPr>
            <w:tcW w:w="674" w:type="pct"/>
          </w:tcPr>
          <w:p w14:paraId="2900B045" w14:textId="77777777" w:rsidR="00EF2CF7" w:rsidRPr="00BA4D88" w:rsidRDefault="00EF2CF7" w:rsidP="00793919">
            <w:pPr>
              <w:rPr>
                <w:rFonts w:ascii="Arial" w:hAnsi="Arial" w:cs="Arial"/>
                <w:sz w:val="20"/>
                <w:lang w:val="en-US"/>
              </w:rPr>
            </w:pPr>
            <w:r>
              <w:rPr>
                <w:rFonts w:ascii="Arial" w:hAnsi="Arial" w:cs="Arial"/>
                <w:sz w:val="20"/>
                <w:lang w:val="en-US"/>
              </w:rPr>
              <w:t>24.10.2018</w:t>
            </w:r>
          </w:p>
        </w:tc>
        <w:tc>
          <w:tcPr>
            <w:tcW w:w="2570" w:type="pct"/>
          </w:tcPr>
          <w:p w14:paraId="1A7712D2" w14:textId="77777777" w:rsidR="00EF2CF7" w:rsidRPr="00BA4D88" w:rsidRDefault="00EF2CF7" w:rsidP="00793919">
            <w:pPr>
              <w:rPr>
                <w:rFonts w:ascii="Arial" w:hAnsi="Arial" w:cs="Arial"/>
                <w:sz w:val="20"/>
              </w:rPr>
            </w:pPr>
            <w:r>
              <w:rPr>
                <w:rFonts w:ascii="Arial" w:hAnsi="Arial" w:cs="Arial"/>
                <w:sz w:val="20"/>
              </w:rPr>
              <w:t>Изменён вид сообщения ТОРО с «</w:t>
            </w:r>
            <w:r>
              <w:rPr>
                <w:rFonts w:ascii="Arial" w:hAnsi="Arial" w:cs="Arial"/>
                <w:sz w:val="20"/>
                <w:lang w:val="en-US"/>
              </w:rPr>
              <w:t>A</w:t>
            </w:r>
            <w:r w:rsidRPr="00BA4D88">
              <w:rPr>
                <w:rFonts w:ascii="Arial" w:hAnsi="Arial" w:cs="Arial"/>
                <w:sz w:val="20"/>
              </w:rPr>
              <w:t>9</w:t>
            </w:r>
            <w:r>
              <w:rPr>
                <w:rFonts w:ascii="Arial" w:hAnsi="Arial" w:cs="Arial"/>
                <w:sz w:val="20"/>
              </w:rPr>
              <w:t>» на «</w:t>
            </w:r>
            <w:r>
              <w:rPr>
                <w:rFonts w:ascii="Arial" w:hAnsi="Arial" w:cs="Arial"/>
                <w:sz w:val="20"/>
                <w:lang w:val="en-US"/>
              </w:rPr>
              <w:t>PP</w:t>
            </w:r>
            <w:r>
              <w:rPr>
                <w:rFonts w:ascii="Arial" w:hAnsi="Arial" w:cs="Arial"/>
                <w:sz w:val="20"/>
              </w:rPr>
              <w:t>»</w:t>
            </w:r>
          </w:p>
        </w:tc>
        <w:tc>
          <w:tcPr>
            <w:tcW w:w="1179" w:type="pct"/>
          </w:tcPr>
          <w:p w14:paraId="6519CE44" w14:textId="77777777" w:rsidR="00EF2CF7" w:rsidRDefault="00EF2CF7" w:rsidP="00793919">
            <w:pPr>
              <w:jc w:val="center"/>
              <w:rPr>
                <w:rFonts w:ascii="Arial" w:hAnsi="Arial" w:cs="Arial"/>
                <w:sz w:val="20"/>
              </w:rPr>
            </w:pPr>
            <w:r>
              <w:rPr>
                <w:rFonts w:ascii="Arial" w:hAnsi="Arial" w:cs="Arial"/>
                <w:sz w:val="20"/>
              </w:rPr>
              <w:t>Суслов А.Ю.</w:t>
            </w:r>
          </w:p>
        </w:tc>
      </w:tr>
      <w:tr w:rsidR="00EF2CF7" w:rsidRPr="00F94454" w14:paraId="33A0E4EF" w14:textId="77777777" w:rsidTr="00793919">
        <w:trPr>
          <w:cantSplit/>
        </w:trPr>
        <w:tc>
          <w:tcPr>
            <w:tcW w:w="577" w:type="pct"/>
          </w:tcPr>
          <w:p w14:paraId="7F633A02" w14:textId="77777777" w:rsidR="00EF2CF7" w:rsidRDefault="00EF2CF7" w:rsidP="00793919">
            <w:pPr>
              <w:jc w:val="center"/>
              <w:rPr>
                <w:rFonts w:ascii="Arial" w:hAnsi="Arial" w:cs="Arial"/>
                <w:sz w:val="20"/>
                <w:lang w:val="en-US"/>
              </w:rPr>
            </w:pPr>
            <w:r>
              <w:rPr>
                <w:rFonts w:ascii="Arial" w:hAnsi="Arial" w:cs="Arial"/>
                <w:sz w:val="20"/>
                <w:lang w:val="en-US"/>
              </w:rPr>
              <w:t>2.11</w:t>
            </w:r>
          </w:p>
        </w:tc>
        <w:tc>
          <w:tcPr>
            <w:tcW w:w="674" w:type="pct"/>
          </w:tcPr>
          <w:p w14:paraId="1CB55ABC" w14:textId="77777777" w:rsidR="00EF2CF7" w:rsidRDefault="00EF2CF7" w:rsidP="00793919">
            <w:pPr>
              <w:rPr>
                <w:rFonts w:ascii="Arial" w:hAnsi="Arial" w:cs="Arial"/>
                <w:sz w:val="20"/>
                <w:lang w:val="en-US"/>
              </w:rPr>
            </w:pPr>
            <w:r>
              <w:rPr>
                <w:rFonts w:ascii="Arial" w:hAnsi="Arial" w:cs="Arial"/>
                <w:sz w:val="20"/>
                <w:lang w:val="en-US"/>
              </w:rPr>
              <w:t>24.10.2018</w:t>
            </w:r>
          </w:p>
        </w:tc>
        <w:tc>
          <w:tcPr>
            <w:tcW w:w="2570" w:type="pct"/>
          </w:tcPr>
          <w:p w14:paraId="7466A972" w14:textId="77777777" w:rsidR="00EF2CF7" w:rsidRPr="00792332" w:rsidRDefault="00EF2CF7" w:rsidP="00793919">
            <w:pPr>
              <w:rPr>
                <w:rFonts w:ascii="Arial" w:hAnsi="Arial" w:cs="Arial"/>
                <w:sz w:val="20"/>
              </w:rPr>
            </w:pPr>
            <w:r>
              <w:rPr>
                <w:rFonts w:ascii="Arial" w:hAnsi="Arial" w:cs="Arial"/>
                <w:sz w:val="20"/>
              </w:rPr>
              <w:t>Дополнена бизнес-схема в результате анализа реестра замечаний</w:t>
            </w:r>
          </w:p>
        </w:tc>
        <w:tc>
          <w:tcPr>
            <w:tcW w:w="1179" w:type="pct"/>
          </w:tcPr>
          <w:p w14:paraId="217F81BD" w14:textId="77777777" w:rsidR="00EF2CF7" w:rsidRDefault="00EF2CF7" w:rsidP="00793919">
            <w:pPr>
              <w:jc w:val="center"/>
              <w:rPr>
                <w:rFonts w:ascii="Arial" w:hAnsi="Arial" w:cs="Arial"/>
                <w:sz w:val="20"/>
              </w:rPr>
            </w:pPr>
            <w:r>
              <w:rPr>
                <w:rFonts w:ascii="Arial" w:hAnsi="Arial" w:cs="Arial"/>
                <w:sz w:val="20"/>
              </w:rPr>
              <w:t>Суслов А.Ю.</w:t>
            </w:r>
          </w:p>
        </w:tc>
      </w:tr>
      <w:tr w:rsidR="00EF2CF7" w:rsidRPr="00F94454" w14:paraId="5BC719EA" w14:textId="77777777" w:rsidTr="00793919">
        <w:trPr>
          <w:cantSplit/>
        </w:trPr>
        <w:tc>
          <w:tcPr>
            <w:tcW w:w="577" w:type="pct"/>
          </w:tcPr>
          <w:p w14:paraId="7232D26E" w14:textId="58B73D83" w:rsidR="00EF2CF7" w:rsidRDefault="00EF2CF7" w:rsidP="00EF2CF7">
            <w:pPr>
              <w:jc w:val="center"/>
              <w:rPr>
                <w:rFonts w:ascii="Arial" w:hAnsi="Arial" w:cs="Arial"/>
                <w:sz w:val="20"/>
                <w:lang w:val="en-US"/>
              </w:rPr>
            </w:pPr>
            <w:r>
              <w:rPr>
                <w:rFonts w:ascii="Arial" w:hAnsi="Arial" w:cs="Arial"/>
                <w:sz w:val="20"/>
                <w:lang w:val="en-US"/>
              </w:rPr>
              <w:t>3</w:t>
            </w:r>
            <w:r w:rsidRPr="00B14753">
              <w:rPr>
                <w:rFonts w:ascii="Arial" w:hAnsi="Arial" w:cs="Arial"/>
                <w:sz w:val="20"/>
              </w:rPr>
              <w:t>.0</w:t>
            </w:r>
          </w:p>
        </w:tc>
        <w:tc>
          <w:tcPr>
            <w:tcW w:w="674" w:type="pct"/>
          </w:tcPr>
          <w:p w14:paraId="22BFB096" w14:textId="0B0228F5" w:rsidR="00EF2CF7" w:rsidRDefault="00EF2CF7" w:rsidP="00EF2CF7">
            <w:pPr>
              <w:rPr>
                <w:rFonts w:ascii="Arial" w:hAnsi="Arial" w:cs="Arial"/>
                <w:sz w:val="20"/>
                <w:lang w:val="en-US"/>
              </w:rPr>
            </w:pPr>
            <w:r>
              <w:rPr>
                <w:rFonts w:ascii="Arial" w:hAnsi="Arial" w:cs="Arial"/>
                <w:sz w:val="20"/>
              </w:rPr>
              <w:t>10.04</w:t>
            </w:r>
            <w:r w:rsidRPr="00B14753">
              <w:rPr>
                <w:rFonts w:ascii="Arial" w:hAnsi="Arial" w:cs="Arial"/>
                <w:sz w:val="20"/>
              </w:rPr>
              <w:t>.20</w:t>
            </w:r>
            <w:r>
              <w:rPr>
                <w:rFonts w:ascii="Arial" w:hAnsi="Arial" w:cs="Arial"/>
                <w:sz w:val="20"/>
              </w:rPr>
              <w:t>20</w:t>
            </w:r>
          </w:p>
        </w:tc>
        <w:tc>
          <w:tcPr>
            <w:tcW w:w="2570" w:type="pct"/>
          </w:tcPr>
          <w:p w14:paraId="2EE63040" w14:textId="6CE9EE6E" w:rsidR="00EF2CF7" w:rsidRDefault="00EF2CF7" w:rsidP="00EF2CF7">
            <w:pPr>
              <w:rPr>
                <w:rFonts w:ascii="Arial" w:hAnsi="Arial" w:cs="Arial"/>
                <w:sz w:val="20"/>
              </w:rPr>
            </w:pPr>
            <w:r w:rsidRPr="003426C7">
              <w:rPr>
                <w:rFonts w:ascii="Arial" w:hAnsi="Arial" w:cs="Arial"/>
                <w:sz w:val="20"/>
              </w:rPr>
              <w:t>Версия для загрузки в СЭД по этапу 9</w:t>
            </w:r>
          </w:p>
        </w:tc>
        <w:tc>
          <w:tcPr>
            <w:tcW w:w="1179" w:type="pct"/>
          </w:tcPr>
          <w:p w14:paraId="4FD5E536" w14:textId="656CF156" w:rsidR="00EF2CF7" w:rsidRDefault="00EF2CF7" w:rsidP="00EF2CF7">
            <w:pPr>
              <w:jc w:val="center"/>
              <w:rPr>
                <w:rFonts w:ascii="Arial" w:hAnsi="Arial" w:cs="Arial"/>
                <w:sz w:val="20"/>
              </w:rPr>
            </w:pPr>
            <w:r>
              <w:rPr>
                <w:rFonts w:ascii="Arial" w:hAnsi="Arial" w:cs="Arial"/>
                <w:sz w:val="20"/>
              </w:rPr>
              <w:t>Лаут В.А.</w:t>
            </w:r>
          </w:p>
        </w:tc>
      </w:tr>
      <w:tr w:rsidR="00AD01A1" w:rsidRPr="00F94454" w14:paraId="4E6B7649" w14:textId="77777777" w:rsidTr="00793919">
        <w:trPr>
          <w:cantSplit/>
          <w:ins w:id="15" w:author="Попова Дарья" w:date="2020-07-23T17:20:00Z"/>
        </w:trPr>
        <w:tc>
          <w:tcPr>
            <w:tcW w:w="577" w:type="pct"/>
          </w:tcPr>
          <w:p w14:paraId="63695187" w14:textId="0BA5B4E0" w:rsidR="00AD01A1" w:rsidRDefault="00AD01A1" w:rsidP="00AD01A1">
            <w:pPr>
              <w:jc w:val="center"/>
              <w:rPr>
                <w:ins w:id="16" w:author="Попова Дарья" w:date="2020-07-23T17:20:00Z"/>
                <w:rFonts w:ascii="Arial" w:hAnsi="Arial" w:cs="Arial"/>
                <w:sz w:val="20"/>
                <w:lang w:val="en-US"/>
              </w:rPr>
            </w:pPr>
            <w:ins w:id="17" w:author="Попова Дарья" w:date="2020-07-23T17:20:00Z">
              <w:r>
                <w:rPr>
                  <w:rFonts w:ascii="Arial" w:hAnsi="Arial" w:cs="Arial"/>
                  <w:sz w:val="20"/>
                  <w:lang w:val="en-US"/>
                </w:rPr>
                <w:t>3.1</w:t>
              </w:r>
            </w:ins>
          </w:p>
        </w:tc>
        <w:tc>
          <w:tcPr>
            <w:tcW w:w="674" w:type="pct"/>
          </w:tcPr>
          <w:p w14:paraId="5A699417" w14:textId="6F18AD7E" w:rsidR="00AD01A1" w:rsidRPr="00545913" w:rsidRDefault="00AD01A1" w:rsidP="00AD01A1">
            <w:pPr>
              <w:rPr>
                <w:ins w:id="18" w:author="Попова Дарья" w:date="2020-07-23T17:20:00Z"/>
                <w:rFonts w:ascii="Arial" w:hAnsi="Arial" w:cs="Arial"/>
                <w:sz w:val="20"/>
                <w:lang w:val="en-US"/>
                <w:rPrChange w:id="19" w:author="Попова Дарья" w:date="2020-07-23T17:20:00Z">
                  <w:rPr>
                    <w:ins w:id="20" w:author="Попова Дарья" w:date="2020-07-23T17:20:00Z"/>
                    <w:rFonts w:ascii="Arial" w:hAnsi="Arial" w:cs="Arial"/>
                    <w:sz w:val="20"/>
                  </w:rPr>
                </w:rPrChange>
              </w:rPr>
            </w:pPr>
            <w:ins w:id="21" w:author="Попова Дарья" w:date="2020-07-23T17:20:00Z">
              <w:r>
                <w:rPr>
                  <w:rFonts w:ascii="Arial" w:hAnsi="Arial" w:cs="Arial"/>
                  <w:sz w:val="20"/>
                  <w:lang w:val="en-US"/>
                </w:rPr>
                <w:t>23.07.2020</w:t>
              </w:r>
            </w:ins>
          </w:p>
        </w:tc>
        <w:tc>
          <w:tcPr>
            <w:tcW w:w="2570" w:type="pct"/>
          </w:tcPr>
          <w:p w14:paraId="1F630D59" w14:textId="7ABED9F7" w:rsidR="00AD01A1" w:rsidRPr="003426C7" w:rsidRDefault="00AD01A1" w:rsidP="00AD01A1">
            <w:pPr>
              <w:rPr>
                <w:ins w:id="22" w:author="Попова Дарья" w:date="2020-07-23T17:20:00Z"/>
                <w:rFonts w:ascii="Arial" w:hAnsi="Arial" w:cs="Arial"/>
                <w:sz w:val="20"/>
              </w:rPr>
            </w:pPr>
            <w:ins w:id="23" w:author="Попова Дарья" w:date="2020-07-24T10:53:00Z">
              <w:r w:rsidRPr="002E238E">
                <w:rPr>
                  <w:rFonts w:ascii="Arial" w:hAnsi="Arial" w:cs="Arial"/>
                  <w:sz w:val="20"/>
                </w:rPr>
                <w:t>Дополнение КД – ЗнИ 74. Управление процессами воздействий на ЗиС.</w:t>
              </w:r>
            </w:ins>
          </w:p>
        </w:tc>
        <w:tc>
          <w:tcPr>
            <w:tcW w:w="1179" w:type="pct"/>
          </w:tcPr>
          <w:p w14:paraId="3603E4C0" w14:textId="06BCCE39" w:rsidR="00AD01A1" w:rsidRDefault="00AD01A1" w:rsidP="00AD01A1">
            <w:pPr>
              <w:jc w:val="center"/>
              <w:rPr>
                <w:ins w:id="24" w:author="Попова Дарья" w:date="2020-07-23T17:20:00Z"/>
                <w:rFonts w:ascii="Arial" w:hAnsi="Arial" w:cs="Arial"/>
                <w:sz w:val="20"/>
              </w:rPr>
            </w:pPr>
            <w:ins w:id="25" w:author="Попова Дарья" w:date="2020-07-24T10:53:00Z">
              <w:r w:rsidRPr="002E238E">
                <w:rPr>
                  <w:rFonts w:ascii="Arial" w:hAnsi="Arial" w:cs="Arial"/>
                  <w:sz w:val="20"/>
                </w:rPr>
                <w:t>Попова Д.Н.</w:t>
              </w:r>
            </w:ins>
          </w:p>
        </w:tc>
      </w:tr>
      <w:tr w:rsidR="00E0291E" w:rsidRPr="00F94454" w14:paraId="27279E26" w14:textId="77777777" w:rsidTr="00793919">
        <w:trPr>
          <w:cantSplit/>
          <w:ins w:id="26" w:author="Владимир Лаут" w:date="2021-03-11T12:50:00Z"/>
        </w:trPr>
        <w:tc>
          <w:tcPr>
            <w:tcW w:w="577" w:type="pct"/>
          </w:tcPr>
          <w:p w14:paraId="2646BBE9" w14:textId="4FD46E22" w:rsidR="00E0291E" w:rsidRDefault="00E0291E" w:rsidP="00E0291E">
            <w:pPr>
              <w:jc w:val="center"/>
              <w:rPr>
                <w:ins w:id="27" w:author="Владимир Лаут" w:date="2021-03-11T12:50:00Z"/>
                <w:rFonts w:ascii="Arial" w:hAnsi="Arial" w:cs="Arial"/>
                <w:sz w:val="20"/>
                <w:lang w:val="en-US"/>
              </w:rPr>
            </w:pPr>
            <w:ins w:id="28" w:author="Владимир Лаут" w:date="2021-03-11T12:50:00Z">
              <w:r>
                <w:rPr>
                  <w:rFonts w:ascii="Arial" w:hAnsi="Arial" w:cs="Arial"/>
                  <w:sz w:val="20"/>
                </w:rPr>
                <w:t>4</w:t>
              </w:r>
              <w:r w:rsidRPr="00B14753">
                <w:rPr>
                  <w:rFonts w:ascii="Arial" w:hAnsi="Arial" w:cs="Arial"/>
                  <w:sz w:val="20"/>
                </w:rPr>
                <w:t>.0</w:t>
              </w:r>
            </w:ins>
          </w:p>
        </w:tc>
        <w:tc>
          <w:tcPr>
            <w:tcW w:w="674" w:type="pct"/>
          </w:tcPr>
          <w:p w14:paraId="02A3B151" w14:textId="62DB9E96" w:rsidR="00E0291E" w:rsidRDefault="00E0291E" w:rsidP="00E0291E">
            <w:pPr>
              <w:rPr>
                <w:ins w:id="29" w:author="Владимир Лаут" w:date="2021-03-11T12:50:00Z"/>
                <w:rFonts w:ascii="Arial" w:hAnsi="Arial" w:cs="Arial"/>
                <w:sz w:val="20"/>
                <w:lang w:val="en-US"/>
              </w:rPr>
            </w:pPr>
            <w:ins w:id="30" w:author="Владимир Лаут" w:date="2021-03-11T12:50:00Z">
              <w:r>
                <w:rPr>
                  <w:rFonts w:ascii="Arial" w:hAnsi="Arial" w:cs="Arial"/>
                  <w:sz w:val="20"/>
                </w:rPr>
                <w:t>11.03</w:t>
              </w:r>
              <w:r w:rsidRPr="00B14753">
                <w:rPr>
                  <w:rFonts w:ascii="Arial" w:hAnsi="Arial" w:cs="Arial"/>
                  <w:sz w:val="20"/>
                </w:rPr>
                <w:t>.20</w:t>
              </w:r>
              <w:r>
                <w:rPr>
                  <w:rFonts w:ascii="Arial" w:hAnsi="Arial" w:cs="Arial"/>
                  <w:sz w:val="20"/>
                </w:rPr>
                <w:t>21</w:t>
              </w:r>
            </w:ins>
          </w:p>
        </w:tc>
        <w:tc>
          <w:tcPr>
            <w:tcW w:w="2570" w:type="pct"/>
          </w:tcPr>
          <w:p w14:paraId="5CD61178" w14:textId="58B9BD84" w:rsidR="00E0291E" w:rsidRPr="002E238E" w:rsidRDefault="00E0291E" w:rsidP="00E0291E">
            <w:pPr>
              <w:rPr>
                <w:ins w:id="31" w:author="Владимир Лаут" w:date="2021-03-11T12:50:00Z"/>
                <w:rFonts w:ascii="Arial" w:hAnsi="Arial" w:cs="Arial"/>
                <w:sz w:val="20"/>
              </w:rPr>
            </w:pPr>
            <w:ins w:id="32" w:author="Владимир Лаут" w:date="2021-03-11T12:50:00Z">
              <w:r w:rsidRPr="003426C7">
                <w:rPr>
                  <w:rFonts w:ascii="Arial" w:hAnsi="Arial" w:cs="Arial"/>
                  <w:sz w:val="20"/>
                </w:rPr>
                <w:t xml:space="preserve">Версия для загрузки в СЭД по этапу </w:t>
              </w:r>
              <w:r>
                <w:rPr>
                  <w:rFonts w:ascii="Arial" w:hAnsi="Arial" w:cs="Arial"/>
                  <w:sz w:val="20"/>
                </w:rPr>
                <w:t>13</w:t>
              </w:r>
            </w:ins>
          </w:p>
        </w:tc>
        <w:tc>
          <w:tcPr>
            <w:tcW w:w="1179" w:type="pct"/>
          </w:tcPr>
          <w:p w14:paraId="1B690669" w14:textId="14E987F2" w:rsidR="00E0291E" w:rsidRPr="002E238E" w:rsidRDefault="00E0291E" w:rsidP="00E0291E">
            <w:pPr>
              <w:jc w:val="center"/>
              <w:rPr>
                <w:ins w:id="33" w:author="Владимир Лаут" w:date="2021-03-11T12:50:00Z"/>
                <w:rFonts w:ascii="Arial" w:hAnsi="Arial" w:cs="Arial"/>
                <w:sz w:val="20"/>
              </w:rPr>
            </w:pPr>
            <w:ins w:id="34" w:author="Владимир Лаут" w:date="2021-03-11T12:50:00Z">
              <w:r>
                <w:rPr>
                  <w:rFonts w:ascii="Arial" w:hAnsi="Arial" w:cs="Arial"/>
                  <w:sz w:val="20"/>
                </w:rPr>
                <w:t>Лаут В.А.</w:t>
              </w:r>
            </w:ins>
          </w:p>
        </w:tc>
      </w:tr>
      <w:tr w:rsidR="002D175A" w:rsidRPr="00F94454" w14:paraId="35BEBE7E" w14:textId="77777777" w:rsidTr="00793919">
        <w:trPr>
          <w:cantSplit/>
          <w:ins w:id="35" w:author="Владимир Лаут" w:date="2021-03-29T16:17:00Z"/>
        </w:trPr>
        <w:tc>
          <w:tcPr>
            <w:tcW w:w="577" w:type="pct"/>
          </w:tcPr>
          <w:p w14:paraId="443AFA6B" w14:textId="76DCBBD7" w:rsidR="002D175A" w:rsidRDefault="002D175A" w:rsidP="002D175A">
            <w:pPr>
              <w:jc w:val="center"/>
              <w:rPr>
                <w:ins w:id="36" w:author="Владимир Лаут" w:date="2021-03-29T16:17:00Z"/>
                <w:rFonts w:ascii="Arial" w:hAnsi="Arial" w:cs="Arial"/>
                <w:sz w:val="20"/>
              </w:rPr>
            </w:pPr>
            <w:ins w:id="37" w:author="Владимир Лаут" w:date="2021-03-29T16:17:00Z">
              <w:r>
                <w:rPr>
                  <w:rFonts w:ascii="Arial" w:hAnsi="Arial" w:cs="Arial"/>
                  <w:sz w:val="20"/>
                </w:rPr>
                <w:t>4</w:t>
              </w:r>
              <w:r w:rsidRPr="00B14753">
                <w:rPr>
                  <w:rFonts w:ascii="Arial" w:hAnsi="Arial" w:cs="Arial"/>
                  <w:sz w:val="20"/>
                </w:rPr>
                <w:t>.</w:t>
              </w:r>
              <w:r>
                <w:rPr>
                  <w:rFonts w:ascii="Arial" w:hAnsi="Arial" w:cs="Arial"/>
                  <w:sz w:val="20"/>
                </w:rPr>
                <w:t>1</w:t>
              </w:r>
            </w:ins>
          </w:p>
        </w:tc>
        <w:tc>
          <w:tcPr>
            <w:tcW w:w="674" w:type="pct"/>
          </w:tcPr>
          <w:p w14:paraId="25A5B2FD" w14:textId="6D9D697B" w:rsidR="002D175A" w:rsidRDefault="002D175A" w:rsidP="002D175A">
            <w:pPr>
              <w:rPr>
                <w:ins w:id="38" w:author="Владимир Лаут" w:date="2021-03-29T16:17:00Z"/>
                <w:rFonts w:ascii="Arial" w:hAnsi="Arial" w:cs="Arial"/>
                <w:sz w:val="20"/>
              </w:rPr>
            </w:pPr>
            <w:ins w:id="39" w:author="Владимир Лаут" w:date="2021-03-29T16:17:00Z">
              <w:r>
                <w:rPr>
                  <w:rFonts w:ascii="Arial" w:hAnsi="Arial" w:cs="Arial"/>
                  <w:sz w:val="20"/>
                </w:rPr>
                <w:t>29.03</w:t>
              </w:r>
              <w:r w:rsidRPr="00B14753">
                <w:rPr>
                  <w:rFonts w:ascii="Arial" w:hAnsi="Arial" w:cs="Arial"/>
                  <w:sz w:val="20"/>
                </w:rPr>
                <w:t>.20</w:t>
              </w:r>
              <w:r>
                <w:rPr>
                  <w:rFonts w:ascii="Arial" w:hAnsi="Arial" w:cs="Arial"/>
                  <w:sz w:val="20"/>
                </w:rPr>
                <w:t>21</w:t>
              </w:r>
            </w:ins>
          </w:p>
        </w:tc>
        <w:tc>
          <w:tcPr>
            <w:tcW w:w="2570" w:type="pct"/>
          </w:tcPr>
          <w:p w14:paraId="60D05EC3" w14:textId="0A327C5A" w:rsidR="002D175A" w:rsidRPr="003426C7" w:rsidRDefault="002D175A" w:rsidP="002D175A">
            <w:pPr>
              <w:rPr>
                <w:ins w:id="40" w:author="Владимир Лаут" w:date="2021-03-29T16:17:00Z"/>
                <w:rFonts w:ascii="Arial" w:hAnsi="Arial" w:cs="Arial"/>
                <w:sz w:val="20"/>
              </w:rPr>
            </w:pPr>
            <w:ins w:id="41" w:author="Владимир Лаут" w:date="2021-03-29T16:17:00Z">
              <w:r>
                <w:rPr>
                  <w:rFonts w:ascii="Arial" w:hAnsi="Arial" w:cs="Arial"/>
                  <w:sz w:val="20"/>
                </w:rPr>
                <w:t xml:space="preserve">Внесены исправления по замечаниям </w:t>
              </w:r>
            </w:ins>
            <w:ins w:id="42" w:author="Владимир Лаут" w:date="2021-03-29T16:18:00Z">
              <w:r>
                <w:rPr>
                  <w:rFonts w:ascii="Arial" w:hAnsi="Arial" w:cs="Arial"/>
                  <w:sz w:val="20"/>
                </w:rPr>
                <w:t xml:space="preserve">Аблакова А.Б. </w:t>
              </w:r>
            </w:ins>
          </w:p>
        </w:tc>
        <w:tc>
          <w:tcPr>
            <w:tcW w:w="1179" w:type="pct"/>
          </w:tcPr>
          <w:p w14:paraId="34D04A4A" w14:textId="73CDBD0B" w:rsidR="002D175A" w:rsidRDefault="002D175A" w:rsidP="002D175A">
            <w:pPr>
              <w:jc w:val="center"/>
              <w:rPr>
                <w:ins w:id="43" w:author="Владимир Лаут" w:date="2021-03-29T16:17:00Z"/>
                <w:rFonts w:ascii="Arial" w:hAnsi="Arial" w:cs="Arial"/>
                <w:sz w:val="20"/>
              </w:rPr>
            </w:pPr>
            <w:ins w:id="44" w:author="Владимир Лаут" w:date="2021-03-29T16:17:00Z">
              <w:r>
                <w:rPr>
                  <w:rFonts w:ascii="Arial" w:hAnsi="Arial" w:cs="Arial"/>
                  <w:sz w:val="20"/>
                </w:rPr>
                <w:t>Лаут В.А.</w:t>
              </w:r>
            </w:ins>
          </w:p>
        </w:tc>
      </w:tr>
    </w:tbl>
    <w:p w14:paraId="3BD8AEA2" w14:textId="1615E9D6" w:rsidR="009E28A6" w:rsidRPr="00916FAB" w:rsidRDefault="009E28A6" w:rsidP="009E28A6">
      <w:pPr>
        <w:pStyle w:val="a8"/>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r w:rsidR="001F0898">
        <w:rPr>
          <w:rFonts w:ascii="Arial" w:hAnsi="Arial" w:cs="Arial"/>
          <w:b/>
          <w:noProof/>
          <w:sz w:val="22"/>
        </w:rPr>
        <w:t>2</w:t>
      </w:r>
      <w:r w:rsidRPr="00916FAB">
        <w:rPr>
          <w:rFonts w:ascii="Arial" w:hAnsi="Arial" w:cs="Arial"/>
          <w:b/>
          <w:sz w:val="22"/>
        </w:rPr>
        <w:fldChar w:fldCharType="end"/>
      </w:r>
      <w:r w:rsidRPr="00916FAB">
        <w:rPr>
          <w:rFonts w:ascii="Arial" w:hAnsi="Arial" w:cs="Arial"/>
          <w:b/>
          <w:sz w:val="22"/>
        </w:rPr>
        <w:t>. Связанные документы (этот документ должен читаться вместе с)</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088"/>
        <w:gridCol w:w="3138"/>
        <w:gridCol w:w="1950"/>
      </w:tblGrid>
      <w:tr w:rsidR="009E28A6" w:rsidRPr="00F94454" w14:paraId="386FB150" w14:textId="77777777" w:rsidTr="001661FB">
        <w:trPr>
          <w:cantSplit/>
          <w:trHeight w:val="397"/>
          <w:tblHeader/>
        </w:trPr>
        <w:tc>
          <w:tcPr>
            <w:tcW w:w="2500" w:type="pct"/>
            <w:shd w:val="clear" w:color="auto" w:fill="FFC000"/>
            <w:vAlign w:val="center"/>
          </w:tcPr>
          <w:p w14:paraId="02B052B9" w14:textId="77777777" w:rsidR="009E28A6" w:rsidRPr="00F94454" w:rsidRDefault="009E28A6" w:rsidP="001661FB">
            <w:pPr>
              <w:jc w:val="center"/>
              <w:rPr>
                <w:rFonts w:ascii="Arial" w:hAnsi="Arial" w:cs="Arial"/>
                <w:b/>
                <w:sz w:val="20"/>
              </w:rPr>
            </w:pPr>
            <w:r w:rsidRPr="00F94454">
              <w:rPr>
                <w:rFonts w:ascii="Arial" w:hAnsi="Arial" w:cs="Arial"/>
                <w:b/>
                <w:sz w:val="20"/>
              </w:rPr>
              <w:t>Название документа</w:t>
            </w:r>
          </w:p>
        </w:tc>
        <w:tc>
          <w:tcPr>
            <w:tcW w:w="1542" w:type="pct"/>
            <w:shd w:val="clear" w:color="auto" w:fill="FFC000"/>
            <w:vAlign w:val="center"/>
          </w:tcPr>
          <w:p w14:paraId="41623CD4" w14:textId="77777777" w:rsidR="009E28A6" w:rsidRPr="00F94454" w:rsidRDefault="009E28A6" w:rsidP="001661FB">
            <w:pPr>
              <w:jc w:val="center"/>
              <w:rPr>
                <w:rFonts w:ascii="Arial" w:hAnsi="Arial" w:cs="Arial"/>
                <w:b/>
                <w:sz w:val="20"/>
              </w:rPr>
            </w:pPr>
            <w:r w:rsidRPr="00F94454">
              <w:rPr>
                <w:rFonts w:ascii="Arial" w:hAnsi="Arial" w:cs="Arial"/>
                <w:b/>
                <w:sz w:val="20"/>
              </w:rPr>
              <w:t>Номер версии / имя файла</w:t>
            </w:r>
          </w:p>
        </w:tc>
        <w:tc>
          <w:tcPr>
            <w:tcW w:w="958" w:type="pct"/>
            <w:shd w:val="clear" w:color="auto" w:fill="FFC000"/>
            <w:vAlign w:val="center"/>
          </w:tcPr>
          <w:p w14:paraId="70C45EA4" w14:textId="77777777" w:rsidR="009E28A6" w:rsidRPr="00F94454" w:rsidRDefault="009E28A6" w:rsidP="001661FB">
            <w:pPr>
              <w:jc w:val="center"/>
              <w:rPr>
                <w:rFonts w:ascii="Arial" w:hAnsi="Arial" w:cs="Arial"/>
                <w:b/>
                <w:sz w:val="20"/>
              </w:rPr>
            </w:pPr>
            <w:r w:rsidRPr="00F94454">
              <w:rPr>
                <w:rFonts w:ascii="Arial" w:hAnsi="Arial" w:cs="Arial"/>
                <w:b/>
                <w:sz w:val="20"/>
              </w:rPr>
              <w:t>Дата</w:t>
            </w:r>
          </w:p>
        </w:tc>
      </w:tr>
      <w:tr w:rsidR="009E28A6" w:rsidRPr="00F94454" w14:paraId="1DE402C4" w14:textId="77777777" w:rsidTr="001661FB">
        <w:trPr>
          <w:cantSplit/>
        </w:trPr>
        <w:tc>
          <w:tcPr>
            <w:tcW w:w="2500" w:type="pct"/>
          </w:tcPr>
          <w:p w14:paraId="2FF22E18" w14:textId="77777777" w:rsidR="009E28A6" w:rsidRPr="00687272" w:rsidRDefault="009E28A6" w:rsidP="001661FB">
            <w:pPr>
              <w:jc w:val="left"/>
              <w:rPr>
                <w:rFonts w:ascii="Arial" w:hAnsi="Arial" w:cs="Arial"/>
                <w:sz w:val="20"/>
                <w:szCs w:val="20"/>
              </w:rPr>
            </w:pPr>
            <w:r w:rsidRPr="00687272">
              <w:rPr>
                <w:rFonts w:ascii="Arial" w:hAnsi="Arial" w:cs="Arial"/>
                <w:sz w:val="20"/>
                <w:szCs w:val="20"/>
              </w:rPr>
              <w:t>ERP_Глоссарий проекта</w:t>
            </w:r>
          </w:p>
        </w:tc>
        <w:tc>
          <w:tcPr>
            <w:tcW w:w="1542" w:type="pct"/>
          </w:tcPr>
          <w:p w14:paraId="78DF1500" w14:textId="0DEA77A3" w:rsidR="009E28A6" w:rsidRPr="00687272" w:rsidRDefault="00B10924" w:rsidP="001661FB">
            <w:pPr>
              <w:jc w:val="center"/>
              <w:rPr>
                <w:rFonts w:ascii="Arial" w:hAnsi="Arial" w:cs="Arial"/>
                <w:sz w:val="20"/>
                <w:szCs w:val="20"/>
              </w:rPr>
            </w:pPr>
            <w:r w:rsidRPr="00687272">
              <w:rPr>
                <w:rFonts w:ascii="Arial" w:hAnsi="Arial" w:cs="Arial"/>
                <w:sz w:val="20"/>
                <w:szCs w:val="20"/>
                <w:lang w:val="en-US"/>
              </w:rPr>
              <w:t>v</w:t>
            </w:r>
            <w:r w:rsidRPr="00687272">
              <w:rPr>
                <w:rFonts w:ascii="Arial" w:hAnsi="Arial" w:cs="Arial"/>
                <w:sz w:val="20"/>
                <w:szCs w:val="20"/>
              </w:rPr>
              <w:t>15</w:t>
            </w:r>
          </w:p>
        </w:tc>
        <w:tc>
          <w:tcPr>
            <w:tcW w:w="958" w:type="pct"/>
          </w:tcPr>
          <w:p w14:paraId="21358961" w14:textId="62990E3B" w:rsidR="009E28A6" w:rsidRPr="00687272" w:rsidRDefault="00B10924" w:rsidP="001661FB">
            <w:pPr>
              <w:jc w:val="center"/>
              <w:rPr>
                <w:rFonts w:ascii="Arial" w:hAnsi="Arial" w:cs="Arial"/>
                <w:sz w:val="20"/>
                <w:szCs w:val="20"/>
              </w:rPr>
            </w:pPr>
            <w:r w:rsidRPr="00687272">
              <w:rPr>
                <w:rFonts w:ascii="Arial" w:hAnsi="Arial" w:cs="Arial"/>
                <w:sz w:val="20"/>
                <w:szCs w:val="20"/>
              </w:rPr>
              <w:t>23.08</w:t>
            </w:r>
            <w:r w:rsidR="009E28A6" w:rsidRPr="00687272">
              <w:rPr>
                <w:rFonts w:ascii="Arial" w:hAnsi="Arial" w:cs="Arial"/>
                <w:sz w:val="20"/>
                <w:szCs w:val="20"/>
              </w:rPr>
              <w:t>.2018</w:t>
            </w:r>
          </w:p>
        </w:tc>
      </w:tr>
      <w:tr w:rsidR="00C41E61" w:rsidRPr="00F94454" w14:paraId="69C13B99" w14:textId="77777777" w:rsidTr="001661FB">
        <w:trPr>
          <w:cantSplit/>
        </w:trPr>
        <w:tc>
          <w:tcPr>
            <w:tcW w:w="2500" w:type="pct"/>
          </w:tcPr>
          <w:p w14:paraId="77A84BDA" w14:textId="7AF5E85F" w:rsidR="00C41E61" w:rsidRPr="00AC3567" w:rsidRDefault="00AC3567" w:rsidP="001661FB">
            <w:pPr>
              <w:jc w:val="left"/>
              <w:rPr>
                <w:rFonts w:ascii="Arial" w:hAnsi="Arial" w:cs="Arial"/>
                <w:sz w:val="20"/>
                <w:szCs w:val="20"/>
              </w:rPr>
            </w:pPr>
            <w:r>
              <w:rPr>
                <w:rFonts w:ascii="Arial" w:hAnsi="Arial" w:cs="Arial"/>
                <w:sz w:val="20"/>
                <w:szCs w:val="20"/>
                <w:lang w:val="en-US"/>
              </w:rPr>
              <w:t>ERP.2.1_37_FI_</w:t>
            </w:r>
            <w:r>
              <w:rPr>
                <w:rFonts w:ascii="Arial" w:hAnsi="Arial" w:cs="Arial"/>
                <w:sz w:val="20"/>
                <w:szCs w:val="20"/>
              </w:rPr>
              <w:t>График закрытия</w:t>
            </w:r>
          </w:p>
        </w:tc>
        <w:tc>
          <w:tcPr>
            <w:tcW w:w="1542" w:type="pct"/>
          </w:tcPr>
          <w:p w14:paraId="0E72D293" w14:textId="58AB96EE" w:rsidR="00C41E61" w:rsidRPr="00687272" w:rsidRDefault="00AC3567" w:rsidP="001661FB">
            <w:pPr>
              <w:jc w:val="center"/>
              <w:rPr>
                <w:rFonts w:ascii="Arial" w:hAnsi="Arial" w:cs="Arial"/>
                <w:sz w:val="20"/>
                <w:szCs w:val="20"/>
                <w:lang w:val="en-US"/>
              </w:rPr>
            </w:pPr>
            <w:r>
              <w:rPr>
                <w:rFonts w:ascii="Arial" w:hAnsi="Arial" w:cs="Arial"/>
                <w:sz w:val="20"/>
                <w:szCs w:val="20"/>
                <w:lang w:val="en-US"/>
              </w:rPr>
              <w:t>v2</w:t>
            </w:r>
          </w:p>
        </w:tc>
        <w:tc>
          <w:tcPr>
            <w:tcW w:w="958" w:type="pct"/>
          </w:tcPr>
          <w:p w14:paraId="660505ED" w14:textId="607FC581" w:rsidR="00C41E61" w:rsidRPr="00AC3567" w:rsidRDefault="00AC3567" w:rsidP="001661FB">
            <w:pPr>
              <w:jc w:val="center"/>
              <w:rPr>
                <w:rFonts w:ascii="Arial" w:hAnsi="Arial" w:cs="Arial"/>
                <w:sz w:val="20"/>
                <w:szCs w:val="20"/>
                <w:lang w:val="en-US"/>
              </w:rPr>
            </w:pPr>
            <w:r>
              <w:rPr>
                <w:rFonts w:ascii="Arial" w:hAnsi="Arial" w:cs="Arial"/>
                <w:sz w:val="20"/>
                <w:szCs w:val="20"/>
                <w:lang w:val="en-US"/>
              </w:rPr>
              <w:t>28.06.2018</w:t>
            </w:r>
          </w:p>
        </w:tc>
      </w:tr>
      <w:tr w:rsidR="00687272" w:rsidRPr="00F94454" w14:paraId="043D3F87" w14:textId="77777777" w:rsidTr="001661FB">
        <w:trPr>
          <w:cantSplit/>
        </w:trPr>
        <w:tc>
          <w:tcPr>
            <w:tcW w:w="2500" w:type="pct"/>
          </w:tcPr>
          <w:p w14:paraId="1FF8C7AA" w14:textId="4389CC17" w:rsidR="00687272" w:rsidRPr="00687272" w:rsidRDefault="00EA4FEE" w:rsidP="00687272">
            <w:pPr>
              <w:jc w:val="left"/>
              <w:rPr>
                <w:rFonts w:ascii="Arial" w:hAnsi="Arial" w:cs="Arial"/>
                <w:sz w:val="20"/>
                <w:szCs w:val="20"/>
              </w:rPr>
            </w:pPr>
            <w:r>
              <w:rPr>
                <w:rFonts w:ascii="Arial" w:hAnsi="Arial" w:cs="Arial"/>
                <w:sz w:val="20"/>
                <w:szCs w:val="20"/>
              </w:rPr>
              <w:t xml:space="preserve">КД </w:t>
            </w:r>
            <w:del w:id="45" w:author="Владимир Лаут" w:date="2021-03-11T12:52:00Z">
              <w:r w:rsidR="00AC0CCB" w:rsidDel="00E0291E">
                <w:rPr>
                  <w:rFonts w:ascii="Arial" w:hAnsi="Arial" w:cs="Arial"/>
                  <w:sz w:val="20"/>
                  <w:szCs w:val="20"/>
                  <w:lang w:val="en-US"/>
                </w:rPr>
                <w:delText>ERP</w:delText>
              </w:r>
              <w:r w:rsidR="00AC0CCB" w:rsidRPr="002008C6" w:rsidDel="00E0291E">
                <w:rPr>
                  <w:rFonts w:ascii="Arial" w:hAnsi="Arial" w:cs="Arial"/>
                  <w:sz w:val="20"/>
                  <w:szCs w:val="20"/>
                </w:rPr>
                <w:delText>.9.9.2</w:delText>
              </w:r>
            </w:del>
            <w:ins w:id="46" w:author="Владимир Лаут" w:date="2021-03-11T12:52:00Z">
              <w:r w:rsidR="00E0291E">
                <w:rPr>
                  <w:rFonts w:ascii="Arial" w:hAnsi="Arial" w:cs="Arial"/>
                  <w:sz w:val="20"/>
                  <w:szCs w:val="20"/>
                  <w:lang w:val="en-US"/>
                </w:rPr>
                <w:t>ERP</w:t>
              </w:r>
              <w:r w:rsidR="00E0291E" w:rsidRPr="00E0291E">
                <w:rPr>
                  <w:rFonts w:ascii="Arial" w:hAnsi="Arial" w:cs="Arial"/>
                  <w:sz w:val="20"/>
                  <w:szCs w:val="20"/>
                  <w:rPrChange w:id="47" w:author="Владимир Лаут" w:date="2021-03-11T12:52:00Z">
                    <w:rPr>
                      <w:rFonts w:ascii="Arial" w:hAnsi="Arial" w:cs="Arial"/>
                      <w:sz w:val="20"/>
                      <w:szCs w:val="20"/>
                      <w:lang w:val="en-US"/>
                    </w:rPr>
                  </w:rPrChange>
                </w:rPr>
                <w:t>.13.9.2</w:t>
              </w:r>
            </w:ins>
            <w:r w:rsidR="007334C2" w:rsidRPr="002008C6">
              <w:rPr>
                <w:rFonts w:ascii="Arial" w:hAnsi="Arial" w:cs="Arial"/>
                <w:sz w:val="20"/>
                <w:szCs w:val="20"/>
              </w:rPr>
              <w:t>_</w:t>
            </w:r>
            <w:r w:rsidR="00687272" w:rsidRPr="00687272">
              <w:rPr>
                <w:rFonts w:ascii="Arial" w:hAnsi="Arial" w:cs="Arial"/>
                <w:sz w:val="20"/>
                <w:szCs w:val="20"/>
              </w:rPr>
              <w:t>7_</w:t>
            </w:r>
            <w:r w:rsidR="00687272" w:rsidRPr="00687272">
              <w:rPr>
                <w:rFonts w:ascii="Arial" w:hAnsi="Arial" w:cs="Arial"/>
                <w:sz w:val="20"/>
                <w:szCs w:val="20"/>
                <w:lang w:val="en-US"/>
              </w:rPr>
              <w:t>PM</w:t>
            </w:r>
            <w:r w:rsidR="00687272" w:rsidRPr="00687272">
              <w:rPr>
                <w:rFonts w:ascii="Arial" w:hAnsi="Arial" w:cs="Arial"/>
                <w:sz w:val="20"/>
                <w:szCs w:val="20"/>
              </w:rPr>
              <w:t>_ТОиР_Управление основными данными ТОиР</w:t>
            </w:r>
          </w:p>
        </w:tc>
        <w:tc>
          <w:tcPr>
            <w:tcW w:w="1542" w:type="pct"/>
          </w:tcPr>
          <w:p w14:paraId="261096CF" w14:textId="5523746D" w:rsidR="00687272" w:rsidRPr="00687272" w:rsidRDefault="00687272" w:rsidP="00687272">
            <w:pPr>
              <w:jc w:val="center"/>
              <w:rPr>
                <w:rFonts w:ascii="Arial" w:hAnsi="Arial" w:cs="Arial"/>
                <w:sz w:val="20"/>
                <w:szCs w:val="20"/>
              </w:rPr>
            </w:pPr>
            <w:r w:rsidRPr="00687272">
              <w:rPr>
                <w:rFonts w:ascii="Arial" w:hAnsi="Arial" w:cs="Arial"/>
                <w:sz w:val="20"/>
                <w:szCs w:val="20"/>
                <w:lang w:val="en-US"/>
              </w:rPr>
              <w:t>v</w:t>
            </w:r>
            <w:r w:rsidRPr="00687272">
              <w:rPr>
                <w:rFonts w:ascii="Arial" w:hAnsi="Arial" w:cs="Arial"/>
                <w:sz w:val="20"/>
                <w:szCs w:val="20"/>
              </w:rPr>
              <w:t>2.0</w:t>
            </w:r>
          </w:p>
        </w:tc>
        <w:tc>
          <w:tcPr>
            <w:tcW w:w="958" w:type="pct"/>
          </w:tcPr>
          <w:p w14:paraId="65763E34" w14:textId="4C3654C9" w:rsidR="00687272" w:rsidRPr="00687272" w:rsidRDefault="00687272" w:rsidP="00687272">
            <w:pPr>
              <w:jc w:val="center"/>
              <w:rPr>
                <w:rFonts w:ascii="Arial" w:hAnsi="Arial" w:cs="Arial"/>
                <w:sz w:val="20"/>
                <w:szCs w:val="20"/>
              </w:rPr>
            </w:pPr>
            <w:r w:rsidRPr="00687272">
              <w:rPr>
                <w:rFonts w:ascii="Arial" w:hAnsi="Arial" w:cs="Arial"/>
                <w:sz w:val="20"/>
                <w:szCs w:val="20"/>
              </w:rPr>
              <w:t>31.08.2018</w:t>
            </w:r>
          </w:p>
        </w:tc>
      </w:tr>
      <w:tr w:rsidR="00687272" w:rsidRPr="00F94454" w14:paraId="17730F4B" w14:textId="77777777" w:rsidTr="001661FB">
        <w:trPr>
          <w:cantSplit/>
        </w:trPr>
        <w:tc>
          <w:tcPr>
            <w:tcW w:w="2500" w:type="pct"/>
          </w:tcPr>
          <w:p w14:paraId="219C6D7D" w14:textId="53A4A5DC" w:rsidR="00687272" w:rsidRPr="00687272" w:rsidRDefault="00687272" w:rsidP="00687272">
            <w:pPr>
              <w:jc w:val="left"/>
              <w:rPr>
                <w:rFonts w:ascii="Arial" w:hAnsi="Arial" w:cs="Arial"/>
                <w:sz w:val="20"/>
                <w:szCs w:val="20"/>
                <w:lang w:val="en-US"/>
              </w:rPr>
            </w:pPr>
            <w:r w:rsidRPr="00687272">
              <w:rPr>
                <w:rFonts w:ascii="Arial" w:hAnsi="Arial" w:cs="Arial"/>
                <w:sz w:val="20"/>
                <w:szCs w:val="20"/>
              </w:rPr>
              <w:t xml:space="preserve">КД </w:t>
            </w:r>
            <w:del w:id="48" w:author="Владимир Лаут" w:date="2021-03-11T12:52:00Z">
              <w:r w:rsidR="00AC0CCB" w:rsidDel="00E0291E">
                <w:rPr>
                  <w:rFonts w:ascii="Arial" w:hAnsi="Arial" w:cs="Arial"/>
                  <w:sz w:val="20"/>
                  <w:szCs w:val="20"/>
                </w:rPr>
                <w:delText>ERP.9.9.2</w:delText>
              </w:r>
            </w:del>
            <w:ins w:id="49" w:author="Владимир Лаут" w:date="2021-03-11T12:52:00Z">
              <w:r w:rsidR="00E0291E">
                <w:rPr>
                  <w:rFonts w:ascii="Arial" w:hAnsi="Arial" w:cs="Arial"/>
                  <w:sz w:val="20"/>
                  <w:szCs w:val="20"/>
                </w:rPr>
                <w:t>ERP.13.9.2</w:t>
              </w:r>
            </w:ins>
            <w:r w:rsidR="007334C2" w:rsidRPr="007334C2">
              <w:rPr>
                <w:rFonts w:ascii="Arial" w:hAnsi="Arial" w:cs="Arial"/>
                <w:sz w:val="20"/>
                <w:szCs w:val="20"/>
              </w:rPr>
              <w:t>_</w:t>
            </w:r>
            <w:r w:rsidRPr="00687272">
              <w:rPr>
                <w:rFonts w:ascii="Arial" w:hAnsi="Arial" w:cs="Arial"/>
                <w:sz w:val="20"/>
                <w:szCs w:val="20"/>
              </w:rPr>
              <w:t>15_PM_КД Отчетность по направлению ТОиР</w:t>
            </w:r>
          </w:p>
        </w:tc>
        <w:tc>
          <w:tcPr>
            <w:tcW w:w="1542" w:type="pct"/>
          </w:tcPr>
          <w:p w14:paraId="09210664" w14:textId="5E214E3A" w:rsidR="00687272" w:rsidRPr="00687272" w:rsidRDefault="00687272" w:rsidP="00687272">
            <w:pPr>
              <w:jc w:val="center"/>
              <w:rPr>
                <w:rFonts w:ascii="Arial" w:hAnsi="Arial" w:cs="Arial"/>
                <w:sz w:val="20"/>
                <w:szCs w:val="20"/>
                <w:lang w:val="en-US"/>
              </w:rPr>
            </w:pPr>
            <w:r w:rsidRPr="00687272">
              <w:rPr>
                <w:rFonts w:ascii="Arial" w:hAnsi="Arial" w:cs="Arial"/>
                <w:sz w:val="20"/>
                <w:szCs w:val="20"/>
              </w:rPr>
              <w:t>v1.0</w:t>
            </w:r>
          </w:p>
        </w:tc>
        <w:tc>
          <w:tcPr>
            <w:tcW w:w="958" w:type="pct"/>
          </w:tcPr>
          <w:p w14:paraId="52FEE3B9" w14:textId="3EC2FD02" w:rsidR="00687272" w:rsidRPr="00687272" w:rsidRDefault="00687272" w:rsidP="00687272">
            <w:pPr>
              <w:jc w:val="center"/>
              <w:rPr>
                <w:rFonts w:ascii="Arial" w:hAnsi="Arial" w:cs="Arial"/>
                <w:sz w:val="20"/>
                <w:szCs w:val="20"/>
              </w:rPr>
            </w:pPr>
            <w:r w:rsidRPr="00687272">
              <w:rPr>
                <w:rFonts w:ascii="Arial" w:hAnsi="Arial" w:cs="Arial"/>
                <w:sz w:val="20"/>
                <w:szCs w:val="20"/>
              </w:rPr>
              <w:t>07.08.2018</w:t>
            </w:r>
          </w:p>
        </w:tc>
      </w:tr>
      <w:tr w:rsidR="00687272" w:rsidRPr="00F94454" w14:paraId="45971ABD" w14:textId="77777777" w:rsidTr="001661FB">
        <w:trPr>
          <w:cantSplit/>
        </w:trPr>
        <w:tc>
          <w:tcPr>
            <w:tcW w:w="2500" w:type="pct"/>
          </w:tcPr>
          <w:p w14:paraId="1D69CF88" w14:textId="1D3EE0C4" w:rsidR="00687272" w:rsidRPr="00687272" w:rsidRDefault="00EA4FEE" w:rsidP="00687272">
            <w:pPr>
              <w:jc w:val="left"/>
              <w:rPr>
                <w:rFonts w:ascii="Arial" w:hAnsi="Arial" w:cs="Arial"/>
                <w:sz w:val="20"/>
                <w:szCs w:val="20"/>
              </w:rPr>
            </w:pPr>
            <w:r>
              <w:rPr>
                <w:rFonts w:ascii="Arial" w:hAnsi="Arial" w:cs="Arial"/>
                <w:sz w:val="20"/>
                <w:szCs w:val="20"/>
              </w:rPr>
              <w:t xml:space="preserve">КД </w:t>
            </w:r>
            <w:del w:id="50" w:author="Владимир Лаут" w:date="2021-03-11T12:52:00Z">
              <w:r w:rsidR="00AC0CCB" w:rsidDel="00E0291E">
                <w:rPr>
                  <w:rFonts w:ascii="Arial" w:hAnsi="Arial" w:cs="Arial"/>
                  <w:sz w:val="20"/>
                  <w:szCs w:val="20"/>
                </w:rPr>
                <w:delText>ERP.9.9.2</w:delText>
              </w:r>
            </w:del>
            <w:ins w:id="51" w:author="Владимир Лаут" w:date="2021-03-11T12:52:00Z">
              <w:r w:rsidR="00E0291E">
                <w:rPr>
                  <w:rFonts w:ascii="Arial" w:hAnsi="Arial" w:cs="Arial"/>
                  <w:sz w:val="20"/>
                  <w:szCs w:val="20"/>
                </w:rPr>
                <w:t>ERP.13.9.2</w:t>
              </w:r>
            </w:ins>
            <w:r w:rsidR="007334C2" w:rsidRPr="007334C2">
              <w:rPr>
                <w:rFonts w:ascii="Arial" w:hAnsi="Arial" w:cs="Arial"/>
                <w:sz w:val="20"/>
                <w:szCs w:val="20"/>
              </w:rPr>
              <w:t>_</w:t>
            </w:r>
            <w:r w:rsidR="00687272" w:rsidRPr="00687272">
              <w:rPr>
                <w:rFonts w:ascii="Arial" w:hAnsi="Arial" w:cs="Arial"/>
                <w:sz w:val="20"/>
                <w:szCs w:val="20"/>
              </w:rPr>
              <w:t>24</w:t>
            </w:r>
            <w:r>
              <w:rPr>
                <w:rFonts w:ascii="Arial" w:hAnsi="Arial" w:cs="Arial"/>
                <w:sz w:val="20"/>
                <w:szCs w:val="20"/>
              </w:rPr>
              <w:t>_</w:t>
            </w:r>
            <w:r>
              <w:rPr>
                <w:rFonts w:ascii="Arial" w:hAnsi="Arial" w:cs="Arial"/>
                <w:sz w:val="20"/>
                <w:szCs w:val="20"/>
                <w:lang w:val="en-US"/>
              </w:rPr>
              <w:t>PP</w:t>
            </w:r>
            <w:r>
              <w:rPr>
                <w:rFonts w:ascii="Arial" w:hAnsi="Arial" w:cs="Arial"/>
                <w:sz w:val="20"/>
                <w:szCs w:val="20"/>
              </w:rPr>
              <w:t>_КД_</w:t>
            </w:r>
            <w:r w:rsidR="00687272" w:rsidRPr="00687272">
              <w:rPr>
                <w:rFonts w:ascii="Arial" w:hAnsi="Arial" w:cs="Arial"/>
                <w:sz w:val="20"/>
                <w:szCs w:val="20"/>
              </w:rPr>
              <w:t>Горные работы (рудная добыча)</w:t>
            </w:r>
          </w:p>
        </w:tc>
        <w:tc>
          <w:tcPr>
            <w:tcW w:w="1542" w:type="pct"/>
          </w:tcPr>
          <w:p w14:paraId="7F4B5E35" w14:textId="2CE90BC3" w:rsidR="00687272" w:rsidRPr="00687272" w:rsidRDefault="00EA4FEE" w:rsidP="00687272">
            <w:pPr>
              <w:jc w:val="center"/>
              <w:rPr>
                <w:rFonts w:ascii="Arial" w:hAnsi="Arial" w:cs="Arial"/>
                <w:sz w:val="20"/>
                <w:szCs w:val="20"/>
              </w:rPr>
            </w:pPr>
            <w:r>
              <w:rPr>
                <w:rFonts w:ascii="Arial" w:hAnsi="Arial" w:cs="Arial"/>
                <w:sz w:val="20"/>
                <w:szCs w:val="20"/>
                <w:lang w:val="en-US"/>
              </w:rPr>
              <w:t>v</w:t>
            </w:r>
            <w:r>
              <w:rPr>
                <w:rFonts w:ascii="Arial" w:hAnsi="Arial" w:cs="Arial"/>
                <w:sz w:val="20"/>
                <w:szCs w:val="20"/>
              </w:rPr>
              <w:t>1.14</w:t>
            </w:r>
          </w:p>
        </w:tc>
        <w:tc>
          <w:tcPr>
            <w:tcW w:w="958" w:type="pct"/>
          </w:tcPr>
          <w:p w14:paraId="096A143D" w14:textId="1B90F727" w:rsidR="00687272" w:rsidRPr="00EA4FEE" w:rsidRDefault="00EA4FEE" w:rsidP="00687272">
            <w:pPr>
              <w:jc w:val="center"/>
              <w:rPr>
                <w:rFonts w:ascii="Arial" w:hAnsi="Arial" w:cs="Arial"/>
                <w:sz w:val="20"/>
                <w:szCs w:val="20"/>
                <w:lang w:val="en-US"/>
              </w:rPr>
            </w:pPr>
            <w:r>
              <w:rPr>
                <w:rFonts w:ascii="Arial" w:hAnsi="Arial" w:cs="Arial"/>
                <w:sz w:val="20"/>
                <w:szCs w:val="20"/>
                <w:lang w:val="en-US"/>
              </w:rPr>
              <w:t>10.09.2018</w:t>
            </w:r>
          </w:p>
        </w:tc>
      </w:tr>
      <w:tr w:rsidR="00687272" w:rsidRPr="00F94454" w14:paraId="3AFAFE7E" w14:textId="77777777" w:rsidTr="001661FB">
        <w:trPr>
          <w:cantSplit/>
        </w:trPr>
        <w:tc>
          <w:tcPr>
            <w:tcW w:w="2500" w:type="pct"/>
          </w:tcPr>
          <w:p w14:paraId="6C9FD862" w14:textId="4F19947D" w:rsidR="00687272" w:rsidRPr="00687272" w:rsidRDefault="00EA4FEE" w:rsidP="00687272">
            <w:pPr>
              <w:jc w:val="left"/>
              <w:rPr>
                <w:rFonts w:ascii="Arial" w:hAnsi="Arial" w:cs="Arial"/>
                <w:sz w:val="20"/>
                <w:szCs w:val="20"/>
                <w:lang w:val="en-US"/>
              </w:rPr>
            </w:pPr>
            <w:r>
              <w:rPr>
                <w:rFonts w:ascii="Arial" w:hAnsi="Arial" w:cs="Arial"/>
                <w:sz w:val="20"/>
                <w:szCs w:val="20"/>
              </w:rPr>
              <w:t xml:space="preserve">КД </w:t>
            </w:r>
            <w:del w:id="52" w:author="Владимир Лаут" w:date="2021-03-11T12:52:00Z">
              <w:r w:rsidR="00AC0CCB" w:rsidDel="00E0291E">
                <w:rPr>
                  <w:rFonts w:ascii="Arial" w:hAnsi="Arial" w:cs="Arial"/>
                  <w:sz w:val="20"/>
                  <w:szCs w:val="20"/>
                  <w:lang w:val="en-US"/>
                </w:rPr>
                <w:delText>ERP</w:delText>
              </w:r>
              <w:r w:rsidR="00AC0CCB" w:rsidRPr="002008C6" w:rsidDel="00E0291E">
                <w:rPr>
                  <w:rFonts w:ascii="Arial" w:hAnsi="Arial" w:cs="Arial"/>
                  <w:sz w:val="20"/>
                  <w:szCs w:val="20"/>
                </w:rPr>
                <w:delText>.9.9.2</w:delText>
              </w:r>
            </w:del>
            <w:ins w:id="53" w:author="Владимир Лаут" w:date="2021-03-11T12:52:00Z">
              <w:r w:rsidR="00E0291E">
                <w:rPr>
                  <w:rFonts w:ascii="Arial" w:hAnsi="Arial" w:cs="Arial"/>
                  <w:sz w:val="20"/>
                  <w:szCs w:val="20"/>
                  <w:lang w:val="en-US"/>
                </w:rPr>
                <w:t>ERP</w:t>
              </w:r>
              <w:r w:rsidR="00E0291E" w:rsidRPr="00E0291E">
                <w:rPr>
                  <w:rFonts w:ascii="Arial" w:hAnsi="Arial" w:cs="Arial"/>
                  <w:sz w:val="20"/>
                  <w:szCs w:val="20"/>
                  <w:rPrChange w:id="54" w:author="Владимир Лаут" w:date="2021-03-11T12:52:00Z">
                    <w:rPr>
                      <w:rFonts w:ascii="Arial" w:hAnsi="Arial" w:cs="Arial"/>
                      <w:sz w:val="20"/>
                      <w:szCs w:val="20"/>
                      <w:lang w:val="en-US"/>
                    </w:rPr>
                  </w:rPrChange>
                </w:rPr>
                <w:t>.13.9.2</w:t>
              </w:r>
            </w:ins>
            <w:r w:rsidR="007334C2" w:rsidRPr="002008C6">
              <w:rPr>
                <w:rFonts w:ascii="Arial" w:hAnsi="Arial" w:cs="Arial"/>
                <w:sz w:val="20"/>
                <w:szCs w:val="20"/>
              </w:rPr>
              <w:t>_</w:t>
            </w:r>
            <w:r>
              <w:rPr>
                <w:rFonts w:ascii="Arial" w:hAnsi="Arial" w:cs="Arial"/>
                <w:sz w:val="20"/>
                <w:szCs w:val="20"/>
              </w:rPr>
              <w:t>25_PP_КД_</w:t>
            </w:r>
            <w:r w:rsidR="00687272" w:rsidRPr="00687272">
              <w:rPr>
                <w:rFonts w:ascii="Arial" w:hAnsi="Arial" w:cs="Arial"/>
                <w:sz w:val="20"/>
                <w:szCs w:val="20"/>
              </w:rPr>
              <w:t>Переработка руды. Учет движения запасов золотосодержащего сырья. Сдача золота на аффинаж</w:t>
            </w:r>
          </w:p>
        </w:tc>
        <w:tc>
          <w:tcPr>
            <w:tcW w:w="1542" w:type="pct"/>
          </w:tcPr>
          <w:p w14:paraId="4B3D0650" w14:textId="1C96D1F5" w:rsidR="00687272" w:rsidRPr="00687272" w:rsidRDefault="00EA4FEE" w:rsidP="00687272">
            <w:pPr>
              <w:jc w:val="center"/>
              <w:rPr>
                <w:rFonts w:ascii="Arial" w:hAnsi="Arial" w:cs="Arial"/>
                <w:sz w:val="20"/>
                <w:szCs w:val="20"/>
              </w:rPr>
            </w:pPr>
            <w:r>
              <w:rPr>
                <w:rFonts w:ascii="Arial" w:hAnsi="Arial" w:cs="Arial"/>
                <w:sz w:val="20"/>
                <w:szCs w:val="20"/>
                <w:lang w:val="en-US"/>
              </w:rPr>
              <w:t>v</w:t>
            </w:r>
            <w:r>
              <w:rPr>
                <w:rFonts w:ascii="Arial" w:hAnsi="Arial" w:cs="Arial"/>
                <w:sz w:val="20"/>
                <w:szCs w:val="20"/>
              </w:rPr>
              <w:t>2</w:t>
            </w:r>
            <w:r w:rsidRPr="00687272">
              <w:rPr>
                <w:rFonts w:ascii="Arial" w:hAnsi="Arial" w:cs="Arial"/>
                <w:sz w:val="20"/>
                <w:szCs w:val="20"/>
              </w:rPr>
              <w:t>.3</w:t>
            </w:r>
          </w:p>
        </w:tc>
        <w:tc>
          <w:tcPr>
            <w:tcW w:w="958" w:type="pct"/>
          </w:tcPr>
          <w:p w14:paraId="7F27F550" w14:textId="43EC0648" w:rsidR="00687272" w:rsidRPr="00EA4FEE" w:rsidRDefault="00EA4FEE" w:rsidP="00687272">
            <w:pPr>
              <w:jc w:val="center"/>
              <w:rPr>
                <w:rFonts w:ascii="Arial" w:hAnsi="Arial" w:cs="Arial"/>
                <w:sz w:val="20"/>
                <w:szCs w:val="20"/>
                <w:lang w:val="en-US"/>
              </w:rPr>
            </w:pPr>
            <w:r>
              <w:rPr>
                <w:rFonts w:ascii="Arial" w:hAnsi="Arial" w:cs="Arial"/>
                <w:sz w:val="20"/>
                <w:szCs w:val="20"/>
                <w:lang w:val="en-US"/>
              </w:rPr>
              <w:t>10.09.2018</w:t>
            </w:r>
          </w:p>
        </w:tc>
      </w:tr>
      <w:tr w:rsidR="00687272" w:rsidRPr="00F94454" w14:paraId="753DE159" w14:textId="77777777" w:rsidTr="001661FB">
        <w:trPr>
          <w:cantSplit/>
        </w:trPr>
        <w:tc>
          <w:tcPr>
            <w:tcW w:w="2500" w:type="pct"/>
          </w:tcPr>
          <w:p w14:paraId="377B4B23" w14:textId="0F711924" w:rsidR="00687272" w:rsidRPr="00687272" w:rsidRDefault="00687272" w:rsidP="00687272">
            <w:pPr>
              <w:jc w:val="left"/>
              <w:rPr>
                <w:rFonts w:ascii="Arial" w:hAnsi="Arial" w:cs="Arial"/>
                <w:sz w:val="20"/>
                <w:szCs w:val="20"/>
                <w:lang w:val="en-US"/>
              </w:rPr>
            </w:pPr>
            <w:r w:rsidRPr="00687272">
              <w:rPr>
                <w:rFonts w:ascii="Arial" w:hAnsi="Arial" w:cs="Arial"/>
                <w:sz w:val="20"/>
                <w:szCs w:val="20"/>
              </w:rPr>
              <w:t xml:space="preserve">КД </w:t>
            </w:r>
            <w:del w:id="55" w:author="Владимир Лаут" w:date="2021-03-11T12:52:00Z">
              <w:r w:rsidR="00AC0CCB" w:rsidDel="00E0291E">
                <w:rPr>
                  <w:rFonts w:ascii="Arial" w:hAnsi="Arial" w:cs="Arial"/>
                  <w:sz w:val="20"/>
                  <w:szCs w:val="20"/>
                </w:rPr>
                <w:delText>ERP.9.9.2</w:delText>
              </w:r>
            </w:del>
            <w:ins w:id="56" w:author="Владимир Лаут" w:date="2021-03-11T12:52:00Z">
              <w:r w:rsidR="00E0291E">
                <w:rPr>
                  <w:rFonts w:ascii="Arial" w:hAnsi="Arial" w:cs="Arial"/>
                  <w:sz w:val="20"/>
                  <w:szCs w:val="20"/>
                </w:rPr>
                <w:t>ERP.13.9.2</w:t>
              </w:r>
            </w:ins>
            <w:r w:rsidR="007334C2">
              <w:rPr>
                <w:rFonts w:ascii="Arial" w:hAnsi="Arial" w:cs="Arial"/>
                <w:sz w:val="20"/>
                <w:szCs w:val="20"/>
              </w:rPr>
              <w:t>_</w:t>
            </w:r>
            <w:r w:rsidRPr="00687272">
              <w:rPr>
                <w:rFonts w:ascii="Arial" w:hAnsi="Arial" w:cs="Arial"/>
                <w:sz w:val="20"/>
                <w:szCs w:val="20"/>
              </w:rPr>
              <w:t>46_EHS_КД по направлению ОТПБиЭ</w:t>
            </w:r>
          </w:p>
        </w:tc>
        <w:tc>
          <w:tcPr>
            <w:tcW w:w="1542" w:type="pct"/>
          </w:tcPr>
          <w:p w14:paraId="0FFE5BAE" w14:textId="5860AEC2" w:rsidR="00687272" w:rsidRPr="00687272" w:rsidRDefault="00687272" w:rsidP="00687272">
            <w:pPr>
              <w:jc w:val="center"/>
              <w:rPr>
                <w:rFonts w:ascii="Arial" w:hAnsi="Arial" w:cs="Arial"/>
                <w:sz w:val="20"/>
                <w:szCs w:val="20"/>
              </w:rPr>
            </w:pPr>
            <w:r w:rsidRPr="00687272">
              <w:rPr>
                <w:rFonts w:ascii="Arial" w:hAnsi="Arial" w:cs="Arial"/>
                <w:sz w:val="20"/>
                <w:szCs w:val="20"/>
                <w:lang w:val="en-US"/>
              </w:rPr>
              <w:t>v</w:t>
            </w:r>
            <w:r w:rsidRPr="00687272">
              <w:rPr>
                <w:rFonts w:ascii="Arial" w:hAnsi="Arial" w:cs="Arial"/>
                <w:sz w:val="20"/>
                <w:szCs w:val="20"/>
              </w:rPr>
              <w:t>3.3</w:t>
            </w:r>
          </w:p>
        </w:tc>
        <w:tc>
          <w:tcPr>
            <w:tcW w:w="958" w:type="pct"/>
          </w:tcPr>
          <w:p w14:paraId="2C0FCD25" w14:textId="101D3679" w:rsidR="00687272" w:rsidRPr="00687272" w:rsidRDefault="00687272" w:rsidP="00687272">
            <w:pPr>
              <w:jc w:val="center"/>
              <w:rPr>
                <w:rFonts w:ascii="Arial" w:hAnsi="Arial" w:cs="Arial"/>
                <w:sz w:val="20"/>
                <w:szCs w:val="20"/>
              </w:rPr>
            </w:pPr>
            <w:r w:rsidRPr="00687272">
              <w:rPr>
                <w:rFonts w:ascii="Arial" w:hAnsi="Arial" w:cs="Arial"/>
                <w:sz w:val="20"/>
                <w:szCs w:val="20"/>
              </w:rPr>
              <w:t>24</w:t>
            </w:r>
            <w:r w:rsidRPr="00687272">
              <w:rPr>
                <w:rFonts w:ascii="Arial" w:hAnsi="Arial" w:cs="Arial"/>
                <w:sz w:val="20"/>
                <w:szCs w:val="20"/>
                <w:lang w:val="en-US"/>
              </w:rPr>
              <w:t>.08.</w:t>
            </w:r>
            <w:r w:rsidRPr="00687272">
              <w:rPr>
                <w:rFonts w:ascii="Arial" w:hAnsi="Arial" w:cs="Arial"/>
                <w:sz w:val="20"/>
                <w:szCs w:val="20"/>
              </w:rPr>
              <w:t>2018</w:t>
            </w:r>
          </w:p>
        </w:tc>
      </w:tr>
      <w:tr w:rsidR="00687272" w:rsidRPr="00F94454" w14:paraId="1EA1DBB4" w14:textId="77777777" w:rsidTr="001661FB">
        <w:trPr>
          <w:cantSplit/>
        </w:trPr>
        <w:tc>
          <w:tcPr>
            <w:tcW w:w="2500" w:type="pct"/>
          </w:tcPr>
          <w:p w14:paraId="02568C11" w14:textId="669A915A" w:rsidR="00687272" w:rsidRPr="00687272" w:rsidRDefault="00687272" w:rsidP="00687272">
            <w:pPr>
              <w:jc w:val="left"/>
              <w:rPr>
                <w:rFonts w:ascii="Arial" w:hAnsi="Arial" w:cs="Arial"/>
                <w:sz w:val="20"/>
                <w:szCs w:val="20"/>
              </w:rPr>
            </w:pPr>
            <w:r w:rsidRPr="00687272">
              <w:rPr>
                <w:rFonts w:ascii="Arial" w:hAnsi="Arial" w:cs="Arial"/>
                <w:sz w:val="20"/>
                <w:szCs w:val="20"/>
              </w:rPr>
              <w:t xml:space="preserve">КД </w:t>
            </w:r>
            <w:del w:id="57" w:author="Владимир Лаут" w:date="2021-03-11T12:52:00Z">
              <w:r w:rsidR="00AC0CCB" w:rsidDel="00E0291E">
                <w:rPr>
                  <w:rFonts w:ascii="Arial" w:hAnsi="Arial" w:cs="Arial"/>
                  <w:sz w:val="20"/>
                  <w:szCs w:val="20"/>
                </w:rPr>
                <w:delText>ERP.9.9.2</w:delText>
              </w:r>
            </w:del>
            <w:ins w:id="58" w:author="Владимир Лаут" w:date="2021-03-11T12:52:00Z">
              <w:r w:rsidR="00E0291E">
                <w:rPr>
                  <w:rFonts w:ascii="Arial" w:hAnsi="Arial" w:cs="Arial"/>
                  <w:sz w:val="20"/>
                  <w:szCs w:val="20"/>
                </w:rPr>
                <w:t>ERP.13.9.2</w:t>
              </w:r>
            </w:ins>
            <w:r w:rsidR="007334C2">
              <w:rPr>
                <w:rFonts w:ascii="Arial" w:hAnsi="Arial" w:cs="Arial"/>
                <w:sz w:val="20"/>
                <w:szCs w:val="20"/>
              </w:rPr>
              <w:t>_</w:t>
            </w:r>
            <w:r w:rsidRPr="00687272">
              <w:rPr>
                <w:rFonts w:ascii="Arial" w:hAnsi="Arial" w:cs="Arial"/>
                <w:sz w:val="20"/>
                <w:szCs w:val="20"/>
              </w:rPr>
              <w:t>50_PM_КД_Управление портфелем ПА</w:t>
            </w:r>
          </w:p>
        </w:tc>
        <w:tc>
          <w:tcPr>
            <w:tcW w:w="1542" w:type="pct"/>
          </w:tcPr>
          <w:p w14:paraId="4D48186E" w14:textId="71594D51" w:rsidR="00687272" w:rsidRPr="00687272" w:rsidRDefault="00687272" w:rsidP="00687272">
            <w:pPr>
              <w:jc w:val="center"/>
              <w:rPr>
                <w:rFonts w:ascii="Arial" w:hAnsi="Arial" w:cs="Arial"/>
                <w:sz w:val="20"/>
                <w:szCs w:val="20"/>
              </w:rPr>
            </w:pPr>
            <w:r w:rsidRPr="00687272">
              <w:rPr>
                <w:rFonts w:ascii="Arial" w:hAnsi="Arial" w:cs="Arial"/>
                <w:sz w:val="20"/>
                <w:szCs w:val="20"/>
              </w:rPr>
              <w:t>v</w:t>
            </w:r>
            <w:r w:rsidRPr="00687272">
              <w:rPr>
                <w:rFonts w:ascii="Arial" w:hAnsi="Arial" w:cs="Arial"/>
                <w:sz w:val="20"/>
                <w:szCs w:val="20"/>
                <w:lang w:val="en-US"/>
              </w:rPr>
              <w:t>2</w:t>
            </w:r>
            <w:r w:rsidRPr="00687272">
              <w:rPr>
                <w:rFonts w:ascii="Arial" w:hAnsi="Arial" w:cs="Arial"/>
                <w:sz w:val="20"/>
                <w:szCs w:val="20"/>
              </w:rPr>
              <w:t>.0</w:t>
            </w:r>
          </w:p>
        </w:tc>
        <w:tc>
          <w:tcPr>
            <w:tcW w:w="958" w:type="pct"/>
          </w:tcPr>
          <w:p w14:paraId="61DE0CE7" w14:textId="09F81297" w:rsidR="00687272" w:rsidRPr="00687272" w:rsidRDefault="00687272" w:rsidP="00687272">
            <w:pPr>
              <w:jc w:val="center"/>
              <w:rPr>
                <w:rFonts w:ascii="Arial" w:hAnsi="Arial" w:cs="Arial"/>
                <w:sz w:val="20"/>
                <w:szCs w:val="20"/>
              </w:rPr>
            </w:pPr>
            <w:r w:rsidRPr="00687272">
              <w:rPr>
                <w:rFonts w:ascii="Arial" w:hAnsi="Arial" w:cs="Arial"/>
                <w:sz w:val="20"/>
                <w:szCs w:val="20"/>
              </w:rPr>
              <w:t>27.08.2018</w:t>
            </w:r>
          </w:p>
        </w:tc>
      </w:tr>
      <w:tr w:rsidR="00687272" w:rsidRPr="00F94454" w14:paraId="6EE4DB76" w14:textId="77777777" w:rsidTr="001661FB">
        <w:trPr>
          <w:cantSplit/>
        </w:trPr>
        <w:tc>
          <w:tcPr>
            <w:tcW w:w="2500" w:type="pct"/>
          </w:tcPr>
          <w:p w14:paraId="446B61A1" w14:textId="393B4C42" w:rsidR="00687272" w:rsidRPr="00687272" w:rsidRDefault="00687272" w:rsidP="00687272">
            <w:pPr>
              <w:jc w:val="left"/>
              <w:rPr>
                <w:rFonts w:ascii="Arial" w:hAnsi="Arial" w:cs="Arial"/>
                <w:sz w:val="20"/>
                <w:szCs w:val="20"/>
              </w:rPr>
            </w:pPr>
            <w:r w:rsidRPr="00687272">
              <w:rPr>
                <w:rFonts w:ascii="Arial" w:hAnsi="Arial" w:cs="Arial"/>
                <w:sz w:val="20"/>
                <w:szCs w:val="20"/>
              </w:rPr>
              <w:t xml:space="preserve">КД </w:t>
            </w:r>
            <w:del w:id="59" w:author="Владимир Лаут" w:date="2021-03-11T12:52:00Z">
              <w:r w:rsidR="00AC0CCB" w:rsidDel="00E0291E">
                <w:rPr>
                  <w:rFonts w:ascii="Arial" w:hAnsi="Arial" w:cs="Arial"/>
                  <w:sz w:val="20"/>
                  <w:szCs w:val="20"/>
                </w:rPr>
                <w:delText>ERP.9.9.2</w:delText>
              </w:r>
            </w:del>
            <w:ins w:id="60" w:author="Владимир Лаут" w:date="2021-03-11T12:52:00Z">
              <w:r w:rsidR="00E0291E">
                <w:rPr>
                  <w:rFonts w:ascii="Arial" w:hAnsi="Arial" w:cs="Arial"/>
                  <w:sz w:val="20"/>
                  <w:szCs w:val="20"/>
                </w:rPr>
                <w:t>ERP.13.9.2</w:t>
              </w:r>
            </w:ins>
            <w:r w:rsidR="007334C2">
              <w:rPr>
                <w:rFonts w:ascii="Arial" w:hAnsi="Arial" w:cs="Arial"/>
                <w:sz w:val="20"/>
                <w:szCs w:val="20"/>
              </w:rPr>
              <w:t>_</w:t>
            </w:r>
            <w:r w:rsidRPr="00687272">
              <w:rPr>
                <w:rFonts w:ascii="Arial" w:hAnsi="Arial" w:cs="Arial"/>
                <w:sz w:val="20"/>
                <w:szCs w:val="20"/>
              </w:rPr>
              <w:t>51_PM_КД Формирование и управление бюджетами ТОиР</w:t>
            </w:r>
            <w:r w:rsidRPr="00687272" w:rsidDel="003A55E8">
              <w:rPr>
                <w:rFonts w:ascii="Arial" w:hAnsi="Arial" w:cs="Arial"/>
                <w:sz w:val="20"/>
                <w:szCs w:val="20"/>
                <w:lang w:eastAsia="ru-RU"/>
              </w:rPr>
              <w:t xml:space="preserve"> </w:t>
            </w:r>
          </w:p>
        </w:tc>
        <w:tc>
          <w:tcPr>
            <w:tcW w:w="1542" w:type="pct"/>
          </w:tcPr>
          <w:p w14:paraId="668D2C9C" w14:textId="4065F518" w:rsidR="00687272" w:rsidRPr="00F83C57" w:rsidRDefault="00F83C57" w:rsidP="00687272">
            <w:pPr>
              <w:jc w:val="center"/>
              <w:rPr>
                <w:rFonts w:ascii="Arial" w:hAnsi="Arial" w:cs="Arial"/>
                <w:sz w:val="20"/>
                <w:szCs w:val="20"/>
                <w:lang w:val="en-US"/>
              </w:rPr>
            </w:pPr>
            <w:r w:rsidRPr="00687272">
              <w:rPr>
                <w:rFonts w:ascii="Arial" w:hAnsi="Arial" w:cs="Arial"/>
                <w:sz w:val="20"/>
                <w:szCs w:val="20"/>
                <w:lang w:val="en-US"/>
              </w:rPr>
              <w:t>V</w:t>
            </w:r>
            <w:r>
              <w:rPr>
                <w:rFonts w:ascii="Arial" w:hAnsi="Arial" w:cs="Arial"/>
                <w:sz w:val="20"/>
                <w:szCs w:val="20"/>
              </w:rPr>
              <w:t>1.</w:t>
            </w:r>
            <w:r>
              <w:rPr>
                <w:rFonts w:ascii="Arial" w:hAnsi="Arial" w:cs="Arial"/>
                <w:sz w:val="20"/>
                <w:szCs w:val="20"/>
                <w:lang w:val="en-US"/>
              </w:rPr>
              <w:t>1</w:t>
            </w:r>
          </w:p>
        </w:tc>
        <w:tc>
          <w:tcPr>
            <w:tcW w:w="958" w:type="pct"/>
          </w:tcPr>
          <w:p w14:paraId="50F555AE" w14:textId="64587F80" w:rsidR="00687272" w:rsidRPr="00687272" w:rsidRDefault="00F83C57" w:rsidP="00687272">
            <w:pPr>
              <w:jc w:val="center"/>
              <w:rPr>
                <w:rFonts w:ascii="Arial" w:hAnsi="Arial" w:cs="Arial"/>
                <w:sz w:val="20"/>
                <w:szCs w:val="20"/>
              </w:rPr>
            </w:pPr>
            <w:r>
              <w:rPr>
                <w:rFonts w:ascii="Arial" w:hAnsi="Arial" w:cs="Arial"/>
                <w:sz w:val="20"/>
                <w:szCs w:val="20"/>
              </w:rPr>
              <w:t>13</w:t>
            </w:r>
            <w:r w:rsidR="00687272" w:rsidRPr="00687272">
              <w:rPr>
                <w:rFonts w:ascii="Arial" w:hAnsi="Arial" w:cs="Arial"/>
                <w:sz w:val="20"/>
                <w:szCs w:val="20"/>
                <w:lang w:val="en-US"/>
              </w:rPr>
              <w:t>.0</w:t>
            </w:r>
            <w:r w:rsidR="0082634C">
              <w:rPr>
                <w:rFonts w:ascii="Arial" w:hAnsi="Arial" w:cs="Arial"/>
                <w:sz w:val="20"/>
                <w:szCs w:val="20"/>
              </w:rPr>
              <w:t>9</w:t>
            </w:r>
            <w:r w:rsidR="00687272" w:rsidRPr="00687272">
              <w:rPr>
                <w:rFonts w:ascii="Arial" w:hAnsi="Arial" w:cs="Arial"/>
                <w:sz w:val="20"/>
                <w:szCs w:val="20"/>
                <w:lang w:val="en-US"/>
              </w:rPr>
              <w:t>.2018</w:t>
            </w:r>
          </w:p>
        </w:tc>
      </w:tr>
      <w:tr w:rsidR="00687272" w:rsidRPr="00F94454" w14:paraId="46E3AD22" w14:textId="77777777" w:rsidTr="001661FB">
        <w:trPr>
          <w:cantSplit/>
        </w:trPr>
        <w:tc>
          <w:tcPr>
            <w:tcW w:w="2500" w:type="pct"/>
          </w:tcPr>
          <w:p w14:paraId="36D9D8C7" w14:textId="3BE58715" w:rsidR="00687272" w:rsidRPr="00687272" w:rsidRDefault="00687272" w:rsidP="00687272">
            <w:pPr>
              <w:jc w:val="left"/>
              <w:rPr>
                <w:rFonts w:ascii="Arial" w:hAnsi="Arial" w:cs="Arial"/>
                <w:sz w:val="20"/>
                <w:szCs w:val="20"/>
              </w:rPr>
            </w:pPr>
            <w:r w:rsidRPr="00687272">
              <w:rPr>
                <w:rFonts w:ascii="Arial" w:hAnsi="Arial" w:cs="Arial"/>
                <w:sz w:val="20"/>
                <w:szCs w:val="20"/>
              </w:rPr>
              <w:t xml:space="preserve">КД </w:t>
            </w:r>
            <w:del w:id="61" w:author="Владимир Лаут" w:date="2021-03-11T12:52:00Z">
              <w:r w:rsidR="00AC0CCB" w:rsidDel="00E0291E">
                <w:rPr>
                  <w:rFonts w:ascii="Arial" w:hAnsi="Arial" w:cs="Arial"/>
                  <w:sz w:val="20"/>
                  <w:szCs w:val="20"/>
                </w:rPr>
                <w:delText>ERP.9.9.2</w:delText>
              </w:r>
            </w:del>
            <w:ins w:id="62" w:author="Владимир Лаут" w:date="2021-03-11T12:52:00Z">
              <w:r w:rsidR="00E0291E">
                <w:rPr>
                  <w:rFonts w:ascii="Arial" w:hAnsi="Arial" w:cs="Arial"/>
                  <w:sz w:val="20"/>
                  <w:szCs w:val="20"/>
                </w:rPr>
                <w:t>ERP.13.9.2</w:t>
              </w:r>
            </w:ins>
            <w:r w:rsidR="007334C2">
              <w:rPr>
                <w:rFonts w:ascii="Arial" w:hAnsi="Arial" w:cs="Arial"/>
                <w:sz w:val="20"/>
                <w:szCs w:val="20"/>
              </w:rPr>
              <w:t>_</w:t>
            </w:r>
            <w:r w:rsidRPr="00687272">
              <w:rPr>
                <w:rFonts w:ascii="Arial" w:hAnsi="Arial" w:cs="Arial"/>
                <w:sz w:val="20"/>
                <w:szCs w:val="20"/>
              </w:rPr>
              <w:t>52_PM_КД Годовое планирование воздействий на ПА</w:t>
            </w:r>
          </w:p>
        </w:tc>
        <w:tc>
          <w:tcPr>
            <w:tcW w:w="1542" w:type="pct"/>
          </w:tcPr>
          <w:p w14:paraId="5E5E246E" w14:textId="5AAA743F" w:rsidR="00687272" w:rsidRPr="00687272" w:rsidRDefault="00687272" w:rsidP="00687272">
            <w:pPr>
              <w:jc w:val="center"/>
              <w:rPr>
                <w:rFonts w:ascii="Arial" w:hAnsi="Arial" w:cs="Arial"/>
                <w:sz w:val="20"/>
                <w:szCs w:val="20"/>
                <w:lang w:val="en-US"/>
              </w:rPr>
            </w:pPr>
            <w:r w:rsidRPr="00687272">
              <w:rPr>
                <w:rFonts w:ascii="Arial" w:hAnsi="Arial" w:cs="Arial"/>
                <w:sz w:val="20"/>
                <w:szCs w:val="20"/>
                <w:lang w:val="en-US"/>
              </w:rPr>
              <w:t>v</w:t>
            </w:r>
            <w:r w:rsidR="0082634C">
              <w:rPr>
                <w:rFonts w:ascii="Arial" w:hAnsi="Arial" w:cs="Arial"/>
                <w:sz w:val="20"/>
                <w:szCs w:val="20"/>
              </w:rPr>
              <w:t>2.5</w:t>
            </w:r>
          </w:p>
        </w:tc>
        <w:tc>
          <w:tcPr>
            <w:tcW w:w="958" w:type="pct"/>
          </w:tcPr>
          <w:p w14:paraId="5CA87D81" w14:textId="09D7A37D" w:rsidR="00687272" w:rsidRPr="00687272" w:rsidRDefault="0082634C" w:rsidP="00687272">
            <w:pPr>
              <w:jc w:val="center"/>
              <w:rPr>
                <w:rFonts w:ascii="Arial" w:hAnsi="Arial" w:cs="Arial"/>
                <w:sz w:val="20"/>
                <w:szCs w:val="20"/>
              </w:rPr>
            </w:pPr>
            <w:r>
              <w:rPr>
                <w:rFonts w:ascii="Arial" w:hAnsi="Arial" w:cs="Arial"/>
                <w:sz w:val="20"/>
                <w:szCs w:val="20"/>
              </w:rPr>
              <w:t>10</w:t>
            </w:r>
            <w:r w:rsidR="00687272" w:rsidRPr="00687272">
              <w:rPr>
                <w:rFonts w:ascii="Arial" w:hAnsi="Arial" w:cs="Arial"/>
                <w:sz w:val="20"/>
                <w:szCs w:val="20"/>
                <w:lang w:val="en-US"/>
              </w:rPr>
              <w:t>.</w:t>
            </w:r>
            <w:r>
              <w:rPr>
                <w:rFonts w:ascii="Arial" w:hAnsi="Arial" w:cs="Arial"/>
                <w:sz w:val="20"/>
                <w:szCs w:val="20"/>
              </w:rPr>
              <w:t>09</w:t>
            </w:r>
            <w:r w:rsidR="00687272" w:rsidRPr="00687272">
              <w:rPr>
                <w:rFonts w:ascii="Arial" w:hAnsi="Arial" w:cs="Arial"/>
                <w:sz w:val="20"/>
                <w:szCs w:val="20"/>
                <w:lang w:val="en-US"/>
              </w:rPr>
              <w:t>.</w:t>
            </w:r>
            <w:r w:rsidR="00687272" w:rsidRPr="00687272">
              <w:rPr>
                <w:rFonts w:ascii="Arial" w:hAnsi="Arial" w:cs="Arial"/>
                <w:sz w:val="20"/>
                <w:szCs w:val="20"/>
              </w:rPr>
              <w:t>2018</w:t>
            </w:r>
          </w:p>
        </w:tc>
      </w:tr>
      <w:tr w:rsidR="00687272" w:rsidRPr="00F94454" w14:paraId="06807213" w14:textId="77777777" w:rsidTr="001661FB">
        <w:trPr>
          <w:cantSplit/>
        </w:trPr>
        <w:tc>
          <w:tcPr>
            <w:tcW w:w="2500" w:type="pct"/>
          </w:tcPr>
          <w:p w14:paraId="1F2409E6" w14:textId="6F7C0B37" w:rsidR="00687272" w:rsidRPr="00687272" w:rsidRDefault="00EA4FEE" w:rsidP="00687272">
            <w:pPr>
              <w:jc w:val="left"/>
              <w:rPr>
                <w:rFonts w:ascii="Arial" w:hAnsi="Arial" w:cs="Arial"/>
                <w:sz w:val="20"/>
                <w:szCs w:val="20"/>
              </w:rPr>
            </w:pPr>
            <w:r>
              <w:rPr>
                <w:rFonts w:ascii="Arial" w:hAnsi="Arial" w:cs="Arial"/>
                <w:sz w:val="20"/>
                <w:szCs w:val="20"/>
              </w:rPr>
              <w:t xml:space="preserve">КД </w:t>
            </w:r>
            <w:del w:id="63" w:author="Владимир Лаут" w:date="2021-03-11T12:52:00Z">
              <w:r w:rsidR="00AC0CCB" w:rsidDel="00E0291E">
                <w:rPr>
                  <w:rFonts w:ascii="Arial" w:hAnsi="Arial" w:cs="Arial"/>
                  <w:sz w:val="20"/>
                  <w:szCs w:val="20"/>
                  <w:lang w:val="en-US"/>
                </w:rPr>
                <w:delText>ERP</w:delText>
              </w:r>
              <w:r w:rsidR="00AC0CCB" w:rsidRPr="002008C6" w:rsidDel="00E0291E">
                <w:rPr>
                  <w:rFonts w:ascii="Arial" w:hAnsi="Arial" w:cs="Arial"/>
                  <w:sz w:val="20"/>
                  <w:szCs w:val="20"/>
                </w:rPr>
                <w:delText>.9.9.2</w:delText>
              </w:r>
            </w:del>
            <w:ins w:id="64" w:author="Владимир Лаут" w:date="2021-03-11T12:52:00Z">
              <w:r w:rsidR="00E0291E">
                <w:rPr>
                  <w:rFonts w:ascii="Arial" w:hAnsi="Arial" w:cs="Arial"/>
                  <w:sz w:val="20"/>
                  <w:szCs w:val="20"/>
                  <w:lang w:val="en-US"/>
                </w:rPr>
                <w:t>ERP</w:t>
              </w:r>
              <w:r w:rsidR="00E0291E" w:rsidRPr="00E0291E">
                <w:rPr>
                  <w:rFonts w:ascii="Arial" w:hAnsi="Arial" w:cs="Arial"/>
                  <w:sz w:val="20"/>
                  <w:szCs w:val="20"/>
                  <w:rPrChange w:id="65" w:author="Владимир Лаут" w:date="2021-03-11T12:52:00Z">
                    <w:rPr>
                      <w:rFonts w:ascii="Arial" w:hAnsi="Arial" w:cs="Arial"/>
                      <w:sz w:val="20"/>
                      <w:szCs w:val="20"/>
                      <w:lang w:val="en-US"/>
                    </w:rPr>
                  </w:rPrChange>
                </w:rPr>
                <w:t>.13.9.2</w:t>
              </w:r>
            </w:ins>
            <w:r w:rsidR="007334C2" w:rsidRPr="002008C6">
              <w:rPr>
                <w:rFonts w:ascii="Arial" w:hAnsi="Arial" w:cs="Arial"/>
                <w:sz w:val="20"/>
                <w:szCs w:val="20"/>
              </w:rPr>
              <w:t>_</w:t>
            </w:r>
            <w:r w:rsidR="00687272" w:rsidRPr="00687272">
              <w:rPr>
                <w:rFonts w:ascii="Arial" w:hAnsi="Arial" w:cs="Arial"/>
                <w:sz w:val="20"/>
                <w:szCs w:val="20"/>
              </w:rPr>
              <w:t>53_</w:t>
            </w:r>
            <w:r w:rsidR="00687272" w:rsidRPr="00687272">
              <w:rPr>
                <w:rFonts w:ascii="Arial" w:hAnsi="Arial" w:cs="Arial"/>
                <w:sz w:val="20"/>
                <w:szCs w:val="20"/>
                <w:lang w:val="en-US"/>
              </w:rPr>
              <w:t>PM</w:t>
            </w:r>
            <w:r w:rsidR="00687272" w:rsidRPr="00687272">
              <w:rPr>
                <w:rFonts w:ascii="Arial" w:hAnsi="Arial" w:cs="Arial"/>
                <w:sz w:val="20"/>
                <w:szCs w:val="20"/>
              </w:rPr>
              <w:t>_КД_Планирование остановочных ремонтов</w:t>
            </w:r>
          </w:p>
        </w:tc>
        <w:tc>
          <w:tcPr>
            <w:tcW w:w="1542" w:type="pct"/>
          </w:tcPr>
          <w:p w14:paraId="449C83F6" w14:textId="123D3243" w:rsidR="00687272" w:rsidRPr="00687272" w:rsidRDefault="0082634C" w:rsidP="00687272">
            <w:pPr>
              <w:jc w:val="center"/>
              <w:rPr>
                <w:rFonts w:ascii="Arial" w:hAnsi="Arial" w:cs="Arial"/>
                <w:sz w:val="20"/>
                <w:szCs w:val="20"/>
              </w:rPr>
            </w:pPr>
            <w:r>
              <w:rPr>
                <w:rFonts w:ascii="Arial" w:hAnsi="Arial" w:cs="Arial"/>
                <w:sz w:val="20"/>
                <w:szCs w:val="20"/>
              </w:rPr>
              <w:t>v2.3</w:t>
            </w:r>
          </w:p>
        </w:tc>
        <w:tc>
          <w:tcPr>
            <w:tcW w:w="958" w:type="pct"/>
          </w:tcPr>
          <w:p w14:paraId="437F522D" w14:textId="46E6A419" w:rsidR="00687272" w:rsidRPr="00687272" w:rsidRDefault="0082634C" w:rsidP="00687272">
            <w:pPr>
              <w:jc w:val="center"/>
              <w:rPr>
                <w:rFonts w:ascii="Arial" w:hAnsi="Arial" w:cs="Arial"/>
                <w:sz w:val="20"/>
                <w:szCs w:val="20"/>
              </w:rPr>
            </w:pPr>
            <w:r>
              <w:rPr>
                <w:rFonts w:ascii="Arial" w:hAnsi="Arial" w:cs="Arial"/>
                <w:sz w:val="20"/>
                <w:szCs w:val="20"/>
                <w:lang w:val="en-US"/>
              </w:rPr>
              <w:t>10</w:t>
            </w:r>
            <w:r>
              <w:rPr>
                <w:rFonts w:ascii="Arial" w:hAnsi="Arial" w:cs="Arial"/>
                <w:sz w:val="20"/>
                <w:szCs w:val="20"/>
              </w:rPr>
              <w:t>.09</w:t>
            </w:r>
            <w:r w:rsidR="00687272" w:rsidRPr="00687272">
              <w:rPr>
                <w:rFonts w:ascii="Arial" w:hAnsi="Arial" w:cs="Arial"/>
                <w:sz w:val="20"/>
                <w:szCs w:val="20"/>
              </w:rPr>
              <w:t>.2018</w:t>
            </w:r>
          </w:p>
        </w:tc>
      </w:tr>
      <w:tr w:rsidR="00687272" w:rsidRPr="00F94454" w14:paraId="71C5FEC8" w14:textId="77777777" w:rsidTr="001661FB">
        <w:trPr>
          <w:cantSplit/>
        </w:trPr>
        <w:tc>
          <w:tcPr>
            <w:tcW w:w="2500" w:type="pct"/>
          </w:tcPr>
          <w:p w14:paraId="71D8221C" w14:textId="04C72DFA" w:rsidR="00687272" w:rsidRPr="00687272" w:rsidRDefault="00687272" w:rsidP="00687272">
            <w:pPr>
              <w:jc w:val="left"/>
              <w:rPr>
                <w:rFonts w:ascii="Arial" w:hAnsi="Arial" w:cs="Arial"/>
                <w:sz w:val="20"/>
                <w:szCs w:val="20"/>
              </w:rPr>
            </w:pPr>
            <w:r w:rsidRPr="00687272">
              <w:rPr>
                <w:rFonts w:ascii="Arial" w:hAnsi="Arial" w:cs="Arial"/>
                <w:sz w:val="20"/>
                <w:szCs w:val="20"/>
              </w:rPr>
              <w:t xml:space="preserve">КД </w:t>
            </w:r>
            <w:del w:id="66" w:author="Владимир Лаут" w:date="2021-03-11T12:52:00Z">
              <w:r w:rsidR="00AC0CCB" w:rsidDel="00E0291E">
                <w:rPr>
                  <w:rFonts w:ascii="Arial" w:hAnsi="Arial" w:cs="Arial"/>
                  <w:sz w:val="20"/>
                  <w:szCs w:val="20"/>
                </w:rPr>
                <w:delText>ERP.9.9.2</w:delText>
              </w:r>
            </w:del>
            <w:ins w:id="67" w:author="Владимир Лаут" w:date="2021-03-11T12:52:00Z">
              <w:r w:rsidR="00E0291E">
                <w:rPr>
                  <w:rFonts w:ascii="Arial" w:hAnsi="Arial" w:cs="Arial"/>
                  <w:sz w:val="20"/>
                  <w:szCs w:val="20"/>
                </w:rPr>
                <w:t>ERP.13.9.2</w:t>
              </w:r>
            </w:ins>
            <w:r w:rsidR="007334C2">
              <w:rPr>
                <w:rFonts w:ascii="Arial" w:hAnsi="Arial" w:cs="Arial"/>
                <w:sz w:val="20"/>
                <w:szCs w:val="20"/>
              </w:rPr>
              <w:t>_</w:t>
            </w:r>
            <w:r w:rsidRPr="00687272">
              <w:rPr>
                <w:rFonts w:ascii="Arial" w:hAnsi="Arial" w:cs="Arial"/>
                <w:sz w:val="20"/>
                <w:szCs w:val="20"/>
              </w:rPr>
              <w:t>54_PM_КД Оперативное планирование воздействий на ПА</w:t>
            </w:r>
          </w:p>
        </w:tc>
        <w:tc>
          <w:tcPr>
            <w:tcW w:w="1542" w:type="pct"/>
          </w:tcPr>
          <w:p w14:paraId="0BA1839C" w14:textId="3B6D2315" w:rsidR="00687272" w:rsidRPr="00687272" w:rsidRDefault="0082634C" w:rsidP="00687272">
            <w:pPr>
              <w:jc w:val="center"/>
              <w:rPr>
                <w:rFonts w:ascii="Arial" w:hAnsi="Arial" w:cs="Arial"/>
                <w:sz w:val="20"/>
                <w:szCs w:val="20"/>
              </w:rPr>
            </w:pPr>
            <w:r>
              <w:rPr>
                <w:rFonts w:ascii="Arial" w:hAnsi="Arial" w:cs="Arial"/>
                <w:sz w:val="20"/>
                <w:szCs w:val="20"/>
              </w:rPr>
              <w:t>v2.5</w:t>
            </w:r>
          </w:p>
        </w:tc>
        <w:tc>
          <w:tcPr>
            <w:tcW w:w="958" w:type="pct"/>
          </w:tcPr>
          <w:p w14:paraId="4E42BFD4" w14:textId="54A9B67B" w:rsidR="00687272" w:rsidRPr="00687272" w:rsidRDefault="0082634C" w:rsidP="00687272">
            <w:pPr>
              <w:jc w:val="center"/>
              <w:rPr>
                <w:rFonts w:ascii="Arial" w:hAnsi="Arial" w:cs="Arial"/>
                <w:sz w:val="20"/>
                <w:szCs w:val="20"/>
              </w:rPr>
            </w:pPr>
            <w:r>
              <w:rPr>
                <w:rFonts w:ascii="Arial" w:hAnsi="Arial" w:cs="Arial"/>
                <w:sz w:val="20"/>
                <w:szCs w:val="20"/>
              </w:rPr>
              <w:t>07.09</w:t>
            </w:r>
            <w:r w:rsidR="00687272" w:rsidRPr="00687272">
              <w:rPr>
                <w:rFonts w:ascii="Arial" w:hAnsi="Arial" w:cs="Arial"/>
                <w:sz w:val="20"/>
                <w:szCs w:val="20"/>
              </w:rPr>
              <w:t>.2018</w:t>
            </w:r>
          </w:p>
        </w:tc>
      </w:tr>
      <w:tr w:rsidR="00687272" w:rsidRPr="00F94454" w14:paraId="156C320B" w14:textId="77777777" w:rsidTr="001661FB">
        <w:trPr>
          <w:cantSplit/>
        </w:trPr>
        <w:tc>
          <w:tcPr>
            <w:tcW w:w="2500" w:type="pct"/>
          </w:tcPr>
          <w:p w14:paraId="74C037AA" w14:textId="683B7FFF" w:rsidR="00687272" w:rsidRPr="00687272" w:rsidRDefault="00687272" w:rsidP="00687272">
            <w:pPr>
              <w:jc w:val="left"/>
              <w:rPr>
                <w:rFonts w:ascii="Arial" w:hAnsi="Arial" w:cs="Arial"/>
                <w:sz w:val="20"/>
                <w:szCs w:val="20"/>
              </w:rPr>
            </w:pPr>
            <w:r w:rsidRPr="00687272">
              <w:rPr>
                <w:rFonts w:ascii="Arial" w:hAnsi="Arial" w:cs="Arial"/>
                <w:sz w:val="20"/>
                <w:szCs w:val="20"/>
              </w:rPr>
              <w:t xml:space="preserve">КД </w:t>
            </w:r>
            <w:del w:id="68" w:author="Владимир Лаут" w:date="2021-03-11T12:52:00Z">
              <w:r w:rsidR="00AC0CCB" w:rsidDel="00E0291E">
                <w:rPr>
                  <w:rFonts w:ascii="Arial" w:hAnsi="Arial" w:cs="Arial"/>
                  <w:sz w:val="20"/>
                  <w:szCs w:val="20"/>
                </w:rPr>
                <w:delText>ERP.9.9.2</w:delText>
              </w:r>
            </w:del>
            <w:ins w:id="69" w:author="Владимир Лаут" w:date="2021-03-11T12:52:00Z">
              <w:r w:rsidR="00E0291E">
                <w:rPr>
                  <w:rFonts w:ascii="Arial" w:hAnsi="Arial" w:cs="Arial"/>
                  <w:sz w:val="20"/>
                  <w:szCs w:val="20"/>
                </w:rPr>
                <w:t>ERP.13.9.2</w:t>
              </w:r>
            </w:ins>
            <w:r w:rsidR="007334C2">
              <w:rPr>
                <w:rFonts w:ascii="Arial" w:hAnsi="Arial" w:cs="Arial"/>
                <w:sz w:val="20"/>
                <w:szCs w:val="20"/>
              </w:rPr>
              <w:t>_</w:t>
            </w:r>
            <w:r w:rsidRPr="00687272">
              <w:rPr>
                <w:rFonts w:ascii="Arial" w:hAnsi="Arial" w:cs="Arial"/>
                <w:sz w:val="20"/>
                <w:szCs w:val="20"/>
              </w:rPr>
              <w:t>56_PM_КД</w:t>
            </w:r>
            <w:r w:rsidRPr="00687272">
              <w:rPr>
                <w:rFonts w:ascii="Arial" w:hAnsi="Arial" w:cs="Arial"/>
                <w:color w:val="000000"/>
                <w:sz w:val="20"/>
                <w:szCs w:val="20"/>
                <w:lang w:eastAsia="ru-RU"/>
              </w:rPr>
              <w:t xml:space="preserve"> Мониторинг</w:t>
            </w:r>
            <w:r w:rsidR="00875722">
              <w:rPr>
                <w:rFonts w:ascii="Arial" w:hAnsi="Arial" w:cs="Arial"/>
                <w:color w:val="000000"/>
                <w:sz w:val="20"/>
                <w:szCs w:val="20"/>
                <w:lang w:eastAsia="ru-RU"/>
              </w:rPr>
              <w:t xml:space="preserve"> </w:t>
            </w:r>
            <w:r w:rsidRPr="00687272">
              <w:rPr>
                <w:rFonts w:ascii="Arial" w:hAnsi="Arial" w:cs="Arial"/>
                <w:color w:val="000000"/>
                <w:sz w:val="20"/>
                <w:szCs w:val="20"/>
                <w:lang w:eastAsia="ru-RU"/>
              </w:rPr>
              <w:t>и оценка технического состояния ПА</w:t>
            </w:r>
          </w:p>
        </w:tc>
        <w:tc>
          <w:tcPr>
            <w:tcW w:w="1542" w:type="pct"/>
          </w:tcPr>
          <w:p w14:paraId="0D247A6F" w14:textId="56BE0932" w:rsidR="00687272" w:rsidRPr="00687272" w:rsidRDefault="00687272" w:rsidP="00687272">
            <w:pPr>
              <w:jc w:val="center"/>
              <w:rPr>
                <w:rFonts w:ascii="Arial" w:hAnsi="Arial" w:cs="Arial"/>
                <w:sz w:val="20"/>
                <w:szCs w:val="20"/>
              </w:rPr>
            </w:pPr>
            <w:r w:rsidRPr="00687272">
              <w:rPr>
                <w:rFonts w:ascii="Arial" w:hAnsi="Arial" w:cs="Arial"/>
                <w:sz w:val="20"/>
                <w:szCs w:val="20"/>
                <w:lang w:val="en-US"/>
              </w:rPr>
              <w:t>v</w:t>
            </w:r>
            <w:r w:rsidR="0082634C">
              <w:rPr>
                <w:rFonts w:ascii="Arial" w:hAnsi="Arial" w:cs="Arial"/>
                <w:sz w:val="20"/>
                <w:szCs w:val="20"/>
              </w:rPr>
              <w:t>2.6</w:t>
            </w:r>
          </w:p>
        </w:tc>
        <w:tc>
          <w:tcPr>
            <w:tcW w:w="958" w:type="pct"/>
          </w:tcPr>
          <w:p w14:paraId="4B79A999" w14:textId="732B712E" w:rsidR="00687272" w:rsidRPr="00687272" w:rsidRDefault="0082634C" w:rsidP="00687272">
            <w:pPr>
              <w:jc w:val="center"/>
              <w:rPr>
                <w:rFonts w:ascii="Arial" w:hAnsi="Arial" w:cs="Arial"/>
                <w:sz w:val="20"/>
                <w:szCs w:val="20"/>
              </w:rPr>
            </w:pPr>
            <w:r>
              <w:rPr>
                <w:rFonts w:ascii="Arial" w:hAnsi="Arial" w:cs="Arial"/>
                <w:sz w:val="20"/>
                <w:szCs w:val="20"/>
              </w:rPr>
              <w:t>10</w:t>
            </w:r>
            <w:r w:rsidR="00687272" w:rsidRPr="00687272">
              <w:rPr>
                <w:rFonts w:ascii="Arial" w:hAnsi="Arial" w:cs="Arial"/>
                <w:sz w:val="20"/>
                <w:szCs w:val="20"/>
                <w:lang w:val="en-US"/>
              </w:rPr>
              <w:t>.</w:t>
            </w:r>
            <w:r>
              <w:rPr>
                <w:rFonts w:ascii="Arial" w:hAnsi="Arial" w:cs="Arial"/>
                <w:sz w:val="20"/>
                <w:szCs w:val="20"/>
              </w:rPr>
              <w:t>09</w:t>
            </w:r>
            <w:r w:rsidR="00687272" w:rsidRPr="00687272">
              <w:rPr>
                <w:rFonts w:ascii="Arial" w:hAnsi="Arial" w:cs="Arial"/>
                <w:sz w:val="20"/>
                <w:szCs w:val="20"/>
                <w:lang w:val="en-US"/>
              </w:rPr>
              <w:t>.</w:t>
            </w:r>
            <w:r w:rsidR="00687272" w:rsidRPr="00687272">
              <w:rPr>
                <w:rFonts w:ascii="Arial" w:hAnsi="Arial" w:cs="Arial"/>
                <w:sz w:val="20"/>
                <w:szCs w:val="20"/>
              </w:rPr>
              <w:t>2018</w:t>
            </w:r>
          </w:p>
        </w:tc>
      </w:tr>
      <w:tr w:rsidR="00687272" w:rsidRPr="00F94454" w14:paraId="085594F7" w14:textId="77777777" w:rsidTr="001661FB">
        <w:trPr>
          <w:cantSplit/>
        </w:trPr>
        <w:tc>
          <w:tcPr>
            <w:tcW w:w="2500" w:type="pct"/>
          </w:tcPr>
          <w:p w14:paraId="0E43E7C1" w14:textId="4DAA51F9" w:rsidR="00687272" w:rsidRPr="00687272" w:rsidRDefault="00687272" w:rsidP="00687272">
            <w:pPr>
              <w:jc w:val="left"/>
              <w:rPr>
                <w:rFonts w:ascii="Arial" w:hAnsi="Arial" w:cs="Arial"/>
                <w:sz w:val="20"/>
                <w:szCs w:val="20"/>
              </w:rPr>
            </w:pPr>
            <w:r w:rsidRPr="00687272">
              <w:rPr>
                <w:rFonts w:ascii="Arial" w:hAnsi="Arial" w:cs="Arial"/>
                <w:sz w:val="20"/>
                <w:szCs w:val="20"/>
              </w:rPr>
              <w:t xml:space="preserve">КД </w:t>
            </w:r>
            <w:del w:id="70" w:author="Владимир Лаут" w:date="2021-03-11T12:52:00Z">
              <w:r w:rsidR="00AC0CCB" w:rsidDel="00E0291E">
                <w:rPr>
                  <w:rFonts w:ascii="Arial" w:hAnsi="Arial" w:cs="Arial"/>
                  <w:sz w:val="20"/>
                  <w:szCs w:val="20"/>
                </w:rPr>
                <w:delText>ERP.9.9.2</w:delText>
              </w:r>
            </w:del>
            <w:ins w:id="71" w:author="Владимир Лаут" w:date="2021-03-11T12:52:00Z">
              <w:r w:rsidR="00E0291E">
                <w:rPr>
                  <w:rFonts w:ascii="Arial" w:hAnsi="Arial" w:cs="Arial"/>
                  <w:sz w:val="20"/>
                  <w:szCs w:val="20"/>
                </w:rPr>
                <w:t>ERP.13.9.2</w:t>
              </w:r>
            </w:ins>
            <w:r w:rsidR="007334C2">
              <w:rPr>
                <w:rFonts w:ascii="Arial" w:hAnsi="Arial" w:cs="Arial"/>
                <w:sz w:val="20"/>
                <w:szCs w:val="20"/>
              </w:rPr>
              <w:t>_</w:t>
            </w:r>
            <w:r w:rsidRPr="00687272">
              <w:rPr>
                <w:rFonts w:ascii="Arial" w:hAnsi="Arial" w:cs="Arial"/>
                <w:sz w:val="20"/>
                <w:szCs w:val="20"/>
              </w:rPr>
              <w:t>57_КД_PM_Ресурсное обеспечение ТОиР</w:t>
            </w:r>
          </w:p>
        </w:tc>
        <w:tc>
          <w:tcPr>
            <w:tcW w:w="1542" w:type="pct"/>
          </w:tcPr>
          <w:p w14:paraId="5E1E84BE" w14:textId="55589700" w:rsidR="00687272" w:rsidRPr="00687272" w:rsidRDefault="0082634C" w:rsidP="00687272">
            <w:pPr>
              <w:jc w:val="center"/>
              <w:rPr>
                <w:rFonts w:ascii="Arial" w:hAnsi="Arial" w:cs="Arial"/>
                <w:sz w:val="20"/>
                <w:szCs w:val="20"/>
                <w:lang w:val="en-US"/>
              </w:rPr>
            </w:pPr>
            <w:r>
              <w:rPr>
                <w:rFonts w:ascii="Arial" w:hAnsi="Arial" w:cs="Arial"/>
                <w:sz w:val="20"/>
                <w:szCs w:val="20"/>
              </w:rPr>
              <w:t>v2.1</w:t>
            </w:r>
          </w:p>
        </w:tc>
        <w:tc>
          <w:tcPr>
            <w:tcW w:w="958" w:type="pct"/>
          </w:tcPr>
          <w:p w14:paraId="53D75E9D" w14:textId="492A8548" w:rsidR="00687272" w:rsidRPr="00687272" w:rsidRDefault="0082634C" w:rsidP="00687272">
            <w:pPr>
              <w:jc w:val="center"/>
              <w:rPr>
                <w:rFonts w:ascii="Arial" w:hAnsi="Arial" w:cs="Arial"/>
                <w:sz w:val="20"/>
                <w:szCs w:val="20"/>
              </w:rPr>
            </w:pPr>
            <w:r>
              <w:rPr>
                <w:rFonts w:ascii="Arial" w:hAnsi="Arial" w:cs="Arial"/>
                <w:sz w:val="20"/>
                <w:szCs w:val="20"/>
              </w:rPr>
              <w:t>05.09</w:t>
            </w:r>
            <w:r w:rsidR="00687272" w:rsidRPr="00687272">
              <w:rPr>
                <w:rFonts w:ascii="Arial" w:hAnsi="Arial" w:cs="Arial"/>
                <w:sz w:val="20"/>
                <w:szCs w:val="20"/>
              </w:rPr>
              <w:t>.2018</w:t>
            </w:r>
          </w:p>
        </w:tc>
      </w:tr>
      <w:tr w:rsidR="00687272" w:rsidRPr="00F94454" w14:paraId="6DD69FC1" w14:textId="77777777" w:rsidTr="001661FB">
        <w:trPr>
          <w:cantSplit/>
        </w:trPr>
        <w:tc>
          <w:tcPr>
            <w:tcW w:w="2500" w:type="pct"/>
          </w:tcPr>
          <w:p w14:paraId="0682945C" w14:textId="1A178C5C" w:rsidR="00687272" w:rsidRPr="00687272" w:rsidRDefault="00687272" w:rsidP="00687272">
            <w:pPr>
              <w:jc w:val="left"/>
              <w:rPr>
                <w:rFonts w:ascii="Arial" w:hAnsi="Arial" w:cs="Arial"/>
                <w:sz w:val="20"/>
                <w:szCs w:val="20"/>
              </w:rPr>
            </w:pPr>
            <w:r w:rsidRPr="00687272">
              <w:rPr>
                <w:rFonts w:ascii="Arial" w:hAnsi="Arial" w:cs="Arial"/>
                <w:sz w:val="20"/>
                <w:szCs w:val="20"/>
              </w:rPr>
              <w:t xml:space="preserve">КД </w:t>
            </w:r>
            <w:del w:id="72" w:author="Владимир Лаут" w:date="2021-03-11T12:52:00Z">
              <w:r w:rsidR="00AC0CCB" w:rsidDel="00E0291E">
                <w:rPr>
                  <w:rFonts w:ascii="Arial" w:hAnsi="Arial" w:cs="Arial"/>
                  <w:sz w:val="20"/>
                  <w:szCs w:val="20"/>
                </w:rPr>
                <w:delText>ERP.9.9.2</w:delText>
              </w:r>
            </w:del>
            <w:ins w:id="73" w:author="Владимир Лаут" w:date="2021-03-11T12:52:00Z">
              <w:r w:rsidR="00E0291E">
                <w:rPr>
                  <w:rFonts w:ascii="Arial" w:hAnsi="Arial" w:cs="Arial"/>
                  <w:sz w:val="20"/>
                  <w:szCs w:val="20"/>
                </w:rPr>
                <w:t>ERP.13.9.2</w:t>
              </w:r>
            </w:ins>
            <w:r w:rsidR="007334C2">
              <w:rPr>
                <w:rFonts w:ascii="Arial" w:hAnsi="Arial" w:cs="Arial"/>
                <w:sz w:val="20"/>
                <w:szCs w:val="20"/>
              </w:rPr>
              <w:t>_</w:t>
            </w:r>
            <w:r w:rsidRPr="00687272">
              <w:rPr>
                <w:rFonts w:ascii="Arial" w:hAnsi="Arial" w:cs="Arial"/>
                <w:sz w:val="20"/>
                <w:szCs w:val="20"/>
              </w:rPr>
              <w:t>59_Закупка МТР, работ, услуг</w:t>
            </w:r>
            <w:r w:rsidRPr="00687272" w:rsidDel="0039371F">
              <w:rPr>
                <w:rFonts w:ascii="Arial" w:hAnsi="Arial" w:cs="Arial"/>
                <w:sz w:val="20"/>
                <w:szCs w:val="20"/>
                <w:lang w:eastAsia="ru-RU"/>
              </w:rPr>
              <w:t xml:space="preserve"> </w:t>
            </w:r>
          </w:p>
        </w:tc>
        <w:tc>
          <w:tcPr>
            <w:tcW w:w="1542" w:type="pct"/>
          </w:tcPr>
          <w:p w14:paraId="5A823F53" w14:textId="33676EE7" w:rsidR="00687272" w:rsidRPr="00687272" w:rsidRDefault="00687272" w:rsidP="00687272">
            <w:pPr>
              <w:jc w:val="center"/>
              <w:rPr>
                <w:rFonts w:ascii="Arial" w:hAnsi="Arial" w:cs="Arial"/>
                <w:sz w:val="20"/>
                <w:szCs w:val="20"/>
              </w:rPr>
            </w:pPr>
            <w:r w:rsidRPr="00687272">
              <w:rPr>
                <w:rFonts w:ascii="Arial" w:hAnsi="Arial" w:cs="Arial"/>
                <w:sz w:val="20"/>
                <w:szCs w:val="20"/>
              </w:rPr>
              <w:t>v1.2</w:t>
            </w:r>
          </w:p>
        </w:tc>
        <w:tc>
          <w:tcPr>
            <w:tcW w:w="958" w:type="pct"/>
          </w:tcPr>
          <w:p w14:paraId="51C42BF1" w14:textId="22165B2D" w:rsidR="00687272" w:rsidRPr="00687272" w:rsidRDefault="00687272" w:rsidP="00687272">
            <w:pPr>
              <w:jc w:val="center"/>
              <w:rPr>
                <w:rFonts w:ascii="Arial" w:hAnsi="Arial" w:cs="Arial"/>
                <w:sz w:val="20"/>
                <w:szCs w:val="20"/>
              </w:rPr>
            </w:pPr>
            <w:r w:rsidRPr="00687272">
              <w:rPr>
                <w:rFonts w:ascii="Arial" w:hAnsi="Arial" w:cs="Arial"/>
                <w:sz w:val="20"/>
                <w:szCs w:val="20"/>
              </w:rPr>
              <w:t>04.09.2018</w:t>
            </w:r>
          </w:p>
        </w:tc>
      </w:tr>
      <w:tr w:rsidR="00687272" w:rsidRPr="00F94454" w14:paraId="4181F299" w14:textId="77777777" w:rsidTr="001661FB">
        <w:trPr>
          <w:cantSplit/>
        </w:trPr>
        <w:tc>
          <w:tcPr>
            <w:tcW w:w="2500" w:type="pct"/>
          </w:tcPr>
          <w:p w14:paraId="61D6FB02" w14:textId="1470632A" w:rsidR="00687272" w:rsidRPr="00687272" w:rsidRDefault="00EA4FEE" w:rsidP="00687272">
            <w:pPr>
              <w:jc w:val="left"/>
              <w:rPr>
                <w:rFonts w:ascii="Arial" w:hAnsi="Arial" w:cs="Arial"/>
                <w:sz w:val="20"/>
                <w:szCs w:val="20"/>
              </w:rPr>
            </w:pPr>
            <w:r>
              <w:rPr>
                <w:rFonts w:ascii="Arial" w:hAnsi="Arial" w:cs="Arial"/>
                <w:sz w:val="20"/>
                <w:szCs w:val="20"/>
              </w:rPr>
              <w:lastRenderedPageBreak/>
              <w:t xml:space="preserve">КД </w:t>
            </w:r>
            <w:del w:id="74" w:author="Владимир Лаут" w:date="2021-03-11T12:52:00Z">
              <w:r w:rsidR="00AC0CCB" w:rsidDel="00E0291E">
                <w:rPr>
                  <w:rFonts w:ascii="Arial" w:hAnsi="Arial" w:cs="Arial"/>
                  <w:sz w:val="20"/>
                  <w:szCs w:val="20"/>
                </w:rPr>
                <w:delText>ERP.9.9.2</w:delText>
              </w:r>
            </w:del>
            <w:ins w:id="75" w:author="Владимир Лаут" w:date="2021-03-11T12:52:00Z">
              <w:r w:rsidR="00E0291E">
                <w:rPr>
                  <w:rFonts w:ascii="Arial" w:hAnsi="Arial" w:cs="Arial"/>
                  <w:sz w:val="20"/>
                  <w:szCs w:val="20"/>
                </w:rPr>
                <w:t>ERP.13.9.2</w:t>
              </w:r>
            </w:ins>
            <w:r w:rsidR="007334C2">
              <w:rPr>
                <w:rFonts w:ascii="Arial" w:hAnsi="Arial" w:cs="Arial"/>
                <w:sz w:val="20"/>
                <w:szCs w:val="20"/>
              </w:rPr>
              <w:t>_</w:t>
            </w:r>
            <w:r w:rsidR="00687272" w:rsidRPr="00687272">
              <w:rPr>
                <w:rFonts w:ascii="Arial" w:hAnsi="Arial" w:cs="Arial"/>
                <w:sz w:val="20"/>
                <w:szCs w:val="20"/>
              </w:rPr>
              <w:t>61 Транспортная логистика</w:t>
            </w:r>
          </w:p>
        </w:tc>
        <w:tc>
          <w:tcPr>
            <w:tcW w:w="1542" w:type="pct"/>
          </w:tcPr>
          <w:p w14:paraId="0F6859C4" w14:textId="3C0AF48C" w:rsidR="00687272" w:rsidRPr="00687272" w:rsidRDefault="00687272" w:rsidP="00687272">
            <w:pPr>
              <w:jc w:val="center"/>
              <w:rPr>
                <w:rFonts w:ascii="Arial" w:hAnsi="Arial" w:cs="Arial"/>
                <w:sz w:val="20"/>
                <w:szCs w:val="20"/>
                <w:lang w:val="en-US"/>
              </w:rPr>
            </w:pPr>
            <w:r>
              <w:rPr>
                <w:rFonts w:ascii="Arial" w:hAnsi="Arial" w:cs="Arial"/>
                <w:sz w:val="20"/>
                <w:szCs w:val="20"/>
              </w:rPr>
              <w:t>v2.</w:t>
            </w:r>
            <w:r>
              <w:rPr>
                <w:rFonts w:ascii="Arial" w:hAnsi="Arial" w:cs="Arial"/>
                <w:sz w:val="20"/>
                <w:szCs w:val="20"/>
                <w:lang w:val="en-US"/>
              </w:rPr>
              <w:t>21</w:t>
            </w:r>
          </w:p>
        </w:tc>
        <w:tc>
          <w:tcPr>
            <w:tcW w:w="958" w:type="pct"/>
          </w:tcPr>
          <w:p w14:paraId="3148661B" w14:textId="10CC350E" w:rsidR="00687272" w:rsidRPr="00EA4FEE" w:rsidRDefault="00687272" w:rsidP="00687272">
            <w:pPr>
              <w:jc w:val="center"/>
              <w:rPr>
                <w:rFonts w:ascii="Arial" w:hAnsi="Arial" w:cs="Arial"/>
                <w:sz w:val="20"/>
                <w:szCs w:val="20"/>
              </w:rPr>
            </w:pPr>
            <w:r>
              <w:rPr>
                <w:rFonts w:ascii="Arial" w:hAnsi="Arial" w:cs="Arial"/>
                <w:sz w:val="20"/>
                <w:szCs w:val="20"/>
                <w:lang w:val="en-US"/>
              </w:rPr>
              <w:t>07.09.2018</w:t>
            </w:r>
          </w:p>
        </w:tc>
      </w:tr>
      <w:tr w:rsidR="00687272" w:rsidRPr="00F94454" w14:paraId="76AE5DA8" w14:textId="77777777" w:rsidTr="001661FB">
        <w:trPr>
          <w:cantSplit/>
        </w:trPr>
        <w:tc>
          <w:tcPr>
            <w:tcW w:w="2500" w:type="pct"/>
          </w:tcPr>
          <w:p w14:paraId="42F637D5" w14:textId="36990F83" w:rsidR="00687272" w:rsidRPr="00687272" w:rsidRDefault="00EA4FEE" w:rsidP="00687272">
            <w:pPr>
              <w:jc w:val="left"/>
              <w:rPr>
                <w:rFonts w:ascii="Arial" w:hAnsi="Arial" w:cs="Arial"/>
                <w:sz w:val="20"/>
                <w:szCs w:val="20"/>
              </w:rPr>
            </w:pPr>
            <w:r>
              <w:rPr>
                <w:rFonts w:ascii="Arial" w:hAnsi="Arial" w:cs="Arial"/>
                <w:sz w:val="20"/>
                <w:szCs w:val="20"/>
              </w:rPr>
              <w:t xml:space="preserve">КД </w:t>
            </w:r>
            <w:del w:id="76" w:author="Владимир Лаут" w:date="2021-03-11T12:52:00Z">
              <w:r w:rsidR="00AC0CCB" w:rsidDel="00E0291E">
                <w:rPr>
                  <w:rFonts w:ascii="Arial" w:hAnsi="Arial" w:cs="Arial"/>
                  <w:sz w:val="20"/>
                  <w:szCs w:val="20"/>
                </w:rPr>
                <w:delText>ERP.9.9.2</w:delText>
              </w:r>
            </w:del>
            <w:ins w:id="77" w:author="Владимир Лаут" w:date="2021-03-11T12:52:00Z">
              <w:r w:rsidR="00E0291E">
                <w:rPr>
                  <w:rFonts w:ascii="Arial" w:hAnsi="Arial" w:cs="Arial"/>
                  <w:sz w:val="20"/>
                  <w:szCs w:val="20"/>
                </w:rPr>
                <w:t>ERP.13.9.2</w:t>
              </w:r>
            </w:ins>
            <w:r w:rsidR="007334C2">
              <w:rPr>
                <w:rFonts w:ascii="Arial" w:hAnsi="Arial" w:cs="Arial"/>
                <w:sz w:val="20"/>
                <w:szCs w:val="20"/>
              </w:rPr>
              <w:t>_</w:t>
            </w:r>
            <w:r w:rsidR="002A46D2" w:rsidRPr="002A46D2">
              <w:rPr>
                <w:rFonts w:ascii="Arial" w:hAnsi="Arial" w:cs="Arial"/>
                <w:sz w:val="20"/>
                <w:szCs w:val="20"/>
              </w:rPr>
              <w:t>62_ММ_Складская логистика</w:t>
            </w:r>
          </w:p>
        </w:tc>
        <w:tc>
          <w:tcPr>
            <w:tcW w:w="1542" w:type="pct"/>
          </w:tcPr>
          <w:p w14:paraId="7AC8D186" w14:textId="3B9C05EC" w:rsidR="00687272" w:rsidRPr="00687272" w:rsidRDefault="0082634C" w:rsidP="00687272">
            <w:pPr>
              <w:jc w:val="center"/>
              <w:rPr>
                <w:rFonts w:ascii="Arial" w:hAnsi="Arial" w:cs="Arial"/>
                <w:sz w:val="20"/>
                <w:szCs w:val="20"/>
                <w:lang w:val="en-US"/>
              </w:rPr>
            </w:pPr>
            <w:r>
              <w:rPr>
                <w:rFonts w:ascii="Arial" w:hAnsi="Arial" w:cs="Arial"/>
                <w:sz w:val="20"/>
                <w:szCs w:val="20"/>
              </w:rPr>
              <w:t>v2.</w:t>
            </w:r>
            <w:r>
              <w:rPr>
                <w:rFonts w:ascii="Arial" w:hAnsi="Arial" w:cs="Arial"/>
                <w:sz w:val="20"/>
                <w:szCs w:val="20"/>
                <w:lang w:val="en-US"/>
              </w:rPr>
              <w:t>7</w:t>
            </w:r>
          </w:p>
        </w:tc>
        <w:tc>
          <w:tcPr>
            <w:tcW w:w="958" w:type="pct"/>
          </w:tcPr>
          <w:p w14:paraId="051AF825" w14:textId="346662C7" w:rsidR="00687272" w:rsidRPr="0082634C" w:rsidRDefault="002A46D2" w:rsidP="00687272">
            <w:pPr>
              <w:jc w:val="center"/>
              <w:rPr>
                <w:rFonts w:ascii="Arial" w:hAnsi="Arial" w:cs="Arial"/>
                <w:sz w:val="20"/>
                <w:szCs w:val="20"/>
                <w:lang w:val="en-US"/>
              </w:rPr>
            </w:pPr>
            <w:r>
              <w:rPr>
                <w:rFonts w:ascii="Arial" w:hAnsi="Arial" w:cs="Arial"/>
                <w:sz w:val="20"/>
                <w:szCs w:val="20"/>
                <w:lang w:val="en-US"/>
              </w:rPr>
              <w:t>12</w:t>
            </w:r>
            <w:r w:rsidR="0082634C">
              <w:rPr>
                <w:rFonts w:ascii="Arial" w:hAnsi="Arial" w:cs="Arial"/>
                <w:sz w:val="20"/>
                <w:szCs w:val="20"/>
                <w:lang w:val="en-US"/>
              </w:rPr>
              <w:t>.09.2018</w:t>
            </w:r>
          </w:p>
        </w:tc>
      </w:tr>
      <w:tr w:rsidR="00687272" w:rsidRPr="00F94454" w14:paraId="5B561D44" w14:textId="77777777" w:rsidTr="001661FB">
        <w:trPr>
          <w:cantSplit/>
        </w:trPr>
        <w:tc>
          <w:tcPr>
            <w:tcW w:w="2500" w:type="pct"/>
          </w:tcPr>
          <w:p w14:paraId="4F4AD957" w14:textId="28F4D27B" w:rsidR="00687272" w:rsidRPr="00687272" w:rsidRDefault="00687272" w:rsidP="00687272">
            <w:pPr>
              <w:jc w:val="left"/>
              <w:rPr>
                <w:rFonts w:ascii="Arial" w:hAnsi="Arial" w:cs="Arial"/>
                <w:sz w:val="20"/>
                <w:szCs w:val="20"/>
              </w:rPr>
            </w:pPr>
            <w:r w:rsidRPr="00687272">
              <w:rPr>
                <w:rFonts w:ascii="Arial" w:hAnsi="Arial" w:cs="Arial"/>
                <w:sz w:val="20"/>
                <w:szCs w:val="20"/>
              </w:rPr>
              <w:t xml:space="preserve">КД </w:t>
            </w:r>
            <w:del w:id="78" w:author="Владимир Лаут" w:date="2021-03-11T12:52:00Z">
              <w:r w:rsidR="00AC0CCB" w:rsidDel="00E0291E">
                <w:rPr>
                  <w:rFonts w:ascii="Arial" w:hAnsi="Arial" w:cs="Arial"/>
                  <w:sz w:val="20"/>
                  <w:szCs w:val="20"/>
                </w:rPr>
                <w:delText>ERP.9.9.2</w:delText>
              </w:r>
            </w:del>
            <w:ins w:id="79" w:author="Владимир Лаут" w:date="2021-03-11T12:52:00Z">
              <w:r w:rsidR="00E0291E">
                <w:rPr>
                  <w:rFonts w:ascii="Arial" w:hAnsi="Arial" w:cs="Arial"/>
                  <w:sz w:val="20"/>
                  <w:szCs w:val="20"/>
                </w:rPr>
                <w:t>ERP.13.9.2</w:t>
              </w:r>
            </w:ins>
            <w:r w:rsidR="007334C2">
              <w:rPr>
                <w:rFonts w:ascii="Arial" w:hAnsi="Arial" w:cs="Arial"/>
                <w:sz w:val="20"/>
                <w:szCs w:val="20"/>
              </w:rPr>
              <w:t>_</w:t>
            </w:r>
            <w:r w:rsidRPr="00687272">
              <w:rPr>
                <w:rFonts w:ascii="Arial" w:hAnsi="Arial" w:cs="Arial"/>
                <w:sz w:val="20"/>
                <w:szCs w:val="20"/>
              </w:rPr>
              <w:t>66_PM_Альбом форм по направлению ТОиР</w:t>
            </w:r>
          </w:p>
        </w:tc>
        <w:tc>
          <w:tcPr>
            <w:tcW w:w="1542" w:type="pct"/>
          </w:tcPr>
          <w:p w14:paraId="0580CB08" w14:textId="77777777" w:rsidR="00687272" w:rsidRPr="00687272" w:rsidRDefault="00687272" w:rsidP="00687272">
            <w:pPr>
              <w:jc w:val="center"/>
              <w:rPr>
                <w:rFonts w:ascii="Arial" w:hAnsi="Arial" w:cs="Arial"/>
                <w:sz w:val="20"/>
                <w:szCs w:val="20"/>
              </w:rPr>
            </w:pPr>
            <w:r w:rsidRPr="00687272">
              <w:rPr>
                <w:rFonts w:ascii="Arial" w:hAnsi="Arial" w:cs="Arial"/>
                <w:sz w:val="20"/>
                <w:szCs w:val="20"/>
              </w:rPr>
              <w:t>v1.5</w:t>
            </w:r>
          </w:p>
        </w:tc>
        <w:tc>
          <w:tcPr>
            <w:tcW w:w="958" w:type="pct"/>
          </w:tcPr>
          <w:p w14:paraId="38F99F04" w14:textId="77777777" w:rsidR="00687272" w:rsidRPr="00687272" w:rsidRDefault="00687272" w:rsidP="00687272">
            <w:pPr>
              <w:jc w:val="center"/>
              <w:rPr>
                <w:rFonts w:ascii="Arial" w:hAnsi="Arial" w:cs="Arial"/>
                <w:sz w:val="20"/>
                <w:szCs w:val="20"/>
                <w:lang w:val="en-US"/>
              </w:rPr>
            </w:pPr>
            <w:r w:rsidRPr="00687272">
              <w:rPr>
                <w:rFonts w:ascii="Arial" w:hAnsi="Arial" w:cs="Arial"/>
                <w:sz w:val="20"/>
                <w:szCs w:val="20"/>
                <w:lang w:val="en-US"/>
              </w:rPr>
              <w:t>21.08.</w:t>
            </w:r>
            <w:r w:rsidRPr="00687272">
              <w:rPr>
                <w:rFonts w:ascii="Arial" w:hAnsi="Arial" w:cs="Arial"/>
                <w:sz w:val="20"/>
                <w:szCs w:val="20"/>
              </w:rPr>
              <w:t>2018</w:t>
            </w:r>
          </w:p>
        </w:tc>
      </w:tr>
      <w:tr w:rsidR="00B5622B" w:rsidRPr="00F94454" w14:paraId="4F906712" w14:textId="77777777" w:rsidTr="001661FB">
        <w:trPr>
          <w:cantSplit/>
        </w:trPr>
        <w:tc>
          <w:tcPr>
            <w:tcW w:w="2500" w:type="pct"/>
          </w:tcPr>
          <w:p w14:paraId="42FBDABC" w14:textId="1D1BFB07" w:rsidR="00B5622B" w:rsidRPr="00687272" w:rsidRDefault="00B5622B" w:rsidP="00687272">
            <w:pPr>
              <w:jc w:val="left"/>
              <w:rPr>
                <w:rFonts w:ascii="Arial" w:hAnsi="Arial" w:cs="Arial"/>
                <w:sz w:val="20"/>
                <w:szCs w:val="20"/>
              </w:rPr>
            </w:pPr>
            <w:r w:rsidRPr="00B5622B">
              <w:rPr>
                <w:rFonts w:ascii="Arial" w:hAnsi="Arial" w:cs="Arial"/>
                <w:sz w:val="20"/>
                <w:szCs w:val="20"/>
              </w:rPr>
              <w:t xml:space="preserve">ERP.5.6.3_INT_Соглашение </w:t>
            </w:r>
            <w:r>
              <w:rPr>
                <w:rFonts w:ascii="Arial" w:hAnsi="Arial" w:cs="Arial"/>
                <w:sz w:val="20"/>
                <w:szCs w:val="20"/>
              </w:rPr>
              <w:t>об интеграции_межсистемная_АСУП</w:t>
            </w:r>
          </w:p>
        </w:tc>
        <w:tc>
          <w:tcPr>
            <w:tcW w:w="1542" w:type="pct"/>
          </w:tcPr>
          <w:p w14:paraId="53033596" w14:textId="35A8AD45" w:rsidR="00B5622B" w:rsidRPr="00687272" w:rsidRDefault="00B5622B" w:rsidP="00687272">
            <w:pPr>
              <w:jc w:val="center"/>
              <w:rPr>
                <w:rFonts w:ascii="Arial" w:hAnsi="Arial" w:cs="Arial"/>
                <w:sz w:val="20"/>
                <w:szCs w:val="20"/>
              </w:rPr>
            </w:pPr>
            <w:r w:rsidRPr="00B5622B">
              <w:rPr>
                <w:rFonts w:ascii="Arial" w:hAnsi="Arial" w:cs="Arial"/>
                <w:sz w:val="20"/>
                <w:szCs w:val="20"/>
              </w:rPr>
              <w:t>v1.5</w:t>
            </w:r>
          </w:p>
        </w:tc>
        <w:tc>
          <w:tcPr>
            <w:tcW w:w="958" w:type="pct"/>
          </w:tcPr>
          <w:p w14:paraId="3D2BACC9" w14:textId="65BB7CA6" w:rsidR="00B5622B" w:rsidRPr="00B5622B" w:rsidRDefault="00540E29" w:rsidP="00687272">
            <w:pPr>
              <w:jc w:val="center"/>
              <w:rPr>
                <w:rFonts w:ascii="Arial" w:hAnsi="Arial" w:cs="Arial"/>
                <w:sz w:val="20"/>
                <w:szCs w:val="20"/>
              </w:rPr>
            </w:pPr>
            <w:r>
              <w:rPr>
                <w:rFonts w:ascii="Arial" w:hAnsi="Arial" w:cs="Arial"/>
                <w:sz w:val="20"/>
                <w:szCs w:val="20"/>
              </w:rPr>
              <w:t>07.09.2018</w:t>
            </w:r>
          </w:p>
        </w:tc>
      </w:tr>
      <w:tr w:rsidR="00687272" w:rsidRPr="00F94454" w14:paraId="27315DE6" w14:textId="77777777" w:rsidTr="001661FB">
        <w:trPr>
          <w:cantSplit/>
          <w:trHeight w:val="62"/>
        </w:trPr>
        <w:tc>
          <w:tcPr>
            <w:tcW w:w="2500" w:type="pct"/>
          </w:tcPr>
          <w:p w14:paraId="4CC9BD10" w14:textId="77777777" w:rsidR="00687272" w:rsidRPr="001C3A06" w:rsidRDefault="00687272" w:rsidP="00687272">
            <w:pPr>
              <w:jc w:val="left"/>
              <w:rPr>
                <w:rFonts w:ascii="Arial" w:hAnsi="Arial" w:cs="Arial"/>
                <w:sz w:val="20"/>
                <w:szCs w:val="20"/>
              </w:rPr>
            </w:pPr>
            <w:r w:rsidRPr="001C3A06">
              <w:rPr>
                <w:rFonts w:ascii="Arial" w:hAnsi="Arial" w:cs="Arial"/>
                <w:sz w:val="20"/>
                <w:szCs w:val="20"/>
                <w:lang w:eastAsia="ru-RU"/>
              </w:rPr>
              <w:t xml:space="preserve">Методика </w:t>
            </w:r>
            <w:r w:rsidRPr="001C3A06">
              <w:rPr>
                <w:rFonts w:ascii="Arial" w:hAnsi="Arial" w:cs="Arial"/>
                <w:sz w:val="20"/>
                <w:szCs w:val="20"/>
                <w:lang w:val="en-US"/>
              </w:rPr>
              <w:t>ERP</w:t>
            </w:r>
            <w:r w:rsidRPr="001C3A06">
              <w:rPr>
                <w:rFonts w:ascii="Arial" w:hAnsi="Arial" w:cs="Arial"/>
                <w:sz w:val="20"/>
                <w:szCs w:val="20"/>
              </w:rPr>
              <w:t>.2.1.14.</w:t>
            </w:r>
            <w:r w:rsidRPr="001C3A06">
              <w:rPr>
                <w:rFonts w:ascii="Arial" w:hAnsi="Arial" w:cs="Arial"/>
                <w:sz w:val="20"/>
                <w:szCs w:val="20"/>
                <w:lang w:val="en-US"/>
              </w:rPr>
              <w:t>PM</w:t>
            </w:r>
            <w:r w:rsidRPr="001C3A06">
              <w:rPr>
                <w:rFonts w:ascii="Arial" w:hAnsi="Arial" w:cs="Arial"/>
                <w:sz w:val="20"/>
                <w:szCs w:val="20"/>
              </w:rPr>
              <w:t>_Методика планирования (долгосрочного, годового, месячного, недельного) и учета работ по ТОиР, замене и модернизации производственных активов, включая выполняемые хоз. способом, в том числе планирования с использованием в качестве ресурса подрядчика, раздел 6.1 Внеплановые работы.</w:t>
            </w:r>
          </w:p>
        </w:tc>
        <w:tc>
          <w:tcPr>
            <w:tcW w:w="1542" w:type="pct"/>
          </w:tcPr>
          <w:p w14:paraId="7266EC3F" w14:textId="15417B41" w:rsidR="00687272" w:rsidRPr="001C3A06" w:rsidRDefault="00687272" w:rsidP="00687272">
            <w:pPr>
              <w:jc w:val="center"/>
              <w:rPr>
                <w:rFonts w:ascii="Arial" w:hAnsi="Arial" w:cs="Arial"/>
                <w:sz w:val="20"/>
                <w:szCs w:val="20"/>
                <w:lang w:val="en-US"/>
              </w:rPr>
            </w:pPr>
            <w:r>
              <w:rPr>
                <w:rFonts w:ascii="Arial" w:hAnsi="Arial" w:cs="Arial"/>
                <w:sz w:val="20"/>
                <w:szCs w:val="20"/>
                <w:lang w:val="en-US"/>
              </w:rPr>
              <w:t>v2.4</w:t>
            </w:r>
          </w:p>
        </w:tc>
        <w:tc>
          <w:tcPr>
            <w:tcW w:w="958" w:type="pct"/>
          </w:tcPr>
          <w:p w14:paraId="71821A21" w14:textId="3DD23028" w:rsidR="00687272" w:rsidRPr="001C3A06" w:rsidRDefault="00687272" w:rsidP="00687272">
            <w:pPr>
              <w:jc w:val="center"/>
              <w:rPr>
                <w:rFonts w:ascii="Arial" w:hAnsi="Arial" w:cs="Arial"/>
                <w:sz w:val="20"/>
                <w:szCs w:val="20"/>
                <w:lang w:val="en-US"/>
              </w:rPr>
            </w:pPr>
            <w:r>
              <w:rPr>
                <w:rFonts w:ascii="Arial" w:hAnsi="Arial" w:cs="Arial"/>
                <w:sz w:val="20"/>
                <w:szCs w:val="20"/>
                <w:lang w:val="en-US"/>
              </w:rPr>
              <w:t>30</w:t>
            </w:r>
            <w:r w:rsidRPr="001C3A06">
              <w:rPr>
                <w:rFonts w:ascii="Arial" w:hAnsi="Arial" w:cs="Arial"/>
                <w:sz w:val="20"/>
                <w:szCs w:val="20"/>
                <w:lang w:val="en-US"/>
              </w:rPr>
              <w:t>.08.2018</w:t>
            </w:r>
          </w:p>
        </w:tc>
      </w:tr>
    </w:tbl>
    <w:p w14:paraId="2BEC086A" w14:textId="6B619D5E" w:rsidR="009E28A6" w:rsidRPr="00687272" w:rsidRDefault="009E28A6" w:rsidP="00FD335A">
      <w:pPr>
        <w:spacing w:before="240" w:after="240" w:line="276" w:lineRule="auto"/>
        <w:jc w:val="right"/>
        <w:rPr>
          <w:rFonts w:ascii="Arial" w:hAnsi="Arial" w:cs="Arial"/>
          <w:b/>
          <w:sz w:val="22"/>
        </w:rPr>
      </w:pPr>
      <w:r w:rsidRPr="00687272">
        <w:rPr>
          <w:rFonts w:ascii="Arial" w:hAnsi="Arial" w:cs="Arial"/>
          <w:b/>
          <w:sz w:val="22"/>
        </w:rPr>
        <w:t xml:space="preserve">Таблица </w:t>
      </w:r>
      <w:r w:rsidRPr="00687272">
        <w:rPr>
          <w:rFonts w:ascii="Arial" w:hAnsi="Arial" w:cs="Arial"/>
          <w:b/>
          <w:sz w:val="22"/>
        </w:rPr>
        <w:fldChar w:fldCharType="begin"/>
      </w:r>
      <w:r w:rsidRPr="00687272">
        <w:rPr>
          <w:rFonts w:ascii="Arial" w:hAnsi="Arial" w:cs="Arial"/>
          <w:b/>
          <w:sz w:val="22"/>
        </w:rPr>
        <w:instrText xml:space="preserve"> SEQ Таблица \* ARABIC </w:instrText>
      </w:r>
      <w:r w:rsidRPr="00687272">
        <w:rPr>
          <w:rFonts w:ascii="Arial" w:hAnsi="Arial" w:cs="Arial"/>
          <w:b/>
          <w:sz w:val="22"/>
        </w:rPr>
        <w:fldChar w:fldCharType="separate"/>
      </w:r>
      <w:r w:rsidR="001F0898">
        <w:rPr>
          <w:rFonts w:ascii="Arial" w:hAnsi="Arial" w:cs="Arial"/>
          <w:b/>
          <w:noProof/>
          <w:sz w:val="22"/>
        </w:rPr>
        <w:t>3</w:t>
      </w:r>
      <w:r w:rsidRPr="00687272">
        <w:rPr>
          <w:rFonts w:ascii="Arial" w:hAnsi="Arial" w:cs="Arial"/>
          <w:b/>
          <w:sz w:val="22"/>
        </w:rPr>
        <w:fldChar w:fldCharType="end"/>
      </w:r>
      <w:r w:rsidRPr="00687272">
        <w:rPr>
          <w:rFonts w:ascii="Arial" w:hAnsi="Arial" w:cs="Arial"/>
          <w:b/>
          <w:sz w:val="22"/>
        </w:rPr>
        <w:t>. Приложения (являются неотъемлемой частью документа)</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373"/>
        <w:gridCol w:w="2853"/>
        <w:gridCol w:w="1950"/>
      </w:tblGrid>
      <w:tr w:rsidR="009E28A6" w:rsidRPr="00F94454" w14:paraId="3B0A9599" w14:textId="77777777" w:rsidTr="001661FB">
        <w:trPr>
          <w:cantSplit/>
          <w:trHeight w:val="397"/>
          <w:tblHeader/>
        </w:trPr>
        <w:tc>
          <w:tcPr>
            <w:tcW w:w="2640" w:type="pct"/>
            <w:shd w:val="clear" w:color="auto" w:fill="FFC000"/>
            <w:vAlign w:val="center"/>
          </w:tcPr>
          <w:p w14:paraId="190B8567" w14:textId="77777777" w:rsidR="009E28A6" w:rsidRPr="00F94454" w:rsidRDefault="009E28A6" w:rsidP="001661FB">
            <w:pPr>
              <w:jc w:val="center"/>
              <w:rPr>
                <w:rFonts w:ascii="Arial" w:hAnsi="Arial" w:cs="Arial"/>
                <w:b/>
                <w:sz w:val="20"/>
              </w:rPr>
            </w:pPr>
            <w:r w:rsidRPr="00F94454">
              <w:rPr>
                <w:rFonts w:ascii="Arial" w:hAnsi="Arial" w:cs="Arial"/>
                <w:b/>
                <w:sz w:val="20"/>
              </w:rPr>
              <w:t>Название документа</w:t>
            </w:r>
          </w:p>
        </w:tc>
        <w:tc>
          <w:tcPr>
            <w:tcW w:w="1402" w:type="pct"/>
            <w:shd w:val="clear" w:color="auto" w:fill="FFC000"/>
            <w:vAlign w:val="center"/>
          </w:tcPr>
          <w:p w14:paraId="6A09916A" w14:textId="77777777" w:rsidR="009E28A6" w:rsidRPr="00F94454" w:rsidRDefault="009E28A6" w:rsidP="001661FB">
            <w:pPr>
              <w:jc w:val="center"/>
              <w:rPr>
                <w:rFonts w:ascii="Arial" w:hAnsi="Arial" w:cs="Arial"/>
                <w:b/>
                <w:sz w:val="20"/>
              </w:rPr>
            </w:pPr>
            <w:r w:rsidRPr="00F94454">
              <w:rPr>
                <w:rFonts w:ascii="Arial" w:hAnsi="Arial" w:cs="Arial"/>
                <w:b/>
                <w:sz w:val="20"/>
              </w:rPr>
              <w:t>Номер версии / имя файла</w:t>
            </w:r>
          </w:p>
        </w:tc>
        <w:tc>
          <w:tcPr>
            <w:tcW w:w="958" w:type="pct"/>
            <w:shd w:val="clear" w:color="auto" w:fill="FFC000"/>
            <w:vAlign w:val="center"/>
          </w:tcPr>
          <w:p w14:paraId="0C1C76EA" w14:textId="77777777" w:rsidR="009E28A6" w:rsidRPr="00F94454" w:rsidRDefault="009E28A6" w:rsidP="001661FB">
            <w:pPr>
              <w:jc w:val="center"/>
              <w:rPr>
                <w:rFonts w:ascii="Arial" w:hAnsi="Arial" w:cs="Arial"/>
                <w:b/>
                <w:sz w:val="20"/>
              </w:rPr>
            </w:pPr>
            <w:r w:rsidRPr="00F94454">
              <w:rPr>
                <w:rFonts w:ascii="Arial" w:hAnsi="Arial" w:cs="Arial"/>
                <w:b/>
                <w:sz w:val="20"/>
              </w:rPr>
              <w:t>Дата</w:t>
            </w:r>
          </w:p>
        </w:tc>
      </w:tr>
      <w:tr w:rsidR="009E28A6" w:rsidRPr="00F94454" w14:paraId="54D22677" w14:textId="77777777" w:rsidTr="001661FB">
        <w:trPr>
          <w:cantSplit/>
        </w:trPr>
        <w:tc>
          <w:tcPr>
            <w:tcW w:w="2640" w:type="pct"/>
          </w:tcPr>
          <w:p w14:paraId="2019D6F7" w14:textId="31C91339" w:rsidR="009E28A6" w:rsidRPr="00F94454" w:rsidRDefault="009E28A6" w:rsidP="001661FB">
            <w:pPr>
              <w:jc w:val="left"/>
              <w:rPr>
                <w:rFonts w:ascii="Arial" w:hAnsi="Arial" w:cs="Arial"/>
                <w:sz w:val="20"/>
              </w:rPr>
            </w:pPr>
            <w:r w:rsidRPr="00B14753">
              <w:rPr>
                <w:rFonts w:ascii="Arial" w:hAnsi="Arial" w:cs="Arial"/>
                <w:sz w:val="20"/>
                <w:szCs w:val="20"/>
              </w:rPr>
              <w:t>ПРИЛОЖЕНИЕ № 1.</w:t>
            </w:r>
            <w:r w:rsidR="00875722">
              <w:rPr>
                <w:rFonts w:ascii="Arial" w:hAnsi="Arial" w:cs="Arial"/>
                <w:sz w:val="20"/>
                <w:szCs w:val="20"/>
              </w:rPr>
              <w:t xml:space="preserve"> </w:t>
            </w:r>
            <w:r w:rsidRPr="00B14753">
              <w:rPr>
                <w:rFonts w:ascii="Arial" w:hAnsi="Arial" w:cs="Arial"/>
                <w:sz w:val="20"/>
                <w:szCs w:val="20"/>
              </w:rPr>
              <w:t>МОДЕЛИ БИЗНЕС-ПРОЦЕССОВ</w:t>
            </w:r>
          </w:p>
        </w:tc>
        <w:tc>
          <w:tcPr>
            <w:tcW w:w="1402" w:type="pct"/>
          </w:tcPr>
          <w:p w14:paraId="1A58870B" w14:textId="77777777" w:rsidR="009E28A6" w:rsidRPr="00F94454" w:rsidRDefault="009E28A6" w:rsidP="001661FB">
            <w:pPr>
              <w:jc w:val="center"/>
              <w:rPr>
                <w:rFonts w:ascii="Arial" w:hAnsi="Arial" w:cs="Arial"/>
                <w:sz w:val="20"/>
              </w:rPr>
            </w:pPr>
          </w:p>
        </w:tc>
        <w:tc>
          <w:tcPr>
            <w:tcW w:w="958" w:type="pct"/>
          </w:tcPr>
          <w:p w14:paraId="51416525" w14:textId="77777777" w:rsidR="009E28A6" w:rsidRPr="009B1FFB" w:rsidRDefault="009E28A6" w:rsidP="001661FB">
            <w:pPr>
              <w:jc w:val="center"/>
              <w:rPr>
                <w:rFonts w:ascii="Arial" w:hAnsi="Arial" w:cs="Arial"/>
                <w:sz w:val="20"/>
                <w:lang w:val="en-US"/>
              </w:rPr>
            </w:pPr>
          </w:p>
        </w:tc>
      </w:tr>
      <w:tr w:rsidR="009E28A6" w:rsidRPr="00F94454" w14:paraId="2B852F2F" w14:textId="77777777" w:rsidTr="001661FB">
        <w:trPr>
          <w:cantSplit/>
        </w:trPr>
        <w:tc>
          <w:tcPr>
            <w:tcW w:w="2640" w:type="pct"/>
          </w:tcPr>
          <w:p w14:paraId="1D1A7DE5" w14:textId="77777777" w:rsidR="009E28A6" w:rsidRPr="00F94454" w:rsidRDefault="009E28A6" w:rsidP="001661FB">
            <w:pPr>
              <w:jc w:val="left"/>
              <w:rPr>
                <w:rFonts w:ascii="Arial" w:hAnsi="Arial" w:cs="Arial"/>
                <w:sz w:val="20"/>
              </w:rPr>
            </w:pPr>
            <w:r w:rsidRPr="00B14753">
              <w:rPr>
                <w:rFonts w:ascii="Arial" w:hAnsi="Arial" w:cs="Arial"/>
                <w:sz w:val="20"/>
                <w:szCs w:val="20"/>
              </w:rPr>
              <w:t xml:space="preserve">ПРИЛОЖЕНИЕ № </w:t>
            </w:r>
            <w:r w:rsidRPr="00B14753">
              <w:rPr>
                <w:rFonts w:ascii="Arial" w:hAnsi="Arial" w:cs="Arial"/>
                <w:sz w:val="20"/>
                <w:szCs w:val="20"/>
                <w:lang w:val="en-US"/>
              </w:rPr>
              <w:t>2</w:t>
            </w:r>
            <w:r w:rsidRPr="00B14753">
              <w:rPr>
                <w:rFonts w:ascii="Arial" w:hAnsi="Arial" w:cs="Arial"/>
                <w:sz w:val="20"/>
                <w:szCs w:val="20"/>
              </w:rPr>
              <w:t>.</w:t>
            </w:r>
            <w:r w:rsidRPr="00B14753">
              <w:rPr>
                <w:rFonts w:ascii="Arial" w:hAnsi="Arial" w:cs="Arial"/>
                <w:sz w:val="20"/>
                <w:szCs w:val="20"/>
                <w:lang w:val="en-US"/>
              </w:rPr>
              <w:t xml:space="preserve"> </w:t>
            </w:r>
            <w:r w:rsidRPr="00B14753">
              <w:rPr>
                <w:rFonts w:ascii="Arial" w:hAnsi="Arial" w:cs="Arial"/>
                <w:sz w:val="20"/>
                <w:szCs w:val="20"/>
              </w:rPr>
              <w:t>РЕЕСТР БИЗНЕС-ТРЕБОВАНИЙ</w:t>
            </w:r>
          </w:p>
        </w:tc>
        <w:tc>
          <w:tcPr>
            <w:tcW w:w="1402" w:type="pct"/>
          </w:tcPr>
          <w:p w14:paraId="1C5C8BCA" w14:textId="77777777" w:rsidR="009E28A6" w:rsidRPr="00F94454" w:rsidRDefault="009E28A6" w:rsidP="001661FB">
            <w:pPr>
              <w:jc w:val="center"/>
              <w:rPr>
                <w:rFonts w:ascii="Arial" w:hAnsi="Arial" w:cs="Arial"/>
                <w:sz w:val="20"/>
              </w:rPr>
            </w:pPr>
          </w:p>
        </w:tc>
        <w:tc>
          <w:tcPr>
            <w:tcW w:w="958" w:type="pct"/>
          </w:tcPr>
          <w:p w14:paraId="256B96CE" w14:textId="77777777" w:rsidR="009E28A6" w:rsidRPr="00F94454" w:rsidRDefault="009E28A6" w:rsidP="001661FB">
            <w:pPr>
              <w:jc w:val="center"/>
              <w:rPr>
                <w:rFonts w:ascii="Arial" w:hAnsi="Arial" w:cs="Arial"/>
                <w:sz w:val="20"/>
              </w:rPr>
            </w:pPr>
          </w:p>
        </w:tc>
      </w:tr>
      <w:tr w:rsidR="009E28A6" w:rsidRPr="00F94454" w14:paraId="0E616C0A" w14:textId="77777777" w:rsidTr="001661FB">
        <w:trPr>
          <w:cantSplit/>
        </w:trPr>
        <w:tc>
          <w:tcPr>
            <w:tcW w:w="2640" w:type="pct"/>
          </w:tcPr>
          <w:p w14:paraId="2F6FE974" w14:textId="77777777" w:rsidR="009E28A6" w:rsidRPr="00F94454" w:rsidRDefault="009E28A6" w:rsidP="001661FB">
            <w:pPr>
              <w:jc w:val="left"/>
              <w:rPr>
                <w:rFonts w:ascii="Arial" w:hAnsi="Arial" w:cs="Arial"/>
                <w:sz w:val="20"/>
              </w:rPr>
            </w:pPr>
            <w:r w:rsidRPr="00B14753">
              <w:rPr>
                <w:rFonts w:ascii="Arial" w:hAnsi="Arial" w:cs="Arial"/>
                <w:sz w:val="20"/>
                <w:szCs w:val="20"/>
              </w:rPr>
              <w:t>ПРИЛОЖЕНИЕ № 3. ОПИСАНИЕ ШАГОВ БИЗНЕС-ПРОЦЕССОВ</w:t>
            </w:r>
          </w:p>
        </w:tc>
        <w:tc>
          <w:tcPr>
            <w:tcW w:w="1402" w:type="pct"/>
          </w:tcPr>
          <w:p w14:paraId="735BD6A3" w14:textId="77777777" w:rsidR="009E28A6" w:rsidRPr="00F94454" w:rsidRDefault="009E28A6" w:rsidP="001661FB">
            <w:pPr>
              <w:jc w:val="center"/>
              <w:rPr>
                <w:rFonts w:ascii="Arial" w:hAnsi="Arial" w:cs="Arial"/>
                <w:sz w:val="20"/>
              </w:rPr>
            </w:pPr>
          </w:p>
        </w:tc>
        <w:tc>
          <w:tcPr>
            <w:tcW w:w="958" w:type="pct"/>
          </w:tcPr>
          <w:p w14:paraId="254620B4" w14:textId="77777777" w:rsidR="009E28A6" w:rsidRPr="00F94454" w:rsidRDefault="009E28A6" w:rsidP="001661FB">
            <w:pPr>
              <w:jc w:val="center"/>
              <w:rPr>
                <w:rFonts w:ascii="Arial" w:hAnsi="Arial" w:cs="Arial"/>
                <w:sz w:val="20"/>
              </w:rPr>
            </w:pPr>
          </w:p>
        </w:tc>
      </w:tr>
      <w:tr w:rsidR="009E28A6" w:rsidRPr="00F94454" w14:paraId="23CF5B72" w14:textId="77777777" w:rsidTr="001661FB">
        <w:trPr>
          <w:cantSplit/>
        </w:trPr>
        <w:tc>
          <w:tcPr>
            <w:tcW w:w="2640" w:type="pct"/>
          </w:tcPr>
          <w:p w14:paraId="4A7A7C85" w14:textId="77777777" w:rsidR="009E28A6" w:rsidRPr="00B14753" w:rsidRDefault="009E28A6" w:rsidP="001661FB">
            <w:pPr>
              <w:jc w:val="left"/>
              <w:rPr>
                <w:rFonts w:ascii="Arial" w:hAnsi="Arial" w:cs="Arial"/>
                <w:sz w:val="20"/>
                <w:szCs w:val="20"/>
              </w:rPr>
            </w:pPr>
            <w:r w:rsidRPr="00B14753">
              <w:rPr>
                <w:rFonts w:ascii="Arial" w:hAnsi="Arial" w:cs="Arial"/>
                <w:sz w:val="20"/>
                <w:szCs w:val="20"/>
              </w:rPr>
              <w:t>ПРИЛОЖЕНИЕ № РП1-6: РОЛИ И ПОЛНОМОЧИЯ</w:t>
            </w:r>
          </w:p>
        </w:tc>
        <w:tc>
          <w:tcPr>
            <w:tcW w:w="1402" w:type="pct"/>
          </w:tcPr>
          <w:p w14:paraId="5807DFB1" w14:textId="77777777" w:rsidR="009E28A6" w:rsidRPr="00F94454" w:rsidRDefault="009E28A6" w:rsidP="001661FB">
            <w:pPr>
              <w:jc w:val="center"/>
              <w:rPr>
                <w:rFonts w:ascii="Arial" w:hAnsi="Arial" w:cs="Arial"/>
                <w:sz w:val="20"/>
              </w:rPr>
            </w:pPr>
          </w:p>
        </w:tc>
        <w:tc>
          <w:tcPr>
            <w:tcW w:w="958" w:type="pct"/>
          </w:tcPr>
          <w:p w14:paraId="411D804A" w14:textId="77777777" w:rsidR="009E28A6" w:rsidRPr="00F94454" w:rsidRDefault="009E28A6" w:rsidP="001661FB">
            <w:pPr>
              <w:jc w:val="center"/>
              <w:rPr>
                <w:rFonts w:ascii="Arial" w:hAnsi="Arial" w:cs="Arial"/>
                <w:sz w:val="20"/>
              </w:rPr>
            </w:pPr>
          </w:p>
        </w:tc>
      </w:tr>
      <w:tr w:rsidR="009E28A6" w:rsidRPr="00F94454" w14:paraId="443AD7F0" w14:textId="77777777" w:rsidTr="001661FB">
        <w:trPr>
          <w:cantSplit/>
        </w:trPr>
        <w:tc>
          <w:tcPr>
            <w:tcW w:w="2640" w:type="pct"/>
          </w:tcPr>
          <w:p w14:paraId="64F3DF9B" w14:textId="77777777" w:rsidR="009E28A6" w:rsidRPr="00B14753" w:rsidRDefault="009E28A6" w:rsidP="001661FB">
            <w:pPr>
              <w:jc w:val="left"/>
              <w:rPr>
                <w:rFonts w:ascii="Arial" w:hAnsi="Arial" w:cs="Arial"/>
                <w:sz w:val="20"/>
                <w:szCs w:val="20"/>
              </w:rPr>
            </w:pPr>
            <w:r w:rsidRPr="00B14753">
              <w:rPr>
                <w:rFonts w:ascii="Arial" w:hAnsi="Arial" w:cs="Arial"/>
                <w:sz w:val="20"/>
                <w:szCs w:val="20"/>
              </w:rPr>
              <w:t>ПРИЛОЖЕНИЕ № РИК1. МАТРИЦА РИСКОВ И КОНТРОЛЬНЫХ ПРОЦЕДУР</w:t>
            </w:r>
          </w:p>
        </w:tc>
        <w:tc>
          <w:tcPr>
            <w:tcW w:w="1402" w:type="pct"/>
          </w:tcPr>
          <w:p w14:paraId="7AD62A2D" w14:textId="77777777" w:rsidR="009E28A6" w:rsidRPr="00F94454" w:rsidRDefault="009E28A6" w:rsidP="001661FB">
            <w:pPr>
              <w:jc w:val="center"/>
              <w:rPr>
                <w:rFonts w:ascii="Arial" w:hAnsi="Arial" w:cs="Arial"/>
                <w:sz w:val="20"/>
              </w:rPr>
            </w:pPr>
          </w:p>
        </w:tc>
        <w:tc>
          <w:tcPr>
            <w:tcW w:w="958" w:type="pct"/>
          </w:tcPr>
          <w:p w14:paraId="051CFDA2" w14:textId="77777777" w:rsidR="009E28A6" w:rsidRPr="00F94454" w:rsidRDefault="009E28A6" w:rsidP="001661FB">
            <w:pPr>
              <w:jc w:val="center"/>
              <w:rPr>
                <w:rFonts w:ascii="Arial" w:hAnsi="Arial" w:cs="Arial"/>
                <w:sz w:val="20"/>
              </w:rPr>
            </w:pPr>
          </w:p>
        </w:tc>
      </w:tr>
      <w:tr w:rsidR="009E28A6" w:rsidRPr="00F94454" w14:paraId="0ADED231" w14:textId="77777777" w:rsidTr="001661FB">
        <w:trPr>
          <w:cantSplit/>
        </w:trPr>
        <w:tc>
          <w:tcPr>
            <w:tcW w:w="2640" w:type="pct"/>
          </w:tcPr>
          <w:p w14:paraId="207AF2D9" w14:textId="77777777" w:rsidR="009E28A6" w:rsidRPr="00B14753" w:rsidRDefault="009E28A6" w:rsidP="001661FB">
            <w:pPr>
              <w:jc w:val="left"/>
              <w:rPr>
                <w:rFonts w:ascii="Arial" w:hAnsi="Arial" w:cs="Arial"/>
                <w:sz w:val="20"/>
                <w:szCs w:val="20"/>
              </w:rPr>
            </w:pPr>
            <w:r w:rsidRPr="00B14753">
              <w:rPr>
                <w:rFonts w:ascii="Arial" w:hAnsi="Arial" w:cs="Arial"/>
                <w:sz w:val="20"/>
                <w:szCs w:val="20"/>
              </w:rPr>
              <w:t>ПРИЛОЖЕНИЕ № КП1. МАТРИЦА КОНФЛИКТОВ ПОЛНОМОЧИЙ</w:t>
            </w:r>
          </w:p>
        </w:tc>
        <w:tc>
          <w:tcPr>
            <w:tcW w:w="1402" w:type="pct"/>
          </w:tcPr>
          <w:p w14:paraId="27C32E73" w14:textId="77777777" w:rsidR="009E28A6" w:rsidRPr="00F94454" w:rsidRDefault="009E28A6" w:rsidP="001661FB">
            <w:pPr>
              <w:jc w:val="center"/>
              <w:rPr>
                <w:rFonts w:ascii="Arial" w:hAnsi="Arial" w:cs="Arial"/>
                <w:sz w:val="20"/>
              </w:rPr>
            </w:pPr>
          </w:p>
        </w:tc>
        <w:tc>
          <w:tcPr>
            <w:tcW w:w="958" w:type="pct"/>
          </w:tcPr>
          <w:p w14:paraId="05D9AD6D" w14:textId="77777777" w:rsidR="009E28A6" w:rsidRPr="00F94454" w:rsidRDefault="009E28A6" w:rsidP="001661FB">
            <w:pPr>
              <w:jc w:val="center"/>
              <w:rPr>
                <w:rFonts w:ascii="Arial" w:hAnsi="Arial" w:cs="Arial"/>
                <w:sz w:val="20"/>
              </w:rPr>
            </w:pPr>
          </w:p>
        </w:tc>
      </w:tr>
    </w:tbl>
    <w:p w14:paraId="21325FFE" w14:textId="77777777" w:rsidR="009E28A6" w:rsidRPr="00F94454" w:rsidRDefault="009E28A6" w:rsidP="009E28A6">
      <w:pPr>
        <w:pStyle w:val="a8"/>
        <w:keepNext/>
        <w:jc w:val="right"/>
        <w:rPr>
          <w:rFonts w:ascii="Arial" w:hAnsi="Arial" w:cs="Arial"/>
        </w:rPr>
      </w:pPr>
    </w:p>
    <w:p w14:paraId="249963F9" w14:textId="77777777" w:rsidR="009E28A6" w:rsidRPr="00F94454" w:rsidRDefault="009E28A6" w:rsidP="009E28A6">
      <w:pPr>
        <w:spacing w:after="200" w:line="276" w:lineRule="auto"/>
        <w:jc w:val="left"/>
        <w:rPr>
          <w:rFonts w:ascii="Arial" w:eastAsia="Calibri" w:hAnsi="Arial" w:cs="Arial"/>
          <w:szCs w:val="24"/>
          <w:lang w:eastAsia="ru-RU"/>
        </w:rPr>
      </w:pPr>
      <w:r w:rsidRPr="00F94454">
        <w:rPr>
          <w:rFonts w:ascii="Arial" w:hAnsi="Arial" w:cs="Arial"/>
        </w:rPr>
        <w:br w:type="page"/>
      </w:r>
    </w:p>
    <w:p w14:paraId="2B9D12FC" w14:textId="77777777" w:rsidR="009E28A6" w:rsidRPr="009355EA" w:rsidRDefault="009E28A6" w:rsidP="009E28A6">
      <w:pPr>
        <w:pStyle w:val="a8"/>
        <w:keepNext/>
        <w:spacing w:after="240" w:afterAutospacing="0" w:line="276" w:lineRule="auto"/>
        <w:jc w:val="left"/>
        <w:rPr>
          <w:rFonts w:ascii="Arial" w:hAnsi="Arial" w:cs="Arial"/>
          <w:b/>
          <w:sz w:val="22"/>
        </w:rPr>
      </w:pPr>
      <w:r w:rsidRPr="009355EA">
        <w:rPr>
          <w:rFonts w:ascii="Arial" w:hAnsi="Arial" w:cs="Arial"/>
          <w:b/>
          <w:sz w:val="28"/>
        </w:rPr>
        <w:lastRenderedPageBreak/>
        <w:t>ЛИСТ СОГЛАСОВАНИЯ</w:t>
      </w:r>
    </w:p>
    <w:p w14:paraId="43EE2AFC" w14:textId="7DE1A5FA" w:rsidR="009E28A6" w:rsidRPr="00916FAB" w:rsidRDefault="009E28A6" w:rsidP="009E28A6">
      <w:pPr>
        <w:pStyle w:val="a8"/>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r w:rsidR="001F0898">
        <w:rPr>
          <w:rFonts w:ascii="Arial" w:hAnsi="Arial" w:cs="Arial"/>
          <w:b/>
          <w:noProof/>
          <w:sz w:val="22"/>
        </w:rPr>
        <w:t>4</w:t>
      </w:r>
      <w:r w:rsidRPr="00916FAB">
        <w:rPr>
          <w:rFonts w:ascii="Arial" w:hAnsi="Arial" w:cs="Arial"/>
          <w:b/>
          <w:sz w:val="22"/>
        </w:rPr>
        <w:fldChar w:fldCharType="end"/>
      </w:r>
      <w:r w:rsidRPr="00916FAB">
        <w:rPr>
          <w:rFonts w:ascii="Arial" w:hAnsi="Arial" w:cs="Arial"/>
          <w:b/>
          <w:sz w:val="22"/>
        </w:rPr>
        <w:t>. Документ утвержден</w:t>
      </w:r>
    </w:p>
    <w:tbl>
      <w:tblPr>
        <w:tblW w:w="1019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936"/>
        <w:gridCol w:w="2693"/>
        <w:gridCol w:w="1395"/>
        <w:gridCol w:w="2167"/>
      </w:tblGrid>
      <w:tr w:rsidR="009E28A6" w:rsidRPr="00F94454" w14:paraId="2139AB3E" w14:textId="77777777" w:rsidTr="001661FB">
        <w:trPr>
          <w:cantSplit/>
          <w:trHeight w:val="397"/>
          <w:tblHeader/>
        </w:trPr>
        <w:tc>
          <w:tcPr>
            <w:tcW w:w="3936" w:type="dxa"/>
            <w:shd w:val="clear" w:color="auto" w:fill="FFC000"/>
            <w:vAlign w:val="center"/>
          </w:tcPr>
          <w:p w14:paraId="22F3CC6E" w14:textId="77777777" w:rsidR="009E28A6" w:rsidRPr="00F94454" w:rsidRDefault="009E28A6" w:rsidP="001661FB">
            <w:pPr>
              <w:jc w:val="center"/>
              <w:rPr>
                <w:rFonts w:ascii="Arial" w:hAnsi="Arial" w:cs="Arial"/>
                <w:b/>
                <w:sz w:val="20"/>
              </w:rPr>
            </w:pPr>
            <w:r w:rsidRPr="00F94454">
              <w:rPr>
                <w:rFonts w:ascii="Arial" w:hAnsi="Arial" w:cs="Arial"/>
                <w:b/>
                <w:sz w:val="20"/>
              </w:rPr>
              <w:t>Кто утвердил</w:t>
            </w:r>
          </w:p>
        </w:tc>
        <w:tc>
          <w:tcPr>
            <w:tcW w:w="2693" w:type="dxa"/>
            <w:shd w:val="clear" w:color="auto" w:fill="FFC000"/>
            <w:vAlign w:val="center"/>
          </w:tcPr>
          <w:p w14:paraId="7DF66B5A" w14:textId="77777777" w:rsidR="009E28A6" w:rsidRPr="00F94454" w:rsidRDefault="009E28A6" w:rsidP="001661FB">
            <w:pPr>
              <w:jc w:val="center"/>
              <w:rPr>
                <w:rFonts w:ascii="Arial" w:hAnsi="Arial" w:cs="Arial"/>
                <w:b/>
                <w:sz w:val="20"/>
              </w:rPr>
            </w:pPr>
            <w:r w:rsidRPr="00F94454">
              <w:rPr>
                <w:rFonts w:ascii="Arial" w:hAnsi="Arial" w:cs="Arial"/>
                <w:b/>
                <w:sz w:val="20"/>
              </w:rPr>
              <w:t>ФИО</w:t>
            </w:r>
          </w:p>
        </w:tc>
        <w:tc>
          <w:tcPr>
            <w:tcW w:w="1395" w:type="dxa"/>
            <w:shd w:val="clear" w:color="auto" w:fill="FFC000"/>
            <w:vAlign w:val="center"/>
          </w:tcPr>
          <w:p w14:paraId="71816244" w14:textId="77777777" w:rsidR="009E28A6" w:rsidRPr="00F94454" w:rsidRDefault="009E28A6" w:rsidP="001661FB">
            <w:pPr>
              <w:jc w:val="center"/>
              <w:rPr>
                <w:rFonts w:ascii="Arial" w:hAnsi="Arial" w:cs="Arial"/>
                <w:b/>
                <w:sz w:val="20"/>
              </w:rPr>
            </w:pPr>
            <w:r w:rsidRPr="00F94454">
              <w:rPr>
                <w:rFonts w:ascii="Arial" w:hAnsi="Arial" w:cs="Arial"/>
                <w:b/>
                <w:sz w:val="20"/>
              </w:rPr>
              <w:t>Дата</w:t>
            </w:r>
          </w:p>
        </w:tc>
        <w:tc>
          <w:tcPr>
            <w:tcW w:w="2167" w:type="dxa"/>
            <w:shd w:val="clear" w:color="auto" w:fill="FFC000"/>
            <w:vAlign w:val="center"/>
          </w:tcPr>
          <w:p w14:paraId="0BA3AD3D" w14:textId="77777777" w:rsidR="009E28A6" w:rsidRPr="00F94454" w:rsidRDefault="009E28A6" w:rsidP="001661FB">
            <w:pPr>
              <w:jc w:val="center"/>
              <w:rPr>
                <w:rFonts w:ascii="Arial" w:hAnsi="Arial" w:cs="Arial"/>
                <w:b/>
                <w:sz w:val="20"/>
              </w:rPr>
            </w:pPr>
            <w:r w:rsidRPr="00F94454">
              <w:rPr>
                <w:rFonts w:ascii="Arial" w:hAnsi="Arial" w:cs="Arial"/>
                <w:b/>
                <w:sz w:val="20"/>
              </w:rPr>
              <w:t>Подпись</w:t>
            </w:r>
          </w:p>
        </w:tc>
      </w:tr>
      <w:tr w:rsidR="00330885" w:rsidRPr="00F94454" w14:paraId="12835EA5" w14:textId="77777777" w:rsidTr="001661FB">
        <w:trPr>
          <w:cantSplit/>
        </w:trPr>
        <w:tc>
          <w:tcPr>
            <w:tcW w:w="3936" w:type="dxa"/>
          </w:tcPr>
          <w:p w14:paraId="3C6B3833" w14:textId="6AA90D31" w:rsidR="00330885" w:rsidRPr="00F94454" w:rsidRDefault="00330885" w:rsidP="00330885">
            <w:pPr>
              <w:jc w:val="left"/>
              <w:rPr>
                <w:rFonts w:ascii="Arial" w:hAnsi="Arial" w:cs="Arial"/>
                <w:sz w:val="20"/>
              </w:rPr>
            </w:pPr>
            <w:r w:rsidRPr="003B2F3D">
              <w:rPr>
                <w:rFonts w:ascii="Arial" w:hAnsi="Arial" w:cs="Arial"/>
                <w:sz w:val="20"/>
                <w:szCs w:val="20"/>
              </w:rPr>
              <w:t>Генеральный директор</w:t>
            </w:r>
          </w:p>
        </w:tc>
        <w:tc>
          <w:tcPr>
            <w:tcW w:w="2693" w:type="dxa"/>
          </w:tcPr>
          <w:p w14:paraId="7857CBB9" w14:textId="726BFD25" w:rsidR="00330885" w:rsidRPr="00F94454" w:rsidRDefault="00330885" w:rsidP="00330885">
            <w:pPr>
              <w:jc w:val="left"/>
              <w:rPr>
                <w:rFonts w:ascii="Arial" w:hAnsi="Arial" w:cs="Arial"/>
                <w:sz w:val="20"/>
              </w:rPr>
            </w:pPr>
            <w:r w:rsidRPr="003B2F3D">
              <w:rPr>
                <w:rFonts w:ascii="Arial" w:hAnsi="Arial" w:cs="Arial"/>
                <w:sz w:val="20"/>
              </w:rPr>
              <w:t>Грачёв П.С.</w:t>
            </w:r>
          </w:p>
        </w:tc>
        <w:tc>
          <w:tcPr>
            <w:tcW w:w="1395" w:type="dxa"/>
          </w:tcPr>
          <w:p w14:paraId="5B2F782F" w14:textId="77777777" w:rsidR="00330885" w:rsidRPr="00F94454" w:rsidRDefault="00330885" w:rsidP="00330885">
            <w:pPr>
              <w:jc w:val="center"/>
              <w:rPr>
                <w:rFonts w:ascii="Arial" w:hAnsi="Arial" w:cs="Arial"/>
                <w:sz w:val="20"/>
              </w:rPr>
            </w:pPr>
          </w:p>
        </w:tc>
        <w:tc>
          <w:tcPr>
            <w:tcW w:w="2167" w:type="dxa"/>
          </w:tcPr>
          <w:p w14:paraId="47228634" w14:textId="77777777" w:rsidR="00330885" w:rsidRPr="00F94454" w:rsidRDefault="00330885" w:rsidP="00330885">
            <w:pPr>
              <w:jc w:val="center"/>
              <w:rPr>
                <w:rFonts w:ascii="Arial" w:hAnsi="Arial" w:cs="Arial"/>
                <w:sz w:val="20"/>
              </w:rPr>
            </w:pPr>
          </w:p>
        </w:tc>
      </w:tr>
      <w:tr w:rsidR="00330885" w:rsidRPr="00F94454" w14:paraId="1F4E6E41" w14:textId="77777777" w:rsidTr="001661FB">
        <w:trPr>
          <w:cantSplit/>
          <w:trHeight w:val="51"/>
        </w:trPr>
        <w:tc>
          <w:tcPr>
            <w:tcW w:w="3936" w:type="dxa"/>
          </w:tcPr>
          <w:p w14:paraId="54D2AD0B" w14:textId="33DB674F" w:rsidR="00330885" w:rsidRPr="00F94454" w:rsidRDefault="00330885" w:rsidP="00330885">
            <w:pPr>
              <w:jc w:val="left"/>
              <w:rPr>
                <w:rFonts w:ascii="Arial" w:hAnsi="Arial" w:cs="Arial"/>
                <w:sz w:val="20"/>
              </w:rPr>
            </w:pPr>
            <w:r w:rsidRPr="003B2F3D">
              <w:rPr>
                <w:rFonts w:ascii="Arial" w:hAnsi="Arial" w:cs="Arial"/>
                <w:sz w:val="20"/>
                <w:szCs w:val="20"/>
              </w:rPr>
              <w:t>Вице-президент по трансформации бизнеса</w:t>
            </w:r>
          </w:p>
        </w:tc>
        <w:tc>
          <w:tcPr>
            <w:tcW w:w="2693" w:type="dxa"/>
          </w:tcPr>
          <w:p w14:paraId="31455551" w14:textId="031706B6" w:rsidR="00330885" w:rsidRPr="00F94454" w:rsidRDefault="00330885" w:rsidP="00330885">
            <w:pPr>
              <w:jc w:val="left"/>
              <w:rPr>
                <w:rFonts w:ascii="Arial" w:hAnsi="Arial" w:cs="Arial"/>
                <w:sz w:val="20"/>
              </w:rPr>
            </w:pPr>
            <w:r w:rsidRPr="003B2F3D">
              <w:rPr>
                <w:rFonts w:ascii="Arial" w:hAnsi="Arial" w:cs="Arial"/>
                <w:sz w:val="20"/>
                <w:szCs w:val="20"/>
              </w:rPr>
              <w:t>Бондаренко Л.Г.</w:t>
            </w:r>
          </w:p>
        </w:tc>
        <w:tc>
          <w:tcPr>
            <w:tcW w:w="1395" w:type="dxa"/>
          </w:tcPr>
          <w:p w14:paraId="4BE6C17E" w14:textId="77777777" w:rsidR="00330885" w:rsidRPr="00F94454" w:rsidRDefault="00330885" w:rsidP="00330885">
            <w:pPr>
              <w:jc w:val="center"/>
              <w:rPr>
                <w:rFonts w:ascii="Arial" w:hAnsi="Arial" w:cs="Arial"/>
                <w:sz w:val="20"/>
              </w:rPr>
            </w:pPr>
          </w:p>
        </w:tc>
        <w:tc>
          <w:tcPr>
            <w:tcW w:w="2167" w:type="dxa"/>
          </w:tcPr>
          <w:p w14:paraId="6E99DA09" w14:textId="77777777" w:rsidR="00330885" w:rsidRPr="00F94454" w:rsidRDefault="00330885" w:rsidP="00330885">
            <w:pPr>
              <w:jc w:val="center"/>
              <w:rPr>
                <w:rFonts w:ascii="Arial" w:hAnsi="Arial" w:cs="Arial"/>
                <w:sz w:val="20"/>
              </w:rPr>
            </w:pPr>
          </w:p>
        </w:tc>
      </w:tr>
    </w:tbl>
    <w:p w14:paraId="1EE86525" w14:textId="28D302EB" w:rsidR="009E28A6" w:rsidRPr="00916FAB" w:rsidRDefault="009E28A6" w:rsidP="009E28A6">
      <w:pPr>
        <w:pStyle w:val="a8"/>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r w:rsidR="001F0898">
        <w:rPr>
          <w:rFonts w:ascii="Arial" w:hAnsi="Arial" w:cs="Arial"/>
          <w:b/>
          <w:noProof/>
          <w:sz w:val="22"/>
        </w:rPr>
        <w:t>5</w:t>
      </w:r>
      <w:r w:rsidRPr="00916FAB">
        <w:rPr>
          <w:rFonts w:ascii="Arial" w:hAnsi="Arial" w:cs="Arial"/>
          <w:b/>
          <w:sz w:val="22"/>
        </w:rPr>
        <w:fldChar w:fldCharType="end"/>
      </w:r>
      <w:r w:rsidRPr="00916FAB">
        <w:rPr>
          <w:rFonts w:ascii="Arial" w:hAnsi="Arial" w:cs="Arial"/>
          <w:b/>
          <w:sz w:val="22"/>
        </w:rPr>
        <w:t>. Документ согласован</w:t>
      </w:r>
    </w:p>
    <w:tbl>
      <w:tblPr>
        <w:tblW w:w="1019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4077"/>
        <w:gridCol w:w="2552"/>
        <w:gridCol w:w="1395"/>
        <w:gridCol w:w="2167"/>
      </w:tblGrid>
      <w:tr w:rsidR="009E28A6" w:rsidRPr="00F94454" w14:paraId="34777DBB" w14:textId="77777777" w:rsidTr="001661FB">
        <w:trPr>
          <w:cantSplit/>
          <w:trHeight w:val="397"/>
          <w:tblHeader/>
        </w:trPr>
        <w:tc>
          <w:tcPr>
            <w:tcW w:w="4077" w:type="dxa"/>
            <w:shd w:val="clear" w:color="auto" w:fill="FFC000"/>
            <w:vAlign w:val="center"/>
          </w:tcPr>
          <w:p w14:paraId="547CF264" w14:textId="77777777" w:rsidR="009E28A6" w:rsidRPr="00F94454" w:rsidRDefault="009E28A6" w:rsidP="001661FB">
            <w:pPr>
              <w:jc w:val="center"/>
              <w:rPr>
                <w:rFonts w:ascii="Arial" w:hAnsi="Arial" w:cs="Arial"/>
                <w:b/>
                <w:sz w:val="20"/>
              </w:rPr>
            </w:pPr>
            <w:r w:rsidRPr="00F94454">
              <w:rPr>
                <w:rFonts w:ascii="Arial" w:hAnsi="Arial" w:cs="Arial"/>
                <w:b/>
                <w:sz w:val="20"/>
              </w:rPr>
              <w:t>Дополнительные визы</w:t>
            </w:r>
          </w:p>
        </w:tc>
        <w:tc>
          <w:tcPr>
            <w:tcW w:w="2552" w:type="dxa"/>
            <w:shd w:val="clear" w:color="auto" w:fill="FFC000"/>
            <w:vAlign w:val="center"/>
          </w:tcPr>
          <w:p w14:paraId="586BB7C6" w14:textId="77777777" w:rsidR="009E28A6" w:rsidRPr="00F94454" w:rsidRDefault="009E28A6" w:rsidP="001661FB">
            <w:pPr>
              <w:jc w:val="center"/>
              <w:rPr>
                <w:rFonts w:ascii="Arial" w:hAnsi="Arial" w:cs="Arial"/>
                <w:b/>
                <w:sz w:val="20"/>
              </w:rPr>
            </w:pPr>
            <w:r w:rsidRPr="00F94454">
              <w:rPr>
                <w:rFonts w:ascii="Arial" w:hAnsi="Arial" w:cs="Arial"/>
                <w:b/>
                <w:sz w:val="20"/>
              </w:rPr>
              <w:t>ФИО</w:t>
            </w:r>
          </w:p>
        </w:tc>
        <w:tc>
          <w:tcPr>
            <w:tcW w:w="1395" w:type="dxa"/>
            <w:shd w:val="clear" w:color="auto" w:fill="FFC000"/>
            <w:vAlign w:val="center"/>
          </w:tcPr>
          <w:p w14:paraId="377611C7" w14:textId="77777777" w:rsidR="009E28A6" w:rsidRPr="00F94454" w:rsidRDefault="009E28A6" w:rsidP="001661FB">
            <w:pPr>
              <w:jc w:val="center"/>
              <w:rPr>
                <w:rFonts w:ascii="Arial" w:hAnsi="Arial" w:cs="Arial"/>
                <w:b/>
                <w:sz w:val="20"/>
              </w:rPr>
            </w:pPr>
            <w:r w:rsidRPr="00F94454">
              <w:rPr>
                <w:rFonts w:ascii="Arial" w:hAnsi="Arial" w:cs="Arial"/>
                <w:b/>
                <w:sz w:val="20"/>
              </w:rPr>
              <w:t>Дата</w:t>
            </w:r>
          </w:p>
        </w:tc>
        <w:tc>
          <w:tcPr>
            <w:tcW w:w="2167" w:type="dxa"/>
            <w:shd w:val="clear" w:color="auto" w:fill="FFC000"/>
            <w:vAlign w:val="center"/>
          </w:tcPr>
          <w:p w14:paraId="4794D9E2" w14:textId="77777777" w:rsidR="009E28A6" w:rsidRPr="00F94454" w:rsidRDefault="009E28A6" w:rsidP="001661FB">
            <w:pPr>
              <w:jc w:val="center"/>
              <w:rPr>
                <w:rFonts w:ascii="Arial" w:hAnsi="Arial" w:cs="Arial"/>
                <w:b/>
                <w:sz w:val="20"/>
              </w:rPr>
            </w:pPr>
            <w:r w:rsidRPr="00F94454">
              <w:rPr>
                <w:rFonts w:ascii="Arial" w:hAnsi="Arial" w:cs="Arial"/>
                <w:b/>
                <w:sz w:val="20"/>
              </w:rPr>
              <w:t>Подпись</w:t>
            </w:r>
          </w:p>
        </w:tc>
      </w:tr>
      <w:tr w:rsidR="009E28A6" w:rsidRPr="00F94454" w14:paraId="4F415E1C" w14:textId="77777777" w:rsidTr="001661FB">
        <w:trPr>
          <w:cantSplit/>
        </w:trPr>
        <w:tc>
          <w:tcPr>
            <w:tcW w:w="4077" w:type="dxa"/>
          </w:tcPr>
          <w:p w14:paraId="671F4579" w14:textId="77777777" w:rsidR="009E28A6" w:rsidRPr="00FD5A7C" w:rsidRDefault="009E28A6" w:rsidP="001661FB">
            <w:pPr>
              <w:jc w:val="left"/>
              <w:rPr>
                <w:rFonts w:ascii="Arial" w:hAnsi="Arial" w:cs="Arial"/>
                <w:sz w:val="20"/>
              </w:rPr>
            </w:pPr>
            <w:r w:rsidRPr="00475CA0">
              <w:rPr>
                <w:rFonts w:ascii="Arial" w:hAnsi="Arial" w:cs="Arial"/>
                <w:sz w:val="20"/>
                <w:szCs w:val="20"/>
              </w:rPr>
              <w:t>Вице-президент по производству и технической политике блока по производству и технической политике</w:t>
            </w:r>
          </w:p>
        </w:tc>
        <w:tc>
          <w:tcPr>
            <w:tcW w:w="2552" w:type="dxa"/>
          </w:tcPr>
          <w:p w14:paraId="35B92B4B" w14:textId="77777777" w:rsidR="009E28A6" w:rsidRPr="00F94454" w:rsidRDefault="009E28A6" w:rsidP="00B10924">
            <w:pPr>
              <w:jc w:val="left"/>
              <w:rPr>
                <w:rFonts w:ascii="Arial" w:hAnsi="Arial" w:cs="Arial"/>
                <w:sz w:val="20"/>
              </w:rPr>
            </w:pPr>
            <w:r w:rsidRPr="00475CA0">
              <w:rPr>
                <w:rFonts w:ascii="Arial" w:hAnsi="Arial" w:cs="Arial"/>
                <w:sz w:val="20"/>
                <w:szCs w:val="20"/>
              </w:rPr>
              <w:t>Крылов А.М.</w:t>
            </w:r>
          </w:p>
        </w:tc>
        <w:tc>
          <w:tcPr>
            <w:tcW w:w="1395" w:type="dxa"/>
          </w:tcPr>
          <w:p w14:paraId="1BBEAB26" w14:textId="77777777" w:rsidR="009E28A6" w:rsidRPr="00F94454" w:rsidRDefault="009E28A6" w:rsidP="001661FB">
            <w:pPr>
              <w:jc w:val="center"/>
              <w:rPr>
                <w:rFonts w:ascii="Arial" w:hAnsi="Arial" w:cs="Arial"/>
                <w:sz w:val="20"/>
              </w:rPr>
            </w:pPr>
          </w:p>
        </w:tc>
        <w:tc>
          <w:tcPr>
            <w:tcW w:w="2167" w:type="dxa"/>
          </w:tcPr>
          <w:p w14:paraId="7CB88E8B" w14:textId="77777777" w:rsidR="009E28A6" w:rsidRPr="00F94454" w:rsidRDefault="009E28A6" w:rsidP="001661FB">
            <w:pPr>
              <w:jc w:val="center"/>
              <w:rPr>
                <w:rFonts w:ascii="Arial" w:hAnsi="Arial" w:cs="Arial"/>
                <w:sz w:val="20"/>
              </w:rPr>
            </w:pPr>
          </w:p>
        </w:tc>
      </w:tr>
      <w:tr w:rsidR="009E28A6" w:rsidRPr="00F94454" w14:paraId="30315AB3" w14:textId="77777777" w:rsidTr="001661FB">
        <w:trPr>
          <w:cantSplit/>
        </w:trPr>
        <w:tc>
          <w:tcPr>
            <w:tcW w:w="4077" w:type="dxa"/>
          </w:tcPr>
          <w:p w14:paraId="25AF0CB0" w14:textId="77777777" w:rsidR="009E28A6" w:rsidRPr="00475CA0" w:rsidRDefault="009E28A6" w:rsidP="001661FB">
            <w:pPr>
              <w:jc w:val="left"/>
              <w:rPr>
                <w:rFonts w:ascii="Arial" w:hAnsi="Arial" w:cs="Arial"/>
                <w:sz w:val="20"/>
                <w:szCs w:val="20"/>
              </w:rPr>
            </w:pPr>
            <w:r w:rsidRPr="00475CA0">
              <w:rPr>
                <w:rFonts w:ascii="Arial" w:hAnsi="Arial" w:cs="Arial"/>
                <w:sz w:val="20"/>
                <w:szCs w:val="20"/>
              </w:rPr>
              <w:t>Технический директор блока по производству и технической политике</w:t>
            </w:r>
          </w:p>
        </w:tc>
        <w:tc>
          <w:tcPr>
            <w:tcW w:w="2552" w:type="dxa"/>
          </w:tcPr>
          <w:p w14:paraId="4786702A" w14:textId="77777777" w:rsidR="009E28A6" w:rsidRPr="00475CA0" w:rsidRDefault="009E28A6" w:rsidP="00B10924">
            <w:pPr>
              <w:jc w:val="left"/>
              <w:rPr>
                <w:rFonts w:ascii="Arial" w:hAnsi="Arial" w:cs="Arial"/>
                <w:sz w:val="20"/>
                <w:szCs w:val="20"/>
              </w:rPr>
            </w:pPr>
            <w:r w:rsidRPr="00475CA0">
              <w:rPr>
                <w:rFonts w:ascii="Arial" w:hAnsi="Arial" w:cs="Arial"/>
                <w:sz w:val="20"/>
                <w:szCs w:val="20"/>
              </w:rPr>
              <w:t>Белоглазов К.В.</w:t>
            </w:r>
          </w:p>
        </w:tc>
        <w:tc>
          <w:tcPr>
            <w:tcW w:w="1395" w:type="dxa"/>
          </w:tcPr>
          <w:p w14:paraId="0B89C5E4" w14:textId="77777777" w:rsidR="009E28A6" w:rsidRPr="00F94454" w:rsidRDefault="009E28A6" w:rsidP="001661FB">
            <w:pPr>
              <w:jc w:val="center"/>
              <w:rPr>
                <w:rFonts w:ascii="Arial" w:hAnsi="Arial" w:cs="Arial"/>
                <w:sz w:val="20"/>
              </w:rPr>
            </w:pPr>
          </w:p>
        </w:tc>
        <w:tc>
          <w:tcPr>
            <w:tcW w:w="2167" w:type="dxa"/>
          </w:tcPr>
          <w:p w14:paraId="3F796C02" w14:textId="77777777" w:rsidR="009E28A6" w:rsidRPr="00F94454" w:rsidRDefault="009E28A6" w:rsidP="001661FB">
            <w:pPr>
              <w:jc w:val="center"/>
              <w:rPr>
                <w:rFonts w:ascii="Arial" w:hAnsi="Arial" w:cs="Arial"/>
                <w:sz w:val="20"/>
              </w:rPr>
            </w:pPr>
          </w:p>
        </w:tc>
      </w:tr>
      <w:tr w:rsidR="009E28A6" w:rsidRPr="00F94454" w14:paraId="5D134011" w14:textId="77777777" w:rsidTr="001661FB">
        <w:trPr>
          <w:cantSplit/>
        </w:trPr>
        <w:tc>
          <w:tcPr>
            <w:tcW w:w="4077" w:type="dxa"/>
          </w:tcPr>
          <w:p w14:paraId="707153ED" w14:textId="77777777" w:rsidR="009E28A6" w:rsidRPr="00475CA0" w:rsidRDefault="009E28A6" w:rsidP="001661FB">
            <w:pPr>
              <w:jc w:val="left"/>
              <w:rPr>
                <w:rFonts w:ascii="Arial" w:hAnsi="Arial" w:cs="Arial"/>
                <w:sz w:val="20"/>
                <w:szCs w:val="20"/>
              </w:rPr>
            </w:pPr>
            <w:r w:rsidRPr="00475CA0">
              <w:rPr>
                <w:rFonts w:ascii="Arial" w:hAnsi="Arial" w:cs="Arial"/>
                <w:sz w:val="20"/>
                <w:szCs w:val="20"/>
              </w:rPr>
              <w:t>Директор департамента планирования, управления запасами и развития МТС</w:t>
            </w:r>
          </w:p>
        </w:tc>
        <w:tc>
          <w:tcPr>
            <w:tcW w:w="2552" w:type="dxa"/>
          </w:tcPr>
          <w:p w14:paraId="46AD8F34" w14:textId="77777777" w:rsidR="009E28A6" w:rsidRPr="00475CA0" w:rsidRDefault="009E28A6" w:rsidP="00B10924">
            <w:pPr>
              <w:jc w:val="left"/>
              <w:rPr>
                <w:rFonts w:ascii="Arial" w:hAnsi="Arial" w:cs="Arial"/>
                <w:sz w:val="20"/>
                <w:szCs w:val="20"/>
              </w:rPr>
            </w:pPr>
            <w:r w:rsidRPr="00475CA0">
              <w:rPr>
                <w:rFonts w:ascii="Arial" w:hAnsi="Arial" w:cs="Arial"/>
                <w:sz w:val="20"/>
                <w:szCs w:val="20"/>
              </w:rPr>
              <w:t>Братцева Ю.С.</w:t>
            </w:r>
          </w:p>
        </w:tc>
        <w:tc>
          <w:tcPr>
            <w:tcW w:w="1395" w:type="dxa"/>
          </w:tcPr>
          <w:p w14:paraId="0B5B8B25" w14:textId="77777777" w:rsidR="009E28A6" w:rsidRPr="00F94454" w:rsidRDefault="009E28A6" w:rsidP="001661FB">
            <w:pPr>
              <w:jc w:val="center"/>
              <w:rPr>
                <w:rFonts w:ascii="Arial" w:hAnsi="Arial" w:cs="Arial"/>
                <w:sz w:val="20"/>
              </w:rPr>
            </w:pPr>
          </w:p>
        </w:tc>
        <w:tc>
          <w:tcPr>
            <w:tcW w:w="2167" w:type="dxa"/>
          </w:tcPr>
          <w:p w14:paraId="51F5C855" w14:textId="77777777" w:rsidR="009E28A6" w:rsidRPr="00F94454" w:rsidRDefault="009E28A6" w:rsidP="001661FB">
            <w:pPr>
              <w:jc w:val="center"/>
              <w:rPr>
                <w:rFonts w:ascii="Arial" w:hAnsi="Arial" w:cs="Arial"/>
                <w:sz w:val="20"/>
              </w:rPr>
            </w:pPr>
          </w:p>
        </w:tc>
      </w:tr>
      <w:tr w:rsidR="009E28A6" w:rsidRPr="00F94454" w14:paraId="1A7CD9AB" w14:textId="77777777" w:rsidTr="001661FB">
        <w:trPr>
          <w:cantSplit/>
        </w:trPr>
        <w:tc>
          <w:tcPr>
            <w:tcW w:w="4077" w:type="dxa"/>
          </w:tcPr>
          <w:p w14:paraId="468DA830" w14:textId="77777777" w:rsidR="009E28A6" w:rsidRPr="00475CA0" w:rsidRDefault="009E28A6" w:rsidP="001661FB">
            <w:pPr>
              <w:jc w:val="left"/>
              <w:rPr>
                <w:rFonts w:ascii="Arial" w:hAnsi="Arial" w:cs="Arial"/>
                <w:sz w:val="20"/>
                <w:szCs w:val="20"/>
              </w:rPr>
            </w:pPr>
            <w:r w:rsidRPr="00475CA0">
              <w:rPr>
                <w:rFonts w:ascii="Arial" w:hAnsi="Arial" w:cs="Arial"/>
                <w:sz w:val="20"/>
                <w:szCs w:val="20"/>
              </w:rPr>
              <w:t>Директор департамента методологии и управления контролем корп. программ</w:t>
            </w:r>
          </w:p>
        </w:tc>
        <w:tc>
          <w:tcPr>
            <w:tcW w:w="2552" w:type="dxa"/>
          </w:tcPr>
          <w:p w14:paraId="437A1560" w14:textId="77777777" w:rsidR="009E28A6" w:rsidRPr="00475CA0" w:rsidRDefault="009E28A6" w:rsidP="00B10924">
            <w:pPr>
              <w:jc w:val="left"/>
              <w:rPr>
                <w:rFonts w:ascii="Arial" w:hAnsi="Arial" w:cs="Arial"/>
                <w:sz w:val="20"/>
                <w:szCs w:val="20"/>
              </w:rPr>
            </w:pPr>
            <w:r w:rsidRPr="00475CA0">
              <w:rPr>
                <w:rFonts w:ascii="Arial" w:hAnsi="Arial" w:cs="Arial"/>
                <w:sz w:val="20"/>
                <w:szCs w:val="20"/>
              </w:rPr>
              <w:t>Арифулин Д.Р.</w:t>
            </w:r>
          </w:p>
        </w:tc>
        <w:tc>
          <w:tcPr>
            <w:tcW w:w="1395" w:type="dxa"/>
          </w:tcPr>
          <w:p w14:paraId="3D92D8D8" w14:textId="77777777" w:rsidR="009E28A6" w:rsidRPr="00F94454" w:rsidRDefault="009E28A6" w:rsidP="001661FB">
            <w:pPr>
              <w:jc w:val="center"/>
              <w:rPr>
                <w:rFonts w:ascii="Arial" w:hAnsi="Arial" w:cs="Arial"/>
                <w:sz w:val="20"/>
              </w:rPr>
            </w:pPr>
          </w:p>
        </w:tc>
        <w:tc>
          <w:tcPr>
            <w:tcW w:w="2167" w:type="dxa"/>
          </w:tcPr>
          <w:p w14:paraId="4595AF8F" w14:textId="77777777" w:rsidR="009E28A6" w:rsidRPr="00F94454" w:rsidRDefault="009E28A6" w:rsidP="001661FB">
            <w:pPr>
              <w:jc w:val="center"/>
              <w:rPr>
                <w:rFonts w:ascii="Arial" w:hAnsi="Arial" w:cs="Arial"/>
                <w:sz w:val="20"/>
              </w:rPr>
            </w:pPr>
          </w:p>
        </w:tc>
      </w:tr>
      <w:tr w:rsidR="009E28A6" w:rsidRPr="00F94454" w14:paraId="54ECEE6B" w14:textId="77777777" w:rsidTr="001661FB">
        <w:trPr>
          <w:cantSplit/>
        </w:trPr>
        <w:tc>
          <w:tcPr>
            <w:tcW w:w="4077" w:type="dxa"/>
          </w:tcPr>
          <w:p w14:paraId="42B72AFF" w14:textId="77777777" w:rsidR="009E28A6" w:rsidRPr="00475CA0" w:rsidRDefault="009E28A6" w:rsidP="001661FB">
            <w:pPr>
              <w:jc w:val="left"/>
              <w:rPr>
                <w:rFonts w:ascii="Arial" w:hAnsi="Arial" w:cs="Arial"/>
                <w:sz w:val="20"/>
                <w:szCs w:val="20"/>
              </w:rPr>
            </w:pPr>
            <w:r w:rsidRPr="00475CA0">
              <w:rPr>
                <w:rFonts w:ascii="Arial" w:hAnsi="Arial" w:cs="Arial"/>
                <w:sz w:val="20"/>
                <w:szCs w:val="20"/>
              </w:rPr>
              <w:t>Начальник управления информационной безопасности</w:t>
            </w:r>
          </w:p>
        </w:tc>
        <w:tc>
          <w:tcPr>
            <w:tcW w:w="2552" w:type="dxa"/>
          </w:tcPr>
          <w:p w14:paraId="07F9431F" w14:textId="77777777" w:rsidR="009E28A6" w:rsidRPr="00475CA0" w:rsidRDefault="009E28A6" w:rsidP="00B10924">
            <w:pPr>
              <w:jc w:val="left"/>
              <w:rPr>
                <w:rFonts w:ascii="Arial" w:hAnsi="Arial" w:cs="Arial"/>
                <w:sz w:val="20"/>
                <w:szCs w:val="20"/>
              </w:rPr>
            </w:pPr>
            <w:r w:rsidRPr="00475CA0">
              <w:rPr>
                <w:rFonts w:ascii="Arial" w:hAnsi="Arial" w:cs="Arial"/>
                <w:sz w:val="20"/>
                <w:szCs w:val="20"/>
              </w:rPr>
              <w:t>Епихов А.А.</w:t>
            </w:r>
          </w:p>
        </w:tc>
        <w:tc>
          <w:tcPr>
            <w:tcW w:w="1395" w:type="dxa"/>
          </w:tcPr>
          <w:p w14:paraId="00909E82" w14:textId="77777777" w:rsidR="009E28A6" w:rsidRPr="00F94454" w:rsidRDefault="009E28A6" w:rsidP="001661FB">
            <w:pPr>
              <w:jc w:val="center"/>
              <w:rPr>
                <w:rFonts w:ascii="Arial" w:hAnsi="Arial" w:cs="Arial"/>
                <w:sz w:val="20"/>
              </w:rPr>
            </w:pPr>
          </w:p>
        </w:tc>
        <w:tc>
          <w:tcPr>
            <w:tcW w:w="2167" w:type="dxa"/>
          </w:tcPr>
          <w:p w14:paraId="471D9514" w14:textId="77777777" w:rsidR="009E28A6" w:rsidRPr="00F94454" w:rsidRDefault="009E28A6" w:rsidP="001661FB">
            <w:pPr>
              <w:jc w:val="center"/>
              <w:rPr>
                <w:rFonts w:ascii="Arial" w:hAnsi="Arial" w:cs="Arial"/>
                <w:sz w:val="20"/>
              </w:rPr>
            </w:pPr>
          </w:p>
        </w:tc>
      </w:tr>
      <w:tr w:rsidR="009E28A6" w:rsidRPr="00F94454" w14:paraId="3595460E" w14:textId="77777777" w:rsidTr="001661FB">
        <w:trPr>
          <w:cantSplit/>
        </w:trPr>
        <w:tc>
          <w:tcPr>
            <w:tcW w:w="4077" w:type="dxa"/>
          </w:tcPr>
          <w:p w14:paraId="20834F1F" w14:textId="77777777" w:rsidR="009E28A6" w:rsidRPr="00475CA0" w:rsidRDefault="009E28A6" w:rsidP="001661FB">
            <w:pPr>
              <w:jc w:val="left"/>
              <w:rPr>
                <w:rFonts w:ascii="Arial" w:hAnsi="Arial" w:cs="Arial"/>
                <w:sz w:val="20"/>
                <w:szCs w:val="20"/>
              </w:rPr>
            </w:pPr>
            <w:r w:rsidRPr="00475CA0">
              <w:rPr>
                <w:rFonts w:ascii="Arial" w:hAnsi="Arial" w:cs="Arial"/>
                <w:sz w:val="20"/>
                <w:szCs w:val="20"/>
              </w:rPr>
              <w:t xml:space="preserve">Проектный офис программы по внедрению интегрированной системы управления Руководитель программы </w:t>
            </w:r>
          </w:p>
        </w:tc>
        <w:tc>
          <w:tcPr>
            <w:tcW w:w="2552" w:type="dxa"/>
          </w:tcPr>
          <w:p w14:paraId="687F2057" w14:textId="77777777" w:rsidR="009E28A6" w:rsidRPr="00475CA0" w:rsidRDefault="009E28A6" w:rsidP="00B10924">
            <w:pPr>
              <w:jc w:val="left"/>
              <w:rPr>
                <w:rFonts w:ascii="Arial" w:hAnsi="Arial" w:cs="Arial"/>
                <w:sz w:val="20"/>
                <w:szCs w:val="20"/>
              </w:rPr>
            </w:pPr>
            <w:r w:rsidRPr="00475CA0">
              <w:rPr>
                <w:rFonts w:ascii="Arial" w:hAnsi="Arial" w:cs="Arial"/>
                <w:sz w:val="20"/>
                <w:szCs w:val="20"/>
              </w:rPr>
              <w:t>Рындин Е.Б.</w:t>
            </w:r>
          </w:p>
        </w:tc>
        <w:tc>
          <w:tcPr>
            <w:tcW w:w="1395" w:type="dxa"/>
          </w:tcPr>
          <w:p w14:paraId="70089FC4" w14:textId="77777777" w:rsidR="009E28A6" w:rsidRPr="00F94454" w:rsidRDefault="009E28A6" w:rsidP="001661FB">
            <w:pPr>
              <w:jc w:val="center"/>
              <w:rPr>
                <w:rFonts w:ascii="Arial" w:hAnsi="Arial" w:cs="Arial"/>
                <w:sz w:val="20"/>
              </w:rPr>
            </w:pPr>
          </w:p>
        </w:tc>
        <w:tc>
          <w:tcPr>
            <w:tcW w:w="2167" w:type="dxa"/>
          </w:tcPr>
          <w:p w14:paraId="15E60D34" w14:textId="77777777" w:rsidR="009E28A6" w:rsidRPr="00F94454" w:rsidRDefault="009E28A6" w:rsidP="001661FB">
            <w:pPr>
              <w:jc w:val="center"/>
              <w:rPr>
                <w:rFonts w:ascii="Arial" w:hAnsi="Arial" w:cs="Arial"/>
                <w:sz w:val="20"/>
              </w:rPr>
            </w:pPr>
          </w:p>
        </w:tc>
      </w:tr>
      <w:tr w:rsidR="009E28A6" w:rsidRPr="00F94454" w14:paraId="7B5878B0" w14:textId="77777777" w:rsidTr="001661FB">
        <w:trPr>
          <w:cantSplit/>
        </w:trPr>
        <w:tc>
          <w:tcPr>
            <w:tcW w:w="4077" w:type="dxa"/>
          </w:tcPr>
          <w:p w14:paraId="3AAD4979" w14:textId="77777777" w:rsidR="009E28A6" w:rsidRPr="00475CA0" w:rsidRDefault="009E28A6" w:rsidP="001661FB">
            <w:pPr>
              <w:jc w:val="left"/>
              <w:rPr>
                <w:rFonts w:ascii="Arial" w:hAnsi="Arial" w:cs="Arial"/>
                <w:sz w:val="20"/>
                <w:szCs w:val="20"/>
              </w:rPr>
            </w:pPr>
            <w:r w:rsidRPr="00475CA0">
              <w:rPr>
                <w:rFonts w:ascii="Arial" w:hAnsi="Arial" w:cs="Arial"/>
                <w:sz w:val="20"/>
                <w:szCs w:val="20"/>
              </w:rPr>
              <w:t>Директор по внедрению интегрированной системы управления АО "Полюс Красноярск" (Красноярск)</w:t>
            </w:r>
          </w:p>
        </w:tc>
        <w:tc>
          <w:tcPr>
            <w:tcW w:w="2552" w:type="dxa"/>
          </w:tcPr>
          <w:p w14:paraId="24E87E40" w14:textId="77777777" w:rsidR="009E28A6" w:rsidRPr="00475CA0" w:rsidRDefault="009E28A6" w:rsidP="00B10924">
            <w:pPr>
              <w:jc w:val="left"/>
              <w:rPr>
                <w:rFonts w:ascii="Arial" w:hAnsi="Arial" w:cs="Arial"/>
                <w:sz w:val="20"/>
                <w:szCs w:val="20"/>
              </w:rPr>
            </w:pPr>
            <w:r w:rsidRPr="00475CA0">
              <w:rPr>
                <w:rFonts w:ascii="Arial" w:hAnsi="Arial" w:cs="Arial"/>
                <w:sz w:val="20"/>
                <w:szCs w:val="20"/>
              </w:rPr>
              <w:t>Климовских Е.М.</w:t>
            </w:r>
          </w:p>
        </w:tc>
        <w:tc>
          <w:tcPr>
            <w:tcW w:w="1395" w:type="dxa"/>
          </w:tcPr>
          <w:p w14:paraId="0640282F" w14:textId="77777777" w:rsidR="009E28A6" w:rsidRPr="00F94454" w:rsidRDefault="009E28A6" w:rsidP="001661FB">
            <w:pPr>
              <w:jc w:val="center"/>
              <w:rPr>
                <w:rFonts w:ascii="Arial" w:hAnsi="Arial" w:cs="Arial"/>
                <w:sz w:val="20"/>
              </w:rPr>
            </w:pPr>
          </w:p>
        </w:tc>
        <w:tc>
          <w:tcPr>
            <w:tcW w:w="2167" w:type="dxa"/>
          </w:tcPr>
          <w:p w14:paraId="665238C3" w14:textId="77777777" w:rsidR="009E28A6" w:rsidRPr="00F94454" w:rsidRDefault="009E28A6" w:rsidP="001661FB">
            <w:pPr>
              <w:jc w:val="center"/>
              <w:rPr>
                <w:rFonts w:ascii="Arial" w:hAnsi="Arial" w:cs="Arial"/>
                <w:sz w:val="20"/>
              </w:rPr>
            </w:pPr>
          </w:p>
        </w:tc>
      </w:tr>
      <w:tr w:rsidR="009E28A6" w:rsidRPr="00F94454" w14:paraId="12D1BE30" w14:textId="77777777" w:rsidTr="001661FB">
        <w:trPr>
          <w:cantSplit/>
        </w:trPr>
        <w:tc>
          <w:tcPr>
            <w:tcW w:w="4077" w:type="dxa"/>
          </w:tcPr>
          <w:p w14:paraId="0C1AEEB4" w14:textId="77777777" w:rsidR="009E28A6" w:rsidRPr="00475CA0" w:rsidRDefault="009E28A6" w:rsidP="001661FB">
            <w:pPr>
              <w:jc w:val="left"/>
              <w:rPr>
                <w:rFonts w:ascii="Arial" w:hAnsi="Arial" w:cs="Arial"/>
                <w:sz w:val="20"/>
                <w:szCs w:val="20"/>
              </w:rPr>
            </w:pPr>
            <w:r w:rsidRPr="00475CA0">
              <w:rPr>
                <w:rFonts w:ascii="Arial" w:hAnsi="Arial" w:cs="Arial"/>
                <w:sz w:val="20"/>
                <w:szCs w:val="20"/>
              </w:rPr>
              <w:t>Директор по внедрению интегрированной системы управления АО "Полюс Красноярск" (Нижний Куранах)</w:t>
            </w:r>
          </w:p>
        </w:tc>
        <w:tc>
          <w:tcPr>
            <w:tcW w:w="2552" w:type="dxa"/>
          </w:tcPr>
          <w:p w14:paraId="00441F20" w14:textId="77777777" w:rsidR="009E28A6" w:rsidRPr="00475CA0" w:rsidRDefault="009E28A6" w:rsidP="00B10924">
            <w:pPr>
              <w:jc w:val="left"/>
              <w:rPr>
                <w:rFonts w:ascii="Arial" w:hAnsi="Arial" w:cs="Arial"/>
                <w:sz w:val="20"/>
                <w:szCs w:val="20"/>
              </w:rPr>
            </w:pPr>
            <w:r w:rsidRPr="00475CA0">
              <w:rPr>
                <w:rFonts w:ascii="Arial" w:hAnsi="Arial" w:cs="Arial"/>
                <w:sz w:val="20"/>
                <w:szCs w:val="20"/>
              </w:rPr>
              <w:t>Валеев Е. Н.</w:t>
            </w:r>
          </w:p>
        </w:tc>
        <w:tc>
          <w:tcPr>
            <w:tcW w:w="1395" w:type="dxa"/>
          </w:tcPr>
          <w:p w14:paraId="506AB6C9" w14:textId="77777777" w:rsidR="009E28A6" w:rsidRPr="00F94454" w:rsidRDefault="009E28A6" w:rsidP="001661FB">
            <w:pPr>
              <w:jc w:val="center"/>
              <w:rPr>
                <w:rFonts w:ascii="Arial" w:hAnsi="Arial" w:cs="Arial"/>
                <w:sz w:val="20"/>
              </w:rPr>
            </w:pPr>
          </w:p>
        </w:tc>
        <w:tc>
          <w:tcPr>
            <w:tcW w:w="2167" w:type="dxa"/>
          </w:tcPr>
          <w:p w14:paraId="28F324A6" w14:textId="77777777" w:rsidR="009E28A6" w:rsidRPr="00F94454" w:rsidRDefault="009E28A6" w:rsidP="001661FB">
            <w:pPr>
              <w:jc w:val="center"/>
              <w:rPr>
                <w:rFonts w:ascii="Arial" w:hAnsi="Arial" w:cs="Arial"/>
                <w:sz w:val="20"/>
              </w:rPr>
            </w:pPr>
          </w:p>
        </w:tc>
      </w:tr>
      <w:tr w:rsidR="009E28A6" w:rsidRPr="00F94454" w14:paraId="220B4E31" w14:textId="77777777" w:rsidTr="001661FB">
        <w:trPr>
          <w:cantSplit/>
        </w:trPr>
        <w:tc>
          <w:tcPr>
            <w:tcW w:w="4077" w:type="dxa"/>
          </w:tcPr>
          <w:p w14:paraId="1379EEAA" w14:textId="77777777" w:rsidR="009E28A6" w:rsidRPr="00475CA0" w:rsidRDefault="009E28A6" w:rsidP="001661FB">
            <w:pPr>
              <w:jc w:val="left"/>
              <w:rPr>
                <w:rFonts w:ascii="Arial" w:hAnsi="Arial" w:cs="Arial"/>
                <w:sz w:val="20"/>
                <w:szCs w:val="20"/>
              </w:rPr>
            </w:pPr>
            <w:r w:rsidRPr="00475CA0">
              <w:rPr>
                <w:rFonts w:ascii="Arial" w:hAnsi="Arial" w:cs="Arial"/>
                <w:sz w:val="20"/>
                <w:szCs w:val="20"/>
              </w:rPr>
              <w:t>Директор по внедрению интегрированной системы управления АО "Полюс Вернинское"</w:t>
            </w:r>
          </w:p>
        </w:tc>
        <w:tc>
          <w:tcPr>
            <w:tcW w:w="2552" w:type="dxa"/>
          </w:tcPr>
          <w:p w14:paraId="47C59E37" w14:textId="77777777" w:rsidR="009E28A6" w:rsidRPr="00475CA0" w:rsidRDefault="009E28A6" w:rsidP="00B10924">
            <w:pPr>
              <w:jc w:val="left"/>
              <w:rPr>
                <w:rFonts w:ascii="Arial" w:hAnsi="Arial" w:cs="Arial"/>
                <w:sz w:val="20"/>
                <w:szCs w:val="20"/>
              </w:rPr>
            </w:pPr>
            <w:r w:rsidRPr="00475CA0">
              <w:rPr>
                <w:rFonts w:ascii="Arial" w:hAnsi="Arial" w:cs="Arial"/>
                <w:sz w:val="20"/>
                <w:szCs w:val="20"/>
              </w:rPr>
              <w:t>Романова В. А.</w:t>
            </w:r>
          </w:p>
        </w:tc>
        <w:tc>
          <w:tcPr>
            <w:tcW w:w="1395" w:type="dxa"/>
          </w:tcPr>
          <w:p w14:paraId="03536F23" w14:textId="77777777" w:rsidR="009E28A6" w:rsidRPr="00F94454" w:rsidRDefault="009E28A6" w:rsidP="001661FB">
            <w:pPr>
              <w:jc w:val="center"/>
              <w:rPr>
                <w:rFonts w:ascii="Arial" w:hAnsi="Arial" w:cs="Arial"/>
                <w:sz w:val="20"/>
              </w:rPr>
            </w:pPr>
          </w:p>
        </w:tc>
        <w:tc>
          <w:tcPr>
            <w:tcW w:w="2167" w:type="dxa"/>
          </w:tcPr>
          <w:p w14:paraId="32DB4C4F" w14:textId="77777777" w:rsidR="009E28A6" w:rsidRPr="00F94454" w:rsidRDefault="009E28A6" w:rsidP="001661FB">
            <w:pPr>
              <w:jc w:val="center"/>
              <w:rPr>
                <w:rFonts w:ascii="Arial" w:hAnsi="Arial" w:cs="Arial"/>
                <w:sz w:val="20"/>
              </w:rPr>
            </w:pPr>
          </w:p>
        </w:tc>
      </w:tr>
      <w:tr w:rsidR="009E28A6" w:rsidRPr="00F94454" w14:paraId="697F2EFC" w14:textId="77777777" w:rsidTr="001661FB">
        <w:trPr>
          <w:cantSplit/>
        </w:trPr>
        <w:tc>
          <w:tcPr>
            <w:tcW w:w="4077" w:type="dxa"/>
          </w:tcPr>
          <w:p w14:paraId="26C36FF7" w14:textId="09F3404F" w:rsidR="009E28A6" w:rsidRPr="00475CA0" w:rsidRDefault="009E28A6" w:rsidP="001661FB">
            <w:pPr>
              <w:jc w:val="left"/>
              <w:rPr>
                <w:rFonts w:ascii="Arial" w:hAnsi="Arial" w:cs="Arial"/>
                <w:sz w:val="20"/>
                <w:szCs w:val="20"/>
              </w:rPr>
            </w:pPr>
            <w:r w:rsidRPr="00475CA0">
              <w:rPr>
                <w:rFonts w:ascii="Arial" w:hAnsi="Arial" w:cs="Arial"/>
                <w:sz w:val="20"/>
                <w:szCs w:val="20"/>
              </w:rPr>
              <w:t>Директор по внедрению</w:t>
            </w:r>
            <w:r w:rsidR="00875722">
              <w:rPr>
                <w:rFonts w:ascii="Arial" w:hAnsi="Arial" w:cs="Arial"/>
                <w:sz w:val="20"/>
                <w:szCs w:val="20"/>
              </w:rPr>
              <w:t xml:space="preserve"> </w:t>
            </w:r>
            <w:r w:rsidRPr="00475CA0">
              <w:rPr>
                <w:rFonts w:ascii="Arial" w:hAnsi="Arial" w:cs="Arial"/>
                <w:sz w:val="20"/>
                <w:szCs w:val="20"/>
              </w:rPr>
              <w:t>интегрированной системы управления АО "Полюс Красноярск" (Магадан)</w:t>
            </w:r>
          </w:p>
        </w:tc>
        <w:tc>
          <w:tcPr>
            <w:tcW w:w="2552" w:type="dxa"/>
          </w:tcPr>
          <w:p w14:paraId="32AB191E" w14:textId="77777777" w:rsidR="009E28A6" w:rsidRPr="00475CA0" w:rsidRDefault="009E28A6" w:rsidP="00B10924">
            <w:pPr>
              <w:jc w:val="left"/>
              <w:rPr>
                <w:rFonts w:ascii="Arial" w:hAnsi="Arial" w:cs="Arial"/>
                <w:sz w:val="20"/>
                <w:szCs w:val="20"/>
              </w:rPr>
            </w:pPr>
            <w:r w:rsidRPr="00475CA0">
              <w:rPr>
                <w:rFonts w:ascii="Arial" w:hAnsi="Arial" w:cs="Arial"/>
                <w:sz w:val="20"/>
                <w:szCs w:val="20"/>
              </w:rPr>
              <w:t>Плешкова Е. Н.</w:t>
            </w:r>
          </w:p>
        </w:tc>
        <w:tc>
          <w:tcPr>
            <w:tcW w:w="1395" w:type="dxa"/>
          </w:tcPr>
          <w:p w14:paraId="68EF6B30" w14:textId="77777777" w:rsidR="009E28A6" w:rsidRPr="00F94454" w:rsidRDefault="009E28A6" w:rsidP="001661FB">
            <w:pPr>
              <w:jc w:val="center"/>
              <w:rPr>
                <w:rFonts w:ascii="Arial" w:hAnsi="Arial" w:cs="Arial"/>
                <w:sz w:val="20"/>
              </w:rPr>
            </w:pPr>
          </w:p>
        </w:tc>
        <w:tc>
          <w:tcPr>
            <w:tcW w:w="2167" w:type="dxa"/>
          </w:tcPr>
          <w:p w14:paraId="43F001BB" w14:textId="77777777" w:rsidR="009E28A6" w:rsidRPr="00F94454" w:rsidRDefault="009E28A6" w:rsidP="001661FB">
            <w:pPr>
              <w:jc w:val="center"/>
              <w:rPr>
                <w:rFonts w:ascii="Arial" w:hAnsi="Arial" w:cs="Arial"/>
                <w:sz w:val="20"/>
              </w:rPr>
            </w:pPr>
          </w:p>
        </w:tc>
      </w:tr>
      <w:tr w:rsidR="009E28A6" w:rsidRPr="00F94454" w14:paraId="03DC8987" w14:textId="77777777" w:rsidTr="001661FB">
        <w:trPr>
          <w:cantSplit/>
        </w:trPr>
        <w:tc>
          <w:tcPr>
            <w:tcW w:w="4077" w:type="dxa"/>
          </w:tcPr>
          <w:p w14:paraId="4F3A6166" w14:textId="77777777" w:rsidR="009E28A6" w:rsidRPr="00475CA0" w:rsidRDefault="009E28A6" w:rsidP="001661FB">
            <w:pPr>
              <w:jc w:val="left"/>
              <w:rPr>
                <w:rFonts w:ascii="Arial" w:hAnsi="Arial" w:cs="Arial"/>
                <w:sz w:val="20"/>
                <w:szCs w:val="20"/>
              </w:rPr>
            </w:pPr>
            <w:r w:rsidRPr="00475CA0">
              <w:rPr>
                <w:rFonts w:ascii="Arial" w:hAnsi="Arial" w:cs="Arial"/>
                <w:sz w:val="20"/>
                <w:szCs w:val="20"/>
              </w:rPr>
              <w:t>Руководитель направления архитектуры информационных систем</w:t>
            </w:r>
          </w:p>
        </w:tc>
        <w:tc>
          <w:tcPr>
            <w:tcW w:w="2552" w:type="dxa"/>
          </w:tcPr>
          <w:p w14:paraId="0DB75675" w14:textId="77777777" w:rsidR="009E28A6" w:rsidRPr="00475CA0" w:rsidRDefault="009E28A6" w:rsidP="00B10924">
            <w:pPr>
              <w:jc w:val="left"/>
              <w:rPr>
                <w:rFonts w:ascii="Arial" w:hAnsi="Arial" w:cs="Arial"/>
                <w:sz w:val="20"/>
                <w:szCs w:val="20"/>
              </w:rPr>
            </w:pPr>
            <w:r w:rsidRPr="00475CA0">
              <w:rPr>
                <w:rFonts w:ascii="Arial" w:hAnsi="Arial" w:cs="Arial"/>
                <w:sz w:val="20"/>
                <w:szCs w:val="20"/>
              </w:rPr>
              <w:t>Безродний А.В.</w:t>
            </w:r>
          </w:p>
        </w:tc>
        <w:tc>
          <w:tcPr>
            <w:tcW w:w="1395" w:type="dxa"/>
          </w:tcPr>
          <w:p w14:paraId="4D7C7628" w14:textId="77777777" w:rsidR="009E28A6" w:rsidRPr="00F94454" w:rsidRDefault="009E28A6" w:rsidP="001661FB">
            <w:pPr>
              <w:jc w:val="center"/>
              <w:rPr>
                <w:rFonts w:ascii="Arial" w:hAnsi="Arial" w:cs="Arial"/>
                <w:sz w:val="20"/>
              </w:rPr>
            </w:pPr>
          </w:p>
        </w:tc>
        <w:tc>
          <w:tcPr>
            <w:tcW w:w="2167" w:type="dxa"/>
          </w:tcPr>
          <w:p w14:paraId="3ACDCA74" w14:textId="77777777" w:rsidR="009E28A6" w:rsidRPr="00F94454" w:rsidRDefault="009E28A6" w:rsidP="001661FB">
            <w:pPr>
              <w:jc w:val="center"/>
              <w:rPr>
                <w:rFonts w:ascii="Arial" w:hAnsi="Arial" w:cs="Arial"/>
                <w:sz w:val="20"/>
              </w:rPr>
            </w:pPr>
          </w:p>
        </w:tc>
      </w:tr>
      <w:tr w:rsidR="009E28A6" w:rsidRPr="00F94454" w14:paraId="5B2E10C9" w14:textId="77777777" w:rsidTr="001661FB">
        <w:trPr>
          <w:cantSplit/>
        </w:trPr>
        <w:tc>
          <w:tcPr>
            <w:tcW w:w="4077" w:type="dxa"/>
          </w:tcPr>
          <w:p w14:paraId="3E94BB29" w14:textId="77777777" w:rsidR="009E28A6" w:rsidRPr="00475CA0" w:rsidRDefault="009E28A6" w:rsidP="001661FB">
            <w:pPr>
              <w:jc w:val="left"/>
              <w:rPr>
                <w:rFonts w:ascii="Arial" w:hAnsi="Arial" w:cs="Arial"/>
                <w:sz w:val="20"/>
                <w:szCs w:val="20"/>
              </w:rPr>
            </w:pPr>
            <w:r w:rsidRPr="00475CA0">
              <w:rPr>
                <w:rFonts w:ascii="Arial" w:hAnsi="Arial" w:cs="Arial"/>
                <w:sz w:val="20"/>
                <w:szCs w:val="20"/>
              </w:rPr>
              <w:t>Старший менеджер по интеграции проектов операционного блока</w:t>
            </w:r>
          </w:p>
        </w:tc>
        <w:tc>
          <w:tcPr>
            <w:tcW w:w="2552" w:type="dxa"/>
          </w:tcPr>
          <w:p w14:paraId="6ADCF9CB" w14:textId="77777777" w:rsidR="009E28A6" w:rsidRPr="00475CA0" w:rsidRDefault="009E28A6" w:rsidP="00B10924">
            <w:pPr>
              <w:jc w:val="left"/>
              <w:rPr>
                <w:rFonts w:ascii="Arial" w:hAnsi="Arial" w:cs="Arial"/>
                <w:sz w:val="20"/>
                <w:szCs w:val="20"/>
              </w:rPr>
            </w:pPr>
            <w:r w:rsidRPr="00475CA0">
              <w:rPr>
                <w:rFonts w:ascii="Arial" w:hAnsi="Arial" w:cs="Arial"/>
                <w:sz w:val="20"/>
                <w:szCs w:val="20"/>
              </w:rPr>
              <w:t>Кузьмин А.А.</w:t>
            </w:r>
          </w:p>
        </w:tc>
        <w:tc>
          <w:tcPr>
            <w:tcW w:w="1395" w:type="dxa"/>
          </w:tcPr>
          <w:p w14:paraId="3A67E226" w14:textId="77777777" w:rsidR="009E28A6" w:rsidRPr="00F94454" w:rsidRDefault="009E28A6" w:rsidP="001661FB">
            <w:pPr>
              <w:jc w:val="center"/>
              <w:rPr>
                <w:rFonts w:ascii="Arial" w:hAnsi="Arial" w:cs="Arial"/>
                <w:sz w:val="20"/>
              </w:rPr>
            </w:pPr>
          </w:p>
        </w:tc>
        <w:tc>
          <w:tcPr>
            <w:tcW w:w="2167" w:type="dxa"/>
          </w:tcPr>
          <w:p w14:paraId="3E5B99F5" w14:textId="77777777" w:rsidR="009E28A6" w:rsidRPr="00F94454" w:rsidRDefault="009E28A6" w:rsidP="001661FB">
            <w:pPr>
              <w:jc w:val="center"/>
              <w:rPr>
                <w:rFonts w:ascii="Arial" w:hAnsi="Arial" w:cs="Arial"/>
                <w:sz w:val="20"/>
              </w:rPr>
            </w:pPr>
          </w:p>
        </w:tc>
      </w:tr>
      <w:tr w:rsidR="009E28A6" w:rsidRPr="00F94454" w14:paraId="43702D43" w14:textId="77777777" w:rsidTr="001661FB">
        <w:trPr>
          <w:cantSplit/>
        </w:trPr>
        <w:tc>
          <w:tcPr>
            <w:tcW w:w="4077" w:type="dxa"/>
          </w:tcPr>
          <w:p w14:paraId="1146E57C" w14:textId="77777777" w:rsidR="009E28A6" w:rsidRPr="00475CA0" w:rsidRDefault="009E28A6" w:rsidP="001661FB">
            <w:pPr>
              <w:jc w:val="left"/>
              <w:rPr>
                <w:rFonts w:ascii="Arial" w:hAnsi="Arial" w:cs="Arial"/>
                <w:sz w:val="20"/>
                <w:szCs w:val="20"/>
              </w:rPr>
            </w:pPr>
            <w:r w:rsidRPr="00475CA0">
              <w:rPr>
                <w:rFonts w:ascii="Arial" w:hAnsi="Arial" w:cs="Arial"/>
                <w:sz w:val="20"/>
                <w:szCs w:val="20"/>
              </w:rPr>
              <w:t>Старший менеджер по интеграции проектов корпоративных функций</w:t>
            </w:r>
          </w:p>
        </w:tc>
        <w:tc>
          <w:tcPr>
            <w:tcW w:w="2552" w:type="dxa"/>
          </w:tcPr>
          <w:p w14:paraId="67DE8030" w14:textId="77777777" w:rsidR="009E28A6" w:rsidRPr="00475CA0" w:rsidRDefault="009E28A6" w:rsidP="00B10924">
            <w:pPr>
              <w:jc w:val="left"/>
              <w:rPr>
                <w:rFonts w:ascii="Arial" w:hAnsi="Arial" w:cs="Arial"/>
                <w:sz w:val="20"/>
                <w:szCs w:val="20"/>
              </w:rPr>
            </w:pPr>
            <w:r w:rsidRPr="00475CA0">
              <w:rPr>
                <w:rFonts w:ascii="Arial" w:hAnsi="Arial" w:cs="Arial"/>
                <w:sz w:val="20"/>
                <w:szCs w:val="20"/>
              </w:rPr>
              <w:t>Тюриков М.Ю.</w:t>
            </w:r>
          </w:p>
        </w:tc>
        <w:tc>
          <w:tcPr>
            <w:tcW w:w="1395" w:type="dxa"/>
          </w:tcPr>
          <w:p w14:paraId="5DE8AFD7" w14:textId="77777777" w:rsidR="009E28A6" w:rsidRPr="00F94454" w:rsidRDefault="009E28A6" w:rsidP="001661FB">
            <w:pPr>
              <w:jc w:val="center"/>
              <w:rPr>
                <w:rFonts w:ascii="Arial" w:hAnsi="Arial" w:cs="Arial"/>
                <w:sz w:val="20"/>
              </w:rPr>
            </w:pPr>
          </w:p>
        </w:tc>
        <w:tc>
          <w:tcPr>
            <w:tcW w:w="2167" w:type="dxa"/>
          </w:tcPr>
          <w:p w14:paraId="42AEB55B" w14:textId="77777777" w:rsidR="009E28A6" w:rsidRPr="00F94454" w:rsidRDefault="009E28A6" w:rsidP="001661FB">
            <w:pPr>
              <w:jc w:val="center"/>
              <w:rPr>
                <w:rFonts w:ascii="Arial" w:hAnsi="Arial" w:cs="Arial"/>
                <w:sz w:val="20"/>
              </w:rPr>
            </w:pPr>
          </w:p>
        </w:tc>
      </w:tr>
      <w:tr w:rsidR="009E28A6" w:rsidRPr="00F94454" w14:paraId="696025B4" w14:textId="77777777" w:rsidTr="001661FB">
        <w:trPr>
          <w:cantSplit/>
        </w:trPr>
        <w:tc>
          <w:tcPr>
            <w:tcW w:w="4077" w:type="dxa"/>
          </w:tcPr>
          <w:p w14:paraId="41854EF0" w14:textId="77777777" w:rsidR="009E28A6" w:rsidRPr="00475CA0" w:rsidRDefault="009E28A6" w:rsidP="001661FB">
            <w:pPr>
              <w:jc w:val="left"/>
              <w:rPr>
                <w:rFonts w:ascii="Arial" w:hAnsi="Arial" w:cs="Arial"/>
                <w:sz w:val="20"/>
                <w:szCs w:val="20"/>
              </w:rPr>
            </w:pPr>
            <w:r w:rsidRPr="00475CA0">
              <w:rPr>
                <w:rFonts w:ascii="Arial" w:hAnsi="Arial" w:cs="Arial"/>
                <w:sz w:val="20"/>
                <w:szCs w:val="20"/>
              </w:rPr>
              <w:t>Руководитель группы по технической архитектуре и ИТ-безопасности</w:t>
            </w:r>
          </w:p>
        </w:tc>
        <w:tc>
          <w:tcPr>
            <w:tcW w:w="2552" w:type="dxa"/>
          </w:tcPr>
          <w:p w14:paraId="323220BC" w14:textId="77777777" w:rsidR="009E28A6" w:rsidRPr="00475CA0" w:rsidRDefault="009E28A6" w:rsidP="00B10924">
            <w:pPr>
              <w:jc w:val="left"/>
              <w:rPr>
                <w:rFonts w:ascii="Arial" w:hAnsi="Arial" w:cs="Arial"/>
                <w:sz w:val="20"/>
                <w:szCs w:val="20"/>
              </w:rPr>
            </w:pPr>
            <w:r w:rsidRPr="00475CA0">
              <w:rPr>
                <w:rFonts w:ascii="Arial" w:hAnsi="Arial" w:cs="Arial"/>
                <w:sz w:val="20"/>
                <w:szCs w:val="20"/>
              </w:rPr>
              <w:t>Волков А. В.</w:t>
            </w:r>
          </w:p>
        </w:tc>
        <w:tc>
          <w:tcPr>
            <w:tcW w:w="1395" w:type="dxa"/>
          </w:tcPr>
          <w:p w14:paraId="481E9414" w14:textId="77777777" w:rsidR="009E28A6" w:rsidRPr="00F94454" w:rsidRDefault="009E28A6" w:rsidP="001661FB">
            <w:pPr>
              <w:jc w:val="center"/>
              <w:rPr>
                <w:rFonts w:ascii="Arial" w:hAnsi="Arial" w:cs="Arial"/>
                <w:sz w:val="20"/>
              </w:rPr>
            </w:pPr>
          </w:p>
        </w:tc>
        <w:tc>
          <w:tcPr>
            <w:tcW w:w="2167" w:type="dxa"/>
          </w:tcPr>
          <w:p w14:paraId="58239D8E" w14:textId="77777777" w:rsidR="009E28A6" w:rsidRPr="00F94454" w:rsidRDefault="009E28A6" w:rsidP="001661FB">
            <w:pPr>
              <w:jc w:val="center"/>
              <w:rPr>
                <w:rFonts w:ascii="Arial" w:hAnsi="Arial" w:cs="Arial"/>
                <w:sz w:val="20"/>
              </w:rPr>
            </w:pPr>
          </w:p>
        </w:tc>
      </w:tr>
      <w:tr w:rsidR="009E28A6" w:rsidRPr="00F94454" w14:paraId="3C76D0CF" w14:textId="77777777" w:rsidTr="001661FB">
        <w:trPr>
          <w:cantSplit/>
        </w:trPr>
        <w:tc>
          <w:tcPr>
            <w:tcW w:w="4077" w:type="dxa"/>
          </w:tcPr>
          <w:p w14:paraId="2893516B" w14:textId="77777777" w:rsidR="009E28A6" w:rsidRPr="00475CA0" w:rsidRDefault="009E28A6" w:rsidP="001661FB">
            <w:pPr>
              <w:jc w:val="left"/>
              <w:rPr>
                <w:rFonts w:ascii="Arial" w:hAnsi="Arial" w:cs="Arial"/>
                <w:sz w:val="20"/>
                <w:szCs w:val="20"/>
              </w:rPr>
            </w:pPr>
            <w:r w:rsidRPr="00475CA0">
              <w:rPr>
                <w:rFonts w:ascii="Arial" w:hAnsi="Arial" w:cs="Arial"/>
                <w:sz w:val="20"/>
                <w:szCs w:val="20"/>
              </w:rPr>
              <w:t>Руководитель группы контроли и риски</w:t>
            </w:r>
          </w:p>
        </w:tc>
        <w:tc>
          <w:tcPr>
            <w:tcW w:w="2552" w:type="dxa"/>
          </w:tcPr>
          <w:p w14:paraId="36A74658" w14:textId="77777777" w:rsidR="009E28A6" w:rsidRPr="00475CA0" w:rsidRDefault="009E28A6" w:rsidP="00B10924">
            <w:pPr>
              <w:jc w:val="left"/>
              <w:rPr>
                <w:rFonts w:ascii="Arial" w:hAnsi="Arial" w:cs="Arial"/>
                <w:sz w:val="20"/>
                <w:szCs w:val="20"/>
              </w:rPr>
            </w:pPr>
            <w:r w:rsidRPr="00475CA0">
              <w:rPr>
                <w:rFonts w:ascii="Arial" w:hAnsi="Arial" w:cs="Arial"/>
                <w:sz w:val="20"/>
                <w:szCs w:val="20"/>
              </w:rPr>
              <w:t>Глухова А. В.</w:t>
            </w:r>
          </w:p>
        </w:tc>
        <w:tc>
          <w:tcPr>
            <w:tcW w:w="1395" w:type="dxa"/>
          </w:tcPr>
          <w:p w14:paraId="4A427AF4" w14:textId="77777777" w:rsidR="009E28A6" w:rsidRPr="00F94454" w:rsidRDefault="009E28A6" w:rsidP="001661FB">
            <w:pPr>
              <w:jc w:val="center"/>
              <w:rPr>
                <w:rFonts w:ascii="Arial" w:hAnsi="Arial" w:cs="Arial"/>
                <w:sz w:val="20"/>
              </w:rPr>
            </w:pPr>
          </w:p>
        </w:tc>
        <w:tc>
          <w:tcPr>
            <w:tcW w:w="2167" w:type="dxa"/>
          </w:tcPr>
          <w:p w14:paraId="7373CC70" w14:textId="77777777" w:rsidR="009E28A6" w:rsidRPr="00F94454" w:rsidRDefault="009E28A6" w:rsidP="001661FB">
            <w:pPr>
              <w:jc w:val="center"/>
              <w:rPr>
                <w:rFonts w:ascii="Arial" w:hAnsi="Arial" w:cs="Arial"/>
                <w:sz w:val="20"/>
              </w:rPr>
            </w:pPr>
          </w:p>
        </w:tc>
      </w:tr>
      <w:tr w:rsidR="009E28A6" w:rsidRPr="00F94454" w14:paraId="5A101886" w14:textId="77777777" w:rsidTr="001661FB">
        <w:trPr>
          <w:cantSplit/>
        </w:trPr>
        <w:tc>
          <w:tcPr>
            <w:tcW w:w="4077" w:type="dxa"/>
          </w:tcPr>
          <w:p w14:paraId="3535733C" w14:textId="77777777" w:rsidR="009E28A6" w:rsidRPr="00475CA0" w:rsidRDefault="009E28A6" w:rsidP="001661FB">
            <w:pPr>
              <w:jc w:val="left"/>
              <w:rPr>
                <w:rFonts w:ascii="Arial" w:hAnsi="Arial" w:cs="Arial"/>
                <w:sz w:val="20"/>
                <w:szCs w:val="20"/>
              </w:rPr>
            </w:pPr>
            <w:r w:rsidRPr="00475CA0">
              <w:rPr>
                <w:rFonts w:ascii="Arial" w:hAnsi="Arial" w:cs="Arial"/>
                <w:sz w:val="20"/>
                <w:szCs w:val="20"/>
                <w:lang w:eastAsia="ru-RU"/>
              </w:rPr>
              <w:t>Руководитель программы трансформации системы управления основными фондами</w:t>
            </w:r>
          </w:p>
        </w:tc>
        <w:tc>
          <w:tcPr>
            <w:tcW w:w="2552" w:type="dxa"/>
          </w:tcPr>
          <w:p w14:paraId="5E929D10" w14:textId="77777777" w:rsidR="009E28A6" w:rsidRPr="00475CA0" w:rsidRDefault="009E28A6" w:rsidP="00B10924">
            <w:pPr>
              <w:jc w:val="left"/>
              <w:rPr>
                <w:rFonts w:ascii="Arial" w:hAnsi="Arial" w:cs="Arial"/>
                <w:sz w:val="20"/>
                <w:szCs w:val="20"/>
              </w:rPr>
            </w:pPr>
            <w:r w:rsidRPr="00475CA0">
              <w:rPr>
                <w:rFonts w:ascii="Arial" w:hAnsi="Arial" w:cs="Arial"/>
                <w:sz w:val="20"/>
                <w:szCs w:val="20"/>
              </w:rPr>
              <w:t>Загребин В.В.</w:t>
            </w:r>
          </w:p>
        </w:tc>
        <w:tc>
          <w:tcPr>
            <w:tcW w:w="1395" w:type="dxa"/>
          </w:tcPr>
          <w:p w14:paraId="39A0479A" w14:textId="77777777" w:rsidR="009E28A6" w:rsidRPr="00F94454" w:rsidRDefault="009E28A6" w:rsidP="001661FB">
            <w:pPr>
              <w:jc w:val="center"/>
              <w:rPr>
                <w:rFonts w:ascii="Arial" w:hAnsi="Arial" w:cs="Arial"/>
                <w:sz w:val="20"/>
              </w:rPr>
            </w:pPr>
          </w:p>
        </w:tc>
        <w:tc>
          <w:tcPr>
            <w:tcW w:w="2167" w:type="dxa"/>
          </w:tcPr>
          <w:p w14:paraId="54E7C226" w14:textId="77777777" w:rsidR="009E28A6" w:rsidRPr="00F94454" w:rsidRDefault="009E28A6" w:rsidP="001661FB">
            <w:pPr>
              <w:jc w:val="center"/>
              <w:rPr>
                <w:rFonts w:ascii="Arial" w:hAnsi="Arial" w:cs="Arial"/>
                <w:sz w:val="20"/>
              </w:rPr>
            </w:pPr>
          </w:p>
        </w:tc>
      </w:tr>
    </w:tbl>
    <w:p w14:paraId="3689BC06" w14:textId="77777777" w:rsidR="009E28A6" w:rsidRPr="00F94454" w:rsidRDefault="009E28A6" w:rsidP="009E28A6">
      <w:pPr>
        <w:pStyle w:val="S0"/>
        <w:rPr>
          <w:rFonts w:ascii="Arial" w:hAnsi="Arial" w:cs="Arial"/>
        </w:rPr>
        <w:sectPr w:rsidR="009E28A6" w:rsidRPr="00F94454" w:rsidSect="009355EA">
          <w:headerReference w:type="default" r:id="rId11"/>
          <w:footerReference w:type="default" r:id="rId12"/>
          <w:headerReference w:type="first" r:id="rId13"/>
          <w:footerReference w:type="first" r:id="rId14"/>
          <w:pgSz w:w="11907" w:h="16840" w:code="9"/>
          <w:pgMar w:top="1134" w:right="567" w:bottom="1134" w:left="1134" w:header="737" w:footer="680" w:gutter="0"/>
          <w:cols w:space="708"/>
          <w:titlePg/>
          <w:docGrid w:linePitch="360"/>
        </w:sectPr>
      </w:pPr>
    </w:p>
    <w:bookmarkStart w:id="80" w:name="_Toc522014113" w:displacedByCustomXml="next"/>
    <w:bookmarkStart w:id="81" w:name="_Toc521512713" w:displacedByCustomXml="next"/>
    <w:bookmarkStart w:id="82" w:name="_Toc38890289" w:displacedByCustomXml="next"/>
    <w:sdt>
      <w:sdtPr>
        <w:rPr>
          <w:rFonts w:ascii="Times New Roman" w:hAnsi="Times New Roman" w:cs="Times New Roman"/>
          <w:b w:val="0"/>
          <w:bCs w:val="0"/>
          <w:caps w:val="0"/>
          <w:kern w:val="0"/>
          <w:sz w:val="24"/>
          <w:szCs w:val="22"/>
        </w:rPr>
        <w:id w:val="408662671"/>
        <w:docPartObj>
          <w:docPartGallery w:val="Table of Contents"/>
          <w:docPartUnique/>
        </w:docPartObj>
      </w:sdtPr>
      <w:sdtEndPr/>
      <w:sdtContent>
        <w:p w14:paraId="5CFF08DF" w14:textId="77777777" w:rsidR="009E28A6" w:rsidRPr="00652478" w:rsidRDefault="009E28A6" w:rsidP="009C0DCC">
          <w:pPr>
            <w:pStyle w:val="1"/>
            <w:numPr>
              <w:ilvl w:val="0"/>
              <w:numId w:val="0"/>
            </w:numPr>
            <w:ind w:left="431"/>
            <w:rPr>
              <w:lang w:val="en-US"/>
            </w:rPr>
          </w:pPr>
          <w:r w:rsidRPr="00F94454">
            <w:t>Оглавление</w:t>
          </w:r>
          <w:bookmarkEnd w:id="82"/>
          <w:bookmarkEnd w:id="81"/>
          <w:bookmarkEnd w:id="80"/>
        </w:p>
        <w:p w14:paraId="5C6E4747" w14:textId="6772F186" w:rsidR="001F0898" w:rsidRDefault="009E28A6">
          <w:pPr>
            <w:pStyle w:val="14"/>
            <w:rPr>
              <w:rFonts w:asciiTheme="minorHAnsi" w:eastAsiaTheme="minorEastAsia" w:hAnsiTheme="minorHAnsi" w:cstheme="minorBidi"/>
              <w:b w:val="0"/>
              <w:sz w:val="22"/>
              <w:szCs w:val="22"/>
              <w:lang w:eastAsia="ru-RU"/>
            </w:rPr>
          </w:pPr>
          <w:r w:rsidRPr="00F94454">
            <w:fldChar w:fldCharType="begin"/>
          </w:r>
          <w:r w:rsidRPr="00F94454">
            <w:instrText xml:space="preserve"> TOC \o "1-3" \h \z \u </w:instrText>
          </w:r>
          <w:r w:rsidRPr="00F94454">
            <w:fldChar w:fldCharType="separate"/>
          </w:r>
          <w:hyperlink w:anchor="_Toc38890289" w:history="1">
            <w:r w:rsidR="001F0898" w:rsidRPr="00474E4A">
              <w:rPr>
                <w:rStyle w:val="aa"/>
              </w:rPr>
              <w:t>Оглавление</w:t>
            </w:r>
            <w:r w:rsidR="001F0898">
              <w:rPr>
                <w:webHidden/>
              </w:rPr>
              <w:tab/>
            </w:r>
            <w:r w:rsidR="001F0898">
              <w:rPr>
                <w:webHidden/>
              </w:rPr>
              <w:fldChar w:fldCharType="begin"/>
            </w:r>
            <w:r w:rsidR="001F0898">
              <w:rPr>
                <w:webHidden/>
              </w:rPr>
              <w:instrText xml:space="preserve"> PAGEREF _Toc38890289 \h </w:instrText>
            </w:r>
            <w:r w:rsidR="001F0898">
              <w:rPr>
                <w:webHidden/>
              </w:rPr>
            </w:r>
            <w:r w:rsidR="001F0898">
              <w:rPr>
                <w:webHidden/>
              </w:rPr>
              <w:fldChar w:fldCharType="separate"/>
            </w:r>
            <w:r w:rsidR="001F0898">
              <w:rPr>
                <w:webHidden/>
              </w:rPr>
              <w:t>5</w:t>
            </w:r>
            <w:r w:rsidR="001F0898">
              <w:rPr>
                <w:webHidden/>
              </w:rPr>
              <w:fldChar w:fldCharType="end"/>
            </w:r>
          </w:hyperlink>
        </w:p>
        <w:p w14:paraId="0DB159A5" w14:textId="0177865F" w:rsidR="001F0898" w:rsidRDefault="00FF1EBD">
          <w:pPr>
            <w:pStyle w:val="14"/>
            <w:rPr>
              <w:rFonts w:asciiTheme="minorHAnsi" w:eastAsiaTheme="minorEastAsia" w:hAnsiTheme="minorHAnsi" w:cstheme="minorBidi"/>
              <w:b w:val="0"/>
              <w:sz w:val="22"/>
              <w:szCs w:val="22"/>
              <w:lang w:eastAsia="ru-RU"/>
            </w:rPr>
          </w:pPr>
          <w:hyperlink w:anchor="_Toc38890290" w:history="1">
            <w:r w:rsidR="001F0898" w:rsidRPr="00474E4A">
              <w:rPr>
                <w:rStyle w:val="aa"/>
              </w:rPr>
              <w:t>1</w:t>
            </w:r>
            <w:r w:rsidR="001F0898">
              <w:rPr>
                <w:rFonts w:asciiTheme="minorHAnsi" w:eastAsiaTheme="minorEastAsia" w:hAnsiTheme="minorHAnsi" w:cstheme="minorBidi"/>
                <w:b w:val="0"/>
                <w:sz w:val="22"/>
                <w:szCs w:val="22"/>
                <w:lang w:eastAsia="ru-RU"/>
              </w:rPr>
              <w:tab/>
            </w:r>
            <w:r w:rsidR="001F0898" w:rsidRPr="00474E4A">
              <w:rPr>
                <w:rStyle w:val="aa"/>
              </w:rPr>
              <w:t>Глоссарий</w:t>
            </w:r>
            <w:r w:rsidR="001F0898">
              <w:rPr>
                <w:webHidden/>
              </w:rPr>
              <w:tab/>
            </w:r>
            <w:r w:rsidR="001F0898">
              <w:rPr>
                <w:webHidden/>
              </w:rPr>
              <w:fldChar w:fldCharType="begin"/>
            </w:r>
            <w:r w:rsidR="001F0898">
              <w:rPr>
                <w:webHidden/>
              </w:rPr>
              <w:instrText xml:space="preserve"> PAGEREF _Toc38890290 \h </w:instrText>
            </w:r>
            <w:r w:rsidR="001F0898">
              <w:rPr>
                <w:webHidden/>
              </w:rPr>
            </w:r>
            <w:r w:rsidR="001F0898">
              <w:rPr>
                <w:webHidden/>
              </w:rPr>
              <w:fldChar w:fldCharType="separate"/>
            </w:r>
            <w:r w:rsidR="001F0898">
              <w:rPr>
                <w:webHidden/>
              </w:rPr>
              <w:t>8</w:t>
            </w:r>
            <w:r w:rsidR="001F0898">
              <w:rPr>
                <w:webHidden/>
              </w:rPr>
              <w:fldChar w:fldCharType="end"/>
            </w:r>
          </w:hyperlink>
        </w:p>
        <w:p w14:paraId="67C8C32A" w14:textId="0474C2FE" w:rsidR="001F0898" w:rsidRDefault="00FF1EBD">
          <w:pPr>
            <w:pStyle w:val="14"/>
            <w:rPr>
              <w:rFonts w:asciiTheme="minorHAnsi" w:eastAsiaTheme="minorEastAsia" w:hAnsiTheme="minorHAnsi" w:cstheme="minorBidi"/>
              <w:b w:val="0"/>
              <w:sz w:val="22"/>
              <w:szCs w:val="22"/>
              <w:lang w:eastAsia="ru-RU"/>
            </w:rPr>
          </w:pPr>
          <w:hyperlink w:anchor="_Toc38890291" w:history="1">
            <w:r w:rsidR="001F0898" w:rsidRPr="00474E4A">
              <w:rPr>
                <w:rStyle w:val="aa"/>
              </w:rPr>
              <w:t>2</w:t>
            </w:r>
            <w:r w:rsidR="001F0898">
              <w:rPr>
                <w:rFonts w:asciiTheme="minorHAnsi" w:eastAsiaTheme="minorEastAsia" w:hAnsiTheme="minorHAnsi" w:cstheme="minorBidi"/>
                <w:b w:val="0"/>
                <w:sz w:val="22"/>
                <w:szCs w:val="22"/>
                <w:lang w:eastAsia="ru-RU"/>
              </w:rPr>
              <w:tab/>
            </w:r>
            <w:r w:rsidR="001F0898" w:rsidRPr="00474E4A">
              <w:rPr>
                <w:rStyle w:val="aa"/>
              </w:rPr>
              <w:t>Назначение документа</w:t>
            </w:r>
            <w:r w:rsidR="001F0898">
              <w:rPr>
                <w:webHidden/>
              </w:rPr>
              <w:tab/>
            </w:r>
            <w:r w:rsidR="001F0898">
              <w:rPr>
                <w:webHidden/>
              </w:rPr>
              <w:fldChar w:fldCharType="begin"/>
            </w:r>
            <w:r w:rsidR="001F0898">
              <w:rPr>
                <w:webHidden/>
              </w:rPr>
              <w:instrText xml:space="preserve"> PAGEREF _Toc38890291 \h </w:instrText>
            </w:r>
            <w:r w:rsidR="001F0898">
              <w:rPr>
                <w:webHidden/>
              </w:rPr>
            </w:r>
            <w:r w:rsidR="001F0898">
              <w:rPr>
                <w:webHidden/>
              </w:rPr>
              <w:fldChar w:fldCharType="separate"/>
            </w:r>
            <w:r w:rsidR="001F0898">
              <w:rPr>
                <w:webHidden/>
              </w:rPr>
              <w:t>8</w:t>
            </w:r>
            <w:r w:rsidR="001F0898">
              <w:rPr>
                <w:webHidden/>
              </w:rPr>
              <w:fldChar w:fldCharType="end"/>
            </w:r>
          </w:hyperlink>
        </w:p>
        <w:p w14:paraId="1BF41341" w14:textId="03AF2917" w:rsidR="001F0898" w:rsidRDefault="00FF1EBD">
          <w:pPr>
            <w:pStyle w:val="14"/>
            <w:rPr>
              <w:rFonts w:asciiTheme="minorHAnsi" w:eastAsiaTheme="minorEastAsia" w:hAnsiTheme="minorHAnsi" w:cstheme="minorBidi"/>
              <w:b w:val="0"/>
              <w:sz w:val="22"/>
              <w:szCs w:val="22"/>
              <w:lang w:eastAsia="ru-RU"/>
            </w:rPr>
          </w:pPr>
          <w:hyperlink w:anchor="_Toc38890292" w:history="1">
            <w:r w:rsidR="001F0898" w:rsidRPr="00474E4A">
              <w:rPr>
                <w:rStyle w:val="aa"/>
              </w:rPr>
              <w:t>3</w:t>
            </w:r>
            <w:r w:rsidR="001F0898">
              <w:rPr>
                <w:rFonts w:asciiTheme="minorHAnsi" w:eastAsiaTheme="minorEastAsia" w:hAnsiTheme="minorHAnsi" w:cstheme="minorBidi"/>
                <w:b w:val="0"/>
                <w:sz w:val="22"/>
                <w:szCs w:val="22"/>
                <w:lang w:eastAsia="ru-RU"/>
              </w:rPr>
              <w:tab/>
            </w:r>
            <w:r w:rsidR="001F0898" w:rsidRPr="00474E4A">
              <w:rPr>
                <w:rStyle w:val="aa"/>
              </w:rPr>
              <w:t>Предпосылки успешной реализации</w:t>
            </w:r>
            <w:r w:rsidR="001F0898">
              <w:rPr>
                <w:webHidden/>
              </w:rPr>
              <w:tab/>
            </w:r>
            <w:r w:rsidR="001F0898">
              <w:rPr>
                <w:webHidden/>
              </w:rPr>
              <w:fldChar w:fldCharType="begin"/>
            </w:r>
            <w:r w:rsidR="001F0898">
              <w:rPr>
                <w:webHidden/>
              </w:rPr>
              <w:instrText xml:space="preserve"> PAGEREF _Toc38890292 \h </w:instrText>
            </w:r>
            <w:r w:rsidR="001F0898">
              <w:rPr>
                <w:webHidden/>
              </w:rPr>
            </w:r>
            <w:r w:rsidR="001F0898">
              <w:rPr>
                <w:webHidden/>
              </w:rPr>
              <w:fldChar w:fldCharType="separate"/>
            </w:r>
            <w:r w:rsidR="001F0898">
              <w:rPr>
                <w:webHidden/>
              </w:rPr>
              <w:t>8</w:t>
            </w:r>
            <w:r w:rsidR="001F0898">
              <w:rPr>
                <w:webHidden/>
              </w:rPr>
              <w:fldChar w:fldCharType="end"/>
            </w:r>
          </w:hyperlink>
        </w:p>
        <w:p w14:paraId="7D9354CA" w14:textId="5526D282" w:rsidR="001F0898" w:rsidRDefault="00FF1EBD">
          <w:pPr>
            <w:pStyle w:val="14"/>
            <w:rPr>
              <w:rFonts w:asciiTheme="minorHAnsi" w:eastAsiaTheme="minorEastAsia" w:hAnsiTheme="minorHAnsi" w:cstheme="minorBidi"/>
              <w:b w:val="0"/>
              <w:sz w:val="22"/>
              <w:szCs w:val="22"/>
              <w:lang w:eastAsia="ru-RU"/>
            </w:rPr>
          </w:pPr>
          <w:hyperlink w:anchor="_Toc38890293" w:history="1">
            <w:r w:rsidR="001F0898" w:rsidRPr="00474E4A">
              <w:rPr>
                <w:rStyle w:val="aa"/>
                <w:rFonts w:eastAsia="Calibri"/>
              </w:rPr>
              <w:t>4</w:t>
            </w:r>
            <w:r w:rsidR="001F0898">
              <w:rPr>
                <w:rFonts w:asciiTheme="minorHAnsi" w:eastAsiaTheme="minorEastAsia" w:hAnsiTheme="minorHAnsi" w:cstheme="minorBidi"/>
                <w:b w:val="0"/>
                <w:sz w:val="22"/>
                <w:szCs w:val="22"/>
                <w:lang w:eastAsia="ru-RU"/>
              </w:rPr>
              <w:tab/>
            </w:r>
            <w:r w:rsidR="001F0898" w:rsidRPr="00474E4A">
              <w:rPr>
                <w:rStyle w:val="aa"/>
                <w:rFonts w:eastAsia="Calibri"/>
              </w:rPr>
              <w:t>Бизнес-требования</w:t>
            </w:r>
            <w:r w:rsidR="001F0898">
              <w:rPr>
                <w:webHidden/>
              </w:rPr>
              <w:tab/>
            </w:r>
            <w:r w:rsidR="001F0898">
              <w:rPr>
                <w:webHidden/>
              </w:rPr>
              <w:fldChar w:fldCharType="begin"/>
            </w:r>
            <w:r w:rsidR="001F0898">
              <w:rPr>
                <w:webHidden/>
              </w:rPr>
              <w:instrText xml:space="preserve"> PAGEREF _Toc38890293 \h </w:instrText>
            </w:r>
            <w:r w:rsidR="001F0898">
              <w:rPr>
                <w:webHidden/>
              </w:rPr>
            </w:r>
            <w:r w:rsidR="001F0898">
              <w:rPr>
                <w:webHidden/>
              </w:rPr>
              <w:fldChar w:fldCharType="separate"/>
            </w:r>
            <w:r w:rsidR="001F0898">
              <w:rPr>
                <w:webHidden/>
              </w:rPr>
              <w:t>10</w:t>
            </w:r>
            <w:r w:rsidR="001F0898">
              <w:rPr>
                <w:webHidden/>
              </w:rPr>
              <w:fldChar w:fldCharType="end"/>
            </w:r>
          </w:hyperlink>
        </w:p>
        <w:p w14:paraId="1828C1B8" w14:textId="48E934BA" w:rsidR="001F0898" w:rsidRDefault="00FF1EBD">
          <w:pPr>
            <w:pStyle w:val="14"/>
            <w:rPr>
              <w:rFonts w:asciiTheme="minorHAnsi" w:eastAsiaTheme="minorEastAsia" w:hAnsiTheme="minorHAnsi" w:cstheme="minorBidi"/>
              <w:b w:val="0"/>
              <w:sz w:val="22"/>
              <w:szCs w:val="22"/>
              <w:lang w:eastAsia="ru-RU"/>
            </w:rPr>
          </w:pPr>
          <w:hyperlink w:anchor="_Toc38890294" w:history="1">
            <w:r w:rsidR="001F0898" w:rsidRPr="00474E4A">
              <w:rPr>
                <w:rStyle w:val="aa"/>
                <w:rFonts w:eastAsia="Calibri"/>
              </w:rPr>
              <w:t>5</w:t>
            </w:r>
            <w:r w:rsidR="001F0898">
              <w:rPr>
                <w:rFonts w:asciiTheme="minorHAnsi" w:eastAsiaTheme="minorEastAsia" w:hAnsiTheme="minorHAnsi" w:cstheme="minorBidi"/>
                <w:b w:val="0"/>
                <w:sz w:val="22"/>
                <w:szCs w:val="22"/>
                <w:lang w:eastAsia="ru-RU"/>
              </w:rPr>
              <w:tab/>
            </w:r>
            <w:r w:rsidR="001F0898" w:rsidRPr="00474E4A">
              <w:rPr>
                <w:rStyle w:val="aa"/>
                <w:rFonts w:eastAsia="Calibri"/>
              </w:rPr>
              <w:t>Реализация бизнес-процессов</w:t>
            </w:r>
            <w:r w:rsidR="001F0898">
              <w:rPr>
                <w:webHidden/>
              </w:rPr>
              <w:tab/>
            </w:r>
            <w:r w:rsidR="001F0898">
              <w:rPr>
                <w:webHidden/>
              </w:rPr>
              <w:fldChar w:fldCharType="begin"/>
            </w:r>
            <w:r w:rsidR="001F0898">
              <w:rPr>
                <w:webHidden/>
              </w:rPr>
              <w:instrText xml:space="preserve"> PAGEREF _Toc38890294 \h </w:instrText>
            </w:r>
            <w:r w:rsidR="001F0898">
              <w:rPr>
                <w:webHidden/>
              </w:rPr>
            </w:r>
            <w:r w:rsidR="001F0898">
              <w:rPr>
                <w:webHidden/>
              </w:rPr>
              <w:fldChar w:fldCharType="separate"/>
            </w:r>
            <w:r w:rsidR="001F0898">
              <w:rPr>
                <w:webHidden/>
              </w:rPr>
              <w:t>10</w:t>
            </w:r>
            <w:r w:rsidR="001F0898">
              <w:rPr>
                <w:webHidden/>
              </w:rPr>
              <w:fldChar w:fldCharType="end"/>
            </w:r>
          </w:hyperlink>
        </w:p>
        <w:p w14:paraId="6E9C7EE4" w14:textId="63CDDF90" w:rsidR="001F0898" w:rsidRDefault="00FF1EBD">
          <w:pPr>
            <w:pStyle w:val="24"/>
            <w:rPr>
              <w:rFonts w:eastAsiaTheme="minorEastAsia" w:cstheme="minorBidi"/>
              <w:b w:val="0"/>
              <w:noProof/>
              <w:lang w:eastAsia="ru-RU"/>
            </w:rPr>
          </w:pPr>
          <w:hyperlink w:anchor="_Toc38890295" w:history="1">
            <w:r w:rsidR="001F0898" w:rsidRPr="00474E4A">
              <w:rPr>
                <w:rStyle w:val="aa"/>
                <w:rFonts w:eastAsiaTheme="majorEastAsia" w:cs="Arial"/>
                <w:noProof/>
              </w:rPr>
              <w:t>5.1</w:t>
            </w:r>
            <w:r w:rsidR="001F0898">
              <w:rPr>
                <w:rFonts w:eastAsiaTheme="minorEastAsia" w:cstheme="minorBidi"/>
                <w:b w:val="0"/>
                <w:noProof/>
                <w:lang w:eastAsia="ru-RU"/>
              </w:rPr>
              <w:tab/>
            </w:r>
            <w:r w:rsidR="001F0898" w:rsidRPr="00474E4A">
              <w:rPr>
                <w:rStyle w:val="aa"/>
                <w:rFonts w:eastAsiaTheme="majorEastAsia" w:cs="Arial"/>
                <w:noProof/>
              </w:rPr>
              <w:t>Описание бизнес-процессов</w:t>
            </w:r>
            <w:r w:rsidR="001F0898">
              <w:rPr>
                <w:noProof/>
                <w:webHidden/>
              </w:rPr>
              <w:tab/>
            </w:r>
            <w:r w:rsidR="001F0898">
              <w:rPr>
                <w:noProof/>
                <w:webHidden/>
              </w:rPr>
              <w:fldChar w:fldCharType="begin"/>
            </w:r>
            <w:r w:rsidR="001F0898">
              <w:rPr>
                <w:noProof/>
                <w:webHidden/>
              </w:rPr>
              <w:instrText xml:space="preserve"> PAGEREF _Toc38890295 \h </w:instrText>
            </w:r>
            <w:r w:rsidR="001F0898">
              <w:rPr>
                <w:noProof/>
                <w:webHidden/>
              </w:rPr>
            </w:r>
            <w:r w:rsidR="001F0898">
              <w:rPr>
                <w:noProof/>
                <w:webHidden/>
              </w:rPr>
              <w:fldChar w:fldCharType="separate"/>
            </w:r>
            <w:r w:rsidR="001F0898">
              <w:rPr>
                <w:noProof/>
                <w:webHidden/>
              </w:rPr>
              <w:t>10</w:t>
            </w:r>
            <w:r w:rsidR="001F0898">
              <w:rPr>
                <w:noProof/>
                <w:webHidden/>
              </w:rPr>
              <w:fldChar w:fldCharType="end"/>
            </w:r>
          </w:hyperlink>
        </w:p>
        <w:p w14:paraId="04BCE2DF" w14:textId="30EF08B0" w:rsidR="001F0898" w:rsidRDefault="00FF1EBD">
          <w:pPr>
            <w:pStyle w:val="33"/>
            <w:rPr>
              <w:rFonts w:eastAsiaTheme="minorEastAsia" w:cstheme="minorBidi"/>
              <w:noProof/>
              <w:lang w:eastAsia="ru-RU"/>
            </w:rPr>
          </w:pPr>
          <w:hyperlink w:anchor="_Toc38890302" w:history="1">
            <w:r w:rsidR="001F0898" w:rsidRPr="00474E4A">
              <w:rPr>
                <w:rStyle w:val="aa"/>
                <w:noProof/>
              </w:rPr>
              <w:t>5.1.1</w:t>
            </w:r>
            <w:r w:rsidR="001F0898">
              <w:rPr>
                <w:rFonts w:eastAsiaTheme="minorEastAsia" w:cstheme="minorBidi"/>
                <w:noProof/>
                <w:lang w:eastAsia="ru-RU"/>
              </w:rPr>
              <w:tab/>
            </w:r>
            <w:r w:rsidR="001F0898" w:rsidRPr="00474E4A">
              <w:rPr>
                <w:rStyle w:val="aa"/>
                <w:noProof/>
              </w:rPr>
              <w:t>Описание бизнес-процесса ПП-07.03.03.01-ERP Выполнение и фактический учет воздействий</w:t>
            </w:r>
            <w:r w:rsidR="001F0898">
              <w:rPr>
                <w:noProof/>
                <w:webHidden/>
              </w:rPr>
              <w:tab/>
            </w:r>
            <w:r w:rsidR="001F0898">
              <w:rPr>
                <w:noProof/>
                <w:webHidden/>
              </w:rPr>
              <w:fldChar w:fldCharType="begin"/>
            </w:r>
            <w:r w:rsidR="001F0898">
              <w:rPr>
                <w:noProof/>
                <w:webHidden/>
              </w:rPr>
              <w:instrText xml:space="preserve"> PAGEREF _Toc38890302 \h </w:instrText>
            </w:r>
            <w:r w:rsidR="001F0898">
              <w:rPr>
                <w:noProof/>
                <w:webHidden/>
              </w:rPr>
            </w:r>
            <w:r w:rsidR="001F0898">
              <w:rPr>
                <w:noProof/>
                <w:webHidden/>
              </w:rPr>
              <w:fldChar w:fldCharType="separate"/>
            </w:r>
            <w:r w:rsidR="001F0898">
              <w:rPr>
                <w:noProof/>
                <w:webHidden/>
              </w:rPr>
              <w:t>10</w:t>
            </w:r>
            <w:r w:rsidR="001F0898">
              <w:rPr>
                <w:noProof/>
                <w:webHidden/>
              </w:rPr>
              <w:fldChar w:fldCharType="end"/>
            </w:r>
          </w:hyperlink>
        </w:p>
        <w:p w14:paraId="5D584A2B" w14:textId="590857E0" w:rsidR="001F0898" w:rsidRDefault="00FF1EBD">
          <w:pPr>
            <w:pStyle w:val="33"/>
            <w:rPr>
              <w:rFonts w:eastAsiaTheme="minorEastAsia" w:cstheme="minorBidi"/>
              <w:noProof/>
              <w:lang w:eastAsia="ru-RU"/>
            </w:rPr>
          </w:pPr>
          <w:hyperlink w:anchor="_Toc38890303" w:history="1">
            <w:r w:rsidR="001F0898" w:rsidRPr="00474E4A">
              <w:rPr>
                <w:rStyle w:val="aa"/>
                <w:noProof/>
              </w:rPr>
              <w:t>5.1.2</w:t>
            </w:r>
            <w:r w:rsidR="001F0898">
              <w:rPr>
                <w:rFonts w:eastAsiaTheme="minorEastAsia" w:cstheme="minorBidi"/>
                <w:noProof/>
                <w:lang w:eastAsia="ru-RU"/>
              </w:rPr>
              <w:tab/>
            </w:r>
            <w:r w:rsidR="001F0898" w:rsidRPr="00474E4A">
              <w:rPr>
                <w:rStyle w:val="aa"/>
                <w:rFonts w:cs="Arial"/>
                <w:noProof/>
              </w:rPr>
              <w:t xml:space="preserve">Описание </w:t>
            </w:r>
            <w:r w:rsidR="001F0898" w:rsidRPr="00474E4A">
              <w:rPr>
                <w:rStyle w:val="aa"/>
                <w:noProof/>
              </w:rPr>
              <w:t>бизнес-процесса ПП-07.03.03.02-</w:t>
            </w:r>
            <w:r w:rsidR="001F0898" w:rsidRPr="00474E4A">
              <w:rPr>
                <w:rStyle w:val="aa"/>
                <w:noProof/>
                <w:lang w:val="en-US"/>
              </w:rPr>
              <w:t>ERP</w:t>
            </w:r>
            <w:r w:rsidR="001F0898" w:rsidRPr="00474E4A">
              <w:rPr>
                <w:rStyle w:val="aa"/>
                <w:noProof/>
              </w:rPr>
              <w:t xml:space="preserve"> Управление внеплановыми воздействиями</w:t>
            </w:r>
            <w:r w:rsidR="001F0898">
              <w:rPr>
                <w:noProof/>
                <w:webHidden/>
              </w:rPr>
              <w:tab/>
            </w:r>
            <w:r w:rsidR="001F0898">
              <w:rPr>
                <w:noProof/>
                <w:webHidden/>
              </w:rPr>
              <w:fldChar w:fldCharType="begin"/>
            </w:r>
            <w:r w:rsidR="001F0898">
              <w:rPr>
                <w:noProof/>
                <w:webHidden/>
              </w:rPr>
              <w:instrText xml:space="preserve"> PAGEREF _Toc38890303 \h </w:instrText>
            </w:r>
            <w:r w:rsidR="001F0898">
              <w:rPr>
                <w:noProof/>
                <w:webHidden/>
              </w:rPr>
            </w:r>
            <w:r w:rsidR="001F0898">
              <w:rPr>
                <w:noProof/>
                <w:webHidden/>
              </w:rPr>
              <w:fldChar w:fldCharType="separate"/>
            </w:r>
            <w:r w:rsidR="001F0898">
              <w:rPr>
                <w:noProof/>
                <w:webHidden/>
              </w:rPr>
              <w:t>12</w:t>
            </w:r>
            <w:r w:rsidR="001F0898">
              <w:rPr>
                <w:noProof/>
                <w:webHidden/>
              </w:rPr>
              <w:fldChar w:fldCharType="end"/>
            </w:r>
          </w:hyperlink>
        </w:p>
        <w:p w14:paraId="1F224690" w14:textId="548BDCD4" w:rsidR="001F0898" w:rsidRDefault="00FF1EBD">
          <w:pPr>
            <w:pStyle w:val="33"/>
            <w:rPr>
              <w:rFonts w:eastAsiaTheme="minorEastAsia" w:cstheme="minorBidi"/>
              <w:noProof/>
              <w:lang w:eastAsia="ru-RU"/>
            </w:rPr>
          </w:pPr>
          <w:hyperlink w:anchor="_Toc38890304" w:history="1">
            <w:r w:rsidR="001F0898" w:rsidRPr="00474E4A">
              <w:rPr>
                <w:rStyle w:val="aa"/>
                <w:noProof/>
              </w:rPr>
              <w:t>5.1.3</w:t>
            </w:r>
            <w:r w:rsidR="001F0898">
              <w:rPr>
                <w:rFonts w:eastAsiaTheme="minorEastAsia" w:cstheme="minorBidi"/>
                <w:noProof/>
                <w:lang w:eastAsia="ru-RU"/>
              </w:rPr>
              <w:tab/>
            </w:r>
            <w:r w:rsidR="001F0898" w:rsidRPr="00474E4A">
              <w:rPr>
                <w:rStyle w:val="aa"/>
                <w:noProof/>
              </w:rPr>
              <w:t>Описание бизнес-процесса ПП-07.03.03.03-ERP Управление аварийными воздействиями ТОиР критичного оборудования</w:t>
            </w:r>
            <w:r w:rsidR="001F0898">
              <w:rPr>
                <w:noProof/>
                <w:webHidden/>
              </w:rPr>
              <w:tab/>
            </w:r>
            <w:r w:rsidR="001F0898">
              <w:rPr>
                <w:noProof/>
                <w:webHidden/>
              </w:rPr>
              <w:fldChar w:fldCharType="begin"/>
            </w:r>
            <w:r w:rsidR="001F0898">
              <w:rPr>
                <w:noProof/>
                <w:webHidden/>
              </w:rPr>
              <w:instrText xml:space="preserve"> PAGEREF _Toc38890304 \h </w:instrText>
            </w:r>
            <w:r w:rsidR="001F0898">
              <w:rPr>
                <w:noProof/>
                <w:webHidden/>
              </w:rPr>
            </w:r>
            <w:r w:rsidR="001F0898">
              <w:rPr>
                <w:noProof/>
                <w:webHidden/>
              </w:rPr>
              <w:fldChar w:fldCharType="separate"/>
            </w:r>
            <w:r w:rsidR="001F0898">
              <w:rPr>
                <w:noProof/>
                <w:webHidden/>
              </w:rPr>
              <w:t>15</w:t>
            </w:r>
            <w:r w:rsidR="001F0898">
              <w:rPr>
                <w:noProof/>
                <w:webHidden/>
              </w:rPr>
              <w:fldChar w:fldCharType="end"/>
            </w:r>
          </w:hyperlink>
        </w:p>
        <w:p w14:paraId="00F9CE38" w14:textId="10145A52" w:rsidR="001F0898" w:rsidRDefault="00FF1EBD">
          <w:pPr>
            <w:pStyle w:val="33"/>
            <w:rPr>
              <w:rFonts w:eastAsiaTheme="minorEastAsia" w:cstheme="minorBidi"/>
              <w:noProof/>
              <w:lang w:eastAsia="ru-RU"/>
            </w:rPr>
          </w:pPr>
          <w:hyperlink w:anchor="_Toc38890305" w:history="1">
            <w:r w:rsidR="001F0898" w:rsidRPr="00474E4A">
              <w:rPr>
                <w:rStyle w:val="aa"/>
                <w:noProof/>
              </w:rPr>
              <w:t>5.1.4</w:t>
            </w:r>
            <w:r w:rsidR="001F0898">
              <w:rPr>
                <w:rFonts w:eastAsiaTheme="minorEastAsia" w:cstheme="minorBidi"/>
                <w:noProof/>
                <w:lang w:eastAsia="ru-RU"/>
              </w:rPr>
              <w:tab/>
            </w:r>
            <w:r w:rsidR="001F0898" w:rsidRPr="00474E4A">
              <w:rPr>
                <w:rStyle w:val="aa"/>
                <w:noProof/>
              </w:rPr>
              <w:t>Описание бизнес-процесса ПП-07.03.03.04-</w:t>
            </w:r>
            <w:r w:rsidR="001F0898" w:rsidRPr="00474E4A">
              <w:rPr>
                <w:rStyle w:val="aa"/>
                <w:noProof/>
                <w:lang w:val="en-US"/>
              </w:rPr>
              <w:t>ERP</w:t>
            </w:r>
            <w:r w:rsidR="001F0898" w:rsidRPr="00474E4A">
              <w:rPr>
                <w:rStyle w:val="aa"/>
                <w:noProof/>
              </w:rPr>
              <w:t xml:space="preserve"> Регистрация ежесменного обслуживания</w:t>
            </w:r>
            <w:r w:rsidR="001F0898">
              <w:rPr>
                <w:noProof/>
                <w:webHidden/>
              </w:rPr>
              <w:tab/>
            </w:r>
            <w:r w:rsidR="001F0898">
              <w:rPr>
                <w:noProof/>
                <w:webHidden/>
              </w:rPr>
              <w:fldChar w:fldCharType="begin"/>
            </w:r>
            <w:r w:rsidR="001F0898">
              <w:rPr>
                <w:noProof/>
                <w:webHidden/>
              </w:rPr>
              <w:instrText xml:space="preserve"> PAGEREF _Toc38890305 \h </w:instrText>
            </w:r>
            <w:r w:rsidR="001F0898">
              <w:rPr>
                <w:noProof/>
                <w:webHidden/>
              </w:rPr>
            </w:r>
            <w:r w:rsidR="001F0898">
              <w:rPr>
                <w:noProof/>
                <w:webHidden/>
              </w:rPr>
              <w:fldChar w:fldCharType="separate"/>
            </w:r>
            <w:r w:rsidR="001F0898">
              <w:rPr>
                <w:noProof/>
                <w:webHidden/>
              </w:rPr>
              <w:t>17</w:t>
            </w:r>
            <w:r w:rsidR="001F0898">
              <w:rPr>
                <w:noProof/>
                <w:webHidden/>
              </w:rPr>
              <w:fldChar w:fldCharType="end"/>
            </w:r>
          </w:hyperlink>
        </w:p>
        <w:p w14:paraId="0A68EDE6" w14:textId="57A295DB" w:rsidR="001F0898" w:rsidRDefault="00FF1EBD">
          <w:pPr>
            <w:pStyle w:val="24"/>
            <w:rPr>
              <w:rFonts w:eastAsiaTheme="minorEastAsia" w:cstheme="minorBidi"/>
              <w:b w:val="0"/>
              <w:noProof/>
              <w:lang w:eastAsia="ru-RU"/>
            </w:rPr>
          </w:pPr>
          <w:hyperlink w:anchor="_Toc38890306" w:history="1">
            <w:r w:rsidR="001F0898" w:rsidRPr="00474E4A">
              <w:rPr>
                <w:rStyle w:val="aa"/>
                <w:rFonts w:eastAsiaTheme="majorEastAsia" w:cstheme="majorBidi"/>
                <w:noProof/>
              </w:rPr>
              <w:t>5.2</w:t>
            </w:r>
            <w:r w:rsidR="001F0898">
              <w:rPr>
                <w:rFonts w:eastAsiaTheme="minorEastAsia" w:cstheme="minorBidi"/>
                <w:b w:val="0"/>
                <w:noProof/>
                <w:lang w:eastAsia="ru-RU"/>
              </w:rPr>
              <w:tab/>
            </w:r>
            <w:r w:rsidR="001F0898" w:rsidRPr="00474E4A">
              <w:rPr>
                <w:rStyle w:val="aa"/>
                <w:rFonts w:eastAsiaTheme="majorEastAsia" w:cstheme="majorBidi"/>
                <w:noProof/>
              </w:rPr>
              <w:t>Описание шагов бизнес-процессов</w:t>
            </w:r>
            <w:r w:rsidR="001F0898">
              <w:rPr>
                <w:noProof/>
                <w:webHidden/>
              </w:rPr>
              <w:tab/>
            </w:r>
            <w:r w:rsidR="001F0898">
              <w:rPr>
                <w:noProof/>
                <w:webHidden/>
              </w:rPr>
              <w:fldChar w:fldCharType="begin"/>
            </w:r>
            <w:r w:rsidR="001F0898">
              <w:rPr>
                <w:noProof/>
                <w:webHidden/>
              </w:rPr>
              <w:instrText xml:space="preserve"> PAGEREF _Toc38890306 \h </w:instrText>
            </w:r>
            <w:r w:rsidR="001F0898">
              <w:rPr>
                <w:noProof/>
                <w:webHidden/>
              </w:rPr>
            </w:r>
            <w:r w:rsidR="001F0898">
              <w:rPr>
                <w:noProof/>
                <w:webHidden/>
              </w:rPr>
              <w:fldChar w:fldCharType="separate"/>
            </w:r>
            <w:r w:rsidR="001F0898">
              <w:rPr>
                <w:noProof/>
                <w:webHidden/>
              </w:rPr>
              <w:t>20</w:t>
            </w:r>
            <w:r w:rsidR="001F0898">
              <w:rPr>
                <w:noProof/>
                <w:webHidden/>
              </w:rPr>
              <w:fldChar w:fldCharType="end"/>
            </w:r>
          </w:hyperlink>
        </w:p>
        <w:p w14:paraId="767B42D4" w14:textId="02B085FD" w:rsidR="001F0898" w:rsidRDefault="00FF1EBD">
          <w:pPr>
            <w:pStyle w:val="33"/>
            <w:rPr>
              <w:rFonts w:eastAsiaTheme="minorEastAsia" w:cstheme="minorBidi"/>
              <w:noProof/>
              <w:lang w:eastAsia="ru-RU"/>
            </w:rPr>
          </w:pPr>
          <w:hyperlink w:anchor="_Toc38890308" w:history="1">
            <w:r w:rsidR="001F0898" w:rsidRPr="00474E4A">
              <w:rPr>
                <w:rStyle w:val="aa"/>
                <w:noProof/>
              </w:rPr>
              <w:t>5.2.1</w:t>
            </w:r>
            <w:r w:rsidR="001F0898">
              <w:rPr>
                <w:rFonts w:eastAsiaTheme="minorEastAsia" w:cstheme="minorBidi"/>
                <w:noProof/>
                <w:lang w:eastAsia="ru-RU"/>
              </w:rPr>
              <w:tab/>
            </w:r>
            <w:r w:rsidR="001F0898" w:rsidRPr="00474E4A">
              <w:rPr>
                <w:rStyle w:val="aa"/>
                <w:noProof/>
              </w:rPr>
              <w:t>Описание шагов бизнес-процесса ПП-07.03.03.01-</w:t>
            </w:r>
            <w:r w:rsidR="001F0898" w:rsidRPr="00474E4A">
              <w:rPr>
                <w:rStyle w:val="aa"/>
                <w:noProof/>
                <w:lang w:val="en-US"/>
              </w:rPr>
              <w:t>ERP</w:t>
            </w:r>
            <w:r w:rsidR="001F0898" w:rsidRPr="00474E4A">
              <w:rPr>
                <w:rStyle w:val="aa"/>
                <w:noProof/>
              </w:rPr>
              <w:t xml:space="preserve"> Выполнение и фактический учет воздействий</w:t>
            </w:r>
            <w:r w:rsidR="001F0898">
              <w:rPr>
                <w:noProof/>
                <w:webHidden/>
              </w:rPr>
              <w:tab/>
            </w:r>
            <w:r w:rsidR="001F0898">
              <w:rPr>
                <w:noProof/>
                <w:webHidden/>
              </w:rPr>
              <w:fldChar w:fldCharType="begin"/>
            </w:r>
            <w:r w:rsidR="001F0898">
              <w:rPr>
                <w:noProof/>
                <w:webHidden/>
              </w:rPr>
              <w:instrText xml:space="preserve"> PAGEREF _Toc38890308 \h </w:instrText>
            </w:r>
            <w:r w:rsidR="001F0898">
              <w:rPr>
                <w:noProof/>
                <w:webHidden/>
              </w:rPr>
            </w:r>
            <w:r w:rsidR="001F0898">
              <w:rPr>
                <w:noProof/>
                <w:webHidden/>
              </w:rPr>
              <w:fldChar w:fldCharType="separate"/>
            </w:r>
            <w:r w:rsidR="001F0898">
              <w:rPr>
                <w:noProof/>
                <w:webHidden/>
              </w:rPr>
              <w:t>20</w:t>
            </w:r>
            <w:r w:rsidR="001F0898">
              <w:rPr>
                <w:noProof/>
                <w:webHidden/>
              </w:rPr>
              <w:fldChar w:fldCharType="end"/>
            </w:r>
          </w:hyperlink>
        </w:p>
        <w:p w14:paraId="71BFC625" w14:textId="077F38DA" w:rsidR="001F0898" w:rsidRDefault="00FF1EBD">
          <w:pPr>
            <w:pStyle w:val="33"/>
            <w:rPr>
              <w:rFonts w:eastAsiaTheme="minorEastAsia" w:cstheme="minorBidi"/>
              <w:noProof/>
              <w:lang w:eastAsia="ru-RU"/>
            </w:rPr>
          </w:pPr>
          <w:hyperlink w:anchor="_Toc38890309" w:history="1">
            <w:r w:rsidR="001F0898" w:rsidRPr="00474E4A">
              <w:rPr>
                <w:rStyle w:val="aa"/>
                <w:noProof/>
              </w:rPr>
              <w:t>5.2.1.1 Шаг процесса 10. Проверка наличия опасных работ и формирование запроса на наряд-допуск</w:t>
            </w:r>
            <w:r w:rsidR="001F0898">
              <w:rPr>
                <w:noProof/>
                <w:webHidden/>
              </w:rPr>
              <w:tab/>
            </w:r>
            <w:r w:rsidR="001F0898">
              <w:rPr>
                <w:noProof/>
                <w:webHidden/>
              </w:rPr>
              <w:fldChar w:fldCharType="begin"/>
            </w:r>
            <w:r w:rsidR="001F0898">
              <w:rPr>
                <w:noProof/>
                <w:webHidden/>
              </w:rPr>
              <w:instrText xml:space="preserve"> PAGEREF _Toc38890309 \h </w:instrText>
            </w:r>
            <w:r w:rsidR="001F0898">
              <w:rPr>
                <w:noProof/>
                <w:webHidden/>
              </w:rPr>
            </w:r>
            <w:r w:rsidR="001F0898">
              <w:rPr>
                <w:noProof/>
                <w:webHidden/>
              </w:rPr>
              <w:fldChar w:fldCharType="separate"/>
            </w:r>
            <w:r w:rsidR="001F0898">
              <w:rPr>
                <w:noProof/>
                <w:webHidden/>
              </w:rPr>
              <w:t>20</w:t>
            </w:r>
            <w:r w:rsidR="001F0898">
              <w:rPr>
                <w:noProof/>
                <w:webHidden/>
              </w:rPr>
              <w:fldChar w:fldCharType="end"/>
            </w:r>
          </w:hyperlink>
        </w:p>
        <w:p w14:paraId="65217D17" w14:textId="14A77CFC" w:rsidR="001F0898" w:rsidRDefault="00FF1EBD">
          <w:pPr>
            <w:pStyle w:val="33"/>
            <w:rPr>
              <w:rFonts w:eastAsiaTheme="minorEastAsia" w:cstheme="minorBidi"/>
              <w:noProof/>
              <w:lang w:eastAsia="ru-RU"/>
            </w:rPr>
          </w:pPr>
          <w:hyperlink w:anchor="_Toc38890310" w:history="1">
            <w:r w:rsidR="001F0898" w:rsidRPr="00474E4A">
              <w:rPr>
                <w:rStyle w:val="aa"/>
                <w:noProof/>
              </w:rPr>
              <w:t>5.2.1.2 Шаг процесса 20. Ежесменное планирование работ, выдача заданий на мобильные устройства</w:t>
            </w:r>
            <w:r w:rsidR="001F0898">
              <w:rPr>
                <w:noProof/>
                <w:webHidden/>
              </w:rPr>
              <w:tab/>
            </w:r>
            <w:r w:rsidR="001F0898">
              <w:rPr>
                <w:noProof/>
                <w:webHidden/>
              </w:rPr>
              <w:fldChar w:fldCharType="begin"/>
            </w:r>
            <w:r w:rsidR="001F0898">
              <w:rPr>
                <w:noProof/>
                <w:webHidden/>
              </w:rPr>
              <w:instrText xml:space="preserve"> PAGEREF _Toc38890310 \h </w:instrText>
            </w:r>
            <w:r w:rsidR="001F0898">
              <w:rPr>
                <w:noProof/>
                <w:webHidden/>
              </w:rPr>
            </w:r>
            <w:r w:rsidR="001F0898">
              <w:rPr>
                <w:noProof/>
                <w:webHidden/>
              </w:rPr>
              <w:fldChar w:fldCharType="separate"/>
            </w:r>
            <w:r w:rsidR="001F0898">
              <w:rPr>
                <w:noProof/>
                <w:webHidden/>
              </w:rPr>
              <w:t>22</w:t>
            </w:r>
            <w:r w:rsidR="001F0898">
              <w:rPr>
                <w:noProof/>
                <w:webHidden/>
              </w:rPr>
              <w:fldChar w:fldCharType="end"/>
            </w:r>
          </w:hyperlink>
        </w:p>
        <w:p w14:paraId="50C8BABD" w14:textId="2140170A" w:rsidR="001F0898" w:rsidRDefault="00FF1EBD">
          <w:pPr>
            <w:pStyle w:val="33"/>
            <w:rPr>
              <w:rFonts w:eastAsiaTheme="minorEastAsia" w:cstheme="minorBidi"/>
              <w:noProof/>
              <w:lang w:eastAsia="ru-RU"/>
            </w:rPr>
          </w:pPr>
          <w:hyperlink w:anchor="_Toc38890311" w:history="1">
            <w:r w:rsidR="001F0898" w:rsidRPr="00474E4A">
              <w:rPr>
                <w:rStyle w:val="aa"/>
                <w:noProof/>
              </w:rPr>
              <w:t>5.2.1.5 Шаг процесса 40. Проверка готовности оборудования</w:t>
            </w:r>
            <w:r w:rsidR="001F0898">
              <w:rPr>
                <w:noProof/>
                <w:webHidden/>
              </w:rPr>
              <w:tab/>
            </w:r>
            <w:r w:rsidR="001F0898">
              <w:rPr>
                <w:noProof/>
                <w:webHidden/>
              </w:rPr>
              <w:fldChar w:fldCharType="begin"/>
            </w:r>
            <w:r w:rsidR="001F0898">
              <w:rPr>
                <w:noProof/>
                <w:webHidden/>
              </w:rPr>
              <w:instrText xml:space="preserve"> PAGEREF _Toc38890311 \h </w:instrText>
            </w:r>
            <w:r w:rsidR="001F0898">
              <w:rPr>
                <w:noProof/>
                <w:webHidden/>
              </w:rPr>
            </w:r>
            <w:r w:rsidR="001F0898">
              <w:rPr>
                <w:noProof/>
                <w:webHidden/>
              </w:rPr>
              <w:fldChar w:fldCharType="separate"/>
            </w:r>
            <w:r w:rsidR="001F0898">
              <w:rPr>
                <w:noProof/>
                <w:webHidden/>
              </w:rPr>
              <w:t>23</w:t>
            </w:r>
            <w:r w:rsidR="001F0898">
              <w:rPr>
                <w:noProof/>
                <w:webHidden/>
              </w:rPr>
              <w:fldChar w:fldCharType="end"/>
            </w:r>
          </w:hyperlink>
        </w:p>
        <w:p w14:paraId="3FB0C744" w14:textId="40C1FE52" w:rsidR="001F0898" w:rsidRDefault="00FF1EBD">
          <w:pPr>
            <w:pStyle w:val="33"/>
            <w:rPr>
              <w:rFonts w:eastAsiaTheme="minorEastAsia" w:cstheme="minorBidi"/>
              <w:noProof/>
              <w:lang w:eastAsia="ru-RU"/>
            </w:rPr>
          </w:pPr>
          <w:hyperlink w:anchor="_Toc38890312" w:history="1">
            <w:r w:rsidR="001F0898" w:rsidRPr="00474E4A">
              <w:rPr>
                <w:rStyle w:val="aa"/>
                <w:noProof/>
              </w:rPr>
              <w:t>5.2.1.3 Шаг процесса 25. Отметка о получении наряда-задания</w:t>
            </w:r>
            <w:r w:rsidR="001F0898">
              <w:rPr>
                <w:noProof/>
                <w:webHidden/>
              </w:rPr>
              <w:tab/>
            </w:r>
            <w:r w:rsidR="001F0898">
              <w:rPr>
                <w:noProof/>
                <w:webHidden/>
              </w:rPr>
              <w:fldChar w:fldCharType="begin"/>
            </w:r>
            <w:r w:rsidR="001F0898">
              <w:rPr>
                <w:noProof/>
                <w:webHidden/>
              </w:rPr>
              <w:instrText xml:space="preserve"> PAGEREF _Toc38890312 \h </w:instrText>
            </w:r>
            <w:r w:rsidR="001F0898">
              <w:rPr>
                <w:noProof/>
                <w:webHidden/>
              </w:rPr>
            </w:r>
            <w:r w:rsidR="001F0898">
              <w:rPr>
                <w:noProof/>
                <w:webHidden/>
              </w:rPr>
              <w:fldChar w:fldCharType="separate"/>
            </w:r>
            <w:r w:rsidR="001F0898">
              <w:rPr>
                <w:noProof/>
                <w:webHidden/>
              </w:rPr>
              <w:t>24</w:t>
            </w:r>
            <w:r w:rsidR="001F0898">
              <w:rPr>
                <w:noProof/>
                <w:webHidden/>
              </w:rPr>
              <w:fldChar w:fldCharType="end"/>
            </w:r>
          </w:hyperlink>
        </w:p>
        <w:p w14:paraId="7BD9570A" w14:textId="49A876BC" w:rsidR="001F0898" w:rsidRDefault="00FF1EBD">
          <w:pPr>
            <w:pStyle w:val="33"/>
            <w:rPr>
              <w:rFonts w:eastAsiaTheme="minorEastAsia" w:cstheme="minorBidi"/>
              <w:noProof/>
              <w:lang w:eastAsia="ru-RU"/>
            </w:rPr>
          </w:pPr>
          <w:hyperlink w:anchor="_Toc38890313" w:history="1">
            <w:r w:rsidR="001F0898" w:rsidRPr="00474E4A">
              <w:rPr>
                <w:rStyle w:val="aa"/>
                <w:noProof/>
              </w:rPr>
              <w:t>5.2.1.4 Шаг процесса 30. Выдача МТР для выполнения работ</w:t>
            </w:r>
            <w:r w:rsidR="001F0898">
              <w:rPr>
                <w:noProof/>
                <w:webHidden/>
              </w:rPr>
              <w:tab/>
            </w:r>
            <w:r w:rsidR="001F0898">
              <w:rPr>
                <w:noProof/>
                <w:webHidden/>
              </w:rPr>
              <w:fldChar w:fldCharType="begin"/>
            </w:r>
            <w:r w:rsidR="001F0898">
              <w:rPr>
                <w:noProof/>
                <w:webHidden/>
              </w:rPr>
              <w:instrText xml:space="preserve"> PAGEREF _Toc38890313 \h </w:instrText>
            </w:r>
            <w:r w:rsidR="001F0898">
              <w:rPr>
                <w:noProof/>
                <w:webHidden/>
              </w:rPr>
            </w:r>
            <w:r w:rsidR="001F0898">
              <w:rPr>
                <w:noProof/>
                <w:webHidden/>
              </w:rPr>
              <w:fldChar w:fldCharType="separate"/>
            </w:r>
            <w:r w:rsidR="001F0898">
              <w:rPr>
                <w:noProof/>
                <w:webHidden/>
              </w:rPr>
              <w:t>24</w:t>
            </w:r>
            <w:r w:rsidR="001F0898">
              <w:rPr>
                <w:noProof/>
                <w:webHidden/>
              </w:rPr>
              <w:fldChar w:fldCharType="end"/>
            </w:r>
          </w:hyperlink>
        </w:p>
        <w:p w14:paraId="5BED0494" w14:textId="0AB93F11" w:rsidR="001F0898" w:rsidRDefault="00FF1EBD">
          <w:pPr>
            <w:pStyle w:val="33"/>
            <w:rPr>
              <w:rFonts w:eastAsiaTheme="minorEastAsia" w:cstheme="minorBidi"/>
              <w:noProof/>
              <w:lang w:eastAsia="ru-RU"/>
            </w:rPr>
          </w:pPr>
          <w:hyperlink w:anchor="_Toc38890314" w:history="1">
            <w:r w:rsidR="001F0898" w:rsidRPr="00474E4A">
              <w:rPr>
                <w:rStyle w:val="aa"/>
                <w:noProof/>
              </w:rPr>
              <w:t>5.2.1.6 Шаг процесса 45. Приемка оборудования в ремонт</w:t>
            </w:r>
            <w:r w:rsidR="001F0898">
              <w:rPr>
                <w:noProof/>
                <w:webHidden/>
              </w:rPr>
              <w:tab/>
            </w:r>
            <w:r w:rsidR="001F0898">
              <w:rPr>
                <w:noProof/>
                <w:webHidden/>
              </w:rPr>
              <w:fldChar w:fldCharType="begin"/>
            </w:r>
            <w:r w:rsidR="001F0898">
              <w:rPr>
                <w:noProof/>
                <w:webHidden/>
              </w:rPr>
              <w:instrText xml:space="preserve"> PAGEREF _Toc38890314 \h </w:instrText>
            </w:r>
            <w:r w:rsidR="001F0898">
              <w:rPr>
                <w:noProof/>
                <w:webHidden/>
              </w:rPr>
            </w:r>
            <w:r w:rsidR="001F0898">
              <w:rPr>
                <w:noProof/>
                <w:webHidden/>
              </w:rPr>
              <w:fldChar w:fldCharType="separate"/>
            </w:r>
            <w:r w:rsidR="001F0898">
              <w:rPr>
                <w:noProof/>
                <w:webHidden/>
              </w:rPr>
              <w:t>24</w:t>
            </w:r>
            <w:r w:rsidR="001F0898">
              <w:rPr>
                <w:noProof/>
                <w:webHidden/>
              </w:rPr>
              <w:fldChar w:fldCharType="end"/>
            </w:r>
          </w:hyperlink>
        </w:p>
        <w:p w14:paraId="2ED59BFA" w14:textId="167BCFAA" w:rsidR="001F0898" w:rsidRDefault="00FF1EBD">
          <w:pPr>
            <w:pStyle w:val="33"/>
            <w:rPr>
              <w:rFonts w:eastAsiaTheme="minorEastAsia" w:cstheme="minorBidi"/>
              <w:noProof/>
              <w:lang w:eastAsia="ru-RU"/>
            </w:rPr>
          </w:pPr>
          <w:hyperlink w:anchor="_Toc38890315" w:history="1">
            <w:r w:rsidR="001F0898" w:rsidRPr="00474E4A">
              <w:rPr>
                <w:rStyle w:val="aa"/>
                <w:noProof/>
              </w:rPr>
              <w:t>5.2.1.7 Шаг процесса 50. Выполнение работ по мероприятию ТОиР</w:t>
            </w:r>
            <w:r w:rsidR="001F0898">
              <w:rPr>
                <w:noProof/>
                <w:webHidden/>
              </w:rPr>
              <w:tab/>
            </w:r>
            <w:r w:rsidR="001F0898">
              <w:rPr>
                <w:noProof/>
                <w:webHidden/>
              </w:rPr>
              <w:fldChar w:fldCharType="begin"/>
            </w:r>
            <w:r w:rsidR="001F0898">
              <w:rPr>
                <w:noProof/>
                <w:webHidden/>
              </w:rPr>
              <w:instrText xml:space="preserve"> PAGEREF _Toc38890315 \h </w:instrText>
            </w:r>
            <w:r w:rsidR="001F0898">
              <w:rPr>
                <w:noProof/>
                <w:webHidden/>
              </w:rPr>
            </w:r>
            <w:r w:rsidR="001F0898">
              <w:rPr>
                <w:noProof/>
                <w:webHidden/>
              </w:rPr>
              <w:fldChar w:fldCharType="separate"/>
            </w:r>
            <w:r w:rsidR="001F0898">
              <w:rPr>
                <w:noProof/>
                <w:webHidden/>
              </w:rPr>
              <w:t>24</w:t>
            </w:r>
            <w:r w:rsidR="001F0898">
              <w:rPr>
                <w:noProof/>
                <w:webHidden/>
              </w:rPr>
              <w:fldChar w:fldCharType="end"/>
            </w:r>
          </w:hyperlink>
        </w:p>
        <w:p w14:paraId="53CD831C" w14:textId="7EA83546" w:rsidR="001F0898" w:rsidRDefault="00FF1EBD">
          <w:pPr>
            <w:pStyle w:val="33"/>
            <w:rPr>
              <w:rFonts w:eastAsiaTheme="minorEastAsia" w:cstheme="minorBidi"/>
              <w:noProof/>
              <w:lang w:eastAsia="ru-RU"/>
            </w:rPr>
          </w:pPr>
          <w:hyperlink w:anchor="_Toc38890316" w:history="1">
            <w:r w:rsidR="001F0898" w:rsidRPr="00474E4A">
              <w:rPr>
                <w:rStyle w:val="aa"/>
                <w:noProof/>
              </w:rPr>
              <w:t>5.2.1.8 Шаг процесса 60. Создание Сообщения ТОРО</w:t>
            </w:r>
            <w:r w:rsidR="001F0898">
              <w:rPr>
                <w:noProof/>
                <w:webHidden/>
              </w:rPr>
              <w:tab/>
            </w:r>
            <w:r w:rsidR="001F0898">
              <w:rPr>
                <w:noProof/>
                <w:webHidden/>
              </w:rPr>
              <w:fldChar w:fldCharType="begin"/>
            </w:r>
            <w:r w:rsidR="001F0898">
              <w:rPr>
                <w:noProof/>
                <w:webHidden/>
              </w:rPr>
              <w:instrText xml:space="preserve"> PAGEREF _Toc38890316 \h </w:instrText>
            </w:r>
            <w:r w:rsidR="001F0898">
              <w:rPr>
                <w:noProof/>
                <w:webHidden/>
              </w:rPr>
            </w:r>
            <w:r w:rsidR="001F0898">
              <w:rPr>
                <w:noProof/>
                <w:webHidden/>
              </w:rPr>
              <w:fldChar w:fldCharType="separate"/>
            </w:r>
            <w:r w:rsidR="001F0898">
              <w:rPr>
                <w:noProof/>
                <w:webHidden/>
              </w:rPr>
              <w:t>25</w:t>
            </w:r>
            <w:r w:rsidR="001F0898">
              <w:rPr>
                <w:noProof/>
                <w:webHidden/>
              </w:rPr>
              <w:fldChar w:fldCharType="end"/>
            </w:r>
          </w:hyperlink>
        </w:p>
        <w:p w14:paraId="0E2BB958" w14:textId="54A46370" w:rsidR="001F0898" w:rsidRDefault="00FF1EBD">
          <w:pPr>
            <w:pStyle w:val="33"/>
            <w:rPr>
              <w:rFonts w:eastAsiaTheme="minorEastAsia" w:cstheme="minorBidi"/>
              <w:noProof/>
              <w:lang w:eastAsia="ru-RU"/>
            </w:rPr>
          </w:pPr>
          <w:hyperlink w:anchor="_Toc38890317" w:history="1">
            <w:r w:rsidR="001F0898" w:rsidRPr="00474E4A">
              <w:rPr>
                <w:rStyle w:val="aa"/>
                <w:noProof/>
              </w:rPr>
              <w:t>5.2.1.9 Шаг процесса 70. Заполнение журналов установленных законодательством форм</w:t>
            </w:r>
            <w:r w:rsidR="001F0898">
              <w:rPr>
                <w:noProof/>
                <w:webHidden/>
              </w:rPr>
              <w:tab/>
            </w:r>
            <w:r w:rsidR="001F0898">
              <w:rPr>
                <w:noProof/>
                <w:webHidden/>
              </w:rPr>
              <w:fldChar w:fldCharType="begin"/>
            </w:r>
            <w:r w:rsidR="001F0898">
              <w:rPr>
                <w:noProof/>
                <w:webHidden/>
              </w:rPr>
              <w:instrText xml:space="preserve"> PAGEREF _Toc38890317 \h </w:instrText>
            </w:r>
            <w:r w:rsidR="001F0898">
              <w:rPr>
                <w:noProof/>
                <w:webHidden/>
              </w:rPr>
            </w:r>
            <w:r w:rsidR="001F0898">
              <w:rPr>
                <w:noProof/>
                <w:webHidden/>
              </w:rPr>
              <w:fldChar w:fldCharType="separate"/>
            </w:r>
            <w:r w:rsidR="001F0898">
              <w:rPr>
                <w:noProof/>
                <w:webHidden/>
              </w:rPr>
              <w:t>26</w:t>
            </w:r>
            <w:r w:rsidR="001F0898">
              <w:rPr>
                <w:noProof/>
                <w:webHidden/>
              </w:rPr>
              <w:fldChar w:fldCharType="end"/>
            </w:r>
          </w:hyperlink>
        </w:p>
        <w:p w14:paraId="3E721539" w14:textId="095658A1" w:rsidR="001F0898" w:rsidRDefault="00FF1EBD">
          <w:pPr>
            <w:pStyle w:val="33"/>
            <w:rPr>
              <w:rFonts w:eastAsiaTheme="minorEastAsia" w:cstheme="minorBidi"/>
              <w:noProof/>
              <w:lang w:eastAsia="ru-RU"/>
            </w:rPr>
          </w:pPr>
          <w:hyperlink w:anchor="_Toc38890318" w:history="1">
            <w:r w:rsidR="001F0898" w:rsidRPr="00474E4A">
              <w:rPr>
                <w:rStyle w:val="aa"/>
                <w:noProof/>
              </w:rPr>
              <w:t>5.2.1.10 Шаг процесса 90. Проверка выполнения работ</w:t>
            </w:r>
            <w:r w:rsidR="001F0898">
              <w:rPr>
                <w:noProof/>
                <w:webHidden/>
              </w:rPr>
              <w:tab/>
            </w:r>
            <w:r w:rsidR="001F0898">
              <w:rPr>
                <w:noProof/>
                <w:webHidden/>
              </w:rPr>
              <w:fldChar w:fldCharType="begin"/>
            </w:r>
            <w:r w:rsidR="001F0898">
              <w:rPr>
                <w:noProof/>
                <w:webHidden/>
              </w:rPr>
              <w:instrText xml:space="preserve"> PAGEREF _Toc38890318 \h </w:instrText>
            </w:r>
            <w:r w:rsidR="001F0898">
              <w:rPr>
                <w:noProof/>
                <w:webHidden/>
              </w:rPr>
            </w:r>
            <w:r w:rsidR="001F0898">
              <w:rPr>
                <w:noProof/>
                <w:webHidden/>
              </w:rPr>
              <w:fldChar w:fldCharType="separate"/>
            </w:r>
            <w:r w:rsidR="001F0898">
              <w:rPr>
                <w:noProof/>
                <w:webHidden/>
              </w:rPr>
              <w:t>26</w:t>
            </w:r>
            <w:r w:rsidR="001F0898">
              <w:rPr>
                <w:noProof/>
                <w:webHidden/>
              </w:rPr>
              <w:fldChar w:fldCharType="end"/>
            </w:r>
          </w:hyperlink>
        </w:p>
        <w:p w14:paraId="39A504A6" w14:textId="36BFCA6A" w:rsidR="001F0898" w:rsidRDefault="00FF1EBD">
          <w:pPr>
            <w:pStyle w:val="33"/>
            <w:rPr>
              <w:rFonts w:eastAsiaTheme="minorEastAsia" w:cstheme="minorBidi"/>
              <w:noProof/>
              <w:lang w:eastAsia="ru-RU"/>
            </w:rPr>
          </w:pPr>
          <w:hyperlink w:anchor="_Toc38890319" w:history="1">
            <w:r w:rsidR="001F0898" w:rsidRPr="00474E4A">
              <w:rPr>
                <w:rStyle w:val="aa"/>
                <w:noProof/>
              </w:rPr>
              <w:t>5.2.1.11 Шаг процесса 80. Отражение времени, фактически затраченного на мероприятия ТОиР</w:t>
            </w:r>
            <w:r w:rsidR="001F0898">
              <w:rPr>
                <w:noProof/>
                <w:webHidden/>
              </w:rPr>
              <w:tab/>
            </w:r>
            <w:r w:rsidR="001F0898">
              <w:rPr>
                <w:noProof/>
                <w:webHidden/>
              </w:rPr>
              <w:fldChar w:fldCharType="begin"/>
            </w:r>
            <w:r w:rsidR="001F0898">
              <w:rPr>
                <w:noProof/>
                <w:webHidden/>
              </w:rPr>
              <w:instrText xml:space="preserve"> PAGEREF _Toc38890319 \h </w:instrText>
            </w:r>
            <w:r w:rsidR="001F0898">
              <w:rPr>
                <w:noProof/>
                <w:webHidden/>
              </w:rPr>
            </w:r>
            <w:r w:rsidR="001F0898">
              <w:rPr>
                <w:noProof/>
                <w:webHidden/>
              </w:rPr>
              <w:fldChar w:fldCharType="separate"/>
            </w:r>
            <w:r w:rsidR="001F0898">
              <w:rPr>
                <w:noProof/>
                <w:webHidden/>
              </w:rPr>
              <w:t>26</w:t>
            </w:r>
            <w:r w:rsidR="001F0898">
              <w:rPr>
                <w:noProof/>
                <w:webHidden/>
              </w:rPr>
              <w:fldChar w:fldCharType="end"/>
            </w:r>
          </w:hyperlink>
        </w:p>
        <w:p w14:paraId="0AB01F16" w14:textId="31165C95" w:rsidR="001F0898" w:rsidRDefault="00FF1EBD">
          <w:pPr>
            <w:pStyle w:val="33"/>
            <w:rPr>
              <w:rFonts w:eastAsiaTheme="minorEastAsia" w:cstheme="minorBidi"/>
              <w:noProof/>
              <w:lang w:eastAsia="ru-RU"/>
            </w:rPr>
          </w:pPr>
          <w:hyperlink w:anchor="_Toc38890320" w:history="1">
            <w:r w:rsidR="001F0898" w:rsidRPr="00474E4A">
              <w:rPr>
                <w:rStyle w:val="aa"/>
                <w:noProof/>
              </w:rPr>
              <w:t>5.2.1.12 Шаг процесса 100. Сдача оборудования в эксплуатацию</w:t>
            </w:r>
            <w:r w:rsidR="001F0898">
              <w:rPr>
                <w:noProof/>
                <w:webHidden/>
              </w:rPr>
              <w:tab/>
            </w:r>
            <w:r w:rsidR="001F0898">
              <w:rPr>
                <w:noProof/>
                <w:webHidden/>
              </w:rPr>
              <w:fldChar w:fldCharType="begin"/>
            </w:r>
            <w:r w:rsidR="001F0898">
              <w:rPr>
                <w:noProof/>
                <w:webHidden/>
              </w:rPr>
              <w:instrText xml:space="preserve"> PAGEREF _Toc38890320 \h </w:instrText>
            </w:r>
            <w:r w:rsidR="001F0898">
              <w:rPr>
                <w:noProof/>
                <w:webHidden/>
              </w:rPr>
            </w:r>
            <w:r w:rsidR="001F0898">
              <w:rPr>
                <w:noProof/>
                <w:webHidden/>
              </w:rPr>
              <w:fldChar w:fldCharType="separate"/>
            </w:r>
            <w:r w:rsidR="001F0898">
              <w:rPr>
                <w:noProof/>
                <w:webHidden/>
              </w:rPr>
              <w:t>28</w:t>
            </w:r>
            <w:r w:rsidR="001F0898">
              <w:rPr>
                <w:noProof/>
                <w:webHidden/>
              </w:rPr>
              <w:fldChar w:fldCharType="end"/>
            </w:r>
          </w:hyperlink>
        </w:p>
        <w:p w14:paraId="21A54D1C" w14:textId="7D9FED53" w:rsidR="001F0898" w:rsidRDefault="00FF1EBD">
          <w:pPr>
            <w:pStyle w:val="33"/>
            <w:rPr>
              <w:rFonts w:eastAsiaTheme="minorEastAsia" w:cstheme="minorBidi"/>
              <w:noProof/>
              <w:lang w:eastAsia="ru-RU"/>
            </w:rPr>
          </w:pPr>
          <w:hyperlink w:anchor="_Toc38890321" w:history="1">
            <w:r w:rsidR="001F0898" w:rsidRPr="00474E4A">
              <w:rPr>
                <w:rStyle w:val="aa"/>
                <w:noProof/>
              </w:rPr>
              <w:t>5.2.1.11 Шаг процесса 104. Подтверждение выполненных работ в системе</w:t>
            </w:r>
            <w:r w:rsidR="001F0898">
              <w:rPr>
                <w:noProof/>
                <w:webHidden/>
              </w:rPr>
              <w:tab/>
            </w:r>
            <w:r w:rsidR="001F0898">
              <w:rPr>
                <w:noProof/>
                <w:webHidden/>
              </w:rPr>
              <w:fldChar w:fldCharType="begin"/>
            </w:r>
            <w:r w:rsidR="001F0898">
              <w:rPr>
                <w:noProof/>
                <w:webHidden/>
              </w:rPr>
              <w:instrText xml:space="preserve"> PAGEREF _Toc38890321 \h </w:instrText>
            </w:r>
            <w:r w:rsidR="001F0898">
              <w:rPr>
                <w:noProof/>
                <w:webHidden/>
              </w:rPr>
            </w:r>
            <w:r w:rsidR="001F0898">
              <w:rPr>
                <w:noProof/>
                <w:webHidden/>
              </w:rPr>
              <w:fldChar w:fldCharType="separate"/>
            </w:r>
            <w:r w:rsidR="001F0898">
              <w:rPr>
                <w:noProof/>
                <w:webHidden/>
              </w:rPr>
              <w:t>28</w:t>
            </w:r>
            <w:r w:rsidR="001F0898">
              <w:rPr>
                <w:noProof/>
                <w:webHidden/>
              </w:rPr>
              <w:fldChar w:fldCharType="end"/>
            </w:r>
          </w:hyperlink>
        </w:p>
        <w:p w14:paraId="5D8BF4E6" w14:textId="008641EC" w:rsidR="001F0898" w:rsidRDefault="00FF1EBD">
          <w:pPr>
            <w:pStyle w:val="33"/>
            <w:rPr>
              <w:rFonts w:eastAsiaTheme="minorEastAsia" w:cstheme="minorBidi"/>
              <w:noProof/>
              <w:lang w:eastAsia="ru-RU"/>
            </w:rPr>
          </w:pPr>
          <w:hyperlink w:anchor="_Toc38890322" w:history="1">
            <w:r w:rsidR="001F0898" w:rsidRPr="00474E4A">
              <w:rPr>
                <w:rStyle w:val="aa"/>
                <w:noProof/>
              </w:rPr>
              <w:t>5.2.1.13 Шаг процесса 105. Изменение статуса заказа</w:t>
            </w:r>
            <w:r w:rsidR="001F0898">
              <w:rPr>
                <w:noProof/>
                <w:webHidden/>
              </w:rPr>
              <w:tab/>
            </w:r>
            <w:r w:rsidR="001F0898">
              <w:rPr>
                <w:noProof/>
                <w:webHidden/>
              </w:rPr>
              <w:fldChar w:fldCharType="begin"/>
            </w:r>
            <w:r w:rsidR="001F0898">
              <w:rPr>
                <w:noProof/>
                <w:webHidden/>
              </w:rPr>
              <w:instrText xml:space="preserve"> PAGEREF _Toc38890322 \h </w:instrText>
            </w:r>
            <w:r w:rsidR="001F0898">
              <w:rPr>
                <w:noProof/>
                <w:webHidden/>
              </w:rPr>
            </w:r>
            <w:r w:rsidR="001F0898">
              <w:rPr>
                <w:noProof/>
                <w:webHidden/>
              </w:rPr>
              <w:fldChar w:fldCharType="separate"/>
            </w:r>
            <w:r w:rsidR="001F0898">
              <w:rPr>
                <w:noProof/>
                <w:webHidden/>
              </w:rPr>
              <w:t>29</w:t>
            </w:r>
            <w:r w:rsidR="001F0898">
              <w:rPr>
                <w:noProof/>
                <w:webHidden/>
              </w:rPr>
              <w:fldChar w:fldCharType="end"/>
            </w:r>
          </w:hyperlink>
        </w:p>
        <w:p w14:paraId="5D3F1191" w14:textId="329C3ACB" w:rsidR="001F0898" w:rsidRDefault="00FF1EBD">
          <w:pPr>
            <w:pStyle w:val="33"/>
            <w:rPr>
              <w:rFonts w:eastAsiaTheme="minorEastAsia" w:cstheme="minorBidi"/>
              <w:noProof/>
              <w:lang w:eastAsia="ru-RU"/>
            </w:rPr>
          </w:pPr>
          <w:hyperlink w:anchor="_Toc38890323" w:history="1">
            <w:r w:rsidR="001F0898" w:rsidRPr="00474E4A">
              <w:rPr>
                <w:rStyle w:val="aa"/>
                <w:noProof/>
              </w:rPr>
              <w:t>5.2.1.14 Шаг процесса 110. Подтверждение фактического количества израсходованных МТР</w:t>
            </w:r>
            <w:r w:rsidR="001F0898">
              <w:rPr>
                <w:noProof/>
                <w:webHidden/>
              </w:rPr>
              <w:tab/>
            </w:r>
            <w:r w:rsidR="001F0898">
              <w:rPr>
                <w:noProof/>
                <w:webHidden/>
              </w:rPr>
              <w:fldChar w:fldCharType="begin"/>
            </w:r>
            <w:r w:rsidR="001F0898">
              <w:rPr>
                <w:noProof/>
                <w:webHidden/>
              </w:rPr>
              <w:instrText xml:space="preserve"> PAGEREF _Toc38890323 \h </w:instrText>
            </w:r>
            <w:r w:rsidR="001F0898">
              <w:rPr>
                <w:noProof/>
                <w:webHidden/>
              </w:rPr>
            </w:r>
            <w:r w:rsidR="001F0898">
              <w:rPr>
                <w:noProof/>
                <w:webHidden/>
              </w:rPr>
              <w:fldChar w:fldCharType="separate"/>
            </w:r>
            <w:r w:rsidR="001F0898">
              <w:rPr>
                <w:noProof/>
                <w:webHidden/>
              </w:rPr>
              <w:t>29</w:t>
            </w:r>
            <w:r w:rsidR="001F0898">
              <w:rPr>
                <w:noProof/>
                <w:webHidden/>
              </w:rPr>
              <w:fldChar w:fldCharType="end"/>
            </w:r>
          </w:hyperlink>
        </w:p>
        <w:p w14:paraId="5791C4BC" w14:textId="0D7A673B" w:rsidR="001F0898" w:rsidRDefault="00FF1EBD">
          <w:pPr>
            <w:pStyle w:val="33"/>
            <w:rPr>
              <w:rFonts w:eastAsiaTheme="minorEastAsia" w:cstheme="minorBidi"/>
              <w:noProof/>
              <w:lang w:eastAsia="ru-RU"/>
            </w:rPr>
          </w:pPr>
          <w:hyperlink w:anchor="_Toc38890324" w:history="1">
            <w:r w:rsidR="001F0898" w:rsidRPr="00474E4A">
              <w:rPr>
                <w:rStyle w:val="aa"/>
                <w:noProof/>
              </w:rPr>
              <w:t>5.2.1.15 Шаг процесса 120. Приемка-передача неиспользованных МТР по ремонту хоз. способом</w:t>
            </w:r>
            <w:r w:rsidR="001F0898">
              <w:rPr>
                <w:noProof/>
                <w:webHidden/>
              </w:rPr>
              <w:tab/>
            </w:r>
            <w:r w:rsidR="001F0898">
              <w:rPr>
                <w:noProof/>
                <w:webHidden/>
              </w:rPr>
              <w:fldChar w:fldCharType="begin"/>
            </w:r>
            <w:r w:rsidR="001F0898">
              <w:rPr>
                <w:noProof/>
                <w:webHidden/>
              </w:rPr>
              <w:instrText xml:space="preserve"> PAGEREF _Toc38890324 \h </w:instrText>
            </w:r>
            <w:r w:rsidR="001F0898">
              <w:rPr>
                <w:noProof/>
                <w:webHidden/>
              </w:rPr>
            </w:r>
            <w:r w:rsidR="001F0898">
              <w:rPr>
                <w:noProof/>
                <w:webHidden/>
              </w:rPr>
              <w:fldChar w:fldCharType="separate"/>
            </w:r>
            <w:r w:rsidR="001F0898">
              <w:rPr>
                <w:noProof/>
                <w:webHidden/>
              </w:rPr>
              <w:t>30</w:t>
            </w:r>
            <w:r w:rsidR="001F0898">
              <w:rPr>
                <w:noProof/>
                <w:webHidden/>
              </w:rPr>
              <w:fldChar w:fldCharType="end"/>
            </w:r>
          </w:hyperlink>
        </w:p>
        <w:p w14:paraId="0E355111" w14:textId="686BDEEB" w:rsidR="001F0898" w:rsidRDefault="00FF1EBD">
          <w:pPr>
            <w:pStyle w:val="33"/>
            <w:rPr>
              <w:rFonts w:eastAsiaTheme="minorEastAsia" w:cstheme="minorBidi"/>
              <w:noProof/>
              <w:lang w:eastAsia="ru-RU"/>
            </w:rPr>
          </w:pPr>
          <w:hyperlink w:anchor="_Toc38890325" w:history="1">
            <w:r w:rsidR="001F0898" w:rsidRPr="00474E4A">
              <w:rPr>
                <w:rStyle w:val="aa"/>
                <w:noProof/>
              </w:rPr>
              <w:t>5.2.1.16 Шаг процесса 130. Прием акта выполненных подрядчиком работ</w:t>
            </w:r>
            <w:r w:rsidR="001F0898">
              <w:rPr>
                <w:noProof/>
                <w:webHidden/>
              </w:rPr>
              <w:tab/>
            </w:r>
            <w:r w:rsidR="001F0898">
              <w:rPr>
                <w:noProof/>
                <w:webHidden/>
              </w:rPr>
              <w:fldChar w:fldCharType="begin"/>
            </w:r>
            <w:r w:rsidR="001F0898">
              <w:rPr>
                <w:noProof/>
                <w:webHidden/>
              </w:rPr>
              <w:instrText xml:space="preserve"> PAGEREF _Toc38890325 \h </w:instrText>
            </w:r>
            <w:r w:rsidR="001F0898">
              <w:rPr>
                <w:noProof/>
                <w:webHidden/>
              </w:rPr>
            </w:r>
            <w:r w:rsidR="001F0898">
              <w:rPr>
                <w:noProof/>
                <w:webHidden/>
              </w:rPr>
              <w:fldChar w:fldCharType="separate"/>
            </w:r>
            <w:r w:rsidR="001F0898">
              <w:rPr>
                <w:noProof/>
                <w:webHidden/>
              </w:rPr>
              <w:t>30</w:t>
            </w:r>
            <w:r w:rsidR="001F0898">
              <w:rPr>
                <w:noProof/>
                <w:webHidden/>
              </w:rPr>
              <w:fldChar w:fldCharType="end"/>
            </w:r>
          </w:hyperlink>
        </w:p>
        <w:p w14:paraId="2E73BAD0" w14:textId="3CF91BCA" w:rsidR="001F0898" w:rsidRDefault="00FF1EBD">
          <w:pPr>
            <w:pStyle w:val="33"/>
            <w:rPr>
              <w:rFonts w:eastAsiaTheme="minorEastAsia" w:cstheme="minorBidi"/>
              <w:noProof/>
              <w:lang w:eastAsia="ru-RU"/>
            </w:rPr>
          </w:pPr>
          <w:hyperlink w:anchor="_Toc38890326" w:history="1">
            <w:r w:rsidR="001F0898" w:rsidRPr="00474E4A">
              <w:rPr>
                <w:rStyle w:val="aa"/>
                <w:noProof/>
              </w:rPr>
              <w:t>5.2.1.17 Шаг процесса 140. Ввод причины отказа и вида дефекта в сообщение</w:t>
            </w:r>
            <w:r w:rsidR="001F0898">
              <w:rPr>
                <w:noProof/>
                <w:webHidden/>
              </w:rPr>
              <w:tab/>
            </w:r>
            <w:r w:rsidR="001F0898">
              <w:rPr>
                <w:noProof/>
                <w:webHidden/>
              </w:rPr>
              <w:fldChar w:fldCharType="begin"/>
            </w:r>
            <w:r w:rsidR="001F0898">
              <w:rPr>
                <w:noProof/>
                <w:webHidden/>
              </w:rPr>
              <w:instrText xml:space="preserve"> PAGEREF _Toc38890326 \h </w:instrText>
            </w:r>
            <w:r w:rsidR="001F0898">
              <w:rPr>
                <w:noProof/>
                <w:webHidden/>
              </w:rPr>
            </w:r>
            <w:r w:rsidR="001F0898">
              <w:rPr>
                <w:noProof/>
                <w:webHidden/>
              </w:rPr>
              <w:fldChar w:fldCharType="separate"/>
            </w:r>
            <w:r w:rsidR="001F0898">
              <w:rPr>
                <w:noProof/>
                <w:webHidden/>
              </w:rPr>
              <w:t>31</w:t>
            </w:r>
            <w:r w:rsidR="001F0898">
              <w:rPr>
                <w:noProof/>
                <w:webHidden/>
              </w:rPr>
              <w:fldChar w:fldCharType="end"/>
            </w:r>
          </w:hyperlink>
        </w:p>
        <w:p w14:paraId="28D29BE6" w14:textId="473C5D01" w:rsidR="001F0898" w:rsidRDefault="00FF1EBD">
          <w:pPr>
            <w:pStyle w:val="33"/>
            <w:rPr>
              <w:rFonts w:eastAsiaTheme="minorEastAsia" w:cstheme="minorBidi"/>
              <w:noProof/>
              <w:lang w:eastAsia="ru-RU"/>
            </w:rPr>
          </w:pPr>
          <w:hyperlink w:anchor="_Toc38890327" w:history="1">
            <w:r w:rsidR="001F0898" w:rsidRPr="00474E4A">
              <w:rPr>
                <w:rStyle w:val="aa"/>
                <w:noProof/>
              </w:rPr>
              <w:t>5.2.1.18 Шаг процесса 150. Ввод фактических сроков и закрытие плановых сообщений</w:t>
            </w:r>
            <w:r w:rsidR="001F0898">
              <w:rPr>
                <w:noProof/>
                <w:webHidden/>
              </w:rPr>
              <w:tab/>
            </w:r>
            <w:r w:rsidR="001F0898">
              <w:rPr>
                <w:noProof/>
                <w:webHidden/>
              </w:rPr>
              <w:fldChar w:fldCharType="begin"/>
            </w:r>
            <w:r w:rsidR="001F0898">
              <w:rPr>
                <w:noProof/>
                <w:webHidden/>
              </w:rPr>
              <w:instrText xml:space="preserve"> PAGEREF _Toc38890327 \h </w:instrText>
            </w:r>
            <w:r w:rsidR="001F0898">
              <w:rPr>
                <w:noProof/>
                <w:webHidden/>
              </w:rPr>
            </w:r>
            <w:r w:rsidR="001F0898">
              <w:rPr>
                <w:noProof/>
                <w:webHidden/>
              </w:rPr>
              <w:fldChar w:fldCharType="separate"/>
            </w:r>
            <w:r w:rsidR="001F0898">
              <w:rPr>
                <w:noProof/>
                <w:webHidden/>
              </w:rPr>
              <w:t>31</w:t>
            </w:r>
            <w:r w:rsidR="001F0898">
              <w:rPr>
                <w:noProof/>
                <w:webHidden/>
              </w:rPr>
              <w:fldChar w:fldCharType="end"/>
            </w:r>
          </w:hyperlink>
        </w:p>
        <w:p w14:paraId="32B39455" w14:textId="425E9E8F" w:rsidR="001F0898" w:rsidRDefault="00FF1EBD">
          <w:pPr>
            <w:pStyle w:val="33"/>
            <w:rPr>
              <w:rFonts w:eastAsiaTheme="minorEastAsia" w:cstheme="minorBidi"/>
              <w:noProof/>
              <w:lang w:eastAsia="ru-RU"/>
            </w:rPr>
          </w:pPr>
          <w:hyperlink w:anchor="_Toc38890328" w:history="1">
            <w:r w:rsidR="001F0898" w:rsidRPr="00474E4A">
              <w:rPr>
                <w:rStyle w:val="aa"/>
                <w:noProof/>
              </w:rPr>
              <w:t>5.2.1.19 Шаг процесса 170. Анализ и закрытие сообщений ТОРО</w:t>
            </w:r>
            <w:r w:rsidR="001F0898">
              <w:rPr>
                <w:noProof/>
                <w:webHidden/>
              </w:rPr>
              <w:tab/>
            </w:r>
            <w:r w:rsidR="001F0898">
              <w:rPr>
                <w:noProof/>
                <w:webHidden/>
              </w:rPr>
              <w:fldChar w:fldCharType="begin"/>
            </w:r>
            <w:r w:rsidR="001F0898">
              <w:rPr>
                <w:noProof/>
                <w:webHidden/>
              </w:rPr>
              <w:instrText xml:space="preserve"> PAGEREF _Toc38890328 \h </w:instrText>
            </w:r>
            <w:r w:rsidR="001F0898">
              <w:rPr>
                <w:noProof/>
                <w:webHidden/>
              </w:rPr>
            </w:r>
            <w:r w:rsidR="001F0898">
              <w:rPr>
                <w:noProof/>
                <w:webHidden/>
              </w:rPr>
              <w:fldChar w:fldCharType="separate"/>
            </w:r>
            <w:r w:rsidR="001F0898">
              <w:rPr>
                <w:noProof/>
                <w:webHidden/>
              </w:rPr>
              <w:t>32</w:t>
            </w:r>
            <w:r w:rsidR="001F0898">
              <w:rPr>
                <w:noProof/>
                <w:webHidden/>
              </w:rPr>
              <w:fldChar w:fldCharType="end"/>
            </w:r>
          </w:hyperlink>
        </w:p>
        <w:p w14:paraId="2E4E4930" w14:textId="7088AEC7" w:rsidR="001F0898" w:rsidRDefault="00FF1EBD">
          <w:pPr>
            <w:pStyle w:val="33"/>
            <w:rPr>
              <w:rFonts w:eastAsiaTheme="minorEastAsia" w:cstheme="minorBidi"/>
              <w:noProof/>
              <w:lang w:eastAsia="ru-RU"/>
            </w:rPr>
          </w:pPr>
          <w:hyperlink w:anchor="_Toc38890329" w:history="1">
            <w:r w:rsidR="001F0898" w:rsidRPr="00474E4A">
              <w:rPr>
                <w:rStyle w:val="aa"/>
                <w:noProof/>
              </w:rPr>
              <w:t>5.2.1.20 Шаг процесса 180. Техническое закрытие мероприятий ТОиР</w:t>
            </w:r>
            <w:r w:rsidR="001F0898">
              <w:rPr>
                <w:noProof/>
                <w:webHidden/>
              </w:rPr>
              <w:tab/>
            </w:r>
            <w:r w:rsidR="001F0898">
              <w:rPr>
                <w:noProof/>
                <w:webHidden/>
              </w:rPr>
              <w:fldChar w:fldCharType="begin"/>
            </w:r>
            <w:r w:rsidR="001F0898">
              <w:rPr>
                <w:noProof/>
                <w:webHidden/>
              </w:rPr>
              <w:instrText xml:space="preserve"> PAGEREF _Toc38890329 \h </w:instrText>
            </w:r>
            <w:r w:rsidR="001F0898">
              <w:rPr>
                <w:noProof/>
                <w:webHidden/>
              </w:rPr>
            </w:r>
            <w:r w:rsidR="001F0898">
              <w:rPr>
                <w:noProof/>
                <w:webHidden/>
              </w:rPr>
              <w:fldChar w:fldCharType="separate"/>
            </w:r>
            <w:r w:rsidR="001F0898">
              <w:rPr>
                <w:noProof/>
                <w:webHidden/>
              </w:rPr>
              <w:t>32</w:t>
            </w:r>
            <w:r w:rsidR="001F0898">
              <w:rPr>
                <w:noProof/>
                <w:webHidden/>
              </w:rPr>
              <w:fldChar w:fldCharType="end"/>
            </w:r>
          </w:hyperlink>
        </w:p>
        <w:p w14:paraId="0C5A74C8" w14:textId="618D3EB4" w:rsidR="001F0898" w:rsidRDefault="00FF1EBD">
          <w:pPr>
            <w:pStyle w:val="33"/>
            <w:rPr>
              <w:rFonts w:eastAsiaTheme="minorEastAsia" w:cstheme="minorBidi"/>
              <w:noProof/>
              <w:lang w:eastAsia="ru-RU"/>
            </w:rPr>
          </w:pPr>
          <w:hyperlink w:anchor="_Toc38890330" w:history="1">
            <w:r w:rsidR="001F0898" w:rsidRPr="00474E4A">
              <w:rPr>
                <w:rStyle w:val="aa"/>
                <w:noProof/>
              </w:rPr>
              <w:t>5.2.2</w:t>
            </w:r>
            <w:r w:rsidR="001F0898">
              <w:rPr>
                <w:rFonts w:eastAsiaTheme="minorEastAsia" w:cstheme="minorBidi"/>
                <w:noProof/>
                <w:lang w:eastAsia="ru-RU"/>
              </w:rPr>
              <w:tab/>
            </w:r>
            <w:r w:rsidR="001F0898" w:rsidRPr="00474E4A">
              <w:rPr>
                <w:rStyle w:val="aa"/>
                <w:noProof/>
              </w:rPr>
              <w:t>Описание шагов бизнес-процесса ПП-07.03.03.02-</w:t>
            </w:r>
            <w:r w:rsidR="001F0898" w:rsidRPr="00474E4A">
              <w:rPr>
                <w:rStyle w:val="aa"/>
                <w:noProof/>
                <w:lang w:val="en-US"/>
              </w:rPr>
              <w:t>ERP</w:t>
            </w:r>
            <w:r w:rsidR="001F0898" w:rsidRPr="00474E4A">
              <w:rPr>
                <w:rStyle w:val="aa"/>
                <w:noProof/>
              </w:rPr>
              <w:t xml:space="preserve"> Управление внеплановыми воздействиями ТОиР</w:t>
            </w:r>
            <w:r w:rsidR="001F0898">
              <w:rPr>
                <w:noProof/>
                <w:webHidden/>
              </w:rPr>
              <w:tab/>
            </w:r>
            <w:r w:rsidR="001F0898">
              <w:rPr>
                <w:noProof/>
                <w:webHidden/>
              </w:rPr>
              <w:fldChar w:fldCharType="begin"/>
            </w:r>
            <w:r w:rsidR="001F0898">
              <w:rPr>
                <w:noProof/>
                <w:webHidden/>
              </w:rPr>
              <w:instrText xml:space="preserve"> PAGEREF _Toc38890330 \h </w:instrText>
            </w:r>
            <w:r w:rsidR="001F0898">
              <w:rPr>
                <w:noProof/>
                <w:webHidden/>
              </w:rPr>
            </w:r>
            <w:r w:rsidR="001F0898">
              <w:rPr>
                <w:noProof/>
                <w:webHidden/>
              </w:rPr>
              <w:fldChar w:fldCharType="separate"/>
            </w:r>
            <w:r w:rsidR="001F0898">
              <w:rPr>
                <w:noProof/>
                <w:webHidden/>
              </w:rPr>
              <w:t>34</w:t>
            </w:r>
            <w:r w:rsidR="001F0898">
              <w:rPr>
                <w:noProof/>
                <w:webHidden/>
              </w:rPr>
              <w:fldChar w:fldCharType="end"/>
            </w:r>
          </w:hyperlink>
        </w:p>
        <w:p w14:paraId="053ED4EE" w14:textId="47FE1764" w:rsidR="001F0898" w:rsidRDefault="00FF1EBD">
          <w:pPr>
            <w:pStyle w:val="33"/>
            <w:rPr>
              <w:rFonts w:eastAsiaTheme="minorEastAsia" w:cstheme="minorBidi"/>
              <w:noProof/>
              <w:lang w:eastAsia="ru-RU"/>
            </w:rPr>
          </w:pPr>
          <w:hyperlink w:anchor="_Toc38890331" w:history="1">
            <w:r w:rsidR="001F0898" w:rsidRPr="00474E4A">
              <w:rPr>
                <w:rStyle w:val="aa"/>
                <w:noProof/>
              </w:rPr>
              <w:t>5.2.2.1 Шаг процесса 10. Анализ сообщений ТОРО в соответствии с приоритетом</w:t>
            </w:r>
            <w:r w:rsidR="001F0898">
              <w:rPr>
                <w:noProof/>
                <w:webHidden/>
              </w:rPr>
              <w:tab/>
            </w:r>
            <w:r w:rsidR="001F0898">
              <w:rPr>
                <w:noProof/>
                <w:webHidden/>
              </w:rPr>
              <w:fldChar w:fldCharType="begin"/>
            </w:r>
            <w:r w:rsidR="001F0898">
              <w:rPr>
                <w:noProof/>
                <w:webHidden/>
              </w:rPr>
              <w:instrText xml:space="preserve"> PAGEREF _Toc38890331 \h </w:instrText>
            </w:r>
            <w:r w:rsidR="001F0898">
              <w:rPr>
                <w:noProof/>
                <w:webHidden/>
              </w:rPr>
            </w:r>
            <w:r w:rsidR="001F0898">
              <w:rPr>
                <w:noProof/>
                <w:webHidden/>
              </w:rPr>
              <w:fldChar w:fldCharType="separate"/>
            </w:r>
            <w:r w:rsidR="001F0898">
              <w:rPr>
                <w:noProof/>
                <w:webHidden/>
              </w:rPr>
              <w:t>34</w:t>
            </w:r>
            <w:r w:rsidR="001F0898">
              <w:rPr>
                <w:noProof/>
                <w:webHidden/>
              </w:rPr>
              <w:fldChar w:fldCharType="end"/>
            </w:r>
          </w:hyperlink>
        </w:p>
        <w:p w14:paraId="567B71BF" w14:textId="40D419FC" w:rsidR="001F0898" w:rsidRDefault="00FF1EBD">
          <w:pPr>
            <w:pStyle w:val="33"/>
            <w:rPr>
              <w:rFonts w:eastAsiaTheme="minorEastAsia" w:cstheme="minorBidi"/>
              <w:noProof/>
              <w:lang w:eastAsia="ru-RU"/>
            </w:rPr>
          </w:pPr>
          <w:hyperlink w:anchor="_Toc38890332" w:history="1">
            <w:r w:rsidR="001F0898" w:rsidRPr="00474E4A">
              <w:rPr>
                <w:rStyle w:val="aa"/>
                <w:noProof/>
              </w:rPr>
              <w:t>5.2.2.2 Шаг процесса 30. Формирование нового заказа ТОРО по данным сообщения ТОРО</w:t>
            </w:r>
            <w:r w:rsidR="001F0898">
              <w:rPr>
                <w:noProof/>
                <w:webHidden/>
              </w:rPr>
              <w:tab/>
            </w:r>
            <w:r w:rsidR="001F0898">
              <w:rPr>
                <w:noProof/>
                <w:webHidden/>
              </w:rPr>
              <w:fldChar w:fldCharType="begin"/>
            </w:r>
            <w:r w:rsidR="001F0898">
              <w:rPr>
                <w:noProof/>
                <w:webHidden/>
              </w:rPr>
              <w:instrText xml:space="preserve"> PAGEREF _Toc38890332 \h </w:instrText>
            </w:r>
            <w:r w:rsidR="001F0898">
              <w:rPr>
                <w:noProof/>
                <w:webHidden/>
              </w:rPr>
            </w:r>
            <w:r w:rsidR="001F0898">
              <w:rPr>
                <w:noProof/>
                <w:webHidden/>
              </w:rPr>
              <w:fldChar w:fldCharType="separate"/>
            </w:r>
            <w:r w:rsidR="001F0898">
              <w:rPr>
                <w:noProof/>
                <w:webHidden/>
              </w:rPr>
              <w:t>35</w:t>
            </w:r>
            <w:r w:rsidR="001F0898">
              <w:rPr>
                <w:noProof/>
                <w:webHidden/>
              </w:rPr>
              <w:fldChar w:fldCharType="end"/>
            </w:r>
          </w:hyperlink>
        </w:p>
        <w:p w14:paraId="58C78A92" w14:textId="7B6C91AC" w:rsidR="001F0898" w:rsidRDefault="00FF1EBD">
          <w:pPr>
            <w:pStyle w:val="33"/>
            <w:rPr>
              <w:rFonts w:eastAsiaTheme="minorEastAsia" w:cstheme="minorBidi"/>
              <w:noProof/>
              <w:lang w:eastAsia="ru-RU"/>
            </w:rPr>
          </w:pPr>
          <w:hyperlink w:anchor="_Toc38890333" w:history="1">
            <w:r w:rsidR="001F0898" w:rsidRPr="00474E4A">
              <w:rPr>
                <w:rStyle w:val="aa"/>
                <w:noProof/>
              </w:rPr>
              <w:t>5.2.2.3 Шаг процесса 40. Формирование подзаказа ТОРО</w:t>
            </w:r>
            <w:r w:rsidR="001F0898">
              <w:rPr>
                <w:noProof/>
                <w:webHidden/>
              </w:rPr>
              <w:tab/>
            </w:r>
            <w:r w:rsidR="001F0898">
              <w:rPr>
                <w:noProof/>
                <w:webHidden/>
              </w:rPr>
              <w:fldChar w:fldCharType="begin"/>
            </w:r>
            <w:r w:rsidR="001F0898">
              <w:rPr>
                <w:noProof/>
                <w:webHidden/>
              </w:rPr>
              <w:instrText xml:space="preserve"> PAGEREF _Toc38890333 \h </w:instrText>
            </w:r>
            <w:r w:rsidR="001F0898">
              <w:rPr>
                <w:noProof/>
                <w:webHidden/>
              </w:rPr>
            </w:r>
            <w:r w:rsidR="001F0898">
              <w:rPr>
                <w:noProof/>
                <w:webHidden/>
              </w:rPr>
              <w:fldChar w:fldCharType="separate"/>
            </w:r>
            <w:r w:rsidR="001F0898">
              <w:rPr>
                <w:noProof/>
                <w:webHidden/>
              </w:rPr>
              <w:t>35</w:t>
            </w:r>
            <w:r w:rsidR="001F0898">
              <w:rPr>
                <w:noProof/>
                <w:webHidden/>
              </w:rPr>
              <w:fldChar w:fldCharType="end"/>
            </w:r>
          </w:hyperlink>
        </w:p>
        <w:p w14:paraId="7A1BE93D" w14:textId="6E8388D7" w:rsidR="001F0898" w:rsidRDefault="00FF1EBD">
          <w:pPr>
            <w:pStyle w:val="33"/>
            <w:rPr>
              <w:rFonts w:eastAsiaTheme="minorEastAsia" w:cstheme="minorBidi"/>
              <w:noProof/>
              <w:lang w:eastAsia="ru-RU"/>
            </w:rPr>
          </w:pPr>
          <w:hyperlink w:anchor="_Toc38890334" w:history="1">
            <w:r w:rsidR="001F0898" w:rsidRPr="00474E4A">
              <w:rPr>
                <w:rStyle w:val="aa"/>
                <w:noProof/>
              </w:rPr>
              <w:t>5.2.2.4 Шаг процесса 50. Корректировка заказа ТОРО</w:t>
            </w:r>
            <w:r w:rsidR="001F0898">
              <w:rPr>
                <w:noProof/>
                <w:webHidden/>
              </w:rPr>
              <w:tab/>
            </w:r>
            <w:r w:rsidR="001F0898">
              <w:rPr>
                <w:noProof/>
                <w:webHidden/>
              </w:rPr>
              <w:fldChar w:fldCharType="begin"/>
            </w:r>
            <w:r w:rsidR="001F0898">
              <w:rPr>
                <w:noProof/>
                <w:webHidden/>
              </w:rPr>
              <w:instrText xml:space="preserve"> PAGEREF _Toc38890334 \h </w:instrText>
            </w:r>
            <w:r w:rsidR="001F0898">
              <w:rPr>
                <w:noProof/>
                <w:webHidden/>
              </w:rPr>
            </w:r>
            <w:r w:rsidR="001F0898">
              <w:rPr>
                <w:noProof/>
                <w:webHidden/>
              </w:rPr>
              <w:fldChar w:fldCharType="separate"/>
            </w:r>
            <w:r w:rsidR="001F0898">
              <w:rPr>
                <w:noProof/>
                <w:webHidden/>
              </w:rPr>
              <w:t>36</w:t>
            </w:r>
            <w:r w:rsidR="001F0898">
              <w:rPr>
                <w:noProof/>
                <w:webHidden/>
              </w:rPr>
              <w:fldChar w:fldCharType="end"/>
            </w:r>
          </w:hyperlink>
        </w:p>
        <w:p w14:paraId="1BCFC013" w14:textId="54F01E88" w:rsidR="001F0898" w:rsidRDefault="00FF1EBD">
          <w:pPr>
            <w:pStyle w:val="33"/>
            <w:rPr>
              <w:rFonts w:eastAsiaTheme="minorEastAsia" w:cstheme="minorBidi"/>
              <w:noProof/>
              <w:lang w:eastAsia="ru-RU"/>
            </w:rPr>
          </w:pPr>
          <w:hyperlink w:anchor="_Toc38890335" w:history="1">
            <w:r w:rsidR="001F0898" w:rsidRPr="00474E4A">
              <w:rPr>
                <w:rStyle w:val="aa"/>
                <w:noProof/>
              </w:rPr>
              <w:t>5.2.2.5 Шаг процесса 60. Присвоение заказа к СПП-элементу</w:t>
            </w:r>
            <w:r w:rsidR="001F0898">
              <w:rPr>
                <w:noProof/>
                <w:webHidden/>
              </w:rPr>
              <w:tab/>
            </w:r>
            <w:r w:rsidR="001F0898">
              <w:rPr>
                <w:noProof/>
                <w:webHidden/>
              </w:rPr>
              <w:fldChar w:fldCharType="begin"/>
            </w:r>
            <w:r w:rsidR="001F0898">
              <w:rPr>
                <w:noProof/>
                <w:webHidden/>
              </w:rPr>
              <w:instrText xml:space="preserve"> PAGEREF _Toc38890335 \h </w:instrText>
            </w:r>
            <w:r w:rsidR="001F0898">
              <w:rPr>
                <w:noProof/>
                <w:webHidden/>
              </w:rPr>
            </w:r>
            <w:r w:rsidR="001F0898">
              <w:rPr>
                <w:noProof/>
                <w:webHidden/>
              </w:rPr>
              <w:fldChar w:fldCharType="separate"/>
            </w:r>
            <w:r w:rsidR="001F0898">
              <w:rPr>
                <w:noProof/>
                <w:webHidden/>
              </w:rPr>
              <w:t>37</w:t>
            </w:r>
            <w:r w:rsidR="001F0898">
              <w:rPr>
                <w:noProof/>
                <w:webHidden/>
              </w:rPr>
              <w:fldChar w:fldCharType="end"/>
            </w:r>
          </w:hyperlink>
        </w:p>
        <w:p w14:paraId="0C085692" w14:textId="15159BC6" w:rsidR="001F0898" w:rsidRDefault="00FF1EBD">
          <w:pPr>
            <w:pStyle w:val="33"/>
            <w:rPr>
              <w:rFonts w:eastAsiaTheme="minorEastAsia" w:cstheme="minorBidi"/>
              <w:noProof/>
              <w:lang w:eastAsia="ru-RU"/>
            </w:rPr>
          </w:pPr>
          <w:hyperlink w:anchor="_Toc38890336" w:history="1">
            <w:r w:rsidR="001F0898" w:rsidRPr="00474E4A">
              <w:rPr>
                <w:rStyle w:val="aa"/>
                <w:noProof/>
              </w:rPr>
              <w:t>5.2.2.6 Шаг процесса 70. Анализ лимитов на СПП-элементе</w:t>
            </w:r>
            <w:r w:rsidR="001F0898">
              <w:rPr>
                <w:noProof/>
                <w:webHidden/>
              </w:rPr>
              <w:tab/>
            </w:r>
            <w:r w:rsidR="001F0898">
              <w:rPr>
                <w:noProof/>
                <w:webHidden/>
              </w:rPr>
              <w:fldChar w:fldCharType="begin"/>
            </w:r>
            <w:r w:rsidR="001F0898">
              <w:rPr>
                <w:noProof/>
                <w:webHidden/>
              </w:rPr>
              <w:instrText xml:space="preserve"> PAGEREF _Toc38890336 \h </w:instrText>
            </w:r>
            <w:r w:rsidR="001F0898">
              <w:rPr>
                <w:noProof/>
                <w:webHidden/>
              </w:rPr>
            </w:r>
            <w:r w:rsidR="001F0898">
              <w:rPr>
                <w:noProof/>
                <w:webHidden/>
              </w:rPr>
              <w:fldChar w:fldCharType="separate"/>
            </w:r>
            <w:r w:rsidR="001F0898">
              <w:rPr>
                <w:noProof/>
                <w:webHidden/>
              </w:rPr>
              <w:t>37</w:t>
            </w:r>
            <w:r w:rsidR="001F0898">
              <w:rPr>
                <w:noProof/>
                <w:webHidden/>
              </w:rPr>
              <w:fldChar w:fldCharType="end"/>
            </w:r>
          </w:hyperlink>
        </w:p>
        <w:p w14:paraId="36EDE553" w14:textId="754ADAD1" w:rsidR="001F0898" w:rsidRDefault="00FF1EBD">
          <w:pPr>
            <w:pStyle w:val="33"/>
            <w:rPr>
              <w:rFonts w:eastAsiaTheme="minorEastAsia" w:cstheme="minorBidi"/>
              <w:noProof/>
              <w:lang w:eastAsia="ru-RU"/>
            </w:rPr>
          </w:pPr>
          <w:hyperlink w:anchor="_Toc38890337" w:history="1">
            <w:r w:rsidR="001F0898" w:rsidRPr="00474E4A">
              <w:rPr>
                <w:rStyle w:val="aa"/>
                <w:noProof/>
              </w:rPr>
              <w:t>5.2.2.7 Шаг процесса 90. Согласование заказа на внеплановые работы</w:t>
            </w:r>
            <w:r w:rsidR="001F0898">
              <w:rPr>
                <w:noProof/>
                <w:webHidden/>
              </w:rPr>
              <w:tab/>
            </w:r>
            <w:r w:rsidR="001F0898">
              <w:rPr>
                <w:noProof/>
                <w:webHidden/>
              </w:rPr>
              <w:fldChar w:fldCharType="begin"/>
            </w:r>
            <w:r w:rsidR="001F0898">
              <w:rPr>
                <w:noProof/>
                <w:webHidden/>
              </w:rPr>
              <w:instrText xml:space="preserve"> PAGEREF _Toc38890337 \h </w:instrText>
            </w:r>
            <w:r w:rsidR="001F0898">
              <w:rPr>
                <w:noProof/>
                <w:webHidden/>
              </w:rPr>
            </w:r>
            <w:r w:rsidR="001F0898">
              <w:rPr>
                <w:noProof/>
                <w:webHidden/>
              </w:rPr>
              <w:fldChar w:fldCharType="separate"/>
            </w:r>
            <w:r w:rsidR="001F0898">
              <w:rPr>
                <w:noProof/>
                <w:webHidden/>
              </w:rPr>
              <w:t>38</w:t>
            </w:r>
            <w:r w:rsidR="001F0898">
              <w:rPr>
                <w:noProof/>
                <w:webHidden/>
              </w:rPr>
              <w:fldChar w:fldCharType="end"/>
            </w:r>
          </w:hyperlink>
        </w:p>
        <w:p w14:paraId="5F83632A" w14:textId="639502B9" w:rsidR="001F0898" w:rsidRDefault="00FF1EBD">
          <w:pPr>
            <w:pStyle w:val="33"/>
            <w:rPr>
              <w:rFonts w:eastAsiaTheme="minorEastAsia" w:cstheme="minorBidi"/>
              <w:noProof/>
              <w:lang w:eastAsia="ru-RU"/>
            </w:rPr>
          </w:pPr>
          <w:hyperlink w:anchor="_Toc38890338" w:history="1">
            <w:r w:rsidR="001F0898" w:rsidRPr="00474E4A">
              <w:rPr>
                <w:rStyle w:val="aa"/>
                <w:noProof/>
              </w:rPr>
              <w:t>5.2.2.8 Шаг процесса 100. Согласование заказа ТОРО Главным специалистом</w:t>
            </w:r>
            <w:r w:rsidR="001F0898">
              <w:rPr>
                <w:noProof/>
                <w:webHidden/>
              </w:rPr>
              <w:tab/>
            </w:r>
            <w:r w:rsidR="001F0898">
              <w:rPr>
                <w:noProof/>
                <w:webHidden/>
              </w:rPr>
              <w:fldChar w:fldCharType="begin"/>
            </w:r>
            <w:r w:rsidR="001F0898">
              <w:rPr>
                <w:noProof/>
                <w:webHidden/>
              </w:rPr>
              <w:instrText xml:space="preserve"> PAGEREF _Toc38890338 \h </w:instrText>
            </w:r>
            <w:r w:rsidR="001F0898">
              <w:rPr>
                <w:noProof/>
                <w:webHidden/>
              </w:rPr>
            </w:r>
            <w:r w:rsidR="001F0898">
              <w:rPr>
                <w:noProof/>
                <w:webHidden/>
              </w:rPr>
              <w:fldChar w:fldCharType="separate"/>
            </w:r>
            <w:r w:rsidR="001F0898">
              <w:rPr>
                <w:noProof/>
                <w:webHidden/>
              </w:rPr>
              <w:t>39</w:t>
            </w:r>
            <w:r w:rsidR="001F0898">
              <w:rPr>
                <w:noProof/>
                <w:webHidden/>
              </w:rPr>
              <w:fldChar w:fldCharType="end"/>
            </w:r>
          </w:hyperlink>
        </w:p>
        <w:p w14:paraId="4E801D12" w14:textId="6E457C26" w:rsidR="001F0898" w:rsidRDefault="00FF1EBD">
          <w:pPr>
            <w:pStyle w:val="33"/>
            <w:rPr>
              <w:rFonts w:eastAsiaTheme="minorEastAsia" w:cstheme="minorBidi"/>
              <w:noProof/>
              <w:lang w:eastAsia="ru-RU"/>
            </w:rPr>
          </w:pPr>
          <w:hyperlink w:anchor="_Toc38890339" w:history="1">
            <w:r w:rsidR="001F0898" w:rsidRPr="00474E4A">
              <w:rPr>
                <w:rStyle w:val="aa"/>
                <w:noProof/>
              </w:rPr>
              <w:t>5.2.2.9 Шаг процесса 110. Деблокирование заказа ТОРО</w:t>
            </w:r>
            <w:r w:rsidR="001F0898">
              <w:rPr>
                <w:noProof/>
                <w:webHidden/>
              </w:rPr>
              <w:tab/>
            </w:r>
            <w:r w:rsidR="001F0898">
              <w:rPr>
                <w:noProof/>
                <w:webHidden/>
              </w:rPr>
              <w:fldChar w:fldCharType="begin"/>
            </w:r>
            <w:r w:rsidR="001F0898">
              <w:rPr>
                <w:noProof/>
                <w:webHidden/>
              </w:rPr>
              <w:instrText xml:space="preserve"> PAGEREF _Toc38890339 \h </w:instrText>
            </w:r>
            <w:r w:rsidR="001F0898">
              <w:rPr>
                <w:noProof/>
                <w:webHidden/>
              </w:rPr>
            </w:r>
            <w:r w:rsidR="001F0898">
              <w:rPr>
                <w:noProof/>
                <w:webHidden/>
              </w:rPr>
              <w:fldChar w:fldCharType="separate"/>
            </w:r>
            <w:r w:rsidR="001F0898">
              <w:rPr>
                <w:noProof/>
                <w:webHidden/>
              </w:rPr>
              <w:t>39</w:t>
            </w:r>
            <w:r w:rsidR="001F0898">
              <w:rPr>
                <w:noProof/>
                <w:webHidden/>
              </w:rPr>
              <w:fldChar w:fldCharType="end"/>
            </w:r>
          </w:hyperlink>
        </w:p>
        <w:p w14:paraId="23E81B13" w14:textId="1CF70853" w:rsidR="001F0898" w:rsidRDefault="00FF1EBD">
          <w:pPr>
            <w:pStyle w:val="33"/>
            <w:rPr>
              <w:rFonts w:eastAsiaTheme="minorEastAsia" w:cstheme="minorBidi"/>
              <w:noProof/>
              <w:lang w:eastAsia="ru-RU"/>
            </w:rPr>
          </w:pPr>
          <w:hyperlink w:anchor="_Toc38890340" w:history="1">
            <w:r w:rsidR="001F0898" w:rsidRPr="00474E4A">
              <w:rPr>
                <w:rStyle w:val="aa"/>
                <w:noProof/>
              </w:rPr>
              <w:t>5.2.3</w:t>
            </w:r>
            <w:r w:rsidR="001F0898">
              <w:rPr>
                <w:rFonts w:eastAsiaTheme="minorEastAsia" w:cstheme="minorBidi"/>
                <w:noProof/>
                <w:lang w:eastAsia="ru-RU"/>
              </w:rPr>
              <w:tab/>
            </w:r>
            <w:r w:rsidR="001F0898" w:rsidRPr="00474E4A">
              <w:rPr>
                <w:rStyle w:val="aa"/>
                <w:noProof/>
              </w:rPr>
              <w:t>Описание шагов бизнес-процесса ПП-07.03.03.03-</w:t>
            </w:r>
            <w:r w:rsidR="001F0898" w:rsidRPr="00474E4A">
              <w:rPr>
                <w:rStyle w:val="aa"/>
                <w:noProof/>
                <w:lang w:val="en-US"/>
              </w:rPr>
              <w:t>ERP</w:t>
            </w:r>
            <w:r w:rsidR="001F0898" w:rsidRPr="00474E4A">
              <w:rPr>
                <w:rStyle w:val="aa"/>
                <w:noProof/>
              </w:rPr>
              <w:t xml:space="preserve"> Управление аварийными воздействиями ТОиР критичного оборудования</w:t>
            </w:r>
            <w:r w:rsidR="001F0898">
              <w:rPr>
                <w:noProof/>
                <w:webHidden/>
              </w:rPr>
              <w:tab/>
            </w:r>
            <w:r w:rsidR="001F0898">
              <w:rPr>
                <w:noProof/>
                <w:webHidden/>
              </w:rPr>
              <w:fldChar w:fldCharType="begin"/>
            </w:r>
            <w:r w:rsidR="001F0898">
              <w:rPr>
                <w:noProof/>
                <w:webHidden/>
              </w:rPr>
              <w:instrText xml:space="preserve"> PAGEREF _Toc38890340 \h </w:instrText>
            </w:r>
            <w:r w:rsidR="001F0898">
              <w:rPr>
                <w:noProof/>
                <w:webHidden/>
              </w:rPr>
            </w:r>
            <w:r w:rsidR="001F0898">
              <w:rPr>
                <w:noProof/>
                <w:webHidden/>
              </w:rPr>
              <w:fldChar w:fldCharType="separate"/>
            </w:r>
            <w:r w:rsidR="001F0898">
              <w:rPr>
                <w:noProof/>
                <w:webHidden/>
              </w:rPr>
              <w:t>39</w:t>
            </w:r>
            <w:r w:rsidR="001F0898">
              <w:rPr>
                <w:noProof/>
                <w:webHidden/>
              </w:rPr>
              <w:fldChar w:fldCharType="end"/>
            </w:r>
          </w:hyperlink>
        </w:p>
        <w:p w14:paraId="1A637215" w14:textId="114D3428" w:rsidR="001F0898" w:rsidRDefault="00FF1EBD">
          <w:pPr>
            <w:pStyle w:val="33"/>
            <w:rPr>
              <w:rFonts w:eastAsiaTheme="minorEastAsia" w:cstheme="minorBidi"/>
              <w:noProof/>
              <w:lang w:eastAsia="ru-RU"/>
            </w:rPr>
          </w:pPr>
          <w:hyperlink w:anchor="_Toc38890341" w:history="1">
            <w:r w:rsidR="001F0898" w:rsidRPr="00474E4A">
              <w:rPr>
                <w:rStyle w:val="aa"/>
                <w:noProof/>
              </w:rPr>
              <w:t>5.2.3.1 Шаг процесса 10. Осмотр оборудования</w:t>
            </w:r>
            <w:r w:rsidR="001F0898">
              <w:rPr>
                <w:noProof/>
                <w:webHidden/>
              </w:rPr>
              <w:tab/>
            </w:r>
            <w:r w:rsidR="001F0898">
              <w:rPr>
                <w:noProof/>
                <w:webHidden/>
              </w:rPr>
              <w:fldChar w:fldCharType="begin"/>
            </w:r>
            <w:r w:rsidR="001F0898">
              <w:rPr>
                <w:noProof/>
                <w:webHidden/>
              </w:rPr>
              <w:instrText xml:space="preserve"> PAGEREF _Toc38890341 \h </w:instrText>
            </w:r>
            <w:r w:rsidR="001F0898">
              <w:rPr>
                <w:noProof/>
                <w:webHidden/>
              </w:rPr>
            </w:r>
            <w:r w:rsidR="001F0898">
              <w:rPr>
                <w:noProof/>
                <w:webHidden/>
              </w:rPr>
              <w:fldChar w:fldCharType="separate"/>
            </w:r>
            <w:r w:rsidR="001F0898">
              <w:rPr>
                <w:noProof/>
                <w:webHidden/>
              </w:rPr>
              <w:t>39</w:t>
            </w:r>
            <w:r w:rsidR="001F0898">
              <w:rPr>
                <w:noProof/>
                <w:webHidden/>
              </w:rPr>
              <w:fldChar w:fldCharType="end"/>
            </w:r>
          </w:hyperlink>
        </w:p>
        <w:p w14:paraId="741C62B9" w14:textId="1A8E8121" w:rsidR="001F0898" w:rsidRDefault="00FF1EBD">
          <w:pPr>
            <w:pStyle w:val="33"/>
            <w:rPr>
              <w:rFonts w:eastAsiaTheme="minorEastAsia" w:cstheme="minorBidi"/>
              <w:noProof/>
              <w:lang w:eastAsia="ru-RU"/>
            </w:rPr>
          </w:pPr>
          <w:hyperlink w:anchor="_Toc38890342" w:history="1">
            <w:r w:rsidR="001F0898" w:rsidRPr="00474E4A">
              <w:rPr>
                <w:rStyle w:val="aa"/>
                <w:noProof/>
              </w:rPr>
              <w:t>5.2.3.2 Шаг процесса 15. Создание Сообщения ТОРО</w:t>
            </w:r>
            <w:r w:rsidR="001F0898">
              <w:rPr>
                <w:noProof/>
                <w:webHidden/>
              </w:rPr>
              <w:tab/>
            </w:r>
            <w:r w:rsidR="001F0898">
              <w:rPr>
                <w:noProof/>
                <w:webHidden/>
              </w:rPr>
              <w:fldChar w:fldCharType="begin"/>
            </w:r>
            <w:r w:rsidR="001F0898">
              <w:rPr>
                <w:noProof/>
                <w:webHidden/>
              </w:rPr>
              <w:instrText xml:space="preserve"> PAGEREF _Toc38890342 \h </w:instrText>
            </w:r>
            <w:r w:rsidR="001F0898">
              <w:rPr>
                <w:noProof/>
                <w:webHidden/>
              </w:rPr>
            </w:r>
            <w:r w:rsidR="001F0898">
              <w:rPr>
                <w:noProof/>
                <w:webHidden/>
              </w:rPr>
              <w:fldChar w:fldCharType="separate"/>
            </w:r>
            <w:r w:rsidR="001F0898">
              <w:rPr>
                <w:noProof/>
                <w:webHidden/>
              </w:rPr>
              <w:t>40</w:t>
            </w:r>
            <w:r w:rsidR="001F0898">
              <w:rPr>
                <w:noProof/>
                <w:webHidden/>
              </w:rPr>
              <w:fldChar w:fldCharType="end"/>
            </w:r>
          </w:hyperlink>
        </w:p>
        <w:p w14:paraId="00043DE9" w14:textId="22639AAC" w:rsidR="001F0898" w:rsidRDefault="00FF1EBD">
          <w:pPr>
            <w:pStyle w:val="33"/>
            <w:rPr>
              <w:rFonts w:eastAsiaTheme="minorEastAsia" w:cstheme="minorBidi"/>
              <w:noProof/>
              <w:lang w:eastAsia="ru-RU"/>
            </w:rPr>
          </w:pPr>
          <w:hyperlink w:anchor="_Toc38890343" w:history="1">
            <w:r w:rsidR="001F0898" w:rsidRPr="00474E4A">
              <w:rPr>
                <w:rStyle w:val="aa"/>
                <w:noProof/>
              </w:rPr>
              <w:t>5.2.3.3 Шаг процесса 20. Принятие решения об останове оборудования, устранении аварии и оформлении наряд-задания</w:t>
            </w:r>
            <w:r w:rsidR="001F0898">
              <w:rPr>
                <w:noProof/>
                <w:webHidden/>
              </w:rPr>
              <w:tab/>
            </w:r>
            <w:r w:rsidR="001F0898">
              <w:rPr>
                <w:noProof/>
                <w:webHidden/>
              </w:rPr>
              <w:fldChar w:fldCharType="begin"/>
            </w:r>
            <w:r w:rsidR="001F0898">
              <w:rPr>
                <w:noProof/>
                <w:webHidden/>
              </w:rPr>
              <w:instrText xml:space="preserve"> PAGEREF _Toc38890343 \h </w:instrText>
            </w:r>
            <w:r w:rsidR="001F0898">
              <w:rPr>
                <w:noProof/>
                <w:webHidden/>
              </w:rPr>
            </w:r>
            <w:r w:rsidR="001F0898">
              <w:rPr>
                <w:noProof/>
                <w:webHidden/>
              </w:rPr>
              <w:fldChar w:fldCharType="separate"/>
            </w:r>
            <w:r w:rsidR="001F0898">
              <w:rPr>
                <w:noProof/>
                <w:webHidden/>
              </w:rPr>
              <w:t>40</w:t>
            </w:r>
            <w:r w:rsidR="001F0898">
              <w:rPr>
                <w:noProof/>
                <w:webHidden/>
              </w:rPr>
              <w:fldChar w:fldCharType="end"/>
            </w:r>
          </w:hyperlink>
        </w:p>
        <w:p w14:paraId="3DC7B9EF" w14:textId="7A076D06" w:rsidR="001F0898" w:rsidRDefault="00FF1EBD">
          <w:pPr>
            <w:pStyle w:val="33"/>
            <w:rPr>
              <w:rFonts w:eastAsiaTheme="minorEastAsia" w:cstheme="minorBidi"/>
              <w:noProof/>
              <w:lang w:eastAsia="ru-RU"/>
            </w:rPr>
          </w:pPr>
          <w:hyperlink w:anchor="_Toc38890344" w:history="1">
            <w:r w:rsidR="001F0898" w:rsidRPr="00474E4A">
              <w:rPr>
                <w:rStyle w:val="aa"/>
                <w:noProof/>
              </w:rPr>
              <w:t>5.2.3.4 Шаг процесса 25. Определение исполнителя работ</w:t>
            </w:r>
            <w:r w:rsidR="001F0898">
              <w:rPr>
                <w:noProof/>
                <w:webHidden/>
              </w:rPr>
              <w:tab/>
            </w:r>
            <w:r w:rsidR="001F0898">
              <w:rPr>
                <w:noProof/>
                <w:webHidden/>
              </w:rPr>
              <w:fldChar w:fldCharType="begin"/>
            </w:r>
            <w:r w:rsidR="001F0898">
              <w:rPr>
                <w:noProof/>
                <w:webHidden/>
              </w:rPr>
              <w:instrText xml:space="preserve"> PAGEREF _Toc38890344 \h </w:instrText>
            </w:r>
            <w:r w:rsidR="001F0898">
              <w:rPr>
                <w:noProof/>
                <w:webHidden/>
              </w:rPr>
            </w:r>
            <w:r w:rsidR="001F0898">
              <w:rPr>
                <w:noProof/>
                <w:webHidden/>
              </w:rPr>
              <w:fldChar w:fldCharType="separate"/>
            </w:r>
            <w:r w:rsidR="001F0898">
              <w:rPr>
                <w:noProof/>
                <w:webHidden/>
              </w:rPr>
              <w:t>40</w:t>
            </w:r>
            <w:r w:rsidR="001F0898">
              <w:rPr>
                <w:noProof/>
                <w:webHidden/>
              </w:rPr>
              <w:fldChar w:fldCharType="end"/>
            </w:r>
          </w:hyperlink>
        </w:p>
        <w:p w14:paraId="3234D8B3" w14:textId="7C82FEFE" w:rsidR="001F0898" w:rsidRDefault="00FF1EBD">
          <w:pPr>
            <w:pStyle w:val="33"/>
            <w:rPr>
              <w:rFonts w:eastAsiaTheme="minorEastAsia" w:cstheme="minorBidi"/>
              <w:noProof/>
              <w:lang w:eastAsia="ru-RU"/>
            </w:rPr>
          </w:pPr>
          <w:hyperlink w:anchor="_Toc38890345" w:history="1">
            <w:r w:rsidR="001F0898" w:rsidRPr="00474E4A">
              <w:rPr>
                <w:rStyle w:val="aa"/>
                <w:noProof/>
              </w:rPr>
              <w:t>5.2.3.5 Шаг процесса 30. Формирование требования-накладной</w:t>
            </w:r>
            <w:r w:rsidR="001F0898">
              <w:rPr>
                <w:noProof/>
                <w:webHidden/>
              </w:rPr>
              <w:tab/>
            </w:r>
            <w:r w:rsidR="001F0898">
              <w:rPr>
                <w:noProof/>
                <w:webHidden/>
              </w:rPr>
              <w:fldChar w:fldCharType="begin"/>
            </w:r>
            <w:r w:rsidR="001F0898">
              <w:rPr>
                <w:noProof/>
                <w:webHidden/>
              </w:rPr>
              <w:instrText xml:space="preserve"> PAGEREF _Toc38890345 \h </w:instrText>
            </w:r>
            <w:r w:rsidR="001F0898">
              <w:rPr>
                <w:noProof/>
                <w:webHidden/>
              </w:rPr>
            </w:r>
            <w:r w:rsidR="001F0898">
              <w:rPr>
                <w:noProof/>
                <w:webHidden/>
              </w:rPr>
              <w:fldChar w:fldCharType="separate"/>
            </w:r>
            <w:r w:rsidR="001F0898">
              <w:rPr>
                <w:noProof/>
                <w:webHidden/>
              </w:rPr>
              <w:t>40</w:t>
            </w:r>
            <w:r w:rsidR="001F0898">
              <w:rPr>
                <w:noProof/>
                <w:webHidden/>
              </w:rPr>
              <w:fldChar w:fldCharType="end"/>
            </w:r>
          </w:hyperlink>
        </w:p>
        <w:p w14:paraId="306A0852" w14:textId="457BAAAC" w:rsidR="001F0898" w:rsidRDefault="00FF1EBD">
          <w:pPr>
            <w:pStyle w:val="33"/>
            <w:rPr>
              <w:rFonts w:eastAsiaTheme="minorEastAsia" w:cstheme="minorBidi"/>
              <w:noProof/>
              <w:lang w:eastAsia="ru-RU"/>
            </w:rPr>
          </w:pPr>
          <w:hyperlink w:anchor="_Toc38890346" w:history="1">
            <w:r w:rsidR="001F0898" w:rsidRPr="00474E4A">
              <w:rPr>
                <w:rStyle w:val="aa"/>
                <w:noProof/>
              </w:rPr>
              <w:t>5.2.3.6 Шаг процесса 35. Формирование требования-накладной для подрядчика</w:t>
            </w:r>
            <w:r w:rsidR="001F0898">
              <w:rPr>
                <w:noProof/>
                <w:webHidden/>
              </w:rPr>
              <w:tab/>
            </w:r>
            <w:r w:rsidR="001F0898">
              <w:rPr>
                <w:noProof/>
                <w:webHidden/>
              </w:rPr>
              <w:fldChar w:fldCharType="begin"/>
            </w:r>
            <w:r w:rsidR="001F0898">
              <w:rPr>
                <w:noProof/>
                <w:webHidden/>
              </w:rPr>
              <w:instrText xml:space="preserve"> PAGEREF _Toc38890346 \h </w:instrText>
            </w:r>
            <w:r w:rsidR="001F0898">
              <w:rPr>
                <w:noProof/>
                <w:webHidden/>
              </w:rPr>
            </w:r>
            <w:r w:rsidR="001F0898">
              <w:rPr>
                <w:noProof/>
                <w:webHidden/>
              </w:rPr>
              <w:fldChar w:fldCharType="separate"/>
            </w:r>
            <w:r w:rsidR="001F0898">
              <w:rPr>
                <w:noProof/>
                <w:webHidden/>
              </w:rPr>
              <w:t>41</w:t>
            </w:r>
            <w:r w:rsidR="001F0898">
              <w:rPr>
                <w:noProof/>
                <w:webHidden/>
              </w:rPr>
              <w:fldChar w:fldCharType="end"/>
            </w:r>
          </w:hyperlink>
        </w:p>
        <w:p w14:paraId="6ECDFB97" w14:textId="703142BE" w:rsidR="001F0898" w:rsidRDefault="00FF1EBD">
          <w:pPr>
            <w:pStyle w:val="33"/>
            <w:rPr>
              <w:rFonts w:eastAsiaTheme="minorEastAsia" w:cstheme="minorBidi"/>
              <w:noProof/>
              <w:lang w:eastAsia="ru-RU"/>
            </w:rPr>
          </w:pPr>
          <w:hyperlink w:anchor="_Toc38890347" w:history="1">
            <w:r w:rsidR="001F0898" w:rsidRPr="00474E4A">
              <w:rPr>
                <w:rStyle w:val="aa"/>
                <w:noProof/>
              </w:rPr>
              <w:t>5.2.3.7 Шаг процесса 40. Получение МТР для работ хоз. способом</w:t>
            </w:r>
            <w:r w:rsidR="001F0898">
              <w:rPr>
                <w:noProof/>
                <w:webHidden/>
              </w:rPr>
              <w:tab/>
            </w:r>
            <w:r w:rsidR="001F0898">
              <w:rPr>
                <w:noProof/>
                <w:webHidden/>
              </w:rPr>
              <w:fldChar w:fldCharType="begin"/>
            </w:r>
            <w:r w:rsidR="001F0898">
              <w:rPr>
                <w:noProof/>
                <w:webHidden/>
              </w:rPr>
              <w:instrText xml:space="preserve"> PAGEREF _Toc38890347 \h </w:instrText>
            </w:r>
            <w:r w:rsidR="001F0898">
              <w:rPr>
                <w:noProof/>
                <w:webHidden/>
              </w:rPr>
            </w:r>
            <w:r w:rsidR="001F0898">
              <w:rPr>
                <w:noProof/>
                <w:webHidden/>
              </w:rPr>
              <w:fldChar w:fldCharType="separate"/>
            </w:r>
            <w:r w:rsidR="001F0898">
              <w:rPr>
                <w:noProof/>
                <w:webHidden/>
              </w:rPr>
              <w:t>41</w:t>
            </w:r>
            <w:r w:rsidR="001F0898">
              <w:rPr>
                <w:noProof/>
                <w:webHidden/>
              </w:rPr>
              <w:fldChar w:fldCharType="end"/>
            </w:r>
          </w:hyperlink>
        </w:p>
        <w:p w14:paraId="6F39CCD5" w14:textId="526967FA" w:rsidR="001F0898" w:rsidRDefault="00FF1EBD">
          <w:pPr>
            <w:pStyle w:val="33"/>
            <w:rPr>
              <w:rFonts w:eastAsiaTheme="minorEastAsia" w:cstheme="minorBidi"/>
              <w:noProof/>
              <w:lang w:eastAsia="ru-RU"/>
            </w:rPr>
          </w:pPr>
          <w:hyperlink w:anchor="_Toc38890348" w:history="1">
            <w:r w:rsidR="001F0898" w:rsidRPr="00474E4A">
              <w:rPr>
                <w:rStyle w:val="aa"/>
                <w:noProof/>
              </w:rPr>
              <w:t>5.2.3.8 Шаг процесса 50. Получение МТР подрядчиком</w:t>
            </w:r>
            <w:r w:rsidR="001F0898">
              <w:rPr>
                <w:noProof/>
                <w:webHidden/>
              </w:rPr>
              <w:tab/>
            </w:r>
            <w:r w:rsidR="001F0898">
              <w:rPr>
                <w:noProof/>
                <w:webHidden/>
              </w:rPr>
              <w:fldChar w:fldCharType="begin"/>
            </w:r>
            <w:r w:rsidR="001F0898">
              <w:rPr>
                <w:noProof/>
                <w:webHidden/>
              </w:rPr>
              <w:instrText xml:space="preserve"> PAGEREF _Toc38890348 \h </w:instrText>
            </w:r>
            <w:r w:rsidR="001F0898">
              <w:rPr>
                <w:noProof/>
                <w:webHidden/>
              </w:rPr>
            </w:r>
            <w:r w:rsidR="001F0898">
              <w:rPr>
                <w:noProof/>
                <w:webHidden/>
              </w:rPr>
              <w:fldChar w:fldCharType="separate"/>
            </w:r>
            <w:r w:rsidR="001F0898">
              <w:rPr>
                <w:noProof/>
                <w:webHidden/>
              </w:rPr>
              <w:t>41</w:t>
            </w:r>
            <w:r w:rsidR="001F0898">
              <w:rPr>
                <w:noProof/>
                <w:webHidden/>
              </w:rPr>
              <w:fldChar w:fldCharType="end"/>
            </w:r>
          </w:hyperlink>
        </w:p>
        <w:p w14:paraId="177406AF" w14:textId="1766FCD1" w:rsidR="001F0898" w:rsidRDefault="00FF1EBD">
          <w:pPr>
            <w:pStyle w:val="33"/>
            <w:rPr>
              <w:rFonts w:eastAsiaTheme="minorEastAsia" w:cstheme="minorBidi"/>
              <w:noProof/>
              <w:lang w:eastAsia="ru-RU"/>
            </w:rPr>
          </w:pPr>
          <w:hyperlink w:anchor="_Toc38890349" w:history="1">
            <w:r w:rsidR="001F0898" w:rsidRPr="00474E4A">
              <w:rPr>
                <w:rStyle w:val="aa"/>
                <w:noProof/>
              </w:rPr>
              <w:t>5.2.3.9 Шаг процесса 60. Выполнение ремонтных работ</w:t>
            </w:r>
            <w:r w:rsidR="001F0898">
              <w:rPr>
                <w:noProof/>
                <w:webHidden/>
              </w:rPr>
              <w:tab/>
            </w:r>
            <w:r w:rsidR="001F0898">
              <w:rPr>
                <w:noProof/>
                <w:webHidden/>
              </w:rPr>
              <w:fldChar w:fldCharType="begin"/>
            </w:r>
            <w:r w:rsidR="001F0898">
              <w:rPr>
                <w:noProof/>
                <w:webHidden/>
              </w:rPr>
              <w:instrText xml:space="preserve"> PAGEREF _Toc38890349 \h </w:instrText>
            </w:r>
            <w:r w:rsidR="001F0898">
              <w:rPr>
                <w:noProof/>
                <w:webHidden/>
              </w:rPr>
            </w:r>
            <w:r w:rsidR="001F0898">
              <w:rPr>
                <w:noProof/>
                <w:webHidden/>
              </w:rPr>
              <w:fldChar w:fldCharType="separate"/>
            </w:r>
            <w:r w:rsidR="001F0898">
              <w:rPr>
                <w:noProof/>
                <w:webHidden/>
              </w:rPr>
              <w:t>41</w:t>
            </w:r>
            <w:r w:rsidR="001F0898">
              <w:rPr>
                <w:noProof/>
                <w:webHidden/>
              </w:rPr>
              <w:fldChar w:fldCharType="end"/>
            </w:r>
          </w:hyperlink>
        </w:p>
        <w:p w14:paraId="5931326D" w14:textId="490060DF" w:rsidR="001F0898" w:rsidRDefault="00FF1EBD">
          <w:pPr>
            <w:pStyle w:val="33"/>
            <w:rPr>
              <w:rFonts w:eastAsiaTheme="minorEastAsia" w:cstheme="minorBidi"/>
              <w:noProof/>
              <w:lang w:eastAsia="ru-RU"/>
            </w:rPr>
          </w:pPr>
          <w:hyperlink w:anchor="_Toc38890350" w:history="1">
            <w:r w:rsidR="001F0898" w:rsidRPr="00474E4A">
              <w:rPr>
                <w:rStyle w:val="aa"/>
                <w:noProof/>
              </w:rPr>
              <w:t>5.2.3.10 Шаг процесса 70. Фиксация результатов ремонта</w:t>
            </w:r>
            <w:r w:rsidR="001F0898">
              <w:rPr>
                <w:noProof/>
                <w:webHidden/>
              </w:rPr>
              <w:tab/>
            </w:r>
            <w:r w:rsidR="001F0898">
              <w:rPr>
                <w:noProof/>
                <w:webHidden/>
              </w:rPr>
              <w:fldChar w:fldCharType="begin"/>
            </w:r>
            <w:r w:rsidR="001F0898">
              <w:rPr>
                <w:noProof/>
                <w:webHidden/>
              </w:rPr>
              <w:instrText xml:space="preserve"> PAGEREF _Toc38890350 \h </w:instrText>
            </w:r>
            <w:r w:rsidR="001F0898">
              <w:rPr>
                <w:noProof/>
                <w:webHidden/>
              </w:rPr>
            </w:r>
            <w:r w:rsidR="001F0898">
              <w:rPr>
                <w:noProof/>
                <w:webHidden/>
              </w:rPr>
              <w:fldChar w:fldCharType="separate"/>
            </w:r>
            <w:r w:rsidR="001F0898">
              <w:rPr>
                <w:noProof/>
                <w:webHidden/>
              </w:rPr>
              <w:t>41</w:t>
            </w:r>
            <w:r w:rsidR="001F0898">
              <w:rPr>
                <w:noProof/>
                <w:webHidden/>
              </w:rPr>
              <w:fldChar w:fldCharType="end"/>
            </w:r>
          </w:hyperlink>
        </w:p>
        <w:p w14:paraId="4F686B0B" w14:textId="1A2C06FA" w:rsidR="001F0898" w:rsidRDefault="00FF1EBD">
          <w:pPr>
            <w:pStyle w:val="33"/>
            <w:rPr>
              <w:rFonts w:eastAsiaTheme="minorEastAsia" w:cstheme="minorBidi"/>
              <w:noProof/>
              <w:lang w:eastAsia="ru-RU"/>
            </w:rPr>
          </w:pPr>
          <w:hyperlink w:anchor="_Toc38890351" w:history="1">
            <w:r w:rsidR="001F0898" w:rsidRPr="00474E4A">
              <w:rPr>
                <w:rStyle w:val="aa"/>
                <w:noProof/>
              </w:rPr>
              <w:t>5.2.3.11 Шаг процесса 80. Фиксация причин дефекта в сообщении ТОРО</w:t>
            </w:r>
            <w:r w:rsidR="001F0898">
              <w:rPr>
                <w:noProof/>
                <w:webHidden/>
              </w:rPr>
              <w:tab/>
            </w:r>
            <w:r w:rsidR="001F0898">
              <w:rPr>
                <w:noProof/>
                <w:webHidden/>
              </w:rPr>
              <w:fldChar w:fldCharType="begin"/>
            </w:r>
            <w:r w:rsidR="001F0898">
              <w:rPr>
                <w:noProof/>
                <w:webHidden/>
              </w:rPr>
              <w:instrText xml:space="preserve"> PAGEREF _Toc38890351 \h </w:instrText>
            </w:r>
            <w:r w:rsidR="001F0898">
              <w:rPr>
                <w:noProof/>
                <w:webHidden/>
              </w:rPr>
            </w:r>
            <w:r w:rsidR="001F0898">
              <w:rPr>
                <w:noProof/>
                <w:webHidden/>
              </w:rPr>
              <w:fldChar w:fldCharType="separate"/>
            </w:r>
            <w:r w:rsidR="001F0898">
              <w:rPr>
                <w:noProof/>
                <w:webHidden/>
              </w:rPr>
              <w:t>42</w:t>
            </w:r>
            <w:r w:rsidR="001F0898">
              <w:rPr>
                <w:noProof/>
                <w:webHidden/>
              </w:rPr>
              <w:fldChar w:fldCharType="end"/>
            </w:r>
          </w:hyperlink>
        </w:p>
        <w:p w14:paraId="73DF70F7" w14:textId="7D6AB5F9" w:rsidR="001F0898" w:rsidRDefault="00FF1EBD">
          <w:pPr>
            <w:pStyle w:val="33"/>
            <w:rPr>
              <w:rFonts w:eastAsiaTheme="minorEastAsia" w:cstheme="minorBidi"/>
              <w:noProof/>
              <w:lang w:eastAsia="ru-RU"/>
            </w:rPr>
          </w:pPr>
          <w:hyperlink w:anchor="_Toc38890352" w:history="1">
            <w:r w:rsidR="001F0898" w:rsidRPr="00474E4A">
              <w:rPr>
                <w:rStyle w:val="aa"/>
                <w:noProof/>
              </w:rPr>
              <w:t>5.2.3.12 Шаг процесса 90. Деблокирование заказа ТОРО</w:t>
            </w:r>
            <w:r w:rsidR="001F0898">
              <w:rPr>
                <w:noProof/>
                <w:webHidden/>
              </w:rPr>
              <w:tab/>
            </w:r>
            <w:r w:rsidR="001F0898">
              <w:rPr>
                <w:noProof/>
                <w:webHidden/>
              </w:rPr>
              <w:fldChar w:fldCharType="begin"/>
            </w:r>
            <w:r w:rsidR="001F0898">
              <w:rPr>
                <w:noProof/>
                <w:webHidden/>
              </w:rPr>
              <w:instrText xml:space="preserve"> PAGEREF _Toc38890352 \h </w:instrText>
            </w:r>
            <w:r w:rsidR="001F0898">
              <w:rPr>
                <w:noProof/>
                <w:webHidden/>
              </w:rPr>
            </w:r>
            <w:r w:rsidR="001F0898">
              <w:rPr>
                <w:noProof/>
                <w:webHidden/>
              </w:rPr>
              <w:fldChar w:fldCharType="separate"/>
            </w:r>
            <w:r w:rsidR="001F0898">
              <w:rPr>
                <w:noProof/>
                <w:webHidden/>
              </w:rPr>
              <w:t>42</w:t>
            </w:r>
            <w:r w:rsidR="001F0898">
              <w:rPr>
                <w:noProof/>
                <w:webHidden/>
              </w:rPr>
              <w:fldChar w:fldCharType="end"/>
            </w:r>
          </w:hyperlink>
        </w:p>
        <w:p w14:paraId="5DFDAA1E" w14:textId="70C4A211" w:rsidR="001F0898" w:rsidRDefault="00FF1EBD">
          <w:pPr>
            <w:pStyle w:val="33"/>
            <w:rPr>
              <w:rFonts w:eastAsiaTheme="minorEastAsia" w:cstheme="minorBidi"/>
              <w:noProof/>
              <w:lang w:eastAsia="ru-RU"/>
            </w:rPr>
          </w:pPr>
          <w:hyperlink w:anchor="_Toc38890353" w:history="1">
            <w:r w:rsidR="001F0898" w:rsidRPr="00474E4A">
              <w:rPr>
                <w:rStyle w:val="aa"/>
                <w:noProof/>
              </w:rPr>
              <w:t>5.2.4</w:t>
            </w:r>
            <w:r w:rsidR="001F0898">
              <w:rPr>
                <w:rFonts w:eastAsiaTheme="minorEastAsia" w:cstheme="minorBidi"/>
                <w:noProof/>
                <w:lang w:eastAsia="ru-RU"/>
              </w:rPr>
              <w:tab/>
            </w:r>
            <w:r w:rsidR="001F0898" w:rsidRPr="00474E4A">
              <w:rPr>
                <w:rStyle w:val="aa"/>
                <w:noProof/>
              </w:rPr>
              <w:t>Описание шагов бизнес-процесса ПП-07.03.03.04-</w:t>
            </w:r>
            <w:r w:rsidR="001F0898" w:rsidRPr="00474E4A">
              <w:rPr>
                <w:rStyle w:val="aa"/>
                <w:noProof/>
                <w:lang w:val="en-US"/>
              </w:rPr>
              <w:t>ERP</w:t>
            </w:r>
            <w:r w:rsidR="001F0898" w:rsidRPr="00474E4A">
              <w:rPr>
                <w:rStyle w:val="aa"/>
                <w:noProof/>
              </w:rPr>
              <w:t xml:space="preserve"> Регистрация ежесменного обслуживания</w:t>
            </w:r>
            <w:r w:rsidR="001F0898">
              <w:rPr>
                <w:noProof/>
                <w:webHidden/>
              </w:rPr>
              <w:tab/>
            </w:r>
            <w:r w:rsidR="001F0898">
              <w:rPr>
                <w:noProof/>
                <w:webHidden/>
              </w:rPr>
              <w:fldChar w:fldCharType="begin"/>
            </w:r>
            <w:r w:rsidR="001F0898">
              <w:rPr>
                <w:noProof/>
                <w:webHidden/>
              </w:rPr>
              <w:instrText xml:space="preserve"> PAGEREF _Toc38890353 \h </w:instrText>
            </w:r>
            <w:r w:rsidR="001F0898">
              <w:rPr>
                <w:noProof/>
                <w:webHidden/>
              </w:rPr>
            </w:r>
            <w:r w:rsidR="001F0898">
              <w:rPr>
                <w:noProof/>
                <w:webHidden/>
              </w:rPr>
              <w:fldChar w:fldCharType="separate"/>
            </w:r>
            <w:r w:rsidR="001F0898">
              <w:rPr>
                <w:noProof/>
                <w:webHidden/>
              </w:rPr>
              <w:t>42</w:t>
            </w:r>
            <w:r w:rsidR="001F0898">
              <w:rPr>
                <w:noProof/>
                <w:webHidden/>
              </w:rPr>
              <w:fldChar w:fldCharType="end"/>
            </w:r>
          </w:hyperlink>
        </w:p>
        <w:p w14:paraId="67741A70" w14:textId="59DE215B" w:rsidR="001F0898" w:rsidRDefault="00FF1EBD">
          <w:pPr>
            <w:pStyle w:val="33"/>
            <w:rPr>
              <w:rFonts w:eastAsiaTheme="minorEastAsia" w:cstheme="minorBidi"/>
              <w:noProof/>
              <w:lang w:eastAsia="ru-RU"/>
            </w:rPr>
          </w:pPr>
          <w:hyperlink w:anchor="_Toc38890354" w:history="1">
            <w:r w:rsidR="001F0898" w:rsidRPr="00474E4A">
              <w:rPr>
                <w:rStyle w:val="aa"/>
                <w:noProof/>
              </w:rPr>
              <w:t>5.2.4.1 Шаг процесса 05. Выдача чек-листов</w:t>
            </w:r>
            <w:r w:rsidR="001F0898">
              <w:rPr>
                <w:noProof/>
                <w:webHidden/>
              </w:rPr>
              <w:tab/>
            </w:r>
            <w:r w:rsidR="001F0898">
              <w:rPr>
                <w:noProof/>
                <w:webHidden/>
              </w:rPr>
              <w:fldChar w:fldCharType="begin"/>
            </w:r>
            <w:r w:rsidR="001F0898">
              <w:rPr>
                <w:noProof/>
                <w:webHidden/>
              </w:rPr>
              <w:instrText xml:space="preserve"> PAGEREF _Toc38890354 \h </w:instrText>
            </w:r>
            <w:r w:rsidR="001F0898">
              <w:rPr>
                <w:noProof/>
                <w:webHidden/>
              </w:rPr>
            </w:r>
            <w:r w:rsidR="001F0898">
              <w:rPr>
                <w:noProof/>
                <w:webHidden/>
              </w:rPr>
              <w:fldChar w:fldCharType="separate"/>
            </w:r>
            <w:r w:rsidR="001F0898">
              <w:rPr>
                <w:noProof/>
                <w:webHidden/>
              </w:rPr>
              <w:t>42</w:t>
            </w:r>
            <w:r w:rsidR="001F0898">
              <w:rPr>
                <w:noProof/>
                <w:webHidden/>
              </w:rPr>
              <w:fldChar w:fldCharType="end"/>
            </w:r>
          </w:hyperlink>
        </w:p>
        <w:p w14:paraId="6C2716D9" w14:textId="177366EF" w:rsidR="001F0898" w:rsidRDefault="00FF1EBD">
          <w:pPr>
            <w:pStyle w:val="33"/>
            <w:rPr>
              <w:rFonts w:eastAsiaTheme="minorEastAsia" w:cstheme="minorBidi"/>
              <w:noProof/>
              <w:lang w:eastAsia="ru-RU"/>
            </w:rPr>
          </w:pPr>
          <w:hyperlink w:anchor="_Toc38890355" w:history="1">
            <w:r w:rsidR="001F0898" w:rsidRPr="00474E4A">
              <w:rPr>
                <w:rStyle w:val="aa"/>
                <w:noProof/>
              </w:rPr>
              <w:t>5.2.4.2 Шаг процесса 10. Выдача/Получение материалов для ежесменного обслуживания</w:t>
            </w:r>
            <w:r w:rsidR="001F0898">
              <w:rPr>
                <w:noProof/>
                <w:webHidden/>
              </w:rPr>
              <w:tab/>
            </w:r>
            <w:r w:rsidR="001F0898">
              <w:rPr>
                <w:noProof/>
                <w:webHidden/>
              </w:rPr>
              <w:fldChar w:fldCharType="begin"/>
            </w:r>
            <w:r w:rsidR="001F0898">
              <w:rPr>
                <w:noProof/>
                <w:webHidden/>
              </w:rPr>
              <w:instrText xml:space="preserve"> PAGEREF _Toc38890355 \h </w:instrText>
            </w:r>
            <w:r w:rsidR="001F0898">
              <w:rPr>
                <w:noProof/>
                <w:webHidden/>
              </w:rPr>
            </w:r>
            <w:r w:rsidR="001F0898">
              <w:rPr>
                <w:noProof/>
                <w:webHidden/>
              </w:rPr>
              <w:fldChar w:fldCharType="separate"/>
            </w:r>
            <w:r w:rsidR="001F0898">
              <w:rPr>
                <w:noProof/>
                <w:webHidden/>
              </w:rPr>
              <w:t>43</w:t>
            </w:r>
            <w:r w:rsidR="001F0898">
              <w:rPr>
                <w:noProof/>
                <w:webHidden/>
              </w:rPr>
              <w:fldChar w:fldCharType="end"/>
            </w:r>
          </w:hyperlink>
        </w:p>
        <w:p w14:paraId="32A46CB5" w14:textId="51F1FB9F" w:rsidR="001F0898" w:rsidRDefault="00FF1EBD">
          <w:pPr>
            <w:pStyle w:val="33"/>
            <w:rPr>
              <w:rFonts w:eastAsiaTheme="minorEastAsia" w:cstheme="minorBidi"/>
              <w:noProof/>
              <w:lang w:eastAsia="ru-RU"/>
            </w:rPr>
          </w:pPr>
          <w:hyperlink w:anchor="_Toc38890356" w:history="1">
            <w:r w:rsidR="001F0898" w:rsidRPr="00474E4A">
              <w:rPr>
                <w:rStyle w:val="aa"/>
                <w:noProof/>
              </w:rPr>
              <w:t>5.2.4.3 Шаг процесса 20. Выполнение ежесменного обслуживания</w:t>
            </w:r>
            <w:r w:rsidR="001F0898">
              <w:rPr>
                <w:noProof/>
                <w:webHidden/>
              </w:rPr>
              <w:tab/>
            </w:r>
            <w:r w:rsidR="001F0898">
              <w:rPr>
                <w:noProof/>
                <w:webHidden/>
              </w:rPr>
              <w:fldChar w:fldCharType="begin"/>
            </w:r>
            <w:r w:rsidR="001F0898">
              <w:rPr>
                <w:noProof/>
                <w:webHidden/>
              </w:rPr>
              <w:instrText xml:space="preserve"> PAGEREF _Toc38890356 \h </w:instrText>
            </w:r>
            <w:r w:rsidR="001F0898">
              <w:rPr>
                <w:noProof/>
                <w:webHidden/>
              </w:rPr>
            </w:r>
            <w:r w:rsidR="001F0898">
              <w:rPr>
                <w:noProof/>
                <w:webHidden/>
              </w:rPr>
              <w:fldChar w:fldCharType="separate"/>
            </w:r>
            <w:r w:rsidR="001F0898">
              <w:rPr>
                <w:noProof/>
                <w:webHidden/>
              </w:rPr>
              <w:t>44</w:t>
            </w:r>
            <w:r w:rsidR="001F0898">
              <w:rPr>
                <w:noProof/>
                <w:webHidden/>
              </w:rPr>
              <w:fldChar w:fldCharType="end"/>
            </w:r>
          </w:hyperlink>
        </w:p>
        <w:p w14:paraId="68EB288E" w14:textId="14044582" w:rsidR="001F0898" w:rsidRDefault="00FF1EBD">
          <w:pPr>
            <w:pStyle w:val="33"/>
            <w:rPr>
              <w:rFonts w:eastAsiaTheme="minorEastAsia" w:cstheme="minorBidi"/>
              <w:noProof/>
              <w:lang w:eastAsia="ru-RU"/>
            </w:rPr>
          </w:pPr>
          <w:hyperlink w:anchor="_Toc38890357" w:history="1">
            <w:r w:rsidR="001F0898" w:rsidRPr="00474E4A">
              <w:rPr>
                <w:rStyle w:val="aa"/>
                <w:noProof/>
              </w:rPr>
              <w:t>5.2.4.4 Шаг процесса 30. Фиксация выполнения ежесменного обслуживания</w:t>
            </w:r>
            <w:r w:rsidR="001F0898">
              <w:rPr>
                <w:noProof/>
                <w:webHidden/>
              </w:rPr>
              <w:tab/>
            </w:r>
            <w:r w:rsidR="001F0898">
              <w:rPr>
                <w:noProof/>
                <w:webHidden/>
              </w:rPr>
              <w:fldChar w:fldCharType="begin"/>
            </w:r>
            <w:r w:rsidR="001F0898">
              <w:rPr>
                <w:noProof/>
                <w:webHidden/>
              </w:rPr>
              <w:instrText xml:space="preserve"> PAGEREF _Toc38890357 \h </w:instrText>
            </w:r>
            <w:r w:rsidR="001F0898">
              <w:rPr>
                <w:noProof/>
                <w:webHidden/>
              </w:rPr>
            </w:r>
            <w:r w:rsidR="001F0898">
              <w:rPr>
                <w:noProof/>
                <w:webHidden/>
              </w:rPr>
              <w:fldChar w:fldCharType="separate"/>
            </w:r>
            <w:r w:rsidR="001F0898">
              <w:rPr>
                <w:noProof/>
                <w:webHidden/>
              </w:rPr>
              <w:t>44</w:t>
            </w:r>
            <w:r w:rsidR="001F0898">
              <w:rPr>
                <w:noProof/>
                <w:webHidden/>
              </w:rPr>
              <w:fldChar w:fldCharType="end"/>
            </w:r>
          </w:hyperlink>
        </w:p>
        <w:p w14:paraId="207FB065" w14:textId="2DAFBA90" w:rsidR="001F0898" w:rsidRDefault="00FF1EBD">
          <w:pPr>
            <w:pStyle w:val="33"/>
            <w:rPr>
              <w:rFonts w:eastAsiaTheme="minorEastAsia" w:cstheme="minorBidi"/>
              <w:noProof/>
              <w:lang w:eastAsia="ru-RU"/>
            </w:rPr>
          </w:pPr>
          <w:hyperlink w:anchor="_Toc38890358" w:history="1">
            <w:r w:rsidR="001F0898" w:rsidRPr="00474E4A">
              <w:rPr>
                <w:rStyle w:val="aa"/>
                <w:noProof/>
              </w:rPr>
              <w:t>5.2.4.5 Шаг процесса 40. Принятие решения о возврате неиспользованных МТР</w:t>
            </w:r>
            <w:r w:rsidR="001F0898">
              <w:rPr>
                <w:noProof/>
                <w:webHidden/>
              </w:rPr>
              <w:tab/>
            </w:r>
            <w:r w:rsidR="001F0898">
              <w:rPr>
                <w:noProof/>
                <w:webHidden/>
              </w:rPr>
              <w:fldChar w:fldCharType="begin"/>
            </w:r>
            <w:r w:rsidR="001F0898">
              <w:rPr>
                <w:noProof/>
                <w:webHidden/>
              </w:rPr>
              <w:instrText xml:space="preserve"> PAGEREF _Toc38890358 \h </w:instrText>
            </w:r>
            <w:r w:rsidR="001F0898">
              <w:rPr>
                <w:noProof/>
                <w:webHidden/>
              </w:rPr>
            </w:r>
            <w:r w:rsidR="001F0898">
              <w:rPr>
                <w:noProof/>
                <w:webHidden/>
              </w:rPr>
              <w:fldChar w:fldCharType="separate"/>
            </w:r>
            <w:r w:rsidR="001F0898">
              <w:rPr>
                <w:noProof/>
                <w:webHidden/>
              </w:rPr>
              <w:t>45</w:t>
            </w:r>
            <w:r w:rsidR="001F0898">
              <w:rPr>
                <w:noProof/>
                <w:webHidden/>
              </w:rPr>
              <w:fldChar w:fldCharType="end"/>
            </w:r>
          </w:hyperlink>
        </w:p>
        <w:p w14:paraId="5D9EE03E" w14:textId="3FD28082" w:rsidR="001F0898" w:rsidRDefault="00FF1EBD">
          <w:pPr>
            <w:pStyle w:val="33"/>
            <w:rPr>
              <w:rFonts w:eastAsiaTheme="minorEastAsia" w:cstheme="minorBidi"/>
              <w:noProof/>
              <w:lang w:eastAsia="ru-RU"/>
            </w:rPr>
          </w:pPr>
          <w:hyperlink w:anchor="_Toc38890359" w:history="1">
            <w:r w:rsidR="001F0898" w:rsidRPr="00474E4A">
              <w:rPr>
                <w:rStyle w:val="aa"/>
                <w:noProof/>
              </w:rPr>
              <w:t>5.2.4.6 Шаг процесса 50. Возврат неиспользованных МТР</w:t>
            </w:r>
            <w:r w:rsidR="001F0898">
              <w:rPr>
                <w:noProof/>
                <w:webHidden/>
              </w:rPr>
              <w:tab/>
            </w:r>
            <w:r w:rsidR="001F0898">
              <w:rPr>
                <w:noProof/>
                <w:webHidden/>
              </w:rPr>
              <w:fldChar w:fldCharType="begin"/>
            </w:r>
            <w:r w:rsidR="001F0898">
              <w:rPr>
                <w:noProof/>
                <w:webHidden/>
              </w:rPr>
              <w:instrText xml:space="preserve"> PAGEREF _Toc38890359 \h </w:instrText>
            </w:r>
            <w:r w:rsidR="001F0898">
              <w:rPr>
                <w:noProof/>
                <w:webHidden/>
              </w:rPr>
            </w:r>
            <w:r w:rsidR="001F0898">
              <w:rPr>
                <w:noProof/>
                <w:webHidden/>
              </w:rPr>
              <w:fldChar w:fldCharType="separate"/>
            </w:r>
            <w:r w:rsidR="001F0898">
              <w:rPr>
                <w:noProof/>
                <w:webHidden/>
              </w:rPr>
              <w:t>45</w:t>
            </w:r>
            <w:r w:rsidR="001F0898">
              <w:rPr>
                <w:noProof/>
                <w:webHidden/>
              </w:rPr>
              <w:fldChar w:fldCharType="end"/>
            </w:r>
          </w:hyperlink>
        </w:p>
        <w:p w14:paraId="330D844A" w14:textId="21D3F0B0" w:rsidR="001F0898" w:rsidRDefault="00FF1EBD">
          <w:pPr>
            <w:pStyle w:val="33"/>
            <w:rPr>
              <w:rFonts w:eastAsiaTheme="minorEastAsia" w:cstheme="minorBidi"/>
              <w:noProof/>
              <w:lang w:eastAsia="ru-RU"/>
            </w:rPr>
          </w:pPr>
          <w:hyperlink w:anchor="_Toc38890360" w:history="1">
            <w:r w:rsidR="001F0898" w:rsidRPr="00474E4A">
              <w:rPr>
                <w:rStyle w:val="aa"/>
                <w:noProof/>
              </w:rPr>
              <w:t>5.2.4.7 Шаг процесса 60. Подтверждение работ при ежесменном обслуживании</w:t>
            </w:r>
            <w:r w:rsidR="001F0898">
              <w:rPr>
                <w:noProof/>
                <w:webHidden/>
              </w:rPr>
              <w:tab/>
            </w:r>
            <w:r w:rsidR="001F0898">
              <w:rPr>
                <w:noProof/>
                <w:webHidden/>
              </w:rPr>
              <w:fldChar w:fldCharType="begin"/>
            </w:r>
            <w:r w:rsidR="001F0898">
              <w:rPr>
                <w:noProof/>
                <w:webHidden/>
              </w:rPr>
              <w:instrText xml:space="preserve"> PAGEREF _Toc38890360 \h </w:instrText>
            </w:r>
            <w:r w:rsidR="001F0898">
              <w:rPr>
                <w:noProof/>
                <w:webHidden/>
              </w:rPr>
            </w:r>
            <w:r w:rsidR="001F0898">
              <w:rPr>
                <w:noProof/>
                <w:webHidden/>
              </w:rPr>
              <w:fldChar w:fldCharType="separate"/>
            </w:r>
            <w:r w:rsidR="001F0898">
              <w:rPr>
                <w:noProof/>
                <w:webHidden/>
              </w:rPr>
              <w:t>45</w:t>
            </w:r>
            <w:r w:rsidR="001F0898">
              <w:rPr>
                <w:noProof/>
                <w:webHidden/>
              </w:rPr>
              <w:fldChar w:fldCharType="end"/>
            </w:r>
          </w:hyperlink>
        </w:p>
        <w:p w14:paraId="2898D597" w14:textId="76DD384D" w:rsidR="001F0898" w:rsidRDefault="00FF1EBD">
          <w:pPr>
            <w:pStyle w:val="33"/>
            <w:rPr>
              <w:rFonts w:eastAsiaTheme="minorEastAsia" w:cstheme="minorBidi"/>
              <w:noProof/>
              <w:lang w:eastAsia="ru-RU"/>
            </w:rPr>
          </w:pPr>
          <w:hyperlink w:anchor="_Toc38890361" w:history="1">
            <w:r w:rsidR="001F0898" w:rsidRPr="00474E4A">
              <w:rPr>
                <w:rStyle w:val="aa"/>
                <w:noProof/>
              </w:rPr>
              <w:t>5.2.4.8 Шаг процесса 70. Списание материалов, израсходованных при ежесменном обслуживании</w:t>
            </w:r>
            <w:r w:rsidR="001F0898">
              <w:rPr>
                <w:noProof/>
                <w:webHidden/>
              </w:rPr>
              <w:tab/>
            </w:r>
            <w:r w:rsidR="001F0898">
              <w:rPr>
                <w:noProof/>
                <w:webHidden/>
              </w:rPr>
              <w:fldChar w:fldCharType="begin"/>
            </w:r>
            <w:r w:rsidR="001F0898">
              <w:rPr>
                <w:noProof/>
                <w:webHidden/>
              </w:rPr>
              <w:instrText xml:space="preserve"> PAGEREF _Toc38890361 \h </w:instrText>
            </w:r>
            <w:r w:rsidR="001F0898">
              <w:rPr>
                <w:noProof/>
                <w:webHidden/>
              </w:rPr>
            </w:r>
            <w:r w:rsidR="001F0898">
              <w:rPr>
                <w:noProof/>
                <w:webHidden/>
              </w:rPr>
              <w:fldChar w:fldCharType="separate"/>
            </w:r>
            <w:r w:rsidR="001F0898">
              <w:rPr>
                <w:noProof/>
                <w:webHidden/>
              </w:rPr>
              <w:t>45</w:t>
            </w:r>
            <w:r w:rsidR="001F0898">
              <w:rPr>
                <w:noProof/>
                <w:webHidden/>
              </w:rPr>
              <w:fldChar w:fldCharType="end"/>
            </w:r>
          </w:hyperlink>
        </w:p>
        <w:p w14:paraId="0A46B902" w14:textId="5C40EABC" w:rsidR="001F0898" w:rsidRDefault="00FF1EBD">
          <w:pPr>
            <w:pStyle w:val="33"/>
            <w:rPr>
              <w:rFonts w:eastAsiaTheme="minorEastAsia" w:cstheme="minorBidi"/>
              <w:noProof/>
              <w:lang w:eastAsia="ru-RU"/>
            </w:rPr>
          </w:pPr>
          <w:hyperlink w:anchor="_Toc38890362" w:history="1">
            <w:r w:rsidR="001F0898" w:rsidRPr="00474E4A">
              <w:rPr>
                <w:rStyle w:val="aa"/>
                <w:noProof/>
              </w:rPr>
              <w:t>5.2.4.9 Шаг процесса 75. Ввод фактических сроков и закрытие плановых сообщений</w:t>
            </w:r>
            <w:r w:rsidR="001F0898">
              <w:rPr>
                <w:noProof/>
                <w:webHidden/>
              </w:rPr>
              <w:tab/>
            </w:r>
            <w:r w:rsidR="001F0898">
              <w:rPr>
                <w:noProof/>
                <w:webHidden/>
              </w:rPr>
              <w:fldChar w:fldCharType="begin"/>
            </w:r>
            <w:r w:rsidR="001F0898">
              <w:rPr>
                <w:noProof/>
                <w:webHidden/>
              </w:rPr>
              <w:instrText xml:space="preserve"> PAGEREF _Toc38890362 \h </w:instrText>
            </w:r>
            <w:r w:rsidR="001F0898">
              <w:rPr>
                <w:noProof/>
                <w:webHidden/>
              </w:rPr>
            </w:r>
            <w:r w:rsidR="001F0898">
              <w:rPr>
                <w:noProof/>
                <w:webHidden/>
              </w:rPr>
              <w:fldChar w:fldCharType="separate"/>
            </w:r>
            <w:r w:rsidR="001F0898">
              <w:rPr>
                <w:noProof/>
                <w:webHidden/>
              </w:rPr>
              <w:t>45</w:t>
            </w:r>
            <w:r w:rsidR="001F0898">
              <w:rPr>
                <w:noProof/>
                <w:webHidden/>
              </w:rPr>
              <w:fldChar w:fldCharType="end"/>
            </w:r>
          </w:hyperlink>
        </w:p>
        <w:p w14:paraId="56342936" w14:textId="6957B1D7" w:rsidR="001F0898" w:rsidRDefault="00FF1EBD">
          <w:pPr>
            <w:pStyle w:val="33"/>
            <w:rPr>
              <w:rFonts w:eastAsiaTheme="minorEastAsia" w:cstheme="minorBidi"/>
              <w:noProof/>
              <w:lang w:eastAsia="ru-RU"/>
            </w:rPr>
          </w:pPr>
          <w:hyperlink w:anchor="_Toc38890363" w:history="1">
            <w:r w:rsidR="001F0898" w:rsidRPr="00474E4A">
              <w:rPr>
                <w:rStyle w:val="aa"/>
                <w:noProof/>
              </w:rPr>
              <w:t>5.2.4.9 Шаг процесса 80. Техническое закрытие мероприятий ТОРО</w:t>
            </w:r>
            <w:r w:rsidR="001F0898">
              <w:rPr>
                <w:noProof/>
                <w:webHidden/>
              </w:rPr>
              <w:tab/>
            </w:r>
            <w:r w:rsidR="001F0898">
              <w:rPr>
                <w:noProof/>
                <w:webHidden/>
              </w:rPr>
              <w:fldChar w:fldCharType="begin"/>
            </w:r>
            <w:r w:rsidR="001F0898">
              <w:rPr>
                <w:noProof/>
                <w:webHidden/>
              </w:rPr>
              <w:instrText xml:space="preserve"> PAGEREF _Toc38890363 \h </w:instrText>
            </w:r>
            <w:r w:rsidR="001F0898">
              <w:rPr>
                <w:noProof/>
                <w:webHidden/>
              </w:rPr>
            </w:r>
            <w:r w:rsidR="001F0898">
              <w:rPr>
                <w:noProof/>
                <w:webHidden/>
              </w:rPr>
              <w:fldChar w:fldCharType="separate"/>
            </w:r>
            <w:r w:rsidR="001F0898">
              <w:rPr>
                <w:noProof/>
                <w:webHidden/>
              </w:rPr>
              <w:t>46</w:t>
            </w:r>
            <w:r w:rsidR="001F0898">
              <w:rPr>
                <w:noProof/>
                <w:webHidden/>
              </w:rPr>
              <w:fldChar w:fldCharType="end"/>
            </w:r>
          </w:hyperlink>
        </w:p>
        <w:p w14:paraId="2A1DF242" w14:textId="42BDD446" w:rsidR="001F0898" w:rsidRDefault="00FF1EBD">
          <w:pPr>
            <w:pStyle w:val="24"/>
            <w:rPr>
              <w:rFonts w:eastAsiaTheme="minorEastAsia" w:cstheme="minorBidi"/>
              <w:b w:val="0"/>
              <w:noProof/>
              <w:lang w:eastAsia="ru-RU"/>
            </w:rPr>
          </w:pPr>
          <w:hyperlink w:anchor="_Toc38890364" w:history="1">
            <w:r w:rsidR="001F0898" w:rsidRPr="00474E4A">
              <w:rPr>
                <w:rStyle w:val="aa"/>
                <w:rFonts w:eastAsiaTheme="majorEastAsia" w:cstheme="majorBidi"/>
                <w:noProof/>
              </w:rPr>
              <w:t>5.3</w:t>
            </w:r>
            <w:r w:rsidR="001F0898">
              <w:rPr>
                <w:rFonts w:eastAsiaTheme="minorEastAsia" w:cstheme="minorBidi"/>
                <w:b w:val="0"/>
                <w:noProof/>
                <w:lang w:eastAsia="ru-RU"/>
              </w:rPr>
              <w:tab/>
            </w:r>
            <w:r w:rsidR="001F0898" w:rsidRPr="00474E4A">
              <w:rPr>
                <w:rStyle w:val="aa"/>
                <w:rFonts w:eastAsiaTheme="majorEastAsia" w:cstheme="majorBidi"/>
                <w:noProof/>
              </w:rPr>
              <w:t>Роли и полномочия</w:t>
            </w:r>
            <w:r w:rsidR="001F0898">
              <w:rPr>
                <w:noProof/>
                <w:webHidden/>
              </w:rPr>
              <w:tab/>
            </w:r>
            <w:r w:rsidR="001F0898">
              <w:rPr>
                <w:noProof/>
                <w:webHidden/>
              </w:rPr>
              <w:fldChar w:fldCharType="begin"/>
            </w:r>
            <w:r w:rsidR="001F0898">
              <w:rPr>
                <w:noProof/>
                <w:webHidden/>
              </w:rPr>
              <w:instrText xml:space="preserve"> PAGEREF _Toc38890364 \h </w:instrText>
            </w:r>
            <w:r w:rsidR="001F0898">
              <w:rPr>
                <w:noProof/>
                <w:webHidden/>
              </w:rPr>
            </w:r>
            <w:r w:rsidR="001F0898">
              <w:rPr>
                <w:noProof/>
                <w:webHidden/>
              </w:rPr>
              <w:fldChar w:fldCharType="separate"/>
            </w:r>
            <w:r w:rsidR="001F0898">
              <w:rPr>
                <w:noProof/>
                <w:webHidden/>
              </w:rPr>
              <w:t>46</w:t>
            </w:r>
            <w:r w:rsidR="001F0898">
              <w:rPr>
                <w:noProof/>
                <w:webHidden/>
              </w:rPr>
              <w:fldChar w:fldCharType="end"/>
            </w:r>
          </w:hyperlink>
        </w:p>
        <w:p w14:paraId="59E38832" w14:textId="4665F203" w:rsidR="001F0898" w:rsidRDefault="00FF1EBD">
          <w:pPr>
            <w:pStyle w:val="24"/>
            <w:rPr>
              <w:rFonts w:eastAsiaTheme="minorEastAsia" w:cstheme="minorBidi"/>
              <w:b w:val="0"/>
              <w:noProof/>
              <w:lang w:eastAsia="ru-RU"/>
            </w:rPr>
          </w:pPr>
          <w:hyperlink w:anchor="_Toc38890365" w:history="1">
            <w:r w:rsidR="001F0898" w:rsidRPr="00474E4A">
              <w:rPr>
                <w:rStyle w:val="aa"/>
                <w:rFonts w:eastAsiaTheme="majorEastAsia" w:cstheme="majorBidi"/>
                <w:noProof/>
              </w:rPr>
              <w:t>5.4</w:t>
            </w:r>
            <w:r w:rsidR="001F0898">
              <w:rPr>
                <w:rFonts w:eastAsiaTheme="minorEastAsia" w:cstheme="minorBidi"/>
                <w:b w:val="0"/>
                <w:noProof/>
                <w:lang w:eastAsia="ru-RU"/>
              </w:rPr>
              <w:tab/>
            </w:r>
            <w:r w:rsidR="001F0898" w:rsidRPr="00474E4A">
              <w:rPr>
                <w:rStyle w:val="aa"/>
                <w:rFonts w:eastAsiaTheme="majorEastAsia" w:cstheme="majorBidi"/>
                <w:noProof/>
              </w:rPr>
              <w:t>Риски и контрольные процедуры</w:t>
            </w:r>
            <w:r w:rsidR="001F0898">
              <w:rPr>
                <w:noProof/>
                <w:webHidden/>
              </w:rPr>
              <w:tab/>
            </w:r>
            <w:r w:rsidR="001F0898">
              <w:rPr>
                <w:noProof/>
                <w:webHidden/>
              </w:rPr>
              <w:fldChar w:fldCharType="begin"/>
            </w:r>
            <w:r w:rsidR="001F0898">
              <w:rPr>
                <w:noProof/>
                <w:webHidden/>
              </w:rPr>
              <w:instrText xml:space="preserve"> PAGEREF _Toc38890365 \h </w:instrText>
            </w:r>
            <w:r w:rsidR="001F0898">
              <w:rPr>
                <w:noProof/>
                <w:webHidden/>
              </w:rPr>
            </w:r>
            <w:r w:rsidR="001F0898">
              <w:rPr>
                <w:noProof/>
                <w:webHidden/>
              </w:rPr>
              <w:fldChar w:fldCharType="separate"/>
            </w:r>
            <w:r w:rsidR="001F0898">
              <w:rPr>
                <w:noProof/>
                <w:webHidden/>
              </w:rPr>
              <w:t>48</w:t>
            </w:r>
            <w:r w:rsidR="001F0898">
              <w:rPr>
                <w:noProof/>
                <w:webHidden/>
              </w:rPr>
              <w:fldChar w:fldCharType="end"/>
            </w:r>
          </w:hyperlink>
        </w:p>
        <w:p w14:paraId="08ECC52D" w14:textId="2E6476DF" w:rsidR="001F0898" w:rsidRDefault="00FF1EBD">
          <w:pPr>
            <w:pStyle w:val="33"/>
            <w:rPr>
              <w:rFonts w:eastAsiaTheme="minorEastAsia" w:cstheme="minorBidi"/>
              <w:noProof/>
              <w:lang w:eastAsia="ru-RU"/>
            </w:rPr>
          </w:pPr>
          <w:hyperlink w:anchor="_Toc38890368" w:history="1">
            <w:r w:rsidR="001F0898" w:rsidRPr="00474E4A">
              <w:rPr>
                <w:rStyle w:val="aa"/>
                <w:noProof/>
              </w:rPr>
              <w:t>5.4.1</w:t>
            </w:r>
            <w:r w:rsidR="001F0898">
              <w:rPr>
                <w:rFonts w:eastAsiaTheme="minorEastAsia" w:cstheme="minorBidi"/>
                <w:noProof/>
                <w:lang w:eastAsia="ru-RU"/>
              </w:rPr>
              <w:tab/>
            </w:r>
            <w:r w:rsidR="001F0898" w:rsidRPr="00474E4A">
              <w:rPr>
                <w:rStyle w:val="aa"/>
                <w:noProof/>
              </w:rPr>
              <w:t>Риски и контроли</w:t>
            </w:r>
            <w:r w:rsidR="001F0898">
              <w:rPr>
                <w:noProof/>
                <w:webHidden/>
              </w:rPr>
              <w:tab/>
            </w:r>
            <w:r w:rsidR="001F0898">
              <w:rPr>
                <w:noProof/>
                <w:webHidden/>
              </w:rPr>
              <w:fldChar w:fldCharType="begin"/>
            </w:r>
            <w:r w:rsidR="001F0898">
              <w:rPr>
                <w:noProof/>
                <w:webHidden/>
              </w:rPr>
              <w:instrText xml:space="preserve"> PAGEREF _Toc38890368 \h </w:instrText>
            </w:r>
            <w:r w:rsidR="001F0898">
              <w:rPr>
                <w:noProof/>
                <w:webHidden/>
              </w:rPr>
            </w:r>
            <w:r w:rsidR="001F0898">
              <w:rPr>
                <w:noProof/>
                <w:webHidden/>
              </w:rPr>
              <w:fldChar w:fldCharType="separate"/>
            </w:r>
            <w:r w:rsidR="001F0898">
              <w:rPr>
                <w:noProof/>
                <w:webHidden/>
              </w:rPr>
              <w:t>48</w:t>
            </w:r>
            <w:r w:rsidR="001F0898">
              <w:rPr>
                <w:noProof/>
                <w:webHidden/>
              </w:rPr>
              <w:fldChar w:fldCharType="end"/>
            </w:r>
          </w:hyperlink>
        </w:p>
        <w:p w14:paraId="7E550F1C" w14:textId="36B3447E" w:rsidR="001F0898" w:rsidRDefault="00FF1EBD">
          <w:pPr>
            <w:pStyle w:val="33"/>
            <w:rPr>
              <w:rFonts w:eastAsiaTheme="minorEastAsia" w:cstheme="minorBidi"/>
              <w:noProof/>
              <w:lang w:eastAsia="ru-RU"/>
            </w:rPr>
          </w:pPr>
          <w:hyperlink w:anchor="_Toc38890369" w:history="1">
            <w:r w:rsidR="001F0898" w:rsidRPr="00474E4A">
              <w:rPr>
                <w:rStyle w:val="aa"/>
                <w:noProof/>
              </w:rPr>
              <w:t>5.4.2</w:t>
            </w:r>
            <w:r w:rsidR="001F0898">
              <w:rPr>
                <w:rFonts w:eastAsiaTheme="minorEastAsia" w:cstheme="minorBidi"/>
                <w:noProof/>
                <w:lang w:eastAsia="ru-RU"/>
              </w:rPr>
              <w:tab/>
            </w:r>
            <w:r w:rsidR="001F0898" w:rsidRPr="00474E4A">
              <w:rPr>
                <w:rStyle w:val="aa"/>
                <w:noProof/>
              </w:rPr>
              <w:t>Разделение полномочий</w:t>
            </w:r>
            <w:r w:rsidR="001F0898">
              <w:rPr>
                <w:noProof/>
                <w:webHidden/>
              </w:rPr>
              <w:tab/>
            </w:r>
            <w:r w:rsidR="001F0898">
              <w:rPr>
                <w:noProof/>
                <w:webHidden/>
              </w:rPr>
              <w:fldChar w:fldCharType="begin"/>
            </w:r>
            <w:r w:rsidR="001F0898">
              <w:rPr>
                <w:noProof/>
                <w:webHidden/>
              </w:rPr>
              <w:instrText xml:space="preserve"> PAGEREF _Toc38890369 \h </w:instrText>
            </w:r>
            <w:r w:rsidR="001F0898">
              <w:rPr>
                <w:noProof/>
                <w:webHidden/>
              </w:rPr>
            </w:r>
            <w:r w:rsidR="001F0898">
              <w:rPr>
                <w:noProof/>
                <w:webHidden/>
              </w:rPr>
              <w:fldChar w:fldCharType="separate"/>
            </w:r>
            <w:r w:rsidR="001F0898">
              <w:rPr>
                <w:noProof/>
                <w:webHidden/>
              </w:rPr>
              <w:t>49</w:t>
            </w:r>
            <w:r w:rsidR="001F0898">
              <w:rPr>
                <w:noProof/>
                <w:webHidden/>
              </w:rPr>
              <w:fldChar w:fldCharType="end"/>
            </w:r>
          </w:hyperlink>
        </w:p>
        <w:p w14:paraId="2031951E" w14:textId="69074263" w:rsidR="001F0898" w:rsidRDefault="00FF1EBD">
          <w:pPr>
            <w:pStyle w:val="24"/>
            <w:rPr>
              <w:rFonts w:eastAsiaTheme="minorEastAsia" w:cstheme="minorBidi"/>
              <w:b w:val="0"/>
              <w:noProof/>
              <w:lang w:eastAsia="ru-RU"/>
            </w:rPr>
          </w:pPr>
          <w:hyperlink w:anchor="_Toc38890392" w:history="1">
            <w:r w:rsidR="001F0898" w:rsidRPr="00474E4A">
              <w:rPr>
                <w:rStyle w:val="aa"/>
                <w:rFonts w:eastAsiaTheme="majorEastAsia" w:cstheme="majorBidi"/>
                <w:noProof/>
              </w:rPr>
              <w:t>5.5</w:t>
            </w:r>
            <w:r w:rsidR="001F0898">
              <w:rPr>
                <w:rFonts w:eastAsiaTheme="minorEastAsia" w:cstheme="minorBidi"/>
                <w:b w:val="0"/>
                <w:noProof/>
                <w:lang w:eastAsia="ru-RU"/>
              </w:rPr>
              <w:tab/>
            </w:r>
            <w:r w:rsidR="001F0898" w:rsidRPr="00474E4A">
              <w:rPr>
                <w:rStyle w:val="aa"/>
                <w:rFonts w:eastAsiaTheme="majorEastAsia" w:cstheme="majorBidi"/>
                <w:noProof/>
              </w:rPr>
              <w:t>Интеграционные точки со смежными процессами</w:t>
            </w:r>
            <w:r w:rsidR="001F0898">
              <w:rPr>
                <w:noProof/>
                <w:webHidden/>
              </w:rPr>
              <w:tab/>
            </w:r>
            <w:r w:rsidR="001F0898">
              <w:rPr>
                <w:noProof/>
                <w:webHidden/>
              </w:rPr>
              <w:fldChar w:fldCharType="begin"/>
            </w:r>
            <w:r w:rsidR="001F0898">
              <w:rPr>
                <w:noProof/>
                <w:webHidden/>
              </w:rPr>
              <w:instrText xml:space="preserve"> PAGEREF _Toc38890392 \h </w:instrText>
            </w:r>
            <w:r w:rsidR="001F0898">
              <w:rPr>
                <w:noProof/>
                <w:webHidden/>
              </w:rPr>
            </w:r>
            <w:r w:rsidR="001F0898">
              <w:rPr>
                <w:noProof/>
                <w:webHidden/>
              </w:rPr>
              <w:fldChar w:fldCharType="separate"/>
            </w:r>
            <w:r w:rsidR="001F0898">
              <w:rPr>
                <w:noProof/>
                <w:webHidden/>
              </w:rPr>
              <w:t>49</w:t>
            </w:r>
            <w:r w:rsidR="001F0898">
              <w:rPr>
                <w:noProof/>
                <w:webHidden/>
              </w:rPr>
              <w:fldChar w:fldCharType="end"/>
            </w:r>
          </w:hyperlink>
        </w:p>
        <w:p w14:paraId="293261C3" w14:textId="49273891" w:rsidR="001F0898" w:rsidRDefault="00FF1EBD">
          <w:pPr>
            <w:pStyle w:val="24"/>
            <w:rPr>
              <w:rFonts w:eastAsiaTheme="minorEastAsia" w:cstheme="minorBidi"/>
              <w:b w:val="0"/>
              <w:noProof/>
              <w:lang w:eastAsia="ru-RU"/>
            </w:rPr>
          </w:pPr>
          <w:hyperlink w:anchor="_Toc38890393" w:history="1">
            <w:r w:rsidR="001F0898" w:rsidRPr="00474E4A">
              <w:rPr>
                <w:rStyle w:val="aa"/>
                <w:rFonts w:eastAsiaTheme="majorEastAsia" w:cstheme="majorBidi"/>
                <w:noProof/>
              </w:rPr>
              <w:t>5.6</w:t>
            </w:r>
            <w:r w:rsidR="001F0898">
              <w:rPr>
                <w:rFonts w:eastAsiaTheme="minorEastAsia" w:cstheme="minorBidi"/>
                <w:b w:val="0"/>
                <w:noProof/>
                <w:lang w:eastAsia="ru-RU"/>
              </w:rPr>
              <w:tab/>
            </w:r>
            <w:r w:rsidR="001F0898" w:rsidRPr="00474E4A">
              <w:rPr>
                <w:rStyle w:val="aa"/>
                <w:rFonts w:eastAsiaTheme="majorEastAsia" w:cstheme="majorBidi"/>
                <w:noProof/>
              </w:rPr>
              <w:t>Основные данные</w:t>
            </w:r>
            <w:r w:rsidR="001F0898">
              <w:rPr>
                <w:noProof/>
                <w:webHidden/>
              </w:rPr>
              <w:tab/>
            </w:r>
            <w:r w:rsidR="001F0898">
              <w:rPr>
                <w:noProof/>
                <w:webHidden/>
              </w:rPr>
              <w:fldChar w:fldCharType="begin"/>
            </w:r>
            <w:r w:rsidR="001F0898">
              <w:rPr>
                <w:noProof/>
                <w:webHidden/>
              </w:rPr>
              <w:instrText xml:space="preserve"> PAGEREF _Toc38890393 \h </w:instrText>
            </w:r>
            <w:r w:rsidR="001F0898">
              <w:rPr>
                <w:noProof/>
                <w:webHidden/>
              </w:rPr>
            </w:r>
            <w:r w:rsidR="001F0898">
              <w:rPr>
                <w:noProof/>
                <w:webHidden/>
              </w:rPr>
              <w:fldChar w:fldCharType="separate"/>
            </w:r>
            <w:r w:rsidR="001F0898">
              <w:rPr>
                <w:noProof/>
                <w:webHidden/>
              </w:rPr>
              <w:t>58</w:t>
            </w:r>
            <w:r w:rsidR="001F0898">
              <w:rPr>
                <w:noProof/>
                <w:webHidden/>
              </w:rPr>
              <w:fldChar w:fldCharType="end"/>
            </w:r>
          </w:hyperlink>
        </w:p>
        <w:p w14:paraId="0CDD42B8" w14:textId="26FACC11" w:rsidR="001F0898" w:rsidRDefault="00FF1EBD">
          <w:pPr>
            <w:pStyle w:val="33"/>
            <w:rPr>
              <w:rFonts w:eastAsiaTheme="minorEastAsia" w:cstheme="minorBidi"/>
              <w:noProof/>
              <w:lang w:eastAsia="ru-RU"/>
            </w:rPr>
          </w:pPr>
          <w:hyperlink w:anchor="_Toc38890396" w:history="1">
            <w:r w:rsidR="001F0898" w:rsidRPr="00474E4A">
              <w:rPr>
                <w:rStyle w:val="aa"/>
                <w:noProof/>
              </w:rPr>
              <w:t>5.6.1</w:t>
            </w:r>
            <w:r w:rsidR="001F0898">
              <w:rPr>
                <w:rFonts w:eastAsiaTheme="minorEastAsia" w:cstheme="minorBidi"/>
                <w:noProof/>
                <w:lang w:eastAsia="ru-RU"/>
              </w:rPr>
              <w:tab/>
            </w:r>
            <w:r w:rsidR="001F0898" w:rsidRPr="00474E4A">
              <w:rPr>
                <w:rStyle w:val="aa"/>
                <w:noProof/>
              </w:rPr>
              <w:t>Единицы оборудования</w:t>
            </w:r>
            <w:r w:rsidR="001F0898">
              <w:rPr>
                <w:noProof/>
                <w:webHidden/>
              </w:rPr>
              <w:tab/>
            </w:r>
            <w:r w:rsidR="001F0898">
              <w:rPr>
                <w:noProof/>
                <w:webHidden/>
              </w:rPr>
              <w:fldChar w:fldCharType="begin"/>
            </w:r>
            <w:r w:rsidR="001F0898">
              <w:rPr>
                <w:noProof/>
                <w:webHidden/>
              </w:rPr>
              <w:instrText xml:space="preserve"> PAGEREF _Toc38890396 \h </w:instrText>
            </w:r>
            <w:r w:rsidR="001F0898">
              <w:rPr>
                <w:noProof/>
                <w:webHidden/>
              </w:rPr>
            </w:r>
            <w:r w:rsidR="001F0898">
              <w:rPr>
                <w:noProof/>
                <w:webHidden/>
              </w:rPr>
              <w:fldChar w:fldCharType="separate"/>
            </w:r>
            <w:r w:rsidR="001F0898">
              <w:rPr>
                <w:noProof/>
                <w:webHidden/>
              </w:rPr>
              <w:t>58</w:t>
            </w:r>
            <w:r w:rsidR="001F0898">
              <w:rPr>
                <w:noProof/>
                <w:webHidden/>
              </w:rPr>
              <w:fldChar w:fldCharType="end"/>
            </w:r>
          </w:hyperlink>
        </w:p>
        <w:p w14:paraId="1F554E42" w14:textId="4AFAA62E" w:rsidR="001F0898" w:rsidRDefault="00FF1EBD">
          <w:pPr>
            <w:pStyle w:val="33"/>
            <w:rPr>
              <w:rFonts w:eastAsiaTheme="minorEastAsia" w:cstheme="minorBidi"/>
              <w:noProof/>
              <w:lang w:eastAsia="ru-RU"/>
            </w:rPr>
          </w:pPr>
          <w:hyperlink w:anchor="_Toc38890397" w:history="1">
            <w:r w:rsidR="001F0898" w:rsidRPr="00474E4A">
              <w:rPr>
                <w:rStyle w:val="aa"/>
                <w:noProof/>
              </w:rPr>
              <w:t>5.6.2</w:t>
            </w:r>
            <w:r w:rsidR="001F0898">
              <w:rPr>
                <w:rFonts w:eastAsiaTheme="minorEastAsia" w:cstheme="minorBidi"/>
                <w:noProof/>
                <w:lang w:eastAsia="ru-RU"/>
              </w:rPr>
              <w:tab/>
            </w:r>
            <w:r w:rsidR="001F0898" w:rsidRPr="00474E4A">
              <w:rPr>
                <w:rStyle w:val="aa"/>
                <w:noProof/>
              </w:rPr>
              <w:t>Виды сообщений ТОРО</w:t>
            </w:r>
            <w:r w:rsidR="001F0898">
              <w:rPr>
                <w:noProof/>
                <w:webHidden/>
              </w:rPr>
              <w:tab/>
            </w:r>
            <w:r w:rsidR="001F0898">
              <w:rPr>
                <w:noProof/>
                <w:webHidden/>
              </w:rPr>
              <w:fldChar w:fldCharType="begin"/>
            </w:r>
            <w:r w:rsidR="001F0898">
              <w:rPr>
                <w:noProof/>
                <w:webHidden/>
              </w:rPr>
              <w:instrText xml:space="preserve"> PAGEREF _Toc38890397 \h </w:instrText>
            </w:r>
            <w:r w:rsidR="001F0898">
              <w:rPr>
                <w:noProof/>
                <w:webHidden/>
              </w:rPr>
            </w:r>
            <w:r w:rsidR="001F0898">
              <w:rPr>
                <w:noProof/>
                <w:webHidden/>
              </w:rPr>
              <w:fldChar w:fldCharType="separate"/>
            </w:r>
            <w:r w:rsidR="001F0898">
              <w:rPr>
                <w:noProof/>
                <w:webHidden/>
              </w:rPr>
              <w:t>59</w:t>
            </w:r>
            <w:r w:rsidR="001F0898">
              <w:rPr>
                <w:noProof/>
                <w:webHidden/>
              </w:rPr>
              <w:fldChar w:fldCharType="end"/>
            </w:r>
          </w:hyperlink>
        </w:p>
        <w:p w14:paraId="26A80368" w14:textId="3B11F050" w:rsidR="001F0898" w:rsidRDefault="00FF1EBD">
          <w:pPr>
            <w:pStyle w:val="33"/>
            <w:rPr>
              <w:rFonts w:eastAsiaTheme="minorEastAsia" w:cstheme="minorBidi"/>
              <w:noProof/>
              <w:lang w:eastAsia="ru-RU"/>
            </w:rPr>
          </w:pPr>
          <w:hyperlink w:anchor="_Toc38890398" w:history="1">
            <w:r w:rsidR="001F0898" w:rsidRPr="00474E4A">
              <w:rPr>
                <w:rStyle w:val="aa"/>
                <w:noProof/>
              </w:rPr>
              <w:t>5.6.3</w:t>
            </w:r>
            <w:r w:rsidR="001F0898">
              <w:rPr>
                <w:rFonts w:eastAsiaTheme="minorEastAsia" w:cstheme="minorBidi"/>
                <w:noProof/>
                <w:lang w:eastAsia="ru-RU"/>
              </w:rPr>
              <w:tab/>
            </w:r>
            <w:r w:rsidR="001F0898" w:rsidRPr="00474E4A">
              <w:rPr>
                <w:rStyle w:val="aa"/>
                <w:noProof/>
              </w:rPr>
              <w:t>Виды заказов ТОРО</w:t>
            </w:r>
            <w:r w:rsidR="001F0898">
              <w:rPr>
                <w:noProof/>
                <w:webHidden/>
              </w:rPr>
              <w:tab/>
            </w:r>
            <w:r w:rsidR="001F0898">
              <w:rPr>
                <w:noProof/>
                <w:webHidden/>
              </w:rPr>
              <w:fldChar w:fldCharType="begin"/>
            </w:r>
            <w:r w:rsidR="001F0898">
              <w:rPr>
                <w:noProof/>
                <w:webHidden/>
              </w:rPr>
              <w:instrText xml:space="preserve"> PAGEREF _Toc38890398 \h </w:instrText>
            </w:r>
            <w:r w:rsidR="001F0898">
              <w:rPr>
                <w:noProof/>
                <w:webHidden/>
              </w:rPr>
            </w:r>
            <w:r w:rsidR="001F0898">
              <w:rPr>
                <w:noProof/>
                <w:webHidden/>
              </w:rPr>
              <w:fldChar w:fldCharType="separate"/>
            </w:r>
            <w:r w:rsidR="001F0898">
              <w:rPr>
                <w:noProof/>
                <w:webHidden/>
              </w:rPr>
              <w:t>59</w:t>
            </w:r>
            <w:r w:rsidR="001F0898">
              <w:rPr>
                <w:noProof/>
                <w:webHidden/>
              </w:rPr>
              <w:fldChar w:fldCharType="end"/>
            </w:r>
          </w:hyperlink>
        </w:p>
        <w:p w14:paraId="169786EC" w14:textId="6EB31664" w:rsidR="001F0898" w:rsidRDefault="00FF1EBD">
          <w:pPr>
            <w:pStyle w:val="33"/>
            <w:rPr>
              <w:rFonts w:eastAsiaTheme="minorEastAsia" w:cstheme="minorBidi"/>
              <w:noProof/>
              <w:lang w:eastAsia="ru-RU"/>
            </w:rPr>
          </w:pPr>
          <w:hyperlink w:anchor="_Toc38890399" w:history="1">
            <w:r w:rsidR="001F0898" w:rsidRPr="00474E4A">
              <w:rPr>
                <w:rStyle w:val="aa"/>
                <w:noProof/>
              </w:rPr>
              <w:t>5.6.4</w:t>
            </w:r>
            <w:r w:rsidR="001F0898">
              <w:rPr>
                <w:rFonts w:eastAsiaTheme="minorEastAsia" w:cstheme="minorBidi"/>
                <w:noProof/>
                <w:lang w:eastAsia="ru-RU"/>
              </w:rPr>
              <w:tab/>
            </w:r>
            <w:r w:rsidR="001F0898" w:rsidRPr="00474E4A">
              <w:rPr>
                <w:rStyle w:val="aa"/>
                <w:noProof/>
              </w:rPr>
              <w:t>Рабочее место</w:t>
            </w:r>
            <w:r w:rsidR="001F0898">
              <w:rPr>
                <w:noProof/>
                <w:webHidden/>
              </w:rPr>
              <w:tab/>
            </w:r>
            <w:r w:rsidR="001F0898">
              <w:rPr>
                <w:noProof/>
                <w:webHidden/>
              </w:rPr>
              <w:fldChar w:fldCharType="begin"/>
            </w:r>
            <w:r w:rsidR="001F0898">
              <w:rPr>
                <w:noProof/>
                <w:webHidden/>
              </w:rPr>
              <w:instrText xml:space="preserve"> PAGEREF _Toc38890399 \h </w:instrText>
            </w:r>
            <w:r w:rsidR="001F0898">
              <w:rPr>
                <w:noProof/>
                <w:webHidden/>
              </w:rPr>
            </w:r>
            <w:r w:rsidR="001F0898">
              <w:rPr>
                <w:noProof/>
                <w:webHidden/>
              </w:rPr>
              <w:fldChar w:fldCharType="separate"/>
            </w:r>
            <w:r w:rsidR="001F0898">
              <w:rPr>
                <w:noProof/>
                <w:webHidden/>
              </w:rPr>
              <w:t>59</w:t>
            </w:r>
            <w:r w:rsidR="001F0898">
              <w:rPr>
                <w:noProof/>
                <w:webHidden/>
              </w:rPr>
              <w:fldChar w:fldCharType="end"/>
            </w:r>
          </w:hyperlink>
        </w:p>
        <w:p w14:paraId="4E1FD2EA" w14:textId="02CE847A" w:rsidR="001F0898" w:rsidRDefault="00FF1EBD">
          <w:pPr>
            <w:pStyle w:val="33"/>
            <w:rPr>
              <w:rFonts w:eastAsiaTheme="minorEastAsia" w:cstheme="minorBidi"/>
              <w:noProof/>
              <w:lang w:eastAsia="ru-RU"/>
            </w:rPr>
          </w:pPr>
          <w:hyperlink w:anchor="_Toc38890400" w:history="1">
            <w:r w:rsidR="001F0898" w:rsidRPr="00474E4A">
              <w:rPr>
                <w:rStyle w:val="aa"/>
                <w:noProof/>
              </w:rPr>
              <w:t>5.6.5</w:t>
            </w:r>
            <w:r w:rsidR="001F0898">
              <w:rPr>
                <w:rFonts w:eastAsiaTheme="minorEastAsia" w:cstheme="minorBidi"/>
                <w:noProof/>
                <w:lang w:eastAsia="ru-RU"/>
              </w:rPr>
              <w:tab/>
            </w:r>
            <w:r w:rsidR="001F0898" w:rsidRPr="00474E4A">
              <w:rPr>
                <w:rStyle w:val="aa"/>
                <w:noProof/>
              </w:rPr>
              <w:t>Прочие основные данные</w:t>
            </w:r>
            <w:r w:rsidR="001F0898">
              <w:rPr>
                <w:noProof/>
                <w:webHidden/>
              </w:rPr>
              <w:tab/>
            </w:r>
            <w:r w:rsidR="001F0898">
              <w:rPr>
                <w:noProof/>
                <w:webHidden/>
              </w:rPr>
              <w:fldChar w:fldCharType="begin"/>
            </w:r>
            <w:r w:rsidR="001F0898">
              <w:rPr>
                <w:noProof/>
                <w:webHidden/>
              </w:rPr>
              <w:instrText xml:space="preserve"> PAGEREF _Toc38890400 \h </w:instrText>
            </w:r>
            <w:r w:rsidR="001F0898">
              <w:rPr>
                <w:noProof/>
                <w:webHidden/>
              </w:rPr>
            </w:r>
            <w:r w:rsidR="001F0898">
              <w:rPr>
                <w:noProof/>
                <w:webHidden/>
              </w:rPr>
              <w:fldChar w:fldCharType="separate"/>
            </w:r>
            <w:r w:rsidR="001F0898">
              <w:rPr>
                <w:noProof/>
                <w:webHidden/>
              </w:rPr>
              <w:t>60</w:t>
            </w:r>
            <w:r w:rsidR="001F0898">
              <w:rPr>
                <w:noProof/>
                <w:webHidden/>
              </w:rPr>
              <w:fldChar w:fldCharType="end"/>
            </w:r>
          </w:hyperlink>
        </w:p>
        <w:p w14:paraId="35EB4A47" w14:textId="0013663C" w:rsidR="001F0898" w:rsidRDefault="00FF1EBD">
          <w:pPr>
            <w:pStyle w:val="24"/>
            <w:rPr>
              <w:rFonts w:eastAsiaTheme="minorEastAsia" w:cstheme="minorBidi"/>
              <w:b w:val="0"/>
              <w:noProof/>
              <w:lang w:eastAsia="ru-RU"/>
            </w:rPr>
          </w:pPr>
          <w:hyperlink w:anchor="_Toc38890401" w:history="1">
            <w:r w:rsidR="001F0898" w:rsidRPr="00474E4A">
              <w:rPr>
                <w:rStyle w:val="aa"/>
                <w:rFonts w:eastAsiaTheme="majorEastAsia" w:cs="Arial"/>
                <w:noProof/>
              </w:rPr>
              <w:t>5.7</w:t>
            </w:r>
            <w:r w:rsidR="001F0898">
              <w:rPr>
                <w:rFonts w:eastAsiaTheme="minorEastAsia" w:cstheme="minorBidi"/>
                <w:b w:val="0"/>
                <w:noProof/>
                <w:lang w:eastAsia="ru-RU"/>
              </w:rPr>
              <w:tab/>
            </w:r>
            <w:r w:rsidR="001F0898" w:rsidRPr="00474E4A">
              <w:rPr>
                <w:rStyle w:val="aa"/>
                <w:rFonts w:eastAsiaTheme="majorEastAsia" w:cs="Arial"/>
                <w:noProof/>
              </w:rPr>
              <w:t>Транзакционные данные</w:t>
            </w:r>
            <w:r w:rsidR="001F0898">
              <w:rPr>
                <w:noProof/>
                <w:webHidden/>
              </w:rPr>
              <w:tab/>
            </w:r>
            <w:r w:rsidR="001F0898">
              <w:rPr>
                <w:noProof/>
                <w:webHidden/>
              </w:rPr>
              <w:fldChar w:fldCharType="begin"/>
            </w:r>
            <w:r w:rsidR="001F0898">
              <w:rPr>
                <w:noProof/>
                <w:webHidden/>
              </w:rPr>
              <w:instrText xml:space="preserve"> PAGEREF _Toc38890401 \h </w:instrText>
            </w:r>
            <w:r w:rsidR="001F0898">
              <w:rPr>
                <w:noProof/>
                <w:webHidden/>
              </w:rPr>
            </w:r>
            <w:r w:rsidR="001F0898">
              <w:rPr>
                <w:noProof/>
                <w:webHidden/>
              </w:rPr>
              <w:fldChar w:fldCharType="separate"/>
            </w:r>
            <w:r w:rsidR="001F0898">
              <w:rPr>
                <w:noProof/>
                <w:webHidden/>
              </w:rPr>
              <w:t>61</w:t>
            </w:r>
            <w:r w:rsidR="001F0898">
              <w:rPr>
                <w:noProof/>
                <w:webHidden/>
              </w:rPr>
              <w:fldChar w:fldCharType="end"/>
            </w:r>
          </w:hyperlink>
        </w:p>
        <w:p w14:paraId="1E8D5585" w14:textId="2C91826B" w:rsidR="001F0898" w:rsidRDefault="00FF1EBD">
          <w:pPr>
            <w:pStyle w:val="33"/>
            <w:rPr>
              <w:rFonts w:eastAsiaTheme="minorEastAsia" w:cstheme="minorBidi"/>
              <w:noProof/>
              <w:lang w:eastAsia="ru-RU"/>
            </w:rPr>
          </w:pPr>
          <w:hyperlink w:anchor="_Toc38890408" w:history="1">
            <w:r w:rsidR="001F0898" w:rsidRPr="00474E4A">
              <w:rPr>
                <w:rStyle w:val="aa"/>
                <w:noProof/>
              </w:rPr>
              <w:t>5.7.1</w:t>
            </w:r>
            <w:r w:rsidR="001F0898">
              <w:rPr>
                <w:rFonts w:eastAsiaTheme="minorEastAsia" w:cstheme="minorBidi"/>
                <w:noProof/>
                <w:lang w:eastAsia="ru-RU"/>
              </w:rPr>
              <w:tab/>
            </w:r>
            <w:r w:rsidR="001F0898" w:rsidRPr="00474E4A">
              <w:rPr>
                <w:rStyle w:val="aa"/>
                <w:noProof/>
              </w:rPr>
              <w:t>Сообщения ТОРО</w:t>
            </w:r>
            <w:r w:rsidR="001F0898">
              <w:rPr>
                <w:noProof/>
                <w:webHidden/>
              </w:rPr>
              <w:tab/>
            </w:r>
            <w:r w:rsidR="001F0898">
              <w:rPr>
                <w:noProof/>
                <w:webHidden/>
              </w:rPr>
              <w:fldChar w:fldCharType="begin"/>
            </w:r>
            <w:r w:rsidR="001F0898">
              <w:rPr>
                <w:noProof/>
                <w:webHidden/>
              </w:rPr>
              <w:instrText xml:space="preserve"> PAGEREF _Toc38890408 \h </w:instrText>
            </w:r>
            <w:r w:rsidR="001F0898">
              <w:rPr>
                <w:noProof/>
                <w:webHidden/>
              </w:rPr>
            </w:r>
            <w:r w:rsidR="001F0898">
              <w:rPr>
                <w:noProof/>
                <w:webHidden/>
              </w:rPr>
              <w:fldChar w:fldCharType="separate"/>
            </w:r>
            <w:r w:rsidR="001F0898">
              <w:rPr>
                <w:noProof/>
                <w:webHidden/>
              </w:rPr>
              <w:t>61</w:t>
            </w:r>
            <w:r w:rsidR="001F0898">
              <w:rPr>
                <w:noProof/>
                <w:webHidden/>
              </w:rPr>
              <w:fldChar w:fldCharType="end"/>
            </w:r>
          </w:hyperlink>
        </w:p>
        <w:p w14:paraId="2F168CFC" w14:textId="6C9285F6" w:rsidR="001F0898" w:rsidRDefault="00FF1EBD">
          <w:pPr>
            <w:pStyle w:val="33"/>
            <w:rPr>
              <w:rFonts w:eastAsiaTheme="minorEastAsia" w:cstheme="minorBidi"/>
              <w:noProof/>
              <w:lang w:eastAsia="ru-RU"/>
            </w:rPr>
          </w:pPr>
          <w:hyperlink w:anchor="_Toc38890409" w:history="1">
            <w:r w:rsidR="001F0898" w:rsidRPr="00474E4A">
              <w:rPr>
                <w:rStyle w:val="aa"/>
                <w:noProof/>
              </w:rPr>
              <w:t>5.7.2</w:t>
            </w:r>
            <w:r w:rsidR="001F0898">
              <w:rPr>
                <w:rFonts w:eastAsiaTheme="minorEastAsia" w:cstheme="minorBidi"/>
                <w:noProof/>
                <w:lang w:eastAsia="ru-RU"/>
              </w:rPr>
              <w:tab/>
            </w:r>
            <w:r w:rsidR="001F0898" w:rsidRPr="00474E4A">
              <w:rPr>
                <w:rStyle w:val="aa"/>
                <w:noProof/>
              </w:rPr>
              <w:t>Заказ ТОРО</w:t>
            </w:r>
            <w:r w:rsidR="001F0898">
              <w:rPr>
                <w:noProof/>
                <w:webHidden/>
              </w:rPr>
              <w:tab/>
            </w:r>
            <w:r w:rsidR="001F0898">
              <w:rPr>
                <w:noProof/>
                <w:webHidden/>
              </w:rPr>
              <w:fldChar w:fldCharType="begin"/>
            </w:r>
            <w:r w:rsidR="001F0898">
              <w:rPr>
                <w:noProof/>
                <w:webHidden/>
              </w:rPr>
              <w:instrText xml:space="preserve"> PAGEREF _Toc38890409 \h </w:instrText>
            </w:r>
            <w:r w:rsidR="001F0898">
              <w:rPr>
                <w:noProof/>
                <w:webHidden/>
              </w:rPr>
            </w:r>
            <w:r w:rsidR="001F0898">
              <w:rPr>
                <w:noProof/>
                <w:webHidden/>
              </w:rPr>
              <w:fldChar w:fldCharType="separate"/>
            </w:r>
            <w:r w:rsidR="001F0898">
              <w:rPr>
                <w:noProof/>
                <w:webHidden/>
              </w:rPr>
              <w:t>64</w:t>
            </w:r>
            <w:r w:rsidR="001F0898">
              <w:rPr>
                <w:noProof/>
                <w:webHidden/>
              </w:rPr>
              <w:fldChar w:fldCharType="end"/>
            </w:r>
          </w:hyperlink>
        </w:p>
        <w:p w14:paraId="0F2B65D5" w14:textId="69A16C82" w:rsidR="001F0898" w:rsidRDefault="00FF1EBD">
          <w:pPr>
            <w:pStyle w:val="24"/>
            <w:rPr>
              <w:rFonts w:eastAsiaTheme="minorEastAsia" w:cstheme="minorBidi"/>
              <w:b w:val="0"/>
              <w:noProof/>
              <w:lang w:eastAsia="ru-RU"/>
            </w:rPr>
          </w:pPr>
          <w:hyperlink w:anchor="_Toc38890410" w:history="1">
            <w:r w:rsidR="001F0898" w:rsidRPr="00474E4A">
              <w:rPr>
                <w:rStyle w:val="aa"/>
                <w:rFonts w:eastAsiaTheme="majorEastAsia" w:cs="Arial"/>
                <w:noProof/>
              </w:rPr>
              <w:t>5.8</w:t>
            </w:r>
            <w:r w:rsidR="001F0898">
              <w:rPr>
                <w:rFonts w:eastAsiaTheme="minorEastAsia" w:cstheme="minorBidi"/>
                <w:b w:val="0"/>
                <w:noProof/>
                <w:lang w:eastAsia="ru-RU"/>
              </w:rPr>
              <w:tab/>
            </w:r>
            <w:r w:rsidR="001F0898" w:rsidRPr="00474E4A">
              <w:rPr>
                <w:rStyle w:val="aa"/>
                <w:rFonts w:eastAsiaTheme="majorEastAsia" w:cs="Arial"/>
                <w:noProof/>
              </w:rPr>
              <w:t>Отчетность и выходные формы</w:t>
            </w:r>
            <w:r w:rsidR="001F0898">
              <w:rPr>
                <w:noProof/>
                <w:webHidden/>
              </w:rPr>
              <w:tab/>
            </w:r>
            <w:r w:rsidR="001F0898">
              <w:rPr>
                <w:noProof/>
                <w:webHidden/>
              </w:rPr>
              <w:fldChar w:fldCharType="begin"/>
            </w:r>
            <w:r w:rsidR="001F0898">
              <w:rPr>
                <w:noProof/>
                <w:webHidden/>
              </w:rPr>
              <w:instrText xml:space="preserve"> PAGEREF _Toc38890410 \h </w:instrText>
            </w:r>
            <w:r w:rsidR="001F0898">
              <w:rPr>
                <w:noProof/>
                <w:webHidden/>
              </w:rPr>
            </w:r>
            <w:r w:rsidR="001F0898">
              <w:rPr>
                <w:noProof/>
                <w:webHidden/>
              </w:rPr>
              <w:fldChar w:fldCharType="separate"/>
            </w:r>
            <w:r w:rsidR="001F0898">
              <w:rPr>
                <w:noProof/>
                <w:webHidden/>
              </w:rPr>
              <w:t>68</w:t>
            </w:r>
            <w:r w:rsidR="001F0898">
              <w:rPr>
                <w:noProof/>
                <w:webHidden/>
              </w:rPr>
              <w:fldChar w:fldCharType="end"/>
            </w:r>
          </w:hyperlink>
        </w:p>
        <w:p w14:paraId="0EEE5E65" w14:textId="0D05AF2B" w:rsidR="001F0898" w:rsidRDefault="00FF1EBD">
          <w:pPr>
            <w:pStyle w:val="24"/>
            <w:rPr>
              <w:rFonts w:eastAsiaTheme="minorEastAsia" w:cstheme="minorBidi"/>
              <w:b w:val="0"/>
              <w:noProof/>
              <w:lang w:eastAsia="ru-RU"/>
            </w:rPr>
          </w:pPr>
          <w:hyperlink w:anchor="_Toc38890411" w:history="1">
            <w:r w:rsidR="001F0898" w:rsidRPr="00474E4A">
              <w:rPr>
                <w:rStyle w:val="aa"/>
                <w:rFonts w:eastAsiaTheme="majorEastAsia" w:cs="Arial"/>
                <w:noProof/>
              </w:rPr>
              <w:t>5.9</w:t>
            </w:r>
            <w:r w:rsidR="001F0898">
              <w:rPr>
                <w:rFonts w:eastAsiaTheme="minorEastAsia" w:cstheme="minorBidi"/>
                <w:b w:val="0"/>
                <w:noProof/>
                <w:lang w:eastAsia="ru-RU"/>
              </w:rPr>
              <w:tab/>
            </w:r>
            <w:r w:rsidR="001F0898" w:rsidRPr="00474E4A">
              <w:rPr>
                <w:rStyle w:val="aa"/>
                <w:rFonts w:eastAsiaTheme="majorEastAsia" w:cs="Arial"/>
                <w:noProof/>
              </w:rPr>
              <w:t>Перечень доработок, Разработок и интеграция (интерфейсы)</w:t>
            </w:r>
            <w:r w:rsidR="001F0898">
              <w:rPr>
                <w:noProof/>
                <w:webHidden/>
              </w:rPr>
              <w:tab/>
            </w:r>
            <w:r w:rsidR="001F0898">
              <w:rPr>
                <w:noProof/>
                <w:webHidden/>
              </w:rPr>
              <w:fldChar w:fldCharType="begin"/>
            </w:r>
            <w:r w:rsidR="001F0898">
              <w:rPr>
                <w:noProof/>
                <w:webHidden/>
              </w:rPr>
              <w:instrText xml:space="preserve"> PAGEREF _Toc38890411 \h </w:instrText>
            </w:r>
            <w:r w:rsidR="001F0898">
              <w:rPr>
                <w:noProof/>
                <w:webHidden/>
              </w:rPr>
            </w:r>
            <w:r w:rsidR="001F0898">
              <w:rPr>
                <w:noProof/>
                <w:webHidden/>
              </w:rPr>
              <w:fldChar w:fldCharType="separate"/>
            </w:r>
            <w:r w:rsidR="001F0898">
              <w:rPr>
                <w:noProof/>
                <w:webHidden/>
              </w:rPr>
              <w:t>69</w:t>
            </w:r>
            <w:r w:rsidR="001F0898">
              <w:rPr>
                <w:noProof/>
                <w:webHidden/>
              </w:rPr>
              <w:fldChar w:fldCharType="end"/>
            </w:r>
          </w:hyperlink>
        </w:p>
        <w:p w14:paraId="69A7FD24" w14:textId="4A2D1FAB" w:rsidR="001F0898" w:rsidRDefault="00FF1EBD">
          <w:pPr>
            <w:pStyle w:val="24"/>
            <w:rPr>
              <w:rFonts w:eastAsiaTheme="minorEastAsia" w:cstheme="minorBidi"/>
              <w:b w:val="0"/>
              <w:noProof/>
              <w:lang w:eastAsia="ru-RU"/>
            </w:rPr>
          </w:pPr>
          <w:hyperlink w:anchor="_Toc38890412" w:history="1">
            <w:r w:rsidR="001F0898" w:rsidRPr="00474E4A">
              <w:rPr>
                <w:rStyle w:val="aa"/>
                <w:rFonts w:eastAsiaTheme="majorEastAsia" w:cstheme="majorBidi"/>
                <w:noProof/>
              </w:rPr>
              <w:t>5.10</w:t>
            </w:r>
            <w:r w:rsidR="001F0898">
              <w:rPr>
                <w:rFonts w:eastAsiaTheme="minorEastAsia" w:cstheme="minorBidi"/>
                <w:b w:val="0"/>
                <w:noProof/>
                <w:lang w:eastAsia="ru-RU"/>
              </w:rPr>
              <w:tab/>
            </w:r>
            <w:r w:rsidR="001F0898" w:rsidRPr="00474E4A">
              <w:rPr>
                <w:rStyle w:val="aa"/>
                <w:rFonts w:eastAsiaTheme="majorEastAsia" w:cstheme="majorBidi"/>
                <w:noProof/>
              </w:rPr>
              <w:t>Особенности технической реализации</w:t>
            </w:r>
            <w:r w:rsidR="001F0898">
              <w:rPr>
                <w:noProof/>
                <w:webHidden/>
              </w:rPr>
              <w:tab/>
            </w:r>
            <w:r w:rsidR="001F0898">
              <w:rPr>
                <w:noProof/>
                <w:webHidden/>
              </w:rPr>
              <w:fldChar w:fldCharType="begin"/>
            </w:r>
            <w:r w:rsidR="001F0898">
              <w:rPr>
                <w:noProof/>
                <w:webHidden/>
              </w:rPr>
              <w:instrText xml:space="preserve"> PAGEREF _Toc38890412 \h </w:instrText>
            </w:r>
            <w:r w:rsidR="001F0898">
              <w:rPr>
                <w:noProof/>
                <w:webHidden/>
              </w:rPr>
            </w:r>
            <w:r w:rsidR="001F0898">
              <w:rPr>
                <w:noProof/>
                <w:webHidden/>
              </w:rPr>
              <w:fldChar w:fldCharType="separate"/>
            </w:r>
            <w:r w:rsidR="001F0898">
              <w:rPr>
                <w:noProof/>
                <w:webHidden/>
              </w:rPr>
              <w:t>70</w:t>
            </w:r>
            <w:r w:rsidR="001F0898">
              <w:rPr>
                <w:noProof/>
                <w:webHidden/>
              </w:rPr>
              <w:fldChar w:fldCharType="end"/>
            </w:r>
          </w:hyperlink>
        </w:p>
        <w:p w14:paraId="6CA72D9C" w14:textId="13BE91C6" w:rsidR="001F0898" w:rsidRDefault="00FF1EBD">
          <w:pPr>
            <w:pStyle w:val="33"/>
            <w:rPr>
              <w:rFonts w:eastAsiaTheme="minorEastAsia" w:cstheme="minorBidi"/>
              <w:noProof/>
              <w:lang w:eastAsia="ru-RU"/>
            </w:rPr>
          </w:pPr>
          <w:hyperlink w:anchor="_Toc38890419" w:history="1">
            <w:r w:rsidR="001F0898" w:rsidRPr="00474E4A">
              <w:rPr>
                <w:rStyle w:val="aa"/>
                <w:noProof/>
              </w:rPr>
              <w:t>5.10.1</w:t>
            </w:r>
            <w:r w:rsidR="001F0898">
              <w:rPr>
                <w:rFonts w:eastAsiaTheme="minorEastAsia" w:cstheme="minorBidi"/>
                <w:noProof/>
                <w:lang w:eastAsia="ru-RU"/>
              </w:rPr>
              <w:tab/>
            </w:r>
            <w:r w:rsidR="001F0898" w:rsidRPr="00474E4A">
              <w:rPr>
                <w:rStyle w:val="aa"/>
                <w:noProof/>
              </w:rPr>
              <w:t>Особенности технического закрытия заказов ТОРО</w:t>
            </w:r>
            <w:r w:rsidR="001F0898">
              <w:rPr>
                <w:noProof/>
                <w:webHidden/>
              </w:rPr>
              <w:tab/>
            </w:r>
            <w:r w:rsidR="001F0898">
              <w:rPr>
                <w:noProof/>
                <w:webHidden/>
              </w:rPr>
              <w:fldChar w:fldCharType="begin"/>
            </w:r>
            <w:r w:rsidR="001F0898">
              <w:rPr>
                <w:noProof/>
                <w:webHidden/>
              </w:rPr>
              <w:instrText xml:space="preserve"> PAGEREF _Toc38890419 \h </w:instrText>
            </w:r>
            <w:r w:rsidR="001F0898">
              <w:rPr>
                <w:noProof/>
                <w:webHidden/>
              </w:rPr>
            </w:r>
            <w:r w:rsidR="001F0898">
              <w:rPr>
                <w:noProof/>
                <w:webHidden/>
              </w:rPr>
              <w:fldChar w:fldCharType="separate"/>
            </w:r>
            <w:r w:rsidR="001F0898">
              <w:rPr>
                <w:noProof/>
                <w:webHidden/>
              </w:rPr>
              <w:t>70</w:t>
            </w:r>
            <w:r w:rsidR="001F0898">
              <w:rPr>
                <w:noProof/>
                <w:webHidden/>
              </w:rPr>
              <w:fldChar w:fldCharType="end"/>
            </w:r>
          </w:hyperlink>
        </w:p>
        <w:p w14:paraId="648DAA36" w14:textId="1719CDB7" w:rsidR="001F0898" w:rsidRDefault="00FF1EBD">
          <w:pPr>
            <w:pStyle w:val="33"/>
            <w:rPr>
              <w:rFonts w:eastAsiaTheme="minorEastAsia" w:cstheme="minorBidi"/>
              <w:noProof/>
              <w:lang w:eastAsia="ru-RU"/>
            </w:rPr>
          </w:pPr>
          <w:hyperlink w:anchor="_Toc38890428" w:history="1">
            <w:r w:rsidR="001F0898" w:rsidRPr="00474E4A">
              <w:rPr>
                <w:rStyle w:val="aa"/>
                <w:noProof/>
              </w:rPr>
              <w:t>5.10.2</w:t>
            </w:r>
            <w:r w:rsidR="001F0898">
              <w:rPr>
                <w:rFonts w:eastAsiaTheme="minorEastAsia" w:cstheme="minorBidi"/>
                <w:noProof/>
                <w:lang w:eastAsia="ru-RU"/>
              </w:rPr>
              <w:tab/>
            </w:r>
            <w:r w:rsidR="001F0898" w:rsidRPr="00474E4A">
              <w:rPr>
                <w:rStyle w:val="aa"/>
                <w:noProof/>
              </w:rPr>
              <w:t>Описание разработки «PM10 – Печатная форма наряд-задания на выполнение работ»</w:t>
            </w:r>
            <w:r w:rsidR="001F0898">
              <w:rPr>
                <w:noProof/>
                <w:webHidden/>
              </w:rPr>
              <w:tab/>
            </w:r>
            <w:r w:rsidR="001F0898">
              <w:rPr>
                <w:noProof/>
                <w:webHidden/>
              </w:rPr>
              <w:fldChar w:fldCharType="begin"/>
            </w:r>
            <w:r w:rsidR="001F0898">
              <w:rPr>
                <w:noProof/>
                <w:webHidden/>
              </w:rPr>
              <w:instrText xml:space="preserve"> PAGEREF _Toc38890428 \h </w:instrText>
            </w:r>
            <w:r w:rsidR="001F0898">
              <w:rPr>
                <w:noProof/>
                <w:webHidden/>
              </w:rPr>
            </w:r>
            <w:r w:rsidR="001F0898">
              <w:rPr>
                <w:noProof/>
                <w:webHidden/>
              </w:rPr>
              <w:fldChar w:fldCharType="separate"/>
            </w:r>
            <w:r w:rsidR="001F0898">
              <w:rPr>
                <w:noProof/>
                <w:webHidden/>
              </w:rPr>
              <w:t>70</w:t>
            </w:r>
            <w:r w:rsidR="001F0898">
              <w:rPr>
                <w:noProof/>
                <w:webHidden/>
              </w:rPr>
              <w:fldChar w:fldCharType="end"/>
            </w:r>
          </w:hyperlink>
        </w:p>
        <w:p w14:paraId="29C7D33A" w14:textId="778E379E" w:rsidR="001F0898" w:rsidRDefault="00FF1EBD">
          <w:pPr>
            <w:pStyle w:val="33"/>
            <w:rPr>
              <w:rFonts w:eastAsiaTheme="minorEastAsia" w:cstheme="minorBidi"/>
              <w:noProof/>
              <w:lang w:eastAsia="ru-RU"/>
            </w:rPr>
          </w:pPr>
          <w:hyperlink w:anchor="_Toc38890429" w:history="1">
            <w:r w:rsidR="001F0898" w:rsidRPr="00474E4A">
              <w:rPr>
                <w:rStyle w:val="aa"/>
                <w:noProof/>
              </w:rPr>
              <w:t>5.10.3</w:t>
            </w:r>
            <w:r w:rsidR="001F0898">
              <w:rPr>
                <w:rFonts w:eastAsiaTheme="minorEastAsia" w:cstheme="minorBidi"/>
                <w:noProof/>
                <w:lang w:eastAsia="ru-RU"/>
              </w:rPr>
              <w:tab/>
            </w:r>
            <w:r w:rsidR="001F0898" w:rsidRPr="00474E4A">
              <w:rPr>
                <w:rStyle w:val="aa"/>
                <w:noProof/>
              </w:rPr>
              <w:t>Использование мобильных терминалов</w:t>
            </w:r>
            <w:r w:rsidR="001F0898">
              <w:rPr>
                <w:noProof/>
                <w:webHidden/>
              </w:rPr>
              <w:tab/>
            </w:r>
            <w:r w:rsidR="001F0898">
              <w:rPr>
                <w:noProof/>
                <w:webHidden/>
              </w:rPr>
              <w:fldChar w:fldCharType="begin"/>
            </w:r>
            <w:r w:rsidR="001F0898">
              <w:rPr>
                <w:noProof/>
                <w:webHidden/>
              </w:rPr>
              <w:instrText xml:space="preserve"> PAGEREF _Toc38890429 \h </w:instrText>
            </w:r>
            <w:r w:rsidR="001F0898">
              <w:rPr>
                <w:noProof/>
                <w:webHidden/>
              </w:rPr>
            </w:r>
            <w:r w:rsidR="001F0898">
              <w:rPr>
                <w:noProof/>
                <w:webHidden/>
              </w:rPr>
              <w:fldChar w:fldCharType="separate"/>
            </w:r>
            <w:r w:rsidR="001F0898">
              <w:rPr>
                <w:noProof/>
                <w:webHidden/>
              </w:rPr>
              <w:t>71</w:t>
            </w:r>
            <w:r w:rsidR="001F0898">
              <w:rPr>
                <w:noProof/>
                <w:webHidden/>
              </w:rPr>
              <w:fldChar w:fldCharType="end"/>
            </w:r>
          </w:hyperlink>
        </w:p>
        <w:p w14:paraId="71FF2A57" w14:textId="1B77E465" w:rsidR="001F0898" w:rsidRDefault="00FF1EBD">
          <w:pPr>
            <w:pStyle w:val="33"/>
            <w:rPr>
              <w:rFonts w:eastAsiaTheme="minorEastAsia" w:cstheme="minorBidi"/>
              <w:noProof/>
              <w:lang w:eastAsia="ru-RU"/>
            </w:rPr>
          </w:pPr>
          <w:hyperlink w:anchor="_Toc38890430" w:history="1">
            <w:r w:rsidR="001F0898" w:rsidRPr="00474E4A">
              <w:rPr>
                <w:rStyle w:val="aa"/>
                <w:noProof/>
              </w:rPr>
              <w:t>5.10.3.1 Описание разработки «PM05 – Экраны мобильного приложения со списком заказов, списком операций и операций заказов»</w:t>
            </w:r>
            <w:r w:rsidR="001F0898">
              <w:rPr>
                <w:noProof/>
                <w:webHidden/>
              </w:rPr>
              <w:tab/>
            </w:r>
            <w:r w:rsidR="001F0898">
              <w:rPr>
                <w:noProof/>
                <w:webHidden/>
              </w:rPr>
              <w:fldChar w:fldCharType="begin"/>
            </w:r>
            <w:r w:rsidR="001F0898">
              <w:rPr>
                <w:noProof/>
                <w:webHidden/>
              </w:rPr>
              <w:instrText xml:space="preserve"> PAGEREF _Toc38890430 \h </w:instrText>
            </w:r>
            <w:r w:rsidR="001F0898">
              <w:rPr>
                <w:noProof/>
                <w:webHidden/>
              </w:rPr>
            </w:r>
            <w:r w:rsidR="001F0898">
              <w:rPr>
                <w:noProof/>
                <w:webHidden/>
              </w:rPr>
              <w:fldChar w:fldCharType="separate"/>
            </w:r>
            <w:r w:rsidR="001F0898">
              <w:rPr>
                <w:noProof/>
                <w:webHidden/>
              </w:rPr>
              <w:t>73</w:t>
            </w:r>
            <w:r w:rsidR="001F0898">
              <w:rPr>
                <w:noProof/>
                <w:webHidden/>
              </w:rPr>
              <w:fldChar w:fldCharType="end"/>
            </w:r>
          </w:hyperlink>
        </w:p>
        <w:p w14:paraId="65083660" w14:textId="0AA18550" w:rsidR="001F0898" w:rsidRDefault="00FF1EBD">
          <w:pPr>
            <w:pStyle w:val="33"/>
            <w:rPr>
              <w:rFonts w:eastAsiaTheme="minorEastAsia" w:cstheme="minorBidi"/>
              <w:noProof/>
              <w:lang w:eastAsia="ru-RU"/>
            </w:rPr>
          </w:pPr>
          <w:hyperlink w:anchor="_Toc38890432" w:history="1">
            <w:r w:rsidR="001F0898" w:rsidRPr="00474E4A">
              <w:rPr>
                <w:rStyle w:val="aa"/>
                <w:noProof/>
              </w:rPr>
              <w:t>5.10.4</w:t>
            </w:r>
            <w:r w:rsidR="001F0898">
              <w:rPr>
                <w:rFonts w:eastAsiaTheme="minorEastAsia" w:cstheme="minorBidi"/>
                <w:noProof/>
                <w:lang w:eastAsia="ru-RU"/>
              </w:rPr>
              <w:tab/>
            </w:r>
            <w:r w:rsidR="001F0898" w:rsidRPr="00474E4A">
              <w:rPr>
                <w:rStyle w:val="aa"/>
                <w:noProof/>
              </w:rPr>
              <w:t>Ведение признака «Опасные работы»</w:t>
            </w:r>
            <w:r w:rsidR="001F0898">
              <w:rPr>
                <w:noProof/>
                <w:webHidden/>
              </w:rPr>
              <w:tab/>
            </w:r>
            <w:r w:rsidR="001F0898">
              <w:rPr>
                <w:noProof/>
                <w:webHidden/>
              </w:rPr>
              <w:fldChar w:fldCharType="begin"/>
            </w:r>
            <w:r w:rsidR="001F0898">
              <w:rPr>
                <w:noProof/>
                <w:webHidden/>
              </w:rPr>
              <w:instrText xml:space="preserve"> PAGEREF _Toc38890432 \h </w:instrText>
            </w:r>
            <w:r w:rsidR="001F0898">
              <w:rPr>
                <w:noProof/>
                <w:webHidden/>
              </w:rPr>
            </w:r>
            <w:r w:rsidR="001F0898">
              <w:rPr>
                <w:noProof/>
                <w:webHidden/>
              </w:rPr>
              <w:fldChar w:fldCharType="separate"/>
            </w:r>
            <w:r w:rsidR="001F0898">
              <w:rPr>
                <w:noProof/>
                <w:webHidden/>
              </w:rPr>
              <w:t>74</w:t>
            </w:r>
            <w:r w:rsidR="001F0898">
              <w:rPr>
                <w:noProof/>
                <w:webHidden/>
              </w:rPr>
              <w:fldChar w:fldCharType="end"/>
            </w:r>
          </w:hyperlink>
        </w:p>
        <w:p w14:paraId="071AFAF0" w14:textId="769F7841" w:rsidR="001F0898" w:rsidRDefault="00FF1EBD">
          <w:pPr>
            <w:pStyle w:val="33"/>
            <w:rPr>
              <w:rFonts w:eastAsiaTheme="minorEastAsia" w:cstheme="minorBidi"/>
              <w:noProof/>
              <w:lang w:eastAsia="ru-RU"/>
            </w:rPr>
          </w:pPr>
          <w:hyperlink w:anchor="_Toc38890433" w:history="1">
            <w:r w:rsidR="001F0898" w:rsidRPr="00474E4A">
              <w:rPr>
                <w:rStyle w:val="aa"/>
                <w:noProof/>
              </w:rPr>
              <w:t>5.10.5</w:t>
            </w:r>
            <w:r w:rsidR="001F0898">
              <w:rPr>
                <w:rFonts w:eastAsiaTheme="minorEastAsia" w:cstheme="minorBidi"/>
                <w:noProof/>
                <w:lang w:eastAsia="ru-RU"/>
              </w:rPr>
              <w:tab/>
            </w:r>
            <w:r w:rsidR="001F0898" w:rsidRPr="00474E4A">
              <w:rPr>
                <w:rStyle w:val="aa"/>
                <w:noProof/>
              </w:rPr>
              <w:t xml:space="preserve">Описание отчета по операциям заказов ТОРО, разработка </w:t>
            </w:r>
            <w:r w:rsidR="001F0898" w:rsidRPr="00474E4A">
              <w:rPr>
                <w:rStyle w:val="aa"/>
                <w:noProof/>
                <w:lang w:val="en-US"/>
              </w:rPr>
              <w:t>PM</w:t>
            </w:r>
            <w:r w:rsidR="001F0898" w:rsidRPr="00474E4A">
              <w:rPr>
                <w:rStyle w:val="aa"/>
                <w:noProof/>
              </w:rPr>
              <w:t>19</w:t>
            </w:r>
            <w:r w:rsidR="001F0898">
              <w:rPr>
                <w:noProof/>
                <w:webHidden/>
              </w:rPr>
              <w:tab/>
            </w:r>
            <w:r w:rsidR="001F0898">
              <w:rPr>
                <w:noProof/>
                <w:webHidden/>
              </w:rPr>
              <w:fldChar w:fldCharType="begin"/>
            </w:r>
            <w:r w:rsidR="001F0898">
              <w:rPr>
                <w:noProof/>
                <w:webHidden/>
              </w:rPr>
              <w:instrText xml:space="preserve"> PAGEREF _Toc38890433 \h </w:instrText>
            </w:r>
            <w:r w:rsidR="001F0898">
              <w:rPr>
                <w:noProof/>
                <w:webHidden/>
              </w:rPr>
            </w:r>
            <w:r w:rsidR="001F0898">
              <w:rPr>
                <w:noProof/>
                <w:webHidden/>
              </w:rPr>
              <w:fldChar w:fldCharType="separate"/>
            </w:r>
            <w:r w:rsidR="001F0898">
              <w:rPr>
                <w:noProof/>
                <w:webHidden/>
              </w:rPr>
              <w:t>74</w:t>
            </w:r>
            <w:r w:rsidR="001F0898">
              <w:rPr>
                <w:noProof/>
                <w:webHidden/>
              </w:rPr>
              <w:fldChar w:fldCharType="end"/>
            </w:r>
          </w:hyperlink>
        </w:p>
        <w:p w14:paraId="3119788B" w14:textId="24F46450" w:rsidR="001F0898" w:rsidRDefault="00FF1EBD">
          <w:pPr>
            <w:pStyle w:val="33"/>
            <w:rPr>
              <w:rFonts w:eastAsiaTheme="minorEastAsia" w:cstheme="minorBidi"/>
              <w:noProof/>
              <w:lang w:eastAsia="ru-RU"/>
            </w:rPr>
          </w:pPr>
          <w:hyperlink w:anchor="_Toc38890434" w:history="1">
            <w:r w:rsidR="001F0898" w:rsidRPr="00474E4A">
              <w:rPr>
                <w:rStyle w:val="aa"/>
                <w:noProof/>
              </w:rPr>
              <w:t>5.10.6</w:t>
            </w:r>
            <w:r w:rsidR="001F0898">
              <w:rPr>
                <w:rFonts w:eastAsiaTheme="minorEastAsia" w:cstheme="minorBidi"/>
                <w:noProof/>
                <w:lang w:eastAsia="ru-RU"/>
              </w:rPr>
              <w:tab/>
            </w:r>
            <w:r w:rsidR="001F0898" w:rsidRPr="00474E4A">
              <w:rPr>
                <w:rStyle w:val="aa"/>
                <w:noProof/>
              </w:rPr>
              <w:t xml:space="preserve">Отображение в заказе МТР подрядчика, разработка </w:t>
            </w:r>
            <w:r w:rsidR="001F0898" w:rsidRPr="00474E4A">
              <w:rPr>
                <w:rStyle w:val="aa"/>
                <w:noProof/>
                <w:lang w:val="en-US"/>
              </w:rPr>
              <w:t>PM</w:t>
            </w:r>
            <w:r w:rsidR="001F0898" w:rsidRPr="00474E4A">
              <w:rPr>
                <w:rStyle w:val="aa"/>
                <w:noProof/>
              </w:rPr>
              <w:t>67</w:t>
            </w:r>
            <w:r w:rsidR="001F0898">
              <w:rPr>
                <w:noProof/>
                <w:webHidden/>
              </w:rPr>
              <w:tab/>
            </w:r>
            <w:r w:rsidR="001F0898">
              <w:rPr>
                <w:noProof/>
                <w:webHidden/>
              </w:rPr>
              <w:fldChar w:fldCharType="begin"/>
            </w:r>
            <w:r w:rsidR="001F0898">
              <w:rPr>
                <w:noProof/>
                <w:webHidden/>
              </w:rPr>
              <w:instrText xml:space="preserve"> PAGEREF _Toc38890434 \h </w:instrText>
            </w:r>
            <w:r w:rsidR="001F0898">
              <w:rPr>
                <w:noProof/>
                <w:webHidden/>
              </w:rPr>
            </w:r>
            <w:r w:rsidR="001F0898">
              <w:rPr>
                <w:noProof/>
                <w:webHidden/>
              </w:rPr>
              <w:fldChar w:fldCharType="separate"/>
            </w:r>
            <w:r w:rsidR="001F0898">
              <w:rPr>
                <w:noProof/>
                <w:webHidden/>
              </w:rPr>
              <w:t>75</w:t>
            </w:r>
            <w:r w:rsidR="001F0898">
              <w:rPr>
                <w:noProof/>
                <w:webHidden/>
              </w:rPr>
              <w:fldChar w:fldCharType="end"/>
            </w:r>
          </w:hyperlink>
        </w:p>
        <w:p w14:paraId="39323E8B" w14:textId="386E3E10" w:rsidR="001F0898" w:rsidRDefault="00FF1EBD">
          <w:pPr>
            <w:pStyle w:val="33"/>
            <w:rPr>
              <w:rFonts w:eastAsiaTheme="minorEastAsia" w:cstheme="minorBidi"/>
              <w:noProof/>
              <w:lang w:eastAsia="ru-RU"/>
            </w:rPr>
          </w:pPr>
          <w:hyperlink w:anchor="_Toc38890435" w:history="1">
            <w:r w:rsidR="001F0898" w:rsidRPr="00474E4A">
              <w:rPr>
                <w:rStyle w:val="aa"/>
                <w:noProof/>
              </w:rPr>
              <w:t>5.10.7</w:t>
            </w:r>
            <w:r w:rsidR="001F0898">
              <w:rPr>
                <w:rFonts w:eastAsiaTheme="minorEastAsia" w:cstheme="minorBidi"/>
                <w:noProof/>
                <w:lang w:eastAsia="ru-RU"/>
              </w:rPr>
              <w:tab/>
            </w:r>
            <w:r w:rsidR="001F0898" w:rsidRPr="00474E4A">
              <w:rPr>
                <w:rStyle w:val="aa"/>
                <w:noProof/>
              </w:rPr>
              <w:t xml:space="preserve">Автоматическое присвоение табельного номера всем операциям заказа, разработка </w:t>
            </w:r>
            <w:r w:rsidR="001F0898" w:rsidRPr="00474E4A">
              <w:rPr>
                <w:rStyle w:val="aa"/>
                <w:noProof/>
                <w:lang w:val="en-US"/>
              </w:rPr>
              <w:t>PM</w:t>
            </w:r>
            <w:r w:rsidR="001F0898" w:rsidRPr="00474E4A">
              <w:rPr>
                <w:rStyle w:val="aa"/>
                <w:noProof/>
              </w:rPr>
              <w:t>08</w:t>
            </w:r>
            <w:r w:rsidR="001F0898">
              <w:rPr>
                <w:noProof/>
                <w:webHidden/>
              </w:rPr>
              <w:tab/>
            </w:r>
            <w:r w:rsidR="001F0898">
              <w:rPr>
                <w:noProof/>
                <w:webHidden/>
              </w:rPr>
              <w:fldChar w:fldCharType="begin"/>
            </w:r>
            <w:r w:rsidR="001F0898">
              <w:rPr>
                <w:noProof/>
                <w:webHidden/>
              </w:rPr>
              <w:instrText xml:space="preserve"> PAGEREF _Toc38890435 \h </w:instrText>
            </w:r>
            <w:r w:rsidR="001F0898">
              <w:rPr>
                <w:noProof/>
                <w:webHidden/>
              </w:rPr>
            </w:r>
            <w:r w:rsidR="001F0898">
              <w:rPr>
                <w:noProof/>
                <w:webHidden/>
              </w:rPr>
              <w:fldChar w:fldCharType="separate"/>
            </w:r>
            <w:r w:rsidR="001F0898">
              <w:rPr>
                <w:noProof/>
                <w:webHidden/>
              </w:rPr>
              <w:t>75</w:t>
            </w:r>
            <w:r w:rsidR="001F0898">
              <w:rPr>
                <w:noProof/>
                <w:webHidden/>
              </w:rPr>
              <w:fldChar w:fldCharType="end"/>
            </w:r>
          </w:hyperlink>
        </w:p>
        <w:p w14:paraId="5796305D" w14:textId="03B77796" w:rsidR="001F0898" w:rsidRDefault="00FF1EBD">
          <w:pPr>
            <w:pStyle w:val="14"/>
            <w:rPr>
              <w:rFonts w:asciiTheme="minorHAnsi" w:eastAsiaTheme="minorEastAsia" w:hAnsiTheme="minorHAnsi" w:cstheme="minorBidi"/>
              <w:b w:val="0"/>
              <w:sz w:val="22"/>
              <w:szCs w:val="22"/>
              <w:lang w:eastAsia="ru-RU"/>
            </w:rPr>
          </w:pPr>
          <w:hyperlink w:anchor="_Toc38890436" w:history="1">
            <w:r w:rsidR="001F0898" w:rsidRPr="00474E4A">
              <w:rPr>
                <w:rStyle w:val="aa"/>
              </w:rPr>
              <w:t>6</w:t>
            </w:r>
            <w:r w:rsidR="001F0898">
              <w:rPr>
                <w:rFonts w:asciiTheme="minorHAnsi" w:eastAsiaTheme="minorEastAsia" w:hAnsiTheme="minorHAnsi" w:cstheme="minorBidi"/>
                <w:b w:val="0"/>
                <w:sz w:val="22"/>
                <w:szCs w:val="22"/>
                <w:lang w:eastAsia="ru-RU"/>
              </w:rPr>
              <w:tab/>
            </w:r>
            <w:r w:rsidR="001F0898" w:rsidRPr="00474E4A">
              <w:rPr>
                <w:rStyle w:val="aa"/>
              </w:rPr>
              <w:t>Информационная Безопасность</w:t>
            </w:r>
            <w:r w:rsidR="001F0898">
              <w:rPr>
                <w:webHidden/>
              </w:rPr>
              <w:tab/>
            </w:r>
            <w:r w:rsidR="001F0898">
              <w:rPr>
                <w:webHidden/>
              </w:rPr>
              <w:fldChar w:fldCharType="begin"/>
            </w:r>
            <w:r w:rsidR="001F0898">
              <w:rPr>
                <w:webHidden/>
              </w:rPr>
              <w:instrText xml:space="preserve"> PAGEREF _Toc38890436 \h </w:instrText>
            </w:r>
            <w:r w:rsidR="001F0898">
              <w:rPr>
                <w:webHidden/>
              </w:rPr>
            </w:r>
            <w:r w:rsidR="001F0898">
              <w:rPr>
                <w:webHidden/>
              </w:rPr>
              <w:fldChar w:fldCharType="separate"/>
            </w:r>
            <w:r w:rsidR="001F0898">
              <w:rPr>
                <w:webHidden/>
              </w:rPr>
              <w:t>76</w:t>
            </w:r>
            <w:r w:rsidR="001F0898">
              <w:rPr>
                <w:webHidden/>
              </w:rPr>
              <w:fldChar w:fldCharType="end"/>
            </w:r>
          </w:hyperlink>
        </w:p>
        <w:p w14:paraId="37CA3FC5" w14:textId="780B2761" w:rsidR="001F0898" w:rsidRDefault="00FF1EBD">
          <w:pPr>
            <w:pStyle w:val="14"/>
            <w:rPr>
              <w:rFonts w:asciiTheme="minorHAnsi" w:eastAsiaTheme="minorEastAsia" w:hAnsiTheme="minorHAnsi" w:cstheme="minorBidi"/>
              <w:b w:val="0"/>
              <w:sz w:val="22"/>
              <w:szCs w:val="22"/>
              <w:lang w:eastAsia="ru-RU"/>
            </w:rPr>
          </w:pPr>
          <w:hyperlink w:anchor="_Toc38890437" w:history="1">
            <w:r w:rsidR="001F0898" w:rsidRPr="00474E4A">
              <w:rPr>
                <w:rStyle w:val="aa"/>
                <w:rFonts w:eastAsia="Calibri"/>
              </w:rPr>
              <w:t>7</w:t>
            </w:r>
            <w:r w:rsidR="001F0898">
              <w:rPr>
                <w:rFonts w:asciiTheme="minorHAnsi" w:eastAsiaTheme="minorEastAsia" w:hAnsiTheme="minorHAnsi" w:cstheme="minorBidi"/>
                <w:b w:val="0"/>
                <w:sz w:val="22"/>
                <w:szCs w:val="22"/>
                <w:lang w:eastAsia="ru-RU"/>
              </w:rPr>
              <w:tab/>
            </w:r>
            <w:r w:rsidR="001F0898" w:rsidRPr="00474E4A">
              <w:rPr>
                <w:rStyle w:val="aa"/>
                <w:rFonts w:eastAsia="Calibri"/>
              </w:rPr>
              <w:t>Организационные изменения</w:t>
            </w:r>
            <w:r w:rsidR="001F0898">
              <w:rPr>
                <w:webHidden/>
              </w:rPr>
              <w:tab/>
            </w:r>
            <w:r w:rsidR="001F0898">
              <w:rPr>
                <w:webHidden/>
              </w:rPr>
              <w:fldChar w:fldCharType="begin"/>
            </w:r>
            <w:r w:rsidR="001F0898">
              <w:rPr>
                <w:webHidden/>
              </w:rPr>
              <w:instrText xml:space="preserve"> PAGEREF _Toc38890437 \h </w:instrText>
            </w:r>
            <w:r w:rsidR="001F0898">
              <w:rPr>
                <w:webHidden/>
              </w:rPr>
            </w:r>
            <w:r w:rsidR="001F0898">
              <w:rPr>
                <w:webHidden/>
              </w:rPr>
              <w:fldChar w:fldCharType="separate"/>
            </w:r>
            <w:r w:rsidR="001F0898">
              <w:rPr>
                <w:webHidden/>
              </w:rPr>
              <w:t>76</w:t>
            </w:r>
            <w:r w:rsidR="001F0898">
              <w:rPr>
                <w:webHidden/>
              </w:rPr>
              <w:fldChar w:fldCharType="end"/>
            </w:r>
          </w:hyperlink>
        </w:p>
        <w:p w14:paraId="64FD3631" w14:textId="5D754DBA" w:rsidR="001F0898" w:rsidRDefault="00FF1EBD">
          <w:pPr>
            <w:pStyle w:val="24"/>
            <w:rPr>
              <w:rFonts w:eastAsiaTheme="minorEastAsia" w:cstheme="minorBidi"/>
              <w:b w:val="0"/>
              <w:noProof/>
              <w:lang w:eastAsia="ru-RU"/>
            </w:rPr>
          </w:pPr>
          <w:hyperlink w:anchor="_Toc38890438" w:history="1">
            <w:r w:rsidR="001F0898" w:rsidRPr="00474E4A">
              <w:rPr>
                <w:rStyle w:val="aa"/>
                <w:rFonts w:eastAsiaTheme="majorEastAsia" w:cstheme="majorBidi"/>
                <w:noProof/>
              </w:rPr>
              <w:t>7.1</w:t>
            </w:r>
            <w:r w:rsidR="001F0898">
              <w:rPr>
                <w:rFonts w:eastAsiaTheme="minorEastAsia" w:cstheme="minorBidi"/>
                <w:b w:val="0"/>
                <w:noProof/>
                <w:lang w:eastAsia="ru-RU"/>
              </w:rPr>
              <w:tab/>
            </w:r>
            <w:r w:rsidR="001F0898" w:rsidRPr="00474E4A">
              <w:rPr>
                <w:rStyle w:val="aa"/>
                <w:rFonts w:eastAsiaTheme="majorEastAsia" w:cstheme="majorBidi"/>
                <w:noProof/>
              </w:rPr>
              <w:t>Ключевые процессные изменения и области улучшений</w:t>
            </w:r>
            <w:r w:rsidR="001F0898">
              <w:rPr>
                <w:noProof/>
                <w:webHidden/>
              </w:rPr>
              <w:tab/>
            </w:r>
            <w:r w:rsidR="001F0898">
              <w:rPr>
                <w:noProof/>
                <w:webHidden/>
              </w:rPr>
              <w:fldChar w:fldCharType="begin"/>
            </w:r>
            <w:r w:rsidR="001F0898">
              <w:rPr>
                <w:noProof/>
                <w:webHidden/>
              </w:rPr>
              <w:instrText xml:space="preserve"> PAGEREF _Toc38890438 \h </w:instrText>
            </w:r>
            <w:r w:rsidR="001F0898">
              <w:rPr>
                <w:noProof/>
                <w:webHidden/>
              </w:rPr>
            </w:r>
            <w:r w:rsidR="001F0898">
              <w:rPr>
                <w:noProof/>
                <w:webHidden/>
              </w:rPr>
              <w:fldChar w:fldCharType="separate"/>
            </w:r>
            <w:r w:rsidR="001F0898">
              <w:rPr>
                <w:noProof/>
                <w:webHidden/>
              </w:rPr>
              <w:t>76</w:t>
            </w:r>
            <w:r w:rsidR="001F0898">
              <w:rPr>
                <w:noProof/>
                <w:webHidden/>
              </w:rPr>
              <w:fldChar w:fldCharType="end"/>
            </w:r>
          </w:hyperlink>
        </w:p>
        <w:p w14:paraId="6114D688" w14:textId="2AFD8B99" w:rsidR="001F0898" w:rsidRDefault="00FF1EBD">
          <w:pPr>
            <w:pStyle w:val="24"/>
            <w:rPr>
              <w:rFonts w:eastAsiaTheme="minorEastAsia" w:cstheme="minorBidi"/>
              <w:b w:val="0"/>
              <w:noProof/>
              <w:lang w:eastAsia="ru-RU"/>
            </w:rPr>
          </w:pPr>
          <w:hyperlink w:anchor="_Toc38890439" w:history="1">
            <w:r w:rsidR="001F0898" w:rsidRPr="00474E4A">
              <w:rPr>
                <w:rStyle w:val="aa"/>
                <w:rFonts w:eastAsiaTheme="majorEastAsia" w:cstheme="majorBidi"/>
                <w:noProof/>
              </w:rPr>
              <w:t>7.2</w:t>
            </w:r>
            <w:r w:rsidR="001F0898">
              <w:rPr>
                <w:rFonts w:eastAsiaTheme="minorEastAsia" w:cstheme="minorBidi"/>
                <w:b w:val="0"/>
                <w:noProof/>
                <w:lang w:eastAsia="ru-RU"/>
              </w:rPr>
              <w:tab/>
            </w:r>
            <w:r w:rsidR="001F0898" w:rsidRPr="00474E4A">
              <w:rPr>
                <w:rStyle w:val="aa"/>
                <w:rFonts w:eastAsiaTheme="majorEastAsia" w:cstheme="majorBidi"/>
                <w:noProof/>
              </w:rPr>
              <w:t>Организационные аспекты</w:t>
            </w:r>
            <w:r w:rsidR="001F0898">
              <w:rPr>
                <w:noProof/>
                <w:webHidden/>
              </w:rPr>
              <w:tab/>
            </w:r>
            <w:r w:rsidR="001F0898">
              <w:rPr>
                <w:noProof/>
                <w:webHidden/>
              </w:rPr>
              <w:fldChar w:fldCharType="begin"/>
            </w:r>
            <w:r w:rsidR="001F0898">
              <w:rPr>
                <w:noProof/>
                <w:webHidden/>
              </w:rPr>
              <w:instrText xml:space="preserve"> PAGEREF _Toc38890439 \h </w:instrText>
            </w:r>
            <w:r w:rsidR="001F0898">
              <w:rPr>
                <w:noProof/>
                <w:webHidden/>
              </w:rPr>
            </w:r>
            <w:r w:rsidR="001F0898">
              <w:rPr>
                <w:noProof/>
                <w:webHidden/>
              </w:rPr>
              <w:fldChar w:fldCharType="separate"/>
            </w:r>
            <w:r w:rsidR="001F0898">
              <w:rPr>
                <w:noProof/>
                <w:webHidden/>
              </w:rPr>
              <w:t>81</w:t>
            </w:r>
            <w:r w:rsidR="001F0898">
              <w:rPr>
                <w:noProof/>
                <w:webHidden/>
              </w:rPr>
              <w:fldChar w:fldCharType="end"/>
            </w:r>
          </w:hyperlink>
        </w:p>
        <w:p w14:paraId="77770C59" w14:textId="7A9460C7" w:rsidR="001F0898" w:rsidRDefault="00FF1EBD">
          <w:pPr>
            <w:pStyle w:val="14"/>
            <w:rPr>
              <w:rFonts w:asciiTheme="minorHAnsi" w:eastAsiaTheme="minorEastAsia" w:hAnsiTheme="minorHAnsi" w:cstheme="minorBidi"/>
              <w:b w:val="0"/>
              <w:sz w:val="22"/>
              <w:szCs w:val="22"/>
              <w:lang w:eastAsia="ru-RU"/>
            </w:rPr>
          </w:pPr>
          <w:hyperlink w:anchor="_Toc38890440" w:history="1">
            <w:r w:rsidR="001F0898" w:rsidRPr="00474E4A">
              <w:rPr>
                <w:rStyle w:val="aa"/>
                <w:rFonts w:eastAsia="Calibri"/>
              </w:rPr>
              <w:t>8</w:t>
            </w:r>
            <w:r w:rsidR="001F0898">
              <w:rPr>
                <w:rFonts w:asciiTheme="minorHAnsi" w:eastAsiaTheme="minorEastAsia" w:hAnsiTheme="minorHAnsi" w:cstheme="minorBidi"/>
                <w:b w:val="0"/>
                <w:sz w:val="22"/>
                <w:szCs w:val="22"/>
                <w:lang w:eastAsia="ru-RU"/>
              </w:rPr>
              <w:tab/>
            </w:r>
            <w:r w:rsidR="001F0898" w:rsidRPr="00474E4A">
              <w:rPr>
                <w:rStyle w:val="aa"/>
                <w:rFonts w:eastAsia="Calibri"/>
              </w:rPr>
              <w:t>Открытые вопросы</w:t>
            </w:r>
            <w:r w:rsidR="001F0898">
              <w:rPr>
                <w:webHidden/>
              </w:rPr>
              <w:tab/>
            </w:r>
            <w:r w:rsidR="001F0898">
              <w:rPr>
                <w:webHidden/>
              </w:rPr>
              <w:fldChar w:fldCharType="begin"/>
            </w:r>
            <w:r w:rsidR="001F0898">
              <w:rPr>
                <w:webHidden/>
              </w:rPr>
              <w:instrText xml:space="preserve"> PAGEREF _Toc38890440 \h </w:instrText>
            </w:r>
            <w:r w:rsidR="001F0898">
              <w:rPr>
                <w:webHidden/>
              </w:rPr>
            </w:r>
            <w:r w:rsidR="001F0898">
              <w:rPr>
                <w:webHidden/>
              </w:rPr>
              <w:fldChar w:fldCharType="separate"/>
            </w:r>
            <w:r w:rsidR="001F0898">
              <w:rPr>
                <w:webHidden/>
              </w:rPr>
              <w:t>81</w:t>
            </w:r>
            <w:r w:rsidR="001F0898">
              <w:rPr>
                <w:webHidden/>
              </w:rPr>
              <w:fldChar w:fldCharType="end"/>
            </w:r>
          </w:hyperlink>
        </w:p>
        <w:p w14:paraId="2D21B695" w14:textId="6CA90F8D" w:rsidR="001F0898" w:rsidRDefault="00FF1EBD">
          <w:pPr>
            <w:pStyle w:val="14"/>
            <w:rPr>
              <w:rFonts w:asciiTheme="minorHAnsi" w:eastAsiaTheme="minorEastAsia" w:hAnsiTheme="minorHAnsi" w:cstheme="minorBidi"/>
              <w:b w:val="0"/>
              <w:sz w:val="22"/>
              <w:szCs w:val="22"/>
              <w:lang w:eastAsia="ru-RU"/>
            </w:rPr>
          </w:pPr>
          <w:hyperlink w:anchor="_Toc38890441" w:history="1">
            <w:r w:rsidR="001F0898" w:rsidRPr="00474E4A">
              <w:rPr>
                <w:rStyle w:val="aa"/>
                <w:rFonts w:eastAsia="Calibri"/>
              </w:rPr>
              <w:t>9</w:t>
            </w:r>
            <w:r w:rsidR="001F0898">
              <w:rPr>
                <w:rFonts w:asciiTheme="minorHAnsi" w:eastAsiaTheme="minorEastAsia" w:hAnsiTheme="minorHAnsi" w:cstheme="minorBidi"/>
                <w:b w:val="0"/>
                <w:sz w:val="22"/>
                <w:szCs w:val="22"/>
                <w:lang w:eastAsia="ru-RU"/>
              </w:rPr>
              <w:tab/>
            </w:r>
            <w:r w:rsidR="001F0898" w:rsidRPr="00474E4A">
              <w:rPr>
                <w:rStyle w:val="aa"/>
                <w:rFonts w:eastAsia="Calibri"/>
              </w:rPr>
              <w:t>Приложения</w:t>
            </w:r>
            <w:r w:rsidR="001F0898">
              <w:rPr>
                <w:webHidden/>
              </w:rPr>
              <w:tab/>
            </w:r>
            <w:r w:rsidR="001F0898">
              <w:rPr>
                <w:webHidden/>
              </w:rPr>
              <w:fldChar w:fldCharType="begin"/>
            </w:r>
            <w:r w:rsidR="001F0898">
              <w:rPr>
                <w:webHidden/>
              </w:rPr>
              <w:instrText xml:space="preserve"> PAGEREF _Toc38890441 \h </w:instrText>
            </w:r>
            <w:r w:rsidR="001F0898">
              <w:rPr>
                <w:webHidden/>
              </w:rPr>
            </w:r>
            <w:r w:rsidR="001F0898">
              <w:rPr>
                <w:webHidden/>
              </w:rPr>
              <w:fldChar w:fldCharType="separate"/>
            </w:r>
            <w:r w:rsidR="001F0898">
              <w:rPr>
                <w:webHidden/>
              </w:rPr>
              <w:t>81</w:t>
            </w:r>
            <w:r w:rsidR="001F0898">
              <w:rPr>
                <w:webHidden/>
              </w:rPr>
              <w:fldChar w:fldCharType="end"/>
            </w:r>
          </w:hyperlink>
        </w:p>
        <w:p w14:paraId="01663C89" w14:textId="6A80388B" w:rsidR="001F0898" w:rsidRDefault="00FF1EBD">
          <w:pPr>
            <w:pStyle w:val="24"/>
            <w:rPr>
              <w:rFonts w:eastAsiaTheme="minorEastAsia" w:cstheme="minorBidi"/>
              <w:b w:val="0"/>
              <w:noProof/>
              <w:lang w:eastAsia="ru-RU"/>
            </w:rPr>
          </w:pPr>
          <w:hyperlink w:anchor="_Toc38890442" w:history="1">
            <w:r w:rsidR="001F0898" w:rsidRPr="00474E4A">
              <w:rPr>
                <w:rStyle w:val="aa"/>
                <w:rFonts w:eastAsiaTheme="majorEastAsia" w:cstheme="majorBidi"/>
                <w:noProof/>
              </w:rPr>
              <w:t>9.1</w:t>
            </w:r>
            <w:r w:rsidR="001F0898">
              <w:rPr>
                <w:rFonts w:eastAsiaTheme="minorEastAsia" w:cstheme="minorBidi"/>
                <w:b w:val="0"/>
                <w:noProof/>
                <w:lang w:eastAsia="ru-RU"/>
              </w:rPr>
              <w:tab/>
            </w:r>
            <w:r w:rsidR="001F0898" w:rsidRPr="00474E4A">
              <w:rPr>
                <w:rStyle w:val="aa"/>
                <w:rFonts w:eastAsiaTheme="majorEastAsia" w:cstheme="majorBidi"/>
                <w:noProof/>
              </w:rPr>
              <w:t>Приложение № 1. Модели бизнес-процессов</w:t>
            </w:r>
            <w:r w:rsidR="001F0898">
              <w:rPr>
                <w:noProof/>
                <w:webHidden/>
              </w:rPr>
              <w:tab/>
            </w:r>
            <w:r w:rsidR="001F0898">
              <w:rPr>
                <w:noProof/>
                <w:webHidden/>
              </w:rPr>
              <w:fldChar w:fldCharType="begin"/>
            </w:r>
            <w:r w:rsidR="001F0898">
              <w:rPr>
                <w:noProof/>
                <w:webHidden/>
              </w:rPr>
              <w:instrText xml:space="preserve"> PAGEREF _Toc38890442 \h </w:instrText>
            </w:r>
            <w:r w:rsidR="001F0898">
              <w:rPr>
                <w:noProof/>
                <w:webHidden/>
              </w:rPr>
            </w:r>
            <w:r w:rsidR="001F0898">
              <w:rPr>
                <w:noProof/>
                <w:webHidden/>
              </w:rPr>
              <w:fldChar w:fldCharType="separate"/>
            </w:r>
            <w:r w:rsidR="001F0898">
              <w:rPr>
                <w:noProof/>
                <w:webHidden/>
              </w:rPr>
              <w:t>81</w:t>
            </w:r>
            <w:r w:rsidR="001F0898">
              <w:rPr>
                <w:noProof/>
                <w:webHidden/>
              </w:rPr>
              <w:fldChar w:fldCharType="end"/>
            </w:r>
          </w:hyperlink>
        </w:p>
        <w:p w14:paraId="4A2D1568" w14:textId="14DBE908" w:rsidR="001F0898" w:rsidRDefault="00FF1EBD">
          <w:pPr>
            <w:pStyle w:val="24"/>
            <w:rPr>
              <w:rFonts w:eastAsiaTheme="minorEastAsia" w:cstheme="minorBidi"/>
              <w:b w:val="0"/>
              <w:noProof/>
              <w:lang w:eastAsia="ru-RU"/>
            </w:rPr>
          </w:pPr>
          <w:hyperlink w:anchor="_Toc38890444" w:history="1">
            <w:r w:rsidR="001F0898" w:rsidRPr="00474E4A">
              <w:rPr>
                <w:rStyle w:val="aa"/>
                <w:rFonts w:eastAsiaTheme="majorEastAsia" w:cstheme="majorBidi"/>
                <w:noProof/>
              </w:rPr>
              <w:t>9.2</w:t>
            </w:r>
            <w:r w:rsidR="001F0898">
              <w:rPr>
                <w:rFonts w:eastAsiaTheme="minorEastAsia" w:cstheme="minorBidi"/>
                <w:b w:val="0"/>
                <w:noProof/>
                <w:lang w:eastAsia="ru-RU"/>
              </w:rPr>
              <w:tab/>
            </w:r>
            <w:r w:rsidR="001F0898" w:rsidRPr="00474E4A">
              <w:rPr>
                <w:rStyle w:val="aa"/>
                <w:rFonts w:eastAsiaTheme="majorEastAsia" w:cstheme="majorBidi"/>
                <w:noProof/>
              </w:rPr>
              <w:t>Приложение № 2. Реестр бизнес-требований</w:t>
            </w:r>
            <w:r w:rsidR="001F0898">
              <w:rPr>
                <w:noProof/>
                <w:webHidden/>
              </w:rPr>
              <w:tab/>
            </w:r>
            <w:r w:rsidR="001F0898">
              <w:rPr>
                <w:noProof/>
                <w:webHidden/>
              </w:rPr>
              <w:fldChar w:fldCharType="begin"/>
            </w:r>
            <w:r w:rsidR="001F0898">
              <w:rPr>
                <w:noProof/>
                <w:webHidden/>
              </w:rPr>
              <w:instrText xml:space="preserve"> PAGEREF _Toc38890444 \h </w:instrText>
            </w:r>
            <w:r w:rsidR="001F0898">
              <w:rPr>
                <w:noProof/>
                <w:webHidden/>
              </w:rPr>
            </w:r>
            <w:r w:rsidR="001F0898">
              <w:rPr>
                <w:noProof/>
                <w:webHidden/>
              </w:rPr>
              <w:fldChar w:fldCharType="separate"/>
            </w:r>
            <w:r w:rsidR="001F0898">
              <w:rPr>
                <w:noProof/>
                <w:webHidden/>
              </w:rPr>
              <w:t>82</w:t>
            </w:r>
            <w:r w:rsidR="001F0898">
              <w:rPr>
                <w:noProof/>
                <w:webHidden/>
              </w:rPr>
              <w:fldChar w:fldCharType="end"/>
            </w:r>
          </w:hyperlink>
        </w:p>
        <w:p w14:paraId="3E9B151E" w14:textId="3B766C08" w:rsidR="001F0898" w:rsidRDefault="00FF1EBD">
          <w:pPr>
            <w:pStyle w:val="24"/>
            <w:rPr>
              <w:rFonts w:eastAsiaTheme="minorEastAsia" w:cstheme="minorBidi"/>
              <w:b w:val="0"/>
              <w:noProof/>
              <w:lang w:eastAsia="ru-RU"/>
            </w:rPr>
          </w:pPr>
          <w:hyperlink w:anchor="_Toc38890445" w:history="1">
            <w:r w:rsidR="001F0898" w:rsidRPr="00474E4A">
              <w:rPr>
                <w:rStyle w:val="aa"/>
                <w:rFonts w:eastAsiaTheme="majorEastAsia" w:cstheme="majorBidi"/>
                <w:noProof/>
              </w:rPr>
              <w:t>9.3</w:t>
            </w:r>
            <w:r w:rsidR="001F0898">
              <w:rPr>
                <w:rFonts w:eastAsiaTheme="minorEastAsia" w:cstheme="minorBidi"/>
                <w:b w:val="0"/>
                <w:noProof/>
                <w:lang w:eastAsia="ru-RU"/>
              </w:rPr>
              <w:tab/>
            </w:r>
            <w:r w:rsidR="001F0898" w:rsidRPr="00474E4A">
              <w:rPr>
                <w:rStyle w:val="aa"/>
                <w:rFonts w:eastAsiaTheme="majorEastAsia" w:cstheme="majorBidi"/>
                <w:noProof/>
              </w:rPr>
              <w:t>Приложение № 3. Описание шагов бизнес-процессов</w:t>
            </w:r>
            <w:r w:rsidR="001F0898">
              <w:rPr>
                <w:noProof/>
                <w:webHidden/>
              </w:rPr>
              <w:tab/>
            </w:r>
            <w:r w:rsidR="001F0898">
              <w:rPr>
                <w:noProof/>
                <w:webHidden/>
              </w:rPr>
              <w:fldChar w:fldCharType="begin"/>
            </w:r>
            <w:r w:rsidR="001F0898">
              <w:rPr>
                <w:noProof/>
                <w:webHidden/>
              </w:rPr>
              <w:instrText xml:space="preserve"> PAGEREF _Toc38890445 \h </w:instrText>
            </w:r>
            <w:r w:rsidR="001F0898">
              <w:rPr>
                <w:noProof/>
                <w:webHidden/>
              </w:rPr>
            </w:r>
            <w:r w:rsidR="001F0898">
              <w:rPr>
                <w:noProof/>
                <w:webHidden/>
              </w:rPr>
              <w:fldChar w:fldCharType="separate"/>
            </w:r>
            <w:r w:rsidR="001F0898">
              <w:rPr>
                <w:noProof/>
                <w:webHidden/>
              </w:rPr>
              <w:t>82</w:t>
            </w:r>
            <w:r w:rsidR="001F0898">
              <w:rPr>
                <w:noProof/>
                <w:webHidden/>
              </w:rPr>
              <w:fldChar w:fldCharType="end"/>
            </w:r>
          </w:hyperlink>
        </w:p>
        <w:p w14:paraId="5E85F923" w14:textId="3F0E20B5" w:rsidR="001F0898" w:rsidRDefault="00FF1EBD">
          <w:pPr>
            <w:pStyle w:val="24"/>
            <w:rPr>
              <w:rFonts w:eastAsiaTheme="minorEastAsia" w:cstheme="minorBidi"/>
              <w:b w:val="0"/>
              <w:noProof/>
              <w:lang w:eastAsia="ru-RU"/>
            </w:rPr>
          </w:pPr>
          <w:hyperlink w:anchor="_Toc38890446" w:history="1">
            <w:r w:rsidR="001F0898" w:rsidRPr="00474E4A">
              <w:rPr>
                <w:rStyle w:val="aa"/>
                <w:rFonts w:eastAsiaTheme="majorEastAsia" w:cstheme="majorBidi"/>
                <w:noProof/>
              </w:rPr>
              <w:t>9.4</w:t>
            </w:r>
            <w:r w:rsidR="001F0898">
              <w:rPr>
                <w:rFonts w:eastAsiaTheme="minorEastAsia" w:cstheme="minorBidi"/>
                <w:b w:val="0"/>
                <w:noProof/>
                <w:lang w:eastAsia="ru-RU"/>
              </w:rPr>
              <w:tab/>
            </w:r>
            <w:r w:rsidR="001F0898" w:rsidRPr="00474E4A">
              <w:rPr>
                <w:rStyle w:val="aa"/>
                <w:rFonts w:eastAsiaTheme="majorEastAsia" w:cstheme="majorBidi"/>
                <w:noProof/>
              </w:rPr>
              <w:t>Приложение № 4. Прочее</w:t>
            </w:r>
            <w:r w:rsidR="001F0898">
              <w:rPr>
                <w:noProof/>
                <w:webHidden/>
              </w:rPr>
              <w:tab/>
            </w:r>
            <w:r w:rsidR="001F0898">
              <w:rPr>
                <w:noProof/>
                <w:webHidden/>
              </w:rPr>
              <w:fldChar w:fldCharType="begin"/>
            </w:r>
            <w:r w:rsidR="001F0898">
              <w:rPr>
                <w:noProof/>
                <w:webHidden/>
              </w:rPr>
              <w:instrText xml:space="preserve"> PAGEREF _Toc38890446 \h </w:instrText>
            </w:r>
            <w:r w:rsidR="001F0898">
              <w:rPr>
                <w:noProof/>
                <w:webHidden/>
              </w:rPr>
            </w:r>
            <w:r w:rsidR="001F0898">
              <w:rPr>
                <w:noProof/>
                <w:webHidden/>
              </w:rPr>
              <w:fldChar w:fldCharType="separate"/>
            </w:r>
            <w:r w:rsidR="001F0898">
              <w:rPr>
                <w:noProof/>
                <w:webHidden/>
              </w:rPr>
              <w:t>82</w:t>
            </w:r>
            <w:r w:rsidR="001F0898">
              <w:rPr>
                <w:noProof/>
                <w:webHidden/>
              </w:rPr>
              <w:fldChar w:fldCharType="end"/>
            </w:r>
          </w:hyperlink>
        </w:p>
        <w:p w14:paraId="54B39A5E" w14:textId="440CAB94" w:rsidR="001F0898" w:rsidRDefault="00FF1EBD">
          <w:pPr>
            <w:pStyle w:val="24"/>
            <w:rPr>
              <w:rFonts w:eastAsiaTheme="minorEastAsia" w:cstheme="minorBidi"/>
              <w:b w:val="0"/>
              <w:noProof/>
              <w:lang w:eastAsia="ru-RU"/>
            </w:rPr>
          </w:pPr>
          <w:hyperlink w:anchor="_Toc38890447" w:history="1">
            <w:r w:rsidR="001F0898" w:rsidRPr="00474E4A">
              <w:rPr>
                <w:rStyle w:val="aa"/>
                <w:rFonts w:eastAsiaTheme="majorEastAsia" w:cstheme="majorBidi"/>
                <w:noProof/>
              </w:rPr>
              <w:t>9.5</w:t>
            </w:r>
            <w:r w:rsidR="001F0898">
              <w:rPr>
                <w:rFonts w:eastAsiaTheme="minorEastAsia" w:cstheme="minorBidi"/>
                <w:b w:val="0"/>
                <w:noProof/>
                <w:lang w:eastAsia="ru-RU"/>
              </w:rPr>
              <w:tab/>
            </w:r>
            <w:r w:rsidR="001F0898" w:rsidRPr="00474E4A">
              <w:rPr>
                <w:rStyle w:val="aa"/>
                <w:rFonts w:eastAsiaTheme="majorEastAsia" w:cstheme="majorBidi"/>
                <w:noProof/>
              </w:rPr>
              <w:t>Приложение № РП1-6: Роли и полномочия</w:t>
            </w:r>
            <w:r w:rsidR="001F0898">
              <w:rPr>
                <w:noProof/>
                <w:webHidden/>
              </w:rPr>
              <w:tab/>
            </w:r>
            <w:r w:rsidR="001F0898">
              <w:rPr>
                <w:noProof/>
                <w:webHidden/>
              </w:rPr>
              <w:fldChar w:fldCharType="begin"/>
            </w:r>
            <w:r w:rsidR="001F0898">
              <w:rPr>
                <w:noProof/>
                <w:webHidden/>
              </w:rPr>
              <w:instrText xml:space="preserve"> PAGEREF _Toc38890447 \h </w:instrText>
            </w:r>
            <w:r w:rsidR="001F0898">
              <w:rPr>
                <w:noProof/>
                <w:webHidden/>
              </w:rPr>
            </w:r>
            <w:r w:rsidR="001F0898">
              <w:rPr>
                <w:noProof/>
                <w:webHidden/>
              </w:rPr>
              <w:fldChar w:fldCharType="separate"/>
            </w:r>
            <w:r w:rsidR="001F0898">
              <w:rPr>
                <w:noProof/>
                <w:webHidden/>
              </w:rPr>
              <w:t>82</w:t>
            </w:r>
            <w:r w:rsidR="001F0898">
              <w:rPr>
                <w:noProof/>
                <w:webHidden/>
              </w:rPr>
              <w:fldChar w:fldCharType="end"/>
            </w:r>
          </w:hyperlink>
        </w:p>
        <w:p w14:paraId="0935DC26" w14:textId="16896992" w:rsidR="001F0898" w:rsidRDefault="00FF1EBD">
          <w:pPr>
            <w:pStyle w:val="24"/>
            <w:rPr>
              <w:rFonts w:eastAsiaTheme="minorEastAsia" w:cstheme="minorBidi"/>
              <w:b w:val="0"/>
              <w:noProof/>
              <w:lang w:eastAsia="ru-RU"/>
            </w:rPr>
          </w:pPr>
          <w:hyperlink w:anchor="_Toc38890448" w:history="1">
            <w:r w:rsidR="001F0898" w:rsidRPr="00474E4A">
              <w:rPr>
                <w:rStyle w:val="aa"/>
                <w:rFonts w:eastAsiaTheme="majorEastAsia" w:cstheme="majorBidi"/>
                <w:noProof/>
              </w:rPr>
              <w:t>9.6</w:t>
            </w:r>
            <w:r w:rsidR="001F0898">
              <w:rPr>
                <w:rFonts w:eastAsiaTheme="minorEastAsia" w:cstheme="minorBidi"/>
                <w:b w:val="0"/>
                <w:noProof/>
                <w:lang w:eastAsia="ru-RU"/>
              </w:rPr>
              <w:tab/>
            </w:r>
            <w:r w:rsidR="001F0898" w:rsidRPr="00474E4A">
              <w:rPr>
                <w:rStyle w:val="aa"/>
                <w:rFonts w:eastAsiaTheme="majorEastAsia" w:cstheme="majorBidi"/>
                <w:noProof/>
              </w:rPr>
              <w:t>Приложение № РиК1. Матрица рисков и контрольных процедур</w:t>
            </w:r>
            <w:r w:rsidR="001F0898">
              <w:rPr>
                <w:noProof/>
                <w:webHidden/>
              </w:rPr>
              <w:tab/>
            </w:r>
            <w:r w:rsidR="001F0898">
              <w:rPr>
                <w:noProof/>
                <w:webHidden/>
              </w:rPr>
              <w:fldChar w:fldCharType="begin"/>
            </w:r>
            <w:r w:rsidR="001F0898">
              <w:rPr>
                <w:noProof/>
                <w:webHidden/>
              </w:rPr>
              <w:instrText xml:space="preserve"> PAGEREF _Toc38890448 \h </w:instrText>
            </w:r>
            <w:r w:rsidR="001F0898">
              <w:rPr>
                <w:noProof/>
                <w:webHidden/>
              </w:rPr>
            </w:r>
            <w:r w:rsidR="001F0898">
              <w:rPr>
                <w:noProof/>
                <w:webHidden/>
              </w:rPr>
              <w:fldChar w:fldCharType="separate"/>
            </w:r>
            <w:r w:rsidR="001F0898">
              <w:rPr>
                <w:noProof/>
                <w:webHidden/>
              </w:rPr>
              <w:t>82</w:t>
            </w:r>
            <w:r w:rsidR="001F0898">
              <w:rPr>
                <w:noProof/>
                <w:webHidden/>
              </w:rPr>
              <w:fldChar w:fldCharType="end"/>
            </w:r>
          </w:hyperlink>
        </w:p>
        <w:p w14:paraId="724B42AB" w14:textId="6D52AB9A" w:rsidR="001F0898" w:rsidRDefault="00FF1EBD">
          <w:pPr>
            <w:pStyle w:val="24"/>
            <w:rPr>
              <w:rFonts w:eastAsiaTheme="minorEastAsia" w:cstheme="minorBidi"/>
              <w:b w:val="0"/>
              <w:noProof/>
              <w:lang w:eastAsia="ru-RU"/>
            </w:rPr>
          </w:pPr>
          <w:hyperlink w:anchor="_Toc38890449" w:history="1">
            <w:r w:rsidR="001F0898" w:rsidRPr="00474E4A">
              <w:rPr>
                <w:rStyle w:val="aa"/>
                <w:rFonts w:eastAsiaTheme="majorEastAsia" w:cstheme="majorBidi"/>
                <w:noProof/>
              </w:rPr>
              <w:t>9.7</w:t>
            </w:r>
            <w:r w:rsidR="001F0898">
              <w:rPr>
                <w:rFonts w:eastAsiaTheme="minorEastAsia" w:cstheme="minorBidi"/>
                <w:b w:val="0"/>
                <w:noProof/>
                <w:lang w:eastAsia="ru-RU"/>
              </w:rPr>
              <w:tab/>
            </w:r>
            <w:r w:rsidR="001F0898" w:rsidRPr="00474E4A">
              <w:rPr>
                <w:rStyle w:val="aa"/>
                <w:rFonts w:eastAsiaTheme="majorEastAsia" w:cstheme="majorBidi"/>
                <w:noProof/>
              </w:rPr>
              <w:t>Приложение № КП1. Матрица конфликтов полномочий</w:t>
            </w:r>
            <w:r w:rsidR="001F0898">
              <w:rPr>
                <w:noProof/>
                <w:webHidden/>
              </w:rPr>
              <w:tab/>
            </w:r>
            <w:r w:rsidR="001F0898">
              <w:rPr>
                <w:noProof/>
                <w:webHidden/>
              </w:rPr>
              <w:fldChar w:fldCharType="begin"/>
            </w:r>
            <w:r w:rsidR="001F0898">
              <w:rPr>
                <w:noProof/>
                <w:webHidden/>
              </w:rPr>
              <w:instrText xml:space="preserve"> PAGEREF _Toc38890449 \h </w:instrText>
            </w:r>
            <w:r w:rsidR="001F0898">
              <w:rPr>
                <w:noProof/>
                <w:webHidden/>
              </w:rPr>
            </w:r>
            <w:r w:rsidR="001F0898">
              <w:rPr>
                <w:noProof/>
                <w:webHidden/>
              </w:rPr>
              <w:fldChar w:fldCharType="separate"/>
            </w:r>
            <w:r w:rsidR="001F0898">
              <w:rPr>
                <w:noProof/>
                <w:webHidden/>
              </w:rPr>
              <w:t>82</w:t>
            </w:r>
            <w:r w:rsidR="001F0898">
              <w:rPr>
                <w:noProof/>
                <w:webHidden/>
              </w:rPr>
              <w:fldChar w:fldCharType="end"/>
            </w:r>
          </w:hyperlink>
        </w:p>
        <w:p w14:paraId="07F55653" w14:textId="4BA87FC4" w:rsidR="009E28A6" w:rsidRPr="00F94454" w:rsidRDefault="009E28A6" w:rsidP="009E28A6">
          <w:pPr>
            <w:rPr>
              <w:rFonts w:ascii="Arial" w:hAnsi="Arial" w:cs="Arial"/>
            </w:rPr>
          </w:pPr>
          <w:r w:rsidRPr="00F94454">
            <w:rPr>
              <w:rFonts w:ascii="Arial" w:hAnsi="Arial" w:cs="Arial"/>
              <w:b/>
              <w:bCs/>
            </w:rPr>
            <w:fldChar w:fldCharType="end"/>
          </w:r>
        </w:p>
      </w:sdtContent>
    </w:sdt>
    <w:p w14:paraId="69FD5E07" w14:textId="77777777" w:rsidR="009E28A6" w:rsidRPr="00F94454" w:rsidRDefault="009E28A6" w:rsidP="009E28A6">
      <w:pPr>
        <w:rPr>
          <w:rFonts w:ascii="Arial" w:hAnsi="Arial" w:cs="Arial"/>
        </w:rPr>
      </w:pPr>
    </w:p>
    <w:p w14:paraId="380D355E" w14:textId="77777777" w:rsidR="009E28A6" w:rsidRPr="00F94454" w:rsidRDefault="009E28A6" w:rsidP="009E28A6">
      <w:pPr>
        <w:rPr>
          <w:rFonts w:ascii="Arial" w:hAnsi="Arial" w:cs="Arial"/>
        </w:rPr>
        <w:sectPr w:rsidR="009E28A6" w:rsidRPr="00F94454" w:rsidSect="00743AA1">
          <w:headerReference w:type="default" r:id="rId15"/>
          <w:headerReference w:type="first" r:id="rId16"/>
          <w:pgSz w:w="11907" w:h="16840" w:code="9"/>
          <w:pgMar w:top="1134" w:right="567" w:bottom="1134" w:left="1134" w:header="737" w:footer="680" w:gutter="0"/>
          <w:cols w:space="708"/>
          <w:docGrid w:linePitch="360"/>
        </w:sectPr>
      </w:pPr>
    </w:p>
    <w:p w14:paraId="6DC53688" w14:textId="77777777" w:rsidR="009E28A6" w:rsidRPr="00FA572B" w:rsidRDefault="009E28A6" w:rsidP="009C0DCC">
      <w:pPr>
        <w:pStyle w:val="1"/>
      </w:pPr>
      <w:bookmarkStart w:id="83" w:name="_Toc521512714"/>
      <w:bookmarkStart w:id="84" w:name="_Toc522014114"/>
      <w:bookmarkStart w:id="85" w:name="_Toc38890290"/>
      <w:r>
        <w:lastRenderedPageBreak/>
        <w:t>Глоссарий</w:t>
      </w:r>
      <w:bookmarkEnd w:id="83"/>
      <w:bookmarkEnd w:id="84"/>
      <w:bookmarkEnd w:id="85"/>
    </w:p>
    <w:p w14:paraId="41C9E203" w14:textId="77777777" w:rsidR="009E28A6" w:rsidRDefault="009E28A6" w:rsidP="009E28A6">
      <w:pPr>
        <w:spacing w:after="240" w:line="276" w:lineRule="auto"/>
        <w:ind w:firstLine="567"/>
        <w:rPr>
          <w:rFonts w:ascii="Arial" w:hAnsi="Arial" w:cs="Arial"/>
        </w:rPr>
      </w:pPr>
      <w:r w:rsidRPr="008305CC">
        <w:rPr>
          <w:rFonts w:ascii="Arial" w:hAnsi="Arial" w:cs="Arial"/>
        </w:rPr>
        <w:t>Глоссарий ведется централизованно на Портале Проекта и доступен по ссылке:</w:t>
      </w:r>
    </w:p>
    <w:p w14:paraId="78F0686D" w14:textId="77777777" w:rsidR="009E28A6" w:rsidRPr="00287614" w:rsidRDefault="009E28A6" w:rsidP="009E28A6">
      <w:pPr>
        <w:spacing w:after="240" w:line="276" w:lineRule="auto"/>
        <w:ind w:firstLine="567"/>
        <w:jc w:val="left"/>
        <w:rPr>
          <w:rFonts w:ascii="Arial" w:hAnsi="Arial" w:cs="Arial"/>
          <w:i/>
        </w:rPr>
      </w:pPr>
      <w:r w:rsidRPr="008305CC">
        <w:rPr>
          <w:rFonts w:ascii="Arial" w:hAnsi="Arial" w:cs="Arial"/>
          <w:i/>
        </w:rPr>
        <w:t>http://portal.polyus.com/ERP/ERPDocuments/00_Управление проектом/02_Реестры и списки/04_Глоссарий</w:t>
      </w:r>
    </w:p>
    <w:p w14:paraId="39E3078C" w14:textId="77777777" w:rsidR="009E28A6" w:rsidRDefault="009E28A6" w:rsidP="009C0DCC">
      <w:pPr>
        <w:pStyle w:val="1"/>
      </w:pPr>
      <w:bookmarkStart w:id="86" w:name="_Toc521512715"/>
      <w:bookmarkStart w:id="87" w:name="_Toc522014191"/>
      <w:bookmarkStart w:id="88" w:name="_Toc38890291"/>
      <w:r>
        <w:t>Назначение документа</w:t>
      </w:r>
      <w:bookmarkEnd w:id="86"/>
      <w:bookmarkEnd w:id="87"/>
      <w:bookmarkEnd w:id="88"/>
    </w:p>
    <w:p w14:paraId="55A559B4" w14:textId="77777777" w:rsidR="009E28A6" w:rsidRPr="00B14753" w:rsidRDefault="009E28A6" w:rsidP="00575661">
      <w:pPr>
        <w:suppressAutoHyphens/>
        <w:spacing w:after="240" w:line="276" w:lineRule="auto"/>
        <w:ind w:firstLine="567"/>
        <w:rPr>
          <w:rFonts w:ascii="Arial" w:hAnsi="Arial" w:cs="Arial"/>
          <w:color w:val="000000" w:themeColor="text1"/>
        </w:rPr>
      </w:pPr>
      <w:r w:rsidRPr="00B14753">
        <w:rPr>
          <w:rFonts w:ascii="Arial" w:hAnsi="Arial" w:cs="Arial"/>
          <w:color w:val="000000" w:themeColor="text1"/>
        </w:rPr>
        <w:t>Концептуальный дизайн предназначен для документированного отображения концепции, способов и принципов реализации функциональных и технических требований по бизнес-процессу</w:t>
      </w:r>
      <w:r w:rsidRPr="00B14753">
        <w:rPr>
          <w:rFonts w:ascii="Arial" w:hAnsi="Arial" w:cs="Arial"/>
        </w:rPr>
        <w:t xml:space="preserve"> </w:t>
      </w:r>
      <w:r w:rsidRPr="00B14753">
        <w:rPr>
          <w:rFonts w:ascii="Arial" w:hAnsi="Arial" w:cs="Arial"/>
          <w:color w:val="000000" w:themeColor="text1"/>
        </w:rPr>
        <w:t>ПП-07.03.03 «Выполнение и фактический учет воздействий».</w:t>
      </w:r>
    </w:p>
    <w:p w14:paraId="436F320C" w14:textId="77777777" w:rsidR="009E28A6" w:rsidRPr="00363CBE" w:rsidRDefault="009E28A6" w:rsidP="00575661">
      <w:pPr>
        <w:spacing w:after="240" w:line="276" w:lineRule="auto"/>
        <w:ind w:firstLine="567"/>
      </w:pPr>
      <w:r w:rsidRPr="00B14753">
        <w:rPr>
          <w:rFonts w:ascii="Arial" w:hAnsi="Arial" w:cs="Arial"/>
          <w:color w:val="000000" w:themeColor="text1"/>
        </w:rPr>
        <w:t xml:space="preserve">Данный процесс включает в себя </w:t>
      </w:r>
      <w:r>
        <w:rPr>
          <w:rFonts w:ascii="Arial" w:hAnsi="Arial" w:cs="Arial"/>
          <w:color w:val="000000" w:themeColor="text1"/>
        </w:rPr>
        <w:t>шаги по ведению информации о требуемых внеплановых мероприятиях ТОиР, планированию и выполнению ежесменного обслуживания, отражению</w:t>
      </w:r>
      <w:r w:rsidRPr="00B14753">
        <w:rPr>
          <w:rFonts w:ascii="Arial" w:hAnsi="Arial" w:cs="Arial"/>
          <w:color w:val="000000" w:themeColor="text1"/>
        </w:rPr>
        <w:t xml:space="preserve"> факта выполнения операций по ремонтным воздействиям на про</w:t>
      </w:r>
      <w:r>
        <w:rPr>
          <w:rFonts w:ascii="Arial" w:hAnsi="Arial" w:cs="Arial"/>
          <w:color w:val="000000" w:themeColor="text1"/>
        </w:rPr>
        <w:t>изводственные активы, выполнению списаний материалов и</w:t>
      </w:r>
      <w:r w:rsidRPr="00B14753">
        <w:rPr>
          <w:rFonts w:ascii="Arial" w:hAnsi="Arial" w:cs="Arial"/>
          <w:color w:val="000000" w:themeColor="text1"/>
        </w:rPr>
        <w:t xml:space="preserve"> затрат на исполнение ремонтных заказов.</w:t>
      </w:r>
    </w:p>
    <w:p w14:paraId="1BDFC02B" w14:textId="77777777" w:rsidR="009E28A6" w:rsidRPr="00F94454" w:rsidRDefault="009E28A6" w:rsidP="009C0DCC">
      <w:pPr>
        <w:pStyle w:val="1"/>
      </w:pPr>
      <w:bookmarkStart w:id="89" w:name="_Toc521512716"/>
      <w:bookmarkStart w:id="90" w:name="_Toc522014192"/>
      <w:bookmarkStart w:id="91" w:name="_Toc38890292"/>
      <w:r w:rsidRPr="00F94454">
        <w:t>Предпосылки успешной реализации</w:t>
      </w:r>
      <w:bookmarkEnd w:id="89"/>
      <w:bookmarkEnd w:id="90"/>
      <w:bookmarkEnd w:id="91"/>
    </w:p>
    <w:p w14:paraId="71DBE1DF" w14:textId="77777777" w:rsidR="009E28A6" w:rsidRPr="00B14753" w:rsidRDefault="009E28A6" w:rsidP="009E28A6">
      <w:pPr>
        <w:spacing w:after="120" w:line="276" w:lineRule="auto"/>
        <w:ind w:firstLine="567"/>
        <w:rPr>
          <w:rFonts w:ascii="Arial" w:hAnsi="Arial" w:cs="Arial"/>
        </w:rPr>
      </w:pPr>
      <w:r w:rsidRPr="00B14753">
        <w:rPr>
          <w:rFonts w:ascii="Arial" w:hAnsi="Arial" w:cs="Arial"/>
        </w:rPr>
        <w:t>Для успешной реализации бизнес-процессов выполн</w:t>
      </w:r>
      <w:r>
        <w:rPr>
          <w:rFonts w:ascii="Arial" w:hAnsi="Arial" w:cs="Arial"/>
        </w:rPr>
        <w:t>ения и фактического учета работ</w:t>
      </w:r>
      <w:r w:rsidRPr="00B14753">
        <w:rPr>
          <w:rFonts w:ascii="Arial" w:hAnsi="Arial" w:cs="Arial"/>
        </w:rPr>
        <w:t xml:space="preserve"> в системе SAP S4/HANA необходима реализация предшествующих связанных процессов: </w:t>
      </w:r>
    </w:p>
    <w:p w14:paraId="15A81270" w14:textId="2FA4AE06" w:rsidR="00235A72" w:rsidRPr="00B14753" w:rsidRDefault="00235A72" w:rsidP="00235A72">
      <w:pPr>
        <w:pStyle w:val="afb"/>
        <w:numPr>
          <w:ilvl w:val="0"/>
          <w:numId w:val="14"/>
        </w:numPr>
        <w:spacing w:after="120" w:line="276" w:lineRule="auto"/>
        <w:ind w:left="851" w:hanging="284"/>
        <w:rPr>
          <w:rFonts w:ascii="Arial" w:hAnsi="Arial" w:cs="Arial"/>
        </w:rPr>
      </w:pPr>
      <w:r w:rsidRPr="00B14753">
        <w:rPr>
          <w:rFonts w:ascii="Arial" w:hAnsi="Arial" w:cs="Arial"/>
        </w:rPr>
        <w:t>ОП-06.03.01.12-ERP «Регистрация оперативных данных по горным работам и вспомогательному добычному производству»</w:t>
      </w:r>
      <w:r>
        <w:rPr>
          <w:rFonts w:ascii="Arial" w:hAnsi="Arial" w:cs="Arial"/>
        </w:rPr>
        <w:t>,</w:t>
      </w:r>
      <w:r w:rsidRPr="00B14753">
        <w:rPr>
          <w:rFonts w:ascii="Arial" w:hAnsi="Arial" w:cs="Arial"/>
        </w:rPr>
        <w:t xml:space="preserve"> КД </w:t>
      </w:r>
      <w:del w:id="92" w:author="Владимир Лаут" w:date="2021-03-11T12:52:00Z">
        <w:r w:rsidR="00AC0CCB" w:rsidDel="00E0291E">
          <w:rPr>
            <w:rFonts w:ascii="Arial" w:hAnsi="Arial" w:cs="Arial"/>
            <w:lang w:val="en-US"/>
          </w:rPr>
          <w:delText>ERP</w:delText>
        </w:r>
        <w:r w:rsidR="00AC0CCB" w:rsidRPr="002008C6" w:rsidDel="00E0291E">
          <w:rPr>
            <w:rFonts w:ascii="Arial" w:hAnsi="Arial" w:cs="Arial"/>
          </w:rPr>
          <w:delText>.9.9.2</w:delText>
        </w:r>
      </w:del>
      <w:ins w:id="93" w:author="Владимир Лаут" w:date="2021-03-11T12:52:00Z">
        <w:r w:rsidR="00E0291E">
          <w:rPr>
            <w:rFonts w:ascii="Arial" w:hAnsi="Arial" w:cs="Arial"/>
            <w:lang w:val="en-US"/>
          </w:rPr>
          <w:t>ERP</w:t>
        </w:r>
        <w:r w:rsidR="00E0291E" w:rsidRPr="00E0291E">
          <w:rPr>
            <w:rFonts w:ascii="Arial" w:hAnsi="Arial" w:cs="Arial"/>
            <w:rPrChange w:id="94" w:author="Владимир Лаут" w:date="2021-03-11T12:52:00Z">
              <w:rPr>
                <w:rFonts w:ascii="Arial" w:hAnsi="Arial" w:cs="Arial"/>
                <w:lang w:val="en-US"/>
              </w:rPr>
            </w:rPrChange>
          </w:rPr>
          <w:t>.13.9.2</w:t>
        </w:r>
      </w:ins>
      <w:r w:rsidR="007334C2" w:rsidRPr="002008C6">
        <w:rPr>
          <w:rFonts w:ascii="Arial" w:hAnsi="Arial" w:cs="Arial"/>
        </w:rPr>
        <w:t>_</w:t>
      </w:r>
      <w:r w:rsidRPr="00365F5B">
        <w:rPr>
          <w:rFonts w:ascii="Arial" w:hAnsi="Arial" w:cs="Arial"/>
        </w:rPr>
        <w:t xml:space="preserve">24 </w:t>
      </w:r>
      <w:r>
        <w:rPr>
          <w:rFonts w:ascii="Arial" w:hAnsi="Arial" w:cs="Arial"/>
        </w:rPr>
        <w:t>Горные работы (рудная добыча)</w:t>
      </w:r>
      <w:r w:rsidRPr="00B14753">
        <w:rPr>
          <w:rFonts w:ascii="Arial" w:hAnsi="Arial" w:cs="Arial"/>
        </w:rPr>
        <w:t>;</w:t>
      </w:r>
    </w:p>
    <w:p w14:paraId="3861A948" w14:textId="5BB4F81E" w:rsidR="00235A72" w:rsidRPr="00235A72" w:rsidRDefault="00235A72" w:rsidP="00235A72">
      <w:pPr>
        <w:pStyle w:val="afb"/>
        <w:numPr>
          <w:ilvl w:val="0"/>
          <w:numId w:val="14"/>
        </w:numPr>
        <w:spacing w:after="120" w:line="276" w:lineRule="auto"/>
        <w:ind w:left="851" w:hanging="284"/>
        <w:rPr>
          <w:rFonts w:ascii="Arial" w:hAnsi="Arial" w:cs="Arial"/>
        </w:rPr>
      </w:pPr>
      <w:r w:rsidRPr="00B14753">
        <w:rPr>
          <w:rFonts w:ascii="Arial" w:hAnsi="Arial" w:cs="Arial"/>
        </w:rPr>
        <w:t>ОП-06.05.01.05-ERP «Регистрация оперативных данных по первичной переработке золотосодержащего сырья»</w:t>
      </w:r>
      <w:r>
        <w:rPr>
          <w:rFonts w:ascii="Arial" w:hAnsi="Arial" w:cs="Arial"/>
        </w:rPr>
        <w:t xml:space="preserve">, </w:t>
      </w:r>
      <w:r w:rsidRPr="00B14753">
        <w:rPr>
          <w:rFonts w:ascii="Arial" w:hAnsi="Arial" w:cs="Arial"/>
        </w:rPr>
        <w:t xml:space="preserve">КД </w:t>
      </w:r>
      <w:del w:id="95" w:author="Владимир Лаут" w:date="2021-03-11T12:52:00Z">
        <w:r w:rsidR="00AC0CCB" w:rsidDel="00E0291E">
          <w:rPr>
            <w:rFonts w:ascii="Arial" w:hAnsi="Arial" w:cs="Arial"/>
            <w:lang w:val="en-US"/>
          </w:rPr>
          <w:delText>ERP</w:delText>
        </w:r>
        <w:r w:rsidR="00AC0CCB" w:rsidRPr="002008C6" w:rsidDel="00E0291E">
          <w:rPr>
            <w:rFonts w:ascii="Arial" w:hAnsi="Arial" w:cs="Arial"/>
          </w:rPr>
          <w:delText>.9.9.2</w:delText>
        </w:r>
      </w:del>
      <w:ins w:id="96" w:author="Владимир Лаут" w:date="2021-03-11T12:52:00Z">
        <w:r w:rsidR="00E0291E">
          <w:rPr>
            <w:rFonts w:ascii="Arial" w:hAnsi="Arial" w:cs="Arial"/>
            <w:lang w:val="en-US"/>
          </w:rPr>
          <w:t>ERP</w:t>
        </w:r>
        <w:r w:rsidR="00E0291E" w:rsidRPr="00E0291E">
          <w:rPr>
            <w:rFonts w:ascii="Arial" w:hAnsi="Arial" w:cs="Arial"/>
            <w:rPrChange w:id="97" w:author="Владимир Лаут" w:date="2021-03-11T12:52:00Z">
              <w:rPr>
                <w:rFonts w:ascii="Arial" w:hAnsi="Arial" w:cs="Arial"/>
                <w:lang w:val="en-US"/>
              </w:rPr>
            </w:rPrChange>
          </w:rPr>
          <w:t>.13.9.2</w:t>
        </w:r>
      </w:ins>
      <w:r w:rsidR="007334C2" w:rsidRPr="002008C6">
        <w:rPr>
          <w:rFonts w:ascii="Arial" w:hAnsi="Arial" w:cs="Arial"/>
        </w:rPr>
        <w:t>_</w:t>
      </w:r>
      <w:r w:rsidRPr="00365F5B">
        <w:rPr>
          <w:rFonts w:ascii="Arial" w:hAnsi="Arial" w:cs="Arial"/>
        </w:rPr>
        <w:t xml:space="preserve">25 </w:t>
      </w:r>
      <w:r w:rsidRPr="00B14753">
        <w:rPr>
          <w:rFonts w:ascii="Arial" w:hAnsi="Arial" w:cs="Arial"/>
        </w:rPr>
        <w:t>Переработка руды. Учет движения запасов золотосодержащего сырья. Сдача золота на аффинаж</w:t>
      </w:r>
      <w:r w:rsidRPr="00235A72">
        <w:rPr>
          <w:rFonts w:ascii="Arial" w:hAnsi="Arial" w:cs="Arial"/>
        </w:rPr>
        <w:t>;</w:t>
      </w:r>
    </w:p>
    <w:p w14:paraId="1AA74035" w14:textId="489F6BDE" w:rsidR="00235A72" w:rsidRPr="00B14753" w:rsidRDefault="00235A72" w:rsidP="00235A72">
      <w:pPr>
        <w:pStyle w:val="afb"/>
        <w:numPr>
          <w:ilvl w:val="0"/>
          <w:numId w:val="14"/>
        </w:numPr>
        <w:spacing w:after="120" w:line="276" w:lineRule="auto"/>
        <w:ind w:left="851" w:hanging="284"/>
        <w:rPr>
          <w:rFonts w:ascii="Arial" w:hAnsi="Arial" w:cs="Arial"/>
        </w:rPr>
      </w:pPr>
      <w:r w:rsidRPr="00B14753">
        <w:rPr>
          <w:rFonts w:ascii="Arial" w:hAnsi="Arial" w:cs="Arial"/>
        </w:rPr>
        <w:t>П</w:t>
      </w:r>
      <w:r>
        <w:rPr>
          <w:rFonts w:ascii="Arial" w:hAnsi="Arial" w:cs="Arial"/>
        </w:rPr>
        <w:t>П-07.01.02.03-ERP «Консервация/</w:t>
      </w:r>
      <w:r w:rsidRPr="00B14753">
        <w:rPr>
          <w:rFonts w:ascii="Arial" w:hAnsi="Arial" w:cs="Arial"/>
        </w:rPr>
        <w:t>Расконсервация ПА»</w:t>
      </w:r>
      <w:r w:rsidRPr="00235A72">
        <w:rPr>
          <w:rFonts w:ascii="Arial" w:hAnsi="Arial" w:cs="Arial"/>
        </w:rPr>
        <w:t>,</w:t>
      </w:r>
      <w:r w:rsidRPr="00B14753">
        <w:rPr>
          <w:rFonts w:ascii="Arial" w:hAnsi="Arial" w:cs="Arial"/>
        </w:rPr>
        <w:t xml:space="preserve"> КД </w:t>
      </w:r>
      <w:del w:id="98" w:author="Владимир Лаут" w:date="2021-03-11T12:52:00Z">
        <w:r w:rsidR="00AC0CCB" w:rsidDel="00E0291E">
          <w:rPr>
            <w:rFonts w:ascii="Arial" w:hAnsi="Arial" w:cs="Arial"/>
          </w:rPr>
          <w:delText>ERP.9.9.2</w:delText>
        </w:r>
      </w:del>
      <w:ins w:id="99" w:author="Владимир Лаут" w:date="2021-03-11T12:52:00Z">
        <w:r w:rsidR="00E0291E">
          <w:rPr>
            <w:rFonts w:ascii="Arial" w:hAnsi="Arial" w:cs="Arial"/>
          </w:rPr>
          <w:t>ERP.13.9.2</w:t>
        </w:r>
      </w:ins>
      <w:r w:rsidR="007334C2">
        <w:rPr>
          <w:rFonts w:ascii="Arial" w:hAnsi="Arial" w:cs="Arial"/>
        </w:rPr>
        <w:t>_</w:t>
      </w:r>
      <w:r w:rsidRPr="00B14753">
        <w:rPr>
          <w:rFonts w:ascii="Arial" w:hAnsi="Arial" w:cs="Arial"/>
        </w:rPr>
        <w:t>50 Управ</w:t>
      </w:r>
      <w:r>
        <w:rPr>
          <w:rFonts w:ascii="Arial" w:hAnsi="Arial" w:cs="Arial"/>
        </w:rPr>
        <w:t>ление портфелем ПА</w:t>
      </w:r>
      <w:r w:rsidRPr="00B14753">
        <w:rPr>
          <w:rFonts w:ascii="Arial" w:hAnsi="Arial" w:cs="Arial"/>
        </w:rPr>
        <w:t>;</w:t>
      </w:r>
    </w:p>
    <w:p w14:paraId="60759A24" w14:textId="26F9FCBD" w:rsidR="00235A72" w:rsidRDefault="00235A72" w:rsidP="00235A72">
      <w:pPr>
        <w:pStyle w:val="afb"/>
        <w:numPr>
          <w:ilvl w:val="0"/>
          <w:numId w:val="14"/>
        </w:numPr>
        <w:spacing w:after="120" w:line="276" w:lineRule="auto"/>
        <w:ind w:left="851" w:hanging="284"/>
        <w:rPr>
          <w:rFonts w:ascii="Arial" w:hAnsi="Arial" w:cs="Arial"/>
        </w:rPr>
      </w:pPr>
      <w:r w:rsidRPr="00B14753">
        <w:rPr>
          <w:rFonts w:ascii="Arial" w:hAnsi="Arial" w:cs="Arial"/>
        </w:rPr>
        <w:t>ПП-07.01.02.04-ERP «Вывод производственных активов из эксплуатац</w:t>
      </w:r>
      <w:r>
        <w:rPr>
          <w:rFonts w:ascii="Arial" w:hAnsi="Arial" w:cs="Arial"/>
        </w:rPr>
        <w:t xml:space="preserve">ии (списание ОС и утилизация)», </w:t>
      </w:r>
      <w:r w:rsidRPr="00B14753">
        <w:rPr>
          <w:rFonts w:ascii="Arial" w:hAnsi="Arial" w:cs="Arial"/>
        </w:rPr>
        <w:t xml:space="preserve">КД </w:t>
      </w:r>
      <w:del w:id="100" w:author="Владимир Лаут" w:date="2021-03-11T12:52:00Z">
        <w:r w:rsidR="00AC0CCB" w:rsidDel="00E0291E">
          <w:rPr>
            <w:rFonts w:ascii="Arial" w:hAnsi="Arial" w:cs="Arial"/>
          </w:rPr>
          <w:delText>ERP.9.9.2</w:delText>
        </w:r>
      </w:del>
      <w:ins w:id="101" w:author="Владимир Лаут" w:date="2021-03-11T12:52:00Z">
        <w:r w:rsidR="00E0291E">
          <w:rPr>
            <w:rFonts w:ascii="Arial" w:hAnsi="Arial" w:cs="Arial"/>
          </w:rPr>
          <w:t>ERP.13.9.2</w:t>
        </w:r>
      </w:ins>
      <w:r w:rsidR="007334C2">
        <w:rPr>
          <w:rFonts w:ascii="Arial" w:hAnsi="Arial" w:cs="Arial"/>
        </w:rPr>
        <w:t>_</w:t>
      </w:r>
      <w:r w:rsidRPr="00B14753">
        <w:rPr>
          <w:rFonts w:ascii="Arial" w:hAnsi="Arial" w:cs="Arial"/>
        </w:rPr>
        <w:t>50 Управление портфелем ПА;</w:t>
      </w:r>
    </w:p>
    <w:p w14:paraId="24BF4356" w14:textId="5F61B760" w:rsidR="00235A72" w:rsidRPr="00235A72" w:rsidRDefault="00235A72" w:rsidP="00235A72">
      <w:pPr>
        <w:pStyle w:val="afb"/>
        <w:numPr>
          <w:ilvl w:val="0"/>
          <w:numId w:val="14"/>
        </w:numPr>
        <w:spacing w:after="120" w:line="276" w:lineRule="auto"/>
        <w:ind w:left="851" w:hanging="284"/>
        <w:rPr>
          <w:rFonts w:ascii="Arial" w:hAnsi="Arial" w:cs="Arial"/>
        </w:rPr>
      </w:pPr>
      <w:r>
        <w:rPr>
          <w:rFonts w:ascii="Arial" w:hAnsi="Arial" w:cs="Arial"/>
        </w:rPr>
        <w:t>ПП-07.01.02-05-</w:t>
      </w:r>
      <w:r>
        <w:rPr>
          <w:rFonts w:ascii="Arial" w:hAnsi="Arial" w:cs="Arial"/>
          <w:lang w:val="en-US"/>
        </w:rPr>
        <w:t>ERP</w:t>
      </w:r>
      <w:r>
        <w:rPr>
          <w:rFonts w:ascii="Arial" w:hAnsi="Arial" w:cs="Arial"/>
        </w:rPr>
        <w:t xml:space="preserve"> «Ведение НСИ ТОиР», КД </w:t>
      </w:r>
      <w:del w:id="102" w:author="Владимир Лаут" w:date="2021-03-11T12:52:00Z">
        <w:r w:rsidR="00AC0CCB" w:rsidDel="00E0291E">
          <w:rPr>
            <w:rFonts w:ascii="Arial" w:hAnsi="Arial" w:cs="Arial"/>
            <w:lang w:val="en-US"/>
          </w:rPr>
          <w:delText>ERP</w:delText>
        </w:r>
        <w:r w:rsidR="00AC0CCB" w:rsidRPr="002008C6" w:rsidDel="00E0291E">
          <w:rPr>
            <w:rFonts w:ascii="Arial" w:hAnsi="Arial" w:cs="Arial"/>
          </w:rPr>
          <w:delText>.9.9.2</w:delText>
        </w:r>
      </w:del>
      <w:ins w:id="103" w:author="Владимир Лаут" w:date="2021-03-11T12:52:00Z">
        <w:r w:rsidR="00E0291E">
          <w:rPr>
            <w:rFonts w:ascii="Arial" w:hAnsi="Arial" w:cs="Arial"/>
            <w:lang w:val="en-US"/>
          </w:rPr>
          <w:t>ERP</w:t>
        </w:r>
        <w:r w:rsidR="00E0291E" w:rsidRPr="00E0291E">
          <w:rPr>
            <w:rFonts w:ascii="Arial" w:hAnsi="Arial" w:cs="Arial"/>
            <w:rPrChange w:id="104" w:author="Владимир Лаут" w:date="2021-03-11T12:52:00Z">
              <w:rPr>
                <w:rFonts w:ascii="Arial" w:hAnsi="Arial" w:cs="Arial"/>
                <w:lang w:val="en-US"/>
              </w:rPr>
            </w:rPrChange>
          </w:rPr>
          <w:t>.13.9.2</w:t>
        </w:r>
      </w:ins>
      <w:r w:rsidR="007334C2" w:rsidRPr="002008C6">
        <w:rPr>
          <w:rFonts w:ascii="Arial" w:hAnsi="Arial" w:cs="Arial"/>
        </w:rPr>
        <w:t>_</w:t>
      </w:r>
      <w:r w:rsidRPr="00235A72">
        <w:rPr>
          <w:rFonts w:ascii="Arial" w:hAnsi="Arial" w:cs="Arial"/>
        </w:rPr>
        <w:t>7_</w:t>
      </w:r>
      <w:r>
        <w:rPr>
          <w:rFonts w:ascii="Arial" w:hAnsi="Arial" w:cs="Arial"/>
          <w:lang w:val="en-US"/>
        </w:rPr>
        <w:t>PM</w:t>
      </w:r>
      <w:r w:rsidRPr="00235A72">
        <w:rPr>
          <w:rFonts w:ascii="Arial" w:hAnsi="Arial" w:cs="Arial"/>
        </w:rPr>
        <w:t>_</w:t>
      </w:r>
      <w:r>
        <w:rPr>
          <w:rFonts w:ascii="Arial" w:hAnsi="Arial" w:cs="Arial"/>
        </w:rPr>
        <w:t>ТОиР_Управление основными данными ТОиР</w:t>
      </w:r>
      <w:r w:rsidRPr="00235A72">
        <w:rPr>
          <w:rFonts w:ascii="Arial" w:hAnsi="Arial" w:cs="Arial"/>
        </w:rPr>
        <w:t xml:space="preserve">; </w:t>
      </w:r>
    </w:p>
    <w:p w14:paraId="31B58FE2" w14:textId="42C4BA1D" w:rsidR="00235A72" w:rsidRDefault="00235A72" w:rsidP="00235A72">
      <w:pPr>
        <w:pStyle w:val="afb"/>
        <w:numPr>
          <w:ilvl w:val="0"/>
          <w:numId w:val="14"/>
        </w:numPr>
        <w:spacing w:after="120" w:line="276" w:lineRule="auto"/>
        <w:ind w:left="851" w:hanging="284"/>
        <w:rPr>
          <w:rFonts w:ascii="Arial" w:hAnsi="Arial" w:cs="Arial"/>
        </w:rPr>
      </w:pPr>
      <w:r>
        <w:rPr>
          <w:rFonts w:ascii="Arial" w:hAnsi="Arial" w:cs="Arial"/>
        </w:rPr>
        <w:t>ПП-07.02.03.02-</w:t>
      </w:r>
      <w:r>
        <w:rPr>
          <w:rFonts w:ascii="Arial" w:hAnsi="Arial" w:cs="Arial"/>
          <w:lang w:val="en-US"/>
        </w:rPr>
        <w:t>ERP</w:t>
      </w:r>
      <w:r w:rsidRPr="00235A72">
        <w:rPr>
          <w:rFonts w:ascii="Arial" w:hAnsi="Arial" w:cs="Arial"/>
        </w:rPr>
        <w:t xml:space="preserve"> </w:t>
      </w:r>
      <w:r>
        <w:rPr>
          <w:rFonts w:ascii="Arial" w:hAnsi="Arial" w:cs="Arial"/>
        </w:rPr>
        <w:t xml:space="preserve">«Планирование остановочных ремонтов», КД </w:t>
      </w:r>
      <w:del w:id="105" w:author="Владимир Лаут" w:date="2021-03-11T12:52:00Z">
        <w:r w:rsidR="00AC0CCB" w:rsidDel="00E0291E">
          <w:rPr>
            <w:rFonts w:ascii="Arial" w:hAnsi="Arial" w:cs="Arial"/>
            <w:lang w:val="en-US"/>
          </w:rPr>
          <w:delText>ERP</w:delText>
        </w:r>
        <w:r w:rsidR="00AC0CCB" w:rsidRPr="002008C6" w:rsidDel="00E0291E">
          <w:rPr>
            <w:rFonts w:ascii="Arial" w:hAnsi="Arial" w:cs="Arial"/>
          </w:rPr>
          <w:delText>.9.9.2</w:delText>
        </w:r>
      </w:del>
      <w:ins w:id="106" w:author="Владимир Лаут" w:date="2021-03-11T12:52:00Z">
        <w:r w:rsidR="00E0291E">
          <w:rPr>
            <w:rFonts w:ascii="Arial" w:hAnsi="Arial" w:cs="Arial"/>
            <w:lang w:val="en-US"/>
          </w:rPr>
          <w:t>ERP</w:t>
        </w:r>
        <w:r w:rsidR="00E0291E" w:rsidRPr="00E0291E">
          <w:rPr>
            <w:rFonts w:ascii="Arial" w:hAnsi="Arial" w:cs="Arial"/>
            <w:rPrChange w:id="107" w:author="Владимир Лаут" w:date="2021-03-11T12:52:00Z">
              <w:rPr>
                <w:rFonts w:ascii="Arial" w:hAnsi="Arial" w:cs="Arial"/>
                <w:lang w:val="en-US"/>
              </w:rPr>
            </w:rPrChange>
          </w:rPr>
          <w:t>.13.9.2</w:t>
        </w:r>
      </w:ins>
      <w:r w:rsidR="007334C2" w:rsidRPr="002008C6">
        <w:rPr>
          <w:rFonts w:ascii="Arial" w:hAnsi="Arial" w:cs="Arial"/>
        </w:rPr>
        <w:t>_</w:t>
      </w:r>
      <w:r w:rsidRPr="00235A72">
        <w:rPr>
          <w:rFonts w:ascii="Arial" w:hAnsi="Arial" w:cs="Arial"/>
        </w:rPr>
        <w:t>53_</w:t>
      </w:r>
      <w:r>
        <w:rPr>
          <w:rFonts w:ascii="Arial" w:hAnsi="Arial" w:cs="Arial"/>
          <w:lang w:val="en-US"/>
        </w:rPr>
        <w:t>PM</w:t>
      </w:r>
      <w:r w:rsidRPr="00235A72">
        <w:rPr>
          <w:rFonts w:ascii="Arial" w:hAnsi="Arial" w:cs="Arial"/>
        </w:rPr>
        <w:t>_</w:t>
      </w:r>
      <w:r>
        <w:rPr>
          <w:rFonts w:ascii="Arial" w:hAnsi="Arial" w:cs="Arial"/>
        </w:rPr>
        <w:t>КД_Планирование остановочных ремонтов</w:t>
      </w:r>
      <w:r w:rsidRPr="00235A72">
        <w:rPr>
          <w:rFonts w:ascii="Arial" w:hAnsi="Arial" w:cs="Arial"/>
        </w:rPr>
        <w:t>;</w:t>
      </w:r>
    </w:p>
    <w:p w14:paraId="5A10B5B6" w14:textId="1024B504" w:rsidR="00235A72" w:rsidRDefault="00235A72" w:rsidP="00235A72">
      <w:pPr>
        <w:pStyle w:val="afb"/>
        <w:numPr>
          <w:ilvl w:val="0"/>
          <w:numId w:val="14"/>
        </w:numPr>
        <w:spacing w:after="120" w:line="276" w:lineRule="auto"/>
        <w:ind w:left="851" w:hanging="284"/>
        <w:rPr>
          <w:rFonts w:ascii="Arial" w:hAnsi="Arial" w:cs="Arial"/>
        </w:rPr>
      </w:pPr>
      <w:r w:rsidRPr="00B14753">
        <w:rPr>
          <w:rFonts w:ascii="Arial" w:hAnsi="Arial" w:cs="Arial"/>
        </w:rPr>
        <w:t xml:space="preserve">ПП-07.03.02-ERP «Недельно-суточное планирование воздействий на ПА» (КД </w:t>
      </w:r>
      <w:del w:id="108" w:author="Владимир Лаут" w:date="2021-03-11T12:52:00Z">
        <w:r w:rsidR="00AC0CCB" w:rsidDel="00E0291E">
          <w:rPr>
            <w:rFonts w:ascii="Arial" w:hAnsi="Arial" w:cs="Arial"/>
          </w:rPr>
          <w:delText>ERP.9.9.2</w:delText>
        </w:r>
      </w:del>
      <w:ins w:id="109" w:author="Владимир Лаут" w:date="2021-03-11T12:52:00Z">
        <w:r w:rsidR="00E0291E">
          <w:rPr>
            <w:rFonts w:ascii="Arial" w:hAnsi="Arial" w:cs="Arial"/>
          </w:rPr>
          <w:t>ERP.13.9.2</w:t>
        </w:r>
      </w:ins>
      <w:r w:rsidR="007334C2">
        <w:rPr>
          <w:rFonts w:ascii="Arial" w:hAnsi="Arial" w:cs="Arial"/>
        </w:rPr>
        <w:t>_</w:t>
      </w:r>
      <w:r w:rsidRPr="00B14753">
        <w:rPr>
          <w:rFonts w:ascii="Arial" w:hAnsi="Arial" w:cs="Arial"/>
        </w:rPr>
        <w:t>54 Оперативное планирование воздействий на ПА);</w:t>
      </w:r>
    </w:p>
    <w:p w14:paraId="77848836" w14:textId="6B41230E" w:rsidR="00235A72" w:rsidRDefault="00235A72" w:rsidP="00235A72">
      <w:pPr>
        <w:pStyle w:val="afb"/>
        <w:numPr>
          <w:ilvl w:val="0"/>
          <w:numId w:val="14"/>
        </w:numPr>
        <w:spacing w:after="120" w:line="276" w:lineRule="auto"/>
        <w:ind w:left="851" w:hanging="284"/>
        <w:rPr>
          <w:rFonts w:ascii="Arial" w:hAnsi="Arial" w:cs="Arial"/>
        </w:rPr>
      </w:pPr>
      <w:r w:rsidRPr="00B14753">
        <w:rPr>
          <w:rFonts w:ascii="Arial" w:hAnsi="Arial" w:cs="Arial"/>
        </w:rPr>
        <w:lastRenderedPageBreak/>
        <w:t>ПП-07.04.01-ERP «Регистрация технического состояния оборудования (дефекты, простои, в т.ч</w:t>
      </w:r>
      <w:r>
        <w:rPr>
          <w:rFonts w:ascii="Arial" w:hAnsi="Arial" w:cs="Arial"/>
        </w:rPr>
        <w:t>.</w:t>
      </w:r>
      <w:r w:rsidRPr="00B14753">
        <w:rPr>
          <w:rFonts w:ascii="Arial" w:hAnsi="Arial" w:cs="Arial"/>
        </w:rPr>
        <w:t xml:space="preserve"> внеплановых останов)» (КД </w:t>
      </w:r>
      <w:del w:id="110" w:author="Владимир Лаут" w:date="2021-03-11T12:52:00Z">
        <w:r w:rsidR="00AC0CCB" w:rsidDel="00E0291E">
          <w:rPr>
            <w:rFonts w:ascii="Arial" w:hAnsi="Arial" w:cs="Arial"/>
          </w:rPr>
          <w:delText>ERP.9.9.2</w:delText>
        </w:r>
      </w:del>
      <w:ins w:id="111" w:author="Владимир Лаут" w:date="2021-03-11T12:52:00Z">
        <w:r w:rsidR="00E0291E">
          <w:rPr>
            <w:rFonts w:ascii="Arial" w:hAnsi="Arial" w:cs="Arial"/>
          </w:rPr>
          <w:t>ERP.13.9.2</w:t>
        </w:r>
      </w:ins>
      <w:r w:rsidR="007334C2">
        <w:rPr>
          <w:rFonts w:ascii="Arial" w:hAnsi="Arial" w:cs="Arial"/>
        </w:rPr>
        <w:t>_</w:t>
      </w:r>
      <w:r w:rsidRPr="00B14753">
        <w:rPr>
          <w:rFonts w:ascii="Arial" w:hAnsi="Arial" w:cs="Arial"/>
        </w:rPr>
        <w:t>56</w:t>
      </w:r>
      <w:r>
        <w:rPr>
          <w:rFonts w:ascii="Arial" w:hAnsi="Arial" w:cs="Arial"/>
        </w:rPr>
        <w:t>_</w:t>
      </w:r>
      <w:r>
        <w:rPr>
          <w:rFonts w:ascii="Arial" w:hAnsi="Arial" w:cs="Arial"/>
          <w:lang w:val="en-US"/>
        </w:rPr>
        <w:t>PM</w:t>
      </w:r>
      <w:r w:rsidRPr="00071719">
        <w:rPr>
          <w:rFonts w:ascii="Arial" w:hAnsi="Arial" w:cs="Arial"/>
        </w:rPr>
        <w:t>_</w:t>
      </w:r>
      <w:r>
        <w:rPr>
          <w:rFonts w:ascii="Arial" w:hAnsi="Arial" w:cs="Arial"/>
        </w:rPr>
        <w:t>КД</w:t>
      </w:r>
      <w:r w:rsidRPr="00B14753">
        <w:rPr>
          <w:rFonts w:ascii="Arial" w:hAnsi="Arial" w:cs="Arial"/>
        </w:rPr>
        <w:t xml:space="preserve"> Мониторинг и оценка технического состояния ПА);</w:t>
      </w:r>
    </w:p>
    <w:p w14:paraId="572513DA" w14:textId="3CEAD0AA" w:rsidR="00235A72" w:rsidRPr="00235A72" w:rsidRDefault="00235A72" w:rsidP="00235A72">
      <w:pPr>
        <w:pStyle w:val="afb"/>
        <w:numPr>
          <w:ilvl w:val="0"/>
          <w:numId w:val="14"/>
        </w:numPr>
        <w:spacing w:after="120" w:line="276" w:lineRule="auto"/>
        <w:ind w:left="851" w:hanging="284"/>
        <w:rPr>
          <w:rFonts w:ascii="Arial" w:hAnsi="Arial" w:cs="Arial"/>
        </w:rPr>
      </w:pPr>
      <w:r w:rsidRPr="00B14753">
        <w:rPr>
          <w:rFonts w:ascii="Arial" w:hAnsi="Arial" w:cs="Arial"/>
        </w:rPr>
        <w:t xml:space="preserve">ПП-07.06.04-ERP «Исполнение, корректировка и контроль бюджета воздействий на ПА» (КД </w:t>
      </w:r>
      <w:del w:id="112" w:author="Владимир Лаут" w:date="2021-03-11T12:52:00Z">
        <w:r w:rsidR="00AC0CCB" w:rsidDel="00E0291E">
          <w:rPr>
            <w:rFonts w:ascii="Arial" w:hAnsi="Arial" w:cs="Arial"/>
          </w:rPr>
          <w:delText>ERP.9.9.2</w:delText>
        </w:r>
      </w:del>
      <w:ins w:id="113" w:author="Владимир Лаут" w:date="2021-03-11T12:52:00Z">
        <w:r w:rsidR="00E0291E">
          <w:rPr>
            <w:rFonts w:ascii="Arial" w:hAnsi="Arial" w:cs="Arial"/>
          </w:rPr>
          <w:t>ERP.13.9.2</w:t>
        </w:r>
      </w:ins>
      <w:r w:rsidR="007334C2">
        <w:rPr>
          <w:rFonts w:ascii="Arial" w:hAnsi="Arial" w:cs="Arial"/>
        </w:rPr>
        <w:t>_</w:t>
      </w:r>
      <w:r w:rsidRPr="00B14753">
        <w:rPr>
          <w:rFonts w:ascii="Arial" w:hAnsi="Arial" w:cs="Arial"/>
        </w:rPr>
        <w:t>51 Формирование и управление бюджетами ТОиР);</w:t>
      </w:r>
    </w:p>
    <w:p w14:paraId="7CFF31EA" w14:textId="1753D7E9" w:rsidR="00235A72" w:rsidRPr="00235A72" w:rsidRDefault="00235A72" w:rsidP="00235A72">
      <w:pPr>
        <w:pStyle w:val="afb"/>
        <w:numPr>
          <w:ilvl w:val="0"/>
          <w:numId w:val="14"/>
        </w:numPr>
        <w:spacing w:after="120" w:line="276" w:lineRule="auto"/>
        <w:ind w:left="851" w:hanging="284"/>
        <w:rPr>
          <w:rFonts w:ascii="Arial" w:hAnsi="Arial" w:cs="Arial"/>
        </w:rPr>
      </w:pPr>
      <w:r w:rsidRPr="00B14753">
        <w:rPr>
          <w:rFonts w:ascii="Arial" w:hAnsi="Arial" w:cs="Arial"/>
        </w:rPr>
        <w:t xml:space="preserve">ПП-10.07.03.01-ERP «Приемка и размещение МТР на складе» (КД </w:t>
      </w:r>
      <w:del w:id="114" w:author="Владимир Лаут" w:date="2021-03-11T12:52:00Z">
        <w:r w:rsidR="00AC0CCB" w:rsidDel="00E0291E">
          <w:rPr>
            <w:rFonts w:ascii="Arial" w:hAnsi="Arial" w:cs="Arial"/>
          </w:rPr>
          <w:delText>ERP.9.9.2</w:delText>
        </w:r>
      </w:del>
      <w:ins w:id="115" w:author="Владимир Лаут" w:date="2021-03-11T12:52:00Z">
        <w:r w:rsidR="00E0291E">
          <w:rPr>
            <w:rFonts w:ascii="Arial" w:hAnsi="Arial" w:cs="Arial"/>
          </w:rPr>
          <w:t>ERP.13.9.2</w:t>
        </w:r>
      </w:ins>
      <w:r w:rsidR="007334C2">
        <w:rPr>
          <w:rFonts w:ascii="Arial" w:hAnsi="Arial" w:cs="Arial"/>
        </w:rPr>
        <w:t>_</w:t>
      </w:r>
      <w:r w:rsidRPr="00B14753">
        <w:rPr>
          <w:rFonts w:ascii="Arial" w:hAnsi="Arial" w:cs="Arial"/>
        </w:rPr>
        <w:t>62 Складская логистика);</w:t>
      </w:r>
    </w:p>
    <w:p w14:paraId="1E31CE80" w14:textId="068ECA6F" w:rsidR="00235A72" w:rsidRDefault="00235A72" w:rsidP="00235A72">
      <w:pPr>
        <w:pStyle w:val="afb"/>
        <w:numPr>
          <w:ilvl w:val="0"/>
          <w:numId w:val="14"/>
        </w:numPr>
        <w:spacing w:after="120" w:line="276" w:lineRule="auto"/>
        <w:ind w:left="851" w:hanging="284"/>
        <w:rPr>
          <w:rFonts w:ascii="Arial" w:hAnsi="Arial" w:cs="Arial"/>
        </w:rPr>
      </w:pPr>
      <w:r w:rsidRPr="00B14753">
        <w:rPr>
          <w:rFonts w:ascii="Arial" w:hAnsi="Arial" w:cs="Arial"/>
        </w:rPr>
        <w:t xml:space="preserve">ПП-11.02.02-ERP «Управление происшествиями» (КД </w:t>
      </w:r>
      <w:del w:id="116" w:author="Владимир Лаут" w:date="2021-03-11T12:52:00Z">
        <w:r w:rsidR="00AC0CCB" w:rsidDel="00E0291E">
          <w:rPr>
            <w:rFonts w:ascii="Arial" w:hAnsi="Arial" w:cs="Arial"/>
          </w:rPr>
          <w:delText>ERP.9.9.2</w:delText>
        </w:r>
      </w:del>
      <w:ins w:id="117" w:author="Владимир Лаут" w:date="2021-03-11T12:52:00Z">
        <w:r w:rsidR="00E0291E">
          <w:rPr>
            <w:rFonts w:ascii="Arial" w:hAnsi="Arial" w:cs="Arial"/>
          </w:rPr>
          <w:t>ERP.13.9.2</w:t>
        </w:r>
      </w:ins>
      <w:r w:rsidR="007334C2">
        <w:rPr>
          <w:rFonts w:ascii="Arial" w:hAnsi="Arial" w:cs="Arial"/>
        </w:rPr>
        <w:t>_</w:t>
      </w:r>
      <w:r w:rsidRPr="00B14753">
        <w:rPr>
          <w:rFonts w:ascii="Arial" w:hAnsi="Arial" w:cs="Arial"/>
        </w:rPr>
        <w:t>46 По направлению ОТПБиЭ);</w:t>
      </w:r>
    </w:p>
    <w:p w14:paraId="22AD953C" w14:textId="2EF8AE10" w:rsidR="00235A72" w:rsidRPr="00235A72" w:rsidRDefault="00235A72" w:rsidP="00235A72">
      <w:pPr>
        <w:pStyle w:val="afb"/>
        <w:numPr>
          <w:ilvl w:val="0"/>
          <w:numId w:val="14"/>
        </w:numPr>
        <w:spacing w:after="120" w:line="276" w:lineRule="auto"/>
        <w:ind w:left="851" w:hanging="284"/>
        <w:rPr>
          <w:rFonts w:ascii="Arial" w:hAnsi="Arial" w:cs="Arial"/>
        </w:rPr>
      </w:pPr>
      <w:r w:rsidRPr="00B14753">
        <w:rPr>
          <w:rFonts w:ascii="Arial" w:hAnsi="Arial" w:cs="Arial"/>
        </w:rPr>
        <w:t xml:space="preserve">ПП-11.02.07-ERP «Осуществление планирования и проведение мероприятий в области охраны труда, промышленной безопасности и экологии» (КД </w:t>
      </w:r>
      <w:del w:id="118" w:author="Владимир Лаут" w:date="2021-03-11T12:52:00Z">
        <w:r w:rsidR="00AC0CCB" w:rsidDel="00E0291E">
          <w:rPr>
            <w:rFonts w:ascii="Arial" w:hAnsi="Arial" w:cs="Arial"/>
          </w:rPr>
          <w:delText>ERP.9.9.2</w:delText>
        </w:r>
      </w:del>
      <w:ins w:id="119" w:author="Владимир Лаут" w:date="2021-03-11T12:52:00Z">
        <w:r w:rsidR="00E0291E">
          <w:rPr>
            <w:rFonts w:ascii="Arial" w:hAnsi="Arial" w:cs="Arial"/>
          </w:rPr>
          <w:t>ERP.13.9.2</w:t>
        </w:r>
      </w:ins>
      <w:r w:rsidR="007334C2">
        <w:rPr>
          <w:rFonts w:ascii="Arial" w:hAnsi="Arial" w:cs="Arial"/>
        </w:rPr>
        <w:t>_</w:t>
      </w:r>
      <w:r w:rsidRPr="00B14753">
        <w:rPr>
          <w:rFonts w:ascii="Arial" w:hAnsi="Arial" w:cs="Arial"/>
        </w:rPr>
        <w:t>46 По направлению ОТПБиЭ);</w:t>
      </w:r>
    </w:p>
    <w:p w14:paraId="342958B0" w14:textId="153A55F6" w:rsidR="00235A72" w:rsidRDefault="00235A72" w:rsidP="00235A72">
      <w:pPr>
        <w:pStyle w:val="afb"/>
        <w:numPr>
          <w:ilvl w:val="0"/>
          <w:numId w:val="14"/>
        </w:numPr>
        <w:spacing w:after="120" w:line="276" w:lineRule="auto"/>
        <w:ind w:left="851" w:hanging="284"/>
        <w:rPr>
          <w:rFonts w:ascii="Arial" w:hAnsi="Arial" w:cs="Arial"/>
        </w:rPr>
      </w:pPr>
      <w:r w:rsidRPr="00B14753">
        <w:rPr>
          <w:rFonts w:ascii="Arial" w:hAnsi="Arial" w:cs="Arial"/>
        </w:rPr>
        <w:t xml:space="preserve">ПП-11.03.01-ERP «Обеспечение проведения работ повышенной опасности» (КД </w:t>
      </w:r>
      <w:del w:id="120" w:author="Владимир Лаут" w:date="2021-03-11T12:52:00Z">
        <w:r w:rsidR="00AC0CCB" w:rsidDel="00E0291E">
          <w:rPr>
            <w:rFonts w:ascii="Arial" w:hAnsi="Arial" w:cs="Arial"/>
          </w:rPr>
          <w:delText>ERP.9.9.2</w:delText>
        </w:r>
      </w:del>
      <w:ins w:id="121" w:author="Владимир Лаут" w:date="2021-03-11T12:52:00Z">
        <w:r w:rsidR="00E0291E">
          <w:rPr>
            <w:rFonts w:ascii="Arial" w:hAnsi="Arial" w:cs="Arial"/>
          </w:rPr>
          <w:t>ERP.13.9.2</w:t>
        </w:r>
      </w:ins>
      <w:r w:rsidR="007334C2">
        <w:rPr>
          <w:rFonts w:ascii="Arial" w:hAnsi="Arial" w:cs="Arial"/>
        </w:rPr>
        <w:t>_</w:t>
      </w:r>
      <w:r>
        <w:rPr>
          <w:rFonts w:ascii="Arial" w:hAnsi="Arial" w:cs="Arial"/>
        </w:rPr>
        <w:t>46 По направлению ОТПБиЭ)</w:t>
      </w:r>
      <w:r>
        <w:rPr>
          <w:rFonts w:ascii="Arial" w:hAnsi="Arial" w:cs="Arial"/>
          <w:lang w:val="en-US"/>
        </w:rPr>
        <w:t>;</w:t>
      </w:r>
    </w:p>
    <w:p w14:paraId="6D080701" w14:textId="7A00700B" w:rsidR="00235A72" w:rsidRPr="00235A72" w:rsidRDefault="00235A72" w:rsidP="00235A72">
      <w:pPr>
        <w:pStyle w:val="afb"/>
        <w:numPr>
          <w:ilvl w:val="0"/>
          <w:numId w:val="14"/>
        </w:numPr>
        <w:spacing w:after="240" w:line="276" w:lineRule="auto"/>
        <w:ind w:left="851" w:hanging="284"/>
        <w:rPr>
          <w:rFonts w:ascii="Arial" w:hAnsi="Arial" w:cs="Arial"/>
        </w:rPr>
      </w:pPr>
      <w:r w:rsidRPr="00B14753">
        <w:rPr>
          <w:rFonts w:ascii="Arial" w:hAnsi="Arial" w:cs="Arial"/>
        </w:rPr>
        <w:t xml:space="preserve">ПП-12.07.01-ERP «Управление данными НСИ» (КД </w:t>
      </w:r>
      <w:del w:id="122" w:author="Владимир Лаут" w:date="2021-03-11T12:52:00Z">
        <w:r w:rsidR="00AC0CCB" w:rsidDel="00E0291E">
          <w:rPr>
            <w:rFonts w:ascii="Arial" w:hAnsi="Arial" w:cs="Arial"/>
          </w:rPr>
          <w:delText>ERP.9.9.2</w:delText>
        </w:r>
      </w:del>
      <w:ins w:id="123" w:author="Владимир Лаут" w:date="2021-03-11T12:52:00Z">
        <w:r w:rsidR="00E0291E">
          <w:rPr>
            <w:rFonts w:ascii="Arial" w:hAnsi="Arial" w:cs="Arial"/>
          </w:rPr>
          <w:t>ERP.13.9.2</w:t>
        </w:r>
      </w:ins>
      <w:r w:rsidR="007334C2">
        <w:rPr>
          <w:rFonts w:ascii="Arial" w:hAnsi="Arial" w:cs="Arial"/>
        </w:rPr>
        <w:t>_</w:t>
      </w:r>
      <w:r w:rsidRPr="00B14753">
        <w:rPr>
          <w:rFonts w:ascii="Arial" w:hAnsi="Arial" w:cs="Arial"/>
        </w:rPr>
        <w:t>47 Концепция по но</w:t>
      </w:r>
      <w:r>
        <w:rPr>
          <w:rFonts w:ascii="Arial" w:hAnsi="Arial" w:cs="Arial"/>
        </w:rPr>
        <w:t>рмативно-справочной информации).</w:t>
      </w:r>
    </w:p>
    <w:p w14:paraId="54F70256" w14:textId="77777777" w:rsidR="009E28A6" w:rsidRPr="00575661" w:rsidRDefault="009E28A6" w:rsidP="00B10924">
      <w:pPr>
        <w:pStyle w:val="afb"/>
        <w:spacing w:after="240" w:line="276" w:lineRule="auto"/>
        <w:ind w:left="0" w:firstLine="567"/>
        <w:rPr>
          <w:rFonts w:ascii="Arial" w:hAnsi="Arial" w:cs="Arial"/>
        </w:rPr>
      </w:pPr>
      <w:r w:rsidRPr="00575661">
        <w:rPr>
          <w:rFonts w:ascii="Arial" w:hAnsi="Arial" w:cs="Arial"/>
        </w:rPr>
        <w:t>Данные процессы необходимы для получения следующей информации:</w:t>
      </w:r>
    </w:p>
    <w:p w14:paraId="23216EC4" w14:textId="4CFB97FA" w:rsidR="009E28A6" w:rsidRDefault="009E28A6" w:rsidP="00B10924">
      <w:pPr>
        <w:pStyle w:val="afb"/>
        <w:numPr>
          <w:ilvl w:val="0"/>
          <w:numId w:val="15"/>
        </w:numPr>
        <w:tabs>
          <w:tab w:val="left" w:pos="426"/>
        </w:tabs>
        <w:spacing w:after="120" w:line="276" w:lineRule="auto"/>
        <w:ind w:left="851" w:hanging="284"/>
        <w:rPr>
          <w:rFonts w:ascii="Arial" w:hAnsi="Arial" w:cs="Arial"/>
        </w:rPr>
      </w:pPr>
      <w:r w:rsidRPr="00B14753">
        <w:rPr>
          <w:rFonts w:ascii="Arial" w:hAnsi="Arial" w:cs="Arial"/>
        </w:rPr>
        <w:t>запланированные работы (Заказы ТОРО</w:t>
      </w:r>
      <w:ins w:id="124" w:author="Попова Дарья" w:date="2020-07-24T11:06:00Z">
        <w:r w:rsidR="0029174E">
          <w:rPr>
            <w:rFonts w:ascii="Arial" w:hAnsi="Arial" w:cs="Arial"/>
          </w:rPr>
          <w:t>, сетевые графики</w:t>
        </w:r>
      </w:ins>
      <w:r w:rsidRPr="00B14753">
        <w:rPr>
          <w:rFonts w:ascii="Arial" w:hAnsi="Arial" w:cs="Arial"/>
        </w:rPr>
        <w:t>);</w:t>
      </w:r>
    </w:p>
    <w:p w14:paraId="4CDACE8F" w14:textId="6D0FB366" w:rsidR="00E12D93" w:rsidRPr="00B14753" w:rsidRDefault="00E12D93" w:rsidP="00B10924">
      <w:pPr>
        <w:pStyle w:val="afb"/>
        <w:numPr>
          <w:ilvl w:val="0"/>
          <w:numId w:val="15"/>
        </w:numPr>
        <w:tabs>
          <w:tab w:val="left" w:pos="426"/>
        </w:tabs>
        <w:spacing w:after="120" w:line="276" w:lineRule="auto"/>
        <w:ind w:left="851" w:hanging="284"/>
        <w:rPr>
          <w:rFonts w:ascii="Arial" w:hAnsi="Arial" w:cs="Arial"/>
        </w:rPr>
      </w:pPr>
      <w:r>
        <w:rPr>
          <w:rFonts w:ascii="Arial" w:hAnsi="Arial" w:cs="Arial"/>
        </w:rPr>
        <w:t>план-график остановочных ремонтов</w:t>
      </w:r>
      <w:r>
        <w:rPr>
          <w:rFonts w:ascii="Arial" w:hAnsi="Arial" w:cs="Arial"/>
          <w:lang w:val="en-US"/>
        </w:rPr>
        <w:t>;</w:t>
      </w:r>
    </w:p>
    <w:p w14:paraId="54A320A8" w14:textId="77777777" w:rsidR="009E28A6" w:rsidRPr="00B14753" w:rsidRDefault="009E28A6" w:rsidP="00B10924">
      <w:pPr>
        <w:pStyle w:val="afb"/>
        <w:numPr>
          <w:ilvl w:val="0"/>
          <w:numId w:val="15"/>
        </w:numPr>
        <w:tabs>
          <w:tab w:val="left" w:pos="426"/>
        </w:tabs>
        <w:spacing w:after="120" w:line="276" w:lineRule="auto"/>
        <w:ind w:left="851" w:hanging="284"/>
        <w:rPr>
          <w:rFonts w:ascii="Arial" w:hAnsi="Arial" w:cs="Arial"/>
        </w:rPr>
      </w:pPr>
      <w:r w:rsidRPr="00B14753">
        <w:rPr>
          <w:rFonts w:ascii="Arial" w:hAnsi="Arial" w:cs="Arial"/>
        </w:rPr>
        <w:t xml:space="preserve">данные по операциям, МТР, ВПС (технологические карты); </w:t>
      </w:r>
    </w:p>
    <w:p w14:paraId="1128A380" w14:textId="39E90141" w:rsidR="009E28A6" w:rsidRPr="00B14753" w:rsidRDefault="009E28A6" w:rsidP="00B10924">
      <w:pPr>
        <w:pStyle w:val="afb"/>
        <w:numPr>
          <w:ilvl w:val="0"/>
          <w:numId w:val="15"/>
        </w:numPr>
        <w:tabs>
          <w:tab w:val="left" w:pos="426"/>
        </w:tabs>
        <w:spacing w:after="120" w:line="276" w:lineRule="auto"/>
        <w:ind w:left="851" w:hanging="284"/>
        <w:rPr>
          <w:rFonts w:ascii="Arial" w:hAnsi="Arial" w:cs="Arial"/>
        </w:rPr>
      </w:pPr>
      <w:r w:rsidRPr="00B14753">
        <w:rPr>
          <w:rFonts w:ascii="Arial" w:hAnsi="Arial" w:cs="Arial"/>
        </w:rPr>
        <w:t>лимиты бюджета по СПП-элементам</w:t>
      </w:r>
      <w:del w:id="125" w:author="Попова Дарья" w:date="2020-07-24T11:06:00Z">
        <w:r w:rsidRPr="00B14753" w:rsidDel="0029174E">
          <w:rPr>
            <w:rFonts w:ascii="Arial" w:hAnsi="Arial" w:cs="Arial"/>
          </w:rPr>
          <w:delText xml:space="preserve"> (Заказы ТОРО)</w:delText>
        </w:r>
      </w:del>
      <w:r w:rsidRPr="00B14753">
        <w:rPr>
          <w:rFonts w:ascii="Arial" w:hAnsi="Arial" w:cs="Arial"/>
        </w:rPr>
        <w:t>;</w:t>
      </w:r>
    </w:p>
    <w:p w14:paraId="5F153080" w14:textId="4BBF562C" w:rsidR="009E28A6" w:rsidRPr="00B14753" w:rsidRDefault="009E28A6" w:rsidP="00B10924">
      <w:pPr>
        <w:pStyle w:val="afb"/>
        <w:numPr>
          <w:ilvl w:val="0"/>
          <w:numId w:val="15"/>
        </w:numPr>
        <w:tabs>
          <w:tab w:val="left" w:pos="426"/>
        </w:tabs>
        <w:spacing w:after="120" w:line="276" w:lineRule="auto"/>
        <w:ind w:left="851" w:hanging="284"/>
        <w:rPr>
          <w:rFonts w:ascii="Arial" w:hAnsi="Arial" w:cs="Arial"/>
        </w:rPr>
      </w:pPr>
      <w:r w:rsidRPr="00B14753">
        <w:rPr>
          <w:rFonts w:ascii="Arial" w:hAnsi="Arial" w:cs="Arial"/>
        </w:rPr>
        <w:t xml:space="preserve">запланированные </w:t>
      </w:r>
      <w:r w:rsidRPr="00B14753">
        <w:rPr>
          <w:rFonts w:ascii="Arial" w:hAnsi="Arial" w:cs="Arial"/>
          <w:color w:val="000000" w:themeColor="text1"/>
        </w:rPr>
        <w:t xml:space="preserve">исполнители работ </w:t>
      </w:r>
      <w:r w:rsidRPr="00B14753">
        <w:rPr>
          <w:rFonts w:ascii="Arial" w:hAnsi="Arial" w:cs="Arial"/>
        </w:rPr>
        <w:t>(Заказы ТОРО</w:t>
      </w:r>
      <w:ins w:id="126" w:author="Попова Дарья" w:date="2020-07-24T11:06:00Z">
        <w:r w:rsidR="0029174E">
          <w:rPr>
            <w:rFonts w:ascii="Arial" w:hAnsi="Arial" w:cs="Arial"/>
          </w:rPr>
          <w:t>, сетевые графики</w:t>
        </w:r>
      </w:ins>
      <w:r w:rsidRPr="00B14753">
        <w:rPr>
          <w:rFonts w:ascii="Arial" w:hAnsi="Arial" w:cs="Arial"/>
        </w:rPr>
        <w:t>);</w:t>
      </w:r>
    </w:p>
    <w:p w14:paraId="4AF297E2" w14:textId="568CE6DC" w:rsidR="009E28A6" w:rsidRPr="00B14753" w:rsidRDefault="009E28A6" w:rsidP="00B10924">
      <w:pPr>
        <w:pStyle w:val="afb"/>
        <w:numPr>
          <w:ilvl w:val="0"/>
          <w:numId w:val="15"/>
        </w:numPr>
        <w:tabs>
          <w:tab w:val="left" w:pos="426"/>
        </w:tabs>
        <w:spacing w:after="120" w:line="276" w:lineRule="auto"/>
        <w:ind w:left="851" w:hanging="284"/>
        <w:rPr>
          <w:rFonts w:ascii="Arial" w:hAnsi="Arial" w:cs="Arial"/>
        </w:rPr>
      </w:pPr>
      <w:r w:rsidRPr="00B14753">
        <w:rPr>
          <w:rFonts w:ascii="Arial" w:hAnsi="Arial" w:cs="Arial"/>
        </w:rPr>
        <w:t>выявленные дефекты и их причины (Сообщения ТОРО, дефектные ведом</w:t>
      </w:r>
      <w:r w:rsidR="00E12D93">
        <w:rPr>
          <w:rFonts w:ascii="Arial" w:hAnsi="Arial" w:cs="Arial"/>
        </w:rPr>
        <w:t>ости</w:t>
      </w:r>
      <w:r w:rsidRPr="00B14753">
        <w:rPr>
          <w:rFonts w:ascii="Arial" w:hAnsi="Arial" w:cs="Arial"/>
        </w:rPr>
        <w:t>);</w:t>
      </w:r>
    </w:p>
    <w:p w14:paraId="57B99CD4" w14:textId="77777777" w:rsidR="009E28A6" w:rsidRPr="00B14753" w:rsidRDefault="009E28A6" w:rsidP="00B10924">
      <w:pPr>
        <w:pStyle w:val="afb"/>
        <w:numPr>
          <w:ilvl w:val="0"/>
          <w:numId w:val="15"/>
        </w:numPr>
        <w:tabs>
          <w:tab w:val="left" w:pos="426"/>
        </w:tabs>
        <w:spacing w:after="120" w:line="276" w:lineRule="auto"/>
        <w:ind w:left="851" w:hanging="284"/>
        <w:rPr>
          <w:rFonts w:ascii="Arial" w:hAnsi="Arial" w:cs="Arial"/>
        </w:rPr>
      </w:pPr>
      <w:r>
        <w:rPr>
          <w:rFonts w:ascii="Arial" w:hAnsi="Arial" w:cs="Arial"/>
        </w:rPr>
        <w:t>заявки на консервацию</w:t>
      </w:r>
      <w:r w:rsidRPr="00EF4E78">
        <w:rPr>
          <w:rFonts w:ascii="Arial" w:hAnsi="Arial" w:cs="Arial"/>
        </w:rPr>
        <w:t>/</w:t>
      </w:r>
      <w:r w:rsidRPr="00B14753">
        <w:rPr>
          <w:rFonts w:ascii="Arial" w:hAnsi="Arial" w:cs="Arial"/>
        </w:rPr>
        <w:t>расконсервацию (Сообщения ТОРО);</w:t>
      </w:r>
    </w:p>
    <w:p w14:paraId="06C26828" w14:textId="77777777" w:rsidR="009E28A6" w:rsidRPr="00B14753" w:rsidRDefault="009E28A6" w:rsidP="00B10924">
      <w:pPr>
        <w:pStyle w:val="afb"/>
        <w:numPr>
          <w:ilvl w:val="0"/>
          <w:numId w:val="15"/>
        </w:numPr>
        <w:tabs>
          <w:tab w:val="left" w:pos="426"/>
        </w:tabs>
        <w:spacing w:after="120" w:line="276" w:lineRule="auto"/>
        <w:ind w:left="851" w:hanging="284"/>
        <w:rPr>
          <w:rFonts w:ascii="Arial" w:hAnsi="Arial" w:cs="Arial"/>
        </w:rPr>
      </w:pPr>
      <w:r w:rsidRPr="00B14753">
        <w:rPr>
          <w:rFonts w:ascii="Arial" w:hAnsi="Arial" w:cs="Arial"/>
        </w:rPr>
        <w:t>данные об останове оборудования из-за аварии (Сообщения ТОРО);</w:t>
      </w:r>
    </w:p>
    <w:p w14:paraId="6B2272A9" w14:textId="77777777" w:rsidR="009E28A6" w:rsidRPr="00B14753" w:rsidRDefault="009E28A6" w:rsidP="00B10924">
      <w:pPr>
        <w:pStyle w:val="afb"/>
        <w:numPr>
          <w:ilvl w:val="0"/>
          <w:numId w:val="15"/>
        </w:numPr>
        <w:tabs>
          <w:tab w:val="left" w:pos="426"/>
        </w:tabs>
        <w:spacing w:after="120" w:line="276" w:lineRule="auto"/>
        <w:ind w:left="851" w:hanging="284"/>
        <w:rPr>
          <w:rFonts w:ascii="Arial" w:hAnsi="Arial" w:cs="Arial"/>
        </w:rPr>
      </w:pPr>
      <w:r w:rsidRPr="00B14753">
        <w:rPr>
          <w:rFonts w:ascii="Arial" w:hAnsi="Arial" w:cs="Arial"/>
        </w:rPr>
        <w:t>заявки на монтаж/демонтаж (Сообщения ТОРО);</w:t>
      </w:r>
    </w:p>
    <w:p w14:paraId="2395BD13" w14:textId="77777777" w:rsidR="009E28A6" w:rsidRPr="00B14753" w:rsidRDefault="009E28A6" w:rsidP="00B10924">
      <w:pPr>
        <w:pStyle w:val="afb"/>
        <w:numPr>
          <w:ilvl w:val="0"/>
          <w:numId w:val="15"/>
        </w:numPr>
        <w:tabs>
          <w:tab w:val="left" w:pos="426"/>
        </w:tabs>
        <w:spacing w:after="120" w:line="276" w:lineRule="auto"/>
        <w:ind w:left="851" w:hanging="284"/>
        <w:rPr>
          <w:rFonts w:ascii="Arial" w:hAnsi="Arial" w:cs="Arial"/>
        </w:rPr>
      </w:pPr>
      <w:r w:rsidRPr="00B14753">
        <w:rPr>
          <w:rFonts w:ascii="Arial" w:hAnsi="Arial" w:cs="Arial"/>
        </w:rPr>
        <w:t>потребность в выполнении работ по ТОиР по предписаниям (Сообщения ТОРО);</w:t>
      </w:r>
    </w:p>
    <w:p w14:paraId="42834929" w14:textId="77777777" w:rsidR="009E28A6" w:rsidRPr="00B14753" w:rsidRDefault="009E28A6" w:rsidP="00B10924">
      <w:pPr>
        <w:pStyle w:val="afb"/>
        <w:numPr>
          <w:ilvl w:val="0"/>
          <w:numId w:val="15"/>
        </w:numPr>
        <w:tabs>
          <w:tab w:val="left" w:pos="426"/>
        </w:tabs>
        <w:suppressAutoHyphens/>
        <w:spacing w:after="120" w:line="276" w:lineRule="auto"/>
        <w:ind w:left="851" w:hanging="284"/>
        <w:rPr>
          <w:rFonts w:ascii="Arial" w:hAnsi="Arial" w:cs="Arial"/>
          <w:color w:val="000000" w:themeColor="text1"/>
        </w:rPr>
      </w:pPr>
      <w:r w:rsidRPr="00B14753">
        <w:rPr>
          <w:rFonts w:ascii="Arial" w:hAnsi="Arial" w:cs="Arial"/>
        </w:rPr>
        <w:t>наряд</w:t>
      </w:r>
      <w:r>
        <w:rPr>
          <w:rFonts w:ascii="Arial" w:hAnsi="Arial" w:cs="Arial"/>
        </w:rPr>
        <w:t>ы</w:t>
      </w:r>
      <w:r w:rsidRPr="00B14753">
        <w:rPr>
          <w:rFonts w:ascii="Arial" w:hAnsi="Arial" w:cs="Arial"/>
        </w:rPr>
        <w:t>-допуски.</w:t>
      </w:r>
    </w:p>
    <w:p w14:paraId="419A79C5" w14:textId="7DD7403E" w:rsidR="009E28A6" w:rsidRDefault="009E28A6" w:rsidP="00575661">
      <w:pPr>
        <w:suppressAutoHyphens/>
        <w:spacing w:after="120" w:line="276" w:lineRule="auto"/>
        <w:ind w:firstLine="567"/>
        <w:rPr>
          <w:rFonts w:ascii="Arial" w:hAnsi="Arial" w:cs="Arial"/>
          <w:color w:val="000000" w:themeColor="text1"/>
          <w:szCs w:val="24"/>
        </w:rPr>
      </w:pPr>
      <w:r w:rsidRPr="00D00C99">
        <w:rPr>
          <w:rFonts w:ascii="Arial" w:hAnsi="Arial" w:cs="Arial"/>
          <w:color w:val="000000" w:themeColor="text1"/>
          <w:szCs w:val="24"/>
        </w:rPr>
        <w:t xml:space="preserve">Для реализации бизнес-процессов в систему должны быть заведены актуальные справочники НСИ. Описание справочников приведено в </w:t>
      </w:r>
      <w:r w:rsidR="00D00C99" w:rsidRPr="00D00C99">
        <w:rPr>
          <w:rFonts w:ascii="Arial" w:hAnsi="Arial" w:cs="Arial"/>
          <w:szCs w:val="24"/>
        </w:rPr>
        <w:t xml:space="preserve">КД </w:t>
      </w:r>
      <w:del w:id="127" w:author="Владимир Лаут" w:date="2021-03-11T12:52:00Z">
        <w:r w:rsidR="00AC0CCB" w:rsidDel="00E0291E">
          <w:rPr>
            <w:rFonts w:ascii="Arial" w:hAnsi="Arial" w:cs="Arial"/>
            <w:szCs w:val="24"/>
          </w:rPr>
          <w:delText>ERP.9.9.2</w:delText>
        </w:r>
      </w:del>
      <w:ins w:id="128" w:author="Владимир Лаут" w:date="2021-03-11T12:52:00Z">
        <w:r w:rsidR="00E0291E">
          <w:rPr>
            <w:rFonts w:ascii="Arial" w:hAnsi="Arial" w:cs="Arial"/>
            <w:szCs w:val="24"/>
          </w:rPr>
          <w:t>ERP.13.9.2</w:t>
        </w:r>
      </w:ins>
      <w:r w:rsidR="007334C2">
        <w:rPr>
          <w:rFonts w:ascii="Arial" w:hAnsi="Arial" w:cs="Arial"/>
          <w:szCs w:val="24"/>
        </w:rPr>
        <w:t>_</w:t>
      </w:r>
      <w:r w:rsidR="00D00C99" w:rsidRPr="00D00C99">
        <w:rPr>
          <w:rFonts w:ascii="Arial" w:hAnsi="Arial" w:cs="Arial"/>
          <w:szCs w:val="24"/>
        </w:rPr>
        <w:t>7_КД_</w:t>
      </w:r>
      <w:r w:rsidR="00D00C99" w:rsidRPr="00D00C99">
        <w:rPr>
          <w:rFonts w:ascii="Arial" w:hAnsi="Arial" w:cs="Arial"/>
          <w:szCs w:val="24"/>
          <w:lang w:val="en-US"/>
        </w:rPr>
        <w:t>PM</w:t>
      </w:r>
      <w:r w:rsidR="00D00C99" w:rsidRPr="00D00C99">
        <w:rPr>
          <w:rFonts w:ascii="Arial" w:hAnsi="Arial" w:cs="Arial"/>
          <w:szCs w:val="24"/>
        </w:rPr>
        <w:t>_Управление основными данными</w:t>
      </w:r>
      <w:r w:rsidRPr="00D00C99">
        <w:rPr>
          <w:rFonts w:ascii="Arial" w:hAnsi="Arial" w:cs="Arial"/>
          <w:color w:val="000000" w:themeColor="text1"/>
          <w:szCs w:val="24"/>
        </w:rPr>
        <w:t>.</w:t>
      </w:r>
    </w:p>
    <w:p w14:paraId="083ADBBB" w14:textId="77777777" w:rsidR="00845943" w:rsidRDefault="00845943" w:rsidP="00575661">
      <w:pPr>
        <w:suppressAutoHyphens/>
        <w:spacing w:after="120" w:line="276" w:lineRule="auto"/>
        <w:ind w:firstLine="567"/>
        <w:rPr>
          <w:rFonts w:ascii="Arial" w:hAnsi="Arial" w:cs="Arial"/>
          <w:color w:val="000000" w:themeColor="text1"/>
          <w:szCs w:val="24"/>
        </w:rPr>
      </w:pPr>
    </w:p>
    <w:p w14:paraId="5E3E462B" w14:textId="77777777" w:rsidR="009E28A6" w:rsidRPr="00FA572B" w:rsidRDefault="009E28A6" w:rsidP="009C0DCC">
      <w:pPr>
        <w:pStyle w:val="1"/>
        <w:rPr>
          <w:rFonts w:eastAsia="Calibri"/>
        </w:rPr>
      </w:pPr>
      <w:bookmarkStart w:id="129" w:name="_Toc521512717"/>
      <w:bookmarkStart w:id="130" w:name="_Toc522014198"/>
      <w:bookmarkStart w:id="131" w:name="_Toc38890293"/>
      <w:r w:rsidRPr="00FA572B">
        <w:rPr>
          <w:rFonts w:eastAsia="Calibri"/>
        </w:rPr>
        <w:lastRenderedPageBreak/>
        <w:t>Бизнес-требования</w:t>
      </w:r>
      <w:bookmarkEnd w:id="129"/>
      <w:bookmarkEnd w:id="130"/>
      <w:bookmarkEnd w:id="131"/>
      <w:r w:rsidRPr="00FA572B">
        <w:rPr>
          <w:rFonts w:eastAsia="Calibri"/>
        </w:rPr>
        <w:t xml:space="preserve"> </w:t>
      </w:r>
    </w:p>
    <w:p w14:paraId="1616C407" w14:textId="77777777" w:rsidR="009E28A6" w:rsidRPr="00363CBE" w:rsidRDefault="009E28A6" w:rsidP="009E28A6">
      <w:pPr>
        <w:spacing w:after="240" w:line="276" w:lineRule="auto"/>
        <w:ind w:firstLine="567"/>
        <w:rPr>
          <w:rFonts w:ascii="Arial" w:hAnsi="Arial" w:cs="Arial"/>
          <w:color w:val="000000" w:themeColor="text1"/>
        </w:rPr>
      </w:pPr>
      <w:r w:rsidRPr="00363CBE">
        <w:rPr>
          <w:rFonts w:ascii="Arial" w:hAnsi="Arial" w:cs="Arial"/>
          <w:color w:val="000000" w:themeColor="text1"/>
        </w:rPr>
        <w:t xml:space="preserve">Формализованные бизнес-требования приведены в Приложении № </w:t>
      </w:r>
      <w:r>
        <w:rPr>
          <w:rFonts w:ascii="Arial" w:hAnsi="Arial" w:cs="Arial"/>
          <w:color w:val="000000" w:themeColor="text1"/>
        </w:rPr>
        <w:t>2</w:t>
      </w:r>
      <w:r w:rsidRPr="00363CBE">
        <w:rPr>
          <w:rFonts w:ascii="Arial" w:hAnsi="Arial" w:cs="Arial"/>
          <w:color w:val="000000" w:themeColor="text1"/>
        </w:rPr>
        <w:t>.</w:t>
      </w:r>
    </w:p>
    <w:p w14:paraId="026B034F" w14:textId="77777777" w:rsidR="009E28A6" w:rsidRPr="00F94454" w:rsidRDefault="009E28A6" w:rsidP="009C0DCC">
      <w:pPr>
        <w:pStyle w:val="1"/>
        <w:rPr>
          <w:rFonts w:eastAsia="Calibri"/>
        </w:rPr>
      </w:pPr>
      <w:bookmarkStart w:id="132" w:name="_Toc521512718"/>
      <w:bookmarkStart w:id="133" w:name="_Toc522014199"/>
      <w:bookmarkStart w:id="134" w:name="_Toc38890294"/>
      <w:r w:rsidRPr="00F94454">
        <w:rPr>
          <w:rFonts w:eastAsia="Calibri"/>
        </w:rPr>
        <w:t>Реализация бизнес-процесс</w:t>
      </w:r>
      <w:r>
        <w:rPr>
          <w:rFonts w:eastAsia="Calibri"/>
        </w:rPr>
        <w:t>ов</w:t>
      </w:r>
      <w:bookmarkEnd w:id="132"/>
      <w:bookmarkEnd w:id="133"/>
      <w:bookmarkEnd w:id="134"/>
      <w:r>
        <w:rPr>
          <w:rFonts w:eastAsia="Calibri"/>
          <w:lang w:val="en-US"/>
        </w:rPr>
        <w:t xml:space="preserve"> </w:t>
      </w:r>
    </w:p>
    <w:p w14:paraId="5E6A9B1B" w14:textId="77777777" w:rsidR="009E28A6" w:rsidRPr="00B14753" w:rsidRDefault="009E28A6" w:rsidP="009E28A6">
      <w:pPr>
        <w:pStyle w:val="2"/>
        <w:keepNext/>
        <w:keepLines/>
        <w:suppressAutoHyphens/>
        <w:spacing w:before="160" w:after="120" w:line="276" w:lineRule="auto"/>
        <w:rPr>
          <w:rFonts w:eastAsiaTheme="majorEastAsia" w:cs="Arial"/>
          <w:bCs w:val="0"/>
          <w:iCs w:val="0"/>
          <w:szCs w:val="26"/>
        </w:rPr>
      </w:pPr>
      <w:bookmarkStart w:id="135" w:name="_Toc519603019"/>
      <w:bookmarkStart w:id="136" w:name="_Toc521512719"/>
      <w:bookmarkStart w:id="137" w:name="_Toc522014200"/>
      <w:bookmarkStart w:id="138" w:name="_Toc38890295"/>
      <w:r w:rsidRPr="00B14753">
        <w:rPr>
          <w:rFonts w:eastAsiaTheme="majorEastAsia" w:cs="Arial"/>
          <w:bCs w:val="0"/>
          <w:iCs w:val="0"/>
          <w:szCs w:val="26"/>
        </w:rPr>
        <w:t>Описание бизнес-процессов</w:t>
      </w:r>
      <w:bookmarkEnd w:id="135"/>
      <w:bookmarkEnd w:id="136"/>
      <w:bookmarkEnd w:id="137"/>
      <w:bookmarkEnd w:id="138"/>
    </w:p>
    <w:p w14:paraId="65316F02" w14:textId="77777777" w:rsidR="009E28A6" w:rsidRDefault="009E28A6">
      <w:pPr>
        <w:pStyle w:val="3"/>
      </w:pPr>
      <w:bookmarkStart w:id="139" w:name="_Toc522714223"/>
      <w:bookmarkStart w:id="140" w:name="_Toc522793356"/>
      <w:bookmarkStart w:id="141" w:name="_Toc522806040"/>
      <w:bookmarkStart w:id="142" w:name="_Toc522806173"/>
      <w:bookmarkStart w:id="143" w:name="_Toc522806306"/>
      <w:bookmarkStart w:id="144" w:name="_Toc522806439"/>
      <w:bookmarkStart w:id="145" w:name="_Toc522830708"/>
      <w:bookmarkStart w:id="146" w:name="_Toc522830839"/>
      <w:bookmarkStart w:id="147" w:name="_Toc522872313"/>
      <w:bookmarkStart w:id="148" w:name="_Toc522876805"/>
      <w:bookmarkStart w:id="149" w:name="_Toc522876934"/>
      <w:bookmarkStart w:id="150" w:name="_Toc523129348"/>
      <w:bookmarkStart w:id="151" w:name="_Toc523134580"/>
      <w:bookmarkStart w:id="152" w:name="_Toc523135380"/>
      <w:bookmarkStart w:id="153" w:name="_Toc523748977"/>
      <w:bookmarkStart w:id="154" w:name="_Toc523840681"/>
      <w:bookmarkStart w:id="155" w:name="_Toc524012171"/>
      <w:bookmarkStart w:id="156" w:name="_Toc524424974"/>
      <w:bookmarkStart w:id="157" w:name="_Toc524539748"/>
      <w:bookmarkStart w:id="158" w:name="_Toc524972715"/>
      <w:bookmarkStart w:id="159" w:name="_Toc524972844"/>
      <w:bookmarkStart w:id="160" w:name="_Toc525631717"/>
      <w:bookmarkStart w:id="161" w:name="_Toc525631846"/>
      <w:bookmarkStart w:id="162" w:name="_Toc525636338"/>
      <w:bookmarkStart w:id="163" w:name="_Toc525636467"/>
      <w:bookmarkStart w:id="164" w:name="_Toc37447339"/>
      <w:bookmarkStart w:id="165" w:name="_Toc38890296"/>
      <w:bookmarkStart w:id="166" w:name="_Toc522714224"/>
      <w:bookmarkStart w:id="167" w:name="_Toc522793357"/>
      <w:bookmarkStart w:id="168" w:name="_Toc522806041"/>
      <w:bookmarkStart w:id="169" w:name="_Toc522806174"/>
      <w:bookmarkStart w:id="170" w:name="_Toc522806307"/>
      <w:bookmarkStart w:id="171" w:name="_Toc522806440"/>
      <w:bookmarkStart w:id="172" w:name="_Toc522830709"/>
      <w:bookmarkStart w:id="173" w:name="_Toc522830840"/>
      <w:bookmarkStart w:id="174" w:name="_Toc522872314"/>
      <w:bookmarkStart w:id="175" w:name="_Toc522876806"/>
      <w:bookmarkStart w:id="176" w:name="_Toc522876935"/>
      <w:bookmarkStart w:id="177" w:name="_Toc523129349"/>
      <w:bookmarkStart w:id="178" w:name="_Toc523134581"/>
      <w:bookmarkStart w:id="179" w:name="_Toc523135381"/>
      <w:bookmarkStart w:id="180" w:name="_Toc523748978"/>
      <w:bookmarkStart w:id="181" w:name="_Toc523840682"/>
      <w:bookmarkStart w:id="182" w:name="_Toc524012172"/>
      <w:bookmarkStart w:id="183" w:name="_Toc524424975"/>
      <w:bookmarkStart w:id="184" w:name="_Toc524539749"/>
      <w:bookmarkStart w:id="185" w:name="_Toc524972716"/>
      <w:bookmarkStart w:id="186" w:name="_Toc524972845"/>
      <w:bookmarkStart w:id="187" w:name="_Toc525631718"/>
      <w:bookmarkStart w:id="188" w:name="_Toc525631847"/>
      <w:bookmarkStart w:id="189" w:name="_Toc525636339"/>
      <w:bookmarkStart w:id="190" w:name="_Toc525636468"/>
      <w:bookmarkStart w:id="191" w:name="_Toc37447340"/>
      <w:bookmarkStart w:id="192" w:name="_Toc38890297"/>
      <w:bookmarkStart w:id="193" w:name="_Toc522714225"/>
      <w:bookmarkStart w:id="194" w:name="_Toc522793358"/>
      <w:bookmarkStart w:id="195" w:name="_Toc522806042"/>
      <w:bookmarkStart w:id="196" w:name="_Toc522806175"/>
      <w:bookmarkStart w:id="197" w:name="_Toc522806308"/>
      <w:bookmarkStart w:id="198" w:name="_Toc522806441"/>
      <w:bookmarkStart w:id="199" w:name="_Toc522830710"/>
      <w:bookmarkStart w:id="200" w:name="_Toc522830841"/>
      <w:bookmarkStart w:id="201" w:name="_Toc522872315"/>
      <w:bookmarkStart w:id="202" w:name="_Toc522876807"/>
      <w:bookmarkStart w:id="203" w:name="_Toc522876936"/>
      <w:bookmarkStart w:id="204" w:name="_Toc523129350"/>
      <w:bookmarkStart w:id="205" w:name="_Toc523134582"/>
      <w:bookmarkStart w:id="206" w:name="_Toc523135382"/>
      <w:bookmarkStart w:id="207" w:name="_Toc523748979"/>
      <w:bookmarkStart w:id="208" w:name="_Toc523840683"/>
      <w:bookmarkStart w:id="209" w:name="_Toc524012173"/>
      <w:bookmarkStart w:id="210" w:name="_Toc524424976"/>
      <w:bookmarkStart w:id="211" w:name="_Toc524539750"/>
      <w:bookmarkStart w:id="212" w:name="_Toc524972717"/>
      <w:bookmarkStart w:id="213" w:name="_Toc524972846"/>
      <w:bookmarkStart w:id="214" w:name="_Toc525631719"/>
      <w:bookmarkStart w:id="215" w:name="_Toc525631848"/>
      <w:bookmarkStart w:id="216" w:name="_Toc525636340"/>
      <w:bookmarkStart w:id="217" w:name="_Toc525636469"/>
      <w:bookmarkStart w:id="218" w:name="_Toc37447341"/>
      <w:bookmarkStart w:id="219" w:name="_Toc38890298"/>
      <w:bookmarkStart w:id="220" w:name="_Toc522714226"/>
      <w:bookmarkStart w:id="221" w:name="_Toc522793359"/>
      <w:bookmarkStart w:id="222" w:name="_Toc522806043"/>
      <w:bookmarkStart w:id="223" w:name="_Toc522806176"/>
      <w:bookmarkStart w:id="224" w:name="_Toc522806309"/>
      <w:bookmarkStart w:id="225" w:name="_Toc522806442"/>
      <w:bookmarkStart w:id="226" w:name="_Toc522830711"/>
      <w:bookmarkStart w:id="227" w:name="_Toc522830842"/>
      <w:bookmarkStart w:id="228" w:name="_Toc522872316"/>
      <w:bookmarkStart w:id="229" w:name="_Toc522876808"/>
      <w:bookmarkStart w:id="230" w:name="_Toc522876937"/>
      <w:bookmarkStart w:id="231" w:name="_Toc523129351"/>
      <w:bookmarkStart w:id="232" w:name="_Toc523134583"/>
      <w:bookmarkStart w:id="233" w:name="_Toc523135383"/>
      <w:bookmarkStart w:id="234" w:name="_Toc523748980"/>
      <w:bookmarkStart w:id="235" w:name="_Toc523840684"/>
      <w:bookmarkStart w:id="236" w:name="_Toc524012174"/>
      <w:bookmarkStart w:id="237" w:name="_Toc524424977"/>
      <w:bookmarkStart w:id="238" w:name="_Toc524539751"/>
      <w:bookmarkStart w:id="239" w:name="_Toc524972718"/>
      <w:bookmarkStart w:id="240" w:name="_Toc524972847"/>
      <w:bookmarkStart w:id="241" w:name="_Toc525631720"/>
      <w:bookmarkStart w:id="242" w:name="_Toc525631849"/>
      <w:bookmarkStart w:id="243" w:name="_Toc525636341"/>
      <w:bookmarkStart w:id="244" w:name="_Toc525636470"/>
      <w:bookmarkStart w:id="245" w:name="_Toc37447342"/>
      <w:bookmarkStart w:id="246" w:name="_Toc38890299"/>
      <w:bookmarkStart w:id="247" w:name="_Toc522714227"/>
      <w:bookmarkStart w:id="248" w:name="_Toc522793360"/>
      <w:bookmarkStart w:id="249" w:name="_Toc522806044"/>
      <w:bookmarkStart w:id="250" w:name="_Toc522806177"/>
      <w:bookmarkStart w:id="251" w:name="_Toc522806310"/>
      <w:bookmarkStart w:id="252" w:name="_Toc522806443"/>
      <w:bookmarkStart w:id="253" w:name="_Toc522830712"/>
      <w:bookmarkStart w:id="254" w:name="_Toc522830843"/>
      <w:bookmarkStart w:id="255" w:name="_Toc522872317"/>
      <w:bookmarkStart w:id="256" w:name="_Toc522876809"/>
      <w:bookmarkStart w:id="257" w:name="_Toc522876938"/>
      <w:bookmarkStart w:id="258" w:name="_Toc523129352"/>
      <w:bookmarkStart w:id="259" w:name="_Toc523134584"/>
      <w:bookmarkStart w:id="260" w:name="_Toc523135384"/>
      <w:bookmarkStart w:id="261" w:name="_Toc523748981"/>
      <w:bookmarkStart w:id="262" w:name="_Toc523840685"/>
      <w:bookmarkStart w:id="263" w:name="_Toc524012175"/>
      <w:bookmarkStart w:id="264" w:name="_Toc524424978"/>
      <w:bookmarkStart w:id="265" w:name="_Toc524539752"/>
      <w:bookmarkStart w:id="266" w:name="_Toc524972719"/>
      <w:bookmarkStart w:id="267" w:name="_Toc524972848"/>
      <w:bookmarkStart w:id="268" w:name="_Toc525631721"/>
      <w:bookmarkStart w:id="269" w:name="_Toc525631850"/>
      <w:bookmarkStart w:id="270" w:name="_Toc525636342"/>
      <w:bookmarkStart w:id="271" w:name="_Toc525636471"/>
      <w:bookmarkStart w:id="272" w:name="_Toc37447343"/>
      <w:bookmarkStart w:id="273" w:name="_Toc38890300"/>
      <w:bookmarkStart w:id="274" w:name="_Toc522714228"/>
      <w:bookmarkStart w:id="275" w:name="_Toc522793361"/>
      <w:bookmarkStart w:id="276" w:name="_Toc522806045"/>
      <w:bookmarkStart w:id="277" w:name="_Toc522806178"/>
      <w:bookmarkStart w:id="278" w:name="_Toc522806311"/>
      <w:bookmarkStart w:id="279" w:name="_Toc522806444"/>
      <w:bookmarkStart w:id="280" w:name="_Toc522830713"/>
      <w:bookmarkStart w:id="281" w:name="_Toc522830844"/>
      <w:bookmarkStart w:id="282" w:name="_Toc522872318"/>
      <w:bookmarkStart w:id="283" w:name="_Toc522876810"/>
      <w:bookmarkStart w:id="284" w:name="_Toc522876939"/>
      <w:bookmarkStart w:id="285" w:name="_Toc523129353"/>
      <w:bookmarkStart w:id="286" w:name="_Toc523134585"/>
      <w:bookmarkStart w:id="287" w:name="_Toc523135385"/>
      <w:bookmarkStart w:id="288" w:name="_Toc523748982"/>
      <w:bookmarkStart w:id="289" w:name="_Toc523840686"/>
      <w:bookmarkStart w:id="290" w:name="_Toc524012176"/>
      <w:bookmarkStart w:id="291" w:name="_Toc524424979"/>
      <w:bookmarkStart w:id="292" w:name="_Toc524539753"/>
      <w:bookmarkStart w:id="293" w:name="_Toc524972720"/>
      <w:bookmarkStart w:id="294" w:name="_Toc524972849"/>
      <w:bookmarkStart w:id="295" w:name="_Toc525631722"/>
      <w:bookmarkStart w:id="296" w:name="_Toc525631851"/>
      <w:bookmarkStart w:id="297" w:name="_Toc525636343"/>
      <w:bookmarkStart w:id="298" w:name="_Toc525636472"/>
      <w:bookmarkStart w:id="299" w:name="_Toc37447344"/>
      <w:bookmarkStart w:id="300" w:name="_Toc38890301"/>
      <w:bookmarkStart w:id="301" w:name="_Toc519603020"/>
      <w:bookmarkStart w:id="302" w:name="_Toc521512720"/>
      <w:bookmarkStart w:id="303" w:name="_Toc522014201"/>
      <w:bookmarkStart w:id="304" w:name="_Toc38890302"/>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r w:rsidRPr="0085589C">
        <w:t>Описание бизнес-процесса ПП-07.03.03.01-ERP Выполнение и фактический учет воздействий</w:t>
      </w:r>
      <w:bookmarkEnd w:id="301"/>
      <w:bookmarkEnd w:id="302"/>
      <w:bookmarkEnd w:id="303"/>
      <w:bookmarkEnd w:id="304"/>
    </w:p>
    <w:p w14:paraId="347C8242" w14:textId="3AE1FECB" w:rsidR="009E28A6" w:rsidRPr="00B14753" w:rsidRDefault="009E28A6" w:rsidP="009E28A6">
      <w:pPr>
        <w:suppressAutoHyphens/>
        <w:spacing w:after="240" w:line="276" w:lineRule="auto"/>
        <w:ind w:firstLine="567"/>
        <w:rPr>
          <w:rFonts w:ascii="Arial" w:hAnsi="Arial" w:cs="Arial"/>
        </w:rPr>
      </w:pPr>
      <w:r w:rsidRPr="00B14753">
        <w:rPr>
          <w:rFonts w:ascii="Arial" w:hAnsi="Arial" w:cs="Arial"/>
        </w:rPr>
        <w:t>Бизнес-процесс описывает последовательность действий по отражению выполнения мероприятий ТОиР с момента окончания формирования недельно-суточного плана мероприятий до закрытия заказов ТОРО</w:t>
      </w:r>
      <w:ins w:id="305" w:author="Попова Дарья" w:date="2020-07-24T11:07:00Z">
        <w:r w:rsidR="0029174E">
          <w:rPr>
            <w:rFonts w:ascii="Arial" w:hAnsi="Arial" w:cs="Arial"/>
          </w:rPr>
          <w:t>, сетевых графиков</w:t>
        </w:r>
      </w:ins>
      <w:r w:rsidRPr="00B14753">
        <w:rPr>
          <w:rFonts w:ascii="Arial" w:hAnsi="Arial" w:cs="Arial"/>
        </w:rPr>
        <w:t xml:space="preserve">. </w:t>
      </w:r>
    </w:p>
    <w:p w14:paraId="279DF259" w14:textId="0AF885F8" w:rsidR="009E28A6" w:rsidRPr="00151D6A" w:rsidRDefault="009E28A6" w:rsidP="009E28A6">
      <w:pPr>
        <w:suppressAutoHyphens/>
        <w:spacing w:after="240" w:line="276" w:lineRule="auto"/>
        <w:ind w:firstLine="567"/>
        <w:rPr>
          <w:rFonts w:ascii="Arial" w:hAnsi="Arial" w:cs="Arial"/>
        </w:rPr>
      </w:pPr>
      <w:r w:rsidRPr="00B14753">
        <w:rPr>
          <w:rFonts w:ascii="Arial" w:hAnsi="Arial" w:cs="Arial"/>
        </w:rPr>
        <w:t xml:space="preserve">Входящими данными для процесса являются заказы ТОРО, утвержденные в недельном плане-графике, </w:t>
      </w:r>
      <w:r w:rsidR="00EE2168">
        <w:rPr>
          <w:rFonts w:ascii="Arial" w:hAnsi="Arial" w:cs="Arial"/>
        </w:rPr>
        <w:t>план-график остановочных ремонтов</w:t>
      </w:r>
      <w:ins w:id="306" w:author="Попова Дарья" w:date="2020-07-24T11:08:00Z">
        <w:r w:rsidR="0029174E">
          <w:rPr>
            <w:rFonts w:ascii="Arial" w:hAnsi="Arial" w:cs="Arial"/>
          </w:rPr>
          <w:t>, сетевые графики для воздействий на ЗиС</w:t>
        </w:r>
      </w:ins>
      <w:r w:rsidR="00EE2168">
        <w:rPr>
          <w:rFonts w:ascii="Arial" w:hAnsi="Arial" w:cs="Arial"/>
        </w:rPr>
        <w:t xml:space="preserve"> и </w:t>
      </w:r>
      <w:r w:rsidRPr="00B14753">
        <w:rPr>
          <w:rFonts w:ascii="Arial" w:hAnsi="Arial" w:cs="Arial"/>
        </w:rPr>
        <w:t>документы, фиксирующие факт поступления необходимых для проведения мероприятий МТР на склад МОЛа.</w:t>
      </w:r>
    </w:p>
    <w:p w14:paraId="71670809" w14:textId="77777777" w:rsidR="009E28A6" w:rsidRPr="00B14753" w:rsidRDefault="009E28A6" w:rsidP="009E28A6">
      <w:pPr>
        <w:suppressAutoHyphens/>
        <w:spacing w:after="120" w:line="276" w:lineRule="auto"/>
        <w:ind w:firstLine="567"/>
        <w:rPr>
          <w:rFonts w:ascii="Arial" w:hAnsi="Arial" w:cs="Arial"/>
        </w:rPr>
      </w:pPr>
      <w:r w:rsidRPr="00B14753">
        <w:rPr>
          <w:rFonts w:ascii="Arial" w:hAnsi="Arial" w:cs="Arial"/>
        </w:rPr>
        <w:t>Основными операциями процесса являются:</w:t>
      </w:r>
    </w:p>
    <w:p w14:paraId="18AC3AF5" w14:textId="0908D368" w:rsidR="009E28A6" w:rsidRPr="00B14753" w:rsidRDefault="009E28A6" w:rsidP="009E28A6">
      <w:pPr>
        <w:suppressAutoHyphens/>
        <w:spacing w:after="120" w:line="276" w:lineRule="auto"/>
        <w:ind w:firstLine="567"/>
        <w:rPr>
          <w:rFonts w:ascii="Arial" w:hAnsi="Arial" w:cs="Arial"/>
        </w:rPr>
      </w:pPr>
      <w:r w:rsidRPr="00B14753">
        <w:rPr>
          <w:rFonts w:ascii="Arial" w:hAnsi="Arial" w:cs="Arial"/>
        </w:rPr>
        <w:t xml:space="preserve">- проверка наличия опасных работ, оформление запроса на наряд-допуск и выдача ежесменных заданий Инженером ТОиР </w:t>
      </w:r>
      <w:r w:rsidR="00875722">
        <w:rPr>
          <w:rFonts w:ascii="Arial" w:hAnsi="Arial" w:cs="Arial"/>
        </w:rPr>
        <w:t>УО</w:t>
      </w:r>
      <w:r w:rsidRPr="00B14753">
        <w:rPr>
          <w:rFonts w:ascii="Arial" w:hAnsi="Arial" w:cs="Arial"/>
        </w:rPr>
        <w:t>,</w:t>
      </w:r>
    </w:p>
    <w:p w14:paraId="225E7BE2" w14:textId="32A30191" w:rsidR="009E28A6" w:rsidRPr="00B14753" w:rsidRDefault="009E28A6" w:rsidP="009E28A6">
      <w:pPr>
        <w:suppressAutoHyphens/>
        <w:spacing w:after="120" w:line="276" w:lineRule="auto"/>
        <w:ind w:firstLine="567"/>
        <w:rPr>
          <w:rFonts w:ascii="Arial" w:hAnsi="Arial" w:cs="Arial"/>
        </w:rPr>
      </w:pPr>
      <w:r w:rsidRPr="00B14753">
        <w:rPr>
          <w:rFonts w:ascii="Arial" w:hAnsi="Arial" w:cs="Arial"/>
        </w:rPr>
        <w:t xml:space="preserve">- получение МТР, приемка оборудования из эксплуатации, выполнение работ и отражение затраченного времени </w:t>
      </w:r>
      <w:r w:rsidRPr="00CA41A4">
        <w:rPr>
          <w:rFonts w:ascii="Arial" w:hAnsi="Arial" w:cs="Arial"/>
        </w:rPr>
        <w:t>Специалист</w:t>
      </w:r>
      <w:r>
        <w:rPr>
          <w:rFonts w:ascii="Arial" w:hAnsi="Arial" w:cs="Arial"/>
        </w:rPr>
        <w:t>ом</w:t>
      </w:r>
      <w:r w:rsidRPr="00CA41A4">
        <w:rPr>
          <w:rFonts w:ascii="Arial" w:hAnsi="Arial" w:cs="Arial"/>
        </w:rPr>
        <w:t xml:space="preserve"> по учету трудозатрат ТОиР </w:t>
      </w:r>
      <w:r w:rsidR="00875722">
        <w:rPr>
          <w:rFonts w:ascii="Arial" w:hAnsi="Arial" w:cs="Arial"/>
        </w:rPr>
        <w:t>УО</w:t>
      </w:r>
      <w:r w:rsidRPr="00B14753">
        <w:rPr>
          <w:rFonts w:ascii="Arial" w:hAnsi="Arial" w:cs="Arial"/>
        </w:rPr>
        <w:t>,</w:t>
      </w:r>
      <w:r>
        <w:rPr>
          <w:rFonts w:ascii="Arial" w:hAnsi="Arial" w:cs="Arial"/>
        </w:rPr>
        <w:t xml:space="preserve"> </w:t>
      </w:r>
    </w:p>
    <w:p w14:paraId="1DC34D64" w14:textId="7B3834DC" w:rsidR="009E28A6" w:rsidRPr="00B14753" w:rsidRDefault="009E28A6" w:rsidP="009E28A6">
      <w:pPr>
        <w:suppressAutoHyphens/>
        <w:spacing w:after="120" w:line="276" w:lineRule="auto"/>
        <w:ind w:firstLine="567"/>
        <w:rPr>
          <w:rFonts w:ascii="Arial" w:hAnsi="Arial" w:cs="Arial"/>
        </w:rPr>
      </w:pPr>
      <w:r w:rsidRPr="00B14753">
        <w:rPr>
          <w:rFonts w:ascii="Arial" w:hAnsi="Arial" w:cs="Arial"/>
        </w:rPr>
        <w:t>- приемка оборудования</w:t>
      </w:r>
      <w:ins w:id="307" w:author="Попова Дарья" w:date="2020-07-24T11:09:00Z">
        <w:r w:rsidR="0029174E">
          <w:rPr>
            <w:rFonts w:ascii="Arial" w:hAnsi="Arial" w:cs="Arial"/>
          </w:rPr>
          <w:t>/ ЗиС</w:t>
        </w:r>
      </w:ins>
      <w:r w:rsidRPr="00B14753">
        <w:rPr>
          <w:rFonts w:ascii="Arial" w:hAnsi="Arial" w:cs="Arial"/>
        </w:rPr>
        <w:t xml:space="preserve"> в эксплуатацию Комиссией БЕ Управление,</w:t>
      </w:r>
    </w:p>
    <w:p w14:paraId="687CC952" w14:textId="327FE7C6" w:rsidR="009E28A6" w:rsidRPr="00A6041F" w:rsidRDefault="009E28A6" w:rsidP="009E28A6">
      <w:pPr>
        <w:suppressAutoHyphens/>
        <w:spacing w:after="120" w:line="276" w:lineRule="auto"/>
        <w:ind w:firstLine="567"/>
        <w:rPr>
          <w:rFonts w:ascii="Arial" w:hAnsi="Arial" w:cs="Arial"/>
        </w:rPr>
      </w:pPr>
      <w:r w:rsidRPr="00B14753">
        <w:rPr>
          <w:rFonts w:ascii="Arial" w:hAnsi="Arial" w:cs="Arial"/>
        </w:rPr>
        <w:t xml:space="preserve">- подтверждение фактического количества израсходованных материалов и приемка-передача неиспользованных материалов, исполнитель – МОЛ </w:t>
      </w:r>
      <w:r w:rsidR="00875722">
        <w:rPr>
          <w:rFonts w:ascii="Arial" w:hAnsi="Arial" w:cs="Arial"/>
        </w:rPr>
        <w:t>УО</w:t>
      </w:r>
      <w:r w:rsidRPr="00B14753">
        <w:rPr>
          <w:rFonts w:ascii="Arial" w:hAnsi="Arial" w:cs="Arial"/>
        </w:rPr>
        <w:t>,</w:t>
      </w:r>
    </w:p>
    <w:p w14:paraId="16444062" w14:textId="6FEB776F" w:rsidR="009E28A6" w:rsidRPr="00B14753" w:rsidRDefault="009E28A6" w:rsidP="009E28A6">
      <w:pPr>
        <w:suppressAutoHyphens/>
        <w:spacing w:after="120" w:line="276" w:lineRule="auto"/>
        <w:ind w:firstLine="567"/>
        <w:rPr>
          <w:rFonts w:ascii="Arial" w:hAnsi="Arial" w:cs="Arial"/>
        </w:rPr>
      </w:pPr>
      <w:r w:rsidRPr="00B14753">
        <w:rPr>
          <w:rFonts w:ascii="Arial" w:hAnsi="Arial" w:cs="Arial"/>
        </w:rPr>
        <w:t xml:space="preserve">- прием акта выполненных работ </w:t>
      </w:r>
      <w:r>
        <w:rPr>
          <w:rFonts w:ascii="Arial" w:hAnsi="Arial" w:cs="Arial"/>
        </w:rPr>
        <w:t xml:space="preserve">Согласующим Акт выполненных работ </w:t>
      </w:r>
      <w:r w:rsidRPr="00B14753">
        <w:rPr>
          <w:rFonts w:ascii="Arial" w:hAnsi="Arial" w:cs="Arial"/>
        </w:rPr>
        <w:t xml:space="preserve">ТОиР </w:t>
      </w:r>
      <w:r w:rsidR="00875722">
        <w:rPr>
          <w:rFonts w:ascii="Arial" w:hAnsi="Arial" w:cs="Arial"/>
        </w:rPr>
        <w:t xml:space="preserve">УО </w:t>
      </w:r>
      <w:r w:rsidRPr="00B14753">
        <w:rPr>
          <w:rFonts w:ascii="Arial" w:hAnsi="Arial" w:cs="Arial"/>
        </w:rPr>
        <w:t>Управление, если работы выполняются подрядной организацией,</w:t>
      </w:r>
    </w:p>
    <w:p w14:paraId="5366B12A" w14:textId="5A6758E4" w:rsidR="009E28A6" w:rsidRPr="00B14753" w:rsidRDefault="009E28A6" w:rsidP="009E28A6">
      <w:pPr>
        <w:suppressAutoHyphens/>
        <w:spacing w:after="120" w:line="276" w:lineRule="auto"/>
        <w:ind w:firstLine="567"/>
        <w:rPr>
          <w:rFonts w:ascii="Arial" w:hAnsi="Arial" w:cs="Arial"/>
        </w:rPr>
      </w:pPr>
      <w:r w:rsidRPr="00B14753">
        <w:rPr>
          <w:rFonts w:ascii="Arial" w:hAnsi="Arial" w:cs="Arial"/>
        </w:rPr>
        <w:t xml:space="preserve">- ввод причины отказа, вида дефекта и закрытие сообщений о неисправности Инженером по надежности </w:t>
      </w:r>
      <w:r w:rsidR="00875722">
        <w:rPr>
          <w:rFonts w:ascii="Arial" w:hAnsi="Arial" w:cs="Arial"/>
        </w:rPr>
        <w:t>УО</w:t>
      </w:r>
      <w:r w:rsidRPr="00B14753">
        <w:rPr>
          <w:rFonts w:ascii="Arial" w:hAnsi="Arial" w:cs="Arial"/>
        </w:rPr>
        <w:t>,</w:t>
      </w:r>
    </w:p>
    <w:p w14:paraId="29E1B41C" w14:textId="77777777" w:rsidR="00505D90" w:rsidRDefault="009E28A6" w:rsidP="009E28A6">
      <w:pPr>
        <w:suppressAutoHyphens/>
        <w:spacing w:after="240" w:line="276" w:lineRule="auto"/>
        <w:ind w:firstLine="567"/>
        <w:rPr>
          <w:ins w:id="308" w:author="Попова Дарья" w:date="2020-07-24T11:20:00Z"/>
          <w:rFonts w:ascii="Arial" w:hAnsi="Arial" w:cs="Arial"/>
        </w:rPr>
      </w:pPr>
      <w:r w:rsidRPr="00B14753">
        <w:rPr>
          <w:rFonts w:ascii="Arial" w:hAnsi="Arial" w:cs="Arial"/>
        </w:rPr>
        <w:t xml:space="preserve">- ввод фактических сроков в сообщения ТОРО и техническое закрытие заказов ТОРО Планировщиком ТОиР </w:t>
      </w:r>
      <w:r w:rsidR="00875722">
        <w:rPr>
          <w:rFonts w:ascii="Arial" w:hAnsi="Arial" w:cs="Arial"/>
        </w:rPr>
        <w:t>УО</w:t>
      </w:r>
      <w:ins w:id="309" w:author="Попова Дарья" w:date="2020-07-24T11:20:00Z">
        <w:r w:rsidR="00505D90">
          <w:rPr>
            <w:rFonts w:ascii="Arial" w:hAnsi="Arial" w:cs="Arial"/>
          </w:rPr>
          <w:t>;</w:t>
        </w:r>
      </w:ins>
    </w:p>
    <w:p w14:paraId="25A76FA0" w14:textId="30E0BF94" w:rsidR="009E28A6" w:rsidRPr="00B14753" w:rsidRDefault="00505D90" w:rsidP="009E28A6">
      <w:pPr>
        <w:suppressAutoHyphens/>
        <w:spacing w:after="240" w:line="276" w:lineRule="auto"/>
        <w:ind w:firstLine="567"/>
        <w:rPr>
          <w:rFonts w:ascii="Arial" w:hAnsi="Arial" w:cs="Arial"/>
        </w:rPr>
      </w:pPr>
      <w:ins w:id="310" w:author="Попова Дарья" w:date="2020-07-24T11:20:00Z">
        <w:r>
          <w:rPr>
            <w:rFonts w:ascii="Arial" w:hAnsi="Arial" w:cs="Arial"/>
          </w:rPr>
          <w:t xml:space="preserve">- техническое закрытие сетевых графиков Планировщиком ЗиС </w:t>
        </w:r>
      </w:ins>
      <w:del w:id="311" w:author="Попова Дарья" w:date="2020-07-24T11:20:00Z">
        <w:r w:rsidR="009E28A6" w:rsidRPr="00B14753" w:rsidDel="00505D90">
          <w:rPr>
            <w:rFonts w:ascii="Arial" w:hAnsi="Arial" w:cs="Arial"/>
          </w:rPr>
          <w:delText>.</w:delText>
        </w:r>
      </w:del>
      <w:ins w:id="312" w:author="Попова Дарья" w:date="2020-07-24T11:20:00Z">
        <w:r>
          <w:rPr>
            <w:rFonts w:ascii="Arial" w:hAnsi="Arial" w:cs="Arial"/>
          </w:rPr>
          <w:t>УО.</w:t>
        </w:r>
      </w:ins>
    </w:p>
    <w:p w14:paraId="23721F06" w14:textId="178E3240" w:rsidR="009E28A6" w:rsidRPr="00B14753" w:rsidRDefault="009E28A6" w:rsidP="009E28A6">
      <w:pPr>
        <w:suppressAutoHyphens/>
        <w:spacing w:after="240" w:line="276" w:lineRule="auto"/>
        <w:ind w:firstLine="567"/>
        <w:rPr>
          <w:rFonts w:ascii="Arial" w:hAnsi="Arial" w:cs="Arial"/>
        </w:rPr>
      </w:pPr>
      <w:r w:rsidRPr="00B14753">
        <w:rPr>
          <w:rFonts w:ascii="Arial" w:hAnsi="Arial" w:cs="Arial"/>
        </w:rPr>
        <w:t xml:space="preserve">Описание шагов бизнес-процесса приведено в разделе </w:t>
      </w:r>
      <w:hyperlink w:anchor="_Описание_шагов_бизнес-процесса" w:history="1">
        <w:r w:rsidRPr="00B14753">
          <w:rPr>
            <w:rStyle w:val="aa"/>
            <w:rFonts w:ascii="Arial" w:hAnsi="Arial" w:cs="Arial"/>
          </w:rPr>
          <w:t>5.2.1 Описание шагов бизнес-процесса ПП-07.03.03.01-ERP Выполнение и фактический учет воздействий</w:t>
        </w:r>
      </w:hyperlink>
      <w:r w:rsidRPr="00B14753">
        <w:rPr>
          <w:rFonts w:ascii="Arial" w:hAnsi="Arial" w:cs="Arial"/>
        </w:rPr>
        <w:t>.</w:t>
      </w:r>
    </w:p>
    <w:p w14:paraId="6C1CF11C" w14:textId="77777777" w:rsidR="009E28A6" w:rsidRPr="00B14753" w:rsidRDefault="009E28A6" w:rsidP="009E28A6">
      <w:pPr>
        <w:pStyle w:val="a8"/>
        <w:keepNext/>
        <w:suppressAutoHyphens/>
        <w:spacing w:after="240" w:afterAutospacing="0" w:line="276" w:lineRule="auto"/>
        <w:jc w:val="right"/>
        <w:rPr>
          <w:rFonts w:ascii="Arial" w:hAnsi="Arial" w:cs="Arial"/>
          <w:b/>
          <w:sz w:val="22"/>
        </w:rPr>
      </w:pPr>
      <w:r w:rsidRPr="00B14753">
        <w:rPr>
          <w:rFonts w:ascii="Arial" w:hAnsi="Arial" w:cs="Arial"/>
          <w:b/>
          <w:sz w:val="22"/>
        </w:rPr>
        <w:lastRenderedPageBreak/>
        <w:t xml:space="preserve">Таблица </w:t>
      </w:r>
      <w:r w:rsidRPr="005F507B">
        <w:rPr>
          <w:rFonts w:ascii="Arial" w:hAnsi="Arial"/>
          <w:b/>
          <w:sz w:val="22"/>
        </w:rPr>
        <w:t>6</w:t>
      </w:r>
      <w:r w:rsidRPr="00B14753">
        <w:rPr>
          <w:rFonts w:ascii="Arial" w:hAnsi="Arial" w:cs="Arial"/>
          <w:b/>
          <w:sz w:val="22"/>
        </w:rPr>
        <w:t>. Описание бизнес-процесса ПП-07.03.03.01-ERP Выполнение и фактический учет воздействий</w:t>
      </w:r>
    </w:p>
    <w:tbl>
      <w:tblPr>
        <w:tblpPr w:leftFromText="181" w:rightFromText="181" w:vertAnchor="text" w:horzAnchor="margin" w:tblpY="1"/>
        <w:tblOverlap w:val="never"/>
        <w:tblW w:w="1019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2962"/>
        <w:gridCol w:w="7229"/>
      </w:tblGrid>
      <w:tr w:rsidR="009E28A6" w:rsidRPr="00B14753" w14:paraId="41FD321C" w14:textId="77777777" w:rsidTr="001661FB">
        <w:trPr>
          <w:cantSplit/>
          <w:trHeight w:val="396"/>
          <w:tblHeader/>
        </w:trPr>
        <w:tc>
          <w:tcPr>
            <w:tcW w:w="2962" w:type="dxa"/>
            <w:shd w:val="clear" w:color="auto" w:fill="FFC000"/>
          </w:tcPr>
          <w:p w14:paraId="2D5AA766" w14:textId="77777777" w:rsidR="009E28A6" w:rsidRPr="00B14753" w:rsidRDefault="009E28A6" w:rsidP="001661FB">
            <w:pPr>
              <w:suppressAutoHyphens/>
              <w:rPr>
                <w:rFonts w:ascii="Arial" w:hAnsi="Arial" w:cs="Arial"/>
                <w:sz w:val="20"/>
                <w:szCs w:val="20"/>
              </w:rPr>
            </w:pPr>
            <w:r w:rsidRPr="00B14753">
              <w:rPr>
                <w:rFonts w:ascii="Arial" w:hAnsi="Arial" w:cs="Arial"/>
                <w:sz w:val="20"/>
                <w:szCs w:val="20"/>
              </w:rPr>
              <w:t>Код бизнес-процесса</w:t>
            </w:r>
          </w:p>
        </w:tc>
        <w:tc>
          <w:tcPr>
            <w:tcW w:w="7229" w:type="dxa"/>
            <w:vAlign w:val="bottom"/>
          </w:tcPr>
          <w:p w14:paraId="09D4C102"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ПП-07.03.03.01-</w:t>
            </w:r>
            <w:r w:rsidRPr="00B14753">
              <w:rPr>
                <w:rFonts w:ascii="Arial" w:hAnsi="Arial" w:cs="Arial"/>
                <w:color w:val="000000"/>
                <w:sz w:val="20"/>
                <w:szCs w:val="20"/>
                <w:lang w:val="en-US" w:eastAsia="ru-RU"/>
              </w:rPr>
              <w:t>ERP</w:t>
            </w:r>
            <w:r w:rsidRPr="00B14753">
              <w:rPr>
                <w:rFonts w:ascii="Arial" w:hAnsi="Arial" w:cs="Arial"/>
                <w:color w:val="000000"/>
                <w:sz w:val="20"/>
                <w:szCs w:val="20"/>
                <w:lang w:eastAsia="ru-RU"/>
              </w:rPr>
              <w:t xml:space="preserve"> Выполнение и фактический учет воздействий</w:t>
            </w:r>
          </w:p>
        </w:tc>
      </w:tr>
      <w:tr w:rsidR="009E28A6" w:rsidRPr="00B14753" w14:paraId="78F6D62F" w14:textId="77777777" w:rsidTr="001661FB">
        <w:trPr>
          <w:cantSplit/>
          <w:trHeight w:val="290"/>
        </w:trPr>
        <w:tc>
          <w:tcPr>
            <w:tcW w:w="2962" w:type="dxa"/>
            <w:shd w:val="clear" w:color="auto" w:fill="FFC000"/>
          </w:tcPr>
          <w:p w14:paraId="2978217B" w14:textId="77777777" w:rsidR="009E28A6" w:rsidRPr="00B14753" w:rsidRDefault="009E28A6" w:rsidP="001661FB">
            <w:pPr>
              <w:suppressAutoHyphens/>
              <w:rPr>
                <w:rFonts w:ascii="Arial" w:hAnsi="Arial" w:cs="Arial"/>
                <w:sz w:val="20"/>
                <w:szCs w:val="20"/>
              </w:rPr>
            </w:pPr>
            <w:r w:rsidRPr="00B14753">
              <w:rPr>
                <w:rFonts w:ascii="Arial" w:hAnsi="Arial" w:cs="Arial"/>
                <w:sz w:val="20"/>
                <w:szCs w:val="20"/>
              </w:rPr>
              <w:t>Цель бизнес-процесса</w:t>
            </w:r>
          </w:p>
        </w:tc>
        <w:tc>
          <w:tcPr>
            <w:tcW w:w="7229" w:type="dxa"/>
            <w:vAlign w:val="bottom"/>
          </w:tcPr>
          <w:p w14:paraId="00A94633" w14:textId="5C3DCDC5" w:rsidR="009E28A6" w:rsidRPr="00975920" w:rsidRDefault="009E28A6" w:rsidP="001661FB">
            <w:pPr>
              <w:suppressAutoHyphens/>
              <w:jc w:val="left"/>
              <w:rPr>
                <w:rFonts w:ascii="Arial" w:hAnsi="Arial" w:cs="Arial"/>
                <w:color w:val="000000"/>
                <w:sz w:val="20"/>
                <w:szCs w:val="20"/>
                <w:lang w:eastAsia="ru-RU"/>
              </w:rPr>
            </w:pPr>
            <w:r>
              <w:rPr>
                <w:rFonts w:ascii="Arial" w:hAnsi="Arial" w:cs="Arial"/>
                <w:color w:val="000000"/>
                <w:sz w:val="20"/>
                <w:szCs w:val="20"/>
                <w:lang w:eastAsia="ru-RU"/>
              </w:rPr>
              <w:t xml:space="preserve">Описание принципов и способов отражения в системе </w:t>
            </w:r>
            <w:r>
              <w:rPr>
                <w:rFonts w:ascii="Arial" w:hAnsi="Arial" w:cs="Arial"/>
                <w:color w:val="000000"/>
                <w:sz w:val="20"/>
                <w:szCs w:val="20"/>
                <w:lang w:val="en-US" w:eastAsia="ru-RU"/>
              </w:rPr>
              <w:t>SAP</w:t>
            </w:r>
            <w:r w:rsidRPr="00975920">
              <w:rPr>
                <w:rFonts w:ascii="Arial" w:hAnsi="Arial" w:cs="Arial"/>
                <w:color w:val="000000"/>
                <w:sz w:val="20"/>
                <w:szCs w:val="20"/>
                <w:lang w:eastAsia="ru-RU"/>
              </w:rPr>
              <w:t xml:space="preserve"> </w:t>
            </w:r>
            <w:r>
              <w:rPr>
                <w:rFonts w:ascii="Arial" w:hAnsi="Arial" w:cs="Arial"/>
                <w:color w:val="000000"/>
                <w:sz w:val="20"/>
                <w:szCs w:val="20"/>
                <w:lang w:val="en-US" w:eastAsia="ru-RU"/>
              </w:rPr>
              <w:t>S</w:t>
            </w:r>
            <w:r w:rsidRPr="00975920">
              <w:rPr>
                <w:rFonts w:ascii="Arial" w:hAnsi="Arial" w:cs="Arial"/>
                <w:color w:val="000000"/>
                <w:sz w:val="20"/>
                <w:szCs w:val="20"/>
                <w:lang w:eastAsia="ru-RU"/>
              </w:rPr>
              <w:t xml:space="preserve">/4 </w:t>
            </w:r>
            <w:r>
              <w:rPr>
                <w:rFonts w:ascii="Arial" w:hAnsi="Arial" w:cs="Arial"/>
                <w:color w:val="000000"/>
                <w:sz w:val="20"/>
                <w:szCs w:val="20"/>
                <w:lang w:val="en-US" w:eastAsia="ru-RU"/>
              </w:rPr>
              <w:t>HANA</w:t>
            </w:r>
            <w:r w:rsidRPr="00975920">
              <w:rPr>
                <w:rFonts w:ascii="Arial" w:hAnsi="Arial" w:cs="Arial"/>
                <w:color w:val="000000"/>
                <w:sz w:val="20"/>
                <w:szCs w:val="20"/>
                <w:lang w:eastAsia="ru-RU"/>
              </w:rPr>
              <w:t xml:space="preserve"> </w:t>
            </w:r>
            <w:r>
              <w:rPr>
                <w:rFonts w:ascii="Arial" w:hAnsi="Arial" w:cs="Arial"/>
                <w:color w:val="000000"/>
                <w:sz w:val="20"/>
                <w:szCs w:val="20"/>
                <w:lang w:eastAsia="ru-RU"/>
              </w:rPr>
              <w:t>фактического выполнения мероприятий ТОиР</w:t>
            </w:r>
          </w:p>
        </w:tc>
      </w:tr>
      <w:tr w:rsidR="009E28A6" w:rsidRPr="00B14753" w14:paraId="06A13981" w14:textId="77777777" w:rsidTr="001661FB">
        <w:trPr>
          <w:cantSplit/>
          <w:trHeight w:val="290"/>
        </w:trPr>
        <w:tc>
          <w:tcPr>
            <w:tcW w:w="2962" w:type="dxa"/>
            <w:shd w:val="clear" w:color="auto" w:fill="FFC000"/>
          </w:tcPr>
          <w:p w14:paraId="3083CA1A" w14:textId="77777777" w:rsidR="009E28A6" w:rsidRPr="00B14753" w:rsidRDefault="009E28A6" w:rsidP="001661FB">
            <w:pPr>
              <w:suppressAutoHyphens/>
              <w:rPr>
                <w:rFonts w:ascii="Arial" w:hAnsi="Arial" w:cs="Arial"/>
                <w:sz w:val="20"/>
                <w:szCs w:val="20"/>
              </w:rPr>
            </w:pPr>
            <w:r w:rsidRPr="00B14753">
              <w:rPr>
                <w:rFonts w:ascii="Arial" w:hAnsi="Arial" w:cs="Arial"/>
                <w:sz w:val="20"/>
                <w:szCs w:val="20"/>
              </w:rPr>
              <w:t>Периодичность</w:t>
            </w:r>
          </w:p>
        </w:tc>
        <w:tc>
          <w:tcPr>
            <w:tcW w:w="7229" w:type="dxa"/>
            <w:vAlign w:val="bottom"/>
          </w:tcPr>
          <w:p w14:paraId="4AED2495"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sz w:val="20"/>
                <w:szCs w:val="20"/>
              </w:rPr>
              <w:t>Ежедневно, еженедельно</w:t>
            </w:r>
          </w:p>
        </w:tc>
      </w:tr>
      <w:tr w:rsidR="009E28A6" w:rsidRPr="00B14753" w14:paraId="572471D9" w14:textId="77777777" w:rsidTr="001661FB">
        <w:trPr>
          <w:cantSplit/>
          <w:trHeight w:val="293"/>
        </w:trPr>
        <w:tc>
          <w:tcPr>
            <w:tcW w:w="2962" w:type="dxa"/>
            <w:shd w:val="clear" w:color="auto" w:fill="FFC000"/>
          </w:tcPr>
          <w:p w14:paraId="7227C760"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Предваряющие связанные процессы</w:t>
            </w:r>
          </w:p>
        </w:tc>
        <w:tc>
          <w:tcPr>
            <w:tcW w:w="7229" w:type="dxa"/>
            <w:vAlign w:val="bottom"/>
          </w:tcPr>
          <w:p w14:paraId="18E3FA6C" w14:textId="2A60567E" w:rsidR="00825D55" w:rsidRPr="00825D55" w:rsidRDefault="00825D55" w:rsidP="001661FB">
            <w:pPr>
              <w:suppressAutoHyphens/>
              <w:jc w:val="left"/>
              <w:rPr>
                <w:rFonts w:ascii="Arial" w:hAnsi="Arial" w:cs="Arial"/>
                <w:color w:val="000000"/>
                <w:sz w:val="20"/>
                <w:szCs w:val="20"/>
                <w:lang w:eastAsia="ru-RU"/>
              </w:rPr>
            </w:pPr>
            <w:r>
              <w:rPr>
                <w:rFonts w:ascii="Arial" w:hAnsi="Arial" w:cs="Arial"/>
                <w:color w:val="000000"/>
                <w:sz w:val="20"/>
                <w:szCs w:val="20"/>
                <w:lang w:eastAsia="ru-RU"/>
              </w:rPr>
              <w:t>ПП-07.02.03.02-</w:t>
            </w:r>
            <w:r>
              <w:rPr>
                <w:rFonts w:ascii="Arial" w:hAnsi="Arial" w:cs="Arial"/>
                <w:color w:val="000000"/>
                <w:sz w:val="20"/>
                <w:szCs w:val="20"/>
                <w:lang w:val="en-US" w:eastAsia="ru-RU"/>
              </w:rPr>
              <w:t>ERP</w:t>
            </w:r>
            <w:r w:rsidRPr="00EB4BA5">
              <w:rPr>
                <w:rFonts w:ascii="Arial" w:hAnsi="Arial" w:cs="Arial"/>
                <w:color w:val="000000"/>
                <w:sz w:val="20"/>
                <w:szCs w:val="20"/>
                <w:lang w:eastAsia="ru-RU"/>
              </w:rPr>
              <w:t xml:space="preserve"> </w:t>
            </w:r>
            <w:r>
              <w:rPr>
                <w:rFonts w:ascii="Arial" w:hAnsi="Arial" w:cs="Arial"/>
                <w:color w:val="000000"/>
                <w:sz w:val="20"/>
                <w:szCs w:val="20"/>
                <w:lang w:eastAsia="ru-RU"/>
              </w:rPr>
              <w:t>Планирование остановочных ремонтов</w:t>
            </w:r>
          </w:p>
          <w:p w14:paraId="7B18B2F2" w14:textId="46B495CF"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ПП-07.03.02-</w:t>
            </w:r>
            <w:r w:rsidRPr="00B14753">
              <w:rPr>
                <w:rFonts w:ascii="Arial" w:hAnsi="Arial" w:cs="Arial"/>
                <w:color w:val="000000"/>
                <w:sz w:val="20"/>
                <w:szCs w:val="20"/>
                <w:lang w:val="en-US" w:eastAsia="ru-RU"/>
              </w:rPr>
              <w:t>ERP</w:t>
            </w:r>
            <w:r w:rsidRPr="00B14753">
              <w:rPr>
                <w:rFonts w:ascii="Arial" w:hAnsi="Arial" w:cs="Arial"/>
                <w:color w:val="000000"/>
                <w:sz w:val="20"/>
                <w:szCs w:val="20"/>
                <w:lang w:eastAsia="ru-RU"/>
              </w:rPr>
              <w:t xml:space="preserve"> Недельно-суточное планирование воздействий на производственные активы</w:t>
            </w:r>
          </w:p>
          <w:p w14:paraId="7D95DE87"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ПП-07.03.03.03-</w:t>
            </w:r>
            <w:r w:rsidRPr="00B14753">
              <w:rPr>
                <w:rFonts w:ascii="Arial" w:hAnsi="Arial" w:cs="Arial"/>
                <w:color w:val="000000"/>
                <w:sz w:val="20"/>
                <w:szCs w:val="20"/>
                <w:lang w:val="en-US" w:eastAsia="ru-RU"/>
              </w:rPr>
              <w:t>ERP</w:t>
            </w:r>
            <w:r w:rsidRPr="00B14753">
              <w:rPr>
                <w:rFonts w:ascii="Arial" w:hAnsi="Arial" w:cs="Arial"/>
                <w:color w:val="000000"/>
                <w:sz w:val="20"/>
                <w:szCs w:val="20"/>
                <w:lang w:eastAsia="ru-RU"/>
              </w:rPr>
              <w:t xml:space="preserve"> Управление аварийными воздействиями ТОиР критичного оборудования</w:t>
            </w:r>
          </w:p>
          <w:p w14:paraId="7986E18B"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ПП-10.07.03.01-</w:t>
            </w:r>
            <w:r w:rsidRPr="00B14753">
              <w:rPr>
                <w:rFonts w:ascii="Arial" w:hAnsi="Arial" w:cs="Arial"/>
                <w:color w:val="000000"/>
                <w:sz w:val="20"/>
                <w:szCs w:val="20"/>
                <w:lang w:val="en-US" w:eastAsia="ru-RU"/>
              </w:rPr>
              <w:t>ERP</w:t>
            </w:r>
            <w:r w:rsidRPr="00B14753">
              <w:rPr>
                <w:rFonts w:ascii="Arial" w:hAnsi="Arial" w:cs="Arial"/>
                <w:color w:val="000000"/>
                <w:sz w:val="20"/>
                <w:szCs w:val="20"/>
                <w:lang w:eastAsia="ru-RU"/>
              </w:rPr>
              <w:t xml:space="preserve"> Приемка и размещение МТР на складе</w:t>
            </w:r>
          </w:p>
          <w:p w14:paraId="46877F1E"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ПП-11.03.01-</w:t>
            </w:r>
            <w:r w:rsidRPr="00B14753">
              <w:rPr>
                <w:rFonts w:ascii="Arial" w:hAnsi="Arial" w:cs="Arial"/>
                <w:color w:val="000000"/>
                <w:sz w:val="20"/>
                <w:szCs w:val="20"/>
                <w:lang w:val="en-US" w:eastAsia="ru-RU"/>
              </w:rPr>
              <w:t>ERP</w:t>
            </w:r>
            <w:r w:rsidRPr="00B14753">
              <w:rPr>
                <w:rFonts w:ascii="Arial" w:hAnsi="Arial" w:cs="Arial"/>
                <w:color w:val="000000"/>
                <w:sz w:val="20"/>
                <w:szCs w:val="20"/>
                <w:lang w:eastAsia="ru-RU"/>
              </w:rPr>
              <w:t xml:space="preserve"> Обеспечение проведения работ повышенной опасности</w:t>
            </w:r>
          </w:p>
        </w:tc>
      </w:tr>
      <w:tr w:rsidR="009E28A6" w:rsidRPr="00B14753" w14:paraId="6FEE41EC" w14:textId="77777777" w:rsidTr="001661FB">
        <w:trPr>
          <w:cantSplit/>
          <w:trHeight w:val="293"/>
        </w:trPr>
        <w:tc>
          <w:tcPr>
            <w:tcW w:w="2962" w:type="dxa"/>
            <w:shd w:val="clear" w:color="auto" w:fill="FFC000"/>
          </w:tcPr>
          <w:p w14:paraId="2C306468"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Последующие связанные процессы</w:t>
            </w:r>
          </w:p>
        </w:tc>
        <w:tc>
          <w:tcPr>
            <w:tcW w:w="7229" w:type="dxa"/>
          </w:tcPr>
          <w:p w14:paraId="5788A3B3" w14:textId="35D0D816" w:rsidR="009E28A6" w:rsidRDefault="009E28A6" w:rsidP="001661FB">
            <w:pPr>
              <w:suppressAutoHyphens/>
              <w:jc w:val="left"/>
              <w:rPr>
                <w:rFonts w:ascii="Arial" w:hAnsi="Arial" w:cs="Arial"/>
                <w:noProof/>
                <w:sz w:val="20"/>
                <w:szCs w:val="20"/>
              </w:rPr>
            </w:pPr>
            <w:r w:rsidRPr="00B14753">
              <w:rPr>
                <w:rFonts w:ascii="Arial" w:hAnsi="Arial" w:cs="Arial"/>
                <w:noProof/>
                <w:sz w:val="20"/>
                <w:szCs w:val="20"/>
              </w:rPr>
              <w:t>ПП-03.02.13.06-ERP Учет прочих РБП</w:t>
            </w:r>
          </w:p>
          <w:p w14:paraId="6D251B15" w14:textId="18E6B634" w:rsidR="00E12D93" w:rsidRDefault="00E12D93" w:rsidP="00E12D93">
            <w:pPr>
              <w:suppressAutoHyphens/>
              <w:jc w:val="left"/>
              <w:rPr>
                <w:rFonts w:ascii="Arial" w:hAnsi="Arial" w:cs="Arial"/>
                <w:noProof/>
                <w:sz w:val="20"/>
                <w:szCs w:val="20"/>
              </w:rPr>
            </w:pPr>
            <w:r w:rsidRPr="00B14753">
              <w:rPr>
                <w:rFonts w:ascii="Arial" w:hAnsi="Arial" w:cs="Arial"/>
                <w:noProof/>
                <w:sz w:val="20"/>
                <w:szCs w:val="20"/>
              </w:rPr>
              <w:t>ПП-07.01.02.03-ERP Консервация/ Расконсервация ПА</w:t>
            </w:r>
          </w:p>
          <w:p w14:paraId="2A0B1992" w14:textId="6FEAFDC1" w:rsidR="00E12D93" w:rsidRDefault="00E12D93" w:rsidP="00E12D93">
            <w:pPr>
              <w:suppressAutoHyphens/>
              <w:jc w:val="left"/>
              <w:rPr>
                <w:rFonts w:ascii="Arial" w:hAnsi="Arial" w:cs="Arial"/>
                <w:noProof/>
                <w:sz w:val="20"/>
                <w:szCs w:val="20"/>
              </w:rPr>
            </w:pPr>
            <w:r w:rsidRPr="00B14753">
              <w:rPr>
                <w:rFonts w:ascii="Arial" w:hAnsi="Arial" w:cs="Arial"/>
                <w:noProof/>
                <w:sz w:val="20"/>
                <w:szCs w:val="20"/>
              </w:rPr>
              <w:t>ПП-07.01.02.04-ERP Вывод производственных активов из эксплуатации (списание ОС и утилизация)</w:t>
            </w:r>
          </w:p>
          <w:p w14:paraId="4453DF93" w14:textId="77777777" w:rsidR="00E12D93" w:rsidRPr="00B14753" w:rsidRDefault="00E12D93" w:rsidP="00E12D93">
            <w:pPr>
              <w:suppressAutoHyphens/>
              <w:jc w:val="left"/>
              <w:rPr>
                <w:rFonts w:ascii="Arial" w:hAnsi="Arial" w:cs="Arial"/>
                <w:noProof/>
                <w:sz w:val="20"/>
                <w:szCs w:val="20"/>
              </w:rPr>
            </w:pPr>
            <w:r w:rsidRPr="00B14753">
              <w:rPr>
                <w:rFonts w:ascii="Arial" w:hAnsi="Arial" w:cs="Arial"/>
                <w:noProof/>
                <w:sz w:val="20"/>
                <w:szCs w:val="20"/>
              </w:rPr>
              <w:t>ПП-07.02.03.01 Годовое планирование воздействий на производственные активы</w:t>
            </w:r>
          </w:p>
          <w:p w14:paraId="0AFDF9C6" w14:textId="74DF5298" w:rsidR="00E12D93" w:rsidRDefault="00E12D93" w:rsidP="00E12D93">
            <w:pPr>
              <w:suppressAutoHyphens/>
              <w:jc w:val="left"/>
              <w:rPr>
                <w:rFonts w:ascii="Arial" w:hAnsi="Arial" w:cs="Arial"/>
                <w:noProof/>
                <w:sz w:val="20"/>
                <w:szCs w:val="20"/>
              </w:rPr>
            </w:pPr>
            <w:r w:rsidRPr="00B14753">
              <w:rPr>
                <w:rFonts w:ascii="Arial" w:hAnsi="Arial" w:cs="Arial"/>
                <w:noProof/>
                <w:sz w:val="20"/>
                <w:szCs w:val="20"/>
              </w:rPr>
              <w:t>ПП-07.03.01-ERP Оперативное (месячное) планирование воздействий на производственные активы</w:t>
            </w:r>
          </w:p>
          <w:p w14:paraId="1784CE30" w14:textId="77777777" w:rsidR="00E12D93" w:rsidRPr="00B14753" w:rsidRDefault="00E12D93" w:rsidP="00E12D93">
            <w:pPr>
              <w:suppressAutoHyphens/>
              <w:jc w:val="left"/>
              <w:rPr>
                <w:rFonts w:ascii="Arial" w:hAnsi="Arial" w:cs="Arial"/>
                <w:noProof/>
                <w:sz w:val="20"/>
                <w:szCs w:val="20"/>
              </w:rPr>
            </w:pPr>
            <w:r w:rsidRPr="00B14753">
              <w:rPr>
                <w:rFonts w:ascii="Arial" w:hAnsi="Arial" w:cs="Arial"/>
                <w:noProof/>
                <w:sz w:val="20"/>
                <w:szCs w:val="20"/>
              </w:rPr>
              <w:t>ПП-07.03.02-ERP Недельно-суточное планирование воздействий на производственные активы</w:t>
            </w:r>
          </w:p>
          <w:p w14:paraId="1E324AB9" w14:textId="65A4C787" w:rsidR="00E12D93" w:rsidRDefault="00E12D93" w:rsidP="00E12D93">
            <w:pPr>
              <w:suppressAutoHyphens/>
              <w:jc w:val="left"/>
              <w:rPr>
                <w:rFonts w:ascii="Arial" w:hAnsi="Arial" w:cs="Arial"/>
                <w:noProof/>
                <w:sz w:val="20"/>
                <w:szCs w:val="20"/>
              </w:rPr>
            </w:pPr>
            <w:r w:rsidRPr="00B14753">
              <w:rPr>
                <w:rFonts w:ascii="Arial" w:hAnsi="Arial" w:cs="Arial"/>
                <w:noProof/>
                <w:sz w:val="20"/>
                <w:szCs w:val="20"/>
              </w:rPr>
              <w:t>ПП-07.03.03.02-ERP Управление внеплановыми воздействиями ТОиР</w:t>
            </w:r>
          </w:p>
          <w:p w14:paraId="7D8784E5" w14:textId="09436F2F" w:rsidR="00E12D93" w:rsidRDefault="00E12D93" w:rsidP="00E12D93">
            <w:pPr>
              <w:suppressAutoHyphens/>
              <w:jc w:val="left"/>
              <w:rPr>
                <w:rFonts w:ascii="Arial" w:hAnsi="Arial" w:cs="Arial"/>
                <w:noProof/>
                <w:sz w:val="20"/>
                <w:szCs w:val="20"/>
              </w:rPr>
            </w:pPr>
            <w:r w:rsidRPr="00B14753">
              <w:rPr>
                <w:rFonts w:ascii="Arial" w:hAnsi="Arial" w:cs="Arial"/>
                <w:noProof/>
                <w:sz w:val="20"/>
                <w:szCs w:val="20"/>
              </w:rPr>
              <w:t>ПП-07.04.01-ERP Регистрация технического состояния оборудования (дефекты, прос</w:t>
            </w:r>
            <w:r>
              <w:rPr>
                <w:rFonts w:ascii="Arial" w:hAnsi="Arial" w:cs="Arial"/>
                <w:noProof/>
                <w:sz w:val="20"/>
                <w:szCs w:val="20"/>
              </w:rPr>
              <w:t>тои, в т.ч внеплановых останов)</w:t>
            </w:r>
          </w:p>
          <w:p w14:paraId="0FDC3D7E" w14:textId="489116EF" w:rsidR="00E12D93" w:rsidRPr="00B14753" w:rsidRDefault="00E12D93" w:rsidP="00E12D93">
            <w:pPr>
              <w:suppressAutoHyphens/>
              <w:jc w:val="left"/>
              <w:rPr>
                <w:rFonts w:ascii="Arial" w:hAnsi="Arial" w:cs="Arial"/>
                <w:noProof/>
                <w:sz w:val="20"/>
                <w:szCs w:val="20"/>
              </w:rPr>
            </w:pPr>
            <w:r w:rsidRPr="00B14753">
              <w:rPr>
                <w:rFonts w:ascii="Arial" w:hAnsi="Arial" w:cs="Arial"/>
                <w:noProof/>
                <w:sz w:val="20"/>
                <w:szCs w:val="20"/>
              </w:rPr>
              <w:t>ПП-07.04.02-ERP Регистрация технических параметров эксплуатации обор</w:t>
            </w:r>
            <w:r>
              <w:rPr>
                <w:rFonts w:ascii="Arial" w:hAnsi="Arial" w:cs="Arial"/>
                <w:noProof/>
                <w:sz w:val="20"/>
                <w:szCs w:val="20"/>
              </w:rPr>
              <w:t>удования (измерения, наработка)</w:t>
            </w:r>
          </w:p>
          <w:p w14:paraId="2FFCF387" w14:textId="693BEC42"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ПП-07.04.04-ERP Анализ технического состояния производственных</w:t>
            </w:r>
            <w:r w:rsidR="00875722">
              <w:rPr>
                <w:rFonts w:ascii="Arial" w:hAnsi="Arial" w:cs="Arial"/>
                <w:noProof/>
                <w:sz w:val="20"/>
                <w:szCs w:val="20"/>
              </w:rPr>
              <w:t xml:space="preserve"> </w:t>
            </w:r>
            <w:r w:rsidRPr="00B14753">
              <w:rPr>
                <w:rFonts w:ascii="Arial" w:hAnsi="Arial" w:cs="Arial"/>
                <w:noProof/>
                <w:sz w:val="20"/>
                <w:szCs w:val="20"/>
              </w:rPr>
              <w:t>активов</w:t>
            </w:r>
          </w:p>
          <w:p w14:paraId="1617524B"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 xml:space="preserve">ПП-07.05.03-ERP Формирование и потребление </w:t>
            </w:r>
            <w:r>
              <w:rPr>
                <w:rFonts w:ascii="Arial" w:hAnsi="Arial" w:cs="Arial"/>
                <w:noProof/>
                <w:sz w:val="20"/>
                <w:szCs w:val="20"/>
              </w:rPr>
              <w:t>об</w:t>
            </w:r>
            <w:r w:rsidRPr="00B14753">
              <w:rPr>
                <w:rFonts w:ascii="Arial" w:hAnsi="Arial" w:cs="Arial"/>
                <w:noProof/>
                <w:sz w:val="20"/>
                <w:szCs w:val="20"/>
              </w:rPr>
              <w:t>менного фонда</w:t>
            </w:r>
          </w:p>
          <w:p w14:paraId="416A9951"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ПП-07.06.04-ERP Исполнение, корректировка и контроль бюджета воздействий на производственные активы</w:t>
            </w:r>
          </w:p>
          <w:p w14:paraId="1AF08936" w14:textId="3E15547C" w:rsidR="009E28A6" w:rsidRDefault="009E28A6" w:rsidP="001661FB">
            <w:pPr>
              <w:suppressAutoHyphens/>
              <w:jc w:val="left"/>
              <w:rPr>
                <w:rFonts w:ascii="Arial" w:hAnsi="Arial" w:cs="Arial"/>
                <w:noProof/>
                <w:sz w:val="20"/>
                <w:szCs w:val="20"/>
              </w:rPr>
            </w:pPr>
            <w:r w:rsidRPr="00B14753">
              <w:rPr>
                <w:rFonts w:ascii="Arial" w:hAnsi="Arial" w:cs="Arial"/>
                <w:noProof/>
                <w:sz w:val="20"/>
                <w:szCs w:val="20"/>
              </w:rPr>
              <w:t>ПП-10.04.05-ERP Управление обязательствами по закупке работ и услуг</w:t>
            </w:r>
          </w:p>
          <w:p w14:paraId="48914D12" w14:textId="77777777" w:rsidR="00E12D93" w:rsidRPr="00B14753" w:rsidRDefault="00E12D93" w:rsidP="00E12D93">
            <w:pPr>
              <w:suppressAutoHyphens/>
              <w:jc w:val="left"/>
              <w:rPr>
                <w:rFonts w:ascii="Arial" w:hAnsi="Arial" w:cs="Arial"/>
                <w:noProof/>
                <w:sz w:val="20"/>
                <w:szCs w:val="20"/>
              </w:rPr>
            </w:pPr>
            <w:r w:rsidRPr="00B14753">
              <w:rPr>
                <w:rFonts w:ascii="Arial" w:hAnsi="Arial" w:cs="Arial"/>
                <w:noProof/>
                <w:sz w:val="20"/>
                <w:szCs w:val="20"/>
              </w:rPr>
              <w:t>ПП-10.07.03.01-ERP Приемка и размещение МТР на складе</w:t>
            </w:r>
          </w:p>
          <w:p w14:paraId="18CC8D8C"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ПП-11.03.01-ERP Обеспечение проведения работ повышенной опасности</w:t>
            </w:r>
          </w:p>
          <w:p w14:paraId="2CAD6160"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ПП-10.06.01 Планирование транспортной логистики</w:t>
            </w:r>
          </w:p>
          <w:p w14:paraId="219699AF" w14:textId="77777777" w:rsidR="009E28A6" w:rsidRDefault="009E28A6" w:rsidP="001661FB">
            <w:pPr>
              <w:suppressAutoHyphens/>
              <w:jc w:val="left"/>
              <w:rPr>
                <w:rFonts w:ascii="Arial" w:hAnsi="Arial" w:cs="Arial"/>
                <w:noProof/>
                <w:sz w:val="20"/>
                <w:szCs w:val="20"/>
              </w:rPr>
            </w:pPr>
            <w:r w:rsidRPr="00B14753">
              <w:rPr>
                <w:rFonts w:ascii="Arial" w:hAnsi="Arial" w:cs="Arial"/>
                <w:noProof/>
                <w:sz w:val="20"/>
                <w:szCs w:val="20"/>
              </w:rPr>
              <w:t>ПП-15.01.01.01 Получение и обработка в МФЦ входящих первичных документов</w:t>
            </w:r>
          </w:p>
          <w:p w14:paraId="70185127" w14:textId="09D54DAF" w:rsidR="00E12D93" w:rsidRPr="00B14753" w:rsidRDefault="00E12D93" w:rsidP="00E12D93">
            <w:pPr>
              <w:suppressAutoHyphens/>
              <w:jc w:val="left"/>
              <w:rPr>
                <w:rFonts w:ascii="Arial" w:hAnsi="Arial" w:cs="Arial"/>
                <w:noProof/>
                <w:sz w:val="20"/>
                <w:szCs w:val="20"/>
              </w:rPr>
            </w:pPr>
            <w:r w:rsidRPr="00B14753">
              <w:rPr>
                <w:rFonts w:ascii="Arial" w:hAnsi="Arial" w:cs="Arial"/>
                <w:noProof/>
                <w:sz w:val="20"/>
                <w:szCs w:val="20"/>
              </w:rPr>
              <w:t>УП-04.07.02-ERP Оперативный контро</w:t>
            </w:r>
            <w:r>
              <w:rPr>
                <w:rFonts w:ascii="Arial" w:hAnsi="Arial" w:cs="Arial"/>
                <w:noProof/>
                <w:sz w:val="20"/>
                <w:szCs w:val="20"/>
              </w:rPr>
              <w:t>ль отнесения фактических затрат</w:t>
            </w:r>
          </w:p>
        </w:tc>
      </w:tr>
      <w:tr w:rsidR="009E28A6" w:rsidRPr="00B14753" w14:paraId="3B9D9FCB" w14:textId="77777777" w:rsidTr="001661FB">
        <w:trPr>
          <w:cantSplit/>
          <w:trHeight w:val="293"/>
        </w:trPr>
        <w:tc>
          <w:tcPr>
            <w:tcW w:w="2962" w:type="dxa"/>
            <w:shd w:val="clear" w:color="auto" w:fill="FFC000"/>
          </w:tcPr>
          <w:p w14:paraId="2263E536" w14:textId="77777777" w:rsidR="009E28A6" w:rsidRPr="00B14753" w:rsidRDefault="009E28A6" w:rsidP="001661FB">
            <w:pPr>
              <w:suppressAutoHyphens/>
              <w:rPr>
                <w:rFonts w:ascii="Arial" w:hAnsi="Arial" w:cs="Arial"/>
                <w:sz w:val="20"/>
                <w:szCs w:val="20"/>
              </w:rPr>
            </w:pPr>
            <w:r w:rsidRPr="00B14753">
              <w:rPr>
                <w:rFonts w:ascii="Arial" w:hAnsi="Arial" w:cs="Arial"/>
                <w:sz w:val="20"/>
                <w:szCs w:val="20"/>
              </w:rPr>
              <w:t>Входящие данные</w:t>
            </w:r>
          </w:p>
        </w:tc>
        <w:tc>
          <w:tcPr>
            <w:tcW w:w="7229" w:type="dxa"/>
          </w:tcPr>
          <w:p w14:paraId="382A1F29" w14:textId="77777777" w:rsidR="003E572F" w:rsidRPr="00B14753" w:rsidRDefault="003E572F" w:rsidP="003E572F">
            <w:pPr>
              <w:suppressAutoHyphens/>
              <w:jc w:val="left"/>
              <w:rPr>
                <w:rFonts w:ascii="Arial" w:hAnsi="Arial" w:cs="Arial"/>
                <w:color w:val="000000"/>
                <w:sz w:val="20"/>
                <w:szCs w:val="20"/>
                <w:lang w:eastAsia="ru-RU"/>
              </w:rPr>
            </w:pPr>
            <w:r>
              <w:rPr>
                <w:rFonts w:ascii="Arial" w:hAnsi="Arial" w:cs="Arial"/>
                <w:color w:val="000000"/>
                <w:sz w:val="20"/>
                <w:szCs w:val="20"/>
                <w:lang w:eastAsia="ru-RU"/>
              </w:rPr>
              <w:t>Акт выполненных работ</w:t>
            </w:r>
          </w:p>
          <w:p w14:paraId="6D5D0070" w14:textId="762A0552" w:rsidR="009E28A6"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Акт об использовании материала</w:t>
            </w:r>
          </w:p>
          <w:p w14:paraId="63D03160"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Документ материал</w:t>
            </w:r>
            <w:r>
              <w:rPr>
                <w:rFonts w:ascii="Arial" w:hAnsi="Arial" w:cs="Arial"/>
                <w:color w:val="000000"/>
                <w:sz w:val="20"/>
                <w:szCs w:val="20"/>
                <w:lang w:eastAsia="ru-RU"/>
              </w:rPr>
              <w:t>а</w:t>
            </w:r>
          </w:p>
          <w:p w14:paraId="450313D4" w14:textId="77777777" w:rsidR="009E28A6" w:rsidRDefault="009E28A6" w:rsidP="001661FB">
            <w:pPr>
              <w:suppressAutoHyphens/>
              <w:jc w:val="left"/>
              <w:rPr>
                <w:ins w:id="313" w:author="Попова Дарья" w:date="2020-07-24T11:22:00Z"/>
                <w:rFonts w:ascii="Arial" w:hAnsi="Arial" w:cs="Arial"/>
                <w:noProof/>
                <w:color w:val="000000"/>
                <w:sz w:val="20"/>
                <w:szCs w:val="20"/>
                <w:lang w:eastAsia="ru-RU"/>
              </w:rPr>
            </w:pPr>
            <w:r w:rsidRPr="00B14753">
              <w:rPr>
                <w:rFonts w:ascii="Arial" w:hAnsi="Arial" w:cs="Arial"/>
                <w:noProof/>
                <w:color w:val="000000"/>
                <w:sz w:val="20"/>
                <w:szCs w:val="20"/>
                <w:lang w:eastAsia="ru-RU"/>
              </w:rPr>
              <w:t>Заказ ТОРО</w:t>
            </w:r>
          </w:p>
          <w:p w14:paraId="39224B96" w14:textId="73BA8385" w:rsidR="00505D90" w:rsidRPr="00B14753" w:rsidRDefault="00505D90" w:rsidP="001661FB">
            <w:pPr>
              <w:suppressAutoHyphens/>
              <w:jc w:val="left"/>
              <w:rPr>
                <w:rFonts w:ascii="Arial" w:hAnsi="Arial" w:cs="Arial"/>
                <w:noProof/>
                <w:color w:val="000000"/>
                <w:sz w:val="20"/>
                <w:szCs w:val="20"/>
                <w:lang w:eastAsia="ru-RU"/>
              </w:rPr>
            </w:pPr>
            <w:ins w:id="314" w:author="Попова Дарья" w:date="2020-07-24T11:22:00Z">
              <w:r>
                <w:rPr>
                  <w:rFonts w:ascii="Arial" w:hAnsi="Arial" w:cs="Arial"/>
                  <w:noProof/>
                  <w:color w:val="000000"/>
                  <w:sz w:val="20"/>
                  <w:szCs w:val="20"/>
                  <w:lang w:eastAsia="ru-RU"/>
                </w:rPr>
                <w:t>Сетевой график</w:t>
              </w:r>
            </w:ins>
          </w:p>
          <w:p w14:paraId="221C91B2" w14:textId="4FEA31AF" w:rsidR="009E28A6" w:rsidRDefault="009E28A6" w:rsidP="001661FB">
            <w:pPr>
              <w:suppressAutoHyphens/>
              <w:jc w:val="left"/>
              <w:rPr>
                <w:rFonts w:ascii="Arial" w:hAnsi="Arial" w:cs="Arial"/>
                <w:noProof/>
                <w:color w:val="000000"/>
                <w:sz w:val="20"/>
                <w:szCs w:val="20"/>
                <w:lang w:eastAsia="ru-RU"/>
              </w:rPr>
            </w:pPr>
            <w:r w:rsidRPr="00B14753">
              <w:rPr>
                <w:rFonts w:ascii="Arial" w:hAnsi="Arial" w:cs="Arial"/>
                <w:noProof/>
                <w:color w:val="000000"/>
                <w:sz w:val="20"/>
                <w:szCs w:val="20"/>
                <w:lang w:eastAsia="ru-RU"/>
              </w:rPr>
              <w:t>Наряд-допуск</w:t>
            </w:r>
          </w:p>
          <w:p w14:paraId="6680E8E1" w14:textId="63D5E0E4" w:rsidR="00E12D93" w:rsidRPr="00B14753" w:rsidRDefault="00E12D93" w:rsidP="001661FB">
            <w:pPr>
              <w:suppressAutoHyphens/>
              <w:jc w:val="left"/>
              <w:rPr>
                <w:rFonts w:ascii="Arial" w:hAnsi="Arial" w:cs="Arial"/>
                <w:noProof/>
                <w:color w:val="000000"/>
                <w:sz w:val="20"/>
                <w:szCs w:val="20"/>
                <w:lang w:eastAsia="ru-RU"/>
              </w:rPr>
            </w:pPr>
            <w:r>
              <w:rPr>
                <w:rFonts w:ascii="Arial" w:hAnsi="Arial" w:cs="Arial"/>
                <w:noProof/>
                <w:color w:val="000000"/>
                <w:sz w:val="20"/>
                <w:szCs w:val="20"/>
                <w:lang w:eastAsia="ru-RU"/>
              </w:rPr>
              <w:t>План-график остановочного ремонта</w:t>
            </w:r>
          </w:p>
          <w:p w14:paraId="61E6AF8C"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Требование-накладная М11</w:t>
            </w:r>
          </w:p>
          <w:p w14:paraId="69E970EA" w14:textId="2BC6A337" w:rsidR="00AF3E5B" w:rsidRPr="00AF3E5B"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Требование-накладная М15</w:t>
            </w:r>
          </w:p>
        </w:tc>
      </w:tr>
      <w:tr w:rsidR="009E28A6" w:rsidRPr="00B14753" w14:paraId="54F144DF" w14:textId="77777777" w:rsidTr="001661FB">
        <w:trPr>
          <w:cantSplit/>
          <w:trHeight w:val="293"/>
        </w:trPr>
        <w:tc>
          <w:tcPr>
            <w:tcW w:w="2962" w:type="dxa"/>
            <w:shd w:val="clear" w:color="auto" w:fill="FFC000"/>
          </w:tcPr>
          <w:p w14:paraId="2907FFF8" w14:textId="77777777" w:rsidR="009E28A6" w:rsidRPr="00B14753" w:rsidRDefault="009E28A6" w:rsidP="001661FB">
            <w:pPr>
              <w:suppressAutoHyphens/>
              <w:rPr>
                <w:rFonts w:ascii="Arial" w:hAnsi="Arial" w:cs="Arial"/>
                <w:sz w:val="20"/>
                <w:szCs w:val="20"/>
              </w:rPr>
            </w:pPr>
            <w:r w:rsidRPr="00B14753">
              <w:rPr>
                <w:rFonts w:ascii="Arial" w:hAnsi="Arial" w:cs="Arial"/>
                <w:sz w:val="20"/>
                <w:szCs w:val="20"/>
              </w:rPr>
              <w:t>Исходящие данные</w:t>
            </w:r>
          </w:p>
        </w:tc>
        <w:tc>
          <w:tcPr>
            <w:tcW w:w="7229" w:type="dxa"/>
          </w:tcPr>
          <w:p w14:paraId="32F3A30A"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Акт выполненных работ</w:t>
            </w:r>
          </w:p>
          <w:p w14:paraId="60CEE403" w14:textId="39B8ACFD" w:rsidR="00825D55" w:rsidRPr="00B14753" w:rsidRDefault="00825D55" w:rsidP="001661FB">
            <w:pPr>
              <w:suppressAutoHyphens/>
              <w:jc w:val="left"/>
              <w:rPr>
                <w:rFonts w:ascii="Arial" w:hAnsi="Arial" w:cs="Arial"/>
                <w:color w:val="000000"/>
                <w:sz w:val="20"/>
                <w:szCs w:val="20"/>
                <w:lang w:eastAsia="ru-RU"/>
              </w:rPr>
            </w:pPr>
            <w:r>
              <w:rPr>
                <w:rFonts w:ascii="Arial" w:hAnsi="Arial" w:cs="Arial"/>
                <w:color w:val="000000"/>
                <w:sz w:val="20"/>
                <w:szCs w:val="20"/>
                <w:lang w:eastAsia="ru-RU"/>
              </w:rPr>
              <w:t>Акт о переводе ОС на консервацию</w:t>
            </w:r>
          </w:p>
          <w:p w14:paraId="3689BC02" w14:textId="6F6E55FC" w:rsidR="00825D55" w:rsidRPr="00B14753" w:rsidRDefault="00825D55" w:rsidP="001661FB">
            <w:pPr>
              <w:suppressAutoHyphens/>
              <w:jc w:val="left"/>
              <w:rPr>
                <w:rFonts w:ascii="Arial" w:hAnsi="Arial" w:cs="Arial"/>
                <w:color w:val="000000"/>
                <w:sz w:val="20"/>
                <w:szCs w:val="20"/>
                <w:lang w:eastAsia="ru-RU"/>
              </w:rPr>
            </w:pPr>
            <w:r>
              <w:rPr>
                <w:rFonts w:ascii="Arial" w:hAnsi="Arial" w:cs="Arial"/>
                <w:color w:val="000000"/>
                <w:sz w:val="20"/>
                <w:szCs w:val="20"/>
                <w:lang w:eastAsia="ru-RU"/>
              </w:rPr>
              <w:t>Акт о расконсервации ОС</w:t>
            </w:r>
          </w:p>
          <w:p w14:paraId="261E01A2"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Акт осмотра и списания объекта ОС ВН-ОС-5</w:t>
            </w:r>
          </w:p>
          <w:p w14:paraId="37C18003" w14:textId="77777777" w:rsidR="009E28A6" w:rsidRDefault="009E28A6" w:rsidP="001661FB">
            <w:pPr>
              <w:suppressAutoHyphens/>
              <w:jc w:val="left"/>
              <w:rPr>
                <w:ins w:id="315" w:author="Попова Дарья" w:date="2020-07-24T11:22:00Z"/>
                <w:rFonts w:ascii="Arial" w:hAnsi="Arial" w:cs="Arial"/>
                <w:color w:val="000000"/>
                <w:sz w:val="20"/>
                <w:szCs w:val="20"/>
                <w:lang w:eastAsia="ru-RU"/>
              </w:rPr>
            </w:pPr>
            <w:r w:rsidRPr="00B14753">
              <w:rPr>
                <w:rFonts w:ascii="Arial" w:hAnsi="Arial" w:cs="Arial"/>
                <w:color w:val="000000"/>
                <w:sz w:val="20"/>
                <w:szCs w:val="20"/>
                <w:lang w:eastAsia="ru-RU"/>
              </w:rPr>
              <w:t>Заказ ТОРО</w:t>
            </w:r>
          </w:p>
          <w:p w14:paraId="1E35EFD9" w14:textId="163F114E" w:rsidR="00505D90" w:rsidRPr="00B14753" w:rsidRDefault="00505D90" w:rsidP="001661FB">
            <w:pPr>
              <w:suppressAutoHyphens/>
              <w:jc w:val="left"/>
              <w:rPr>
                <w:rFonts w:ascii="Arial" w:hAnsi="Arial" w:cs="Arial"/>
                <w:color w:val="000000"/>
                <w:sz w:val="20"/>
                <w:szCs w:val="20"/>
                <w:lang w:eastAsia="ru-RU"/>
              </w:rPr>
            </w:pPr>
            <w:ins w:id="316" w:author="Попова Дарья" w:date="2020-07-24T11:22:00Z">
              <w:r>
                <w:rPr>
                  <w:rFonts w:ascii="Arial" w:hAnsi="Arial" w:cs="Arial"/>
                  <w:color w:val="000000"/>
                  <w:sz w:val="20"/>
                  <w:szCs w:val="20"/>
                  <w:lang w:eastAsia="ru-RU"/>
                </w:rPr>
                <w:t>Сетевой график</w:t>
              </w:r>
            </w:ins>
          </w:p>
          <w:p w14:paraId="1558BB40" w14:textId="522AA79C" w:rsidR="009E28A6"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Запрос на наряд-допуск</w:t>
            </w:r>
          </w:p>
          <w:p w14:paraId="496CEB48" w14:textId="0CCD6679" w:rsidR="00EE2168" w:rsidRPr="00B14753" w:rsidRDefault="00EE2168" w:rsidP="001661FB">
            <w:pPr>
              <w:suppressAutoHyphens/>
              <w:jc w:val="left"/>
              <w:rPr>
                <w:rFonts w:ascii="Arial" w:hAnsi="Arial" w:cs="Arial"/>
                <w:color w:val="000000"/>
                <w:sz w:val="20"/>
                <w:szCs w:val="20"/>
                <w:lang w:eastAsia="ru-RU"/>
              </w:rPr>
            </w:pPr>
            <w:r>
              <w:rPr>
                <w:rFonts w:ascii="Arial" w:hAnsi="Arial" w:cs="Arial"/>
                <w:color w:val="000000"/>
                <w:sz w:val="20"/>
                <w:szCs w:val="20"/>
                <w:lang w:eastAsia="ru-RU"/>
              </w:rPr>
              <w:lastRenderedPageBreak/>
              <w:t>Информация о дефекте</w:t>
            </w:r>
          </w:p>
          <w:p w14:paraId="0A818B8C"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Карточка объекта РБП</w:t>
            </w:r>
          </w:p>
          <w:p w14:paraId="26D33C66"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Наряд-допуск</w:t>
            </w:r>
          </w:p>
          <w:p w14:paraId="10C0D3EC"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Наряд-задание</w:t>
            </w:r>
          </w:p>
          <w:p w14:paraId="508EC76B"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Подтверждение ТОРО</w:t>
            </w:r>
          </w:p>
          <w:p w14:paraId="338F9E3F" w14:textId="3FC70C2B" w:rsidR="00EE2168"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Показание измерительного прибора</w:t>
            </w:r>
          </w:p>
          <w:p w14:paraId="62E69DD1"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Сообщение ТОРО</w:t>
            </w:r>
          </w:p>
          <w:p w14:paraId="444134B1"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Требование-накладная М11</w:t>
            </w:r>
          </w:p>
          <w:p w14:paraId="148F3502"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Требование-накладная М15</w:t>
            </w:r>
          </w:p>
        </w:tc>
      </w:tr>
    </w:tbl>
    <w:p w14:paraId="46EC133A" w14:textId="77777777" w:rsidR="009E28A6" w:rsidRPr="00575661" w:rsidRDefault="00575661" w:rsidP="00575661">
      <w:pPr>
        <w:suppressAutoHyphens/>
        <w:spacing w:before="240" w:after="240"/>
        <w:ind w:firstLine="567"/>
        <w:rPr>
          <w:rFonts w:ascii="Arial" w:hAnsi="Arial" w:cs="Arial"/>
          <w:szCs w:val="24"/>
        </w:rPr>
      </w:pPr>
      <w:r w:rsidRPr="00575661">
        <w:rPr>
          <w:rFonts w:ascii="Arial" w:hAnsi="Arial" w:cs="Arial"/>
          <w:bCs/>
          <w:color w:val="000000"/>
          <w:szCs w:val="24"/>
          <w:lang w:eastAsia="ru-RU"/>
        </w:rPr>
        <w:lastRenderedPageBreak/>
        <w:t>Ссылка на ARIS-схему</w:t>
      </w:r>
      <w:r w:rsidR="009E28A6" w:rsidRPr="00575661">
        <w:rPr>
          <w:rFonts w:ascii="Arial" w:hAnsi="Arial" w:cs="Arial"/>
          <w:szCs w:val="24"/>
        </w:rPr>
        <w:t>:</w:t>
      </w:r>
    </w:p>
    <w:p w14:paraId="69AA6758" w14:textId="45C87A3E" w:rsidR="009E28A6" w:rsidRDefault="009E28A6" w:rsidP="00575661">
      <w:pPr>
        <w:suppressAutoHyphens/>
        <w:spacing w:before="240" w:after="240" w:line="276" w:lineRule="auto"/>
        <w:ind w:firstLine="567"/>
        <w:rPr>
          <w:rFonts w:ascii="Arial" w:hAnsi="Arial" w:cs="Arial"/>
        </w:rPr>
      </w:pPr>
      <w:r w:rsidRPr="005E2773">
        <w:rPr>
          <w:rFonts w:ascii="Arial" w:hAnsi="Arial" w:cs="Arial"/>
        </w:rPr>
        <w:t>http://portal.polyus.com/ERP/ERPDocuments/05_Бизнес-процессы/Целевые схемы БП/ТОиР/</w:t>
      </w:r>
      <w:del w:id="317" w:author="Владимир Лаут" w:date="2021-03-11T12:52:00Z">
        <w:r w:rsidR="00AC0CCB" w:rsidDel="00E0291E">
          <w:rPr>
            <w:rFonts w:ascii="Arial" w:hAnsi="Arial" w:cs="Arial"/>
          </w:rPr>
          <w:delText>ERP.9.9.2</w:delText>
        </w:r>
      </w:del>
      <w:ins w:id="318" w:author="Владимир Лаут" w:date="2021-03-11T12:52:00Z">
        <w:r w:rsidR="00E0291E">
          <w:rPr>
            <w:rFonts w:ascii="Arial" w:hAnsi="Arial" w:cs="Arial"/>
          </w:rPr>
          <w:t>ERP.13.9.2</w:t>
        </w:r>
      </w:ins>
      <w:r w:rsidR="007334C2">
        <w:rPr>
          <w:rFonts w:ascii="Arial" w:hAnsi="Arial" w:cs="Arial"/>
        </w:rPr>
        <w:t>_</w:t>
      </w:r>
      <w:r w:rsidRPr="005E2773">
        <w:rPr>
          <w:rFonts w:ascii="Arial" w:hAnsi="Arial" w:cs="Arial"/>
        </w:rPr>
        <w:t>55_PM_КД_ Выполнение и фактический учет работ/ПП-07.03.03.01-ERP Выполнение и фактический учет воздействий.doc</w:t>
      </w:r>
    </w:p>
    <w:p w14:paraId="494B7B8D" w14:textId="77777777" w:rsidR="009E28A6" w:rsidRPr="00B14753" w:rsidRDefault="009E28A6">
      <w:pPr>
        <w:pStyle w:val="3"/>
      </w:pPr>
      <w:bookmarkStart w:id="319" w:name="_Toc38890303"/>
      <w:r>
        <w:rPr>
          <w:rFonts w:cs="Arial"/>
        </w:rPr>
        <w:t xml:space="preserve">Описание </w:t>
      </w:r>
      <w:bookmarkStart w:id="320" w:name="_Toc519603021"/>
      <w:bookmarkStart w:id="321" w:name="_Toc521512721"/>
      <w:bookmarkStart w:id="322" w:name="_Toc522014202"/>
      <w:r w:rsidRPr="00B14753">
        <w:t>бизнес-процесса ПП-07.03.03.02-</w:t>
      </w:r>
      <w:r w:rsidRPr="00B14753">
        <w:rPr>
          <w:lang w:val="en-US"/>
        </w:rPr>
        <w:t>ERP</w:t>
      </w:r>
      <w:r w:rsidRPr="00B14753">
        <w:t xml:space="preserve"> Управление внеплановыми воздействиями</w:t>
      </w:r>
      <w:bookmarkEnd w:id="319"/>
      <w:bookmarkEnd w:id="320"/>
      <w:bookmarkEnd w:id="321"/>
      <w:bookmarkEnd w:id="322"/>
    </w:p>
    <w:p w14:paraId="6FCFAF3B" w14:textId="77777777" w:rsidR="009E28A6" w:rsidRPr="00B14753" w:rsidRDefault="009E28A6" w:rsidP="009E28A6">
      <w:pPr>
        <w:suppressAutoHyphens/>
        <w:spacing w:after="240" w:line="276" w:lineRule="auto"/>
        <w:ind w:firstLine="567"/>
        <w:rPr>
          <w:rFonts w:ascii="Arial" w:hAnsi="Arial" w:cs="Arial"/>
        </w:rPr>
      </w:pPr>
      <w:r w:rsidRPr="00B14753">
        <w:rPr>
          <w:rFonts w:ascii="Arial" w:hAnsi="Arial" w:cs="Arial"/>
        </w:rPr>
        <w:t>Бизнес-процесс описывает последовательность действий по анализу внеплановых сообщений ТОРО, включению данных этих сообщений в заказы ТОРО и согласованию заказов ТОРО.</w:t>
      </w:r>
    </w:p>
    <w:p w14:paraId="0D825090" w14:textId="77777777" w:rsidR="009E28A6" w:rsidRPr="00B14753" w:rsidRDefault="009E28A6" w:rsidP="009E28A6">
      <w:pPr>
        <w:suppressAutoHyphens/>
        <w:spacing w:after="240" w:line="276" w:lineRule="auto"/>
        <w:ind w:firstLine="567"/>
        <w:rPr>
          <w:rFonts w:ascii="Arial" w:hAnsi="Arial" w:cs="Arial"/>
        </w:rPr>
      </w:pPr>
      <w:r w:rsidRPr="00B14753">
        <w:rPr>
          <w:rFonts w:ascii="Arial" w:hAnsi="Arial" w:cs="Arial"/>
        </w:rPr>
        <w:t>Входящими данными для процесса являются сообщения ТОРО на внеплановые работы.</w:t>
      </w:r>
    </w:p>
    <w:p w14:paraId="5B596DF7" w14:textId="77777777" w:rsidR="009E28A6" w:rsidRPr="00B14753" w:rsidRDefault="009E28A6" w:rsidP="009E28A6">
      <w:pPr>
        <w:suppressAutoHyphens/>
        <w:spacing w:after="240" w:line="276" w:lineRule="auto"/>
        <w:ind w:firstLine="567"/>
        <w:rPr>
          <w:rFonts w:ascii="Arial" w:hAnsi="Arial" w:cs="Arial"/>
        </w:rPr>
      </w:pPr>
      <w:r w:rsidRPr="00B14753">
        <w:rPr>
          <w:rFonts w:ascii="Arial" w:hAnsi="Arial" w:cs="Arial"/>
        </w:rPr>
        <w:t>Внеплановые работы - работы, не предусмотренные в рамках ППР и вызван</w:t>
      </w:r>
      <w:r>
        <w:rPr>
          <w:rFonts w:ascii="Arial" w:hAnsi="Arial" w:cs="Arial"/>
        </w:rPr>
        <w:t>н</w:t>
      </w:r>
      <w:r w:rsidRPr="00B14753">
        <w:rPr>
          <w:rFonts w:ascii="Arial" w:hAnsi="Arial" w:cs="Arial"/>
        </w:rPr>
        <w:t>ы</w:t>
      </w:r>
      <w:r>
        <w:rPr>
          <w:rFonts w:ascii="Arial" w:hAnsi="Arial" w:cs="Arial"/>
        </w:rPr>
        <w:t>е</w:t>
      </w:r>
      <w:r w:rsidRPr="00B14753">
        <w:rPr>
          <w:rFonts w:ascii="Arial" w:hAnsi="Arial" w:cs="Arial"/>
        </w:rPr>
        <w:t xml:space="preserve"> внезапным отказом, появлением дефекта, повреждения или нарушением правил технической эксплуатации оборудования (например, предписание контролирующих органов) и не включенным в годовой план предупредительных ремонтов.</w:t>
      </w:r>
    </w:p>
    <w:p w14:paraId="10DC8BC7" w14:textId="77777777" w:rsidR="009E28A6" w:rsidRDefault="009E28A6" w:rsidP="009E28A6">
      <w:pPr>
        <w:suppressAutoHyphens/>
        <w:spacing w:after="240" w:line="276" w:lineRule="auto"/>
        <w:ind w:firstLine="567"/>
        <w:rPr>
          <w:rFonts w:ascii="Arial" w:hAnsi="Arial" w:cs="Arial"/>
        </w:rPr>
      </w:pPr>
      <w:r w:rsidRPr="00B14753">
        <w:rPr>
          <w:rFonts w:ascii="Arial" w:hAnsi="Arial" w:cs="Arial"/>
        </w:rPr>
        <w:t xml:space="preserve">Внеплановые работы </w:t>
      </w:r>
      <w:r>
        <w:rPr>
          <w:rFonts w:ascii="Arial" w:hAnsi="Arial" w:cs="Arial"/>
        </w:rPr>
        <w:t>осуществляются</w:t>
      </w:r>
      <w:r w:rsidRPr="00B14753">
        <w:rPr>
          <w:rFonts w:ascii="Arial" w:hAnsi="Arial" w:cs="Arial"/>
        </w:rPr>
        <w:t xml:space="preserve"> на основании </w:t>
      </w:r>
      <w:r>
        <w:rPr>
          <w:rFonts w:ascii="Arial" w:hAnsi="Arial" w:cs="Arial"/>
        </w:rPr>
        <w:t xml:space="preserve">событий, регистрация которых </w:t>
      </w:r>
      <w:r w:rsidRPr="00B14753">
        <w:rPr>
          <w:rFonts w:ascii="Arial" w:hAnsi="Arial" w:cs="Arial"/>
        </w:rPr>
        <w:t xml:space="preserve">осуществляется </w:t>
      </w:r>
      <w:r>
        <w:rPr>
          <w:rFonts w:ascii="Arial" w:hAnsi="Arial" w:cs="Arial"/>
        </w:rPr>
        <w:t xml:space="preserve">в </w:t>
      </w:r>
      <w:r w:rsidRPr="00B14753">
        <w:rPr>
          <w:rFonts w:ascii="Arial" w:hAnsi="Arial" w:cs="Arial"/>
        </w:rPr>
        <w:t xml:space="preserve">системе </w:t>
      </w:r>
      <w:r>
        <w:rPr>
          <w:rFonts w:ascii="Arial" w:hAnsi="Arial" w:cs="Arial"/>
          <w:lang w:val="en-US"/>
        </w:rPr>
        <w:t>SAP</w:t>
      </w:r>
      <w:r w:rsidRPr="00490C5E">
        <w:rPr>
          <w:rFonts w:ascii="Arial" w:hAnsi="Arial" w:cs="Arial"/>
        </w:rPr>
        <w:t xml:space="preserve"> </w:t>
      </w:r>
      <w:r w:rsidR="00194358">
        <w:rPr>
          <w:rFonts w:ascii="Arial" w:hAnsi="Arial" w:cs="Arial"/>
        </w:rPr>
        <w:t>S/4</w:t>
      </w:r>
      <w:r w:rsidRPr="00B14753">
        <w:rPr>
          <w:rFonts w:ascii="Arial" w:hAnsi="Arial" w:cs="Arial"/>
          <w:lang w:val="en-US"/>
        </w:rPr>
        <w:t>HANA</w:t>
      </w:r>
      <w:r w:rsidRPr="00B14753">
        <w:rPr>
          <w:rFonts w:ascii="Arial" w:hAnsi="Arial" w:cs="Arial"/>
        </w:rPr>
        <w:t xml:space="preserve"> </w:t>
      </w:r>
      <w:r>
        <w:rPr>
          <w:rFonts w:ascii="Arial" w:hAnsi="Arial" w:cs="Arial"/>
        </w:rPr>
        <w:t>через</w:t>
      </w:r>
      <w:r w:rsidRPr="00B14753">
        <w:rPr>
          <w:rFonts w:ascii="Arial" w:hAnsi="Arial" w:cs="Arial"/>
        </w:rPr>
        <w:t xml:space="preserve"> </w:t>
      </w:r>
      <w:r>
        <w:rPr>
          <w:rFonts w:ascii="Arial" w:hAnsi="Arial" w:cs="Arial"/>
        </w:rPr>
        <w:t xml:space="preserve">Сообщения ТОРО. </w:t>
      </w:r>
    </w:p>
    <w:p w14:paraId="77EB0C1C" w14:textId="77777777" w:rsidR="009E28A6" w:rsidRDefault="009E28A6" w:rsidP="009E28A6">
      <w:pPr>
        <w:suppressAutoHyphens/>
        <w:spacing w:after="240" w:line="276" w:lineRule="auto"/>
        <w:ind w:firstLine="567"/>
        <w:rPr>
          <w:rFonts w:ascii="Arial" w:hAnsi="Arial" w:cs="Arial"/>
        </w:rPr>
      </w:pPr>
      <w:r>
        <w:rPr>
          <w:rFonts w:ascii="Arial" w:hAnsi="Arial" w:cs="Arial"/>
        </w:rPr>
        <w:t>Сообщение ТОРО – объект системы, использующийся для обработки данных ТОРО, в случае возникновения неисправностей или появления особых ситуаций для описания технических условий на ПА, заявки на выполнение необходимы мероприятий, документирования выполненной работы.</w:t>
      </w:r>
    </w:p>
    <w:p w14:paraId="0F3C7E91" w14:textId="37066FC5" w:rsidR="009E28A6" w:rsidRPr="00490C5E" w:rsidRDefault="009E28A6" w:rsidP="009E28A6">
      <w:pPr>
        <w:suppressAutoHyphens/>
        <w:spacing w:after="240" w:line="276" w:lineRule="auto"/>
        <w:ind w:firstLine="567"/>
        <w:rPr>
          <w:rFonts w:ascii="Arial" w:hAnsi="Arial" w:cs="Arial"/>
        </w:rPr>
      </w:pPr>
      <w:r>
        <w:rPr>
          <w:rFonts w:ascii="Arial" w:hAnsi="Arial" w:cs="Arial"/>
        </w:rPr>
        <w:t>Подробное описание порядка формирования сообщений</w:t>
      </w:r>
      <w:r w:rsidRPr="00B14753">
        <w:rPr>
          <w:rFonts w:ascii="Arial" w:hAnsi="Arial" w:cs="Arial"/>
        </w:rPr>
        <w:t xml:space="preserve"> ТОРО </w:t>
      </w:r>
      <w:r>
        <w:rPr>
          <w:rFonts w:ascii="Arial" w:hAnsi="Arial" w:cs="Arial"/>
        </w:rPr>
        <w:t>по состоянию описано</w:t>
      </w:r>
      <w:r w:rsidR="001C3A06">
        <w:rPr>
          <w:rFonts w:ascii="Arial" w:hAnsi="Arial" w:cs="Arial"/>
        </w:rPr>
        <w:t xml:space="preserve"> в КД </w:t>
      </w:r>
      <w:del w:id="323" w:author="Владимир Лаут" w:date="2021-03-11T12:52:00Z">
        <w:r w:rsidR="00AC0CCB" w:rsidDel="00E0291E">
          <w:rPr>
            <w:rFonts w:ascii="Arial" w:hAnsi="Arial" w:cs="Arial"/>
          </w:rPr>
          <w:delText>ERP.9.9.2</w:delText>
        </w:r>
      </w:del>
      <w:ins w:id="324" w:author="Владимир Лаут" w:date="2021-03-11T12:52:00Z">
        <w:r w:rsidR="00E0291E">
          <w:rPr>
            <w:rFonts w:ascii="Arial" w:hAnsi="Arial" w:cs="Arial"/>
          </w:rPr>
          <w:t>ERP.13.9.2</w:t>
        </w:r>
      </w:ins>
      <w:r w:rsidR="007334C2">
        <w:rPr>
          <w:rFonts w:ascii="Arial" w:hAnsi="Arial" w:cs="Arial"/>
        </w:rPr>
        <w:t>_</w:t>
      </w:r>
      <w:r w:rsidRPr="00B14753">
        <w:rPr>
          <w:rFonts w:ascii="Arial" w:hAnsi="Arial" w:cs="Arial"/>
        </w:rPr>
        <w:t>56</w:t>
      </w:r>
      <w:r>
        <w:rPr>
          <w:rFonts w:ascii="Arial" w:hAnsi="Arial" w:cs="Arial"/>
        </w:rPr>
        <w:t>_</w:t>
      </w:r>
      <w:r w:rsidRPr="00B14753">
        <w:rPr>
          <w:rFonts w:ascii="Arial" w:hAnsi="Arial" w:cs="Arial"/>
        </w:rPr>
        <w:t>PM_</w:t>
      </w:r>
      <w:r>
        <w:rPr>
          <w:rFonts w:ascii="Arial" w:hAnsi="Arial" w:cs="Arial"/>
        </w:rPr>
        <w:t xml:space="preserve">КД </w:t>
      </w:r>
      <w:r w:rsidRPr="00B14753">
        <w:rPr>
          <w:rFonts w:ascii="Arial" w:hAnsi="Arial" w:cs="Arial"/>
        </w:rPr>
        <w:t xml:space="preserve">Мониторинг и </w:t>
      </w:r>
      <w:r>
        <w:rPr>
          <w:rFonts w:ascii="Arial" w:hAnsi="Arial" w:cs="Arial"/>
        </w:rPr>
        <w:t>оценка технического состояния ПА.</w:t>
      </w:r>
    </w:p>
    <w:p w14:paraId="1ED045D6" w14:textId="77777777" w:rsidR="009E28A6" w:rsidRPr="00B14753" w:rsidRDefault="009E28A6" w:rsidP="009E28A6">
      <w:pPr>
        <w:suppressAutoHyphens/>
        <w:spacing w:after="240" w:line="276" w:lineRule="auto"/>
        <w:ind w:firstLine="567"/>
        <w:rPr>
          <w:rFonts w:ascii="Arial" w:hAnsi="Arial" w:cs="Arial"/>
        </w:rPr>
      </w:pPr>
      <w:r w:rsidRPr="00B14753">
        <w:rPr>
          <w:rFonts w:ascii="Arial" w:hAnsi="Arial" w:cs="Arial"/>
        </w:rPr>
        <w:t>Все работы, включая дополнительные работы по техсостоянию</w:t>
      </w:r>
      <w:r>
        <w:rPr>
          <w:rFonts w:ascii="Arial" w:hAnsi="Arial" w:cs="Arial"/>
        </w:rPr>
        <w:t>,</w:t>
      </w:r>
      <w:r w:rsidRPr="00B14753">
        <w:rPr>
          <w:rFonts w:ascii="Arial" w:hAnsi="Arial" w:cs="Arial"/>
        </w:rPr>
        <w:t xml:space="preserve"> являются внеплановыми, если они н</w:t>
      </w:r>
      <w:r>
        <w:rPr>
          <w:rFonts w:ascii="Arial" w:hAnsi="Arial" w:cs="Arial"/>
        </w:rPr>
        <w:t xml:space="preserve">е включены в годовой план работ. Работы </w:t>
      </w:r>
      <w:r w:rsidRPr="00B14753">
        <w:rPr>
          <w:rFonts w:ascii="Arial" w:hAnsi="Arial" w:cs="Arial"/>
        </w:rPr>
        <w:t xml:space="preserve">считаются планируемыми, если они включены в планы работ на следующий год. </w:t>
      </w:r>
    </w:p>
    <w:p w14:paraId="3713EF52" w14:textId="77777777" w:rsidR="009E28A6" w:rsidRPr="006109E6" w:rsidRDefault="009E28A6" w:rsidP="009E28A6">
      <w:pPr>
        <w:suppressAutoHyphens/>
        <w:spacing w:after="240" w:line="276" w:lineRule="auto"/>
        <w:ind w:firstLine="567"/>
        <w:rPr>
          <w:rFonts w:ascii="Arial" w:hAnsi="Arial" w:cs="Arial"/>
        </w:rPr>
      </w:pPr>
      <w:r w:rsidRPr="006109E6">
        <w:rPr>
          <w:rFonts w:ascii="Arial" w:hAnsi="Arial" w:cs="Arial"/>
        </w:rPr>
        <w:t xml:space="preserve">На основании сообщений ТОРО на внеплановые работы принимается одно из возможных решений (зафиксированы в </w:t>
      </w:r>
      <w:r w:rsidR="006109E6" w:rsidRPr="006109E6">
        <w:rPr>
          <w:rFonts w:ascii="Arial" w:hAnsi="Arial" w:cs="Arial"/>
          <w:szCs w:val="24"/>
        </w:rPr>
        <w:t xml:space="preserve">Методике </w:t>
      </w:r>
      <w:r w:rsidR="006109E6" w:rsidRPr="006109E6">
        <w:rPr>
          <w:rFonts w:ascii="Arial" w:hAnsi="Arial" w:cs="Arial"/>
          <w:szCs w:val="24"/>
          <w:lang w:val="en-US"/>
        </w:rPr>
        <w:t>ERP</w:t>
      </w:r>
      <w:r w:rsidR="006109E6" w:rsidRPr="006109E6">
        <w:rPr>
          <w:rFonts w:ascii="Arial" w:hAnsi="Arial" w:cs="Arial"/>
          <w:szCs w:val="24"/>
        </w:rPr>
        <w:t>.2.1.14.</w:t>
      </w:r>
      <w:r w:rsidR="006109E6" w:rsidRPr="006109E6">
        <w:rPr>
          <w:rFonts w:ascii="Arial" w:hAnsi="Arial" w:cs="Arial"/>
          <w:szCs w:val="24"/>
          <w:lang w:val="en-US"/>
        </w:rPr>
        <w:t>PM</w:t>
      </w:r>
      <w:r w:rsidR="006109E6" w:rsidRPr="006109E6">
        <w:rPr>
          <w:rFonts w:ascii="Arial" w:hAnsi="Arial" w:cs="Arial"/>
          <w:szCs w:val="24"/>
        </w:rPr>
        <w:t xml:space="preserve">_Методика планирования </w:t>
      </w:r>
      <w:r w:rsidR="006109E6" w:rsidRPr="006109E6">
        <w:rPr>
          <w:rFonts w:ascii="Arial" w:hAnsi="Arial" w:cs="Arial"/>
          <w:szCs w:val="24"/>
        </w:rPr>
        <w:lastRenderedPageBreak/>
        <w:t>(долгосрочного, годового, месячного, недельного) и учета работ по ТОиР, замене и модернизации производственных активов, включая выполняемые хоз. способом, в том числе планирования с использованием в качестве ресурса подрядчика, раздел 6.1 Внеплановые работы.</w:t>
      </w:r>
      <w:r w:rsidRPr="006109E6">
        <w:rPr>
          <w:rFonts w:ascii="Arial" w:hAnsi="Arial" w:cs="Arial"/>
        </w:rPr>
        <w:t>):</w:t>
      </w:r>
    </w:p>
    <w:p w14:paraId="12D0E8B2" w14:textId="77777777" w:rsidR="009E28A6" w:rsidRDefault="009E28A6" w:rsidP="009E28A6">
      <w:pPr>
        <w:suppressAutoHyphens/>
        <w:spacing w:after="240" w:line="276" w:lineRule="auto"/>
        <w:ind w:firstLine="567"/>
        <w:rPr>
          <w:rFonts w:ascii="Arial" w:hAnsi="Arial" w:cs="Arial"/>
        </w:rPr>
      </w:pPr>
      <w:r w:rsidRPr="008110FD">
        <w:rPr>
          <w:rFonts w:ascii="Arial" w:hAnsi="Arial" w:cs="Arial"/>
        </w:rPr>
        <w:t xml:space="preserve">1. </w:t>
      </w:r>
      <w:r w:rsidRPr="0074775A">
        <w:rPr>
          <w:rFonts w:ascii="Arial" w:hAnsi="Arial" w:cs="Arial"/>
        </w:rPr>
        <w:t>Если необходимые работы покрываются</w:t>
      </w:r>
      <w:r>
        <w:rPr>
          <w:rFonts w:ascii="Arial" w:hAnsi="Arial" w:cs="Arial"/>
        </w:rPr>
        <w:t xml:space="preserve"> имеющимся</w:t>
      </w:r>
      <w:r w:rsidRPr="0074775A">
        <w:rPr>
          <w:rFonts w:ascii="Arial" w:hAnsi="Arial" w:cs="Arial"/>
        </w:rPr>
        <w:t xml:space="preserve"> заказом</w:t>
      </w:r>
      <w:r>
        <w:rPr>
          <w:rFonts w:ascii="Arial" w:hAnsi="Arial" w:cs="Arial"/>
        </w:rPr>
        <w:t xml:space="preserve"> ТОРО</w:t>
      </w:r>
      <w:r w:rsidRPr="0074775A">
        <w:rPr>
          <w:rFonts w:ascii="Arial" w:hAnsi="Arial" w:cs="Arial"/>
        </w:rPr>
        <w:t xml:space="preserve">, то </w:t>
      </w:r>
      <w:r>
        <w:rPr>
          <w:rFonts w:ascii="Arial" w:hAnsi="Arial" w:cs="Arial"/>
        </w:rPr>
        <w:t>ему присваиваются сообщения ТОРО без изменения прочих данных заказа,</w:t>
      </w:r>
    </w:p>
    <w:p w14:paraId="737BA836" w14:textId="77777777" w:rsidR="009E28A6" w:rsidRDefault="009E28A6" w:rsidP="009E28A6">
      <w:pPr>
        <w:suppressAutoHyphens/>
        <w:spacing w:after="240" w:line="276" w:lineRule="auto"/>
        <w:ind w:firstLine="567"/>
        <w:rPr>
          <w:rFonts w:ascii="Arial" w:hAnsi="Arial" w:cs="Arial"/>
        </w:rPr>
      </w:pPr>
      <w:r>
        <w:rPr>
          <w:rFonts w:ascii="Arial" w:hAnsi="Arial" w:cs="Arial"/>
        </w:rPr>
        <w:t xml:space="preserve">2. Если необходимые в соответствии с сообщением ТОРО работы увеличивают сумму заказа ТОРО менее, чем на 20%, и соответствуют плановому бюджету, то </w:t>
      </w:r>
      <w:r w:rsidRPr="0074775A">
        <w:rPr>
          <w:rFonts w:ascii="Arial" w:hAnsi="Arial" w:cs="Arial"/>
        </w:rPr>
        <w:t xml:space="preserve">сообщение присваивается </w:t>
      </w:r>
      <w:r>
        <w:rPr>
          <w:rFonts w:ascii="Arial" w:hAnsi="Arial" w:cs="Arial"/>
        </w:rPr>
        <w:t>этому</w:t>
      </w:r>
      <w:r w:rsidRPr="0074775A">
        <w:rPr>
          <w:rFonts w:ascii="Arial" w:hAnsi="Arial" w:cs="Arial"/>
        </w:rPr>
        <w:t xml:space="preserve"> </w:t>
      </w:r>
      <w:r>
        <w:rPr>
          <w:rFonts w:ascii="Arial" w:hAnsi="Arial" w:cs="Arial"/>
        </w:rPr>
        <w:t>заказу с корректировкой данных заказа (операций заказа, продолжительности работ по операциям заказа, перечня и количества МТР),</w:t>
      </w:r>
    </w:p>
    <w:p w14:paraId="69F11E9E" w14:textId="77777777" w:rsidR="009E28A6" w:rsidRDefault="009E28A6" w:rsidP="009E28A6">
      <w:pPr>
        <w:suppressAutoHyphens/>
        <w:spacing w:after="240" w:line="276" w:lineRule="auto"/>
        <w:ind w:firstLine="567"/>
        <w:rPr>
          <w:rFonts w:ascii="Arial" w:hAnsi="Arial" w:cs="Arial"/>
        </w:rPr>
      </w:pPr>
      <w:r>
        <w:rPr>
          <w:rFonts w:ascii="Arial" w:hAnsi="Arial" w:cs="Arial"/>
        </w:rPr>
        <w:t>3. Если корректировка заказа в соответствии с сообщениями ТОРО на внеплановые работы увеличивают изначально запланированную сумму заказа</w:t>
      </w:r>
      <w:r w:rsidRPr="008110FD">
        <w:rPr>
          <w:rFonts w:ascii="Arial" w:hAnsi="Arial" w:cs="Arial"/>
        </w:rPr>
        <w:t xml:space="preserve"> </w:t>
      </w:r>
      <w:r>
        <w:rPr>
          <w:rFonts w:ascii="Arial" w:hAnsi="Arial" w:cs="Arial"/>
        </w:rPr>
        <w:t>б</w:t>
      </w:r>
      <w:r w:rsidRPr="008110FD">
        <w:rPr>
          <w:rFonts w:ascii="Arial" w:hAnsi="Arial" w:cs="Arial"/>
        </w:rPr>
        <w:t>олее</w:t>
      </w:r>
      <w:r>
        <w:rPr>
          <w:rFonts w:ascii="Arial" w:hAnsi="Arial" w:cs="Arial"/>
        </w:rPr>
        <w:t>,</w:t>
      </w:r>
      <w:r w:rsidRPr="008110FD">
        <w:rPr>
          <w:rFonts w:ascii="Arial" w:hAnsi="Arial" w:cs="Arial"/>
        </w:rPr>
        <w:t xml:space="preserve"> чем на 20%</w:t>
      </w:r>
      <w:r>
        <w:rPr>
          <w:rFonts w:ascii="Arial" w:hAnsi="Arial" w:cs="Arial"/>
        </w:rPr>
        <w:t xml:space="preserve"> от исходного</w:t>
      </w:r>
      <w:r w:rsidRPr="008110FD">
        <w:rPr>
          <w:rFonts w:ascii="Arial" w:hAnsi="Arial" w:cs="Arial"/>
        </w:rPr>
        <w:t xml:space="preserve">, </w:t>
      </w:r>
      <w:r>
        <w:rPr>
          <w:rFonts w:ascii="Arial" w:hAnsi="Arial" w:cs="Arial"/>
        </w:rPr>
        <w:t>то вместо корректировки имеющегося заказа ТОРО создается новый подзаказ,</w:t>
      </w:r>
    </w:p>
    <w:p w14:paraId="62308F1A" w14:textId="77777777" w:rsidR="00C032C1" w:rsidRPr="00C032C1" w:rsidRDefault="00C032C1" w:rsidP="009E28A6">
      <w:pPr>
        <w:suppressAutoHyphens/>
        <w:spacing w:after="240" w:line="276" w:lineRule="auto"/>
        <w:ind w:firstLine="567"/>
        <w:rPr>
          <w:rFonts w:ascii="Arial" w:hAnsi="Arial" w:cs="Arial"/>
        </w:rPr>
      </w:pPr>
      <w:r w:rsidRPr="00C032C1">
        <w:rPr>
          <w:rFonts w:ascii="Arial" w:hAnsi="Arial" w:cs="Arial"/>
          <w:szCs w:val="24"/>
        </w:rPr>
        <w:t xml:space="preserve">Подробное описание порядка выбора сценария присвоения сообщений ТОРО на внеплановые работы заказам ТОРО приведено в Методике </w:t>
      </w:r>
      <w:r w:rsidRPr="00C032C1">
        <w:rPr>
          <w:rFonts w:ascii="Arial" w:hAnsi="Arial" w:cs="Arial"/>
          <w:szCs w:val="24"/>
          <w:lang w:val="en-US"/>
        </w:rPr>
        <w:t>ERP</w:t>
      </w:r>
      <w:r w:rsidRPr="00C032C1">
        <w:rPr>
          <w:rFonts w:ascii="Arial" w:hAnsi="Arial" w:cs="Arial"/>
          <w:szCs w:val="24"/>
        </w:rPr>
        <w:t>.2.1.14.</w:t>
      </w:r>
      <w:r w:rsidRPr="00C032C1">
        <w:rPr>
          <w:rFonts w:ascii="Arial" w:hAnsi="Arial" w:cs="Arial"/>
          <w:szCs w:val="24"/>
          <w:lang w:val="en-US"/>
        </w:rPr>
        <w:t>PM</w:t>
      </w:r>
      <w:r w:rsidRPr="00C032C1">
        <w:rPr>
          <w:rFonts w:ascii="Arial" w:hAnsi="Arial" w:cs="Arial"/>
          <w:szCs w:val="24"/>
        </w:rPr>
        <w:t>_Методика планирования (долгосрочного, годового, месячного, недельного) и учета работ по ТОиР, замене и модернизации производственных активов, включая выполняемые хоз. способом, в том числе планирования с использованием в качестве ресурса подрядчика, раздел 6.1 Внеплановые работы.</w:t>
      </w:r>
    </w:p>
    <w:p w14:paraId="7BEED460" w14:textId="77777777" w:rsidR="009E28A6" w:rsidRDefault="009E28A6" w:rsidP="009E28A6">
      <w:pPr>
        <w:suppressAutoHyphens/>
        <w:spacing w:after="240" w:line="276" w:lineRule="auto"/>
        <w:ind w:firstLine="567"/>
        <w:rPr>
          <w:rFonts w:ascii="Arial" w:hAnsi="Arial" w:cs="Arial"/>
        </w:rPr>
      </w:pPr>
      <w:r>
        <w:rPr>
          <w:rFonts w:ascii="Arial" w:hAnsi="Arial" w:cs="Arial"/>
        </w:rPr>
        <w:t>4. Создается новый заказ ТОРО, если необходимые в соответствии с сообщением ТОРО работы ранее не планировались.</w:t>
      </w:r>
    </w:p>
    <w:p w14:paraId="1456515A" w14:textId="77777777" w:rsidR="009E28A6" w:rsidRDefault="009E28A6" w:rsidP="009E28A6">
      <w:pPr>
        <w:suppressAutoHyphens/>
        <w:spacing w:after="240" w:line="276" w:lineRule="auto"/>
        <w:ind w:firstLine="567"/>
        <w:rPr>
          <w:rFonts w:ascii="Arial" w:hAnsi="Arial" w:cs="Arial"/>
        </w:rPr>
      </w:pPr>
      <w:r>
        <w:rPr>
          <w:rFonts w:ascii="Arial" w:hAnsi="Arial" w:cs="Arial"/>
        </w:rPr>
        <w:t>Заказам ТОРО на внеплановые работы, созданным или дополненным на основании сообщений ТОРО, присваивается СПП-элемент.</w:t>
      </w:r>
    </w:p>
    <w:p w14:paraId="4E7BA184" w14:textId="77777777" w:rsidR="009E28A6" w:rsidRPr="0090486F" w:rsidRDefault="009E28A6" w:rsidP="0090486F">
      <w:pPr>
        <w:spacing w:after="240" w:line="276" w:lineRule="auto"/>
        <w:ind w:firstLine="567"/>
        <w:rPr>
          <w:rFonts w:ascii="Arial" w:hAnsi="Arial" w:cs="Arial"/>
        </w:rPr>
      </w:pPr>
      <w:r w:rsidRPr="0090486F">
        <w:rPr>
          <w:rFonts w:ascii="Arial" w:hAnsi="Arial" w:cs="Arial"/>
        </w:rPr>
        <w:t xml:space="preserve">При этом проверяется сумма заказов в разрезе присвоенного в заказе СПП-элемента на непревышение бюджета воздействий на производственные активы. При превышении бюджета требуется уменьшить стоимость заказа через </w:t>
      </w:r>
      <w:r w:rsidRPr="0090486F">
        <w:rPr>
          <w:rFonts w:ascii="Arial" w:hAnsi="Arial" w:cs="Arial"/>
          <w:szCs w:val="24"/>
        </w:rPr>
        <w:t>изменение состава работ, услуг, МТР, запросить расширение бюджета или отказаться от выполнения работ, установив метку удаления для заказа ТОРО.</w:t>
      </w:r>
    </w:p>
    <w:p w14:paraId="77F02B27" w14:textId="77777777" w:rsidR="009E28A6" w:rsidRPr="00B14753" w:rsidRDefault="009E28A6" w:rsidP="0090486F">
      <w:pPr>
        <w:suppressAutoHyphens/>
        <w:spacing w:after="240" w:line="276" w:lineRule="auto"/>
        <w:ind w:firstLine="567"/>
        <w:rPr>
          <w:rFonts w:ascii="Arial" w:hAnsi="Arial" w:cs="Arial"/>
        </w:rPr>
      </w:pPr>
      <w:r w:rsidRPr="00B14753">
        <w:rPr>
          <w:rFonts w:ascii="Arial" w:hAnsi="Arial" w:cs="Arial"/>
        </w:rPr>
        <w:t>В случае, когда работы являются аварийными, в системе выполняются шаги процесса «ПП-07.03.03.02-</w:t>
      </w:r>
      <w:r w:rsidRPr="00B14753">
        <w:rPr>
          <w:rFonts w:ascii="Arial" w:hAnsi="Arial" w:cs="Arial"/>
          <w:lang w:val="en-US"/>
        </w:rPr>
        <w:t>ERP</w:t>
      </w:r>
      <w:r w:rsidRPr="00B14753">
        <w:rPr>
          <w:rFonts w:ascii="Arial" w:hAnsi="Arial" w:cs="Arial"/>
        </w:rPr>
        <w:t xml:space="preserve"> Управление аварийными воздействиями</w:t>
      </w:r>
      <w:r>
        <w:rPr>
          <w:rFonts w:ascii="Arial" w:hAnsi="Arial" w:cs="Arial"/>
        </w:rPr>
        <w:t xml:space="preserve"> ТОиР критичного оборудования».</w:t>
      </w:r>
    </w:p>
    <w:p w14:paraId="53B46E14" w14:textId="77777777" w:rsidR="009E28A6" w:rsidRDefault="009E28A6" w:rsidP="009E28A6">
      <w:pPr>
        <w:suppressAutoHyphens/>
        <w:spacing w:after="120" w:line="276" w:lineRule="auto"/>
        <w:ind w:firstLine="567"/>
        <w:rPr>
          <w:rFonts w:ascii="Arial" w:hAnsi="Arial" w:cs="Arial"/>
        </w:rPr>
      </w:pPr>
      <w:r w:rsidRPr="00B14753">
        <w:rPr>
          <w:rFonts w:ascii="Arial" w:hAnsi="Arial" w:cs="Arial"/>
        </w:rPr>
        <w:t>Если отнесение внепланового заказа ТОРО</w:t>
      </w:r>
      <w:r>
        <w:rPr>
          <w:rFonts w:ascii="Arial" w:hAnsi="Arial" w:cs="Arial"/>
        </w:rPr>
        <w:t xml:space="preserve"> к существующему разделу бюджета</w:t>
      </w:r>
      <w:r w:rsidRPr="00B14753">
        <w:rPr>
          <w:rFonts w:ascii="Arial" w:hAnsi="Arial" w:cs="Arial"/>
        </w:rPr>
        <w:t xml:space="preserve"> воздействий не требует дополнительного увеличения бюджетных средств, </w:t>
      </w:r>
      <w:r>
        <w:rPr>
          <w:rFonts w:ascii="Arial" w:hAnsi="Arial" w:cs="Arial"/>
        </w:rPr>
        <w:t xml:space="preserve">то </w:t>
      </w:r>
      <w:r w:rsidRPr="00B14753">
        <w:rPr>
          <w:rFonts w:ascii="Arial" w:hAnsi="Arial" w:cs="Arial"/>
        </w:rPr>
        <w:t>заказу ТОРО присваивается соответствующий СПП-элемент существующего проекта.</w:t>
      </w:r>
      <w:r>
        <w:rPr>
          <w:rFonts w:ascii="Arial" w:hAnsi="Arial" w:cs="Arial"/>
        </w:rPr>
        <w:t xml:space="preserve"> </w:t>
      </w:r>
    </w:p>
    <w:p w14:paraId="4BEFD94B" w14:textId="77777777" w:rsidR="009E28A6" w:rsidRPr="00B14753" w:rsidRDefault="009E28A6" w:rsidP="009E28A6">
      <w:pPr>
        <w:suppressAutoHyphens/>
        <w:spacing w:after="120" w:line="276" w:lineRule="auto"/>
        <w:ind w:firstLine="567"/>
        <w:rPr>
          <w:rFonts w:ascii="Arial" w:hAnsi="Arial" w:cs="Arial"/>
        </w:rPr>
      </w:pPr>
      <w:r w:rsidRPr="00B14753">
        <w:rPr>
          <w:rFonts w:ascii="Arial" w:hAnsi="Arial" w:cs="Arial"/>
        </w:rPr>
        <w:t>Основными шагами процесса являются:</w:t>
      </w:r>
    </w:p>
    <w:p w14:paraId="4B6FFEE4" w14:textId="006699A2" w:rsidR="009E28A6" w:rsidRPr="00B14753" w:rsidRDefault="009E28A6" w:rsidP="009E28A6">
      <w:pPr>
        <w:suppressAutoHyphens/>
        <w:spacing w:after="120" w:line="276" w:lineRule="auto"/>
        <w:ind w:firstLine="567"/>
        <w:rPr>
          <w:rFonts w:ascii="Arial" w:hAnsi="Arial" w:cs="Arial"/>
        </w:rPr>
      </w:pPr>
      <w:r w:rsidRPr="00B14753">
        <w:rPr>
          <w:rFonts w:ascii="Arial" w:hAnsi="Arial" w:cs="Arial"/>
        </w:rPr>
        <w:lastRenderedPageBreak/>
        <w:t xml:space="preserve">- анализ сообщений ТОРО в соответствии с приоритетом Планировщиком ТОиР </w:t>
      </w:r>
      <w:r w:rsidR="00875722">
        <w:rPr>
          <w:rFonts w:ascii="Arial" w:hAnsi="Arial" w:cs="Arial"/>
        </w:rPr>
        <w:t>УО</w:t>
      </w:r>
      <w:r w:rsidRPr="00B14753">
        <w:rPr>
          <w:rFonts w:ascii="Arial" w:hAnsi="Arial" w:cs="Arial"/>
        </w:rPr>
        <w:t>,</w:t>
      </w:r>
    </w:p>
    <w:p w14:paraId="22925935" w14:textId="7B208C7A" w:rsidR="009E28A6" w:rsidRPr="00B14753" w:rsidRDefault="009E28A6" w:rsidP="009E28A6">
      <w:pPr>
        <w:suppressAutoHyphens/>
        <w:spacing w:after="120" w:line="276" w:lineRule="auto"/>
        <w:ind w:firstLine="567"/>
        <w:rPr>
          <w:rFonts w:ascii="Arial" w:hAnsi="Arial" w:cs="Arial"/>
        </w:rPr>
      </w:pPr>
      <w:r w:rsidRPr="00B14753">
        <w:rPr>
          <w:rFonts w:ascii="Arial" w:hAnsi="Arial" w:cs="Arial"/>
        </w:rPr>
        <w:t xml:space="preserve">- планирование внеплановых работ в рамках имеющихся или вновь созданных заказов ТОРО, присвоение заказам СПП-элементов в соответствии со структурой бюджета и анализ бюджетных лимитов на них Планировщиком ТОиР </w:t>
      </w:r>
      <w:r w:rsidR="00875722">
        <w:rPr>
          <w:rFonts w:ascii="Arial" w:hAnsi="Arial" w:cs="Arial"/>
        </w:rPr>
        <w:t>УО</w:t>
      </w:r>
      <w:r w:rsidRPr="00B14753">
        <w:rPr>
          <w:rFonts w:ascii="Arial" w:hAnsi="Arial" w:cs="Arial"/>
        </w:rPr>
        <w:t>,</w:t>
      </w:r>
    </w:p>
    <w:p w14:paraId="6374FAB4" w14:textId="416E705E" w:rsidR="009E28A6" w:rsidRPr="00B14753" w:rsidRDefault="009E28A6" w:rsidP="009E28A6">
      <w:pPr>
        <w:suppressAutoHyphens/>
        <w:spacing w:after="240" w:line="276" w:lineRule="auto"/>
        <w:ind w:firstLine="567"/>
        <w:rPr>
          <w:rFonts w:ascii="Arial" w:hAnsi="Arial" w:cs="Arial"/>
        </w:rPr>
      </w:pPr>
      <w:r w:rsidRPr="00B14753">
        <w:rPr>
          <w:rFonts w:ascii="Arial" w:hAnsi="Arial" w:cs="Arial"/>
        </w:rPr>
        <w:t xml:space="preserve">- согласование заказов на внеплановые работы Старшим планировщиком ТОиР </w:t>
      </w:r>
      <w:r w:rsidR="00875722">
        <w:rPr>
          <w:rFonts w:ascii="Arial" w:hAnsi="Arial" w:cs="Arial"/>
        </w:rPr>
        <w:t xml:space="preserve">УО </w:t>
      </w:r>
      <w:r>
        <w:rPr>
          <w:rFonts w:ascii="Arial" w:hAnsi="Arial" w:cs="Arial"/>
        </w:rPr>
        <w:t>с дальнейшим планированием работ на годовом, оперативном (месячном), недельном горизонте или при планировании остановочных ремонтов</w:t>
      </w:r>
      <w:r w:rsidRPr="00B14753">
        <w:rPr>
          <w:rFonts w:ascii="Arial" w:hAnsi="Arial" w:cs="Arial"/>
        </w:rPr>
        <w:t xml:space="preserve">. </w:t>
      </w:r>
    </w:p>
    <w:p w14:paraId="19C2AAED" w14:textId="452A8C1A" w:rsidR="009E28A6" w:rsidRDefault="009E28A6" w:rsidP="009E28A6">
      <w:pPr>
        <w:suppressAutoHyphens/>
        <w:spacing w:after="240" w:line="276" w:lineRule="auto"/>
        <w:ind w:firstLine="567"/>
        <w:rPr>
          <w:rFonts w:ascii="Arial" w:hAnsi="Arial" w:cs="Arial"/>
        </w:rPr>
      </w:pPr>
      <w:r w:rsidRPr="00B14753">
        <w:rPr>
          <w:rFonts w:ascii="Arial" w:hAnsi="Arial" w:cs="Arial"/>
        </w:rPr>
        <w:t xml:space="preserve">Описание шагов бизнес-процесса приведено в разделе </w:t>
      </w:r>
      <w:hyperlink w:anchor="_Описание_шагов_бизнес-процесса_1" w:history="1">
        <w:r w:rsidRPr="00B14753">
          <w:rPr>
            <w:rStyle w:val="aa"/>
            <w:rFonts w:ascii="Arial" w:hAnsi="Arial" w:cs="Arial"/>
          </w:rPr>
          <w:t>5.2.2 Описание шагов бизнес-процесса ПП-07.03.03.02-ERP Управление внеплановыми воздействиями ТОиР</w:t>
        </w:r>
      </w:hyperlink>
      <w:r w:rsidRPr="00B14753">
        <w:rPr>
          <w:rFonts w:ascii="Arial" w:hAnsi="Arial" w:cs="Arial"/>
        </w:rPr>
        <w:t>.</w:t>
      </w:r>
    </w:p>
    <w:p w14:paraId="5C241046" w14:textId="77777777" w:rsidR="009E28A6" w:rsidRPr="00B14753" w:rsidRDefault="009E28A6" w:rsidP="00FD335A">
      <w:pPr>
        <w:suppressAutoHyphens/>
        <w:spacing w:after="200" w:line="276" w:lineRule="auto"/>
        <w:jc w:val="right"/>
        <w:rPr>
          <w:rFonts w:ascii="Arial" w:hAnsi="Arial" w:cs="Arial"/>
          <w:b/>
          <w:sz w:val="22"/>
        </w:rPr>
      </w:pPr>
      <w:r>
        <w:rPr>
          <w:rFonts w:ascii="Arial" w:hAnsi="Arial" w:cs="Arial"/>
          <w:b/>
          <w:sz w:val="22"/>
        </w:rPr>
        <w:t xml:space="preserve">Таблица </w:t>
      </w:r>
      <w:r w:rsidRPr="005F507B">
        <w:rPr>
          <w:rFonts w:ascii="Arial" w:hAnsi="Arial"/>
          <w:b/>
          <w:sz w:val="22"/>
        </w:rPr>
        <w:t>7</w:t>
      </w:r>
      <w:r w:rsidRPr="00B14753">
        <w:rPr>
          <w:rFonts w:ascii="Arial" w:hAnsi="Arial" w:cs="Arial"/>
          <w:b/>
          <w:sz w:val="22"/>
        </w:rPr>
        <w:t>. Описание бизнес-процесса ПП-07.03.03.02-</w:t>
      </w:r>
      <w:r w:rsidRPr="00B14753">
        <w:rPr>
          <w:rFonts w:ascii="Arial" w:hAnsi="Arial" w:cs="Arial"/>
          <w:b/>
          <w:sz w:val="22"/>
          <w:lang w:val="en-US"/>
        </w:rPr>
        <w:t>ERP</w:t>
      </w:r>
      <w:r w:rsidRPr="00B14753">
        <w:rPr>
          <w:rFonts w:ascii="Arial" w:hAnsi="Arial" w:cs="Arial"/>
          <w:b/>
          <w:sz w:val="22"/>
        </w:rPr>
        <w:t xml:space="preserve"> Управление внеплановыми возде</w:t>
      </w:r>
      <w:r>
        <w:rPr>
          <w:rFonts w:ascii="Arial" w:hAnsi="Arial" w:cs="Arial"/>
          <w:b/>
          <w:sz w:val="22"/>
        </w:rPr>
        <w:t>й</w:t>
      </w:r>
      <w:r w:rsidRPr="00B14753">
        <w:rPr>
          <w:rFonts w:ascii="Arial" w:hAnsi="Arial" w:cs="Arial"/>
          <w:b/>
          <w:sz w:val="22"/>
        </w:rPr>
        <w:t>ствиями</w:t>
      </w:r>
    </w:p>
    <w:tbl>
      <w:tblPr>
        <w:tblpPr w:leftFromText="181" w:rightFromText="181" w:vertAnchor="text" w:horzAnchor="margin" w:tblpY="1"/>
        <w:tblOverlap w:val="never"/>
        <w:tblW w:w="1019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2962"/>
        <w:gridCol w:w="7229"/>
      </w:tblGrid>
      <w:tr w:rsidR="009E28A6" w:rsidRPr="00B14753" w14:paraId="3D57E0E9" w14:textId="77777777" w:rsidTr="001661FB">
        <w:trPr>
          <w:cantSplit/>
          <w:trHeight w:val="396"/>
          <w:tblHeader/>
        </w:trPr>
        <w:tc>
          <w:tcPr>
            <w:tcW w:w="2962" w:type="dxa"/>
            <w:shd w:val="clear" w:color="auto" w:fill="FFC000"/>
          </w:tcPr>
          <w:p w14:paraId="6E9146E3" w14:textId="77777777" w:rsidR="009E28A6" w:rsidRPr="00B14753" w:rsidRDefault="009E28A6" w:rsidP="001661FB">
            <w:pPr>
              <w:suppressAutoHyphens/>
              <w:rPr>
                <w:rFonts w:ascii="Arial" w:hAnsi="Arial" w:cs="Arial"/>
                <w:sz w:val="20"/>
                <w:szCs w:val="20"/>
              </w:rPr>
            </w:pPr>
            <w:r w:rsidRPr="00B14753">
              <w:rPr>
                <w:rFonts w:ascii="Arial" w:hAnsi="Arial" w:cs="Arial"/>
                <w:sz w:val="20"/>
                <w:szCs w:val="20"/>
              </w:rPr>
              <w:t>Код бизнес-процесса</w:t>
            </w:r>
          </w:p>
        </w:tc>
        <w:tc>
          <w:tcPr>
            <w:tcW w:w="7229" w:type="dxa"/>
            <w:vAlign w:val="bottom"/>
          </w:tcPr>
          <w:p w14:paraId="56595D29"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ПП-07.03.03.02-</w:t>
            </w:r>
            <w:r w:rsidRPr="00B14753">
              <w:rPr>
                <w:rFonts w:ascii="Arial" w:hAnsi="Arial" w:cs="Arial"/>
                <w:color w:val="000000"/>
                <w:sz w:val="20"/>
                <w:szCs w:val="20"/>
                <w:lang w:val="en-US" w:eastAsia="ru-RU"/>
              </w:rPr>
              <w:t>ERP</w:t>
            </w:r>
            <w:r w:rsidRPr="00B14753">
              <w:rPr>
                <w:rFonts w:ascii="Arial" w:hAnsi="Arial" w:cs="Arial"/>
                <w:color w:val="000000"/>
                <w:sz w:val="20"/>
                <w:szCs w:val="20"/>
                <w:lang w:eastAsia="ru-RU"/>
              </w:rPr>
              <w:t xml:space="preserve"> Управ</w:t>
            </w:r>
            <w:r>
              <w:rPr>
                <w:rFonts w:ascii="Arial" w:hAnsi="Arial" w:cs="Arial"/>
                <w:color w:val="000000"/>
                <w:sz w:val="20"/>
                <w:szCs w:val="20"/>
                <w:lang w:eastAsia="ru-RU"/>
              </w:rPr>
              <w:t>ление внеплановыми воздействиями</w:t>
            </w:r>
          </w:p>
        </w:tc>
      </w:tr>
      <w:tr w:rsidR="009E28A6" w:rsidRPr="00B14753" w14:paraId="2EF88F09" w14:textId="77777777" w:rsidTr="001661FB">
        <w:trPr>
          <w:cantSplit/>
          <w:trHeight w:val="290"/>
        </w:trPr>
        <w:tc>
          <w:tcPr>
            <w:tcW w:w="2962" w:type="dxa"/>
            <w:shd w:val="clear" w:color="auto" w:fill="FFC000"/>
          </w:tcPr>
          <w:p w14:paraId="6F5C1D83" w14:textId="77777777" w:rsidR="009E28A6" w:rsidRPr="00B14753" w:rsidRDefault="009E28A6" w:rsidP="001661FB">
            <w:pPr>
              <w:suppressAutoHyphens/>
              <w:rPr>
                <w:rFonts w:ascii="Arial" w:hAnsi="Arial" w:cs="Arial"/>
                <w:sz w:val="20"/>
                <w:szCs w:val="20"/>
              </w:rPr>
            </w:pPr>
            <w:r w:rsidRPr="00B14753">
              <w:rPr>
                <w:rFonts w:ascii="Arial" w:hAnsi="Arial" w:cs="Arial"/>
                <w:sz w:val="20"/>
                <w:szCs w:val="20"/>
              </w:rPr>
              <w:t>Цель бизнес-процесса</w:t>
            </w:r>
          </w:p>
        </w:tc>
        <w:tc>
          <w:tcPr>
            <w:tcW w:w="7229" w:type="dxa"/>
            <w:vAlign w:val="bottom"/>
          </w:tcPr>
          <w:p w14:paraId="3BE526BF" w14:textId="77777777" w:rsidR="009E28A6" w:rsidRDefault="009E28A6" w:rsidP="001661FB">
            <w:pPr>
              <w:suppressAutoHyphens/>
              <w:jc w:val="left"/>
              <w:rPr>
                <w:rFonts w:ascii="Arial" w:hAnsi="Arial" w:cs="Arial"/>
                <w:color w:val="000000"/>
                <w:sz w:val="20"/>
                <w:szCs w:val="20"/>
                <w:lang w:eastAsia="ru-RU"/>
              </w:rPr>
            </w:pPr>
          </w:p>
          <w:p w14:paraId="610C467A" w14:textId="77777777" w:rsidR="009E28A6" w:rsidRPr="008B7AC1" w:rsidRDefault="009E28A6" w:rsidP="001661FB">
            <w:pPr>
              <w:suppressAutoHyphens/>
              <w:jc w:val="left"/>
              <w:rPr>
                <w:rFonts w:ascii="Arial" w:hAnsi="Arial" w:cs="Arial"/>
                <w:color w:val="000000"/>
                <w:sz w:val="20"/>
                <w:szCs w:val="20"/>
                <w:lang w:eastAsia="ru-RU"/>
              </w:rPr>
            </w:pPr>
            <w:r>
              <w:rPr>
                <w:rFonts w:ascii="Arial" w:hAnsi="Arial" w:cs="Arial"/>
                <w:color w:val="000000"/>
                <w:sz w:val="20"/>
                <w:szCs w:val="20"/>
                <w:lang w:eastAsia="ru-RU"/>
              </w:rPr>
              <w:t xml:space="preserve">Описание принципов и способов планирования внеплановых работ ТОиР </w:t>
            </w:r>
          </w:p>
        </w:tc>
      </w:tr>
      <w:tr w:rsidR="009E28A6" w:rsidRPr="00B14753" w14:paraId="7DFA615B" w14:textId="77777777" w:rsidTr="001661FB">
        <w:trPr>
          <w:cantSplit/>
          <w:trHeight w:val="290"/>
        </w:trPr>
        <w:tc>
          <w:tcPr>
            <w:tcW w:w="2962" w:type="dxa"/>
            <w:shd w:val="clear" w:color="auto" w:fill="FFC000"/>
          </w:tcPr>
          <w:p w14:paraId="10942882" w14:textId="77777777" w:rsidR="009E28A6" w:rsidRPr="00B14753" w:rsidRDefault="009E28A6" w:rsidP="001661FB">
            <w:pPr>
              <w:suppressAutoHyphens/>
              <w:rPr>
                <w:rFonts w:ascii="Arial" w:hAnsi="Arial" w:cs="Arial"/>
                <w:sz w:val="20"/>
                <w:szCs w:val="20"/>
              </w:rPr>
            </w:pPr>
            <w:r w:rsidRPr="00B14753">
              <w:rPr>
                <w:rFonts w:ascii="Arial" w:hAnsi="Arial" w:cs="Arial"/>
                <w:sz w:val="20"/>
                <w:szCs w:val="20"/>
              </w:rPr>
              <w:t>Периодичность</w:t>
            </w:r>
          </w:p>
        </w:tc>
        <w:tc>
          <w:tcPr>
            <w:tcW w:w="7229" w:type="dxa"/>
            <w:vAlign w:val="bottom"/>
          </w:tcPr>
          <w:p w14:paraId="1EE2CDB5"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sz w:val="20"/>
                <w:szCs w:val="20"/>
              </w:rPr>
              <w:t>Ежедневно, еженедельно</w:t>
            </w:r>
          </w:p>
        </w:tc>
      </w:tr>
      <w:tr w:rsidR="009E28A6" w:rsidRPr="00B14753" w14:paraId="6480D38C" w14:textId="77777777" w:rsidTr="001661FB">
        <w:trPr>
          <w:cantSplit/>
          <w:trHeight w:val="293"/>
        </w:trPr>
        <w:tc>
          <w:tcPr>
            <w:tcW w:w="2962" w:type="dxa"/>
            <w:shd w:val="clear" w:color="auto" w:fill="FFC000"/>
          </w:tcPr>
          <w:p w14:paraId="0975E0A4"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Предваряющие связанные процессы</w:t>
            </w:r>
          </w:p>
        </w:tc>
        <w:tc>
          <w:tcPr>
            <w:tcW w:w="7229" w:type="dxa"/>
            <w:vAlign w:val="bottom"/>
          </w:tcPr>
          <w:p w14:paraId="0A379B5E" w14:textId="77777777" w:rsidR="009E28A6" w:rsidRPr="00B14753" w:rsidRDefault="009E28A6" w:rsidP="001661FB">
            <w:pPr>
              <w:suppressAutoHyphens/>
              <w:jc w:val="left"/>
              <w:rPr>
                <w:rFonts w:ascii="Arial" w:hAnsi="Arial" w:cs="Arial"/>
                <w:noProof/>
                <w:color w:val="000000"/>
                <w:sz w:val="20"/>
                <w:szCs w:val="20"/>
                <w:lang w:eastAsia="ru-RU"/>
              </w:rPr>
            </w:pPr>
            <w:r w:rsidRPr="00B14753">
              <w:rPr>
                <w:rFonts w:ascii="Arial" w:hAnsi="Arial" w:cs="Arial"/>
                <w:noProof/>
                <w:color w:val="000000"/>
                <w:sz w:val="20"/>
                <w:szCs w:val="20"/>
                <w:lang w:eastAsia="ru-RU"/>
              </w:rPr>
              <w:t>ПП-07.01.02.03-ERP Консервация/ Расконсервация ПА</w:t>
            </w:r>
          </w:p>
          <w:p w14:paraId="125029F0" w14:textId="77777777" w:rsidR="009E28A6" w:rsidRPr="00B14753" w:rsidRDefault="009E28A6" w:rsidP="001661FB">
            <w:pPr>
              <w:suppressAutoHyphens/>
              <w:jc w:val="left"/>
              <w:rPr>
                <w:rFonts w:ascii="Arial" w:hAnsi="Arial" w:cs="Arial"/>
                <w:noProof/>
                <w:color w:val="000000"/>
                <w:sz w:val="20"/>
                <w:szCs w:val="20"/>
                <w:lang w:eastAsia="ru-RU"/>
              </w:rPr>
            </w:pPr>
            <w:r w:rsidRPr="00B14753">
              <w:rPr>
                <w:rFonts w:ascii="Arial" w:hAnsi="Arial" w:cs="Arial"/>
                <w:noProof/>
                <w:color w:val="000000"/>
                <w:sz w:val="20"/>
                <w:szCs w:val="20"/>
                <w:lang w:eastAsia="ru-RU"/>
              </w:rPr>
              <w:t>ПП-07.01.02.04-ERP Вывод производственных активов из эксплуатации (списание ОС и утилизация)</w:t>
            </w:r>
          </w:p>
          <w:p w14:paraId="286585ED" w14:textId="77777777" w:rsidR="009E28A6" w:rsidRPr="00B14753" w:rsidRDefault="009E28A6" w:rsidP="001661FB">
            <w:pPr>
              <w:suppressAutoHyphens/>
              <w:jc w:val="left"/>
              <w:rPr>
                <w:rFonts w:ascii="Arial" w:hAnsi="Arial" w:cs="Arial"/>
                <w:noProof/>
                <w:color w:val="000000"/>
                <w:sz w:val="20"/>
                <w:szCs w:val="20"/>
                <w:lang w:eastAsia="ru-RU"/>
              </w:rPr>
            </w:pPr>
            <w:r w:rsidRPr="00B14753">
              <w:rPr>
                <w:rFonts w:ascii="Arial" w:hAnsi="Arial" w:cs="Arial"/>
                <w:noProof/>
                <w:color w:val="000000"/>
                <w:sz w:val="20"/>
                <w:szCs w:val="20"/>
                <w:lang w:eastAsia="ru-RU"/>
              </w:rPr>
              <w:t>ПП-07.03.03.01-ERP Выполнение и фактический учет воздействий</w:t>
            </w:r>
          </w:p>
          <w:p w14:paraId="59CF8F3E" w14:textId="42FA4674" w:rsidR="009E28A6" w:rsidRDefault="009E28A6" w:rsidP="001661FB">
            <w:pPr>
              <w:suppressAutoHyphens/>
              <w:jc w:val="left"/>
              <w:rPr>
                <w:rFonts w:ascii="Arial" w:hAnsi="Arial" w:cs="Arial"/>
                <w:noProof/>
                <w:color w:val="000000"/>
                <w:sz w:val="20"/>
                <w:szCs w:val="20"/>
                <w:lang w:eastAsia="ru-RU"/>
              </w:rPr>
            </w:pPr>
            <w:r w:rsidRPr="00B14753">
              <w:rPr>
                <w:rFonts w:ascii="Arial" w:hAnsi="Arial" w:cs="Arial"/>
                <w:noProof/>
                <w:color w:val="000000"/>
                <w:sz w:val="20"/>
                <w:szCs w:val="20"/>
                <w:lang w:eastAsia="ru-RU"/>
              </w:rPr>
              <w:t>ПП-07.04.01-ERP Регистрация технического состояния оборудования (дефекты, простои, в т.ч внеплановых останов)</w:t>
            </w:r>
          </w:p>
          <w:p w14:paraId="166DB2D3" w14:textId="28113CB2" w:rsidR="003E572F" w:rsidRPr="003E572F" w:rsidRDefault="003E572F" w:rsidP="001661FB">
            <w:pPr>
              <w:suppressAutoHyphens/>
              <w:jc w:val="left"/>
              <w:rPr>
                <w:rFonts w:ascii="Arial" w:hAnsi="Arial" w:cs="Arial"/>
                <w:noProof/>
                <w:color w:val="000000"/>
                <w:sz w:val="20"/>
                <w:szCs w:val="20"/>
                <w:lang w:eastAsia="ru-RU"/>
              </w:rPr>
            </w:pPr>
            <w:r>
              <w:rPr>
                <w:rFonts w:ascii="Arial" w:hAnsi="Arial" w:cs="Arial"/>
                <w:noProof/>
                <w:color w:val="000000"/>
                <w:sz w:val="20"/>
                <w:szCs w:val="20"/>
                <w:lang w:eastAsia="ru-RU"/>
              </w:rPr>
              <w:t>ПП-07.05.01-</w:t>
            </w:r>
            <w:r>
              <w:rPr>
                <w:rFonts w:ascii="Arial" w:hAnsi="Arial" w:cs="Arial"/>
                <w:noProof/>
                <w:color w:val="000000"/>
                <w:sz w:val="20"/>
                <w:szCs w:val="20"/>
                <w:lang w:val="en-US" w:eastAsia="ru-RU"/>
              </w:rPr>
              <w:t>ERP</w:t>
            </w:r>
            <w:r w:rsidRPr="003E572F">
              <w:rPr>
                <w:rFonts w:ascii="Arial" w:hAnsi="Arial" w:cs="Arial"/>
                <w:noProof/>
                <w:color w:val="000000"/>
                <w:sz w:val="20"/>
                <w:szCs w:val="20"/>
                <w:lang w:eastAsia="ru-RU"/>
              </w:rPr>
              <w:t xml:space="preserve"> </w:t>
            </w:r>
            <w:r>
              <w:rPr>
                <w:rFonts w:ascii="Arial" w:hAnsi="Arial" w:cs="Arial"/>
                <w:noProof/>
                <w:color w:val="000000"/>
                <w:sz w:val="20"/>
                <w:szCs w:val="20"/>
                <w:lang w:eastAsia="ru-RU"/>
              </w:rPr>
              <w:t>Производство деталей и изделий собственными силами</w:t>
            </w:r>
          </w:p>
          <w:p w14:paraId="0AB71591" w14:textId="77777777" w:rsidR="009E28A6" w:rsidRPr="00B14753" w:rsidRDefault="009E28A6" w:rsidP="001661FB">
            <w:pPr>
              <w:suppressAutoHyphens/>
              <w:jc w:val="left"/>
              <w:rPr>
                <w:rFonts w:ascii="Arial" w:hAnsi="Arial" w:cs="Arial"/>
                <w:noProof/>
                <w:color w:val="000000"/>
                <w:sz w:val="20"/>
                <w:szCs w:val="20"/>
                <w:lang w:eastAsia="ru-RU"/>
              </w:rPr>
            </w:pPr>
            <w:r w:rsidRPr="00B14753">
              <w:rPr>
                <w:rFonts w:ascii="Arial" w:hAnsi="Arial" w:cs="Arial"/>
                <w:noProof/>
                <w:color w:val="000000"/>
                <w:sz w:val="20"/>
                <w:szCs w:val="20"/>
                <w:lang w:eastAsia="ru-RU"/>
              </w:rPr>
              <w:t>ПП-07.06.03-ERP Формирование годового бюджета воздействий на производственные активы</w:t>
            </w:r>
          </w:p>
          <w:p w14:paraId="2CC31F90" w14:textId="77777777" w:rsidR="009E28A6" w:rsidRPr="00B14753" w:rsidRDefault="009E28A6" w:rsidP="001661FB">
            <w:pPr>
              <w:suppressAutoHyphens/>
              <w:jc w:val="left"/>
              <w:rPr>
                <w:rFonts w:ascii="Arial" w:hAnsi="Arial" w:cs="Arial"/>
                <w:noProof/>
                <w:color w:val="000000"/>
                <w:sz w:val="20"/>
                <w:szCs w:val="20"/>
                <w:lang w:eastAsia="ru-RU"/>
              </w:rPr>
            </w:pPr>
            <w:r w:rsidRPr="00B14753">
              <w:rPr>
                <w:rFonts w:ascii="Arial" w:hAnsi="Arial" w:cs="Arial"/>
                <w:noProof/>
                <w:color w:val="000000"/>
                <w:sz w:val="20"/>
                <w:szCs w:val="20"/>
                <w:lang w:eastAsia="ru-RU"/>
              </w:rPr>
              <w:t>ПП-07.06.04-ERP Исполнение, корректировка и контроль бюджета воздействий на производственные активы</w:t>
            </w:r>
          </w:p>
          <w:p w14:paraId="549EA084"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noProof/>
                <w:color w:val="000000"/>
                <w:sz w:val="20"/>
                <w:szCs w:val="20"/>
                <w:lang w:eastAsia="ru-RU"/>
              </w:rPr>
              <w:t>ПП-11.02.07-ERP Осуществление планирования и проведение мероприятий в области охраны труда, промышленной безопасности и экологии</w:t>
            </w:r>
          </w:p>
        </w:tc>
      </w:tr>
      <w:tr w:rsidR="009E28A6" w:rsidRPr="00B14753" w14:paraId="0DEECC1F" w14:textId="77777777" w:rsidTr="003E572F">
        <w:trPr>
          <w:cantSplit/>
          <w:trHeight w:val="2519"/>
        </w:trPr>
        <w:tc>
          <w:tcPr>
            <w:tcW w:w="2962" w:type="dxa"/>
            <w:shd w:val="clear" w:color="auto" w:fill="FFC000"/>
          </w:tcPr>
          <w:p w14:paraId="3D409BC5"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Последующие связанные процессы</w:t>
            </w:r>
          </w:p>
        </w:tc>
        <w:tc>
          <w:tcPr>
            <w:tcW w:w="7229" w:type="dxa"/>
          </w:tcPr>
          <w:p w14:paraId="72A49C58" w14:textId="77777777" w:rsidR="009E28A6" w:rsidRPr="00B14753" w:rsidRDefault="009E28A6" w:rsidP="001661FB">
            <w:pPr>
              <w:suppressAutoHyphens/>
              <w:jc w:val="left"/>
              <w:rPr>
                <w:rFonts w:ascii="Arial" w:hAnsi="Arial" w:cs="Arial"/>
                <w:noProof/>
                <w:color w:val="000000"/>
                <w:sz w:val="20"/>
                <w:szCs w:val="20"/>
                <w:lang w:eastAsia="ru-RU"/>
              </w:rPr>
            </w:pPr>
            <w:r w:rsidRPr="00B14753">
              <w:rPr>
                <w:rFonts w:ascii="Arial" w:hAnsi="Arial" w:cs="Arial"/>
                <w:noProof/>
                <w:color w:val="000000"/>
                <w:sz w:val="20"/>
                <w:szCs w:val="20"/>
                <w:lang w:eastAsia="ru-RU"/>
              </w:rPr>
              <w:t>ПП-07.02.03.01 Годовое планирование воздействий на производственные активы</w:t>
            </w:r>
          </w:p>
          <w:p w14:paraId="300EDC9F" w14:textId="77777777" w:rsidR="009E28A6" w:rsidRPr="00B14753" w:rsidRDefault="009E28A6" w:rsidP="001661FB">
            <w:pPr>
              <w:suppressAutoHyphens/>
              <w:jc w:val="left"/>
              <w:rPr>
                <w:rFonts w:ascii="Arial" w:hAnsi="Arial" w:cs="Arial"/>
                <w:noProof/>
                <w:color w:val="000000"/>
                <w:sz w:val="20"/>
                <w:szCs w:val="20"/>
                <w:lang w:eastAsia="ru-RU"/>
              </w:rPr>
            </w:pPr>
            <w:r w:rsidRPr="00B14753">
              <w:rPr>
                <w:rFonts w:ascii="Arial" w:hAnsi="Arial" w:cs="Arial"/>
                <w:noProof/>
                <w:color w:val="000000"/>
                <w:sz w:val="20"/>
                <w:szCs w:val="20"/>
                <w:lang w:eastAsia="ru-RU"/>
              </w:rPr>
              <w:t>ПП-07.02.03.02-ERP Планирование остановочных ремонтов</w:t>
            </w:r>
          </w:p>
          <w:p w14:paraId="453294F5" w14:textId="77777777" w:rsidR="009E28A6" w:rsidRPr="00B14753" w:rsidRDefault="009E28A6" w:rsidP="001661FB">
            <w:pPr>
              <w:suppressAutoHyphens/>
              <w:jc w:val="left"/>
              <w:rPr>
                <w:rFonts w:ascii="Arial" w:hAnsi="Arial" w:cs="Arial"/>
                <w:noProof/>
                <w:color w:val="000000"/>
                <w:sz w:val="20"/>
                <w:szCs w:val="20"/>
                <w:lang w:eastAsia="ru-RU"/>
              </w:rPr>
            </w:pPr>
            <w:r w:rsidRPr="00B14753">
              <w:rPr>
                <w:rFonts w:ascii="Arial" w:hAnsi="Arial" w:cs="Arial"/>
                <w:noProof/>
                <w:color w:val="000000"/>
                <w:sz w:val="20"/>
                <w:szCs w:val="20"/>
                <w:lang w:eastAsia="ru-RU"/>
              </w:rPr>
              <w:t>ПП-07.03.01-ERP Оперативное (месячное) планирование воздействий на производственные активы</w:t>
            </w:r>
          </w:p>
          <w:p w14:paraId="408942A3" w14:textId="77777777" w:rsidR="009E28A6" w:rsidRPr="00B14753" w:rsidRDefault="009E28A6" w:rsidP="001661FB">
            <w:pPr>
              <w:suppressAutoHyphens/>
              <w:jc w:val="left"/>
              <w:rPr>
                <w:rFonts w:ascii="Arial" w:hAnsi="Arial" w:cs="Arial"/>
                <w:noProof/>
                <w:color w:val="000000"/>
                <w:sz w:val="20"/>
                <w:szCs w:val="20"/>
                <w:lang w:eastAsia="ru-RU"/>
              </w:rPr>
            </w:pPr>
            <w:r w:rsidRPr="00B14753">
              <w:rPr>
                <w:rFonts w:ascii="Arial" w:hAnsi="Arial" w:cs="Arial"/>
                <w:noProof/>
                <w:color w:val="000000"/>
                <w:sz w:val="20"/>
                <w:szCs w:val="20"/>
                <w:lang w:eastAsia="ru-RU"/>
              </w:rPr>
              <w:t>ПП-07.03.02-ERP Недельно-суточное планирование воздействий на производственные активы</w:t>
            </w:r>
          </w:p>
          <w:p w14:paraId="6CCE3390" w14:textId="3C542696" w:rsidR="009E28A6" w:rsidRDefault="009E28A6" w:rsidP="001661FB">
            <w:pPr>
              <w:suppressAutoHyphens/>
              <w:jc w:val="left"/>
              <w:rPr>
                <w:rFonts w:ascii="Arial" w:hAnsi="Arial" w:cs="Arial"/>
                <w:noProof/>
                <w:color w:val="000000"/>
                <w:sz w:val="20"/>
                <w:szCs w:val="20"/>
                <w:lang w:eastAsia="ru-RU"/>
              </w:rPr>
            </w:pPr>
            <w:r w:rsidRPr="00B14753">
              <w:rPr>
                <w:rFonts w:ascii="Arial" w:hAnsi="Arial" w:cs="Arial"/>
                <w:noProof/>
                <w:color w:val="000000"/>
                <w:sz w:val="20"/>
                <w:szCs w:val="20"/>
                <w:lang w:eastAsia="ru-RU"/>
              </w:rPr>
              <w:t>ПП-07.04.01-ERP Регистрация технического состояния оборудования (дефекты, простои, в т.ч внеплановых останов)</w:t>
            </w:r>
          </w:p>
          <w:p w14:paraId="0359100E" w14:textId="09D71E6C" w:rsidR="003E572F" w:rsidRPr="003E572F" w:rsidRDefault="003E572F" w:rsidP="001661FB">
            <w:pPr>
              <w:suppressAutoHyphens/>
              <w:jc w:val="left"/>
              <w:rPr>
                <w:rFonts w:ascii="Arial" w:hAnsi="Arial" w:cs="Arial"/>
                <w:noProof/>
                <w:color w:val="000000"/>
                <w:sz w:val="20"/>
                <w:szCs w:val="20"/>
                <w:lang w:eastAsia="ru-RU"/>
              </w:rPr>
            </w:pPr>
            <w:r>
              <w:rPr>
                <w:rFonts w:ascii="Arial" w:hAnsi="Arial" w:cs="Arial"/>
                <w:noProof/>
                <w:color w:val="000000"/>
                <w:sz w:val="20"/>
                <w:szCs w:val="20"/>
                <w:lang w:eastAsia="ru-RU"/>
              </w:rPr>
              <w:t>ПП-07.05.01-</w:t>
            </w:r>
            <w:r>
              <w:rPr>
                <w:rFonts w:ascii="Arial" w:hAnsi="Arial" w:cs="Arial"/>
                <w:noProof/>
                <w:color w:val="000000"/>
                <w:sz w:val="20"/>
                <w:szCs w:val="20"/>
                <w:lang w:val="en-US" w:eastAsia="ru-RU"/>
              </w:rPr>
              <w:t>ERP</w:t>
            </w:r>
            <w:r w:rsidRPr="003E572F">
              <w:rPr>
                <w:rFonts w:ascii="Arial" w:hAnsi="Arial" w:cs="Arial"/>
                <w:noProof/>
                <w:color w:val="000000"/>
                <w:sz w:val="20"/>
                <w:szCs w:val="20"/>
                <w:lang w:eastAsia="ru-RU"/>
              </w:rPr>
              <w:t xml:space="preserve"> </w:t>
            </w:r>
            <w:r>
              <w:rPr>
                <w:rFonts w:ascii="Arial" w:hAnsi="Arial" w:cs="Arial"/>
                <w:noProof/>
                <w:color w:val="000000"/>
                <w:sz w:val="20"/>
                <w:szCs w:val="20"/>
                <w:lang w:eastAsia="ru-RU"/>
              </w:rPr>
              <w:t>Производство деталей и изделий собственными силами</w:t>
            </w:r>
          </w:p>
          <w:p w14:paraId="3D9D1F09" w14:textId="77777777" w:rsidR="009E28A6" w:rsidRPr="00B14753" w:rsidRDefault="009E28A6" w:rsidP="001661FB">
            <w:pPr>
              <w:suppressAutoHyphens/>
              <w:jc w:val="left"/>
              <w:rPr>
                <w:rFonts w:ascii="Arial" w:hAnsi="Arial" w:cs="Arial"/>
                <w:noProof/>
                <w:color w:val="000000"/>
                <w:sz w:val="20"/>
                <w:szCs w:val="20"/>
                <w:lang w:eastAsia="ru-RU"/>
              </w:rPr>
            </w:pPr>
            <w:r w:rsidRPr="00B14753">
              <w:rPr>
                <w:rFonts w:ascii="Arial" w:hAnsi="Arial" w:cs="Arial"/>
                <w:noProof/>
                <w:color w:val="000000"/>
                <w:sz w:val="20"/>
                <w:szCs w:val="20"/>
                <w:lang w:eastAsia="ru-RU"/>
              </w:rPr>
              <w:t>ПП-07.06.04-ERP Исполнение, корректировка и контроль бюджета воздействий на производственные активы</w:t>
            </w:r>
          </w:p>
          <w:p w14:paraId="4FBC82B2" w14:textId="77777777" w:rsidR="009E28A6" w:rsidRPr="00B14753" w:rsidRDefault="009E28A6" w:rsidP="001661FB">
            <w:pPr>
              <w:suppressAutoHyphens/>
              <w:jc w:val="left"/>
              <w:rPr>
                <w:rFonts w:ascii="Arial" w:hAnsi="Arial" w:cs="Arial"/>
                <w:noProof/>
                <w:sz w:val="20"/>
                <w:szCs w:val="20"/>
              </w:rPr>
            </w:pPr>
          </w:p>
        </w:tc>
      </w:tr>
      <w:tr w:rsidR="009E28A6" w:rsidRPr="00B14753" w14:paraId="0B3D8A04" w14:textId="77777777" w:rsidTr="001661FB">
        <w:trPr>
          <w:cantSplit/>
          <w:trHeight w:val="293"/>
        </w:trPr>
        <w:tc>
          <w:tcPr>
            <w:tcW w:w="2962" w:type="dxa"/>
            <w:shd w:val="clear" w:color="auto" w:fill="FFC000"/>
          </w:tcPr>
          <w:p w14:paraId="1D19727E" w14:textId="77777777" w:rsidR="009E28A6" w:rsidRPr="00B14753" w:rsidRDefault="009E28A6" w:rsidP="001661FB">
            <w:pPr>
              <w:suppressAutoHyphens/>
              <w:rPr>
                <w:rFonts w:ascii="Arial" w:hAnsi="Arial" w:cs="Arial"/>
                <w:sz w:val="20"/>
                <w:szCs w:val="20"/>
              </w:rPr>
            </w:pPr>
            <w:r w:rsidRPr="00B14753">
              <w:rPr>
                <w:rFonts w:ascii="Arial" w:hAnsi="Arial" w:cs="Arial"/>
                <w:sz w:val="20"/>
                <w:szCs w:val="20"/>
              </w:rPr>
              <w:t>Входящие данные</w:t>
            </w:r>
          </w:p>
        </w:tc>
        <w:tc>
          <w:tcPr>
            <w:tcW w:w="7229" w:type="dxa"/>
          </w:tcPr>
          <w:p w14:paraId="7F407E73" w14:textId="7C0B9B2B" w:rsidR="003E572F" w:rsidRDefault="003E572F" w:rsidP="001661FB">
            <w:pPr>
              <w:suppressAutoHyphens/>
              <w:jc w:val="left"/>
              <w:rPr>
                <w:rFonts w:ascii="Arial" w:hAnsi="Arial" w:cs="Arial"/>
                <w:color w:val="000000"/>
                <w:sz w:val="20"/>
                <w:szCs w:val="20"/>
                <w:lang w:eastAsia="ru-RU"/>
              </w:rPr>
            </w:pPr>
            <w:r>
              <w:rPr>
                <w:rFonts w:ascii="Arial" w:hAnsi="Arial" w:cs="Arial"/>
                <w:color w:val="000000"/>
                <w:sz w:val="20"/>
                <w:szCs w:val="20"/>
                <w:lang w:eastAsia="ru-RU"/>
              </w:rPr>
              <w:t>Заказ ТОРО</w:t>
            </w:r>
          </w:p>
          <w:p w14:paraId="644CC5D7" w14:textId="7F469E06" w:rsidR="003E572F" w:rsidRDefault="003E572F" w:rsidP="001661FB">
            <w:pPr>
              <w:suppressAutoHyphens/>
              <w:jc w:val="left"/>
              <w:rPr>
                <w:rFonts w:ascii="Arial" w:hAnsi="Arial" w:cs="Arial"/>
                <w:color w:val="000000"/>
                <w:sz w:val="20"/>
                <w:szCs w:val="20"/>
                <w:lang w:eastAsia="ru-RU"/>
              </w:rPr>
            </w:pPr>
            <w:r>
              <w:rPr>
                <w:rFonts w:ascii="Arial" w:hAnsi="Arial" w:cs="Arial"/>
                <w:color w:val="000000"/>
                <w:sz w:val="20"/>
                <w:szCs w:val="20"/>
                <w:lang w:eastAsia="ru-RU"/>
              </w:rPr>
              <w:t>Заявка на корректировку лимита</w:t>
            </w:r>
          </w:p>
          <w:p w14:paraId="744A0C35" w14:textId="4083116E"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Лимиты бюджета по СПП-элементам</w:t>
            </w:r>
          </w:p>
          <w:p w14:paraId="57C3558C"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Сообщение ТОРО</w:t>
            </w:r>
          </w:p>
          <w:p w14:paraId="7BB5C548"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Уведомление о невозможности изготовить изделие в ЦРММ</w:t>
            </w:r>
          </w:p>
          <w:p w14:paraId="476866D3" w14:textId="3A328E1F"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Уведомление о возможности изготовить изделие в ЦРММ</w:t>
            </w:r>
          </w:p>
        </w:tc>
      </w:tr>
      <w:tr w:rsidR="009E28A6" w:rsidRPr="00B14753" w14:paraId="26804868" w14:textId="77777777" w:rsidTr="001661FB">
        <w:trPr>
          <w:cantSplit/>
          <w:trHeight w:val="293"/>
        </w:trPr>
        <w:tc>
          <w:tcPr>
            <w:tcW w:w="2962" w:type="dxa"/>
            <w:shd w:val="clear" w:color="auto" w:fill="FFC000"/>
          </w:tcPr>
          <w:p w14:paraId="52E47B5E" w14:textId="77777777" w:rsidR="009E28A6" w:rsidRPr="00B14753" w:rsidRDefault="009E28A6" w:rsidP="001661FB">
            <w:pPr>
              <w:suppressAutoHyphens/>
              <w:rPr>
                <w:rFonts w:ascii="Arial" w:hAnsi="Arial" w:cs="Arial"/>
                <w:sz w:val="20"/>
                <w:szCs w:val="20"/>
              </w:rPr>
            </w:pPr>
            <w:r w:rsidRPr="00B14753">
              <w:rPr>
                <w:rFonts w:ascii="Arial" w:hAnsi="Arial" w:cs="Arial"/>
                <w:sz w:val="20"/>
                <w:szCs w:val="20"/>
              </w:rPr>
              <w:t>Исходящие данные</w:t>
            </w:r>
          </w:p>
        </w:tc>
        <w:tc>
          <w:tcPr>
            <w:tcW w:w="7229" w:type="dxa"/>
          </w:tcPr>
          <w:p w14:paraId="225D9CAB"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Заказ ТОРО</w:t>
            </w:r>
          </w:p>
          <w:p w14:paraId="7C500596"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lastRenderedPageBreak/>
              <w:t>Сообщение ТОРО</w:t>
            </w:r>
          </w:p>
          <w:p w14:paraId="039DD7AD" w14:textId="77777777" w:rsidR="009E28A6" w:rsidRDefault="003E572F" w:rsidP="001661FB">
            <w:pPr>
              <w:suppressAutoHyphens/>
              <w:jc w:val="left"/>
              <w:rPr>
                <w:rFonts w:ascii="Arial" w:hAnsi="Arial" w:cs="Arial"/>
                <w:color w:val="000000"/>
                <w:sz w:val="20"/>
                <w:szCs w:val="20"/>
                <w:lang w:eastAsia="ru-RU"/>
              </w:rPr>
            </w:pPr>
            <w:r>
              <w:rPr>
                <w:rFonts w:ascii="Arial" w:hAnsi="Arial" w:cs="Arial"/>
                <w:color w:val="000000"/>
                <w:sz w:val="20"/>
                <w:szCs w:val="20"/>
                <w:lang w:eastAsia="ru-RU"/>
              </w:rPr>
              <w:t>Потребность в производстве запасных частей и нестандартного оборудования</w:t>
            </w:r>
          </w:p>
          <w:p w14:paraId="24F357E9" w14:textId="426D92C7" w:rsidR="003E572F" w:rsidRPr="00B14753" w:rsidRDefault="003E572F" w:rsidP="001661FB">
            <w:pPr>
              <w:suppressAutoHyphens/>
              <w:jc w:val="left"/>
              <w:rPr>
                <w:rFonts w:ascii="Arial" w:hAnsi="Arial" w:cs="Arial"/>
                <w:color w:val="000000"/>
                <w:sz w:val="20"/>
                <w:szCs w:val="20"/>
                <w:lang w:eastAsia="ru-RU"/>
              </w:rPr>
            </w:pPr>
            <w:r>
              <w:rPr>
                <w:rFonts w:ascii="Arial" w:hAnsi="Arial" w:cs="Arial"/>
                <w:color w:val="000000"/>
                <w:sz w:val="20"/>
                <w:szCs w:val="20"/>
                <w:lang w:eastAsia="ru-RU"/>
              </w:rPr>
              <w:t>Уведомление о необходимости корректировки бюджета</w:t>
            </w:r>
          </w:p>
        </w:tc>
      </w:tr>
    </w:tbl>
    <w:p w14:paraId="2266918E" w14:textId="77777777" w:rsidR="009E28A6" w:rsidRPr="00CC5CD6" w:rsidRDefault="00575661" w:rsidP="00575661">
      <w:pPr>
        <w:suppressAutoHyphens/>
        <w:spacing w:before="240" w:after="240"/>
        <w:ind w:firstLine="567"/>
        <w:rPr>
          <w:rFonts w:ascii="Arial" w:hAnsi="Arial" w:cs="Arial"/>
        </w:rPr>
      </w:pPr>
      <w:r w:rsidRPr="00575661">
        <w:rPr>
          <w:rFonts w:ascii="Arial" w:hAnsi="Arial" w:cs="Arial"/>
          <w:bCs/>
          <w:color w:val="000000"/>
          <w:szCs w:val="24"/>
          <w:lang w:eastAsia="ru-RU"/>
        </w:rPr>
        <w:lastRenderedPageBreak/>
        <w:t>Ссылка на ARIS-схему</w:t>
      </w:r>
      <w:r w:rsidR="009E28A6">
        <w:rPr>
          <w:rFonts w:ascii="Arial" w:hAnsi="Arial" w:cs="Arial"/>
        </w:rPr>
        <w:t>:</w:t>
      </w:r>
    </w:p>
    <w:p w14:paraId="53EAAAE8" w14:textId="0CFAAAD7" w:rsidR="009E28A6" w:rsidRDefault="009E28A6" w:rsidP="00575661">
      <w:pPr>
        <w:suppressAutoHyphens/>
        <w:spacing w:after="240"/>
        <w:ind w:firstLine="567"/>
        <w:rPr>
          <w:rFonts w:ascii="Arial" w:hAnsi="Arial" w:cs="Arial"/>
        </w:rPr>
      </w:pPr>
      <w:r w:rsidRPr="00BD4C77">
        <w:rPr>
          <w:rFonts w:ascii="Arial" w:hAnsi="Arial" w:cs="Arial"/>
        </w:rPr>
        <w:t>http://portal.polyus.com/ERP/ERPDocuments/05_Бизнес-процессы/Целевые схемы БП/ТОиР/</w:t>
      </w:r>
      <w:del w:id="325" w:author="Владимир Лаут" w:date="2021-03-11T12:52:00Z">
        <w:r w:rsidR="00AC0CCB" w:rsidDel="00E0291E">
          <w:rPr>
            <w:rFonts w:ascii="Arial" w:hAnsi="Arial" w:cs="Arial"/>
          </w:rPr>
          <w:delText>ERP.9.9.2</w:delText>
        </w:r>
      </w:del>
      <w:ins w:id="326" w:author="Владимир Лаут" w:date="2021-03-11T12:52:00Z">
        <w:r w:rsidR="00E0291E">
          <w:rPr>
            <w:rFonts w:ascii="Arial" w:hAnsi="Arial" w:cs="Arial"/>
          </w:rPr>
          <w:t>ERP.13.9.2</w:t>
        </w:r>
      </w:ins>
      <w:r w:rsidR="007334C2">
        <w:rPr>
          <w:rFonts w:ascii="Arial" w:hAnsi="Arial" w:cs="Arial"/>
        </w:rPr>
        <w:t>_</w:t>
      </w:r>
      <w:r w:rsidRPr="00BD4C77">
        <w:rPr>
          <w:rFonts w:ascii="Arial" w:hAnsi="Arial" w:cs="Arial"/>
        </w:rPr>
        <w:t>55_PM_КД_ Выполнение и фактический учет работ/ПП-07.03.03.02-ERP Управление внеплановыми воздействиями ТОиР.doc</w:t>
      </w:r>
    </w:p>
    <w:p w14:paraId="6CAB7A91" w14:textId="77777777" w:rsidR="009E28A6" w:rsidRPr="00800C1D" w:rsidRDefault="009E28A6">
      <w:pPr>
        <w:pStyle w:val="3"/>
      </w:pPr>
      <w:bookmarkStart w:id="327" w:name="_Toc522793365"/>
      <w:bookmarkStart w:id="328" w:name="_Toc522793366"/>
      <w:bookmarkStart w:id="329" w:name="_Toc519603022"/>
      <w:bookmarkStart w:id="330" w:name="_Toc521512722"/>
      <w:bookmarkStart w:id="331" w:name="_Toc522014203"/>
      <w:bookmarkStart w:id="332" w:name="_Toc38890304"/>
      <w:bookmarkEnd w:id="327"/>
      <w:bookmarkEnd w:id="328"/>
      <w:r w:rsidRPr="00800C1D">
        <w:t>Описание бизнес-процесса ПП-07.03.03.03-ERP Управление аварийными воздействиями ТОиР критичного оборудования</w:t>
      </w:r>
      <w:bookmarkEnd w:id="329"/>
      <w:bookmarkEnd w:id="330"/>
      <w:bookmarkEnd w:id="331"/>
      <w:bookmarkEnd w:id="332"/>
    </w:p>
    <w:p w14:paraId="0F92EBB2" w14:textId="77777777" w:rsidR="009E28A6" w:rsidRDefault="009E28A6" w:rsidP="00575661">
      <w:pPr>
        <w:suppressAutoHyphens/>
        <w:spacing w:after="240" w:line="276" w:lineRule="auto"/>
        <w:ind w:firstLine="567"/>
        <w:rPr>
          <w:rFonts w:ascii="Arial" w:hAnsi="Arial" w:cs="Arial"/>
        </w:rPr>
      </w:pPr>
      <w:r>
        <w:rPr>
          <w:rFonts w:ascii="Arial" w:hAnsi="Arial" w:cs="Arial"/>
        </w:rPr>
        <w:t>Процесс «</w:t>
      </w:r>
      <w:r w:rsidRPr="008E5141">
        <w:rPr>
          <w:rFonts w:ascii="Arial" w:hAnsi="Arial" w:cs="Arial"/>
        </w:rPr>
        <w:t>ПП-07.03.03.03-ERP Управление аварийными воздействиями ТОиР критичного оборудования</w:t>
      </w:r>
      <w:r>
        <w:rPr>
          <w:rFonts w:ascii="Arial" w:hAnsi="Arial" w:cs="Arial"/>
        </w:rPr>
        <w:t>» начинается после получения сообщения об отказе критичного оборудования или возникновении аварийной ситуации от производственных служб.</w:t>
      </w:r>
    </w:p>
    <w:p w14:paraId="1268CBA8" w14:textId="3B9F1E6D" w:rsidR="009E28A6" w:rsidRDefault="009E28A6" w:rsidP="00575661">
      <w:pPr>
        <w:suppressAutoHyphens/>
        <w:spacing w:after="240" w:line="276" w:lineRule="auto"/>
        <w:ind w:firstLine="567"/>
        <w:rPr>
          <w:rFonts w:ascii="Arial" w:hAnsi="Arial" w:cs="Arial"/>
        </w:rPr>
      </w:pPr>
      <w:r w:rsidRPr="00B14753">
        <w:rPr>
          <w:rFonts w:ascii="Arial" w:hAnsi="Arial" w:cs="Arial"/>
        </w:rPr>
        <w:t xml:space="preserve">После поступления сообщения об </w:t>
      </w:r>
      <w:r>
        <w:rPr>
          <w:rFonts w:ascii="Arial" w:hAnsi="Arial" w:cs="Arial"/>
        </w:rPr>
        <w:t>отказе критичного оборудования или возникновении аварийной ситуации от производственных служб</w:t>
      </w:r>
      <w:r w:rsidRPr="00B14753">
        <w:rPr>
          <w:rFonts w:ascii="Arial" w:hAnsi="Arial" w:cs="Arial"/>
        </w:rPr>
        <w:t xml:space="preserve"> </w:t>
      </w:r>
      <w:del w:id="333" w:author="Владимир Лаут" w:date="2021-03-11T14:12:00Z">
        <w:r w:rsidRPr="00B14753" w:rsidDel="006E01A4">
          <w:rPr>
            <w:rFonts w:ascii="Arial" w:hAnsi="Arial" w:cs="Arial"/>
          </w:rPr>
          <w:delText xml:space="preserve">от производственных служб </w:delText>
        </w:r>
      </w:del>
      <w:r w:rsidRPr="00B14753">
        <w:rPr>
          <w:rFonts w:ascii="Arial" w:hAnsi="Arial" w:cs="Arial"/>
        </w:rPr>
        <w:t xml:space="preserve">Исполнитель работ ТОиР производит осмотр и при необходимости вскрытие оборудования. </w:t>
      </w:r>
    </w:p>
    <w:p w14:paraId="5959A427" w14:textId="3CE88E42" w:rsidR="009E28A6" w:rsidRPr="00B14753" w:rsidRDefault="009E28A6" w:rsidP="00575661">
      <w:pPr>
        <w:suppressAutoHyphens/>
        <w:spacing w:after="240" w:line="276" w:lineRule="auto"/>
        <w:ind w:firstLine="567"/>
        <w:rPr>
          <w:rFonts w:ascii="Arial" w:hAnsi="Arial" w:cs="Arial"/>
        </w:rPr>
      </w:pPr>
      <w:r w:rsidRPr="00B14753">
        <w:rPr>
          <w:rFonts w:ascii="Arial" w:hAnsi="Arial" w:cs="Arial"/>
        </w:rPr>
        <w:t xml:space="preserve">Далее Инженер ТОиР </w:t>
      </w:r>
      <w:r w:rsidR="00875722">
        <w:rPr>
          <w:rFonts w:ascii="Arial" w:hAnsi="Arial" w:cs="Arial"/>
        </w:rPr>
        <w:t xml:space="preserve">УО </w:t>
      </w:r>
      <w:r w:rsidRPr="00B14753">
        <w:rPr>
          <w:rFonts w:ascii="Arial" w:hAnsi="Arial" w:cs="Arial"/>
        </w:rPr>
        <w:t>принимает решение о немедленном устранении или откладывает устранение и вводит в системе сообщение ТОРО.</w:t>
      </w:r>
    </w:p>
    <w:p w14:paraId="5EFB47E1" w14:textId="0778BE85" w:rsidR="009E28A6" w:rsidRDefault="009E28A6" w:rsidP="00575661">
      <w:pPr>
        <w:suppressAutoHyphens/>
        <w:spacing w:after="240" w:line="276" w:lineRule="auto"/>
        <w:ind w:firstLine="567"/>
        <w:rPr>
          <w:rFonts w:ascii="Arial" w:hAnsi="Arial" w:cs="Arial"/>
        </w:rPr>
      </w:pPr>
      <w:r w:rsidRPr="00B14753">
        <w:rPr>
          <w:rFonts w:ascii="Arial" w:hAnsi="Arial" w:cs="Arial"/>
        </w:rPr>
        <w:t xml:space="preserve">Устранение аварии может производиться собственными силами или подрядчиком, с которым заключен договор. Процесс заключения договоров с подрядчиком описан в документе КД </w:t>
      </w:r>
      <w:del w:id="334" w:author="Владимир Лаут" w:date="2021-03-11T12:52:00Z">
        <w:r w:rsidR="00AC0CCB" w:rsidDel="00E0291E">
          <w:rPr>
            <w:rFonts w:ascii="Arial" w:hAnsi="Arial" w:cs="Arial"/>
          </w:rPr>
          <w:delText>ERP.9.9.2</w:delText>
        </w:r>
      </w:del>
      <w:ins w:id="335" w:author="Владимир Лаут" w:date="2021-03-11T12:52:00Z">
        <w:r w:rsidR="00E0291E">
          <w:rPr>
            <w:rFonts w:ascii="Arial" w:hAnsi="Arial" w:cs="Arial"/>
          </w:rPr>
          <w:t>ERP.13.9.2</w:t>
        </w:r>
      </w:ins>
      <w:r w:rsidR="007334C2">
        <w:rPr>
          <w:rFonts w:ascii="Arial" w:hAnsi="Arial" w:cs="Arial"/>
        </w:rPr>
        <w:t>_</w:t>
      </w:r>
      <w:r w:rsidRPr="00B14753">
        <w:rPr>
          <w:rFonts w:ascii="Arial" w:hAnsi="Arial" w:cs="Arial"/>
        </w:rPr>
        <w:t>59_MM_Закупка МТР, работ, услуг.</w:t>
      </w:r>
      <w:r>
        <w:rPr>
          <w:rFonts w:ascii="Arial" w:hAnsi="Arial" w:cs="Arial"/>
        </w:rPr>
        <w:t xml:space="preserve"> Исполнителя работ определяет Инженер ТОиР </w:t>
      </w:r>
      <w:r w:rsidR="00875722">
        <w:rPr>
          <w:rFonts w:ascii="Arial" w:hAnsi="Arial" w:cs="Arial"/>
        </w:rPr>
        <w:t>УО</w:t>
      </w:r>
      <w:r>
        <w:rPr>
          <w:rFonts w:ascii="Arial" w:hAnsi="Arial" w:cs="Arial"/>
        </w:rPr>
        <w:t>.</w:t>
      </w:r>
    </w:p>
    <w:p w14:paraId="6901692A" w14:textId="5EF7F33D" w:rsidR="009E28A6" w:rsidRDefault="009E28A6" w:rsidP="00575661">
      <w:pPr>
        <w:suppressAutoHyphens/>
        <w:spacing w:after="240" w:line="276" w:lineRule="auto"/>
        <w:ind w:firstLine="567"/>
        <w:rPr>
          <w:rFonts w:ascii="Arial" w:hAnsi="Arial" w:cs="Arial"/>
        </w:rPr>
      </w:pPr>
      <w:r>
        <w:rPr>
          <w:rFonts w:ascii="Arial" w:hAnsi="Arial" w:cs="Arial"/>
        </w:rPr>
        <w:t xml:space="preserve">Инженер ТОиР </w:t>
      </w:r>
      <w:r w:rsidR="00875722">
        <w:rPr>
          <w:rFonts w:ascii="Arial" w:hAnsi="Arial" w:cs="Arial"/>
        </w:rPr>
        <w:t xml:space="preserve">УО </w:t>
      </w:r>
      <w:r>
        <w:rPr>
          <w:rFonts w:ascii="Arial" w:hAnsi="Arial" w:cs="Arial"/>
        </w:rPr>
        <w:t xml:space="preserve">вручную формирует документы для получения материалов. Если работы исполняются собственными силами формируется требование-накладная М11, если работы исполняются подрядчиком, то формируется требование-накладная </w:t>
      </w:r>
      <w:r>
        <w:rPr>
          <w:rFonts w:ascii="Arial" w:hAnsi="Arial" w:cs="Arial"/>
          <w:lang w:val="en-US"/>
        </w:rPr>
        <w:t>M</w:t>
      </w:r>
      <w:r w:rsidRPr="00A71F3C">
        <w:rPr>
          <w:rFonts w:ascii="Arial" w:hAnsi="Arial" w:cs="Arial"/>
        </w:rPr>
        <w:t>15.</w:t>
      </w:r>
    </w:p>
    <w:p w14:paraId="762C55B5" w14:textId="39EA4A21" w:rsidR="009E28A6" w:rsidRDefault="009E28A6" w:rsidP="00575661">
      <w:pPr>
        <w:suppressAutoHyphens/>
        <w:spacing w:after="240" w:line="276" w:lineRule="auto"/>
        <w:ind w:firstLine="567"/>
        <w:rPr>
          <w:rFonts w:ascii="Arial" w:hAnsi="Arial" w:cs="Arial"/>
        </w:rPr>
      </w:pPr>
      <w:r>
        <w:rPr>
          <w:rFonts w:ascii="Arial" w:hAnsi="Arial" w:cs="Arial"/>
        </w:rPr>
        <w:t xml:space="preserve">Исполнитель работ ТОиР </w:t>
      </w:r>
      <w:r w:rsidR="00875722">
        <w:rPr>
          <w:rFonts w:ascii="Arial" w:hAnsi="Arial" w:cs="Arial"/>
        </w:rPr>
        <w:t xml:space="preserve">УО </w:t>
      </w:r>
      <w:r>
        <w:rPr>
          <w:rFonts w:ascii="Arial" w:hAnsi="Arial" w:cs="Arial"/>
        </w:rPr>
        <w:t>по требованию-накладной М11 или Представитель подрядной организации по требованию-накладной М15 получаю</w:t>
      </w:r>
      <w:r w:rsidR="009062D4">
        <w:rPr>
          <w:rFonts w:ascii="Arial" w:hAnsi="Arial" w:cs="Arial"/>
        </w:rPr>
        <w:t xml:space="preserve">т МТР у кладовщика ТОиР </w:t>
      </w:r>
      <w:r w:rsidR="00875722">
        <w:rPr>
          <w:rFonts w:ascii="Arial" w:hAnsi="Arial" w:cs="Arial"/>
        </w:rPr>
        <w:t>УО</w:t>
      </w:r>
      <w:r w:rsidR="009062D4">
        <w:rPr>
          <w:rFonts w:ascii="Arial" w:hAnsi="Arial" w:cs="Arial"/>
        </w:rPr>
        <w:t>.</w:t>
      </w:r>
    </w:p>
    <w:p w14:paraId="3A51EF23" w14:textId="3E31A193" w:rsidR="00182D30" w:rsidRPr="00182D30" w:rsidRDefault="00ED0657" w:rsidP="00575661">
      <w:pPr>
        <w:suppressAutoHyphens/>
        <w:spacing w:after="240" w:line="276" w:lineRule="auto"/>
        <w:ind w:firstLine="567"/>
        <w:rPr>
          <w:rFonts w:ascii="Arial" w:hAnsi="Arial" w:cs="Arial"/>
        </w:rPr>
      </w:pPr>
      <w:r>
        <w:rPr>
          <w:rFonts w:ascii="Arial" w:hAnsi="Arial" w:cs="Arial"/>
        </w:rPr>
        <w:t xml:space="preserve">Особенности планирования МТР для проведения аварийных работ (запасы АТЗ) описаны в КД </w:t>
      </w:r>
      <w:del w:id="336" w:author="Владимир Лаут" w:date="2021-03-11T12:52:00Z">
        <w:r w:rsidR="00AC0CCB" w:rsidDel="00E0291E">
          <w:rPr>
            <w:rFonts w:ascii="Arial" w:hAnsi="Arial" w:cs="Arial"/>
          </w:rPr>
          <w:delText>ERP.9.9.2</w:delText>
        </w:r>
      </w:del>
      <w:ins w:id="337" w:author="Владимир Лаут" w:date="2021-03-11T12:52:00Z">
        <w:r w:rsidR="00E0291E">
          <w:rPr>
            <w:rFonts w:ascii="Arial" w:hAnsi="Arial" w:cs="Arial"/>
          </w:rPr>
          <w:t>ERP.13.9.2</w:t>
        </w:r>
      </w:ins>
      <w:r w:rsidR="007334C2">
        <w:rPr>
          <w:rFonts w:ascii="Arial" w:hAnsi="Arial" w:cs="Arial"/>
        </w:rPr>
        <w:t>_</w:t>
      </w:r>
      <w:r w:rsidRPr="00ED0657">
        <w:rPr>
          <w:rFonts w:ascii="Arial" w:hAnsi="Arial" w:cs="Arial"/>
        </w:rPr>
        <w:t>51_PM_КД Формирование и управление бюджетами ТОиР</w:t>
      </w:r>
      <w:r>
        <w:rPr>
          <w:rFonts w:ascii="Arial" w:hAnsi="Arial" w:cs="Arial"/>
        </w:rPr>
        <w:t>.</w:t>
      </w:r>
    </w:p>
    <w:p w14:paraId="1DE0FEB6" w14:textId="26993C70" w:rsidR="009E28A6" w:rsidRPr="00B14753" w:rsidRDefault="009E28A6" w:rsidP="00575661">
      <w:pPr>
        <w:suppressAutoHyphens/>
        <w:spacing w:after="240" w:line="276" w:lineRule="auto"/>
        <w:ind w:firstLine="567"/>
        <w:rPr>
          <w:rFonts w:ascii="Arial" w:hAnsi="Arial" w:cs="Arial"/>
        </w:rPr>
      </w:pPr>
      <w:r w:rsidRPr="007B6154">
        <w:rPr>
          <w:rFonts w:ascii="Arial" w:hAnsi="Arial" w:cs="Arial"/>
        </w:rPr>
        <w:t xml:space="preserve"> </w:t>
      </w:r>
      <w:r>
        <w:rPr>
          <w:rFonts w:ascii="Arial" w:hAnsi="Arial" w:cs="Arial"/>
        </w:rPr>
        <w:t xml:space="preserve">Фиксация данных аварийных воздействий ТОиР критичного оборудования в системе </w:t>
      </w:r>
      <w:r>
        <w:rPr>
          <w:rFonts w:ascii="Arial" w:hAnsi="Arial" w:cs="Arial"/>
          <w:lang w:val="en-US"/>
        </w:rPr>
        <w:t>S</w:t>
      </w:r>
      <w:r w:rsidRPr="00F13B24">
        <w:rPr>
          <w:rFonts w:ascii="Arial" w:hAnsi="Arial" w:cs="Arial"/>
        </w:rPr>
        <w:t>/4</w:t>
      </w:r>
      <w:r>
        <w:rPr>
          <w:rFonts w:ascii="Arial" w:hAnsi="Arial" w:cs="Arial"/>
          <w:lang w:val="en-US"/>
        </w:rPr>
        <w:t>HANA</w:t>
      </w:r>
      <w:r w:rsidRPr="00F13B24">
        <w:rPr>
          <w:rFonts w:ascii="Arial" w:hAnsi="Arial" w:cs="Arial"/>
        </w:rPr>
        <w:t xml:space="preserve"> </w:t>
      </w:r>
      <w:r>
        <w:rPr>
          <w:rFonts w:ascii="Arial" w:hAnsi="Arial" w:cs="Arial"/>
        </w:rPr>
        <w:t xml:space="preserve">производится после выполнения работ. </w:t>
      </w:r>
    </w:p>
    <w:p w14:paraId="22611A51" w14:textId="597A9BC8" w:rsidR="004E1329" w:rsidRDefault="009E28A6" w:rsidP="00575661">
      <w:pPr>
        <w:suppressAutoHyphens/>
        <w:spacing w:after="240" w:line="276" w:lineRule="auto"/>
        <w:ind w:firstLine="567"/>
        <w:rPr>
          <w:rFonts w:ascii="Arial" w:hAnsi="Arial" w:cs="Arial"/>
        </w:rPr>
      </w:pPr>
      <w:r>
        <w:rPr>
          <w:rFonts w:ascii="Arial" w:hAnsi="Arial" w:cs="Arial"/>
        </w:rPr>
        <w:t>После выполнения работ в</w:t>
      </w:r>
      <w:r w:rsidRPr="00B14753">
        <w:rPr>
          <w:rFonts w:ascii="Arial" w:hAnsi="Arial" w:cs="Arial"/>
        </w:rPr>
        <w:t xml:space="preserve"> системе создаётся заказ ТОРО с видом заказа «</w:t>
      </w:r>
      <w:r w:rsidRPr="00B14753">
        <w:rPr>
          <w:rFonts w:ascii="Arial" w:hAnsi="Arial" w:cs="Arial"/>
          <w:lang w:val="en-US"/>
        </w:rPr>
        <w:t>AVR</w:t>
      </w:r>
      <w:r w:rsidRPr="00B14753">
        <w:rPr>
          <w:rFonts w:ascii="Arial" w:hAnsi="Arial" w:cs="Arial"/>
        </w:rPr>
        <w:t xml:space="preserve">1 – Аварийное </w:t>
      </w:r>
      <w:r>
        <w:rPr>
          <w:rFonts w:ascii="Arial" w:hAnsi="Arial" w:cs="Arial"/>
        </w:rPr>
        <w:t>ТОРО» и сообщение ТОРО с видом «</w:t>
      </w:r>
      <w:r w:rsidRPr="00B14753">
        <w:rPr>
          <w:rFonts w:ascii="Arial" w:hAnsi="Arial" w:cs="Arial"/>
          <w:lang w:val="en-US"/>
        </w:rPr>
        <w:t>A</w:t>
      </w:r>
      <w:r w:rsidRPr="00B14753">
        <w:rPr>
          <w:rFonts w:ascii="Arial" w:hAnsi="Arial" w:cs="Arial"/>
        </w:rPr>
        <w:t>2 – Со</w:t>
      </w:r>
      <w:r>
        <w:rPr>
          <w:rFonts w:ascii="Arial" w:hAnsi="Arial" w:cs="Arial"/>
        </w:rPr>
        <w:t xml:space="preserve">общение о </w:t>
      </w:r>
      <w:r w:rsidR="00177536">
        <w:rPr>
          <w:rFonts w:ascii="Arial" w:hAnsi="Arial" w:cs="Arial"/>
        </w:rPr>
        <w:t>неисправности</w:t>
      </w:r>
      <w:r>
        <w:rPr>
          <w:rFonts w:ascii="Arial" w:hAnsi="Arial" w:cs="Arial"/>
        </w:rPr>
        <w:t>»</w:t>
      </w:r>
      <w:r w:rsidRPr="00B14753">
        <w:rPr>
          <w:rFonts w:ascii="Arial" w:hAnsi="Arial" w:cs="Arial"/>
        </w:rPr>
        <w:t xml:space="preserve">. При этом в сообщении необходимо указать, что это «Отказ оборудования» </w:t>
      </w:r>
      <w:del w:id="338" w:author="Владимир Лаут" w:date="2021-03-11T14:14:00Z">
        <w:r w:rsidRPr="00B14753" w:rsidDel="006E01A4">
          <w:rPr>
            <w:rFonts w:ascii="Arial" w:hAnsi="Arial" w:cs="Arial"/>
          </w:rPr>
          <w:delText>в специальном поле</w:delText>
        </w:r>
      </w:del>
      <w:ins w:id="339" w:author="Владимир Лаут" w:date="2021-03-11T14:14:00Z">
        <w:r w:rsidR="006E01A4">
          <w:rPr>
            <w:rFonts w:ascii="Arial" w:hAnsi="Arial" w:cs="Arial"/>
          </w:rPr>
          <w:t xml:space="preserve">установив </w:t>
        </w:r>
        <w:r w:rsidR="006E01A4">
          <w:rPr>
            <w:rFonts w:ascii="Arial" w:hAnsi="Arial" w:cs="Arial"/>
          </w:rPr>
          <w:lastRenderedPageBreak/>
          <w:t>соответствующий пользовательский статус ОТКЗ «Отказ»</w:t>
        </w:r>
      </w:ins>
      <w:r w:rsidRPr="00B14753">
        <w:rPr>
          <w:rFonts w:ascii="Arial" w:hAnsi="Arial" w:cs="Arial"/>
        </w:rPr>
        <w:t>.</w:t>
      </w:r>
      <w:r>
        <w:rPr>
          <w:rFonts w:ascii="Arial" w:hAnsi="Arial" w:cs="Arial"/>
        </w:rPr>
        <w:t xml:space="preserve"> </w:t>
      </w:r>
      <w:r w:rsidRPr="00B14753">
        <w:rPr>
          <w:rFonts w:ascii="Arial" w:hAnsi="Arial" w:cs="Arial"/>
        </w:rPr>
        <w:t>Наполнение аварийного заказа работами, ресурсами, трудоемкостью и необходимым количеством ТМЦ осуществляется при окончании аварийно-восстановительных работ по факту их проведения. Проверка доступности ресурсов, ТМЦ и оборудования для получения разрешения на производство работ по аварийному заказу в системе не требуется.</w:t>
      </w:r>
    </w:p>
    <w:p w14:paraId="70E06801" w14:textId="11CA812E" w:rsidR="00C161AE" w:rsidRPr="00C161AE" w:rsidRDefault="00C161AE" w:rsidP="00575661">
      <w:pPr>
        <w:suppressAutoHyphens/>
        <w:spacing w:after="240" w:line="276" w:lineRule="auto"/>
        <w:ind w:firstLine="567"/>
        <w:rPr>
          <w:rFonts w:ascii="Arial" w:hAnsi="Arial" w:cs="Arial"/>
        </w:rPr>
      </w:pPr>
      <w:r>
        <w:rPr>
          <w:rFonts w:ascii="Arial" w:hAnsi="Arial" w:cs="Arial"/>
        </w:rPr>
        <w:t>В сообщение ТОРО с видом «</w:t>
      </w:r>
      <w:r w:rsidRPr="00B14753">
        <w:rPr>
          <w:rFonts w:ascii="Arial" w:hAnsi="Arial" w:cs="Arial"/>
          <w:lang w:val="en-US"/>
        </w:rPr>
        <w:t>A</w:t>
      </w:r>
      <w:r w:rsidRPr="00B14753">
        <w:rPr>
          <w:rFonts w:ascii="Arial" w:hAnsi="Arial" w:cs="Arial"/>
        </w:rPr>
        <w:t>2 – Со</w:t>
      </w:r>
      <w:r>
        <w:rPr>
          <w:rFonts w:ascii="Arial" w:hAnsi="Arial" w:cs="Arial"/>
        </w:rPr>
        <w:t xml:space="preserve">общение о </w:t>
      </w:r>
      <w:r w:rsidR="00177536">
        <w:rPr>
          <w:rFonts w:ascii="Arial" w:hAnsi="Arial" w:cs="Arial"/>
        </w:rPr>
        <w:t>неисправности</w:t>
      </w:r>
      <w:r>
        <w:rPr>
          <w:rFonts w:ascii="Arial" w:hAnsi="Arial" w:cs="Arial"/>
        </w:rPr>
        <w:t>» будут автоматически вноситься ф</w:t>
      </w:r>
      <w:r>
        <w:rPr>
          <w:rFonts w:ascii="Arial" w:hAnsi="Arial" w:cs="Arial"/>
          <w:szCs w:val="24"/>
        </w:rPr>
        <w:t xml:space="preserve">актические сроки останова из </w:t>
      </w:r>
      <w:r>
        <w:rPr>
          <w:rFonts w:ascii="Arial" w:hAnsi="Arial" w:cs="Arial"/>
          <w:szCs w:val="24"/>
          <w:lang w:val="en-US"/>
        </w:rPr>
        <w:t>MES</w:t>
      </w:r>
      <w:r w:rsidRPr="00C161AE">
        <w:rPr>
          <w:rFonts w:ascii="Arial" w:hAnsi="Arial" w:cs="Arial"/>
          <w:szCs w:val="24"/>
        </w:rPr>
        <w:t>-</w:t>
      </w:r>
      <w:r>
        <w:rPr>
          <w:rFonts w:ascii="Arial" w:hAnsi="Arial" w:cs="Arial"/>
          <w:szCs w:val="24"/>
        </w:rPr>
        <w:t>системы</w:t>
      </w:r>
      <w:ins w:id="340" w:author="Владимир Лаут" w:date="2021-03-11T14:15:00Z">
        <w:r w:rsidR="006E01A4">
          <w:rPr>
            <w:rFonts w:ascii="Arial" w:hAnsi="Arial" w:cs="Arial"/>
            <w:szCs w:val="24"/>
          </w:rPr>
          <w:t xml:space="preserve"> (или </w:t>
        </w:r>
      </w:ins>
      <w:ins w:id="341" w:author="Владимир Лаут" w:date="2021-03-11T14:16:00Z">
        <w:r w:rsidR="006E01A4" w:rsidRPr="006E01A4">
          <w:rPr>
            <w:rFonts w:ascii="Arial" w:hAnsi="Arial" w:cs="Arial"/>
            <w:szCs w:val="24"/>
          </w:rPr>
          <w:t>АСУ ГТК ИТС</w:t>
        </w:r>
      </w:ins>
      <w:ins w:id="342" w:author="Владимир Лаут" w:date="2021-03-11T14:15:00Z">
        <w:r w:rsidR="006E01A4">
          <w:rPr>
            <w:rFonts w:ascii="Arial" w:hAnsi="Arial" w:cs="Arial"/>
            <w:szCs w:val="24"/>
          </w:rPr>
          <w:t>)</w:t>
        </w:r>
      </w:ins>
      <w:r>
        <w:rPr>
          <w:rFonts w:ascii="Arial" w:hAnsi="Arial" w:cs="Arial"/>
          <w:szCs w:val="24"/>
        </w:rPr>
        <w:t xml:space="preserve">. Описание интеграции системы </w:t>
      </w:r>
      <w:r>
        <w:rPr>
          <w:rFonts w:ascii="Arial" w:hAnsi="Arial" w:cs="Arial"/>
          <w:szCs w:val="24"/>
          <w:lang w:val="en-US"/>
        </w:rPr>
        <w:t>SAP</w:t>
      </w:r>
      <w:r w:rsidRPr="00BF2188">
        <w:rPr>
          <w:rFonts w:ascii="Arial" w:hAnsi="Arial" w:cs="Arial"/>
          <w:szCs w:val="24"/>
        </w:rPr>
        <w:t xml:space="preserve"> </w:t>
      </w:r>
      <w:r>
        <w:rPr>
          <w:rFonts w:ascii="Arial" w:hAnsi="Arial" w:cs="Arial"/>
          <w:szCs w:val="24"/>
          <w:lang w:val="en-US"/>
        </w:rPr>
        <w:t>S</w:t>
      </w:r>
      <w:r w:rsidRPr="00BF2188">
        <w:rPr>
          <w:rFonts w:ascii="Arial" w:hAnsi="Arial" w:cs="Arial"/>
          <w:szCs w:val="24"/>
        </w:rPr>
        <w:t>/4</w:t>
      </w:r>
      <w:r>
        <w:rPr>
          <w:rFonts w:ascii="Arial" w:hAnsi="Arial" w:cs="Arial"/>
          <w:szCs w:val="24"/>
          <w:lang w:val="en-US"/>
        </w:rPr>
        <w:t>HANA</w:t>
      </w:r>
      <w:r w:rsidRPr="00BF2188">
        <w:rPr>
          <w:rFonts w:ascii="Arial" w:hAnsi="Arial" w:cs="Arial"/>
          <w:szCs w:val="24"/>
        </w:rPr>
        <w:t xml:space="preserve"> </w:t>
      </w:r>
      <w:r>
        <w:rPr>
          <w:rFonts w:ascii="Arial" w:hAnsi="Arial" w:cs="Arial"/>
          <w:szCs w:val="24"/>
        </w:rPr>
        <w:t xml:space="preserve">и </w:t>
      </w:r>
      <w:r>
        <w:rPr>
          <w:rFonts w:ascii="Arial" w:hAnsi="Arial" w:cs="Arial"/>
          <w:szCs w:val="24"/>
          <w:lang w:val="en-US"/>
        </w:rPr>
        <w:t>MES</w:t>
      </w:r>
      <w:r w:rsidRPr="00BF2188">
        <w:rPr>
          <w:rFonts w:ascii="Arial" w:hAnsi="Arial" w:cs="Arial"/>
          <w:szCs w:val="24"/>
        </w:rPr>
        <w:t>-</w:t>
      </w:r>
      <w:r>
        <w:rPr>
          <w:rFonts w:ascii="Arial" w:hAnsi="Arial" w:cs="Arial"/>
          <w:szCs w:val="24"/>
        </w:rPr>
        <w:t>систем приведено в СоИ ERP.5.6.12</w:t>
      </w:r>
      <w:r w:rsidRPr="004B48AA">
        <w:rPr>
          <w:rFonts w:ascii="Arial" w:hAnsi="Arial" w:cs="Arial"/>
          <w:szCs w:val="24"/>
        </w:rPr>
        <w:t>_Соглашение об интеграции_MES</w:t>
      </w:r>
      <w:ins w:id="343" w:author="Владимир Лаут" w:date="2021-03-11T14:15:00Z">
        <w:r w:rsidR="006E01A4">
          <w:rPr>
            <w:rFonts w:ascii="Arial" w:hAnsi="Arial" w:cs="Arial"/>
            <w:szCs w:val="24"/>
          </w:rPr>
          <w:t>, интеграции с си</w:t>
        </w:r>
      </w:ins>
      <w:ins w:id="344" w:author="Владимир Лаут" w:date="2021-03-11T14:16:00Z">
        <w:r w:rsidR="006E01A4">
          <w:rPr>
            <w:rFonts w:ascii="Arial" w:hAnsi="Arial" w:cs="Arial"/>
            <w:szCs w:val="24"/>
          </w:rPr>
          <w:t>с</w:t>
        </w:r>
      </w:ins>
      <w:ins w:id="345" w:author="Владимир Лаут" w:date="2021-03-11T14:15:00Z">
        <w:r w:rsidR="006E01A4">
          <w:rPr>
            <w:rFonts w:ascii="Arial" w:hAnsi="Arial" w:cs="Arial"/>
            <w:szCs w:val="24"/>
          </w:rPr>
          <w:t xml:space="preserve">темой ИТС </w:t>
        </w:r>
      </w:ins>
      <w:ins w:id="346" w:author="Владимир Лаут" w:date="2021-03-11T14:16:00Z">
        <w:r w:rsidR="006E01A4">
          <w:rPr>
            <w:rFonts w:ascii="Arial" w:hAnsi="Arial" w:cs="Arial"/>
            <w:szCs w:val="24"/>
          </w:rPr>
          <w:t xml:space="preserve">в СоИ </w:t>
        </w:r>
        <w:r w:rsidR="006E01A4" w:rsidRPr="006E01A4">
          <w:rPr>
            <w:rFonts w:ascii="Arial" w:hAnsi="Arial" w:cs="Arial"/>
            <w:szCs w:val="24"/>
          </w:rPr>
          <w:t>ERP.13.6.22_INT_Соглашение об интеграции АСУ ГТК ИТС</w:t>
        </w:r>
      </w:ins>
      <w:r>
        <w:rPr>
          <w:rFonts w:ascii="Arial" w:hAnsi="Arial" w:cs="Arial"/>
          <w:szCs w:val="24"/>
        </w:rPr>
        <w:t>.</w:t>
      </w:r>
    </w:p>
    <w:p w14:paraId="7CC0A562" w14:textId="6F6C789B" w:rsidR="009E28A6" w:rsidRDefault="009E28A6" w:rsidP="00575661">
      <w:pPr>
        <w:suppressAutoHyphens/>
        <w:spacing w:after="240" w:line="276" w:lineRule="auto"/>
        <w:ind w:firstLine="567"/>
        <w:rPr>
          <w:rFonts w:ascii="Arial" w:hAnsi="Arial" w:cs="Arial"/>
        </w:rPr>
      </w:pPr>
      <w:r>
        <w:rPr>
          <w:rFonts w:ascii="Arial" w:hAnsi="Arial" w:cs="Arial"/>
        </w:rPr>
        <w:t xml:space="preserve">Заказ ТОРО на аварийный ремонт критичного оборудования </w:t>
      </w:r>
      <w:r w:rsidRPr="00B14753">
        <w:rPr>
          <w:rFonts w:ascii="Arial" w:hAnsi="Arial" w:cs="Arial"/>
        </w:rPr>
        <w:t xml:space="preserve">Инженер ТОиР </w:t>
      </w:r>
      <w:r w:rsidR="00875722">
        <w:rPr>
          <w:rFonts w:ascii="Arial" w:hAnsi="Arial" w:cs="Arial"/>
        </w:rPr>
        <w:t xml:space="preserve">УО </w:t>
      </w:r>
      <w:r>
        <w:rPr>
          <w:rFonts w:ascii="Arial" w:hAnsi="Arial" w:cs="Arial"/>
        </w:rPr>
        <w:t xml:space="preserve">создаётся на основе переданных ему, по результатам работ, наряд-задания и акта по использованию материала. </w:t>
      </w:r>
    </w:p>
    <w:p w14:paraId="0595AC32" w14:textId="6D2F855F" w:rsidR="009E28A6" w:rsidRPr="00DF0FC5" w:rsidRDefault="00DF0FC5" w:rsidP="00575661">
      <w:pPr>
        <w:suppressAutoHyphens/>
        <w:spacing w:after="240" w:line="276" w:lineRule="auto"/>
        <w:ind w:firstLine="567"/>
        <w:rPr>
          <w:rFonts w:ascii="Arial" w:hAnsi="Arial" w:cs="Arial"/>
        </w:rPr>
      </w:pPr>
      <w:r w:rsidRPr="00DF0FC5">
        <w:rPr>
          <w:rFonts w:ascii="Arial" w:hAnsi="Arial" w:cs="Arial"/>
        </w:rPr>
        <w:t xml:space="preserve">По окончании создания, Инженер ТОиР </w:t>
      </w:r>
      <w:r w:rsidR="00875722">
        <w:rPr>
          <w:rFonts w:ascii="Arial" w:hAnsi="Arial" w:cs="Arial"/>
        </w:rPr>
        <w:t xml:space="preserve">УО </w:t>
      </w:r>
      <w:r w:rsidRPr="00DF0FC5">
        <w:rPr>
          <w:rFonts w:ascii="Arial" w:hAnsi="Arial" w:cs="Arial"/>
        </w:rPr>
        <w:t>деблокирует заказ ТОРО на аварийный ремонт.</w:t>
      </w:r>
    </w:p>
    <w:p w14:paraId="59FBBCED" w14:textId="77777777" w:rsidR="00575661" w:rsidRDefault="009E28A6" w:rsidP="00575661">
      <w:pPr>
        <w:suppressAutoHyphens/>
        <w:spacing w:after="240" w:line="276" w:lineRule="auto"/>
        <w:ind w:firstLine="567"/>
        <w:rPr>
          <w:rFonts w:ascii="Arial" w:hAnsi="Arial" w:cs="Arial"/>
        </w:rPr>
      </w:pPr>
      <w:r>
        <w:rPr>
          <w:rFonts w:ascii="Arial" w:hAnsi="Arial" w:cs="Arial"/>
        </w:rPr>
        <w:t>Процесс заканчивается переходом в процесс ф</w:t>
      </w:r>
      <w:r w:rsidRPr="00B14753">
        <w:rPr>
          <w:rFonts w:ascii="Arial" w:hAnsi="Arial" w:cs="Arial"/>
        </w:rPr>
        <w:t>актическ</w:t>
      </w:r>
      <w:r>
        <w:rPr>
          <w:rFonts w:ascii="Arial" w:hAnsi="Arial" w:cs="Arial"/>
        </w:rPr>
        <w:t>ого</w:t>
      </w:r>
      <w:r w:rsidRPr="00B14753">
        <w:rPr>
          <w:rFonts w:ascii="Arial" w:hAnsi="Arial" w:cs="Arial"/>
        </w:rPr>
        <w:t xml:space="preserve"> учёт</w:t>
      </w:r>
      <w:r>
        <w:rPr>
          <w:rFonts w:ascii="Arial" w:hAnsi="Arial" w:cs="Arial"/>
        </w:rPr>
        <w:t>а работ</w:t>
      </w:r>
      <w:r w:rsidR="00E15853" w:rsidRPr="00E15853">
        <w:rPr>
          <w:rFonts w:ascii="Arial" w:hAnsi="Arial" w:cs="Arial"/>
        </w:rPr>
        <w:t xml:space="preserve"> </w:t>
      </w:r>
      <w:r>
        <w:rPr>
          <w:rFonts w:ascii="Arial" w:hAnsi="Arial" w:cs="Arial"/>
        </w:rPr>
        <w:t>(</w:t>
      </w:r>
      <w:r w:rsidRPr="00B14753">
        <w:rPr>
          <w:rFonts w:ascii="Arial" w:hAnsi="Arial" w:cs="Arial"/>
        </w:rPr>
        <w:t>ПП-07.03.03.01-</w:t>
      </w:r>
      <w:r w:rsidRPr="00B14753">
        <w:rPr>
          <w:rFonts w:ascii="Arial" w:hAnsi="Arial" w:cs="Arial"/>
          <w:lang w:val="en-US"/>
        </w:rPr>
        <w:t>ERP</w:t>
      </w:r>
      <w:r w:rsidRPr="00B14753">
        <w:rPr>
          <w:rFonts w:ascii="Arial" w:hAnsi="Arial" w:cs="Arial"/>
        </w:rPr>
        <w:t xml:space="preserve"> Выполнение</w:t>
      </w:r>
      <w:r w:rsidR="00E15853">
        <w:rPr>
          <w:rFonts w:ascii="Arial" w:hAnsi="Arial" w:cs="Arial"/>
        </w:rPr>
        <w:t xml:space="preserve"> и фактический учёт воздействий</w:t>
      </w:r>
      <w:r>
        <w:rPr>
          <w:rFonts w:ascii="Arial" w:hAnsi="Arial" w:cs="Arial"/>
        </w:rPr>
        <w:t>). Процесс описан в текущем КД</w:t>
      </w:r>
      <w:r w:rsidRPr="00B14753">
        <w:rPr>
          <w:rFonts w:ascii="Arial" w:hAnsi="Arial" w:cs="Arial"/>
        </w:rPr>
        <w:t>.</w:t>
      </w:r>
    </w:p>
    <w:p w14:paraId="298BA3DF" w14:textId="0C4DACE5" w:rsidR="009E28A6" w:rsidRPr="00575661" w:rsidRDefault="009E28A6" w:rsidP="00575661">
      <w:pPr>
        <w:suppressAutoHyphens/>
        <w:spacing w:after="240" w:line="276" w:lineRule="auto"/>
        <w:ind w:firstLine="567"/>
        <w:rPr>
          <w:rStyle w:val="aa"/>
          <w:rFonts w:ascii="Arial" w:hAnsi="Arial" w:cs="Arial"/>
          <w:color w:val="auto"/>
          <w:u w:val="none"/>
        </w:rPr>
      </w:pPr>
      <w:r w:rsidRPr="00B14753">
        <w:rPr>
          <w:rFonts w:ascii="Arial" w:hAnsi="Arial" w:cs="Arial"/>
        </w:rPr>
        <w:t xml:space="preserve">Описание шагов бизнес-процесса приведено в разделе 5.2.3 </w:t>
      </w:r>
      <w:hyperlink w:anchor="_Описание_шагов_бизнес-процесса_2" w:history="1">
        <w:r w:rsidRPr="00B14753">
          <w:rPr>
            <w:rStyle w:val="aa"/>
            <w:rFonts w:ascii="Arial" w:hAnsi="Arial" w:cs="Arial"/>
          </w:rPr>
          <w:t>Описание шагов бизнес-процесса ПП-07.03.03.03-ERP Управление аварийными воздействиями ТОиР критичного оборудования</w:t>
        </w:r>
      </w:hyperlink>
      <w:r w:rsidRPr="00725182">
        <w:rPr>
          <w:rStyle w:val="aa"/>
          <w:rFonts w:ascii="Arial" w:hAnsi="Arial" w:cs="Arial"/>
        </w:rPr>
        <w:t>.</w:t>
      </w:r>
    </w:p>
    <w:p w14:paraId="6D1A5855" w14:textId="77777777" w:rsidR="009E28A6" w:rsidRPr="00B14753" w:rsidRDefault="009E28A6" w:rsidP="00FD335A">
      <w:pPr>
        <w:suppressAutoHyphens/>
        <w:spacing w:after="200" w:line="276" w:lineRule="auto"/>
        <w:ind w:firstLine="708"/>
        <w:jc w:val="right"/>
        <w:rPr>
          <w:rFonts w:ascii="Arial" w:hAnsi="Arial" w:cs="Arial"/>
        </w:rPr>
      </w:pPr>
      <w:r w:rsidRPr="00B14753">
        <w:rPr>
          <w:rFonts w:ascii="Arial" w:hAnsi="Arial" w:cs="Arial"/>
        </w:rPr>
        <w:t xml:space="preserve"> </w:t>
      </w:r>
      <w:r w:rsidRPr="00B14753">
        <w:rPr>
          <w:rFonts w:ascii="Arial" w:hAnsi="Arial" w:cs="Arial"/>
          <w:b/>
          <w:sz w:val="22"/>
        </w:rPr>
        <w:t xml:space="preserve">Таблица </w:t>
      </w:r>
      <w:r w:rsidRPr="005F507B">
        <w:rPr>
          <w:rFonts w:ascii="Arial" w:hAnsi="Arial"/>
          <w:b/>
          <w:sz w:val="22"/>
        </w:rPr>
        <w:t>8</w:t>
      </w:r>
      <w:r w:rsidRPr="00B14753">
        <w:rPr>
          <w:rFonts w:ascii="Arial" w:hAnsi="Arial" w:cs="Arial"/>
          <w:b/>
          <w:sz w:val="22"/>
        </w:rPr>
        <w:t>. Описание бизнес-процесса ПП-07.03.03.03-</w:t>
      </w:r>
      <w:r w:rsidRPr="00B14753">
        <w:rPr>
          <w:rFonts w:ascii="Arial" w:hAnsi="Arial" w:cs="Arial"/>
          <w:b/>
          <w:sz w:val="22"/>
          <w:lang w:val="en-US"/>
        </w:rPr>
        <w:t>ERP</w:t>
      </w:r>
      <w:r w:rsidRPr="00B14753">
        <w:rPr>
          <w:rFonts w:ascii="Arial" w:hAnsi="Arial" w:cs="Arial"/>
          <w:b/>
          <w:sz w:val="22"/>
        </w:rPr>
        <w:t xml:space="preserve"> Управление аварийными воздействиями ТОиР критичного оборудования</w:t>
      </w:r>
    </w:p>
    <w:tbl>
      <w:tblPr>
        <w:tblpPr w:leftFromText="181" w:rightFromText="181" w:vertAnchor="text" w:horzAnchor="margin" w:tblpY="1"/>
        <w:tblOverlap w:val="never"/>
        <w:tblW w:w="1019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2962"/>
        <w:gridCol w:w="7229"/>
      </w:tblGrid>
      <w:tr w:rsidR="009E28A6" w:rsidRPr="00B14753" w14:paraId="59D576BF" w14:textId="77777777" w:rsidTr="001661FB">
        <w:trPr>
          <w:cantSplit/>
          <w:trHeight w:val="396"/>
          <w:tblHeader/>
        </w:trPr>
        <w:tc>
          <w:tcPr>
            <w:tcW w:w="2962" w:type="dxa"/>
            <w:shd w:val="clear" w:color="auto" w:fill="FFC000"/>
          </w:tcPr>
          <w:p w14:paraId="26BBA92B" w14:textId="77777777" w:rsidR="009E28A6" w:rsidRPr="00B14753" w:rsidRDefault="009E28A6" w:rsidP="001661FB">
            <w:pPr>
              <w:suppressAutoHyphens/>
              <w:rPr>
                <w:rFonts w:ascii="Arial" w:hAnsi="Arial" w:cs="Arial"/>
                <w:sz w:val="20"/>
                <w:szCs w:val="20"/>
              </w:rPr>
            </w:pPr>
            <w:r w:rsidRPr="00B14753">
              <w:rPr>
                <w:rFonts w:ascii="Arial" w:hAnsi="Arial" w:cs="Arial"/>
                <w:sz w:val="20"/>
                <w:szCs w:val="20"/>
              </w:rPr>
              <w:t>Код бизнес-процесса</w:t>
            </w:r>
          </w:p>
        </w:tc>
        <w:tc>
          <w:tcPr>
            <w:tcW w:w="7229" w:type="dxa"/>
            <w:vAlign w:val="bottom"/>
          </w:tcPr>
          <w:p w14:paraId="0855ACDE"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ПП-07.03.03.03-ERP Управление аварийными воздействиями ТОиР крит</w:t>
            </w:r>
            <w:r>
              <w:rPr>
                <w:rFonts w:ascii="Arial" w:hAnsi="Arial" w:cs="Arial"/>
                <w:color w:val="000000"/>
                <w:sz w:val="20"/>
                <w:szCs w:val="20"/>
                <w:lang w:eastAsia="ru-RU"/>
              </w:rPr>
              <w:t>ичного оборудова</w:t>
            </w:r>
            <w:r w:rsidRPr="00B14753">
              <w:rPr>
                <w:rFonts w:ascii="Arial" w:hAnsi="Arial" w:cs="Arial"/>
                <w:color w:val="000000"/>
                <w:sz w:val="20"/>
                <w:szCs w:val="20"/>
                <w:lang w:eastAsia="ru-RU"/>
              </w:rPr>
              <w:t>ния</w:t>
            </w:r>
          </w:p>
        </w:tc>
      </w:tr>
      <w:tr w:rsidR="009E28A6" w:rsidRPr="00B14753" w14:paraId="03E07753" w14:textId="77777777" w:rsidTr="001661FB">
        <w:trPr>
          <w:cantSplit/>
          <w:trHeight w:val="290"/>
        </w:trPr>
        <w:tc>
          <w:tcPr>
            <w:tcW w:w="2962" w:type="dxa"/>
            <w:shd w:val="clear" w:color="auto" w:fill="FFC000"/>
          </w:tcPr>
          <w:p w14:paraId="6D395CC5" w14:textId="77777777" w:rsidR="009E28A6" w:rsidRPr="00B14753" w:rsidRDefault="009E28A6" w:rsidP="001661FB">
            <w:pPr>
              <w:suppressAutoHyphens/>
              <w:rPr>
                <w:rFonts w:ascii="Arial" w:hAnsi="Arial" w:cs="Arial"/>
                <w:sz w:val="20"/>
                <w:szCs w:val="20"/>
              </w:rPr>
            </w:pPr>
            <w:r w:rsidRPr="00B14753">
              <w:rPr>
                <w:rFonts w:ascii="Arial" w:hAnsi="Arial" w:cs="Arial"/>
                <w:sz w:val="20"/>
                <w:szCs w:val="20"/>
              </w:rPr>
              <w:t>Цель бизнес-процесса</w:t>
            </w:r>
          </w:p>
        </w:tc>
        <w:tc>
          <w:tcPr>
            <w:tcW w:w="7229" w:type="dxa"/>
            <w:vAlign w:val="bottom"/>
          </w:tcPr>
          <w:p w14:paraId="4CA8D42C"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Проведение срочных ремонтов критичного оборудования, остановленного из-за аварии</w:t>
            </w:r>
          </w:p>
        </w:tc>
      </w:tr>
      <w:tr w:rsidR="009E28A6" w:rsidRPr="00B14753" w14:paraId="087BA4C8" w14:textId="77777777" w:rsidTr="001661FB">
        <w:trPr>
          <w:cantSplit/>
          <w:trHeight w:val="290"/>
        </w:trPr>
        <w:tc>
          <w:tcPr>
            <w:tcW w:w="2962" w:type="dxa"/>
            <w:shd w:val="clear" w:color="auto" w:fill="FFC000"/>
          </w:tcPr>
          <w:p w14:paraId="554E6EBD" w14:textId="77777777" w:rsidR="009E28A6" w:rsidRPr="00B14753" w:rsidRDefault="009E28A6" w:rsidP="001661FB">
            <w:pPr>
              <w:suppressAutoHyphens/>
              <w:rPr>
                <w:rFonts w:ascii="Arial" w:hAnsi="Arial" w:cs="Arial"/>
                <w:sz w:val="20"/>
                <w:szCs w:val="20"/>
              </w:rPr>
            </w:pPr>
            <w:r w:rsidRPr="00B14753">
              <w:rPr>
                <w:rFonts w:ascii="Arial" w:hAnsi="Arial" w:cs="Arial"/>
                <w:sz w:val="20"/>
                <w:szCs w:val="20"/>
              </w:rPr>
              <w:t>Периодичность</w:t>
            </w:r>
          </w:p>
        </w:tc>
        <w:tc>
          <w:tcPr>
            <w:tcW w:w="7229" w:type="dxa"/>
            <w:vAlign w:val="bottom"/>
          </w:tcPr>
          <w:p w14:paraId="3CFB1C5B"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sz w:val="20"/>
                <w:szCs w:val="20"/>
              </w:rPr>
              <w:t>При возникновении останова критичного оборудования</w:t>
            </w:r>
          </w:p>
        </w:tc>
      </w:tr>
      <w:tr w:rsidR="009E28A6" w:rsidRPr="00B14753" w14:paraId="016F772E" w14:textId="77777777" w:rsidTr="001661FB">
        <w:trPr>
          <w:cantSplit/>
          <w:trHeight w:val="293"/>
        </w:trPr>
        <w:tc>
          <w:tcPr>
            <w:tcW w:w="2962" w:type="dxa"/>
            <w:shd w:val="clear" w:color="auto" w:fill="FFC000"/>
          </w:tcPr>
          <w:p w14:paraId="0A6D3858"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Предваряющие связанные процессы</w:t>
            </w:r>
          </w:p>
        </w:tc>
        <w:tc>
          <w:tcPr>
            <w:tcW w:w="7229" w:type="dxa"/>
            <w:vAlign w:val="bottom"/>
          </w:tcPr>
          <w:p w14:paraId="1B17377A"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ПП-11.03.01-ERP Обеспечение проведения работ повышенной опасности</w:t>
            </w:r>
          </w:p>
          <w:p w14:paraId="64B7FCF0"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ПП-11.02.02-ERP Управление происшествиями</w:t>
            </w:r>
          </w:p>
        </w:tc>
      </w:tr>
      <w:tr w:rsidR="009E28A6" w:rsidRPr="00B14753" w14:paraId="5A516B4E" w14:textId="77777777" w:rsidTr="001661FB">
        <w:trPr>
          <w:cantSplit/>
          <w:trHeight w:val="293"/>
        </w:trPr>
        <w:tc>
          <w:tcPr>
            <w:tcW w:w="2962" w:type="dxa"/>
            <w:shd w:val="clear" w:color="auto" w:fill="FFC000"/>
          </w:tcPr>
          <w:p w14:paraId="2C3BDA15"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Последующие связанные процессы</w:t>
            </w:r>
          </w:p>
        </w:tc>
        <w:tc>
          <w:tcPr>
            <w:tcW w:w="7229" w:type="dxa"/>
          </w:tcPr>
          <w:p w14:paraId="0F2A1E37"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ПП-11.03.01-ERP Обеспечение проведения работ повышенной опасности</w:t>
            </w:r>
          </w:p>
          <w:p w14:paraId="5DD5E701"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ПП-11.02.02-ERP Управление происшествиями</w:t>
            </w:r>
          </w:p>
          <w:p w14:paraId="720BEA57"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ПП-07.04.02-ERP Регистрация технических параметров эксплуатации оборудования (измерения, наработка)</w:t>
            </w:r>
          </w:p>
          <w:p w14:paraId="4E29ED03"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ПП-07.04.01-ERP Регистрация технического состояния оборудования (дефекты, простои, в т.ч внеплановых останов)</w:t>
            </w:r>
          </w:p>
          <w:p w14:paraId="39766B06"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ПП-07.03.03.01-ERP Выполнение и фактический учет воздействий</w:t>
            </w:r>
          </w:p>
          <w:p w14:paraId="0EF4A458"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ПП-10.06.01 Планирование транспортной логистики</w:t>
            </w:r>
          </w:p>
        </w:tc>
      </w:tr>
      <w:tr w:rsidR="009E28A6" w:rsidRPr="00B14753" w14:paraId="495D7288" w14:textId="77777777" w:rsidTr="001661FB">
        <w:trPr>
          <w:cantSplit/>
          <w:trHeight w:val="293"/>
        </w:trPr>
        <w:tc>
          <w:tcPr>
            <w:tcW w:w="2962" w:type="dxa"/>
            <w:shd w:val="clear" w:color="auto" w:fill="FFC000"/>
          </w:tcPr>
          <w:p w14:paraId="008E770A" w14:textId="77777777" w:rsidR="009E28A6" w:rsidRPr="00B14753" w:rsidRDefault="009E28A6" w:rsidP="001661FB">
            <w:pPr>
              <w:suppressAutoHyphens/>
              <w:rPr>
                <w:rFonts w:ascii="Arial" w:hAnsi="Arial" w:cs="Arial"/>
                <w:sz w:val="20"/>
                <w:szCs w:val="20"/>
              </w:rPr>
            </w:pPr>
            <w:r w:rsidRPr="00B14753">
              <w:rPr>
                <w:rFonts w:ascii="Arial" w:hAnsi="Arial" w:cs="Arial"/>
                <w:sz w:val="20"/>
                <w:szCs w:val="20"/>
              </w:rPr>
              <w:t>Входящие данные</w:t>
            </w:r>
          </w:p>
        </w:tc>
        <w:tc>
          <w:tcPr>
            <w:tcW w:w="7229" w:type="dxa"/>
          </w:tcPr>
          <w:p w14:paraId="74797D17"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Наряд-допуск</w:t>
            </w:r>
          </w:p>
          <w:p w14:paraId="73C0DFFA"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Коренные причины</w:t>
            </w:r>
          </w:p>
        </w:tc>
      </w:tr>
      <w:tr w:rsidR="009E28A6" w:rsidRPr="00B14753" w14:paraId="402B1129" w14:textId="77777777" w:rsidTr="001661FB">
        <w:trPr>
          <w:cantSplit/>
          <w:trHeight w:val="293"/>
        </w:trPr>
        <w:tc>
          <w:tcPr>
            <w:tcW w:w="2962" w:type="dxa"/>
            <w:shd w:val="clear" w:color="auto" w:fill="FFC000"/>
          </w:tcPr>
          <w:p w14:paraId="20FF96DC" w14:textId="77777777" w:rsidR="009E28A6" w:rsidRPr="00B14753" w:rsidRDefault="009E28A6" w:rsidP="001661FB">
            <w:pPr>
              <w:suppressAutoHyphens/>
              <w:rPr>
                <w:rFonts w:ascii="Arial" w:hAnsi="Arial" w:cs="Arial"/>
                <w:sz w:val="20"/>
                <w:szCs w:val="20"/>
              </w:rPr>
            </w:pPr>
            <w:r w:rsidRPr="00B14753">
              <w:rPr>
                <w:rFonts w:ascii="Arial" w:hAnsi="Arial" w:cs="Arial"/>
                <w:sz w:val="20"/>
                <w:szCs w:val="20"/>
              </w:rPr>
              <w:t>Исходящие данные</w:t>
            </w:r>
          </w:p>
        </w:tc>
        <w:tc>
          <w:tcPr>
            <w:tcW w:w="7229" w:type="dxa"/>
          </w:tcPr>
          <w:p w14:paraId="084B4C65"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Наряд-задание</w:t>
            </w:r>
          </w:p>
          <w:p w14:paraId="61F586E6"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Показание измерительного прибора</w:t>
            </w:r>
          </w:p>
          <w:p w14:paraId="23450949"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Требование-накладная М11</w:t>
            </w:r>
          </w:p>
          <w:p w14:paraId="2A82064B"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lastRenderedPageBreak/>
              <w:t>Требование-накладная М15</w:t>
            </w:r>
          </w:p>
          <w:p w14:paraId="59383DBE"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Заказ ТОРО</w:t>
            </w:r>
          </w:p>
          <w:p w14:paraId="5DA57B56" w14:textId="471CE5F1" w:rsidR="009E28A6"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Акт об использовании материала</w:t>
            </w:r>
          </w:p>
          <w:p w14:paraId="30797FDD" w14:textId="3CDC1FF9" w:rsidR="009E28A6" w:rsidRPr="00B14753" w:rsidRDefault="00AF3E5B" w:rsidP="001661FB">
            <w:pPr>
              <w:suppressAutoHyphens/>
              <w:jc w:val="left"/>
              <w:rPr>
                <w:rFonts w:ascii="Arial" w:hAnsi="Arial" w:cs="Arial"/>
                <w:color w:val="000000"/>
                <w:sz w:val="20"/>
                <w:szCs w:val="20"/>
                <w:lang w:eastAsia="ru-RU"/>
              </w:rPr>
            </w:pPr>
            <w:r>
              <w:rPr>
                <w:rFonts w:ascii="Arial" w:hAnsi="Arial" w:cs="Arial"/>
                <w:color w:val="000000"/>
                <w:sz w:val="20"/>
                <w:szCs w:val="20"/>
                <w:lang w:eastAsia="ru-RU"/>
              </w:rPr>
              <w:t>Акт выполненных работ</w:t>
            </w:r>
          </w:p>
        </w:tc>
      </w:tr>
    </w:tbl>
    <w:p w14:paraId="4F3E1D7F" w14:textId="43532821" w:rsidR="009E28A6" w:rsidRPr="00CC5CD6" w:rsidRDefault="00575661" w:rsidP="00575661">
      <w:pPr>
        <w:suppressAutoHyphens/>
        <w:spacing w:before="240" w:after="240"/>
        <w:ind w:firstLine="567"/>
        <w:rPr>
          <w:rFonts w:ascii="Arial" w:hAnsi="Arial" w:cs="Arial"/>
        </w:rPr>
      </w:pPr>
      <w:r w:rsidRPr="00575661">
        <w:rPr>
          <w:rFonts w:ascii="Arial" w:hAnsi="Arial" w:cs="Arial"/>
          <w:bCs/>
          <w:color w:val="000000"/>
          <w:szCs w:val="24"/>
          <w:lang w:eastAsia="ru-RU"/>
        </w:rPr>
        <w:lastRenderedPageBreak/>
        <w:t>Ссылка на ARIS-схему</w:t>
      </w:r>
      <w:r w:rsidRPr="00575661">
        <w:rPr>
          <w:rFonts w:ascii="Arial" w:hAnsi="Arial" w:cs="Arial"/>
          <w:szCs w:val="24"/>
        </w:rPr>
        <w:t>:</w:t>
      </w:r>
    </w:p>
    <w:p w14:paraId="1CFE758B" w14:textId="11105328" w:rsidR="009E28A6" w:rsidRDefault="009E28A6" w:rsidP="00575661">
      <w:pPr>
        <w:suppressAutoHyphens/>
        <w:spacing w:after="240" w:line="276" w:lineRule="auto"/>
        <w:ind w:firstLine="567"/>
        <w:jc w:val="left"/>
        <w:rPr>
          <w:rFonts w:ascii="Arial" w:eastAsia="Calibri" w:hAnsi="Arial" w:cs="Arial"/>
        </w:rPr>
      </w:pPr>
      <w:r w:rsidRPr="00BD4C77">
        <w:rPr>
          <w:rFonts w:ascii="Arial" w:eastAsia="Calibri" w:hAnsi="Arial" w:cs="Arial"/>
        </w:rPr>
        <w:t>http://portal.polyus.com/ERP/ERPDocuments/05_Бизнес-процессы/Целевые схемы БП/ТОиР/</w:t>
      </w:r>
      <w:del w:id="347" w:author="Владимир Лаут" w:date="2021-03-11T12:52:00Z">
        <w:r w:rsidR="00AC0CCB" w:rsidDel="00E0291E">
          <w:rPr>
            <w:rFonts w:ascii="Arial" w:eastAsia="Calibri" w:hAnsi="Arial" w:cs="Arial"/>
          </w:rPr>
          <w:delText>ERP.9.9.2</w:delText>
        </w:r>
      </w:del>
      <w:ins w:id="348" w:author="Владимир Лаут" w:date="2021-03-11T12:52:00Z">
        <w:r w:rsidR="00E0291E">
          <w:rPr>
            <w:rFonts w:ascii="Arial" w:eastAsia="Calibri" w:hAnsi="Arial" w:cs="Arial"/>
          </w:rPr>
          <w:t>ERP.13.9.2</w:t>
        </w:r>
      </w:ins>
      <w:r w:rsidR="007334C2">
        <w:rPr>
          <w:rFonts w:ascii="Arial" w:eastAsia="Calibri" w:hAnsi="Arial" w:cs="Arial"/>
        </w:rPr>
        <w:t>_</w:t>
      </w:r>
      <w:r w:rsidRPr="00BD4C77">
        <w:rPr>
          <w:rFonts w:ascii="Arial" w:eastAsia="Calibri" w:hAnsi="Arial" w:cs="Arial"/>
        </w:rPr>
        <w:t>55_PM_КД_ Выполнение и фактический учет работ/ПП-07.03.03.03-ERP Управление аварийными воздействиями ТОиР критичного оборудования.doc</w:t>
      </w:r>
    </w:p>
    <w:p w14:paraId="68F01841" w14:textId="77777777" w:rsidR="009E28A6" w:rsidRPr="00B14753" w:rsidRDefault="009E28A6">
      <w:pPr>
        <w:pStyle w:val="3"/>
      </w:pPr>
      <w:bookmarkStart w:id="349" w:name="_Toc522793368"/>
      <w:bookmarkStart w:id="350" w:name="_Toc519603023"/>
      <w:bookmarkStart w:id="351" w:name="_Toc521512723"/>
      <w:bookmarkStart w:id="352" w:name="_Toc522014204"/>
      <w:bookmarkStart w:id="353" w:name="_Toc38890305"/>
      <w:bookmarkEnd w:id="349"/>
      <w:r w:rsidRPr="00B14753">
        <w:t>Описание бизнес-процесса ПП-07.03.03.04-</w:t>
      </w:r>
      <w:r w:rsidRPr="00B14753">
        <w:rPr>
          <w:lang w:val="en-US"/>
        </w:rPr>
        <w:t>ERP</w:t>
      </w:r>
      <w:r w:rsidRPr="00B14753">
        <w:t xml:space="preserve"> Регистрация ежесменного обслуживания</w:t>
      </w:r>
      <w:bookmarkEnd w:id="350"/>
      <w:bookmarkEnd w:id="351"/>
      <w:bookmarkEnd w:id="352"/>
      <w:bookmarkEnd w:id="353"/>
    </w:p>
    <w:p w14:paraId="5DDF6FBF" w14:textId="73668F8B" w:rsidR="009E28A6" w:rsidRPr="004A4DE8" w:rsidRDefault="00BA0F40" w:rsidP="00575661">
      <w:pPr>
        <w:suppressAutoHyphens/>
        <w:spacing w:after="240" w:line="276" w:lineRule="auto"/>
        <w:ind w:firstLine="567"/>
        <w:rPr>
          <w:rFonts w:ascii="Arial" w:hAnsi="Arial" w:cs="Arial"/>
        </w:rPr>
      </w:pPr>
      <w:r w:rsidRPr="00BA0F40">
        <w:rPr>
          <w:rFonts w:ascii="Arial" w:hAnsi="Arial" w:cs="Arial"/>
        </w:rPr>
        <w:t>Ежесменное техническое обслуживание (ЕТО) является основным профилактическим мероприятием, призванным обеспечить надежную работу оборудования между ремонтами. Поэтому на всех предприятиях необходимо иметь четкие инструкции по каждой модели или единице оборудования.</w:t>
      </w:r>
    </w:p>
    <w:p w14:paraId="5FCECF12" w14:textId="77777777" w:rsidR="009E28A6" w:rsidRDefault="009E28A6" w:rsidP="00575661">
      <w:pPr>
        <w:suppressAutoHyphens/>
        <w:spacing w:after="240" w:line="276" w:lineRule="auto"/>
        <w:ind w:firstLine="567"/>
        <w:rPr>
          <w:rFonts w:ascii="Arial" w:hAnsi="Arial" w:cs="Arial"/>
        </w:rPr>
      </w:pPr>
      <w:r w:rsidRPr="00B14753">
        <w:rPr>
          <w:rFonts w:ascii="Arial" w:hAnsi="Arial" w:cs="Arial"/>
        </w:rPr>
        <w:t>Ежесменное техническое обслуживание проводится, как правило, без остановки технологического процесса.</w:t>
      </w:r>
    </w:p>
    <w:p w14:paraId="2FD4A9C3" w14:textId="3A52D556" w:rsidR="004E1329" w:rsidRDefault="009E28A6" w:rsidP="004E1329">
      <w:pPr>
        <w:suppressAutoHyphens/>
        <w:spacing w:after="240" w:line="276" w:lineRule="auto"/>
        <w:ind w:firstLine="567"/>
        <w:rPr>
          <w:rFonts w:ascii="Arial" w:hAnsi="Arial" w:cs="Arial"/>
        </w:rPr>
      </w:pPr>
      <w:r>
        <w:rPr>
          <w:rFonts w:ascii="Arial" w:hAnsi="Arial" w:cs="Arial"/>
        </w:rPr>
        <w:t>Процесс выполнения ежесменного технического обслуживания начинается с получения сформированных наряд-заданий на основе заказов ТОРО в процессе «ПП-07.03.02-</w:t>
      </w:r>
      <w:r>
        <w:rPr>
          <w:rFonts w:ascii="Arial" w:hAnsi="Arial" w:cs="Arial"/>
          <w:lang w:val="en-US"/>
        </w:rPr>
        <w:t>ERP</w:t>
      </w:r>
      <w:r w:rsidRPr="00861D03">
        <w:rPr>
          <w:rFonts w:ascii="Arial" w:hAnsi="Arial" w:cs="Arial"/>
        </w:rPr>
        <w:t xml:space="preserve"> </w:t>
      </w:r>
      <w:r>
        <w:rPr>
          <w:rFonts w:ascii="Arial" w:hAnsi="Arial" w:cs="Arial"/>
        </w:rPr>
        <w:t xml:space="preserve">Недельно-суточное планирование воздействия на производственные активы (описано в КД </w:t>
      </w:r>
      <w:del w:id="354" w:author="Владимир Лаут" w:date="2021-03-11T12:52:00Z">
        <w:r w:rsidR="00AC0CCB" w:rsidDel="00E0291E">
          <w:rPr>
            <w:rFonts w:ascii="Arial" w:hAnsi="Arial" w:cs="Arial"/>
          </w:rPr>
          <w:delText>ERP.9.9.2</w:delText>
        </w:r>
      </w:del>
      <w:ins w:id="355" w:author="Владимир Лаут" w:date="2021-03-11T12:52:00Z">
        <w:r w:rsidR="00E0291E">
          <w:rPr>
            <w:rFonts w:ascii="Arial" w:hAnsi="Arial" w:cs="Arial"/>
          </w:rPr>
          <w:t>ERP.13.9.2</w:t>
        </w:r>
      </w:ins>
      <w:r w:rsidR="007334C2">
        <w:rPr>
          <w:rFonts w:ascii="Arial" w:hAnsi="Arial" w:cs="Arial"/>
        </w:rPr>
        <w:t>_</w:t>
      </w:r>
      <w:r w:rsidRPr="00B140ED">
        <w:rPr>
          <w:rFonts w:ascii="Arial" w:hAnsi="Arial" w:cs="Arial"/>
        </w:rPr>
        <w:t>54_PM_КД Оперативное планирование воздействий на ПА</w:t>
      </w:r>
      <w:r w:rsidR="004E1329">
        <w:rPr>
          <w:rFonts w:ascii="Arial" w:hAnsi="Arial" w:cs="Arial"/>
        </w:rPr>
        <w:t>).</w:t>
      </w:r>
    </w:p>
    <w:p w14:paraId="0E1E6986" w14:textId="4DDADBF1" w:rsidR="004E1329" w:rsidRDefault="004E1329" w:rsidP="004E1329">
      <w:pPr>
        <w:suppressAutoHyphens/>
        <w:spacing w:after="240" w:line="276" w:lineRule="auto"/>
        <w:ind w:firstLine="567"/>
        <w:rPr>
          <w:rFonts w:ascii="Arial" w:hAnsi="Arial" w:cs="Arial"/>
        </w:rPr>
      </w:pPr>
      <w:r>
        <w:rPr>
          <w:rFonts w:ascii="Arial" w:hAnsi="Arial" w:cs="Arial"/>
        </w:rPr>
        <w:t>На ежесменное техническое обслуживание на ГТК создаются инструкции на модель оборудования (техническое место и единица оборудования не указываются). В поле счетчик групп техкарт устанавливается значение «</w:t>
      </w:r>
      <w:r>
        <w:rPr>
          <w:rFonts w:ascii="Arial" w:hAnsi="Arial" w:cs="Arial"/>
          <w:lang w:val="en-US"/>
        </w:rPr>
        <w:t>ET</w:t>
      </w:r>
      <w:r>
        <w:rPr>
          <w:rFonts w:ascii="Arial" w:hAnsi="Arial" w:cs="Arial"/>
        </w:rPr>
        <w:t xml:space="preserve">», для визуального выделения техкарт на ежесменное техническое обслуживание. В поле группа техкарт указывается группа для модели оборудования. В техкарте </w:t>
      </w:r>
      <w:r w:rsidR="00FA2F7B">
        <w:rPr>
          <w:rFonts w:ascii="Arial" w:hAnsi="Arial" w:cs="Arial"/>
        </w:rPr>
        <w:t xml:space="preserve">количество операций равно количеству </w:t>
      </w:r>
      <w:r w:rsidR="00FA2F7B">
        <w:rPr>
          <w:rFonts w:ascii="Arial" w:hAnsi="Arial" w:cs="Arial"/>
          <w:lang w:val="en-US"/>
        </w:rPr>
        <w:t>NFC</w:t>
      </w:r>
      <w:r w:rsidR="00FA2F7B" w:rsidRPr="003D4C22">
        <w:rPr>
          <w:rFonts w:ascii="Arial" w:hAnsi="Arial" w:cs="Arial"/>
        </w:rPr>
        <w:t xml:space="preserve"> – </w:t>
      </w:r>
      <w:r w:rsidR="00FA2F7B">
        <w:rPr>
          <w:rFonts w:ascii="Arial" w:hAnsi="Arial" w:cs="Arial"/>
        </w:rPr>
        <w:t>меток, которое смонтировано на конкретном оборудовании (например, операция «Точка осмотра 1»)</w:t>
      </w:r>
      <w:r>
        <w:rPr>
          <w:rFonts w:ascii="Arial" w:hAnsi="Arial" w:cs="Arial"/>
        </w:rPr>
        <w:t>. Описание действий в рамках операции записываются в расширенный текст операции. В операции указывается исполнительное рабочее место, завод расположения, управляющий ключ «</w:t>
      </w:r>
      <w:r w:rsidR="00FA2F7B">
        <w:rPr>
          <w:rFonts w:ascii="Arial" w:hAnsi="Arial" w:cs="Arial"/>
          <w:lang w:val="en-US"/>
        </w:rPr>
        <w:t>PM</w:t>
      </w:r>
      <w:r w:rsidR="00FA2F7B" w:rsidRPr="005E2905">
        <w:rPr>
          <w:rFonts w:ascii="Arial" w:hAnsi="Arial" w:cs="Arial"/>
        </w:rPr>
        <w:t>0</w:t>
      </w:r>
      <w:r w:rsidR="00FA2F7B">
        <w:rPr>
          <w:rFonts w:ascii="Arial" w:hAnsi="Arial" w:cs="Arial"/>
        </w:rPr>
        <w:t>7</w:t>
      </w:r>
      <w:r w:rsidR="00FA2F7B" w:rsidRPr="005E2905">
        <w:rPr>
          <w:rFonts w:ascii="Arial" w:hAnsi="Arial" w:cs="Arial"/>
        </w:rPr>
        <w:t xml:space="preserve"> </w:t>
      </w:r>
      <w:r w:rsidR="00FA2F7B">
        <w:rPr>
          <w:rFonts w:ascii="Arial" w:hAnsi="Arial" w:cs="Arial"/>
        </w:rPr>
        <w:t>–</w:t>
      </w:r>
      <w:r w:rsidR="00FA2F7B" w:rsidRPr="005E2905">
        <w:rPr>
          <w:rFonts w:ascii="Arial" w:hAnsi="Arial" w:cs="Arial"/>
        </w:rPr>
        <w:t xml:space="preserve"> </w:t>
      </w:r>
      <w:r w:rsidR="00FA2F7B" w:rsidRPr="00577E2B">
        <w:rPr>
          <w:rFonts w:ascii="Arial" w:hAnsi="Arial" w:cs="Arial"/>
        </w:rPr>
        <w:t>Элементы планирования - без затрат</w:t>
      </w:r>
      <w:r>
        <w:rPr>
          <w:rFonts w:ascii="Arial" w:hAnsi="Arial" w:cs="Arial"/>
        </w:rPr>
        <w:t xml:space="preserve">», объём работы, равный времени исполнения ЕТО и численность (1 человек). </w:t>
      </w:r>
    </w:p>
    <w:p w14:paraId="3FC2FEB0" w14:textId="77777777" w:rsidR="004E1329" w:rsidRDefault="004E1329" w:rsidP="004E1329">
      <w:pPr>
        <w:suppressAutoHyphens/>
        <w:spacing w:after="240" w:line="276" w:lineRule="auto"/>
        <w:ind w:firstLine="567"/>
        <w:rPr>
          <w:rFonts w:ascii="Arial" w:hAnsi="Arial" w:cs="Arial"/>
        </w:rPr>
      </w:pPr>
      <w:r>
        <w:rPr>
          <w:rFonts w:ascii="Arial" w:hAnsi="Arial" w:cs="Arial"/>
        </w:rPr>
        <w:t>Для заказов ТОРО на ежесменное техническое обслуживание на ГТК определяется вид заказа «</w:t>
      </w:r>
      <w:r>
        <w:rPr>
          <w:rFonts w:ascii="Arial" w:hAnsi="Arial" w:cs="Arial"/>
          <w:lang w:val="en-US"/>
        </w:rPr>
        <w:t>AETG</w:t>
      </w:r>
      <w:r w:rsidRPr="009C38BE">
        <w:rPr>
          <w:rFonts w:ascii="Arial" w:hAnsi="Arial" w:cs="Arial"/>
        </w:rPr>
        <w:t xml:space="preserve"> – </w:t>
      </w:r>
      <w:r>
        <w:rPr>
          <w:rFonts w:ascii="Arial" w:hAnsi="Arial" w:cs="Arial"/>
        </w:rPr>
        <w:t>ЕТО на ГТК». В заказе указывается вид работ «ЕТО – Ежесменное техническое обслуживание». На заказы вида «</w:t>
      </w:r>
      <w:r w:rsidRPr="002962B4">
        <w:rPr>
          <w:rFonts w:ascii="Arial" w:hAnsi="Arial" w:cs="Arial"/>
          <w:lang w:val="en-US"/>
        </w:rPr>
        <w:t>AETG</w:t>
      </w:r>
      <w:r w:rsidRPr="009C38BE">
        <w:rPr>
          <w:rFonts w:ascii="Arial" w:hAnsi="Arial" w:cs="Arial"/>
        </w:rPr>
        <w:t xml:space="preserve"> – ЕТО на ГТК</w:t>
      </w:r>
      <w:r>
        <w:rPr>
          <w:rFonts w:ascii="Arial" w:hAnsi="Arial" w:cs="Arial"/>
        </w:rPr>
        <w:t>» определяется упрощённая статусная схема «</w:t>
      </w:r>
      <w:r>
        <w:rPr>
          <w:rFonts w:ascii="Arial" w:hAnsi="Arial" w:cs="Arial"/>
          <w:lang w:val="en-US"/>
        </w:rPr>
        <w:t>ETO</w:t>
      </w:r>
      <w:r>
        <w:rPr>
          <w:rFonts w:ascii="Arial" w:hAnsi="Arial" w:cs="Arial"/>
        </w:rPr>
        <w:t xml:space="preserve"> – Ежесменное-техническое обслуживание» из одного пользовательского</w:t>
      </w:r>
      <w:r w:rsidRPr="008A1222">
        <w:rPr>
          <w:rFonts w:ascii="Arial" w:hAnsi="Arial" w:cs="Arial"/>
        </w:rPr>
        <w:t xml:space="preserve"> </w:t>
      </w:r>
      <w:r>
        <w:rPr>
          <w:rFonts w:ascii="Arial" w:hAnsi="Arial" w:cs="Arial"/>
        </w:rPr>
        <w:t xml:space="preserve">статуса без порядкового номера «УТВН – Утверждён в недельном плане». </w:t>
      </w:r>
    </w:p>
    <w:p w14:paraId="36B18AF1" w14:textId="60347BE6" w:rsidR="004E1329" w:rsidRPr="00DF0FC5" w:rsidRDefault="004E1329" w:rsidP="004E1329">
      <w:pPr>
        <w:suppressAutoHyphens/>
        <w:spacing w:after="240" w:line="276" w:lineRule="auto"/>
        <w:ind w:firstLine="567"/>
        <w:rPr>
          <w:rFonts w:ascii="Arial" w:hAnsi="Arial" w:cs="Arial"/>
        </w:rPr>
      </w:pPr>
      <w:r w:rsidRPr="00DF0FC5">
        <w:rPr>
          <w:rFonts w:ascii="Arial" w:hAnsi="Arial" w:cs="Arial"/>
        </w:rPr>
        <w:lastRenderedPageBreak/>
        <w:t>Для ежесменного технического обслуживания создаются планы ТОРО с типом плана «ЕТО на ГТК». План</w:t>
      </w:r>
      <w:r>
        <w:rPr>
          <w:rFonts w:ascii="Arial" w:hAnsi="Arial" w:cs="Arial"/>
        </w:rPr>
        <w:t>ы</w:t>
      </w:r>
      <w:r w:rsidRPr="00DF0FC5">
        <w:rPr>
          <w:rFonts w:ascii="Arial" w:hAnsi="Arial" w:cs="Arial"/>
        </w:rPr>
        <w:t xml:space="preserve"> ТОРО с циклом 12 часов</w:t>
      </w:r>
      <w:r>
        <w:rPr>
          <w:rFonts w:ascii="Arial" w:hAnsi="Arial" w:cs="Arial"/>
        </w:rPr>
        <w:t xml:space="preserve"> </w:t>
      </w:r>
      <w:r w:rsidRPr="00DF0FC5">
        <w:rPr>
          <w:rFonts w:ascii="Arial" w:hAnsi="Arial" w:cs="Arial"/>
        </w:rPr>
        <w:t>создаются на каждую единицу оборудования.</w:t>
      </w:r>
      <w:r w:rsidR="00875722">
        <w:rPr>
          <w:rFonts w:ascii="Arial" w:hAnsi="Arial" w:cs="Arial"/>
        </w:rPr>
        <w:t xml:space="preserve"> </w:t>
      </w:r>
      <w:r w:rsidRPr="00DF0FC5">
        <w:rPr>
          <w:rFonts w:ascii="Arial" w:hAnsi="Arial" w:cs="Arial"/>
        </w:rPr>
        <w:t>Планирующий завод, завод расположения, ответственное рабочее место и группа плановиков устанавливаются в плане ТОРО из единицы оборудования. Определяется вид заказа ТОРО «</w:t>
      </w:r>
      <w:r w:rsidRPr="00DF0FC5">
        <w:rPr>
          <w:rFonts w:ascii="Arial" w:hAnsi="Arial" w:cs="Arial"/>
          <w:lang w:val="en-US"/>
        </w:rPr>
        <w:t>AETG</w:t>
      </w:r>
      <w:r w:rsidRPr="00DF0FC5">
        <w:rPr>
          <w:rFonts w:ascii="Arial" w:hAnsi="Arial" w:cs="Arial"/>
        </w:rPr>
        <w:t xml:space="preserve"> – ЕТО на ГТК» и вид работ «ЕТО – Ежесменное техническое обслуживание».</w:t>
      </w:r>
    </w:p>
    <w:p w14:paraId="542C13B2" w14:textId="77777777" w:rsidR="004E1329" w:rsidRDefault="004E1329" w:rsidP="004E1329">
      <w:pPr>
        <w:suppressAutoHyphens/>
        <w:spacing w:after="240" w:line="276" w:lineRule="auto"/>
        <w:ind w:firstLine="567"/>
        <w:rPr>
          <w:rFonts w:ascii="Arial" w:hAnsi="Arial" w:cs="Arial"/>
        </w:rPr>
      </w:pPr>
      <w:r>
        <w:rPr>
          <w:rFonts w:ascii="Arial" w:hAnsi="Arial" w:cs="Arial"/>
        </w:rPr>
        <w:t xml:space="preserve">ППР запускается еженедельно и создаёт заказы ТОРО на ежесменное техническое обслуживание на ГТК на неделю. </w:t>
      </w:r>
    </w:p>
    <w:p w14:paraId="39FC6CD4" w14:textId="66E21F2A" w:rsidR="004E1329" w:rsidRDefault="004E1329" w:rsidP="004E1329">
      <w:pPr>
        <w:suppressAutoHyphens/>
        <w:spacing w:after="240" w:line="276" w:lineRule="auto"/>
        <w:ind w:firstLine="567"/>
        <w:rPr>
          <w:rFonts w:ascii="Arial" w:hAnsi="Arial" w:cs="Arial"/>
        </w:rPr>
      </w:pPr>
      <w:r>
        <w:rPr>
          <w:rFonts w:ascii="Arial" w:hAnsi="Arial" w:cs="Arial"/>
        </w:rPr>
        <w:t xml:space="preserve">Еженедельно, после процесса ППР, Планировщик ТОиР </w:t>
      </w:r>
      <w:r w:rsidR="00875722">
        <w:rPr>
          <w:rFonts w:ascii="Arial" w:hAnsi="Arial" w:cs="Arial"/>
        </w:rPr>
        <w:t xml:space="preserve">УО </w:t>
      </w:r>
      <w:r>
        <w:rPr>
          <w:rFonts w:ascii="Arial" w:hAnsi="Arial" w:cs="Arial"/>
        </w:rPr>
        <w:t xml:space="preserve">в транзакции </w:t>
      </w:r>
      <w:r w:rsidRPr="00A45263">
        <w:rPr>
          <w:rFonts w:ascii="Arial" w:hAnsi="Arial"/>
        </w:rPr>
        <w:t>IW</w:t>
      </w:r>
      <w:r w:rsidRPr="009C38BE">
        <w:rPr>
          <w:rFonts w:ascii="Arial" w:hAnsi="Arial" w:cs="Arial"/>
        </w:rPr>
        <w:t xml:space="preserve">38 </w:t>
      </w:r>
      <w:r>
        <w:rPr>
          <w:rFonts w:ascii="Arial" w:hAnsi="Arial" w:cs="Arial"/>
        </w:rPr>
        <w:t xml:space="preserve">просматривает заказы с видом </w:t>
      </w:r>
      <w:r w:rsidRPr="009C38BE">
        <w:rPr>
          <w:rFonts w:ascii="Arial" w:hAnsi="Arial" w:cs="Arial"/>
        </w:rPr>
        <w:t>«</w:t>
      </w:r>
      <w:r w:rsidRPr="00A45263">
        <w:rPr>
          <w:rFonts w:ascii="Arial" w:hAnsi="Arial"/>
        </w:rPr>
        <w:t>AETG</w:t>
      </w:r>
      <w:r w:rsidRPr="009C38BE">
        <w:rPr>
          <w:rFonts w:ascii="Arial" w:hAnsi="Arial" w:cs="Arial"/>
        </w:rPr>
        <w:t xml:space="preserve"> – ЕТО на ГТК»</w:t>
      </w:r>
      <w:r>
        <w:rPr>
          <w:rFonts w:ascii="Arial" w:hAnsi="Arial" w:cs="Arial"/>
        </w:rPr>
        <w:t xml:space="preserve"> на неделю. Заказы необходимые для выполнения выделяются и в них устанавливается пользовательский статус «УТВН – Утверждён в недельном плане», далее эти заказы массово деблокируются. Заказы ТОРО, по которым нет необходимости выполнения (оборудование неисправно или в ремонте), выделяются и массово технически закрываются Планировщиком ТОиР </w:t>
      </w:r>
      <w:r w:rsidR="00875722">
        <w:rPr>
          <w:rFonts w:ascii="Arial" w:hAnsi="Arial" w:cs="Arial"/>
        </w:rPr>
        <w:t>УО</w:t>
      </w:r>
      <w:r>
        <w:rPr>
          <w:rFonts w:ascii="Arial" w:hAnsi="Arial" w:cs="Arial"/>
        </w:rPr>
        <w:t>.</w:t>
      </w:r>
    </w:p>
    <w:p w14:paraId="23E7E0B3" w14:textId="0501F364" w:rsidR="004E1329" w:rsidRDefault="004E1329" w:rsidP="004E1329">
      <w:pPr>
        <w:suppressAutoHyphens/>
        <w:spacing w:after="240" w:line="276" w:lineRule="auto"/>
        <w:ind w:firstLine="567"/>
        <w:rPr>
          <w:rFonts w:cs="Arial"/>
        </w:rPr>
      </w:pPr>
      <w:r>
        <w:rPr>
          <w:rFonts w:ascii="Arial" w:hAnsi="Arial" w:cs="Arial"/>
        </w:rPr>
        <w:t xml:space="preserve">Ежедневно </w:t>
      </w:r>
      <w:r w:rsidR="00FA2F7B">
        <w:rPr>
          <w:rFonts w:ascii="Arial" w:hAnsi="Arial" w:cs="Arial"/>
        </w:rPr>
        <w:t xml:space="preserve">Инженер ТОиР УО назначает ответственного исполнителя по заказу на Ежесменное техническое обслуживание, путём присвоения табельного номера ответственного исполнителя по заказу с использованием транзакции </w:t>
      </w:r>
      <w:r w:rsidR="00FA2F7B">
        <w:rPr>
          <w:rFonts w:ascii="Arial" w:hAnsi="Arial" w:cs="Arial"/>
          <w:lang w:val="en-US"/>
        </w:rPr>
        <w:t>IW</w:t>
      </w:r>
      <w:r w:rsidR="00FA2F7B" w:rsidRPr="003D4C22">
        <w:rPr>
          <w:rFonts w:ascii="Arial" w:hAnsi="Arial" w:cs="Arial"/>
        </w:rPr>
        <w:t xml:space="preserve">38 </w:t>
      </w:r>
      <w:r w:rsidR="00FA2F7B">
        <w:rPr>
          <w:rFonts w:ascii="Arial" w:hAnsi="Arial" w:cs="Arial"/>
        </w:rPr>
        <w:t xml:space="preserve">Изменение заказов ТОРО с помощью разработки </w:t>
      </w:r>
      <w:r w:rsidR="00FA2F7B" w:rsidRPr="00DD03E7">
        <w:rPr>
          <w:rFonts w:ascii="Arial" w:hAnsi="Arial" w:cs="Arial"/>
        </w:rPr>
        <w:t>PM08 – Р</w:t>
      </w:r>
      <w:r w:rsidR="00FA2F7B">
        <w:rPr>
          <w:rFonts w:ascii="Arial" w:hAnsi="Arial" w:cs="Arial"/>
        </w:rPr>
        <w:t>асширение стандартного отчёта списка заказов ТОРО. Табельный номер автоматически присваивается все операциям заказа ТОРО.</w:t>
      </w:r>
    </w:p>
    <w:p w14:paraId="5D4C554B" w14:textId="44F2A1F1" w:rsidR="004E1329" w:rsidRDefault="004E1329" w:rsidP="004E1329">
      <w:pPr>
        <w:suppressAutoHyphens/>
        <w:spacing w:after="240" w:line="276" w:lineRule="auto"/>
        <w:ind w:firstLine="567"/>
        <w:rPr>
          <w:rFonts w:ascii="Arial" w:hAnsi="Arial" w:cs="Arial"/>
        </w:rPr>
      </w:pPr>
      <w:r>
        <w:rPr>
          <w:rFonts w:ascii="Arial" w:hAnsi="Arial" w:cs="Arial"/>
        </w:rPr>
        <w:t xml:space="preserve">Технологические карты на </w:t>
      </w:r>
      <w:r w:rsidR="00FA2F7B">
        <w:rPr>
          <w:rFonts w:ascii="Arial" w:hAnsi="Arial" w:cs="Arial"/>
        </w:rPr>
        <w:t xml:space="preserve">проведение обходов, осмотров </w:t>
      </w:r>
      <w:r>
        <w:rPr>
          <w:rFonts w:ascii="Arial" w:hAnsi="Arial" w:cs="Arial"/>
        </w:rPr>
        <w:t>на ЗИФ создаются с обязательной фиксацией технического места и единицы оборудования в операциях технологической карты. В поле счетчик групп техкарт устанавливается значение «</w:t>
      </w:r>
      <w:r w:rsidR="00FA2F7B">
        <w:rPr>
          <w:rFonts w:ascii="Arial" w:hAnsi="Arial" w:cs="Arial"/>
        </w:rPr>
        <w:t>ОО</w:t>
      </w:r>
      <w:r>
        <w:rPr>
          <w:rFonts w:ascii="Arial" w:hAnsi="Arial" w:cs="Arial"/>
        </w:rPr>
        <w:t xml:space="preserve">», для визуального выделения техкарт на </w:t>
      </w:r>
      <w:r w:rsidR="00FA2F7B">
        <w:rPr>
          <w:rFonts w:ascii="Arial" w:hAnsi="Arial" w:cs="Arial"/>
        </w:rPr>
        <w:t>проведение обходов, осмотров</w:t>
      </w:r>
      <w:r>
        <w:rPr>
          <w:rFonts w:ascii="Arial" w:hAnsi="Arial" w:cs="Arial"/>
        </w:rPr>
        <w:t>. В техкарте указываются операции по проведению ЕТО на единицы оборудования. Описание действий в рамках операции записываются в расширенный текст операции. В операции указывается исполнительное рабочее место, завод расположения, управляющий ключ «</w:t>
      </w:r>
      <w:r>
        <w:rPr>
          <w:rFonts w:ascii="Arial" w:hAnsi="Arial" w:cs="Arial"/>
          <w:lang w:val="en-US"/>
        </w:rPr>
        <w:t>PM</w:t>
      </w:r>
      <w:r w:rsidRPr="009C38BE">
        <w:rPr>
          <w:rFonts w:ascii="Arial" w:hAnsi="Arial" w:cs="Arial"/>
        </w:rPr>
        <w:t xml:space="preserve">01 </w:t>
      </w:r>
      <w:r>
        <w:rPr>
          <w:rFonts w:ascii="Arial" w:hAnsi="Arial" w:cs="Arial"/>
        </w:rPr>
        <w:t>–</w:t>
      </w:r>
      <w:r w:rsidRPr="009C38BE">
        <w:rPr>
          <w:rFonts w:ascii="Arial" w:hAnsi="Arial" w:cs="Arial"/>
        </w:rPr>
        <w:t xml:space="preserve"> </w:t>
      </w:r>
      <w:r>
        <w:rPr>
          <w:rFonts w:ascii="Arial" w:hAnsi="Arial" w:cs="Arial"/>
        </w:rPr>
        <w:t>Проведение ТОиР собственными силами», объём работы, равный времени исполнения ЕТО и численность исполнителей.</w:t>
      </w:r>
    </w:p>
    <w:p w14:paraId="547109B1" w14:textId="5A6609E6" w:rsidR="004E1329" w:rsidRDefault="004E1329" w:rsidP="004E1329">
      <w:pPr>
        <w:suppressAutoHyphens/>
        <w:spacing w:after="240" w:line="276" w:lineRule="auto"/>
        <w:ind w:firstLine="567"/>
        <w:rPr>
          <w:rFonts w:ascii="Arial" w:hAnsi="Arial" w:cs="Arial"/>
        </w:rPr>
      </w:pPr>
      <w:r>
        <w:rPr>
          <w:rFonts w:ascii="Arial" w:hAnsi="Arial" w:cs="Arial"/>
        </w:rPr>
        <w:t xml:space="preserve">Для заказов ТОРО на </w:t>
      </w:r>
      <w:r w:rsidR="00FA2F7B">
        <w:rPr>
          <w:rFonts w:ascii="Arial" w:hAnsi="Arial" w:cs="Arial"/>
        </w:rPr>
        <w:t>проведение обходов, осмотров</w:t>
      </w:r>
      <w:r>
        <w:rPr>
          <w:rFonts w:ascii="Arial" w:hAnsi="Arial" w:cs="Arial"/>
        </w:rPr>
        <w:t xml:space="preserve"> на ЗИФ определяется вид заказа «</w:t>
      </w:r>
      <w:r>
        <w:rPr>
          <w:rFonts w:ascii="Arial" w:hAnsi="Arial" w:cs="Arial"/>
          <w:lang w:val="en-US"/>
        </w:rPr>
        <w:t>AETZ</w:t>
      </w:r>
      <w:r w:rsidRPr="009C38BE">
        <w:rPr>
          <w:rFonts w:ascii="Arial" w:hAnsi="Arial" w:cs="Arial"/>
        </w:rPr>
        <w:t xml:space="preserve"> – </w:t>
      </w:r>
      <w:r w:rsidR="00383486" w:rsidRPr="00383486">
        <w:rPr>
          <w:rFonts w:ascii="Arial" w:hAnsi="Arial" w:cs="Arial"/>
        </w:rPr>
        <w:t>Обходы/ осмотры на ЗИФ</w:t>
      </w:r>
      <w:r w:rsidR="00383486">
        <w:rPr>
          <w:rFonts w:ascii="Arial" w:hAnsi="Arial" w:cs="Arial"/>
        </w:rPr>
        <w:t>»</w:t>
      </w:r>
      <w:r>
        <w:rPr>
          <w:rFonts w:ascii="Arial" w:hAnsi="Arial" w:cs="Arial"/>
        </w:rPr>
        <w:t>. В заказе указывается вид работ «</w:t>
      </w:r>
      <w:r w:rsidR="00FA2F7B">
        <w:rPr>
          <w:rFonts w:ascii="Arial" w:hAnsi="Arial" w:cs="Arial"/>
        </w:rPr>
        <w:t>ОБХ – обходы, осмотры</w:t>
      </w:r>
      <w:r w:rsidR="00FA2F7B" w:rsidDel="00FA2F7B">
        <w:rPr>
          <w:rFonts w:ascii="Arial" w:hAnsi="Arial" w:cs="Arial"/>
        </w:rPr>
        <w:t xml:space="preserve"> </w:t>
      </w:r>
      <w:r>
        <w:rPr>
          <w:rFonts w:ascii="Arial" w:hAnsi="Arial" w:cs="Arial"/>
        </w:rPr>
        <w:t>». На заказы вида «</w:t>
      </w:r>
      <w:r>
        <w:rPr>
          <w:rFonts w:ascii="Arial" w:hAnsi="Arial" w:cs="Arial"/>
          <w:lang w:val="en-US"/>
        </w:rPr>
        <w:t>AETZ</w:t>
      </w:r>
      <w:r>
        <w:rPr>
          <w:rFonts w:ascii="Arial" w:hAnsi="Arial" w:cs="Arial"/>
        </w:rPr>
        <w:t xml:space="preserve"> – </w:t>
      </w:r>
      <w:r w:rsidR="00383486" w:rsidRPr="00383486">
        <w:rPr>
          <w:rFonts w:ascii="Arial" w:hAnsi="Arial" w:cs="Arial"/>
        </w:rPr>
        <w:t>Обходы/ осмотры на ЗИФ</w:t>
      </w:r>
      <w:r>
        <w:rPr>
          <w:rFonts w:ascii="Arial" w:hAnsi="Arial" w:cs="Arial"/>
        </w:rPr>
        <w:t>» определяется упрощённая статусная схема «</w:t>
      </w:r>
      <w:r w:rsidR="00FA2F7B">
        <w:rPr>
          <w:rFonts w:ascii="Arial" w:hAnsi="Arial" w:cs="Arial"/>
        </w:rPr>
        <w:t>ОБХ – обходы, осмотры</w:t>
      </w:r>
      <w:r>
        <w:rPr>
          <w:rFonts w:ascii="Arial" w:hAnsi="Arial" w:cs="Arial"/>
        </w:rPr>
        <w:t>» из одного пользовательского</w:t>
      </w:r>
      <w:r w:rsidRPr="009C38BE">
        <w:rPr>
          <w:rFonts w:ascii="Arial" w:hAnsi="Arial" w:cs="Arial"/>
        </w:rPr>
        <w:t xml:space="preserve"> </w:t>
      </w:r>
      <w:r>
        <w:rPr>
          <w:rFonts w:ascii="Arial" w:hAnsi="Arial" w:cs="Arial"/>
        </w:rPr>
        <w:t>статуса без порядкового номера «УТВН – Утверждён в недельном плане».</w:t>
      </w:r>
    </w:p>
    <w:p w14:paraId="0F8DB747" w14:textId="1796A59B" w:rsidR="004E1329" w:rsidRPr="00352C2E" w:rsidRDefault="004E1329" w:rsidP="004E1329">
      <w:pPr>
        <w:suppressAutoHyphens/>
        <w:spacing w:after="240" w:line="276" w:lineRule="auto"/>
        <w:ind w:firstLine="567"/>
        <w:rPr>
          <w:rFonts w:ascii="Arial" w:hAnsi="Arial" w:cs="Arial"/>
        </w:rPr>
      </w:pPr>
      <w:r w:rsidRPr="00352C2E">
        <w:rPr>
          <w:rFonts w:ascii="Arial" w:hAnsi="Arial" w:cs="Arial"/>
        </w:rPr>
        <w:t xml:space="preserve">Для ежесменного технического обслуживания создаются планы ТОРО с типом плана «ЕТО на ЗИФ». Планы ТОРО создаются с циклом 12 часов без указания технического места и единицы оборудования (они указаны в операциях технологической карты). Указывается планирующий завод, ответственное рабочее место и группа плановиков. Определяется </w:t>
      </w:r>
      <w:r w:rsidRPr="00352C2E">
        <w:rPr>
          <w:rFonts w:ascii="Arial" w:hAnsi="Arial" w:cs="Arial"/>
        </w:rPr>
        <w:lastRenderedPageBreak/>
        <w:t>вид заказа ТОРО «</w:t>
      </w:r>
      <w:r w:rsidRPr="00352C2E">
        <w:rPr>
          <w:rFonts w:ascii="Arial" w:hAnsi="Arial" w:cs="Arial"/>
          <w:lang w:val="en-US"/>
        </w:rPr>
        <w:t>AETZ</w:t>
      </w:r>
      <w:r w:rsidRPr="00352C2E">
        <w:rPr>
          <w:rFonts w:ascii="Arial" w:hAnsi="Arial" w:cs="Arial"/>
        </w:rPr>
        <w:t xml:space="preserve"> – </w:t>
      </w:r>
      <w:r w:rsidR="00383486" w:rsidRPr="00383486">
        <w:rPr>
          <w:rFonts w:ascii="Arial" w:hAnsi="Arial" w:cs="Arial"/>
        </w:rPr>
        <w:t>Обходы/ осмотры на ЗИФ</w:t>
      </w:r>
      <w:r w:rsidRPr="00352C2E">
        <w:rPr>
          <w:rFonts w:ascii="Arial" w:hAnsi="Arial" w:cs="Arial"/>
        </w:rPr>
        <w:t>» и вид работ «ЕТО – Ежесменное техническое обслуживание».</w:t>
      </w:r>
    </w:p>
    <w:p w14:paraId="4ABCC874" w14:textId="77777777" w:rsidR="004E1329" w:rsidRDefault="004E1329" w:rsidP="004E1329">
      <w:pPr>
        <w:suppressAutoHyphens/>
        <w:spacing w:after="240" w:line="276" w:lineRule="auto"/>
        <w:ind w:firstLine="567"/>
        <w:rPr>
          <w:rFonts w:ascii="Arial" w:hAnsi="Arial" w:cs="Arial"/>
        </w:rPr>
      </w:pPr>
      <w:r>
        <w:rPr>
          <w:rFonts w:ascii="Arial" w:hAnsi="Arial" w:cs="Arial"/>
        </w:rPr>
        <w:t xml:space="preserve">ППР запускается еженедельно и создаёт заказы ТОРО на ежесменное техническое обслуживание на ЗИФ на неделю. </w:t>
      </w:r>
    </w:p>
    <w:p w14:paraId="4762E3AE" w14:textId="284A2AFB" w:rsidR="004E1329" w:rsidRDefault="004E1329" w:rsidP="004E1329">
      <w:pPr>
        <w:suppressAutoHyphens/>
        <w:spacing w:after="240" w:line="276" w:lineRule="auto"/>
        <w:ind w:firstLine="567"/>
        <w:rPr>
          <w:rFonts w:ascii="Arial" w:hAnsi="Arial" w:cs="Arial"/>
        </w:rPr>
      </w:pPr>
      <w:r>
        <w:rPr>
          <w:rFonts w:ascii="Arial" w:hAnsi="Arial" w:cs="Arial"/>
        </w:rPr>
        <w:t xml:space="preserve">Операции заказов ТОРО, по которым нет необходимости выполнения (оборудование неисправно или в ремонте), удаляются Планировщиком ТОиР </w:t>
      </w:r>
      <w:r w:rsidR="00875722">
        <w:rPr>
          <w:rFonts w:ascii="Arial" w:hAnsi="Arial" w:cs="Arial"/>
        </w:rPr>
        <w:t xml:space="preserve">УО </w:t>
      </w:r>
      <w:r>
        <w:rPr>
          <w:rFonts w:ascii="Arial" w:hAnsi="Arial" w:cs="Arial"/>
        </w:rPr>
        <w:t>из заказов ТОРО.</w:t>
      </w:r>
    </w:p>
    <w:p w14:paraId="37C56660" w14:textId="26A1CE15" w:rsidR="004E1329" w:rsidRDefault="004E1329" w:rsidP="004E1329">
      <w:pPr>
        <w:suppressAutoHyphens/>
        <w:spacing w:after="240" w:line="276" w:lineRule="auto"/>
        <w:ind w:firstLine="567"/>
        <w:rPr>
          <w:rFonts w:ascii="Arial" w:hAnsi="Arial" w:cs="Arial"/>
        </w:rPr>
      </w:pPr>
      <w:r>
        <w:rPr>
          <w:rFonts w:ascii="Arial" w:hAnsi="Arial" w:cs="Arial"/>
        </w:rPr>
        <w:t xml:space="preserve">Еженедельно, после процесса ППР, Планировщик ТОиР </w:t>
      </w:r>
      <w:r w:rsidR="00875722">
        <w:rPr>
          <w:rFonts w:ascii="Arial" w:hAnsi="Arial" w:cs="Arial"/>
        </w:rPr>
        <w:t xml:space="preserve">УО </w:t>
      </w:r>
      <w:r>
        <w:rPr>
          <w:rFonts w:ascii="Arial" w:hAnsi="Arial" w:cs="Arial"/>
        </w:rPr>
        <w:t xml:space="preserve">в транзакции </w:t>
      </w:r>
      <w:r w:rsidRPr="009C38BE">
        <w:rPr>
          <w:rFonts w:ascii="Arial" w:hAnsi="Arial" w:cs="Arial"/>
        </w:rPr>
        <w:t xml:space="preserve">IW38 </w:t>
      </w:r>
      <w:r>
        <w:rPr>
          <w:rFonts w:ascii="Arial" w:hAnsi="Arial" w:cs="Arial"/>
        </w:rPr>
        <w:t xml:space="preserve">просматривает заказы с видом </w:t>
      </w:r>
      <w:r w:rsidRPr="009C38BE">
        <w:rPr>
          <w:rFonts w:ascii="Arial" w:hAnsi="Arial" w:cs="Arial"/>
        </w:rPr>
        <w:t>«</w:t>
      </w:r>
      <w:r w:rsidR="00383486" w:rsidRPr="00352C2E">
        <w:rPr>
          <w:rFonts w:ascii="Arial" w:hAnsi="Arial" w:cs="Arial"/>
          <w:lang w:val="en-US"/>
        </w:rPr>
        <w:t>AETZ</w:t>
      </w:r>
      <w:r w:rsidR="00383486" w:rsidRPr="00352C2E">
        <w:rPr>
          <w:rFonts w:ascii="Arial" w:hAnsi="Arial" w:cs="Arial"/>
        </w:rPr>
        <w:t xml:space="preserve"> – </w:t>
      </w:r>
      <w:r w:rsidR="00383486" w:rsidRPr="00383486">
        <w:rPr>
          <w:rFonts w:ascii="Arial" w:hAnsi="Arial" w:cs="Arial"/>
        </w:rPr>
        <w:t>Обходы/ осмотры на ЗИФ</w:t>
      </w:r>
      <w:r w:rsidRPr="009C38BE">
        <w:rPr>
          <w:rFonts w:ascii="Arial" w:hAnsi="Arial" w:cs="Arial"/>
        </w:rPr>
        <w:t>»</w:t>
      </w:r>
      <w:r>
        <w:rPr>
          <w:rFonts w:ascii="Arial" w:hAnsi="Arial" w:cs="Arial"/>
        </w:rPr>
        <w:t xml:space="preserve"> на неделю. Заказы необходимые для выполнения выделяются и в них устанавливается пользовательский статус «УТВН – Утверждён в недельном плане», далее эти заказы массово деблокируются.</w:t>
      </w:r>
    </w:p>
    <w:p w14:paraId="2AF53463" w14:textId="2986B37A" w:rsidR="004E1329" w:rsidRPr="00550BF5" w:rsidRDefault="004E1329" w:rsidP="004E1329">
      <w:pPr>
        <w:suppressAutoHyphens/>
        <w:spacing w:after="240" w:line="276" w:lineRule="auto"/>
        <w:ind w:firstLine="567"/>
        <w:rPr>
          <w:rFonts w:ascii="Arial" w:hAnsi="Arial" w:cs="Arial"/>
        </w:rPr>
      </w:pPr>
      <w:r>
        <w:rPr>
          <w:rFonts w:ascii="Arial" w:hAnsi="Arial" w:cs="Arial"/>
        </w:rPr>
        <w:t xml:space="preserve">Ежедневно </w:t>
      </w:r>
      <w:r w:rsidR="00FA2F7B">
        <w:rPr>
          <w:rFonts w:ascii="Arial" w:hAnsi="Arial" w:cs="Arial"/>
        </w:rPr>
        <w:t xml:space="preserve">Инженер ТОиР назначает ответственного исполнителя по заказу, путём присвоения табельного номера заказу через транзакцию </w:t>
      </w:r>
      <w:r w:rsidR="00FA2F7B">
        <w:rPr>
          <w:rFonts w:ascii="Arial" w:hAnsi="Arial" w:cs="Arial"/>
          <w:lang w:val="en-US"/>
        </w:rPr>
        <w:t>IW</w:t>
      </w:r>
      <w:r w:rsidR="00FA2F7B" w:rsidRPr="003D4C22">
        <w:rPr>
          <w:rFonts w:ascii="Arial" w:hAnsi="Arial" w:cs="Arial"/>
        </w:rPr>
        <w:t xml:space="preserve">38 </w:t>
      </w:r>
      <w:r w:rsidR="00FA2F7B">
        <w:rPr>
          <w:rFonts w:ascii="Arial" w:hAnsi="Arial" w:cs="Arial"/>
        </w:rPr>
        <w:t>Изменение заказа ТОРО.</w:t>
      </w:r>
    </w:p>
    <w:p w14:paraId="1BB37043" w14:textId="77777777" w:rsidR="009E28A6" w:rsidRPr="00B140ED" w:rsidRDefault="009E28A6" w:rsidP="00575661">
      <w:pPr>
        <w:suppressAutoHyphens/>
        <w:spacing w:after="120" w:line="276" w:lineRule="auto"/>
        <w:ind w:firstLine="567"/>
        <w:rPr>
          <w:rFonts w:ascii="Arial" w:hAnsi="Arial" w:cs="Arial"/>
        </w:rPr>
      </w:pPr>
      <w:r w:rsidRPr="00B140ED">
        <w:rPr>
          <w:rFonts w:ascii="Arial" w:hAnsi="Arial" w:cs="Arial"/>
        </w:rPr>
        <w:t>В процессе «ПП-07.02.03.</w:t>
      </w:r>
      <w:r>
        <w:t>0</w:t>
      </w:r>
      <w:r w:rsidRPr="00B140ED">
        <w:rPr>
          <w:rFonts w:ascii="Arial" w:hAnsi="Arial" w:cs="Arial"/>
        </w:rPr>
        <w:t xml:space="preserve">4-ERP Регистрация ежесменного обслуживания» происходит: </w:t>
      </w:r>
    </w:p>
    <w:p w14:paraId="4DE67070" w14:textId="2FA0111C" w:rsidR="009E28A6" w:rsidRDefault="009E28A6" w:rsidP="00B10924">
      <w:pPr>
        <w:pStyle w:val="afb"/>
        <w:numPr>
          <w:ilvl w:val="0"/>
          <w:numId w:val="15"/>
        </w:numPr>
        <w:suppressAutoHyphens/>
        <w:spacing w:after="120" w:line="276" w:lineRule="auto"/>
        <w:ind w:left="851" w:hanging="284"/>
        <w:rPr>
          <w:rFonts w:ascii="Arial" w:hAnsi="Arial" w:cs="Arial"/>
        </w:rPr>
      </w:pPr>
      <w:r>
        <w:rPr>
          <w:rFonts w:ascii="Arial" w:hAnsi="Arial" w:cs="Arial"/>
        </w:rPr>
        <w:t xml:space="preserve">выдача </w:t>
      </w:r>
      <w:r w:rsidR="00383486">
        <w:rPr>
          <w:rFonts w:ascii="Arial" w:hAnsi="Arial" w:cs="Arial"/>
        </w:rPr>
        <w:t>чек-листов</w:t>
      </w:r>
      <w:r w:rsidRPr="00861D03">
        <w:rPr>
          <w:rFonts w:ascii="Arial" w:hAnsi="Arial" w:cs="Arial"/>
        </w:rPr>
        <w:t>;</w:t>
      </w:r>
    </w:p>
    <w:p w14:paraId="1C745813" w14:textId="77777777" w:rsidR="009E28A6" w:rsidRDefault="009E28A6" w:rsidP="00B10924">
      <w:pPr>
        <w:pStyle w:val="afb"/>
        <w:numPr>
          <w:ilvl w:val="0"/>
          <w:numId w:val="15"/>
        </w:numPr>
        <w:suppressAutoHyphens/>
        <w:spacing w:after="120" w:line="276" w:lineRule="auto"/>
        <w:ind w:left="851" w:hanging="284"/>
        <w:rPr>
          <w:rFonts w:ascii="Arial" w:hAnsi="Arial" w:cs="Arial"/>
        </w:rPr>
      </w:pPr>
      <w:r>
        <w:rPr>
          <w:rFonts w:ascii="Arial" w:hAnsi="Arial" w:cs="Arial"/>
        </w:rPr>
        <w:t>выдача материалов для ежесменного обслуживания</w:t>
      </w:r>
      <w:r w:rsidRPr="00861D03">
        <w:rPr>
          <w:rFonts w:ascii="Arial" w:hAnsi="Arial" w:cs="Arial"/>
        </w:rPr>
        <w:t xml:space="preserve">; </w:t>
      </w:r>
    </w:p>
    <w:p w14:paraId="36638D25" w14:textId="77777777" w:rsidR="009E28A6" w:rsidRPr="00861D03" w:rsidRDefault="009E28A6" w:rsidP="00B10924">
      <w:pPr>
        <w:pStyle w:val="afb"/>
        <w:numPr>
          <w:ilvl w:val="0"/>
          <w:numId w:val="15"/>
        </w:numPr>
        <w:suppressAutoHyphens/>
        <w:spacing w:after="120" w:line="276" w:lineRule="auto"/>
        <w:ind w:left="851" w:hanging="284"/>
        <w:rPr>
          <w:rFonts w:ascii="Arial" w:hAnsi="Arial" w:cs="Arial"/>
        </w:rPr>
      </w:pPr>
      <w:r>
        <w:rPr>
          <w:rFonts w:ascii="Arial" w:hAnsi="Arial" w:cs="Arial"/>
        </w:rPr>
        <w:t>выполнение ежесменного обслуживания</w:t>
      </w:r>
      <w:r>
        <w:rPr>
          <w:rFonts w:ascii="Arial" w:hAnsi="Arial" w:cs="Arial"/>
          <w:lang w:val="en-US"/>
        </w:rPr>
        <w:t>;</w:t>
      </w:r>
    </w:p>
    <w:p w14:paraId="242A9FC8" w14:textId="77777777" w:rsidR="009E28A6" w:rsidRPr="00861D03" w:rsidRDefault="009E28A6" w:rsidP="00B10924">
      <w:pPr>
        <w:pStyle w:val="afb"/>
        <w:numPr>
          <w:ilvl w:val="0"/>
          <w:numId w:val="15"/>
        </w:numPr>
        <w:suppressAutoHyphens/>
        <w:spacing w:after="120" w:line="276" w:lineRule="auto"/>
        <w:ind w:left="851" w:hanging="284"/>
        <w:rPr>
          <w:rFonts w:ascii="Arial" w:hAnsi="Arial" w:cs="Arial"/>
        </w:rPr>
      </w:pPr>
      <w:r>
        <w:rPr>
          <w:rFonts w:ascii="Arial" w:hAnsi="Arial" w:cs="Arial"/>
        </w:rPr>
        <w:t>фиксация выполнения ежесменного обслуживания</w:t>
      </w:r>
      <w:r>
        <w:rPr>
          <w:rFonts w:ascii="Arial" w:hAnsi="Arial" w:cs="Arial"/>
          <w:lang w:val="en-US"/>
        </w:rPr>
        <w:t>;</w:t>
      </w:r>
    </w:p>
    <w:p w14:paraId="12407F3F" w14:textId="77777777" w:rsidR="009E28A6" w:rsidRPr="00861D03" w:rsidRDefault="009E28A6" w:rsidP="00B10924">
      <w:pPr>
        <w:pStyle w:val="afb"/>
        <w:numPr>
          <w:ilvl w:val="0"/>
          <w:numId w:val="15"/>
        </w:numPr>
        <w:suppressAutoHyphens/>
        <w:spacing w:after="120" w:line="276" w:lineRule="auto"/>
        <w:ind w:left="851" w:hanging="284"/>
        <w:rPr>
          <w:rFonts w:ascii="Arial" w:hAnsi="Arial" w:cs="Arial"/>
        </w:rPr>
      </w:pPr>
      <w:r>
        <w:rPr>
          <w:rFonts w:ascii="Arial" w:hAnsi="Arial" w:cs="Arial"/>
        </w:rPr>
        <w:t>возврат неиспользованных МТР</w:t>
      </w:r>
      <w:r>
        <w:rPr>
          <w:rFonts w:ascii="Arial" w:hAnsi="Arial" w:cs="Arial"/>
          <w:lang w:val="en-US"/>
        </w:rPr>
        <w:t>;</w:t>
      </w:r>
    </w:p>
    <w:p w14:paraId="4F5E4138" w14:textId="77777777" w:rsidR="009E28A6" w:rsidRPr="00861D03" w:rsidRDefault="009E28A6" w:rsidP="00B10924">
      <w:pPr>
        <w:pStyle w:val="afb"/>
        <w:numPr>
          <w:ilvl w:val="0"/>
          <w:numId w:val="15"/>
        </w:numPr>
        <w:suppressAutoHyphens/>
        <w:spacing w:after="120" w:line="276" w:lineRule="auto"/>
        <w:ind w:left="851" w:hanging="284"/>
        <w:rPr>
          <w:rFonts w:ascii="Arial" w:hAnsi="Arial" w:cs="Arial"/>
        </w:rPr>
      </w:pPr>
      <w:r>
        <w:rPr>
          <w:rFonts w:ascii="Arial" w:hAnsi="Arial" w:cs="Arial"/>
        </w:rPr>
        <w:t>подтверждение работы при ежесменном обслуживании</w:t>
      </w:r>
      <w:r w:rsidRPr="00861D03">
        <w:rPr>
          <w:rFonts w:ascii="Arial" w:hAnsi="Arial" w:cs="Arial"/>
        </w:rPr>
        <w:t>;</w:t>
      </w:r>
    </w:p>
    <w:p w14:paraId="6DF8D70F" w14:textId="77777777" w:rsidR="009E28A6" w:rsidRDefault="009E28A6" w:rsidP="00B10924">
      <w:pPr>
        <w:pStyle w:val="afb"/>
        <w:numPr>
          <w:ilvl w:val="0"/>
          <w:numId w:val="15"/>
        </w:numPr>
        <w:suppressAutoHyphens/>
        <w:spacing w:after="120" w:line="276" w:lineRule="auto"/>
        <w:ind w:left="851" w:hanging="284"/>
        <w:rPr>
          <w:rFonts w:ascii="Arial" w:hAnsi="Arial" w:cs="Arial"/>
        </w:rPr>
      </w:pPr>
      <w:r>
        <w:rPr>
          <w:rFonts w:ascii="Arial" w:hAnsi="Arial" w:cs="Arial"/>
        </w:rPr>
        <w:t>списание материалов, израсходованных при ежесменном обслуживании</w:t>
      </w:r>
      <w:r w:rsidRPr="00861D03">
        <w:rPr>
          <w:rFonts w:ascii="Arial" w:hAnsi="Arial" w:cs="Arial"/>
        </w:rPr>
        <w:t>;</w:t>
      </w:r>
    </w:p>
    <w:p w14:paraId="7E5F52DB" w14:textId="77777777" w:rsidR="00991D27" w:rsidRDefault="009E28A6" w:rsidP="00B10924">
      <w:pPr>
        <w:pStyle w:val="afb"/>
        <w:numPr>
          <w:ilvl w:val="0"/>
          <w:numId w:val="15"/>
        </w:numPr>
        <w:suppressAutoHyphens/>
        <w:spacing w:after="240" w:line="276" w:lineRule="auto"/>
        <w:ind w:left="851" w:hanging="284"/>
        <w:rPr>
          <w:rFonts w:ascii="Arial" w:hAnsi="Arial" w:cs="Arial"/>
        </w:rPr>
      </w:pPr>
      <w:r w:rsidRPr="00681B47">
        <w:rPr>
          <w:rFonts w:ascii="Arial" w:hAnsi="Arial" w:cs="Arial"/>
        </w:rPr>
        <w:t>техническое закрытие мероприятий ТОРО.</w:t>
      </w:r>
    </w:p>
    <w:p w14:paraId="29FA97DE" w14:textId="72625802" w:rsidR="009E28A6" w:rsidRPr="00991D27" w:rsidRDefault="009E28A6" w:rsidP="00991D27">
      <w:pPr>
        <w:pStyle w:val="afb"/>
        <w:suppressAutoHyphens/>
        <w:spacing w:after="240" w:line="276" w:lineRule="auto"/>
        <w:ind w:left="0" w:firstLine="567"/>
        <w:rPr>
          <w:rFonts w:ascii="Arial" w:hAnsi="Arial" w:cs="Arial"/>
        </w:rPr>
      </w:pPr>
      <w:r w:rsidRPr="00991D27">
        <w:rPr>
          <w:rFonts w:ascii="Arial" w:hAnsi="Arial" w:cs="Arial"/>
        </w:rPr>
        <w:t xml:space="preserve">Дефекты и неисправности, выявленные в процессе ежесменного технического обслуживания, должны фиксироваться на мобильном терминале </w:t>
      </w:r>
      <w:r w:rsidR="00194358" w:rsidRPr="00991D27">
        <w:rPr>
          <w:rFonts w:ascii="Arial" w:hAnsi="Arial" w:cs="Arial"/>
        </w:rPr>
        <w:t>или вноситься в систему SAP S/4</w:t>
      </w:r>
      <w:r w:rsidRPr="00991D27">
        <w:rPr>
          <w:rFonts w:ascii="Arial" w:hAnsi="Arial" w:cs="Arial"/>
        </w:rPr>
        <w:t>HANA. Для описания дефектов и неисправностей используется вид сообщения «</w:t>
      </w:r>
      <w:r w:rsidRPr="00991D27">
        <w:rPr>
          <w:rFonts w:ascii="Arial" w:hAnsi="Arial" w:cs="Arial"/>
          <w:lang w:val="en-US"/>
        </w:rPr>
        <w:t>A</w:t>
      </w:r>
      <w:r w:rsidRPr="00991D27">
        <w:rPr>
          <w:rFonts w:ascii="Arial" w:hAnsi="Arial" w:cs="Arial"/>
        </w:rPr>
        <w:t xml:space="preserve">2 – Сообщение о </w:t>
      </w:r>
      <w:r w:rsidR="00177536">
        <w:rPr>
          <w:rFonts w:ascii="Arial" w:hAnsi="Arial" w:cs="Arial"/>
        </w:rPr>
        <w:t>неисправности</w:t>
      </w:r>
      <w:r w:rsidRPr="00991D27">
        <w:rPr>
          <w:rFonts w:ascii="Arial" w:hAnsi="Arial" w:cs="Arial"/>
        </w:rPr>
        <w:t>». Быстрый выбор оборудования из справочника на мобильном терминале осуществляется прикосновением устройства к NFC-метке. Сообщение ТОРО о дефекте и неисправности на мобильном терминале может быть дополнено фотографией, сделанной с мобильного терминала.</w:t>
      </w:r>
      <w:bookmarkStart w:id="356" w:name="_Hlk521863462"/>
    </w:p>
    <w:p w14:paraId="0DA0E051" w14:textId="77777777" w:rsidR="009E28A6" w:rsidRDefault="009E28A6" w:rsidP="00991D27">
      <w:pPr>
        <w:suppressAutoHyphens/>
        <w:spacing w:after="240" w:line="276" w:lineRule="auto"/>
        <w:ind w:firstLine="567"/>
        <w:rPr>
          <w:rFonts w:ascii="Arial" w:hAnsi="Arial" w:cs="Arial"/>
        </w:rPr>
      </w:pPr>
      <w:r>
        <w:rPr>
          <w:rFonts w:ascii="Arial" w:hAnsi="Arial" w:cs="Arial"/>
        </w:rPr>
        <w:tab/>
      </w:r>
      <w:bookmarkEnd w:id="356"/>
      <w:r w:rsidRPr="00B14753">
        <w:rPr>
          <w:rFonts w:ascii="Arial" w:hAnsi="Arial" w:cs="Arial"/>
        </w:rPr>
        <w:t xml:space="preserve">Во время проведения (при использовании мобильного терминала) или по окончании проведения ежесменного технического обслуживания (при фиксации исполнения в системе </w:t>
      </w:r>
      <w:r w:rsidRPr="00B14753">
        <w:rPr>
          <w:rFonts w:ascii="Arial" w:hAnsi="Arial" w:cs="Arial"/>
          <w:lang w:val="en-US"/>
        </w:rPr>
        <w:t>SAP</w:t>
      </w:r>
      <w:r w:rsidRPr="00B14753">
        <w:rPr>
          <w:rFonts w:ascii="Arial" w:hAnsi="Arial" w:cs="Arial"/>
        </w:rPr>
        <w:t xml:space="preserve"> </w:t>
      </w:r>
      <w:r w:rsidRPr="00B14753">
        <w:rPr>
          <w:rFonts w:ascii="Arial" w:hAnsi="Arial" w:cs="Arial"/>
          <w:lang w:val="en-US"/>
        </w:rPr>
        <w:t>S</w:t>
      </w:r>
      <w:r w:rsidR="00194358">
        <w:rPr>
          <w:rFonts w:ascii="Arial" w:hAnsi="Arial" w:cs="Arial"/>
        </w:rPr>
        <w:t>/4</w:t>
      </w:r>
      <w:r w:rsidRPr="00B14753">
        <w:rPr>
          <w:rFonts w:ascii="Arial" w:hAnsi="Arial" w:cs="Arial"/>
          <w:lang w:val="en-US"/>
        </w:rPr>
        <w:t>HANA</w:t>
      </w:r>
      <w:r w:rsidRPr="00B14753">
        <w:rPr>
          <w:rFonts w:ascii="Arial" w:hAnsi="Arial" w:cs="Arial"/>
        </w:rPr>
        <w:t xml:space="preserve">) исполнитель вносит данные о времени проведения работ. При фиксации исполнения работ на мобильном терминале работа может быть подтверждена только при прикосновении мобильного терминала к </w:t>
      </w:r>
      <w:r w:rsidRPr="00B14753">
        <w:rPr>
          <w:rFonts w:ascii="Arial" w:hAnsi="Arial" w:cs="Arial"/>
          <w:lang w:val="en-US"/>
        </w:rPr>
        <w:t>NFC</w:t>
      </w:r>
      <w:r w:rsidRPr="00B14753">
        <w:rPr>
          <w:rFonts w:ascii="Arial" w:hAnsi="Arial" w:cs="Arial"/>
        </w:rPr>
        <w:t xml:space="preserve">-метке обслуживаемого оборудования. При </w:t>
      </w:r>
      <w:r w:rsidRPr="00B14753">
        <w:rPr>
          <w:rFonts w:ascii="Arial" w:hAnsi="Arial" w:cs="Arial"/>
        </w:rPr>
        <w:lastRenderedPageBreak/>
        <w:t>фиксации исполнения работ на мобильном терминале время начала и окончания работ проставляется автоматически. Кроме того, при помощи мобильного терминала можно передать показания измерительных приборов и создать сообщение о неисправности ПА.</w:t>
      </w:r>
    </w:p>
    <w:p w14:paraId="6FCA2D88" w14:textId="77777777" w:rsidR="009E28A6" w:rsidRDefault="009E28A6" w:rsidP="00991D27">
      <w:pPr>
        <w:suppressAutoHyphens/>
        <w:spacing w:after="240" w:line="276" w:lineRule="auto"/>
        <w:ind w:firstLine="567"/>
        <w:rPr>
          <w:rFonts w:ascii="Arial" w:hAnsi="Arial" w:cs="Arial"/>
        </w:rPr>
      </w:pPr>
      <w:r>
        <w:rPr>
          <w:rFonts w:ascii="Arial" w:hAnsi="Arial" w:cs="Arial"/>
        </w:rPr>
        <w:t>Процесс «</w:t>
      </w:r>
      <w:r w:rsidRPr="00681B47">
        <w:rPr>
          <w:rFonts w:ascii="Arial" w:hAnsi="Arial" w:cs="Arial"/>
        </w:rPr>
        <w:t>ПП-07.03.03.04-ERP Регистрация ежесменного обслуживания</w:t>
      </w:r>
      <w:r>
        <w:rPr>
          <w:rFonts w:ascii="Arial" w:hAnsi="Arial" w:cs="Arial"/>
        </w:rPr>
        <w:t xml:space="preserve">» завершается техническим закрытием заказов ТОРО на ежесменное обслуживание. </w:t>
      </w:r>
    </w:p>
    <w:p w14:paraId="3A41BDC2" w14:textId="1AEE92CD" w:rsidR="009E28A6" w:rsidRPr="00725182" w:rsidRDefault="009E28A6" w:rsidP="00991D27">
      <w:pPr>
        <w:spacing w:after="240"/>
        <w:ind w:firstLine="567"/>
        <w:rPr>
          <w:rStyle w:val="aa"/>
          <w:rFonts w:ascii="Arial" w:hAnsi="Arial" w:cs="Arial"/>
        </w:rPr>
      </w:pPr>
      <w:r w:rsidRPr="00B14753">
        <w:rPr>
          <w:rFonts w:ascii="Arial" w:hAnsi="Arial" w:cs="Arial"/>
        </w:rPr>
        <w:t xml:space="preserve">Описание шагов бизнес-процесса приведено в разделе 5.2.4 </w:t>
      </w:r>
      <w:r>
        <w:rPr>
          <w:rFonts w:ascii="Arial" w:hAnsi="Arial" w:cs="Arial"/>
        </w:rPr>
        <w:fldChar w:fldCharType="begin"/>
      </w:r>
      <w:r>
        <w:rPr>
          <w:rFonts w:ascii="Arial" w:hAnsi="Arial" w:cs="Arial"/>
        </w:rPr>
        <w:instrText xml:space="preserve"> HYPERLINK  \l "_Описание_шагов_бизнес-процесса_3" </w:instrText>
      </w:r>
      <w:r>
        <w:rPr>
          <w:rFonts w:ascii="Arial" w:hAnsi="Arial" w:cs="Arial"/>
        </w:rPr>
        <w:fldChar w:fldCharType="separate"/>
      </w:r>
      <w:r w:rsidRPr="00725182">
        <w:rPr>
          <w:rStyle w:val="aa"/>
          <w:rFonts w:ascii="Arial" w:hAnsi="Arial" w:cs="Arial"/>
        </w:rPr>
        <w:t>Описание шагов бизнес-процесса ПП-07.03.03.04-ERP Регистрация ежесменного обслуживания.</w:t>
      </w:r>
    </w:p>
    <w:p w14:paraId="07197EFE" w14:textId="77777777" w:rsidR="009E28A6" w:rsidRPr="00B14753" w:rsidRDefault="009E28A6" w:rsidP="00FD335A">
      <w:pPr>
        <w:suppressAutoHyphens/>
        <w:spacing w:before="100" w:beforeAutospacing="1" w:after="100" w:afterAutospacing="1"/>
        <w:ind w:firstLine="225"/>
        <w:jc w:val="right"/>
        <w:rPr>
          <w:rFonts w:ascii="Arial" w:hAnsi="Arial" w:cs="Arial"/>
          <w:b/>
          <w:sz w:val="22"/>
        </w:rPr>
      </w:pPr>
      <w:r>
        <w:rPr>
          <w:rFonts w:ascii="Arial" w:hAnsi="Arial" w:cs="Arial"/>
        </w:rPr>
        <w:fldChar w:fldCharType="end"/>
      </w:r>
      <w:r w:rsidRPr="00B14753">
        <w:rPr>
          <w:rFonts w:ascii="Arial" w:hAnsi="Arial" w:cs="Arial"/>
          <w:b/>
          <w:sz w:val="22"/>
        </w:rPr>
        <w:t xml:space="preserve">Таблица </w:t>
      </w:r>
      <w:r w:rsidRPr="005F507B">
        <w:rPr>
          <w:rFonts w:ascii="Arial" w:hAnsi="Arial"/>
          <w:b/>
          <w:sz w:val="22"/>
        </w:rPr>
        <w:t>9</w:t>
      </w:r>
      <w:r w:rsidRPr="00B14753">
        <w:rPr>
          <w:rFonts w:ascii="Arial" w:hAnsi="Arial" w:cs="Arial"/>
          <w:b/>
          <w:sz w:val="22"/>
        </w:rPr>
        <w:t>. Описание бизнес-процесса ПП-07.03.03.04-ERP Регистрация ежесменного обслуживания</w:t>
      </w:r>
    </w:p>
    <w:tbl>
      <w:tblPr>
        <w:tblpPr w:leftFromText="181" w:rightFromText="181" w:vertAnchor="text" w:horzAnchor="margin" w:tblpY="1"/>
        <w:tblOverlap w:val="never"/>
        <w:tblW w:w="1019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2962"/>
        <w:gridCol w:w="7229"/>
      </w:tblGrid>
      <w:tr w:rsidR="009E28A6" w:rsidRPr="00B14753" w14:paraId="7D4211D4" w14:textId="77777777" w:rsidTr="001661FB">
        <w:trPr>
          <w:cantSplit/>
          <w:trHeight w:val="396"/>
          <w:tblHeader/>
        </w:trPr>
        <w:tc>
          <w:tcPr>
            <w:tcW w:w="2962" w:type="dxa"/>
            <w:shd w:val="clear" w:color="auto" w:fill="FFC000"/>
          </w:tcPr>
          <w:p w14:paraId="78297CA2" w14:textId="77777777" w:rsidR="009E28A6" w:rsidRPr="00B14753" w:rsidRDefault="009E28A6" w:rsidP="001661FB">
            <w:pPr>
              <w:suppressAutoHyphens/>
              <w:rPr>
                <w:rFonts w:ascii="Arial" w:hAnsi="Arial" w:cs="Arial"/>
                <w:sz w:val="20"/>
                <w:szCs w:val="20"/>
              </w:rPr>
            </w:pPr>
            <w:r w:rsidRPr="00B14753">
              <w:rPr>
                <w:rFonts w:ascii="Arial" w:hAnsi="Arial" w:cs="Arial"/>
                <w:sz w:val="20"/>
                <w:szCs w:val="20"/>
              </w:rPr>
              <w:t>Код бизнес-процесса</w:t>
            </w:r>
          </w:p>
        </w:tc>
        <w:tc>
          <w:tcPr>
            <w:tcW w:w="7229" w:type="dxa"/>
            <w:vAlign w:val="bottom"/>
          </w:tcPr>
          <w:p w14:paraId="6A9F530D"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ПП-07.03.03.04-ERP Регистрация ежесменного обслуживания</w:t>
            </w:r>
          </w:p>
        </w:tc>
      </w:tr>
      <w:tr w:rsidR="009E28A6" w:rsidRPr="00B14753" w14:paraId="02E3CF13" w14:textId="77777777" w:rsidTr="001661FB">
        <w:trPr>
          <w:cantSplit/>
          <w:trHeight w:val="290"/>
        </w:trPr>
        <w:tc>
          <w:tcPr>
            <w:tcW w:w="2962" w:type="dxa"/>
            <w:shd w:val="clear" w:color="auto" w:fill="FFC000"/>
          </w:tcPr>
          <w:p w14:paraId="6AB2F8BC" w14:textId="77777777" w:rsidR="009E28A6" w:rsidRPr="00B14753" w:rsidRDefault="009E28A6" w:rsidP="001661FB">
            <w:pPr>
              <w:suppressAutoHyphens/>
              <w:rPr>
                <w:rFonts w:ascii="Arial" w:hAnsi="Arial" w:cs="Arial"/>
                <w:sz w:val="20"/>
                <w:szCs w:val="20"/>
              </w:rPr>
            </w:pPr>
            <w:r w:rsidRPr="00B14753">
              <w:rPr>
                <w:rFonts w:ascii="Arial" w:hAnsi="Arial" w:cs="Arial"/>
                <w:sz w:val="20"/>
                <w:szCs w:val="20"/>
              </w:rPr>
              <w:t>Цель бизнес-процесса</w:t>
            </w:r>
          </w:p>
        </w:tc>
        <w:tc>
          <w:tcPr>
            <w:tcW w:w="7229" w:type="dxa"/>
            <w:vAlign w:val="bottom"/>
          </w:tcPr>
          <w:p w14:paraId="6EFD34E9"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Регистрация работ</w:t>
            </w:r>
            <w:r>
              <w:rPr>
                <w:rFonts w:ascii="Arial" w:hAnsi="Arial" w:cs="Arial"/>
                <w:color w:val="000000"/>
                <w:sz w:val="20"/>
                <w:szCs w:val="20"/>
                <w:lang w:eastAsia="ru-RU"/>
              </w:rPr>
              <w:t>,</w:t>
            </w:r>
            <w:r w:rsidRPr="00B14753">
              <w:rPr>
                <w:rFonts w:ascii="Arial" w:hAnsi="Arial" w:cs="Arial"/>
                <w:color w:val="000000"/>
                <w:sz w:val="20"/>
                <w:szCs w:val="20"/>
                <w:lang w:eastAsia="ru-RU"/>
              </w:rPr>
              <w:t xml:space="preserve"> выполненных при ежесменно</w:t>
            </w:r>
            <w:r>
              <w:rPr>
                <w:rFonts w:ascii="Arial" w:hAnsi="Arial" w:cs="Arial"/>
                <w:color w:val="000000"/>
                <w:sz w:val="20"/>
                <w:szCs w:val="20"/>
                <w:lang w:eastAsia="ru-RU"/>
              </w:rPr>
              <w:t>м</w:t>
            </w:r>
            <w:r w:rsidRPr="00B14753">
              <w:rPr>
                <w:rFonts w:ascii="Arial" w:hAnsi="Arial" w:cs="Arial"/>
                <w:color w:val="000000"/>
                <w:sz w:val="20"/>
                <w:szCs w:val="20"/>
                <w:lang w:eastAsia="ru-RU"/>
              </w:rPr>
              <w:t xml:space="preserve"> обслуживани</w:t>
            </w:r>
            <w:r>
              <w:rPr>
                <w:rFonts w:ascii="Arial" w:hAnsi="Arial" w:cs="Arial"/>
                <w:color w:val="000000"/>
                <w:sz w:val="20"/>
                <w:szCs w:val="20"/>
                <w:lang w:eastAsia="ru-RU"/>
              </w:rPr>
              <w:t>и</w:t>
            </w:r>
          </w:p>
        </w:tc>
      </w:tr>
      <w:tr w:rsidR="009E28A6" w:rsidRPr="00B14753" w14:paraId="6D86A94E" w14:textId="77777777" w:rsidTr="001661FB">
        <w:trPr>
          <w:cantSplit/>
          <w:trHeight w:val="290"/>
        </w:trPr>
        <w:tc>
          <w:tcPr>
            <w:tcW w:w="2962" w:type="dxa"/>
            <w:shd w:val="clear" w:color="auto" w:fill="FFC000"/>
          </w:tcPr>
          <w:p w14:paraId="788BCC43" w14:textId="77777777" w:rsidR="009E28A6" w:rsidRPr="00B14753" w:rsidRDefault="009E28A6" w:rsidP="001661FB">
            <w:pPr>
              <w:suppressAutoHyphens/>
              <w:rPr>
                <w:rFonts w:ascii="Arial" w:hAnsi="Arial" w:cs="Arial"/>
                <w:sz w:val="20"/>
                <w:szCs w:val="20"/>
              </w:rPr>
            </w:pPr>
            <w:r w:rsidRPr="00B14753">
              <w:rPr>
                <w:rFonts w:ascii="Arial" w:hAnsi="Arial" w:cs="Arial"/>
                <w:sz w:val="20"/>
                <w:szCs w:val="20"/>
              </w:rPr>
              <w:t>Периодичность</w:t>
            </w:r>
          </w:p>
        </w:tc>
        <w:tc>
          <w:tcPr>
            <w:tcW w:w="7229" w:type="dxa"/>
            <w:vAlign w:val="bottom"/>
          </w:tcPr>
          <w:p w14:paraId="262827AC"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sz w:val="20"/>
                <w:szCs w:val="20"/>
              </w:rPr>
              <w:t>Ежесменно</w:t>
            </w:r>
          </w:p>
        </w:tc>
      </w:tr>
      <w:tr w:rsidR="009E28A6" w:rsidRPr="00B14753" w14:paraId="61D0C0EF" w14:textId="77777777" w:rsidTr="001661FB">
        <w:trPr>
          <w:cantSplit/>
          <w:trHeight w:val="293"/>
        </w:trPr>
        <w:tc>
          <w:tcPr>
            <w:tcW w:w="2962" w:type="dxa"/>
            <w:shd w:val="clear" w:color="auto" w:fill="FFC000"/>
          </w:tcPr>
          <w:p w14:paraId="6219FB89"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Предваряющие связанные процессы</w:t>
            </w:r>
          </w:p>
        </w:tc>
        <w:tc>
          <w:tcPr>
            <w:tcW w:w="7229" w:type="dxa"/>
            <w:vAlign w:val="bottom"/>
          </w:tcPr>
          <w:p w14:paraId="19D3ADAF"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ПП-11.03.01-ERP Обеспечение проведения работ повышенной опасности</w:t>
            </w:r>
          </w:p>
          <w:p w14:paraId="68BAD02A"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eastAsia="Arial" w:hAnsi="Arial" w:cs="Arial"/>
                <w:noProof/>
                <w:color w:val="000000"/>
                <w:sz w:val="20"/>
                <w:szCs w:val="20"/>
              </w:rPr>
              <w:t>ПП-07.03.02-ERP Недельно-суточное планирование воздействий на производственные активы</w:t>
            </w:r>
          </w:p>
        </w:tc>
      </w:tr>
      <w:tr w:rsidR="009E28A6" w:rsidRPr="00B14753" w14:paraId="4524A017" w14:textId="77777777" w:rsidTr="001661FB">
        <w:trPr>
          <w:cantSplit/>
          <w:trHeight w:val="293"/>
        </w:trPr>
        <w:tc>
          <w:tcPr>
            <w:tcW w:w="2962" w:type="dxa"/>
            <w:shd w:val="clear" w:color="auto" w:fill="FFC000"/>
          </w:tcPr>
          <w:p w14:paraId="20867D53"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Последующие связанные процессы</w:t>
            </w:r>
          </w:p>
        </w:tc>
        <w:tc>
          <w:tcPr>
            <w:tcW w:w="7229" w:type="dxa"/>
          </w:tcPr>
          <w:p w14:paraId="513A2E8E" w14:textId="12F0AF13" w:rsidR="00D37DDF" w:rsidRDefault="00D37DDF" w:rsidP="00D37DDF">
            <w:pPr>
              <w:suppressAutoHyphens/>
              <w:jc w:val="left"/>
              <w:rPr>
                <w:rFonts w:ascii="Arial" w:hAnsi="Arial" w:cs="Arial"/>
                <w:noProof/>
                <w:sz w:val="20"/>
                <w:szCs w:val="20"/>
              </w:rPr>
            </w:pPr>
            <w:r w:rsidRPr="00B14753">
              <w:rPr>
                <w:rFonts w:ascii="Arial" w:hAnsi="Arial" w:cs="Arial"/>
                <w:noProof/>
                <w:sz w:val="20"/>
                <w:szCs w:val="20"/>
              </w:rPr>
              <w:t>ПП-07.04.01-ERP Регистрация технического состояния оборудования (дефекты, простои, в т.ч внеплановых останов)</w:t>
            </w:r>
          </w:p>
          <w:p w14:paraId="0C19912E" w14:textId="77777777" w:rsidR="00D37DDF" w:rsidRPr="00B14753" w:rsidRDefault="00D37DDF" w:rsidP="00D37DDF">
            <w:pPr>
              <w:suppressAutoHyphens/>
              <w:jc w:val="left"/>
              <w:rPr>
                <w:rFonts w:ascii="Arial" w:hAnsi="Arial" w:cs="Arial"/>
                <w:noProof/>
                <w:sz w:val="20"/>
                <w:szCs w:val="20"/>
              </w:rPr>
            </w:pPr>
            <w:r w:rsidRPr="00B14753">
              <w:rPr>
                <w:rFonts w:ascii="Arial" w:hAnsi="Arial" w:cs="Arial"/>
                <w:noProof/>
                <w:sz w:val="20"/>
                <w:szCs w:val="20"/>
              </w:rPr>
              <w:t>ПП-07.04.02-ERP Регистрация технических параметров эксплуатации оборудования (измерения, наработка)</w:t>
            </w:r>
          </w:p>
          <w:p w14:paraId="0590B28F" w14:textId="24FE7779" w:rsidR="00D37DDF" w:rsidRPr="00B14753" w:rsidRDefault="00D37DDF" w:rsidP="00D37DDF">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ПП-11.03.01-ERP Обеспечение проведения работ повышенной опасности</w:t>
            </w:r>
          </w:p>
          <w:p w14:paraId="62828D3A" w14:textId="381CD6FD"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ПП-15.01.01.01 Получение и обработка в МФЦ входящих первичных документов</w:t>
            </w:r>
          </w:p>
          <w:p w14:paraId="4FAD445E" w14:textId="6AE49CF5" w:rsidR="009E28A6" w:rsidRPr="00B14753" w:rsidRDefault="009E28A6" w:rsidP="00D37DDF">
            <w:pPr>
              <w:suppressAutoHyphens/>
              <w:jc w:val="left"/>
              <w:rPr>
                <w:rFonts w:ascii="Arial" w:hAnsi="Arial" w:cs="Arial"/>
                <w:noProof/>
                <w:sz w:val="20"/>
                <w:szCs w:val="20"/>
              </w:rPr>
            </w:pPr>
            <w:r w:rsidRPr="00B14753">
              <w:rPr>
                <w:rFonts w:ascii="Arial" w:hAnsi="Arial" w:cs="Arial"/>
                <w:noProof/>
                <w:sz w:val="20"/>
                <w:szCs w:val="20"/>
              </w:rPr>
              <w:t>УП-04.07.02-ERP Оперативный контро</w:t>
            </w:r>
            <w:r w:rsidR="00D37DDF">
              <w:rPr>
                <w:rFonts w:ascii="Arial" w:hAnsi="Arial" w:cs="Arial"/>
                <w:noProof/>
                <w:sz w:val="20"/>
                <w:szCs w:val="20"/>
              </w:rPr>
              <w:t>ль отнесения фактических затрат</w:t>
            </w:r>
          </w:p>
        </w:tc>
      </w:tr>
      <w:tr w:rsidR="009E28A6" w:rsidRPr="00B14753" w14:paraId="2EAD3C10" w14:textId="77777777" w:rsidTr="001661FB">
        <w:trPr>
          <w:cantSplit/>
          <w:trHeight w:val="293"/>
        </w:trPr>
        <w:tc>
          <w:tcPr>
            <w:tcW w:w="2962" w:type="dxa"/>
            <w:shd w:val="clear" w:color="auto" w:fill="FFC000"/>
          </w:tcPr>
          <w:p w14:paraId="291E794F" w14:textId="77777777" w:rsidR="009E28A6" w:rsidRPr="00B14753" w:rsidRDefault="009E28A6" w:rsidP="001661FB">
            <w:pPr>
              <w:suppressAutoHyphens/>
              <w:rPr>
                <w:rFonts w:ascii="Arial" w:hAnsi="Arial" w:cs="Arial"/>
                <w:sz w:val="20"/>
                <w:szCs w:val="20"/>
              </w:rPr>
            </w:pPr>
            <w:r w:rsidRPr="00B14753">
              <w:rPr>
                <w:rFonts w:ascii="Arial" w:hAnsi="Arial" w:cs="Arial"/>
                <w:sz w:val="20"/>
                <w:szCs w:val="20"/>
              </w:rPr>
              <w:t>Входящие данные</w:t>
            </w:r>
          </w:p>
        </w:tc>
        <w:tc>
          <w:tcPr>
            <w:tcW w:w="7229" w:type="dxa"/>
          </w:tcPr>
          <w:p w14:paraId="11209535" w14:textId="77777777" w:rsidR="009E28A6" w:rsidRPr="00B14753" w:rsidRDefault="009E28A6" w:rsidP="001661FB">
            <w:pPr>
              <w:suppressAutoHyphens/>
              <w:jc w:val="left"/>
              <w:rPr>
                <w:rFonts w:ascii="Arial" w:eastAsia="Arial" w:hAnsi="Arial" w:cs="Arial"/>
                <w:noProof/>
                <w:color w:val="000000"/>
                <w:sz w:val="20"/>
                <w:szCs w:val="20"/>
              </w:rPr>
            </w:pPr>
            <w:r w:rsidRPr="00B14753">
              <w:rPr>
                <w:rFonts w:ascii="Arial" w:eastAsia="Arial" w:hAnsi="Arial" w:cs="Arial"/>
                <w:noProof/>
                <w:color w:val="000000"/>
                <w:sz w:val="20"/>
                <w:szCs w:val="20"/>
              </w:rPr>
              <w:t>Заказ ТОРО</w:t>
            </w:r>
          </w:p>
          <w:p w14:paraId="2A08CD00"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eastAsia="Arial" w:hAnsi="Arial" w:cs="Arial"/>
                <w:noProof/>
                <w:color w:val="000000"/>
                <w:sz w:val="20"/>
                <w:szCs w:val="20"/>
              </w:rPr>
              <w:t>Наряд-допуск</w:t>
            </w:r>
          </w:p>
        </w:tc>
      </w:tr>
      <w:tr w:rsidR="009E28A6" w:rsidRPr="00B14753" w14:paraId="629AF96B" w14:textId="77777777" w:rsidTr="001661FB">
        <w:trPr>
          <w:cantSplit/>
          <w:trHeight w:val="293"/>
        </w:trPr>
        <w:tc>
          <w:tcPr>
            <w:tcW w:w="2962" w:type="dxa"/>
            <w:shd w:val="clear" w:color="auto" w:fill="FFC000"/>
          </w:tcPr>
          <w:p w14:paraId="46E5FB18" w14:textId="77777777" w:rsidR="009E28A6" w:rsidRPr="00B14753" w:rsidRDefault="009E28A6" w:rsidP="001661FB">
            <w:pPr>
              <w:suppressAutoHyphens/>
              <w:rPr>
                <w:rFonts w:ascii="Arial" w:hAnsi="Arial" w:cs="Arial"/>
                <w:sz w:val="20"/>
                <w:szCs w:val="20"/>
              </w:rPr>
            </w:pPr>
            <w:r w:rsidRPr="00B14753">
              <w:rPr>
                <w:rFonts w:ascii="Arial" w:hAnsi="Arial" w:cs="Arial"/>
                <w:sz w:val="20"/>
                <w:szCs w:val="20"/>
              </w:rPr>
              <w:t>Исходящие данные</w:t>
            </w:r>
          </w:p>
        </w:tc>
        <w:tc>
          <w:tcPr>
            <w:tcW w:w="7229" w:type="dxa"/>
          </w:tcPr>
          <w:p w14:paraId="7FDE93EB"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Акт списания материалов</w:t>
            </w:r>
          </w:p>
          <w:p w14:paraId="18DD9429"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Наряд-задание</w:t>
            </w:r>
          </w:p>
          <w:p w14:paraId="0789B10E"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Заказ ТОРО</w:t>
            </w:r>
          </w:p>
          <w:p w14:paraId="485A167D"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Показание измерительного прибора</w:t>
            </w:r>
          </w:p>
          <w:p w14:paraId="431DA049" w14:textId="77777777" w:rsidR="009E28A6" w:rsidRPr="00B14753" w:rsidRDefault="009E28A6" w:rsidP="001661FB">
            <w:pPr>
              <w:suppressAutoHyphens/>
              <w:jc w:val="left"/>
              <w:rPr>
                <w:rFonts w:ascii="Arial" w:hAnsi="Arial" w:cs="Arial"/>
                <w:color w:val="000000"/>
                <w:sz w:val="20"/>
                <w:szCs w:val="20"/>
                <w:lang w:eastAsia="ru-RU"/>
              </w:rPr>
            </w:pPr>
            <w:r w:rsidRPr="00B14753">
              <w:rPr>
                <w:rFonts w:ascii="Arial" w:hAnsi="Arial" w:cs="Arial"/>
                <w:color w:val="000000"/>
                <w:sz w:val="20"/>
                <w:szCs w:val="20"/>
                <w:lang w:eastAsia="ru-RU"/>
              </w:rPr>
              <w:t>Информация о дефекте</w:t>
            </w:r>
          </w:p>
        </w:tc>
      </w:tr>
    </w:tbl>
    <w:p w14:paraId="6E5F6319" w14:textId="77777777" w:rsidR="009E28A6" w:rsidRDefault="00575661" w:rsidP="00991D27">
      <w:pPr>
        <w:suppressAutoHyphens/>
        <w:spacing w:before="240" w:after="240"/>
        <w:ind w:firstLine="567"/>
        <w:rPr>
          <w:rFonts w:ascii="Arial" w:hAnsi="Arial" w:cs="Arial"/>
        </w:rPr>
      </w:pPr>
      <w:r w:rsidRPr="00575661">
        <w:rPr>
          <w:rFonts w:ascii="Arial" w:hAnsi="Arial" w:cs="Arial"/>
          <w:bCs/>
          <w:color w:val="000000"/>
          <w:szCs w:val="24"/>
          <w:lang w:eastAsia="ru-RU"/>
        </w:rPr>
        <w:t>Ссылка на ARIS-схему</w:t>
      </w:r>
      <w:r w:rsidR="009E28A6" w:rsidRPr="00B14753">
        <w:rPr>
          <w:rFonts w:ascii="Arial" w:hAnsi="Arial" w:cs="Arial"/>
        </w:rPr>
        <w:t>:</w:t>
      </w:r>
    </w:p>
    <w:p w14:paraId="5C699F21" w14:textId="16CF19BD" w:rsidR="009E28A6" w:rsidRDefault="009E28A6" w:rsidP="00991D27">
      <w:pPr>
        <w:suppressAutoHyphens/>
        <w:spacing w:before="240" w:after="240"/>
        <w:ind w:firstLine="567"/>
        <w:jc w:val="left"/>
        <w:rPr>
          <w:rFonts w:ascii="Arial" w:hAnsi="Arial" w:cs="Arial"/>
        </w:rPr>
      </w:pPr>
      <w:r w:rsidRPr="00BD4C77">
        <w:rPr>
          <w:rFonts w:ascii="Arial" w:hAnsi="Arial" w:cs="Arial"/>
        </w:rPr>
        <w:t>http://portal.polyus.com/ERP/ERPDocuments/05_Бизнес-процессы/Целевые схемы БП/ТОиР/</w:t>
      </w:r>
      <w:del w:id="357" w:author="Владимир Лаут" w:date="2021-03-11T12:52:00Z">
        <w:r w:rsidR="00AC0CCB" w:rsidDel="00E0291E">
          <w:rPr>
            <w:rFonts w:ascii="Arial" w:hAnsi="Arial" w:cs="Arial"/>
          </w:rPr>
          <w:delText>ERP.9.9.2</w:delText>
        </w:r>
      </w:del>
      <w:ins w:id="358" w:author="Владимир Лаут" w:date="2021-03-11T12:52:00Z">
        <w:r w:rsidR="00E0291E">
          <w:rPr>
            <w:rFonts w:ascii="Arial" w:hAnsi="Arial" w:cs="Arial"/>
          </w:rPr>
          <w:t>ERP.13.9.2</w:t>
        </w:r>
      </w:ins>
      <w:r w:rsidR="007334C2">
        <w:rPr>
          <w:rFonts w:ascii="Arial" w:hAnsi="Arial" w:cs="Arial"/>
        </w:rPr>
        <w:t>_</w:t>
      </w:r>
      <w:r w:rsidRPr="00BD4C77">
        <w:rPr>
          <w:rFonts w:ascii="Arial" w:hAnsi="Arial" w:cs="Arial"/>
        </w:rPr>
        <w:t>55_PM_КД_ Выполнение и фактический учет работ/ПП-07.03.03.04-ERP Регистрация ежесменного обслуживания.doc</w:t>
      </w:r>
    </w:p>
    <w:p w14:paraId="1225B25D" w14:textId="6C529512" w:rsidR="0082634C" w:rsidDel="00F24D14" w:rsidRDefault="0082634C" w:rsidP="00991D27">
      <w:pPr>
        <w:suppressAutoHyphens/>
        <w:spacing w:before="240" w:after="240"/>
        <w:ind w:firstLine="567"/>
        <w:jc w:val="left"/>
        <w:rPr>
          <w:del w:id="359" w:author="Попова Дарья" w:date="2020-07-24T11:29:00Z"/>
          <w:rFonts w:ascii="Arial" w:hAnsi="Arial" w:cs="Arial"/>
        </w:rPr>
      </w:pPr>
    </w:p>
    <w:p w14:paraId="749729D4" w14:textId="6FC883BE" w:rsidR="00D37DDF" w:rsidDel="00F24D14" w:rsidRDefault="00D37DDF" w:rsidP="00991D27">
      <w:pPr>
        <w:suppressAutoHyphens/>
        <w:spacing w:before="240" w:after="240"/>
        <w:ind w:firstLine="567"/>
        <w:jc w:val="left"/>
        <w:rPr>
          <w:del w:id="360" w:author="Попова Дарья" w:date="2020-07-24T11:29:00Z"/>
          <w:rFonts w:ascii="Arial" w:hAnsi="Arial" w:cs="Arial"/>
        </w:rPr>
      </w:pPr>
    </w:p>
    <w:p w14:paraId="31506C15" w14:textId="7A72FF5D" w:rsidR="0082634C" w:rsidDel="00F24D14" w:rsidRDefault="0082634C" w:rsidP="00991D27">
      <w:pPr>
        <w:suppressAutoHyphens/>
        <w:spacing w:before="240" w:after="240"/>
        <w:ind w:firstLine="567"/>
        <w:jc w:val="left"/>
        <w:rPr>
          <w:del w:id="361" w:author="Попова Дарья" w:date="2020-07-24T11:29:00Z"/>
          <w:rFonts w:ascii="Arial" w:hAnsi="Arial" w:cs="Arial"/>
        </w:rPr>
      </w:pPr>
    </w:p>
    <w:p w14:paraId="5B0AA84D" w14:textId="77777777" w:rsidR="009E28A6" w:rsidRDefault="009E28A6" w:rsidP="009E28A6">
      <w:pPr>
        <w:pStyle w:val="2"/>
        <w:keepNext/>
        <w:keepLines/>
        <w:spacing w:before="160" w:after="120" w:line="276" w:lineRule="auto"/>
        <w:rPr>
          <w:rFonts w:eastAsiaTheme="majorEastAsia" w:cstheme="majorBidi"/>
          <w:bCs w:val="0"/>
          <w:iCs w:val="0"/>
          <w:szCs w:val="26"/>
        </w:rPr>
      </w:pPr>
      <w:bookmarkStart w:id="362" w:name="_Toc522793370"/>
      <w:bookmarkStart w:id="363" w:name="_Toc514340552"/>
      <w:bookmarkStart w:id="364" w:name="_Toc521512724"/>
      <w:bookmarkStart w:id="365" w:name="_Toc522014205"/>
      <w:bookmarkStart w:id="366" w:name="_Toc38890306"/>
      <w:bookmarkEnd w:id="362"/>
      <w:r w:rsidRPr="00BE014D">
        <w:rPr>
          <w:rFonts w:eastAsiaTheme="majorEastAsia" w:cstheme="majorBidi"/>
          <w:bCs w:val="0"/>
          <w:iCs w:val="0"/>
          <w:szCs w:val="26"/>
        </w:rPr>
        <w:t>Описание шагов бизнес-проце</w:t>
      </w:r>
      <w:bookmarkEnd w:id="363"/>
      <w:r>
        <w:rPr>
          <w:rFonts w:eastAsiaTheme="majorEastAsia" w:cstheme="majorBidi"/>
          <w:bCs w:val="0"/>
          <w:iCs w:val="0"/>
          <w:szCs w:val="26"/>
        </w:rPr>
        <w:t>ссов</w:t>
      </w:r>
      <w:bookmarkEnd w:id="364"/>
      <w:bookmarkEnd w:id="365"/>
      <w:bookmarkEnd w:id="366"/>
    </w:p>
    <w:p w14:paraId="4641D827" w14:textId="77777777" w:rsidR="009E28A6" w:rsidRDefault="009E28A6">
      <w:pPr>
        <w:pStyle w:val="3"/>
        <w:rPr>
          <w:ins w:id="367" w:author="Попова Дарья" w:date="2020-07-24T14:39:00Z"/>
        </w:rPr>
      </w:pPr>
      <w:bookmarkStart w:id="368" w:name="_Описание_шагов_бизнес-процесса"/>
      <w:bookmarkStart w:id="369" w:name="_Toc522714234"/>
      <w:bookmarkStart w:id="370" w:name="_Toc522793372"/>
      <w:bookmarkStart w:id="371" w:name="_Toc522806051"/>
      <w:bookmarkStart w:id="372" w:name="_Toc522806184"/>
      <w:bookmarkStart w:id="373" w:name="_Toc522806317"/>
      <w:bookmarkStart w:id="374" w:name="_Toc522806450"/>
      <w:bookmarkStart w:id="375" w:name="_Toc522830719"/>
      <w:bookmarkStart w:id="376" w:name="_Toc522830850"/>
      <w:bookmarkStart w:id="377" w:name="_Toc522872324"/>
      <w:bookmarkStart w:id="378" w:name="_Toc522876816"/>
      <w:bookmarkStart w:id="379" w:name="_Toc522876945"/>
      <w:bookmarkStart w:id="380" w:name="_Toc523129359"/>
      <w:bookmarkStart w:id="381" w:name="_Toc523134591"/>
      <w:bookmarkStart w:id="382" w:name="_Toc523135391"/>
      <w:bookmarkStart w:id="383" w:name="_Toc523748988"/>
      <w:bookmarkStart w:id="384" w:name="_Toc523840692"/>
      <w:bookmarkStart w:id="385" w:name="_Toc524012182"/>
      <w:bookmarkStart w:id="386" w:name="_Toc524424985"/>
      <w:bookmarkStart w:id="387" w:name="_Toc524539759"/>
      <w:bookmarkStart w:id="388" w:name="_Toc524972726"/>
      <w:bookmarkStart w:id="389" w:name="_Toc524972855"/>
      <w:bookmarkStart w:id="390" w:name="_Toc525631728"/>
      <w:bookmarkStart w:id="391" w:name="_Toc525631857"/>
      <w:bookmarkStart w:id="392" w:name="_Toc525636349"/>
      <w:bookmarkStart w:id="393" w:name="_Toc525636478"/>
      <w:bookmarkStart w:id="394" w:name="_Toc37447350"/>
      <w:bookmarkStart w:id="395" w:name="_Toc38890307"/>
      <w:bookmarkStart w:id="396" w:name="_Toc519603025"/>
      <w:bookmarkStart w:id="397" w:name="_Toc521512725"/>
      <w:bookmarkStart w:id="398" w:name="_Toc522014206"/>
      <w:bookmarkStart w:id="399" w:name="_Toc38890308"/>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r w:rsidRPr="008D3BA8">
        <w:t>Описание</w:t>
      </w:r>
      <w:r w:rsidRPr="00B14753">
        <w:t xml:space="preserve"> шагов бизнес-процесса ПП-07.03.03.01-</w:t>
      </w:r>
      <w:r w:rsidRPr="008D3BA8">
        <w:rPr>
          <w:lang w:val="en-US"/>
        </w:rPr>
        <w:t>ERP</w:t>
      </w:r>
      <w:r w:rsidRPr="00B14753">
        <w:t xml:space="preserve"> Выполнение и фактический учет воздействий</w:t>
      </w:r>
      <w:bookmarkEnd w:id="396"/>
      <w:bookmarkEnd w:id="397"/>
      <w:bookmarkEnd w:id="398"/>
      <w:bookmarkEnd w:id="399"/>
    </w:p>
    <w:p w14:paraId="5BDBC299" w14:textId="00172D32" w:rsidR="00E44915" w:rsidRPr="002D2E77" w:rsidDel="00E44915" w:rsidRDefault="00E44915">
      <w:pPr>
        <w:pStyle w:val="4"/>
        <w:rPr>
          <w:del w:id="400" w:author="Попова Дарья" w:date="2020-07-24T14:39:00Z"/>
          <w:rPrChange w:id="401" w:author="Попова Дарья" w:date="2020-07-24T14:41:00Z">
            <w:rPr>
              <w:del w:id="402" w:author="Попова Дарья" w:date="2020-07-24T14:39:00Z"/>
            </w:rPr>
          </w:rPrChange>
        </w:rPr>
        <w:pPrChange w:id="403" w:author="Попова Дарья" w:date="2020-07-24T14:51:00Z">
          <w:pPr>
            <w:pStyle w:val="3"/>
          </w:pPr>
        </w:pPrChange>
      </w:pPr>
    </w:p>
    <w:p w14:paraId="670E2AAE" w14:textId="235D7934" w:rsidR="009E28A6" w:rsidRPr="002D2E77" w:rsidRDefault="009E28A6">
      <w:pPr>
        <w:pStyle w:val="4"/>
        <w:rPr>
          <w:rPrChange w:id="404" w:author="Попова Дарья" w:date="2020-07-24T14:41:00Z">
            <w:rPr/>
          </w:rPrChange>
        </w:rPr>
        <w:pPrChange w:id="405" w:author="Попова Дарья" w:date="2020-07-24T14:51:00Z">
          <w:pPr>
            <w:pStyle w:val="afff7"/>
          </w:pPr>
        </w:pPrChange>
      </w:pPr>
      <w:bookmarkStart w:id="406" w:name="_Toc38890309"/>
      <w:del w:id="407" w:author="Попова Дарья" w:date="2020-07-24T14:40:00Z">
        <w:r w:rsidRPr="002D2E77" w:rsidDel="002D2E77">
          <w:rPr>
            <w:rPrChange w:id="408" w:author="Попова Дарья" w:date="2020-07-24T14:41:00Z">
              <w:rPr/>
            </w:rPrChange>
          </w:rPr>
          <w:delText xml:space="preserve">5.2.1.1 </w:delText>
        </w:r>
      </w:del>
      <w:r w:rsidRPr="002D2E77">
        <w:rPr>
          <w:rPrChange w:id="409" w:author="Попова Дарья" w:date="2020-07-24T14:41:00Z">
            <w:rPr/>
          </w:rPrChange>
        </w:rPr>
        <w:t xml:space="preserve">Шаг процесса 10. </w:t>
      </w:r>
      <w:r w:rsidRPr="002D2E77">
        <w:rPr>
          <w:noProof/>
          <w:rPrChange w:id="410" w:author="Попова Дарья" w:date="2020-07-24T14:41:00Z">
            <w:rPr>
              <w:noProof/>
            </w:rPr>
          </w:rPrChange>
        </w:rPr>
        <w:t>Проверка наличия опасных работ и формирование запроса на наряд-допуск</w:t>
      </w:r>
      <w:bookmarkEnd w:id="406"/>
    </w:p>
    <w:p w14:paraId="09D3E186" w14:textId="77777777" w:rsidR="00F24D14" w:rsidRDefault="009E28A6" w:rsidP="009E28A6">
      <w:pPr>
        <w:suppressAutoHyphens/>
        <w:spacing w:after="240" w:line="276" w:lineRule="auto"/>
        <w:ind w:firstLine="567"/>
        <w:rPr>
          <w:ins w:id="411" w:author="Попова Дарья" w:date="2020-07-24T11:28:00Z"/>
          <w:rFonts w:ascii="Arial" w:hAnsi="Arial" w:cs="Arial"/>
          <w:szCs w:val="24"/>
        </w:rPr>
      </w:pPr>
      <w:r w:rsidRPr="00D203DD">
        <w:rPr>
          <w:rFonts w:ascii="Arial" w:hAnsi="Arial" w:cs="Arial"/>
          <w:szCs w:val="24"/>
        </w:rPr>
        <w:t>На вход в процесс поступает</w:t>
      </w:r>
      <w:ins w:id="412" w:author="Попова Дарья" w:date="2020-07-24T11:28:00Z">
        <w:r w:rsidR="00F24D14">
          <w:rPr>
            <w:rFonts w:ascii="Arial" w:hAnsi="Arial" w:cs="Arial"/>
            <w:szCs w:val="24"/>
          </w:rPr>
          <w:t>:</w:t>
        </w:r>
      </w:ins>
    </w:p>
    <w:p w14:paraId="0794DF0B" w14:textId="1058306B" w:rsidR="00F24D14" w:rsidRDefault="00F24D14" w:rsidP="009E28A6">
      <w:pPr>
        <w:suppressAutoHyphens/>
        <w:spacing w:after="240" w:line="276" w:lineRule="auto"/>
        <w:ind w:firstLine="567"/>
        <w:rPr>
          <w:ins w:id="413" w:author="Попова Дарья" w:date="2020-07-24T11:25:00Z"/>
          <w:rFonts w:ascii="Arial" w:hAnsi="Arial" w:cs="Arial"/>
          <w:szCs w:val="24"/>
        </w:rPr>
      </w:pPr>
      <w:ins w:id="414" w:author="Попова Дарья" w:date="2020-07-24T11:28:00Z">
        <w:r>
          <w:rPr>
            <w:rFonts w:ascii="Arial" w:hAnsi="Arial" w:cs="Arial"/>
            <w:szCs w:val="24"/>
          </w:rPr>
          <w:lastRenderedPageBreak/>
          <w:t>-</w:t>
        </w:r>
      </w:ins>
      <w:r w:rsidR="009E28A6" w:rsidRPr="00D203DD">
        <w:rPr>
          <w:rFonts w:ascii="Arial" w:hAnsi="Arial" w:cs="Arial"/>
          <w:szCs w:val="24"/>
        </w:rPr>
        <w:t xml:space="preserve"> утвержденный в недельном плане-графике заказ ТОРО (пользовательский статус заказа ТОРО УТВН - </w:t>
      </w:r>
      <w:r w:rsidR="009E28A6" w:rsidRPr="00D203DD">
        <w:rPr>
          <w:rFonts w:ascii="Arial" w:hAnsi="Arial" w:cs="Arial"/>
          <w:color w:val="000000"/>
          <w:szCs w:val="24"/>
        </w:rPr>
        <w:t>Утвержден в недельном плане-графике</w:t>
      </w:r>
      <w:r w:rsidR="009E28A6" w:rsidRPr="00D203DD">
        <w:rPr>
          <w:rFonts w:ascii="Arial" w:hAnsi="Arial" w:cs="Arial"/>
          <w:szCs w:val="24"/>
        </w:rPr>
        <w:t>), процесс-источник – «ПП-07.03.02-</w:t>
      </w:r>
      <w:r w:rsidR="009E28A6" w:rsidRPr="00D203DD">
        <w:rPr>
          <w:rFonts w:ascii="Arial" w:hAnsi="Arial" w:cs="Arial"/>
          <w:szCs w:val="24"/>
          <w:lang w:val="en-US"/>
        </w:rPr>
        <w:t>ERP</w:t>
      </w:r>
      <w:r w:rsidR="009E28A6" w:rsidRPr="00D203DD">
        <w:rPr>
          <w:rFonts w:ascii="Arial" w:hAnsi="Arial" w:cs="Arial"/>
          <w:szCs w:val="24"/>
        </w:rPr>
        <w:t xml:space="preserve"> Недельно-суточное планирование воздействий на производственные активы</w:t>
      </w:r>
      <w:ins w:id="415" w:author="Попова Дарья" w:date="2020-07-24T11:25:00Z">
        <w:r>
          <w:rPr>
            <w:rFonts w:ascii="Arial" w:hAnsi="Arial" w:cs="Arial"/>
            <w:szCs w:val="24"/>
          </w:rPr>
          <w:t>».</w:t>
        </w:r>
      </w:ins>
      <w:ins w:id="416" w:author="Попова Дарья" w:date="2020-07-24T11:29:00Z">
        <w:r w:rsidRPr="00F24D14">
          <w:rPr>
            <w:rFonts w:ascii="Arial" w:hAnsi="Arial" w:cs="Arial"/>
            <w:szCs w:val="24"/>
          </w:rPr>
          <w:t xml:space="preserve"> </w:t>
        </w:r>
        <w:r>
          <w:rPr>
            <w:rFonts w:ascii="Arial" w:hAnsi="Arial" w:cs="Arial"/>
            <w:szCs w:val="24"/>
          </w:rPr>
          <w:t>Если заказ ТОРО выполняется в рамках остановочного ремонта, то он имеет пользовательский статус «</w:t>
        </w:r>
        <w:r>
          <w:rPr>
            <w:rFonts w:ascii="Arial" w:hAnsi="Arial"/>
          </w:rPr>
          <w:t>ОСТ – Остановочный ремонт»;</w:t>
        </w:r>
      </w:ins>
    </w:p>
    <w:p w14:paraId="25883F3D" w14:textId="6ECA4CEB" w:rsidR="009E28A6" w:rsidRPr="00D203DD" w:rsidRDefault="00F24D14" w:rsidP="009E28A6">
      <w:pPr>
        <w:suppressAutoHyphens/>
        <w:spacing w:after="240" w:line="276" w:lineRule="auto"/>
        <w:ind w:firstLine="567"/>
        <w:rPr>
          <w:rFonts w:ascii="Arial" w:hAnsi="Arial" w:cs="Arial"/>
          <w:szCs w:val="24"/>
        </w:rPr>
      </w:pPr>
      <w:ins w:id="417" w:author="Попова Дарья" w:date="2020-07-24T11:28:00Z">
        <w:r>
          <w:rPr>
            <w:rFonts w:ascii="Arial" w:hAnsi="Arial" w:cs="Arial"/>
            <w:szCs w:val="24"/>
          </w:rPr>
          <w:t xml:space="preserve">- </w:t>
        </w:r>
      </w:ins>
      <w:ins w:id="418" w:author="Попова Дарья" w:date="2020-07-24T11:25:00Z">
        <w:r>
          <w:rPr>
            <w:rFonts w:ascii="Arial" w:hAnsi="Arial" w:cs="Arial"/>
            <w:szCs w:val="24"/>
          </w:rPr>
          <w:t>согласованный</w:t>
        </w:r>
      </w:ins>
      <w:ins w:id="419" w:author="Попова Дарья" w:date="2020-07-24T11:26:00Z">
        <w:r>
          <w:rPr>
            <w:rFonts w:ascii="Arial" w:hAnsi="Arial" w:cs="Arial"/>
            <w:szCs w:val="24"/>
          </w:rPr>
          <w:t xml:space="preserve"> и деблокированный</w:t>
        </w:r>
      </w:ins>
      <w:ins w:id="420" w:author="Попова Дарья" w:date="2020-07-24T11:25:00Z">
        <w:r>
          <w:rPr>
            <w:rFonts w:ascii="Arial" w:hAnsi="Arial" w:cs="Arial"/>
            <w:szCs w:val="24"/>
          </w:rPr>
          <w:t xml:space="preserve"> сетевой график</w:t>
        </w:r>
      </w:ins>
      <w:ins w:id="421" w:author="Попова Дарья" w:date="2020-07-24T11:26:00Z">
        <w:r>
          <w:rPr>
            <w:rFonts w:ascii="Arial" w:hAnsi="Arial" w:cs="Arial"/>
            <w:szCs w:val="24"/>
          </w:rPr>
          <w:t xml:space="preserve"> (пользовательский статус ССПЛ</w:t>
        </w:r>
      </w:ins>
      <w:ins w:id="422" w:author="Попова Дарья" w:date="2020-07-24T11:27:00Z">
        <w:r>
          <w:rPr>
            <w:rFonts w:ascii="Arial" w:hAnsi="Arial" w:cs="Arial"/>
            <w:szCs w:val="24"/>
          </w:rPr>
          <w:t xml:space="preserve"> - </w:t>
        </w:r>
        <w:r w:rsidRPr="002E238E">
          <w:rPr>
            <w:rFonts w:ascii="Arial" w:hAnsi="Arial" w:cs="Arial"/>
          </w:rPr>
          <w:t>Согласовано старшим планировщиком ТОиР УО</w:t>
        </w:r>
        <w:r>
          <w:rPr>
            <w:rFonts w:ascii="Arial" w:hAnsi="Arial" w:cs="Arial"/>
          </w:rPr>
          <w:t xml:space="preserve"> и системный статус ДЕБЛ - Деблокировано</w:t>
        </w:r>
      </w:ins>
      <w:ins w:id="423" w:author="Попова Дарья" w:date="2020-07-24T11:26:00Z">
        <w:r>
          <w:rPr>
            <w:rFonts w:ascii="Arial" w:hAnsi="Arial" w:cs="Arial"/>
            <w:szCs w:val="24"/>
          </w:rPr>
          <w:t>)</w:t>
        </w:r>
      </w:ins>
      <w:del w:id="424" w:author="Попова Дарья" w:date="2020-07-24T11:30:00Z">
        <w:r w:rsidR="009E28A6" w:rsidRPr="00D203DD" w:rsidDel="00F24D14">
          <w:rPr>
            <w:rFonts w:ascii="Arial" w:hAnsi="Arial" w:cs="Arial"/>
            <w:szCs w:val="24"/>
          </w:rPr>
          <w:delText>.</w:delText>
        </w:r>
      </w:del>
      <w:del w:id="425" w:author="Попова Дарья" w:date="2020-07-24T11:29:00Z">
        <w:r w:rsidR="00697274" w:rsidDel="00F24D14">
          <w:rPr>
            <w:rFonts w:ascii="Arial" w:hAnsi="Arial" w:cs="Arial"/>
            <w:szCs w:val="24"/>
          </w:rPr>
          <w:delText xml:space="preserve"> Если заказ ТОРО выполняется в рамках остановочного ремонта, то он имеет пользовательский статус «</w:delText>
        </w:r>
        <w:r w:rsidR="00697274" w:rsidDel="00F24D14">
          <w:rPr>
            <w:rFonts w:ascii="Arial" w:hAnsi="Arial"/>
          </w:rPr>
          <w:delText>ОСТ – Остановочный ремонт»</w:delText>
        </w:r>
      </w:del>
      <w:ins w:id="426" w:author="Попова Дарья" w:date="2020-07-24T11:30:00Z">
        <w:r>
          <w:rPr>
            <w:rFonts w:ascii="Arial" w:hAnsi="Arial"/>
          </w:rPr>
          <w:t xml:space="preserve">, процесс-источник </w:t>
        </w:r>
      </w:ins>
      <w:ins w:id="427" w:author="Попова Дарья" w:date="2020-07-24T11:34:00Z">
        <w:r>
          <w:rPr>
            <w:rFonts w:ascii="Arial" w:hAnsi="Arial"/>
          </w:rPr>
          <w:t>– «</w:t>
        </w:r>
      </w:ins>
      <w:ins w:id="428" w:author="Попова Дарья" w:date="2020-07-24T11:36:00Z">
        <w:r w:rsidR="002F1C88" w:rsidRPr="002F1C88">
          <w:rPr>
            <w:rFonts w:ascii="Arial" w:hAnsi="Arial"/>
            <w:rPrChange w:id="429" w:author="Попова Дарья" w:date="2020-07-24T11:36:00Z">
              <w:rPr>
                <w:rFonts w:eastAsiaTheme="majorEastAsia" w:cs="Arial"/>
                <w:szCs w:val="24"/>
              </w:rPr>
            </w:rPrChange>
          </w:rPr>
          <w:t>ПП-07.03.01-ERP Оперативное (месячное) планирование воздействий на производственные активы</w:t>
        </w:r>
      </w:ins>
      <w:ins w:id="430" w:author="Попова Дарья" w:date="2020-07-24T11:34:00Z">
        <w:r>
          <w:rPr>
            <w:rFonts w:ascii="Arial" w:hAnsi="Arial"/>
          </w:rPr>
          <w:t>»</w:t>
        </w:r>
        <w:r w:rsidR="002F1C88">
          <w:rPr>
            <w:rFonts w:ascii="Arial" w:hAnsi="Arial"/>
          </w:rPr>
          <w:t>.</w:t>
        </w:r>
      </w:ins>
      <w:del w:id="431" w:author="Попова Дарья" w:date="2020-07-24T11:30:00Z">
        <w:r w:rsidR="00697274" w:rsidDel="00F24D14">
          <w:rPr>
            <w:rFonts w:ascii="Arial" w:hAnsi="Arial"/>
          </w:rPr>
          <w:delText>.</w:delText>
        </w:r>
      </w:del>
    </w:p>
    <w:p w14:paraId="76EEBB75" w14:textId="2314805B" w:rsidR="009E28A6" w:rsidRDefault="009E28A6" w:rsidP="009E28A6">
      <w:pPr>
        <w:suppressAutoHyphens/>
        <w:spacing w:after="240" w:line="276" w:lineRule="auto"/>
        <w:ind w:firstLine="567"/>
        <w:rPr>
          <w:rFonts w:ascii="Arial" w:hAnsi="Arial" w:cs="Arial"/>
          <w:color w:val="000000" w:themeColor="text1"/>
          <w:szCs w:val="24"/>
        </w:rPr>
      </w:pPr>
      <w:r w:rsidRPr="00B14753">
        <w:rPr>
          <w:rFonts w:ascii="Arial" w:hAnsi="Arial" w:cs="Arial"/>
          <w:szCs w:val="24"/>
        </w:rPr>
        <w:t xml:space="preserve">К началу выполнения шага необходимые для мероприятия МТР должны быть </w:t>
      </w:r>
      <w:r>
        <w:rPr>
          <w:rFonts w:ascii="Arial" w:hAnsi="Arial" w:cs="Arial"/>
          <w:szCs w:val="24"/>
        </w:rPr>
        <w:t>получены</w:t>
      </w:r>
      <w:r w:rsidRPr="00B14753">
        <w:rPr>
          <w:rFonts w:ascii="Arial" w:hAnsi="Arial" w:cs="Arial"/>
          <w:szCs w:val="24"/>
        </w:rPr>
        <w:t xml:space="preserve"> на склад МОЛ (смежный процесс – ПП-10.07.03.01-</w:t>
      </w:r>
      <w:r w:rsidRPr="00B14753">
        <w:rPr>
          <w:rFonts w:ascii="Arial" w:hAnsi="Arial" w:cs="Arial"/>
          <w:szCs w:val="24"/>
          <w:lang w:val="en-US"/>
        </w:rPr>
        <w:t>ERP</w:t>
      </w:r>
      <w:r w:rsidRPr="00B14753">
        <w:rPr>
          <w:rFonts w:ascii="Arial" w:hAnsi="Arial" w:cs="Arial"/>
          <w:szCs w:val="24"/>
        </w:rPr>
        <w:t>)</w:t>
      </w:r>
      <w:r w:rsidRPr="002F3F8F">
        <w:rPr>
          <w:rFonts w:ascii="Arial" w:hAnsi="Arial" w:cs="Arial"/>
          <w:color w:val="000000" w:themeColor="text1"/>
          <w:szCs w:val="24"/>
        </w:rPr>
        <w:t>.</w:t>
      </w:r>
    </w:p>
    <w:p w14:paraId="3F9A6F77" w14:textId="12A17F7B" w:rsidR="009E28A6" w:rsidRPr="00DC31D0" w:rsidRDefault="009E28A6" w:rsidP="009E28A6">
      <w:pPr>
        <w:suppressAutoHyphens/>
        <w:spacing w:after="120" w:line="276" w:lineRule="auto"/>
        <w:ind w:firstLine="567"/>
        <w:rPr>
          <w:rFonts w:ascii="Arial" w:hAnsi="Arial" w:cs="Arial"/>
          <w:szCs w:val="24"/>
        </w:rPr>
      </w:pPr>
      <w:r w:rsidRPr="009538F7">
        <w:rPr>
          <w:rFonts w:ascii="Arial" w:hAnsi="Arial" w:cs="Arial"/>
          <w:szCs w:val="24"/>
        </w:rPr>
        <w:t xml:space="preserve">Инженер ТОиР </w:t>
      </w:r>
      <w:r w:rsidR="00875722">
        <w:rPr>
          <w:rFonts w:ascii="Arial" w:hAnsi="Arial" w:cs="Arial"/>
          <w:szCs w:val="24"/>
        </w:rPr>
        <w:t xml:space="preserve">УО </w:t>
      </w:r>
      <w:r w:rsidRPr="009538F7">
        <w:rPr>
          <w:rFonts w:ascii="Arial" w:hAnsi="Arial" w:cs="Arial"/>
          <w:szCs w:val="24"/>
        </w:rPr>
        <w:t>просматривает заказ ТОРО</w:t>
      </w:r>
      <w:ins w:id="432" w:author="Попова Дарья" w:date="2020-07-24T11:52:00Z">
        <w:r w:rsidR="00A736EE">
          <w:rPr>
            <w:rFonts w:ascii="Arial" w:hAnsi="Arial" w:cs="Arial"/>
            <w:szCs w:val="24"/>
          </w:rPr>
          <w:t xml:space="preserve"> или сетевой график</w:t>
        </w:r>
      </w:ins>
      <w:r w:rsidRPr="009538F7">
        <w:rPr>
          <w:rFonts w:ascii="Arial" w:hAnsi="Arial" w:cs="Arial"/>
          <w:szCs w:val="24"/>
        </w:rPr>
        <w:t xml:space="preserve"> в системе </w:t>
      </w:r>
      <w:r w:rsidRPr="009538F7">
        <w:rPr>
          <w:rFonts w:ascii="Arial" w:hAnsi="Arial" w:cs="Arial"/>
          <w:szCs w:val="24"/>
          <w:lang w:val="en-US"/>
        </w:rPr>
        <w:t>SAP</w:t>
      </w:r>
      <w:r w:rsidRPr="009538F7">
        <w:rPr>
          <w:rFonts w:ascii="Arial" w:hAnsi="Arial" w:cs="Arial"/>
          <w:szCs w:val="24"/>
        </w:rPr>
        <w:t xml:space="preserve"> </w:t>
      </w:r>
      <w:r w:rsidRPr="009538F7">
        <w:rPr>
          <w:rFonts w:ascii="Arial" w:hAnsi="Arial" w:cs="Arial"/>
          <w:szCs w:val="24"/>
          <w:lang w:val="en-US"/>
        </w:rPr>
        <w:t>S</w:t>
      </w:r>
      <w:r w:rsidRPr="009538F7">
        <w:rPr>
          <w:rFonts w:ascii="Arial" w:hAnsi="Arial" w:cs="Arial"/>
          <w:szCs w:val="24"/>
        </w:rPr>
        <w:t>/4</w:t>
      </w:r>
      <w:r w:rsidRPr="009538F7">
        <w:rPr>
          <w:rFonts w:ascii="Arial" w:hAnsi="Arial" w:cs="Arial"/>
          <w:szCs w:val="24"/>
          <w:lang w:val="en-US"/>
        </w:rPr>
        <w:t>HANA</w:t>
      </w:r>
      <w:r w:rsidR="00E15853" w:rsidRPr="00E15853">
        <w:rPr>
          <w:rFonts w:ascii="Arial" w:hAnsi="Arial" w:cs="Arial"/>
          <w:szCs w:val="24"/>
        </w:rPr>
        <w:t>.</w:t>
      </w:r>
      <w:r w:rsidR="00E15853">
        <w:rPr>
          <w:rFonts w:ascii="Arial" w:hAnsi="Arial" w:cs="Arial"/>
          <w:szCs w:val="24"/>
        </w:rPr>
        <w:t xml:space="preserve"> Д</w:t>
      </w:r>
      <w:r>
        <w:rPr>
          <w:rFonts w:ascii="Arial" w:hAnsi="Arial" w:cs="Arial"/>
          <w:szCs w:val="24"/>
        </w:rPr>
        <w:t xml:space="preserve">ля этого </w:t>
      </w:r>
      <w:r w:rsidRPr="009538F7">
        <w:rPr>
          <w:rFonts w:ascii="Arial" w:hAnsi="Arial" w:cs="Arial"/>
          <w:szCs w:val="24"/>
        </w:rPr>
        <w:t xml:space="preserve">запускает отчет с перечнем операций заказов ТОРО, транзакция </w:t>
      </w:r>
      <w:r w:rsidRPr="009538F7">
        <w:rPr>
          <w:rFonts w:ascii="Arial" w:hAnsi="Arial" w:cs="Arial"/>
          <w:szCs w:val="24"/>
          <w:lang w:val="en-US"/>
        </w:rPr>
        <w:t>IW</w:t>
      </w:r>
      <w:r w:rsidRPr="009538F7">
        <w:rPr>
          <w:rFonts w:ascii="Arial" w:hAnsi="Arial" w:cs="Arial"/>
          <w:szCs w:val="24"/>
        </w:rPr>
        <w:t>37 Изменение операций</w:t>
      </w:r>
      <w:ins w:id="433" w:author="Попова Дарья" w:date="2020-07-24T11:52:00Z">
        <w:r w:rsidR="00A736EE">
          <w:rPr>
            <w:rFonts w:ascii="Arial" w:hAnsi="Arial" w:cs="Arial"/>
            <w:szCs w:val="24"/>
          </w:rPr>
          <w:t xml:space="preserve"> или операций сетевых графиков, транзакция </w:t>
        </w:r>
        <w:r w:rsidR="00A736EE">
          <w:rPr>
            <w:rFonts w:ascii="Arial" w:hAnsi="Arial" w:cs="Arial"/>
            <w:szCs w:val="24"/>
            <w:lang w:val="en-US"/>
          </w:rPr>
          <w:t>CN</w:t>
        </w:r>
        <w:r w:rsidR="00A736EE" w:rsidRPr="00E0291E">
          <w:rPr>
            <w:rFonts w:ascii="Arial" w:hAnsi="Arial" w:cs="Arial"/>
            <w:szCs w:val="24"/>
            <w:rPrChange w:id="434" w:author="Владимир Лаут" w:date="2021-03-11T12:50:00Z">
              <w:rPr>
                <w:rFonts w:ascii="Arial" w:hAnsi="Arial" w:cs="Arial"/>
                <w:szCs w:val="24"/>
                <w:lang w:val="en-US"/>
              </w:rPr>
            </w:rPrChange>
          </w:rPr>
          <w:t>47</w:t>
        </w:r>
        <w:r w:rsidR="00A736EE">
          <w:rPr>
            <w:rFonts w:ascii="Arial" w:hAnsi="Arial" w:cs="Arial"/>
            <w:szCs w:val="24"/>
            <w:lang w:val="en-US"/>
          </w:rPr>
          <w:t>N</w:t>
        </w:r>
      </w:ins>
      <w:r w:rsidRPr="009538F7">
        <w:rPr>
          <w:rFonts w:ascii="Arial" w:hAnsi="Arial" w:cs="Arial"/>
          <w:szCs w:val="24"/>
        </w:rPr>
        <w:t xml:space="preserve">. </w:t>
      </w:r>
      <w:ins w:id="435" w:author="Попова Дарья" w:date="2020-07-24T11:53:00Z">
        <w:r w:rsidR="00A736EE">
          <w:rPr>
            <w:rFonts w:ascii="Arial" w:hAnsi="Arial" w:cs="Arial"/>
            <w:szCs w:val="24"/>
          </w:rPr>
          <w:t xml:space="preserve">Для транзакции </w:t>
        </w:r>
        <w:r w:rsidR="00A736EE">
          <w:rPr>
            <w:rFonts w:ascii="Arial" w:hAnsi="Arial" w:cs="Arial"/>
            <w:szCs w:val="24"/>
            <w:lang w:val="en-US"/>
          </w:rPr>
          <w:t>IW</w:t>
        </w:r>
        <w:r w:rsidR="00A736EE" w:rsidRPr="00E0291E">
          <w:rPr>
            <w:rFonts w:ascii="Arial" w:hAnsi="Arial" w:cs="Arial"/>
            <w:szCs w:val="24"/>
            <w:rPrChange w:id="436" w:author="Владимир Лаут" w:date="2021-03-11T12:50:00Z">
              <w:rPr>
                <w:rFonts w:ascii="Arial" w:hAnsi="Arial" w:cs="Arial"/>
                <w:szCs w:val="24"/>
                <w:lang w:val="en-US"/>
              </w:rPr>
            </w:rPrChange>
          </w:rPr>
          <w:t xml:space="preserve">37 </w:t>
        </w:r>
      </w:ins>
      <w:del w:id="437" w:author="Попова Дарья" w:date="2020-07-24T11:53:00Z">
        <w:r w:rsidDel="00A736EE">
          <w:rPr>
            <w:rFonts w:ascii="Arial" w:hAnsi="Arial" w:cs="Arial"/>
            <w:szCs w:val="24"/>
          </w:rPr>
          <w:delText>В</w:delText>
        </w:r>
      </w:del>
      <w:ins w:id="438" w:author="Попова Дарья" w:date="2020-07-24T11:53:00Z">
        <w:r w:rsidR="00A736EE">
          <w:rPr>
            <w:rFonts w:ascii="Arial" w:hAnsi="Arial" w:cs="Arial"/>
            <w:szCs w:val="24"/>
          </w:rPr>
          <w:t>в</w:t>
        </w:r>
      </w:ins>
      <w:r>
        <w:rPr>
          <w:rFonts w:ascii="Arial" w:hAnsi="Arial" w:cs="Arial"/>
          <w:szCs w:val="24"/>
        </w:rPr>
        <w:t>озможно ограничение данных на экране выбора по полям:</w:t>
      </w:r>
    </w:p>
    <w:p w14:paraId="22B2FABB" w14:textId="77777777" w:rsidR="009E28A6" w:rsidRDefault="009E28A6" w:rsidP="009E28A6">
      <w:pPr>
        <w:suppressAutoHyphens/>
        <w:spacing w:after="120" w:line="276" w:lineRule="auto"/>
        <w:ind w:firstLine="567"/>
        <w:rPr>
          <w:rFonts w:ascii="Arial" w:hAnsi="Arial" w:cs="Arial"/>
          <w:szCs w:val="24"/>
        </w:rPr>
      </w:pPr>
      <w:r>
        <w:rPr>
          <w:rFonts w:ascii="Arial" w:hAnsi="Arial" w:cs="Arial"/>
          <w:szCs w:val="24"/>
        </w:rPr>
        <w:t xml:space="preserve">- </w:t>
      </w:r>
      <w:r w:rsidRPr="009538F7">
        <w:rPr>
          <w:rFonts w:ascii="Arial" w:hAnsi="Arial" w:cs="Arial"/>
          <w:szCs w:val="24"/>
        </w:rPr>
        <w:t>Единица оборудования</w:t>
      </w:r>
      <w:r>
        <w:rPr>
          <w:rFonts w:ascii="Arial" w:hAnsi="Arial" w:cs="Arial"/>
          <w:szCs w:val="24"/>
        </w:rPr>
        <w:t>, соответствует ремонтируемому оборудованию,</w:t>
      </w:r>
    </w:p>
    <w:p w14:paraId="47498AE2" w14:textId="77777777" w:rsidR="009E28A6" w:rsidRDefault="009E28A6" w:rsidP="009E28A6">
      <w:pPr>
        <w:suppressAutoHyphens/>
        <w:spacing w:after="120" w:line="276" w:lineRule="auto"/>
        <w:ind w:firstLine="567"/>
        <w:rPr>
          <w:rFonts w:ascii="Arial" w:hAnsi="Arial" w:cs="Arial"/>
          <w:color w:val="000000"/>
          <w:szCs w:val="24"/>
        </w:rPr>
      </w:pPr>
      <w:r>
        <w:rPr>
          <w:rFonts w:ascii="Arial" w:hAnsi="Arial" w:cs="Arial"/>
          <w:szCs w:val="24"/>
        </w:rPr>
        <w:t xml:space="preserve">- </w:t>
      </w:r>
      <w:r w:rsidRPr="009538F7">
        <w:rPr>
          <w:rFonts w:ascii="Arial" w:hAnsi="Arial" w:cs="Arial"/>
          <w:color w:val="000000"/>
          <w:szCs w:val="24"/>
        </w:rPr>
        <w:t>Статус "Вкл."</w:t>
      </w:r>
      <w:r>
        <w:rPr>
          <w:rFonts w:ascii="Arial" w:hAnsi="Arial" w:cs="Arial"/>
          <w:color w:val="000000"/>
          <w:szCs w:val="24"/>
        </w:rPr>
        <w:t xml:space="preserve">, </w:t>
      </w:r>
      <w:r w:rsidRPr="009538F7">
        <w:rPr>
          <w:rFonts w:ascii="Arial" w:hAnsi="Arial" w:cs="Arial"/>
          <w:szCs w:val="24"/>
        </w:rPr>
        <w:t xml:space="preserve">УТВН - </w:t>
      </w:r>
      <w:r w:rsidRPr="009538F7">
        <w:rPr>
          <w:rFonts w:ascii="Arial" w:hAnsi="Arial" w:cs="Arial"/>
          <w:color w:val="000000"/>
          <w:szCs w:val="24"/>
        </w:rPr>
        <w:t>Утвержден в недельном плане-графике</w:t>
      </w:r>
      <w:r>
        <w:rPr>
          <w:rFonts w:ascii="Arial" w:hAnsi="Arial" w:cs="Arial"/>
          <w:color w:val="000000"/>
          <w:szCs w:val="24"/>
        </w:rPr>
        <w:t>,</w:t>
      </w:r>
    </w:p>
    <w:p w14:paraId="6B61EDB8" w14:textId="77777777" w:rsidR="009E28A6" w:rsidRPr="009538F7" w:rsidRDefault="009E28A6" w:rsidP="009E28A6">
      <w:pPr>
        <w:suppressAutoHyphens/>
        <w:spacing w:after="240" w:line="276" w:lineRule="auto"/>
        <w:ind w:firstLine="567"/>
        <w:rPr>
          <w:rFonts w:ascii="Arial" w:hAnsi="Arial" w:cs="Arial"/>
          <w:szCs w:val="24"/>
        </w:rPr>
      </w:pPr>
      <w:r>
        <w:rPr>
          <w:rFonts w:ascii="Arial" w:hAnsi="Arial" w:cs="Arial"/>
          <w:color w:val="000000"/>
          <w:szCs w:val="24"/>
        </w:rPr>
        <w:t>- ПолеПлзв</w:t>
      </w:r>
      <w:r w:rsidRPr="009B1FFB">
        <w:rPr>
          <w:rFonts w:ascii="Arial" w:hAnsi="Arial" w:cs="Arial"/>
          <w:color w:val="000000"/>
          <w:szCs w:val="24"/>
        </w:rPr>
        <w:t>/</w:t>
      </w:r>
      <w:r>
        <w:rPr>
          <w:rFonts w:ascii="Arial" w:hAnsi="Arial" w:cs="Arial"/>
          <w:color w:val="000000"/>
          <w:szCs w:val="24"/>
        </w:rPr>
        <w:t>индикатор, наличие индикатора опасных работ</w:t>
      </w:r>
      <w:r w:rsidRPr="009538F7">
        <w:rPr>
          <w:rFonts w:ascii="Arial" w:hAnsi="Arial" w:cs="Arial"/>
          <w:color w:val="000000"/>
          <w:szCs w:val="24"/>
        </w:rPr>
        <w:t>.</w:t>
      </w:r>
    </w:p>
    <w:p w14:paraId="5C28EA63" w14:textId="58A450FF" w:rsidR="00CF513A" w:rsidRDefault="00D37DDF" w:rsidP="00B31DC5">
      <w:pPr>
        <w:spacing w:after="240" w:line="276" w:lineRule="auto"/>
        <w:ind w:firstLine="567"/>
        <w:rPr>
          <w:rFonts w:ascii="Arial" w:hAnsi="Arial" w:cs="Arial"/>
          <w:noProof/>
          <w:szCs w:val="24"/>
        </w:rPr>
      </w:pPr>
      <w:r>
        <w:rPr>
          <w:rFonts w:ascii="Arial" w:hAnsi="Arial" w:cs="Arial"/>
          <w:noProof/>
          <w:szCs w:val="24"/>
        </w:rPr>
        <w:t xml:space="preserve">Инженер ТОиР </w:t>
      </w:r>
      <w:r w:rsidR="00875722">
        <w:rPr>
          <w:rFonts w:ascii="Arial" w:hAnsi="Arial" w:cs="Arial"/>
          <w:noProof/>
          <w:szCs w:val="24"/>
        </w:rPr>
        <w:t xml:space="preserve">УО </w:t>
      </w:r>
      <w:r>
        <w:rPr>
          <w:rFonts w:ascii="Arial" w:hAnsi="Arial" w:cs="Arial"/>
          <w:noProof/>
          <w:szCs w:val="24"/>
        </w:rPr>
        <w:t>проверяет перечень операций и при необходимости устанавливает операциям заказа признак «Опасные работы», если работы опасные, но признак не был присвоен ранее</w:t>
      </w:r>
      <w:ins w:id="439" w:author="Попова Дарья" w:date="2020-07-24T11:55:00Z">
        <w:r w:rsidR="00A736EE">
          <w:rPr>
            <w:rFonts w:ascii="Arial" w:hAnsi="Arial" w:cs="Arial"/>
            <w:noProof/>
            <w:szCs w:val="24"/>
          </w:rPr>
          <w:t xml:space="preserve">, для сетевых графиков установка дополнительного статуса не требуется. </w:t>
        </w:r>
      </w:ins>
      <w:del w:id="440" w:author="Попова Дарья" w:date="2020-07-24T11:55:00Z">
        <w:r w:rsidDel="00A736EE">
          <w:rPr>
            <w:rFonts w:ascii="Arial" w:hAnsi="Arial" w:cs="Arial"/>
            <w:noProof/>
            <w:szCs w:val="24"/>
          </w:rPr>
          <w:delText xml:space="preserve">. </w:delText>
        </w:r>
      </w:del>
      <w:r w:rsidR="009E28A6">
        <w:rPr>
          <w:rFonts w:ascii="Arial" w:hAnsi="Arial" w:cs="Arial"/>
          <w:noProof/>
          <w:szCs w:val="24"/>
        </w:rPr>
        <w:t xml:space="preserve">Если хотя бы в одной запланированной для выполнения операции заказа ТОРО присутствует признак «Опасные работы», то необходимо распечатать и </w:t>
      </w:r>
      <w:r w:rsidR="00B31DC5">
        <w:rPr>
          <w:rFonts w:ascii="Arial" w:hAnsi="Arial" w:cs="Arial"/>
          <w:noProof/>
          <w:szCs w:val="24"/>
        </w:rPr>
        <w:t>согласовать наряд-допуск.</w:t>
      </w:r>
      <w:bookmarkStart w:id="441" w:name="OLE_LINK89"/>
      <w:bookmarkStart w:id="442" w:name="OLE_LINK90"/>
      <w:bookmarkStart w:id="443" w:name="OLE_LINK91"/>
      <w:bookmarkStart w:id="444" w:name="OLE_LINK92"/>
      <w:bookmarkStart w:id="445" w:name="OLE_LINK93"/>
    </w:p>
    <w:p w14:paraId="2A1BC3CA" w14:textId="24224A8E" w:rsidR="00B31DC5" w:rsidRDefault="00895950" w:rsidP="00B31DC5">
      <w:pPr>
        <w:spacing w:after="240" w:line="276" w:lineRule="auto"/>
        <w:ind w:firstLine="567"/>
        <w:rPr>
          <w:rFonts w:ascii="Arial" w:hAnsi="Arial" w:cs="Arial"/>
          <w:color w:val="000000" w:themeColor="text1"/>
        </w:rPr>
      </w:pPr>
      <w:r>
        <w:rPr>
          <w:rFonts w:ascii="Arial" w:hAnsi="Arial" w:cs="Arial"/>
          <w:noProof/>
          <w:szCs w:val="24"/>
        </w:rPr>
        <w:t>Инженер ТОиР</w:t>
      </w:r>
      <w:r w:rsidR="00875722">
        <w:rPr>
          <w:rFonts w:ascii="Arial" w:hAnsi="Arial" w:cs="Arial"/>
          <w:noProof/>
          <w:szCs w:val="24"/>
        </w:rPr>
        <w:t xml:space="preserve"> УО </w:t>
      </w:r>
      <w:r w:rsidR="00B31DC5" w:rsidRPr="00646D78">
        <w:rPr>
          <w:rFonts w:ascii="Arial" w:hAnsi="Arial" w:cs="Arial"/>
          <w:color w:val="000000" w:themeColor="text1"/>
        </w:rPr>
        <w:t>необходимо убедиться, что предварительно в заказ ТОиР внесены данные ЕО/ТМ, где планируется выполнение работ; заказу присвоена технологическая карта с перечнем необходимых операций (видов работ).</w:t>
      </w:r>
    </w:p>
    <w:p w14:paraId="0491AE05" w14:textId="221B24CE" w:rsidR="000E6AB5" w:rsidRPr="00AA40C7" w:rsidRDefault="000E6AB5" w:rsidP="00B31DC5">
      <w:pPr>
        <w:spacing w:after="240" w:line="276" w:lineRule="auto"/>
        <w:ind w:firstLine="567"/>
        <w:rPr>
          <w:rFonts w:ascii="Arial" w:hAnsi="Arial" w:cs="Arial"/>
          <w:color w:val="000000" w:themeColor="text1"/>
        </w:rPr>
      </w:pPr>
      <w:r>
        <w:rPr>
          <w:rFonts w:ascii="Arial" w:hAnsi="Arial" w:cs="Arial"/>
          <w:color w:val="000000" w:themeColor="text1"/>
        </w:rPr>
        <w:t xml:space="preserve">Для контроля </w:t>
      </w:r>
      <w:r w:rsidR="00AA40C7">
        <w:rPr>
          <w:rFonts w:ascii="Arial" w:hAnsi="Arial" w:cs="Arial"/>
          <w:color w:val="000000" w:themeColor="text1"/>
        </w:rPr>
        <w:t xml:space="preserve">печати наряда-допуска может использоваться отчет (разработка </w:t>
      </w:r>
      <w:r w:rsidR="00AA40C7">
        <w:rPr>
          <w:rFonts w:ascii="Arial" w:hAnsi="Arial" w:cs="Arial"/>
          <w:color w:val="000000" w:themeColor="text1"/>
          <w:lang w:val="en-US"/>
        </w:rPr>
        <w:t>PM</w:t>
      </w:r>
      <w:r w:rsidR="00AA40C7" w:rsidRPr="00AA40C7">
        <w:rPr>
          <w:rFonts w:ascii="Arial" w:hAnsi="Arial" w:cs="Arial"/>
          <w:color w:val="000000" w:themeColor="text1"/>
        </w:rPr>
        <w:t xml:space="preserve">08, </w:t>
      </w:r>
      <w:r w:rsidR="00142742">
        <w:rPr>
          <w:rFonts w:ascii="Arial" w:hAnsi="Arial" w:cs="Arial"/>
          <w:color w:val="000000" w:themeColor="text1"/>
        </w:rPr>
        <w:t>описанная в</w:t>
      </w:r>
      <w:r w:rsidR="00142742">
        <w:rPr>
          <w:rFonts w:ascii="Arial" w:hAnsi="Arial" w:cs="Arial"/>
          <w:szCs w:val="24"/>
        </w:rPr>
        <w:t xml:space="preserve"> разделе</w:t>
      </w:r>
      <w:r w:rsidR="00142742" w:rsidRPr="00BF2188">
        <w:rPr>
          <w:rFonts w:ascii="Arial" w:hAnsi="Arial" w:cs="Arial"/>
          <w:szCs w:val="24"/>
        </w:rPr>
        <w:t xml:space="preserve"> </w:t>
      </w:r>
      <w:r w:rsidR="00142742">
        <w:rPr>
          <w:rFonts w:ascii="Arial" w:hAnsi="Arial" w:cs="Arial"/>
          <w:szCs w:val="24"/>
        </w:rPr>
        <w:t>5.10</w:t>
      </w:r>
      <w:r w:rsidR="00142742" w:rsidRPr="00BF2188">
        <w:rPr>
          <w:rFonts w:ascii="Arial" w:hAnsi="Arial" w:cs="Arial"/>
          <w:szCs w:val="24"/>
        </w:rPr>
        <w:t xml:space="preserve">.7.5 </w:t>
      </w:r>
      <w:r w:rsidR="00AA40C7">
        <w:rPr>
          <w:rFonts w:ascii="Arial" w:hAnsi="Arial" w:cs="Arial"/>
          <w:color w:val="000000" w:themeColor="text1"/>
        </w:rPr>
        <w:t xml:space="preserve">КД </w:t>
      </w:r>
      <w:del w:id="446" w:author="Владимир Лаут" w:date="2021-03-11T12:52:00Z">
        <w:r w:rsidR="00AC0CCB" w:rsidDel="00E0291E">
          <w:rPr>
            <w:rFonts w:ascii="Arial" w:hAnsi="Arial" w:cs="Arial"/>
            <w:color w:val="000000" w:themeColor="text1"/>
            <w:lang w:val="en-US"/>
          </w:rPr>
          <w:delText>ERP</w:delText>
        </w:r>
        <w:r w:rsidR="00AC0CCB" w:rsidRPr="002008C6" w:rsidDel="00E0291E">
          <w:rPr>
            <w:rFonts w:ascii="Arial" w:hAnsi="Arial" w:cs="Arial"/>
            <w:color w:val="000000" w:themeColor="text1"/>
          </w:rPr>
          <w:delText>.9.9.2</w:delText>
        </w:r>
      </w:del>
      <w:ins w:id="447" w:author="Владимир Лаут" w:date="2021-03-11T12:52:00Z">
        <w:r w:rsidR="00E0291E">
          <w:rPr>
            <w:rFonts w:ascii="Arial" w:hAnsi="Arial" w:cs="Arial"/>
            <w:color w:val="000000" w:themeColor="text1"/>
            <w:lang w:val="en-US"/>
          </w:rPr>
          <w:t>ERP</w:t>
        </w:r>
        <w:r w:rsidR="00E0291E" w:rsidRPr="00E0291E">
          <w:rPr>
            <w:rFonts w:ascii="Arial" w:hAnsi="Arial" w:cs="Arial"/>
            <w:color w:val="000000" w:themeColor="text1"/>
            <w:rPrChange w:id="448" w:author="Владимир Лаут" w:date="2021-03-11T12:52:00Z">
              <w:rPr>
                <w:rFonts w:ascii="Arial" w:hAnsi="Arial" w:cs="Arial"/>
                <w:color w:val="000000" w:themeColor="text1"/>
                <w:lang w:val="en-US"/>
              </w:rPr>
            </w:rPrChange>
          </w:rPr>
          <w:t>.13.9.2</w:t>
        </w:r>
      </w:ins>
      <w:r w:rsidR="007334C2" w:rsidRPr="002008C6">
        <w:rPr>
          <w:rFonts w:ascii="Arial" w:hAnsi="Arial" w:cs="Arial"/>
          <w:color w:val="000000" w:themeColor="text1"/>
        </w:rPr>
        <w:t>_</w:t>
      </w:r>
      <w:r w:rsidR="00AA40C7" w:rsidRPr="00AA40C7">
        <w:rPr>
          <w:rFonts w:ascii="Arial" w:hAnsi="Arial" w:cs="Arial"/>
          <w:color w:val="000000" w:themeColor="text1"/>
        </w:rPr>
        <w:t>52_</w:t>
      </w:r>
      <w:r w:rsidR="00AA40C7">
        <w:rPr>
          <w:rFonts w:ascii="Arial" w:hAnsi="Arial" w:cs="Arial"/>
          <w:color w:val="000000" w:themeColor="text1"/>
          <w:lang w:val="en-US"/>
        </w:rPr>
        <w:t>PM</w:t>
      </w:r>
      <w:r w:rsidR="00AA40C7" w:rsidRPr="00AA40C7">
        <w:rPr>
          <w:rFonts w:ascii="Arial" w:hAnsi="Arial" w:cs="Arial"/>
          <w:color w:val="000000" w:themeColor="text1"/>
        </w:rPr>
        <w:t>_</w:t>
      </w:r>
      <w:r w:rsidR="00AA40C7">
        <w:rPr>
          <w:rFonts w:ascii="Arial" w:hAnsi="Arial" w:cs="Arial"/>
          <w:color w:val="000000" w:themeColor="text1"/>
        </w:rPr>
        <w:t>КД_Годовое планирование воздействий на ПА), в котором возможно отображение признака «Опасные работы» и признак факта печати наряда-допуска.</w:t>
      </w:r>
    </w:p>
    <w:p w14:paraId="0632DA5A" w14:textId="21E0C72E" w:rsidR="00B31DC5" w:rsidRPr="00646D78" w:rsidRDefault="00895950" w:rsidP="00B31DC5">
      <w:pPr>
        <w:spacing w:after="240" w:line="276" w:lineRule="auto"/>
        <w:ind w:firstLine="567"/>
        <w:rPr>
          <w:rFonts w:ascii="Arial" w:hAnsi="Arial" w:cs="Arial"/>
          <w:color w:val="000000" w:themeColor="text1"/>
        </w:rPr>
      </w:pPr>
      <w:r>
        <w:rPr>
          <w:rFonts w:ascii="Arial" w:hAnsi="Arial" w:cs="Arial"/>
          <w:noProof/>
          <w:szCs w:val="24"/>
        </w:rPr>
        <w:t>Инженер ТОиР</w:t>
      </w:r>
      <w:r w:rsidR="00875722">
        <w:rPr>
          <w:rFonts w:ascii="Arial" w:hAnsi="Arial" w:cs="Arial"/>
          <w:noProof/>
          <w:szCs w:val="24"/>
        </w:rPr>
        <w:t xml:space="preserve"> УО </w:t>
      </w:r>
      <w:bookmarkEnd w:id="441"/>
      <w:bookmarkEnd w:id="442"/>
      <w:bookmarkEnd w:id="443"/>
      <w:bookmarkEnd w:id="444"/>
      <w:bookmarkEnd w:id="445"/>
      <w:r w:rsidR="00B31DC5" w:rsidRPr="00646D78">
        <w:rPr>
          <w:rFonts w:ascii="Arial" w:hAnsi="Arial" w:cs="Arial"/>
          <w:color w:val="000000" w:themeColor="text1"/>
        </w:rPr>
        <w:t>назначает членов бригады и лиц, допускающих/</w:t>
      </w:r>
      <w:r>
        <w:rPr>
          <w:rFonts w:ascii="Arial" w:hAnsi="Arial" w:cs="Arial"/>
          <w:color w:val="000000" w:themeColor="text1"/>
        </w:rPr>
        <w:t xml:space="preserve"> </w:t>
      </w:r>
      <w:r w:rsidR="00B31DC5" w:rsidRPr="00646D78">
        <w:rPr>
          <w:rFonts w:ascii="Arial" w:hAnsi="Arial" w:cs="Arial"/>
          <w:color w:val="000000" w:themeColor="text1"/>
        </w:rPr>
        <w:t>контролирующих/</w:t>
      </w:r>
      <w:r>
        <w:rPr>
          <w:rFonts w:ascii="Arial" w:hAnsi="Arial" w:cs="Arial"/>
          <w:color w:val="000000" w:themeColor="text1"/>
        </w:rPr>
        <w:t xml:space="preserve"> </w:t>
      </w:r>
      <w:r w:rsidR="00B31DC5" w:rsidRPr="00646D78">
        <w:rPr>
          <w:rFonts w:ascii="Arial" w:hAnsi="Arial" w:cs="Arial"/>
          <w:color w:val="000000" w:themeColor="text1"/>
        </w:rPr>
        <w:t>обеспечивающих меры безопасности при проведении работ.</w:t>
      </w:r>
    </w:p>
    <w:p w14:paraId="67EF6A7C" w14:textId="2BEA79CB" w:rsidR="00B31DC5" w:rsidRPr="00B5622B" w:rsidRDefault="00B31DC5" w:rsidP="00B31DC5">
      <w:pPr>
        <w:spacing w:after="240" w:line="276" w:lineRule="auto"/>
        <w:ind w:firstLine="567"/>
        <w:rPr>
          <w:rFonts w:ascii="Arial" w:hAnsi="Arial" w:cs="Arial"/>
          <w:color w:val="000000" w:themeColor="text1"/>
        </w:rPr>
      </w:pPr>
      <w:r w:rsidRPr="00646D78">
        <w:rPr>
          <w:rFonts w:ascii="Arial" w:hAnsi="Arial" w:cs="Arial"/>
          <w:color w:val="000000" w:themeColor="text1"/>
        </w:rPr>
        <w:t>Заказ ТОиР</w:t>
      </w:r>
      <w:ins w:id="449" w:author="Попова Дарья" w:date="2020-07-24T11:55:00Z">
        <w:r w:rsidR="00A736EE">
          <w:rPr>
            <w:rFonts w:ascii="Arial" w:hAnsi="Arial" w:cs="Arial"/>
            <w:color w:val="000000" w:themeColor="text1"/>
          </w:rPr>
          <w:t xml:space="preserve"> или сетевой график</w:t>
        </w:r>
      </w:ins>
      <w:r w:rsidRPr="00646D78">
        <w:rPr>
          <w:rFonts w:ascii="Arial" w:hAnsi="Arial" w:cs="Arial"/>
          <w:color w:val="000000" w:themeColor="text1"/>
        </w:rPr>
        <w:t xml:space="preserve"> содержит перечень специальностей персонала с указанием необходимой квалификации (с учетом разрядности). Объект «Степень квалификации» используется для конкретизации нормативной профессии и </w:t>
      </w:r>
      <w:r w:rsidRPr="00646D78">
        <w:rPr>
          <w:rFonts w:ascii="Arial" w:hAnsi="Arial" w:cs="Arial"/>
          <w:color w:val="000000" w:themeColor="text1"/>
        </w:rPr>
        <w:lastRenderedPageBreak/>
        <w:t xml:space="preserve">квалификационного разряда исполнителей работ по ТОиР и сопоставления данной информации с </w:t>
      </w:r>
      <w:r w:rsidR="00B5622B">
        <w:rPr>
          <w:rFonts w:ascii="Arial" w:hAnsi="Arial" w:cs="Arial"/>
          <w:color w:val="000000" w:themeColor="text1"/>
        </w:rPr>
        <w:t>автоматизированной системой управления персоналом (АСУП)</w:t>
      </w:r>
      <w:r w:rsidR="00472A31">
        <w:rPr>
          <w:rFonts w:ascii="Arial" w:hAnsi="Arial" w:cs="Arial"/>
          <w:color w:val="000000" w:themeColor="text1"/>
        </w:rPr>
        <w:t>.</w:t>
      </w:r>
      <w:r w:rsidR="00B5622B">
        <w:rPr>
          <w:rFonts w:ascii="Arial" w:hAnsi="Arial" w:cs="Arial"/>
          <w:color w:val="000000" w:themeColor="text1"/>
        </w:rPr>
        <w:t xml:space="preserve"> Принципы интеграции систем АСУП и </w:t>
      </w:r>
      <w:r w:rsidR="00B5622B">
        <w:rPr>
          <w:rFonts w:ascii="Arial" w:hAnsi="Arial" w:cs="Arial"/>
          <w:color w:val="000000" w:themeColor="text1"/>
          <w:lang w:val="en-US"/>
        </w:rPr>
        <w:t>SAP</w:t>
      </w:r>
      <w:r w:rsidR="00B5622B" w:rsidRPr="00B5622B">
        <w:rPr>
          <w:rFonts w:ascii="Arial" w:hAnsi="Arial" w:cs="Arial"/>
          <w:color w:val="000000" w:themeColor="text1"/>
        </w:rPr>
        <w:t xml:space="preserve"> </w:t>
      </w:r>
      <w:r w:rsidR="00B5622B">
        <w:rPr>
          <w:rFonts w:ascii="Arial" w:hAnsi="Arial" w:cs="Arial"/>
          <w:color w:val="000000" w:themeColor="text1"/>
          <w:lang w:val="en-US"/>
        </w:rPr>
        <w:t>S</w:t>
      </w:r>
      <w:r w:rsidR="00B5622B" w:rsidRPr="00B5622B">
        <w:rPr>
          <w:rFonts w:ascii="Arial" w:hAnsi="Arial" w:cs="Arial"/>
          <w:color w:val="000000" w:themeColor="text1"/>
        </w:rPr>
        <w:t>/4</w:t>
      </w:r>
      <w:r w:rsidR="00B5622B">
        <w:rPr>
          <w:rFonts w:ascii="Arial" w:hAnsi="Arial" w:cs="Arial"/>
          <w:color w:val="000000" w:themeColor="text1"/>
          <w:lang w:val="en-US"/>
        </w:rPr>
        <w:t>HANA</w:t>
      </w:r>
      <w:r w:rsidR="00B5622B" w:rsidRPr="00B5622B">
        <w:rPr>
          <w:rFonts w:ascii="Arial" w:hAnsi="Arial" w:cs="Arial"/>
          <w:color w:val="000000" w:themeColor="text1"/>
        </w:rPr>
        <w:t xml:space="preserve"> </w:t>
      </w:r>
      <w:r w:rsidR="00B5622B">
        <w:rPr>
          <w:rFonts w:ascii="Arial" w:hAnsi="Arial" w:cs="Arial"/>
          <w:color w:val="000000" w:themeColor="text1"/>
        </w:rPr>
        <w:t xml:space="preserve">описаны в Соглашении об интеграции </w:t>
      </w:r>
      <w:r w:rsidR="00B5622B" w:rsidRPr="00B5622B">
        <w:rPr>
          <w:rFonts w:ascii="Arial" w:hAnsi="Arial" w:cs="Arial"/>
          <w:color w:val="000000" w:themeColor="text1"/>
        </w:rPr>
        <w:t>ERP.5.6.3_INT_Соглашение об и</w:t>
      </w:r>
      <w:r w:rsidR="00B5622B">
        <w:rPr>
          <w:rFonts w:ascii="Arial" w:hAnsi="Arial" w:cs="Arial"/>
          <w:color w:val="000000" w:themeColor="text1"/>
        </w:rPr>
        <w:t>нтеграции_межсистемная_АСУП.</w:t>
      </w:r>
    </w:p>
    <w:p w14:paraId="66D5154D" w14:textId="3F293079" w:rsidR="00B31DC5" w:rsidRPr="00646D78" w:rsidRDefault="00B31DC5" w:rsidP="00B31DC5">
      <w:pPr>
        <w:spacing w:after="240" w:line="276" w:lineRule="auto"/>
        <w:ind w:firstLine="567"/>
        <w:rPr>
          <w:rFonts w:ascii="Arial" w:hAnsi="Arial" w:cs="Arial"/>
          <w:color w:val="000000" w:themeColor="text1"/>
        </w:rPr>
      </w:pPr>
      <w:r w:rsidRPr="00646D78">
        <w:rPr>
          <w:rFonts w:ascii="Arial" w:hAnsi="Arial" w:cs="Arial"/>
          <w:color w:val="000000" w:themeColor="text1"/>
        </w:rPr>
        <w:t>В разделе «Квалификации» заказа ТОиР</w:t>
      </w:r>
      <w:ins w:id="450" w:author="Попова Дарья" w:date="2020-07-24T11:56:00Z">
        <w:r w:rsidR="00A736EE">
          <w:rPr>
            <w:rFonts w:ascii="Arial" w:hAnsi="Arial" w:cs="Arial"/>
            <w:color w:val="000000" w:themeColor="text1"/>
          </w:rPr>
          <w:t xml:space="preserve"> или сетевого графика</w:t>
        </w:r>
      </w:ins>
      <w:r w:rsidRPr="00646D78">
        <w:rPr>
          <w:rFonts w:ascii="Arial" w:hAnsi="Arial" w:cs="Arial"/>
          <w:color w:val="000000" w:themeColor="text1"/>
        </w:rPr>
        <w:t xml:space="preserve"> можно создать профиль требований для описания дополнительных квалификационных требований операции для мероприятия или планового мероприятия.</w:t>
      </w:r>
    </w:p>
    <w:p w14:paraId="179F0749" w14:textId="1AC5CA3A" w:rsidR="00B31DC5" w:rsidRPr="00646D78" w:rsidRDefault="00B31DC5" w:rsidP="00B31DC5">
      <w:pPr>
        <w:spacing w:after="240" w:line="276" w:lineRule="auto"/>
        <w:ind w:firstLine="567"/>
        <w:rPr>
          <w:rFonts w:ascii="Arial" w:hAnsi="Arial" w:cs="Arial"/>
          <w:color w:val="000000" w:themeColor="text1"/>
        </w:rPr>
      </w:pPr>
      <w:r w:rsidRPr="00646D78">
        <w:rPr>
          <w:rFonts w:ascii="Arial" w:hAnsi="Arial" w:cs="Arial"/>
          <w:color w:val="000000" w:themeColor="text1"/>
        </w:rPr>
        <w:t>Назначение членов бригады позволит автоматически проверить требования к лицам, указанным в наряде-допуске: соответствие квалификации исполнителей порученной работе, наличие необходимой аттестации для работы с оборудованием</w:t>
      </w:r>
      <w:ins w:id="451" w:author="Попова Дарья" w:date="2020-07-24T12:04:00Z">
        <w:r w:rsidR="00B06826">
          <w:rPr>
            <w:rFonts w:ascii="Arial" w:hAnsi="Arial" w:cs="Arial"/>
            <w:color w:val="000000" w:themeColor="text1"/>
          </w:rPr>
          <w:t>/ ЗиС</w:t>
        </w:r>
      </w:ins>
      <w:r w:rsidRPr="00646D78">
        <w:rPr>
          <w:rFonts w:ascii="Arial" w:hAnsi="Arial" w:cs="Arial"/>
          <w:color w:val="000000" w:themeColor="text1"/>
        </w:rPr>
        <w:t xml:space="preserve">/в местах повышенной опасности или для выполнения видов работ (например, работы на высоте). Проверка позволяет сформировать список сотрудников, имеющих необходимую квалификацию, при выборе соответствующего справочника персонала. При этом в отображаемый список не включаются лица без аттестации (не отображаются при выборе). </w:t>
      </w:r>
    </w:p>
    <w:p w14:paraId="26E9A215" w14:textId="0928F2AB" w:rsidR="009E28A6" w:rsidRPr="0091036F" w:rsidRDefault="009E28A6" w:rsidP="009E28A6">
      <w:pPr>
        <w:suppressAutoHyphens/>
        <w:spacing w:after="240" w:line="276" w:lineRule="auto"/>
        <w:ind w:firstLine="567"/>
        <w:rPr>
          <w:rFonts w:ascii="Arial" w:hAnsi="Arial" w:cs="Arial"/>
          <w:noProof/>
          <w:szCs w:val="24"/>
        </w:rPr>
      </w:pPr>
      <w:r w:rsidRPr="00B14753">
        <w:rPr>
          <w:rFonts w:ascii="Arial" w:hAnsi="Arial" w:cs="Arial"/>
        </w:rPr>
        <w:t xml:space="preserve">Процедура </w:t>
      </w:r>
      <w:r>
        <w:rPr>
          <w:rFonts w:ascii="Arial" w:hAnsi="Arial" w:cs="Arial"/>
        </w:rPr>
        <w:t xml:space="preserve">печати и выдачи наряда-допуска описана в КД </w:t>
      </w:r>
      <w:del w:id="452" w:author="Владимир Лаут" w:date="2021-03-11T12:52:00Z">
        <w:r w:rsidR="00AC0CCB" w:rsidDel="00E0291E">
          <w:rPr>
            <w:rFonts w:ascii="Arial" w:hAnsi="Arial" w:cs="Arial"/>
          </w:rPr>
          <w:delText>ERP.9.9.2</w:delText>
        </w:r>
      </w:del>
      <w:ins w:id="453" w:author="Владимир Лаут" w:date="2021-03-11T12:52:00Z">
        <w:r w:rsidR="00E0291E">
          <w:rPr>
            <w:rFonts w:ascii="Arial" w:hAnsi="Arial" w:cs="Arial"/>
          </w:rPr>
          <w:t>ERP.13.9.2</w:t>
        </w:r>
      </w:ins>
      <w:r w:rsidR="007334C2">
        <w:rPr>
          <w:rFonts w:ascii="Arial" w:hAnsi="Arial" w:cs="Arial"/>
        </w:rPr>
        <w:t>_</w:t>
      </w:r>
      <w:r w:rsidRPr="0081116A">
        <w:rPr>
          <w:rFonts w:ascii="Arial" w:hAnsi="Arial" w:cs="Arial"/>
        </w:rPr>
        <w:t>46_EH</w:t>
      </w:r>
      <w:r>
        <w:rPr>
          <w:rFonts w:ascii="Arial" w:hAnsi="Arial" w:cs="Arial"/>
        </w:rPr>
        <w:t>S_КД по направлению ОТПБиЭ.</w:t>
      </w:r>
    </w:p>
    <w:p w14:paraId="6BFBCB61" w14:textId="77777777" w:rsidR="009E28A6" w:rsidRPr="00B14753" w:rsidRDefault="009E28A6" w:rsidP="009E28A6">
      <w:pPr>
        <w:suppressAutoHyphens/>
        <w:spacing w:after="240" w:line="276" w:lineRule="auto"/>
        <w:ind w:firstLine="567"/>
        <w:rPr>
          <w:rFonts w:ascii="Arial" w:hAnsi="Arial" w:cs="Arial"/>
        </w:rPr>
      </w:pPr>
      <w:r>
        <w:rPr>
          <w:rFonts w:ascii="Arial" w:hAnsi="Arial" w:cs="Arial"/>
        </w:rPr>
        <w:t>Описание признака «Опасные работы» приведено в разделе 5.10 «Особенности технической реализации».</w:t>
      </w:r>
    </w:p>
    <w:p w14:paraId="35B63A94" w14:textId="77777777" w:rsidR="009E28A6" w:rsidRPr="00B14753" w:rsidRDefault="009E28A6" w:rsidP="009E28A6">
      <w:pPr>
        <w:suppressAutoHyphens/>
        <w:spacing w:after="240" w:line="276" w:lineRule="auto"/>
        <w:ind w:firstLine="567"/>
        <w:rPr>
          <w:rFonts w:ascii="Arial" w:hAnsi="Arial" w:cs="Arial"/>
          <w:noProof/>
          <w:szCs w:val="24"/>
        </w:rPr>
      </w:pPr>
      <w:r w:rsidRPr="00B14753">
        <w:rPr>
          <w:rFonts w:ascii="Arial" w:hAnsi="Arial" w:cs="Arial"/>
          <w:noProof/>
          <w:szCs w:val="24"/>
        </w:rPr>
        <w:t xml:space="preserve">Если оформление наряда-допуска не требуется, то осуществляется переход к шагу </w:t>
      </w:r>
      <w:r>
        <w:rPr>
          <w:rFonts w:ascii="Arial" w:hAnsi="Arial" w:cs="Arial"/>
          <w:noProof/>
          <w:szCs w:val="24"/>
        </w:rPr>
        <w:t xml:space="preserve">процесса </w:t>
      </w:r>
      <w:r w:rsidRPr="00B14753">
        <w:rPr>
          <w:rFonts w:ascii="Arial" w:hAnsi="Arial" w:cs="Arial"/>
          <w:noProof/>
          <w:szCs w:val="24"/>
        </w:rPr>
        <w:t>20 без оформления Запроса на создание наряда-допуск.</w:t>
      </w:r>
    </w:p>
    <w:p w14:paraId="2AF220CD" w14:textId="7CB01FDC" w:rsidR="009E28A6" w:rsidRPr="000259F5" w:rsidRDefault="009E28A6">
      <w:pPr>
        <w:pStyle w:val="4"/>
        <w:rPr>
          <w:noProof/>
        </w:rPr>
        <w:pPrChange w:id="454" w:author="Попова Дарья" w:date="2020-07-24T14:43:00Z">
          <w:pPr>
            <w:pStyle w:val="afff7"/>
          </w:pPr>
        </w:pPrChange>
      </w:pPr>
      <w:bookmarkStart w:id="455" w:name="_Toc38890310"/>
      <w:del w:id="456" w:author="Попова Дарья" w:date="2020-07-24T14:43:00Z">
        <w:r w:rsidDel="002D2E77">
          <w:delText xml:space="preserve">5.2.1.2 </w:delText>
        </w:r>
      </w:del>
      <w:r w:rsidRPr="000259F5">
        <w:rPr>
          <w:noProof/>
        </w:rPr>
        <w:t>Шаг процесса 20. Ежесменное планирование работ, выдача заданий на мобильные устройства</w:t>
      </w:r>
      <w:bookmarkEnd w:id="455"/>
    </w:p>
    <w:p w14:paraId="25E11491" w14:textId="59C18411" w:rsidR="009E28A6" w:rsidRPr="00561055" w:rsidRDefault="009E28A6" w:rsidP="00991D27">
      <w:pPr>
        <w:pStyle w:val="bbb"/>
        <w:suppressAutoHyphens/>
        <w:spacing w:after="240" w:line="276" w:lineRule="auto"/>
        <w:ind w:firstLine="567"/>
        <w:jc w:val="both"/>
        <w:rPr>
          <w:sz w:val="24"/>
          <w:szCs w:val="24"/>
        </w:rPr>
      </w:pPr>
      <w:r w:rsidRPr="00561055">
        <w:rPr>
          <w:sz w:val="24"/>
          <w:szCs w:val="24"/>
        </w:rPr>
        <w:t xml:space="preserve">На вход в процесс поступает утвержденный в недельном плане-графике заказ ТОРО (пользовательский </w:t>
      </w:r>
      <w:r w:rsidRPr="00D203DD">
        <w:rPr>
          <w:sz w:val="24"/>
          <w:szCs w:val="24"/>
        </w:rPr>
        <w:t>статус заказа ТОРО УТВН - Утвержден в недельном плане-графике</w:t>
      </w:r>
      <w:r>
        <w:rPr>
          <w:sz w:val="24"/>
          <w:szCs w:val="24"/>
        </w:rPr>
        <w:t>)</w:t>
      </w:r>
      <w:ins w:id="457" w:author="Попова Дарья" w:date="2020-07-24T12:36:00Z">
        <w:r w:rsidR="001A277D">
          <w:rPr>
            <w:sz w:val="24"/>
            <w:szCs w:val="24"/>
          </w:rPr>
          <w:t xml:space="preserve"> или согласованный и деблокированный сетевой график </w:t>
        </w:r>
      </w:ins>
      <w:ins w:id="458" w:author="Попова Дарья" w:date="2020-07-24T12:37:00Z">
        <w:r w:rsidR="001A277D" w:rsidRPr="001A277D">
          <w:rPr>
            <w:sz w:val="24"/>
            <w:szCs w:val="24"/>
            <w:rPrChange w:id="459" w:author="Попова Дарья" w:date="2020-07-24T12:37:00Z">
              <w:rPr>
                <w:szCs w:val="24"/>
              </w:rPr>
            </w:rPrChange>
          </w:rPr>
          <w:t xml:space="preserve">(пользовательский статус ССПЛ - Согласовано старшим планировщиком </w:t>
        </w:r>
        <w:r w:rsidR="001A277D" w:rsidRPr="001A277D">
          <w:rPr>
            <w:sz w:val="24"/>
            <w:szCs w:val="24"/>
            <w:rPrChange w:id="460" w:author="Попова Дарья" w:date="2020-07-24T12:37:00Z">
              <w:rPr/>
            </w:rPrChange>
          </w:rPr>
          <w:t>ТОиР УО и системный статус ДЕБЛ - Деблокировано</w:t>
        </w:r>
        <w:r w:rsidR="001A277D" w:rsidRPr="001A277D">
          <w:rPr>
            <w:sz w:val="24"/>
            <w:szCs w:val="24"/>
            <w:rPrChange w:id="461" w:author="Попова Дарья" w:date="2020-07-24T12:37:00Z">
              <w:rPr>
                <w:szCs w:val="24"/>
              </w:rPr>
            </w:rPrChange>
          </w:rPr>
          <w:t>)</w:t>
        </w:r>
      </w:ins>
      <w:r>
        <w:rPr>
          <w:sz w:val="24"/>
          <w:szCs w:val="24"/>
        </w:rPr>
        <w:t>. При наличии опасных работ учитывается наличие</w:t>
      </w:r>
      <w:r w:rsidRPr="00D203DD">
        <w:rPr>
          <w:sz w:val="24"/>
          <w:szCs w:val="24"/>
        </w:rPr>
        <w:t xml:space="preserve"> наряд</w:t>
      </w:r>
      <w:r>
        <w:rPr>
          <w:sz w:val="24"/>
          <w:szCs w:val="24"/>
        </w:rPr>
        <w:t>а</w:t>
      </w:r>
      <w:r w:rsidRPr="00D203DD">
        <w:rPr>
          <w:sz w:val="24"/>
          <w:szCs w:val="24"/>
        </w:rPr>
        <w:t>-допуск</w:t>
      </w:r>
      <w:r>
        <w:rPr>
          <w:sz w:val="24"/>
          <w:szCs w:val="24"/>
        </w:rPr>
        <w:t>а, согласованного</w:t>
      </w:r>
      <w:r w:rsidRPr="00D203DD">
        <w:rPr>
          <w:sz w:val="24"/>
          <w:szCs w:val="24"/>
        </w:rPr>
        <w:t xml:space="preserve"> в рамках </w:t>
      </w:r>
      <w:r>
        <w:rPr>
          <w:sz w:val="24"/>
          <w:szCs w:val="24"/>
        </w:rPr>
        <w:t xml:space="preserve">выполнения смежного </w:t>
      </w:r>
      <w:r w:rsidRPr="00D203DD">
        <w:rPr>
          <w:sz w:val="24"/>
          <w:szCs w:val="24"/>
        </w:rPr>
        <w:t xml:space="preserve">процесса </w:t>
      </w:r>
      <w:r w:rsidRPr="00D203DD">
        <w:rPr>
          <w:noProof/>
          <w:sz w:val="24"/>
          <w:szCs w:val="24"/>
        </w:rPr>
        <w:t>ПП-11.03.01-</w:t>
      </w:r>
      <w:r w:rsidRPr="00D203DD">
        <w:rPr>
          <w:noProof/>
          <w:sz w:val="24"/>
          <w:szCs w:val="24"/>
          <w:lang w:val="en-US"/>
        </w:rPr>
        <w:t>ERP</w:t>
      </w:r>
      <w:r w:rsidRPr="00D203DD">
        <w:rPr>
          <w:noProof/>
          <w:sz w:val="24"/>
          <w:szCs w:val="24"/>
        </w:rPr>
        <w:t xml:space="preserve"> Обеспечение проведения работ повышенной опасности</w:t>
      </w:r>
      <w:r w:rsidR="00697274">
        <w:rPr>
          <w:noProof/>
          <w:sz w:val="24"/>
          <w:szCs w:val="24"/>
        </w:rPr>
        <w:t xml:space="preserve"> </w:t>
      </w:r>
      <w:r w:rsidR="00697274" w:rsidRPr="00697274">
        <w:rPr>
          <w:noProof/>
          <w:sz w:val="24"/>
          <w:szCs w:val="24"/>
        </w:rPr>
        <w:t>(пользовательский статус заказа ТОРО НДСГ - Наряд-допуск согласован)</w:t>
      </w:r>
      <w:r w:rsidRPr="00D203DD">
        <w:rPr>
          <w:sz w:val="24"/>
          <w:szCs w:val="24"/>
        </w:rPr>
        <w:t>.</w:t>
      </w:r>
    </w:p>
    <w:p w14:paraId="46DECC14" w14:textId="02F2373B" w:rsidR="009E28A6" w:rsidRDefault="009E28A6" w:rsidP="00991D27">
      <w:pPr>
        <w:pStyle w:val="bbb"/>
        <w:suppressAutoHyphens/>
        <w:spacing w:after="240"/>
        <w:ind w:firstLine="567"/>
        <w:jc w:val="both"/>
        <w:rPr>
          <w:sz w:val="24"/>
          <w:szCs w:val="24"/>
        </w:rPr>
      </w:pPr>
      <w:r w:rsidRPr="00B14753">
        <w:rPr>
          <w:sz w:val="24"/>
          <w:szCs w:val="24"/>
        </w:rPr>
        <w:t xml:space="preserve">Инженер ТОиР </w:t>
      </w:r>
      <w:r w:rsidR="00875722">
        <w:rPr>
          <w:sz w:val="24"/>
          <w:szCs w:val="24"/>
        </w:rPr>
        <w:t xml:space="preserve">УО </w:t>
      </w:r>
      <w:r>
        <w:rPr>
          <w:sz w:val="24"/>
          <w:szCs w:val="24"/>
        </w:rPr>
        <w:t>проверяет состав операций (</w:t>
      </w:r>
      <w:r w:rsidRPr="00B14753">
        <w:rPr>
          <w:sz w:val="24"/>
          <w:szCs w:val="24"/>
        </w:rPr>
        <w:t xml:space="preserve">отчет </w:t>
      </w:r>
      <w:r w:rsidRPr="00B14753">
        <w:rPr>
          <w:sz w:val="24"/>
          <w:szCs w:val="24"/>
          <w:lang w:val="en-US"/>
        </w:rPr>
        <w:t>IW</w:t>
      </w:r>
      <w:r>
        <w:rPr>
          <w:sz w:val="24"/>
          <w:szCs w:val="24"/>
        </w:rPr>
        <w:t xml:space="preserve">37 Изменение операций заказа </w:t>
      </w:r>
      <w:del w:id="462" w:author="Попова Дарья" w:date="2020-07-24T12:41:00Z">
        <w:r w:rsidDel="001A277D">
          <w:rPr>
            <w:sz w:val="24"/>
            <w:szCs w:val="24"/>
          </w:rPr>
          <w:delText xml:space="preserve">в системе </w:delText>
        </w:r>
        <w:r w:rsidDel="001A277D">
          <w:rPr>
            <w:sz w:val="24"/>
            <w:szCs w:val="24"/>
            <w:lang w:val="en-US"/>
          </w:rPr>
          <w:delText>SAP</w:delText>
        </w:r>
        <w:r w:rsidRPr="002E7A89" w:rsidDel="001A277D">
          <w:rPr>
            <w:sz w:val="24"/>
            <w:szCs w:val="24"/>
          </w:rPr>
          <w:delText xml:space="preserve"> </w:delText>
        </w:r>
        <w:r w:rsidDel="001A277D">
          <w:rPr>
            <w:sz w:val="24"/>
            <w:szCs w:val="24"/>
            <w:lang w:val="en-US"/>
          </w:rPr>
          <w:delText>S</w:delText>
        </w:r>
        <w:r w:rsidRPr="002E7A89" w:rsidDel="001A277D">
          <w:rPr>
            <w:sz w:val="24"/>
            <w:szCs w:val="24"/>
          </w:rPr>
          <w:delText>/4</w:delText>
        </w:r>
        <w:r w:rsidDel="001A277D">
          <w:rPr>
            <w:sz w:val="24"/>
            <w:szCs w:val="24"/>
            <w:lang w:val="en-US"/>
          </w:rPr>
          <w:delText>HANA</w:delText>
        </w:r>
      </w:del>
      <w:ins w:id="463" w:author="Попова Дарья" w:date="2020-07-24T12:41:00Z">
        <w:r w:rsidR="001A277D">
          <w:rPr>
            <w:sz w:val="24"/>
            <w:szCs w:val="24"/>
          </w:rPr>
          <w:t xml:space="preserve">или </w:t>
        </w:r>
        <w:r w:rsidR="001A277D">
          <w:rPr>
            <w:sz w:val="24"/>
            <w:szCs w:val="24"/>
            <w:lang w:val="en-US"/>
          </w:rPr>
          <w:t>CN</w:t>
        </w:r>
        <w:r w:rsidR="001A277D" w:rsidRPr="00E0291E">
          <w:rPr>
            <w:sz w:val="24"/>
            <w:szCs w:val="24"/>
            <w:rPrChange w:id="464" w:author="Владимир Лаут" w:date="2021-03-11T12:50:00Z">
              <w:rPr>
                <w:sz w:val="24"/>
                <w:szCs w:val="24"/>
                <w:lang w:val="en-US"/>
              </w:rPr>
            </w:rPrChange>
          </w:rPr>
          <w:t>47</w:t>
        </w:r>
        <w:r w:rsidR="001A277D">
          <w:rPr>
            <w:sz w:val="24"/>
            <w:szCs w:val="24"/>
            <w:lang w:val="en-US"/>
          </w:rPr>
          <w:t>N</w:t>
        </w:r>
      </w:ins>
      <w:ins w:id="465" w:author="Попова Дарья" w:date="2020-07-24T12:42:00Z">
        <w:r w:rsidR="001A277D" w:rsidRPr="00E0291E">
          <w:rPr>
            <w:sz w:val="24"/>
            <w:szCs w:val="24"/>
            <w:rPrChange w:id="466" w:author="Владимир Лаут" w:date="2021-03-11T12:50:00Z">
              <w:rPr>
                <w:sz w:val="24"/>
                <w:szCs w:val="24"/>
                <w:lang w:val="en-US"/>
              </w:rPr>
            </w:rPrChange>
          </w:rPr>
          <w:t xml:space="preserve"> </w:t>
        </w:r>
        <w:r w:rsidR="001A277D" w:rsidRPr="00E0291E">
          <w:rPr>
            <w:sz w:val="24"/>
            <w:szCs w:val="24"/>
            <w:rPrChange w:id="467" w:author="Владимир Лаут" w:date="2021-03-11T12:50:00Z">
              <w:rPr/>
            </w:rPrChange>
          </w:rPr>
          <w:t>Обзор: операции/ элементы</w:t>
        </w:r>
        <w:r w:rsidR="001A277D" w:rsidRPr="00E0291E">
          <w:rPr>
            <w:sz w:val="24"/>
            <w:szCs w:val="24"/>
            <w:rPrChange w:id="468" w:author="Владимир Лаут" w:date="2021-03-11T12:50:00Z">
              <w:rPr>
                <w:lang w:val="en-US"/>
              </w:rPr>
            </w:rPrChange>
          </w:rPr>
          <w:t xml:space="preserve"> </w:t>
        </w:r>
        <w:r w:rsidR="001A277D" w:rsidRPr="001A277D">
          <w:rPr>
            <w:sz w:val="24"/>
            <w:szCs w:val="24"/>
            <w:rPrChange w:id="469" w:author="Попова Дарья" w:date="2020-07-24T12:43:00Z">
              <w:rPr>
                <w:lang w:val="en-US"/>
              </w:rPr>
            </w:rPrChange>
          </w:rPr>
          <w:t>для сетевых графиков</w:t>
        </w:r>
      </w:ins>
      <w:r w:rsidRPr="00E0291E">
        <w:rPr>
          <w:sz w:val="24"/>
          <w:szCs w:val="24"/>
        </w:rPr>
        <w:t>) и наличие нарядов-допусков на опасные работы – согласованный печатный докум</w:t>
      </w:r>
      <w:r>
        <w:rPr>
          <w:sz w:val="24"/>
          <w:szCs w:val="24"/>
        </w:rPr>
        <w:t>ент</w:t>
      </w:r>
      <w:r w:rsidR="00E15853">
        <w:rPr>
          <w:sz w:val="24"/>
          <w:szCs w:val="24"/>
        </w:rPr>
        <w:t>.</w:t>
      </w:r>
      <w:r>
        <w:rPr>
          <w:sz w:val="24"/>
          <w:szCs w:val="24"/>
        </w:rPr>
        <w:t xml:space="preserve"> </w:t>
      </w:r>
      <w:r w:rsidR="00E15853">
        <w:rPr>
          <w:sz w:val="24"/>
          <w:szCs w:val="24"/>
        </w:rPr>
        <w:t>П</w:t>
      </w:r>
      <w:r>
        <w:rPr>
          <w:sz w:val="24"/>
          <w:szCs w:val="24"/>
        </w:rPr>
        <w:t>роцесс согласования наряда-допуска описан в КД</w:t>
      </w:r>
      <w:r w:rsidR="00875722">
        <w:rPr>
          <w:sz w:val="24"/>
          <w:szCs w:val="24"/>
        </w:rPr>
        <w:t xml:space="preserve"> </w:t>
      </w:r>
      <w:del w:id="470" w:author="Владимир Лаут" w:date="2021-03-11T12:52:00Z">
        <w:r w:rsidR="00AC0CCB" w:rsidDel="00E0291E">
          <w:rPr>
            <w:bCs/>
            <w:kern w:val="32"/>
            <w:sz w:val="24"/>
            <w:szCs w:val="24"/>
          </w:rPr>
          <w:delText>ERP.9.9.2</w:delText>
        </w:r>
      </w:del>
      <w:ins w:id="471" w:author="Владимир Лаут" w:date="2021-03-11T12:52:00Z">
        <w:r w:rsidR="00E0291E">
          <w:rPr>
            <w:bCs/>
            <w:kern w:val="32"/>
            <w:sz w:val="24"/>
            <w:szCs w:val="24"/>
          </w:rPr>
          <w:t>ERP.13.9.2</w:t>
        </w:r>
      </w:ins>
      <w:r w:rsidR="007334C2">
        <w:rPr>
          <w:bCs/>
          <w:kern w:val="32"/>
          <w:sz w:val="24"/>
          <w:szCs w:val="24"/>
        </w:rPr>
        <w:t>_</w:t>
      </w:r>
      <w:r w:rsidRPr="00004CB8">
        <w:rPr>
          <w:bCs/>
          <w:kern w:val="32"/>
          <w:sz w:val="24"/>
          <w:szCs w:val="24"/>
        </w:rPr>
        <w:t>46_EHS_КД по направлению ОТПБиЭ</w:t>
      </w:r>
      <w:r>
        <w:rPr>
          <w:sz w:val="24"/>
          <w:szCs w:val="24"/>
        </w:rPr>
        <w:t xml:space="preserve">. </w:t>
      </w:r>
    </w:p>
    <w:p w14:paraId="6C47E717" w14:textId="77777777" w:rsidR="009E28A6" w:rsidRPr="00B14753" w:rsidRDefault="009E28A6" w:rsidP="00991D27">
      <w:pPr>
        <w:pStyle w:val="bbb"/>
        <w:suppressAutoHyphens/>
        <w:spacing w:after="120" w:line="276" w:lineRule="auto"/>
        <w:ind w:firstLine="567"/>
        <w:jc w:val="both"/>
        <w:rPr>
          <w:sz w:val="24"/>
          <w:szCs w:val="24"/>
        </w:rPr>
      </w:pPr>
      <w:r w:rsidRPr="00B14753">
        <w:rPr>
          <w:sz w:val="24"/>
          <w:szCs w:val="24"/>
        </w:rPr>
        <w:t>В случае отсутствия замечаний выдает ежесменные задания на работы исполнителям, при этом:</w:t>
      </w:r>
    </w:p>
    <w:p w14:paraId="1D7956AB" w14:textId="77777777" w:rsidR="009E28A6" w:rsidRPr="00B14753" w:rsidRDefault="009E28A6" w:rsidP="00991D27">
      <w:pPr>
        <w:pStyle w:val="bbb"/>
        <w:suppressAutoHyphens/>
        <w:spacing w:after="120" w:line="276" w:lineRule="auto"/>
        <w:ind w:firstLine="567"/>
        <w:jc w:val="both"/>
        <w:rPr>
          <w:sz w:val="24"/>
          <w:szCs w:val="24"/>
        </w:rPr>
      </w:pPr>
      <w:r w:rsidRPr="00B14753">
        <w:rPr>
          <w:sz w:val="24"/>
          <w:szCs w:val="24"/>
        </w:rPr>
        <w:lastRenderedPageBreak/>
        <w:t xml:space="preserve">- данные в задании по работам и </w:t>
      </w:r>
      <w:r>
        <w:rPr>
          <w:sz w:val="24"/>
          <w:szCs w:val="24"/>
        </w:rPr>
        <w:t>МТР</w:t>
      </w:r>
      <w:r w:rsidRPr="00B14753">
        <w:rPr>
          <w:sz w:val="24"/>
          <w:szCs w:val="24"/>
        </w:rPr>
        <w:t xml:space="preserve"> формируются автоматически на основе данных Заказа </w:t>
      </w:r>
      <w:r>
        <w:rPr>
          <w:sz w:val="24"/>
          <w:szCs w:val="24"/>
        </w:rPr>
        <w:t xml:space="preserve">ТОРО </w:t>
      </w:r>
      <w:r w:rsidRPr="00B14753">
        <w:rPr>
          <w:sz w:val="24"/>
          <w:szCs w:val="24"/>
        </w:rPr>
        <w:t>и не доступны для ручной корректировки,</w:t>
      </w:r>
    </w:p>
    <w:p w14:paraId="52FE9498" w14:textId="77777777" w:rsidR="009E28A6" w:rsidRDefault="009E28A6" w:rsidP="00991D27">
      <w:pPr>
        <w:pStyle w:val="bbb"/>
        <w:suppressAutoHyphens/>
        <w:spacing w:after="120" w:line="276" w:lineRule="auto"/>
        <w:ind w:firstLine="567"/>
        <w:jc w:val="both"/>
        <w:rPr>
          <w:ins w:id="472" w:author="Попова Дарья" w:date="2020-07-24T14:15:00Z"/>
          <w:sz w:val="24"/>
          <w:szCs w:val="24"/>
        </w:rPr>
      </w:pPr>
      <w:r w:rsidRPr="00B14753">
        <w:rPr>
          <w:sz w:val="24"/>
          <w:szCs w:val="24"/>
        </w:rPr>
        <w:t xml:space="preserve">- печатаются все наряды-задания на день/сутки. </w:t>
      </w:r>
      <w:r>
        <w:rPr>
          <w:sz w:val="24"/>
          <w:szCs w:val="24"/>
        </w:rPr>
        <w:t xml:space="preserve">Массовая печать нарядов-заданий из заказов ТОРО возможна при помощи транзакции </w:t>
      </w:r>
      <w:r>
        <w:rPr>
          <w:sz w:val="24"/>
          <w:szCs w:val="24"/>
          <w:lang w:val="en-US"/>
        </w:rPr>
        <w:t>IW</w:t>
      </w:r>
      <w:r w:rsidRPr="00B24F5B">
        <w:rPr>
          <w:sz w:val="24"/>
          <w:szCs w:val="24"/>
        </w:rPr>
        <w:t xml:space="preserve">38 </w:t>
      </w:r>
      <w:r>
        <w:rPr>
          <w:sz w:val="24"/>
          <w:szCs w:val="24"/>
        </w:rPr>
        <w:t xml:space="preserve">Изменение заказов ТОРО. </w:t>
      </w:r>
      <w:r w:rsidRPr="00B14753">
        <w:rPr>
          <w:sz w:val="24"/>
          <w:szCs w:val="24"/>
        </w:rPr>
        <w:t xml:space="preserve">Ссылка на печатную форму наряда-задания приведена в разделе 5.8 Отчетность и выходные формы (код </w:t>
      </w:r>
      <w:r w:rsidRPr="00B14753">
        <w:rPr>
          <w:sz w:val="24"/>
          <w:szCs w:val="24"/>
          <w:lang w:val="en-US"/>
        </w:rPr>
        <w:t>PM</w:t>
      </w:r>
      <w:r>
        <w:rPr>
          <w:sz w:val="24"/>
          <w:szCs w:val="24"/>
        </w:rPr>
        <w:t>10 в реестре разработок),</w:t>
      </w:r>
    </w:p>
    <w:p w14:paraId="76258A36" w14:textId="047EEAAE" w:rsidR="00980E22" w:rsidRPr="00B14753" w:rsidRDefault="00980E22" w:rsidP="00991D27">
      <w:pPr>
        <w:pStyle w:val="bbb"/>
        <w:suppressAutoHyphens/>
        <w:spacing w:after="120" w:line="276" w:lineRule="auto"/>
        <w:ind w:firstLine="567"/>
        <w:jc w:val="both"/>
        <w:rPr>
          <w:sz w:val="24"/>
          <w:szCs w:val="24"/>
        </w:rPr>
      </w:pPr>
      <w:ins w:id="473" w:author="Попова Дарья" w:date="2020-07-24T14:15:00Z">
        <w:r>
          <w:rPr>
            <w:sz w:val="24"/>
            <w:szCs w:val="24"/>
          </w:rPr>
          <w:t>- на основании операций и МТР для сетевых</w:t>
        </w:r>
      </w:ins>
      <w:ins w:id="474" w:author="Попова Дарья" w:date="2020-07-24T14:16:00Z">
        <w:r>
          <w:rPr>
            <w:sz w:val="24"/>
            <w:szCs w:val="24"/>
          </w:rPr>
          <w:t xml:space="preserve"> </w:t>
        </w:r>
      </w:ins>
      <w:ins w:id="475" w:author="Попова Дарья" w:date="2020-07-24T14:15:00Z">
        <w:r>
          <w:rPr>
            <w:sz w:val="24"/>
            <w:szCs w:val="24"/>
          </w:rPr>
          <w:t xml:space="preserve">графиков </w:t>
        </w:r>
      </w:ins>
      <w:ins w:id="476" w:author="Попова Дарья" w:date="2020-07-24T14:16:00Z">
        <w:r>
          <w:rPr>
            <w:sz w:val="24"/>
            <w:szCs w:val="24"/>
          </w:rPr>
          <w:t>вручную формируются наряд-задания;</w:t>
        </w:r>
      </w:ins>
    </w:p>
    <w:p w14:paraId="0B976716" w14:textId="49C32F42" w:rsidR="009E28A6" w:rsidRDefault="009E28A6" w:rsidP="00991D27">
      <w:pPr>
        <w:pStyle w:val="bbb"/>
        <w:suppressAutoHyphens/>
        <w:spacing w:after="240" w:line="276" w:lineRule="auto"/>
        <w:ind w:firstLine="567"/>
        <w:jc w:val="both"/>
        <w:rPr>
          <w:sz w:val="24"/>
          <w:szCs w:val="24"/>
        </w:rPr>
      </w:pPr>
      <w:r w:rsidRPr="00B14753">
        <w:rPr>
          <w:sz w:val="24"/>
          <w:szCs w:val="24"/>
        </w:rPr>
        <w:t>- должны быть распределены все работы/заказы</w:t>
      </w:r>
      <w:ins w:id="477" w:author="Попова Дарья" w:date="2020-07-24T12:43:00Z">
        <w:r w:rsidR="001A277D">
          <w:rPr>
            <w:sz w:val="24"/>
            <w:szCs w:val="24"/>
          </w:rPr>
          <w:t xml:space="preserve"> или сетевые графики</w:t>
        </w:r>
      </w:ins>
      <w:r w:rsidRPr="00B14753">
        <w:rPr>
          <w:sz w:val="24"/>
          <w:szCs w:val="24"/>
        </w:rPr>
        <w:t xml:space="preserve"> на текущий день.</w:t>
      </w:r>
    </w:p>
    <w:p w14:paraId="03B1632A" w14:textId="2E1DF7C7" w:rsidR="00AA40C7" w:rsidRDefault="00AA40C7" w:rsidP="00991D27">
      <w:pPr>
        <w:pStyle w:val="bbb"/>
        <w:suppressAutoHyphens/>
        <w:spacing w:after="240" w:line="276" w:lineRule="auto"/>
        <w:ind w:firstLine="567"/>
        <w:jc w:val="both"/>
        <w:rPr>
          <w:sz w:val="24"/>
          <w:szCs w:val="24"/>
        </w:rPr>
      </w:pPr>
      <w:r>
        <w:rPr>
          <w:sz w:val="24"/>
          <w:szCs w:val="24"/>
        </w:rPr>
        <w:t xml:space="preserve">Если исполнители работ известны заранее, то Инженер ТОиР </w:t>
      </w:r>
      <w:r w:rsidR="00875722">
        <w:rPr>
          <w:sz w:val="24"/>
          <w:szCs w:val="24"/>
        </w:rPr>
        <w:t xml:space="preserve">УО </w:t>
      </w:r>
      <w:r>
        <w:rPr>
          <w:sz w:val="24"/>
          <w:szCs w:val="24"/>
        </w:rPr>
        <w:t>распечатывает наряды</w:t>
      </w:r>
      <w:r w:rsidR="00CF513A">
        <w:rPr>
          <w:sz w:val="24"/>
          <w:szCs w:val="24"/>
        </w:rPr>
        <w:t>-задания накануне начала работ.</w:t>
      </w:r>
    </w:p>
    <w:p w14:paraId="1D49834B" w14:textId="7B08AA9F" w:rsidR="00FA2F7B" w:rsidRDefault="00FA2F7B" w:rsidP="00991D27">
      <w:pPr>
        <w:pStyle w:val="bbb"/>
        <w:suppressAutoHyphens/>
        <w:spacing w:after="240" w:line="276" w:lineRule="auto"/>
        <w:ind w:firstLine="567"/>
        <w:jc w:val="both"/>
        <w:rPr>
          <w:sz w:val="24"/>
          <w:szCs w:val="24"/>
        </w:rPr>
      </w:pPr>
      <w:r>
        <w:rPr>
          <w:sz w:val="24"/>
          <w:szCs w:val="24"/>
        </w:rPr>
        <w:t xml:space="preserve">Инженер ТОиР УО в системе </w:t>
      </w:r>
      <w:r>
        <w:rPr>
          <w:sz w:val="24"/>
          <w:szCs w:val="24"/>
          <w:lang w:val="en-US"/>
        </w:rPr>
        <w:t>SAP</w:t>
      </w:r>
      <w:r w:rsidRPr="00CF513A">
        <w:rPr>
          <w:sz w:val="24"/>
          <w:szCs w:val="24"/>
        </w:rPr>
        <w:t xml:space="preserve"> </w:t>
      </w:r>
      <w:r>
        <w:rPr>
          <w:sz w:val="24"/>
          <w:szCs w:val="24"/>
          <w:lang w:val="en-US"/>
        </w:rPr>
        <w:t>S</w:t>
      </w:r>
      <w:r w:rsidRPr="00CF513A">
        <w:rPr>
          <w:sz w:val="24"/>
          <w:szCs w:val="24"/>
        </w:rPr>
        <w:t>/4</w:t>
      </w:r>
      <w:r>
        <w:rPr>
          <w:sz w:val="24"/>
          <w:szCs w:val="24"/>
          <w:lang w:val="en-US"/>
        </w:rPr>
        <w:t>HANA</w:t>
      </w:r>
      <w:r>
        <w:rPr>
          <w:sz w:val="24"/>
          <w:szCs w:val="24"/>
        </w:rPr>
        <w:t xml:space="preserve"> заранее</w:t>
      </w:r>
      <w:del w:id="478" w:author="Попова Дарья" w:date="2020-07-24T14:17:00Z">
        <w:r w:rsidDel="00980E22">
          <w:rPr>
            <w:sz w:val="24"/>
            <w:szCs w:val="24"/>
          </w:rPr>
          <w:delText>,</w:delText>
        </w:r>
      </w:del>
      <w:r>
        <w:rPr>
          <w:sz w:val="24"/>
          <w:szCs w:val="24"/>
        </w:rPr>
        <w:t xml:space="preserve"> до начала срока работ по заказу</w:t>
      </w:r>
      <w:del w:id="479" w:author="Попова Дарья" w:date="2020-07-24T14:17:00Z">
        <w:r w:rsidDel="00E44915">
          <w:rPr>
            <w:sz w:val="24"/>
            <w:szCs w:val="24"/>
          </w:rPr>
          <w:delText>,</w:delText>
        </w:r>
      </w:del>
      <w:r>
        <w:rPr>
          <w:sz w:val="24"/>
          <w:szCs w:val="24"/>
        </w:rPr>
        <w:t xml:space="preserve"> назначает ответственного исполнителя. В транзакции </w:t>
      </w:r>
      <w:r>
        <w:rPr>
          <w:sz w:val="24"/>
          <w:szCs w:val="24"/>
          <w:lang w:val="en-US"/>
        </w:rPr>
        <w:t>IW</w:t>
      </w:r>
      <w:r w:rsidRPr="003D4C22">
        <w:rPr>
          <w:sz w:val="24"/>
          <w:szCs w:val="24"/>
        </w:rPr>
        <w:t xml:space="preserve">38 </w:t>
      </w:r>
      <w:r>
        <w:rPr>
          <w:sz w:val="24"/>
          <w:szCs w:val="24"/>
        </w:rPr>
        <w:t>Изменение заказов ТОРО каждому заказу на ЕТО</w:t>
      </w:r>
      <w:r w:rsidRPr="003D4C22">
        <w:rPr>
          <w:sz w:val="24"/>
          <w:szCs w:val="24"/>
        </w:rPr>
        <w:t>/</w:t>
      </w:r>
      <w:r>
        <w:rPr>
          <w:sz w:val="24"/>
          <w:szCs w:val="24"/>
        </w:rPr>
        <w:t xml:space="preserve">обходы, осмотры присваивается табельный номер сотрудника (оператор ТОиР, обходчик ТОиР). При этом, в случае фактического изменения исполнителя работ по заказу, в системе </w:t>
      </w:r>
      <w:r>
        <w:rPr>
          <w:sz w:val="24"/>
          <w:szCs w:val="24"/>
          <w:lang w:val="en-US"/>
        </w:rPr>
        <w:t>SAP</w:t>
      </w:r>
      <w:r w:rsidRPr="00CF513A">
        <w:rPr>
          <w:sz w:val="24"/>
          <w:szCs w:val="24"/>
        </w:rPr>
        <w:t xml:space="preserve"> </w:t>
      </w:r>
      <w:r>
        <w:rPr>
          <w:sz w:val="24"/>
          <w:szCs w:val="24"/>
          <w:lang w:val="en-US"/>
        </w:rPr>
        <w:t>S</w:t>
      </w:r>
      <w:r w:rsidRPr="00CF513A">
        <w:rPr>
          <w:sz w:val="24"/>
          <w:szCs w:val="24"/>
        </w:rPr>
        <w:t>/4</w:t>
      </w:r>
      <w:r>
        <w:rPr>
          <w:sz w:val="24"/>
          <w:szCs w:val="24"/>
          <w:lang w:val="en-US"/>
        </w:rPr>
        <w:t>HANA</w:t>
      </w:r>
      <w:r>
        <w:rPr>
          <w:sz w:val="24"/>
          <w:szCs w:val="24"/>
        </w:rPr>
        <w:t xml:space="preserve"> необходимо переназначить заказ на нового исполнителя работ. Присвоение табельного номера заказу ТОРО делается с помощью разработки </w:t>
      </w:r>
      <w:r w:rsidRPr="003D4C22">
        <w:rPr>
          <w:sz w:val="24"/>
          <w:szCs w:val="24"/>
        </w:rPr>
        <w:t>PM08 – Расширение стандартного отчёта списка заказов ТОРО</w:t>
      </w:r>
      <w:r>
        <w:rPr>
          <w:sz w:val="24"/>
          <w:szCs w:val="24"/>
        </w:rPr>
        <w:t xml:space="preserve"> (автоматическое присвоение табельных номеров всем операциям заказа).</w:t>
      </w:r>
    </w:p>
    <w:p w14:paraId="1A5D4CBE" w14:textId="2209B971" w:rsidR="00CF513A" w:rsidRDefault="00CF513A" w:rsidP="00991D27">
      <w:pPr>
        <w:pStyle w:val="bbb"/>
        <w:suppressAutoHyphens/>
        <w:spacing w:after="240" w:line="276" w:lineRule="auto"/>
        <w:ind w:firstLine="567"/>
        <w:jc w:val="both"/>
        <w:rPr>
          <w:sz w:val="24"/>
          <w:szCs w:val="24"/>
        </w:rPr>
      </w:pPr>
      <w:r>
        <w:rPr>
          <w:sz w:val="24"/>
          <w:szCs w:val="24"/>
        </w:rPr>
        <w:t xml:space="preserve">В системе </w:t>
      </w:r>
      <w:r>
        <w:rPr>
          <w:sz w:val="24"/>
          <w:szCs w:val="24"/>
          <w:lang w:val="en-US"/>
        </w:rPr>
        <w:t>SAP</w:t>
      </w:r>
      <w:r w:rsidRPr="00CF513A">
        <w:rPr>
          <w:sz w:val="24"/>
          <w:szCs w:val="24"/>
        </w:rPr>
        <w:t xml:space="preserve"> </w:t>
      </w:r>
      <w:r>
        <w:rPr>
          <w:sz w:val="24"/>
          <w:szCs w:val="24"/>
          <w:lang w:val="en-US"/>
        </w:rPr>
        <w:t>S</w:t>
      </w:r>
      <w:r w:rsidRPr="00CF513A">
        <w:rPr>
          <w:sz w:val="24"/>
          <w:szCs w:val="24"/>
        </w:rPr>
        <w:t>/4</w:t>
      </w:r>
      <w:r>
        <w:rPr>
          <w:sz w:val="24"/>
          <w:szCs w:val="24"/>
          <w:lang w:val="en-US"/>
        </w:rPr>
        <w:t>HANA</w:t>
      </w:r>
      <w:r w:rsidRPr="00CF513A">
        <w:rPr>
          <w:sz w:val="24"/>
          <w:szCs w:val="24"/>
        </w:rPr>
        <w:t xml:space="preserve"> </w:t>
      </w:r>
      <w:r>
        <w:rPr>
          <w:sz w:val="24"/>
          <w:szCs w:val="24"/>
        </w:rPr>
        <w:t xml:space="preserve">возможна настройка хранения в течение трех месяцев истории печати </w:t>
      </w:r>
      <w:r w:rsidR="004E5AA8">
        <w:rPr>
          <w:sz w:val="24"/>
          <w:szCs w:val="24"/>
        </w:rPr>
        <w:t xml:space="preserve">наряд-заданий и </w:t>
      </w:r>
      <w:r>
        <w:rPr>
          <w:sz w:val="24"/>
          <w:szCs w:val="24"/>
        </w:rPr>
        <w:t>нарядов-допусков.</w:t>
      </w:r>
    </w:p>
    <w:p w14:paraId="4A5A5EA1" w14:textId="77777777" w:rsidR="009E28A6" w:rsidRPr="00243F3E" w:rsidRDefault="009E28A6" w:rsidP="009E28A6">
      <w:pPr>
        <w:spacing w:after="120" w:line="276" w:lineRule="auto"/>
        <w:ind w:firstLine="567"/>
        <w:rPr>
          <w:rFonts w:ascii="Arial" w:hAnsi="Arial" w:cs="Arial"/>
          <w:szCs w:val="24"/>
        </w:rPr>
      </w:pPr>
      <w:r w:rsidRPr="00243F3E">
        <w:rPr>
          <w:rFonts w:ascii="Arial" w:hAnsi="Arial" w:cs="Arial"/>
          <w:szCs w:val="24"/>
        </w:rPr>
        <w:t xml:space="preserve">Поля для заполнения на экране </w:t>
      </w:r>
      <w:r>
        <w:rPr>
          <w:rFonts w:ascii="Arial" w:hAnsi="Arial" w:cs="Arial"/>
          <w:szCs w:val="24"/>
        </w:rPr>
        <w:t xml:space="preserve">выбора транзакции </w:t>
      </w:r>
      <w:r w:rsidRPr="00243F3E">
        <w:rPr>
          <w:rFonts w:ascii="Arial" w:hAnsi="Arial" w:cs="Arial"/>
          <w:szCs w:val="24"/>
        </w:rPr>
        <w:t>IW38</w:t>
      </w:r>
      <w:r>
        <w:rPr>
          <w:rFonts w:ascii="Arial" w:hAnsi="Arial" w:cs="Arial"/>
          <w:szCs w:val="24"/>
        </w:rPr>
        <w:t xml:space="preserve"> Изменение заказов ТОРО</w:t>
      </w:r>
      <w:r w:rsidRPr="00243F3E">
        <w:rPr>
          <w:rFonts w:ascii="Arial" w:hAnsi="Arial" w:cs="Arial"/>
          <w:szCs w:val="24"/>
        </w:rPr>
        <w:t>:</w:t>
      </w:r>
    </w:p>
    <w:p w14:paraId="07ED23B4" w14:textId="77777777" w:rsidR="009E28A6" w:rsidRDefault="009E28A6" w:rsidP="00991D27">
      <w:pPr>
        <w:spacing w:after="120" w:line="276" w:lineRule="auto"/>
        <w:ind w:firstLine="567"/>
        <w:rPr>
          <w:rFonts w:ascii="Arial" w:hAnsi="Arial" w:cs="Arial"/>
          <w:szCs w:val="24"/>
        </w:rPr>
      </w:pPr>
      <w:r w:rsidRPr="00243F3E">
        <w:rPr>
          <w:rFonts w:ascii="Arial" w:hAnsi="Arial" w:cs="Arial"/>
          <w:szCs w:val="24"/>
        </w:rPr>
        <w:t>- Техническое место;</w:t>
      </w:r>
    </w:p>
    <w:p w14:paraId="2F7F625E" w14:textId="77777777" w:rsidR="009E28A6" w:rsidRDefault="009E28A6" w:rsidP="00991D27">
      <w:pPr>
        <w:spacing w:after="120" w:line="276" w:lineRule="auto"/>
        <w:ind w:firstLine="567"/>
        <w:rPr>
          <w:szCs w:val="24"/>
        </w:rPr>
      </w:pPr>
      <w:r w:rsidRPr="009B1FFB">
        <w:rPr>
          <w:rFonts w:ascii="Arial" w:hAnsi="Arial" w:cs="Arial"/>
          <w:szCs w:val="24"/>
        </w:rPr>
        <w:t>- Группа планирования;</w:t>
      </w:r>
    </w:p>
    <w:p w14:paraId="44ED8FE8" w14:textId="77777777" w:rsidR="009E28A6" w:rsidRPr="00243F3E" w:rsidRDefault="009E28A6" w:rsidP="00991D27">
      <w:pPr>
        <w:spacing w:after="120" w:line="276" w:lineRule="auto"/>
        <w:ind w:firstLine="567"/>
        <w:rPr>
          <w:szCs w:val="24"/>
        </w:rPr>
      </w:pPr>
      <w:r w:rsidRPr="009B1FFB">
        <w:rPr>
          <w:rFonts w:ascii="Arial" w:hAnsi="Arial" w:cs="Arial"/>
          <w:szCs w:val="24"/>
        </w:rPr>
        <w:t>- Период (с .. по)</w:t>
      </w:r>
      <w:r w:rsidRPr="009B1FFB">
        <w:rPr>
          <w:szCs w:val="24"/>
        </w:rPr>
        <w:t>.</w:t>
      </w:r>
    </w:p>
    <w:p w14:paraId="68B6965D" w14:textId="689587B8" w:rsidR="009E28A6" w:rsidRDefault="009E28A6" w:rsidP="009E28A6">
      <w:pPr>
        <w:suppressAutoHyphens/>
        <w:spacing w:after="240" w:line="276" w:lineRule="auto"/>
        <w:ind w:firstLine="567"/>
        <w:rPr>
          <w:rFonts w:ascii="Arial" w:hAnsi="Arial" w:cs="Arial"/>
          <w:szCs w:val="24"/>
        </w:rPr>
      </w:pPr>
      <w:r w:rsidRPr="00B14753">
        <w:rPr>
          <w:rFonts w:ascii="Arial" w:hAnsi="Arial" w:cs="Arial"/>
          <w:szCs w:val="24"/>
        </w:rPr>
        <w:t xml:space="preserve">В случае необходимости Инженер ТОиР </w:t>
      </w:r>
      <w:r w:rsidR="00875722">
        <w:rPr>
          <w:rFonts w:ascii="Arial" w:hAnsi="Arial" w:cs="Arial"/>
          <w:szCs w:val="24"/>
        </w:rPr>
        <w:t xml:space="preserve">УО </w:t>
      </w:r>
      <w:r w:rsidRPr="00B14753">
        <w:rPr>
          <w:rFonts w:ascii="Arial" w:hAnsi="Arial" w:cs="Arial"/>
          <w:szCs w:val="24"/>
        </w:rPr>
        <w:t xml:space="preserve">выдает </w:t>
      </w:r>
      <w:r>
        <w:rPr>
          <w:rFonts w:ascii="Arial" w:hAnsi="Arial" w:cs="Arial"/>
          <w:szCs w:val="24"/>
        </w:rPr>
        <w:t xml:space="preserve">исполнителям мероприятий </w:t>
      </w:r>
      <w:r w:rsidRPr="00B14753">
        <w:rPr>
          <w:rFonts w:ascii="Arial" w:hAnsi="Arial" w:cs="Arial"/>
          <w:szCs w:val="24"/>
        </w:rPr>
        <w:t xml:space="preserve">мобильные устройства, на них автоматически загружаются задания </w:t>
      </w:r>
      <w:r>
        <w:rPr>
          <w:rFonts w:ascii="Arial" w:hAnsi="Arial" w:cs="Arial"/>
          <w:szCs w:val="24"/>
        </w:rPr>
        <w:t>выполнение мероприятий ТОиР</w:t>
      </w:r>
      <w:r w:rsidRPr="00B14753">
        <w:rPr>
          <w:rFonts w:ascii="Arial" w:hAnsi="Arial" w:cs="Arial"/>
          <w:szCs w:val="24"/>
        </w:rPr>
        <w:t>, при этом плановые данные не доступны для корректировки.</w:t>
      </w:r>
    </w:p>
    <w:p w14:paraId="3130E678" w14:textId="0BC32FE3" w:rsidR="00C30386" w:rsidRPr="00E13DEA" w:rsidRDefault="00C30386">
      <w:pPr>
        <w:pStyle w:val="4"/>
        <w:rPr>
          <w:noProof/>
        </w:rPr>
        <w:pPrChange w:id="480" w:author="Попова Дарья" w:date="2020-07-24T14:43:00Z">
          <w:pPr>
            <w:pStyle w:val="afff7"/>
          </w:pPr>
        </w:pPrChange>
      </w:pPr>
      <w:bookmarkStart w:id="481" w:name="_Toc38890311"/>
      <w:del w:id="482" w:author="Попова Дарья" w:date="2020-07-24T14:43:00Z">
        <w:r w:rsidDel="002D2E77">
          <w:delText xml:space="preserve">5.2.1.5 </w:delText>
        </w:r>
      </w:del>
      <w:r w:rsidRPr="00E13DEA">
        <w:rPr>
          <w:noProof/>
        </w:rPr>
        <w:t xml:space="preserve">Шаг процесса 40. </w:t>
      </w:r>
      <w:r w:rsidRPr="007C4C67">
        <w:rPr>
          <w:noProof/>
        </w:rPr>
        <w:t>Проверка готовности оборудования</w:t>
      </w:r>
      <w:bookmarkEnd w:id="481"/>
      <w:ins w:id="483" w:author="Попова Дарья" w:date="2020-07-24T14:07:00Z">
        <w:r w:rsidR="00980E22">
          <w:rPr>
            <w:noProof/>
          </w:rPr>
          <w:t>/ ЗиС</w:t>
        </w:r>
      </w:ins>
    </w:p>
    <w:p w14:paraId="3C064CF4" w14:textId="419A99EB" w:rsidR="00C30386" w:rsidRDefault="00C30386" w:rsidP="00C30386">
      <w:pPr>
        <w:pStyle w:val="bbb"/>
        <w:suppressAutoHyphens/>
        <w:spacing w:after="240" w:line="276" w:lineRule="auto"/>
        <w:ind w:firstLine="567"/>
        <w:jc w:val="both"/>
        <w:rPr>
          <w:sz w:val="24"/>
          <w:szCs w:val="24"/>
        </w:rPr>
      </w:pPr>
      <w:r>
        <w:rPr>
          <w:sz w:val="24"/>
          <w:szCs w:val="24"/>
        </w:rPr>
        <w:t>Инженер ТОиР</w:t>
      </w:r>
      <w:r w:rsidR="00875722">
        <w:rPr>
          <w:sz w:val="24"/>
          <w:szCs w:val="24"/>
        </w:rPr>
        <w:t xml:space="preserve"> УО </w:t>
      </w:r>
      <w:r w:rsidRPr="006A4CB2">
        <w:rPr>
          <w:sz w:val="24"/>
          <w:szCs w:val="24"/>
        </w:rPr>
        <w:t>проверяет готовность оборудования</w:t>
      </w:r>
      <w:ins w:id="484" w:author="Попова Дарья" w:date="2020-07-24T14:07:00Z">
        <w:r w:rsidR="00980E22">
          <w:rPr>
            <w:sz w:val="24"/>
            <w:szCs w:val="24"/>
          </w:rPr>
          <w:t>/ ЗиС</w:t>
        </w:r>
      </w:ins>
      <w:r w:rsidRPr="006A4CB2">
        <w:rPr>
          <w:sz w:val="24"/>
          <w:szCs w:val="24"/>
        </w:rPr>
        <w:t xml:space="preserve"> к выполнению работ</w:t>
      </w:r>
      <w:r>
        <w:rPr>
          <w:sz w:val="24"/>
          <w:szCs w:val="24"/>
        </w:rPr>
        <w:t>.</w:t>
      </w:r>
    </w:p>
    <w:p w14:paraId="58C311CB" w14:textId="213D9340" w:rsidR="00C30386" w:rsidRPr="008B09E8" w:rsidRDefault="00C30386" w:rsidP="00C30386">
      <w:pPr>
        <w:pStyle w:val="bbb"/>
        <w:suppressAutoHyphens/>
        <w:spacing w:after="240" w:line="276" w:lineRule="auto"/>
        <w:ind w:firstLine="567"/>
        <w:jc w:val="both"/>
        <w:rPr>
          <w:sz w:val="24"/>
        </w:rPr>
      </w:pPr>
      <w:r w:rsidRPr="00A71F3C">
        <w:rPr>
          <w:sz w:val="24"/>
        </w:rPr>
        <w:t>В случае выявления замечаний (если оборудование</w:t>
      </w:r>
      <w:ins w:id="485" w:author="Попова Дарья" w:date="2020-07-24T14:08:00Z">
        <w:r w:rsidR="00980E22">
          <w:rPr>
            <w:sz w:val="24"/>
          </w:rPr>
          <w:t xml:space="preserve"> или ЗиС</w:t>
        </w:r>
      </w:ins>
      <w:r w:rsidRPr="00A71F3C">
        <w:rPr>
          <w:sz w:val="24"/>
        </w:rPr>
        <w:t xml:space="preserve"> не готово), </w:t>
      </w:r>
      <w:r>
        <w:rPr>
          <w:sz w:val="24"/>
        </w:rPr>
        <w:t>указывает в наряде-задании дату и причину переноса ремонта</w:t>
      </w:r>
      <w:r w:rsidRPr="00A71F3C">
        <w:rPr>
          <w:sz w:val="24"/>
        </w:rPr>
        <w:t>, инициирует планирование работ в следующем периоде на недельно-суточном или оперативном горизонте</w:t>
      </w:r>
      <w:r>
        <w:rPr>
          <w:sz w:val="24"/>
          <w:szCs w:val="24"/>
        </w:rPr>
        <w:t>.</w:t>
      </w:r>
      <w:r w:rsidRPr="006A4CB2">
        <w:rPr>
          <w:sz w:val="24"/>
          <w:szCs w:val="24"/>
        </w:rPr>
        <w:t xml:space="preserve"> </w:t>
      </w:r>
      <w:r>
        <w:rPr>
          <w:sz w:val="24"/>
          <w:szCs w:val="24"/>
        </w:rPr>
        <w:t>В</w:t>
      </w:r>
      <w:r w:rsidRPr="008B09E8">
        <w:rPr>
          <w:sz w:val="24"/>
        </w:rPr>
        <w:t xml:space="preserve"> этом случае заказ ТОРО</w:t>
      </w:r>
      <w:ins w:id="486" w:author="Попова Дарья" w:date="2020-07-24T14:08:00Z">
        <w:r w:rsidR="00980E22">
          <w:rPr>
            <w:sz w:val="24"/>
          </w:rPr>
          <w:t xml:space="preserve"> или сетевой график</w:t>
        </w:r>
      </w:ins>
      <w:r w:rsidRPr="008B09E8">
        <w:rPr>
          <w:sz w:val="24"/>
        </w:rPr>
        <w:t xml:space="preserve"> и </w:t>
      </w:r>
      <w:r>
        <w:rPr>
          <w:sz w:val="24"/>
        </w:rPr>
        <w:t>наряд-задание</w:t>
      </w:r>
      <w:r w:rsidRPr="008B09E8">
        <w:rPr>
          <w:sz w:val="24"/>
        </w:rPr>
        <w:t xml:space="preserve"> передаются в смежный интерфейс ПП-</w:t>
      </w:r>
      <w:r w:rsidRPr="008B09E8">
        <w:rPr>
          <w:sz w:val="24"/>
        </w:rPr>
        <w:lastRenderedPageBreak/>
        <w:t>07.03.02-</w:t>
      </w:r>
      <w:r w:rsidRPr="008B09E8">
        <w:rPr>
          <w:sz w:val="24"/>
          <w:lang w:val="en-US"/>
        </w:rPr>
        <w:t>ERP</w:t>
      </w:r>
      <w:r w:rsidRPr="008B09E8">
        <w:rPr>
          <w:sz w:val="24"/>
        </w:rPr>
        <w:t xml:space="preserve"> «Недельно-суточное планирование воздействий на производственные активы» или ПП-07.03.01 «Оперативное (месячное) планирование воздействий на производственные активы»</w:t>
      </w:r>
      <w:r>
        <w:rPr>
          <w:sz w:val="24"/>
        </w:rPr>
        <w:t xml:space="preserve">, описанные в КД </w:t>
      </w:r>
      <w:del w:id="487" w:author="Владимир Лаут" w:date="2021-03-11T12:52:00Z">
        <w:r w:rsidR="00AC0CCB" w:rsidDel="00E0291E">
          <w:rPr>
            <w:sz w:val="24"/>
          </w:rPr>
          <w:delText>ERP.9.9.2</w:delText>
        </w:r>
      </w:del>
      <w:ins w:id="488" w:author="Владимир Лаут" w:date="2021-03-11T12:52:00Z">
        <w:r w:rsidR="00E0291E">
          <w:rPr>
            <w:sz w:val="24"/>
          </w:rPr>
          <w:t>ERP.13.9.2</w:t>
        </w:r>
      </w:ins>
      <w:r w:rsidR="007334C2">
        <w:rPr>
          <w:sz w:val="24"/>
        </w:rPr>
        <w:t>_</w:t>
      </w:r>
      <w:r w:rsidRPr="000F27E7">
        <w:rPr>
          <w:sz w:val="24"/>
        </w:rPr>
        <w:t>54_PM_КД Оперативное планирование воздействий на ПА</w:t>
      </w:r>
      <w:r w:rsidRPr="008B09E8">
        <w:rPr>
          <w:sz w:val="24"/>
        </w:rPr>
        <w:t>.</w:t>
      </w:r>
    </w:p>
    <w:p w14:paraId="4E8E7AD4" w14:textId="4F1BBCC4" w:rsidR="00C30386" w:rsidRDefault="00C30386" w:rsidP="00C30386">
      <w:pPr>
        <w:suppressAutoHyphens/>
        <w:spacing w:after="240" w:line="276" w:lineRule="auto"/>
        <w:ind w:firstLine="567"/>
        <w:rPr>
          <w:rFonts w:ascii="Arial" w:hAnsi="Arial" w:cs="Arial"/>
          <w:szCs w:val="24"/>
        </w:rPr>
      </w:pPr>
      <w:r w:rsidRPr="00B14753">
        <w:rPr>
          <w:rFonts w:ascii="Arial" w:hAnsi="Arial" w:cs="Arial"/>
          <w:szCs w:val="24"/>
        </w:rPr>
        <w:t xml:space="preserve">В случае отсутствия замечаний </w:t>
      </w:r>
      <w:r>
        <w:rPr>
          <w:rFonts w:ascii="Arial" w:hAnsi="Arial" w:cs="Arial"/>
          <w:szCs w:val="24"/>
        </w:rPr>
        <w:t>Инженер ТОиР</w:t>
      </w:r>
      <w:r w:rsidR="00875722">
        <w:rPr>
          <w:rFonts w:ascii="Arial" w:hAnsi="Arial" w:cs="Arial"/>
          <w:szCs w:val="24"/>
        </w:rPr>
        <w:t xml:space="preserve"> УО </w:t>
      </w:r>
      <w:r>
        <w:rPr>
          <w:rFonts w:ascii="Arial" w:hAnsi="Arial" w:cs="Arial"/>
          <w:szCs w:val="24"/>
        </w:rPr>
        <w:t>подтверждает готовность оборудования</w:t>
      </w:r>
      <w:ins w:id="489" w:author="Попова Дарья" w:date="2020-07-24T14:08:00Z">
        <w:r w:rsidR="00980E22">
          <w:rPr>
            <w:rFonts w:ascii="Arial" w:hAnsi="Arial" w:cs="Arial"/>
            <w:szCs w:val="24"/>
          </w:rPr>
          <w:t xml:space="preserve"> или ЗиС</w:t>
        </w:r>
      </w:ins>
      <w:r>
        <w:rPr>
          <w:rFonts w:ascii="Arial" w:hAnsi="Arial" w:cs="Arial"/>
          <w:szCs w:val="24"/>
        </w:rPr>
        <w:t xml:space="preserve"> к ремонту</w:t>
      </w:r>
      <w:r w:rsidRPr="00B14753">
        <w:rPr>
          <w:rFonts w:ascii="Arial" w:hAnsi="Arial" w:cs="Arial"/>
          <w:szCs w:val="24"/>
        </w:rPr>
        <w:t xml:space="preserve"> и ставит соответствующую отметку в наряде-задании.</w:t>
      </w:r>
      <w:r>
        <w:rPr>
          <w:rFonts w:ascii="Arial" w:hAnsi="Arial" w:cs="Arial"/>
          <w:szCs w:val="24"/>
        </w:rPr>
        <w:t xml:space="preserve"> Описание формы наряда-задания приведено в разделе</w:t>
      </w:r>
      <w:r w:rsidR="00875722">
        <w:rPr>
          <w:rFonts w:ascii="Arial" w:hAnsi="Arial" w:cs="Arial"/>
          <w:szCs w:val="24"/>
        </w:rPr>
        <w:t xml:space="preserve"> </w:t>
      </w:r>
      <w:r>
        <w:rPr>
          <w:rFonts w:ascii="Arial" w:hAnsi="Arial" w:cs="Arial"/>
          <w:szCs w:val="24"/>
        </w:rPr>
        <w:t>5.10.3</w:t>
      </w:r>
      <w:r w:rsidRPr="00ED2BCC">
        <w:rPr>
          <w:rFonts w:ascii="Arial" w:hAnsi="Arial" w:cs="Arial"/>
          <w:szCs w:val="24"/>
        </w:rPr>
        <w:tab/>
        <w:t>Описание разработки «PM10 – Печатная форма наряд</w:t>
      </w:r>
      <w:r>
        <w:rPr>
          <w:rFonts w:ascii="Arial" w:hAnsi="Arial" w:cs="Arial"/>
          <w:szCs w:val="24"/>
        </w:rPr>
        <w:t>а</w:t>
      </w:r>
      <w:r w:rsidRPr="00ED2BCC">
        <w:rPr>
          <w:rFonts w:ascii="Arial" w:hAnsi="Arial" w:cs="Arial"/>
          <w:szCs w:val="24"/>
        </w:rPr>
        <w:t>-задания на выполнение работ»</w:t>
      </w:r>
      <w:r>
        <w:rPr>
          <w:rFonts w:ascii="Arial" w:hAnsi="Arial" w:cs="Arial"/>
          <w:szCs w:val="24"/>
        </w:rPr>
        <w:t xml:space="preserve"> текущего КД - разработка </w:t>
      </w:r>
      <w:r>
        <w:rPr>
          <w:rFonts w:ascii="Arial" w:hAnsi="Arial" w:cs="Arial"/>
          <w:szCs w:val="24"/>
          <w:lang w:val="en-US"/>
        </w:rPr>
        <w:t>PM</w:t>
      </w:r>
      <w:r w:rsidRPr="009B1FFB">
        <w:rPr>
          <w:rFonts w:ascii="Arial" w:hAnsi="Arial" w:cs="Arial"/>
          <w:szCs w:val="24"/>
        </w:rPr>
        <w:t xml:space="preserve">10 </w:t>
      </w:r>
      <w:r>
        <w:rPr>
          <w:rFonts w:ascii="Arial" w:hAnsi="Arial" w:cs="Arial"/>
          <w:szCs w:val="24"/>
        </w:rPr>
        <w:t>в реестре разработок.</w:t>
      </w:r>
    </w:p>
    <w:p w14:paraId="3C5D12FA" w14:textId="0076FACD" w:rsidR="009D5475" w:rsidRPr="009D5475" w:rsidRDefault="009D5475">
      <w:pPr>
        <w:pStyle w:val="4"/>
        <w:rPr>
          <w:noProof/>
        </w:rPr>
        <w:pPrChange w:id="490" w:author="Попова Дарья" w:date="2020-07-24T14:43:00Z">
          <w:pPr>
            <w:pStyle w:val="afff7"/>
          </w:pPr>
        </w:pPrChange>
      </w:pPr>
      <w:bookmarkStart w:id="491" w:name="_Toc38890312"/>
      <w:del w:id="492" w:author="Попова Дарья" w:date="2020-07-24T14:43:00Z">
        <w:r w:rsidDel="002D2E77">
          <w:delText xml:space="preserve">5.2.1.3 </w:delText>
        </w:r>
      </w:del>
      <w:r>
        <w:rPr>
          <w:noProof/>
        </w:rPr>
        <w:t>Шаг процесса 25</w:t>
      </w:r>
      <w:r w:rsidRPr="00E13DEA">
        <w:rPr>
          <w:noProof/>
        </w:rPr>
        <w:t xml:space="preserve">. </w:t>
      </w:r>
      <w:r>
        <w:rPr>
          <w:noProof/>
        </w:rPr>
        <w:t>Отметка о получении наряда-задания</w:t>
      </w:r>
      <w:bookmarkEnd w:id="491"/>
    </w:p>
    <w:p w14:paraId="40334FE5" w14:textId="6F2939A8" w:rsidR="009D5475" w:rsidRPr="009D5475" w:rsidRDefault="009D5475" w:rsidP="009D5475">
      <w:pPr>
        <w:suppressAutoHyphens/>
        <w:spacing w:after="240" w:line="276" w:lineRule="auto"/>
        <w:ind w:firstLine="567"/>
        <w:rPr>
          <w:rFonts w:ascii="Arial" w:hAnsi="Arial" w:cs="Arial"/>
          <w:szCs w:val="24"/>
        </w:rPr>
      </w:pPr>
      <w:r>
        <w:rPr>
          <w:rFonts w:ascii="Arial" w:hAnsi="Arial" w:cs="Arial"/>
          <w:szCs w:val="24"/>
        </w:rPr>
        <w:t xml:space="preserve">Исполнитель работ ТОиР </w:t>
      </w:r>
      <w:r w:rsidR="00875722">
        <w:rPr>
          <w:rFonts w:ascii="Arial" w:hAnsi="Arial" w:cs="Arial"/>
          <w:szCs w:val="24"/>
        </w:rPr>
        <w:t xml:space="preserve">УО </w:t>
      </w:r>
      <w:r>
        <w:rPr>
          <w:rFonts w:ascii="Arial" w:hAnsi="Arial" w:cs="Arial"/>
          <w:szCs w:val="24"/>
        </w:rPr>
        <w:t>проставляет отметку о получении наряда-задания непосредственно в наряде-задании и, при необходимости, в журналах учета работ установленных законодательством форм.</w:t>
      </w:r>
    </w:p>
    <w:p w14:paraId="3FB35AE2" w14:textId="279B9085" w:rsidR="009E28A6" w:rsidRPr="00E13DEA" w:rsidRDefault="008C3D94">
      <w:pPr>
        <w:pStyle w:val="4"/>
        <w:rPr>
          <w:noProof/>
        </w:rPr>
        <w:pPrChange w:id="493" w:author="Попова Дарья" w:date="2020-07-24T14:43:00Z">
          <w:pPr>
            <w:pStyle w:val="afff7"/>
          </w:pPr>
        </w:pPrChange>
      </w:pPr>
      <w:bookmarkStart w:id="494" w:name="_Toc38890313"/>
      <w:del w:id="495" w:author="Попова Дарья" w:date="2020-07-24T14:43:00Z">
        <w:r w:rsidDel="002D2E77">
          <w:delText>5.2.1.4</w:delText>
        </w:r>
        <w:r w:rsidR="009E28A6" w:rsidDel="002D2E77">
          <w:delText xml:space="preserve"> </w:delText>
        </w:r>
      </w:del>
      <w:r w:rsidR="009E28A6" w:rsidRPr="00E13DEA">
        <w:rPr>
          <w:noProof/>
        </w:rPr>
        <w:t>Шаг процесса 30. Выдача МТР для выполнения работ</w:t>
      </w:r>
      <w:bookmarkEnd w:id="494"/>
    </w:p>
    <w:p w14:paraId="7916120C" w14:textId="77777777" w:rsidR="002A46D2" w:rsidRDefault="002A46D2" w:rsidP="00991D27">
      <w:pPr>
        <w:pStyle w:val="bbb"/>
        <w:suppressAutoHyphens/>
        <w:spacing w:after="240" w:line="276" w:lineRule="auto"/>
        <w:ind w:firstLine="567"/>
        <w:jc w:val="both"/>
        <w:rPr>
          <w:sz w:val="24"/>
          <w:szCs w:val="24"/>
        </w:rPr>
      </w:pPr>
      <w:r>
        <w:rPr>
          <w:sz w:val="24"/>
          <w:szCs w:val="24"/>
        </w:rPr>
        <w:t>На вход процесса поступае</w:t>
      </w:r>
      <w:r w:rsidR="009E28A6" w:rsidRPr="00B14753">
        <w:rPr>
          <w:sz w:val="24"/>
          <w:szCs w:val="24"/>
        </w:rPr>
        <w:t>т бумажный документ наряд-задание</w:t>
      </w:r>
      <w:r>
        <w:rPr>
          <w:sz w:val="24"/>
          <w:szCs w:val="24"/>
        </w:rPr>
        <w:t>.</w:t>
      </w:r>
    </w:p>
    <w:p w14:paraId="5EB2558F" w14:textId="5246B64C" w:rsidR="00673A99" w:rsidRDefault="002A46D2" w:rsidP="00991D27">
      <w:pPr>
        <w:pStyle w:val="bbb"/>
        <w:suppressAutoHyphens/>
        <w:spacing w:after="240" w:line="276" w:lineRule="auto"/>
        <w:ind w:firstLine="567"/>
        <w:jc w:val="both"/>
        <w:rPr>
          <w:sz w:val="24"/>
          <w:szCs w:val="24"/>
        </w:rPr>
      </w:pPr>
      <w:r>
        <w:rPr>
          <w:sz w:val="24"/>
          <w:szCs w:val="24"/>
        </w:rPr>
        <w:t xml:space="preserve">Перемещение материала на склад МОЛ описывается в КД </w:t>
      </w:r>
      <w:del w:id="496" w:author="Владимир Лаут" w:date="2021-03-11T12:52:00Z">
        <w:r w:rsidR="00AC0CCB" w:rsidDel="00E0291E">
          <w:rPr>
            <w:sz w:val="24"/>
            <w:szCs w:val="24"/>
            <w:lang w:val="en-US"/>
          </w:rPr>
          <w:delText>ERP</w:delText>
        </w:r>
        <w:r w:rsidR="00AC0CCB" w:rsidRPr="002008C6" w:rsidDel="00E0291E">
          <w:rPr>
            <w:sz w:val="24"/>
            <w:szCs w:val="24"/>
          </w:rPr>
          <w:delText>.9.9.2</w:delText>
        </w:r>
      </w:del>
      <w:ins w:id="497" w:author="Владимир Лаут" w:date="2021-03-11T12:52:00Z">
        <w:r w:rsidR="00E0291E">
          <w:rPr>
            <w:sz w:val="24"/>
            <w:szCs w:val="24"/>
            <w:lang w:val="en-US"/>
          </w:rPr>
          <w:t>ERP</w:t>
        </w:r>
        <w:r w:rsidR="00E0291E" w:rsidRPr="00E0291E">
          <w:rPr>
            <w:sz w:val="24"/>
            <w:szCs w:val="24"/>
            <w:rPrChange w:id="498" w:author="Владимир Лаут" w:date="2021-03-11T12:52:00Z">
              <w:rPr>
                <w:sz w:val="24"/>
                <w:szCs w:val="24"/>
                <w:lang w:val="en-US"/>
              </w:rPr>
            </w:rPrChange>
          </w:rPr>
          <w:t>.13.9.2</w:t>
        </w:r>
      </w:ins>
      <w:r w:rsidR="007334C2" w:rsidRPr="002008C6">
        <w:rPr>
          <w:sz w:val="24"/>
          <w:szCs w:val="24"/>
        </w:rPr>
        <w:t>_</w:t>
      </w:r>
      <w:r w:rsidRPr="008A2E22">
        <w:rPr>
          <w:sz w:val="24"/>
          <w:szCs w:val="24"/>
        </w:rPr>
        <w:t>62_</w:t>
      </w:r>
      <w:r>
        <w:rPr>
          <w:sz w:val="24"/>
          <w:szCs w:val="24"/>
          <w:lang w:val="en-US"/>
        </w:rPr>
        <w:t>MM</w:t>
      </w:r>
      <w:r w:rsidRPr="008A2E22">
        <w:rPr>
          <w:sz w:val="24"/>
          <w:szCs w:val="24"/>
        </w:rPr>
        <w:t>_</w:t>
      </w:r>
      <w:r>
        <w:rPr>
          <w:sz w:val="24"/>
          <w:szCs w:val="24"/>
        </w:rPr>
        <w:t>Складская логистика, бизнес-процесс</w:t>
      </w:r>
      <w:r w:rsidR="009E28A6" w:rsidRPr="00B14753">
        <w:rPr>
          <w:sz w:val="24"/>
          <w:szCs w:val="24"/>
        </w:rPr>
        <w:t xml:space="preserve"> </w:t>
      </w:r>
      <w:r>
        <w:rPr>
          <w:sz w:val="24"/>
          <w:szCs w:val="24"/>
        </w:rPr>
        <w:t>ПП-10.07.02-</w:t>
      </w:r>
      <w:r>
        <w:rPr>
          <w:sz w:val="24"/>
          <w:szCs w:val="24"/>
          <w:lang w:val="en-US"/>
        </w:rPr>
        <w:t>ERP</w:t>
      </w:r>
      <w:r w:rsidRPr="008A2E22">
        <w:rPr>
          <w:sz w:val="24"/>
          <w:szCs w:val="24"/>
        </w:rPr>
        <w:t xml:space="preserve"> </w:t>
      </w:r>
      <w:r>
        <w:rPr>
          <w:sz w:val="24"/>
          <w:szCs w:val="24"/>
        </w:rPr>
        <w:t>«Планирование работы складской логистики».</w:t>
      </w:r>
    </w:p>
    <w:p w14:paraId="7A893765" w14:textId="40721C10" w:rsidR="009E28A6" w:rsidRDefault="009E28A6" w:rsidP="00991D27">
      <w:pPr>
        <w:pStyle w:val="bbb"/>
        <w:suppressAutoHyphens/>
        <w:spacing w:after="240" w:line="276" w:lineRule="auto"/>
        <w:ind w:firstLine="567"/>
        <w:jc w:val="both"/>
        <w:rPr>
          <w:sz w:val="24"/>
          <w:szCs w:val="24"/>
        </w:rPr>
      </w:pPr>
      <w:r w:rsidRPr="00B14753">
        <w:rPr>
          <w:sz w:val="24"/>
          <w:szCs w:val="24"/>
        </w:rPr>
        <w:t xml:space="preserve">МОЛ ТОиР проверяет распечатанное в предыдущем шаге наряд-задание по требуемым МТР, выдает МТР </w:t>
      </w:r>
      <w:r>
        <w:rPr>
          <w:sz w:val="24"/>
          <w:szCs w:val="24"/>
        </w:rPr>
        <w:t>Исполнителю работ со склада МОЛ. В наряд</w:t>
      </w:r>
      <w:r w:rsidR="00FF10CC">
        <w:rPr>
          <w:sz w:val="24"/>
          <w:szCs w:val="24"/>
        </w:rPr>
        <w:t>е</w:t>
      </w:r>
      <w:r>
        <w:rPr>
          <w:sz w:val="24"/>
          <w:szCs w:val="24"/>
        </w:rPr>
        <w:t>-задании ставятся отметки о получении МТР.</w:t>
      </w:r>
    </w:p>
    <w:p w14:paraId="7D1F25D5" w14:textId="77777777" w:rsidR="009E28A6" w:rsidRPr="00E66CB7" w:rsidRDefault="009E28A6" w:rsidP="00991D27">
      <w:pPr>
        <w:pStyle w:val="bbb"/>
        <w:suppressAutoHyphens/>
        <w:spacing w:after="240" w:line="276" w:lineRule="auto"/>
        <w:ind w:firstLine="567"/>
        <w:jc w:val="both"/>
        <w:rPr>
          <w:sz w:val="24"/>
        </w:rPr>
      </w:pPr>
      <w:r>
        <w:rPr>
          <w:sz w:val="24"/>
          <w:szCs w:val="24"/>
        </w:rPr>
        <w:t>П</w:t>
      </w:r>
      <w:r w:rsidRPr="00B14753">
        <w:rPr>
          <w:sz w:val="24"/>
          <w:szCs w:val="24"/>
        </w:rPr>
        <w:t xml:space="preserve">ри необходимости </w:t>
      </w:r>
      <w:r>
        <w:rPr>
          <w:sz w:val="24"/>
          <w:szCs w:val="24"/>
        </w:rPr>
        <w:t xml:space="preserve">просмотра текущих запасов МОЛ ТОиР просматривает отчет </w:t>
      </w:r>
      <w:r>
        <w:rPr>
          <w:sz w:val="24"/>
          <w:szCs w:val="24"/>
          <w:lang w:val="en-US"/>
        </w:rPr>
        <w:t>MB</w:t>
      </w:r>
      <w:r w:rsidRPr="00E66CB7">
        <w:rPr>
          <w:sz w:val="24"/>
          <w:szCs w:val="24"/>
        </w:rPr>
        <w:t>52 Ведомость складских запасов.</w:t>
      </w:r>
    </w:p>
    <w:p w14:paraId="2EFB5E3B" w14:textId="37200AB9" w:rsidR="009E28A6" w:rsidRDefault="009E28A6" w:rsidP="00991D27">
      <w:pPr>
        <w:suppressAutoHyphens/>
        <w:spacing w:after="240" w:line="276" w:lineRule="auto"/>
        <w:ind w:firstLine="567"/>
        <w:rPr>
          <w:rFonts w:ascii="Arial" w:hAnsi="Arial" w:cs="Arial"/>
          <w:szCs w:val="24"/>
        </w:rPr>
      </w:pPr>
      <w:r w:rsidRPr="00B14753">
        <w:rPr>
          <w:rFonts w:ascii="Arial" w:hAnsi="Arial" w:cs="Arial"/>
          <w:szCs w:val="24"/>
        </w:rPr>
        <w:t>Исполнитель работ ТОиР получает МТР для выполнения работ со склада МОЛ ТОиР в соответствии с нарядом-заданием</w:t>
      </w:r>
      <w:r>
        <w:rPr>
          <w:rFonts w:ascii="Arial" w:hAnsi="Arial" w:cs="Arial"/>
          <w:szCs w:val="24"/>
        </w:rPr>
        <w:t>, в котором указаны запланированные</w:t>
      </w:r>
      <w:r w:rsidRPr="00B14753">
        <w:rPr>
          <w:rFonts w:ascii="Arial" w:hAnsi="Arial" w:cs="Arial"/>
          <w:szCs w:val="24"/>
        </w:rPr>
        <w:t xml:space="preserve"> в Заказе ТОРО</w:t>
      </w:r>
      <w:ins w:id="499" w:author="Попова Дарья" w:date="2020-07-24T14:24:00Z">
        <w:r w:rsidR="00E44915">
          <w:rPr>
            <w:rFonts w:ascii="Arial" w:hAnsi="Arial" w:cs="Arial"/>
            <w:szCs w:val="24"/>
          </w:rPr>
          <w:t xml:space="preserve"> или сетевом графике</w:t>
        </w:r>
      </w:ins>
      <w:r w:rsidRPr="00B14753">
        <w:rPr>
          <w:rFonts w:ascii="Arial" w:hAnsi="Arial" w:cs="Arial"/>
          <w:szCs w:val="24"/>
        </w:rPr>
        <w:t xml:space="preserve"> МТР.</w:t>
      </w:r>
    </w:p>
    <w:p w14:paraId="52EAD5C3" w14:textId="7F004734" w:rsidR="00246F8A" w:rsidRPr="00E13DEA" w:rsidRDefault="008C3D94">
      <w:pPr>
        <w:pStyle w:val="4"/>
        <w:rPr>
          <w:noProof/>
        </w:rPr>
        <w:pPrChange w:id="500" w:author="Попова Дарья" w:date="2020-07-24T14:45:00Z">
          <w:pPr>
            <w:pStyle w:val="afff7"/>
          </w:pPr>
        </w:pPrChange>
      </w:pPr>
      <w:bookmarkStart w:id="501" w:name="_Toc38890314"/>
      <w:del w:id="502" w:author="Попова Дарья" w:date="2020-07-24T14:45:00Z">
        <w:r w:rsidDel="002D2E77">
          <w:delText>5.2.1.6</w:delText>
        </w:r>
        <w:r w:rsidR="00246F8A" w:rsidDel="002D2E77">
          <w:delText xml:space="preserve"> </w:delText>
        </w:r>
      </w:del>
      <w:r w:rsidR="007C4C67">
        <w:rPr>
          <w:noProof/>
        </w:rPr>
        <w:t>Шаг процесса 4</w:t>
      </w:r>
      <w:r w:rsidR="00246F8A">
        <w:rPr>
          <w:noProof/>
        </w:rPr>
        <w:t>5</w:t>
      </w:r>
      <w:r w:rsidR="00246F8A" w:rsidRPr="00E13DEA">
        <w:rPr>
          <w:noProof/>
        </w:rPr>
        <w:t xml:space="preserve">. </w:t>
      </w:r>
      <w:r w:rsidR="007C4C67" w:rsidRPr="007C4C67">
        <w:rPr>
          <w:noProof/>
        </w:rPr>
        <w:t>Приемка оборудования в ремонт</w:t>
      </w:r>
      <w:bookmarkEnd w:id="501"/>
    </w:p>
    <w:p w14:paraId="161768E4" w14:textId="7339DA76" w:rsidR="00246F8A" w:rsidRDefault="007C4C67" w:rsidP="00246F8A">
      <w:pPr>
        <w:suppressAutoHyphens/>
        <w:spacing w:after="240" w:line="276" w:lineRule="auto"/>
        <w:ind w:firstLine="567"/>
        <w:rPr>
          <w:rFonts w:ascii="Arial" w:hAnsi="Arial" w:cs="Arial"/>
          <w:szCs w:val="24"/>
        </w:rPr>
      </w:pPr>
      <w:r w:rsidRPr="007C4C67">
        <w:rPr>
          <w:rFonts w:ascii="Arial" w:hAnsi="Arial" w:cs="Arial"/>
          <w:szCs w:val="24"/>
        </w:rPr>
        <w:t xml:space="preserve">Исполнитель работ ТОиР </w:t>
      </w:r>
      <w:r w:rsidR="00875722">
        <w:rPr>
          <w:rFonts w:ascii="Arial" w:hAnsi="Arial" w:cs="Arial"/>
          <w:szCs w:val="24"/>
        </w:rPr>
        <w:t xml:space="preserve">УО </w:t>
      </w:r>
      <w:r w:rsidRPr="007C4C67">
        <w:rPr>
          <w:rFonts w:ascii="Arial" w:hAnsi="Arial" w:cs="Arial"/>
          <w:szCs w:val="24"/>
        </w:rPr>
        <w:t>принимает оборудование в ремонт и ставит соответствующую отметку в наряде-задании</w:t>
      </w:r>
      <w:r>
        <w:rPr>
          <w:rFonts w:ascii="Arial" w:hAnsi="Arial" w:cs="Arial"/>
          <w:szCs w:val="24"/>
        </w:rPr>
        <w:t>.</w:t>
      </w:r>
    </w:p>
    <w:p w14:paraId="64CD3F39" w14:textId="379FB3AA" w:rsidR="006544DD" w:rsidRDefault="006544DD" w:rsidP="00246F8A">
      <w:pPr>
        <w:suppressAutoHyphens/>
        <w:spacing w:after="240" w:line="276" w:lineRule="auto"/>
        <w:ind w:firstLine="567"/>
        <w:rPr>
          <w:ins w:id="503" w:author="Владимир Лаут" w:date="2021-03-29T16:19:00Z"/>
          <w:rFonts w:ascii="Arial" w:hAnsi="Arial" w:cs="Arial"/>
          <w:szCs w:val="24"/>
        </w:rPr>
      </w:pPr>
      <w:r w:rsidRPr="006544DD">
        <w:rPr>
          <w:rFonts w:ascii="Arial" w:hAnsi="Arial" w:cs="Arial"/>
          <w:szCs w:val="24"/>
        </w:rPr>
        <w:t>Если выполнение работ осуществляется подрядными организациями, Исполнитель работ ТОиР (представитель подрядной организации) заполняет Акт приемки-передачи оборудования</w:t>
      </w:r>
      <w:r>
        <w:rPr>
          <w:rFonts w:ascii="Arial" w:hAnsi="Arial" w:cs="Arial"/>
          <w:szCs w:val="24"/>
        </w:rPr>
        <w:t>.</w:t>
      </w:r>
    </w:p>
    <w:p w14:paraId="47DB5D8A" w14:textId="77777777" w:rsidR="002D175A" w:rsidRPr="001E0DB6" w:rsidRDefault="002D175A" w:rsidP="002D175A">
      <w:pPr>
        <w:suppressAutoHyphens/>
        <w:spacing w:after="240" w:line="276" w:lineRule="auto"/>
        <w:ind w:firstLine="567"/>
        <w:rPr>
          <w:ins w:id="504" w:author="Владимир Лаут" w:date="2021-03-29T16:19:00Z"/>
          <w:rFonts w:ascii="Arial" w:hAnsi="Arial" w:cs="Arial"/>
          <w:b/>
          <w:szCs w:val="24"/>
        </w:rPr>
      </w:pPr>
      <w:ins w:id="505" w:author="Владимир Лаут" w:date="2021-03-29T16:19:00Z">
        <w:r w:rsidRPr="001E0DB6">
          <w:rPr>
            <w:rFonts w:ascii="Arial" w:hAnsi="Arial" w:cs="Arial"/>
            <w:b/>
            <w:szCs w:val="24"/>
          </w:rPr>
          <w:t>Приемка оборудования в ремонт с помощью мобильного терминала:</w:t>
        </w:r>
      </w:ins>
    </w:p>
    <w:p w14:paraId="45A05864" w14:textId="77777777" w:rsidR="002D175A" w:rsidRDefault="002D175A" w:rsidP="002D175A">
      <w:pPr>
        <w:suppressAutoHyphens/>
        <w:spacing w:after="240" w:line="276" w:lineRule="auto"/>
        <w:ind w:firstLine="567"/>
        <w:rPr>
          <w:ins w:id="506" w:author="Владимир Лаут" w:date="2021-03-29T16:19:00Z"/>
          <w:rFonts w:ascii="Arial" w:hAnsi="Arial" w:cs="Arial"/>
          <w:szCs w:val="24"/>
        </w:rPr>
      </w:pPr>
      <w:ins w:id="507" w:author="Владимир Лаут" w:date="2021-03-29T16:19:00Z">
        <w:r>
          <w:rPr>
            <w:rFonts w:ascii="Arial" w:hAnsi="Arial" w:cs="Arial"/>
            <w:szCs w:val="24"/>
          </w:rPr>
          <w:lastRenderedPageBreak/>
          <w:t xml:space="preserve">Использование МУ позволяет фиксировать дату и время приемки оборудования в ремонт, с указанием даты и времени. При этом, после успешной синхронизации, в системе </w:t>
        </w:r>
        <w:r>
          <w:rPr>
            <w:rFonts w:ascii="Arial" w:hAnsi="Arial" w:cs="Arial"/>
            <w:szCs w:val="24"/>
            <w:lang w:val="en-US"/>
          </w:rPr>
          <w:t>SAP</w:t>
        </w:r>
        <w:r w:rsidRPr="001E0DB6">
          <w:rPr>
            <w:rFonts w:ascii="Arial" w:hAnsi="Arial" w:cs="Arial"/>
            <w:szCs w:val="24"/>
          </w:rPr>
          <w:t xml:space="preserve"> </w:t>
        </w:r>
        <w:r>
          <w:rPr>
            <w:rFonts w:ascii="Arial" w:hAnsi="Arial" w:cs="Arial"/>
            <w:szCs w:val="24"/>
          </w:rPr>
          <w:t>автоматически создается соответствующие сегменты (мероприятия):</w:t>
        </w:r>
      </w:ins>
    </w:p>
    <w:p w14:paraId="336BC554" w14:textId="77777777" w:rsidR="002D175A" w:rsidRPr="001E0DB6" w:rsidRDefault="002D175A" w:rsidP="002D175A">
      <w:pPr>
        <w:pStyle w:val="afb"/>
        <w:numPr>
          <w:ilvl w:val="0"/>
          <w:numId w:val="65"/>
        </w:numPr>
        <w:suppressAutoHyphens/>
        <w:spacing w:after="240" w:line="276" w:lineRule="auto"/>
        <w:rPr>
          <w:ins w:id="508" w:author="Владимир Лаут" w:date="2021-03-29T16:19:00Z"/>
          <w:rFonts w:ascii="Arial" w:hAnsi="Arial" w:cs="Arial"/>
          <w:szCs w:val="24"/>
        </w:rPr>
      </w:pPr>
      <w:ins w:id="509" w:author="Владимир Лаут" w:date="2021-03-29T16:19:00Z">
        <w:r w:rsidRPr="001E0DB6">
          <w:rPr>
            <w:rFonts w:ascii="Arial" w:hAnsi="Arial" w:cs="Arial"/>
            <w:szCs w:val="24"/>
          </w:rPr>
          <w:t xml:space="preserve">Пользователь, которому присвоена роль Специалист по приемке оборудования в эксплуатацию выполняет передачу оборудования из эксплуатации в ремонт, с обязательной фиксацией Даты и времени. В системе </w:t>
        </w:r>
        <w:r w:rsidRPr="001E0DB6">
          <w:rPr>
            <w:rFonts w:ascii="Arial" w:hAnsi="Arial" w:cs="Arial"/>
            <w:szCs w:val="24"/>
            <w:lang w:val="en-US"/>
          </w:rPr>
          <w:t>SAP</w:t>
        </w:r>
        <w:r w:rsidRPr="001E0DB6">
          <w:rPr>
            <w:rFonts w:ascii="Arial" w:hAnsi="Arial" w:cs="Arial"/>
            <w:szCs w:val="24"/>
          </w:rPr>
          <w:t xml:space="preserve"> автоматически создаётся сегмент «ТР – Технологические операции по подготовке к ремонту» в котором указывается дата и время начала сегмента, присваивается пользовательский статус ПЕРВ (передано в ремонт), МОБИ (Создано на МУ);</w:t>
        </w:r>
      </w:ins>
    </w:p>
    <w:p w14:paraId="487DE88E" w14:textId="77777777" w:rsidR="002D175A" w:rsidRDefault="002D175A" w:rsidP="002D175A">
      <w:pPr>
        <w:pStyle w:val="afb"/>
        <w:numPr>
          <w:ilvl w:val="0"/>
          <w:numId w:val="65"/>
        </w:numPr>
        <w:suppressAutoHyphens/>
        <w:spacing w:after="240" w:line="276" w:lineRule="auto"/>
        <w:rPr>
          <w:ins w:id="510" w:author="Владимир Лаут" w:date="2021-03-29T16:19:00Z"/>
          <w:rFonts w:ascii="Arial" w:hAnsi="Arial" w:cs="Arial"/>
          <w:szCs w:val="24"/>
        </w:rPr>
      </w:pPr>
      <w:ins w:id="511" w:author="Владимир Лаут" w:date="2021-03-29T16:19:00Z">
        <w:r>
          <w:rPr>
            <w:rFonts w:ascii="Arial" w:hAnsi="Arial" w:cs="Arial"/>
            <w:szCs w:val="24"/>
          </w:rPr>
          <w:t xml:space="preserve">Пользователь, которому присвоена роль Инженер ТОиР УО, получает заказ на мобильном устройстве и Принимает оборудование из эксплуатации в ремонт, фиксируя Дата и Время. В системе </w:t>
        </w:r>
        <w:r>
          <w:rPr>
            <w:rFonts w:ascii="Arial" w:hAnsi="Arial" w:cs="Arial"/>
            <w:szCs w:val="24"/>
            <w:lang w:val="en-US"/>
          </w:rPr>
          <w:t>SAP</w:t>
        </w:r>
        <w:r w:rsidRPr="001E0DB6">
          <w:rPr>
            <w:rFonts w:ascii="Arial" w:hAnsi="Arial" w:cs="Arial"/>
            <w:szCs w:val="24"/>
          </w:rPr>
          <w:t xml:space="preserve"> </w:t>
        </w:r>
        <w:r>
          <w:rPr>
            <w:rFonts w:ascii="Arial" w:hAnsi="Arial" w:cs="Arial"/>
            <w:szCs w:val="24"/>
          </w:rPr>
          <w:t xml:space="preserve">в сообщении, связанном с заказом на ремонт, в сегменте «ТР – Технологические операции по подготовке к ремонту» заполняется Дата и Время окончания сегмента, присваивается статус ПРРЕ (принято в ремонт). </w:t>
        </w:r>
      </w:ins>
    </w:p>
    <w:p w14:paraId="214F5C8A" w14:textId="77777777" w:rsidR="002D175A" w:rsidRDefault="002D175A" w:rsidP="002D175A">
      <w:pPr>
        <w:suppressAutoHyphens/>
        <w:spacing w:after="240" w:line="276" w:lineRule="auto"/>
        <w:ind w:left="360"/>
        <w:rPr>
          <w:ins w:id="512" w:author="Владимир Лаут" w:date="2021-03-29T16:19:00Z"/>
          <w:rFonts w:ascii="Arial" w:hAnsi="Arial" w:cs="Arial"/>
          <w:szCs w:val="24"/>
        </w:rPr>
      </w:pPr>
      <w:ins w:id="513" w:author="Владимир Лаут" w:date="2021-03-29T16:19:00Z">
        <w:r>
          <w:rPr>
            <w:rFonts w:ascii="Arial" w:hAnsi="Arial" w:cs="Arial"/>
            <w:szCs w:val="24"/>
          </w:rPr>
          <w:t>В случае, если пользователь с ролью Инженер ТОиР УО отклоняет задачу (вводится обязательный комментарий отклонения)  - это означает возврат заказа в службу Эксплуатации. В сегменте «ТР – Технологические операции по подготовке к ремонту» удаляется дата и время начала сегмента.</w:t>
        </w:r>
      </w:ins>
    </w:p>
    <w:p w14:paraId="7C9DE283" w14:textId="77777777" w:rsidR="002D175A" w:rsidRPr="0081056B" w:rsidRDefault="002D175A" w:rsidP="002D175A">
      <w:pPr>
        <w:suppressAutoHyphens/>
        <w:spacing w:after="240" w:line="276" w:lineRule="auto"/>
        <w:ind w:left="360"/>
        <w:rPr>
          <w:ins w:id="514" w:author="Владимир Лаут" w:date="2021-03-29T16:19:00Z"/>
          <w:rFonts w:ascii="Arial" w:hAnsi="Arial" w:cs="Arial"/>
          <w:szCs w:val="24"/>
        </w:rPr>
      </w:pPr>
      <w:ins w:id="515" w:author="Владимир Лаут" w:date="2021-03-29T16:19:00Z">
        <w:r>
          <w:rPr>
            <w:rFonts w:ascii="Arial" w:hAnsi="Arial" w:cs="Arial"/>
            <w:szCs w:val="24"/>
          </w:rPr>
          <w:t>3. Пользователь, которому присвоена роль Инженер ТОиР УО, должен осуществить Передачу оборудования в ремонт на мобильном устройстве.</w:t>
        </w:r>
        <w:r w:rsidRPr="0081056B">
          <w:rPr>
            <w:rFonts w:ascii="Arial" w:hAnsi="Arial" w:cs="Arial"/>
            <w:szCs w:val="24"/>
          </w:rPr>
          <w:t xml:space="preserve"> </w:t>
        </w:r>
        <w:r w:rsidRPr="006B6891">
          <w:rPr>
            <w:rFonts w:ascii="Arial" w:hAnsi="Arial" w:cs="Arial"/>
            <w:szCs w:val="24"/>
          </w:rPr>
          <w:t xml:space="preserve">В системе </w:t>
        </w:r>
        <w:r w:rsidRPr="006B6891">
          <w:rPr>
            <w:rFonts w:ascii="Arial" w:hAnsi="Arial" w:cs="Arial"/>
            <w:szCs w:val="24"/>
            <w:lang w:val="en-US"/>
          </w:rPr>
          <w:t>SAP</w:t>
        </w:r>
        <w:r w:rsidRPr="006B6891">
          <w:rPr>
            <w:rFonts w:ascii="Arial" w:hAnsi="Arial" w:cs="Arial"/>
            <w:szCs w:val="24"/>
          </w:rPr>
          <w:t xml:space="preserve"> автоматически создаётся сегмент</w:t>
        </w:r>
        <w:r>
          <w:rPr>
            <w:rFonts w:ascii="Arial" w:hAnsi="Arial" w:cs="Arial"/>
            <w:szCs w:val="24"/>
          </w:rPr>
          <w:t xml:space="preserve"> «</w:t>
        </w:r>
        <w:r>
          <w:rPr>
            <w:rFonts w:ascii="Arial" w:hAnsi="Arial" w:cs="Arial"/>
            <w:szCs w:val="24"/>
            <w:lang w:val="en-US"/>
          </w:rPr>
          <w:t>R</w:t>
        </w:r>
        <w:r w:rsidRPr="001E0DB6">
          <w:rPr>
            <w:rFonts w:ascii="Arial" w:hAnsi="Arial" w:cs="Arial"/>
            <w:szCs w:val="24"/>
          </w:rPr>
          <w:t xml:space="preserve">1 – </w:t>
        </w:r>
        <w:r>
          <w:rPr>
            <w:rFonts w:ascii="Arial" w:hAnsi="Arial" w:cs="Arial"/>
            <w:szCs w:val="24"/>
          </w:rPr>
          <w:t>Выполнение ремонта», в котором заполняется Дата и Время начала сегмента, присваивается статус ОПВР (оборудование передано в ремонт)</w:t>
        </w:r>
      </w:ins>
    </w:p>
    <w:p w14:paraId="04BC537C" w14:textId="6DA66816" w:rsidR="002D175A" w:rsidDel="002D175A" w:rsidRDefault="002D175A" w:rsidP="00246F8A">
      <w:pPr>
        <w:suppressAutoHyphens/>
        <w:spacing w:after="240" w:line="276" w:lineRule="auto"/>
        <w:ind w:firstLine="567"/>
        <w:rPr>
          <w:ins w:id="516" w:author="Попова Дарья" w:date="2020-07-24T14:37:00Z"/>
          <w:del w:id="517" w:author="Владимир Лаут" w:date="2021-03-29T16:19:00Z"/>
          <w:rFonts w:ascii="Arial" w:hAnsi="Arial" w:cs="Arial"/>
          <w:szCs w:val="24"/>
        </w:rPr>
      </w:pPr>
    </w:p>
    <w:p w14:paraId="5B72EFF4" w14:textId="1EE5D863" w:rsidR="00E44915" w:rsidRPr="00E13DEA" w:rsidRDefault="00E44915">
      <w:pPr>
        <w:pStyle w:val="4"/>
        <w:rPr>
          <w:ins w:id="518" w:author="Попова Дарья" w:date="2020-07-24T14:37:00Z"/>
        </w:rPr>
        <w:pPrChange w:id="519" w:author="Попова Дарья" w:date="2020-07-24T14:45:00Z">
          <w:pPr>
            <w:pStyle w:val="afff7"/>
          </w:pPr>
        </w:pPrChange>
      </w:pPr>
      <w:ins w:id="520" w:author="Попова Дарья" w:date="2020-07-24T14:37:00Z">
        <w:r>
          <w:t>Шаг процесса 4</w:t>
        </w:r>
        <w:r w:rsidR="002D2E77">
          <w:t>6</w:t>
        </w:r>
        <w:r w:rsidRPr="00E13DEA">
          <w:t xml:space="preserve">. </w:t>
        </w:r>
      </w:ins>
      <w:ins w:id="521" w:author="Попова Дарья" w:date="2020-07-24T14:45:00Z">
        <w:r w:rsidR="002D2E77">
          <w:t>Передача ЗиС в ремонт</w:t>
        </w:r>
      </w:ins>
    </w:p>
    <w:p w14:paraId="63481D4B" w14:textId="002D5B5D" w:rsidR="00E44915" w:rsidRDefault="00D83950" w:rsidP="00246F8A">
      <w:pPr>
        <w:suppressAutoHyphens/>
        <w:spacing w:after="240" w:line="276" w:lineRule="auto"/>
        <w:ind w:firstLine="567"/>
        <w:rPr>
          <w:ins w:id="522" w:author="Попова Дарья" w:date="2020-07-24T15:31:00Z"/>
          <w:rFonts w:ascii="Arial" w:hAnsi="Arial" w:cs="Arial"/>
        </w:rPr>
      </w:pPr>
      <w:ins w:id="523" w:author="Попова Дарья" w:date="2020-07-24T15:26:00Z">
        <w:r>
          <w:rPr>
            <w:rFonts w:ascii="Arial" w:hAnsi="Arial" w:cs="Arial"/>
            <w:szCs w:val="24"/>
          </w:rPr>
          <w:t>Для передачи ЗиС в ремонт организуется комиссия</w:t>
        </w:r>
      </w:ins>
      <w:ins w:id="524" w:author="Попова Дарья" w:date="2020-07-24T15:31:00Z">
        <w:r>
          <w:rPr>
            <w:rFonts w:ascii="Arial" w:hAnsi="Arial" w:cs="Arial"/>
            <w:szCs w:val="24"/>
          </w:rPr>
          <w:t xml:space="preserve">. </w:t>
        </w:r>
        <w:r w:rsidRPr="00EF3813">
          <w:rPr>
            <w:rFonts w:ascii="Arial" w:hAnsi="Arial" w:cs="Arial"/>
          </w:rPr>
          <w:t xml:space="preserve">Для передачи </w:t>
        </w:r>
        <w:r>
          <w:rPr>
            <w:rFonts w:ascii="Arial" w:hAnsi="Arial" w:cs="Arial"/>
          </w:rPr>
          <w:t>ЗиС</w:t>
        </w:r>
        <w:r w:rsidRPr="00EF3813">
          <w:rPr>
            <w:rFonts w:ascii="Arial" w:hAnsi="Arial" w:cs="Arial"/>
          </w:rPr>
          <w:t xml:space="preserve"> подрядной организации образуются комиссии в составе представителей Заказчика, Подрядчика, проектной организации</w:t>
        </w:r>
        <w:r>
          <w:rPr>
            <w:rFonts w:ascii="Arial" w:hAnsi="Arial" w:cs="Arial"/>
          </w:rPr>
          <w:t>.</w:t>
        </w:r>
      </w:ins>
      <w:ins w:id="525" w:author="Попова Дарья" w:date="2020-07-24T15:39:00Z">
        <w:r w:rsidR="00E4227E">
          <w:rPr>
            <w:rFonts w:ascii="Arial" w:hAnsi="Arial" w:cs="Arial"/>
          </w:rPr>
          <w:t xml:space="preserve"> </w:t>
        </w:r>
      </w:ins>
    </w:p>
    <w:p w14:paraId="1760B560" w14:textId="25562B02" w:rsidR="00D83950" w:rsidRDefault="00D83950" w:rsidP="00246F8A">
      <w:pPr>
        <w:suppressAutoHyphens/>
        <w:spacing w:after="240" w:line="276" w:lineRule="auto"/>
        <w:ind w:firstLine="567"/>
        <w:rPr>
          <w:ins w:id="526" w:author="Попова Дарья" w:date="2020-07-24T15:39:00Z"/>
          <w:rFonts w:ascii="Arial" w:hAnsi="Arial" w:cs="Arial"/>
          <w:szCs w:val="24"/>
        </w:rPr>
      </w:pPr>
      <w:ins w:id="527" w:author="Попова Дарья" w:date="2020-07-24T15:32:00Z">
        <w:r>
          <w:rPr>
            <w:rFonts w:ascii="Arial" w:hAnsi="Arial" w:cs="Arial"/>
            <w:szCs w:val="24"/>
          </w:rPr>
          <w:t xml:space="preserve">В случае необходимости заранее осуществляется </w:t>
        </w:r>
      </w:ins>
      <w:ins w:id="528" w:author="Попова Дарья" w:date="2020-07-24T15:36:00Z">
        <w:r w:rsidR="00E4227E">
          <w:rPr>
            <w:rFonts w:ascii="Arial" w:hAnsi="Arial" w:cs="Arial"/>
            <w:szCs w:val="24"/>
          </w:rPr>
          <w:t>перевод сотрудников, арендаторов помеще</w:t>
        </w:r>
      </w:ins>
      <w:ins w:id="529" w:author="Попова Дарья" w:date="2020-07-24T15:37:00Z">
        <w:r w:rsidR="00E4227E">
          <w:rPr>
            <w:rFonts w:ascii="Arial" w:hAnsi="Arial" w:cs="Arial"/>
            <w:szCs w:val="24"/>
          </w:rPr>
          <w:t>ний из ремонтируемых ЗиС.</w:t>
        </w:r>
      </w:ins>
    </w:p>
    <w:p w14:paraId="6CAB1232" w14:textId="76948A47" w:rsidR="00E4227E" w:rsidRDefault="00E4227E" w:rsidP="00246F8A">
      <w:pPr>
        <w:suppressAutoHyphens/>
        <w:spacing w:after="240" w:line="276" w:lineRule="auto"/>
        <w:ind w:firstLine="567"/>
        <w:rPr>
          <w:rFonts w:ascii="Arial" w:hAnsi="Arial" w:cs="Arial"/>
          <w:szCs w:val="24"/>
        </w:rPr>
      </w:pPr>
      <w:ins w:id="530" w:author="Попова Дарья" w:date="2020-07-24T15:39:00Z">
        <w:r w:rsidRPr="00EF3813">
          <w:rPr>
            <w:rFonts w:ascii="Arial" w:hAnsi="Arial" w:cs="Arial"/>
          </w:rPr>
          <w:t xml:space="preserve">Передача </w:t>
        </w:r>
        <w:r>
          <w:rPr>
            <w:rFonts w:ascii="Arial" w:hAnsi="Arial" w:cs="Arial"/>
          </w:rPr>
          <w:t>ЗиС</w:t>
        </w:r>
        <w:r w:rsidRPr="00EF3813">
          <w:rPr>
            <w:rFonts w:ascii="Arial" w:hAnsi="Arial" w:cs="Arial"/>
          </w:rPr>
          <w:t xml:space="preserve"> Подрядчику оформляется актом</w:t>
        </w:r>
        <w:r>
          <w:rPr>
            <w:rFonts w:ascii="Arial" w:hAnsi="Arial" w:cs="Arial"/>
          </w:rPr>
          <w:t xml:space="preserve"> передачи, в случае выполнения работ хозспособом </w:t>
        </w:r>
      </w:ins>
      <w:ins w:id="531" w:author="Попова Дарья" w:date="2020-07-24T15:40:00Z">
        <w:r>
          <w:rPr>
            <w:rFonts w:ascii="Arial" w:hAnsi="Arial" w:cs="Arial"/>
          </w:rPr>
          <w:t>–</w:t>
        </w:r>
      </w:ins>
      <w:ins w:id="532" w:author="Попова Дарья" w:date="2020-07-24T15:39:00Z">
        <w:r>
          <w:rPr>
            <w:rFonts w:ascii="Arial" w:hAnsi="Arial" w:cs="Arial"/>
          </w:rPr>
          <w:t xml:space="preserve"> </w:t>
        </w:r>
      </w:ins>
      <w:ins w:id="533" w:author="Попова Дарья" w:date="2020-07-24T15:40:00Z">
        <w:r>
          <w:rPr>
            <w:rFonts w:ascii="Arial" w:hAnsi="Arial" w:cs="Arial"/>
          </w:rPr>
          <w:t>производится запись в журнале о передаче ЗиС в ремонт.</w:t>
        </w:r>
      </w:ins>
    </w:p>
    <w:p w14:paraId="2F2FE91A" w14:textId="4149940D" w:rsidR="009E28A6" w:rsidRPr="00E13DEA" w:rsidRDefault="009E28A6">
      <w:pPr>
        <w:pStyle w:val="4"/>
        <w:rPr>
          <w:noProof/>
        </w:rPr>
        <w:pPrChange w:id="534" w:author="Попова Дарья" w:date="2020-07-24T14:45:00Z">
          <w:pPr>
            <w:pStyle w:val="afff7"/>
          </w:pPr>
        </w:pPrChange>
      </w:pPr>
      <w:bookmarkStart w:id="535" w:name="_Toc38890315"/>
      <w:del w:id="536" w:author="Попова Дарья" w:date="2020-07-24T14:45:00Z">
        <w:r w:rsidDel="002D2E77">
          <w:delText>5.2.1.</w:delText>
        </w:r>
        <w:r w:rsidR="008C3D94" w:rsidDel="002D2E77">
          <w:delText>7</w:delText>
        </w:r>
        <w:r w:rsidDel="002D2E77">
          <w:delText xml:space="preserve"> </w:delText>
        </w:r>
      </w:del>
      <w:r w:rsidRPr="00E13DEA">
        <w:rPr>
          <w:noProof/>
        </w:rPr>
        <w:t>Шаг процесса 50. Выполнение работ по мероприятию ТОиР</w:t>
      </w:r>
      <w:bookmarkEnd w:id="535"/>
    </w:p>
    <w:p w14:paraId="5C0E5D17" w14:textId="200250F7" w:rsidR="009E28A6" w:rsidRPr="00B14753" w:rsidRDefault="009E28A6" w:rsidP="00991D27">
      <w:pPr>
        <w:pStyle w:val="bbb"/>
        <w:suppressAutoHyphens/>
        <w:spacing w:after="240" w:line="276" w:lineRule="auto"/>
        <w:ind w:firstLine="567"/>
        <w:jc w:val="both"/>
        <w:rPr>
          <w:sz w:val="24"/>
          <w:szCs w:val="24"/>
        </w:rPr>
      </w:pPr>
      <w:r w:rsidRPr="00B14753">
        <w:rPr>
          <w:sz w:val="24"/>
          <w:szCs w:val="24"/>
        </w:rPr>
        <w:t>На вход шага поступают документы: наряд-задание</w:t>
      </w:r>
      <w:r>
        <w:rPr>
          <w:sz w:val="24"/>
          <w:szCs w:val="24"/>
        </w:rPr>
        <w:t xml:space="preserve"> и</w:t>
      </w:r>
      <w:r w:rsidRPr="00B14753">
        <w:rPr>
          <w:sz w:val="24"/>
          <w:szCs w:val="24"/>
        </w:rPr>
        <w:t>, согласованный наряд-допуск.</w:t>
      </w:r>
      <w:r>
        <w:rPr>
          <w:sz w:val="24"/>
          <w:szCs w:val="24"/>
        </w:rPr>
        <w:t xml:space="preserve"> </w:t>
      </w:r>
    </w:p>
    <w:p w14:paraId="2E16229C" w14:textId="0D7EE6C4" w:rsidR="009E28A6" w:rsidRPr="00B14753" w:rsidRDefault="009E28A6" w:rsidP="00991D27">
      <w:pPr>
        <w:pStyle w:val="bbb"/>
        <w:suppressAutoHyphens/>
        <w:spacing w:after="240" w:line="276" w:lineRule="auto"/>
        <w:ind w:firstLine="567"/>
        <w:jc w:val="both"/>
        <w:rPr>
          <w:sz w:val="24"/>
          <w:szCs w:val="24"/>
        </w:rPr>
      </w:pPr>
      <w:r w:rsidRPr="00B14753">
        <w:rPr>
          <w:sz w:val="24"/>
          <w:szCs w:val="24"/>
        </w:rPr>
        <w:lastRenderedPageBreak/>
        <w:t xml:space="preserve">Осуществляется фактическое выполнение работ по мероприятию ТОиР Исполнителем работ ТОиР </w:t>
      </w:r>
      <w:r w:rsidR="00875722">
        <w:rPr>
          <w:sz w:val="24"/>
          <w:szCs w:val="24"/>
        </w:rPr>
        <w:t>УО</w:t>
      </w:r>
      <w:r w:rsidRPr="00B14753">
        <w:rPr>
          <w:sz w:val="24"/>
          <w:szCs w:val="24"/>
        </w:rPr>
        <w:t>: сотрудниками предприятия или подрядной организацией.</w:t>
      </w:r>
    </w:p>
    <w:p w14:paraId="223A79B0" w14:textId="1DF5DD92" w:rsidR="009E28A6" w:rsidRPr="00B14753" w:rsidRDefault="009E28A6" w:rsidP="00991D27">
      <w:pPr>
        <w:pStyle w:val="bbb"/>
        <w:suppressAutoHyphens/>
        <w:spacing w:after="120" w:line="276" w:lineRule="auto"/>
        <w:ind w:firstLine="567"/>
        <w:jc w:val="both"/>
        <w:rPr>
          <w:sz w:val="24"/>
          <w:szCs w:val="24"/>
        </w:rPr>
      </w:pPr>
      <w:r w:rsidRPr="00B14753">
        <w:rPr>
          <w:sz w:val="24"/>
          <w:szCs w:val="24"/>
        </w:rPr>
        <w:t xml:space="preserve">По факту выполнения работ Исполнителем работ ТОиР </w:t>
      </w:r>
      <w:r w:rsidR="00875722">
        <w:rPr>
          <w:sz w:val="24"/>
          <w:szCs w:val="24"/>
        </w:rPr>
        <w:t xml:space="preserve">УО </w:t>
      </w:r>
      <w:r w:rsidRPr="00B14753">
        <w:rPr>
          <w:sz w:val="24"/>
          <w:szCs w:val="24"/>
        </w:rPr>
        <w:t>оформляются документы:</w:t>
      </w:r>
    </w:p>
    <w:p w14:paraId="385B2590" w14:textId="77777777" w:rsidR="009E28A6" w:rsidRPr="00B14753" w:rsidRDefault="009E28A6" w:rsidP="00991D27">
      <w:pPr>
        <w:pStyle w:val="bbb"/>
        <w:suppressAutoHyphens/>
        <w:spacing w:after="120" w:line="276" w:lineRule="auto"/>
        <w:ind w:firstLine="567"/>
        <w:rPr>
          <w:sz w:val="24"/>
          <w:szCs w:val="24"/>
        </w:rPr>
      </w:pPr>
      <w:r w:rsidRPr="00B14753">
        <w:rPr>
          <w:sz w:val="24"/>
          <w:szCs w:val="24"/>
        </w:rPr>
        <w:t xml:space="preserve">- </w:t>
      </w:r>
      <w:r>
        <w:rPr>
          <w:sz w:val="24"/>
          <w:szCs w:val="24"/>
        </w:rPr>
        <w:t>в наряде-задании фиксируются отметки</w:t>
      </w:r>
      <w:r w:rsidRPr="00B14753">
        <w:rPr>
          <w:sz w:val="24"/>
          <w:szCs w:val="24"/>
        </w:rPr>
        <w:t xml:space="preserve"> о выполненном монтаже/демонтаже,</w:t>
      </w:r>
    </w:p>
    <w:p w14:paraId="34995192" w14:textId="77777777" w:rsidR="009E28A6" w:rsidRPr="00B14753" w:rsidRDefault="009E28A6" w:rsidP="00991D27">
      <w:pPr>
        <w:pStyle w:val="bbb"/>
        <w:suppressAutoHyphens/>
        <w:spacing w:after="120" w:line="276" w:lineRule="auto"/>
        <w:ind w:firstLine="567"/>
        <w:rPr>
          <w:sz w:val="24"/>
          <w:szCs w:val="24"/>
        </w:rPr>
      </w:pPr>
      <w:r w:rsidRPr="00B14753">
        <w:rPr>
          <w:sz w:val="24"/>
          <w:szCs w:val="24"/>
        </w:rPr>
        <w:t>- при необходимости фиксируются показания измерительных приборов,</w:t>
      </w:r>
    </w:p>
    <w:p w14:paraId="0C4D5AF1" w14:textId="77777777" w:rsidR="006544DD" w:rsidRDefault="009E28A6" w:rsidP="00991D27">
      <w:pPr>
        <w:pStyle w:val="bbb"/>
        <w:suppressAutoHyphens/>
        <w:spacing w:after="240" w:line="276" w:lineRule="auto"/>
        <w:ind w:firstLine="567"/>
        <w:jc w:val="both"/>
        <w:rPr>
          <w:sz w:val="24"/>
          <w:szCs w:val="24"/>
        </w:rPr>
      </w:pPr>
      <w:r w:rsidRPr="00B14753">
        <w:rPr>
          <w:sz w:val="24"/>
          <w:szCs w:val="24"/>
        </w:rPr>
        <w:t>- в наряде-допуске ставится отметка об окончании работ</w:t>
      </w:r>
      <w:r w:rsidR="006544DD">
        <w:rPr>
          <w:sz w:val="24"/>
          <w:szCs w:val="24"/>
        </w:rPr>
        <w:t>,</w:t>
      </w:r>
    </w:p>
    <w:p w14:paraId="78DB148B" w14:textId="38D9BEB4" w:rsidR="009E28A6" w:rsidRPr="00B14753" w:rsidRDefault="006544DD" w:rsidP="00991D27">
      <w:pPr>
        <w:pStyle w:val="bbb"/>
        <w:suppressAutoHyphens/>
        <w:spacing w:after="240" w:line="276" w:lineRule="auto"/>
        <w:ind w:firstLine="567"/>
        <w:jc w:val="both"/>
        <w:rPr>
          <w:sz w:val="24"/>
          <w:szCs w:val="24"/>
        </w:rPr>
      </w:pPr>
      <w:r>
        <w:rPr>
          <w:sz w:val="24"/>
          <w:szCs w:val="24"/>
        </w:rPr>
        <w:t xml:space="preserve">- </w:t>
      </w:r>
      <w:r w:rsidRPr="006544DD">
        <w:rPr>
          <w:sz w:val="24"/>
          <w:szCs w:val="24"/>
        </w:rPr>
        <w:t>акт выполненных работ, если работы выполнялись подрядчиком</w:t>
      </w:r>
      <w:r w:rsidR="009E28A6" w:rsidRPr="00B14753">
        <w:rPr>
          <w:sz w:val="24"/>
          <w:szCs w:val="24"/>
        </w:rPr>
        <w:t>.</w:t>
      </w:r>
    </w:p>
    <w:p w14:paraId="07B015C8" w14:textId="07C48CA5" w:rsidR="009E28A6" w:rsidRPr="00B14753" w:rsidRDefault="009E28A6" w:rsidP="00991D27">
      <w:pPr>
        <w:suppressAutoHyphens/>
        <w:spacing w:after="120" w:line="276" w:lineRule="auto"/>
        <w:ind w:firstLine="567"/>
        <w:rPr>
          <w:rFonts w:ascii="Arial" w:hAnsi="Arial" w:cs="Arial"/>
          <w:szCs w:val="24"/>
        </w:rPr>
      </w:pPr>
      <w:r w:rsidRPr="00B14753">
        <w:rPr>
          <w:rFonts w:ascii="Arial" w:hAnsi="Arial" w:cs="Arial"/>
          <w:szCs w:val="24"/>
        </w:rPr>
        <w:t xml:space="preserve">По факту выполнения работ Инженером ТОиР </w:t>
      </w:r>
      <w:r w:rsidR="00875722">
        <w:rPr>
          <w:rFonts w:ascii="Arial" w:hAnsi="Arial" w:cs="Arial"/>
          <w:szCs w:val="24"/>
        </w:rPr>
        <w:t xml:space="preserve">УО </w:t>
      </w:r>
      <w:r w:rsidRPr="00B14753">
        <w:rPr>
          <w:rFonts w:ascii="Arial" w:hAnsi="Arial" w:cs="Arial"/>
          <w:szCs w:val="24"/>
        </w:rPr>
        <w:t>принимаются решения:</w:t>
      </w:r>
    </w:p>
    <w:p w14:paraId="094041BF" w14:textId="77777777" w:rsidR="009E28A6" w:rsidRPr="00B14753" w:rsidRDefault="009E28A6" w:rsidP="00991D27">
      <w:pPr>
        <w:suppressAutoHyphens/>
        <w:spacing w:after="120" w:line="276" w:lineRule="auto"/>
        <w:ind w:firstLine="567"/>
        <w:rPr>
          <w:rFonts w:ascii="Arial" w:hAnsi="Arial" w:cs="Arial"/>
          <w:szCs w:val="24"/>
        </w:rPr>
      </w:pPr>
      <w:r w:rsidRPr="00B14753">
        <w:rPr>
          <w:rFonts w:ascii="Arial" w:hAnsi="Arial" w:cs="Arial"/>
          <w:szCs w:val="24"/>
        </w:rPr>
        <w:t>- о необходимости создания заявки на монтаж/демонтаж оборудования,</w:t>
      </w:r>
    </w:p>
    <w:p w14:paraId="0126F6AF" w14:textId="77777777" w:rsidR="009E28A6" w:rsidRPr="00B14753" w:rsidRDefault="009E28A6" w:rsidP="00991D27">
      <w:pPr>
        <w:suppressAutoHyphens/>
        <w:spacing w:after="120" w:line="276" w:lineRule="auto"/>
        <w:ind w:firstLine="567"/>
        <w:jc w:val="left"/>
        <w:rPr>
          <w:rFonts w:ascii="Arial" w:hAnsi="Arial" w:cs="Arial"/>
          <w:szCs w:val="24"/>
        </w:rPr>
      </w:pPr>
      <w:r w:rsidRPr="00B14753">
        <w:rPr>
          <w:rFonts w:ascii="Arial" w:hAnsi="Arial" w:cs="Arial"/>
          <w:szCs w:val="24"/>
        </w:rPr>
        <w:t>- о необходимости списания производственного актива, с оформлением акта осмотра и списания объекта ОС по форме ВН-ОС-5,</w:t>
      </w:r>
    </w:p>
    <w:p w14:paraId="4ED25730" w14:textId="77777777" w:rsidR="009E28A6" w:rsidRPr="000622E7" w:rsidRDefault="009E28A6" w:rsidP="00991D27">
      <w:pPr>
        <w:suppressAutoHyphens/>
        <w:spacing w:after="120" w:line="276" w:lineRule="auto"/>
        <w:ind w:firstLine="567"/>
        <w:rPr>
          <w:rFonts w:ascii="Arial" w:hAnsi="Arial" w:cs="Arial"/>
          <w:szCs w:val="24"/>
        </w:rPr>
      </w:pPr>
      <w:r w:rsidRPr="00B14753">
        <w:rPr>
          <w:rFonts w:ascii="Arial" w:hAnsi="Arial" w:cs="Arial"/>
          <w:szCs w:val="24"/>
        </w:rPr>
        <w:t>- о необходимости приема вторичных МТР, возникших в процессе ремонта/утилизации оборудования,</w:t>
      </w:r>
    </w:p>
    <w:p w14:paraId="7667AE71" w14:textId="77777777" w:rsidR="009E28A6" w:rsidRPr="00B14753" w:rsidRDefault="009E28A6" w:rsidP="00991D27">
      <w:pPr>
        <w:suppressAutoHyphens/>
        <w:spacing w:after="120" w:line="276" w:lineRule="auto"/>
        <w:ind w:firstLine="567"/>
        <w:rPr>
          <w:rFonts w:ascii="Arial" w:hAnsi="Arial" w:cs="Arial"/>
          <w:szCs w:val="24"/>
        </w:rPr>
      </w:pPr>
      <w:r w:rsidRPr="00B14753">
        <w:rPr>
          <w:rFonts w:ascii="Arial" w:hAnsi="Arial" w:cs="Arial"/>
          <w:szCs w:val="24"/>
        </w:rPr>
        <w:t>- о необходимости</w:t>
      </w:r>
      <w:r>
        <w:rPr>
          <w:rFonts w:ascii="Arial" w:hAnsi="Arial" w:cs="Arial"/>
          <w:szCs w:val="24"/>
        </w:rPr>
        <w:t xml:space="preserve"> регистрации в системе выявленного дефекта</w:t>
      </w:r>
      <w:r w:rsidRPr="00B14753">
        <w:rPr>
          <w:rFonts w:ascii="Arial" w:hAnsi="Arial" w:cs="Arial"/>
          <w:szCs w:val="24"/>
        </w:rPr>
        <w:t>,</w:t>
      </w:r>
    </w:p>
    <w:p w14:paraId="029C20D6" w14:textId="3EF6A437" w:rsidR="009E28A6" w:rsidRPr="00B14753" w:rsidRDefault="009E28A6" w:rsidP="00991D27">
      <w:pPr>
        <w:suppressAutoHyphens/>
        <w:spacing w:after="120" w:line="276" w:lineRule="auto"/>
        <w:ind w:firstLine="567"/>
        <w:rPr>
          <w:rFonts w:ascii="Arial" w:hAnsi="Arial" w:cs="Arial"/>
          <w:szCs w:val="24"/>
        </w:rPr>
      </w:pPr>
      <w:r>
        <w:rPr>
          <w:rFonts w:ascii="Arial" w:hAnsi="Arial" w:cs="Arial"/>
          <w:szCs w:val="24"/>
        </w:rPr>
        <w:t xml:space="preserve">- </w:t>
      </w:r>
      <w:r w:rsidRPr="00B14753">
        <w:rPr>
          <w:rFonts w:ascii="Arial" w:hAnsi="Arial" w:cs="Arial"/>
          <w:szCs w:val="24"/>
        </w:rPr>
        <w:t>о необходимости анализа НСИ после работ по консервации/расконсервации производственного актива,</w:t>
      </w:r>
    </w:p>
    <w:p w14:paraId="3AA467EA" w14:textId="77777777" w:rsidR="009E28A6" w:rsidRPr="00B14753" w:rsidRDefault="009E28A6" w:rsidP="00991D27">
      <w:pPr>
        <w:suppressAutoHyphens/>
        <w:spacing w:after="240" w:line="276" w:lineRule="auto"/>
        <w:ind w:firstLine="567"/>
        <w:rPr>
          <w:rFonts w:ascii="Arial" w:hAnsi="Arial" w:cs="Arial"/>
          <w:szCs w:val="24"/>
        </w:rPr>
      </w:pPr>
      <w:r w:rsidRPr="00B14753">
        <w:rPr>
          <w:rFonts w:ascii="Arial" w:hAnsi="Arial" w:cs="Arial"/>
          <w:szCs w:val="24"/>
        </w:rPr>
        <w:t xml:space="preserve">- о передаче восстановленного узла в </w:t>
      </w:r>
      <w:r>
        <w:rPr>
          <w:rFonts w:ascii="Arial" w:hAnsi="Arial" w:cs="Arial"/>
          <w:szCs w:val="24"/>
        </w:rPr>
        <w:t>об</w:t>
      </w:r>
      <w:r w:rsidRPr="00B14753">
        <w:rPr>
          <w:rFonts w:ascii="Arial" w:hAnsi="Arial" w:cs="Arial"/>
          <w:szCs w:val="24"/>
        </w:rPr>
        <w:t>менный фонд.</w:t>
      </w:r>
    </w:p>
    <w:p w14:paraId="165684D6" w14:textId="507E42E2" w:rsidR="00E4227E" w:rsidRDefault="00E4227E">
      <w:pPr>
        <w:pStyle w:val="4"/>
        <w:rPr>
          <w:ins w:id="537" w:author="Попова Дарья" w:date="2020-07-24T15:41:00Z"/>
        </w:rPr>
        <w:pPrChange w:id="538" w:author="Попова Дарья" w:date="2020-07-24T14:46:00Z">
          <w:pPr>
            <w:pStyle w:val="afff7"/>
          </w:pPr>
        </w:pPrChange>
      </w:pPr>
      <w:bookmarkStart w:id="539" w:name="_Toc38890316"/>
      <w:ins w:id="540" w:author="Попова Дарья" w:date="2020-07-24T15:41:00Z">
        <w:r>
          <w:t xml:space="preserve">Шаг процесса 55. </w:t>
        </w:r>
        <w:r w:rsidRPr="00E4227E">
          <w:t xml:space="preserve">Выполнение работ по мероприятиям воздействия </w:t>
        </w:r>
        <w:r>
          <w:t>на ЗиС. Контроль за выполнением</w:t>
        </w:r>
      </w:ins>
    </w:p>
    <w:p w14:paraId="03C9ED28" w14:textId="0EDC2088" w:rsidR="009252C0" w:rsidRPr="00B14753" w:rsidRDefault="009252C0" w:rsidP="009252C0">
      <w:pPr>
        <w:pStyle w:val="bbb"/>
        <w:suppressAutoHyphens/>
        <w:spacing w:after="240" w:line="276" w:lineRule="auto"/>
        <w:ind w:firstLine="567"/>
        <w:jc w:val="both"/>
        <w:rPr>
          <w:ins w:id="541" w:author="Попова Дарья" w:date="2020-07-24T15:50:00Z"/>
          <w:sz w:val="24"/>
          <w:szCs w:val="24"/>
        </w:rPr>
      </w:pPr>
      <w:ins w:id="542" w:author="Попова Дарья" w:date="2020-07-24T15:50:00Z">
        <w:r w:rsidRPr="00B14753">
          <w:rPr>
            <w:sz w:val="24"/>
            <w:szCs w:val="24"/>
          </w:rPr>
          <w:t xml:space="preserve">Осуществляется фактическое выполнение работ по мероприятию </w:t>
        </w:r>
      </w:ins>
      <w:ins w:id="543" w:author="Попова Дарья" w:date="2020-07-24T15:55:00Z">
        <w:r>
          <w:rPr>
            <w:sz w:val="24"/>
            <w:szCs w:val="24"/>
          </w:rPr>
          <w:t>воздействий на ЗиС</w:t>
        </w:r>
      </w:ins>
      <w:ins w:id="544" w:author="Попова Дарья" w:date="2020-07-24T15:50:00Z">
        <w:r w:rsidRPr="00B14753">
          <w:rPr>
            <w:sz w:val="24"/>
            <w:szCs w:val="24"/>
          </w:rPr>
          <w:t xml:space="preserve"> Исполнителем работ ТОиР </w:t>
        </w:r>
        <w:r>
          <w:rPr>
            <w:sz w:val="24"/>
            <w:szCs w:val="24"/>
          </w:rPr>
          <w:t>УО</w:t>
        </w:r>
        <w:r w:rsidRPr="00B14753">
          <w:rPr>
            <w:sz w:val="24"/>
            <w:szCs w:val="24"/>
          </w:rPr>
          <w:t>: сотрудниками предприятия или подрядной организацией.</w:t>
        </w:r>
      </w:ins>
    </w:p>
    <w:p w14:paraId="749BC5FC" w14:textId="77777777" w:rsidR="009252C0" w:rsidRPr="00B14753" w:rsidRDefault="009252C0" w:rsidP="009252C0">
      <w:pPr>
        <w:pStyle w:val="bbb"/>
        <w:suppressAutoHyphens/>
        <w:spacing w:after="120" w:line="276" w:lineRule="auto"/>
        <w:ind w:firstLine="567"/>
        <w:jc w:val="both"/>
        <w:rPr>
          <w:ins w:id="545" w:author="Попова Дарья" w:date="2020-07-24T15:50:00Z"/>
          <w:sz w:val="24"/>
          <w:szCs w:val="24"/>
        </w:rPr>
      </w:pPr>
      <w:ins w:id="546" w:author="Попова Дарья" w:date="2020-07-24T15:50:00Z">
        <w:r w:rsidRPr="00B14753">
          <w:rPr>
            <w:sz w:val="24"/>
            <w:szCs w:val="24"/>
          </w:rPr>
          <w:t xml:space="preserve">По факту выполнения работ Исполнителем работ ТОиР </w:t>
        </w:r>
        <w:r>
          <w:rPr>
            <w:sz w:val="24"/>
            <w:szCs w:val="24"/>
          </w:rPr>
          <w:t xml:space="preserve">УО </w:t>
        </w:r>
        <w:r w:rsidRPr="00B14753">
          <w:rPr>
            <w:sz w:val="24"/>
            <w:szCs w:val="24"/>
          </w:rPr>
          <w:t>оформляются документы:</w:t>
        </w:r>
      </w:ins>
    </w:p>
    <w:p w14:paraId="6181A4EC" w14:textId="77777777" w:rsidR="009252C0" w:rsidRDefault="009252C0" w:rsidP="009252C0">
      <w:pPr>
        <w:pStyle w:val="bbb"/>
        <w:suppressAutoHyphens/>
        <w:spacing w:after="240" w:line="276" w:lineRule="auto"/>
        <w:ind w:firstLine="567"/>
        <w:jc w:val="both"/>
        <w:rPr>
          <w:ins w:id="547" w:author="Попова Дарья" w:date="2020-07-24T15:50:00Z"/>
          <w:sz w:val="24"/>
          <w:szCs w:val="24"/>
        </w:rPr>
      </w:pPr>
      <w:ins w:id="548" w:author="Попова Дарья" w:date="2020-07-24T15:50:00Z">
        <w:r w:rsidRPr="00B14753">
          <w:rPr>
            <w:sz w:val="24"/>
            <w:szCs w:val="24"/>
          </w:rPr>
          <w:t>- в наряде-допуске ставится отметка об окончании работ</w:t>
        </w:r>
        <w:r>
          <w:rPr>
            <w:sz w:val="24"/>
            <w:szCs w:val="24"/>
          </w:rPr>
          <w:t>,</w:t>
        </w:r>
      </w:ins>
    </w:p>
    <w:p w14:paraId="45A0E580" w14:textId="77777777" w:rsidR="009252C0" w:rsidRPr="00B14753" w:rsidRDefault="009252C0" w:rsidP="009252C0">
      <w:pPr>
        <w:pStyle w:val="bbb"/>
        <w:suppressAutoHyphens/>
        <w:spacing w:after="240" w:line="276" w:lineRule="auto"/>
        <w:ind w:firstLine="567"/>
        <w:jc w:val="both"/>
        <w:rPr>
          <w:ins w:id="549" w:author="Попова Дарья" w:date="2020-07-24T15:50:00Z"/>
          <w:sz w:val="24"/>
          <w:szCs w:val="24"/>
        </w:rPr>
      </w:pPr>
      <w:ins w:id="550" w:author="Попова Дарья" w:date="2020-07-24T15:50:00Z">
        <w:r>
          <w:rPr>
            <w:sz w:val="24"/>
            <w:szCs w:val="24"/>
          </w:rPr>
          <w:t xml:space="preserve">- </w:t>
        </w:r>
        <w:r w:rsidRPr="006544DD">
          <w:rPr>
            <w:sz w:val="24"/>
            <w:szCs w:val="24"/>
          </w:rPr>
          <w:t>акт выполненных работ, если работы выполнялись подрядчиком</w:t>
        </w:r>
        <w:r w:rsidRPr="00B14753">
          <w:rPr>
            <w:sz w:val="24"/>
            <w:szCs w:val="24"/>
          </w:rPr>
          <w:t>.</w:t>
        </w:r>
      </w:ins>
    </w:p>
    <w:p w14:paraId="26095E95" w14:textId="38B3A3FE" w:rsidR="00E4227E" w:rsidRDefault="00FE2238">
      <w:pPr>
        <w:suppressAutoHyphens/>
        <w:spacing w:after="240" w:line="276" w:lineRule="auto"/>
        <w:ind w:firstLine="567"/>
        <w:rPr>
          <w:ins w:id="551" w:author="Попова Дарья" w:date="2020-07-24T16:20:00Z"/>
          <w:rFonts w:cs="Arial"/>
        </w:rPr>
        <w:pPrChange w:id="552" w:author="Попова Дарья" w:date="2020-07-24T15:43:00Z">
          <w:pPr>
            <w:pStyle w:val="afff7"/>
          </w:pPr>
        </w:pPrChange>
      </w:pPr>
      <w:ins w:id="553" w:author="Попова Дарья" w:date="2020-07-24T16:20:00Z">
        <w:r w:rsidRPr="00DF424B">
          <w:rPr>
            <w:rFonts w:ascii="Arial" w:hAnsi="Arial" w:cs="Arial"/>
          </w:rPr>
          <w:t xml:space="preserve">Специалисты строительного контроля, Заказчика и подразделение УО, в ведении которого находится здание, </w:t>
        </w:r>
        <w:r>
          <w:rPr>
            <w:rFonts w:ascii="Arial" w:hAnsi="Arial" w:cs="Arial"/>
          </w:rPr>
          <w:t>осуществляют</w:t>
        </w:r>
        <w:r w:rsidRPr="00DF424B">
          <w:rPr>
            <w:rFonts w:ascii="Arial" w:hAnsi="Arial" w:cs="Arial"/>
          </w:rPr>
          <w:t xml:space="preserve"> контроль за выполнением работ в соответствии с утвержденной технической документацией и техническими условиями. </w:t>
        </w:r>
        <w:r w:rsidRPr="00E77F0D">
          <w:rPr>
            <w:rFonts w:ascii="Arial" w:hAnsi="Arial" w:cs="Arial"/>
          </w:rPr>
          <w:t>В журнале производства работ следует отмечать все замеченные нарушения технологических процессов, правил техники безопасности и выполнение работ не в соответствии с технической документацией, требовать своевременного устранения недостатков.</w:t>
        </w:r>
      </w:ins>
    </w:p>
    <w:p w14:paraId="5033625D" w14:textId="0B29A46D" w:rsidR="009E28A6" w:rsidRPr="00E13DEA" w:rsidRDefault="009E28A6">
      <w:pPr>
        <w:pStyle w:val="4"/>
        <w:pPrChange w:id="554" w:author="Попова Дарья" w:date="2020-07-24T14:46:00Z">
          <w:pPr>
            <w:pStyle w:val="afff7"/>
          </w:pPr>
        </w:pPrChange>
      </w:pPr>
      <w:del w:id="555" w:author="Попова Дарья" w:date="2020-07-24T14:46:00Z">
        <w:r w:rsidDel="002D2E77">
          <w:lastRenderedPageBreak/>
          <w:delText>5.2.1.</w:delText>
        </w:r>
        <w:r w:rsidR="008C3D94" w:rsidDel="002D2E77">
          <w:delText>8</w:delText>
        </w:r>
        <w:r w:rsidDel="002D2E77">
          <w:delText xml:space="preserve"> </w:delText>
        </w:r>
      </w:del>
      <w:r w:rsidRPr="00E13DEA">
        <w:rPr>
          <w:noProof/>
        </w:rPr>
        <w:t xml:space="preserve">Шаг </w:t>
      </w:r>
      <w:r w:rsidRPr="009A3488">
        <w:t>процесса</w:t>
      </w:r>
      <w:r w:rsidRPr="00E13DEA">
        <w:rPr>
          <w:noProof/>
        </w:rPr>
        <w:t xml:space="preserve"> 60. Создание </w:t>
      </w:r>
      <w:r w:rsidR="00793919" w:rsidRPr="00793919">
        <w:rPr>
          <w:noProof/>
        </w:rPr>
        <w:t>Сообщения ТОРО</w:t>
      </w:r>
      <w:bookmarkEnd w:id="539"/>
    </w:p>
    <w:p w14:paraId="5E5158E8" w14:textId="77777777" w:rsidR="009E28A6" w:rsidRPr="00B14753" w:rsidRDefault="009E28A6" w:rsidP="00991D27">
      <w:pPr>
        <w:suppressAutoHyphens/>
        <w:spacing w:after="240" w:line="276" w:lineRule="auto"/>
        <w:ind w:firstLine="567"/>
        <w:rPr>
          <w:rFonts w:ascii="Arial" w:hAnsi="Arial" w:cs="Arial"/>
          <w:szCs w:val="24"/>
        </w:rPr>
      </w:pPr>
      <w:r w:rsidRPr="00B14753">
        <w:rPr>
          <w:rFonts w:ascii="Arial" w:hAnsi="Arial" w:cs="Arial"/>
          <w:szCs w:val="24"/>
        </w:rPr>
        <w:t>Входящим документом шага является наряд-задание.</w:t>
      </w:r>
    </w:p>
    <w:p w14:paraId="71CCB54A" w14:textId="3FB610D7" w:rsidR="009E28A6" w:rsidRDefault="009E28A6" w:rsidP="00991D27">
      <w:pPr>
        <w:suppressAutoHyphens/>
        <w:spacing w:after="120" w:line="276" w:lineRule="auto"/>
        <w:ind w:firstLine="567"/>
        <w:rPr>
          <w:rFonts w:ascii="Arial" w:hAnsi="Arial" w:cs="Arial"/>
          <w:szCs w:val="24"/>
        </w:rPr>
      </w:pPr>
      <w:r w:rsidRPr="00B14753">
        <w:rPr>
          <w:rFonts w:ascii="Arial" w:hAnsi="Arial" w:cs="Arial"/>
          <w:szCs w:val="24"/>
        </w:rPr>
        <w:t>В случае необходимости монтажа/демонтажа оборудования по результатам выполнения мероприятий ТО</w:t>
      </w:r>
      <w:r>
        <w:rPr>
          <w:rFonts w:ascii="Arial" w:hAnsi="Arial" w:cs="Arial"/>
          <w:szCs w:val="24"/>
        </w:rPr>
        <w:t>и</w:t>
      </w:r>
      <w:r w:rsidRPr="00B14753">
        <w:rPr>
          <w:rFonts w:ascii="Arial" w:hAnsi="Arial" w:cs="Arial"/>
          <w:szCs w:val="24"/>
        </w:rPr>
        <w:t xml:space="preserve">Р Инженер ТОиР </w:t>
      </w:r>
      <w:r w:rsidR="00875722">
        <w:rPr>
          <w:rFonts w:ascii="Arial" w:hAnsi="Arial" w:cs="Arial"/>
          <w:szCs w:val="24"/>
        </w:rPr>
        <w:t xml:space="preserve">УО </w:t>
      </w:r>
      <w:r>
        <w:rPr>
          <w:rFonts w:ascii="Arial" w:hAnsi="Arial" w:cs="Arial"/>
          <w:szCs w:val="24"/>
        </w:rPr>
        <w:t xml:space="preserve">в системе </w:t>
      </w:r>
      <w:r>
        <w:rPr>
          <w:rFonts w:ascii="Arial" w:hAnsi="Arial" w:cs="Arial"/>
          <w:szCs w:val="24"/>
          <w:lang w:val="en-US"/>
        </w:rPr>
        <w:t>SAP</w:t>
      </w:r>
      <w:r w:rsidRPr="000479A4">
        <w:rPr>
          <w:rFonts w:ascii="Arial" w:hAnsi="Arial" w:cs="Arial"/>
          <w:szCs w:val="24"/>
        </w:rPr>
        <w:t xml:space="preserve"> </w:t>
      </w:r>
      <w:r>
        <w:rPr>
          <w:rFonts w:ascii="Arial" w:hAnsi="Arial" w:cs="Arial"/>
          <w:szCs w:val="24"/>
          <w:lang w:val="en-US"/>
        </w:rPr>
        <w:t>S</w:t>
      </w:r>
      <w:r w:rsidRPr="0025563E">
        <w:rPr>
          <w:rFonts w:ascii="Arial" w:hAnsi="Arial" w:cs="Arial"/>
          <w:szCs w:val="24"/>
        </w:rPr>
        <w:t>/4</w:t>
      </w:r>
      <w:r>
        <w:rPr>
          <w:rFonts w:ascii="Arial" w:hAnsi="Arial" w:cs="Arial"/>
          <w:szCs w:val="24"/>
          <w:lang w:val="en-US"/>
        </w:rPr>
        <w:t>HANA</w:t>
      </w:r>
      <w:r w:rsidRPr="0025563E">
        <w:rPr>
          <w:rFonts w:ascii="Arial" w:hAnsi="Arial" w:cs="Arial"/>
          <w:szCs w:val="24"/>
        </w:rPr>
        <w:t xml:space="preserve"> </w:t>
      </w:r>
      <w:r w:rsidRPr="00B14753">
        <w:rPr>
          <w:rFonts w:ascii="Arial" w:hAnsi="Arial" w:cs="Arial"/>
          <w:szCs w:val="24"/>
        </w:rPr>
        <w:t xml:space="preserve">создает </w:t>
      </w:r>
      <w:r>
        <w:rPr>
          <w:rFonts w:ascii="Arial" w:hAnsi="Arial" w:cs="Arial"/>
          <w:szCs w:val="24"/>
        </w:rPr>
        <w:t>заявку на монтаж</w:t>
      </w:r>
      <w:r w:rsidRPr="000479A4">
        <w:rPr>
          <w:rFonts w:ascii="Arial" w:hAnsi="Arial" w:cs="Arial"/>
          <w:szCs w:val="24"/>
        </w:rPr>
        <w:t>/</w:t>
      </w:r>
      <w:r>
        <w:rPr>
          <w:rFonts w:ascii="Arial" w:hAnsi="Arial" w:cs="Arial"/>
          <w:szCs w:val="24"/>
        </w:rPr>
        <w:t xml:space="preserve">демонтаж в виде объекта системы </w:t>
      </w:r>
      <w:r w:rsidRPr="00B14753">
        <w:rPr>
          <w:rFonts w:ascii="Arial" w:hAnsi="Arial" w:cs="Arial"/>
          <w:szCs w:val="24"/>
        </w:rPr>
        <w:t xml:space="preserve">«Сообщение ТОРО» транзакция </w:t>
      </w:r>
      <w:r w:rsidRPr="00B14753">
        <w:rPr>
          <w:rFonts w:ascii="Arial" w:hAnsi="Arial" w:cs="Arial"/>
          <w:szCs w:val="24"/>
          <w:lang w:val="en-US"/>
        </w:rPr>
        <w:t>IW</w:t>
      </w:r>
      <w:r w:rsidRPr="00B14753">
        <w:rPr>
          <w:rFonts w:ascii="Arial" w:hAnsi="Arial" w:cs="Arial"/>
          <w:szCs w:val="24"/>
        </w:rPr>
        <w:t>21 «Создание сообщения ТОРО – Общее».</w:t>
      </w:r>
      <w:r>
        <w:rPr>
          <w:rFonts w:ascii="Arial" w:hAnsi="Arial" w:cs="Arial"/>
          <w:szCs w:val="24"/>
        </w:rPr>
        <w:t xml:space="preserve"> При этом указывает:</w:t>
      </w:r>
    </w:p>
    <w:p w14:paraId="5553BF22" w14:textId="34E09797" w:rsidR="009E28A6" w:rsidRDefault="00B37986" w:rsidP="00991D27">
      <w:pPr>
        <w:suppressAutoHyphens/>
        <w:spacing w:after="120" w:line="276" w:lineRule="auto"/>
        <w:ind w:firstLine="567"/>
        <w:rPr>
          <w:rFonts w:ascii="Arial" w:hAnsi="Arial" w:cs="Arial"/>
          <w:szCs w:val="24"/>
        </w:rPr>
      </w:pPr>
      <w:r>
        <w:rPr>
          <w:rFonts w:ascii="Arial" w:hAnsi="Arial" w:cs="Arial"/>
          <w:szCs w:val="24"/>
        </w:rPr>
        <w:t xml:space="preserve">- Вид сообщения </w:t>
      </w:r>
      <w:r w:rsidR="009E28A6" w:rsidRPr="009B1CCA">
        <w:rPr>
          <w:rFonts w:ascii="Arial" w:hAnsi="Arial" w:cs="Arial"/>
          <w:szCs w:val="24"/>
          <w:lang w:val="en-US"/>
        </w:rPr>
        <w:t>A</w:t>
      </w:r>
      <w:r>
        <w:rPr>
          <w:rFonts w:ascii="Arial" w:hAnsi="Arial" w:cs="Arial"/>
          <w:szCs w:val="24"/>
        </w:rPr>
        <w:t>6</w:t>
      </w:r>
      <w:r w:rsidR="009E28A6" w:rsidRPr="009B1CCA">
        <w:rPr>
          <w:rFonts w:ascii="Arial" w:hAnsi="Arial" w:cs="Arial"/>
          <w:szCs w:val="24"/>
        </w:rPr>
        <w:t xml:space="preserve"> </w:t>
      </w:r>
      <w:r w:rsidRPr="00B37986">
        <w:rPr>
          <w:rFonts w:ascii="Arial" w:hAnsi="Arial" w:cs="Arial"/>
          <w:szCs w:val="24"/>
        </w:rPr>
        <w:t xml:space="preserve">– </w:t>
      </w:r>
      <w:r w:rsidR="009E28A6" w:rsidRPr="009B1CCA">
        <w:rPr>
          <w:rFonts w:ascii="Arial" w:hAnsi="Arial" w:cs="Arial"/>
          <w:szCs w:val="24"/>
        </w:rPr>
        <w:t>Заявка на монтаж</w:t>
      </w:r>
      <w:r>
        <w:rPr>
          <w:rFonts w:ascii="Arial" w:hAnsi="Arial" w:cs="Arial"/>
          <w:szCs w:val="24"/>
        </w:rPr>
        <w:t xml:space="preserve"> или </w:t>
      </w:r>
      <w:r w:rsidR="009E28A6">
        <w:rPr>
          <w:rFonts w:ascii="Arial" w:hAnsi="Arial" w:cs="Arial"/>
          <w:szCs w:val="24"/>
          <w:lang w:val="en-US"/>
        </w:rPr>
        <w:t>A</w:t>
      </w:r>
      <w:r w:rsidR="009E28A6" w:rsidRPr="000479A4">
        <w:rPr>
          <w:rFonts w:ascii="Arial" w:hAnsi="Arial" w:cs="Arial"/>
          <w:szCs w:val="24"/>
        </w:rPr>
        <w:t>7</w:t>
      </w:r>
      <w:r>
        <w:rPr>
          <w:rFonts w:ascii="Arial" w:hAnsi="Arial" w:cs="Arial"/>
          <w:szCs w:val="24"/>
        </w:rPr>
        <w:t xml:space="preserve"> </w:t>
      </w:r>
      <w:r w:rsidRPr="00B37986">
        <w:rPr>
          <w:rFonts w:ascii="Arial" w:hAnsi="Arial" w:cs="Arial"/>
          <w:szCs w:val="24"/>
        </w:rPr>
        <w:t>–</w:t>
      </w:r>
      <w:r w:rsidR="009E28A6" w:rsidRPr="006576AC">
        <w:rPr>
          <w:rFonts w:ascii="Arial" w:hAnsi="Arial" w:cs="Arial"/>
          <w:szCs w:val="24"/>
        </w:rPr>
        <w:t xml:space="preserve"> </w:t>
      </w:r>
      <w:r w:rsidR="009E28A6">
        <w:rPr>
          <w:rFonts w:ascii="Arial" w:hAnsi="Arial" w:cs="Arial"/>
          <w:szCs w:val="24"/>
        </w:rPr>
        <w:t xml:space="preserve">Заявка на </w:t>
      </w:r>
      <w:r w:rsidR="009E28A6" w:rsidRPr="009B1CCA">
        <w:rPr>
          <w:rFonts w:ascii="Arial" w:hAnsi="Arial" w:cs="Arial"/>
          <w:szCs w:val="24"/>
        </w:rPr>
        <w:t>демонтаж,</w:t>
      </w:r>
    </w:p>
    <w:p w14:paraId="08D860E2" w14:textId="77777777" w:rsidR="009E28A6" w:rsidRDefault="009E28A6" w:rsidP="00991D27">
      <w:pPr>
        <w:suppressAutoHyphens/>
        <w:spacing w:after="120" w:line="276" w:lineRule="auto"/>
        <w:ind w:firstLine="567"/>
        <w:rPr>
          <w:rFonts w:ascii="Arial" w:hAnsi="Arial" w:cs="Arial"/>
          <w:szCs w:val="24"/>
        </w:rPr>
      </w:pPr>
      <w:r>
        <w:rPr>
          <w:rFonts w:ascii="Arial" w:hAnsi="Arial" w:cs="Arial"/>
          <w:szCs w:val="24"/>
        </w:rPr>
        <w:t>- Оборудование, для которого требуется монтаж или демонтаж (поле «Единица оборудования),</w:t>
      </w:r>
    </w:p>
    <w:p w14:paraId="7009764C" w14:textId="77777777" w:rsidR="009E28A6" w:rsidRDefault="009E28A6" w:rsidP="00991D27">
      <w:pPr>
        <w:suppressAutoHyphens/>
        <w:spacing w:after="120" w:line="276" w:lineRule="auto"/>
        <w:ind w:firstLine="567"/>
        <w:rPr>
          <w:rFonts w:ascii="Arial" w:hAnsi="Arial" w:cs="Arial"/>
          <w:szCs w:val="24"/>
        </w:rPr>
      </w:pPr>
      <w:r>
        <w:rPr>
          <w:rFonts w:ascii="Arial" w:hAnsi="Arial" w:cs="Arial"/>
          <w:szCs w:val="24"/>
        </w:rPr>
        <w:t>- Дата создания сообщения (автоматически указывается текущая дата),</w:t>
      </w:r>
    </w:p>
    <w:p w14:paraId="360C244A" w14:textId="77777777" w:rsidR="009E28A6" w:rsidRDefault="009E28A6" w:rsidP="00991D27">
      <w:pPr>
        <w:suppressAutoHyphens/>
        <w:spacing w:after="120" w:line="276" w:lineRule="auto"/>
        <w:ind w:firstLine="567"/>
        <w:rPr>
          <w:rFonts w:ascii="Arial" w:hAnsi="Arial" w:cs="Arial"/>
          <w:szCs w:val="24"/>
        </w:rPr>
      </w:pPr>
      <w:r>
        <w:rPr>
          <w:rFonts w:ascii="Arial" w:hAnsi="Arial" w:cs="Arial"/>
          <w:szCs w:val="24"/>
        </w:rPr>
        <w:t>- Подробное описание необходимых работ,</w:t>
      </w:r>
    </w:p>
    <w:p w14:paraId="0AD90D44" w14:textId="77777777" w:rsidR="009E28A6" w:rsidRDefault="009E28A6" w:rsidP="00991D27">
      <w:pPr>
        <w:suppressAutoHyphens/>
        <w:spacing w:after="240" w:line="276" w:lineRule="auto"/>
        <w:ind w:firstLine="567"/>
        <w:rPr>
          <w:rFonts w:ascii="Arial" w:hAnsi="Arial" w:cs="Arial"/>
          <w:szCs w:val="24"/>
        </w:rPr>
      </w:pPr>
      <w:r>
        <w:rPr>
          <w:rFonts w:ascii="Arial" w:hAnsi="Arial" w:cs="Arial"/>
          <w:szCs w:val="24"/>
        </w:rPr>
        <w:t>- Требуемые даты начала и окончания работ.</w:t>
      </w:r>
    </w:p>
    <w:p w14:paraId="43DEB023" w14:textId="77777777" w:rsidR="009E28A6" w:rsidRPr="009A3488" w:rsidRDefault="009E28A6" w:rsidP="00991D27">
      <w:pPr>
        <w:suppressAutoHyphens/>
        <w:spacing w:after="240" w:line="276" w:lineRule="auto"/>
        <w:ind w:firstLine="567"/>
        <w:rPr>
          <w:rFonts w:ascii="Arial" w:hAnsi="Arial" w:cs="Arial"/>
          <w:szCs w:val="24"/>
        </w:rPr>
      </w:pPr>
      <w:r>
        <w:rPr>
          <w:rFonts w:ascii="Arial" w:hAnsi="Arial" w:cs="Arial"/>
          <w:szCs w:val="24"/>
        </w:rPr>
        <w:t>Пример ситуации, при которой может быть оформлена заявка на монтаж</w:t>
      </w:r>
      <w:r w:rsidRPr="009A3488">
        <w:rPr>
          <w:rFonts w:ascii="Arial" w:hAnsi="Arial" w:cs="Arial"/>
          <w:szCs w:val="24"/>
        </w:rPr>
        <w:t>/</w:t>
      </w:r>
      <w:r>
        <w:rPr>
          <w:rFonts w:ascii="Arial" w:hAnsi="Arial" w:cs="Arial"/>
          <w:szCs w:val="24"/>
        </w:rPr>
        <w:t>демонтаж: в процессе проведения ранее запланированных мероприятий ТОиР принято решение о замене неисправного оборудования на узел из обменного фонда.</w:t>
      </w:r>
    </w:p>
    <w:p w14:paraId="5117FEAA" w14:textId="77777777" w:rsidR="009E28A6" w:rsidRDefault="009E28A6" w:rsidP="00991D27">
      <w:pPr>
        <w:suppressAutoHyphens/>
        <w:spacing w:after="240" w:line="276" w:lineRule="auto"/>
        <w:ind w:firstLine="567"/>
        <w:rPr>
          <w:rFonts w:ascii="Arial" w:hAnsi="Arial" w:cs="Arial"/>
          <w:szCs w:val="24"/>
        </w:rPr>
      </w:pPr>
      <w:r>
        <w:rPr>
          <w:rFonts w:ascii="Arial" w:hAnsi="Arial" w:cs="Arial"/>
          <w:szCs w:val="24"/>
        </w:rPr>
        <w:t>Описание полей сообщений ТОРО приведены в разделе 5.7.1 «Сообщения ТОРО» текущего КД.</w:t>
      </w:r>
    </w:p>
    <w:p w14:paraId="20919255" w14:textId="7DCC6D5A" w:rsidR="009E28A6" w:rsidRDefault="009E28A6" w:rsidP="00991D27">
      <w:pPr>
        <w:suppressAutoHyphens/>
        <w:spacing w:after="240" w:line="276" w:lineRule="auto"/>
        <w:ind w:firstLine="567"/>
        <w:rPr>
          <w:rFonts w:ascii="Arial" w:hAnsi="Arial" w:cs="Arial"/>
          <w:szCs w:val="24"/>
        </w:rPr>
      </w:pPr>
      <w:r>
        <w:rPr>
          <w:rFonts w:ascii="Arial" w:hAnsi="Arial" w:cs="Arial"/>
          <w:szCs w:val="24"/>
        </w:rPr>
        <w:t xml:space="preserve">Описание видов сообщений и диапазоны номеров сообщений ТОРО приведены в </w:t>
      </w:r>
      <w:del w:id="556" w:author="Владимир Лаут" w:date="2021-03-11T12:52:00Z">
        <w:r w:rsidR="00AC0CCB" w:rsidDel="00E0291E">
          <w:rPr>
            <w:rFonts w:ascii="Arial" w:hAnsi="Arial" w:cs="Arial"/>
            <w:szCs w:val="24"/>
          </w:rPr>
          <w:delText>ERP.9.9.2</w:delText>
        </w:r>
      </w:del>
      <w:ins w:id="557" w:author="Владимир Лаут" w:date="2021-03-11T12:52:00Z">
        <w:r w:rsidR="00E0291E">
          <w:rPr>
            <w:rFonts w:ascii="Arial" w:hAnsi="Arial" w:cs="Arial"/>
            <w:szCs w:val="24"/>
          </w:rPr>
          <w:t>ERP.13.9.2</w:t>
        </w:r>
      </w:ins>
      <w:r w:rsidR="007334C2">
        <w:rPr>
          <w:rFonts w:ascii="Arial" w:hAnsi="Arial" w:cs="Arial"/>
          <w:szCs w:val="24"/>
        </w:rPr>
        <w:t>_</w:t>
      </w:r>
      <w:r w:rsidRPr="009B1CCA">
        <w:rPr>
          <w:rFonts w:ascii="Arial" w:hAnsi="Arial" w:cs="Arial"/>
          <w:szCs w:val="24"/>
        </w:rPr>
        <w:t>56_PM_КД_Мониторинг и оценка технического состояния ПА</w:t>
      </w:r>
      <w:r>
        <w:rPr>
          <w:rFonts w:ascii="Arial" w:hAnsi="Arial" w:cs="Arial"/>
          <w:szCs w:val="24"/>
        </w:rPr>
        <w:t xml:space="preserve">. </w:t>
      </w:r>
    </w:p>
    <w:p w14:paraId="0BA780CD" w14:textId="13E8E2DC" w:rsidR="009E28A6" w:rsidRDefault="009E28A6" w:rsidP="00991D27">
      <w:pPr>
        <w:suppressAutoHyphens/>
        <w:spacing w:after="240" w:line="276" w:lineRule="auto"/>
        <w:ind w:firstLine="567"/>
        <w:rPr>
          <w:rFonts w:ascii="Arial" w:hAnsi="Arial" w:cs="Arial"/>
          <w:szCs w:val="24"/>
        </w:rPr>
      </w:pPr>
      <w:r w:rsidRPr="00B14753">
        <w:rPr>
          <w:rFonts w:ascii="Arial" w:hAnsi="Arial" w:cs="Arial"/>
          <w:szCs w:val="24"/>
        </w:rPr>
        <w:t>В дальнейшем эти сообщения будут анализироваться в рамках процесса ПП-07.03.03.02-</w:t>
      </w:r>
      <w:r w:rsidRPr="00B14753">
        <w:rPr>
          <w:rFonts w:ascii="Arial" w:hAnsi="Arial" w:cs="Arial"/>
          <w:szCs w:val="24"/>
          <w:lang w:val="en-US"/>
        </w:rPr>
        <w:t>ERP</w:t>
      </w:r>
      <w:r w:rsidRPr="00B14753">
        <w:rPr>
          <w:rFonts w:ascii="Arial" w:hAnsi="Arial" w:cs="Arial"/>
          <w:szCs w:val="24"/>
        </w:rPr>
        <w:t xml:space="preserve"> «Управление внеплановыми воздействиями ТОиР».</w:t>
      </w:r>
    </w:p>
    <w:p w14:paraId="6853BE34" w14:textId="77777777" w:rsidR="00CF513A" w:rsidRPr="00B14753" w:rsidRDefault="00CF513A" w:rsidP="00991D27">
      <w:pPr>
        <w:suppressAutoHyphens/>
        <w:spacing w:after="240" w:line="276" w:lineRule="auto"/>
        <w:ind w:firstLine="567"/>
        <w:rPr>
          <w:rFonts w:ascii="Arial" w:hAnsi="Arial" w:cs="Arial"/>
          <w:szCs w:val="24"/>
        </w:rPr>
      </w:pPr>
    </w:p>
    <w:p w14:paraId="3404FB9C" w14:textId="3B2966A6" w:rsidR="009E28A6" w:rsidRPr="00E13DEA" w:rsidRDefault="009E28A6">
      <w:pPr>
        <w:pStyle w:val="4"/>
        <w:pPrChange w:id="558" w:author="Попова Дарья" w:date="2020-07-24T14:46:00Z">
          <w:pPr>
            <w:pStyle w:val="afff7"/>
          </w:pPr>
        </w:pPrChange>
      </w:pPr>
      <w:bookmarkStart w:id="559" w:name="_Toc38890317"/>
      <w:del w:id="560" w:author="Попова Дарья" w:date="2020-07-24T14:46:00Z">
        <w:r w:rsidDel="002D2E77">
          <w:delText>5.2.1.</w:delText>
        </w:r>
        <w:r w:rsidR="008C3D94" w:rsidDel="002D2E77">
          <w:delText>9</w:delText>
        </w:r>
        <w:r w:rsidDel="002D2E77">
          <w:delText xml:space="preserve"> </w:delText>
        </w:r>
      </w:del>
      <w:r w:rsidRPr="001A653E">
        <w:t>Шаг</w:t>
      </w:r>
      <w:r w:rsidRPr="00E13DEA">
        <w:rPr>
          <w:noProof/>
        </w:rPr>
        <w:t xml:space="preserve"> процесса 70. Заполнение журналов установленных законодательством форм</w:t>
      </w:r>
      <w:bookmarkEnd w:id="559"/>
    </w:p>
    <w:p w14:paraId="3E355FEC" w14:textId="77777777" w:rsidR="009E28A6" w:rsidRPr="00B14753" w:rsidRDefault="009E28A6" w:rsidP="00991D27">
      <w:pPr>
        <w:suppressAutoHyphens/>
        <w:spacing w:after="240" w:line="276" w:lineRule="auto"/>
        <w:ind w:firstLine="567"/>
        <w:rPr>
          <w:rFonts w:ascii="Arial" w:hAnsi="Arial" w:cs="Arial"/>
          <w:szCs w:val="24"/>
        </w:rPr>
      </w:pPr>
      <w:r w:rsidRPr="00B14753">
        <w:rPr>
          <w:rFonts w:ascii="Arial" w:hAnsi="Arial" w:cs="Arial"/>
          <w:szCs w:val="24"/>
        </w:rPr>
        <w:t>Входящим документом шага является наряд-задание.</w:t>
      </w:r>
    </w:p>
    <w:p w14:paraId="20ADA8D1" w14:textId="17BF8EC6" w:rsidR="009E28A6" w:rsidRPr="00B14753" w:rsidRDefault="009E28A6" w:rsidP="00991D27">
      <w:pPr>
        <w:suppressAutoHyphens/>
        <w:spacing w:after="120" w:line="276" w:lineRule="auto"/>
        <w:ind w:firstLine="567"/>
        <w:rPr>
          <w:rFonts w:ascii="Arial" w:hAnsi="Arial" w:cs="Arial"/>
          <w:szCs w:val="24"/>
        </w:rPr>
      </w:pPr>
      <w:r w:rsidRPr="00B14753">
        <w:rPr>
          <w:rFonts w:ascii="Arial" w:hAnsi="Arial" w:cs="Arial"/>
          <w:szCs w:val="24"/>
        </w:rPr>
        <w:t xml:space="preserve">Исполнитель работ ТОиР </w:t>
      </w:r>
      <w:r w:rsidR="00875722">
        <w:rPr>
          <w:rFonts w:ascii="Arial" w:hAnsi="Arial" w:cs="Arial"/>
          <w:szCs w:val="24"/>
        </w:rPr>
        <w:t xml:space="preserve">УО </w:t>
      </w:r>
      <w:r w:rsidRPr="00B14753">
        <w:rPr>
          <w:rFonts w:ascii="Arial" w:hAnsi="Arial" w:cs="Arial"/>
          <w:szCs w:val="24"/>
        </w:rPr>
        <w:t>по факту выполнения работ заполняет бумажные документы установленных законодательством форм, такие как:</w:t>
      </w:r>
    </w:p>
    <w:p w14:paraId="413229BA" w14:textId="77777777" w:rsidR="009E28A6" w:rsidRPr="00B14753" w:rsidRDefault="009E28A6" w:rsidP="00991D27">
      <w:pPr>
        <w:suppressAutoHyphens/>
        <w:spacing w:after="120" w:line="276" w:lineRule="auto"/>
        <w:ind w:firstLine="567"/>
        <w:rPr>
          <w:rFonts w:ascii="Arial" w:hAnsi="Arial" w:cs="Arial"/>
          <w:szCs w:val="24"/>
        </w:rPr>
      </w:pPr>
      <w:r w:rsidRPr="00B14753">
        <w:rPr>
          <w:rFonts w:ascii="Arial" w:hAnsi="Arial" w:cs="Arial"/>
          <w:szCs w:val="24"/>
        </w:rPr>
        <w:t>- журнал учета работ по нарядам и распоряжениям,</w:t>
      </w:r>
    </w:p>
    <w:p w14:paraId="3C778935" w14:textId="519C9BBD" w:rsidR="009E28A6" w:rsidRDefault="009E28A6" w:rsidP="00991D27">
      <w:pPr>
        <w:suppressAutoHyphens/>
        <w:spacing w:after="240" w:line="276" w:lineRule="auto"/>
        <w:ind w:firstLine="567"/>
        <w:rPr>
          <w:rFonts w:ascii="Arial" w:hAnsi="Arial" w:cs="Arial"/>
          <w:szCs w:val="24"/>
        </w:rPr>
      </w:pPr>
      <w:r w:rsidRPr="00B14753">
        <w:rPr>
          <w:rFonts w:ascii="Arial" w:hAnsi="Arial" w:cs="Arial"/>
          <w:szCs w:val="24"/>
        </w:rPr>
        <w:t>- журнал регистрации нарядов-допусков.</w:t>
      </w:r>
    </w:p>
    <w:p w14:paraId="7C386783" w14:textId="3E53C48C" w:rsidR="003610EB" w:rsidRPr="00E13DEA" w:rsidRDefault="003610EB">
      <w:pPr>
        <w:pStyle w:val="4"/>
        <w:pPrChange w:id="561" w:author="Попова Дарья" w:date="2020-07-24T14:46:00Z">
          <w:pPr>
            <w:pStyle w:val="afff7"/>
          </w:pPr>
        </w:pPrChange>
      </w:pPr>
      <w:bookmarkStart w:id="562" w:name="_Toc38890318"/>
      <w:del w:id="563" w:author="Попова Дарья" w:date="2020-07-24T14:46:00Z">
        <w:r w:rsidDel="002D2E77">
          <w:lastRenderedPageBreak/>
          <w:delText xml:space="preserve">5.2.1.10 </w:delText>
        </w:r>
      </w:del>
      <w:r>
        <w:rPr>
          <w:noProof/>
        </w:rPr>
        <w:t>Шаг процесса 90. Проверка</w:t>
      </w:r>
      <w:r w:rsidRPr="00E13DEA">
        <w:rPr>
          <w:noProof/>
        </w:rPr>
        <w:t xml:space="preserve"> вып</w:t>
      </w:r>
      <w:r>
        <w:rPr>
          <w:noProof/>
        </w:rPr>
        <w:t>олнения</w:t>
      </w:r>
      <w:r w:rsidRPr="00E13DEA">
        <w:rPr>
          <w:noProof/>
        </w:rPr>
        <w:t xml:space="preserve"> работ</w:t>
      </w:r>
      <w:bookmarkEnd w:id="562"/>
    </w:p>
    <w:p w14:paraId="1AE7F797" w14:textId="77777777" w:rsidR="003610EB" w:rsidRPr="00B14753" w:rsidRDefault="003610EB">
      <w:pPr>
        <w:pStyle w:val="bbb"/>
        <w:suppressAutoHyphens/>
        <w:spacing w:after="240" w:line="276" w:lineRule="auto"/>
        <w:ind w:firstLine="567"/>
        <w:jc w:val="both"/>
        <w:rPr>
          <w:sz w:val="24"/>
          <w:szCs w:val="24"/>
        </w:rPr>
        <w:pPrChange w:id="564" w:author="Попова Дарья" w:date="2020-07-24T16:26:00Z">
          <w:pPr>
            <w:pStyle w:val="bbb"/>
            <w:suppressAutoHyphens/>
            <w:spacing w:after="240" w:line="276" w:lineRule="auto"/>
            <w:ind w:firstLine="567"/>
          </w:pPr>
        </w:pPrChange>
      </w:pPr>
      <w:r w:rsidRPr="00B14753">
        <w:rPr>
          <w:sz w:val="24"/>
          <w:szCs w:val="24"/>
        </w:rPr>
        <w:t>Если до приемки работ требовалось перемещение оборудования к месту работы, то факт завершения транспортировки будет являться предпосылкой для начала выполнения шага.</w:t>
      </w:r>
    </w:p>
    <w:p w14:paraId="50121E04" w14:textId="77777777" w:rsidR="003610EB" w:rsidRPr="00B14753" w:rsidRDefault="003610EB">
      <w:pPr>
        <w:pStyle w:val="bbb"/>
        <w:suppressAutoHyphens/>
        <w:spacing w:after="120" w:line="276" w:lineRule="auto"/>
        <w:ind w:firstLine="567"/>
        <w:jc w:val="both"/>
        <w:rPr>
          <w:sz w:val="24"/>
          <w:szCs w:val="24"/>
        </w:rPr>
        <w:pPrChange w:id="565" w:author="Попова Дарья" w:date="2020-07-24T16:26:00Z">
          <w:pPr>
            <w:pStyle w:val="bbb"/>
            <w:suppressAutoHyphens/>
            <w:spacing w:after="120" w:line="276" w:lineRule="auto"/>
            <w:ind w:firstLine="567"/>
          </w:pPr>
        </w:pPrChange>
      </w:pPr>
      <w:r>
        <w:rPr>
          <w:sz w:val="24"/>
          <w:szCs w:val="24"/>
        </w:rPr>
        <w:t>При проверке</w:t>
      </w:r>
      <w:r w:rsidRPr="00B14753">
        <w:rPr>
          <w:sz w:val="24"/>
          <w:szCs w:val="24"/>
        </w:rPr>
        <w:t xml:space="preserve"> выполненных работ по полученному пакету документов о выполнении работ и фактическом использовании МТР Инженер ТОиР БЕ осуществляет проверку: </w:t>
      </w:r>
    </w:p>
    <w:p w14:paraId="62166833" w14:textId="77777777" w:rsidR="003610EB" w:rsidRPr="00B14753" w:rsidRDefault="003610EB">
      <w:pPr>
        <w:pStyle w:val="bbb"/>
        <w:suppressAutoHyphens/>
        <w:spacing w:after="120" w:line="276" w:lineRule="auto"/>
        <w:ind w:firstLine="567"/>
        <w:jc w:val="both"/>
        <w:rPr>
          <w:sz w:val="24"/>
          <w:szCs w:val="24"/>
        </w:rPr>
        <w:pPrChange w:id="566" w:author="Попова Дарья" w:date="2020-07-24T16:26:00Z">
          <w:pPr>
            <w:pStyle w:val="bbb"/>
            <w:suppressAutoHyphens/>
            <w:spacing w:after="120" w:line="276" w:lineRule="auto"/>
            <w:ind w:firstLine="567"/>
          </w:pPr>
        </w:pPrChange>
      </w:pPr>
      <w:r w:rsidRPr="00B14753">
        <w:rPr>
          <w:sz w:val="24"/>
          <w:szCs w:val="24"/>
        </w:rPr>
        <w:t xml:space="preserve">- корректности оформления документов; </w:t>
      </w:r>
    </w:p>
    <w:p w14:paraId="10A86A2F" w14:textId="77777777" w:rsidR="003610EB" w:rsidRPr="00B14753" w:rsidRDefault="003610EB">
      <w:pPr>
        <w:pStyle w:val="bbb"/>
        <w:suppressAutoHyphens/>
        <w:spacing w:after="120" w:line="276" w:lineRule="auto"/>
        <w:ind w:firstLine="567"/>
        <w:jc w:val="both"/>
        <w:rPr>
          <w:sz w:val="24"/>
          <w:szCs w:val="24"/>
        </w:rPr>
        <w:pPrChange w:id="567" w:author="Попова Дарья" w:date="2020-07-24T16:26:00Z">
          <w:pPr>
            <w:pStyle w:val="bbb"/>
            <w:suppressAutoHyphens/>
            <w:spacing w:after="120" w:line="276" w:lineRule="auto"/>
            <w:ind w:firstLine="567"/>
          </w:pPr>
        </w:pPrChange>
      </w:pPr>
      <w:r w:rsidRPr="00B14753">
        <w:rPr>
          <w:sz w:val="24"/>
          <w:szCs w:val="24"/>
        </w:rPr>
        <w:t>- соответствия выполненных работ наряд-заданию.</w:t>
      </w:r>
    </w:p>
    <w:p w14:paraId="27FE5801" w14:textId="7E32805A" w:rsidR="003610EB" w:rsidRPr="00B14753" w:rsidRDefault="003610EB">
      <w:pPr>
        <w:pStyle w:val="bbb"/>
        <w:suppressAutoHyphens/>
        <w:spacing w:after="240" w:line="276" w:lineRule="auto"/>
        <w:ind w:firstLine="567"/>
        <w:jc w:val="both"/>
        <w:rPr>
          <w:sz w:val="24"/>
          <w:szCs w:val="24"/>
        </w:rPr>
        <w:pPrChange w:id="568" w:author="Попова Дарья" w:date="2020-07-24T16:26:00Z">
          <w:pPr>
            <w:pStyle w:val="bbb"/>
            <w:suppressAutoHyphens/>
            <w:spacing w:after="240" w:line="276" w:lineRule="auto"/>
            <w:ind w:firstLine="567"/>
          </w:pPr>
        </w:pPrChange>
      </w:pPr>
      <w:r>
        <w:rPr>
          <w:sz w:val="24"/>
          <w:szCs w:val="24"/>
        </w:rPr>
        <w:t>При наличии</w:t>
      </w:r>
      <w:r w:rsidRPr="00B14753">
        <w:rPr>
          <w:sz w:val="24"/>
          <w:szCs w:val="24"/>
        </w:rPr>
        <w:t xml:space="preserve"> замечаний Инженер ТОиР </w:t>
      </w:r>
      <w:r w:rsidR="00875722">
        <w:rPr>
          <w:sz w:val="24"/>
          <w:szCs w:val="24"/>
        </w:rPr>
        <w:t xml:space="preserve">УО </w:t>
      </w:r>
      <w:r w:rsidRPr="00B14753">
        <w:rPr>
          <w:sz w:val="24"/>
          <w:szCs w:val="24"/>
        </w:rPr>
        <w:t>инициирует их устранение в зависимости от характера замечания с переходом к выполнению шага процесса 50 «</w:t>
      </w:r>
      <w:r>
        <w:rPr>
          <w:sz w:val="24"/>
          <w:szCs w:val="24"/>
        </w:rPr>
        <w:t>Выполнение работ по мероприятиям ТОиР».</w:t>
      </w:r>
    </w:p>
    <w:p w14:paraId="6382EA6A" w14:textId="41B5C5C8" w:rsidR="003610EB" w:rsidRDefault="003610EB">
      <w:pPr>
        <w:suppressAutoHyphens/>
        <w:spacing w:after="240" w:line="276" w:lineRule="auto"/>
        <w:ind w:firstLine="567"/>
        <w:rPr>
          <w:rFonts w:ascii="Arial" w:hAnsi="Arial" w:cs="Arial"/>
          <w:szCs w:val="24"/>
        </w:rPr>
        <w:pPrChange w:id="569" w:author="Попова Дарья" w:date="2020-07-24T16:26:00Z">
          <w:pPr>
            <w:suppressAutoHyphens/>
            <w:spacing w:after="240" w:line="276" w:lineRule="auto"/>
            <w:ind w:firstLine="567"/>
            <w:jc w:val="left"/>
          </w:pPr>
        </w:pPrChange>
      </w:pPr>
      <w:r w:rsidRPr="00B14753">
        <w:rPr>
          <w:rFonts w:ascii="Arial" w:hAnsi="Arial" w:cs="Arial"/>
          <w:szCs w:val="24"/>
        </w:rPr>
        <w:t xml:space="preserve">В случае отсутствия замечаний Инженер ТОиР </w:t>
      </w:r>
      <w:r w:rsidR="00875722">
        <w:rPr>
          <w:rFonts w:ascii="Arial" w:hAnsi="Arial" w:cs="Arial"/>
          <w:szCs w:val="24"/>
        </w:rPr>
        <w:t xml:space="preserve">УО </w:t>
      </w:r>
      <w:r w:rsidRPr="00B14753">
        <w:rPr>
          <w:rFonts w:ascii="Arial" w:hAnsi="Arial" w:cs="Arial"/>
          <w:szCs w:val="24"/>
        </w:rPr>
        <w:t>принимает работы</w:t>
      </w:r>
      <w:r>
        <w:rPr>
          <w:rFonts w:ascii="Arial" w:hAnsi="Arial" w:cs="Arial"/>
          <w:szCs w:val="24"/>
        </w:rPr>
        <w:t xml:space="preserve">. При </w:t>
      </w:r>
      <w:r w:rsidRPr="00991D27">
        <w:rPr>
          <w:rFonts w:ascii="Arial" w:hAnsi="Arial" w:cs="Arial"/>
          <w:szCs w:val="24"/>
        </w:rPr>
        <w:t>приемке работ хозяйственным способом ставит отметку в наряде-задании, при прие</w:t>
      </w:r>
      <w:r>
        <w:rPr>
          <w:rFonts w:ascii="Arial" w:hAnsi="Arial" w:cs="Arial"/>
          <w:szCs w:val="24"/>
        </w:rPr>
        <w:t xml:space="preserve">мке работ подрядной организации ставится отметка в наряде-задании и акте выполненных работ. </w:t>
      </w:r>
    </w:p>
    <w:p w14:paraId="50D7786A" w14:textId="165D0298" w:rsidR="001A653E" w:rsidRDefault="008C3D94">
      <w:pPr>
        <w:pStyle w:val="4"/>
        <w:rPr>
          <w:noProof/>
        </w:rPr>
        <w:pPrChange w:id="570" w:author="Попова Дарья" w:date="2020-07-24T14:46:00Z">
          <w:pPr>
            <w:pStyle w:val="afff7"/>
          </w:pPr>
        </w:pPrChange>
      </w:pPr>
      <w:bookmarkStart w:id="571" w:name="_Toc38890319"/>
      <w:del w:id="572" w:author="Попова Дарья" w:date="2020-07-24T14:46:00Z">
        <w:r w:rsidDel="002D2E77">
          <w:delText>5.2.1.1</w:delText>
        </w:r>
        <w:r w:rsidR="003610EB" w:rsidDel="002D2E77">
          <w:delText>1</w:delText>
        </w:r>
        <w:r w:rsidR="009E28A6" w:rsidDel="002D2E77">
          <w:delText xml:space="preserve"> </w:delText>
        </w:r>
      </w:del>
      <w:r w:rsidR="009E28A6" w:rsidRPr="00E13DEA">
        <w:rPr>
          <w:noProof/>
        </w:rPr>
        <w:t>Шаг процесса 80. Отражение времени, фактически затраченного на мероприятия ТОиР</w:t>
      </w:r>
      <w:bookmarkEnd w:id="571"/>
    </w:p>
    <w:p w14:paraId="75336341" w14:textId="73CC7A82" w:rsidR="001A653E" w:rsidRDefault="001A653E" w:rsidP="00991D27">
      <w:pPr>
        <w:spacing w:after="240" w:line="276" w:lineRule="auto"/>
        <w:ind w:firstLine="567"/>
        <w:rPr>
          <w:rFonts w:ascii="Arial" w:hAnsi="Arial" w:cs="Arial"/>
        </w:rPr>
      </w:pPr>
      <w:r>
        <w:rPr>
          <w:rFonts w:ascii="Arial" w:hAnsi="Arial" w:cs="Arial"/>
        </w:rPr>
        <w:t>Шаг процесса выполняется на основании документов: заказ ТОРО</w:t>
      </w:r>
      <w:ins w:id="573" w:author="Попова Дарья" w:date="2020-07-24T16:26:00Z">
        <w:r w:rsidR="00D72EC5">
          <w:rPr>
            <w:rFonts w:ascii="Arial" w:hAnsi="Arial" w:cs="Arial"/>
          </w:rPr>
          <w:t>/ сетевой график</w:t>
        </w:r>
      </w:ins>
      <w:r>
        <w:rPr>
          <w:rFonts w:ascii="Arial" w:hAnsi="Arial" w:cs="Arial"/>
        </w:rPr>
        <w:t xml:space="preserve"> и наряд-задание.</w:t>
      </w:r>
    </w:p>
    <w:p w14:paraId="4F73B244" w14:textId="77777777" w:rsidR="001A653E" w:rsidRPr="001A653E" w:rsidRDefault="001A653E" w:rsidP="00991D27">
      <w:pPr>
        <w:spacing w:after="240" w:line="276" w:lineRule="auto"/>
        <w:ind w:firstLine="567"/>
        <w:rPr>
          <w:rFonts w:ascii="Arial" w:hAnsi="Arial" w:cs="Arial"/>
        </w:rPr>
      </w:pPr>
      <w:r>
        <w:rPr>
          <w:rFonts w:ascii="Arial" w:hAnsi="Arial" w:cs="Arial"/>
        </w:rPr>
        <w:t>Входящим интерфейсом данного шага является ПП-07.03.03.03-</w:t>
      </w:r>
      <w:r>
        <w:rPr>
          <w:rFonts w:ascii="Arial" w:hAnsi="Arial" w:cs="Arial"/>
          <w:lang w:val="en-US"/>
        </w:rPr>
        <w:t>ERP</w:t>
      </w:r>
      <w:r w:rsidRPr="001A653E">
        <w:rPr>
          <w:rFonts w:ascii="Arial" w:hAnsi="Arial" w:cs="Arial"/>
        </w:rPr>
        <w:t xml:space="preserve"> </w:t>
      </w:r>
      <w:r>
        <w:rPr>
          <w:rFonts w:ascii="Arial" w:hAnsi="Arial" w:cs="Arial"/>
        </w:rPr>
        <w:t>Управление аварийными воздействиями ТОиР. Таким образом, начиная с шага 80, объединяются процессы отражения фактического выполнения мероприятий по плановым, внеплановым и аварийным воздействиям ТОиР.</w:t>
      </w:r>
    </w:p>
    <w:p w14:paraId="248ACC12" w14:textId="0684B382" w:rsidR="00673A99" w:rsidRDefault="001A653E" w:rsidP="00991D27">
      <w:pPr>
        <w:spacing w:after="240" w:line="276" w:lineRule="auto"/>
        <w:ind w:firstLine="567"/>
        <w:rPr>
          <w:rFonts w:ascii="Arial" w:hAnsi="Arial" w:cs="Arial"/>
        </w:rPr>
      </w:pPr>
      <w:r>
        <w:rPr>
          <w:rFonts w:ascii="Arial" w:hAnsi="Arial" w:cs="Arial"/>
        </w:rPr>
        <w:t xml:space="preserve">Специалист по учету трудозатрат ТОиР </w:t>
      </w:r>
      <w:r w:rsidR="00875722">
        <w:rPr>
          <w:rFonts w:ascii="Arial" w:hAnsi="Arial" w:cs="Arial"/>
        </w:rPr>
        <w:t xml:space="preserve">УО </w:t>
      </w:r>
      <w:r w:rsidR="009E28A6" w:rsidRPr="001A653E">
        <w:rPr>
          <w:rFonts w:ascii="Arial" w:hAnsi="Arial" w:cs="Arial"/>
        </w:rPr>
        <w:t xml:space="preserve">фиксирует фактически затраченное время на выполнение мероприятий ТОиР в соответствии </w:t>
      </w:r>
      <w:r w:rsidR="00673A99">
        <w:rPr>
          <w:rFonts w:ascii="Arial" w:hAnsi="Arial" w:cs="Arial"/>
        </w:rPr>
        <w:t>с плановыми данными заказа ТОРО</w:t>
      </w:r>
      <w:ins w:id="574" w:author="Попова Дарья" w:date="2020-07-24T16:27:00Z">
        <w:r w:rsidR="00D72EC5">
          <w:rPr>
            <w:rFonts w:ascii="Arial" w:hAnsi="Arial" w:cs="Arial"/>
          </w:rPr>
          <w:t xml:space="preserve"> или сетевого графика</w:t>
        </w:r>
      </w:ins>
      <w:r w:rsidR="00673A99">
        <w:rPr>
          <w:rFonts w:ascii="Arial" w:hAnsi="Arial" w:cs="Arial"/>
        </w:rPr>
        <w:t>.</w:t>
      </w:r>
    </w:p>
    <w:p w14:paraId="0E28D321" w14:textId="2BE73375" w:rsidR="00653325" w:rsidRPr="00142742" w:rsidRDefault="00673A99" w:rsidP="00991D27">
      <w:pPr>
        <w:spacing w:after="240" w:line="276" w:lineRule="auto"/>
        <w:ind w:firstLine="567"/>
        <w:rPr>
          <w:rFonts w:ascii="Arial" w:hAnsi="Arial" w:cs="Arial"/>
        </w:rPr>
      </w:pPr>
      <w:r>
        <w:rPr>
          <w:rFonts w:ascii="Arial" w:hAnsi="Arial" w:cs="Arial"/>
        </w:rPr>
        <w:t>При вводе Подтверждений ТОРО</w:t>
      </w:r>
      <w:r w:rsidR="009E28A6" w:rsidRPr="001A653E">
        <w:rPr>
          <w:rFonts w:ascii="Arial" w:hAnsi="Arial" w:cs="Arial"/>
        </w:rPr>
        <w:t xml:space="preserve"> </w:t>
      </w:r>
      <w:r w:rsidR="00653325">
        <w:rPr>
          <w:rFonts w:ascii="Arial" w:hAnsi="Arial" w:cs="Arial"/>
        </w:rPr>
        <w:t xml:space="preserve">необходимо </w:t>
      </w:r>
      <w:r>
        <w:rPr>
          <w:rFonts w:ascii="Arial" w:hAnsi="Arial" w:cs="Arial"/>
        </w:rPr>
        <w:t>внести</w:t>
      </w:r>
      <w:r w:rsidR="009E28A6" w:rsidRPr="001A653E">
        <w:rPr>
          <w:rFonts w:ascii="Arial" w:hAnsi="Arial" w:cs="Arial"/>
        </w:rPr>
        <w:t xml:space="preserve"> </w:t>
      </w:r>
      <w:r w:rsidR="00653325">
        <w:rPr>
          <w:rFonts w:ascii="Arial" w:hAnsi="Arial" w:cs="Arial"/>
        </w:rPr>
        <w:t>причину отклонения при превышении плановой пр</w:t>
      </w:r>
      <w:r w:rsidR="00142742">
        <w:rPr>
          <w:rFonts w:ascii="Arial" w:hAnsi="Arial" w:cs="Arial"/>
        </w:rPr>
        <w:t>одолжительности работ.</w:t>
      </w:r>
      <w:r w:rsidR="00142742" w:rsidRPr="00142742">
        <w:rPr>
          <w:rFonts w:ascii="Arial" w:hAnsi="Arial" w:cs="Arial"/>
        </w:rPr>
        <w:t xml:space="preserve"> </w:t>
      </w:r>
      <w:r w:rsidR="00EA6F47">
        <w:rPr>
          <w:rFonts w:ascii="Arial" w:hAnsi="Arial" w:cs="Arial"/>
        </w:rPr>
        <w:t>Если причина откло</w:t>
      </w:r>
      <w:r w:rsidR="00142742">
        <w:rPr>
          <w:rFonts w:ascii="Arial" w:hAnsi="Arial" w:cs="Arial"/>
        </w:rPr>
        <w:t>нения не введена, то подтверждение ТОРО не сохраняется, выдается сообщение об ошибке. Проверка и настроечная транзакция для возможности быстрого включения</w:t>
      </w:r>
      <w:r w:rsidR="00142742" w:rsidRPr="00142742">
        <w:rPr>
          <w:rFonts w:ascii="Arial" w:hAnsi="Arial" w:cs="Arial"/>
        </w:rPr>
        <w:t>/</w:t>
      </w:r>
      <w:r w:rsidR="00142742">
        <w:rPr>
          <w:rFonts w:ascii="Arial" w:hAnsi="Arial" w:cs="Arial"/>
        </w:rPr>
        <w:t xml:space="preserve">отключения проверки для конкретного Завода реализуется разработкой, код </w:t>
      </w:r>
      <w:r w:rsidR="002C1E72">
        <w:rPr>
          <w:rFonts w:ascii="Arial" w:hAnsi="Arial" w:cs="Arial"/>
          <w:lang w:val="en-US"/>
        </w:rPr>
        <w:t>PM</w:t>
      </w:r>
      <w:r w:rsidR="002C1E72" w:rsidRPr="002C1E72">
        <w:rPr>
          <w:rFonts w:ascii="Arial" w:hAnsi="Arial" w:cs="Arial"/>
        </w:rPr>
        <w:t>72</w:t>
      </w:r>
      <w:r w:rsidR="00142742">
        <w:rPr>
          <w:rFonts w:ascii="Arial" w:hAnsi="Arial" w:cs="Arial"/>
        </w:rPr>
        <w:t xml:space="preserve"> в Реестре разработок.</w:t>
      </w:r>
    </w:p>
    <w:p w14:paraId="7BC3A18E" w14:textId="7D49C894" w:rsidR="009E28A6" w:rsidRDefault="00653325" w:rsidP="00991D27">
      <w:pPr>
        <w:spacing w:after="240" w:line="276" w:lineRule="auto"/>
        <w:ind w:firstLine="567"/>
        <w:rPr>
          <w:ins w:id="575" w:author="Попова Дарья" w:date="2020-07-24T16:28:00Z"/>
          <w:rFonts w:ascii="Arial" w:hAnsi="Arial" w:cs="Arial"/>
        </w:rPr>
      </w:pPr>
      <w:r>
        <w:rPr>
          <w:rFonts w:ascii="Arial" w:hAnsi="Arial" w:cs="Arial"/>
        </w:rPr>
        <w:t>П</w:t>
      </w:r>
      <w:r w:rsidR="009E28A6" w:rsidRPr="001A653E">
        <w:rPr>
          <w:rFonts w:ascii="Arial" w:hAnsi="Arial" w:cs="Arial"/>
        </w:rPr>
        <w:t xml:space="preserve">ри вводе </w:t>
      </w:r>
      <w:r>
        <w:rPr>
          <w:rFonts w:ascii="Arial" w:hAnsi="Arial" w:cs="Arial"/>
        </w:rPr>
        <w:t>нулевой продолжительности работ</w:t>
      </w:r>
      <w:r w:rsidR="009E28A6" w:rsidRPr="001A653E">
        <w:rPr>
          <w:rFonts w:ascii="Arial" w:hAnsi="Arial" w:cs="Arial"/>
        </w:rPr>
        <w:t xml:space="preserve"> </w:t>
      </w:r>
      <w:r>
        <w:rPr>
          <w:rFonts w:ascii="Arial" w:hAnsi="Arial" w:cs="Arial"/>
        </w:rPr>
        <w:t xml:space="preserve">можно ввести </w:t>
      </w:r>
      <w:r w:rsidR="009E28A6" w:rsidRPr="001A653E">
        <w:rPr>
          <w:rFonts w:ascii="Arial" w:hAnsi="Arial" w:cs="Arial"/>
        </w:rPr>
        <w:t>причины невыполнения работ в поле «Текст</w:t>
      </w:r>
      <w:r>
        <w:rPr>
          <w:rFonts w:ascii="Arial" w:hAnsi="Arial" w:cs="Arial"/>
        </w:rPr>
        <w:t xml:space="preserve"> подтверждения». Поле информационное, проверка</w:t>
      </w:r>
      <w:r w:rsidR="009E28A6" w:rsidRPr="001A653E">
        <w:rPr>
          <w:rFonts w:ascii="Arial" w:hAnsi="Arial" w:cs="Arial"/>
        </w:rPr>
        <w:t xml:space="preserve"> на</w:t>
      </w:r>
      <w:r>
        <w:rPr>
          <w:rFonts w:ascii="Arial" w:hAnsi="Arial" w:cs="Arial"/>
        </w:rPr>
        <w:t xml:space="preserve"> обязательность заполнения не реализована</w:t>
      </w:r>
      <w:r w:rsidR="009E28A6" w:rsidRPr="001A653E">
        <w:rPr>
          <w:rFonts w:ascii="Arial" w:hAnsi="Arial" w:cs="Arial"/>
        </w:rPr>
        <w:t>.</w:t>
      </w:r>
    </w:p>
    <w:p w14:paraId="2FA3DD7B" w14:textId="1A7F8201" w:rsidR="00D72EC5" w:rsidRPr="00E936EC" w:rsidRDefault="00D72EC5" w:rsidP="00991D27">
      <w:pPr>
        <w:spacing w:after="240" w:line="276" w:lineRule="auto"/>
        <w:ind w:firstLine="567"/>
        <w:rPr>
          <w:rFonts w:ascii="Arial" w:hAnsi="Arial" w:cs="Arial"/>
        </w:rPr>
      </w:pPr>
      <w:ins w:id="576" w:author="Попова Дарья" w:date="2020-07-24T16:28:00Z">
        <w:r>
          <w:rPr>
            <w:rFonts w:ascii="Arial" w:hAnsi="Arial" w:cs="Arial"/>
          </w:rPr>
          <w:lastRenderedPageBreak/>
          <w:t xml:space="preserve">Для сетевых графиков </w:t>
        </w:r>
        <w:r w:rsidR="00E936EC">
          <w:rPr>
            <w:rFonts w:ascii="Arial" w:hAnsi="Arial" w:cs="Arial"/>
          </w:rPr>
          <w:t>обязательным является ввод подтверждений</w:t>
        </w:r>
        <w:r>
          <w:rPr>
            <w:rFonts w:ascii="Arial" w:hAnsi="Arial" w:cs="Arial"/>
          </w:rPr>
          <w:t xml:space="preserve"> операций </w:t>
        </w:r>
      </w:ins>
      <w:ins w:id="577" w:author="Попова Дарья" w:date="2020-07-24T16:29:00Z">
        <w:r w:rsidR="00E936EC">
          <w:rPr>
            <w:rFonts w:ascii="Arial" w:hAnsi="Arial" w:cs="Arial"/>
          </w:rPr>
          <w:t xml:space="preserve">с управляющим ключом </w:t>
        </w:r>
        <w:r w:rsidR="00E936EC">
          <w:rPr>
            <w:rFonts w:ascii="Arial" w:hAnsi="Arial" w:cs="Arial"/>
            <w:lang w:val="en-US"/>
          </w:rPr>
          <w:t>PM</w:t>
        </w:r>
        <w:r w:rsidR="00E936EC" w:rsidRPr="00E0291E">
          <w:rPr>
            <w:rFonts w:ascii="Arial" w:hAnsi="Arial" w:cs="Arial"/>
            <w:rPrChange w:id="578" w:author="Владимир Лаут" w:date="2021-03-11T12:50:00Z">
              <w:rPr>
                <w:rFonts w:ascii="Arial" w:hAnsi="Arial" w:cs="Arial"/>
                <w:lang w:val="en-US"/>
              </w:rPr>
            </w:rPrChange>
          </w:rPr>
          <w:t xml:space="preserve">02 – </w:t>
        </w:r>
        <w:r w:rsidR="00E936EC">
          <w:rPr>
            <w:rFonts w:ascii="Arial" w:hAnsi="Arial" w:cs="Arial"/>
          </w:rPr>
          <w:t>операция выполня</w:t>
        </w:r>
      </w:ins>
      <w:ins w:id="579" w:author="Попова Дарья" w:date="2020-07-24T16:30:00Z">
        <w:r w:rsidR="00E936EC">
          <w:rPr>
            <w:rFonts w:ascii="Arial" w:hAnsi="Arial" w:cs="Arial"/>
          </w:rPr>
          <w:t>е</w:t>
        </w:r>
      </w:ins>
      <w:ins w:id="580" w:author="Попова Дарья" w:date="2020-07-24T16:29:00Z">
        <w:r w:rsidR="00E936EC">
          <w:rPr>
            <w:rFonts w:ascii="Arial" w:hAnsi="Arial" w:cs="Arial"/>
          </w:rPr>
          <w:t xml:space="preserve">тся собственными силами и </w:t>
        </w:r>
      </w:ins>
      <w:ins w:id="581" w:author="Попова Дарья" w:date="2020-07-24T16:30:00Z">
        <w:r w:rsidR="00E936EC">
          <w:rPr>
            <w:rFonts w:ascii="Arial" w:hAnsi="Arial" w:cs="Arial"/>
          </w:rPr>
          <w:t>калькулируется (содержит вид работ и тариф)</w:t>
        </w:r>
      </w:ins>
      <w:ins w:id="582" w:author="Попова Дарья" w:date="2020-07-24T16:29:00Z">
        <w:r w:rsidR="00E936EC">
          <w:rPr>
            <w:rFonts w:ascii="Arial" w:hAnsi="Arial" w:cs="Arial"/>
          </w:rPr>
          <w:t>.</w:t>
        </w:r>
      </w:ins>
    </w:p>
    <w:p w14:paraId="28AB24D9" w14:textId="37EC2BCD" w:rsidR="00E936EC" w:rsidRPr="00E0291E" w:rsidRDefault="009E28A6">
      <w:pPr>
        <w:pStyle w:val="bbb"/>
        <w:suppressAutoHyphens/>
        <w:spacing w:after="240" w:line="276" w:lineRule="auto"/>
        <w:ind w:firstLine="567"/>
        <w:jc w:val="both"/>
        <w:rPr>
          <w:sz w:val="24"/>
          <w:szCs w:val="24"/>
        </w:rPr>
      </w:pPr>
      <w:r w:rsidRPr="001A653E">
        <w:rPr>
          <w:sz w:val="24"/>
          <w:szCs w:val="24"/>
        </w:rPr>
        <w:t xml:space="preserve">В системе </w:t>
      </w:r>
      <w:r w:rsidRPr="001A653E">
        <w:rPr>
          <w:sz w:val="24"/>
          <w:szCs w:val="24"/>
          <w:lang w:val="en-US"/>
        </w:rPr>
        <w:t>SAP</w:t>
      </w:r>
      <w:r w:rsidRPr="001A653E">
        <w:rPr>
          <w:sz w:val="24"/>
          <w:szCs w:val="24"/>
        </w:rPr>
        <w:t xml:space="preserve"> </w:t>
      </w:r>
      <w:r w:rsidRPr="001A653E">
        <w:rPr>
          <w:sz w:val="24"/>
          <w:szCs w:val="24"/>
          <w:lang w:val="en-US"/>
        </w:rPr>
        <w:t>S</w:t>
      </w:r>
      <w:r w:rsidRPr="001A653E">
        <w:rPr>
          <w:sz w:val="24"/>
          <w:szCs w:val="24"/>
        </w:rPr>
        <w:t>/4</w:t>
      </w:r>
      <w:r w:rsidRPr="001A653E">
        <w:rPr>
          <w:sz w:val="24"/>
          <w:szCs w:val="24"/>
          <w:lang w:val="en-US"/>
        </w:rPr>
        <w:t>HANA</w:t>
      </w:r>
      <w:r w:rsidRPr="001A653E">
        <w:rPr>
          <w:sz w:val="24"/>
          <w:szCs w:val="24"/>
        </w:rPr>
        <w:t xml:space="preserve"> подтверждение операций заказа ТОРО выполняется в транзакции </w:t>
      </w:r>
      <w:r w:rsidRPr="001A653E">
        <w:rPr>
          <w:sz w:val="24"/>
          <w:szCs w:val="24"/>
          <w:lang w:val="en-US"/>
        </w:rPr>
        <w:t>IW</w:t>
      </w:r>
      <w:r w:rsidRPr="001A653E">
        <w:rPr>
          <w:sz w:val="24"/>
          <w:szCs w:val="24"/>
        </w:rPr>
        <w:t>41 Ввод подтверждения</w:t>
      </w:r>
      <w:r w:rsidRPr="00B14753">
        <w:rPr>
          <w:sz w:val="24"/>
          <w:szCs w:val="24"/>
        </w:rPr>
        <w:t xml:space="preserve"> заказов ТОРО.</w:t>
      </w:r>
      <w:r>
        <w:rPr>
          <w:sz w:val="24"/>
          <w:szCs w:val="24"/>
        </w:rPr>
        <w:t xml:space="preserve"> Массовое подтверждение операций заказов ТОРО возможно в транзакции </w:t>
      </w:r>
      <w:r w:rsidRPr="0004086A">
        <w:rPr>
          <w:sz w:val="24"/>
          <w:szCs w:val="24"/>
        </w:rPr>
        <w:t>IW48</w:t>
      </w:r>
      <w:r>
        <w:rPr>
          <w:sz w:val="24"/>
          <w:szCs w:val="24"/>
        </w:rPr>
        <w:t xml:space="preserve"> </w:t>
      </w:r>
      <w:r w:rsidRPr="0004086A">
        <w:rPr>
          <w:sz w:val="24"/>
          <w:szCs w:val="24"/>
        </w:rPr>
        <w:t>Подтверждение по списку операций</w:t>
      </w:r>
      <w:r>
        <w:rPr>
          <w:sz w:val="24"/>
          <w:szCs w:val="24"/>
        </w:rPr>
        <w:t>.</w:t>
      </w:r>
      <w:ins w:id="583" w:author="Попова Дарья" w:date="2020-07-24T16:30:00Z">
        <w:r w:rsidR="00E936EC">
          <w:rPr>
            <w:sz w:val="24"/>
            <w:szCs w:val="24"/>
          </w:rPr>
          <w:t xml:space="preserve"> </w:t>
        </w:r>
        <w:del w:id="584" w:author="Владимир Лаут" w:date="2021-03-11T17:17:00Z">
          <w:r w:rsidR="00E936EC" w:rsidDel="00D43E78">
            <w:rPr>
              <w:sz w:val="24"/>
              <w:szCs w:val="24"/>
            </w:rPr>
            <w:delText>Подтвеждение</w:delText>
          </w:r>
        </w:del>
      </w:ins>
      <w:ins w:id="585" w:author="Владимир Лаут" w:date="2021-03-11T17:17:00Z">
        <w:r w:rsidR="00D43E78">
          <w:rPr>
            <w:sz w:val="24"/>
            <w:szCs w:val="24"/>
          </w:rPr>
          <w:t>Подтверждение</w:t>
        </w:r>
      </w:ins>
      <w:ins w:id="586" w:author="Попова Дарья" w:date="2020-07-24T16:30:00Z">
        <w:r w:rsidR="00E936EC">
          <w:rPr>
            <w:sz w:val="24"/>
            <w:szCs w:val="24"/>
          </w:rPr>
          <w:t xml:space="preserve"> работ сетевого графика выполняется в транзакции </w:t>
        </w:r>
      </w:ins>
      <w:ins w:id="587" w:author="Попова Дарья" w:date="2020-07-24T16:31:00Z">
        <w:r w:rsidR="00E936EC">
          <w:rPr>
            <w:sz w:val="24"/>
            <w:szCs w:val="24"/>
            <w:lang w:val="en-US"/>
          </w:rPr>
          <w:t>CN</w:t>
        </w:r>
        <w:r w:rsidR="00E936EC" w:rsidRPr="00E0291E">
          <w:rPr>
            <w:sz w:val="24"/>
            <w:szCs w:val="24"/>
            <w:rPrChange w:id="588" w:author="Владимир Лаут" w:date="2021-03-11T12:50:00Z">
              <w:rPr>
                <w:sz w:val="24"/>
                <w:szCs w:val="24"/>
                <w:lang w:val="en-US"/>
              </w:rPr>
            </w:rPrChange>
          </w:rPr>
          <w:t>25</w:t>
        </w:r>
      </w:ins>
      <w:ins w:id="589" w:author="Попова Дарья" w:date="2020-07-24T16:32:00Z">
        <w:r w:rsidR="00E936EC" w:rsidRPr="00E0291E">
          <w:rPr>
            <w:sz w:val="24"/>
            <w:szCs w:val="24"/>
            <w:rPrChange w:id="590" w:author="Владимир Лаут" w:date="2021-03-11T12:50:00Z">
              <w:rPr>
                <w:sz w:val="24"/>
                <w:szCs w:val="24"/>
                <w:lang w:val="en-US"/>
              </w:rPr>
            </w:rPrChange>
          </w:rPr>
          <w:t>.</w:t>
        </w:r>
      </w:ins>
    </w:p>
    <w:p w14:paraId="481ABA0F" w14:textId="268C1D8B" w:rsidR="00E15853" w:rsidRDefault="009E28A6" w:rsidP="00991D27">
      <w:pPr>
        <w:pStyle w:val="bbb"/>
        <w:suppressAutoHyphens/>
        <w:spacing w:after="240" w:line="276" w:lineRule="auto"/>
        <w:ind w:firstLine="567"/>
        <w:jc w:val="both"/>
        <w:rPr>
          <w:color w:val="auto"/>
          <w:sz w:val="24"/>
          <w:szCs w:val="24"/>
          <w:lang w:eastAsia="en-US"/>
        </w:rPr>
      </w:pPr>
      <w:r>
        <w:rPr>
          <w:sz w:val="24"/>
          <w:szCs w:val="24"/>
        </w:rPr>
        <w:t xml:space="preserve">При выполнении работ подрядной организацией по договору, предусматривающему расчет его цены в соответствии с продолжительностью выполненных работ, ведение подтверждений операций заказа ТОРО осуществляется аналогично ведению подтверждений по операциям, выполняемым собственными силами. Для корректного расчета стоимости работ рабочему месту подрядчика должен быть присвоен тариф. Формирование тарифов описано в </w:t>
      </w:r>
      <w:r w:rsidRPr="00293BA7">
        <w:rPr>
          <w:color w:val="auto"/>
          <w:sz w:val="24"/>
          <w:szCs w:val="24"/>
          <w:lang w:eastAsia="en-US"/>
        </w:rPr>
        <w:t xml:space="preserve">КД </w:t>
      </w:r>
      <w:del w:id="591" w:author="Владимир Лаут" w:date="2021-03-11T12:52:00Z">
        <w:r w:rsidR="00AC0CCB" w:rsidDel="00E0291E">
          <w:rPr>
            <w:color w:val="auto"/>
            <w:sz w:val="24"/>
            <w:szCs w:val="24"/>
            <w:lang w:eastAsia="en-US"/>
          </w:rPr>
          <w:delText>ERP.9.9.2</w:delText>
        </w:r>
      </w:del>
      <w:ins w:id="592" w:author="Владимир Лаут" w:date="2021-03-11T12:52:00Z">
        <w:r w:rsidR="00E0291E">
          <w:rPr>
            <w:color w:val="auto"/>
            <w:sz w:val="24"/>
            <w:szCs w:val="24"/>
            <w:lang w:eastAsia="en-US"/>
          </w:rPr>
          <w:t>ERP.13.9.2</w:t>
        </w:r>
      </w:ins>
      <w:r w:rsidR="007334C2">
        <w:rPr>
          <w:color w:val="auto"/>
          <w:sz w:val="24"/>
          <w:szCs w:val="24"/>
          <w:lang w:eastAsia="en-US"/>
        </w:rPr>
        <w:t>_</w:t>
      </w:r>
      <w:r w:rsidRPr="00293BA7">
        <w:rPr>
          <w:color w:val="auto"/>
          <w:sz w:val="24"/>
          <w:szCs w:val="24"/>
          <w:lang w:eastAsia="en-US"/>
        </w:rPr>
        <w:t>37 Обеспечение плановых данных</w:t>
      </w:r>
      <w:r w:rsidR="00E15853">
        <w:rPr>
          <w:color w:val="auto"/>
          <w:sz w:val="24"/>
          <w:szCs w:val="24"/>
          <w:lang w:eastAsia="en-US"/>
        </w:rPr>
        <w:t>.</w:t>
      </w:r>
    </w:p>
    <w:p w14:paraId="4460AAEA" w14:textId="77777777" w:rsidR="009E28A6" w:rsidRPr="00B14753" w:rsidRDefault="009E28A6" w:rsidP="00991D27">
      <w:pPr>
        <w:pStyle w:val="bbb"/>
        <w:suppressAutoHyphens/>
        <w:spacing w:after="240" w:line="276" w:lineRule="auto"/>
        <w:ind w:firstLine="567"/>
        <w:jc w:val="both"/>
        <w:rPr>
          <w:sz w:val="24"/>
          <w:szCs w:val="24"/>
        </w:rPr>
      </w:pPr>
      <w:r>
        <w:rPr>
          <w:sz w:val="24"/>
          <w:szCs w:val="24"/>
        </w:rPr>
        <w:t>При выполнении работ подрядной организацией по договору с фиксированной ценой подтверждение трудозатрат не приводит к расчету стоимости работ. В этом случае стоимость работ будет определена на основании Акта выполненных работ, принятому на шаге 130 текущего процесса.</w:t>
      </w:r>
    </w:p>
    <w:p w14:paraId="4B89A833" w14:textId="7BD6A403" w:rsidR="009E28A6" w:rsidRPr="00B14753" w:rsidRDefault="009E28A6" w:rsidP="00991D27">
      <w:pPr>
        <w:pStyle w:val="bbb"/>
        <w:suppressAutoHyphens/>
        <w:spacing w:after="240" w:line="276" w:lineRule="auto"/>
        <w:ind w:firstLine="567"/>
        <w:jc w:val="both"/>
        <w:rPr>
          <w:sz w:val="24"/>
          <w:szCs w:val="24"/>
        </w:rPr>
      </w:pPr>
      <w:r w:rsidRPr="00B14753">
        <w:rPr>
          <w:sz w:val="24"/>
          <w:szCs w:val="24"/>
        </w:rPr>
        <w:t xml:space="preserve">При фиксации </w:t>
      </w:r>
      <w:r>
        <w:rPr>
          <w:sz w:val="24"/>
          <w:szCs w:val="24"/>
        </w:rPr>
        <w:t>при помощи</w:t>
      </w:r>
      <w:r w:rsidRPr="00B14753">
        <w:rPr>
          <w:sz w:val="24"/>
          <w:szCs w:val="24"/>
        </w:rPr>
        <w:t xml:space="preserve"> мобильного устройства </w:t>
      </w:r>
      <w:r>
        <w:rPr>
          <w:sz w:val="24"/>
          <w:szCs w:val="24"/>
        </w:rPr>
        <w:t xml:space="preserve">фактически затраченного на выполнение мероприятий ТОиР времени </w:t>
      </w:r>
      <w:r w:rsidRPr="00B14753">
        <w:rPr>
          <w:sz w:val="24"/>
          <w:szCs w:val="24"/>
        </w:rPr>
        <w:t>Исполните</w:t>
      </w:r>
      <w:r>
        <w:rPr>
          <w:sz w:val="24"/>
          <w:szCs w:val="24"/>
        </w:rPr>
        <w:t xml:space="preserve">ль работ ТОиР </w:t>
      </w:r>
      <w:r w:rsidR="00875722">
        <w:rPr>
          <w:sz w:val="24"/>
          <w:szCs w:val="24"/>
        </w:rPr>
        <w:t xml:space="preserve">УО </w:t>
      </w:r>
      <w:r w:rsidRPr="00B14753">
        <w:rPr>
          <w:sz w:val="24"/>
          <w:szCs w:val="24"/>
        </w:rPr>
        <w:t xml:space="preserve">предварительно </w:t>
      </w:r>
      <w:r>
        <w:rPr>
          <w:sz w:val="24"/>
          <w:szCs w:val="24"/>
        </w:rPr>
        <w:t>вносит измерения/</w:t>
      </w:r>
      <w:r w:rsidRPr="00B14753">
        <w:rPr>
          <w:sz w:val="24"/>
          <w:szCs w:val="24"/>
        </w:rPr>
        <w:t>показания/значения по оборудованию и только после это</w:t>
      </w:r>
      <w:r>
        <w:rPr>
          <w:sz w:val="24"/>
          <w:szCs w:val="24"/>
        </w:rPr>
        <w:t>го</w:t>
      </w:r>
      <w:r w:rsidRPr="00B14753">
        <w:rPr>
          <w:sz w:val="24"/>
          <w:szCs w:val="24"/>
        </w:rPr>
        <w:t xml:space="preserve"> подтверждает операцию (при этом в системе настроен запрет сохранения подтверждения без показаний</w:t>
      </w:r>
      <w:r>
        <w:rPr>
          <w:sz w:val="24"/>
          <w:szCs w:val="24"/>
        </w:rPr>
        <w:t>,</w:t>
      </w:r>
      <w:r w:rsidRPr="00B14753">
        <w:rPr>
          <w:sz w:val="24"/>
          <w:szCs w:val="24"/>
        </w:rPr>
        <w:t xml:space="preserve"> если они требуются по плану).</w:t>
      </w:r>
    </w:p>
    <w:p w14:paraId="7B069A85" w14:textId="4AA79D2E" w:rsidR="009E28A6" w:rsidRPr="00B14753" w:rsidRDefault="009E28A6" w:rsidP="00991D27">
      <w:pPr>
        <w:pStyle w:val="bbb"/>
        <w:suppressAutoHyphens/>
        <w:spacing w:after="240" w:line="276" w:lineRule="auto"/>
        <w:ind w:firstLine="567"/>
        <w:jc w:val="both"/>
        <w:rPr>
          <w:sz w:val="24"/>
          <w:szCs w:val="24"/>
        </w:rPr>
      </w:pPr>
      <w:r w:rsidRPr="00B14753">
        <w:rPr>
          <w:sz w:val="24"/>
          <w:szCs w:val="24"/>
        </w:rPr>
        <w:t>При подтверждении выполненных работ в системе настроен</w:t>
      </w:r>
      <w:r>
        <w:rPr>
          <w:sz w:val="24"/>
          <w:szCs w:val="24"/>
        </w:rPr>
        <w:t>а</w:t>
      </w:r>
      <w:r w:rsidRPr="00B14753">
        <w:rPr>
          <w:sz w:val="24"/>
          <w:szCs w:val="24"/>
        </w:rPr>
        <w:t xml:space="preserve"> проводка затрат на Заказ ТОРО</w:t>
      </w:r>
      <w:ins w:id="593" w:author="Попова Дарья" w:date="2020-07-24T17:31:00Z">
        <w:r w:rsidR="00E269AD" w:rsidRPr="00E0291E">
          <w:rPr>
            <w:sz w:val="24"/>
            <w:szCs w:val="24"/>
            <w:rPrChange w:id="594" w:author="Владимир Лаут" w:date="2021-03-11T12:50:00Z">
              <w:rPr>
                <w:sz w:val="24"/>
                <w:szCs w:val="24"/>
                <w:lang w:val="en-US"/>
              </w:rPr>
            </w:rPrChange>
          </w:rPr>
          <w:t xml:space="preserve"> </w:t>
        </w:r>
        <w:r w:rsidR="00E269AD">
          <w:rPr>
            <w:sz w:val="24"/>
            <w:szCs w:val="24"/>
          </w:rPr>
          <w:t>или операцию сетевого графика (ОСГ)</w:t>
        </w:r>
      </w:ins>
      <w:r w:rsidRPr="00B14753">
        <w:rPr>
          <w:sz w:val="24"/>
          <w:szCs w:val="24"/>
        </w:rPr>
        <w:t xml:space="preserve"> согласно фактическим данным выполнения (по </w:t>
      </w:r>
      <w:r>
        <w:rPr>
          <w:sz w:val="24"/>
          <w:szCs w:val="24"/>
        </w:rPr>
        <w:t xml:space="preserve">объему </w:t>
      </w:r>
      <w:r w:rsidRPr="00293BA7">
        <w:rPr>
          <w:sz w:val="24"/>
          <w:szCs w:val="24"/>
        </w:rPr>
        <w:t>работ, исполнителю)</w:t>
      </w:r>
      <w:r>
        <w:rPr>
          <w:sz w:val="24"/>
          <w:szCs w:val="24"/>
        </w:rPr>
        <w:t xml:space="preserve"> и плановым тарифам, формирование которых</w:t>
      </w:r>
      <w:r w:rsidRPr="006576AC">
        <w:rPr>
          <w:sz w:val="24"/>
          <w:szCs w:val="24"/>
        </w:rPr>
        <w:t xml:space="preserve"> </w:t>
      </w:r>
      <w:r>
        <w:rPr>
          <w:sz w:val="24"/>
          <w:szCs w:val="24"/>
        </w:rPr>
        <w:t xml:space="preserve">описано в </w:t>
      </w:r>
      <w:r w:rsidRPr="00293BA7">
        <w:rPr>
          <w:color w:val="auto"/>
          <w:sz w:val="24"/>
          <w:szCs w:val="24"/>
          <w:lang w:eastAsia="en-US"/>
        </w:rPr>
        <w:t xml:space="preserve">КД </w:t>
      </w:r>
      <w:del w:id="595" w:author="Владимир Лаут" w:date="2021-03-11T12:52:00Z">
        <w:r w:rsidR="00AC0CCB" w:rsidDel="00E0291E">
          <w:rPr>
            <w:color w:val="auto"/>
            <w:sz w:val="24"/>
            <w:szCs w:val="24"/>
            <w:lang w:eastAsia="en-US"/>
          </w:rPr>
          <w:delText>ERP.9.9.2</w:delText>
        </w:r>
      </w:del>
      <w:ins w:id="596" w:author="Владимир Лаут" w:date="2021-03-11T12:52:00Z">
        <w:r w:rsidR="00E0291E">
          <w:rPr>
            <w:color w:val="auto"/>
            <w:sz w:val="24"/>
            <w:szCs w:val="24"/>
            <w:lang w:eastAsia="en-US"/>
          </w:rPr>
          <w:t>ERP.13.9.2</w:t>
        </w:r>
      </w:ins>
      <w:r w:rsidR="007334C2">
        <w:rPr>
          <w:color w:val="auto"/>
          <w:sz w:val="24"/>
          <w:szCs w:val="24"/>
          <w:lang w:eastAsia="en-US"/>
        </w:rPr>
        <w:t>_</w:t>
      </w:r>
      <w:r w:rsidRPr="00293BA7">
        <w:rPr>
          <w:color w:val="auto"/>
          <w:sz w:val="24"/>
          <w:szCs w:val="24"/>
          <w:lang w:eastAsia="en-US"/>
        </w:rPr>
        <w:t>37 Обеспечение плановых данных</w:t>
      </w:r>
      <w:r>
        <w:rPr>
          <w:color w:val="auto"/>
          <w:sz w:val="24"/>
          <w:szCs w:val="24"/>
          <w:lang w:eastAsia="en-US"/>
        </w:rPr>
        <w:t xml:space="preserve">. </w:t>
      </w:r>
      <w:r>
        <w:rPr>
          <w:sz w:val="24"/>
          <w:szCs w:val="24"/>
        </w:rPr>
        <w:t>В</w:t>
      </w:r>
      <w:r w:rsidRPr="00B14753">
        <w:rPr>
          <w:sz w:val="24"/>
          <w:szCs w:val="24"/>
        </w:rPr>
        <w:t xml:space="preserve"> системе </w:t>
      </w:r>
      <w:r>
        <w:rPr>
          <w:sz w:val="24"/>
          <w:szCs w:val="24"/>
        </w:rPr>
        <w:t>запрещена</w:t>
      </w:r>
      <w:r w:rsidRPr="00B14753">
        <w:rPr>
          <w:sz w:val="24"/>
          <w:szCs w:val="24"/>
        </w:rPr>
        <w:t xml:space="preserve"> ручн</w:t>
      </w:r>
      <w:r>
        <w:rPr>
          <w:sz w:val="24"/>
          <w:szCs w:val="24"/>
        </w:rPr>
        <w:t xml:space="preserve">ая </w:t>
      </w:r>
      <w:r w:rsidRPr="00B14753">
        <w:rPr>
          <w:sz w:val="24"/>
          <w:szCs w:val="24"/>
        </w:rPr>
        <w:t>корректировк</w:t>
      </w:r>
      <w:r>
        <w:rPr>
          <w:sz w:val="24"/>
          <w:szCs w:val="24"/>
        </w:rPr>
        <w:t>а</w:t>
      </w:r>
      <w:r w:rsidRPr="00B14753">
        <w:rPr>
          <w:sz w:val="24"/>
          <w:szCs w:val="24"/>
        </w:rPr>
        <w:t xml:space="preserve"> выполненных проводок. </w:t>
      </w:r>
      <w:r>
        <w:rPr>
          <w:sz w:val="24"/>
          <w:szCs w:val="24"/>
        </w:rPr>
        <w:t>Начиная с момента ввода подтверждений и проводки соответствующих затрат на Заказ ТОРО</w:t>
      </w:r>
      <w:ins w:id="597" w:author="Попова Дарья" w:date="2020-07-24T17:31:00Z">
        <w:r w:rsidR="00E269AD">
          <w:rPr>
            <w:sz w:val="24"/>
            <w:szCs w:val="24"/>
          </w:rPr>
          <w:t xml:space="preserve"> или ОСГ</w:t>
        </w:r>
      </w:ins>
      <w:r>
        <w:rPr>
          <w:sz w:val="24"/>
          <w:szCs w:val="24"/>
        </w:rPr>
        <w:t>, эти затраты будут учитываться при расчете заказа ТОРО</w:t>
      </w:r>
      <w:ins w:id="598" w:author="Попова Дарья" w:date="2020-07-24T17:32:00Z">
        <w:r w:rsidR="00E269AD">
          <w:rPr>
            <w:sz w:val="24"/>
            <w:szCs w:val="24"/>
          </w:rPr>
          <w:t xml:space="preserve"> или ОСГ</w:t>
        </w:r>
      </w:ins>
      <w:r>
        <w:rPr>
          <w:sz w:val="24"/>
          <w:szCs w:val="24"/>
        </w:rPr>
        <w:t xml:space="preserve">, подробнее – в КД </w:t>
      </w:r>
      <w:del w:id="599" w:author="Владимир Лаут" w:date="2021-03-11T12:52:00Z">
        <w:r w:rsidR="00AC0CCB" w:rsidDel="00E0291E">
          <w:rPr>
            <w:sz w:val="24"/>
            <w:szCs w:val="24"/>
          </w:rPr>
          <w:delText>ERP.9.9.2</w:delText>
        </w:r>
      </w:del>
      <w:ins w:id="600" w:author="Владимир Лаут" w:date="2021-03-11T12:52:00Z">
        <w:r w:rsidR="00E0291E">
          <w:rPr>
            <w:sz w:val="24"/>
            <w:szCs w:val="24"/>
          </w:rPr>
          <w:t>ERP.13.9.2</w:t>
        </w:r>
      </w:ins>
      <w:r w:rsidR="007334C2">
        <w:rPr>
          <w:sz w:val="24"/>
          <w:szCs w:val="24"/>
        </w:rPr>
        <w:t>_</w:t>
      </w:r>
      <w:r w:rsidRPr="00700E60">
        <w:rPr>
          <w:sz w:val="24"/>
          <w:szCs w:val="24"/>
        </w:rPr>
        <w:t>38_КД_СО_Закрытие периода в учете затрат и формирование фактической себестоимости</w:t>
      </w:r>
      <w:r>
        <w:rPr>
          <w:sz w:val="24"/>
          <w:szCs w:val="24"/>
        </w:rPr>
        <w:t>.</w:t>
      </w:r>
    </w:p>
    <w:p w14:paraId="4762D308" w14:textId="6630B6C7" w:rsidR="009E28A6" w:rsidRDefault="009E28A6">
      <w:pPr>
        <w:suppressAutoHyphens/>
        <w:spacing w:after="240" w:line="276" w:lineRule="auto"/>
        <w:ind w:firstLine="567"/>
        <w:rPr>
          <w:ins w:id="601" w:author="Владимир Лаут" w:date="2021-03-29T16:26:00Z"/>
          <w:rFonts w:ascii="Arial" w:hAnsi="Arial" w:cs="Arial"/>
          <w:szCs w:val="24"/>
        </w:rPr>
      </w:pPr>
      <w:r w:rsidRPr="00B14753">
        <w:rPr>
          <w:rFonts w:ascii="Arial" w:hAnsi="Arial" w:cs="Arial"/>
          <w:szCs w:val="24"/>
        </w:rPr>
        <w:t>После выполнения подтверждения</w:t>
      </w:r>
      <w:r>
        <w:rPr>
          <w:rFonts w:ascii="Arial" w:hAnsi="Arial" w:cs="Arial"/>
          <w:szCs w:val="24"/>
        </w:rPr>
        <w:t xml:space="preserve"> к</w:t>
      </w:r>
      <w:r w:rsidRPr="00B14753">
        <w:rPr>
          <w:rFonts w:ascii="Arial" w:hAnsi="Arial" w:cs="Arial"/>
          <w:szCs w:val="24"/>
        </w:rPr>
        <w:t xml:space="preserve"> Заказу </w:t>
      </w:r>
      <w:r>
        <w:rPr>
          <w:rFonts w:ascii="Arial" w:hAnsi="Arial" w:cs="Arial"/>
          <w:szCs w:val="24"/>
        </w:rPr>
        <w:t>ТОРО</w:t>
      </w:r>
      <w:ins w:id="602" w:author="Попова Дарья" w:date="2020-07-24T17:32:00Z">
        <w:r w:rsidR="00E269AD">
          <w:rPr>
            <w:rFonts w:ascii="Arial" w:hAnsi="Arial" w:cs="Arial"/>
            <w:szCs w:val="24"/>
          </w:rPr>
          <w:t xml:space="preserve"> или сетевому графику</w:t>
        </w:r>
      </w:ins>
      <w:r>
        <w:rPr>
          <w:rFonts w:ascii="Arial" w:hAnsi="Arial" w:cs="Arial"/>
          <w:szCs w:val="24"/>
        </w:rPr>
        <w:t xml:space="preserve"> </w:t>
      </w:r>
      <w:r w:rsidRPr="00B14753">
        <w:rPr>
          <w:rFonts w:ascii="Arial" w:hAnsi="Arial" w:cs="Arial"/>
          <w:szCs w:val="24"/>
        </w:rPr>
        <w:t xml:space="preserve">автоматически присваивается </w:t>
      </w:r>
      <w:r>
        <w:rPr>
          <w:rFonts w:ascii="Arial" w:hAnsi="Arial" w:cs="Arial"/>
          <w:szCs w:val="24"/>
        </w:rPr>
        <w:t xml:space="preserve">системный </w:t>
      </w:r>
      <w:r w:rsidRPr="00B14753">
        <w:rPr>
          <w:rFonts w:ascii="Arial" w:hAnsi="Arial" w:cs="Arial"/>
          <w:szCs w:val="24"/>
        </w:rPr>
        <w:t>статус ЧПДТ - Частично подтверждено или ПДТВ - Подтверждено (при подтверждении всех операций заказа), после установки которого устанавливается запрет дополнительного ввода подтверждений.</w:t>
      </w:r>
    </w:p>
    <w:p w14:paraId="4E944B0B" w14:textId="77777777" w:rsidR="002D175A" w:rsidRDefault="002D175A" w:rsidP="002D175A">
      <w:pPr>
        <w:pStyle w:val="bbb"/>
        <w:suppressAutoHyphens/>
        <w:spacing w:after="240" w:line="276" w:lineRule="auto"/>
        <w:ind w:firstLine="567"/>
        <w:rPr>
          <w:ins w:id="603" w:author="Владимир Лаут" w:date="2021-03-29T16:26:00Z"/>
          <w:sz w:val="24"/>
          <w:szCs w:val="24"/>
        </w:rPr>
      </w:pPr>
      <w:ins w:id="604" w:author="Владимир Лаут" w:date="2021-03-29T16:26:00Z">
        <w:r w:rsidRPr="001E0DB6">
          <w:rPr>
            <w:rFonts w:eastAsia="Times New Roman"/>
            <w:b/>
            <w:color w:val="auto"/>
            <w:sz w:val="24"/>
            <w:szCs w:val="24"/>
            <w:lang w:eastAsia="en-US"/>
          </w:rPr>
          <w:t>Отражение времени, фактически затраченного на выполнение ремонтных работ по заказу с помощью мобильного терминала</w:t>
        </w:r>
      </w:ins>
    </w:p>
    <w:p w14:paraId="2A0FD5C4" w14:textId="77777777" w:rsidR="002D175A" w:rsidRDefault="002D175A" w:rsidP="002D175A">
      <w:pPr>
        <w:pStyle w:val="bbb"/>
        <w:suppressAutoHyphens/>
        <w:spacing w:after="240" w:line="276" w:lineRule="auto"/>
        <w:ind w:firstLine="567"/>
        <w:rPr>
          <w:ins w:id="605" w:author="Владимир Лаут" w:date="2021-03-29T16:26:00Z"/>
          <w:sz w:val="24"/>
          <w:szCs w:val="24"/>
        </w:rPr>
      </w:pPr>
      <w:ins w:id="606" w:author="Владимир Лаут" w:date="2021-03-29T16:26:00Z">
        <w:r>
          <w:rPr>
            <w:sz w:val="24"/>
            <w:szCs w:val="24"/>
          </w:rPr>
          <w:lastRenderedPageBreak/>
          <w:t xml:space="preserve">В системе </w:t>
        </w:r>
        <w:r>
          <w:rPr>
            <w:sz w:val="24"/>
            <w:szCs w:val="24"/>
            <w:lang w:val="en-US"/>
          </w:rPr>
          <w:t>SAP</w:t>
        </w:r>
        <w:r>
          <w:rPr>
            <w:sz w:val="24"/>
            <w:szCs w:val="24"/>
          </w:rPr>
          <w:t xml:space="preserve"> в заказе на ремонт назначается ответственный сотрудник (Инженер ТОиР УО). При получении заказа на МУ, пользователь, которому присвоена данная роль выполняет подтверждение операций:</w:t>
        </w:r>
      </w:ins>
    </w:p>
    <w:p w14:paraId="3C8881D7" w14:textId="77777777" w:rsidR="002D175A" w:rsidRDefault="002D175A" w:rsidP="002D175A">
      <w:pPr>
        <w:pStyle w:val="bbb"/>
        <w:suppressAutoHyphens/>
        <w:spacing w:after="240" w:line="276" w:lineRule="auto"/>
        <w:ind w:firstLine="567"/>
        <w:jc w:val="both"/>
        <w:rPr>
          <w:ins w:id="607" w:author="Владимир Лаут" w:date="2021-03-29T16:26:00Z"/>
          <w:sz w:val="24"/>
          <w:szCs w:val="24"/>
        </w:rPr>
      </w:pPr>
      <w:ins w:id="608" w:author="Владимир Лаут" w:date="2021-03-29T16:26:00Z">
        <w:r>
          <w:rPr>
            <w:sz w:val="24"/>
            <w:szCs w:val="24"/>
          </w:rPr>
          <w:t>- Подтверждение операций выполняется последовательно, при этом, фиксируется фактическое время, затраченное на выполнение каждой операции;</w:t>
        </w:r>
      </w:ins>
    </w:p>
    <w:p w14:paraId="75E0DD3C" w14:textId="5BE9F370" w:rsidR="002D175A" w:rsidRPr="002D175A" w:rsidRDefault="002D175A">
      <w:pPr>
        <w:suppressAutoHyphens/>
        <w:spacing w:after="240" w:line="276" w:lineRule="auto"/>
        <w:ind w:firstLine="567"/>
        <w:rPr>
          <w:rFonts w:ascii="Arial" w:eastAsia="Arial" w:hAnsi="Arial" w:cs="Arial"/>
          <w:color w:val="000000"/>
          <w:szCs w:val="24"/>
          <w:lang w:eastAsia="ru-RU"/>
          <w:rPrChange w:id="609" w:author="Владимир Лаут" w:date="2021-03-29T16:26:00Z">
            <w:rPr>
              <w:rFonts w:ascii="Arial" w:hAnsi="Arial" w:cs="Arial"/>
              <w:szCs w:val="24"/>
            </w:rPr>
          </w:rPrChange>
        </w:rPr>
        <w:pPrChange w:id="610" w:author="Попова Дарья" w:date="2020-07-24T17:32:00Z">
          <w:pPr>
            <w:suppressAutoHyphens/>
            <w:spacing w:after="240" w:line="276" w:lineRule="auto"/>
            <w:ind w:firstLine="567"/>
            <w:jc w:val="left"/>
          </w:pPr>
        </w:pPrChange>
      </w:pPr>
      <w:ins w:id="611" w:author="Владимир Лаут" w:date="2021-03-29T16:26:00Z">
        <w:r w:rsidRPr="002D175A">
          <w:rPr>
            <w:rFonts w:ascii="Arial" w:eastAsia="Arial" w:hAnsi="Arial" w:cs="Arial"/>
            <w:color w:val="000000"/>
            <w:szCs w:val="24"/>
            <w:lang w:eastAsia="ru-RU"/>
            <w:rPrChange w:id="612" w:author="Владимир Лаут" w:date="2021-03-29T16:26:00Z">
              <w:rPr>
                <w:szCs w:val="24"/>
              </w:rPr>
            </w:rPrChange>
          </w:rPr>
          <w:t>- Массовое подтверждение операций заказа. Пользователь нажимает кнопку Завершить все операции, после</w:t>
        </w:r>
        <w:r w:rsidRPr="001E0DB6">
          <w:rPr>
            <w:rFonts w:ascii="Arial" w:eastAsia="Arial" w:hAnsi="Arial" w:cs="Arial"/>
            <w:color w:val="000000"/>
            <w:szCs w:val="24"/>
            <w:lang w:eastAsia="ru-RU"/>
          </w:rPr>
          <w:t xml:space="preserve"> </w:t>
        </w:r>
        <w:r w:rsidRPr="002D175A">
          <w:rPr>
            <w:rFonts w:ascii="Arial" w:eastAsia="Arial" w:hAnsi="Arial" w:cs="Arial"/>
            <w:color w:val="000000"/>
            <w:szCs w:val="24"/>
            <w:lang w:eastAsia="ru-RU"/>
            <w:rPrChange w:id="613" w:author="Владимир Лаут" w:date="2021-03-29T16:26:00Z">
              <w:rPr>
                <w:szCs w:val="24"/>
              </w:rPr>
            </w:rPrChange>
          </w:rPr>
          <w:t xml:space="preserve">чего требуется указать фактическое время, затраченное на выполнение одной операции. В системе </w:t>
        </w:r>
        <w:r w:rsidRPr="002D175A">
          <w:rPr>
            <w:rFonts w:ascii="Arial" w:eastAsia="Arial" w:hAnsi="Arial" w:cs="Arial"/>
            <w:color w:val="000000"/>
            <w:szCs w:val="24"/>
            <w:lang w:eastAsia="ru-RU"/>
            <w:rPrChange w:id="614" w:author="Владимир Лаут" w:date="2021-03-29T16:26:00Z">
              <w:rPr>
                <w:szCs w:val="24"/>
                <w:lang w:val="en-US"/>
              </w:rPr>
            </w:rPrChange>
          </w:rPr>
          <w:t>SAP</w:t>
        </w:r>
        <w:r w:rsidRPr="001E0DB6">
          <w:rPr>
            <w:rFonts w:ascii="Arial" w:eastAsia="Arial" w:hAnsi="Arial" w:cs="Arial"/>
            <w:color w:val="000000"/>
            <w:szCs w:val="24"/>
            <w:lang w:eastAsia="ru-RU"/>
          </w:rPr>
          <w:t xml:space="preserve"> </w:t>
        </w:r>
        <w:r w:rsidRPr="002D175A">
          <w:rPr>
            <w:rFonts w:ascii="Arial" w:eastAsia="Arial" w:hAnsi="Arial" w:cs="Arial"/>
            <w:color w:val="000000"/>
            <w:szCs w:val="24"/>
            <w:lang w:eastAsia="ru-RU"/>
            <w:rPrChange w:id="615" w:author="Владимир Лаут" w:date="2021-03-29T16:26:00Z">
              <w:rPr>
                <w:szCs w:val="24"/>
              </w:rPr>
            </w:rPrChange>
          </w:rPr>
          <w:t>для каждой операции создается документ подтверждения, при этом, в случае Массового подтверждения, фактическое время выполнения всех операций будет тождественным.</w:t>
        </w:r>
      </w:ins>
    </w:p>
    <w:p w14:paraId="09E5B864" w14:textId="0CE17B35" w:rsidR="00E269AD" w:rsidRDefault="00E269AD">
      <w:pPr>
        <w:pStyle w:val="4"/>
        <w:rPr>
          <w:ins w:id="616" w:author="Попова Дарья" w:date="2020-07-24T17:38:00Z"/>
          <w:noProof/>
        </w:rPr>
        <w:pPrChange w:id="617" w:author="Попова Дарья" w:date="2020-07-24T14:46:00Z">
          <w:pPr>
            <w:pStyle w:val="afff7"/>
          </w:pPr>
        </w:pPrChange>
      </w:pPr>
      <w:bookmarkStart w:id="618" w:name="_Toc38890320"/>
      <w:ins w:id="619" w:author="Попова Дарья" w:date="2020-07-24T17:38:00Z">
        <w:r>
          <w:rPr>
            <w:noProof/>
          </w:rPr>
          <w:t>Шаг процесса 85</w:t>
        </w:r>
        <w:r w:rsidRPr="00E13DEA">
          <w:rPr>
            <w:noProof/>
          </w:rPr>
          <w:t xml:space="preserve">. </w:t>
        </w:r>
      </w:ins>
      <w:ins w:id="620" w:author="Попова Дарья" w:date="2020-07-24T17:39:00Z">
        <w:r w:rsidRPr="00E269AD">
          <w:rPr>
            <w:noProof/>
          </w:rPr>
          <w:t>Проведение приемочных испытаний</w:t>
        </w:r>
      </w:ins>
    </w:p>
    <w:p w14:paraId="6DBF2A4C" w14:textId="01F8C194" w:rsidR="00E269AD" w:rsidRPr="003B0E18" w:rsidRDefault="003B0E18">
      <w:pPr>
        <w:suppressAutoHyphens/>
        <w:spacing w:after="240" w:line="276" w:lineRule="auto"/>
        <w:ind w:firstLine="567"/>
        <w:rPr>
          <w:ins w:id="621" w:author="Попова Дарья" w:date="2020-07-24T17:38:00Z"/>
          <w:rFonts w:cs="Arial"/>
          <w:rPrChange w:id="622" w:author="Попова Дарья" w:date="2020-07-24T17:44:00Z">
            <w:rPr>
              <w:ins w:id="623" w:author="Попова Дарья" w:date="2020-07-24T17:38:00Z"/>
            </w:rPr>
          </w:rPrChange>
        </w:rPr>
        <w:pPrChange w:id="624" w:author="Попова Дарья" w:date="2020-07-24T17:45:00Z">
          <w:pPr>
            <w:pStyle w:val="afff7"/>
          </w:pPr>
        </w:pPrChange>
      </w:pPr>
      <w:ins w:id="625" w:author="Попова Дарья" w:date="2020-07-24T17:42:00Z">
        <w:r w:rsidRPr="003B0E18">
          <w:rPr>
            <w:rFonts w:ascii="Arial" w:hAnsi="Arial" w:cs="Arial"/>
            <w:szCs w:val="24"/>
            <w:rPrChange w:id="626" w:author="Попова Дарья" w:date="2020-07-24T17:44:00Z">
              <w:rPr>
                <w:rFonts w:cs="Arial"/>
              </w:rPr>
            </w:rPrChange>
          </w:rPr>
          <w:t xml:space="preserve">По результату выполнения работ по </w:t>
        </w:r>
      </w:ins>
      <w:ins w:id="627" w:author="Попова Дарья" w:date="2020-07-24T17:45:00Z">
        <w:r>
          <w:rPr>
            <w:rFonts w:ascii="Arial" w:hAnsi="Arial" w:cs="Arial"/>
            <w:szCs w:val="24"/>
          </w:rPr>
          <w:t xml:space="preserve">ремонту </w:t>
        </w:r>
      </w:ins>
      <w:ins w:id="628" w:author="Попова Дарья" w:date="2020-07-24T17:42:00Z">
        <w:r w:rsidRPr="003B0E18">
          <w:rPr>
            <w:rFonts w:ascii="Arial" w:hAnsi="Arial" w:cs="Arial"/>
            <w:szCs w:val="24"/>
            <w:rPrChange w:id="629" w:author="Попова Дарья" w:date="2020-07-24T17:44:00Z">
              <w:rPr>
                <w:rFonts w:cs="Arial"/>
              </w:rPr>
            </w:rPrChange>
          </w:rPr>
          <w:t xml:space="preserve">ЗиС проводятся </w:t>
        </w:r>
      </w:ins>
      <w:ins w:id="630" w:author="Попова Дарья" w:date="2020-07-24T17:43:00Z">
        <w:r w:rsidRPr="003B0E18">
          <w:rPr>
            <w:rFonts w:ascii="Arial" w:hAnsi="Arial" w:cs="Arial"/>
            <w:szCs w:val="24"/>
            <w:rPrChange w:id="631" w:author="Попова Дарья" w:date="2020-07-24T17:44:00Z">
              <w:rPr>
                <w:rFonts w:cs="Arial"/>
              </w:rPr>
            </w:rPrChange>
          </w:rPr>
          <w:t xml:space="preserve">приемочные испытания, например, </w:t>
        </w:r>
      </w:ins>
      <w:ins w:id="632" w:author="Попова Дарья" w:date="2020-07-24T17:44:00Z">
        <w:r w:rsidRPr="003B0E18">
          <w:rPr>
            <w:rFonts w:ascii="Arial" w:hAnsi="Arial" w:cs="Arial"/>
            <w:szCs w:val="24"/>
            <w:rPrChange w:id="633" w:author="Попова Дарья" w:date="2020-07-24T17:44:00Z">
              <w:rPr>
                <w:rFonts w:cs="Arial"/>
                <w:sz w:val="20"/>
                <w:szCs w:val="20"/>
              </w:rPr>
            </w:rPrChange>
          </w:rPr>
          <w:t>гидравлическое испытание внутренних систем противопожарного и хозяйственного и горячего</w:t>
        </w:r>
        <w:r w:rsidRPr="003B0E18">
          <w:rPr>
            <w:rFonts w:ascii="Arial" w:hAnsi="Arial" w:cs="Arial"/>
            <w:szCs w:val="24"/>
            <w:rPrChange w:id="634" w:author="Попова Дарья" w:date="2020-07-24T17:45:00Z">
              <w:rPr/>
            </w:rPrChange>
          </w:rPr>
          <w:t xml:space="preserve"> </w:t>
        </w:r>
        <w:r w:rsidRPr="003B0E18">
          <w:rPr>
            <w:rFonts w:ascii="Arial" w:hAnsi="Arial" w:cs="Arial"/>
            <w:szCs w:val="24"/>
            <w:rPrChange w:id="635" w:author="Попова Дарья" w:date="2020-07-24T17:44:00Z">
              <w:rPr>
                <w:rFonts w:cs="Arial"/>
                <w:sz w:val="20"/>
                <w:szCs w:val="20"/>
              </w:rPr>
            </w:rPrChange>
          </w:rPr>
          <w:t>водоснабжения, отопления, котлов, водо</w:t>
        </w:r>
        <w:r>
          <w:rPr>
            <w:rFonts w:ascii="Arial" w:hAnsi="Arial" w:cs="Arial"/>
            <w:szCs w:val="24"/>
            <w:rPrChange w:id="636" w:author="Попова Дарья" w:date="2020-07-24T17:44:00Z">
              <w:rPr>
                <w:rFonts w:cs="Arial"/>
              </w:rPr>
            </w:rPrChange>
          </w:rPr>
          <w:t xml:space="preserve">нагревателей, тепловых узлов и </w:t>
        </w:r>
        <w:r w:rsidRPr="003B0E18">
          <w:rPr>
            <w:rFonts w:ascii="Arial" w:hAnsi="Arial" w:cs="Arial"/>
            <w:szCs w:val="24"/>
            <w:rPrChange w:id="637" w:author="Попова Дарья" w:date="2020-07-24T17:44:00Z">
              <w:rPr>
                <w:rFonts w:cs="Arial"/>
                <w:sz w:val="20"/>
                <w:szCs w:val="20"/>
              </w:rPr>
            </w:rPrChange>
          </w:rPr>
          <w:t>др.</w:t>
        </w:r>
      </w:ins>
      <w:ins w:id="638" w:author="Попова Дарья" w:date="2020-07-24T17:43:00Z">
        <w:r w:rsidRPr="003B0E18">
          <w:rPr>
            <w:rFonts w:ascii="Arial" w:hAnsi="Arial" w:cs="Arial"/>
            <w:szCs w:val="24"/>
            <w:rPrChange w:id="639" w:author="Попова Дарья" w:date="2020-07-24T17:44:00Z">
              <w:rPr>
                <w:rFonts w:cs="Arial"/>
              </w:rPr>
            </w:rPrChange>
          </w:rPr>
          <w:t xml:space="preserve"> </w:t>
        </w:r>
      </w:ins>
      <w:ins w:id="640" w:author="Попова Дарья" w:date="2020-07-24T17:45:00Z">
        <w:r>
          <w:rPr>
            <w:rFonts w:ascii="Arial" w:hAnsi="Arial" w:cs="Arial"/>
            <w:szCs w:val="24"/>
          </w:rPr>
          <w:t xml:space="preserve">Инженером ТОиР УО </w:t>
        </w:r>
      </w:ins>
      <w:ins w:id="641" w:author="Попова Дарья" w:date="2020-07-24T17:46:00Z">
        <w:r>
          <w:rPr>
            <w:rFonts w:ascii="Arial" w:hAnsi="Arial" w:cs="Arial"/>
            <w:szCs w:val="24"/>
          </w:rPr>
          <w:t>оформляется</w:t>
        </w:r>
      </w:ins>
      <w:ins w:id="642" w:author="Попова Дарья" w:date="2020-07-24T17:45:00Z">
        <w:r>
          <w:rPr>
            <w:rFonts w:ascii="Arial" w:hAnsi="Arial" w:cs="Arial"/>
            <w:szCs w:val="24"/>
          </w:rPr>
          <w:t xml:space="preserve"> акт </w:t>
        </w:r>
      </w:ins>
      <w:ins w:id="643" w:author="Попова Дарья" w:date="2020-07-24T17:46:00Z">
        <w:r>
          <w:rPr>
            <w:rFonts w:ascii="Arial" w:hAnsi="Arial" w:cs="Arial"/>
            <w:szCs w:val="24"/>
          </w:rPr>
          <w:t>приемочных испытаний.</w:t>
        </w:r>
      </w:ins>
    </w:p>
    <w:p w14:paraId="28A01849" w14:textId="31D926F0" w:rsidR="009E28A6" w:rsidRPr="00E13DEA" w:rsidRDefault="00343E56">
      <w:pPr>
        <w:pStyle w:val="4"/>
        <w:pPrChange w:id="644" w:author="Попова Дарья" w:date="2020-07-24T14:46:00Z">
          <w:pPr>
            <w:pStyle w:val="afff7"/>
          </w:pPr>
        </w:pPrChange>
      </w:pPr>
      <w:del w:id="645" w:author="Попова Дарья" w:date="2020-07-24T14:46:00Z">
        <w:r w:rsidDel="002D2E77">
          <w:delText>5.2.1.1</w:delText>
        </w:r>
        <w:r w:rsidR="008C3D94" w:rsidDel="002D2E77">
          <w:delText>2</w:delText>
        </w:r>
        <w:r w:rsidR="009E28A6" w:rsidDel="002D2E77">
          <w:delText xml:space="preserve"> </w:delText>
        </w:r>
      </w:del>
      <w:r w:rsidR="009E28A6" w:rsidRPr="00E13DEA">
        <w:rPr>
          <w:noProof/>
        </w:rPr>
        <w:t xml:space="preserve">Шаг процесса 100. </w:t>
      </w:r>
      <w:r w:rsidR="009E28A6" w:rsidRPr="00E13DEA">
        <w:t>Сдача оборудования</w:t>
      </w:r>
      <w:ins w:id="646" w:author="Попова Дарья" w:date="2020-07-24T17:34:00Z">
        <w:r w:rsidR="00E269AD">
          <w:t>/ ЗиС</w:t>
        </w:r>
      </w:ins>
      <w:r w:rsidR="009E28A6" w:rsidRPr="00E13DEA">
        <w:t xml:space="preserve"> в эксплуатацию</w:t>
      </w:r>
      <w:bookmarkEnd w:id="618"/>
    </w:p>
    <w:p w14:paraId="20D08043" w14:textId="02E194D3" w:rsidR="009E28A6" w:rsidRPr="00B14753" w:rsidRDefault="009E28A6" w:rsidP="00991D27">
      <w:pPr>
        <w:pStyle w:val="bbb"/>
        <w:suppressAutoHyphens/>
        <w:spacing w:after="240" w:line="276" w:lineRule="auto"/>
        <w:ind w:firstLine="567"/>
        <w:jc w:val="both"/>
        <w:rPr>
          <w:sz w:val="24"/>
          <w:szCs w:val="24"/>
        </w:rPr>
      </w:pPr>
      <w:r>
        <w:rPr>
          <w:sz w:val="24"/>
          <w:szCs w:val="24"/>
        </w:rPr>
        <w:t>П</w:t>
      </w:r>
      <w:r w:rsidRPr="00B14753">
        <w:rPr>
          <w:sz w:val="24"/>
          <w:szCs w:val="24"/>
        </w:rPr>
        <w:t xml:space="preserve">ри получении акта выполненных работ Инженер ТОиР </w:t>
      </w:r>
      <w:r w:rsidR="00875722">
        <w:rPr>
          <w:sz w:val="24"/>
          <w:szCs w:val="24"/>
        </w:rPr>
        <w:t xml:space="preserve">УО </w:t>
      </w:r>
      <w:r w:rsidRPr="00B14753">
        <w:rPr>
          <w:sz w:val="24"/>
          <w:szCs w:val="24"/>
        </w:rPr>
        <w:t>проверяет готовность оборудования</w:t>
      </w:r>
      <w:ins w:id="647" w:author="Попова Дарья" w:date="2020-07-24T17:49:00Z">
        <w:r w:rsidR="007E6771">
          <w:rPr>
            <w:sz w:val="24"/>
            <w:szCs w:val="24"/>
          </w:rPr>
          <w:t>/ ЗиС</w:t>
        </w:r>
      </w:ins>
      <w:r w:rsidRPr="00B14753">
        <w:rPr>
          <w:sz w:val="24"/>
          <w:szCs w:val="24"/>
        </w:rPr>
        <w:t xml:space="preserve"> (проведение всех необходимых подготовительных работ и техническую готовность оборудования</w:t>
      </w:r>
      <w:ins w:id="648" w:author="Попова Дарья" w:date="2020-07-24T17:49:00Z">
        <w:r w:rsidR="007E6771">
          <w:rPr>
            <w:sz w:val="24"/>
            <w:szCs w:val="24"/>
          </w:rPr>
          <w:t>/ ЗиС</w:t>
        </w:r>
      </w:ins>
      <w:r w:rsidRPr="00B14753">
        <w:rPr>
          <w:sz w:val="24"/>
          <w:szCs w:val="24"/>
        </w:rPr>
        <w:t>), согласование запуска</w:t>
      </w:r>
      <w:r>
        <w:rPr>
          <w:sz w:val="24"/>
          <w:szCs w:val="24"/>
        </w:rPr>
        <w:t>.</w:t>
      </w:r>
      <w:r w:rsidRPr="00B14753">
        <w:rPr>
          <w:sz w:val="24"/>
          <w:szCs w:val="24"/>
        </w:rPr>
        <w:t xml:space="preserve"> </w:t>
      </w:r>
    </w:p>
    <w:p w14:paraId="420556C1" w14:textId="50D5FE6C" w:rsidR="00D470CF" w:rsidRDefault="009E28A6" w:rsidP="00991D27">
      <w:pPr>
        <w:pStyle w:val="bbb"/>
        <w:suppressAutoHyphens/>
        <w:spacing w:after="240" w:line="276" w:lineRule="auto"/>
        <w:ind w:firstLine="567"/>
        <w:jc w:val="both"/>
        <w:rPr>
          <w:sz w:val="24"/>
          <w:szCs w:val="24"/>
        </w:rPr>
      </w:pPr>
      <w:r w:rsidRPr="00B14753">
        <w:rPr>
          <w:sz w:val="24"/>
          <w:szCs w:val="24"/>
        </w:rPr>
        <w:t xml:space="preserve">Комиссия </w:t>
      </w:r>
      <w:r w:rsidR="00875722">
        <w:rPr>
          <w:sz w:val="24"/>
          <w:szCs w:val="24"/>
        </w:rPr>
        <w:t xml:space="preserve">УО </w:t>
      </w:r>
      <w:r w:rsidRPr="00B14753">
        <w:rPr>
          <w:sz w:val="24"/>
          <w:szCs w:val="24"/>
        </w:rPr>
        <w:t>Управлени</w:t>
      </w:r>
      <w:r w:rsidR="00B47AF7">
        <w:rPr>
          <w:sz w:val="24"/>
          <w:szCs w:val="24"/>
        </w:rPr>
        <w:t>я</w:t>
      </w:r>
      <w:r w:rsidRPr="00B14753">
        <w:rPr>
          <w:sz w:val="24"/>
          <w:szCs w:val="24"/>
        </w:rPr>
        <w:t xml:space="preserve"> проверяет выполнение требуемых работ. </w:t>
      </w:r>
    </w:p>
    <w:p w14:paraId="79D558B6" w14:textId="39B8E65E" w:rsidR="009E28A6" w:rsidRPr="00B14753" w:rsidRDefault="00D470CF" w:rsidP="00991D27">
      <w:pPr>
        <w:pStyle w:val="bbb"/>
        <w:suppressAutoHyphens/>
        <w:spacing w:after="240" w:line="276" w:lineRule="auto"/>
        <w:ind w:firstLine="567"/>
        <w:jc w:val="both"/>
        <w:rPr>
          <w:sz w:val="24"/>
          <w:szCs w:val="24"/>
        </w:rPr>
      </w:pPr>
      <w:r>
        <w:rPr>
          <w:sz w:val="24"/>
          <w:szCs w:val="24"/>
        </w:rPr>
        <w:t>Если работы выполнялись хозяйственным способом, в</w:t>
      </w:r>
      <w:r w:rsidR="009E28A6" w:rsidRPr="00B14753">
        <w:rPr>
          <w:sz w:val="24"/>
          <w:szCs w:val="24"/>
        </w:rPr>
        <w:t xml:space="preserve"> случае выявления замечаний не принимает работы, члены комиссии фиксируют претензии в акте выполненных работ</w:t>
      </w:r>
      <w:r w:rsidR="00875722">
        <w:rPr>
          <w:sz w:val="24"/>
          <w:szCs w:val="24"/>
        </w:rPr>
        <w:t xml:space="preserve"> </w:t>
      </w:r>
      <w:r>
        <w:rPr>
          <w:sz w:val="24"/>
          <w:szCs w:val="24"/>
        </w:rPr>
        <w:t>и</w:t>
      </w:r>
      <w:r w:rsidR="009A3022">
        <w:rPr>
          <w:sz w:val="24"/>
          <w:szCs w:val="24"/>
        </w:rPr>
        <w:t xml:space="preserve"> заказы ТОРО передаются на перепланирование (шаг процесса 105 «Изменение статуса заказа»).</w:t>
      </w:r>
    </w:p>
    <w:p w14:paraId="08B93E2C" w14:textId="4BB3BE5E" w:rsidR="009E28A6" w:rsidRPr="00B14753" w:rsidRDefault="009E28A6" w:rsidP="00991D27">
      <w:pPr>
        <w:pStyle w:val="bbb"/>
        <w:suppressAutoHyphens/>
        <w:spacing w:after="240" w:line="276" w:lineRule="auto"/>
        <w:ind w:firstLine="567"/>
        <w:jc w:val="both"/>
        <w:rPr>
          <w:sz w:val="24"/>
          <w:szCs w:val="24"/>
        </w:rPr>
      </w:pPr>
      <w:r w:rsidRPr="00B14753">
        <w:rPr>
          <w:sz w:val="24"/>
          <w:szCs w:val="24"/>
        </w:rPr>
        <w:t xml:space="preserve">Если не приняты работы, выполненные подрядчиком, то Акт выполненных работ </w:t>
      </w:r>
      <w:r w:rsidR="008C3D94">
        <w:rPr>
          <w:sz w:val="24"/>
          <w:szCs w:val="24"/>
        </w:rPr>
        <w:t>не подписывается</w:t>
      </w:r>
      <w:r w:rsidRPr="00B14753">
        <w:rPr>
          <w:sz w:val="24"/>
          <w:szCs w:val="24"/>
        </w:rPr>
        <w:t xml:space="preserve"> и передается в смежный процесс ПП-10.04.05-</w:t>
      </w:r>
      <w:r w:rsidRPr="00B14753">
        <w:rPr>
          <w:sz w:val="24"/>
          <w:szCs w:val="24"/>
          <w:lang w:val="en-US"/>
        </w:rPr>
        <w:t>ERP</w:t>
      </w:r>
      <w:r w:rsidRPr="00B14753">
        <w:rPr>
          <w:sz w:val="24"/>
          <w:szCs w:val="24"/>
        </w:rPr>
        <w:t xml:space="preserve"> Управление обязательствами по закупке работ и услуг.</w:t>
      </w:r>
    </w:p>
    <w:p w14:paraId="4592E1CB" w14:textId="0DEF67A2" w:rsidR="009E28A6" w:rsidRDefault="009E28A6" w:rsidP="00991D27">
      <w:pPr>
        <w:suppressAutoHyphens/>
        <w:spacing w:after="240" w:line="276" w:lineRule="auto"/>
        <w:ind w:firstLine="567"/>
        <w:rPr>
          <w:ins w:id="649" w:author="Владимир Лаут" w:date="2021-03-29T16:27:00Z"/>
          <w:rFonts w:ascii="Arial" w:hAnsi="Arial" w:cs="Arial"/>
          <w:szCs w:val="24"/>
        </w:rPr>
      </w:pPr>
      <w:r w:rsidRPr="00B14753">
        <w:rPr>
          <w:rFonts w:ascii="Arial" w:hAnsi="Arial" w:cs="Arial"/>
          <w:szCs w:val="24"/>
        </w:rPr>
        <w:t xml:space="preserve">В случае отсутствия замечаний Инженер ТОиР </w:t>
      </w:r>
      <w:r w:rsidR="00875722">
        <w:rPr>
          <w:rFonts w:ascii="Arial" w:hAnsi="Arial" w:cs="Arial"/>
          <w:szCs w:val="24"/>
        </w:rPr>
        <w:t xml:space="preserve">УО </w:t>
      </w:r>
      <w:r w:rsidRPr="00B14753">
        <w:rPr>
          <w:rFonts w:ascii="Arial" w:hAnsi="Arial" w:cs="Arial"/>
          <w:szCs w:val="24"/>
        </w:rPr>
        <w:t xml:space="preserve">и Комиссия </w:t>
      </w:r>
      <w:r w:rsidR="00875722">
        <w:rPr>
          <w:rFonts w:ascii="Arial" w:hAnsi="Arial" w:cs="Arial"/>
          <w:szCs w:val="24"/>
        </w:rPr>
        <w:t xml:space="preserve">УО </w:t>
      </w:r>
      <w:r w:rsidRPr="00B14753">
        <w:rPr>
          <w:rFonts w:ascii="Arial" w:hAnsi="Arial" w:cs="Arial"/>
          <w:szCs w:val="24"/>
        </w:rPr>
        <w:t>Управлени</w:t>
      </w:r>
      <w:r w:rsidR="00B47AF7">
        <w:rPr>
          <w:rFonts w:ascii="Arial" w:hAnsi="Arial" w:cs="Arial"/>
          <w:szCs w:val="24"/>
        </w:rPr>
        <w:t>я</w:t>
      </w:r>
      <w:r w:rsidRPr="00B14753">
        <w:rPr>
          <w:rFonts w:ascii="Arial" w:hAnsi="Arial" w:cs="Arial"/>
          <w:szCs w:val="24"/>
        </w:rPr>
        <w:t xml:space="preserve"> </w:t>
      </w:r>
      <w:r w:rsidRPr="009A3022">
        <w:rPr>
          <w:rFonts w:ascii="Arial" w:hAnsi="Arial" w:cs="Arial"/>
          <w:szCs w:val="24"/>
        </w:rPr>
        <w:t>принимают работы, сдают оборудование</w:t>
      </w:r>
      <w:ins w:id="650" w:author="Попова Дарья" w:date="2020-07-24T18:31:00Z">
        <w:r w:rsidR="0078535A">
          <w:rPr>
            <w:rFonts w:ascii="Arial" w:hAnsi="Arial" w:cs="Arial"/>
            <w:szCs w:val="24"/>
          </w:rPr>
          <w:t>/ ЗиС</w:t>
        </w:r>
      </w:ins>
      <w:r w:rsidRPr="009A3022">
        <w:rPr>
          <w:rFonts w:ascii="Arial" w:hAnsi="Arial" w:cs="Arial"/>
          <w:szCs w:val="24"/>
        </w:rPr>
        <w:t xml:space="preserve"> в эксплуатацию из ремонта и подписывают акт выполненных работ без претензий.</w:t>
      </w:r>
      <w:r w:rsidR="009A3022" w:rsidRPr="009A3022">
        <w:rPr>
          <w:rFonts w:ascii="Arial" w:hAnsi="Arial" w:cs="Arial"/>
          <w:szCs w:val="24"/>
        </w:rPr>
        <w:t xml:space="preserve"> В графике остановочных ремонтов ставится отметка о выполнении работ.</w:t>
      </w:r>
    </w:p>
    <w:p w14:paraId="4A25C070" w14:textId="77777777" w:rsidR="00CF36F9" w:rsidRPr="001E0DB6" w:rsidRDefault="00CF36F9" w:rsidP="00CF36F9">
      <w:pPr>
        <w:suppressAutoHyphens/>
        <w:spacing w:after="240" w:line="276" w:lineRule="auto"/>
        <w:ind w:firstLine="567"/>
        <w:rPr>
          <w:ins w:id="651" w:author="Владимир Лаут" w:date="2021-03-29T16:27:00Z"/>
          <w:rFonts w:ascii="Arial" w:hAnsi="Arial" w:cs="Arial"/>
          <w:b/>
          <w:szCs w:val="24"/>
        </w:rPr>
      </w:pPr>
      <w:ins w:id="652" w:author="Владимир Лаут" w:date="2021-03-29T16:27:00Z">
        <w:r>
          <w:rPr>
            <w:rFonts w:ascii="Arial" w:hAnsi="Arial" w:cs="Arial"/>
            <w:b/>
            <w:szCs w:val="24"/>
          </w:rPr>
          <w:t>Передача</w:t>
        </w:r>
        <w:r w:rsidRPr="001E0DB6">
          <w:rPr>
            <w:rFonts w:ascii="Arial" w:hAnsi="Arial" w:cs="Arial"/>
            <w:b/>
            <w:szCs w:val="24"/>
          </w:rPr>
          <w:t xml:space="preserve"> оборудования в эксплуатацию с использованием мобильного терминала:</w:t>
        </w:r>
      </w:ins>
    </w:p>
    <w:p w14:paraId="255452AE" w14:textId="77777777" w:rsidR="00CF36F9" w:rsidRDefault="00CF36F9" w:rsidP="00CF36F9">
      <w:pPr>
        <w:suppressAutoHyphens/>
        <w:spacing w:after="240" w:line="276" w:lineRule="auto"/>
        <w:ind w:firstLine="567"/>
        <w:rPr>
          <w:ins w:id="653" w:author="Владимир Лаут" w:date="2021-03-29T16:27:00Z"/>
          <w:rFonts w:ascii="Arial" w:hAnsi="Arial" w:cs="Arial"/>
          <w:szCs w:val="24"/>
        </w:rPr>
      </w:pPr>
      <w:ins w:id="654" w:author="Владимир Лаут" w:date="2021-03-29T16:27:00Z">
        <w:r w:rsidRPr="001E0DB6">
          <w:rPr>
            <w:rFonts w:ascii="Arial" w:hAnsi="Arial" w:cs="Arial"/>
            <w:szCs w:val="24"/>
          </w:rPr>
          <w:lastRenderedPageBreak/>
          <w:t>После выполнения операций заказа, Инженер ТОиР УО принимает оборудование из ремонта с обязательной фиксацией Даты и Времени. В системе SAP в сегменте «R1 – Выполнение ремонта» заполняется дата и время окончания мероприятия, присваивается статус ОПИР (оборудование принято из ремонта)</w:t>
        </w:r>
      </w:ins>
    </w:p>
    <w:p w14:paraId="2EF4B208" w14:textId="77777777" w:rsidR="00CF36F9" w:rsidRDefault="00CF36F9" w:rsidP="00CF36F9">
      <w:pPr>
        <w:suppressAutoHyphens/>
        <w:spacing w:after="240" w:line="276" w:lineRule="auto"/>
        <w:ind w:firstLine="567"/>
        <w:rPr>
          <w:ins w:id="655" w:author="Владимир Лаут" w:date="2021-03-29T16:27:00Z"/>
          <w:rFonts w:ascii="Arial" w:hAnsi="Arial" w:cs="Arial"/>
          <w:szCs w:val="24"/>
        </w:rPr>
      </w:pPr>
      <w:ins w:id="656" w:author="Владимир Лаут" w:date="2021-03-29T16:27:00Z">
        <w:r>
          <w:rPr>
            <w:rFonts w:ascii="Arial" w:hAnsi="Arial" w:cs="Arial"/>
            <w:szCs w:val="24"/>
          </w:rPr>
          <w:t xml:space="preserve">После чего, пользователь с ролью Специалист по приемке оборудования в эксплуатацию на МУ, в случае отсутствия замечаний, принимает оборудование в эксплуатацию, фиксируя дату и время. В системе </w:t>
        </w:r>
        <w:r>
          <w:rPr>
            <w:rFonts w:ascii="Arial" w:hAnsi="Arial" w:cs="Arial"/>
            <w:szCs w:val="24"/>
            <w:lang w:val="en-US"/>
          </w:rPr>
          <w:t>SAP</w:t>
        </w:r>
        <w:r w:rsidRPr="001E0DB6">
          <w:rPr>
            <w:rFonts w:ascii="Arial" w:hAnsi="Arial" w:cs="Arial"/>
            <w:szCs w:val="24"/>
          </w:rPr>
          <w:t xml:space="preserve"> </w:t>
        </w:r>
        <w:r>
          <w:rPr>
            <w:rFonts w:ascii="Arial" w:hAnsi="Arial" w:cs="Arial"/>
            <w:szCs w:val="24"/>
          </w:rPr>
          <w:t xml:space="preserve">автоматически заполняется Дата и Время окончания неисправности, в ремонтном заказе проставляется пользовательский статус ПРЭК (принято эксплуатацией). </w:t>
        </w:r>
      </w:ins>
    </w:p>
    <w:p w14:paraId="7C5EA80E" w14:textId="77777777" w:rsidR="00CF36F9" w:rsidRDefault="00CF36F9" w:rsidP="00CF36F9">
      <w:pPr>
        <w:suppressAutoHyphens/>
        <w:spacing w:after="240" w:line="276" w:lineRule="auto"/>
        <w:ind w:firstLine="567"/>
        <w:rPr>
          <w:ins w:id="657" w:author="Владимир Лаут" w:date="2021-03-29T16:27:00Z"/>
          <w:rFonts w:ascii="Arial" w:hAnsi="Arial" w:cs="Arial"/>
          <w:szCs w:val="24"/>
        </w:rPr>
      </w:pPr>
      <w:ins w:id="658" w:author="Владимир Лаут" w:date="2021-03-29T16:27:00Z">
        <w:r>
          <w:rPr>
            <w:rFonts w:ascii="Arial" w:hAnsi="Arial" w:cs="Arial"/>
            <w:szCs w:val="24"/>
          </w:rPr>
          <w:t xml:space="preserve">Если, по каким-либо, причинам специалист по приемке оборудования в эксплуатацию не принимает оборудование в эксплуатацию (отклоняет), то указывается обязательный комментарий (причина отклонения). В заказе на ремонт автоматически создается дополнительная операция с указанием табельного номера текущего исполнителя ремонтных работ и нулевыми плановыми трудозатратами. </w:t>
        </w:r>
      </w:ins>
    </w:p>
    <w:p w14:paraId="56622868" w14:textId="77777777" w:rsidR="00CF36F9" w:rsidRPr="00A46302" w:rsidRDefault="00CF36F9" w:rsidP="00CF36F9">
      <w:pPr>
        <w:suppressAutoHyphens/>
        <w:spacing w:after="240" w:line="276" w:lineRule="auto"/>
        <w:ind w:firstLine="567"/>
        <w:rPr>
          <w:ins w:id="659" w:author="Владимир Лаут" w:date="2021-03-29T16:27:00Z"/>
          <w:rFonts w:ascii="Arial" w:hAnsi="Arial" w:cs="Arial"/>
          <w:szCs w:val="24"/>
        </w:rPr>
      </w:pPr>
      <w:ins w:id="660" w:author="Владимир Лаут" w:date="2021-03-29T16:27:00Z">
        <w:r>
          <w:rPr>
            <w:rFonts w:ascii="Arial" w:hAnsi="Arial" w:cs="Arial"/>
            <w:szCs w:val="24"/>
          </w:rPr>
          <w:t>Инженер ТОиР УО устраняет замечания по заказу и фиксирует новую Дату и Время окончания сегмента «</w:t>
        </w:r>
        <w:r>
          <w:rPr>
            <w:rFonts w:ascii="Arial" w:hAnsi="Arial" w:cs="Arial"/>
            <w:szCs w:val="24"/>
            <w:lang w:val="en-US"/>
          </w:rPr>
          <w:t>R</w:t>
        </w:r>
        <w:r w:rsidRPr="001E0DB6">
          <w:rPr>
            <w:rFonts w:ascii="Arial" w:hAnsi="Arial" w:cs="Arial"/>
            <w:szCs w:val="24"/>
          </w:rPr>
          <w:t xml:space="preserve">1 </w:t>
        </w:r>
        <w:r>
          <w:rPr>
            <w:rFonts w:ascii="Arial" w:hAnsi="Arial" w:cs="Arial"/>
            <w:szCs w:val="24"/>
          </w:rPr>
          <w:t>–</w:t>
        </w:r>
        <w:r w:rsidRPr="001E0DB6">
          <w:rPr>
            <w:rFonts w:ascii="Arial" w:hAnsi="Arial" w:cs="Arial"/>
            <w:szCs w:val="24"/>
          </w:rPr>
          <w:t xml:space="preserve"> </w:t>
        </w:r>
        <w:r>
          <w:rPr>
            <w:rFonts w:ascii="Arial" w:hAnsi="Arial" w:cs="Arial"/>
            <w:szCs w:val="24"/>
          </w:rPr>
          <w:t>Выполнение ремонта».</w:t>
        </w:r>
      </w:ins>
    </w:p>
    <w:p w14:paraId="34677AD5" w14:textId="2DF64917" w:rsidR="00CF36F9" w:rsidDel="00CF36F9" w:rsidRDefault="00CF36F9" w:rsidP="00991D27">
      <w:pPr>
        <w:suppressAutoHyphens/>
        <w:spacing w:after="240" w:line="276" w:lineRule="auto"/>
        <w:ind w:firstLine="567"/>
        <w:rPr>
          <w:del w:id="661" w:author="Владимир Лаут" w:date="2021-03-29T16:27:00Z"/>
          <w:rFonts w:ascii="Arial" w:hAnsi="Arial" w:cs="Arial"/>
          <w:szCs w:val="24"/>
        </w:rPr>
      </w:pPr>
    </w:p>
    <w:p w14:paraId="14473EF9" w14:textId="3E229735" w:rsidR="0084369D" w:rsidRPr="00E13DEA" w:rsidRDefault="0084369D">
      <w:pPr>
        <w:pStyle w:val="4"/>
        <w:pPrChange w:id="662" w:author="Попова Дарья" w:date="2020-07-24T14:46:00Z">
          <w:pPr>
            <w:pStyle w:val="afff7"/>
          </w:pPr>
        </w:pPrChange>
      </w:pPr>
      <w:bookmarkStart w:id="663" w:name="_Toc38890321"/>
      <w:del w:id="664" w:author="Попова Дарья" w:date="2020-07-24T14:46:00Z">
        <w:r w:rsidDel="002D2E77">
          <w:delText xml:space="preserve">5.2.1.11 </w:delText>
        </w:r>
      </w:del>
      <w:r>
        <w:rPr>
          <w:noProof/>
        </w:rPr>
        <w:t>Шаг процесса 104. Подтверждение выполненных работ в системе</w:t>
      </w:r>
      <w:bookmarkEnd w:id="663"/>
    </w:p>
    <w:p w14:paraId="7E4878DD" w14:textId="60599831" w:rsidR="0084369D" w:rsidRPr="0078535A" w:rsidRDefault="0084369D">
      <w:pPr>
        <w:suppressAutoHyphens/>
        <w:spacing w:after="240" w:line="276" w:lineRule="auto"/>
        <w:ind w:firstLine="567"/>
        <w:rPr>
          <w:szCs w:val="24"/>
          <w:rPrChange w:id="665" w:author="Попова Дарья" w:date="2020-07-24T18:37:00Z">
            <w:rPr>
              <w:szCs w:val="24"/>
            </w:rPr>
          </w:rPrChange>
        </w:rPr>
        <w:pPrChange w:id="666" w:author="Попова Дарья" w:date="2020-07-24T18:37:00Z">
          <w:pPr>
            <w:pStyle w:val="bbb"/>
            <w:suppressAutoHyphens/>
            <w:spacing w:after="240" w:line="276" w:lineRule="auto"/>
            <w:ind w:firstLine="567"/>
            <w:jc w:val="both"/>
          </w:pPr>
        </w:pPrChange>
      </w:pPr>
      <w:r w:rsidRPr="0078535A">
        <w:rPr>
          <w:rFonts w:ascii="Arial" w:hAnsi="Arial" w:cs="Arial"/>
          <w:szCs w:val="24"/>
          <w:rPrChange w:id="667" w:author="Попова Дарья" w:date="2020-07-24T18:37:00Z">
            <w:rPr>
              <w:szCs w:val="24"/>
            </w:rPr>
          </w:rPrChange>
        </w:rPr>
        <w:t xml:space="preserve">Если планируется оформление одного акта выполненных работ на несколько заказов ТОРО, то отметка в акте выполненных работ ставится после окончания всех указанных в акте мероприятий. </w:t>
      </w:r>
      <w:r w:rsidR="00E44086" w:rsidRPr="0078535A">
        <w:rPr>
          <w:rFonts w:ascii="Arial" w:hAnsi="Arial" w:cs="Arial"/>
          <w:szCs w:val="24"/>
          <w:rPrChange w:id="668" w:author="Попова Дарья" w:date="2020-07-24T18:37:00Z">
            <w:rPr>
              <w:szCs w:val="24"/>
            </w:rPr>
          </w:rPrChange>
        </w:rPr>
        <w:t>Инженер</w:t>
      </w:r>
      <w:r w:rsidR="00B47AF7" w:rsidRPr="0078535A">
        <w:rPr>
          <w:rFonts w:ascii="Arial" w:hAnsi="Arial" w:cs="Arial"/>
          <w:szCs w:val="24"/>
          <w:rPrChange w:id="669" w:author="Попова Дарья" w:date="2020-07-24T18:37:00Z">
            <w:rPr>
              <w:szCs w:val="24"/>
            </w:rPr>
          </w:rPrChange>
        </w:rPr>
        <w:t xml:space="preserve"> ТОиР </w:t>
      </w:r>
      <w:r w:rsidRPr="0078535A">
        <w:rPr>
          <w:rFonts w:ascii="Arial" w:hAnsi="Arial" w:cs="Arial"/>
          <w:szCs w:val="24"/>
          <w:rPrChange w:id="670" w:author="Попова Дарья" w:date="2020-07-24T18:37:00Z">
            <w:rPr>
              <w:szCs w:val="24"/>
            </w:rPr>
          </w:rPrChange>
        </w:rPr>
        <w:t>присваивает</w:t>
      </w:r>
      <w:r w:rsidR="00B47AF7" w:rsidRPr="0078535A">
        <w:rPr>
          <w:rFonts w:ascii="Arial" w:hAnsi="Arial" w:cs="Arial"/>
          <w:szCs w:val="24"/>
          <w:rPrChange w:id="671" w:author="Попова Дарья" w:date="2020-07-24T18:37:00Z">
            <w:rPr>
              <w:szCs w:val="24"/>
            </w:rPr>
          </w:rPrChange>
        </w:rPr>
        <w:t xml:space="preserve"> заказу ТОРО</w:t>
      </w:r>
      <w:r w:rsidRPr="0078535A">
        <w:rPr>
          <w:rFonts w:ascii="Arial" w:hAnsi="Arial" w:cs="Arial"/>
          <w:szCs w:val="24"/>
          <w:rPrChange w:id="672" w:author="Попова Дарья" w:date="2020-07-24T18:37:00Z">
            <w:rPr>
              <w:szCs w:val="24"/>
            </w:rPr>
          </w:rPrChange>
        </w:rPr>
        <w:t xml:space="preserve"> статус ПРНТ – работы приняты.</w:t>
      </w:r>
    </w:p>
    <w:p w14:paraId="3D51B5BD" w14:textId="77777777" w:rsidR="0084369D" w:rsidRPr="0078535A" w:rsidRDefault="0084369D">
      <w:pPr>
        <w:suppressAutoHyphens/>
        <w:spacing w:after="240" w:line="276" w:lineRule="auto"/>
        <w:ind w:firstLine="567"/>
        <w:rPr>
          <w:szCs w:val="24"/>
          <w:rPrChange w:id="673" w:author="Попова Дарья" w:date="2020-07-24T18:37:00Z">
            <w:rPr>
              <w:szCs w:val="24"/>
            </w:rPr>
          </w:rPrChange>
        </w:rPr>
        <w:pPrChange w:id="674" w:author="Попова Дарья" w:date="2020-07-24T18:37:00Z">
          <w:pPr>
            <w:pStyle w:val="bbb"/>
            <w:suppressAutoHyphens/>
            <w:spacing w:after="240" w:line="276" w:lineRule="auto"/>
            <w:ind w:firstLine="567"/>
            <w:jc w:val="both"/>
          </w:pPr>
        </w:pPrChange>
      </w:pPr>
      <w:r w:rsidRPr="0078535A">
        <w:rPr>
          <w:rFonts w:ascii="Arial" w:hAnsi="Arial" w:cs="Arial"/>
          <w:szCs w:val="24"/>
          <w:rPrChange w:id="675" w:author="Попова Дарья" w:date="2020-07-24T18:37:00Z">
            <w:rPr>
              <w:szCs w:val="24"/>
            </w:rPr>
          </w:rPrChange>
        </w:rPr>
        <w:t>Если ремонт капитализируемый, то заполняет поле "Дата следующего капитализируемого ремонта".</w:t>
      </w:r>
    </w:p>
    <w:p w14:paraId="07DD72E9" w14:textId="7551D426" w:rsidR="009A3022" w:rsidRPr="0078535A" w:rsidRDefault="0084369D">
      <w:pPr>
        <w:suppressAutoHyphens/>
        <w:spacing w:after="240" w:line="276" w:lineRule="auto"/>
        <w:ind w:firstLine="567"/>
        <w:rPr>
          <w:szCs w:val="24"/>
          <w:rPrChange w:id="676" w:author="Попова Дарья" w:date="2020-07-24T18:37:00Z">
            <w:rPr>
              <w:szCs w:val="24"/>
            </w:rPr>
          </w:rPrChange>
        </w:rPr>
        <w:pPrChange w:id="677" w:author="Попова Дарья" w:date="2020-07-24T18:37:00Z">
          <w:pPr>
            <w:pStyle w:val="bbb"/>
            <w:suppressAutoHyphens/>
            <w:spacing w:after="240" w:line="276" w:lineRule="auto"/>
            <w:ind w:firstLine="567"/>
            <w:jc w:val="both"/>
          </w:pPr>
        </w:pPrChange>
      </w:pPr>
      <w:r w:rsidRPr="0078535A">
        <w:rPr>
          <w:rFonts w:ascii="Arial" w:hAnsi="Arial" w:cs="Arial"/>
          <w:szCs w:val="24"/>
          <w:rPrChange w:id="678" w:author="Попова Дарья" w:date="2020-07-24T18:37:00Z">
            <w:rPr>
              <w:szCs w:val="24"/>
            </w:rPr>
          </w:rPrChange>
        </w:rPr>
        <w:t>Если работы выполнены частично, то возможно изменение заказа с уточнением работ на оперативном (месячном) или недельно-суточном горизонте, процессы ПП-07.03.01-ERP Оперативное (месячное) планирование воздействий на производственные активы или ПП-07.03.02-ERP Недельно-суточное планирование воздействий на производственные активы.</w:t>
      </w:r>
    </w:p>
    <w:p w14:paraId="714A1386" w14:textId="500FA545" w:rsidR="003E572F" w:rsidRPr="00E13DEA" w:rsidRDefault="003E572F">
      <w:pPr>
        <w:pStyle w:val="4"/>
        <w:pPrChange w:id="679" w:author="Попова Дарья" w:date="2020-07-24T14:47:00Z">
          <w:pPr>
            <w:pStyle w:val="afff7"/>
          </w:pPr>
        </w:pPrChange>
      </w:pPr>
      <w:bookmarkStart w:id="680" w:name="_Toc38890322"/>
      <w:del w:id="681" w:author="Попова Дарья" w:date="2020-07-24T14:47:00Z">
        <w:r w:rsidDel="002D2E77">
          <w:delText xml:space="preserve">5.2.1.13 </w:delText>
        </w:r>
      </w:del>
      <w:r>
        <w:rPr>
          <w:noProof/>
        </w:rPr>
        <w:t>Шаг процесса 1</w:t>
      </w:r>
      <w:r w:rsidRPr="00E13DEA">
        <w:rPr>
          <w:noProof/>
        </w:rPr>
        <w:t>0</w:t>
      </w:r>
      <w:r>
        <w:rPr>
          <w:noProof/>
        </w:rPr>
        <w:t>5</w:t>
      </w:r>
      <w:r w:rsidRPr="00E13DEA">
        <w:rPr>
          <w:noProof/>
        </w:rPr>
        <w:t xml:space="preserve">. </w:t>
      </w:r>
      <w:r>
        <w:t>Изменение статуса заказа</w:t>
      </w:r>
      <w:bookmarkEnd w:id="680"/>
    </w:p>
    <w:p w14:paraId="79E5A366" w14:textId="41A9C16C" w:rsidR="003E572F" w:rsidRPr="000E548A" w:rsidRDefault="000E548A" w:rsidP="003E572F">
      <w:pPr>
        <w:suppressAutoHyphens/>
        <w:spacing w:after="240" w:line="276" w:lineRule="auto"/>
        <w:ind w:firstLine="567"/>
        <w:rPr>
          <w:rFonts w:ascii="Arial" w:hAnsi="Arial" w:cs="Arial"/>
          <w:szCs w:val="24"/>
        </w:rPr>
      </w:pPr>
      <w:r>
        <w:rPr>
          <w:rFonts w:ascii="Arial" w:hAnsi="Arial" w:cs="Arial"/>
          <w:szCs w:val="24"/>
        </w:rPr>
        <w:t>Для заказов, работы по которым не приняты</w:t>
      </w:r>
      <w:r w:rsidR="002058D9">
        <w:rPr>
          <w:rFonts w:ascii="Arial" w:hAnsi="Arial" w:cs="Arial"/>
          <w:szCs w:val="24"/>
        </w:rPr>
        <w:t xml:space="preserve">, возможно повторное планирование </w:t>
      </w:r>
      <w:r>
        <w:rPr>
          <w:rFonts w:ascii="Arial" w:hAnsi="Arial" w:cs="Arial"/>
          <w:szCs w:val="24"/>
        </w:rPr>
        <w:t>работ на оперативном или недельно-суточном горизонте</w:t>
      </w:r>
      <w:r w:rsidR="002058D9">
        <w:rPr>
          <w:rFonts w:ascii="Arial" w:hAnsi="Arial" w:cs="Arial"/>
          <w:szCs w:val="24"/>
        </w:rPr>
        <w:t>. Для повторного планирования заказа ТОРО И</w:t>
      </w:r>
      <w:r w:rsidR="00EA6F47">
        <w:rPr>
          <w:rFonts w:ascii="Arial" w:hAnsi="Arial" w:cs="Arial"/>
          <w:szCs w:val="24"/>
        </w:rPr>
        <w:t>нжен</w:t>
      </w:r>
      <w:r>
        <w:rPr>
          <w:rFonts w:ascii="Arial" w:hAnsi="Arial" w:cs="Arial"/>
          <w:szCs w:val="24"/>
        </w:rPr>
        <w:t xml:space="preserve">ер ТОиР </w:t>
      </w:r>
      <w:r w:rsidR="00875722">
        <w:rPr>
          <w:rFonts w:ascii="Arial" w:hAnsi="Arial" w:cs="Arial"/>
          <w:szCs w:val="24"/>
        </w:rPr>
        <w:t xml:space="preserve">УО </w:t>
      </w:r>
      <w:r w:rsidR="002058D9">
        <w:rPr>
          <w:rFonts w:ascii="Arial" w:hAnsi="Arial" w:cs="Arial"/>
          <w:szCs w:val="24"/>
        </w:rPr>
        <w:t>снимает пользовательский статус заказа У</w:t>
      </w:r>
      <w:r>
        <w:rPr>
          <w:rFonts w:ascii="Arial" w:hAnsi="Arial" w:cs="Arial"/>
          <w:szCs w:val="24"/>
        </w:rPr>
        <w:t xml:space="preserve">ТВН - </w:t>
      </w:r>
      <w:r w:rsidRPr="000E548A">
        <w:rPr>
          <w:rFonts w:ascii="Arial" w:hAnsi="Arial" w:cs="Arial"/>
          <w:szCs w:val="24"/>
        </w:rPr>
        <w:t>Утвержден в недельном плане-графике</w:t>
      </w:r>
      <w:r>
        <w:rPr>
          <w:rFonts w:ascii="Arial" w:hAnsi="Arial" w:cs="Arial"/>
          <w:szCs w:val="24"/>
        </w:rPr>
        <w:t xml:space="preserve"> </w:t>
      </w:r>
      <w:r w:rsidR="002058D9">
        <w:rPr>
          <w:rFonts w:ascii="Arial" w:hAnsi="Arial" w:cs="Arial"/>
          <w:szCs w:val="24"/>
        </w:rPr>
        <w:t>и устанавливает статус</w:t>
      </w:r>
      <w:r w:rsidR="009A3022">
        <w:rPr>
          <w:rFonts w:ascii="Arial" w:hAnsi="Arial" w:cs="Arial"/>
          <w:szCs w:val="24"/>
        </w:rPr>
        <w:t>ы</w:t>
      </w:r>
      <w:r>
        <w:rPr>
          <w:rFonts w:ascii="Arial" w:hAnsi="Arial" w:cs="Arial"/>
          <w:szCs w:val="24"/>
        </w:rPr>
        <w:t xml:space="preserve"> ПЛАН – </w:t>
      </w:r>
      <w:r w:rsidR="009A3022">
        <w:rPr>
          <w:rFonts w:ascii="Arial" w:hAnsi="Arial" w:cs="Arial"/>
          <w:szCs w:val="24"/>
        </w:rPr>
        <w:t>«</w:t>
      </w:r>
      <w:r>
        <w:rPr>
          <w:rFonts w:ascii="Arial" w:hAnsi="Arial" w:cs="Arial"/>
          <w:szCs w:val="24"/>
        </w:rPr>
        <w:t>Планируется</w:t>
      </w:r>
      <w:r w:rsidR="009A3022">
        <w:rPr>
          <w:rFonts w:ascii="Arial" w:hAnsi="Arial" w:cs="Arial"/>
          <w:szCs w:val="24"/>
        </w:rPr>
        <w:t>»</w:t>
      </w:r>
      <w:r>
        <w:rPr>
          <w:rFonts w:ascii="Arial" w:hAnsi="Arial" w:cs="Arial"/>
          <w:szCs w:val="24"/>
        </w:rPr>
        <w:t xml:space="preserve"> </w:t>
      </w:r>
      <w:r w:rsidR="009A3022">
        <w:rPr>
          <w:rFonts w:ascii="Arial" w:hAnsi="Arial" w:cs="Arial"/>
          <w:szCs w:val="24"/>
        </w:rPr>
        <w:t xml:space="preserve">и НПРН – «Работы не приняты» </w:t>
      </w:r>
      <w:r>
        <w:rPr>
          <w:rFonts w:ascii="Arial" w:hAnsi="Arial" w:cs="Arial"/>
          <w:szCs w:val="24"/>
        </w:rPr>
        <w:t xml:space="preserve">в системе </w:t>
      </w:r>
      <w:r>
        <w:rPr>
          <w:rFonts w:ascii="Arial" w:hAnsi="Arial" w:cs="Arial"/>
          <w:szCs w:val="24"/>
          <w:lang w:val="en-US"/>
        </w:rPr>
        <w:t>SAP</w:t>
      </w:r>
      <w:r w:rsidRPr="000E548A">
        <w:rPr>
          <w:rFonts w:ascii="Arial" w:hAnsi="Arial" w:cs="Arial"/>
          <w:szCs w:val="24"/>
        </w:rPr>
        <w:t xml:space="preserve"> </w:t>
      </w:r>
      <w:r>
        <w:rPr>
          <w:rFonts w:ascii="Arial" w:hAnsi="Arial" w:cs="Arial"/>
          <w:szCs w:val="24"/>
          <w:lang w:val="en-US"/>
        </w:rPr>
        <w:t>S</w:t>
      </w:r>
      <w:r w:rsidRPr="000E548A">
        <w:rPr>
          <w:rFonts w:ascii="Arial" w:hAnsi="Arial" w:cs="Arial"/>
          <w:szCs w:val="24"/>
        </w:rPr>
        <w:t>/4</w:t>
      </w:r>
      <w:r>
        <w:rPr>
          <w:rFonts w:ascii="Arial" w:hAnsi="Arial" w:cs="Arial"/>
          <w:szCs w:val="24"/>
          <w:lang w:val="en-US"/>
        </w:rPr>
        <w:t>HANA</w:t>
      </w:r>
      <w:r w:rsidRPr="000E548A">
        <w:rPr>
          <w:rFonts w:ascii="Arial" w:hAnsi="Arial" w:cs="Arial"/>
          <w:szCs w:val="24"/>
        </w:rPr>
        <w:t xml:space="preserve">, </w:t>
      </w:r>
      <w:r>
        <w:rPr>
          <w:rFonts w:ascii="Arial" w:hAnsi="Arial" w:cs="Arial"/>
          <w:szCs w:val="24"/>
        </w:rPr>
        <w:t xml:space="preserve">транзакция </w:t>
      </w:r>
      <w:r>
        <w:rPr>
          <w:rFonts w:ascii="Arial" w:hAnsi="Arial" w:cs="Arial"/>
          <w:szCs w:val="24"/>
          <w:lang w:val="en-US"/>
        </w:rPr>
        <w:t>IW</w:t>
      </w:r>
      <w:r w:rsidRPr="000E548A">
        <w:rPr>
          <w:rFonts w:ascii="Arial" w:hAnsi="Arial" w:cs="Arial"/>
          <w:szCs w:val="24"/>
        </w:rPr>
        <w:t>38.</w:t>
      </w:r>
    </w:p>
    <w:p w14:paraId="2EED1159" w14:textId="01BEC7D8" w:rsidR="009E28A6" w:rsidRPr="00E13DEA" w:rsidRDefault="009E28A6">
      <w:pPr>
        <w:pStyle w:val="4"/>
        <w:pPrChange w:id="682" w:author="Попова Дарья" w:date="2020-07-24T14:47:00Z">
          <w:pPr>
            <w:pStyle w:val="afff7"/>
          </w:pPr>
        </w:pPrChange>
      </w:pPr>
      <w:bookmarkStart w:id="683" w:name="_Toc38890323"/>
      <w:del w:id="684" w:author="Попова Дарья" w:date="2020-07-24T14:47:00Z">
        <w:r w:rsidDel="002D2E77">
          <w:lastRenderedPageBreak/>
          <w:delText>5.2.1.1</w:delText>
        </w:r>
        <w:r w:rsidR="002058D9" w:rsidDel="002D2E77">
          <w:delText>4</w:delText>
        </w:r>
        <w:r w:rsidDel="002D2E77">
          <w:delText xml:space="preserve"> </w:delText>
        </w:r>
      </w:del>
      <w:r w:rsidRPr="00E13DEA">
        <w:rPr>
          <w:noProof/>
        </w:rPr>
        <w:t xml:space="preserve">Шаг процесса 110. </w:t>
      </w:r>
      <w:r w:rsidRPr="00E13DEA">
        <w:t>Подтверждение фактического количества израсходованных МТР</w:t>
      </w:r>
      <w:bookmarkEnd w:id="683"/>
    </w:p>
    <w:p w14:paraId="57BF4CB0" w14:textId="045D2263" w:rsidR="009E28A6" w:rsidRPr="00101DE1" w:rsidRDefault="009E28A6">
      <w:pPr>
        <w:pStyle w:val="bbb"/>
        <w:suppressAutoHyphens/>
        <w:spacing w:after="240" w:line="276" w:lineRule="auto"/>
        <w:ind w:firstLine="567"/>
        <w:jc w:val="both"/>
        <w:rPr>
          <w:sz w:val="24"/>
          <w:szCs w:val="24"/>
        </w:rPr>
      </w:pPr>
      <w:r w:rsidRPr="00101DE1">
        <w:rPr>
          <w:sz w:val="24"/>
          <w:szCs w:val="24"/>
        </w:rPr>
        <w:t xml:space="preserve">На основании данных наряда-задания МОЛ ТОиР </w:t>
      </w:r>
      <w:r w:rsidR="00875722">
        <w:rPr>
          <w:sz w:val="24"/>
          <w:szCs w:val="24"/>
        </w:rPr>
        <w:t xml:space="preserve">УО </w:t>
      </w:r>
      <w:r w:rsidRPr="00101DE1">
        <w:rPr>
          <w:sz w:val="24"/>
          <w:szCs w:val="24"/>
        </w:rPr>
        <w:t>вводит фактическое количество израсходованных МТР в транзакции MIGO Движение материала, вид движения 261 Отпуск материала для заказа</w:t>
      </w:r>
      <w:ins w:id="685" w:author="Попова Дарья" w:date="2020-07-24T18:56:00Z">
        <w:r w:rsidR="00F57A4A">
          <w:rPr>
            <w:sz w:val="24"/>
            <w:szCs w:val="24"/>
          </w:rPr>
          <w:t xml:space="preserve"> или 28</w:t>
        </w:r>
      </w:ins>
      <w:ins w:id="686" w:author="Попова Дарья" w:date="2020-07-24T18:59:00Z">
        <w:r w:rsidR="00F57A4A">
          <w:rPr>
            <w:sz w:val="24"/>
            <w:szCs w:val="24"/>
          </w:rPr>
          <w:t>1 – Отпуск материала для СГ</w:t>
        </w:r>
      </w:ins>
      <w:r w:rsidRPr="00101DE1">
        <w:rPr>
          <w:sz w:val="24"/>
          <w:szCs w:val="24"/>
        </w:rPr>
        <w:t>. Ввод материалов осуществляется автоматически при выборе выполняемой операции «Отпуск материала», ссылочного документа «Заказ» и номера заказа</w:t>
      </w:r>
      <w:ins w:id="687" w:author="Попова Дарья" w:date="2020-07-24T18:59:00Z">
        <w:r w:rsidR="00F57A4A">
          <w:rPr>
            <w:sz w:val="24"/>
            <w:szCs w:val="24"/>
          </w:rPr>
          <w:t xml:space="preserve"> или сетевого графика</w:t>
        </w:r>
      </w:ins>
      <w:r w:rsidRPr="00101DE1">
        <w:rPr>
          <w:sz w:val="24"/>
          <w:szCs w:val="24"/>
        </w:rPr>
        <w:t>, на основании которого был сформирован наряд-задание.</w:t>
      </w:r>
    </w:p>
    <w:p w14:paraId="60EDCF1B" w14:textId="0443634F" w:rsidR="009E28A6" w:rsidRDefault="009E28A6">
      <w:pPr>
        <w:pStyle w:val="bbb"/>
        <w:suppressAutoHyphens/>
        <w:spacing w:after="240" w:line="276" w:lineRule="auto"/>
        <w:ind w:firstLine="567"/>
        <w:jc w:val="both"/>
        <w:rPr>
          <w:sz w:val="24"/>
          <w:szCs w:val="24"/>
        </w:rPr>
        <w:pPrChange w:id="688" w:author="Попова Дарья" w:date="2020-07-24T19:06:00Z">
          <w:pPr>
            <w:pStyle w:val="bbb"/>
            <w:suppressAutoHyphens/>
            <w:spacing w:after="240" w:line="276" w:lineRule="auto"/>
            <w:ind w:firstLine="567"/>
          </w:pPr>
        </w:pPrChange>
      </w:pPr>
      <w:r w:rsidRPr="00101DE1">
        <w:rPr>
          <w:sz w:val="24"/>
          <w:szCs w:val="24"/>
        </w:rPr>
        <w:t>Выходным документом шага является Документ материала.</w:t>
      </w:r>
    </w:p>
    <w:p w14:paraId="28457946" w14:textId="04389D7C" w:rsidR="00F235CC" w:rsidRPr="00101DE1" w:rsidRDefault="00F235CC">
      <w:pPr>
        <w:pStyle w:val="bbb"/>
        <w:suppressAutoHyphens/>
        <w:spacing w:after="240" w:line="276" w:lineRule="auto"/>
        <w:ind w:firstLine="567"/>
        <w:jc w:val="both"/>
        <w:rPr>
          <w:sz w:val="24"/>
          <w:szCs w:val="24"/>
        </w:rPr>
        <w:pPrChange w:id="689" w:author="Попова Дарья" w:date="2020-07-24T19:06:00Z">
          <w:pPr>
            <w:pStyle w:val="bbb"/>
            <w:suppressAutoHyphens/>
            <w:spacing w:after="240" w:line="276" w:lineRule="auto"/>
            <w:ind w:firstLine="567"/>
          </w:pPr>
        </w:pPrChange>
      </w:pPr>
      <w:r>
        <w:rPr>
          <w:sz w:val="24"/>
          <w:szCs w:val="24"/>
        </w:rPr>
        <w:t>Н</w:t>
      </w:r>
      <w:r w:rsidRPr="00F235CC">
        <w:rPr>
          <w:sz w:val="24"/>
          <w:szCs w:val="24"/>
        </w:rPr>
        <w:t>а основании Документа материала МОЛ ТОиР формирует Требование-накладную формы М-11 (при выполнении работ собственными силами) или М-15 (при выполнении работ подрядной организацией)</w:t>
      </w:r>
      <w:r>
        <w:rPr>
          <w:sz w:val="24"/>
          <w:szCs w:val="24"/>
        </w:rPr>
        <w:t>.</w:t>
      </w:r>
    </w:p>
    <w:p w14:paraId="35AFAEE9" w14:textId="122E8E09" w:rsidR="002F7492" w:rsidRDefault="009E28A6">
      <w:pPr>
        <w:pStyle w:val="bbb"/>
        <w:suppressAutoHyphens/>
        <w:spacing w:after="120" w:line="276" w:lineRule="auto"/>
        <w:ind w:firstLine="567"/>
        <w:jc w:val="both"/>
        <w:rPr>
          <w:sz w:val="24"/>
          <w:szCs w:val="24"/>
        </w:rPr>
      </w:pPr>
      <w:r w:rsidRPr="00101DE1">
        <w:rPr>
          <w:sz w:val="24"/>
          <w:szCs w:val="24"/>
        </w:rPr>
        <w:t xml:space="preserve">При списании использованных МТР в системе </w:t>
      </w:r>
      <w:r w:rsidR="002F7492">
        <w:rPr>
          <w:sz w:val="24"/>
          <w:szCs w:val="24"/>
          <w:lang w:val="en-US"/>
        </w:rPr>
        <w:t>SAP</w:t>
      </w:r>
      <w:r w:rsidR="002F7492" w:rsidRPr="002F7492">
        <w:rPr>
          <w:sz w:val="24"/>
          <w:szCs w:val="24"/>
        </w:rPr>
        <w:t xml:space="preserve"> </w:t>
      </w:r>
      <w:r w:rsidR="002F7492">
        <w:rPr>
          <w:sz w:val="24"/>
          <w:szCs w:val="24"/>
          <w:lang w:val="en-US"/>
        </w:rPr>
        <w:t>S</w:t>
      </w:r>
      <w:r w:rsidR="002F7492" w:rsidRPr="002F7492">
        <w:rPr>
          <w:sz w:val="24"/>
          <w:szCs w:val="24"/>
        </w:rPr>
        <w:t>/4</w:t>
      </w:r>
      <w:r w:rsidR="002F7492">
        <w:rPr>
          <w:sz w:val="24"/>
          <w:szCs w:val="24"/>
          <w:lang w:val="en-US"/>
        </w:rPr>
        <w:t>HANA</w:t>
      </w:r>
      <w:r w:rsidR="002F7492" w:rsidRPr="002F7492">
        <w:rPr>
          <w:sz w:val="24"/>
          <w:szCs w:val="24"/>
        </w:rPr>
        <w:t xml:space="preserve"> </w:t>
      </w:r>
      <w:r w:rsidRPr="00101DE1">
        <w:rPr>
          <w:sz w:val="24"/>
          <w:szCs w:val="24"/>
        </w:rPr>
        <w:t>настрое</w:t>
      </w:r>
      <w:r w:rsidR="002F7492">
        <w:rPr>
          <w:sz w:val="24"/>
          <w:szCs w:val="24"/>
        </w:rPr>
        <w:t xml:space="preserve">ны </w:t>
      </w:r>
      <w:r w:rsidR="002F7492" w:rsidRPr="00101DE1">
        <w:rPr>
          <w:sz w:val="24"/>
          <w:szCs w:val="24"/>
        </w:rPr>
        <w:t xml:space="preserve">(разработка </w:t>
      </w:r>
      <w:r w:rsidR="002F7492" w:rsidRPr="00101DE1">
        <w:rPr>
          <w:sz w:val="24"/>
          <w:szCs w:val="24"/>
          <w:lang w:val="en-US"/>
        </w:rPr>
        <w:t>PM</w:t>
      </w:r>
      <w:r w:rsidR="002F7492" w:rsidRPr="00101DE1">
        <w:rPr>
          <w:sz w:val="24"/>
          <w:szCs w:val="24"/>
        </w:rPr>
        <w:t xml:space="preserve">18 в документе </w:t>
      </w:r>
      <w:r w:rsidR="002F7492" w:rsidRPr="00101DE1">
        <w:rPr>
          <w:sz w:val="24"/>
          <w:szCs w:val="24"/>
          <w:lang w:val="en-US"/>
        </w:rPr>
        <w:t>ERP</w:t>
      </w:r>
      <w:r w:rsidR="002F7492" w:rsidRPr="00101DE1">
        <w:rPr>
          <w:sz w:val="24"/>
          <w:szCs w:val="24"/>
        </w:rPr>
        <w:t>.5.4.1 Реестр разработо</w:t>
      </w:r>
      <w:r w:rsidR="002F7492">
        <w:rPr>
          <w:sz w:val="24"/>
          <w:szCs w:val="24"/>
        </w:rPr>
        <w:t>к Общий):</w:t>
      </w:r>
    </w:p>
    <w:p w14:paraId="578B262F" w14:textId="77777777" w:rsidR="002F7492" w:rsidRDefault="002F7492">
      <w:pPr>
        <w:pStyle w:val="bbb"/>
        <w:suppressAutoHyphens/>
        <w:spacing w:after="120" w:line="276" w:lineRule="auto"/>
        <w:ind w:firstLine="567"/>
        <w:jc w:val="both"/>
        <w:rPr>
          <w:sz w:val="24"/>
          <w:szCs w:val="24"/>
        </w:rPr>
      </w:pPr>
      <w:r>
        <w:rPr>
          <w:sz w:val="24"/>
          <w:szCs w:val="24"/>
        </w:rPr>
        <w:t xml:space="preserve">- </w:t>
      </w:r>
      <w:r w:rsidR="009E28A6" w:rsidRPr="00101DE1">
        <w:rPr>
          <w:sz w:val="24"/>
          <w:szCs w:val="24"/>
        </w:rPr>
        <w:t xml:space="preserve">автоматическая проверка соответствия Заказу </w:t>
      </w:r>
      <w:r>
        <w:rPr>
          <w:sz w:val="24"/>
          <w:szCs w:val="24"/>
        </w:rPr>
        <w:t xml:space="preserve">ТОРО </w:t>
      </w:r>
      <w:r w:rsidR="009E28A6" w:rsidRPr="00101DE1">
        <w:rPr>
          <w:sz w:val="24"/>
          <w:szCs w:val="24"/>
        </w:rPr>
        <w:t xml:space="preserve">по совпадению номенклатуры и не превышению объема </w:t>
      </w:r>
      <w:r>
        <w:rPr>
          <w:sz w:val="24"/>
          <w:szCs w:val="24"/>
        </w:rPr>
        <w:t>списания с учетом толеранса – допустимого отклонения, указанного в основной записи МТР,</w:t>
      </w:r>
    </w:p>
    <w:p w14:paraId="36C34DC7" w14:textId="00C2F55D" w:rsidR="003D0306" w:rsidRDefault="002F7492">
      <w:pPr>
        <w:pStyle w:val="bbb"/>
        <w:suppressAutoHyphens/>
        <w:spacing w:after="240" w:line="276" w:lineRule="auto"/>
        <w:ind w:firstLine="567"/>
        <w:jc w:val="both"/>
        <w:rPr>
          <w:sz w:val="24"/>
          <w:szCs w:val="24"/>
        </w:rPr>
      </w:pPr>
      <w:r>
        <w:rPr>
          <w:sz w:val="24"/>
          <w:szCs w:val="24"/>
        </w:rPr>
        <w:t xml:space="preserve">- запрет списания МТР для заказов вида </w:t>
      </w:r>
      <w:r>
        <w:rPr>
          <w:sz w:val="24"/>
          <w:szCs w:val="24"/>
          <w:lang w:val="en-US"/>
        </w:rPr>
        <w:t>ATU</w:t>
      </w:r>
      <w:r w:rsidRPr="002F7492">
        <w:rPr>
          <w:sz w:val="24"/>
          <w:szCs w:val="24"/>
        </w:rPr>
        <w:t xml:space="preserve">1 </w:t>
      </w:r>
      <w:r>
        <w:rPr>
          <w:sz w:val="24"/>
          <w:szCs w:val="24"/>
        </w:rPr>
        <w:t>–</w:t>
      </w:r>
      <w:r w:rsidRPr="002F7492">
        <w:rPr>
          <w:sz w:val="24"/>
          <w:szCs w:val="24"/>
        </w:rPr>
        <w:t xml:space="preserve"> </w:t>
      </w:r>
      <w:r>
        <w:rPr>
          <w:sz w:val="24"/>
          <w:szCs w:val="24"/>
        </w:rPr>
        <w:t>Технический заказ ТОРО</w:t>
      </w:r>
      <w:r w:rsidR="004506AD">
        <w:rPr>
          <w:sz w:val="24"/>
          <w:szCs w:val="24"/>
        </w:rPr>
        <w:t>;</w:t>
      </w:r>
    </w:p>
    <w:p w14:paraId="586FD519" w14:textId="64BE7481" w:rsidR="004506AD" w:rsidRDefault="004506AD">
      <w:pPr>
        <w:pStyle w:val="bbb"/>
        <w:suppressAutoHyphens/>
        <w:spacing w:after="240" w:line="276" w:lineRule="auto"/>
        <w:ind w:firstLine="567"/>
        <w:jc w:val="both"/>
        <w:rPr>
          <w:sz w:val="24"/>
          <w:szCs w:val="24"/>
        </w:rPr>
      </w:pPr>
      <w:r>
        <w:rPr>
          <w:sz w:val="24"/>
          <w:szCs w:val="24"/>
        </w:rPr>
        <w:t>-</w:t>
      </w:r>
      <w:r w:rsidRPr="004506AD">
        <w:t xml:space="preserve"> </w:t>
      </w:r>
      <w:r w:rsidRPr="004506AD">
        <w:rPr>
          <w:sz w:val="24"/>
          <w:szCs w:val="24"/>
        </w:rPr>
        <w:t>выполня</w:t>
      </w:r>
      <w:r>
        <w:rPr>
          <w:sz w:val="24"/>
          <w:szCs w:val="24"/>
        </w:rPr>
        <w:t>е</w:t>
      </w:r>
      <w:r w:rsidRPr="004506AD">
        <w:rPr>
          <w:sz w:val="24"/>
          <w:szCs w:val="24"/>
        </w:rPr>
        <w:t>т</w:t>
      </w:r>
      <w:r>
        <w:rPr>
          <w:sz w:val="24"/>
          <w:szCs w:val="24"/>
        </w:rPr>
        <w:t>ся</w:t>
      </w:r>
      <w:r w:rsidRPr="004506AD">
        <w:rPr>
          <w:sz w:val="24"/>
          <w:szCs w:val="24"/>
        </w:rPr>
        <w:t xml:space="preserve"> ограничение объема списания на основе подтвержденного количества расхода</w:t>
      </w:r>
      <w:r>
        <w:rPr>
          <w:sz w:val="24"/>
          <w:szCs w:val="24"/>
        </w:rPr>
        <w:t>;</w:t>
      </w:r>
    </w:p>
    <w:p w14:paraId="79885E8A" w14:textId="19AE3D5B" w:rsidR="004506AD" w:rsidRPr="002F7492" w:rsidRDefault="004506AD">
      <w:pPr>
        <w:pStyle w:val="bbb"/>
        <w:suppressAutoHyphens/>
        <w:spacing w:after="240" w:line="276" w:lineRule="auto"/>
        <w:ind w:firstLine="567"/>
        <w:jc w:val="both"/>
        <w:rPr>
          <w:sz w:val="24"/>
          <w:szCs w:val="24"/>
        </w:rPr>
      </w:pPr>
      <w:r>
        <w:rPr>
          <w:sz w:val="24"/>
          <w:szCs w:val="24"/>
        </w:rPr>
        <w:t xml:space="preserve">- автоматически </w:t>
      </w:r>
      <w:r w:rsidRPr="004506AD">
        <w:rPr>
          <w:sz w:val="24"/>
          <w:szCs w:val="24"/>
        </w:rPr>
        <w:t>в дату проводки и дату документа подставлять базисный срок окончания заказа. При этом разреша</w:t>
      </w:r>
      <w:r>
        <w:rPr>
          <w:sz w:val="24"/>
          <w:szCs w:val="24"/>
        </w:rPr>
        <w:t>е</w:t>
      </w:r>
      <w:r w:rsidRPr="004506AD">
        <w:rPr>
          <w:sz w:val="24"/>
          <w:szCs w:val="24"/>
        </w:rPr>
        <w:t>т</w:t>
      </w:r>
      <w:r>
        <w:rPr>
          <w:sz w:val="24"/>
          <w:szCs w:val="24"/>
        </w:rPr>
        <w:t>ся</w:t>
      </w:r>
      <w:r w:rsidRPr="004506AD">
        <w:rPr>
          <w:sz w:val="24"/>
          <w:szCs w:val="24"/>
        </w:rPr>
        <w:t xml:space="preserve"> корректиров</w:t>
      </w:r>
      <w:r>
        <w:rPr>
          <w:sz w:val="24"/>
          <w:szCs w:val="24"/>
        </w:rPr>
        <w:t>ка</w:t>
      </w:r>
      <w:r w:rsidRPr="004506AD">
        <w:rPr>
          <w:sz w:val="24"/>
          <w:szCs w:val="24"/>
        </w:rPr>
        <w:t xml:space="preserve"> дат</w:t>
      </w:r>
      <w:r>
        <w:rPr>
          <w:sz w:val="24"/>
          <w:szCs w:val="24"/>
        </w:rPr>
        <w:t>.</w:t>
      </w:r>
    </w:p>
    <w:p w14:paraId="7BD3B469" w14:textId="1A6E780A" w:rsidR="00CE72BE" w:rsidRPr="00931A43" w:rsidRDefault="003D0306">
      <w:pPr>
        <w:pStyle w:val="bbb"/>
        <w:suppressAutoHyphens/>
        <w:spacing w:after="240" w:line="276" w:lineRule="auto"/>
        <w:ind w:firstLine="567"/>
        <w:jc w:val="both"/>
        <w:rPr>
          <w:sz w:val="24"/>
          <w:szCs w:val="24"/>
        </w:rPr>
      </w:pPr>
      <w:r>
        <w:rPr>
          <w:sz w:val="24"/>
          <w:szCs w:val="24"/>
        </w:rPr>
        <w:t xml:space="preserve">Осуществляется </w:t>
      </w:r>
      <w:r w:rsidR="009E28A6" w:rsidRPr="00101DE1">
        <w:rPr>
          <w:sz w:val="24"/>
          <w:szCs w:val="24"/>
        </w:rPr>
        <w:t>расчет затрат на основе указанного объема и стоимости, автоматическая проводка затрат на Заказ ТОРО</w:t>
      </w:r>
      <w:ins w:id="690" w:author="Попова Дарья" w:date="2020-07-24T19:12:00Z">
        <w:r w:rsidR="00C06052">
          <w:rPr>
            <w:sz w:val="24"/>
            <w:szCs w:val="24"/>
          </w:rPr>
          <w:t xml:space="preserve"> или сетевой графи</w:t>
        </w:r>
      </w:ins>
      <w:r w:rsidR="009E28A6" w:rsidRPr="00101DE1">
        <w:rPr>
          <w:sz w:val="24"/>
          <w:szCs w:val="24"/>
        </w:rPr>
        <w:t xml:space="preserve">. При </w:t>
      </w:r>
      <w:r w:rsidR="009E28A6" w:rsidRPr="00ED0657">
        <w:rPr>
          <w:sz w:val="24"/>
          <w:szCs w:val="24"/>
        </w:rPr>
        <w:t>этом в системе настроен запрет на ручные корректировки выполненных проводок и запрет на повторные проводки по ранее списанным с заказа</w:t>
      </w:r>
      <w:ins w:id="691" w:author="Попова Дарья" w:date="2020-07-24T19:13:00Z">
        <w:r w:rsidR="00C06052">
          <w:rPr>
            <w:sz w:val="24"/>
            <w:szCs w:val="24"/>
          </w:rPr>
          <w:t>/ сетевого графика</w:t>
        </w:r>
      </w:ins>
      <w:r w:rsidR="009E28A6" w:rsidRPr="00ED0657">
        <w:rPr>
          <w:sz w:val="24"/>
          <w:szCs w:val="24"/>
        </w:rPr>
        <w:t xml:space="preserve"> МТР.</w:t>
      </w:r>
    </w:p>
    <w:p w14:paraId="653D2482" w14:textId="1B45B7AB" w:rsidR="00ED0657" w:rsidRPr="00ED0657" w:rsidRDefault="00ED0657">
      <w:pPr>
        <w:pStyle w:val="bbb"/>
        <w:suppressAutoHyphens/>
        <w:spacing w:after="240" w:line="276" w:lineRule="auto"/>
        <w:ind w:firstLine="567"/>
        <w:jc w:val="both"/>
        <w:rPr>
          <w:sz w:val="24"/>
          <w:szCs w:val="24"/>
        </w:rPr>
      </w:pPr>
      <w:r>
        <w:rPr>
          <w:sz w:val="24"/>
          <w:szCs w:val="24"/>
        </w:rPr>
        <w:t>При списании МТР, использованных для аварийных</w:t>
      </w:r>
      <w:r w:rsidR="00106E31">
        <w:rPr>
          <w:sz w:val="24"/>
          <w:szCs w:val="24"/>
        </w:rPr>
        <w:t xml:space="preserve"> или внеплановых</w:t>
      </w:r>
      <w:r>
        <w:rPr>
          <w:sz w:val="24"/>
          <w:szCs w:val="24"/>
        </w:rPr>
        <w:t xml:space="preserve"> работ, может возникнуть потребность в перерезервировании МТР с аварийно-технического запаса в свободный запас</w:t>
      </w:r>
      <w:ins w:id="692" w:author="Попова Дарья" w:date="2020-07-24T19:13:00Z">
        <w:r w:rsidR="00C06052">
          <w:rPr>
            <w:sz w:val="24"/>
            <w:szCs w:val="24"/>
          </w:rPr>
          <w:t xml:space="preserve"> или в особый запас СПП-элемента для воздействий на ЗиС</w:t>
        </w:r>
      </w:ins>
      <w:ins w:id="693" w:author="Попова Дарья" w:date="2020-07-24T19:14:00Z">
        <w:r w:rsidR="00C06052">
          <w:rPr>
            <w:sz w:val="24"/>
            <w:szCs w:val="24"/>
          </w:rPr>
          <w:t>.</w:t>
        </w:r>
      </w:ins>
      <w:del w:id="694" w:author="Попова Дарья" w:date="2020-07-24T19:13:00Z">
        <w:r w:rsidDel="00C06052">
          <w:rPr>
            <w:sz w:val="24"/>
            <w:szCs w:val="24"/>
          </w:rPr>
          <w:delText>.</w:delText>
        </w:r>
      </w:del>
      <w:r>
        <w:rPr>
          <w:sz w:val="24"/>
          <w:szCs w:val="24"/>
        </w:rPr>
        <w:t xml:space="preserve"> Порядок перерезервирования описан в</w:t>
      </w:r>
      <w:r w:rsidRPr="00ED0657">
        <w:rPr>
          <w:sz w:val="24"/>
          <w:szCs w:val="24"/>
        </w:rPr>
        <w:t xml:space="preserve"> КД </w:t>
      </w:r>
      <w:del w:id="695" w:author="Владимир Лаут" w:date="2021-03-11T12:52:00Z">
        <w:r w:rsidR="00AC0CCB" w:rsidDel="00E0291E">
          <w:rPr>
            <w:sz w:val="24"/>
            <w:szCs w:val="24"/>
          </w:rPr>
          <w:delText>ERP.9.9.2</w:delText>
        </w:r>
      </w:del>
      <w:ins w:id="696" w:author="Владимир Лаут" w:date="2021-03-11T12:52:00Z">
        <w:r w:rsidR="00E0291E">
          <w:rPr>
            <w:sz w:val="24"/>
            <w:szCs w:val="24"/>
          </w:rPr>
          <w:t>ERP.13.9.2</w:t>
        </w:r>
      </w:ins>
      <w:r w:rsidR="007334C2">
        <w:rPr>
          <w:sz w:val="24"/>
          <w:szCs w:val="24"/>
        </w:rPr>
        <w:t>_</w:t>
      </w:r>
      <w:r w:rsidRPr="00ED0657">
        <w:rPr>
          <w:sz w:val="24"/>
          <w:szCs w:val="24"/>
        </w:rPr>
        <w:t>58_ПП-10.03 Планирование обеспечения МТР, работами и услугами.</w:t>
      </w:r>
    </w:p>
    <w:p w14:paraId="136380DB" w14:textId="5CA3D94F" w:rsidR="009E28A6" w:rsidRPr="00C540CB" w:rsidRDefault="009E28A6">
      <w:pPr>
        <w:pStyle w:val="bbb"/>
        <w:suppressAutoHyphens/>
        <w:spacing w:after="240" w:line="276" w:lineRule="auto"/>
        <w:ind w:firstLine="567"/>
        <w:jc w:val="both"/>
        <w:rPr>
          <w:sz w:val="24"/>
          <w:szCs w:val="24"/>
        </w:rPr>
      </w:pPr>
      <w:r w:rsidRPr="00B14753">
        <w:rPr>
          <w:sz w:val="24"/>
          <w:szCs w:val="24"/>
        </w:rPr>
        <w:t xml:space="preserve">С момента </w:t>
      </w:r>
      <w:r>
        <w:rPr>
          <w:sz w:val="24"/>
          <w:szCs w:val="24"/>
        </w:rPr>
        <w:t>подтверждения списания МТР</w:t>
      </w:r>
      <w:r w:rsidRPr="00B14753">
        <w:rPr>
          <w:sz w:val="24"/>
          <w:szCs w:val="24"/>
        </w:rPr>
        <w:t xml:space="preserve"> </w:t>
      </w:r>
      <w:r>
        <w:rPr>
          <w:sz w:val="24"/>
          <w:szCs w:val="24"/>
        </w:rPr>
        <w:t>фактические данные по списанию</w:t>
      </w:r>
      <w:r w:rsidRPr="00B14753">
        <w:rPr>
          <w:sz w:val="24"/>
          <w:szCs w:val="24"/>
        </w:rPr>
        <w:t xml:space="preserve"> могут быть использованы </w:t>
      </w:r>
      <w:del w:id="697" w:author="Владимир Лаут" w:date="2021-03-11T12:52:00Z">
        <w:r w:rsidR="00AC0CCB" w:rsidDel="00E0291E">
          <w:rPr>
            <w:sz w:val="24"/>
            <w:szCs w:val="24"/>
          </w:rPr>
          <w:delText>ERP.9.9.2</w:delText>
        </w:r>
      </w:del>
      <w:ins w:id="698" w:author="Владимир Лаут" w:date="2021-03-11T12:52:00Z">
        <w:r w:rsidR="00E0291E">
          <w:rPr>
            <w:sz w:val="24"/>
            <w:szCs w:val="24"/>
          </w:rPr>
          <w:t>ERP.13.9.2</w:t>
        </w:r>
      </w:ins>
      <w:r w:rsidR="007334C2">
        <w:rPr>
          <w:sz w:val="24"/>
          <w:szCs w:val="24"/>
        </w:rPr>
        <w:t>_</w:t>
      </w:r>
      <w:r w:rsidRPr="00C471DA">
        <w:rPr>
          <w:sz w:val="24"/>
          <w:szCs w:val="24"/>
        </w:rPr>
        <w:t>38_КД_СО_Закрытие периода в учете затрат и формирование фактической себестоимости_Контроллинг</w:t>
      </w:r>
      <w:r w:rsidRPr="00C540CB">
        <w:rPr>
          <w:sz w:val="24"/>
          <w:szCs w:val="24"/>
        </w:rPr>
        <w:t>.</w:t>
      </w:r>
    </w:p>
    <w:p w14:paraId="6B52FE70" w14:textId="14D4A2C3" w:rsidR="009E28A6" w:rsidRPr="00DB27FA" w:rsidRDefault="009E28A6">
      <w:pPr>
        <w:pStyle w:val="bbb"/>
        <w:suppressAutoHyphens/>
        <w:spacing w:after="240" w:line="276" w:lineRule="auto"/>
        <w:ind w:firstLine="567"/>
        <w:jc w:val="both"/>
        <w:rPr>
          <w:sz w:val="24"/>
          <w:szCs w:val="24"/>
        </w:rPr>
        <w:pPrChange w:id="699" w:author="Попова Дарья" w:date="2020-07-24T19:06:00Z">
          <w:pPr>
            <w:pStyle w:val="bbb"/>
            <w:suppressAutoHyphens/>
            <w:spacing w:after="240" w:line="276" w:lineRule="auto"/>
            <w:ind w:firstLine="567"/>
          </w:pPr>
        </w:pPrChange>
      </w:pPr>
      <w:r>
        <w:rPr>
          <w:sz w:val="24"/>
          <w:szCs w:val="24"/>
        </w:rPr>
        <w:lastRenderedPageBreak/>
        <w:t xml:space="preserve">Возможно отображение МТР, использованных подрядчиком, при помощи разработки </w:t>
      </w:r>
      <w:r w:rsidRPr="00C540CB">
        <w:rPr>
          <w:sz w:val="24"/>
          <w:szCs w:val="24"/>
        </w:rPr>
        <w:t xml:space="preserve">описанной в </w:t>
      </w:r>
      <w:r>
        <w:rPr>
          <w:sz w:val="24"/>
          <w:szCs w:val="24"/>
        </w:rPr>
        <w:t xml:space="preserve">Реестре разработок и в </w:t>
      </w:r>
      <w:r w:rsidR="003B0531">
        <w:rPr>
          <w:sz w:val="24"/>
          <w:szCs w:val="24"/>
        </w:rPr>
        <w:t>разделе 5.10.7</w:t>
      </w:r>
      <w:r w:rsidRPr="00C540CB">
        <w:rPr>
          <w:sz w:val="24"/>
          <w:szCs w:val="24"/>
        </w:rPr>
        <w:t xml:space="preserve"> текущег</w:t>
      </w:r>
      <w:r w:rsidR="00DB27FA">
        <w:rPr>
          <w:sz w:val="24"/>
          <w:szCs w:val="24"/>
        </w:rPr>
        <w:t xml:space="preserve">о КД, код </w:t>
      </w:r>
      <w:r w:rsidR="00DB27FA">
        <w:rPr>
          <w:sz w:val="24"/>
          <w:szCs w:val="24"/>
          <w:lang w:val="en-US"/>
        </w:rPr>
        <w:t>PM</w:t>
      </w:r>
      <w:r w:rsidR="00DB27FA" w:rsidRPr="00DB27FA">
        <w:rPr>
          <w:sz w:val="24"/>
          <w:szCs w:val="24"/>
        </w:rPr>
        <w:t xml:space="preserve">67 </w:t>
      </w:r>
      <w:r w:rsidR="00DB27FA">
        <w:rPr>
          <w:sz w:val="24"/>
          <w:szCs w:val="24"/>
        </w:rPr>
        <w:t xml:space="preserve">в документе </w:t>
      </w:r>
      <w:del w:id="700" w:author="Владимир Лаут" w:date="2021-03-11T12:52:00Z">
        <w:r w:rsidR="00AC0CCB" w:rsidDel="00E0291E">
          <w:rPr>
            <w:sz w:val="24"/>
            <w:szCs w:val="24"/>
            <w:lang w:val="en-US"/>
          </w:rPr>
          <w:delText>ERP</w:delText>
        </w:r>
        <w:r w:rsidR="00AC0CCB" w:rsidRPr="002008C6" w:rsidDel="00E0291E">
          <w:rPr>
            <w:sz w:val="24"/>
            <w:szCs w:val="24"/>
          </w:rPr>
          <w:delText>.9.9.2</w:delText>
        </w:r>
      </w:del>
      <w:ins w:id="701" w:author="Владимир Лаут" w:date="2021-03-11T12:52:00Z">
        <w:r w:rsidR="00E0291E">
          <w:rPr>
            <w:sz w:val="24"/>
            <w:szCs w:val="24"/>
            <w:lang w:val="en-US"/>
          </w:rPr>
          <w:t>ERP</w:t>
        </w:r>
        <w:r w:rsidR="00E0291E" w:rsidRPr="00E0291E">
          <w:rPr>
            <w:sz w:val="24"/>
            <w:szCs w:val="24"/>
            <w:rPrChange w:id="702" w:author="Владимир Лаут" w:date="2021-03-11T12:52:00Z">
              <w:rPr>
                <w:sz w:val="24"/>
                <w:szCs w:val="24"/>
                <w:lang w:val="en-US"/>
              </w:rPr>
            </w:rPrChange>
          </w:rPr>
          <w:t>.13.9.2</w:t>
        </w:r>
      </w:ins>
      <w:r w:rsidR="007334C2" w:rsidRPr="002008C6">
        <w:rPr>
          <w:sz w:val="24"/>
          <w:szCs w:val="24"/>
        </w:rPr>
        <w:t>_</w:t>
      </w:r>
      <w:r w:rsidR="00DB27FA" w:rsidRPr="00DB27FA">
        <w:rPr>
          <w:sz w:val="24"/>
          <w:szCs w:val="24"/>
        </w:rPr>
        <w:t>4_</w:t>
      </w:r>
      <w:r w:rsidR="00DB27FA">
        <w:rPr>
          <w:sz w:val="24"/>
          <w:szCs w:val="24"/>
        </w:rPr>
        <w:t>Реестр разработок_Общий.</w:t>
      </w:r>
    </w:p>
    <w:p w14:paraId="69F80752" w14:textId="77777777" w:rsidR="009E28A6" w:rsidRDefault="009E28A6">
      <w:pPr>
        <w:pStyle w:val="bbb"/>
        <w:suppressAutoHyphens/>
        <w:spacing w:after="120" w:line="276" w:lineRule="auto"/>
        <w:ind w:firstLine="567"/>
        <w:jc w:val="both"/>
        <w:rPr>
          <w:sz w:val="24"/>
          <w:szCs w:val="24"/>
        </w:rPr>
        <w:pPrChange w:id="703" w:author="Попова Дарья" w:date="2020-07-24T19:06:00Z">
          <w:pPr>
            <w:pStyle w:val="bbb"/>
            <w:suppressAutoHyphens/>
            <w:spacing w:after="120" w:line="276" w:lineRule="auto"/>
            <w:ind w:firstLine="567"/>
          </w:pPr>
        </w:pPrChange>
      </w:pPr>
      <w:r>
        <w:rPr>
          <w:sz w:val="24"/>
          <w:szCs w:val="24"/>
        </w:rPr>
        <w:t>Процесс ПП-07.03.03.01-</w:t>
      </w:r>
      <w:r>
        <w:rPr>
          <w:sz w:val="24"/>
          <w:szCs w:val="24"/>
          <w:lang w:val="en-US"/>
        </w:rPr>
        <w:t>ERP</w:t>
      </w:r>
      <w:r w:rsidRPr="00516FBA">
        <w:rPr>
          <w:sz w:val="24"/>
          <w:szCs w:val="24"/>
        </w:rPr>
        <w:t xml:space="preserve"> </w:t>
      </w:r>
      <w:r>
        <w:rPr>
          <w:sz w:val="24"/>
          <w:szCs w:val="24"/>
        </w:rPr>
        <w:t>заканчивается на шаге 110 при выполнении следующих условий:</w:t>
      </w:r>
    </w:p>
    <w:p w14:paraId="6B3DBFB6" w14:textId="315BE294" w:rsidR="009E28A6" w:rsidRDefault="009E28A6">
      <w:pPr>
        <w:pStyle w:val="bbb"/>
        <w:suppressAutoHyphens/>
        <w:spacing w:after="120" w:line="276" w:lineRule="auto"/>
        <w:ind w:firstLine="567"/>
        <w:jc w:val="both"/>
        <w:rPr>
          <w:sz w:val="24"/>
          <w:szCs w:val="24"/>
        </w:rPr>
        <w:pPrChange w:id="704" w:author="Попова Дарья" w:date="2020-07-24T19:06:00Z">
          <w:pPr>
            <w:pStyle w:val="bbb"/>
            <w:suppressAutoHyphens/>
            <w:spacing w:after="120" w:line="276" w:lineRule="auto"/>
            <w:ind w:firstLine="567"/>
          </w:pPr>
        </w:pPrChange>
      </w:pPr>
      <w:r>
        <w:rPr>
          <w:sz w:val="24"/>
          <w:szCs w:val="24"/>
        </w:rPr>
        <w:t>- Работы по заказу</w:t>
      </w:r>
      <w:ins w:id="705" w:author="Попова Дарья" w:date="2020-07-24T19:14:00Z">
        <w:r w:rsidR="007867B3">
          <w:rPr>
            <w:sz w:val="24"/>
            <w:szCs w:val="24"/>
          </w:rPr>
          <w:t>/ сетевому графику</w:t>
        </w:r>
      </w:ins>
      <w:r>
        <w:rPr>
          <w:sz w:val="24"/>
          <w:szCs w:val="24"/>
        </w:rPr>
        <w:t xml:space="preserve"> выполнены частично (возможность планирования оставшихся работ описана в шаге процесса 90),</w:t>
      </w:r>
    </w:p>
    <w:p w14:paraId="3AF08AAD" w14:textId="39399BE1" w:rsidR="009E28A6" w:rsidRDefault="009E28A6">
      <w:pPr>
        <w:pStyle w:val="bbb"/>
        <w:suppressAutoHyphens/>
        <w:spacing w:after="120" w:line="276" w:lineRule="auto"/>
        <w:ind w:firstLine="567"/>
        <w:jc w:val="both"/>
        <w:rPr>
          <w:sz w:val="24"/>
          <w:szCs w:val="24"/>
        </w:rPr>
        <w:pPrChange w:id="706" w:author="Попова Дарья" w:date="2020-07-24T19:06:00Z">
          <w:pPr>
            <w:pStyle w:val="bbb"/>
            <w:suppressAutoHyphens/>
            <w:spacing w:after="120" w:line="276" w:lineRule="auto"/>
            <w:ind w:firstLine="567"/>
          </w:pPr>
        </w:pPrChange>
      </w:pPr>
      <w:r>
        <w:rPr>
          <w:sz w:val="24"/>
          <w:szCs w:val="24"/>
        </w:rPr>
        <w:t>-</w:t>
      </w:r>
      <w:r w:rsidR="00875722">
        <w:rPr>
          <w:sz w:val="24"/>
          <w:szCs w:val="24"/>
        </w:rPr>
        <w:t xml:space="preserve"> </w:t>
      </w:r>
      <w:r>
        <w:rPr>
          <w:sz w:val="24"/>
          <w:szCs w:val="24"/>
        </w:rPr>
        <w:t>Подтверждено затраченное количество МТР по выполненным операциям заказа</w:t>
      </w:r>
      <w:ins w:id="707" w:author="Попова Дарья" w:date="2020-07-24T19:14:00Z">
        <w:r w:rsidR="007867B3">
          <w:rPr>
            <w:sz w:val="24"/>
            <w:szCs w:val="24"/>
          </w:rPr>
          <w:t>/ сетевого графика</w:t>
        </w:r>
      </w:ins>
      <w:r>
        <w:rPr>
          <w:sz w:val="24"/>
          <w:szCs w:val="24"/>
        </w:rPr>
        <w:t>,</w:t>
      </w:r>
    </w:p>
    <w:p w14:paraId="3904D581" w14:textId="6852F43D" w:rsidR="009E28A6" w:rsidRDefault="009E28A6">
      <w:pPr>
        <w:pStyle w:val="bbb"/>
        <w:suppressAutoHyphens/>
        <w:spacing w:after="240" w:line="276" w:lineRule="auto"/>
        <w:ind w:firstLine="567"/>
        <w:jc w:val="both"/>
        <w:rPr>
          <w:sz w:val="24"/>
          <w:szCs w:val="24"/>
        </w:rPr>
        <w:pPrChange w:id="708" w:author="Попова Дарья" w:date="2020-07-24T19:06:00Z">
          <w:pPr>
            <w:pStyle w:val="bbb"/>
            <w:suppressAutoHyphens/>
            <w:spacing w:after="240" w:line="276" w:lineRule="auto"/>
            <w:ind w:firstLine="567"/>
          </w:pPr>
        </w:pPrChange>
      </w:pPr>
      <w:r w:rsidRPr="008A1222">
        <w:rPr>
          <w:sz w:val="24"/>
        </w:rPr>
        <w:t xml:space="preserve">- МТР для возврата на склад </w:t>
      </w:r>
      <w:r w:rsidRPr="008A1222">
        <w:rPr>
          <w:sz w:val="24"/>
          <w:szCs w:val="24"/>
        </w:rPr>
        <w:t>МОЛ отсутствуют.</w:t>
      </w:r>
    </w:p>
    <w:p w14:paraId="097F9AB8" w14:textId="13529254" w:rsidR="009E28A6" w:rsidRPr="00E13DEA" w:rsidRDefault="00343E56">
      <w:pPr>
        <w:pStyle w:val="4"/>
        <w:pPrChange w:id="709" w:author="Попова Дарья" w:date="2020-07-24T14:47:00Z">
          <w:pPr>
            <w:pStyle w:val="afff7"/>
          </w:pPr>
        </w:pPrChange>
      </w:pPr>
      <w:bookmarkStart w:id="710" w:name="_Toc38890324"/>
      <w:del w:id="711" w:author="Попова Дарья" w:date="2020-07-24T14:47:00Z">
        <w:r w:rsidDel="002D2E77">
          <w:delText>5.2.1.1</w:delText>
        </w:r>
        <w:r w:rsidR="002058D9" w:rsidDel="002D2E77">
          <w:delText>5</w:delText>
        </w:r>
        <w:r w:rsidR="009E28A6" w:rsidDel="002D2E77">
          <w:delText xml:space="preserve"> </w:delText>
        </w:r>
      </w:del>
      <w:r w:rsidR="009E28A6" w:rsidRPr="00E13DEA">
        <w:t>Шаг процесса 120. Приемка-передача неиспользованных МТР по ремонту хоз. способом</w:t>
      </w:r>
      <w:bookmarkEnd w:id="710"/>
    </w:p>
    <w:p w14:paraId="7F5F4B0C" w14:textId="3F9D71D3" w:rsidR="009E28A6" w:rsidRDefault="009E28A6">
      <w:pPr>
        <w:pStyle w:val="bbb"/>
        <w:suppressAutoHyphens/>
        <w:spacing w:after="240" w:line="276" w:lineRule="auto"/>
        <w:ind w:firstLine="567"/>
        <w:jc w:val="both"/>
        <w:rPr>
          <w:sz w:val="24"/>
          <w:szCs w:val="24"/>
        </w:rPr>
      </w:pPr>
      <w:r w:rsidRPr="00B14753">
        <w:rPr>
          <w:sz w:val="24"/>
          <w:szCs w:val="24"/>
        </w:rPr>
        <w:t>На основании наряд</w:t>
      </w:r>
      <w:r>
        <w:rPr>
          <w:sz w:val="24"/>
          <w:szCs w:val="24"/>
        </w:rPr>
        <w:t>а</w:t>
      </w:r>
      <w:r w:rsidRPr="00B14753">
        <w:rPr>
          <w:sz w:val="24"/>
          <w:szCs w:val="24"/>
        </w:rPr>
        <w:t xml:space="preserve">-задания с отметкой об использованных материалов МОЛ ТОиР </w:t>
      </w:r>
      <w:r w:rsidR="00875722">
        <w:rPr>
          <w:sz w:val="24"/>
          <w:szCs w:val="24"/>
        </w:rPr>
        <w:t xml:space="preserve">УО </w:t>
      </w:r>
      <w:r w:rsidRPr="007F6992">
        <w:rPr>
          <w:sz w:val="24"/>
          <w:szCs w:val="24"/>
        </w:rPr>
        <w:t>осуществляет приемку</w:t>
      </w:r>
      <w:r>
        <w:rPr>
          <w:sz w:val="24"/>
          <w:szCs w:val="24"/>
        </w:rPr>
        <w:t xml:space="preserve"> у исполнителя </w:t>
      </w:r>
      <w:r w:rsidRPr="00B14753">
        <w:rPr>
          <w:sz w:val="24"/>
          <w:szCs w:val="24"/>
        </w:rPr>
        <w:t>неиспользованны</w:t>
      </w:r>
      <w:r>
        <w:rPr>
          <w:sz w:val="24"/>
          <w:szCs w:val="24"/>
        </w:rPr>
        <w:t>х</w:t>
      </w:r>
      <w:r w:rsidRPr="00B14753">
        <w:rPr>
          <w:sz w:val="24"/>
          <w:szCs w:val="24"/>
        </w:rPr>
        <w:t xml:space="preserve"> МТР на склад МОЛ.</w:t>
      </w:r>
    </w:p>
    <w:p w14:paraId="05CF1322" w14:textId="77777777" w:rsidR="009E28A6" w:rsidRDefault="009E28A6">
      <w:pPr>
        <w:pStyle w:val="bbb"/>
        <w:suppressAutoHyphens/>
        <w:spacing w:after="120" w:line="276" w:lineRule="auto"/>
        <w:ind w:firstLine="567"/>
        <w:jc w:val="both"/>
        <w:rPr>
          <w:sz w:val="24"/>
          <w:szCs w:val="24"/>
        </w:rPr>
        <w:pPrChange w:id="712" w:author="Попова Дарья" w:date="2020-07-24T19:18:00Z">
          <w:pPr>
            <w:pStyle w:val="bbb"/>
            <w:suppressAutoHyphens/>
            <w:spacing w:after="120" w:line="276" w:lineRule="auto"/>
            <w:ind w:firstLine="567"/>
          </w:pPr>
        </w:pPrChange>
      </w:pPr>
      <w:r>
        <w:rPr>
          <w:sz w:val="24"/>
          <w:szCs w:val="24"/>
        </w:rPr>
        <w:t>Процесс ПП-07.03.03.01-</w:t>
      </w:r>
      <w:r>
        <w:rPr>
          <w:sz w:val="24"/>
          <w:szCs w:val="24"/>
          <w:lang w:val="en-US"/>
        </w:rPr>
        <w:t>ERP</w:t>
      </w:r>
      <w:r w:rsidRPr="00FB2805">
        <w:rPr>
          <w:sz w:val="24"/>
          <w:szCs w:val="24"/>
        </w:rPr>
        <w:t xml:space="preserve"> </w:t>
      </w:r>
      <w:r>
        <w:rPr>
          <w:sz w:val="24"/>
          <w:szCs w:val="24"/>
        </w:rPr>
        <w:t>заканчивается на шаге 120 при выполнении следующих условий:</w:t>
      </w:r>
    </w:p>
    <w:p w14:paraId="741DB7EB" w14:textId="2D1006EF" w:rsidR="009E28A6" w:rsidRDefault="009E28A6">
      <w:pPr>
        <w:pStyle w:val="bbb"/>
        <w:suppressAutoHyphens/>
        <w:spacing w:after="120" w:line="276" w:lineRule="auto"/>
        <w:ind w:firstLine="567"/>
        <w:jc w:val="both"/>
        <w:rPr>
          <w:sz w:val="24"/>
          <w:szCs w:val="24"/>
        </w:rPr>
        <w:pPrChange w:id="713" w:author="Попова Дарья" w:date="2020-07-24T19:18:00Z">
          <w:pPr>
            <w:pStyle w:val="bbb"/>
            <w:suppressAutoHyphens/>
            <w:spacing w:after="120" w:line="276" w:lineRule="auto"/>
            <w:ind w:firstLine="567"/>
          </w:pPr>
        </w:pPrChange>
      </w:pPr>
      <w:r>
        <w:rPr>
          <w:sz w:val="24"/>
          <w:szCs w:val="24"/>
        </w:rPr>
        <w:t>- Работы по заказу</w:t>
      </w:r>
      <w:ins w:id="714" w:author="Попова Дарья" w:date="2020-07-24T19:18:00Z">
        <w:r w:rsidR="007867B3">
          <w:rPr>
            <w:sz w:val="24"/>
            <w:szCs w:val="24"/>
          </w:rPr>
          <w:t>/ сетевому графику</w:t>
        </w:r>
      </w:ins>
      <w:r>
        <w:rPr>
          <w:sz w:val="24"/>
          <w:szCs w:val="24"/>
        </w:rPr>
        <w:t xml:space="preserve"> выполнены частично (возможность планирования оставшихся работ описана в шаге процесса 90),</w:t>
      </w:r>
    </w:p>
    <w:p w14:paraId="3325B7E5" w14:textId="7440FED2" w:rsidR="009E28A6" w:rsidRDefault="009E28A6">
      <w:pPr>
        <w:pStyle w:val="bbb"/>
        <w:suppressAutoHyphens/>
        <w:spacing w:after="120" w:line="276" w:lineRule="auto"/>
        <w:ind w:firstLine="567"/>
        <w:jc w:val="both"/>
        <w:rPr>
          <w:sz w:val="24"/>
          <w:szCs w:val="24"/>
        </w:rPr>
        <w:pPrChange w:id="715" w:author="Попова Дарья" w:date="2020-07-24T19:18:00Z">
          <w:pPr>
            <w:pStyle w:val="bbb"/>
            <w:suppressAutoHyphens/>
            <w:spacing w:after="120" w:line="276" w:lineRule="auto"/>
            <w:ind w:firstLine="567"/>
          </w:pPr>
        </w:pPrChange>
      </w:pPr>
      <w:r>
        <w:rPr>
          <w:sz w:val="24"/>
          <w:szCs w:val="24"/>
        </w:rPr>
        <w:t>-</w:t>
      </w:r>
      <w:r w:rsidR="00875722">
        <w:rPr>
          <w:sz w:val="24"/>
          <w:szCs w:val="24"/>
        </w:rPr>
        <w:t xml:space="preserve"> </w:t>
      </w:r>
      <w:r>
        <w:rPr>
          <w:sz w:val="24"/>
          <w:szCs w:val="24"/>
        </w:rPr>
        <w:t>Подтверждено затраченное количество МТР по выполненным операциям заказа</w:t>
      </w:r>
      <w:ins w:id="716" w:author="Попова Дарья" w:date="2020-07-24T19:19:00Z">
        <w:r w:rsidR="007867B3">
          <w:rPr>
            <w:sz w:val="24"/>
            <w:szCs w:val="24"/>
          </w:rPr>
          <w:t>/ сетевого графика</w:t>
        </w:r>
      </w:ins>
      <w:r>
        <w:rPr>
          <w:sz w:val="24"/>
          <w:szCs w:val="24"/>
        </w:rPr>
        <w:t>,</w:t>
      </w:r>
    </w:p>
    <w:p w14:paraId="6037E99F" w14:textId="0C56483E" w:rsidR="008A2E22" w:rsidRDefault="009E28A6">
      <w:pPr>
        <w:pStyle w:val="bbb"/>
        <w:suppressAutoHyphens/>
        <w:spacing w:after="240" w:line="276" w:lineRule="auto"/>
        <w:ind w:firstLine="567"/>
        <w:jc w:val="both"/>
        <w:rPr>
          <w:sz w:val="24"/>
          <w:szCs w:val="24"/>
        </w:rPr>
      </w:pPr>
      <w:r>
        <w:rPr>
          <w:sz w:val="24"/>
          <w:szCs w:val="24"/>
        </w:rPr>
        <w:t>- Неиспользованные МТР возвращены на склад МОЛ.</w:t>
      </w:r>
    </w:p>
    <w:p w14:paraId="651E35A8" w14:textId="3C74DE5E" w:rsidR="008A2E22" w:rsidRPr="007D279D" w:rsidRDefault="008A2E22">
      <w:pPr>
        <w:pStyle w:val="bbb"/>
        <w:suppressAutoHyphens/>
        <w:spacing w:after="240" w:line="276" w:lineRule="auto"/>
        <w:ind w:firstLine="567"/>
        <w:jc w:val="both"/>
        <w:rPr>
          <w:sz w:val="24"/>
          <w:szCs w:val="24"/>
        </w:rPr>
      </w:pPr>
      <w:r>
        <w:rPr>
          <w:sz w:val="24"/>
          <w:szCs w:val="24"/>
        </w:rPr>
        <w:t xml:space="preserve">Процесс передачи неиспользованных материалов со склада МОЛ на цеховой склад или с цеховых складов на центральный описан в КД </w:t>
      </w:r>
      <w:del w:id="717" w:author="Владимир Лаут" w:date="2021-03-11T12:52:00Z">
        <w:r w:rsidR="00AC0CCB" w:rsidDel="00E0291E">
          <w:rPr>
            <w:sz w:val="24"/>
            <w:szCs w:val="24"/>
            <w:lang w:val="en-US"/>
          </w:rPr>
          <w:delText>ERP</w:delText>
        </w:r>
        <w:r w:rsidR="00AC0CCB" w:rsidRPr="002008C6" w:rsidDel="00E0291E">
          <w:rPr>
            <w:sz w:val="24"/>
            <w:szCs w:val="24"/>
          </w:rPr>
          <w:delText>.9.9.2</w:delText>
        </w:r>
      </w:del>
      <w:ins w:id="718" w:author="Владимир Лаут" w:date="2021-03-11T12:52:00Z">
        <w:r w:rsidR="00E0291E">
          <w:rPr>
            <w:sz w:val="24"/>
            <w:szCs w:val="24"/>
            <w:lang w:val="en-US"/>
          </w:rPr>
          <w:t>ERP</w:t>
        </w:r>
        <w:r w:rsidR="00E0291E" w:rsidRPr="00E0291E">
          <w:rPr>
            <w:sz w:val="24"/>
            <w:szCs w:val="24"/>
            <w:rPrChange w:id="719" w:author="Владимир Лаут" w:date="2021-03-11T12:52:00Z">
              <w:rPr>
                <w:sz w:val="24"/>
                <w:szCs w:val="24"/>
                <w:lang w:val="en-US"/>
              </w:rPr>
            </w:rPrChange>
          </w:rPr>
          <w:t>.13.9.2</w:t>
        </w:r>
      </w:ins>
      <w:r w:rsidR="007334C2" w:rsidRPr="002008C6">
        <w:rPr>
          <w:sz w:val="24"/>
          <w:szCs w:val="24"/>
        </w:rPr>
        <w:t>_</w:t>
      </w:r>
      <w:r w:rsidRPr="008A2E22">
        <w:rPr>
          <w:sz w:val="24"/>
          <w:szCs w:val="24"/>
        </w:rPr>
        <w:t>62_</w:t>
      </w:r>
      <w:r>
        <w:rPr>
          <w:sz w:val="24"/>
          <w:szCs w:val="24"/>
          <w:lang w:val="en-US"/>
        </w:rPr>
        <w:t>MM</w:t>
      </w:r>
      <w:r w:rsidRPr="008A2E22">
        <w:rPr>
          <w:sz w:val="24"/>
          <w:szCs w:val="24"/>
        </w:rPr>
        <w:t>_</w:t>
      </w:r>
      <w:r>
        <w:rPr>
          <w:sz w:val="24"/>
          <w:szCs w:val="24"/>
        </w:rPr>
        <w:t>Складская логистика, бизнес-процесс ПП-10.07.02-</w:t>
      </w:r>
      <w:r>
        <w:rPr>
          <w:sz w:val="24"/>
          <w:szCs w:val="24"/>
          <w:lang w:val="en-US"/>
        </w:rPr>
        <w:t>ERP</w:t>
      </w:r>
      <w:r w:rsidRPr="008A2E22">
        <w:rPr>
          <w:sz w:val="24"/>
          <w:szCs w:val="24"/>
        </w:rPr>
        <w:t xml:space="preserve"> </w:t>
      </w:r>
      <w:r>
        <w:rPr>
          <w:sz w:val="24"/>
          <w:szCs w:val="24"/>
        </w:rPr>
        <w:t>Планиров</w:t>
      </w:r>
      <w:r w:rsidR="00A55D66">
        <w:rPr>
          <w:sz w:val="24"/>
          <w:szCs w:val="24"/>
        </w:rPr>
        <w:t>ание работы складской логистики.</w:t>
      </w:r>
    </w:p>
    <w:p w14:paraId="037E6746" w14:textId="5A1D4FB1" w:rsidR="009E28A6" w:rsidRPr="00E13DEA" w:rsidRDefault="009E28A6">
      <w:pPr>
        <w:pStyle w:val="4"/>
        <w:pPrChange w:id="720" w:author="Попова Дарья" w:date="2020-07-24T14:47:00Z">
          <w:pPr>
            <w:pStyle w:val="afff7"/>
          </w:pPr>
        </w:pPrChange>
      </w:pPr>
      <w:bookmarkStart w:id="721" w:name="_Toc38890325"/>
      <w:del w:id="722" w:author="Попова Дарья" w:date="2020-07-24T14:47:00Z">
        <w:r w:rsidDel="002D2E77">
          <w:delText>5.2.1.1</w:delText>
        </w:r>
        <w:r w:rsidR="002058D9" w:rsidDel="002D2E77">
          <w:delText>6</w:delText>
        </w:r>
        <w:r w:rsidDel="002D2E77">
          <w:delText xml:space="preserve"> </w:delText>
        </w:r>
      </w:del>
      <w:r w:rsidRPr="00E13DEA">
        <w:t>Шаг про</w:t>
      </w:r>
      <w:r w:rsidR="00785505">
        <w:t>цесса 130. Прие</w:t>
      </w:r>
      <w:r w:rsidRPr="00E13DEA">
        <w:t>м акта выполненных подрядчиком работ</w:t>
      </w:r>
      <w:bookmarkEnd w:id="721"/>
    </w:p>
    <w:p w14:paraId="234CA2A7" w14:textId="513DB28A" w:rsidR="009E28A6" w:rsidRPr="00B14753" w:rsidRDefault="009E28A6" w:rsidP="009E28A6">
      <w:pPr>
        <w:pStyle w:val="bbb"/>
        <w:suppressAutoHyphens/>
        <w:spacing w:after="120" w:line="276" w:lineRule="auto"/>
        <w:ind w:firstLine="567"/>
        <w:jc w:val="both"/>
        <w:rPr>
          <w:sz w:val="24"/>
          <w:szCs w:val="24"/>
        </w:rPr>
      </w:pPr>
      <w:r w:rsidRPr="00B14753">
        <w:rPr>
          <w:sz w:val="24"/>
          <w:szCs w:val="24"/>
        </w:rPr>
        <w:t xml:space="preserve">После получения информации о выполнении работ и соответствующих документов </w:t>
      </w:r>
      <w:r>
        <w:rPr>
          <w:sz w:val="24"/>
          <w:szCs w:val="24"/>
        </w:rPr>
        <w:t xml:space="preserve">Согласующий акт выполненных работ </w:t>
      </w:r>
      <w:r w:rsidR="00741D2A">
        <w:rPr>
          <w:sz w:val="24"/>
          <w:szCs w:val="24"/>
        </w:rPr>
        <w:t xml:space="preserve">ТОиР </w:t>
      </w:r>
      <w:r w:rsidR="00875722">
        <w:rPr>
          <w:sz w:val="24"/>
          <w:szCs w:val="24"/>
        </w:rPr>
        <w:t xml:space="preserve">УО </w:t>
      </w:r>
      <w:r w:rsidRPr="00B14753">
        <w:rPr>
          <w:sz w:val="24"/>
          <w:szCs w:val="24"/>
        </w:rPr>
        <w:t>Управлени</w:t>
      </w:r>
      <w:r w:rsidR="00060C34">
        <w:rPr>
          <w:sz w:val="24"/>
          <w:szCs w:val="24"/>
        </w:rPr>
        <w:t>я</w:t>
      </w:r>
      <w:r w:rsidRPr="00B14753">
        <w:rPr>
          <w:sz w:val="24"/>
          <w:szCs w:val="24"/>
        </w:rPr>
        <w:t xml:space="preserve"> </w:t>
      </w:r>
      <w:r>
        <w:rPr>
          <w:sz w:val="24"/>
          <w:szCs w:val="24"/>
        </w:rPr>
        <w:t xml:space="preserve">проверяет корректность оформления документов (акта выполненных работ и наряда-задания). </w:t>
      </w:r>
    </w:p>
    <w:p w14:paraId="4E089950" w14:textId="6A839995" w:rsidR="009E28A6" w:rsidRDefault="009E28A6" w:rsidP="009E28A6">
      <w:pPr>
        <w:suppressAutoHyphens/>
        <w:spacing w:after="240" w:line="276" w:lineRule="auto"/>
        <w:ind w:firstLine="567"/>
        <w:rPr>
          <w:rFonts w:ascii="Arial" w:hAnsi="Arial" w:cs="Arial"/>
          <w:szCs w:val="24"/>
        </w:rPr>
      </w:pPr>
      <w:r w:rsidRPr="00B14753">
        <w:rPr>
          <w:rFonts w:ascii="Arial" w:hAnsi="Arial" w:cs="Arial"/>
          <w:szCs w:val="24"/>
        </w:rPr>
        <w:t xml:space="preserve">При отсутствии замечаний </w:t>
      </w:r>
      <w:r>
        <w:rPr>
          <w:rFonts w:ascii="Arial" w:hAnsi="Arial" w:cs="Arial"/>
          <w:szCs w:val="24"/>
        </w:rPr>
        <w:t xml:space="preserve">Согласующий Акт выполненных работ </w:t>
      </w:r>
      <w:r w:rsidR="00741D2A">
        <w:rPr>
          <w:rFonts w:ascii="Arial" w:hAnsi="Arial" w:cs="Arial"/>
          <w:szCs w:val="24"/>
        </w:rPr>
        <w:t>ТОиР</w:t>
      </w:r>
      <w:r w:rsidR="00875722">
        <w:rPr>
          <w:rFonts w:ascii="Arial" w:hAnsi="Arial" w:cs="Arial"/>
          <w:szCs w:val="24"/>
        </w:rPr>
        <w:t xml:space="preserve"> УО </w:t>
      </w:r>
      <w:del w:id="723" w:author="Попова Дарья" w:date="2020-07-24T19:19:00Z">
        <w:r w:rsidRPr="00B14753" w:rsidDel="007867B3">
          <w:rPr>
            <w:rFonts w:ascii="Arial" w:hAnsi="Arial" w:cs="Arial"/>
            <w:szCs w:val="24"/>
          </w:rPr>
          <w:delText xml:space="preserve"> </w:delText>
        </w:r>
      </w:del>
      <w:r w:rsidRPr="00B14753">
        <w:rPr>
          <w:rFonts w:ascii="Arial" w:hAnsi="Arial" w:cs="Arial"/>
          <w:szCs w:val="24"/>
        </w:rPr>
        <w:t>У</w:t>
      </w:r>
      <w:r>
        <w:rPr>
          <w:rFonts w:ascii="Arial" w:hAnsi="Arial" w:cs="Arial"/>
          <w:szCs w:val="24"/>
        </w:rPr>
        <w:t>правлени</w:t>
      </w:r>
      <w:r w:rsidR="00060C34">
        <w:rPr>
          <w:rFonts w:ascii="Arial" w:hAnsi="Arial" w:cs="Arial"/>
          <w:szCs w:val="24"/>
        </w:rPr>
        <w:t>я</w:t>
      </w:r>
      <w:r>
        <w:rPr>
          <w:rFonts w:ascii="Arial" w:hAnsi="Arial" w:cs="Arial"/>
          <w:szCs w:val="24"/>
        </w:rPr>
        <w:t xml:space="preserve"> подписывает акт выпол</w:t>
      </w:r>
      <w:r w:rsidRPr="00B14753">
        <w:rPr>
          <w:rFonts w:ascii="Arial" w:hAnsi="Arial" w:cs="Arial"/>
          <w:szCs w:val="24"/>
        </w:rPr>
        <w:t>ненных работ</w:t>
      </w:r>
      <w:r>
        <w:rPr>
          <w:rFonts w:ascii="Arial" w:hAnsi="Arial" w:cs="Arial"/>
          <w:szCs w:val="24"/>
        </w:rPr>
        <w:t>.</w:t>
      </w:r>
      <w:r w:rsidRPr="00B14753">
        <w:rPr>
          <w:rFonts w:ascii="Arial" w:hAnsi="Arial" w:cs="Arial"/>
          <w:szCs w:val="24"/>
        </w:rPr>
        <w:t xml:space="preserve"> </w:t>
      </w:r>
      <w:r>
        <w:rPr>
          <w:rFonts w:ascii="Arial" w:hAnsi="Arial" w:cs="Arial"/>
          <w:szCs w:val="24"/>
        </w:rPr>
        <w:t>Д</w:t>
      </w:r>
      <w:r w:rsidRPr="00B14753">
        <w:rPr>
          <w:rFonts w:ascii="Arial" w:hAnsi="Arial" w:cs="Arial"/>
          <w:szCs w:val="24"/>
        </w:rPr>
        <w:t>окумент передается в смежный интерфейс ПП-10.04.05-</w:t>
      </w:r>
      <w:r w:rsidRPr="00B14753">
        <w:rPr>
          <w:rFonts w:ascii="Arial" w:hAnsi="Arial" w:cs="Arial"/>
          <w:szCs w:val="24"/>
          <w:lang w:val="en-US"/>
        </w:rPr>
        <w:t>ERP</w:t>
      </w:r>
      <w:r w:rsidRPr="00B14753">
        <w:rPr>
          <w:rFonts w:ascii="Arial" w:hAnsi="Arial" w:cs="Arial"/>
          <w:szCs w:val="24"/>
        </w:rPr>
        <w:t xml:space="preserve"> Управление обязательствами по закупке работ и услуг</w:t>
      </w:r>
      <w:r>
        <w:rPr>
          <w:rFonts w:ascii="Arial" w:hAnsi="Arial" w:cs="Arial"/>
          <w:szCs w:val="24"/>
        </w:rPr>
        <w:t xml:space="preserve">, описанный в КД </w:t>
      </w:r>
      <w:del w:id="724" w:author="Владимир Лаут" w:date="2021-03-11T12:52:00Z">
        <w:r w:rsidR="00AC0CCB" w:rsidDel="00E0291E">
          <w:rPr>
            <w:rFonts w:ascii="Arial" w:hAnsi="Arial" w:cs="Arial"/>
            <w:szCs w:val="24"/>
          </w:rPr>
          <w:delText>ERP.9.9.2</w:delText>
        </w:r>
      </w:del>
      <w:ins w:id="725" w:author="Владимир Лаут" w:date="2021-03-11T12:52:00Z">
        <w:r w:rsidR="00E0291E">
          <w:rPr>
            <w:rFonts w:ascii="Arial" w:hAnsi="Arial" w:cs="Arial"/>
            <w:szCs w:val="24"/>
          </w:rPr>
          <w:t>ERP.13.9.2</w:t>
        </w:r>
      </w:ins>
      <w:r w:rsidR="007334C2">
        <w:rPr>
          <w:rFonts w:ascii="Arial" w:hAnsi="Arial" w:cs="Arial"/>
          <w:szCs w:val="24"/>
        </w:rPr>
        <w:t>_</w:t>
      </w:r>
      <w:r w:rsidRPr="00444D23">
        <w:rPr>
          <w:rFonts w:ascii="Arial" w:hAnsi="Arial" w:cs="Arial"/>
          <w:szCs w:val="24"/>
        </w:rPr>
        <w:t>59 Закупка МТР, работ, услуг</w:t>
      </w:r>
      <w:r w:rsidRPr="00B14753">
        <w:rPr>
          <w:rFonts w:ascii="Arial" w:hAnsi="Arial" w:cs="Arial"/>
          <w:szCs w:val="24"/>
        </w:rPr>
        <w:t>.</w:t>
      </w:r>
    </w:p>
    <w:p w14:paraId="3AEE7831" w14:textId="26497A00" w:rsidR="009E28A6" w:rsidRPr="00E13DEA" w:rsidRDefault="002058D9">
      <w:pPr>
        <w:pStyle w:val="4"/>
        <w:pPrChange w:id="726" w:author="Попова Дарья" w:date="2020-07-24T14:47:00Z">
          <w:pPr>
            <w:pStyle w:val="afff7"/>
          </w:pPr>
        </w:pPrChange>
      </w:pPr>
      <w:bookmarkStart w:id="727" w:name="_Toc38890326"/>
      <w:del w:id="728" w:author="Попова Дарья" w:date="2020-07-24T14:47:00Z">
        <w:r w:rsidDel="002D2E77">
          <w:lastRenderedPageBreak/>
          <w:delText>5.2.1.17</w:delText>
        </w:r>
        <w:r w:rsidR="009E28A6" w:rsidDel="002D2E77">
          <w:delText xml:space="preserve"> </w:delText>
        </w:r>
      </w:del>
      <w:r w:rsidR="009E28A6" w:rsidRPr="00E13DEA">
        <w:t>Шаг процесса 140. Ввод причины отказа и вида дефекта в сообщение</w:t>
      </w:r>
      <w:bookmarkEnd w:id="727"/>
    </w:p>
    <w:p w14:paraId="32067E7F" w14:textId="55A7D660" w:rsidR="00D268C4" w:rsidRPr="00D268C4" w:rsidRDefault="009A3022" w:rsidP="009E28A6">
      <w:pPr>
        <w:suppressAutoHyphens/>
        <w:spacing w:after="240" w:line="276" w:lineRule="auto"/>
        <w:ind w:firstLine="567"/>
        <w:rPr>
          <w:rFonts w:ascii="Arial" w:hAnsi="Arial" w:cs="Arial"/>
          <w:szCs w:val="24"/>
        </w:rPr>
      </w:pPr>
      <w:r w:rsidRPr="00B14753">
        <w:rPr>
          <w:rFonts w:ascii="Arial" w:hAnsi="Arial" w:cs="Arial"/>
          <w:szCs w:val="24"/>
        </w:rPr>
        <w:t xml:space="preserve">Инженер по надежности </w:t>
      </w:r>
      <w:r w:rsidR="00875722">
        <w:rPr>
          <w:rFonts w:ascii="Arial" w:hAnsi="Arial" w:cs="Arial"/>
          <w:szCs w:val="24"/>
        </w:rPr>
        <w:t xml:space="preserve">УО </w:t>
      </w:r>
      <w:r>
        <w:rPr>
          <w:rFonts w:ascii="Arial" w:hAnsi="Arial" w:cs="Arial"/>
          <w:szCs w:val="24"/>
        </w:rPr>
        <w:t>анализирует перечень сообщений ТОРО. Если мероприятия ТОиР выполнялись в рамках устранения неисправности, то н</w:t>
      </w:r>
      <w:r w:rsidR="009E28A6" w:rsidRPr="00B14753">
        <w:rPr>
          <w:rFonts w:ascii="Arial" w:hAnsi="Arial" w:cs="Arial"/>
          <w:szCs w:val="24"/>
        </w:rPr>
        <w:t xml:space="preserve">а основании данных наряда-задания вводит причины отказа и виды дефектов в сообщения ТОРО </w:t>
      </w:r>
      <w:r w:rsidR="009E28A6">
        <w:rPr>
          <w:rFonts w:ascii="Arial" w:hAnsi="Arial" w:cs="Arial"/>
          <w:szCs w:val="24"/>
        </w:rPr>
        <w:t xml:space="preserve">вида </w:t>
      </w:r>
      <w:r w:rsidR="009E28A6">
        <w:rPr>
          <w:rFonts w:ascii="Arial" w:hAnsi="Arial" w:cs="Arial"/>
          <w:szCs w:val="24"/>
          <w:lang w:val="en-US"/>
        </w:rPr>
        <w:t>A</w:t>
      </w:r>
      <w:r w:rsidR="009E28A6" w:rsidRPr="008F6C33">
        <w:rPr>
          <w:rFonts w:ascii="Arial" w:hAnsi="Arial" w:cs="Arial"/>
          <w:szCs w:val="24"/>
        </w:rPr>
        <w:t xml:space="preserve">2 </w:t>
      </w:r>
      <w:r w:rsidR="00177536">
        <w:rPr>
          <w:rFonts w:ascii="Arial" w:hAnsi="Arial" w:cs="Arial"/>
          <w:szCs w:val="24"/>
        </w:rPr>
        <w:t xml:space="preserve">– </w:t>
      </w:r>
      <w:r w:rsidR="009E28A6">
        <w:rPr>
          <w:rFonts w:ascii="Arial" w:hAnsi="Arial" w:cs="Arial"/>
          <w:szCs w:val="24"/>
        </w:rPr>
        <w:t xml:space="preserve">Сообщение о </w:t>
      </w:r>
      <w:r w:rsidR="00177536">
        <w:rPr>
          <w:rFonts w:ascii="Arial" w:hAnsi="Arial" w:cs="Arial"/>
          <w:szCs w:val="24"/>
        </w:rPr>
        <w:t>неисправности</w:t>
      </w:r>
      <w:r w:rsidR="00060C34">
        <w:rPr>
          <w:rFonts w:ascii="Arial" w:hAnsi="Arial" w:cs="Arial"/>
          <w:szCs w:val="24"/>
        </w:rPr>
        <w:t xml:space="preserve"> или </w:t>
      </w:r>
      <w:r w:rsidR="00060C34">
        <w:rPr>
          <w:rFonts w:ascii="Arial" w:hAnsi="Arial" w:cs="Arial"/>
          <w:szCs w:val="24"/>
          <w:lang w:val="en-US"/>
        </w:rPr>
        <w:t>AA</w:t>
      </w:r>
      <w:r w:rsidR="00060C34">
        <w:rPr>
          <w:rFonts w:ascii="Arial" w:hAnsi="Arial" w:cs="Arial"/>
          <w:szCs w:val="24"/>
        </w:rPr>
        <w:t xml:space="preserve"> – Критичный дефект</w:t>
      </w:r>
      <w:r w:rsidR="009E28A6" w:rsidRPr="00B14753">
        <w:rPr>
          <w:rFonts w:ascii="Arial" w:hAnsi="Arial" w:cs="Arial"/>
          <w:szCs w:val="24"/>
        </w:rPr>
        <w:t xml:space="preserve">. Перечень сообщений ТОРО для редактирования формируется в системе </w:t>
      </w:r>
      <w:r w:rsidR="009E28A6" w:rsidRPr="00B14753">
        <w:rPr>
          <w:rFonts w:ascii="Arial" w:hAnsi="Arial" w:cs="Arial"/>
          <w:szCs w:val="24"/>
          <w:lang w:val="en-US"/>
        </w:rPr>
        <w:t>SAP</w:t>
      </w:r>
      <w:r w:rsidR="009E28A6" w:rsidRPr="00B14753">
        <w:rPr>
          <w:rFonts w:ascii="Arial" w:hAnsi="Arial" w:cs="Arial"/>
          <w:szCs w:val="24"/>
        </w:rPr>
        <w:t xml:space="preserve"> </w:t>
      </w:r>
      <w:r w:rsidR="009E28A6" w:rsidRPr="00B14753">
        <w:rPr>
          <w:rFonts w:ascii="Arial" w:hAnsi="Arial" w:cs="Arial"/>
          <w:szCs w:val="24"/>
          <w:lang w:val="en-US"/>
        </w:rPr>
        <w:t>S</w:t>
      </w:r>
      <w:r w:rsidR="009E28A6" w:rsidRPr="00B14753">
        <w:rPr>
          <w:rFonts w:ascii="Arial" w:hAnsi="Arial" w:cs="Arial"/>
          <w:szCs w:val="24"/>
        </w:rPr>
        <w:t>/4</w:t>
      </w:r>
      <w:r w:rsidR="009E28A6" w:rsidRPr="00B14753">
        <w:rPr>
          <w:rFonts w:ascii="Arial" w:hAnsi="Arial" w:cs="Arial"/>
          <w:szCs w:val="24"/>
          <w:lang w:val="en-US"/>
        </w:rPr>
        <w:t>HANA</w:t>
      </w:r>
      <w:r w:rsidR="009E28A6" w:rsidRPr="00B14753">
        <w:rPr>
          <w:rFonts w:ascii="Arial" w:hAnsi="Arial" w:cs="Arial"/>
          <w:szCs w:val="24"/>
        </w:rPr>
        <w:t xml:space="preserve"> </w:t>
      </w:r>
      <w:r w:rsidR="009E28A6">
        <w:rPr>
          <w:rFonts w:ascii="Arial" w:hAnsi="Arial" w:cs="Arial"/>
          <w:szCs w:val="24"/>
        </w:rPr>
        <w:t>ч</w:t>
      </w:r>
      <w:r w:rsidR="00D268C4">
        <w:rPr>
          <w:rFonts w:ascii="Arial" w:hAnsi="Arial" w:cs="Arial"/>
          <w:szCs w:val="24"/>
        </w:rPr>
        <w:t>ерез интерфейс отчета</w:t>
      </w:r>
      <w:r w:rsidR="00EC5008">
        <w:rPr>
          <w:rFonts w:ascii="Arial" w:hAnsi="Arial" w:cs="Arial"/>
          <w:szCs w:val="24"/>
        </w:rPr>
        <w:t xml:space="preserve"> </w:t>
      </w:r>
      <w:r w:rsidR="00EC5008">
        <w:rPr>
          <w:rFonts w:ascii="Arial" w:hAnsi="Arial" w:cs="Arial"/>
          <w:szCs w:val="24"/>
          <w:lang w:val="en-US"/>
        </w:rPr>
        <w:t>IW</w:t>
      </w:r>
      <w:r w:rsidR="00EC5008" w:rsidRPr="002008C6">
        <w:rPr>
          <w:rFonts w:ascii="Arial" w:hAnsi="Arial" w:cs="Arial"/>
          <w:szCs w:val="24"/>
        </w:rPr>
        <w:t>28</w:t>
      </w:r>
      <w:r w:rsidR="00D268C4">
        <w:rPr>
          <w:rFonts w:ascii="Arial" w:hAnsi="Arial" w:cs="Arial"/>
          <w:szCs w:val="24"/>
        </w:rPr>
        <w:t>,</w:t>
      </w:r>
      <w:r w:rsidR="009E28A6" w:rsidRPr="00A24712">
        <w:rPr>
          <w:rFonts w:ascii="Arial" w:hAnsi="Arial" w:cs="Arial"/>
          <w:szCs w:val="24"/>
        </w:rPr>
        <w:t xml:space="preserve"> </w:t>
      </w:r>
      <w:r w:rsidR="00D268C4">
        <w:rPr>
          <w:rFonts w:ascii="Arial" w:hAnsi="Arial" w:cs="Arial"/>
          <w:szCs w:val="24"/>
        </w:rPr>
        <w:t xml:space="preserve">код разработки </w:t>
      </w:r>
      <w:r w:rsidR="009E28A6" w:rsidRPr="00A24712">
        <w:rPr>
          <w:rFonts w:ascii="Arial" w:hAnsi="Arial" w:cs="Arial"/>
          <w:szCs w:val="24"/>
          <w:lang w:val="en-US"/>
        </w:rPr>
        <w:t>PM</w:t>
      </w:r>
      <w:r w:rsidR="00B42896">
        <w:rPr>
          <w:rFonts w:ascii="Arial" w:hAnsi="Arial" w:cs="Arial"/>
          <w:szCs w:val="24"/>
        </w:rPr>
        <w:t>06</w:t>
      </w:r>
      <w:r w:rsidR="00D268C4">
        <w:rPr>
          <w:rFonts w:ascii="Arial" w:hAnsi="Arial" w:cs="Arial"/>
          <w:szCs w:val="24"/>
        </w:rPr>
        <w:t xml:space="preserve"> в </w:t>
      </w:r>
      <w:r w:rsidR="009E28A6" w:rsidRPr="00A24712">
        <w:rPr>
          <w:rFonts w:ascii="Arial" w:hAnsi="Arial" w:cs="Arial"/>
          <w:szCs w:val="24"/>
        </w:rPr>
        <w:t xml:space="preserve">документе </w:t>
      </w:r>
      <w:r w:rsidR="009E28A6" w:rsidRPr="00A24712">
        <w:rPr>
          <w:rFonts w:ascii="Arial" w:hAnsi="Arial" w:cs="Arial"/>
          <w:szCs w:val="24"/>
          <w:lang w:val="en-US"/>
        </w:rPr>
        <w:t>ERP</w:t>
      </w:r>
      <w:r w:rsidR="009E28A6" w:rsidRPr="00A24712">
        <w:rPr>
          <w:rFonts w:ascii="Arial" w:hAnsi="Arial" w:cs="Arial"/>
          <w:szCs w:val="24"/>
        </w:rPr>
        <w:t>.5.4.1 Реестр разработок Общи</w:t>
      </w:r>
      <w:r w:rsidR="00D268C4">
        <w:rPr>
          <w:rFonts w:ascii="Arial" w:hAnsi="Arial" w:cs="Arial"/>
          <w:szCs w:val="24"/>
        </w:rPr>
        <w:t>й.</w:t>
      </w:r>
      <w:r w:rsidR="00D268C4" w:rsidRPr="00D268C4">
        <w:rPr>
          <w:rFonts w:ascii="Arial" w:hAnsi="Arial" w:cs="Arial"/>
          <w:szCs w:val="24"/>
        </w:rPr>
        <w:t xml:space="preserve"> </w:t>
      </w:r>
      <w:r w:rsidR="00D268C4">
        <w:rPr>
          <w:rFonts w:ascii="Arial" w:hAnsi="Arial" w:cs="Arial"/>
          <w:szCs w:val="24"/>
        </w:rPr>
        <w:t xml:space="preserve">Описание разработки приведено в КД </w:t>
      </w:r>
      <w:del w:id="729" w:author="Владимир Лаут" w:date="2021-03-11T12:52:00Z">
        <w:r w:rsidR="00AC0CCB" w:rsidDel="00E0291E">
          <w:rPr>
            <w:rFonts w:ascii="Arial" w:hAnsi="Arial" w:cs="Arial"/>
            <w:szCs w:val="24"/>
            <w:lang w:val="en-US"/>
          </w:rPr>
          <w:delText>ERP</w:delText>
        </w:r>
        <w:r w:rsidR="00AC0CCB" w:rsidRPr="002008C6" w:rsidDel="00E0291E">
          <w:rPr>
            <w:rFonts w:ascii="Arial" w:hAnsi="Arial" w:cs="Arial"/>
            <w:szCs w:val="24"/>
          </w:rPr>
          <w:delText>.9.9.2</w:delText>
        </w:r>
      </w:del>
      <w:ins w:id="730" w:author="Владимир Лаут" w:date="2021-03-11T12:52:00Z">
        <w:r w:rsidR="00E0291E">
          <w:rPr>
            <w:rFonts w:ascii="Arial" w:hAnsi="Arial" w:cs="Arial"/>
            <w:szCs w:val="24"/>
            <w:lang w:val="en-US"/>
          </w:rPr>
          <w:t>ERP</w:t>
        </w:r>
        <w:r w:rsidR="00E0291E" w:rsidRPr="00E0291E">
          <w:rPr>
            <w:rFonts w:ascii="Arial" w:hAnsi="Arial" w:cs="Arial"/>
            <w:szCs w:val="24"/>
            <w:rPrChange w:id="731" w:author="Владимир Лаут" w:date="2021-03-11T12:52:00Z">
              <w:rPr>
                <w:rFonts w:ascii="Arial" w:hAnsi="Arial" w:cs="Arial"/>
                <w:szCs w:val="24"/>
                <w:lang w:val="en-US"/>
              </w:rPr>
            </w:rPrChange>
          </w:rPr>
          <w:t>.13.9.2</w:t>
        </w:r>
      </w:ins>
      <w:r w:rsidR="007334C2" w:rsidRPr="002008C6">
        <w:rPr>
          <w:rFonts w:ascii="Arial" w:hAnsi="Arial" w:cs="Arial"/>
          <w:szCs w:val="24"/>
        </w:rPr>
        <w:t>_</w:t>
      </w:r>
      <w:r w:rsidR="00D268C4" w:rsidRPr="00D268C4">
        <w:rPr>
          <w:rFonts w:ascii="Arial" w:hAnsi="Arial" w:cs="Arial"/>
          <w:szCs w:val="24"/>
        </w:rPr>
        <w:t>56_</w:t>
      </w:r>
      <w:r w:rsidR="00D268C4">
        <w:rPr>
          <w:rFonts w:ascii="Arial" w:hAnsi="Arial" w:cs="Arial"/>
          <w:szCs w:val="24"/>
          <w:lang w:val="en-US"/>
        </w:rPr>
        <w:t>PM</w:t>
      </w:r>
      <w:r w:rsidR="00D268C4" w:rsidRPr="00D268C4">
        <w:rPr>
          <w:rFonts w:ascii="Arial" w:hAnsi="Arial" w:cs="Arial"/>
          <w:szCs w:val="24"/>
        </w:rPr>
        <w:t>_</w:t>
      </w:r>
      <w:r w:rsidR="00D268C4">
        <w:rPr>
          <w:rFonts w:ascii="Arial" w:hAnsi="Arial" w:cs="Arial"/>
          <w:szCs w:val="24"/>
        </w:rPr>
        <w:t>КД Мониторинг и оценка технического состояния ПА.</w:t>
      </w:r>
    </w:p>
    <w:p w14:paraId="4A25A650" w14:textId="7F06D0DC" w:rsidR="009E28A6" w:rsidRPr="00E13DEA" w:rsidRDefault="009E28A6">
      <w:pPr>
        <w:pStyle w:val="4"/>
        <w:pPrChange w:id="732" w:author="Попова Дарья" w:date="2020-07-24T14:47:00Z">
          <w:pPr>
            <w:pStyle w:val="afff7"/>
          </w:pPr>
        </w:pPrChange>
      </w:pPr>
      <w:bookmarkStart w:id="733" w:name="_Toc38890327"/>
      <w:del w:id="734" w:author="Попова Дарья" w:date="2020-07-24T14:47:00Z">
        <w:r w:rsidDel="002D2E77">
          <w:delText>5.2.1.1</w:delText>
        </w:r>
        <w:r w:rsidR="002058D9" w:rsidDel="002D2E77">
          <w:delText>8</w:delText>
        </w:r>
        <w:r w:rsidDel="002D2E77">
          <w:delText xml:space="preserve"> </w:delText>
        </w:r>
      </w:del>
      <w:r w:rsidRPr="00E13DEA">
        <w:t>Шаг процесса 150. Ввод фактических сроков и закрытие плановых сообщений</w:t>
      </w:r>
      <w:bookmarkEnd w:id="733"/>
    </w:p>
    <w:p w14:paraId="216A305E" w14:textId="76627DE4" w:rsidR="009E28A6" w:rsidRDefault="00EC5008" w:rsidP="009E28A6">
      <w:pPr>
        <w:suppressAutoHyphens/>
        <w:spacing w:after="240" w:line="276" w:lineRule="auto"/>
        <w:ind w:firstLine="567"/>
        <w:rPr>
          <w:rFonts w:ascii="Arial" w:hAnsi="Arial" w:cs="Arial"/>
          <w:szCs w:val="24"/>
        </w:rPr>
      </w:pPr>
      <w:r>
        <w:rPr>
          <w:rFonts w:ascii="Arial" w:hAnsi="Arial" w:cs="Arial"/>
          <w:szCs w:val="24"/>
        </w:rPr>
        <w:t xml:space="preserve">Фактические сроки </w:t>
      </w:r>
      <w:ins w:id="735" w:author="Владимир Лаут" w:date="2021-03-11T17:23:00Z">
        <w:r w:rsidR="00D43E78">
          <w:rPr>
            <w:rFonts w:ascii="Arial" w:hAnsi="Arial" w:cs="Arial"/>
            <w:szCs w:val="24"/>
          </w:rPr>
          <w:t xml:space="preserve">начала и </w:t>
        </w:r>
      </w:ins>
      <w:r>
        <w:rPr>
          <w:rFonts w:ascii="Arial" w:hAnsi="Arial" w:cs="Arial"/>
          <w:szCs w:val="24"/>
        </w:rPr>
        <w:t xml:space="preserve">окончания неисправности </w:t>
      </w:r>
      <w:moveToRangeStart w:id="736" w:author="Владимир Лаут" w:date="2021-03-11T17:23:00Z" w:name="move66375847"/>
      <w:moveTo w:id="737" w:author="Владимир Лаут" w:date="2021-03-11T17:23:00Z">
        <w:r w:rsidR="00D43E78" w:rsidRPr="00060C34">
          <w:rPr>
            <w:rFonts w:ascii="Arial" w:hAnsi="Arial" w:cs="Arial"/>
            <w:szCs w:val="24"/>
          </w:rPr>
          <w:t>могут быть п</w:t>
        </w:r>
        <w:r w:rsidR="00D43E78">
          <w:rPr>
            <w:rFonts w:ascii="Arial" w:hAnsi="Arial" w:cs="Arial"/>
            <w:szCs w:val="24"/>
          </w:rPr>
          <w:t xml:space="preserve">олучены из </w:t>
        </w:r>
        <w:r w:rsidR="00D43E78" w:rsidRPr="00060C34">
          <w:rPr>
            <w:rFonts w:ascii="Arial" w:hAnsi="Arial" w:cs="Arial"/>
            <w:szCs w:val="24"/>
          </w:rPr>
          <w:t>MES-системы</w:t>
        </w:r>
      </w:moveTo>
      <w:ins w:id="738" w:author="Владимир Лаут" w:date="2021-03-11T17:24:00Z">
        <w:r w:rsidR="00D43E78">
          <w:rPr>
            <w:rFonts w:ascii="Arial" w:hAnsi="Arial" w:cs="Arial"/>
            <w:szCs w:val="24"/>
          </w:rPr>
          <w:t xml:space="preserve"> (</w:t>
        </w:r>
      </w:ins>
      <w:moveTo w:id="739" w:author="Владимир Лаут" w:date="2021-03-11T17:23:00Z">
        <w:del w:id="740" w:author="Владимир Лаут" w:date="2021-03-11T17:24:00Z">
          <w:r w:rsidR="00D43E78" w:rsidDel="00D43E78">
            <w:rPr>
              <w:rFonts w:ascii="Arial" w:hAnsi="Arial" w:cs="Arial"/>
              <w:szCs w:val="24"/>
            </w:rPr>
            <w:delText xml:space="preserve">. </w:delText>
          </w:r>
        </w:del>
        <w:r w:rsidR="00D43E78">
          <w:rPr>
            <w:rFonts w:ascii="Arial" w:hAnsi="Arial" w:cs="Arial"/>
            <w:szCs w:val="24"/>
          </w:rPr>
          <w:t xml:space="preserve">Описание интеграции системы </w:t>
        </w:r>
        <w:r w:rsidR="00D43E78">
          <w:rPr>
            <w:rFonts w:ascii="Arial" w:hAnsi="Arial" w:cs="Arial"/>
            <w:szCs w:val="24"/>
            <w:lang w:val="en-US"/>
          </w:rPr>
          <w:t>SAP</w:t>
        </w:r>
        <w:r w:rsidR="00D43E78" w:rsidRPr="00BF2188">
          <w:rPr>
            <w:rFonts w:ascii="Arial" w:hAnsi="Arial" w:cs="Arial"/>
            <w:szCs w:val="24"/>
          </w:rPr>
          <w:t xml:space="preserve"> </w:t>
        </w:r>
        <w:r w:rsidR="00D43E78">
          <w:rPr>
            <w:rFonts w:ascii="Arial" w:hAnsi="Arial" w:cs="Arial"/>
            <w:szCs w:val="24"/>
            <w:lang w:val="en-US"/>
          </w:rPr>
          <w:t>S</w:t>
        </w:r>
        <w:r w:rsidR="00D43E78" w:rsidRPr="00BF2188">
          <w:rPr>
            <w:rFonts w:ascii="Arial" w:hAnsi="Arial" w:cs="Arial"/>
            <w:szCs w:val="24"/>
          </w:rPr>
          <w:t>/4</w:t>
        </w:r>
        <w:r w:rsidR="00D43E78">
          <w:rPr>
            <w:rFonts w:ascii="Arial" w:hAnsi="Arial" w:cs="Arial"/>
            <w:szCs w:val="24"/>
            <w:lang w:val="en-US"/>
          </w:rPr>
          <w:t>HANA</w:t>
        </w:r>
        <w:r w:rsidR="00D43E78" w:rsidRPr="00BF2188">
          <w:rPr>
            <w:rFonts w:ascii="Arial" w:hAnsi="Arial" w:cs="Arial"/>
            <w:szCs w:val="24"/>
          </w:rPr>
          <w:t xml:space="preserve"> </w:t>
        </w:r>
        <w:r w:rsidR="00D43E78">
          <w:rPr>
            <w:rFonts w:ascii="Arial" w:hAnsi="Arial" w:cs="Arial"/>
            <w:szCs w:val="24"/>
          </w:rPr>
          <w:t xml:space="preserve">и </w:t>
        </w:r>
        <w:r w:rsidR="00D43E78">
          <w:rPr>
            <w:rFonts w:ascii="Arial" w:hAnsi="Arial" w:cs="Arial"/>
            <w:szCs w:val="24"/>
            <w:lang w:val="en-US"/>
          </w:rPr>
          <w:t>MES</w:t>
        </w:r>
        <w:r w:rsidR="00D43E78" w:rsidRPr="00BF2188">
          <w:rPr>
            <w:rFonts w:ascii="Arial" w:hAnsi="Arial" w:cs="Arial"/>
            <w:szCs w:val="24"/>
          </w:rPr>
          <w:t>-</w:t>
        </w:r>
        <w:r w:rsidR="00D43E78">
          <w:rPr>
            <w:rFonts w:ascii="Arial" w:hAnsi="Arial" w:cs="Arial"/>
            <w:szCs w:val="24"/>
          </w:rPr>
          <w:t>систем приведено в СоИ ERP.5.6.12</w:t>
        </w:r>
        <w:r w:rsidR="00D43E78" w:rsidRPr="004B48AA">
          <w:rPr>
            <w:rFonts w:ascii="Arial" w:hAnsi="Arial" w:cs="Arial"/>
            <w:szCs w:val="24"/>
          </w:rPr>
          <w:t>_Соглашение об интеграции_MES</w:t>
        </w:r>
      </w:moveTo>
      <w:ins w:id="741" w:author="Владимир Лаут" w:date="2021-03-11T17:24:00Z">
        <w:r w:rsidR="00D43E78">
          <w:rPr>
            <w:rFonts w:ascii="Arial" w:hAnsi="Arial" w:cs="Arial"/>
            <w:szCs w:val="24"/>
          </w:rPr>
          <w:t>)</w:t>
        </w:r>
      </w:ins>
      <w:moveTo w:id="742" w:author="Владимир Лаут" w:date="2021-03-11T17:23:00Z">
        <w:del w:id="743" w:author="Владимир Лаут" w:date="2021-03-11T17:24:00Z">
          <w:r w:rsidR="00D43E78" w:rsidDel="00D43E78">
            <w:rPr>
              <w:rFonts w:ascii="Arial" w:hAnsi="Arial" w:cs="Arial"/>
              <w:szCs w:val="24"/>
            </w:rPr>
            <w:delText>.</w:delText>
          </w:r>
        </w:del>
      </w:moveTo>
      <w:moveToRangeEnd w:id="736"/>
      <w:ins w:id="744" w:author="Владимир Лаут" w:date="2021-03-11T17:24:00Z">
        <w:r w:rsidR="00D43E78">
          <w:rPr>
            <w:rFonts w:ascii="Arial" w:hAnsi="Arial" w:cs="Arial"/>
            <w:szCs w:val="24"/>
          </w:rPr>
          <w:t xml:space="preserve"> или АСУ ГТК ИТС (</w:t>
        </w:r>
      </w:ins>
      <w:ins w:id="745" w:author="Владимир Лаут" w:date="2021-03-11T17:25:00Z">
        <w:r w:rsidR="00E00D0F">
          <w:rPr>
            <w:rFonts w:ascii="Arial" w:hAnsi="Arial" w:cs="Arial"/>
            <w:szCs w:val="24"/>
          </w:rPr>
          <w:t xml:space="preserve">СоИ </w:t>
        </w:r>
        <w:r w:rsidR="00D43E78" w:rsidRPr="00D43E78">
          <w:rPr>
            <w:rFonts w:ascii="Arial" w:hAnsi="Arial" w:cs="Arial"/>
            <w:szCs w:val="24"/>
          </w:rPr>
          <w:t>ERP.13.6.22_INT_Соглашение об интеграции АСУ ГТК ИТС</w:t>
        </w:r>
      </w:ins>
      <w:ins w:id="746" w:author="Владимир Лаут" w:date="2021-03-11T17:24:00Z">
        <w:r w:rsidR="00D43E78">
          <w:rPr>
            <w:rFonts w:ascii="Arial" w:hAnsi="Arial" w:cs="Arial"/>
            <w:szCs w:val="24"/>
          </w:rPr>
          <w:t>)</w:t>
        </w:r>
      </w:ins>
      <w:ins w:id="747" w:author="Владимир Лаут" w:date="2021-03-11T17:26:00Z">
        <w:r w:rsidR="00E00D0F">
          <w:rPr>
            <w:rFonts w:ascii="Arial" w:hAnsi="Arial" w:cs="Arial"/>
            <w:szCs w:val="24"/>
          </w:rPr>
          <w:t xml:space="preserve">. </w:t>
        </w:r>
      </w:ins>
      <w:ins w:id="748" w:author="Владимир Лаут" w:date="2021-03-11T17:27:00Z">
        <w:r w:rsidR="00E00D0F">
          <w:rPr>
            <w:rFonts w:ascii="Arial" w:hAnsi="Arial" w:cs="Arial"/>
            <w:szCs w:val="24"/>
          </w:rPr>
          <w:t xml:space="preserve">При этом сроки фактического окончания неисправности, полученные из </w:t>
        </w:r>
        <w:r w:rsidR="00E00D0F">
          <w:rPr>
            <w:rFonts w:ascii="Arial" w:hAnsi="Arial" w:cs="Arial"/>
            <w:szCs w:val="24"/>
            <w:lang w:val="en-US"/>
          </w:rPr>
          <w:t>MES</w:t>
        </w:r>
        <w:r w:rsidR="00E00D0F" w:rsidRPr="00E00D0F">
          <w:rPr>
            <w:rFonts w:ascii="Arial" w:hAnsi="Arial" w:cs="Arial"/>
            <w:szCs w:val="24"/>
            <w:rPrChange w:id="749" w:author="Владимир Лаут" w:date="2021-03-11T17:27:00Z">
              <w:rPr>
                <w:rFonts w:ascii="Arial" w:hAnsi="Arial" w:cs="Arial"/>
                <w:szCs w:val="24"/>
                <w:lang w:val="en-US"/>
              </w:rPr>
            </w:rPrChange>
          </w:rPr>
          <w:t>-</w:t>
        </w:r>
      </w:ins>
      <w:ins w:id="750" w:author="Владимир Лаут" w:date="2021-03-11T17:28:00Z">
        <w:r w:rsidR="00E00D0F">
          <w:rPr>
            <w:rFonts w:ascii="Arial" w:hAnsi="Arial" w:cs="Arial"/>
            <w:szCs w:val="24"/>
          </w:rPr>
          <w:t xml:space="preserve">системы или АСУ ГТК ИТС </w:t>
        </w:r>
      </w:ins>
      <w:ins w:id="751" w:author="Владимир Лаут" w:date="2021-03-11T17:27:00Z">
        <w:r w:rsidR="00E00D0F">
          <w:rPr>
            <w:rFonts w:ascii="Arial" w:hAnsi="Arial" w:cs="Arial"/>
            <w:szCs w:val="24"/>
          </w:rPr>
          <w:t>могут быть</w:t>
        </w:r>
      </w:ins>
      <w:ins w:id="752" w:author="Владимир Лаут" w:date="2021-03-11T17:28:00Z">
        <w:r w:rsidR="00E00D0F">
          <w:rPr>
            <w:rFonts w:ascii="Arial" w:hAnsi="Arial" w:cs="Arial"/>
            <w:szCs w:val="24"/>
          </w:rPr>
          <w:t xml:space="preserve"> скорректированы Планировщиком ТОиР УО в транзакции </w:t>
        </w:r>
        <w:r w:rsidR="00E00D0F">
          <w:rPr>
            <w:rFonts w:ascii="Arial" w:hAnsi="Arial" w:cs="Arial"/>
            <w:szCs w:val="24"/>
            <w:lang w:val="en-US"/>
          </w:rPr>
          <w:t>ZPM</w:t>
        </w:r>
        <w:r w:rsidR="00E00D0F" w:rsidRPr="00E00D0F">
          <w:rPr>
            <w:rFonts w:ascii="Arial" w:hAnsi="Arial" w:cs="Arial"/>
            <w:szCs w:val="24"/>
            <w:rPrChange w:id="753" w:author="Владимир Лаут" w:date="2021-03-11T17:28:00Z">
              <w:rPr>
                <w:rFonts w:ascii="Arial" w:hAnsi="Arial" w:cs="Arial"/>
                <w:szCs w:val="24"/>
                <w:lang w:val="en-US"/>
              </w:rPr>
            </w:rPrChange>
          </w:rPr>
          <w:t>_</w:t>
        </w:r>
        <w:r w:rsidR="00E00D0F">
          <w:rPr>
            <w:rFonts w:ascii="Arial" w:hAnsi="Arial" w:cs="Arial"/>
            <w:szCs w:val="24"/>
            <w:lang w:val="en-US"/>
          </w:rPr>
          <w:t>IW</w:t>
        </w:r>
        <w:r w:rsidR="00E00D0F" w:rsidRPr="00E00D0F">
          <w:rPr>
            <w:rFonts w:ascii="Arial" w:hAnsi="Arial" w:cs="Arial"/>
            <w:szCs w:val="24"/>
            <w:rPrChange w:id="754" w:author="Владимир Лаут" w:date="2021-03-11T17:28:00Z">
              <w:rPr>
                <w:rFonts w:ascii="Arial" w:hAnsi="Arial" w:cs="Arial"/>
                <w:szCs w:val="24"/>
                <w:lang w:val="en-US"/>
              </w:rPr>
            </w:rPrChange>
          </w:rPr>
          <w:t>22</w:t>
        </w:r>
        <w:r w:rsidR="00E00D0F">
          <w:rPr>
            <w:rFonts w:ascii="Arial" w:hAnsi="Arial" w:cs="Arial"/>
            <w:szCs w:val="24"/>
          </w:rPr>
          <w:t xml:space="preserve"> </w:t>
        </w:r>
      </w:ins>
      <w:ins w:id="755" w:author="Владимир Лаут" w:date="2021-03-11T17:29:00Z">
        <w:r w:rsidR="00E00D0F">
          <w:rPr>
            <w:rFonts w:ascii="Arial" w:hAnsi="Arial" w:cs="Arial"/>
            <w:szCs w:val="24"/>
          </w:rPr>
          <w:t>или</w:t>
        </w:r>
      </w:ins>
      <w:del w:id="756" w:author="Владимир Лаут" w:date="2021-03-11T17:29:00Z">
        <w:r w:rsidDel="00E00D0F">
          <w:rPr>
            <w:rFonts w:ascii="Arial" w:hAnsi="Arial" w:cs="Arial"/>
            <w:szCs w:val="24"/>
          </w:rPr>
          <w:delText>заполняются</w:delText>
        </w:r>
      </w:del>
      <w:r>
        <w:rPr>
          <w:rFonts w:ascii="Arial" w:hAnsi="Arial" w:cs="Arial"/>
          <w:szCs w:val="24"/>
        </w:rPr>
        <w:t xml:space="preserve"> автоматически</w:t>
      </w:r>
      <w:r w:rsidR="00875722">
        <w:rPr>
          <w:rFonts w:ascii="Arial" w:hAnsi="Arial" w:cs="Arial"/>
          <w:szCs w:val="24"/>
        </w:rPr>
        <w:t xml:space="preserve"> </w:t>
      </w:r>
      <w:r w:rsidR="00060C34" w:rsidRPr="00060C34">
        <w:rPr>
          <w:rFonts w:ascii="Arial" w:hAnsi="Arial" w:cs="Arial"/>
          <w:szCs w:val="24"/>
        </w:rPr>
        <w:t>при установке Заказу ТОРО</w:t>
      </w:r>
      <w:r>
        <w:rPr>
          <w:rFonts w:ascii="Arial" w:hAnsi="Arial" w:cs="Arial"/>
          <w:szCs w:val="24"/>
        </w:rPr>
        <w:t>,</w:t>
      </w:r>
      <w:r w:rsidRPr="00EC5008">
        <w:rPr>
          <w:rFonts w:ascii="Arial" w:hAnsi="Arial" w:cs="Arial"/>
          <w:szCs w:val="24"/>
        </w:rPr>
        <w:t xml:space="preserve"> </w:t>
      </w:r>
      <w:r w:rsidRPr="00060C34">
        <w:rPr>
          <w:rFonts w:ascii="Arial" w:hAnsi="Arial" w:cs="Arial"/>
          <w:szCs w:val="24"/>
        </w:rPr>
        <w:t>связанному</w:t>
      </w:r>
      <w:r>
        <w:rPr>
          <w:rFonts w:ascii="Arial" w:hAnsi="Arial" w:cs="Arial"/>
          <w:szCs w:val="24"/>
        </w:rPr>
        <w:t xml:space="preserve"> с</w:t>
      </w:r>
      <w:r w:rsidRPr="00060C34">
        <w:rPr>
          <w:rFonts w:ascii="Arial" w:hAnsi="Arial" w:cs="Arial"/>
          <w:szCs w:val="24"/>
        </w:rPr>
        <w:t xml:space="preserve"> Сообщени</w:t>
      </w:r>
      <w:r>
        <w:rPr>
          <w:rFonts w:ascii="Arial" w:hAnsi="Arial" w:cs="Arial"/>
          <w:szCs w:val="24"/>
        </w:rPr>
        <w:t>ем</w:t>
      </w:r>
      <w:r w:rsidRPr="00060C34">
        <w:rPr>
          <w:rFonts w:ascii="Arial" w:hAnsi="Arial" w:cs="Arial"/>
          <w:szCs w:val="24"/>
        </w:rPr>
        <w:t xml:space="preserve"> ТОРО</w:t>
      </w:r>
      <w:r>
        <w:rPr>
          <w:rFonts w:ascii="Arial" w:hAnsi="Arial" w:cs="Arial"/>
          <w:szCs w:val="24"/>
        </w:rPr>
        <w:t>,</w:t>
      </w:r>
      <w:r w:rsidR="00060C34" w:rsidRPr="00060C34">
        <w:rPr>
          <w:rFonts w:ascii="Arial" w:hAnsi="Arial" w:cs="Arial"/>
          <w:szCs w:val="24"/>
        </w:rPr>
        <w:t xml:space="preserve"> статуса «ПРЭК»</w:t>
      </w:r>
      <w:ins w:id="757" w:author="Владимир Лаут" w:date="2021-03-11T17:29:00Z">
        <w:r w:rsidR="00E00D0F">
          <w:rPr>
            <w:rFonts w:ascii="Arial" w:hAnsi="Arial" w:cs="Arial"/>
            <w:szCs w:val="24"/>
          </w:rPr>
          <w:t xml:space="preserve">, код разработки </w:t>
        </w:r>
        <w:r w:rsidR="00E00D0F">
          <w:rPr>
            <w:rFonts w:ascii="Arial" w:hAnsi="Arial" w:cs="Arial"/>
            <w:szCs w:val="24"/>
            <w:lang w:val="en-US"/>
          </w:rPr>
          <w:t>PM</w:t>
        </w:r>
        <w:r w:rsidR="00E00D0F" w:rsidRPr="00E00D0F">
          <w:rPr>
            <w:rFonts w:ascii="Arial" w:hAnsi="Arial" w:cs="Arial"/>
            <w:szCs w:val="24"/>
            <w:rPrChange w:id="758" w:author="Владимир Лаут" w:date="2021-03-11T17:29:00Z">
              <w:rPr>
                <w:rFonts w:ascii="Arial" w:hAnsi="Arial" w:cs="Arial"/>
                <w:szCs w:val="24"/>
                <w:lang w:val="en-US"/>
              </w:rPr>
            </w:rPrChange>
          </w:rPr>
          <w:t>01</w:t>
        </w:r>
        <w:r w:rsidR="00E00D0F">
          <w:rPr>
            <w:rFonts w:ascii="Arial" w:hAnsi="Arial" w:cs="Arial"/>
            <w:szCs w:val="24"/>
          </w:rPr>
          <w:t xml:space="preserve"> в </w:t>
        </w:r>
        <w:r w:rsidR="00E00D0F" w:rsidRPr="00A24712">
          <w:rPr>
            <w:rFonts w:ascii="Arial" w:hAnsi="Arial" w:cs="Arial"/>
            <w:szCs w:val="24"/>
          </w:rPr>
          <w:t xml:space="preserve">документе </w:t>
        </w:r>
        <w:r w:rsidR="00E00D0F" w:rsidRPr="00A24712">
          <w:rPr>
            <w:rFonts w:ascii="Arial" w:hAnsi="Arial" w:cs="Arial"/>
            <w:szCs w:val="24"/>
            <w:lang w:val="en-US"/>
          </w:rPr>
          <w:t>ERP</w:t>
        </w:r>
        <w:r w:rsidR="00E00D0F" w:rsidRPr="00A24712">
          <w:rPr>
            <w:rFonts w:ascii="Arial" w:hAnsi="Arial" w:cs="Arial"/>
            <w:szCs w:val="24"/>
          </w:rPr>
          <w:t>.5.4.1 Реестр разработок Общи</w:t>
        </w:r>
        <w:r w:rsidR="00E00D0F">
          <w:rPr>
            <w:rFonts w:ascii="Arial" w:hAnsi="Arial" w:cs="Arial"/>
            <w:szCs w:val="24"/>
          </w:rPr>
          <w:t>й</w:t>
        </w:r>
      </w:ins>
      <w:del w:id="759" w:author="Владимир Лаут" w:date="2021-03-11T17:29:00Z">
        <w:r w:rsidDel="00E00D0F">
          <w:rPr>
            <w:rFonts w:ascii="Arial" w:hAnsi="Arial" w:cs="Arial"/>
            <w:szCs w:val="24"/>
          </w:rPr>
          <w:delText>.</w:delText>
        </w:r>
        <w:r w:rsidR="009E28A6" w:rsidDel="00E00D0F">
          <w:rPr>
            <w:rFonts w:ascii="Arial" w:hAnsi="Arial" w:cs="Arial"/>
            <w:szCs w:val="24"/>
          </w:rPr>
          <w:delText xml:space="preserve"> </w:delText>
        </w:r>
        <w:r w:rsidDel="00E00D0F">
          <w:rPr>
            <w:rFonts w:ascii="Arial" w:hAnsi="Arial" w:cs="Arial"/>
            <w:szCs w:val="24"/>
          </w:rPr>
          <w:delText xml:space="preserve">Фактические сроки начала неисправности </w:delText>
        </w:r>
      </w:del>
      <w:moveFromRangeStart w:id="760" w:author="Владимир Лаут" w:date="2021-03-11T17:23:00Z" w:name="move66375847"/>
      <w:moveFrom w:id="761" w:author="Владимир Лаут" w:date="2021-03-11T17:23:00Z">
        <w:r w:rsidRPr="00060C34" w:rsidDel="00D43E78">
          <w:rPr>
            <w:rFonts w:ascii="Arial" w:hAnsi="Arial" w:cs="Arial"/>
            <w:szCs w:val="24"/>
          </w:rPr>
          <w:t>могут быть п</w:t>
        </w:r>
        <w:r w:rsidDel="00D43E78">
          <w:rPr>
            <w:rFonts w:ascii="Arial" w:hAnsi="Arial" w:cs="Arial"/>
            <w:szCs w:val="24"/>
          </w:rPr>
          <w:t xml:space="preserve">олучены из </w:t>
        </w:r>
        <w:r w:rsidRPr="00060C34" w:rsidDel="00D43E78">
          <w:rPr>
            <w:rFonts w:ascii="Arial" w:hAnsi="Arial" w:cs="Arial"/>
            <w:szCs w:val="24"/>
          </w:rPr>
          <w:t>MES-системы</w:t>
        </w:r>
        <w:r w:rsidDel="00D43E78">
          <w:rPr>
            <w:rFonts w:ascii="Arial" w:hAnsi="Arial" w:cs="Arial"/>
            <w:szCs w:val="24"/>
          </w:rPr>
          <w:t xml:space="preserve">. </w:t>
        </w:r>
        <w:r w:rsidR="009E28A6" w:rsidDel="00D43E78">
          <w:rPr>
            <w:rFonts w:ascii="Arial" w:hAnsi="Arial" w:cs="Arial"/>
            <w:szCs w:val="24"/>
          </w:rPr>
          <w:t xml:space="preserve">Описание интеграции системы </w:t>
        </w:r>
        <w:r w:rsidR="009E28A6" w:rsidDel="00D43E78">
          <w:rPr>
            <w:rFonts w:ascii="Arial" w:hAnsi="Arial" w:cs="Arial"/>
            <w:szCs w:val="24"/>
            <w:lang w:val="en-US"/>
          </w:rPr>
          <w:t>SAP</w:t>
        </w:r>
        <w:r w:rsidR="009E28A6" w:rsidRPr="00BF2188" w:rsidDel="00D43E78">
          <w:rPr>
            <w:rFonts w:ascii="Arial" w:hAnsi="Arial" w:cs="Arial"/>
            <w:szCs w:val="24"/>
          </w:rPr>
          <w:t xml:space="preserve"> </w:t>
        </w:r>
        <w:r w:rsidR="009E28A6" w:rsidDel="00D43E78">
          <w:rPr>
            <w:rFonts w:ascii="Arial" w:hAnsi="Arial" w:cs="Arial"/>
            <w:szCs w:val="24"/>
            <w:lang w:val="en-US"/>
          </w:rPr>
          <w:t>S</w:t>
        </w:r>
        <w:r w:rsidR="009E28A6" w:rsidRPr="00BF2188" w:rsidDel="00D43E78">
          <w:rPr>
            <w:rFonts w:ascii="Arial" w:hAnsi="Arial" w:cs="Arial"/>
            <w:szCs w:val="24"/>
          </w:rPr>
          <w:t>/4</w:t>
        </w:r>
        <w:r w:rsidR="009E28A6" w:rsidDel="00D43E78">
          <w:rPr>
            <w:rFonts w:ascii="Arial" w:hAnsi="Arial" w:cs="Arial"/>
            <w:szCs w:val="24"/>
            <w:lang w:val="en-US"/>
          </w:rPr>
          <w:t>HANA</w:t>
        </w:r>
        <w:r w:rsidR="009E28A6" w:rsidRPr="00BF2188" w:rsidDel="00D43E78">
          <w:rPr>
            <w:rFonts w:ascii="Arial" w:hAnsi="Arial" w:cs="Arial"/>
            <w:szCs w:val="24"/>
          </w:rPr>
          <w:t xml:space="preserve"> </w:t>
        </w:r>
        <w:r w:rsidR="009E28A6" w:rsidDel="00D43E78">
          <w:rPr>
            <w:rFonts w:ascii="Arial" w:hAnsi="Arial" w:cs="Arial"/>
            <w:szCs w:val="24"/>
          </w:rPr>
          <w:t xml:space="preserve">и </w:t>
        </w:r>
        <w:r w:rsidR="009E28A6" w:rsidDel="00D43E78">
          <w:rPr>
            <w:rFonts w:ascii="Arial" w:hAnsi="Arial" w:cs="Arial"/>
            <w:szCs w:val="24"/>
            <w:lang w:val="en-US"/>
          </w:rPr>
          <w:t>MES</w:t>
        </w:r>
        <w:r w:rsidR="009E28A6" w:rsidRPr="00BF2188" w:rsidDel="00D43E78">
          <w:rPr>
            <w:rFonts w:ascii="Arial" w:hAnsi="Arial" w:cs="Arial"/>
            <w:szCs w:val="24"/>
          </w:rPr>
          <w:t>-</w:t>
        </w:r>
        <w:r w:rsidR="009E28A6" w:rsidDel="00D43E78">
          <w:rPr>
            <w:rFonts w:ascii="Arial" w:hAnsi="Arial" w:cs="Arial"/>
            <w:szCs w:val="24"/>
          </w:rPr>
          <w:t>систем приведено в СоИ ERP.5.6.12</w:t>
        </w:r>
        <w:r w:rsidR="009E28A6" w:rsidRPr="004B48AA" w:rsidDel="00D43E78">
          <w:rPr>
            <w:rFonts w:ascii="Arial" w:hAnsi="Arial" w:cs="Arial"/>
            <w:szCs w:val="24"/>
          </w:rPr>
          <w:t>_Соглашение об интеграции_MES</w:t>
        </w:r>
        <w:r w:rsidR="009E28A6" w:rsidDel="00D43E78">
          <w:rPr>
            <w:rFonts w:ascii="Arial" w:hAnsi="Arial" w:cs="Arial"/>
            <w:szCs w:val="24"/>
          </w:rPr>
          <w:t>.</w:t>
        </w:r>
      </w:moveFrom>
      <w:moveFromRangeEnd w:id="760"/>
    </w:p>
    <w:p w14:paraId="01CE4FCF" w14:textId="1C39B657" w:rsidR="009E28A6" w:rsidRDefault="009E28A6" w:rsidP="009E28A6">
      <w:pPr>
        <w:suppressAutoHyphens/>
        <w:spacing w:after="240" w:line="276" w:lineRule="auto"/>
        <w:ind w:firstLine="567"/>
        <w:rPr>
          <w:rFonts w:ascii="Arial" w:hAnsi="Arial" w:cs="Arial"/>
          <w:szCs w:val="24"/>
        </w:rPr>
      </w:pPr>
      <w:r>
        <w:rPr>
          <w:rFonts w:ascii="Arial" w:hAnsi="Arial" w:cs="Arial"/>
          <w:szCs w:val="24"/>
        </w:rPr>
        <w:t xml:space="preserve">Если фактические сроки в сообщениях не заполнены, то Планировщик ТОиР </w:t>
      </w:r>
      <w:r w:rsidR="00875722">
        <w:rPr>
          <w:rFonts w:ascii="Arial" w:hAnsi="Arial" w:cs="Arial"/>
          <w:szCs w:val="24"/>
        </w:rPr>
        <w:t xml:space="preserve">УО </w:t>
      </w:r>
      <w:r>
        <w:rPr>
          <w:rFonts w:ascii="Arial" w:hAnsi="Arial" w:cs="Arial"/>
          <w:szCs w:val="24"/>
        </w:rPr>
        <w:t>вносит недостающую информацию на основании данных наряда-задания.</w:t>
      </w:r>
    </w:p>
    <w:p w14:paraId="69EDB6EF" w14:textId="32E199C2" w:rsidR="00CD32AD" w:rsidRDefault="00CD32AD" w:rsidP="009E28A6">
      <w:pPr>
        <w:suppressAutoHyphens/>
        <w:spacing w:after="240" w:line="276" w:lineRule="auto"/>
        <w:ind w:firstLine="567"/>
        <w:rPr>
          <w:ins w:id="762" w:author="Владимир Лаут" w:date="2021-03-12T11:53:00Z"/>
          <w:rFonts w:ascii="Arial" w:hAnsi="Arial" w:cs="Arial"/>
          <w:szCs w:val="24"/>
        </w:rPr>
      </w:pPr>
      <w:r>
        <w:rPr>
          <w:rFonts w:ascii="Arial" w:hAnsi="Arial" w:cs="Arial"/>
          <w:szCs w:val="24"/>
        </w:rPr>
        <w:t xml:space="preserve">Для детализации общего простоя на сегменты, </w:t>
      </w:r>
      <w:r w:rsidRPr="00B14753">
        <w:rPr>
          <w:rFonts w:ascii="Arial" w:hAnsi="Arial" w:cs="Arial"/>
          <w:szCs w:val="24"/>
        </w:rPr>
        <w:t>Планировщик ТОиР</w:t>
      </w:r>
      <w:r w:rsidR="00875722">
        <w:rPr>
          <w:rFonts w:ascii="Arial" w:hAnsi="Arial" w:cs="Arial"/>
          <w:szCs w:val="24"/>
        </w:rPr>
        <w:t xml:space="preserve"> УО </w:t>
      </w:r>
      <w:r>
        <w:rPr>
          <w:rFonts w:ascii="Arial" w:hAnsi="Arial" w:cs="Arial"/>
          <w:szCs w:val="24"/>
        </w:rPr>
        <w:t>заполняет данные сегментов ремонтного простоя указывая коды сегментов и их продолжительность.</w:t>
      </w:r>
    </w:p>
    <w:p w14:paraId="13D470D6" w14:textId="471BED3D" w:rsidR="0000747A" w:rsidRPr="0000747A" w:rsidDel="0000747A" w:rsidRDefault="0000747A" w:rsidP="009E28A6">
      <w:pPr>
        <w:suppressAutoHyphens/>
        <w:spacing w:after="240" w:line="276" w:lineRule="auto"/>
        <w:ind w:firstLine="567"/>
        <w:rPr>
          <w:del w:id="763" w:author="Владимир Лаут" w:date="2021-03-12T11:56:00Z"/>
          <w:rFonts w:ascii="Arial" w:hAnsi="Arial" w:cs="Arial"/>
          <w:szCs w:val="24"/>
        </w:rPr>
      </w:pPr>
    </w:p>
    <w:p w14:paraId="75D9B221" w14:textId="355C50B4" w:rsidR="00CD32AD" w:rsidRDefault="00CD32AD" w:rsidP="00CD32AD">
      <w:pPr>
        <w:suppressAutoHyphens/>
        <w:spacing w:after="240" w:line="276" w:lineRule="auto"/>
        <w:ind w:firstLine="567"/>
        <w:rPr>
          <w:rFonts w:ascii="Arial" w:hAnsi="Arial" w:cs="Arial"/>
          <w:szCs w:val="24"/>
        </w:rPr>
      </w:pPr>
      <w:r w:rsidRPr="00B14753">
        <w:rPr>
          <w:rFonts w:ascii="Arial" w:hAnsi="Arial" w:cs="Arial"/>
          <w:szCs w:val="24"/>
        </w:rPr>
        <w:t>Планировщик ТОиР</w:t>
      </w:r>
      <w:r w:rsidR="00875722">
        <w:rPr>
          <w:rFonts w:ascii="Arial" w:hAnsi="Arial" w:cs="Arial"/>
          <w:szCs w:val="24"/>
        </w:rPr>
        <w:t xml:space="preserve"> УО </w:t>
      </w:r>
      <w:r>
        <w:rPr>
          <w:rFonts w:ascii="Arial" w:hAnsi="Arial" w:cs="Arial"/>
          <w:szCs w:val="24"/>
        </w:rPr>
        <w:t>формирует п</w:t>
      </w:r>
      <w:r w:rsidRPr="00B14753">
        <w:rPr>
          <w:rFonts w:ascii="Arial" w:hAnsi="Arial" w:cs="Arial"/>
          <w:szCs w:val="24"/>
        </w:rPr>
        <w:t xml:space="preserve">еречень </w:t>
      </w:r>
      <w:ins w:id="764" w:author="Владимир Лаут" w:date="2021-03-11T17:31:00Z">
        <w:r w:rsidR="00E00D0F">
          <w:rPr>
            <w:rFonts w:ascii="Arial" w:hAnsi="Arial" w:cs="Arial"/>
            <w:szCs w:val="24"/>
          </w:rPr>
          <w:t xml:space="preserve">плановых </w:t>
        </w:r>
      </w:ins>
      <w:r w:rsidRPr="00B14753">
        <w:rPr>
          <w:rFonts w:ascii="Arial" w:hAnsi="Arial" w:cs="Arial"/>
          <w:szCs w:val="24"/>
        </w:rPr>
        <w:t xml:space="preserve">сообщений ТОРО в системе </w:t>
      </w:r>
      <w:r w:rsidRPr="00B14753">
        <w:rPr>
          <w:rFonts w:ascii="Arial" w:hAnsi="Arial" w:cs="Arial"/>
          <w:szCs w:val="24"/>
          <w:lang w:val="en-US"/>
        </w:rPr>
        <w:t>SAP</w:t>
      </w:r>
      <w:r w:rsidRPr="00B14753">
        <w:rPr>
          <w:rFonts w:ascii="Arial" w:hAnsi="Arial" w:cs="Arial"/>
          <w:szCs w:val="24"/>
        </w:rPr>
        <w:t xml:space="preserve"> </w:t>
      </w:r>
      <w:r w:rsidRPr="00B14753">
        <w:rPr>
          <w:rFonts w:ascii="Arial" w:hAnsi="Arial" w:cs="Arial"/>
          <w:szCs w:val="24"/>
          <w:lang w:val="en-US"/>
        </w:rPr>
        <w:t>S</w:t>
      </w:r>
      <w:r w:rsidRPr="00B14753">
        <w:rPr>
          <w:rFonts w:ascii="Arial" w:hAnsi="Arial" w:cs="Arial"/>
          <w:szCs w:val="24"/>
        </w:rPr>
        <w:t>/4</w:t>
      </w:r>
      <w:r w:rsidRPr="00B14753">
        <w:rPr>
          <w:rFonts w:ascii="Arial" w:hAnsi="Arial" w:cs="Arial"/>
          <w:szCs w:val="24"/>
          <w:lang w:val="en-US"/>
        </w:rPr>
        <w:t>HANA</w:t>
      </w:r>
      <w:r>
        <w:rPr>
          <w:rFonts w:ascii="Arial" w:hAnsi="Arial" w:cs="Arial"/>
          <w:szCs w:val="24"/>
        </w:rPr>
        <w:t>,</w:t>
      </w:r>
      <w:r w:rsidRPr="00B14753">
        <w:rPr>
          <w:rFonts w:ascii="Arial" w:hAnsi="Arial" w:cs="Arial"/>
          <w:szCs w:val="24"/>
        </w:rPr>
        <w:t xml:space="preserve"> тран</w:t>
      </w:r>
      <w:r>
        <w:rPr>
          <w:rFonts w:ascii="Arial" w:hAnsi="Arial" w:cs="Arial"/>
          <w:szCs w:val="24"/>
        </w:rPr>
        <w:t>закция</w:t>
      </w:r>
      <w:r w:rsidRPr="00B14753">
        <w:rPr>
          <w:rFonts w:ascii="Arial" w:hAnsi="Arial" w:cs="Arial"/>
          <w:szCs w:val="24"/>
        </w:rPr>
        <w:t xml:space="preserve"> </w:t>
      </w:r>
      <w:r w:rsidRPr="00B14753">
        <w:rPr>
          <w:rFonts w:ascii="Arial" w:hAnsi="Arial" w:cs="Arial"/>
          <w:szCs w:val="24"/>
          <w:lang w:val="en-US"/>
        </w:rPr>
        <w:t>IW</w:t>
      </w:r>
      <w:r w:rsidRPr="00B14753">
        <w:rPr>
          <w:rFonts w:ascii="Arial" w:hAnsi="Arial" w:cs="Arial"/>
          <w:szCs w:val="24"/>
        </w:rPr>
        <w:t>28 Изменение сообщений.</w:t>
      </w:r>
      <w:r>
        <w:rPr>
          <w:rFonts w:ascii="Arial" w:hAnsi="Arial" w:cs="Arial"/>
          <w:szCs w:val="24"/>
        </w:rPr>
        <w:t xml:space="preserve"> Если фактические сроки выполнения мероприятий по сообщениям заполнены</w:t>
      </w:r>
      <w:r w:rsidRPr="00C82619">
        <w:rPr>
          <w:rFonts w:ascii="Arial" w:hAnsi="Arial" w:cs="Arial"/>
          <w:szCs w:val="24"/>
        </w:rPr>
        <w:t xml:space="preserve">, </w:t>
      </w:r>
      <w:r>
        <w:rPr>
          <w:rFonts w:ascii="Arial" w:hAnsi="Arial" w:cs="Arial"/>
          <w:szCs w:val="24"/>
        </w:rPr>
        <w:t>то выполняет закрытие сообщений ТОРО (системный статус сообщений СОЗА</w:t>
      </w:r>
      <w:r w:rsidRPr="00AE676A">
        <w:rPr>
          <w:rFonts w:ascii="Arial" w:hAnsi="Arial" w:cs="Arial"/>
          <w:szCs w:val="24"/>
        </w:rPr>
        <w:t xml:space="preserve"> </w:t>
      </w:r>
      <w:r w:rsidRPr="00AE676A">
        <w:rPr>
          <w:rFonts w:ascii="Arial" w:hAnsi="Arial" w:cs="Arial"/>
        </w:rPr>
        <w:t>-</w:t>
      </w:r>
      <w:r>
        <w:rPr>
          <w:rFonts w:ascii="Arial" w:hAnsi="Arial" w:cs="Arial"/>
          <w:szCs w:val="24"/>
        </w:rPr>
        <w:t xml:space="preserve"> Сообщение закрыто). </w:t>
      </w:r>
    </w:p>
    <w:p w14:paraId="5D490591" w14:textId="77777777" w:rsidR="00C30D63" w:rsidRDefault="00CD32AD" w:rsidP="00CD32AD">
      <w:pPr>
        <w:suppressAutoHyphens/>
        <w:spacing w:after="240" w:line="276" w:lineRule="auto"/>
        <w:ind w:firstLine="567"/>
        <w:rPr>
          <w:rFonts w:ascii="Arial" w:hAnsi="Arial" w:cs="Arial"/>
          <w:szCs w:val="24"/>
        </w:rPr>
      </w:pPr>
      <w:r>
        <w:rPr>
          <w:rFonts w:ascii="Arial" w:hAnsi="Arial" w:cs="Arial"/>
          <w:szCs w:val="24"/>
        </w:rPr>
        <w:t xml:space="preserve">При закрытии сообщения </w:t>
      </w:r>
      <w:r w:rsidR="00F24596">
        <w:rPr>
          <w:rFonts w:ascii="Arial" w:hAnsi="Arial" w:cs="Arial"/>
          <w:szCs w:val="24"/>
        </w:rPr>
        <w:t xml:space="preserve">ТОРО </w:t>
      </w:r>
      <w:r>
        <w:rPr>
          <w:rFonts w:ascii="Arial" w:hAnsi="Arial" w:cs="Arial"/>
          <w:szCs w:val="24"/>
        </w:rPr>
        <w:t>система проверяет</w:t>
      </w:r>
      <w:r w:rsidR="00C30D63">
        <w:rPr>
          <w:rFonts w:ascii="Arial" w:hAnsi="Arial" w:cs="Arial"/>
          <w:szCs w:val="24"/>
        </w:rPr>
        <w:t>:</w:t>
      </w:r>
    </w:p>
    <w:p w14:paraId="17D73CC6" w14:textId="77777777" w:rsidR="00C30D63" w:rsidRDefault="00C30D63" w:rsidP="00CD32AD">
      <w:pPr>
        <w:suppressAutoHyphens/>
        <w:spacing w:after="240" w:line="276" w:lineRule="auto"/>
        <w:ind w:firstLine="567"/>
        <w:rPr>
          <w:rFonts w:ascii="Arial" w:hAnsi="Arial" w:cs="Arial"/>
          <w:szCs w:val="24"/>
        </w:rPr>
      </w:pPr>
      <w:r>
        <w:rPr>
          <w:rFonts w:ascii="Arial" w:hAnsi="Arial" w:cs="Arial"/>
          <w:szCs w:val="24"/>
        </w:rPr>
        <w:t xml:space="preserve">- </w:t>
      </w:r>
      <w:r w:rsidR="00CD32AD">
        <w:rPr>
          <w:rFonts w:ascii="Arial" w:hAnsi="Arial" w:cs="Arial"/>
          <w:szCs w:val="24"/>
        </w:rPr>
        <w:t>обязательность заполнения фактических сроков простоя,</w:t>
      </w:r>
      <w:r w:rsidR="00F24596">
        <w:rPr>
          <w:rFonts w:ascii="Arial" w:hAnsi="Arial" w:cs="Arial"/>
          <w:szCs w:val="24"/>
        </w:rPr>
        <w:t xml:space="preserve"> </w:t>
      </w:r>
    </w:p>
    <w:p w14:paraId="2E9A564B" w14:textId="723550CF" w:rsidR="00C30D63" w:rsidRDefault="00C30D63" w:rsidP="00CD32AD">
      <w:pPr>
        <w:suppressAutoHyphens/>
        <w:spacing w:after="240" w:line="276" w:lineRule="auto"/>
        <w:ind w:firstLine="567"/>
        <w:rPr>
          <w:rFonts w:ascii="Arial" w:hAnsi="Arial" w:cs="Arial"/>
          <w:szCs w:val="24"/>
        </w:rPr>
      </w:pPr>
      <w:r>
        <w:rPr>
          <w:rFonts w:ascii="Arial" w:hAnsi="Arial" w:cs="Arial"/>
          <w:szCs w:val="24"/>
        </w:rPr>
        <w:t xml:space="preserve">- </w:t>
      </w:r>
      <w:r w:rsidR="00F24596">
        <w:rPr>
          <w:rFonts w:ascii="Arial" w:hAnsi="Arial" w:cs="Arial"/>
          <w:szCs w:val="24"/>
        </w:rPr>
        <w:t xml:space="preserve">пересечение </w:t>
      </w:r>
      <w:r>
        <w:rPr>
          <w:rFonts w:ascii="Arial" w:hAnsi="Arial" w:cs="Arial"/>
          <w:szCs w:val="24"/>
        </w:rPr>
        <w:t>останова</w:t>
      </w:r>
      <w:r w:rsidR="00F24596">
        <w:rPr>
          <w:rFonts w:ascii="Arial" w:hAnsi="Arial" w:cs="Arial"/>
          <w:szCs w:val="24"/>
        </w:rPr>
        <w:t xml:space="preserve"> с другими сообщениями ТОРО,</w:t>
      </w:r>
      <w:r w:rsidR="00875722">
        <w:rPr>
          <w:rFonts w:ascii="Arial" w:hAnsi="Arial" w:cs="Arial"/>
          <w:szCs w:val="24"/>
        </w:rPr>
        <w:t xml:space="preserve"> </w:t>
      </w:r>
    </w:p>
    <w:p w14:paraId="2501F62D" w14:textId="77777777" w:rsidR="00C30D63" w:rsidRDefault="00C30D63" w:rsidP="00CD32AD">
      <w:pPr>
        <w:suppressAutoHyphens/>
        <w:spacing w:after="240" w:line="276" w:lineRule="auto"/>
        <w:ind w:firstLine="567"/>
        <w:rPr>
          <w:rFonts w:ascii="Arial" w:hAnsi="Arial" w:cs="Arial"/>
          <w:szCs w:val="24"/>
        </w:rPr>
      </w:pPr>
      <w:r>
        <w:rPr>
          <w:rFonts w:ascii="Arial" w:hAnsi="Arial" w:cs="Arial"/>
          <w:szCs w:val="24"/>
        </w:rPr>
        <w:t xml:space="preserve">- </w:t>
      </w:r>
      <w:r w:rsidR="00CD32AD">
        <w:rPr>
          <w:rFonts w:ascii="Arial" w:hAnsi="Arial" w:cs="Arial"/>
          <w:szCs w:val="24"/>
        </w:rPr>
        <w:t xml:space="preserve">обязательность заполнения данных о дефектах, </w:t>
      </w:r>
    </w:p>
    <w:p w14:paraId="1BAE8C0D" w14:textId="3B51D493" w:rsidR="00C30D63" w:rsidRDefault="00C30D63" w:rsidP="00CD32AD">
      <w:pPr>
        <w:suppressAutoHyphens/>
        <w:spacing w:after="240" w:line="276" w:lineRule="auto"/>
        <w:ind w:firstLine="567"/>
        <w:rPr>
          <w:rFonts w:ascii="Arial" w:hAnsi="Arial" w:cs="Arial"/>
          <w:szCs w:val="24"/>
        </w:rPr>
      </w:pPr>
      <w:r>
        <w:rPr>
          <w:rFonts w:ascii="Arial" w:hAnsi="Arial" w:cs="Arial"/>
          <w:szCs w:val="24"/>
        </w:rPr>
        <w:t xml:space="preserve">- </w:t>
      </w:r>
      <w:r w:rsidR="00F24596">
        <w:rPr>
          <w:rFonts w:ascii="Arial" w:hAnsi="Arial" w:cs="Arial"/>
          <w:szCs w:val="24"/>
        </w:rPr>
        <w:t>обязательность заполнения сегментов ремонтного простоя</w:t>
      </w:r>
      <w:r>
        <w:rPr>
          <w:rFonts w:ascii="Arial" w:hAnsi="Arial" w:cs="Arial"/>
          <w:szCs w:val="24"/>
        </w:rPr>
        <w:t>.</w:t>
      </w:r>
    </w:p>
    <w:p w14:paraId="1718B441" w14:textId="61AFF663" w:rsidR="00CD32AD" w:rsidRDefault="00C30D63" w:rsidP="00CD32AD">
      <w:pPr>
        <w:suppressAutoHyphens/>
        <w:spacing w:after="240" w:line="276" w:lineRule="auto"/>
        <w:ind w:firstLine="567"/>
        <w:rPr>
          <w:rFonts w:ascii="Arial" w:hAnsi="Arial" w:cs="Arial"/>
          <w:szCs w:val="24"/>
        </w:rPr>
      </w:pPr>
      <w:r>
        <w:rPr>
          <w:rFonts w:ascii="Arial" w:hAnsi="Arial" w:cs="Arial"/>
          <w:szCs w:val="24"/>
        </w:rPr>
        <w:t>К</w:t>
      </w:r>
      <w:r w:rsidR="00F24596">
        <w:rPr>
          <w:rFonts w:ascii="Arial" w:hAnsi="Arial" w:cs="Arial"/>
          <w:szCs w:val="24"/>
        </w:rPr>
        <w:t xml:space="preserve">од разработки </w:t>
      </w:r>
      <w:r w:rsidR="00F24596">
        <w:rPr>
          <w:rFonts w:ascii="Arial" w:hAnsi="Arial" w:cs="Arial"/>
          <w:szCs w:val="24"/>
          <w:lang w:val="en-US"/>
        </w:rPr>
        <w:t>PM</w:t>
      </w:r>
      <w:r w:rsidR="00F24596" w:rsidRPr="002008C6">
        <w:rPr>
          <w:rFonts w:ascii="Arial" w:hAnsi="Arial" w:cs="Arial"/>
          <w:szCs w:val="24"/>
        </w:rPr>
        <w:t xml:space="preserve">01 </w:t>
      </w:r>
      <w:r w:rsidR="00F24596">
        <w:rPr>
          <w:rFonts w:ascii="Arial" w:hAnsi="Arial" w:cs="Arial"/>
          <w:szCs w:val="24"/>
        </w:rPr>
        <w:t>и</w:t>
      </w:r>
      <w:r w:rsidR="00F24596" w:rsidRPr="002008C6">
        <w:rPr>
          <w:rFonts w:ascii="Arial" w:hAnsi="Arial" w:cs="Arial"/>
          <w:szCs w:val="24"/>
        </w:rPr>
        <w:t xml:space="preserve"> </w:t>
      </w:r>
      <w:r w:rsidR="00F24596">
        <w:rPr>
          <w:rFonts w:ascii="Arial" w:hAnsi="Arial" w:cs="Arial"/>
          <w:szCs w:val="24"/>
          <w:lang w:val="en-US"/>
        </w:rPr>
        <w:t>PM</w:t>
      </w:r>
      <w:r w:rsidR="00F24596" w:rsidRPr="002008C6">
        <w:rPr>
          <w:rFonts w:ascii="Arial" w:hAnsi="Arial" w:cs="Arial"/>
          <w:szCs w:val="24"/>
        </w:rPr>
        <w:t xml:space="preserve">59 </w:t>
      </w:r>
      <w:r w:rsidR="00F24596" w:rsidRPr="00F24596">
        <w:rPr>
          <w:rFonts w:ascii="Arial" w:hAnsi="Arial" w:cs="Arial"/>
          <w:szCs w:val="24"/>
        </w:rPr>
        <w:t>в документе ERP.5.4.1 Реестр разработок Общий</w:t>
      </w:r>
      <w:r w:rsidR="00F24596">
        <w:rPr>
          <w:rFonts w:ascii="Arial" w:hAnsi="Arial" w:cs="Arial"/>
          <w:szCs w:val="24"/>
        </w:rPr>
        <w:t>.</w:t>
      </w:r>
      <w:r w:rsidR="00875722">
        <w:rPr>
          <w:rFonts w:ascii="Arial" w:hAnsi="Arial" w:cs="Arial"/>
          <w:szCs w:val="24"/>
        </w:rPr>
        <w:t xml:space="preserve"> </w:t>
      </w:r>
    </w:p>
    <w:p w14:paraId="3B0726DF" w14:textId="72FFC254" w:rsidR="009E28A6" w:rsidRPr="00E13DEA" w:rsidRDefault="009E28A6">
      <w:pPr>
        <w:pStyle w:val="4"/>
        <w:pPrChange w:id="765" w:author="Попова Дарья" w:date="2020-07-24T14:47:00Z">
          <w:pPr>
            <w:pStyle w:val="afff7"/>
          </w:pPr>
        </w:pPrChange>
      </w:pPr>
      <w:bookmarkStart w:id="766" w:name="_Toc38890328"/>
      <w:del w:id="767" w:author="Попова Дарья" w:date="2020-07-24T14:47:00Z">
        <w:r w:rsidDel="002D2E77">
          <w:lastRenderedPageBreak/>
          <w:delText>5.2.1.1</w:delText>
        </w:r>
        <w:r w:rsidR="008C3D94" w:rsidDel="002D2E77">
          <w:delText>9</w:delText>
        </w:r>
        <w:r w:rsidDel="002D2E77">
          <w:delText xml:space="preserve"> </w:delText>
        </w:r>
      </w:del>
      <w:r w:rsidRPr="00E13DEA">
        <w:t>Шаг процесса 170. Анализ и закрытие сообщений ТОРО</w:t>
      </w:r>
      <w:bookmarkEnd w:id="766"/>
    </w:p>
    <w:p w14:paraId="1C6B04D7" w14:textId="22D7F446" w:rsidR="009E28A6" w:rsidRDefault="009E28A6" w:rsidP="00CD51C3">
      <w:pPr>
        <w:pStyle w:val="bbb"/>
        <w:suppressAutoHyphens/>
        <w:spacing w:after="240" w:line="276" w:lineRule="auto"/>
        <w:ind w:firstLine="567"/>
        <w:jc w:val="both"/>
        <w:rPr>
          <w:sz w:val="24"/>
          <w:szCs w:val="24"/>
        </w:rPr>
      </w:pPr>
      <w:r w:rsidRPr="00B14753">
        <w:rPr>
          <w:sz w:val="24"/>
          <w:szCs w:val="24"/>
        </w:rPr>
        <w:t xml:space="preserve">Инженер по надежности </w:t>
      </w:r>
      <w:r w:rsidR="00875722">
        <w:rPr>
          <w:sz w:val="24"/>
          <w:szCs w:val="24"/>
        </w:rPr>
        <w:t xml:space="preserve">УО </w:t>
      </w:r>
      <w:r w:rsidR="00D268C4">
        <w:rPr>
          <w:sz w:val="24"/>
          <w:szCs w:val="24"/>
        </w:rPr>
        <w:t>запускает отчет</w:t>
      </w:r>
      <w:r w:rsidR="003C52F8">
        <w:rPr>
          <w:sz w:val="24"/>
          <w:szCs w:val="24"/>
        </w:rPr>
        <w:t xml:space="preserve"> </w:t>
      </w:r>
      <w:r w:rsidR="003C52F8">
        <w:rPr>
          <w:sz w:val="24"/>
          <w:szCs w:val="24"/>
          <w:lang w:val="en-US"/>
        </w:rPr>
        <w:t>IW</w:t>
      </w:r>
      <w:r w:rsidR="003C52F8" w:rsidRPr="002008C6">
        <w:rPr>
          <w:sz w:val="24"/>
          <w:szCs w:val="24"/>
        </w:rPr>
        <w:t>28</w:t>
      </w:r>
      <w:r w:rsidR="00D268C4">
        <w:rPr>
          <w:sz w:val="24"/>
          <w:szCs w:val="24"/>
        </w:rPr>
        <w:t>, код разработки</w:t>
      </w:r>
      <w:r>
        <w:rPr>
          <w:sz w:val="24"/>
          <w:szCs w:val="24"/>
        </w:rPr>
        <w:t xml:space="preserve"> </w:t>
      </w:r>
      <w:r>
        <w:rPr>
          <w:sz w:val="24"/>
          <w:szCs w:val="24"/>
          <w:lang w:val="en-US"/>
        </w:rPr>
        <w:t>PM</w:t>
      </w:r>
      <w:r w:rsidRPr="00CA63B2">
        <w:rPr>
          <w:sz w:val="24"/>
          <w:szCs w:val="24"/>
        </w:rPr>
        <w:t>06</w:t>
      </w:r>
      <w:r>
        <w:rPr>
          <w:sz w:val="24"/>
          <w:szCs w:val="24"/>
        </w:rPr>
        <w:t xml:space="preserve"> в</w:t>
      </w:r>
      <w:r w:rsidRPr="00CA63B2">
        <w:rPr>
          <w:sz w:val="24"/>
          <w:szCs w:val="24"/>
        </w:rPr>
        <w:t xml:space="preserve"> </w:t>
      </w:r>
      <w:r>
        <w:rPr>
          <w:sz w:val="24"/>
          <w:szCs w:val="24"/>
        </w:rPr>
        <w:t xml:space="preserve">документе </w:t>
      </w:r>
      <w:r>
        <w:rPr>
          <w:sz w:val="24"/>
          <w:szCs w:val="24"/>
          <w:lang w:val="en-US"/>
        </w:rPr>
        <w:t>ERP</w:t>
      </w:r>
      <w:r w:rsidRPr="003F4C20">
        <w:rPr>
          <w:sz w:val="24"/>
          <w:szCs w:val="24"/>
        </w:rPr>
        <w:t xml:space="preserve">.5.4.1 </w:t>
      </w:r>
      <w:r w:rsidR="00D268C4">
        <w:rPr>
          <w:sz w:val="24"/>
          <w:szCs w:val="24"/>
        </w:rPr>
        <w:t xml:space="preserve">Реестр разработок Общий, описанный в КД </w:t>
      </w:r>
      <w:del w:id="768" w:author="Владимир Лаут" w:date="2021-03-11T12:52:00Z">
        <w:r w:rsidR="00AC0CCB" w:rsidDel="00E0291E">
          <w:rPr>
            <w:sz w:val="24"/>
            <w:szCs w:val="24"/>
            <w:lang w:val="en-US"/>
          </w:rPr>
          <w:delText>ERP</w:delText>
        </w:r>
        <w:r w:rsidR="00AC0CCB" w:rsidRPr="002008C6" w:rsidDel="00E0291E">
          <w:rPr>
            <w:sz w:val="24"/>
            <w:szCs w:val="24"/>
          </w:rPr>
          <w:delText>.9.9.2</w:delText>
        </w:r>
      </w:del>
      <w:ins w:id="769" w:author="Владимир Лаут" w:date="2021-03-11T12:52:00Z">
        <w:r w:rsidR="00E0291E">
          <w:rPr>
            <w:sz w:val="24"/>
            <w:szCs w:val="24"/>
            <w:lang w:val="en-US"/>
          </w:rPr>
          <w:t>ERP</w:t>
        </w:r>
        <w:r w:rsidR="00E0291E" w:rsidRPr="00E0291E">
          <w:rPr>
            <w:sz w:val="24"/>
            <w:szCs w:val="24"/>
            <w:rPrChange w:id="770" w:author="Владимир Лаут" w:date="2021-03-11T12:52:00Z">
              <w:rPr>
                <w:sz w:val="24"/>
                <w:szCs w:val="24"/>
                <w:lang w:val="en-US"/>
              </w:rPr>
            </w:rPrChange>
          </w:rPr>
          <w:t>.13.9.2</w:t>
        </w:r>
      </w:ins>
      <w:r w:rsidR="007334C2" w:rsidRPr="002008C6">
        <w:rPr>
          <w:sz w:val="24"/>
          <w:szCs w:val="24"/>
        </w:rPr>
        <w:t>_</w:t>
      </w:r>
      <w:r w:rsidR="00D268C4" w:rsidRPr="00D268C4">
        <w:rPr>
          <w:sz w:val="24"/>
          <w:szCs w:val="24"/>
        </w:rPr>
        <w:t>56_</w:t>
      </w:r>
      <w:r w:rsidR="00D268C4">
        <w:rPr>
          <w:sz w:val="24"/>
          <w:szCs w:val="24"/>
          <w:lang w:val="en-US"/>
        </w:rPr>
        <w:t>PM</w:t>
      </w:r>
      <w:r w:rsidR="00D268C4" w:rsidRPr="00D268C4">
        <w:rPr>
          <w:sz w:val="24"/>
          <w:szCs w:val="24"/>
        </w:rPr>
        <w:t>_</w:t>
      </w:r>
      <w:r w:rsidR="00D268C4">
        <w:rPr>
          <w:sz w:val="24"/>
          <w:szCs w:val="24"/>
        </w:rPr>
        <w:t>КД_Мониторинг и оценка техничес</w:t>
      </w:r>
      <w:r w:rsidR="00CD51C3">
        <w:rPr>
          <w:sz w:val="24"/>
          <w:szCs w:val="24"/>
        </w:rPr>
        <w:t>кого состояния. В отчете выбирае</w:t>
      </w:r>
      <w:r w:rsidR="00D268C4">
        <w:rPr>
          <w:sz w:val="24"/>
          <w:szCs w:val="24"/>
        </w:rPr>
        <w:t>т сообщения</w:t>
      </w:r>
      <w:r>
        <w:rPr>
          <w:sz w:val="24"/>
          <w:szCs w:val="24"/>
        </w:rPr>
        <w:t xml:space="preserve"> ТОРО вида </w:t>
      </w:r>
      <w:r>
        <w:rPr>
          <w:sz w:val="24"/>
          <w:szCs w:val="24"/>
          <w:lang w:val="en-US"/>
        </w:rPr>
        <w:t>A</w:t>
      </w:r>
      <w:r w:rsidRPr="002F38EA">
        <w:rPr>
          <w:sz w:val="24"/>
          <w:szCs w:val="24"/>
        </w:rPr>
        <w:t xml:space="preserve">2 – </w:t>
      </w:r>
      <w:r>
        <w:rPr>
          <w:sz w:val="24"/>
          <w:szCs w:val="24"/>
        </w:rPr>
        <w:t xml:space="preserve">Сообщение о </w:t>
      </w:r>
      <w:r w:rsidR="00177536">
        <w:rPr>
          <w:sz w:val="24"/>
          <w:szCs w:val="24"/>
        </w:rPr>
        <w:t>неисправности</w:t>
      </w:r>
      <w:r>
        <w:rPr>
          <w:sz w:val="24"/>
          <w:szCs w:val="24"/>
        </w:rPr>
        <w:t xml:space="preserve">, </w:t>
      </w:r>
      <w:r w:rsidRPr="00B14753">
        <w:rPr>
          <w:sz w:val="24"/>
          <w:szCs w:val="24"/>
        </w:rPr>
        <w:t xml:space="preserve">анализирует </w:t>
      </w:r>
      <w:r>
        <w:rPr>
          <w:sz w:val="24"/>
          <w:szCs w:val="24"/>
        </w:rPr>
        <w:t xml:space="preserve">информацию о </w:t>
      </w:r>
      <w:r w:rsidRPr="00B14753">
        <w:rPr>
          <w:sz w:val="24"/>
          <w:szCs w:val="24"/>
        </w:rPr>
        <w:t>дефект</w:t>
      </w:r>
      <w:r>
        <w:rPr>
          <w:sz w:val="24"/>
          <w:szCs w:val="24"/>
        </w:rPr>
        <w:t xml:space="preserve">ах и их видах, </w:t>
      </w:r>
      <w:r w:rsidRPr="00B14753">
        <w:rPr>
          <w:sz w:val="24"/>
          <w:szCs w:val="24"/>
        </w:rPr>
        <w:t>причин</w:t>
      </w:r>
      <w:r>
        <w:rPr>
          <w:sz w:val="24"/>
          <w:szCs w:val="24"/>
        </w:rPr>
        <w:t>ах</w:t>
      </w:r>
      <w:r w:rsidRPr="00B14753">
        <w:rPr>
          <w:sz w:val="24"/>
          <w:szCs w:val="24"/>
        </w:rPr>
        <w:t xml:space="preserve"> </w:t>
      </w:r>
      <w:r>
        <w:rPr>
          <w:sz w:val="24"/>
          <w:szCs w:val="24"/>
        </w:rPr>
        <w:t>отказа, сроках простоя</w:t>
      </w:r>
      <w:r w:rsidRPr="00B14753">
        <w:rPr>
          <w:sz w:val="24"/>
          <w:szCs w:val="24"/>
        </w:rPr>
        <w:t>, а также корректность и закрытие запланированных мероприятий.</w:t>
      </w:r>
    </w:p>
    <w:p w14:paraId="50A57F0D" w14:textId="46D7E0EB" w:rsidR="009E28A6" w:rsidRPr="00B14753" w:rsidRDefault="009E28A6" w:rsidP="009E28A6">
      <w:pPr>
        <w:pStyle w:val="bbb"/>
        <w:suppressAutoHyphens/>
        <w:spacing w:after="240" w:line="276" w:lineRule="auto"/>
        <w:ind w:firstLine="567"/>
        <w:rPr>
          <w:sz w:val="24"/>
          <w:szCs w:val="24"/>
        </w:rPr>
      </w:pPr>
      <w:r w:rsidRPr="00B14753">
        <w:rPr>
          <w:sz w:val="24"/>
          <w:szCs w:val="24"/>
        </w:rPr>
        <w:t>В случае отсутствия замечаний закрывает Сообщение ТОРО</w:t>
      </w:r>
      <w:r w:rsidR="00AE676A">
        <w:rPr>
          <w:sz w:val="24"/>
          <w:szCs w:val="24"/>
        </w:rPr>
        <w:t xml:space="preserve"> (системный статус СОЗА </w:t>
      </w:r>
      <w:r w:rsidR="00AE676A" w:rsidRPr="00AE676A">
        <w:t>-</w:t>
      </w:r>
      <w:r>
        <w:rPr>
          <w:sz w:val="24"/>
          <w:szCs w:val="24"/>
        </w:rPr>
        <w:t xml:space="preserve"> Сообщение закрыто).</w:t>
      </w:r>
      <w:r w:rsidR="00416CD8">
        <w:rPr>
          <w:sz w:val="24"/>
          <w:szCs w:val="24"/>
        </w:rPr>
        <w:t xml:space="preserve"> </w:t>
      </w:r>
    </w:p>
    <w:p w14:paraId="7807F27B" w14:textId="77777777" w:rsidR="009E28A6" w:rsidRPr="00B14753" w:rsidRDefault="009E28A6" w:rsidP="009E28A6">
      <w:pPr>
        <w:suppressAutoHyphens/>
        <w:spacing w:after="240" w:line="276" w:lineRule="auto"/>
        <w:ind w:firstLine="567"/>
        <w:rPr>
          <w:rFonts w:ascii="Arial" w:hAnsi="Arial" w:cs="Arial"/>
          <w:szCs w:val="24"/>
        </w:rPr>
      </w:pPr>
      <w:r w:rsidRPr="00B14753">
        <w:rPr>
          <w:rFonts w:ascii="Arial" w:hAnsi="Arial" w:cs="Arial"/>
          <w:szCs w:val="24"/>
        </w:rPr>
        <w:t xml:space="preserve">В системе настроен автоматический запрет закрытия </w:t>
      </w:r>
      <w:r>
        <w:rPr>
          <w:rFonts w:ascii="Arial" w:hAnsi="Arial" w:cs="Arial"/>
          <w:szCs w:val="24"/>
        </w:rPr>
        <w:t xml:space="preserve">сообщений ТОРО </w:t>
      </w:r>
      <w:r w:rsidRPr="00B14753">
        <w:rPr>
          <w:rFonts w:ascii="Arial" w:hAnsi="Arial" w:cs="Arial"/>
          <w:szCs w:val="24"/>
        </w:rPr>
        <w:t>в случае наличия в Сообщении незакрытого мероприятия, отсутствии указания данных по дефекту, причин</w:t>
      </w:r>
      <w:r>
        <w:rPr>
          <w:rFonts w:ascii="Arial" w:hAnsi="Arial" w:cs="Arial"/>
          <w:szCs w:val="24"/>
        </w:rPr>
        <w:t>ы</w:t>
      </w:r>
      <w:r w:rsidRPr="00B14753">
        <w:rPr>
          <w:rFonts w:ascii="Arial" w:hAnsi="Arial" w:cs="Arial"/>
          <w:szCs w:val="24"/>
        </w:rPr>
        <w:t xml:space="preserve"> останова.</w:t>
      </w:r>
      <w:r>
        <w:rPr>
          <w:rFonts w:ascii="Arial" w:hAnsi="Arial" w:cs="Arial"/>
          <w:szCs w:val="24"/>
        </w:rPr>
        <w:t xml:space="preserve"> При попытке закрытия подобного сообщения отображается информационное окно с предупреждением о невозможности выполнения функции закрытия.</w:t>
      </w:r>
    </w:p>
    <w:p w14:paraId="63EE53F0" w14:textId="1A487A06" w:rsidR="009E28A6" w:rsidRPr="00E13DEA" w:rsidRDefault="008C3D94">
      <w:pPr>
        <w:pStyle w:val="4"/>
        <w:pPrChange w:id="771" w:author="Попова Дарья" w:date="2020-07-24T14:47:00Z">
          <w:pPr>
            <w:pStyle w:val="afff7"/>
          </w:pPr>
        </w:pPrChange>
      </w:pPr>
      <w:bookmarkStart w:id="772" w:name="_Toc38890329"/>
      <w:del w:id="773" w:author="Попова Дарья" w:date="2020-07-24T14:47:00Z">
        <w:r w:rsidDel="002D2E77">
          <w:delText>5.2.1.20</w:delText>
        </w:r>
        <w:r w:rsidR="009E28A6" w:rsidDel="002D2E77">
          <w:delText xml:space="preserve"> </w:delText>
        </w:r>
      </w:del>
      <w:r w:rsidR="009E28A6" w:rsidRPr="00E13DEA">
        <w:t>Шаг процесса 180. Техническое закрытие мероприятий ТОиР</w:t>
      </w:r>
      <w:bookmarkEnd w:id="772"/>
    </w:p>
    <w:p w14:paraId="491716BF" w14:textId="7E606711" w:rsidR="009E28A6" w:rsidRDefault="009E28A6">
      <w:pPr>
        <w:pStyle w:val="bbb"/>
        <w:suppressAutoHyphens/>
        <w:spacing w:after="120" w:line="276" w:lineRule="auto"/>
        <w:ind w:firstLine="567"/>
        <w:jc w:val="both"/>
        <w:rPr>
          <w:sz w:val="24"/>
          <w:szCs w:val="24"/>
        </w:rPr>
        <w:pPrChange w:id="774" w:author="Попова Дарья" w:date="2020-07-24T19:21:00Z">
          <w:pPr>
            <w:pStyle w:val="bbb"/>
            <w:suppressAutoHyphens/>
            <w:spacing w:after="120" w:line="276" w:lineRule="auto"/>
            <w:ind w:firstLine="567"/>
          </w:pPr>
        </w:pPrChange>
      </w:pPr>
      <w:r w:rsidRPr="00B14753">
        <w:rPr>
          <w:sz w:val="24"/>
          <w:szCs w:val="24"/>
        </w:rPr>
        <w:t>После выполнения всех запланированных в рамках заказа</w:t>
      </w:r>
      <w:ins w:id="775" w:author="Попова Дарья" w:date="2020-07-24T19:21:00Z">
        <w:r w:rsidR="007867B3">
          <w:rPr>
            <w:sz w:val="24"/>
            <w:szCs w:val="24"/>
          </w:rPr>
          <w:t>/ сетевого графика</w:t>
        </w:r>
      </w:ins>
      <w:r w:rsidRPr="00B14753">
        <w:rPr>
          <w:sz w:val="24"/>
          <w:szCs w:val="24"/>
        </w:rPr>
        <w:t xml:space="preserve"> работ Планировщик ТОиР </w:t>
      </w:r>
      <w:r w:rsidR="00875722">
        <w:rPr>
          <w:sz w:val="24"/>
          <w:szCs w:val="24"/>
        </w:rPr>
        <w:t>УО</w:t>
      </w:r>
      <w:ins w:id="776" w:author="Попова Дарья" w:date="2020-07-24T19:21:00Z">
        <w:r w:rsidR="007867B3">
          <w:rPr>
            <w:sz w:val="24"/>
            <w:szCs w:val="24"/>
          </w:rPr>
          <w:t xml:space="preserve"> или Планировщик ЗиС УО</w:t>
        </w:r>
      </w:ins>
      <w:r w:rsidR="00875722">
        <w:rPr>
          <w:sz w:val="24"/>
          <w:szCs w:val="24"/>
        </w:rPr>
        <w:t xml:space="preserve"> </w:t>
      </w:r>
      <w:r w:rsidRPr="00B14753">
        <w:rPr>
          <w:sz w:val="24"/>
          <w:szCs w:val="24"/>
        </w:rPr>
        <w:t>при поступлении документов/уведомления о выполнении работ проверяет</w:t>
      </w:r>
      <w:r>
        <w:rPr>
          <w:sz w:val="24"/>
          <w:szCs w:val="24"/>
        </w:rPr>
        <w:t>:</w:t>
      </w:r>
    </w:p>
    <w:p w14:paraId="15D08132" w14:textId="77777777" w:rsidR="009E28A6" w:rsidRDefault="009E28A6" w:rsidP="00CD51C3">
      <w:pPr>
        <w:pStyle w:val="bbb"/>
        <w:suppressAutoHyphens/>
        <w:spacing w:after="120" w:line="276" w:lineRule="auto"/>
        <w:ind w:firstLine="567"/>
        <w:jc w:val="both"/>
        <w:rPr>
          <w:sz w:val="24"/>
          <w:szCs w:val="24"/>
        </w:rPr>
      </w:pPr>
      <w:r>
        <w:rPr>
          <w:sz w:val="24"/>
          <w:szCs w:val="24"/>
        </w:rPr>
        <w:t>-</w:t>
      </w:r>
      <w:r w:rsidRPr="00B14753">
        <w:rPr>
          <w:sz w:val="24"/>
          <w:szCs w:val="24"/>
        </w:rPr>
        <w:t xml:space="preserve"> корректность, полноту, соответствие выполнения (мероприятий/работ и материалов по </w:t>
      </w:r>
      <w:bookmarkStart w:id="777" w:name="_Hlk521696016"/>
      <w:r w:rsidRPr="00B14753">
        <w:rPr>
          <w:sz w:val="24"/>
          <w:szCs w:val="24"/>
        </w:rPr>
        <w:t>качеству</w:t>
      </w:r>
      <w:bookmarkEnd w:id="777"/>
      <w:r w:rsidRPr="00B14753">
        <w:rPr>
          <w:sz w:val="24"/>
          <w:szCs w:val="24"/>
        </w:rPr>
        <w:t>, объему и бюджету)</w:t>
      </w:r>
      <w:r>
        <w:rPr>
          <w:sz w:val="24"/>
          <w:szCs w:val="24"/>
        </w:rPr>
        <w:t>,</w:t>
      </w:r>
    </w:p>
    <w:p w14:paraId="7AF90C8A" w14:textId="77777777" w:rsidR="009E28A6" w:rsidRDefault="009E28A6" w:rsidP="00991D27">
      <w:pPr>
        <w:pStyle w:val="bbb"/>
        <w:suppressAutoHyphens/>
        <w:spacing w:after="120" w:line="276" w:lineRule="auto"/>
        <w:ind w:firstLine="567"/>
        <w:rPr>
          <w:sz w:val="24"/>
          <w:szCs w:val="24"/>
        </w:rPr>
      </w:pPr>
      <w:r>
        <w:rPr>
          <w:sz w:val="24"/>
          <w:szCs w:val="24"/>
        </w:rPr>
        <w:t xml:space="preserve">- </w:t>
      </w:r>
      <w:r w:rsidRPr="00B14753">
        <w:rPr>
          <w:sz w:val="24"/>
          <w:szCs w:val="24"/>
        </w:rPr>
        <w:t>учет в системе (отражени</w:t>
      </w:r>
      <w:r>
        <w:rPr>
          <w:sz w:val="24"/>
          <w:szCs w:val="24"/>
        </w:rPr>
        <w:t>е</w:t>
      </w:r>
      <w:r w:rsidRPr="00B14753">
        <w:rPr>
          <w:sz w:val="24"/>
          <w:szCs w:val="24"/>
        </w:rPr>
        <w:t xml:space="preserve"> результатов),</w:t>
      </w:r>
    </w:p>
    <w:p w14:paraId="3F62FEDF" w14:textId="77777777" w:rsidR="009E28A6" w:rsidRDefault="009E28A6" w:rsidP="00991D27">
      <w:pPr>
        <w:pStyle w:val="bbb"/>
        <w:suppressAutoHyphens/>
        <w:spacing w:after="120" w:line="276" w:lineRule="auto"/>
        <w:ind w:firstLine="567"/>
        <w:rPr>
          <w:sz w:val="24"/>
          <w:szCs w:val="24"/>
        </w:rPr>
      </w:pPr>
      <w:r>
        <w:rPr>
          <w:sz w:val="24"/>
          <w:szCs w:val="24"/>
        </w:rPr>
        <w:t xml:space="preserve">- </w:t>
      </w:r>
      <w:r w:rsidRPr="00B14753">
        <w:rPr>
          <w:sz w:val="24"/>
          <w:szCs w:val="24"/>
        </w:rPr>
        <w:t>формирование требуемой отч</w:t>
      </w:r>
      <w:r>
        <w:rPr>
          <w:sz w:val="24"/>
          <w:szCs w:val="24"/>
        </w:rPr>
        <w:t>етности,</w:t>
      </w:r>
    </w:p>
    <w:p w14:paraId="53D88ADA" w14:textId="77777777" w:rsidR="009E28A6" w:rsidRDefault="009E28A6" w:rsidP="00991D27">
      <w:pPr>
        <w:pStyle w:val="bbb"/>
        <w:suppressAutoHyphens/>
        <w:spacing w:after="120" w:line="276" w:lineRule="auto"/>
        <w:ind w:firstLine="567"/>
        <w:rPr>
          <w:sz w:val="24"/>
          <w:szCs w:val="24"/>
        </w:rPr>
      </w:pPr>
      <w:r>
        <w:rPr>
          <w:sz w:val="24"/>
          <w:szCs w:val="24"/>
        </w:rPr>
        <w:t>- отсутствие неучтенных/</w:t>
      </w:r>
      <w:r w:rsidRPr="00B14753">
        <w:rPr>
          <w:sz w:val="24"/>
          <w:szCs w:val="24"/>
        </w:rPr>
        <w:t>невозвращенных материалов</w:t>
      </w:r>
      <w:r>
        <w:rPr>
          <w:sz w:val="24"/>
          <w:szCs w:val="24"/>
        </w:rPr>
        <w:t>,</w:t>
      </w:r>
    </w:p>
    <w:p w14:paraId="35539EDE" w14:textId="5399E910" w:rsidR="009E28A6" w:rsidRPr="00B14753" w:rsidRDefault="009E28A6" w:rsidP="00CD51C3">
      <w:pPr>
        <w:pStyle w:val="bbb"/>
        <w:suppressAutoHyphens/>
        <w:spacing w:after="240" w:line="276" w:lineRule="auto"/>
        <w:ind w:firstLine="567"/>
        <w:jc w:val="both"/>
        <w:rPr>
          <w:sz w:val="24"/>
          <w:szCs w:val="24"/>
        </w:rPr>
      </w:pPr>
      <w:r>
        <w:rPr>
          <w:sz w:val="24"/>
          <w:szCs w:val="24"/>
        </w:rPr>
        <w:t xml:space="preserve">- отсутствие </w:t>
      </w:r>
      <w:r w:rsidRPr="00B14753">
        <w:rPr>
          <w:sz w:val="24"/>
          <w:szCs w:val="24"/>
        </w:rPr>
        <w:t>непринятых работ (</w:t>
      </w:r>
      <w:r>
        <w:rPr>
          <w:sz w:val="24"/>
          <w:szCs w:val="24"/>
        </w:rPr>
        <w:t>по наличию</w:t>
      </w:r>
      <w:r w:rsidRPr="00B14753">
        <w:rPr>
          <w:sz w:val="24"/>
          <w:szCs w:val="24"/>
        </w:rPr>
        <w:t xml:space="preserve"> статуса</w:t>
      </w:r>
      <w:r>
        <w:rPr>
          <w:sz w:val="24"/>
          <w:szCs w:val="24"/>
        </w:rPr>
        <w:t xml:space="preserve"> заказа ТОРО</w:t>
      </w:r>
      <w:r w:rsidRPr="00B14753">
        <w:rPr>
          <w:sz w:val="24"/>
          <w:szCs w:val="24"/>
        </w:rPr>
        <w:t xml:space="preserve"> </w:t>
      </w:r>
      <w:r>
        <w:rPr>
          <w:sz w:val="24"/>
          <w:szCs w:val="24"/>
        </w:rPr>
        <w:t>ПРНТ - работы приняты</w:t>
      </w:r>
      <w:r w:rsidRPr="00B14753">
        <w:rPr>
          <w:sz w:val="24"/>
          <w:szCs w:val="24"/>
        </w:rPr>
        <w:t>).</w:t>
      </w:r>
      <w:r w:rsidR="00875722">
        <w:rPr>
          <w:sz w:val="24"/>
          <w:szCs w:val="24"/>
        </w:rPr>
        <w:t xml:space="preserve"> </w:t>
      </w:r>
    </w:p>
    <w:p w14:paraId="64028409" w14:textId="04DF4C94" w:rsidR="009E28A6" w:rsidRDefault="009E28A6" w:rsidP="00CD51C3">
      <w:pPr>
        <w:pStyle w:val="bbb"/>
        <w:suppressAutoHyphens/>
        <w:spacing w:after="240" w:line="276" w:lineRule="auto"/>
        <w:ind w:firstLine="567"/>
        <w:jc w:val="both"/>
        <w:rPr>
          <w:sz w:val="24"/>
          <w:szCs w:val="24"/>
        </w:rPr>
      </w:pPr>
      <w:r w:rsidRPr="00B14753">
        <w:rPr>
          <w:sz w:val="24"/>
          <w:szCs w:val="24"/>
        </w:rPr>
        <w:t xml:space="preserve">При отсутствии замечаний Планировщик ТОиР </w:t>
      </w:r>
      <w:r w:rsidR="00875722">
        <w:rPr>
          <w:sz w:val="24"/>
          <w:szCs w:val="24"/>
        </w:rPr>
        <w:t>УО</w:t>
      </w:r>
      <w:ins w:id="778" w:author="Попова Дарья" w:date="2020-07-24T19:23:00Z">
        <w:r w:rsidR="007867B3">
          <w:rPr>
            <w:sz w:val="24"/>
            <w:szCs w:val="24"/>
          </w:rPr>
          <w:t xml:space="preserve"> или Планировщик ЗиС УО</w:t>
        </w:r>
      </w:ins>
      <w:r w:rsidR="00875722">
        <w:rPr>
          <w:sz w:val="24"/>
          <w:szCs w:val="24"/>
        </w:rPr>
        <w:t xml:space="preserve"> </w:t>
      </w:r>
      <w:r w:rsidRPr="00B14753">
        <w:rPr>
          <w:sz w:val="24"/>
          <w:szCs w:val="24"/>
        </w:rPr>
        <w:t>производит техническое закрытие заказа ТОРО</w:t>
      </w:r>
      <w:ins w:id="779" w:author="Попова Дарья" w:date="2020-07-24T19:23:00Z">
        <w:r w:rsidR="007867B3">
          <w:rPr>
            <w:sz w:val="24"/>
            <w:szCs w:val="24"/>
          </w:rPr>
          <w:t xml:space="preserve"> или сетевого график</w:t>
        </w:r>
      </w:ins>
      <w:ins w:id="780" w:author="Попова Дарья" w:date="2020-07-24T19:24:00Z">
        <w:r w:rsidR="007867B3">
          <w:rPr>
            <w:sz w:val="24"/>
            <w:szCs w:val="24"/>
          </w:rPr>
          <w:t>а</w:t>
        </w:r>
      </w:ins>
      <w:r w:rsidRPr="00B14753">
        <w:rPr>
          <w:sz w:val="24"/>
          <w:szCs w:val="24"/>
        </w:rPr>
        <w:t xml:space="preserve"> </w:t>
      </w:r>
      <w:r>
        <w:rPr>
          <w:sz w:val="24"/>
          <w:szCs w:val="24"/>
        </w:rPr>
        <w:t xml:space="preserve">с </w:t>
      </w:r>
      <w:r w:rsidRPr="00B14753">
        <w:rPr>
          <w:sz w:val="24"/>
          <w:szCs w:val="24"/>
        </w:rPr>
        <w:t xml:space="preserve">установкой </w:t>
      </w:r>
      <w:r>
        <w:rPr>
          <w:sz w:val="24"/>
          <w:szCs w:val="24"/>
        </w:rPr>
        <w:t xml:space="preserve">системного </w:t>
      </w:r>
      <w:r w:rsidRPr="00B14753">
        <w:rPr>
          <w:sz w:val="24"/>
          <w:szCs w:val="24"/>
        </w:rPr>
        <w:t xml:space="preserve">статуса </w:t>
      </w:r>
      <w:r>
        <w:rPr>
          <w:sz w:val="24"/>
          <w:szCs w:val="24"/>
        </w:rPr>
        <w:t>ТЗКР - Технически закрыто</w:t>
      </w:r>
      <w:r w:rsidRPr="00B14753">
        <w:rPr>
          <w:sz w:val="24"/>
          <w:szCs w:val="24"/>
        </w:rPr>
        <w:t xml:space="preserve"> в системе </w:t>
      </w:r>
      <w:r w:rsidRPr="00B14753">
        <w:rPr>
          <w:sz w:val="24"/>
          <w:szCs w:val="24"/>
          <w:lang w:val="en-US"/>
        </w:rPr>
        <w:t>SAP</w:t>
      </w:r>
      <w:r w:rsidRPr="00B14753">
        <w:rPr>
          <w:sz w:val="24"/>
          <w:szCs w:val="24"/>
        </w:rPr>
        <w:t xml:space="preserve"> </w:t>
      </w:r>
      <w:r w:rsidRPr="00B14753">
        <w:rPr>
          <w:sz w:val="24"/>
          <w:szCs w:val="24"/>
          <w:lang w:val="en-US"/>
        </w:rPr>
        <w:t>S</w:t>
      </w:r>
      <w:r w:rsidRPr="00B14753">
        <w:rPr>
          <w:sz w:val="24"/>
          <w:szCs w:val="24"/>
        </w:rPr>
        <w:t>/4</w:t>
      </w:r>
      <w:r w:rsidRPr="00B14753">
        <w:rPr>
          <w:sz w:val="24"/>
          <w:szCs w:val="24"/>
          <w:lang w:val="en-US"/>
        </w:rPr>
        <w:t>HANA</w:t>
      </w:r>
      <w:r>
        <w:rPr>
          <w:sz w:val="24"/>
          <w:szCs w:val="24"/>
        </w:rPr>
        <w:t>.</w:t>
      </w:r>
    </w:p>
    <w:p w14:paraId="4F9041DB" w14:textId="51C2DB46" w:rsidR="009E28A6" w:rsidRPr="00454F13" w:rsidRDefault="009E28A6" w:rsidP="00CD51C3">
      <w:pPr>
        <w:pStyle w:val="bbb"/>
        <w:suppressAutoHyphens/>
        <w:spacing w:after="240" w:line="276" w:lineRule="auto"/>
        <w:ind w:firstLine="567"/>
        <w:jc w:val="both"/>
        <w:rPr>
          <w:sz w:val="24"/>
          <w:szCs w:val="24"/>
        </w:rPr>
      </w:pPr>
      <w:r w:rsidRPr="00454F13">
        <w:rPr>
          <w:sz w:val="24"/>
          <w:szCs w:val="24"/>
        </w:rPr>
        <w:t>Анализ выполнения работ и закрытие заказов осущест</w:t>
      </w:r>
      <w:r w:rsidR="00454F13">
        <w:rPr>
          <w:sz w:val="24"/>
          <w:szCs w:val="24"/>
        </w:rPr>
        <w:t>вляются через интерфейс отчета</w:t>
      </w:r>
      <w:r w:rsidR="00B70646">
        <w:rPr>
          <w:sz w:val="24"/>
          <w:szCs w:val="24"/>
        </w:rPr>
        <w:t xml:space="preserve"> </w:t>
      </w:r>
      <w:r w:rsidR="00B70646">
        <w:rPr>
          <w:sz w:val="24"/>
          <w:szCs w:val="24"/>
          <w:lang w:val="en-US"/>
        </w:rPr>
        <w:t>IW</w:t>
      </w:r>
      <w:r w:rsidR="00B70646" w:rsidRPr="002008C6">
        <w:rPr>
          <w:sz w:val="24"/>
          <w:szCs w:val="24"/>
        </w:rPr>
        <w:t>38</w:t>
      </w:r>
      <w:r w:rsidR="00454F13">
        <w:rPr>
          <w:sz w:val="24"/>
          <w:szCs w:val="24"/>
        </w:rPr>
        <w:t>, код разработки</w:t>
      </w:r>
      <w:r w:rsidRPr="00454F13">
        <w:rPr>
          <w:sz w:val="24"/>
          <w:szCs w:val="24"/>
        </w:rPr>
        <w:t xml:space="preserve"> </w:t>
      </w:r>
      <w:r w:rsidRPr="00454F13">
        <w:rPr>
          <w:sz w:val="24"/>
          <w:szCs w:val="24"/>
          <w:lang w:val="en-US"/>
        </w:rPr>
        <w:t>PM</w:t>
      </w:r>
      <w:r w:rsidRPr="00454F13">
        <w:rPr>
          <w:sz w:val="24"/>
          <w:szCs w:val="24"/>
        </w:rPr>
        <w:t xml:space="preserve">08 в документе </w:t>
      </w:r>
      <w:r w:rsidRPr="00454F13">
        <w:rPr>
          <w:sz w:val="24"/>
          <w:szCs w:val="24"/>
          <w:lang w:val="en-US"/>
        </w:rPr>
        <w:t>ERP</w:t>
      </w:r>
      <w:r w:rsidRPr="00454F13">
        <w:rPr>
          <w:sz w:val="24"/>
          <w:szCs w:val="24"/>
        </w:rPr>
        <w:t xml:space="preserve">.5.4.1 Реестр разработок Общий. </w:t>
      </w:r>
      <w:r w:rsidR="00454F13" w:rsidRPr="00454F13">
        <w:rPr>
          <w:sz w:val="24"/>
          <w:szCs w:val="24"/>
        </w:rPr>
        <w:t xml:space="preserve">Описание отчета приведено в разделе 5.10.7.5 КД </w:t>
      </w:r>
      <w:del w:id="781" w:author="Владимир Лаут" w:date="2021-03-11T12:52:00Z">
        <w:r w:rsidR="00AC0CCB" w:rsidDel="00E0291E">
          <w:rPr>
            <w:sz w:val="24"/>
            <w:szCs w:val="24"/>
            <w:lang w:val="en-US"/>
          </w:rPr>
          <w:delText>ERP</w:delText>
        </w:r>
        <w:r w:rsidR="00AC0CCB" w:rsidRPr="002008C6" w:rsidDel="00E0291E">
          <w:rPr>
            <w:sz w:val="24"/>
            <w:szCs w:val="24"/>
          </w:rPr>
          <w:delText>.9.9.2</w:delText>
        </w:r>
      </w:del>
      <w:ins w:id="782" w:author="Владимир Лаут" w:date="2021-03-11T12:52:00Z">
        <w:r w:rsidR="00E0291E">
          <w:rPr>
            <w:sz w:val="24"/>
            <w:szCs w:val="24"/>
            <w:lang w:val="en-US"/>
          </w:rPr>
          <w:t>ERP</w:t>
        </w:r>
        <w:r w:rsidR="00E0291E" w:rsidRPr="00E0291E">
          <w:rPr>
            <w:sz w:val="24"/>
            <w:szCs w:val="24"/>
            <w:rPrChange w:id="783" w:author="Владимир Лаут" w:date="2021-03-11T12:52:00Z">
              <w:rPr>
                <w:sz w:val="24"/>
                <w:szCs w:val="24"/>
                <w:lang w:val="en-US"/>
              </w:rPr>
            </w:rPrChange>
          </w:rPr>
          <w:t>.13.9.2</w:t>
        </w:r>
      </w:ins>
      <w:r w:rsidR="007334C2" w:rsidRPr="002008C6">
        <w:rPr>
          <w:sz w:val="24"/>
          <w:szCs w:val="24"/>
        </w:rPr>
        <w:t>_</w:t>
      </w:r>
      <w:r w:rsidR="00454F13" w:rsidRPr="00454F13">
        <w:rPr>
          <w:sz w:val="24"/>
          <w:szCs w:val="24"/>
        </w:rPr>
        <w:t>52_</w:t>
      </w:r>
      <w:r w:rsidR="00454F13" w:rsidRPr="00454F13">
        <w:rPr>
          <w:sz w:val="24"/>
          <w:szCs w:val="24"/>
          <w:lang w:val="en-US"/>
        </w:rPr>
        <w:t>PM</w:t>
      </w:r>
      <w:r w:rsidR="00454F13" w:rsidRPr="00454F13">
        <w:rPr>
          <w:sz w:val="24"/>
          <w:szCs w:val="24"/>
        </w:rPr>
        <w:t>_КД Годовое планирование воздействий на ПА.</w:t>
      </w:r>
    </w:p>
    <w:p w14:paraId="3CF898D3" w14:textId="66BBAE62" w:rsidR="009E28A6" w:rsidRPr="00B14753" w:rsidRDefault="009E28A6" w:rsidP="00CD51C3">
      <w:pPr>
        <w:pStyle w:val="bbb"/>
        <w:suppressAutoHyphens/>
        <w:spacing w:after="240" w:line="276" w:lineRule="auto"/>
        <w:ind w:firstLine="567"/>
        <w:jc w:val="both"/>
        <w:rPr>
          <w:sz w:val="24"/>
          <w:szCs w:val="24"/>
        </w:rPr>
      </w:pPr>
      <w:r w:rsidRPr="00B14753">
        <w:rPr>
          <w:sz w:val="24"/>
          <w:szCs w:val="24"/>
        </w:rPr>
        <w:t xml:space="preserve">При наличии замечаний Планировщик ТОиР </w:t>
      </w:r>
      <w:r w:rsidR="00875722">
        <w:rPr>
          <w:sz w:val="24"/>
          <w:szCs w:val="24"/>
        </w:rPr>
        <w:t xml:space="preserve">УО </w:t>
      </w:r>
      <w:r w:rsidRPr="00B14753">
        <w:rPr>
          <w:sz w:val="24"/>
          <w:szCs w:val="24"/>
        </w:rPr>
        <w:t>инициирует уточнение причин</w:t>
      </w:r>
      <w:r>
        <w:rPr>
          <w:sz w:val="24"/>
          <w:szCs w:val="24"/>
        </w:rPr>
        <w:t xml:space="preserve"> отклонений.</w:t>
      </w:r>
    </w:p>
    <w:p w14:paraId="280BB7B0" w14:textId="1B1440DD" w:rsidR="009E28A6" w:rsidRDefault="009E28A6" w:rsidP="00CD51C3">
      <w:pPr>
        <w:pStyle w:val="bbb"/>
        <w:suppressAutoHyphens/>
        <w:spacing w:after="240" w:line="276" w:lineRule="auto"/>
        <w:ind w:firstLine="567"/>
        <w:jc w:val="both"/>
        <w:rPr>
          <w:sz w:val="24"/>
          <w:szCs w:val="24"/>
        </w:rPr>
      </w:pPr>
      <w:r w:rsidRPr="00B14753">
        <w:rPr>
          <w:sz w:val="24"/>
          <w:szCs w:val="24"/>
        </w:rPr>
        <w:lastRenderedPageBreak/>
        <w:t>После устранения замечани</w:t>
      </w:r>
      <w:r>
        <w:rPr>
          <w:sz w:val="24"/>
          <w:szCs w:val="24"/>
        </w:rPr>
        <w:t>й</w:t>
      </w:r>
      <w:r w:rsidRPr="00B14753">
        <w:rPr>
          <w:sz w:val="24"/>
          <w:szCs w:val="24"/>
        </w:rPr>
        <w:t xml:space="preserve"> Планировщик ТОиР </w:t>
      </w:r>
      <w:r w:rsidR="00875722">
        <w:rPr>
          <w:sz w:val="24"/>
          <w:szCs w:val="24"/>
        </w:rPr>
        <w:t xml:space="preserve">УО </w:t>
      </w:r>
      <w:r w:rsidRPr="00B14753">
        <w:rPr>
          <w:sz w:val="24"/>
          <w:szCs w:val="24"/>
        </w:rPr>
        <w:t>выполняет техническое закрыти</w:t>
      </w:r>
      <w:r>
        <w:rPr>
          <w:sz w:val="24"/>
          <w:szCs w:val="24"/>
        </w:rPr>
        <w:t>е</w:t>
      </w:r>
      <w:r w:rsidRPr="00B14753">
        <w:rPr>
          <w:sz w:val="24"/>
          <w:szCs w:val="24"/>
        </w:rPr>
        <w:t xml:space="preserve"> заказа ТОРО</w:t>
      </w:r>
      <w:r>
        <w:rPr>
          <w:sz w:val="24"/>
          <w:szCs w:val="24"/>
        </w:rPr>
        <w:t xml:space="preserve">, заказу присваивается системный статус ТЗКР </w:t>
      </w:r>
      <w:r w:rsidR="00AE676A" w:rsidRPr="00AE676A">
        <w:t>-</w:t>
      </w:r>
      <w:r>
        <w:rPr>
          <w:sz w:val="24"/>
          <w:szCs w:val="24"/>
        </w:rPr>
        <w:t xml:space="preserve"> технически закрыт</w:t>
      </w:r>
      <w:r w:rsidRPr="00B14753">
        <w:rPr>
          <w:sz w:val="24"/>
          <w:szCs w:val="24"/>
        </w:rPr>
        <w:t>.</w:t>
      </w:r>
    </w:p>
    <w:p w14:paraId="64929707" w14:textId="601C39A3" w:rsidR="009E28A6" w:rsidRPr="0029566A" w:rsidRDefault="009E28A6" w:rsidP="00CD51C3">
      <w:pPr>
        <w:pStyle w:val="afff5"/>
        <w:tabs>
          <w:tab w:val="clear" w:pos="605"/>
          <w:tab w:val="num" w:pos="284"/>
        </w:tabs>
        <w:spacing w:after="120" w:line="276" w:lineRule="auto"/>
        <w:ind w:left="0" w:firstLine="567"/>
        <w:jc w:val="both"/>
        <w:rPr>
          <w:color w:val="auto"/>
          <w:rPrChange w:id="784" w:author="Попова Дарья" w:date="2020-07-24T19:24:00Z">
            <w:rPr/>
          </w:rPrChange>
        </w:rPr>
      </w:pPr>
      <w:del w:id="785" w:author="Попова Дарья" w:date="2020-07-24T19:24:00Z">
        <w:r w:rsidDel="0029566A">
          <w:tab/>
        </w:r>
      </w:del>
      <w:r w:rsidRPr="0029566A">
        <w:rPr>
          <w:color w:val="auto"/>
          <w:rPrChange w:id="786" w:author="Попова Дарья" w:date="2020-07-24T19:24:00Z">
            <w:rPr/>
          </w:rPrChange>
        </w:rPr>
        <w:t>После технического закрытия заказа ТОРО</w:t>
      </w:r>
      <w:ins w:id="787" w:author="Попова Дарья" w:date="2020-07-24T19:24:00Z">
        <w:r w:rsidR="0029566A">
          <w:rPr>
            <w:color w:val="auto"/>
          </w:rPr>
          <w:t>/ сетевого графика</w:t>
        </w:r>
      </w:ins>
      <w:r w:rsidRPr="0029566A">
        <w:rPr>
          <w:color w:val="auto"/>
          <w:rPrChange w:id="788" w:author="Попова Дарья" w:date="2020-07-24T19:24:00Z">
            <w:rPr/>
          </w:rPrChange>
        </w:rPr>
        <w:t>:</w:t>
      </w:r>
    </w:p>
    <w:p w14:paraId="66B8DB4E" w14:textId="77777777" w:rsidR="009E28A6" w:rsidRPr="0029566A" w:rsidRDefault="009E28A6" w:rsidP="00CD51C3">
      <w:pPr>
        <w:pStyle w:val="afff5"/>
        <w:numPr>
          <w:ilvl w:val="0"/>
          <w:numId w:val="19"/>
        </w:numPr>
        <w:spacing w:after="120" w:line="276" w:lineRule="auto"/>
        <w:jc w:val="both"/>
        <w:rPr>
          <w:color w:val="auto"/>
          <w:rPrChange w:id="789" w:author="Попова Дарья" w:date="2020-07-24T19:24:00Z">
            <w:rPr/>
          </w:rPrChange>
        </w:rPr>
      </w:pPr>
      <w:r w:rsidRPr="0029566A">
        <w:rPr>
          <w:color w:val="auto"/>
          <w:rPrChange w:id="790" w:author="Попова Дарья" w:date="2020-07-24T19:24:00Z">
            <w:rPr/>
          </w:rPrChange>
        </w:rPr>
        <w:t>можно вносить только следующие изменения: блокировать и разблокировать заказ, устанавливать метку удаления, выполнять проводку поступления материала для заказа,</w:t>
      </w:r>
    </w:p>
    <w:p w14:paraId="5CC23186" w14:textId="77777777" w:rsidR="009E28A6" w:rsidRPr="0029566A" w:rsidRDefault="009E28A6" w:rsidP="00EB481C">
      <w:pPr>
        <w:pStyle w:val="afff5"/>
        <w:numPr>
          <w:ilvl w:val="0"/>
          <w:numId w:val="19"/>
        </w:numPr>
        <w:spacing w:after="120" w:line="276" w:lineRule="auto"/>
        <w:rPr>
          <w:color w:val="auto"/>
          <w:rPrChange w:id="791" w:author="Попова Дарья" w:date="2020-07-24T19:24:00Z">
            <w:rPr/>
          </w:rPrChange>
        </w:rPr>
      </w:pPr>
      <w:r w:rsidRPr="0029566A">
        <w:rPr>
          <w:color w:val="auto"/>
          <w:rPrChange w:id="792" w:author="Попова Дарья" w:date="2020-07-24T19:24:00Z">
            <w:rPr/>
          </w:rPrChange>
        </w:rPr>
        <w:t>можно по-прежнему вводить подтверждения,</w:t>
      </w:r>
    </w:p>
    <w:p w14:paraId="1FC7F8AC" w14:textId="77777777" w:rsidR="009E28A6" w:rsidRPr="0029566A" w:rsidRDefault="009E28A6">
      <w:pPr>
        <w:pStyle w:val="afff5"/>
        <w:numPr>
          <w:ilvl w:val="0"/>
          <w:numId w:val="19"/>
        </w:numPr>
        <w:spacing w:after="120" w:line="276" w:lineRule="auto"/>
        <w:rPr>
          <w:color w:val="auto"/>
          <w:rPrChange w:id="793" w:author="Попова Дарья" w:date="2020-07-24T19:24:00Z">
            <w:rPr/>
          </w:rPrChange>
        </w:rPr>
      </w:pPr>
      <w:r w:rsidRPr="0029566A">
        <w:rPr>
          <w:color w:val="auto"/>
          <w:rPrChange w:id="794" w:author="Попова Дарья" w:date="2020-07-24T19:24:00Z">
            <w:rPr/>
          </w:rPrChange>
        </w:rPr>
        <w:t>все существующие для заказа заявки на материал отмечаются для удаления,</w:t>
      </w:r>
    </w:p>
    <w:p w14:paraId="559BB361" w14:textId="77777777" w:rsidR="009E28A6" w:rsidRPr="0029566A" w:rsidRDefault="009E28A6" w:rsidP="00EB481C">
      <w:pPr>
        <w:pStyle w:val="afff5"/>
        <w:numPr>
          <w:ilvl w:val="0"/>
          <w:numId w:val="19"/>
        </w:numPr>
        <w:spacing w:after="120" w:line="276" w:lineRule="auto"/>
        <w:rPr>
          <w:color w:val="auto"/>
          <w:rPrChange w:id="795" w:author="Попова Дарья" w:date="2020-07-24T19:24:00Z">
            <w:rPr/>
          </w:rPrChange>
        </w:rPr>
      </w:pPr>
      <w:r w:rsidRPr="0029566A">
        <w:rPr>
          <w:color w:val="auto"/>
          <w:rPrChange w:id="796" w:author="Попова Дарья" w:date="2020-07-24T19:24:00Z">
            <w:rPr/>
          </w:rPrChange>
        </w:rPr>
        <w:t>списываются все существующие для заказа резервирования,</w:t>
      </w:r>
    </w:p>
    <w:p w14:paraId="513D625C" w14:textId="35DC160E" w:rsidR="009E28A6" w:rsidRPr="0029566A" w:rsidRDefault="009E28A6" w:rsidP="00EB481C">
      <w:pPr>
        <w:pStyle w:val="afff5"/>
        <w:numPr>
          <w:ilvl w:val="0"/>
          <w:numId w:val="19"/>
        </w:numPr>
        <w:spacing w:after="240" w:line="276" w:lineRule="auto"/>
        <w:rPr>
          <w:color w:val="auto"/>
          <w:rPrChange w:id="797" w:author="Попова Дарья" w:date="2020-07-24T19:24:00Z">
            <w:rPr/>
          </w:rPrChange>
        </w:rPr>
      </w:pPr>
      <w:r w:rsidRPr="0029566A">
        <w:rPr>
          <w:color w:val="auto"/>
          <w:rPrChange w:id="798" w:author="Попова Дарья" w:date="2020-07-24T19:24:00Z">
            <w:rPr/>
          </w:rPrChange>
        </w:rPr>
        <w:t>списываются все открытые мощности, запланированные по заказу</w:t>
      </w:r>
      <w:ins w:id="799" w:author="Попова Дарья" w:date="2020-07-24T19:25:00Z">
        <w:r w:rsidR="0029566A">
          <w:rPr>
            <w:color w:val="auto"/>
          </w:rPr>
          <w:t>/ сетевому графику</w:t>
        </w:r>
      </w:ins>
      <w:r w:rsidRPr="0029566A">
        <w:rPr>
          <w:color w:val="auto"/>
          <w:rPrChange w:id="800" w:author="Попова Дарья" w:date="2020-07-24T19:24:00Z">
            <w:rPr/>
          </w:rPrChange>
        </w:rPr>
        <w:t>.</w:t>
      </w:r>
    </w:p>
    <w:p w14:paraId="3AF34042" w14:textId="77777777" w:rsidR="00673A99" w:rsidRDefault="009E28A6" w:rsidP="009E28A6">
      <w:pPr>
        <w:suppressAutoHyphens/>
        <w:spacing w:after="240" w:line="276" w:lineRule="auto"/>
        <w:ind w:firstLine="567"/>
        <w:rPr>
          <w:rFonts w:ascii="Arial" w:hAnsi="Arial" w:cs="Arial"/>
        </w:rPr>
      </w:pPr>
      <w:r w:rsidRPr="00E970A8">
        <w:rPr>
          <w:rFonts w:ascii="Arial" w:hAnsi="Arial" w:cs="Arial"/>
          <w:szCs w:val="24"/>
        </w:rPr>
        <w:t>При техническом закрытии заказа ТОРО открывается диалоговое окно «Закрытие», при установке</w:t>
      </w:r>
      <w:r w:rsidRPr="005B5214">
        <w:rPr>
          <w:rFonts w:ascii="Arial" w:hAnsi="Arial" w:cs="Arial"/>
        </w:rPr>
        <w:t xml:space="preserve"> в котором индикатора «Закрыть сообщения» закрываются присвоенные заказу сообщения ТОРО за исключением случаев, когда в сообщении ТОРО не закрыто одно или несколько мероприяти</w:t>
      </w:r>
      <w:r w:rsidR="00E15853">
        <w:rPr>
          <w:rFonts w:ascii="Arial" w:hAnsi="Arial" w:cs="Arial"/>
        </w:rPr>
        <w:t>й</w:t>
      </w:r>
      <w:r w:rsidRPr="005B5214">
        <w:rPr>
          <w:rFonts w:ascii="Arial" w:hAnsi="Arial" w:cs="Arial"/>
        </w:rPr>
        <w:t xml:space="preserve"> или пользовательский статус сообщения препятствует его закрытию.</w:t>
      </w:r>
    </w:p>
    <w:p w14:paraId="20F4FFD7" w14:textId="3B62EEF6" w:rsidR="009E28A6" w:rsidRDefault="009E28A6" w:rsidP="009E28A6">
      <w:pPr>
        <w:suppressAutoHyphens/>
        <w:spacing w:after="240" w:line="276" w:lineRule="auto"/>
        <w:ind w:firstLine="567"/>
        <w:rPr>
          <w:rFonts w:ascii="Arial" w:hAnsi="Arial" w:cs="Arial"/>
          <w:bCs/>
          <w:kern w:val="32"/>
          <w:szCs w:val="24"/>
        </w:rPr>
      </w:pPr>
      <w:r w:rsidRPr="00B14753">
        <w:rPr>
          <w:rFonts w:ascii="Arial" w:hAnsi="Arial" w:cs="Arial"/>
          <w:szCs w:val="24"/>
        </w:rPr>
        <w:t>Если ремонт капитализируемый</w:t>
      </w:r>
      <w:r>
        <w:rPr>
          <w:rFonts w:ascii="Arial" w:hAnsi="Arial" w:cs="Arial"/>
          <w:szCs w:val="24"/>
        </w:rPr>
        <w:t xml:space="preserve"> (заказ ТОРО</w:t>
      </w:r>
      <w:r w:rsidR="002F08C6">
        <w:rPr>
          <w:rFonts w:ascii="Arial" w:hAnsi="Arial" w:cs="Arial"/>
          <w:szCs w:val="24"/>
        </w:rPr>
        <w:t xml:space="preserve"> имеет пользовательский статус КРМТ</w:t>
      </w:r>
      <w:r w:rsidR="002F08C6">
        <w:t xml:space="preserve"> - </w:t>
      </w:r>
      <w:r w:rsidR="002F08C6" w:rsidRPr="002008C6">
        <w:rPr>
          <w:rFonts w:ascii="Arial" w:hAnsi="Arial" w:cs="Arial"/>
          <w:szCs w:val="24"/>
        </w:rPr>
        <w:t>Капитализируемые ремонты</w:t>
      </w:r>
      <w:r>
        <w:rPr>
          <w:rFonts w:ascii="Arial" w:hAnsi="Arial" w:cs="Arial"/>
          <w:szCs w:val="24"/>
        </w:rPr>
        <w:t>)</w:t>
      </w:r>
      <w:r w:rsidRPr="00FF582A">
        <w:rPr>
          <w:rFonts w:ascii="Arial" w:hAnsi="Arial" w:cs="Arial"/>
          <w:szCs w:val="24"/>
        </w:rPr>
        <w:t xml:space="preserve">, то при техническом закрытии заказа автоматически создается карточка объекта </w:t>
      </w:r>
      <w:r w:rsidRPr="003F0D9B">
        <w:rPr>
          <w:rFonts w:ascii="Arial" w:hAnsi="Arial" w:cs="Arial"/>
          <w:szCs w:val="24"/>
        </w:rPr>
        <w:t>РБП, которая передается в смежный интерфейс ПП-03.02.13.06-</w:t>
      </w:r>
      <w:r w:rsidRPr="003F0D9B">
        <w:rPr>
          <w:rFonts w:ascii="Arial" w:hAnsi="Arial" w:cs="Arial"/>
          <w:szCs w:val="24"/>
          <w:lang w:val="en-US"/>
        </w:rPr>
        <w:t>ERP</w:t>
      </w:r>
      <w:r w:rsidRPr="003F0D9B">
        <w:rPr>
          <w:rFonts w:ascii="Arial" w:hAnsi="Arial" w:cs="Arial"/>
          <w:szCs w:val="24"/>
        </w:rPr>
        <w:t xml:space="preserve"> Учет прочих РБП. Автоматическое создание карточки РБП осуществляется через расширение стандартного функционала системы, разработка PM31 в документе</w:t>
      </w:r>
      <w:r w:rsidRPr="00C84FEB">
        <w:rPr>
          <w:rFonts w:ascii="Arial" w:hAnsi="Arial" w:cs="Arial"/>
          <w:szCs w:val="24"/>
        </w:rPr>
        <w:t xml:space="preserve"> </w:t>
      </w:r>
      <w:r w:rsidRPr="00C84FEB">
        <w:rPr>
          <w:rFonts w:ascii="Arial" w:hAnsi="Arial" w:cs="Arial"/>
          <w:szCs w:val="24"/>
          <w:lang w:val="en-US"/>
        </w:rPr>
        <w:t>ERP</w:t>
      </w:r>
      <w:r w:rsidRPr="00C84FEB">
        <w:rPr>
          <w:rFonts w:ascii="Arial" w:hAnsi="Arial" w:cs="Arial"/>
          <w:szCs w:val="24"/>
        </w:rPr>
        <w:t>.5.4.1 Реестр разработок Общий.</w:t>
      </w:r>
      <w:r w:rsidRPr="003F0D9B">
        <w:rPr>
          <w:rFonts w:ascii="Arial" w:hAnsi="Arial" w:cs="Arial"/>
          <w:szCs w:val="24"/>
        </w:rPr>
        <w:t xml:space="preserve"> Описание карточки РБП приведено в КД </w:t>
      </w:r>
      <w:del w:id="801" w:author="Владимир Лаут" w:date="2021-03-11T12:52:00Z">
        <w:r w:rsidR="00AC0CCB" w:rsidDel="00E0291E">
          <w:rPr>
            <w:rFonts w:ascii="Arial" w:hAnsi="Arial" w:cs="Arial"/>
            <w:szCs w:val="24"/>
            <w:lang w:val="en-US"/>
          </w:rPr>
          <w:delText>ERP</w:delText>
        </w:r>
        <w:r w:rsidR="00AC0CCB" w:rsidRPr="002008C6" w:rsidDel="00E0291E">
          <w:rPr>
            <w:rFonts w:ascii="Arial" w:hAnsi="Arial" w:cs="Arial"/>
            <w:szCs w:val="24"/>
          </w:rPr>
          <w:delText>.9.9.2</w:delText>
        </w:r>
      </w:del>
      <w:ins w:id="802" w:author="Владимир Лаут" w:date="2021-03-11T12:52:00Z">
        <w:r w:rsidR="00E0291E">
          <w:rPr>
            <w:rFonts w:ascii="Arial" w:hAnsi="Arial" w:cs="Arial"/>
            <w:szCs w:val="24"/>
            <w:lang w:val="en-US"/>
          </w:rPr>
          <w:t>ERP</w:t>
        </w:r>
        <w:r w:rsidR="00E0291E" w:rsidRPr="00E0291E">
          <w:rPr>
            <w:rFonts w:ascii="Arial" w:hAnsi="Arial" w:cs="Arial"/>
            <w:szCs w:val="24"/>
            <w:rPrChange w:id="803" w:author="Владимир Лаут" w:date="2021-03-11T12:52:00Z">
              <w:rPr>
                <w:rFonts w:ascii="Arial" w:hAnsi="Arial" w:cs="Arial"/>
                <w:szCs w:val="24"/>
                <w:lang w:val="en-US"/>
              </w:rPr>
            </w:rPrChange>
          </w:rPr>
          <w:t>.13.9.2</w:t>
        </w:r>
      </w:ins>
      <w:r w:rsidR="007334C2" w:rsidRPr="002008C6">
        <w:rPr>
          <w:rFonts w:ascii="Arial" w:hAnsi="Arial" w:cs="Arial"/>
          <w:szCs w:val="24"/>
        </w:rPr>
        <w:t>_</w:t>
      </w:r>
      <w:r w:rsidRPr="00C84FEB">
        <w:rPr>
          <w:rFonts w:ascii="Arial" w:hAnsi="Arial" w:cs="Arial"/>
          <w:szCs w:val="24"/>
        </w:rPr>
        <w:t xml:space="preserve">27 </w:t>
      </w:r>
      <w:r w:rsidRPr="00C84FEB">
        <w:rPr>
          <w:rFonts w:ascii="Arial" w:hAnsi="Arial" w:cs="Arial"/>
          <w:bCs/>
          <w:kern w:val="32"/>
          <w:szCs w:val="24"/>
        </w:rPr>
        <w:t>Учет внеоборотных активов</w:t>
      </w:r>
      <w:r w:rsidRPr="003F0D9B">
        <w:rPr>
          <w:rFonts w:ascii="Arial" w:hAnsi="Arial" w:cs="Arial"/>
          <w:bCs/>
          <w:kern w:val="32"/>
          <w:szCs w:val="24"/>
        </w:rPr>
        <w:t>.</w:t>
      </w:r>
    </w:p>
    <w:p w14:paraId="7207A91A" w14:textId="568751ED" w:rsidR="009E28A6" w:rsidRDefault="009E28A6" w:rsidP="009E28A6">
      <w:pPr>
        <w:suppressAutoHyphens/>
        <w:spacing w:after="240" w:line="276" w:lineRule="auto"/>
        <w:ind w:firstLine="567"/>
        <w:rPr>
          <w:rFonts w:ascii="Arial" w:hAnsi="Arial" w:cs="Arial"/>
          <w:szCs w:val="24"/>
        </w:rPr>
      </w:pPr>
      <w:r w:rsidRPr="00B14753">
        <w:rPr>
          <w:rFonts w:ascii="Arial" w:hAnsi="Arial" w:cs="Arial"/>
          <w:szCs w:val="24"/>
        </w:rPr>
        <w:t>Итогом шага является заказ ТОРО</w:t>
      </w:r>
      <w:ins w:id="804" w:author="Попова Дарья" w:date="2020-07-24T19:26:00Z">
        <w:r w:rsidR="0029566A">
          <w:rPr>
            <w:rFonts w:ascii="Arial" w:hAnsi="Arial" w:cs="Arial"/>
            <w:szCs w:val="24"/>
          </w:rPr>
          <w:t xml:space="preserve"> или сетевой график</w:t>
        </w:r>
      </w:ins>
      <w:r w:rsidRPr="00B14753">
        <w:rPr>
          <w:rFonts w:ascii="Arial" w:hAnsi="Arial" w:cs="Arial"/>
          <w:szCs w:val="24"/>
        </w:rPr>
        <w:t xml:space="preserve"> со </w:t>
      </w:r>
      <w:r>
        <w:rPr>
          <w:rFonts w:ascii="Arial" w:hAnsi="Arial" w:cs="Arial"/>
          <w:szCs w:val="24"/>
        </w:rPr>
        <w:t xml:space="preserve">системным </w:t>
      </w:r>
      <w:r w:rsidRPr="00B14753">
        <w:rPr>
          <w:rFonts w:ascii="Arial" w:hAnsi="Arial" w:cs="Arial"/>
          <w:szCs w:val="24"/>
        </w:rPr>
        <w:t>ст</w:t>
      </w:r>
      <w:r>
        <w:rPr>
          <w:rFonts w:ascii="Arial" w:hAnsi="Arial" w:cs="Arial"/>
          <w:szCs w:val="24"/>
        </w:rPr>
        <w:t xml:space="preserve">атусом ТЗКР </w:t>
      </w:r>
      <w:r w:rsidR="00AE676A" w:rsidRPr="00AE676A">
        <w:rPr>
          <w:rFonts w:ascii="Arial" w:hAnsi="Arial" w:cs="Arial"/>
        </w:rPr>
        <w:t xml:space="preserve">- </w:t>
      </w:r>
      <w:r>
        <w:rPr>
          <w:rFonts w:ascii="Arial" w:hAnsi="Arial" w:cs="Arial"/>
          <w:szCs w:val="24"/>
        </w:rPr>
        <w:t xml:space="preserve">технически закрыт. В смежных бизнес-процессах используются следующие данные </w:t>
      </w:r>
      <w:r w:rsidRPr="00B14753">
        <w:rPr>
          <w:rFonts w:ascii="Arial" w:hAnsi="Arial" w:cs="Arial"/>
          <w:szCs w:val="24"/>
        </w:rPr>
        <w:t>закрыты</w:t>
      </w:r>
      <w:r>
        <w:rPr>
          <w:rFonts w:ascii="Arial" w:hAnsi="Arial" w:cs="Arial"/>
          <w:szCs w:val="24"/>
        </w:rPr>
        <w:t>х</w:t>
      </w:r>
      <w:r w:rsidRPr="00B14753">
        <w:rPr>
          <w:rFonts w:ascii="Arial" w:hAnsi="Arial" w:cs="Arial"/>
          <w:szCs w:val="24"/>
        </w:rPr>
        <w:t xml:space="preserve"> зака</w:t>
      </w:r>
      <w:r>
        <w:rPr>
          <w:rFonts w:ascii="Arial" w:hAnsi="Arial" w:cs="Arial"/>
          <w:szCs w:val="24"/>
        </w:rPr>
        <w:t>зов</w:t>
      </w:r>
      <w:r w:rsidRPr="00B14753">
        <w:rPr>
          <w:rFonts w:ascii="Arial" w:hAnsi="Arial" w:cs="Arial"/>
          <w:szCs w:val="24"/>
        </w:rPr>
        <w:t xml:space="preserve"> ТОРО</w:t>
      </w:r>
      <w:ins w:id="805" w:author="Попова Дарья" w:date="2020-07-24T19:26:00Z">
        <w:r w:rsidR="0029566A">
          <w:rPr>
            <w:rFonts w:ascii="Arial" w:hAnsi="Arial" w:cs="Arial"/>
            <w:szCs w:val="24"/>
          </w:rPr>
          <w:t xml:space="preserve"> или сетевых графиков</w:t>
        </w:r>
      </w:ins>
      <w:r>
        <w:rPr>
          <w:rFonts w:ascii="Arial" w:hAnsi="Arial" w:cs="Arial"/>
          <w:szCs w:val="24"/>
        </w:rPr>
        <w:t>:</w:t>
      </w:r>
    </w:p>
    <w:p w14:paraId="2AEF4E05" w14:textId="205ECE3C" w:rsidR="009E28A6" w:rsidRDefault="009E28A6" w:rsidP="00991D27">
      <w:pPr>
        <w:pStyle w:val="afb"/>
        <w:numPr>
          <w:ilvl w:val="0"/>
          <w:numId w:val="20"/>
        </w:numPr>
        <w:suppressAutoHyphens/>
        <w:spacing w:after="240" w:line="276" w:lineRule="auto"/>
        <w:ind w:left="851" w:hanging="284"/>
        <w:rPr>
          <w:rFonts w:ascii="Arial" w:hAnsi="Arial" w:cs="Arial"/>
          <w:szCs w:val="24"/>
        </w:rPr>
      </w:pPr>
      <w:r>
        <w:rPr>
          <w:rFonts w:ascii="Arial" w:hAnsi="Arial" w:cs="Arial"/>
          <w:szCs w:val="24"/>
        </w:rPr>
        <w:t>факт исполнения заказов ТОРО</w:t>
      </w:r>
      <w:ins w:id="806" w:author="Попова Дарья" w:date="2020-07-24T19:26:00Z">
        <w:r w:rsidR="0029566A">
          <w:rPr>
            <w:rFonts w:ascii="Arial" w:hAnsi="Arial" w:cs="Arial"/>
            <w:szCs w:val="24"/>
          </w:rPr>
          <w:t>/ сетевого графика</w:t>
        </w:r>
      </w:ins>
      <w:r>
        <w:rPr>
          <w:rFonts w:ascii="Arial" w:hAnsi="Arial" w:cs="Arial"/>
          <w:szCs w:val="24"/>
        </w:rPr>
        <w:t xml:space="preserve"> для </w:t>
      </w:r>
      <w:r w:rsidRPr="002341C4">
        <w:rPr>
          <w:rFonts w:ascii="Arial" w:hAnsi="Arial" w:cs="Arial"/>
          <w:szCs w:val="24"/>
        </w:rPr>
        <w:t>анализа бюджета в бизнес-процессе ПП-07.06.04-</w:t>
      </w:r>
      <w:r w:rsidRPr="002341C4">
        <w:rPr>
          <w:rFonts w:ascii="Arial" w:hAnsi="Arial" w:cs="Arial"/>
          <w:szCs w:val="24"/>
          <w:lang w:val="en-US"/>
        </w:rPr>
        <w:t>ERP</w:t>
      </w:r>
      <w:r w:rsidRPr="002341C4">
        <w:rPr>
          <w:rFonts w:ascii="Arial" w:hAnsi="Arial" w:cs="Arial"/>
          <w:szCs w:val="24"/>
        </w:rPr>
        <w:t xml:space="preserve"> Исполнение, корректировка и контроль бюджета воздействий на производственные активы, </w:t>
      </w:r>
    </w:p>
    <w:p w14:paraId="67878178" w14:textId="791EC682" w:rsidR="00AC3567" w:rsidRDefault="009E28A6" w:rsidP="00AC3567">
      <w:pPr>
        <w:pStyle w:val="afb"/>
        <w:numPr>
          <w:ilvl w:val="0"/>
          <w:numId w:val="20"/>
        </w:numPr>
        <w:suppressAutoHyphens/>
        <w:spacing w:after="240" w:line="276" w:lineRule="auto"/>
        <w:ind w:left="851" w:hanging="284"/>
        <w:rPr>
          <w:rFonts w:ascii="Arial" w:hAnsi="Arial" w:cs="Arial"/>
          <w:szCs w:val="24"/>
        </w:rPr>
      </w:pPr>
      <w:r>
        <w:rPr>
          <w:rFonts w:ascii="Arial" w:hAnsi="Arial" w:cs="Arial"/>
          <w:szCs w:val="24"/>
        </w:rPr>
        <w:t xml:space="preserve">фактические сроки выполнения заказов </w:t>
      </w:r>
      <w:r w:rsidRPr="002341C4">
        <w:rPr>
          <w:rFonts w:ascii="Arial" w:hAnsi="Arial" w:cs="Arial"/>
          <w:szCs w:val="24"/>
        </w:rPr>
        <w:t xml:space="preserve">при </w:t>
      </w:r>
      <w:r>
        <w:rPr>
          <w:rFonts w:ascii="Arial" w:hAnsi="Arial" w:cs="Arial"/>
          <w:szCs w:val="24"/>
        </w:rPr>
        <w:t xml:space="preserve">актуализации планов ТОРО для ППР </w:t>
      </w:r>
      <w:r w:rsidRPr="002341C4">
        <w:rPr>
          <w:rFonts w:ascii="Arial" w:hAnsi="Arial" w:cs="Arial"/>
          <w:szCs w:val="24"/>
        </w:rPr>
        <w:t>в бизнес-процессе ПП-07.02.03.01-</w:t>
      </w:r>
      <w:r w:rsidRPr="002341C4">
        <w:rPr>
          <w:rFonts w:ascii="Arial" w:hAnsi="Arial" w:cs="Arial"/>
          <w:szCs w:val="24"/>
          <w:lang w:val="en-US"/>
        </w:rPr>
        <w:t>ERP</w:t>
      </w:r>
      <w:r w:rsidRPr="002341C4">
        <w:rPr>
          <w:rFonts w:ascii="Arial" w:hAnsi="Arial" w:cs="Arial"/>
          <w:szCs w:val="24"/>
        </w:rPr>
        <w:t xml:space="preserve"> Годовое планирование воздействий на производственные активы.</w:t>
      </w:r>
    </w:p>
    <w:p w14:paraId="5EB1D652" w14:textId="5D7627BC" w:rsidR="00EF1443" w:rsidRDefault="009E28A6" w:rsidP="009E28A6">
      <w:pPr>
        <w:suppressAutoHyphens/>
        <w:spacing w:after="240" w:line="276" w:lineRule="auto"/>
        <w:ind w:firstLine="567"/>
        <w:rPr>
          <w:rFonts w:ascii="Arial" w:hAnsi="Arial" w:cs="Arial"/>
          <w:szCs w:val="24"/>
        </w:rPr>
      </w:pPr>
      <w:r w:rsidRPr="00B14753">
        <w:rPr>
          <w:rFonts w:ascii="Arial" w:hAnsi="Arial" w:cs="Arial"/>
          <w:szCs w:val="24"/>
        </w:rPr>
        <w:t>Для анализа плановых и фактических показателей заказов ТОРО используется отчет</w:t>
      </w:r>
      <w:r w:rsidR="00CF2117">
        <w:rPr>
          <w:rFonts w:ascii="Arial" w:hAnsi="Arial" w:cs="Arial"/>
          <w:szCs w:val="24"/>
        </w:rPr>
        <w:t xml:space="preserve"> </w:t>
      </w:r>
      <w:r w:rsidR="00CF2117">
        <w:rPr>
          <w:rFonts w:ascii="Arial" w:hAnsi="Arial" w:cs="Arial"/>
          <w:szCs w:val="24"/>
          <w:lang w:val="en-US"/>
        </w:rPr>
        <w:t>IW</w:t>
      </w:r>
      <w:r w:rsidR="00CF2117" w:rsidRPr="002008C6">
        <w:rPr>
          <w:rFonts w:ascii="Arial" w:hAnsi="Arial" w:cs="Arial"/>
          <w:szCs w:val="24"/>
        </w:rPr>
        <w:t>39</w:t>
      </w:r>
      <w:r w:rsidRPr="00B14753">
        <w:rPr>
          <w:rFonts w:ascii="Arial" w:hAnsi="Arial" w:cs="Arial"/>
          <w:szCs w:val="24"/>
        </w:rPr>
        <w:t xml:space="preserve">, </w:t>
      </w:r>
      <w:r>
        <w:rPr>
          <w:rFonts w:ascii="Arial" w:hAnsi="Arial" w:cs="Arial"/>
          <w:szCs w:val="24"/>
        </w:rPr>
        <w:t>разработка</w:t>
      </w:r>
      <w:r w:rsidRPr="00B14753">
        <w:rPr>
          <w:rFonts w:ascii="Arial" w:hAnsi="Arial" w:cs="Arial"/>
          <w:szCs w:val="24"/>
        </w:rPr>
        <w:t xml:space="preserve"> </w:t>
      </w:r>
      <w:r w:rsidRPr="00B14753">
        <w:rPr>
          <w:rFonts w:ascii="Arial" w:hAnsi="Arial" w:cs="Arial"/>
          <w:szCs w:val="24"/>
          <w:lang w:val="en-US"/>
        </w:rPr>
        <w:t>PM</w:t>
      </w:r>
      <w:r w:rsidRPr="00BF2188">
        <w:rPr>
          <w:rFonts w:ascii="Arial" w:hAnsi="Arial" w:cs="Arial"/>
          <w:szCs w:val="24"/>
        </w:rPr>
        <w:t>08</w:t>
      </w:r>
      <w:r w:rsidRPr="00B14753">
        <w:rPr>
          <w:rFonts w:ascii="Arial" w:hAnsi="Arial" w:cs="Arial"/>
          <w:szCs w:val="24"/>
        </w:rPr>
        <w:t xml:space="preserve"> в </w:t>
      </w:r>
      <w:r>
        <w:rPr>
          <w:rFonts w:ascii="Arial" w:hAnsi="Arial" w:cs="Arial"/>
          <w:szCs w:val="24"/>
        </w:rPr>
        <w:t xml:space="preserve">документе </w:t>
      </w:r>
      <w:r>
        <w:rPr>
          <w:rFonts w:ascii="Arial" w:hAnsi="Arial" w:cs="Arial"/>
          <w:szCs w:val="24"/>
          <w:lang w:val="en-US"/>
        </w:rPr>
        <w:t>ERP</w:t>
      </w:r>
      <w:r w:rsidRPr="009C0346">
        <w:rPr>
          <w:rFonts w:ascii="Arial" w:hAnsi="Arial" w:cs="Arial"/>
          <w:szCs w:val="24"/>
        </w:rPr>
        <w:t xml:space="preserve">.5.4.1 </w:t>
      </w:r>
      <w:r>
        <w:rPr>
          <w:rFonts w:ascii="Arial" w:hAnsi="Arial" w:cs="Arial"/>
          <w:szCs w:val="24"/>
        </w:rPr>
        <w:t>Реестр разработок Общий</w:t>
      </w:r>
      <w:r w:rsidRPr="00B14753">
        <w:rPr>
          <w:rFonts w:ascii="Arial" w:hAnsi="Arial" w:cs="Arial"/>
          <w:szCs w:val="24"/>
        </w:rPr>
        <w:t>.</w:t>
      </w:r>
      <w:r>
        <w:rPr>
          <w:rFonts w:ascii="Arial" w:hAnsi="Arial" w:cs="Arial"/>
          <w:szCs w:val="24"/>
        </w:rPr>
        <w:t xml:space="preserve"> Описание отчета </w:t>
      </w:r>
      <w:r>
        <w:rPr>
          <w:rFonts w:ascii="Arial" w:hAnsi="Arial" w:cs="Arial"/>
          <w:szCs w:val="24"/>
        </w:rPr>
        <w:lastRenderedPageBreak/>
        <w:t>приведено в разделе</w:t>
      </w:r>
      <w:r w:rsidRPr="00BF2188">
        <w:rPr>
          <w:rFonts w:ascii="Arial" w:hAnsi="Arial" w:cs="Arial"/>
          <w:szCs w:val="24"/>
        </w:rPr>
        <w:t xml:space="preserve"> </w:t>
      </w:r>
      <w:r>
        <w:rPr>
          <w:rFonts w:ascii="Arial" w:hAnsi="Arial" w:cs="Arial"/>
          <w:szCs w:val="24"/>
        </w:rPr>
        <w:t>5.10</w:t>
      </w:r>
      <w:r w:rsidRPr="00BF2188">
        <w:rPr>
          <w:rFonts w:ascii="Arial" w:hAnsi="Arial" w:cs="Arial"/>
          <w:szCs w:val="24"/>
        </w:rPr>
        <w:t xml:space="preserve">.7.5 </w:t>
      </w:r>
      <w:r>
        <w:rPr>
          <w:rFonts w:ascii="Arial" w:hAnsi="Arial" w:cs="Arial"/>
          <w:szCs w:val="24"/>
        </w:rPr>
        <w:t xml:space="preserve">КД </w:t>
      </w:r>
      <w:del w:id="807" w:author="Владимир Лаут" w:date="2021-03-11T12:52:00Z">
        <w:r w:rsidR="00AC0CCB" w:rsidDel="00E0291E">
          <w:rPr>
            <w:rFonts w:ascii="Arial" w:hAnsi="Arial" w:cs="Arial"/>
            <w:szCs w:val="24"/>
            <w:lang w:val="en-US"/>
          </w:rPr>
          <w:delText>ERP</w:delText>
        </w:r>
        <w:r w:rsidR="00AC0CCB" w:rsidRPr="002008C6" w:rsidDel="00E0291E">
          <w:rPr>
            <w:rFonts w:ascii="Arial" w:hAnsi="Arial" w:cs="Arial"/>
            <w:szCs w:val="24"/>
          </w:rPr>
          <w:delText>.9.9.2</w:delText>
        </w:r>
      </w:del>
      <w:ins w:id="808" w:author="Владимир Лаут" w:date="2021-03-11T12:52:00Z">
        <w:r w:rsidR="00E0291E">
          <w:rPr>
            <w:rFonts w:ascii="Arial" w:hAnsi="Arial" w:cs="Arial"/>
            <w:szCs w:val="24"/>
            <w:lang w:val="en-US"/>
          </w:rPr>
          <w:t>ERP</w:t>
        </w:r>
        <w:r w:rsidR="00E0291E" w:rsidRPr="00E0291E">
          <w:rPr>
            <w:rFonts w:ascii="Arial" w:hAnsi="Arial" w:cs="Arial"/>
            <w:szCs w:val="24"/>
            <w:rPrChange w:id="809" w:author="Владимир Лаут" w:date="2021-03-11T12:52:00Z">
              <w:rPr>
                <w:rFonts w:ascii="Arial" w:hAnsi="Arial" w:cs="Arial"/>
                <w:szCs w:val="24"/>
                <w:lang w:val="en-US"/>
              </w:rPr>
            </w:rPrChange>
          </w:rPr>
          <w:t>.13.9.2</w:t>
        </w:r>
      </w:ins>
      <w:r w:rsidR="007334C2" w:rsidRPr="002008C6">
        <w:rPr>
          <w:rFonts w:ascii="Arial" w:hAnsi="Arial" w:cs="Arial"/>
          <w:szCs w:val="24"/>
        </w:rPr>
        <w:t>_</w:t>
      </w:r>
      <w:r w:rsidRPr="00BF2188">
        <w:rPr>
          <w:rFonts w:ascii="Arial" w:hAnsi="Arial" w:cs="Arial"/>
          <w:szCs w:val="24"/>
        </w:rPr>
        <w:t>52_</w:t>
      </w:r>
      <w:r w:rsidRPr="009172F1">
        <w:rPr>
          <w:rFonts w:ascii="Arial" w:hAnsi="Arial" w:cs="Arial"/>
          <w:szCs w:val="24"/>
          <w:lang w:val="en-US"/>
        </w:rPr>
        <w:t>PM</w:t>
      </w:r>
      <w:r w:rsidRPr="00BF2188">
        <w:rPr>
          <w:rFonts w:ascii="Arial" w:hAnsi="Arial" w:cs="Arial"/>
          <w:szCs w:val="24"/>
        </w:rPr>
        <w:t>_КД Годовое планирование воздействий на ПА</w:t>
      </w:r>
      <w:r>
        <w:rPr>
          <w:rFonts w:ascii="Arial" w:hAnsi="Arial" w:cs="Arial"/>
          <w:szCs w:val="24"/>
        </w:rPr>
        <w:t>.</w:t>
      </w:r>
    </w:p>
    <w:p w14:paraId="792856DA" w14:textId="5817D84E" w:rsidR="00404529" w:rsidRDefault="00404529" w:rsidP="009E28A6">
      <w:pPr>
        <w:suppressAutoHyphens/>
        <w:spacing w:after="240" w:line="276" w:lineRule="auto"/>
        <w:ind w:firstLine="567"/>
        <w:rPr>
          <w:rFonts w:ascii="Arial" w:hAnsi="Arial" w:cs="Arial"/>
          <w:szCs w:val="24"/>
        </w:rPr>
      </w:pPr>
      <w:r>
        <w:rPr>
          <w:rFonts w:ascii="Arial" w:hAnsi="Arial" w:cs="Arial"/>
          <w:szCs w:val="24"/>
        </w:rPr>
        <w:t xml:space="preserve">Для </w:t>
      </w:r>
      <w:r w:rsidRPr="00404529">
        <w:rPr>
          <w:rFonts w:ascii="Arial" w:hAnsi="Arial" w:cs="Arial"/>
          <w:szCs w:val="24"/>
        </w:rPr>
        <w:t>срав</w:t>
      </w:r>
      <w:r>
        <w:rPr>
          <w:rFonts w:ascii="Arial" w:hAnsi="Arial" w:cs="Arial"/>
          <w:szCs w:val="24"/>
        </w:rPr>
        <w:t>нения</w:t>
      </w:r>
      <w:r w:rsidRPr="00404529">
        <w:rPr>
          <w:rFonts w:ascii="Arial" w:hAnsi="Arial" w:cs="Arial"/>
          <w:szCs w:val="24"/>
        </w:rPr>
        <w:t xml:space="preserve"> фактически</w:t>
      </w:r>
      <w:r>
        <w:rPr>
          <w:rFonts w:ascii="Arial" w:hAnsi="Arial" w:cs="Arial"/>
          <w:szCs w:val="24"/>
        </w:rPr>
        <w:t>х</w:t>
      </w:r>
      <w:r w:rsidRPr="00404529">
        <w:rPr>
          <w:rFonts w:ascii="Arial" w:hAnsi="Arial" w:cs="Arial"/>
          <w:szCs w:val="24"/>
        </w:rPr>
        <w:t xml:space="preserve"> данны</w:t>
      </w:r>
      <w:r>
        <w:rPr>
          <w:rFonts w:ascii="Arial" w:hAnsi="Arial" w:cs="Arial"/>
          <w:szCs w:val="24"/>
        </w:rPr>
        <w:t>х</w:t>
      </w:r>
      <w:r w:rsidRPr="00404529">
        <w:rPr>
          <w:rFonts w:ascii="Arial" w:hAnsi="Arial" w:cs="Arial"/>
          <w:szCs w:val="24"/>
        </w:rPr>
        <w:t xml:space="preserve"> по операциям Заказа ТОРО с нормативами</w:t>
      </w:r>
      <w:r>
        <w:rPr>
          <w:rFonts w:ascii="Arial" w:hAnsi="Arial" w:cs="Arial"/>
          <w:szCs w:val="24"/>
        </w:rPr>
        <w:t xml:space="preserve"> и</w:t>
      </w:r>
      <w:r w:rsidRPr="00B14753">
        <w:rPr>
          <w:rFonts w:ascii="Arial" w:hAnsi="Arial" w:cs="Arial"/>
          <w:szCs w:val="24"/>
        </w:rPr>
        <w:t>спользуется отчет</w:t>
      </w:r>
      <w:r w:rsidRPr="00404529">
        <w:rPr>
          <w:rFonts w:ascii="Arial" w:hAnsi="Arial" w:cs="Arial"/>
        </w:rPr>
        <w:t xml:space="preserve"> </w:t>
      </w:r>
      <w:r w:rsidRPr="00845043">
        <w:rPr>
          <w:rFonts w:ascii="Arial" w:hAnsi="Arial" w:cs="Arial"/>
        </w:rPr>
        <w:t>ZPM_</w:t>
      </w:r>
      <w:r w:rsidRPr="00845043">
        <w:rPr>
          <w:rFonts w:ascii="Arial" w:hAnsi="Arial" w:cs="Arial"/>
          <w:lang w:val="en-US"/>
        </w:rPr>
        <w:t>ORD</w:t>
      </w:r>
      <w:r w:rsidRPr="00E95085">
        <w:rPr>
          <w:rFonts w:ascii="Arial" w:hAnsi="Arial" w:cs="Arial"/>
        </w:rPr>
        <w:t>_</w:t>
      </w:r>
      <w:r w:rsidRPr="00845043">
        <w:rPr>
          <w:rFonts w:ascii="Arial" w:hAnsi="Arial" w:cs="Arial"/>
          <w:lang w:val="en-US"/>
        </w:rPr>
        <w:t>OPER</w:t>
      </w:r>
      <w:r w:rsidRPr="00B14753">
        <w:rPr>
          <w:rFonts w:ascii="Arial" w:hAnsi="Arial" w:cs="Arial"/>
          <w:szCs w:val="24"/>
        </w:rPr>
        <w:t xml:space="preserve">, </w:t>
      </w:r>
      <w:r>
        <w:rPr>
          <w:rFonts w:ascii="Arial" w:hAnsi="Arial" w:cs="Arial"/>
          <w:szCs w:val="24"/>
        </w:rPr>
        <w:t>разработка</w:t>
      </w:r>
      <w:r w:rsidRPr="00B14753">
        <w:rPr>
          <w:rFonts w:ascii="Arial" w:hAnsi="Arial" w:cs="Arial"/>
          <w:szCs w:val="24"/>
        </w:rPr>
        <w:t xml:space="preserve"> </w:t>
      </w:r>
      <w:r w:rsidRPr="00B14753">
        <w:rPr>
          <w:rFonts w:ascii="Arial" w:hAnsi="Arial" w:cs="Arial"/>
          <w:szCs w:val="24"/>
          <w:lang w:val="en-US"/>
        </w:rPr>
        <w:t>PM</w:t>
      </w:r>
      <w:r>
        <w:rPr>
          <w:rFonts w:ascii="Arial" w:hAnsi="Arial" w:cs="Arial"/>
          <w:szCs w:val="24"/>
        </w:rPr>
        <w:t>19</w:t>
      </w:r>
      <w:r w:rsidRPr="00B14753">
        <w:rPr>
          <w:rFonts w:ascii="Arial" w:hAnsi="Arial" w:cs="Arial"/>
          <w:szCs w:val="24"/>
        </w:rPr>
        <w:t xml:space="preserve"> в </w:t>
      </w:r>
      <w:r>
        <w:rPr>
          <w:rFonts w:ascii="Arial" w:hAnsi="Arial" w:cs="Arial"/>
          <w:szCs w:val="24"/>
        </w:rPr>
        <w:t xml:space="preserve">документе </w:t>
      </w:r>
      <w:r>
        <w:rPr>
          <w:rFonts w:ascii="Arial" w:hAnsi="Arial" w:cs="Arial"/>
          <w:szCs w:val="24"/>
          <w:lang w:val="en-US"/>
        </w:rPr>
        <w:t>ERP</w:t>
      </w:r>
      <w:r w:rsidRPr="009C0346">
        <w:rPr>
          <w:rFonts w:ascii="Arial" w:hAnsi="Arial" w:cs="Arial"/>
          <w:szCs w:val="24"/>
        </w:rPr>
        <w:t xml:space="preserve">.5.4.1 </w:t>
      </w:r>
      <w:r>
        <w:rPr>
          <w:rFonts w:ascii="Arial" w:hAnsi="Arial" w:cs="Arial"/>
          <w:szCs w:val="24"/>
        </w:rPr>
        <w:t>Реестр разработок Общий</w:t>
      </w:r>
      <w:r w:rsidRPr="00B14753">
        <w:rPr>
          <w:rFonts w:ascii="Arial" w:hAnsi="Arial" w:cs="Arial"/>
          <w:szCs w:val="24"/>
        </w:rPr>
        <w:t>.</w:t>
      </w:r>
      <w:r>
        <w:rPr>
          <w:rFonts w:ascii="Arial" w:hAnsi="Arial" w:cs="Arial"/>
          <w:szCs w:val="24"/>
        </w:rPr>
        <w:t xml:space="preserve"> </w:t>
      </w:r>
    </w:p>
    <w:p w14:paraId="5D52B09D" w14:textId="18DF455F" w:rsidR="00DE144C" w:rsidRDefault="00DE144C" w:rsidP="009E28A6">
      <w:pPr>
        <w:suppressAutoHyphens/>
        <w:spacing w:after="240" w:line="276" w:lineRule="auto"/>
        <w:ind w:firstLine="567"/>
        <w:rPr>
          <w:rFonts w:ascii="Arial" w:hAnsi="Arial" w:cs="Arial"/>
          <w:szCs w:val="24"/>
        </w:rPr>
      </w:pPr>
      <w:r>
        <w:rPr>
          <w:rFonts w:ascii="Arial" w:hAnsi="Arial" w:cs="Arial"/>
          <w:bCs/>
          <w:kern w:val="32"/>
          <w:szCs w:val="24"/>
        </w:rPr>
        <w:t>Если в ходе выполнения работ возникла экономия бюджета, то эта экономия переносится на бюджет СПП-элемента, соответствующего резерву. Данный процесс описан в</w:t>
      </w:r>
      <w:r w:rsidR="00875722">
        <w:rPr>
          <w:rFonts w:ascii="Arial" w:hAnsi="Arial" w:cs="Arial"/>
          <w:bCs/>
          <w:kern w:val="32"/>
          <w:szCs w:val="24"/>
        </w:rPr>
        <w:t xml:space="preserve"> </w:t>
      </w:r>
      <w:r w:rsidRPr="00A01585">
        <w:rPr>
          <w:rFonts w:ascii="Arial" w:hAnsi="Arial" w:cs="Arial"/>
          <w:bCs/>
          <w:kern w:val="32"/>
          <w:szCs w:val="24"/>
        </w:rPr>
        <w:t xml:space="preserve">КД </w:t>
      </w:r>
      <w:del w:id="810" w:author="Владимир Лаут" w:date="2021-03-11T12:52:00Z">
        <w:r w:rsidR="00AC0CCB" w:rsidDel="00E0291E">
          <w:rPr>
            <w:rFonts w:ascii="Arial" w:hAnsi="Arial" w:cs="Arial"/>
            <w:bCs/>
            <w:kern w:val="32"/>
            <w:szCs w:val="24"/>
          </w:rPr>
          <w:delText>ERP.9.9.2</w:delText>
        </w:r>
      </w:del>
      <w:ins w:id="811" w:author="Владимир Лаут" w:date="2021-03-11T12:52:00Z">
        <w:r w:rsidR="00E0291E">
          <w:rPr>
            <w:rFonts w:ascii="Arial" w:hAnsi="Arial" w:cs="Arial"/>
            <w:bCs/>
            <w:kern w:val="32"/>
            <w:szCs w:val="24"/>
          </w:rPr>
          <w:t>ERP.13.9.2</w:t>
        </w:r>
      </w:ins>
      <w:ins w:id="812" w:author="Попова Дарья" w:date="2020-07-24T19:27:00Z">
        <w:r w:rsidR="0029566A">
          <w:rPr>
            <w:rFonts w:ascii="Arial" w:hAnsi="Arial" w:cs="Arial"/>
            <w:bCs/>
            <w:kern w:val="32"/>
            <w:szCs w:val="24"/>
          </w:rPr>
          <w:t>.</w:t>
        </w:r>
      </w:ins>
      <w:del w:id="813" w:author="Попова Дарья" w:date="2020-07-24T19:27:00Z">
        <w:r w:rsidR="007334C2" w:rsidDel="0029566A">
          <w:rPr>
            <w:rFonts w:ascii="Arial" w:hAnsi="Arial" w:cs="Arial"/>
            <w:bCs/>
            <w:kern w:val="32"/>
            <w:szCs w:val="24"/>
          </w:rPr>
          <w:delText>_</w:delText>
        </w:r>
      </w:del>
      <w:r w:rsidRPr="00A01585">
        <w:rPr>
          <w:rFonts w:ascii="Arial" w:hAnsi="Arial" w:cs="Arial"/>
          <w:bCs/>
          <w:kern w:val="32"/>
          <w:szCs w:val="24"/>
        </w:rPr>
        <w:t>51_PM_КД_Формирование и управление бюджетами ТОиР</w:t>
      </w:r>
      <w:r>
        <w:rPr>
          <w:rFonts w:ascii="Arial" w:hAnsi="Arial" w:cs="Arial"/>
          <w:bCs/>
          <w:kern w:val="32"/>
          <w:szCs w:val="24"/>
        </w:rPr>
        <w:t>.</w:t>
      </w:r>
    </w:p>
    <w:p w14:paraId="1709A19E" w14:textId="493F4680" w:rsidR="00EF1443" w:rsidRDefault="00EF1443" w:rsidP="009E28A6">
      <w:pPr>
        <w:suppressAutoHyphens/>
        <w:spacing w:after="240" w:line="276" w:lineRule="auto"/>
        <w:ind w:firstLine="567"/>
        <w:rPr>
          <w:rFonts w:ascii="Arial" w:hAnsi="Arial" w:cs="Arial"/>
          <w:szCs w:val="24"/>
        </w:rPr>
      </w:pPr>
      <w:r>
        <w:rPr>
          <w:rFonts w:ascii="Arial" w:hAnsi="Arial" w:cs="Arial"/>
          <w:szCs w:val="24"/>
        </w:rPr>
        <w:t xml:space="preserve">Описание шагов по закрытию периода, </w:t>
      </w:r>
      <w:r w:rsidR="00C47BFC">
        <w:rPr>
          <w:rFonts w:ascii="Arial" w:hAnsi="Arial" w:cs="Arial"/>
          <w:szCs w:val="24"/>
        </w:rPr>
        <w:t>включающие закрытие заказов ТОРО</w:t>
      </w:r>
      <w:ins w:id="814" w:author="Попова Дарья" w:date="2020-07-24T19:27:00Z">
        <w:r w:rsidR="0029566A">
          <w:rPr>
            <w:rFonts w:ascii="Arial" w:hAnsi="Arial" w:cs="Arial"/>
            <w:szCs w:val="24"/>
          </w:rPr>
          <w:t>/ сетевых графиков</w:t>
        </w:r>
      </w:ins>
      <w:r w:rsidR="00C47BFC">
        <w:rPr>
          <w:rFonts w:ascii="Arial" w:hAnsi="Arial" w:cs="Arial"/>
          <w:szCs w:val="24"/>
        </w:rPr>
        <w:t xml:space="preserve"> (Коммерческое закрытие)</w:t>
      </w:r>
      <w:r>
        <w:rPr>
          <w:rFonts w:ascii="Arial" w:hAnsi="Arial" w:cs="Arial"/>
          <w:szCs w:val="24"/>
        </w:rPr>
        <w:t xml:space="preserve">, приведено в документе </w:t>
      </w:r>
      <w:r>
        <w:rPr>
          <w:rFonts w:ascii="Arial" w:hAnsi="Arial" w:cs="Arial"/>
          <w:szCs w:val="24"/>
          <w:lang w:val="en-US"/>
        </w:rPr>
        <w:t>ERP</w:t>
      </w:r>
      <w:r w:rsidRPr="00EF1443">
        <w:rPr>
          <w:rFonts w:ascii="Arial" w:hAnsi="Arial" w:cs="Arial"/>
          <w:szCs w:val="24"/>
        </w:rPr>
        <w:t>.2.1_37_</w:t>
      </w:r>
      <w:r>
        <w:rPr>
          <w:rFonts w:ascii="Arial" w:hAnsi="Arial" w:cs="Arial"/>
          <w:szCs w:val="24"/>
          <w:lang w:val="en-US"/>
        </w:rPr>
        <w:t>FI</w:t>
      </w:r>
      <w:r w:rsidRPr="00EF1443">
        <w:rPr>
          <w:rFonts w:ascii="Arial" w:hAnsi="Arial" w:cs="Arial"/>
          <w:szCs w:val="24"/>
        </w:rPr>
        <w:t xml:space="preserve"> </w:t>
      </w:r>
      <w:r>
        <w:rPr>
          <w:rFonts w:ascii="Arial" w:hAnsi="Arial" w:cs="Arial"/>
          <w:szCs w:val="24"/>
        </w:rPr>
        <w:t>График закрытия.</w:t>
      </w:r>
    </w:p>
    <w:p w14:paraId="026779F9" w14:textId="7431DCF2" w:rsidR="009E28A6" w:rsidRDefault="009E28A6" w:rsidP="00991D27">
      <w:pPr>
        <w:spacing w:after="120" w:line="276" w:lineRule="auto"/>
        <w:ind w:firstLine="567"/>
        <w:rPr>
          <w:rFonts w:ascii="Arial" w:hAnsi="Arial" w:cs="Arial"/>
          <w:szCs w:val="24"/>
        </w:rPr>
      </w:pPr>
      <w:r w:rsidRPr="00BF2188">
        <w:rPr>
          <w:rFonts w:ascii="Arial" w:hAnsi="Arial" w:cs="Arial"/>
        </w:rPr>
        <w:t>Детальное описание шагов приведено в Приложении № 3</w:t>
      </w:r>
      <w:r w:rsidRPr="00BF2188">
        <w:rPr>
          <w:rFonts w:ascii="Arial" w:hAnsi="Arial" w:cs="Arial"/>
          <w:szCs w:val="24"/>
        </w:rPr>
        <w:t>.</w:t>
      </w:r>
    </w:p>
    <w:p w14:paraId="56BEE5D3" w14:textId="77777777" w:rsidR="009E28A6" w:rsidRPr="000835FE" w:rsidRDefault="009E28A6">
      <w:pPr>
        <w:pStyle w:val="3"/>
      </w:pPr>
      <w:bookmarkStart w:id="815" w:name="_Toc522793392"/>
      <w:bookmarkStart w:id="816" w:name="_Описание_шагов_бизнес-процесса_1"/>
      <w:bookmarkStart w:id="817" w:name="_Toc521512734"/>
      <w:bookmarkStart w:id="818" w:name="_Toc522014215"/>
      <w:bookmarkStart w:id="819" w:name="_Toc38890330"/>
      <w:bookmarkEnd w:id="815"/>
      <w:bookmarkEnd w:id="816"/>
      <w:r w:rsidRPr="000835FE">
        <w:t xml:space="preserve">Описание </w:t>
      </w:r>
      <w:r w:rsidRPr="0085589C">
        <w:t>шагов</w:t>
      </w:r>
      <w:r>
        <w:t xml:space="preserve"> </w:t>
      </w:r>
      <w:r w:rsidRPr="000835FE">
        <w:t xml:space="preserve">бизнес-процесса </w:t>
      </w:r>
      <w:r w:rsidRPr="00B14753">
        <w:t>ПП-07.03.03.02-</w:t>
      </w:r>
      <w:r w:rsidRPr="00B14753">
        <w:rPr>
          <w:lang w:val="en-US"/>
        </w:rPr>
        <w:t>ERP</w:t>
      </w:r>
      <w:r w:rsidRPr="00B14753">
        <w:t xml:space="preserve"> Управление внеплановыми воздействиями ТОиР</w:t>
      </w:r>
      <w:bookmarkEnd w:id="817"/>
      <w:bookmarkEnd w:id="818"/>
      <w:bookmarkEnd w:id="819"/>
    </w:p>
    <w:p w14:paraId="7483BB79" w14:textId="77777777" w:rsidR="009E28A6" w:rsidRPr="0085589C" w:rsidRDefault="009E28A6" w:rsidP="00BB01C6">
      <w:pPr>
        <w:spacing w:after="240" w:line="276" w:lineRule="auto"/>
        <w:ind w:firstLine="567"/>
      </w:pPr>
      <w:r w:rsidRPr="00CE015C">
        <w:rPr>
          <w:rFonts w:ascii="Arial" w:hAnsi="Arial" w:cs="Arial"/>
        </w:rPr>
        <w:t>Внеплановые воздействия ТОиР - воздействия на ПА, не входящие в утвержденный годовой план-график воздействий на ПА.</w:t>
      </w:r>
    </w:p>
    <w:p w14:paraId="6A03081A" w14:textId="77777777" w:rsidR="009E28A6" w:rsidRPr="00E13DEA" w:rsidRDefault="009E28A6">
      <w:pPr>
        <w:pStyle w:val="4"/>
        <w:pPrChange w:id="820" w:author="pospelovas" w:date="2021-03-17T23:24:00Z">
          <w:pPr>
            <w:pStyle w:val="afff7"/>
          </w:pPr>
        </w:pPrChange>
      </w:pPr>
      <w:bookmarkStart w:id="821" w:name="_Toc518467918"/>
      <w:bookmarkStart w:id="822" w:name="_Toc518481798"/>
      <w:bookmarkStart w:id="823" w:name="_Toc519600688"/>
      <w:bookmarkStart w:id="824" w:name="_Toc519600756"/>
      <w:bookmarkStart w:id="825" w:name="_Toc519601916"/>
      <w:bookmarkStart w:id="826" w:name="_Toc519601987"/>
      <w:bookmarkStart w:id="827" w:name="_Toc519602735"/>
      <w:bookmarkStart w:id="828" w:name="_Toc519602811"/>
      <w:bookmarkStart w:id="829" w:name="_Toc519602887"/>
      <w:bookmarkStart w:id="830" w:name="_Toc519602964"/>
      <w:bookmarkStart w:id="831" w:name="_Toc519603035"/>
      <w:bookmarkStart w:id="832" w:name="_Toc520125774"/>
      <w:bookmarkStart w:id="833" w:name="_Toc520125836"/>
      <w:bookmarkStart w:id="834" w:name="_Toc520273971"/>
      <w:bookmarkStart w:id="835" w:name="_Toc520471963"/>
      <w:bookmarkStart w:id="836" w:name="_Toc520472026"/>
      <w:bookmarkStart w:id="837" w:name="_Toc520475260"/>
      <w:bookmarkStart w:id="838" w:name="_Toc520704884"/>
      <w:bookmarkStart w:id="839" w:name="_Toc520712840"/>
      <w:bookmarkStart w:id="840" w:name="_Toc520713337"/>
      <w:bookmarkStart w:id="841" w:name="_Toc520713404"/>
      <w:bookmarkStart w:id="842" w:name="_Toc520713540"/>
      <w:bookmarkStart w:id="843" w:name="_Toc521487032"/>
      <w:bookmarkStart w:id="844" w:name="_Toc521512735"/>
      <w:bookmarkStart w:id="845" w:name="_Toc522014216"/>
      <w:bookmarkStart w:id="846" w:name="_Toc522714255"/>
      <w:bookmarkStart w:id="847" w:name="_Toc522793394"/>
      <w:bookmarkStart w:id="848" w:name="_Toc522806071"/>
      <w:bookmarkStart w:id="849" w:name="_Toc522806204"/>
      <w:bookmarkStart w:id="850" w:name="_Toc522806337"/>
      <w:bookmarkStart w:id="851" w:name="_Toc522806470"/>
      <w:bookmarkStart w:id="852" w:name="_Toc522830740"/>
      <w:bookmarkStart w:id="853" w:name="_Toc522830871"/>
      <w:bookmarkStart w:id="854" w:name="_Toc522872345"/>
      <w:bookmarkStart w:id="855" w:name="_Toc522876837"/>
      <w:bookmarkStart w:id="856" w:name="_Toc522876966"/>
      <w:bookmarkStart w:id="857" w:name="_Toc523129380"/>
      <w:bookmarkStart w:id="858" w:name="_Toc523134612"/>
      <w:bookmarkStart w:id="859" w:name="_Toc523135412"/>
      <w:bookmarkStart w:id="860" w:name="_Toc523749009"/>
      <w:bookmarkStart w:id="861" w:name="_Toc523840713"/>
      <w:bookmarkStart w:id="862" w:name="_Toc524012203"/>
      <w:bookmarkStart w:id="863" w:name="_Toc524425010"/>
      <w:bookmarkStart w:id="864" w:name="_Toc524539784"/>
      <w:bookmarkStart w:id="865" w:name="_Toc524972749"/>
      <w:bookmarkStart w:id="866" w:name="_Toc524972878"/>
      <w:bookmarkStart w:id="867" w:name="_Toc525631751"/>
      <w:bookmarkStart w:id="868" w:name="_Toc525631880"/>
      <w:bookmarkStart w:id="869" w:name="_Toc525636372"/>
      <w:bookmarkStart w:id="870" w:name="_Toc525636501"/>
      <w:bookmarkStart w:id="871" w:name="_Toc518467919"/>
      <w:bookmarkStart w:id="872" w:name="_Toc518481799"/>
      <w:bookmarkStart w:id="873" w:name="_Toc519600689"/>
      <w:bookmarkStart w:id="874" w:name="_Toc519600757"/>
      <w:bookmarkStart w:id="875" w:name="_Toc519601917"/>
      <w:bookmarkStart w:id="876" w:name="_Toc519601988"/>
      <w:bookmarkStart w:id="877" w:name="_Toc519602736"/>
      <w:bookmarkStart w:id="878" w:name="_Toc519602812"/>
      <w:bookmarkStart w:id="879" w:name="_Toc519602888"/>
      <w:bookmarkStart w:id="880" w:name="_Toc519602965"/>
      <w:bookmarkStart w:id="881" w:name="_Toc519603036"/>
      <w:bookmarkStart w:id="882" w:name="_Toc520125775"/>
      <w:bookmarkStart w:id="883" w:name="_Toc520125837"/>
      <w:bookmarkStart w:id="884" w:name="_Toc520273972"/>
      <w:bookmarkStart w:id="885" w:name="_Toc520471964"/>
      <w:bookmarkStart w:id="886" w:name="_Toc520472027"/>
      <w:bookmarkStart w:id="887" w:name="_Toc520475261"/>
      <w:bookmarkStart w:id="888" w:name="_Toc520704885"/>
      <w:bookmarkStart w:id="889" w:name="_Toc520712841"/>
      <w:bookmarkStart w:id="890" w:name="_Toc520713338"/>
      <w:bookmarkStart w:id="891" w:name="_Toc520713405"/>
      <w:bookmarkStart w:id="892" w:name="_Toc520713541"/>
      <w:bookmarkStart w:id="893" w:name="_Toc521487033"/>
      <w:bookmarkStart w:id="894" w:name="_Toc521512736"/>
      <w:bookmarkStart w:id="895" w:name="_Toc522014217"/>
      <w:bookmarkStart w:id="896" w:name="_Toc522714256"/>
      <w:bookmarkStart w:id="897" w:name="_Toc522793395"/>
      <w:bookmarkStart w:id="898" w:name="_Toc522806072"/>
      <w:bookmarkStart w:id="899" w:name="_Toc522806205"/>
      <w:bookmarkStart w:id="900" w:name="_Toc522806338"/>
      <w:bookmarkStart w:id="901" w:name="_Toc522806471"/>
      <w:bookmarkStart w:id="902" w:name="_Toc522830741"/>
      <w:bookmarkStart w:id="903" w:name="_Toc522830872"/>
      <w:bookmarkStart w:id="904" w:name="_Toc522872346"/>
      <w:bookmarkStart w:id="905" w:name="_Toc522876838"/>
      <w:bookmarkStart w:id="906" w:name="_Toc522876967"/>
      <w:bookmarkStart w:id="907" w:name="_Toc523129381"/>
      <w:bookmarkStart w:id="908" w:name="_Toc523134613"/>
      <w:bookmarkStart w:id="909" w:name="_Toc523135413"/>
      <w:bookmarkStart w:id="910" w:name="_Toc523749010"/>
      <w:bookmarkStart w:id="911" w:name="_Toc523840714"/>
      <w:bookmarkStart w:id="912" w:name="_Toc524012204"/>
      <w:bookmarkStart w:id="913" w:name="_Toc524425011"/>
      <w:bookmarkStart w:id="914" w:name="_Toc524539785"/>
      <w:bookmarkStart w:id="915" w:name="_Toc524972750"/>
      <w:bookmarkStart w:id="916" w:name="_Toc524972879"/>
      <w:bookmarkStart w:id="917" w:name="_Toc525631752"/>
      <w:bookmarkStart w:id="918" w:name="_Toc525631881"/>
      <w:bookmarkStart w:id="919" w:name="_Toc525636373"/>
      <w:bookmarkStart w:id="920" w:name="_Toc525636502"/>
      <w:bookmarkStart w:id="921" w:name="_Toc38890331"/>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del w:id="922" w:author="pospelovas" w:date="2021-03-17T23:24:00Z">
        <w:r w:rsidDel="00F9107E">
          <w:delText xml:space="preserve">5.2.2.1 </w:delText>
        </w:r>
      </w:del>
      <w:r w:rsidRPr="00E13DEA">
        <w:t>Шаг процесса 10. Анализ сообщений ТОРО в соответствии с приоритетом</w:t>
      </w:r>
      <w:bookmarkEnd w:id="921"/>
    </w:p>
    <w:p w14:paraId="115AC123" w14:textId="77777777" w:rsidR="009E28A6" w:rsidRPr="00B14753" w:rsidRDefault="009E28A6" w:rsidP="00BB01C6">
      <w:pPr>
        <w:pStyle w:val="bbb"/>
        <w:suppressAutoHyphens/>
        <w:spacing w:after="120" w:line="276" w:lineRule="auto"/>
        <w:ind w:firstLine="567"/>
        <w:jc w:val="both"/>
        <w:rPr>
          <w:noProof/>
          <w:sz w:val="24"/>
          <w:szCs w:val="24"/>
        </w:rPr>
      </w:pPr>
      <w:r w:rsidRPr="00B14753">
        <w:rPr>
          <w:noProof/>
          <w:sz w:val="24"/>
          <w:szCs w:val="24"/>
        </w:rPr>
        <w:t>Сообщения ТОРО на внеплановые работы со статусом СОРА</w:t>
      </w:r>
      <w:r w:rsidR="00AE676A" w:rsidRPr="00AE676A">
        <w:rPr>
          <w:noProof/>
          <w:sz w:val="24"/>
          <w:szCs w:val="24"/>
        </w:rPr>
        <w:t xml:space="preserve"> </w:t>
      </w:r>
      <w:r w:rsidR="00AE676A" w:rsidRPr="00AE676A">
        <w:t>-</w:t>
      </w:r>
      <w:r w:rsidRPr="00B14753">
        <w:rPr>
          <w:noProof/>
          <w:sz w:val="24"/>
          <w:szCs w:val="24"/>
        </w:rPr>
        <w:t xml:space="preserve"> сообщение в работе являются входящими документами для шага и могут возникать в следующих случаях:</w:t>
      </w:r>
    </w:p>
    <w:p w14:paraId="61B02092" w14:textId="77777777" w:rsidR="009E28A6" w:rsidRPr="00B14753" w:rsidRDefault="009E28A6" w:rsidP="00BB01C6">
      <w:pPr>
        <w:pStyle w:val="bbb"/>
        <w:suppressAutoHyphens/>
        <w:spacing w:after="120" w:line="276" w:lineRule="auto"/>
        <w:ind w:firstLine="567"/>
        <w:jc w:val="both"/>
        <w:rPr>
          <w:noProof/>
          <w:sz w:val="24"/>
          <w:szCs w:val="24"/>
        </w:rPr>
      </w:pPr>
      <w:r w:rsidRPr="00B14753">
        <w:rPr>
          <w:noProof/>
          <w:sz w:val="24"/>
          <w:szCs w:val="24"/>
        </w:rPr>
        <w:t>- требуется выполнение работ в результате анализа технического состояния оборудования, например, при выявлении дефекта. Входящий процесс - ПП-07.04.01-ERP Регистрация технического состояния оборудования (дефекты, простои, в т.ч внеплановых останов),</w:t>
      </w:r>
    </w:p>
    <w:p w14:paraId="3CDE7E78" w14:textId="77777777" w:rsidR="009E28A6" w:rsidRPr="00B14753" w:rsidRDefault="009E28A6" w:rsidP="00BB01C6">
      <w:pPr>
        <w:pStyle w:val="bbb"/>
        <w:suppressAutoHyphens/>
        <w:spacing w:after="120" w:line="276" w:lineRule="auto"/>
        <w:ind w:firstLine="567"/>
        <w:jc w:val="both"/>
        <w:rPr>
          <w:noProof/>
          <w:sz w:val="24"/>
          <w:szCs w:val="24"/>
        </w:rPr>
      </w:pPr>
      <w:r w:rsidRPr="00B14753">
        <w:rPr>
          <w:noProof/>
          <w:sz w:val="24"/>
          <w:szCs w:val="24"/>
        </w:rPr>
        <w:t>- необходимо выполнить работы ТОиР в рамках предписанных мероприятий в области охраны труда, промышленной безопасности и экологии. Входящий процесс – ПП-11.02.07-</w:t>
      </w:r>
      <w:r w:rsidRPr="00B14753">
        <w:rPr>
          <w:noProof/>
          <w:sz w:val="24"/>
          <w:szCs w:val="24"/>
          <w:lang w:val="en-US"/>
        </w:rPr>
        <w:t>ERP</w:t>
      </w:r>
      <w:r w:rsidRPr="00B14753">
        <w:rPr>
          <w:noProof/>
          <w:sz w:val="24"/>
          <w:szCs w:val="24"/>
        </w:rPr>
        <w:t xml:space="preserve"> Осуществление планирования и проведения мероприятий в области охраны труда, промышленной безопасности и экологии,</w:t>
      </w:r>
    </w:p>
    <w:p w14:paraId="3EA69DFB" w14:textId="77777777" w:rsidR="009E28A6" w:rsidRPr="00B14753" w:rsidRDefault="009E28A6" w:rsidP="00BB01C6">
      <w:pPr>
        <w:pStyle w:val="bbb"/>
        <w:suppressAutoHyphens/>
        <w:spacing w:after="120" w:line="276" w:lineRule="auto"/>
        <w:ind w:firstLine="567"/>
        <w:jc w:val="both"/>
        <w:rPr>
          <w:noProof/>
          <w:sz w:val="24"/>
          <w:szCs w:val="24"/>
        </w:rPr>
      </w:pPr>
      <w:r w:rsidRPr="00B14753">
        <w:rPr>
          <w:noProof/>
          <w:sz w:val="24"/>
          <w:szCs w:val="24"/>
        </w:rPr>
        <w:t>- требуется запланировать работы по консервации/расконсервации ПА. Входящий процесс – ПП.07.01.02.03-</w:t>
      </w:r>
      <w:r w:rsidRPr="00B14753">
        <w:rPr>
          <w:noProof/>
          <w:sz w:val="24"/>
          <w:szCs w:val="24"/>
          <w:lang w:val="en-US"/>
        </w:rPr>
        <w:t>ERP</w:t>
      </w:r>
      <w:r w:rsidRPr="00B14753">
        <w:rPr>
          <w:noProof/>
          <w:sz w:val="24"/>
          <w:szCs w:val="24"/>
        </w:rPr>
        <w:t xml:space="preserve"> Консервация/расконсервация ПА,</w:t>
      </w:r>
    </w:p>
    <w:p w14:paraId="19077E9A" w14:textId="77777777" w:rsidR="009E28A6" w:rsidRPr="00B14753" w:rsidRDefault="009E28A6" w:rsidP="00BB01C6">
      <w:pPr>
        <w:pStyle w:val="bbb"/>
        <w:suppressAutoHyphens/>
        <w:spacing w:after="120" w:line="276" w:lineRule="auto"/>
        <w:ind w:firstLine="567"/>
        <w:jc w:val="both"/>
        <w:rPr>
          <w:noProof/>
          <w:sz w:val="24"/>
          <w:szCs w:val="24"/>
        </w:rPr>
      </w:pPr>
      <w:r w:rsidRPr="00B14753">
        <w:rPr>
          <w:noProof/>
          <w:sz w:val="24"/>
          <w:szCs w:val="24"/>
        </w:rPr>
        <w:t>- возникла необходимость демонтировать ПА в связи выводом его из эксплуатации. Входящий процесс – ПП-07.01.02.04-</w:t>
      </w:r>
      <w:r w:rsidRPr="00B14753">
        <w:rPr>
          <w:noProof/>
          <w:sz w:val="24"/>
          <w:szCs w:val="24"/>
          <w:lang w:val="en-US"/>
        </w:rPr>
        <w:t>ERP</w:t>
      </w:r>
      <w:r w:rsidRPr="00B14753">
        <w:rPr>
          <w:noProof/>
          <w:sz w:val="24"/>
          <w:szCs w:val="24"/>
        </w:rPr>
        <w:t xml:space="preserve"> Вывод производственных активов из эксплуатации (списание ОС и утилизация),</w:t>
      </w:r>
    </w:p>
    <w:p w14:paraId="4F909A4F" w14:textId="77777777" w:rsidR="009E28A6" w:rsidRPr="00B14753" w:rsidRDefault="009E28A6" w:rsidP="00BB01C6">
      <w:pPr>
        <w:pStyle w:val="bbb"/>
        <w:suppressAutoHyphens/>
        <w:spacing w:after="240" w:line="276" w:lineRule="auto"/>
        <w:ind w:firstLine="567"/>
        <w:jc w:val="both"/>
        <w:rPr>
          <w:noProof/>
          <w:sz w:val="24"/>
          <w:szCs w:val="24"/>
        </w:rPr>
      </w:pPr>
      <w:r w:rsidRPr="00B14753">
        <w:rPr>
          <w:noProof/>
          <w:sz w:val="24"/>
          <w:szCs w:val="24"/>
        </w:rPr>
        <w:t>- в результате выполнения ранее запланированных работ возникла потребность в дополнительных работах. Входящий процесс – ПП-07.03.03.01-</w:t>
      </w:r>
      <w:r w:rsidRPr="00B14753">
        <w:rPr>
          <w:noProof/>
          <w:sz w:val="24"/>
          <w:szCs w:val="24"/>
          <w:lang w:val="en-US"/>
        </w:rPr>
        <w:t>ERP</w:t>
      </w:r>
      <w:r w:rsidRPr="00B14753">
        <w:rPr>
          <w:noProof/>
          <w:sz w:val="24"/>
          <w:szCs w:val="24"/>
        </w:rPr>
        <w:t xml:space="preserve"> Выполнение и фактический учет воздействий.</w:t>
      </w:r>
    </w:p>
    <w:p w14:paraId="797CA3A9" w14:textId="707AF61C" w:rsidR="009E28A6" w:rsidRPr="00B14753" w:rsidRDefault="0045035F" w:rsidP="00BB01C6">
      <w:pPr>
        <w:pStyle w:val="bbb"/>
        <w:suppressAutoHyphens/>
        <w:spacing w:after="120" w:line="276" w:lineRule="auto"/>
        <w:ind w:firstLine="567"/>
        <w:jc w:val="both"/>
        <w:rPr>
          <w:noProof/>
          <w:sz w:val="24"/>
          <w:szCs w:val="24"/>
        </w:rPr>
      </w:pPr>
      <w:r w:rsidRPr="0045035F">
        <w:rPr>
          <w:noProof/>
          <w:sz w:val="24"/>
          <w:szCs w:val="24"/>
        </w:rPr>
        <w:lastRenderedPageBreak/>
        <w:t>Инженер ТОиР</w:t>
      </w:r>
      <w:r w:rsidR="009E28A6" w:rsidRPr="00B14753">
        <w:rPr>
          <w:noProof/>
          <w:sz w:val="24"/>
          <w:szCs w:val="24"/>
        </w:rPr>
        <w:t xml:space="preserve"> </w:t>
      </w:r>
      <w:r w:rsidR="00875722">
        <w:rPr>
          <w:noProof/>
          <w:sz w:val="24"/>
          <w:szCs w:val="24"/>
        </w:rPr>
        <w:t xml:space="preserve">УО </w:t>
      </w:r>
      <w:r w:rsidR="009E28A6" w:rsidRPr="00B14753">
        <w:rPr>
          <w:noProof/>
          <w:sz w:val="24"/>
          <w:szCs w:val="24"/>
        </w:rPr>
        <w:t xml:space="preserve">анализирует список сообщений ТОРО на внеплановые работы в системе </w:t>
      </w:r>
      <w:r w:rsidR="009E28A6" w:rsidRPr="00B14753">
        <w:rPr>
          <w:noProof/>
          <w:sz w:val="24"/>
          <w:szCs w:val="24"/>
          <w:lang w:val="en-US"/>
        </w:rPr>
        <w:t>SAP</w:t>
      </w:r>
      <w:r w:rsidR="009E28A6" w:rsidRPr="00B14753">
        <w:rPr>
          <w:noProof/>
          <w:sz w:val="24"/>
          <w:szCs w:val="24"/>
        </w:rPr>
        <w:t xml:space="preserve"> </w:t>
      </w:r>
      <w:r w:rsidR="009E28A6" w:rsidRPr="00B14753">
        <w:rPr>
          <w:noProof/>
          <w:sz w:val="24"/>
          <w:szCs w:val="24"/>
          <w:lang w:val="en-US"/>
        </w:rPr>
        <w:t>S</w:t>
      </w:r>
      <w:r w:rsidR="009E28A6" w:rsidRPr="00B14753">
        <w:rPr>
          <w:noProof/>
          <w:sz w:val="24"/>
          <w:szCs w:val="24"/>
        </w:rPr>
        <w:t>/4</w:t>
      </w:r>
      <w:r w:rsidR="009E28A6" w:rsidRPr="00B14753">
        <w:rPr>
          <w:noProof/>
          <w:sz w:val="24"/>
          <w:szCs w:val="24"/>
          <w:lang w:val="en-US"/>
        </w:rPr>
        <w:t>HANA</w:t>
      </w:r>
      <w:r w:rsidR="009E28A6" w:rsidRPr="00B14753">
        <w:rPr>
          <w:noProof/>
          <w:sz w:val="24"/>
          <w:szCs w:val="24"/>
        </w:rPr>
        <w:t xml:space="preserve"> (транзакция </w:t>
      </w:r>
      <w:r w:rsidR="009E28A6" w:rsidRPr="00B14753">
        <w:rPr>
          <w:noProof/>
          <w:sz w:val="24"/>
          <w:szCs w:val="24"/>
          <w:lang w:val="en-US"/>
        </w:rPr>
        <w:t>IW</w:t>
      </w:r>
      <w:r w:rsidR="009E28A6" w:rsidRPr="00B14753">
        <w:rPr>
          <w:noProof/>
          <w:sz w:val="24"/>
          <w:szCs w:val="24"/>
        </w:rPr>
        <w:t>28 Изменение сообщений) с учетом приоритета сообщений ТОРО и принимает решение:</w:t>
      </w:r>
    </w:p>
    <w:p w14:paraId="3D9F77DE" w14:textId="77777777" w:rsidR="009E28A6" w:rsidRPr="00B14753" w:rsidRDefault="009E28A6" w:rsidP="00BB01C6">
      <w:pPr>
        <w:pStyle w:val="bbb"/>
        <w:suppressAutoHyphens/>
        <w:spacing w:after="120" w:line="276" w:lineRule="auto"/>
        <w:ind w:firstLine="567"/>
        <w:rPr>
          <w:noProof/>
          <w:sz w:val="24"/>
          <w:szCs w:val="24"/>
        </w:rPr>
      </w:pPr>
      <w:r w:rsidRPr="00B14753">
        <w:rPr>
          <w:noProof/>
          <w:sz w:val="24"/>
          <w:szCs w:val="24"/>
        </w:rPr>
        <w:t>- включить работы в ранее запланированый ремонт,</w:t>
      </w:r>
    </w:p>
    <w:p w14:paraId="29C641A9" w14:textId="77777777" w:rsidR="009E28A6" w:rsidRPr="00B14753" w:rsidRDefault="009E28A6" w:rsidP="00BB01C6">
      <w:pPr>
        <w:pStyle w:val="bbb"/>
        <w:suppressAutoHyphens/>
        <w:spacing w:after="120" w:line="276" w:lineRule="auto"/>
        <w:ind w:firstLine="567"/>
        <w:rPr>
          <w:noProof/>
          <w:sz w:val="24"/>
          <w:szCs w:val="24"/>
        </w:rPr>
      </w:pPr>
      <w:r w:rsidRPr="00B14753">
        <w:rPr>
          <w:noProof/>
          <w:sz w:val="24"/>
          <w:szCs w:val="24"/>
        </w:rPr>
        <w:t>- сформировать новый заказ ТОРО,</w:t>
      </w:r>
    </w:p>
    <w:p w14:paraId="35D1CB35" w14:textId="32B6ACF9" w:rsidR="009E28A6" w:rsidRDefault="009E28A6" w:rsidP="00BB01C6">
      <w:pPr>
        <w:pStyle w:val="bbb"/>
        <w:suppressAutoHyphens/>
        <w:spacing w:after="240" w:line="276" w:lineRule="auto"/>
        <w:ind w:firstLine="567"/>
        <w:jc w:val="both"/>
        <w:rPr>
          <w:noProof/>
          <w:sz w:val="24"/>
          <w:szCs w:val="24"/>
        </w:rPr>
      </w:pPr>
      <w:r w:rsidRPr="00B14753">
        <w:rPr>
          <w:noProof/>
          <w:sz w:val="24"/>
          <w:szCs w:val="24"/>
        </w:rPr>
        <w:t>- отказаться от планирования дополнительных работ. Информация об этом передаётся автору сообщения ТОРО для анализа и корректировки сообщения или его закрытия в рамках выполнения смежного бизнес-процесса ПП-07.04.01-</w:t>
      </w:r>
      <w:r w:rsidRPr="00B14753">
        <w:rPr>
          <w:noProof/>
          <w:sz w:val="24"/>
          <w:szCs w:val="24"/>
          <w:lang w:val="en-US"/>
        </w:rPr>
        <w:t>ERP</w:t>
      </w:r>
      <w:r w:rsidRPr="00B14753">
        <w:rPr>
          <w:noProof/>
          <w:sz w:val="24"/>
          <w:szCs w:val="24"/>
        </w:rPr>
        <w:t xml:space="preserve"> Регистрация технического состояния оборудования (дефекты, простои, в т.ч. внеплановых останов).</w:t>
      </w:r>
    </w:p>
    <w:p w14:paraId="29CCAE54" w14:textId="1DE96532" w:rsidR="009E28A6" w:rsidRPr="00E13DEA" w:rsidRDefault="009E28A6">
      <w:pPr>
        <w:pStyle w:val="4"/>
        <w:pPrChange w:id="923" w:author="pospelovas" w:date="2021-03-17T23:24:00Z">
          <w:pPr>
            <w:pStyle w:val="afff7"/>
          </w:pPr>
        </w:pPrChange>
      </w:pPr>
      <w:bookmarkStart w:id="924" w:name="_Toc38890332"/>
      <w:del w:id="925" w:author="pospelovas" w:date="2021-03-17T23:24:00Z">
        <w:r w:rsidDel="00F9107E">
          <w:delText>5.2.2.</w:delText>
        </w:r>
        <w:r w:rsidR="00593FF8" w:rsidDel="00F9107E">
          <w:delText>2</w:delText>
        </w:r>
        <w:r w:rsidDel="00F9107E">
          <w:delText xml:space="preserve"> </w:delText>
        </w:r>
      </w:del>
      <w:r w:rsidRPr="00E13DEA">
        <w:t>Шаг процесса 30. Формирование нового заказа ТОРО по данным сообщения ТОРО</w:t>
      </w:r>
      <w:bookmarkEnd w:id="924"/>
    </w:p>
    <w:p w14:paraId="2C48A665" w14:textId="1A4B9A0B" w:rsidR="009E28A6" w:rsidRDefault="009E28A6" w:rsidP="00BB01C6">
      <w:pPr>
        <w:pStyle w:val="bbb"/>
        <w:suppressAutoHyphens/>
        <w:spacing w:after="240" w:line="276" w:lineRule="auto"/>
        <w:ind w:firstLine="567"/>
        <w:jc w:val="both"/>
        <w:rPr>
          <w:sz w:val="24"/>
          <w:szCs w:val="24"/>
        </w:rPr>
      </w:pPr>
      <w:r w:rsidRPr="00B14753">
        <w:rPr>
          <w:sz w:val="24"/>
          <w:szCs w:val="24"/>
        </w:rPr>
        <w:t xml:space="preserve">Если сообщения ТОРО требуют не расширения имеющихся работ, а планирование новых, то </w:t>
      </w:r>
      <w:r w:rsidR="0045035F" w:rsidRPr="0045035F">
        <w:rPr>
          <w:sz w:val="24"/>
          <w:szCs w:val="24"/>
        </w:rPr>
        <w:t xml:space="preserve">Инженер </w:t>
      </w:r>
      <w:r w:rsidRPr="00B14753">
        <w:rPr>
          <w:sz w:val="24"/>
          <w:szCs w:val="24"/>
        </w:rPr>
        <w:t xml:space="preserve">ТОиР </w:t>
      </w:r>
      <w:r w:rsidR="00875722">
        <w:rPr>
          <w:sz w:val="24"/>
          <w:szCs w:val="24"/>
        </w:rPr>
        <w:t xml:space="preserve">УО </w:t>
      </w:r>
      <w:r w:rsidRPr="00B14753">
        <w:rPr>
          <w:sz w:val="24"/>
          <w:szCs w:val="24"/>
        </w:rPr>
        <w:t xml:space="preserve">на основании сообщений ТОРО создает новый заказ ТОРО в системе </w:t>
      </w:r>
      <w:r w:rsidRPr="00B14753">
        <w:rPr>
          <w:sz w:val="24"/>
          <w:szCs w:val="24"/>
          <w:lang w:val="en-US"/>
        </w:rPr>
        <w:t>SAP</w:t>
      </w:r>
      <w:r w:rsidRPr="00B14753">
        <w:rPr>
          <w:sz w:val="24"/>
          <w:szCs w:val="24"/>
        </w:rPr>
        <w:t xml:space="preserve"> </w:t>
      </w:r>
      <w:r w:rsidRPr="00B14753">
        <w:rPr>
          <w:sz w:val="24"/>
          <w:szCs w:val="24"/>
          <w:lang w:val="en-US"/>
        </w:rPr>
        <w:t>S</w:t>
      </w:r>
      <w:r w:rsidRPr="00B14753">
        <w:rPr>
          <w:sz w:val="24"/>
          <w:szCs w:val="24"/>
        </w:rPr>
        <w:t>/</w:t>
      </w:r>
      <w:r w:rsidRPr="00B14753">
        <w:rPr>
          <w:sz w:val="24"/>
          <w:szCs w:val="24"/>
          <w:lang w:val="en-US"/>
        </w:rPr>
        <w:t>HANA</w:t>
      </w:r>
      <w:r w:rsidRPr="00B14753">
        <w:rPr>
          <w:sz w:val="24"/>
          <w:szCs w:val="24"/>
        </w:rPr>
        <w:t xml:space="preserve"> из транзакции </w:t>
      </w:r>
      <w:r w:rsidRPr="00B14753">
        <w:rPr>
          <w:sz w:val="24"/>
          <w:szCs w:val="24"/>
          <w:lang w:val="en-US"/>
        </w:rPr>
        <w:t>IW</w:t>
      </w:r>
      <w:r w:rsidRPr="00B14753">
        <w:rPr>
          <w:sz w:val="24"/>
          <w:szCs w:val="24"/>
        </w:rPr>
        <w:t xml:space="preserve">28 Изменение сообщений. Заказу автоматически присваиваются выбранные сообщения ТОРО, начальный статус заказа – ПЛАН </w:t>
      </w:r>
      <w:r w:rsidR="00AE676A" w:rsidRPr="00AE676A">
        <w:t>-</w:t>
      </w:r>
      <w:r w:rsidR="00AE676A">
        <w:rPr>
          <w:sz w:val="24"/>
          <w:szCs w:val="24"/>
        </w:rPr>
        <w:t xml:space="preserve"> </w:t>
      </w:r>
      <w:r w:rsidRPr="00B14753">
        <w:rPr>
          <w:sz w:val="24"/>
          <w:szCs w:val="24"/>
        </w:rPr>
        <w:t>планируется.</w:t>
      </w:r>
    </w:p>
    <w:p w14:paraId="13A7FECD" w14:textId="08C6744D" w:rsidR="00D925E2" w:rsidRPr="00B14753" w:rsidRDefault="00D925E2" w:rsidP="00BB01C6">
      <w:pPr>
        <w:pStyle w:val="bbb"/>
        <w:suppressAutoHyphens/>
        <w:spacing w:after="240" w:line="276" w:lineRule="auto"/>
        <w:ind w:firstLine="567"/>
        <w:jc w:val="both"/>
        <w:rPr>
          <w:sz w:val="24"/>
          <w:szCs w:val="24"/>
        </w:rPr>
      </w:pPr>
      <w:r w:rsidRPr="00D925E2">
        <w:rPr>
          <w:sz w:val="24"/>
          <w:szCs w:val="24"/>
        </w:rPr>
        <w:t>Если для выполнения работ планируется привлекать подрядную организацию, то указывает в заказе ТОРО соответствующую Планировщику группу закупок. Если есть договор с подрядной организацией на выполнение этих работ, то указывает номер договора.</w:t>
      </w:r>
    </w:p>
    <w:p w14:paraId="7A2432AA" w14:textId="61614E64" w:rsidR="009E28A6" w:rsidRPr="00B14753" w:rsidRDefault="009E28A6" w:rsidP="00BB01C6">
      <w:pPr>
        <w:pStyle w:val="bbb"/>
        <w:suppressAutoHyphens/>
        <w:spacing w:after="240" w:line="276" w:lineRule="auto"/>
        <w:ind w:firstLine="567"/>
        <w:rPr>
          <w:sz w:val="24"/>
          <w:szCs w:val="24"/>
        </w:rPr>
      </w:pPr>
      <w:r w:rsidRPr="00B14753">
        <w:rPr>
          <w:sz w:val="24"/>
          <w:szCs w:val="24"/>
        </w:rPr>
        <w:t xml:space="preserve">Для проверки факта анализа сообщений </w:t>
      </w:r>
      <w:r w:rsidR="0045035F" w:rsidRPr="0045035F">
        <w:rPr>
          <w:sz w:val="24"/>
          <w:szCs w:val="24"/>
        </w:rPr>
        <w:t>Инженер</w:t>
      </w:r>
      <w:r w:rsidR="0045035F">
        <w:rPr>
          <w:sz w:val="24"/>
          <w:szCs w:val="24"/>
        </w:rPr>
        <w:t xml:space="preserve">ом </w:t>
      </w:r>
      <w:r w:rsidR="0045035F" w:rsidRPr="0045035F">
        <w:rPr>
          <w:sz w:val="24"/>
          <w:szCs w:val="24"/>
        </w:rPr>
        <w:t>ТОиР</w:t>
      </w:r>
      <w:r w:rsidR="00AE6F2F">
        <w:rPr>
          <w:sz w:val="24"/>
          <w:szCs w:val="24"/>
        </w:rPr>
        <w:t xml:space="preserve"> </w:t>
      </w:r>
      <w:r w:rsidRPr="00B14753">
        <w:rPr>
          <w:sz w:val="24"/>
          <w:szCs w:val="24"/>
        </w:rPr>
        <w:t xml:space="preserve">Инициатор ТОРО может проверить присвоение заказов сообщениям через список сообщений, транзакция </w:t>
      </w:r>
      <w:r w:rsidRPr="00B14753">
        <w:rPr>
          <w:sz w:val="24"/>
          <w:szCs w:val="24"/>
          <w:lang w:val="en-US"/>
        </w:rPr>
        <w:t>IW</w:t>
      </w:r>
      <w:r w:rsidRPr="00B14753">
        <w:rPr>
          <w:sz w:val="24"/>
          <w:szCs w:val="24"/>
        </w:rPr>
        <w:t>28 Изменение сообщений.</w:t>
      </w:r>
    </w:p>
    <w:p w14:paraId="59B88E44" w14:textId="4874FA78" w:rsidR="009E28A6" w:rsidRPr="002008C6" w:rsidRDefault="009E28A6" w:rsidP="002008C6">
      <w:pPr>
        <w:pStyle w:val="bbb"/>
        <w:suppressAutoHyphens/>
        <w:spacing w:after="240" w:line="276" w:lineRule="auto"/>
        <w:ind w:firstLine="567"/>
        <w:jc w:val="both"/>
        <w:rPr>
          <w:sz w:val="24"/>
          <w:szCs w:val="24"/>
        </w:rPr>
      </w:pPr>
      <w:r w:rsidRPr="00B14753">
        <w:rPr>
          <w:sz w:val="24"/>
          <w:szCs w:val="24"/>
        </w:rPr>
        <w:t xml:space="preserve">Если ремонт требуется выполнить во время останова, то </w:t>
      </w:r>
      <w:r>
        <w:rPr>
          <w:sz w:val="24"/>
          <w:szCs w:val="24"/>
        </w:rPr>
        <w:t xml:space="preserve">на закладке «ДаннЗагл» </w:t>
      </w:r>
      <w:r w:rsidRPr="00B14753">
        <w:rPr>
          <w:sz w:val="24"/>
          <w:szCs w:val="24"/>
        </w:rPr>
        <w:t>заказ</w:t>
      </w:r>
      <w:r>
        <w:rPr>
          <w:sz w:val="24"/>
          <w:szCs w:val="24"/>
        </w:rPr>
        <w:t>а</w:t>
      </w:r>
      <w:r w:rsidRPr="00B14753">
        <w:rPr>
          <w:sz w:val="24"/>
          <w:szCs w:val="24"/>
        </w:rPr>
        <w:t xml:space="preserve"> </w:t>
      </w:r>
      <w:r>
        <w:rPr>
          <w:sz w:val="24"/>
          <w:szCs w:val="24"/>
        </w:rPr>
        <w:t xml:space="preserve">в разделе </w:t>
      </w:r>
      <w:r w:rsidRPr="00C04E10">
        <w:rPr>
          <w:sz w:val="24"/>
          <w:szCs w:val="24"/>
        </w:rPr>
        <w:t xml:space="preserve">СостПрУс </w:t>
      </w:r>
      <w:r>
        <w:rPr>
          <w:sz w:val="24"/>
          <w:szCs w:val="24"/>
        </w:rPr>
        <w:t>«Состояние производственной установки» указывается</w:t>
      </w:r>
      <w:r w:rsidRPr="00B14753">
        <w:rPr>
          <w:sz w:val="24"/>
          <w:szCs w:val="24"/>
        </w:rPr>
        <w:t xml:space="preserve"> </w:t>
      </w:r>
      <w:r>
        <w:rPr>
          <w:sz w:val="24"/>
          <w:szCs w:val="24"/>
        </w:rPr>
        <w:t xml:space="preserve">значение </w:t>
      </w:r>
      <w:r w:rsidR="00335991" w:rsidRPr="00335991">
        <w:rPr>
          <w:sz w:val="24"/>
          <w:szCs w:val="24"/>
        </w:rPr>
        <w:t xml:space="preserve">1 </w:t>
      </w:r>
      <w:r w:rsidR="00335991">
        <w:rPr>
          <w:sz w:val="24"/>
          <w:szCs w:val="24"/>
        </w:rPr>
        <w:t>-</w:t>
      </w:r>
      <w:r w:rsidR="00335991" w:rsidRPr="00335991">
        <w:rPr>
          <w:sz w:val="24"/>
          <w:szCs w:val="24"/>
        </w:rPr>
        <w:t xml:space="preserve"> </w:t>
      </w:r>
      <w:r w:rsidR="00335991">
        <w:rPr>
          <w:sz w:val="24"/>
          <w:szCs w:val="24"/>
        </w:rPr>
        <w:t>Требует останова</w:t>
      </w:r>
      <w:r w:rsidRPr="00B14753">
        <w:rPr>
          <w:sz w:val="24"/>
          <w:szCs w:val="24"/>
        </w:rPr>
        <w:t>.</w:t>
      </w:r>
      <w:r>
        <w:rPr>
          <w:sz w:val="24"/>
          <w:szCs w:val="24"/>
        </w:rPr>
        <w:t xml:space="preserve"> Справочник «Состояние производственной установки» описан в </w:t>
      </w:r>
      <w:r w:rsidRPr="00C04E10">
        <w:rPr>
          <w:sz w:val="24"/>
          <w:szCs w:val="24"/>
        </w:rPr>
        <w:t xml:space="preserve">КД </w:t>
      </w:r>
      <w:del w:id="926" w:author="Владимир Лаут" w:date="2021-03-11T12:52:00Z">
        <w:r w:rsidR="00AC0CCB" w:rsidDel="00E0291E">
          <w:rPr>
            <w:sz w:val="24"/>
            <w:szCs w:val="24"/>
          </w:rPr>
          <w:delText>ERP.9.9.2</w:delText>
        </w:r>
      </w:del>
      <w:ins w:id="927" w:author="Владимир Лаут" w:date="2021-03-11T12:52:00Z">
        <w:r w:rsidR="00E0291E">
          <w:rPr>
            <w:sz w:val="24"/>
            <w:szCs w:val="24"/>
          </w:rPr>
          <w:t>ERP.13.9.2</w:t>
        </w:r>
      </w:ins>
      <w:r w:rsidR="007334C2">
        <w:rPr>
          <w:sz w:val="24"/>
          <w:szCs w:val="24"/>
        </w:rPr>
        <w:t>_</w:t>
      </w:r>
      <w:r w:rsidRPr="002008C6">
        <w:rPr>
          <w:sz w:val="24"/>
          <w:szCs w:val="24"/>
        </w:rPr>
        <w:t>53 Планирование остановочных ремонтов, раздел 5.6.1.</w:t>
      </w:r>
    </w:p>
    <w:p w14:paraId="5237F200" w14:textId="543732AE" w:rsidR="00525328" w:rsidRPr="00C04E10" w:rsidRDefault="00525328" w:rsidP="002008C6">
      <w:pPr>
        <w:pStyle w:val="bbb"/>
        <w:suppressAutoHyphens/>
        <w:spacing w:after="240" w:line="276" w:lineRule="auto"/>
        <w:ind w:firstLine="567"/>
        <w:jc w:val="both"/>
        <w:rPr>
          <w:sz w:val="24"/>
          <w:szCs w:val="24"/>
        </w:rPr>
      </w:pPr>
      <w:r>
        <w:rPr>
          <w:sz w:val="24"/>
          <w:szCs w:val="24"/>
        </w:rPr>
        <w:t xml:space="preserve">При создании заказа </w:t>
      </w:r>
      <w:r w:rsidR="0045035F" w:rsidRPr="0045035F">
        <w:rPr>
          <w:sz w:val="24"/>
          <w:szCs w:val="24"/>
        </w:rPr>
        <w:t>Инженер ТОиР</w:t>
      </w:r>
      <w:r>
        <w:rPr>
          <w:sz w:val="24"/>
          <w:szCs w:val="24"/>
        </w:rPr>
        <w:t xml:space="preserve"> присваивает заказу ТОРО пользовательский статус ПОЛН – </w:t>
      </w:r>
      <w:r w:rsidRPr="00525328">
        <w:rPr>
          <w:sz w:val="24"/>
          <w:szCs w:val="24"/>
        </w:rPr>
        <w:t>Заказ наполнен вручную</w:t>
      </w:r>
      <w:r>
        <w:rPr>
          <w:sz w:val="24"/>
          <w:szCs w:val="24"/>
        </w:rPr>
        <w:t>.</w:t>
      </w:r>
    </w:p>
    <w:p w14:paraId="1836BB85" w14:textId="197DD7B6" w:rsidR="009E28A6" w:rsidRPr="00E13DEA" w:rsidRDefault="009E28A6">
      <w:pPr>
        <w:pStyle w:val="4"/>
        <w:pPrChange w:id="928" w:author="pospelovas" w:date="2021-03-17T23:24:00Z">
          <w:pPr>
            <w:pStyle w:val="afff7"/>
          </w:pPr>
        </w:pPrChange>
      </w:pPr>
      <w:bookmarkStart w:id="929" w:name="_Toc38890333"/>
      <w:del w:id="930" w:author="pospelovas" w:date="2021-03-17T23:24:00Z">
        <w:r w:rsidDel="00F9107E">
          <w:delText>5.2.2.</w:delText>
        </w:r>
        <w:r w:rsidR="00593FF8" w:rsidDel="00F9107E">
          <w:delText>3</w:delText>
        </w:r>
        <w:r w:rsidDel="00F9107E">
          <w:delText xml:space="preserve"> </w:delText>
        </w:r>
      </w:del>
      <w:r w:rsidRPr="00E13DEA">
        <w:t>Шаг процесса 40. Формирование подзаказа ТОРО</w:t>
      </w:r>
      <w:bookmarkEnd w:id="929"/>
    </w:p>
    <w:p w14:paraId="06C4979D" w14:textId="6FD9A9B4" w:rsidR="009E28A6" w:rsidRDefault="009E28A6" w:rsidP="00BB01C6">
      <w:pPr>
        <w:pStyle w:val="bbb"/>
        <w:suppressAutoHyphens/>
        <w:spacing w:after="240" w:line="276" w:lineRule="auto"/>
        <w:ind w:firstLine="567"/>
        <w:jc w:val="both"/>
        <w:rPr>
          <w:sz w:val="24"/>
          <w:szCs w:val="24"/>
        </w:rPr>
      </w:pPr>
      <w:r w:rsidRPr="00B14753">
        <w:rPr>
          <w:sz w:val="24"/>
          <w:szCs w:val="24"/>
        </w:rPr>
        <w:t>Если стоимость необходимых для работ ресурсов превышает 20% от ранее запланированных в заказе, то изменения в него не вносятся. По данным сообщений</w:t>
      </w:r>
      <w:r>
        <w:rPr>
          <w:sz w:val="24"/>
          <w:szCs w:val="24"/>
        </w:rPr>
        <w:t xml:space="preserve"> ТОРО на внеплановые мероприятия</w:t>
      </w:r>
      <w:r w:rsidRPr="00B14753">
        <w:rPr>
          <w:sz w:val="24"/>
          <w:szCs w:val="24"/>
        </w:rPr>
        <w:t xml:space="preserve"> </w:t>
      </w:r>
      <w:r w:rsidR="0045035F" w:rsidRPr="0045035F">
        <w:rPr>
          <w:sz w:val="24"/>
          <w:szCs w:val="24"/>
        </w:rPr>
        <w:t>Инженер</w:t>
      </w:r>
      <w:r w:rsidR="0045035F" w:rsidRPr="00B14753" w:rsidDel="0045035F">
        <w:rPr>
          <w:sz w:val="24"/>
          <w:szCs w:val="24"/>
        </w:rPr>
        <w:t xml:space="preserve"> </w:t>
      </w:r>
      <w:r w:rsidRPr="00B14753">
        <w:rPr>
          <w:sz w:val="24"/>
          <w:szCs w:val="24"/>
        </w:rPr>
        <w:t xml:space="preserve">ТОиР </w:t>
      </w:r>
      <w:r w:rsidR="00875722">
        <w:rPr>
          <w:sz w:val="24"/>
          <w:szCs w:val="24"/>
        </w:rPr>
        <w:t xml:space="preserve">УО </w:t>
      </w:r>
      <w:r w:rsidRPr="00B14753">
        <w:rPr>
          <w:sz w:val="24"/>
          <w:szCs w:val="24"/>
        </w:rPr>
        <w:t xml:space="preserve">формирует новый подзаказ к имеющемуся заказу ТОРО, транзакция </w:t>
      </w:r>
      <w:r w:rsidRPr="00B14753">
        <w:rPr>
          <w:sz w:val="24"/>
          <w:szCs w:val="24"/>
          <w:lang w:val="en-US"/>
        </w:rPr>
        <w:t>IW</w:t>
      </w:r>
      <w:r w:rsidRPr="00B14753">
        <w:rPr>
          <w:sz w:val="24"/>
          <w:szCs w:val="24"/>
        </w:rPr>
        <w:t>36 Создать подзаказ ТОРО.</w:t>
      </w:r>
    </w:p>
    <w:p w14:paraId="3EF921A6" w14:textId="40685815" w:rsidR="00F76CDB" w:rsidRDefault="00F76CDB" w:rsidP="00BB01C6">
      <w:pPr>
        <w:pStyle w:val="bbb"/>
        <w:suppressAutoHyphens/>
        <w:spacing w:after="240" w:line="276" w:lineRule="auto"/>
        <w:ind w:firstLine="567"/>
        <w:jc w:val="both"/>
        <w:rPr>
          <w:sz w:val="24"/>
          <w:szCs w:val="24"/>
        </w:rPr>
      </w:pPr>
      <w:r w:rsidRPr="0038208A">
        <w:rPr>
          <w:sz w:val="24"/>
          <w:szCs w:val="24"/>
        </w:rPr>
        <w:lastRenderedPageBreak/>
        <w:t xml:space="preserve">Подробное описание порядка выбора сценария присвоения сообщений ТОРО на внеплановые работы заказам ТОРО приведено в Методике </w:t>
      </w:r>
      <w:r>
        <w:rPr>
          <w:sz w:val="24"/>
          <w:szCs w:val="24"/>
          <w:lang w:val="en-US"/>
        </w:rPr>
        <w:t>ERP</w:t>
      </w:r>
      <w:r w:rsidRPr="009B1FFB">
        <w:rPr>
          <w:sz w:val="24"/>
          <w:szCs w:val="24"/>
        </w:rPr>
        <w:t>.2.1.14.</w:t>
      </w:r>
      <w:r>
        <w:rPr>
          <w:sz w:val="24"/>
          <w:szCs w:val="24"/>
          <w:lang w:val="en-US"/>
        </w:rPr>
        <w:t>PM</w:t>
      </w:r>
      <w:r w:rsidRPr="009B1FFB">
        <w:rPr>
          <w:sz w:val="24"/>
          <w:szCs w:val="24"/>
        </w:rPr>
        <w:t>_</w:t>
      </w:r>
      <w:r>
        <w:rPr>
          <w:sz w:val="24"/>
          <w:szCs w:val="24"/>
        </w:rPr>
        <w:t xml:space="preserve">Методика </w:t>
      </w:r>
      <w:r w:rsidRPr="0038208A">
        <w:rPr>
          <w:sz w:val="24"/>
          <w:szCs w:val="24"/>
        </w:rPr>
        <w:t xml:space="preserve">планирования </w:t>
      </w:r>
      <w:r w:rsidRPr="00F76CDB">
        <w:rPr>
          <w:sz w:val="24"/>
          <w:szCs w:val="24"/>
        </w:rPr>
        <w:t>(</w:t>
      </w:r>
      <w:r>
        <w:rPr>
          <w:sz w:val="24"/>
          <w:szCs w:val="24"/>
        </w:rPr>
        <w:t xml:space="preserve">долгосрочного, годового, месячного, недельного) и учета </w:t>
      </w:r>
      <w:r w:rsidRPr="0038208A">
        <w:rPr>
          <w:sz w:val="24"/>
          <w:szCs w:val="24"/>
        </w:rPr>
        <w:t xml:space="preserve">работ </w:t>
      </w:r>
      <w:r>
        <w:rPr>
          <w:sz w:val="24"/>
          <w:szCs w:val="24"/>
        </w:rPr>
        <w:t xml:space="preserve">по </w:t>
      </w:r>
      <w:r w:rsidRPr="0038208A">
        <w:rPr>
          <w:sz w:val="24"/>
          <w:szCs w:val="24"/>
        </w:rPr>
        <w:t>ТОиР,</w:t>
      </w:r>
      <w:r>
        <w:rPr>
          <w:sz w:val="24"/>
          <w:szCs w:val="24"/>
        </w:rPr>
        <w:t xml:space="preserve"> замене и модернизации производственных активов, включая выполняемые хоз. способом, в том числе планирования с использованием в качестве ресурса подрядчика,</w:t>
      </w:r>
      <w:r w:rsidRPr="0038208A">
        <w:rPr>
          <w:sz w:val="24"/>
          <w:szCs w:val="24"/>
        </w:rPr>
        <w:t xml:space="preserve"> раздел 6.1 Внеплановые работы.</w:t>
      </w:r>
    </w:p>
    <w:p w14:paraId="7E07FA9D" w14:textId="2817F976" w:rsidR="00D925E2" w:rsidRPr="00B14753" w:rsidRDefault="00D925E2" w:rsidP="00BB01C6">
      <w:pPr>
        <w:pStyle w:val="bbb"/>
        <w:suppressAutoHyphens/>
        <w:spacing w:after="240" w:line="276" w:lineRule="auto"/>
        <w:ind w:firstLine="567"/>
        <w:jc w:val="both"/>
        <w:rPr>
          <w:sz w:val="24"/>
          <w:szCs w:val="24"/>
        </w:rPr>
      </w:pPr>
      <w:r w:rsidRPr="00D925E2">
        <w:rPr>
          <w:sz w:val="24"/>
          <w:szCs w:val="24"/>
        </w:rPr>
        <w:t>Если для выполнения работ планируется привлекать подрядную организацию, то указывает в заказе ТОРО соответствующую Планировщику группу закупок. Если есть договор с подрядной организацией на выполнение этих работ, то указывает номер договора.</w:t>
      </w:r>
    </w:p>
    <w:p w14:paraId="768CBF4F" w14:textId="77777777" w:rsidR="009E28A6" w:rsidRPr="00B14753" w:rsidRDefault="009E28A6" w:rsidP="00BB01C6">
      <w:pPr>
        <w:pStyle w:val="bbb"/>
        <w:suppressAutoHyphens/>
        <w:spacing w:after="240" w:line="276" w:lineRule="auto"/>
        <w:ind w:firstLine="567"/>
        <w:jc w:val="both"/>
        <w:rPr>
          <w:sz w:val="24"/>
          <w:szCs w:val="24"/>
        </w:rPr>
      </w:pPr>
      <w:r w:rsidRPr="00B14753">
        <w:rPr>
          <w:sz w:val="24"/>
          <w:szCs w:val="24"/>
        </w:rPr>
        <w:t xml:space="preserve">Инициатор ТОРО может проверить присвоение заказов сообщениям через список сообщений, транзакция </w:t>
      </w:r>
      <w:r w:rsidRPr="00B14753">
        <w:rPr>
          <w:sz w:val="24"/>
          <w:szCs w:val="24"/>
          <w:lang w:val="en-US"/>
        </w:rPr>
        <w:t>IW</w:t>
      </w:r>
      <w:r w:rsidRPr="00B14753">
        <w:rPr>
          <w:sz w:val="24"/>
          <w:szCs w:val="24"/>
        </w:rPr>
        <w:t>28 Изменение сообщений.</w:t>
      </w:r>
    </w:p>
    <w:p w14:paraId="10942A05" w14:textId="544980DE" w:rsidR="009E28A6" w:rsidRDefault="009E28A6" w:rsidP="00BB01C6">
      <w:pPr>
        <w:pStyle w:val="bbb"/>
        <w:suppressAutoHyphens/>
        <w:spacing w:after="240" w:line="276" w:lineRule="auto"/>
        <w:ind w:firstLine="567"/>
        <w:rPr>
          <w:sz w:val="24"/>
          <w:szCs w:val="24"/>
        </w:rPr>
      </w:pPr>
      <w:r w:rsidRPr="00B14753">
        <w:rPr>
          <w:sz w:val="24"/>
          <w:szCs w:val="24"/>
        </w:rPr>
        <w:t>Если ремонт требуется выполнить во время останова,</w:t>
      </w:r>
      <w:r>
        <w:rPr>
          <w:sz w:val="24"/>
          <w:szCs w:val="24"/>
        </w:rPr>
        <w:t xml:space="preserve"> </w:t>
      </w:r>
      <w:r w:rsidRPr="00B14753">
        <w:rPr>
          <w:sz w:val="24"/>
          <w:szCs w:val="24"/>
        </w:rPr>
        <w:t xml:space="preserve">то </w:t>
      </w:r>
      <w:r>
        <w:rPr>
          <w:sz w:val="24"/>
          <w:szCs w:val="24"/>
        </w:rPr>
        <w:t xml:space="preserve">на закладке «ДаннЗагл» </w:t>
      </w:r>
      <w:r w:rsidRPr="00B14753">
        <w:rPr>
          <w:sz w:val="24"/>
          <w:szCs w:val="24"/>
        </w:rPr>
        <w:t>заказ</w:t>
      </w:r>
      <w:r>
        <w:rPr>
          <w:sz w:val="24"/>
          <w:szCs w:val="24"/>
        </w:rPr>
        <w:t>а</w:t>
      </w:r>
      <w:r w:rsidRPr="00B14753">
        <w:rPr>
          <w:sz w:val="24"/>
          <w:szCs w:val="24"/>
        </w:rPr>
        <w:t xml:space="preserve"> </w:t>
      </w:r>
      <w:r>
        <w:rPr>
          <w:sz w:val="24"/>
          <w:szCs w:val="24"/>
        </w:rPr>
        <w:t xml:space="preserve">в разделе </w:t>
      </w:r>
      <w:r w:rsidRPr="00C04E10">
        <w:rPr>
          <w:sz w:val="24"/>
          <w:szCs w:val="24"/>
        </w:rPr>
        <w:t xml:space="preserve">СостПрУс </w:t>
      </w:r>
      <w:r>
        <w:rPr>
          <w:sz w:val="24"/>
          <w:szCs w:val="24"/>
        </w:rPr>
        <w:t>«Состояние производственной установки» указывается</w:t>
      </w:r>
      <w:r w:rsidRPr="00B14753">
        <w:rPr>
          <w:sz w:val="24"/>
          <w:szCs w:val="24"/>
        </w:rPr>
        <w:t xml:space="preserve"> </w:t>
      </w:r>
      <w:r>
        <w:rPr>
          <w:sz w:val="24"/>
          <w:szCs w:val="24"/>
        </w:rPr>
        <w:t xml:space="preserve">значение </w:t>
      </w:r>
      <w:r w:rsidR="00335991">
        <w:rPr>
          <w:sz w:val="24"/>
          <w:szCs w:val="24"/>
        </w:rPr>
        <w:t>1 –</w:t>
      </w:r>
      <w:r>
        <w:rPr>
          <w:sz w:val="24"/>
          <w:szCs w:val="24"/>
        </w:rPr>
        <w:t xml:space="preserve"> </w:t>
      </w:r>
      <w:r w:rsidR="00335991">
        <w:rPr>
          <w:sz w:val="24"/>
          <w:szCs w:val="24"/>
        </w:rPr>
        <w:t>Требует останова</w:t>
      </w:r>
      <w:r>
        <w:rPr>
          <w:sz w:val="24"/>
          <w:szCs w:val="24"/>
        </w:rPr>
        <w:t>.</w:t>
      </w:r>
    </w:p>
    <w:p w14:paraId="7C3EDFAB" w14:textId="1C1B4958" w:rsidR="00525328" w:rsidRPr="00C04E10" w:rsidRDefault="00525328" w:rsidP="00525328">
      <w:pPr>
        <w:pStyle w:val="bbb"/>
        <w:suppressAutoHyphens/>
        <w:spacing w:after="240" w:line="276" w:lineRule="auto"/>
        <w:ind w:firstLine="567"/>
        <w:jc w:val="both"/>
        <w:rPr>
          <w:sz w:val="24"/>
          <w:szCs w:val="24"/>
        </w:rPr>
      </w:pPr>
      <w:r>
        <w:rPr>
          <w:sz w:val="24"/>
          <w:szCs w:val="24"/>
        </w:rPr>
        <w:t xml:space="preserve">При создании </w:t>
      </w:r>
      <w:r w:rsidR="0045035F">
        <w:rPr>
          <w:sz w:val="24"/>
          <w:szCs w:val="24"/>
        </w:rPr>
        <w:t>под</w:t>
      </w:r>
      <w:r>
        <w:rPr>
          <w:sz w:val="24"/>
          <w:szCs w:val="24"/>
        </w:rPr>
        <w:t xml:space="preserve">заказа </w:t>
      </w:r>
      <w:r w:rsidR="0045035F" w:rsidRPr="0045035F">
        <w:rPr>
          <w:sz w:val="24"/>
          <w:szCs w:val="24"/>
        </w:rPr>
        <w:t>Инженер</w:t>
      </w:r>
      <w:r w:rsidR="0045035F">
        <w:rPr>
          <w:sz w:val="24"/>
          <w:szCs w:val="24"/>
        </w:rPr>
        <w:t xml:space="preserve"> </w:t>
      </w:r>
      <w:r>
        <w:rPr>
          <w:sz w:val="24"/>
          <w:szCs w:val="24"/>
        </w:rPr>
        <w:t>ТОиР</w:t>
      </w:r>
      <w:ins w:id="931" w:author="Владимир Лаут" w:date="2021-03-12T17:08:00Z">
        <w:r w:rsidR="001E696C">
          <w:rPr>
            <w:sz w:val="24"/>
            <w:szCs w:val="24"/>
          </w:rPr>
          <w:t xml:space="preserve"> УО</w:t>
        </w:r>
      </w:ins>
      <w:r>
        <w:rPr>
          <w:sz w:val="24"/>
          <w:szCs w:val="24"/>
        </w:rPr>
        <w:t xml:space="preserve"> присваивает </w:t>
      </w:r>
      <w:r w:rsidR="0045035F">
        <w:rPr>
          <w:sz w:val="24"/>
          <w:szCs w:val="24"/>
        </w:rPr>
        <w:t>ему</w:t>
      </w:r>
      <w:r>
        <w:rPr>
          <w:sz w:val="24"/>
          <w:szCs w:val="24"/>
        </w:rPr>
        <w:t xml:space="preserve"> пользовательский статус ПОЛН – </w:t>
      </w:r>
      <w:r w:rsidRPr="00525328">
        <w:rPr>
          <w:sz w:val="24"/>
          <w:szCs w:val="24"/>
        </w:rPr>
        <w:t>Заказ наполнен вручную</w:t>
      </w:r>
      <w:r>
        <w:rPr>
          <w:sz w:val="24"/>
          <w:szCs w:val="24"/>
        </w:rPr>
        <w:t>.</w:t>
      </w:r>
    </w:p>
    <w:p w14:paraId="22E199EB" w14:textId="77777777" w:rsidR="00525328" w:rsidRDefault="00525328" w:rsidP="00BB01C6">
      <w:pPr>
        <w:pStyle w:val="bbb"/>
        <w:suppressAutoHyphens/>
        <w:spacing w:after="240" w:line="276" w:lineRule="auto"/>
        <w:ind w:firstLine="567"/>
        <w:rPr>
          <w:sz w:val="24"/>
          <w:szCs w:val="24"/>
        </w:rPr>
      </w:pPr>
    </w:p>
    <w:p w14:paraId="1F1CC016" w14:textId="0C504A37" w:rsidR="009E28A6" w:rsidRPr="00E13DEA" w:rsidRDefault="009E28A6">
      <w:pPr>
        <w:pStyle w:val="4"/>
        <w:pPrChange w:id="932" w:author="pospelovas" w:date="2021-03-17T23:25:00Z">
          <w:pPr>
            <w:pStyle w:val="afff7"/>
          </w:pPr>
        </w:pPrChange>
      </w:pPr>
      <w:bookmarkStart w:id="933" w:name="_Toc38890334"/>
      <w:del w:id="934" w:author="pospelovas" w:date="2021-03-17T23:25:00Z">
        <w:r w:rsidDel="00F9107E">
          <w:delText>5.2.2.</w:delText>
        </w:r>
        <w:r w:rsidR="00593FF8" w:rsidDel="00F9107E">
          <w:delText>4</w:delText>
        </w:r>
        <w:r w:rsidDel="00F9107E">
          <w:delText xml:space="preserve"> </w:delText>
        </w:r>
      </w:del>
      <w:r w:rsidRPr="00E13DEA">
        <w:t>Шаг процесса 50. Корректировка заказа ТОРО</w:t>
      </w:r>
      <w:bookmarkEnd w:id="933"/>
    </w:p>
    <w:p w14:paraId="2D01BD4C" w14:textId="5B2B7147" w:rsidR="009E28A6" w:rsidRPr="00B14753" w:rsidRDefault="009E28A6" w:rsidP="00BB01C6">
      <w:pPr>
        <w:pStyle w:val="bbb"/>
        <w:suppressAutoHyphens/>
        <w:spacing w:after="240" w:line="276" w:lineRule="auto"/>
        <w:ind w:firstLine="567"/>
        <w:jc w:val="both"/>
        <w:rPr>
          <w:sz w:val="24"/>
          <w:szCs w:val="24"/>
        </w:rPr>
      </w:pPr>
      <w:r w:rsidRPr="00B14753">
        <w:rPr>
          <w:sz w:val="24"/>
          <w:szCs w:val="24"/>
        </w:rPr>
        <w:t>В случае необходимости наполнения заказа/п</w:t>
      </w:r>
      <w:r w:rsidR="00AE676A">
        <w:rPr>
          <w:sz w:val="24"/>
          <w:szCs w:val="24"/>
        </w:rPr>
        <w:t xml:space="preserve">одзаказа ТОРО со статусом ПЛАН </w:t>
      </w:r>
      <w:r w:rsidR="00500491">
        <w:t>–</w:t>
      </w:r>
      <w:r w:rsidR="00AE676A" w:rsidRPr="00AE676A">
        <w:t xml:space="preserve"> </w:t>
      </w:r>
      <w:r w:rsidR="00500491">
        <w:rPr>
          <w:sz w:val="24"/>
          <w:szCs w:val="24"/>
        </w:rPr>
        <w:t>«П</w:t>
      </w:r>
      <w:r w:rsidRPr="00B14753">
        <w:rPr>
          <w:sz w:val="24"/>
          <w:szCs w:val="24"/>
        </w:rPr>
        <w:t>ланируется</w:t>
      </w:r>
      <w:r w:rsidR="00500491">
        <w:rPr>
          <w:sz w:val="24"/>
          <w:szCs w:val="24"/>
        </w:rPr>
        <w:t>» операциями</w:t>
      </w:r>
      <w:r w:rsidRPr="00B14753">
        <w:rPr>
          <w:sz w:val="24"/>
          <w:szCs w:val="24"/>
        </w:rPr>
        <w:t>, услуг</w:t>
      </w:r>
      <w:r w:rsidR="00500491">
        <w:rPr>
          <w:sz w:val="24"/>
          <w:szCs w:val="24"/>
        </w:rPr>
        <w:t>ами</w:t>
      </w:r>
      <w:r w:rsidRPr="00B14753">
        <w:rPr>
          <w:sz w:val="24"/>
          <w:szCs w:val="24"/>
        </w:rPr>
        <w:t>, МТР, ВПС</w:t>
      </w:r>
      <w:r>
        <w:rPr>
          <w:sz w:val="24"/>
          <w:szCs w:val="24"/>
        </w:rPr>
        <w:t>, требуемыми для выполнения внеплановых мероприятий ТОиР,</w:t>
      </w:r>
      <w:r w:rsidRPr="00B14753">
        <w:rPr>
          <w:sz w:val="24"/>
          <w:szCs w:val="24"/>
        </w:rPr>
        <w:t xml:space="preserve"> </w:t>
      </w:r>
      <w:ins w:id="935" w:author="Владимир Лаут" w:date="2021-03-12T17:08:00Z">
        <w:r w:rsidR="001E696C" w:rsidRPr="0045035F">
          <w:rPr>
            <w:sz w:val="24"/>
            <w:szCs w:val="24"/>
          </w:rPr>
          <w:t>Инженер</w:t>
        </w:r>
        <w:r w:rsidR="001E696C">
          <w:rPr>
            <w:sz w:val="24"/>
            <w:szCs w:val="24"/>
          </w:rPr>
          <w:t xml:space="preserve"> ТОиР</w:t>
        </w:r>
        <w:r w:rsidR="001E696C" w:rsidRPr="00B14753" w:rsidDel="001E696C">
          <w:rPr>
            <w:sz w:val="24"/>
            <w:szCs w:val="24"/>
          </w:rPr>
          <w:t xml:space="preserve"> </w:t>
        </w:r>
      </w:ins>
      <w:del w:id="936" w:author="Владимир Лаут" w:date="2021-03-12T17:08:00Z">
        <w:r w:rsidRPr="00B14753" w:rsidDel="001E696C">
          <w:rPr>
            <w:sz w:val="24"/>
            <w:szCs w:val="24"/>
          </w:rPr>
          <w:delText xml:space="preserve">Планировщик ТОиР </w:delText>
        </w:r>
      </w:del>
      <w:r w:rsidR="00875722">
        <w:rPr>
          <w:sz w:val="24"/>
          <w:szCs w:val="24"/>
        </w:rPr>
        <w:t xml:space="preserve">УО </w:t>
      </w:r>
      <w:r w:rsidRPr="00B14753">
        <w:rPr>
          <w:sz w:val="24"/>
          <w:szCs w:val="24"/>
        </w:rPr>
        <w:t>вносит в заказ ТОРО соответствующие изменения.</w:t>
      </w:r>
    </w:p>
    <w:p w14:paraId="36C7D404" w14:textId="4AB9A6D5" w:rsidR="009E28A6" w:rsidRPr="004D10F4" w:rsidRDefault="009E28A6" w:rsidP="00BB01C6">
      <w:pPr>
        <w:pStyle w:val="bbb"/>
        <w:suppressAutoHyphens/>
        <w:spacing w:after="240" w:line="276" w:lineRule="auto"/>
        <w:ind w:firstLine="567"/>
        <w:jc w:val="both"/>
        <w:rPr>
          <w:sz w:val="24"/>
          <w:szCs w:val="24"/>
        </w:rPr>
      </w:pPr>
      <w:r w:rsidRPr="00B14753">
        <w:rPr>
          <w:sz w:val="24"/>
          <w:szCs w:val="24"/>
        </w:rPr>
        <w:t xml:space="preserve">Для анализа МТР, которые могут быть включены в заказ ТОРО, </w:t>
      </w:r>
      <w:r>
        <w:rPr>
          <w:sz w:val="24"/>
          <w:szCs w:val="24"/>
        </w:rPr>
        <w:t>используется</w:t>
      </w:r>
      <w:r w:rsidRPr="00B14753">
        <w:rPr>
          <w:sz w:val="24"/>
          <w:szCs w:val="24"/>
        </w:rPr>
        <w:t xml:space="preserve"> отчет, </w:t>
      </w:r>
      <w:r>
        <w:rPr>
          <w:sz w:val="24"/>
          <w:szCs w:val="24"/>
        </w:rPr>
        <w:t>указанный</w:t>
      </w:r>
      <w:r w:rsidRPr="00B14753">
        <w:rPr>
          <w:sz w:val="24"/>
          <w:szCs w:val="24"/>
        </w:rPr>
        <w:t xml:space="preserve"> в разделе 5.8 Отчетность и выходные формы (код </w:t>
      </w:r>
      <w:r w:rsidRPr="00B14753">
        <w:rPr>
          <w:sz w:val="24"/>
          <w:szCs w:val="24"/>
          <w:lang w:val="en-US"/>
        </w:rPr>
        <w:t>PM</w:t>
      </w:r>
      <w:r>
        <w:rPr>
          <w:sz w:val="24"/>
          <w:szCs w:val="24"/>
        </w:rPr>
        <w:t>25</w:t>
      </w:r>
      <w:r w:rsidRPr="00B14753">
        <w:rPr>
          <w:sz w:val="24"/>
          <w:szCs w:val="24"/>
        </w:rPr>
        <w:t xml:space="preserve"> в </w:t>
      </w:r>
      <w:r w:rsidRPr="009C0346">
        <w:rPr>
          <w:sz w:val="24"/>
          <w:szCs w:val="24"/>
        </w:rPr>
        <w:t xml:space="preserve">документе </w:t>
      </w:r>
      <w:r w:rsidRPr="009C0346">
        <w:rPr>
          <w:sz w:val="24"/>
          <w:szCs w:val="24"/>
          <w:lang w:val="en-US"/>
        </w:rPr>
        <w:t>ERP</w:t>
      </w:r>
      <w:r w:rsidRPr="009C0346">
        <w:rPr>
          <w:sz w:val="24"/>
          <w:szCs w:val="24"/>
        </w:rPr>
        <w:t>.5.4.1 Реестр разработок Общий)</w:t>
      </w:r>
      <w:r>
        <w:rPr>
          <w:sz w:val="24"/>
          <w:szCs w:val="24"/>
        </w:rPr>
        <w:t xml:space="preserve"> - о</w:t>
      </w:r>
      <w:r w:rsidRPr="004D10F4">
        <w:rPr>
          <w:sz w:val="24"/>
          <w:szCs w:val="24"/>
        </w:rPr>
        <w:t>тчет по целесообразно</w:t>
      </w:r>
      <w:r>
        <w:rPr>
          <w:sz w:val="24"/>
          <w:szCs w:val="24"/>
        </w:rPr>
        <w:t>сти использования МТР в заказах</w:t>
      </w:r>
      <w:r w:rsidRPr="004D10F4">
        <w:rPr>
          <w:sz w:val="24"/>
          <w:szCs w:val="24"/>
        </w:rPr>
        <w:t xml:space="preserve"> с анализом стоимости изготовления, восстан</w:t>
      </w:r>
      <w:r>
        <w:rPr>
          <w:sz w:val="24"/>
          <w:szCs w:val="24"/>
        </w:rPr>
        <w:t>овления, проверкой доступности.</w:t>
      </w:r>
      <w:r w:rsidRPr="004D10F4">
        <w:rPr>
          <w:sz w:val="24"/>
          <w:szCs w:val="24"/>
        </w:rPr>
        <w:t xml:space="preserve"> </w:t>
      </w:r>
      <w:r>
        <w:rPr>
          <w:sz w:val="24"/>
          <w:szCs w:val="24"/>
        </w:rPr>
        <w:t xml:space="preserve">Описание отчета приведено в разделе 5.10.7.2 КД </w:t>
      </w:r>
      <w:del w:id="937" w:author="Владимир Лаут" w:date="2021-03-11T12:52:00Z">
        <w:r w:rsidR="00AC0CCB" w:rsidDel="00E0291E">
          <w:rPr>
            <w:sz w:val="24"/>
            <w:szCs w:val="24"/>
          </w:rPr>
          <w:delText>ERP.9.9.2</w:delText>
        </w:r>
      </w:del>
      <w:ins w:id="938" w:author="Владимир Лаут" w:date="2021-03-11T12:52:00Z">
        <w:r w:rsidR="00E0291E">
          <w:rPr>
            <w:sz w:val="24"/>
            <w:szCs w:val="24"/>
          </w:rPr>
          <w:t>ERP.13.9.2</w:t>
        </w:r>
      </w:ins>
      <w:r w:rsidR="007334C2">
        <w:rPr>
          <w:sz w:val="24"/>
          <w:szCs w:val="24"/>
        </w:rPr>
        <w:t>_</w:t>
      </w:r>
      <w:r w:rsidRPr="004D10F4">
        <w:rPr>
          <w:sz w:val="24"/>
          <w:szCs w:val="24"/>
        </w:rPr>
        <w:t>52_PM_КД Годовое планирование воздействий на ПА</w:t>
      </w:r>
      <w:r>
        <w:rPr>
          <w:sz w:val="24"/>
          <w:szCs w:val="24"/>
        </w:rPr>
        <w:t>.</w:t>
      </w:r>
    </w:p>
    <w:p w14:paraId="2B1D7B44" w14:textId="2DACC197" w:rsidR="009E28A6" w:rsidRPr="00B14753" w:rsidRDefault="009E28A6" w:rsidP="00BB01C6">
      <w:pPr>
        <w:pStyle w:val="bbb"/>
        <w:suppressAutoHyphens/>
        <w:spacing w:after="240" w:line="276" w:lineRule="auto"/>
        <w:ind w:firstLine="567"/>
        <w:jc w:val="both"/>
        <w:rPr>
          <w:sz w:val="24"/>
          <w:szCs w:val="24"/>
        </w:rPr>
      </w:pPr>
      <w:r w:rsidRPr="00B14753">
        <w:rPr>
          <w:sz w:val="24"/>
          <w:szCs w:val="24"/>
        </w:rPr>
        <w:t xml:space="preserve">Если ремонт требуется выполнить во время останова, то </w:t>
      </w:r>
      <w:r>
        <w:rPr>
          <w:sz w:val="24"/>
          <w:szCs w:val="24"/>
        </w:rPr>
        <w:t xml:space="preserve">на закладке «ДаннЗагл» </w:t>
      </w:r>
      <w:r w:rsidRPr="00B14753">
        <w:rPr>
          <w:sz w:val="24"/>
          <w:szCs w:val="24"/>
        </w:rPr>
        <w:t>заказ</w:t>
      </w:r>
      <w:r>
        <w:rPr>
          <w:sz w:val="24"/>
          <w:szCs w:val="24"/>
        </w:rPr>
        <w:t>а</w:t>
      </w:r>
      <w:r w:rsidRPr="00B14753">
        <w:rPr>
          <w:sz w:val="24"/>
          <w:szCs w:val="24"/>
        </w:rPr>
        <w:t xml:space="preserve"> </w:t>
      </w:r>
      <w:r>
        <w:rPr>
          <w:sz w:val="24"/>
          <w:szCs w:val="24"/>
        </w:rPr>
        <w:t xml:space="preserve">в разделе </w:t>
      </w:r>
      <w:r w:rsidRPr="00C04E10">
        <w:rPr>
          <w:sz w:val="24"/>
          <w:szCs w:val="24"/>
        </w:rPr>
        <w:t xml:space="preserve">СостПрУс </w:t>
      </w:r>
      <w:r>
        <w:rPr>
          <w:sz w:val="24"/>
          <w:szCs w:val="24"/>
        </w:rPr>
        <w:t>«Состояние производственной установки» указывается</w:t>
      </w:r>
      <w:r w:rsidRPr="00B14753">
        <w:rPr>
          <w:sz w:val="24"/>
          <w:szCs w:val="24"/>
        </w:rPr>
        <w:t xml:space="preserve"> </w:t>
      </w:r>
      <w:r>
        <w:rPr>
          <w:sz w:val="24"/>
          <w:szCs w:val="24"/>
        </w:rPr>
        <w:t xml:space="preserve">значение </w:t>
      </w:r>
      <w:r w:rsidR="00335991">
        <w:rPr>
          <w:sz w:val="24"/>
          <w:szCs w:val="24"/>
        </w:rPr>
        <w:t>1 – Требует останова</w:t>
      </w:r>
      <w:r>
        <w:rPr>
          <w:sz w:val="24"/>
          <w:szCs w:val="24"/>
        </w:rPr>
        <w:t>.</w:t>
      </w:r>
    </w:p>
    <w:p w14:paraId="250EA311" w14:textId="23F074C4" w:rsidR="009E28A6" w:rsidRPr="00B14753" w:rsidRDefault="009E28A6" w:rsidP="00BB01C6">
      <w:pPr>
        <w:pStyle w:val="bbb"/>
        <w:suppressAutoHyphens/>
        <w:spacing w:after="240" w:line="276" w:lineRule="auto"/>
        <w:ind w:firstLine="567"/>
        <w:jc w:val="both"/>
        <w:rPr>
          <w:sz w:val="24"/>
          <w:szCs w:val="24"/>
        </w:rPr>
      </w:pPr>
      <w:r w:rsidRPr="00B14753">
        <w:rPr>
          <w:sz w:val="24"/>
          <w:szCs w:val="24"/>
        </w:rPr>
        <w:t xml:space="preserve">В случае, если ресурсы были запланированы ранее, но не прошли контроль лимитов по бюджету, </w:t>
      </w:r>
      <w:r w:rsidR="00220A5A" w:rsidRPr="00B14753">
        <w:rPr>
          <w:sz w:val="24"/>
          <w:szCs w:val="24"/>
        </w:rPr>
        <w:t xml:space="preserve">Планировщик ТОиР </w:t>
      </w:r>
      <w:r w:rsidR="00220A5A">
        <w:rPr>
          <w:sz w:val="24"/>
          <w:szCs w:val="24"/>
        </w:rPr>
        <w:t>УО</w:t>
      </w:r>
      <w:r w:rsidR="00220A5A" w:rsidRPr="00B14753" w:rsidDel="0045035F">
        <w:rPr>
          <w:sz w:val="24"/>
          <w:szCs w:val="24"/>
        </w:rPr>
        <w:t xml:space="preserve"> </w:t>
      </w:r>
      <w:r w:rsidRPr="00B14753">
        <w:rPr>
          <w:sz w:val="24"/>
          <w:szCs w:val="24"/>
        </w:rPr>
        <w:t xml:space="preserve">изменяет состав работ, услуг, МТР для уменьшения </w:t>
      </w:r>
      <w:r w:rsidRPr="00B14753">
        <w:rPr>
          <w:sz w:val="24"/>
          <w:szCs w:val="24"/>
        </w:rPr>
        <w:lastRenderedPageBreak/>
        <w:t xml:space="preserve">стоимости заказа, имеющего </w:t>
      </w:r>
      <w:r>
        <w:rPr>
          <w:sz w:val="24"/>
          <w:szCs w:val="24"/>
        </w:rPr>
        <w:t xml:space="preserve">пользовательский </w:t>
      </w:r>
      <w:r w:rsidR="00AE676A">
        <w:rPr>
          <w:sz w:val="24"/>
          <w:szCs w:val="24"/>
        </w:rPr>
        <w:t xml:space="preserve">статус ТРКБ </w:t>
      </w:r>
      <w:r w:rsidR="00AE676A" w:rsidRPr="00AE676A">
        <w:t xml:space="preserve">- </w:t>
      </w:r>
      <w:r w:rsidRPr="00B14753">
        <w:rPr>
          <w:sz w:val="24"/>
          <w:szCs w:val="24"/>
        </w:rPr>
        <w:t>требуется корректировка бюджета.</w:t>
      </w:r>
    </w:p>
    <w:p w14:paraId="3D9281F7" w14:textId="4F422008" w:rsidR="009E28A6" w:rsidRPr="00D64504" w:rsidRDefault="009E28A6" w:rsidP="00BB01C6">
      <w:pPr>
        <w:pStyle w:val="bbb"/>
        <w:suppressAutoHyphens/>
        <w:spacing w:after="240" w:line="276" w:lineRule="auto"/>
        <w:ind w:firstLine="567"/>
        <w:jc w:val="both"/>
        <w:rPr>
          <w:sz w:val="24"/>
        </w:rPr>
      </w:pPr>
      <w:r w:rsidRPr="00B14753">
        <w:rPr>
          <w:sz w:val="24"/>
          <w:szCs w:val="24"/>
        </w:rPr>
        <w:t xml:space="preserve">Процесс ведения и корректировки бюджетных лимитов описан в КД </w:t>
      </w:r>
      <w:del w:id="939" w:author="Владимир Лаут" w:date="2021-03-11T12:52:00Z">
        <w:r w:rsidR="00AC0CCB" w:rsidDel="00E0291E">
          <w:rPr>
            <w:bCs/>
            <w:kern w:val="32"/>
            <w:sz w:val="24"/>
            <w:szCs w:val="24"/>
          </w:rPr>
          <w:delText>ERP.9.9.2</w:delText>
        </w:r>
      </w:del>
      <w:ins w:id="940" w:author="Владимир Лаут" w:date="2021-03-11T12:52:00Z">
        <w:r w:rsidR="00E0291E">
          <w:rPr>
            <w:bCs/>
            <w:kern w:val="32"/>
            <w:sz w:val="24"/>
            <w:szCs w:val="24"/>
          </w:rPr>
          <w:t>ERP.13.9.2</w:t>
        </w:r>
      </w:ins>
      <w:r w:rsidR="007334C2">
        <w:rPr>
          <w:bCs/>
          <w:kern w:val="32"/>
          <w:sz w:val="24"/>
          <w:szCs w:val="24"/>
        </w:rPr>
        <w:t>_</w:t>
      </w:r>
      <w:r w:rsidRPr="0007180F">
        <w:rPr>
          <w:bCs/>
          <w:kern w:val="32"/>
          <w:sz w:val="24"/>
          <w:szCs w:val="24"/>
        </w:rPr>
        <w:t>51_PM_КД Формирование и управление бюджетами ТОиР</w:t>
      </w:r>
      <w:r w:rsidRPr="00B14753">
        <w:rPr>
          <w:bCs/>
          <w:kern w:val="32"/>
          <w:sz w:val="24"/>
          <w:szCs w:val="24"/>
        </w:rPr>
        <w:t>.</w:t>
      </w:r>
    </w:p>
    <w:p w14:paraId="3890C2D0" w14:textId="36D3A6E7" w:rsidR="009E28A6" w:rsidRDefault="009E28A6" w:rsidP="00BB01C6">
      <w:pPr>
        <w:pStyle w:val="bbb"/>
        <w:suppressAutoHyphens/>
        <w:spacing w:after="240" w:line="276" w:lineRule="auto"/>
        <w:ind w:firstLine="567"/>
        <w:jc w:val="both"/>
        <w:rPr>
          <w:sz w:val="24"/>
          <w:szCs w:val="24"/>
        </w:rPr>
      </w:pPr>
      <w:r>
        <w:rPr>
          <w:sz w:val="24"/>
          <w:szCs w:val="24"/>
        </w:rPr>
        <w:t xml:space="preserve">При формировании на основании заказа ТОРО дефектной ведомости, ему присваивается статус ДФКТ </w:t>
      </w:r>
      <w:r w:rsidR="00AE676A" w:rsidRPr="00AE676A">
        <w:t>-</w:t>
      </w:r>
      <w:r>
        <w:rPr>
          <w:sz w:val="24"/>
          <w:szCs w:val="24"/>
        </w:rPr>
        <w:t xml:space="preserve"> Дефектная ведомость. Описание «Дефектной ведомости» приведено в КД </w:t>
      </w:r>
      <w:del w:id="941" w:author="Владимир Лаут" w:date="2021-03-11T12:52:00Z">
        <w:r w:rsidR="00AC0CCB" w:rsidDel="00E0291E">
          <w:rPr>
            <w:sz w:val="24"/>
            <w:szCs w:val="24"/>
          </w:rPr>
          <w:delText>ERP.9.9.2</w:delText>
        </w:r>
      </w:del>
      <w:ins w:id="942" w:author="Владимир Лаут" w:date="2021-03-11T12:52:00Z">
        <w:r w:rsidR="00E0291E">
          <w:rPr>
            <w:sz w:val="24"/>
            <w:szCs w:val="24"/>
          </w:rPr>
          <w:t>ERP.13.9.2</w:t>
        </w:r>
      </w:ins>
      <w:r w:rsidR="007334C2">
        <w:rPr>
          <w:sz w:val="24"/>
          <w:szCs w:val="24"/>
        </w:rPr>
        <w:t>_</w:t>
      </w:r>
      <w:r w:rsidRPr="00A71F3C">
        <w:rPr>
          <w:sz w:val="24"/>
          <w:szCs w:val="24"/>
        </w:rPr>
        <w:t>52_PM_КД</w:t>
      </w:r>
      <w:r>
        <w:rPr>
          <w:sz w:val="24"/>
          <w:szCs w:val="24"/>
        </w:rPr>
        <w:t xml:space="preserve"> Годовое планирование воздействий на ПА. Для формирования дефектной ведомости применяется разработка </w:t>
      </w:r>
      <w:r>
        <w:rPr>
          <w:sz w:val="24"/>
          <w:szCs w:val="24"/>
          <w:lang w:val="en-US"/>
        </w:rPr>
        <w:t>PM</w:t>
      </w:r>
      <w:r w:rsidRPr="003F4C20">
        <w:rPr>
          <w:sz w:val="24"/>
          <w:szCs w:val="24"/>
        </w:rPr>
        <w:t xml:space="preserve">32, </w:t>
      </w:r>
      <w:r>
        <w:rPr>
          <w:sz w:val="24"/>
          <w:szCs w:val="24"/>
        </w:rPr>
        <w:t xml:space="preserve">описанная в документе </w:t>
      </w:r>
      <w:r>
        <w:rPr>
          <w:sz w:val="24"/>
          <w:szCs w:val="24"/>
          <w:lang w:val="en-US"/>
        </w:rPr>
        <w:t>ERP</w:t>
      </w:r>
      <w:r w:rsidRPr="003F4C20">
        <w:rPr>
          <w:sz w:val="24"/>
          <w:szCs w:val="24"/>
        </w:rPr>
        <w:t xml:space="preserve">.5.4.1 </w:t>
      </w:r>
      <w:r>
        <w:rPr>
          <w:sz w:val="24"/>
          <w:szCs w:val="24"/>
        </w:rPr>
        <w:t>Реестр разработок Общий.</w:t>
      </w:r>
    </w:p>
    <w:p w14:paraId="248E767D" w14:textId="4C85B0BE" w:rsidR="009E28A6" w:rsidRPr="00E13DEA" w:rsidRDefault="009E28A6">
      <w:pPr>
        <w:pStyle w:val="4"/>
        <w:pPrChange w:id="943" w:author="pospelovas" w:date="2021-03-17T23:25:00Z">
          <w:pPr>
            <w:pStyle w:val="afff7"/>
          </w:pPr>
        </w:pPrChange>
      </w:pPr>
      <w:bookmarkStart w:id="944" w:name="_Toc38890335"/>
      <w:del w:id="945" w:author="pospelovas" w:date="2021-03-17T23:25:00Z">
        <w:r w:rsidDel="00F9107E">
          <w:delText>5.2.2.</w:delText>
        </w:r>
        <w:r w:rsidR="00593FF8" w:rsidDel="00F9107E">
          <w:delText>5</w:delText>
        </w:r>
        <w:r w:rsidDel="00F9107E">
          <w:delText xml:space="preserve"> </w:delText>
        </w:r>
      </w:del>
      <w:r w:rsidRPr="00E13DEA">
        <w:t xml:space="preserve">Шаг процесса 60. </w:t>
      </w:r>
      <w:r w:rsidR="007572EF">
        <w:t>П</w:t>
      </w:r>
      <w:r w:rsidRPr="00E13DEA">
        <w:t>рисвоение заказа к СПП-элементу</w:t>
      </w:r>
      <w:bookmarkEnd w:id="944"/>
    </w:p>
    <w:p w14:paraId="2716FAFE" w14:textId="4CEC01B1" w:rsidR="005F2198" w:rsidRPr="005F2198" w:rsidRDefault="005F2198" w:rsidP="005F2198">
      <w:pPr>
        <w:tabs>
          <w:tab w:val="left" w:pos="567"/>
        </w:tabs>
        <w:spacing w:after="240" w:line="276" w:lineRule="auto"/>
        <w:ind w:firstLine="567"/>
        <w:rPr>
          <w:rFonts w:ascii="Arial" w:hAnsi="Arial" w:cs="Arial"/>
        </w:rPr>
      </w:pPr>
      <w:r w:rsidRPr="005F2198">
        <w:rPr>
          <w:rFonts w:ascii="Arial" w:hAnsi="Arial" w:cs="Arial"/>
        </w:rPr>
        <w:t xml:space="preserve">В системе реализуется автоматическое присвоение заказов ТОРО СПП-элементам с выделенными лимитами на основе подразделения и алгоритма соотнесения по основным данным (вида заказа/ вида ремонта, сроков работ, вида объекта ремонта, критичности и т.д.) при сохранении заказа. Критерии присвоения заказов ТОРО СПП-элементам должны быть уточнены на этапе реализации проекта. </w:t>
      </w:r>
    </w:p>
    <w:p w14:paraId="1919F9EF" w14:textId="34D7F314" w:rsidR="005F2198" w:rsidRDefault="005F2198" w:rsidP="005F2198">
      <w:pPr>
        <w:tabs>
          <w:tab w:val="left" w:pos="567"/>
        </w:tabs>
        <w:spacing w:after="240" w:line="276" w:lineRule="auto"/>
        <w:ind w:firstLine="567"/>
        <w:rPr>
          <w:rFonts w:ascii="Arial" w:hAnsi="Arial" w:cs="Arial"/>
        </w:rPr>
      </w:pPr>
      <w:r w:rsidRPr="005F2198">
        <w:rPr>
          <w:rFonts w:ascii="Arial" w:hAnsi="Arial" w:cs="Arial"/>
        </w:rPr>
        <w:t xml:space="preserve">Планировщик ТОиР </w:t>
      </w:r>
      <w:r>
        <w:rPr>
          <w:rFonts w:ascii="Arial" w:hAnsi="Arial" w:cs="Arial"/>
        </w:rPr>
        <w:t>УО</w:t>
      </w:r>
      <w:r w:rsidRPr="005F2198">
        <w:rPr>
          <w:rFonts w:ascii="Arial" w:hAnsi="Arial" w:cs="Arial"/>
        </w:rPr>
        <w:t xml:space="preserve"> должен проверить в списке заказов наличие СПП-элемента по заказам, в случае выявления не присвоенных заказов – выполнить присвоение вручную, передать в службу поддержки номера заказов для анализа, почему присвоение не произошло.</w:t>
      </w:r>
    </w:p>
    <w:p w14:paraId="3A1AEAB0" w14:textId="70B6B725" w:rsidR="005F2198" w:rsidRDefault="005F2198" w:rsidP="005F2198">
      <w:pPr>
        <w:pStyle w:val="bbb"/>
        <w:suppressAutoHyphens/>
        <w:spacing w:after="240" w:line="276" w:lineRule="auto"/>
        <w:ind w:firstLine="567"/>
        <w:jc w:val="both"/>
        <w:rPr>
          <w:sz w:val="24"/>
          <w:szCs w:val="24"/>
        </w:rPr>
      </w:pPr>
      <w:r w:rsidRPr="00A950FC">
        <w:rPr>
          <w:sz w:val="24"/>
          <w:szCs w:val="24"/>
        </w:rPr>
        <w:t xml:space="preserve">Подробный алгоритм присвоения СПП-элементов заказам ТОРО описан в КД </w:t>
      </w:r>
      <w:del w:id="946" w:author="Владимир Лаут" w:date="2021-03-11T12:52:00Z">
        <w:r w:rsidDel="00E0291E">
          <w:rPr>
            <w:sz w:val="24"/>
            <w:szCs w:val="24"/>
          </w:rPr>
          <w:delText>ERP.9.9.2</w:delText>
        </w:r>
      </w:del>
      <w:ins w:id="947" w:author="Владимир Лаут" w:date="2021-03-11T12:52:00Z">
        <w:r w:rsidR="00E0291E">
          <w:rPr>
            <w:sz w:val="24"/>
            <w:szCs w:val="24"/>
          </w:rPr>
          <w:t>ERP.13.9.2</w:t>
        </w:r>
      </w:ins>
      <w:r>
        <w:rPr>
          <w:sz w:val="24"/>
          <w:szCs w:val="24"/>
        </w:rPr>
        <w:t>_</w:t>
      </w:r>
      <w:r w:rsidRPr="00A950FC">
        <w:rPr>
          <w:sz w:val="24"/>
          <w:szCs w:val="24"/>
        </w:rPr>
        <w:t>52_PM_КД Годовое планирование воздействий на ПА, раздел 5.10.7.6.</w:t>
      </w:r>
    </w:p>
    <w:p w14:paraId="1982A659" w14:textId="63617DE5" w:rsidR="009E28A6" w:rsidRPr="00E13DEA" w:rsidRDefault="009E28A6">
      <w:pPr>
        <w:pStyle w:val="4"/>
        <w:pPrChange w:id="948" w:author="pospelovas" w:date="2021-03-17T23:25:00Z">
          <w:pPr>
            <w:pStyle w:val="afff7"/>
            <w:spacing w:before="240"/>
          </w:pPr>
        </w:pPrChange>
      </w:pPr>
      <w:bookmarkStart w:id="949" w:name="_Toc38890336"/>
      <w:del w:id="950" w:author="pospelovas" w:date="2021-03-17T23:25:00Z">
        <w:r w:rsidDel="00F9107E">
          <w:delText>5.2.2.</w:delText>
        </w:r>
        <w:r w:rsidR="00593FF8" w:rsidDel="00F9107E">
          <w:delText>6</w:delText>
        </w:r>
        <w:r w:rsidDel="00F9107E">
          <w:delText xml:space="preserve"> </w:delText>
        </w:r>
      </w:del>
      <w:r w:rsidRPr="00E13DEA">
        <w:t>Шаг процесса 70. Анализ лимитов на СПП-элементе</w:t>
      </w:r>
      <w:bookmarkEnd w:id="949"/>
    </w:p>
    <w:p w14:paraId="4434588F" w14:textId="2C9CEE5E" w:rsidR="009E28A6" w:rsidRPr="00BB01C6" w:rsidRDefault="009E28A6" w:rsidP="0042305B">
      <w:pPr>
        <w:pStyle w:val="bbb"/>
        <w:suppressAutoHyphens/>
        <w:spacing w:after="240" w:line="276" w:lineRule="auto"/>
        <w:ind w:firstLine="567"/>
        <w:jc w:val="both"/>
        <w:rPr>
          <w:sz w:val="24"/>
          <w:szCs w:val="24"/>
        </w:rPr>
      </w:pPr>
      <w:r w:rsidRPr="00D40530">
        <w:rPr>
          <w:sz w:val="24"/>
          <w:szCs w:val="24"/>
        </w:rPr>
        <w:t>Предпосылкой выполнение данного шага является наличие сформированных лимитов бюджета по СПП-элементов, данные формируются в рамках выполнения смежного процесса ПП-07.06.03-</w:t>
      </w:r>
      <w:r w:rsidRPr="00D40530">
        <w:rPr>
          <w:sz w:val="24"/>
          <w:szCs w:val="24"/>
          <w:lang w:val="en-US"/>
        </w:rPr>
        <w:t>ERP</w:t>
      </w:r>
      <w:r w:rsidRPr="00D40530">
        <w:rPr>
          <w:sz w:val="24"/>
          <w:szCs w:val="24"/>
        </w:rPr>
        <w:t xml:space="preserve"> Формирование годового бюджета воздействий на произв</w:t>
      </w:r>
      <w:r w:rsidR="00BB01C6">
        <w:rPr>
          <w:sz w:val="24"/>
          <w:szCs w:val="24"/>
        </w:rPr>
        <w:t xml:space="preserve">одственные активы, описанного в КД </w:t>
      </w:r>
      <w:del w:id="951" w:author="Владимир Лаут" w:date="2021-03-11T12:52:00Z">
        <w:r w:rsidR="00AC0CCB" w:rsidDel="00E0291E">
          <w:rPr>
            <w:sz w:val="24"/>
            <w:szCs w:val="24"/>
            <w:lang w:val="en-US"/>
          </w:rPr>
          <w:delText>ERP</w:delText>
        </w:r>
        <w:r w:rsidR="00AC0CCB" w:rsidRPr="002008C6" w:rsidDel="00E0291E">
          <w:rPr>
            <w:sz w:val="24"/>
            <w:szCs w:val="24"/>
          </w:rPr>
          <w:delText>.9.9.2</w:delText>
        </w:r>
      </w:del>
      <w:ins w:id="952" w:author="Владимир Лаут" w:date="2021-03-11T12:52:00Z">
        <w:r w:rsidR="00E0291E">
          <w:rPr>
            <w:sz w:val="24"/>
            <w:szCs w:val="24"/>
            <w:lang w:val="en-US"/>
          </w:rPr>
          <w:t>ERP</w:t>
        </w:r>
        <w:r w:rsidR="00E0291E" w:rsidRPr="00E0291E">
          <w:rPr>
            <w:sz w:val="24"/>
            <w:szCs w:val="24"/>
            <w:rPrChange w:id="953" w:author="Владимир Лаут" w:date="2021-03-11T12:52:00Z">
              <w:rPr>
                <w:sz w:val="24"/>
                <w:szCs w:val="24"/>
                <w:lang w:val="en-US"/>
              </w:rPr>
            </w:rPrChange>
          </w:rPr>
          <w:t>.13.9.2</w:t>
        </w:r>
      </w:ins>
      <w:r w:rsidR="007334C2" w:rsidRPr="002008C6">
        <w:rPr>
          <w:sz w:val="24"/>
          <w:szCs w:val="24"/>
        </w:rPr>
        <w:t>_</w:t>
      </w:r>
      <w:r w:rsidR="00BB01C6" w:rsidRPr="00BB01C6">
        <w:rPr>
          <w:sz w:val="24"/>
          <w:szCs w:val="24"/>
        </w:rPr>
        <w:t>51_</w:t>
      </w:r>
      <w:r w:rsidR="00BB01C6">
        <w:rPr>
          <w:sz w:val="24"/>
          <w:szCs w:val="24"/>
          <w:lang w:val="en-US"/>
        </w:rPr>
        <w:t>PM</w:t>
      </w:r>
      <w:r w:rsidR="00BB01C6" w:rsidRPr="00BB01C6">
        <w:rPr>
          <w:sz w:val="24"/>
          <w:szCs w:val="24"/>
        </w:rPr>
        <w:t>_</w:t>
      </w:r>
      <w:r w:rsidR="00BB01C6">
        <w:rPr>
          <w:sz w:val="24"/>
          <w:szCs w:val="24"/>
        </w:rPr>
        <w:t>КД_Формирование и управление бюджетами ТОиР.</w:t>
      </w:r>
    </w:p>
    <w:p w14:paraId="330336E7" w14:textId="1B716398" w:rsidR="00670D7F" w:rsidRPr="008913B8" w:rsidRDefault="00D40530" w:rsidP="00BB01C6">
      <w:pPr>
        <w:spacing w:after="120" w:line="276" w:lineRule="auto"/>
        <w:ind w:firstLine="567"/>
        <w:rPr>
          <w:rFonts w:ascii="Arial" w:hAnsi="Arial" w:cs="Arial"/>
          <w:szCs w:val="24"/>
        </w:rPr>
      </w:pPr>
      <w:r w:rsidRPr="00D40530">
        <w:rPr>
          <w:rFonts w:ascii="Arial" w:hAnsi="Arial" w:cs="Arial"/>
          <w:szCs w:val="24"/>
        </w:rPr>
        <w:t xml:space="preserve">При изменении заказов ТОРО, система автоматически контролирует доступность средств в бюджете. При нехватке бюджета Планировщик ТОиР </w:t>
      </w:r>
      <w:r w:rsidR="00875722">
        <w:rPr>
          <w:rFonts w:ascii="Arial" w:hAnsi="Arial" w:cs="Arial"/>
          <w:szCs w:val="24"/>
        </w:rPr>
        <w:t xml:space="preserve">УО </w:t>
      </w:r>
      <w:r w:rsidRPr="00D40530">
        <w:rPr>
          <w:rFonts w:ascii="Arial" w:hAnsi="Arial" w:cs="Arial"/>
          <w:szCs w:val="24"/>
        </w:rPr>
        <w:t>формирует запрос на корректировку бюджета. Для</w:t>
      </w:r>
      <w:r w:rsidR="00670D7F">
        <w:rPr>
          <w:rFonts w:ascii="Arial" w:hAnsi="Arial" w:cs="Arial"/>
          <w:szCs w:val="24"/>
        </w:rPr>
        <w:t xml:space="preserve"> этого используется разработка </w:t>
      </w:r>
      <w:r w:rsidRPr="00D40530">
        <w:rPr>
          <w:rFonts w:ascii="Arial" w:hAnsi="Arial" w:cs="Arial"/>
          <w:szCs w:val="24"/>
          <w:lang w:val="en-US"/>
        </w:rPr>
        <w:t>PM</w:t>
      </w:r>
      <w:r w:rsidR="00670D7F">
        <w:rPr>
          <w:rFonts w:ascii="Arial" w:hAnsi="Arial" w:cs="Arial"/>
          <w:szCs w:val="24"/>
        </w:rPr>
        <w:t>60 Расширение заказов ТОРО.</w:t>
      </w:r>
      <w:r w:rsidR="008913B8" w:rsidRPr="008913B8">
        <w:rPr>
          <w:rFonts w:ascii="Arial" w:hAnsi="Arial" w:cs="Arial"/>
          <w:szCs w:val="24"/>
        </w:rPr>
        <w:t xml:space="preserve"> </w:t>
      </w:r>
      <w:r w:rsidR="008913B8">
        <w:rPr>
          <w:rFonts w:ascii="Arial" w:hAnsi="Arial" w:cs="Arial"/>
          <w:szCs w:val="24"/>
        </w:rPr>
        <w:t>Р</w:t>
      </w:r>
      <w:r w:rsidR="008913B8" w:rsidRPr="00BB01C6">
        <w:rPr>
          <w:rFonts w:ascii="Arial" w:hAnsi="Arial" w:cs="Arial"/>
          <w:szCs w:val="24"/>
        </w:rPr>
        <w:t>азработк</w:t>
      </w:r>
      <w:r w:rsidR="008913B8">
        <w:rPr>
          <w:rFonts w:ascii="Arial" w:hAnsi="Arial" w:cs="Arial"/>
          <w:szCs w:val="24"/>
        </w:rPr>
        <w:t>а</w:t>
      </w:r>
      <w:r w:rsidR="008913B8" w:rsidRPr="00BB01C6">
        <w:rPr>
          <w:rFonts w:ascii="Arial" w:hAnsi="Arial" w:cs="Arial"/>
          <w:szCs w:val="24"/>
        </w:rPr>
        <w:t xml:space="preserve"> </w:t>
      </w:r>
      <w:r w:rsidR="008913B8">
        <w:rPr>
          <w:rFonts w:ascii="Arial" w:hAnsi="Arial" w:cs="Arial"/>
          <w:szCs w:val="24"/>
          <w:lang w:val="en-US"/>
        </w:rPr>
        <w:t>PM</w:t>
      </w:r>
      <w:r w:rsidR="008913B8">
        <w:rPr>
          <w:rFonts w:ascii="Arial" w:hAnsi="Arial" w:cs="Arial"/>
          <w:szCs w:val="24"/>
        </w:rPr>
        <w:t>60 описана</w:t>
      </w:r>
      <w:r w:rsidR="008913B8" w:rsidRPr="00BB01C6">
        <w:rPr>
          <w:rFonts w:ascii="Arial" w:hAnsi="Arial" w:cs="Arial"/>
          <w:szCs w:val="24"/>
        </w:rPr>
        <w:t xml:space="preserve"> в КД </w:t>
      </w:r>
      <w:del w:id="954" w:author="Владимир Лаут" w:date="2021-03-11T12:52:00Z">
        <w:r w:rsidR="00AC0CCB" w:rsidDel="00E0291E">
          <w:rPr>
            <w:rFonts w:ascii="Arial" w:hAnsi="Arial" w:cs="Arial"/>
            <w:szCs w:val="24"/>
          </w:rPr>
          <w:delText>ERP.9.9.2</w:delText>
        </w:r>
      </w:del>
      <w:ins w:id="955" w:author="Владимир Лаут" w:date="2021-03-11T12:52:00Z">
        <w:r w:rsidR="00E0291E">
          <w:rPr>
            <w:rFonts w:ascii="Arial" w:hAnsi="Arial" w:cs="Arial"/>
            <w:szCs w:val="24"/>
          </w:rPr>
          <w:t>ERP.13.9.2</w:t>
        </w:r>
      </w:ins>
      <w:r w:rsidR="007334C2">
        <w:rPr>
          <w:rFonts w:ascii="Arial" w:hAnsi="Arial" w:cs="Arial"/>
          <w:szCs w:val="24"/>
        </w:rPr>
        <w:t>_</w:t>
      </w:r>
      <w:r w:rsidR="008913B8" w:rsidRPr="00BB01C6">
        <w:rPr>
          <w:rFonts w:ascii="Arial" w:hAnsi="Arial" w:cs="Arial"/>
          <w:szCs w:val="24"/>
        </w:rPr>
        <w:t>54_PM_КД Оперативное планирование воздействий на ПА, раздел 5.10.5</w:t>
      </w:r>
    </w:p>
    <w:p w14:paraId="27363094" w14:textId="321161E9" w:rsidR="00D40530" w:rsidRPr="00D40530" w:rsidDel="00B64106" w:rsidRDefault="00D40530">
      <w:pPr>
        <w:spacing w:after="120" w:line="276" w:lineRule="auto"/>
        <w:ind w:firstLine="567"/>
        <w:rPr>
          <w:del w:id="956" w:author="Владимир Лаут" w:date="2021-03-11T18:08:00Z"/>
          <w:rFonts w:ascii="Arial" w:hAnsi="Arial" w:cs="Arial"/>
          <w:szCs w:val="24"/>
        </w:rPr>
      </w:pPr>
      <w:r w:rsidRPr="00D40530">
        <w:rPr>
          <w:rFonts w:ascii="Arial" w:hAnsi="Arial" w:cs="Arial"/>
          <w:szCs w:val="24"/>
        </w:rPr>
        <w:t xml:space="preserve">Планировщик ТОиР </w:t>
      </w:r>
      <w:r w:rsidR="00875722">
        <w:rPr>
          <w:rFonts w:ascii="Arial" w:hAnsi="Arial" w:cs="Arial"/>
          <w:szCs w:val="24"/>
        </w:rPr>
        <w:t xml:space="preserve">УО </w:t>
      </w:r>
      <w:del w:id="957" w:author="Владимир Лаут" w:date="2021-03-11T18:07:00Z">
        <w:r w:rsidRPr="00D40530" w:rsidDel="00B64106">
          <w:rPr>
            <w:rFonts w:ascii="Arial" w:hAnsi="Arial" w:cs="Arial"/>
            <w:szCs w:val="24"/>
          </w:rPr>
          <w:delText xml:space="preserve">указывает </w:delText>
        </w:r>
      </w:del>
      <w:ins w:id="958" w:author="Владимир Лаут" w:date="2021-03-11T18:07:00Z">
        <w:r w:rsidR="00B64106">
          <w:rPr>
            <w:rFonts w:ascii="Arial" w:hAnsi="Arial" w:cs="Arial"/>
            <w:szCs w:val="24"/>
          </w:rPr>
          <w:t>формирует запрос на корректировку бюджета</w:t>
        </w:r>
        <w:r w:rsidR="00B64106" w:rsidRPr="00D40530">
          <w:rPr>
            <w:rFonts w:ascii="Arial" w:hAnsi="Arial" w:cs="Arial"/>
            <w:szCs w:val="24"/>
          </w:rPr>
          <w:t xml:space="preserve"> </w:t>
        </w:r>
      </w:ins>
      <w:r w:rsidRPr="00D40530">
        <w:rPr>
          <w:rFonts w:ascii="Arial" w:hAnsi="Arial" w:cs="Arial"/>
          <w:szCs w:val="24"/>
        </w:rPr>
        <w:t>на отдельной закладке заказ</w:t>
      </w:r>
      <w:r>
        <w:rPr>
          <w:rFonts w:ascii="Arial" w:hAnsi="Arial" w:cs="Arial"/>
          <w:szCs w:val="24"/>
        </w:rPr>
        <w:t>а ТОРО «</w:t>
      </w:r>
      <w:del w:id="959" w:author="Владимир Лаут" w:date="2021-03-11T18:00:00Z">
        <w:r w:rsidDel="00B64106">
          <w:rPr>
            <w:rFonts w:ascii="Arial" w:hAnsi="Arial" w:cs="Arial"/>
            <w:szCs w:val="24"/>
          </w:rPr>
          <w:delText>Запрос на бюджет</w:delText>
        </w:r>
      </w:del>
      <w:ins w:id="960" w:author="Владимир Лаут" w:date="2021-03-11T18:00:00Z">
        <w:r w:rsidR="00B64106">
          <w:rPr>
            <w:rFonts w:ascii="Arial" w:hAnsi="Arial" w:cs="Arial"/>
            <w:szCs w:val="24"/>
          </w:rPr>
          <w:t>Корректир</w:t>
        </w:r>
      </w:ins>
      <w:ins w:id="961" w:author="Владимир Лаут" w:date="2021-03-11T18:01:00Z">
        <w:r w:rsidR="00B64106">
          <w:rPr>
            <w:rFonts w:ascii="Arial" w:hAnsi="Arial" w:cs="Arial"/>
            <w:szCs w:val="24"/>
          </w:rPr>
          <w:t>овка бюджета</w:t>
        </w:r>
      </w:ins>
      <w:r>
        <w:rPr>
          <w:rFonts w:ascii="Arial" w:hAnsi="Arial" w:cs="Arial"/>
          <w:szCs w:val="24"/>
        </w:rPr>
        <w:t>»</w:t>
      </w:r>
      <w:ins w:id="962" w:author="Владимир Лаут" w:date="2021-03-11T18:07:00Z">
        <w:r w:rsidR="00B64106">
          <w:rPr>
            <w:rFonts w:ascii="Arial" w:hAnsi="Arial" w:cs="Arial"/>
            <w:szCs w:val="24"/>
          </w:rPr>
          <w:t xml:space="preserve"> с обязательным указанием причины корр</w:t>
        </w:r>
      </w:ins>
      <w:ins w:id="963" w:author="Владимир Лаут" w:date="2021-03-11T18:08:00Z">
        <w:r w:rsidR="00B64106">
          <w:rPr>
            <w:rFonts w:ascii="Arial" w:hAnsi="Arial" w:cs="Arial"/>
            <w:szCs w:val="24"/>
          </w:rPr>
          <w:t>ектировки бюджета.</w:t>
        </w:r>
      </w:ins>
      <w:del w:id="964" w:author="Владимир Лаут" w:date="2021-03-11T18:08:00Z">
        <w:r w:rsidDel="00B64106">
          <w:rPr>
            <w:rFonts w:ascii="Arial" w:hAnsi="Arial" w:cs="Arial"/>
            <w:szCs w:val="24"/>
          </w:rPr>
          <w:delText xml:space="preserve"> следую</w:delText>
        </w:r>
        <w:r w:rsidRPr="00D40530" w:rsidDel="00B64106">
          <w:rPr>
            <w:rFonts w:ascii="Arial" w:hAnsi="Arial" w:cs="Arial"/>
            <w:szCs w:val="24"/>
          </w:rPr>
          <w:delText>щие данные:</w:delText>
        </w:r>
      </w:del>
    </w:p>
    <w:p w14:paraId="64F2744E" w14:textId="714892D6" w:rsidR="00D40530" w:rsidRPr="00D40530" w:rsidDel="00B64106" w:rsidRDefault="00BB01C6">
      <w:pPr>
        <w:spacing w:after="120" w:line="276" w:lineRule="auto"/>
        <w:ind w:firstLine="567"/>
        <w:rPr>
          <w:del w:id="965" w:author="Владимир Лаут" w:date="2021-03-11T18:08:00Z"/>
          <w:rFonts w:ascii="Arial" w:hAnsi="Arial" w:cs="Arial"/>
          <w:szCs w:val="24"/>
        </w:rPr>
        <w:pPrChange w:id="966" w:author="Владимир Лаут" w:date="2021-03-11T18:08:00Z">
          <w:pPr>
            <w:pStyle w:val="afb"/>
            <w:numPr>
              <w:numId w:val="25"/>
            </w:numPr>
            <w:spacing w:after="120" w:line="276" w:lineRule="auto"/>
            <w:ind w:left="0" w:firstLine="567"/>
          </w:pPr>
        </w:pPrChange>
      </w:pPr>
      <w:del w:id="967" w:author="Владимир Лаут" w:date="2021-03-11T18:08:00Z">
        <w:r w:rsidDel="00B64106">
          <w:rPr>
            <w:rFonts w:ascii="Arial" w:hAnsi="Arial" w:cs="Arial"/>
            <w:szCs w:val="24"/>
          </w:rPr>
          <w:delText xml:space="preserve"> </w:delText>
        </w:r>
        <w:r w:rsidR="00D40530" w:rsidRPr="00D40530" w:rsidDel="00B64106">
          <w:rPr>
            <w:rFonts w:ascii="Arial" w:hAnsi="Arial" w:cs="Arial"/>
            <w:szCs w:val="24"/>
          </w:rPr>
          <w:delText>СПП-элемент (дефицит)</w:delText>
        </w:r>
        <w:r w:rsidDel="00B64106">
          <w:rPr>
            <w:rFonts w:ascii="Arial" w:hAnsi="Arial" w:cs="Arial"/>
            <w:szCs w:val="24"/>
          </w:rPr>
          <w:delText>,</w:delText>
        </w:r>
      </w:del>
    </w:p>
    <w:p w14:paraId="4464CCAC" w14:textId="46A8A7D8" w:rsidR="00D40530" w:rsidRPr="00D40530" w:rsidDel="00B64106" w:rsidRDefault="00BB01C6">
      <w:pPr>
        <w:spacing w:after="120" w:line="276" w:lineRule="auto"/>
        <w:ind w:firstLine="567"/>
        <w:rPr>
          <w:del w:id="968" w:author="Владимир Лаут" w:date="2021-03-11T18:08:00Z"/>
          <w:rFonts w:ascii="Arial" w:hAnsi="Arial" w:cs="Arial"/>
          <w:szCs w:val="24"/>
        </w:rPr>
        <w:pPrChange w:id="969" w:author="Владимир Лаут" w:date="2021-03-11T18:08:00Z">
          <w:pPr>
            <w:pStyle w:val="afb"/>
            <w:numPr>
              <w:numId w:val="25"/>
            </w:numPr>
            <w:spacing w:after="120" w:line="276" w:lineRule="auto"/>
            <w:ind w:left="0" w:firstLine="567"/>
          </w:pPr>
        </w:pPrChange>
      </w:pPr>
      <w:del w:id="970" w:author="Владимир Лаут" w:date="2021-03-11T18:08:00Z">
        <w:r w:rsidDel="00B64106">
          <w:rPr>
            <w:rFonts w:ascii="Arial" w:hAnsi="Arial" w:cs="Arial"/>
            <w:szCs w:val="24"/>
          </w:rPr>
          <w:delText xml:space="preserve"> </w:delText>
        </w:r>
        <w:r w:rsidR="00D40530" w:rsidRPr="00D40530" w:rsidDel="00B64106">
          <w:rPr>
            <w:rFonts w:ascii="Arial" w:hAnsi="Arial" w:cs="Arial"/>
            <w:szCs w:val="24"/>
          </w:rPr>
          <w:delText>Исходная стоимость заказа</w:delText>
        </w:r>
        <w:r w:rsidDel="00B64106">
          <w:rPr>
            <w:rFonts w:ascii="Arial" w:hAnsi="Arial" w:cs="Arial"/>
            <w:szCs w:val="24"/>
          </w:rPr>
          <w:delText>,</w:delText>
        </w:r>
      </w:del>
    </w:p>
    <w:p w14:paraId="6A0CB162" w14:textId="51D8847B" w:rsidR="00D40530" w:rsidRPr="00D40530" w:rsidDel="00B64106" w:rsidRDefault="00BB01C6">
      <w:pPr>
        <w:spacing w:after="120" w:line="276" w:lineRule="auto"/>
        <w:ind w:firstLine="567"/>
        <w:rPr>
          <w:del w:id="971" w:author="Владимир Лаут" w:date="2021-03-11T18:08:00Z"/>
          <w:rFonts w:ascii="Arial" w:hAnsi="Arial" w:cs="Arial"/>
          <w:szCs w:val="24"/>
        </w:rPr>
        <w:pPrChange w:id="972" w:author="Владимир Лаут" w:date="2021-03-11T18:08:00Z">
          <w:pPr>
            <w:pStyle w:val="afb"/>
            <w:numPr>
              <w:numId w:val="25"/>
            </w:numPr>
            <w:spacing w:after="120" w:line="276" w:lineRule="auto"/>
            <w:ind w:left="0" w:firstLine="567"/>
          </w:pPr>
        </w:pPrChange>
      </w:pPr>
      <w:del w:id="973" w:author="Владимир Лаут" w:date="2021-03-11T18:08:00Z">
        <w:r w:rsidDel="00B64106">
          <w:rPr>
            <w:rFonts w:ascii="Arial" w:hAnsi="Arial" w:cs="Arial"/>
            <w:szCs w:val="24"/>
          </w:rPr>
          <w:delText xml:space="preserve"> </w:delText>
        </w:r>
        <w:r w:rsidR="00D40530" w:rsidRPr="00D40530" w:rsidDel="00B64106">
          <w:rPr>
            <w:rFonts w:ascii="Arial" w:hAnsi="Arial" w:cs="Arial"/>
            <w:szCs w:val="24"/>
          </w:rPr>
          <w:delText>Требуемая стоимость</w:delText>
        </w:r>
        <w:r w:rsidDel="00B64106">
          <w:rPr>
            <w:rFonts w:ascii="Arial" w:hAnsi="Arial" w:cs="Arial"/>
            <w:szCs w:val="24"/>
          </w:rPr>
          <w:delText>,</w:delText>
        </w:r>
      </w:del>
    </w:p>
    <w:p w14:paraId="03FDE0B6" w14:textId="03AD14E0" w:rsidR="00D40530" w:rsidRPr="00D40530" w:rsidDel="00B64106" w:rsidRDefault="00BB01C6">
      <w:pPr>
        <w:spacing w:after="120" w:line="276" w:lineRule="auto"/>
        <w:ind w:firstLine="567"/>
        <w:rPr>
          <w:del w:id="974" w:author="Владимир Лаут" w:date="2021-03-11T18:08:00Z"/>
          <w:rFonts w:ascii="Arial" w:hAnsi="Arial" w:cs="Arial"/>
          <w:szCs w:val="24"/>
        </w:rPr>
        <w:pPrChange w:id="975" w:author="Владимир Лаут" w:date="2021-03-11T18:08:00Z">
          <w:pPr>
            <w:pStyle w:val="afb"/>
            <w:numPr>
              <w:numId w:val="25"/>
            </w:numPr>
            <w:spacing w:after="240" w:line="276" w:lineRule="auto"/>
            <w:ind w:left="0" w:firstLine="567"/>
          </w:pPr>
        </w:pPrChange>
      </w:pPr>
      <w:del w:id="976" w:author="Владимир Лаут" w:date="2021-03-11T18:08:00Z">
        <w:r w:rsidDel="00B64106">
          <w:rPr>
            <w:rFonts w:ascii="Arial" w:hAnsi="Arial" w:cs="Arial"/>
            <w:szCs w:val="24"/>
          </w:rPr>
          <w:delText xml:space="preserve"> </w:delText>
        </w:r>
        <w:r w:rsidR="00D40530" w:rsidRPr="00D40530" w:rsidDel="00B64106">
          <w:rPr>
            <w:rFonts w:ascii="Arial" w:hAnsi="Arial" w:cs="Arial"/>
            <w:szCs w:val="24"/>
          </w:rPr>
          <w:delText>Дефицит (разность Требуемой и Исходной стоимости)</w:delText>
        </w:r>
        <w:r w:rsidDel="00B64106">
          <w:rPr>
            <w:rFonts w:ascii="Arial" w:hAnsi="Arial" w:cs="Arial"/>
            <w:szCs w:val="24"/>
          </w:rPr>
          <w:delText>.</w:delText>
        </w:r>
      </w:del>
    </w:p>
    <w:p w14:paraId="3DA24D01" w14:textId="22705FC8" w:rsidR="00D40530" w:rsidRPr="00544146" w:rsidRDefault="00D40530">
      <w:pPr>
        <w:spacing w:after="120" w:line="276" w:lineRule="auto"/>
        <w:ind w:firstLine="567"/>
        <w:rPr>
          <w:rFonts w:ascii="Arial" w:hAnsi="Arial" w:cs="Arial"/>
          <w:szCs w:val="24"/>
        </w:rPr>
        <w:pPrChange w:id="977" w:author="Владимир Лаут" w:date="2021-03-11T18:08:00Z">
          <w:pPr>
            <w:spacing w:after="240" w:line="276" w:lineRule="auto"/>
            <w:ind w:firstLine="567"/>
          </w:pPr>
        </w:pPrChange>
      </w:pPr>
      <w:del w:id="978" w:author="Владимир Лаут" w:date="2021-03-11T18:08:00Z">
        <w:r w:rsidRPr="00D40530" w:rsidDel="00B64106">
          <w:rPr>
            <w:rFonts w:ascii="Arial" w:hAnsi="Arial" w:cs="Arial"/>
            <w:szCs w:val="24"/>
          </w:rPr>
          <w:delText xml:space="preserve"> </w:delText>
        </w:r>
        <w:r w:rsidR="00495E69" w:rsidRPr="00D40530" w:rsidDel="00B64106">
          <w:rPr>
            <w:rFonts w:ascii="Arial" w:hAnsi="Arial" w:cs="Arial"/>
            <w:szCs w:val="24"/>
          </w:rPr>
          <w:delText xml:space="preserve">Планировщик ТОиР </w:delText>
        </w:r>
        <w:r w:rsidR="00495E69" w:rsidDel="00B64106">
          <w:rPr>
            <w:rFonts w:ascii="Arial" w:hAnsi="Arial" w:cs="Arial"/>
            <w:szCs w:val="24"/>
          </w:rPr>
          <w:delText>УО</w:delText>
        </w:r>
        <w:r w:rsidR="00495E69" w:rsidRPr="00D40530" w:rsidDel="00B64106">
          <w:rPr>
            <w:rFonts w:ascii="Arial" w:hAnsi="Arial" w:cs="Arial"/>
            <w:szCs w:val="24"/>
          </w:rPr>
          <w:delText xml:space="preserve"> </w:delText>
        </w:r>
        <w:r w:rsidRPr="00D40530" w:rsidDel="00B64106">
          <w:rPr>
            <w:rFonts w:ascii="Arial" w:hAnsi="Arial" w:cs="Arial"/>
            <w:szCs w:val="24"/>
          </w:rPr>
          <w:delText xml:space="preserve">устанавливает пользовательский статус ТРКБ </w:delText>
        </w:r>
        <w:r w:rsidR="00BB01C6" w:rsidDel="00B64106">
          <w:rPr>
            <w:rFonts w:ascii="Arial" w:hAnsi="Arial" w:cs="Arial"/>
            <w:szCs w:val="24"/>
          </w:rPr>
          <w:delText xml:space="preserve">– требуется корректировка бюджета </w:delText>
        </w:r>
        <w:r w:rsidRPr="00D40530" w:rsidDel="00B64106">
          <w:rPr>
            <w:rFonts w:ascii="Arial" w:hAnsi="Arial" w:cs="Arial"/>
            <w:szCs w:val="24"/>
          </w:rPr>
          <w:delText>в заказе ТОРО.</w:delText>
        </w:r>
      </w:del>
      <w:r w:rsidRPr="00D40530">
        <w:rPr>
          <w:rFonts w:ascii="Arial" w:hAnsi="Arial" w:cs="Arial"/>
          <w:szCs w:val="24"/>
        </w:rPr>
        <w:t xml:space="preserve"> При этом СПП-элемент из поля заголовка заказа переносится (в исходном поле удаляется, таким образом теряется привязка заказа к СПП-элементу, и </w:t>
      </w:r>
      <w:r w:rsidRPr="00D40530">
        <w:rPr>
          <w:rFonts w:ascii="Arial" w:hAnsi="Arial" w:cs="Arial"/>
          <w:szCs w:val="24"/>
        </w:rPr>
        <w:lastRenderedPageBreak/>
        <w:t>бюджет для этого заказа не проверяется) в поле СПП-элемент (дефицит) на доп</w:t>
      </w:r>
      <w:r w:rsidR="00670D7F">
        <w:rPr>
          <w:rFonts w:ascii="Arial" w:hAnsi="Arial" w:cs="Arial"/>
          <w:szCs w:val="24"/>
        </w:rPr>
        <w:t>олнительную закладку</w:t>
      </w:r>
      <w:del w:id="979" w:author="Владимир Лаут" w:date="2021-03-11T18:08:00Z">
        <w:r w:rsidR="00670D7F" w:rsidDel="00B64106">
          <w:rPr>
            <w:rFonts w:ascii="Arial" w:hAnsi="Arial" w:cs="Arial"/>
            <w:szCs w:val="24"/>
          </w:rPr>
          <w:delText>.</w:delText>
        </w:r>
      </w:del>
      <w:ins w:id="980" w:author="Владимир Лаут" w:date="2021-03-11T18:08:00Z">
        <w:r w:rsidR="00B64106">
          <w:rPr>
            <w:rFonts w:ascii="Arial" w:hAnsi="Arial" w:cs="Arial"/>
            <w:szCs w:val="24"/>
          </w:rPr>
          <w:t>, и заказу присваивается статус ТРКБ «Требует корректировки».</w:t>
        </w:r>
      </w:ins>
    </w:p>
    <w:p w14:paraId="1671039F" w14:textId="71987E5C" w:rsidR="00D40530" w:rsidRPr="00D40530" w:rsidRDefault="00F163AF" w:rsidP="00D40530">
      <w:pPr>
        <w:spacing w:after="240" w:line="276" w:lineRule="auto"/>
        <w:ind w:firstLine="567"/>
        <w:rPr>
          <w:rFonts w:ascii="Arial" w:hAnsi="Arial" w:cs="Arial"/>
          <w:szCs w:val="24"/>
        </w:rPr>
      </w:pPr>
      <w:r>
        <w:rPr>
          <w:rFonts w:ascii="Arial" w:hAnsi="Arial" w:cs="Arial"/>
          <w:szCs w:val="24"/>
        </w:rPr>
        <w:t xml:space="preserve">Планировщик ТОиР отправляет по электронной почте уведомление о необходимости корректировки лимитов Планировщику </w:t>
      </w:r>
      <w:r w:rsidR="008D480F">
        <w:rPr>
          <w:rFonts w:ascii="Arial" w:hAnsi="Arial" w:cs="Arial"/>
          <w:szCs w:val="24"/>
        </w:rPr>
        <w:t>бюджета УА</w:t>
      </w:r>
      <w:r w:rsidR="00D40530" w:rsidRPr="00D40530">
        <w:rPr>
          <w:rFonts w:ascii="Arial" w:hAnsi="Arial" w:cs="Arial"/>
          <w:szCs w:val="24"/>
        </w:rPr>
        <w:t>.</w:t>
      </w:r>
    </w:p>
    <w:p w14:paraId="08A49F97" w14:textId="11B0A71C" w:rsidR="00D40530" w:rsidRPr="00D40530" w:rsidRDefault="00D40530" w:rsidP="00D40530">
      <w:pPr>
        <w:spacing w:after="240" w:line="276" w:lineRule="auto"/>
        <w:ind w:firstLine="567"/>
        <w:rPr>
          <w:rFonts w:ascii="Arial" w:hAnsi="Arial" w:cs="Arial"/>
          <w:szCs w:val="24"/>
        </w:rPr>
      </w:pPr>
      <w:r w:rsidRPr="00D40530">
        <w:rPr>
          <w:rFonts w:ascii="Arial" w:hAnsi="Arial" w:cs="Arial"/>
          <w:szCs w:val="24"/>
        </w:rPr>
        <w:t>Если бюджет не скорректирован, то Планировщик ТОиР переносит сроки выполнения ра</w:t>
      </w:r>
      <w:r w:rsidR="00E15853">
        <w:rPr>
          <w:rFonts w:ascii="Arial" w:hAnsi="Arial" w:cs="Arial"/>
          <w:szCs w:val="24"/>
        </w:rPr>
        <w:t>бот с пустым полем СПП-элемента</w:t>
      </w:r>
      <w:r w:rsidRPr="00D40530">
        <w:rPr>
          <w:rFonts w:ascii="Arial" w:hAnsi="Arial" w:cs="Arial"/>
          <w:szCs w:val="24"/>
        </w:rPr>
        <w:t xml:space="preserve"> </w:t>
      </w:r>
      <w:r w:rsidR="00E15853">
        <w:rPr>
          <w:rFonts w:ascii="Arial" w:hAnsi="Arial" w:cs="Arial"/>
          <w:szCs w:val="24"/>
        </w:rPr>
        <w:t>или</w:t>
      </w:r>
      <w:r w:rsidRPr="00D40530">
        <w:rPr>
          <w:rFonts w:ascii="Arial" w:hAnsi="Arial" w:cs="Arial"/>
          <w:szCs w:val="24"/>
        </w:rPr>
        <w:t xml:space="preserve"> отменяет заказы ТОРО (устанавливает на заказе статус МТКУ</w:t>
      </w:r>
      <w:r w:rsidR="00E15853">
        <w:rPr>
          <w:rFonts w:ascii="Arial" w:hAnsi="Arial" w:cs="Arial"/>
          <w:szCs w:val="24"/>
        </w:rPr>
        <w:t xml:space="preserve"> - метка удаления</w:t>
      </w:r>
      <w:r w:rsidRPr="00D40530">
        <w:rPr>
          <w:rFonts w:ascii="Arial" w:hAnsi="Arial" w:cs="Arial"/>
          <w:szCs w:val="24"/>
        </w:rPr>
        <w:t>).</w:t>
      </w:r>
    </w:p>
    <w:p w14:paraId="2E8B1981" w14:textId="6A7BE4B4" w:rsidR="00D40530" w:rsidRPr="00D40530" w:rsidRDefault="00D40530" w:rsidP="00BB01C6">
      <w:pPr>
        <w:pStyle w:val="bbb"/>
        <w:suppressAutoHyphens/>
        <w:spacing w:after="240" w:line="276" w:lineRule="auto"/>
        <w:ind w:firstLine="567"/>
        <w:jc w:val="both"/>
        <w:rPr>
          <w:sz w:val="24"/>
          <w:szCs w:val="24"/>
        </w:rPr>
      </w:pPr>
      <w:r w:rsidRPr="00D40530">
        <w:rPr>
          <w:sz w:val="24"/>
          <w:szCs w:val="24"/>
        </w:rPr>
        <w:t xml:space="preserve">При необходимости Планировщик ТОиР </w:t>
      </w:r>
      <w:r w:rsidR="00875722">
        <w:rPr>
          <w:sz w:val="24"/>
          <w:szCs w:val="24"/>
        </w:rPr>
        <w:t xml:space="preserve">УО </w:t>
      </w:r>
      <w:r w:rsidRPr="00D40530">
        <w:rPr>
          <w:sz w:val="24"/>
          <w:szCs w:val="24"/>
        </w:rPr>
        <w:t xml:space="preserve">анализирует бюджеты по проектам, с использованием транзакции </w:t>
      </w:r>
      <w:r w:rsidR="00672E5B">
        <w:rPr>
          <w:sz w:val="24"/>
          <w:szCs w:val="24"/>
          <w:lang w:val="en-US"/>
        </w:rPr>
        <w:t>ZPM</w:t>
      </w:r>
      <w:r w:rsidR="00672E5B" w:rsidRPr="002008C6">
        <w:rPr>
          <w:sz w:val="24"/>
          <w:szCs w:val="24"/>
        </w:rPr>
        <w:t>_</w:t>
      </w:r>
      <w:r w:rsidR="00672E5B">
        <w:rPr>
          <w:sz w:val="24"/>
          <w:szCs w:val="24"/>
          <w:lang w:val="en-US"/>
        </w:rPr>
        <w:t>M</w:t>
      </w:r>
      <w:r w:rsidR="00672E5B" w:rsidRPr="002008C6">
        <w:rPr>
          <w:sz w:val="24"/>
          <w:szCs w:val="24"/>
        </w:rPr>
        <w:t>05</w:t>
      </w:r>
      <w:r w:rsidR="00672E5B">
        <w:rPr>
          <w:sz w:val="24"/>
          <w:szCs w:val="24"/>
        </w:rPr>
        <w:t xml:space="preserve"> «Бюджет воздействий»</w:t>
      </w:r>
      <w:r w:rsidRPr="00D40530">
        <w:rPr>
          <w:sz w:val="24"/>
          <w:szCs w:val="24"/>
        </w:rPr>
        <w:t>.</w:t>
      </w:r>
    </w:p>
    <w:p w14:paraId="295E45CD" w14:textId="6066FB6B" w:rsidR="009E28A6" w:rsidRDefault="009E28A6" w:rsidP="0042305B">
      <w:pPr>
        <w:pStyle w:val="bbb"/>
        <w:suppressAutoHyphens/>
        <w:spacing w:after="240" w:line="276" w:lineRule="auto"/>
        <w:ind w:firstLine="567"/>
        <w:jc w:val="both"/>
        <w:rPr>
          <w:sz w:val="24"/>
          <w:szCs w:val="24"/>
        </w:rPr>
      </w:pPr>
      <w:r w:rsidRPr="00B14753">
        <w:rPr>
          <w:sz w:val="24"/>
          <w:szCs w:val="24"/>
        </w:rPr>
        <w:t xml:space="preserve">В случае соответствия лимитам Планировщик ТОиР </w:t>
      </w:r>
      <w:r w:rsidR="00875722">
        <w:rPr>
          <w:sz w:val="24"/>
          <w:szCs w:val="24"/>
        </w:rPr>
        <w:t xml:space="preserve">УО </w:t>
      </w:r>
      <w:r w:rsidRPr="00B14753">
        <w:rPr>
          <w:sz w:val="24"/>
          <w:szCs w:val="24"/>
        </w:rPr>
        <w:t xml:space="preserve">передает </w:t>
      </w:r>
      <w:r>
        <w:rPr>
          <w:sz w:val="24"/>
          <w:szCs w:val="24"/>
        </w:rPr>
        <w:t>з</w:t>
      </w:r>
      <w:r w:rsidRPr="00B14753">
        <w:rPr>
          <w:sz w:val="24"/>
          <w:szCs w:val="24"/>
        </w:rPr>
        <w:t xml:space="preserve">аказ на согласование Старшему планировщику </w:t>
      </w:r>
      <w:r w:rsidR="00875722">
        <w:rPr>
          <w:sz w:val="24"/>
          <w:szCs w:val="24"/>
        </w:rPr>
        <w:t xml:space="preserve">УО </w:t>
      </w:r>
      <w:r w:rsidRPr="00B14753">
        <w:rPr>
          <w:sz w:val="24"/>
          <w:szCs w:val="24"/>
        </w:rPr>
        <w:t xml:space="preserve">с присвоением заказу ТОРО статуса заказа СГПЛ </w:t>
      </w:r>
      <w:r w:rsidR="002C6E04">
        <w:rPr>
          <w:sz w:val="24"/>
          <w:szCs w:val="24"/>
        </w:rPr>
        <w:t xml:space="preserve">- </w:t>
      </w:r>
      <w:r w:rsidRPr="00B14753">
        <w:rPr>
          <w:sz w:val="24"/>
          <w:szCs w:val="24"/>
        </w:rPr>
        <w:t>отправлен на согласование планировщиком ТОиР.</w:t>
      </w:r>
    </w:p>
    <w:p w14:paraId="5FD2E926" w14:textId="69C82DA8" w:rsidR="009E28A6" w:rsidRPr="00E13DEA" w:rsidRDefault="00F163AF">
      <w:pPr>
        <w:pStyle w:val="4"/>
        <w:pPrChange w:id="981" w:author="pospelovas" w:date="2021-03-17T23:25:00Z">
          <w:pPr>
            <w:pStyle w:val="afff7"/>
          </w:pPr>
        </w:pPrChange>
      </w:pPr>
      <w:bookmarkStart w:id="982" w:name="_Toc38890337"/>
      <w:del w:id="983" w:author="pospelovas" w:date="2021-03-17T23:25:00Z">
        <w:r w:rsidDel="00F9107E">
          <w:delText>5.2.2.</w:delText>
        </w:r>
        <w:r w:rsidR="00593FF8" w:rsidDel="00F9107E">
          <w:delText>7</w:delText>
        </w:r>
        <w:r w:rsidR="009E28A6" w:rsidDel="00F9107E">
          <w:delText xml:space="preserve"> </w:delText>
        </w:r>
      </w:del>
      <w:r w:rsidR="009E28A6" w:rsidRPr="00E13DEA">
        <w:t>Шаг процесса 90. Согласование заказа на внеплановые работы</w:t>
      </w:r>
      <w:bookmarkEnd w:id="982"/>
    </w:p>
    <w:p w14:paraId="39473105" w14:textId="6AFBA041" w:rsidR="009E28A6" w:rsidRPr="00B14753" w:rsidRDefault="009E28A6" w:rsidP="0042305B">
      <w:pPr>
        <w:pStyle w:val="bbb"/>
        <w:suppressAutoHyphens/>
        <w:spacing w:after="240" w:line="276" w:lineRule="auto"/>
        <w:ind w:firstLine="567"/>
        <w:jc w:val="both"/>
        <w:rPr>
          <w:sz w:val="24"/>
          <w:szCs w:val="24"/>
        </w:rPr>
      </w:pPr>
      <w:r w:rsidRPr="00B14753">
        <w:rPr>
          <w:sz w:val="24"/>
          <w:szCs w:val="24"/>
        </w:rPr>
        <w:t xml:space="preserve">Старший планировщик ТОиР </w:t>
      </w:r>
      <w:r w:rsidR="00875722">
        <w:rPr>
          <w:sz w:val="24"/>
          <w:szCs w:val="24"/>
        </w:rPr>
        <w:t xml:space="preserve">УО </w:t>
      </w:r>
      <w:r w:rsidRPr="00B14753">
        <w:rPr>
          <w:sz w:val="24"/>
          <w:szCs w:val="24"/>
        </w:rPr>
        <w:t>анализирует заказы ТО</w:t>
      </w:r>
      <w:r w:rsidR="002C6E04">
        <w:rPr>
          <w:sz w:val="24"/>
          <w:szCs w:val="24"/>
        </w:rPr>
        <w:t xml:space="preserve">РО с присвоенным статусом СГПЛ - </w:t>
      </w:r>
      <w:r w:rsidRPr="00B14753">
        <w:rPr>
          <w:sz w:val="24"/>
          <w:szCs w:val="24"/>
        </w:rPr>
        <w:t xml:space="preserve">отправлен на согласование планировщиком ТОиР, транзакция </w:t>
      </w:r>
      <w:r w:rsidR="00495E69">
        <w:rPr>
          <w:sz w:val="24"/>
          <w:szCs w:val="24"/>
          <w:lang w:val="en-US"/>
        </w:rPr>
        <w:t>Z</w:t>
      </w:r>
      <w:bookmarkStart w:id="984" w:name="_Hlk37879306"/>
      <w:r w:rsidR="00495E69">
        <w:rPr>
          <w:sz w:val="24"/>
          <w:szCs w:val="24"/>
          <w:lang w:val="en-US"/>
        </w:rPr>
        <w:t>PM</w:t>
      </w:r>
      <w:r w:rsidR="00495E69" w:rsidRPr="002008C6">
        <w:rPr>
          <w:sz w:val="24"/>
          <w:szCs w:val="24"/>
        </w:rPr>
        <w:t>_</w:t>
      </w:r>
      <w:r w:rsidR="00495E69">
        <w:rPr>
          <w:sz w:val="24"/>
          <w:szCs w:val="24"/>
          <w:lang w:val="en-US"/>
        </w:rPr>
        <w:t>PLAN</w:t>
      </w:r>
      <w:r w:rsidR="00495E69" w:rsidRPr="002008C6">
        <w:rPr>
          <w:sz w:val="24"/>
          <w:szCs w:val="24"/>
        </w:rPr>
        <w:t xml:space="preserve"> </w:t>
      </w:r>
      <w:r w:rsidR="00495E69">
        <w:rPr>
          <w:sz w:val="24"/>
          <w:szCs w:val="24"/>
        </w:rPr>
        <w:t>«АРМ Планировщика ТОиР»</w:t>
      </w:r>
      <w:bookmarkEnd w:id="984"/>
      <w:r w:rsidRPr="00B14753">
        <w:rPr>
          <w:sz w:val="24"/>
          <w:szCs w:val="24"/>
        </w:rPr>
        <w:t xml:space="preserve">. Проверяет корректность планирования и возможность выполнения мероприятий ТОиР по срокам, доступным ресурсам, мощностям. </w:t>
      </w:r>
    </w:p>
    <w:p w14:paraId="7B305AF7" w14:textId="31E59145" w:rsidR="009E28A6" w:rsidRPr="00D47CDB" w:rsidRDefault="009E28A6" w:rsidP="009E28A6">
      <w:pPr>
        <w:spacing w:after="120" w:line="276" w:lineRule="auto"/>
        <w:ind w:firstLine="567"/>
        <w:rPr>
          <w:rFonts w:ascii="Arial" w:hAnsi="Arial" w:cs="Arial"/>
          <w:szCs w:val="24"/>
        </w:rPr>
      </w:pPr>
      <w:r w:rsidRPr="00D47CDB">
        <w:rPr>
          <w:rFonts w:ascii="Arial" w:hAnsi="Arial" w:cs="Arial"/>
          <w:szCs w:val="24"/>
        </w:rPr>
        <w:t xml:space="preserve">Поля для заполнения на экране выбора транзакции </w:t>
      </w:r>
      <w:r w:rsidR="00495E69" w:rsidRPr="00495E69">
        <w:rPr>
          <w:rFonts w:ascii="Arial" w:hAnsi="Arial" w:cs="Arial"/>
          <w:szCs w:val="24"/>
        </w:rPr>
        <w:t>ZPM_PLAN «АРМ Планировщика ТОиР»</w:t>
      </w:r>
      <w:r w:rsidRPr="00D47CDB">
        <w:rPr>
          <w:rFonts w:ascii="Arial" w:hAnsi="Arial" w:cs="Arial"/>
          <w:szCs w:val="24"/>
        </w:rPr>
        <w:t>:</w:t>
      </w:r>
    </w:p>
    <w:p w14:paraId="091EA0E2" w14:textId="77777777" w:rsidR="009E28A6" w:rsidRDefault="009E28A6" w:rsidP="0042305B">
      <w:pPr>
        <w:spacing w:after="120" w:line="276" w:lineRule="auto"/>
        <w:ind w:firstLine="567"/>
        <w:rPr>
          <w:rFonts w:ascii="Arial" w:hAnsi="Arial" w:cs="Arial"/>
          <w:szCs w:val="24"/>
        </w:rPr>
      </w:pPr>
      <w:r w:rsidRPr="00D47CDB">
        <w:rPr>
          <w:rFonts w:ascii="Arial" w:hAnsi="Arial" w:cs="Arial"/>
          <w:szCs w:val="24"/>
        </w:rPr>
        <w:t>- Техническое место;</w:t>
      </w:r>
    </w:p>
    <w:p w14:paraId="770EA7FC" w14:textId="77777777" w:rsidR="009E28A6" w:rsidRDefault="009E28A6" w:rsidP="0042305B">
      <w:pPr>
        <w:spacing w:after="120" w:line="276" w:lineRule="auto"/>
        <w:ind w:firstLine="567"/>
        <w:rPr>
          <w:szCs w:val="24"/>
        </w:rPr>
      </w:pPr>
      <w:r w:rsidRPr="00D47CDB">
        <w:rPr>
          <w:rFonts w:ascii="Arial" w:hAnsi="Arial" w:cs="Arial"/>
          <w:szCs w:val="24"/>
        </w:rPr>
        <w:t>- Группа планирования;</w:t>
      </w:r>
    </w:p>
    <w:p w14:paraId="084F5CFF" w14:textId="4F02C2C8" w:rsidR="009E28A6" w:rsidRDefault="009E28A6" w:rsidP="0042305B">
      <w:pPr>
        <w:spacing w:after="120" w:line="276" w:lineRule="auto"/>
        <w:ind w:firstLine="567"/>
        <w:rPr>
          <w:szCs w:val="24"/>
        </w:rPr>
      </w:pPr>
      <w:r w:rsidRPr="00D47CDB">
        <w:rPr>
          <w:rFonts w:ascii="Arial" w:hAnsi="Arial" w:cs="Arial"/>
          <w:szCs w:val="24"/>
        </w:rPr>
        <w:t>- Период</w:t>
      </w:r>
      <w:r w:rsidRPr="00D47CDB">
        <w:rPr>
          <w:szCs w:val="24"/>
        </w:rPr>
        <w:t>.</w:t>
      </w:r>
    </w:p>
    <w:p w14:paraId="67AF4C38" w14:textId="3AE767BB" w:rsidR="009E28A6" w:rsidRPr="00B14753" w:rsidRDefault="009E28A6" w:rsidP="0042305B">
      <w:pPr>
        <w:pStyle w:val="bbb"/>
        <w:suppressAutoHyphens/>
        <w:spacing w:after="240" w:line="276" w:lineRule="auto"/>
        <w:ind w:firstLine="567"/>
        <w:jc w:val="both"/>
        <w:rPr>
          <w:sz w:val="24"/>
          <w:szCs w:val="24"/>
        </w:rPr>
      </w:pPr>
      <w:r w:rsidRPr="00B14753">
        <w:rPr>
          <w:sz w:val="24"/>
          <w:szCs w:val="24"/>
        </w:rPr>
        <w:t xml:space="preserve">В случае выявления замечаний Старший планировщик ТОиР </w:t>
      </w:r>
      <w:r w:rsidR="00875722">
        <w:rPr>
          <w:sz w:val="24"/>
          <w:szCs w:val="24"/>
        </w:rPr>
        <w:t xml:space="preserve">УО </w:t>
      </w:r>
      <w:r>
        <w:rPr>
          <w:sz w:val="24"/>
          <w:szCs w:val="24"/>
        </w:rPr>
        <w:t xml:space="preserve">возвращает заказ ТОРО на корректировку Планировщику ТОиР </w:t>
      </w:r>
      <w:r w:rsidR="00875722">
        <w:rPr>
          <w:sz w:val="24"/>
          <w:szCs w:val="24"/>
        </w:rPr>
        <w:t>УО</w:t>
      </w:r>
      <w:r>
        <w:rPr>
          <w:sz w:val="24"/>
          <w:szCs w:val="24"/>
        </w:rPr>
        <w:t xml:space="preserve">, устанавливая статус ПЛАН </w:t>
      </w:r>
      <w:r w:rsidR="002C6E04">
        <w:rPr>
          <w:sz w:val="24"/>
          <w:szCs w:val="24"/>
        </w:rPr>
        <w:t xml:space="preserve">– планируется </w:t>
      </w:r>
      <w:r>
        <w:rPr>
          <w:sz w:val="24"/>
          <w:szCs w:val="24"/>
        </w:rPr>
        <w:t>и добавляя комментарии в подробный текст</w:t>
      </w:r>
      <w:r w:rsidRPr="00B14753">
        <w:rPr>
          <w:sz w:val="24"/>
          <w:szCs w:val="24"/>
        </w:rPr>
        <w:t>.</w:t>
      </w:r>
    </w:p>
    <w:p w14:paraId="4B0BF947" w14:textId="77777777" w:rsidR="009E28A6" w:rsidRPr="00B14753" w:rsidRDefault="009E28A6" w:rsidP="0042305B">
      <w:pPr>
        <w:pStyle w:val="bbb"/>
        <w:suppressAutoHyphens/>
        <w:spacing w:after="120" w:line="276" w:lineRule="auto"/>
        <w:ind w:firstLine="567"/>
        <w:jc w:val="both"/>
        <w:rPr>
          <w:sz w:val="24"/>
          <w:szCs w:val="24"/>
        </w:rPr>
      </w:pPr>
      <w:r w:rsidRPr="00B14753">
        <w:rPr>
          <w:sz w:val="24"/>
          <w:szCs w:val="24"/>
        </w:rPr>
        <w:t>В случае отсутствия замечаний соглас</w:t>
      </w:r>
      <w:r>
        <w:rPr>
          <w:sz w:val="24"/>
          <w:szCs w:val="24"/>
        </w:rPr>
        <w:t>овывает</w:t>
      </w:r>
      <w:r w:rsidRPr="00B14753">
        <w:rPr>
          <w:sz w:val="24"/>
          <w:szCs w:val="24"/>
        </w:rPr>
        <w:t xml:space="preserve"> Заказ ТОРО установкой статуса ССПЛ </w:t>
      </w:r>
      <w:r w:rsidR="002C6E04">
        <w:rPr>
          <w:sz w:val="24"/>
          <w:szCs w:val="24"/>
        </w:rPr>
        <w:t>- с</w:t>
      </w:r>
      <w:r w:rsidRPr="00B14753">
        <w:rPr>
          <w:sz w:val="24"/>
          <w:szCs w:val="24"/>
        </w:rPr>
        <w:t>огласо</w:t>
      </w:r>
      <w:r w:rsidR="002C6E04">
        <w:rPr>
          <w:sz w:val="24"/>
          <w:szCs w:val="24"/>
        </w:rPr>
        <w:t>вано старшим планировщиком ТОиР</w:t>
      </w:r>
      <w:r w:rsidRPr="00B14753">
        <w:rPr>
          <w:sz w:val="24"/>
          <w:szCs w:val="24"/>
        </w:rPr>
        <w:t xml:space="preserve"> и инициирует в зависимости от требуемых сроков работ включен</w:t>
      </w:r>
      <w:r>
        <w:rPr>
          <w:sz w:val="24"/>
          <w:szCs w:val="24"/>
        </w:rPr>
        <w:t>ие заказа ТОРО в соответствующий горизонт планирования</w:t>
      </w:r>
      <w:r w:rsidRPr="00B14753">
        <w:rPr>
          <w:sz w:val="24"/>
          <w:szCs w:val="24"/>
        </w:rPr>
        <w:t>:</w:t>
      </w:r>
    </w:p>
    <w:p w14:paraId="2566F914" w14:textId="77777777" w:rsidR="009E28A6" w:rsidRDefault="009E28A6" w:rsidP="0042305B">
      <w:pPr>
        <w:pStyle w:val="bbb"/>
        <w:suppressAutoHyphens/>
        <w:spacing w:after="120" w:line="276" w:lineRule="auto"/>
        <w:ind w:firstLine="567"/>
        <w:rPr>
          <w:sz w:val="24"/>
          <w:szCs w:val="24"/>
        </w:rPr>
      </w:pPr>
      <w:r w:rsidRPr="00B14753">
        <w:rPr>
          <w:sz w:val="24"/>
          <w:szCs w:val="24"/>
        </w:rPr>
        <w:t>- Годовое планирование, процесс ПП-07.02.03.01-ERP Годовое планирование воздействий на производственные активы,</w:t>
      </w:r>
    </w:p>
    <w:p w14:paraId="7A6E3766" w14:textId="77777777" w:rsidR="009E28A6" w:rsidRPr="00B14753" w:rsidRDefault="009E28A6" w:rsidP="0042305B">
      <w:pPr>
        <w:pStyle w:val="bbb"/>
        <w:suppressAutoHyphens/>
        <w:spacing w:after="120" w:line="276" w:lineRule="auto"/>
        <w:ind w:firstLine="567"/>
        <w:rPr>
          <w:sz w:val="24"/>
          <w:szCs w:val="24"/>
        </w:rPr>
      </w:pPr>
      <w:r w:rsidRPr="00B14753">
        <w:rPr>
          <w:sz w:val="24"/>
          <w:szCs w:val="24"/>
        </w:rPr>
        <w:t>- Оперативное планирование, процесс ПП-07.03.01-ERP Оперативное (месячное) планирование воздействий на производственные активы,</w:t>
      </w:r>
    </w:p>
    <w:p w14:paraId="71503AAA" w14:textId="77777777" w:rsidR="009E28A6" w:rsidRPr="00815692" w:rsidRDefault="009E28A6" w:rsidP="0042305B">
      <w:pPr>
        <w:pStyle w:val="bbb"/>
        <w:suppressAutoHyphens/>
        <w:spacing w:after="120" w:line="276" w:lineRule="auto"/>
        <w:ind w:firstLine="567"/>
        <w:rPr>
          <w:sz w:val="24"/>
          <w:szCs w:val="24"/>
        </w:rPr>
      </w:pPr>
      <w:r w:rsidRPr="00B14753">
        <w:rPr>
          <w:sz w:val="24"/>
          <w:szCs w:val="24"/>
        </w:rPr>
        <w:t>- Недельно-суточное планирование, процесс ПП-07.03.02-ERP Недельно-суточное планирование воздействий на производственные активы,</w:t>
      </w:r>
    </w:p>
    <w:p w14:paraId="2DE77A47" w14:textId="77777777" w:rsidR="009E28A6" w:rsidRDefault="009E28A6" w:rsidP="0042305B">
      <w:pPr>
        <w:pStyle w:val="bbb"/>
        <w:suppressAutoHyphens/>
        <w:spacing w:after="240" w:line="276" w:lineRule="auto"/>
        <w:ind w:firstLine="567"/>
        <w:rPr>
          <w:sz w:val="24"/>
          <w:szCs w:val="24"/>
        </w:rPr>
      </w:pPr>
      <w:r w:rsidRPr="00B14753">
        <w:rPr>
          <w:sz w:val="24"/>
          <w:szCs w:val="24"/>
        </w:rPr>
        <w:lastRenderedPageBreak/>
        <w:t xml:space="preserve">- Планирование остановочных ремонтов, процесс ПП-07.02.03.02-ERP Планирование </w:t>
      </w:r>
      <w:r>
        <w:rPr>
          <w:sz w:val="24"/>
          <w:szCs w:val="24"/>
        </w:rPr>
        <w:t>остановочных ремонтов.</w:t>
      </w:r>
    </w:p>
    <w:p w14:paraId="244ACCA3" w14:textId="5A834587" w:rsidR="009E28A6" w:rsidRPr="00E13DEA" w:rsidRDefault="009E28A6">
      <w:pPr>
        <w:pStyle w:val="4"/>
        <w:pPrChange w:id="985" w:author="pospelovas" w:date="2021-03-17T23:25:00Z">
          <w:pPr>
            <w:pStyle w:val="afff7"/>
          </w:pPr>
        </w:pPrChange>
      </w:pPr>
      <w:bookmarkStart w:id="986" w:name="_Toc38890338"/>
      <w:del w:id="987" w:author="pospelovas" w:date="2021-03-17T23:25:00Z">
        <w:r w:rsidDel="00F9107E">
          <w:delText>5.2.2.</w:delText>
        </w:r>
        <w:r w:rsidR="00593FF8" w:rsidDel="00F9107E">
          <w:delText>8</w:delText>
        </w:r>
        <w:r w:rsidDel="00F9107E">
          <w:delText xml:space="preserve"> </w:delText>
        </w:r>
      </w:del>
      <w:r>
        <w:t>Шаг процесса 10</w:t>
      </w:r>
      <w:r w:rsidRPr="00E13DEA">
        <w:t xml:space="preserve">0. </w:t>
      </w:r>
      <w:r>
        <w:t>Согласование заказа ТОРО Главным специалистом</w:t>
      </w:r>
      <w:bookmarkEnd w:id="986"/>
    </w:p>
    <w:p w14:paraId="649950B2" w14:textId="629C3E3B" w:rsidR="009E28A6" w:rsidRPr="00775D89" w:rsidRDefault="009E28A6" w:rsidP="009E28A6">
      <w:pPr>
        <w:spacing w:after="240" w:line="276" w:lineRule="auto"/>
        <w:ind w:firstLine="567"/>
        <w:rPr>
          <w:rFonts w:ascii="Arial" w:hAnsi="Arial" w:cs="Arial"/>
          <w:szCs w:val="24"/>
        </w:rPr>
      </w:pPr>
      <w:r w:rsidRPr="00621CB6">
        <w:rPr>
          <w:rFonts w:ascii="Arial" w:hAnsi="Arial" w:cs="Arial"/>
        </w:rPr>
        <w:t xml:space="preserve">Главный специалист ТОиР </w:t>
      </w:r>
      <w:r w:rsidR="00875722">
        <w:rPr>
          <w:rFonts w:ascii="Arial" w:hAnsi="Arial" w:cs="Arial"/>
        </w:rPr>
        <w:t xml:space="preserve">УО </w:t>
      </w:r>
      <w:r w:rsidRPr="00621CB6">
        <w:rPr>
          <w:rFonts w:ascii="Arial" w:hAnsi="Arial" w:cs="Arial"/>
        </w:rPr>
        <w:t xml:space="preserve">выбирает в системе </w:t>
      </w:r>
      <w:r>
        <w:rPr>
          <w:rFonts w:ascii="Arial" w:hAnsi="Arial" w:cs="Arial"/>
          <w:lang w:val="en-US"/>
        </w:rPr>
        <w:t>SAP</w:t>
      </w:r>
      <w:r w:rsidRPr="00BF2188">
        <w:rPr>
          <w:rFonts w:ascii="Arial" w:hAnsi="Arial" w:cs="Arial"/>
        </w:rPr>
        <w:t xml:space="preserve"> </w:t>
      </w:r>
      <w:r>
        <w:rPr>
          <w:rFonts w:ascii="Arial" w:hAnsi="Arial" w:cs="Arial"/>
          <w:lang w:val="en-US"/>
        </w:rPr>
        <w:t>S</w:t>
      </w:r>
      <w:r w:rsidRPr="00BF2188">
        <w:rPr>
          <w:rFonts w:ascii="Arial" w:hAnsi="Arial" w:cs="Arial"/>
        </w:rPr>
        <w:t>/4</w:t>
      </w:r>
      <w:r>
        <w:rPr>
          <w:rFonts w:ascii="Arial" w:hAnsi="Arial" w:cs="Arial"/>
          <w:lang w:val="en-US"/>
        </w:rPr>
        <w:t>HANA</w:t>
      </w:r>
      <w:r w:rsidRPr="00BF2188">
        <w:rPr>
          <w:rFonts w:ascii="Arial" w:hAnsi="Arial" w:cs="Arial"/>
        </w:rPr>
        <w:t xml:space="preserve"> </w:t>
      </w:r>
      <w:r w:rsidRPr="00621CB6">
        <w:rPr>
          <w:rFonts w:ascii="Arial" w:hAnsi="Arial" w:cs="Arial"/>
        </w:rPr>
        <w:t>заказы ТОР</w:t>
      </w:r>
      <w:r>
        <w:rPr>
          <w:rFonts w:ascii="Arial" w:hAnsi="Arial" w:cs="Arial"/>
        </w:rPr>
        <w:t xml:space="preserve">О, с пользовательским статусом </w:t>
      </w:r>
      <w:r w:rsidR="002C6E04">
        <w:rPr>
          <w:rFonts w:ascii="Arial" w:hAnsi="Arial" w:cs="Arial"/>
        </w:rPr>
        <w:t>ССПЛ -</w:t>
      </w:r>
      <w:r w:rsidRPr="00621CB6">
        <w:rPr>
          <w:rFonts w:ascii="Arial" w:hAnsi="Arial" w:cs="Arial"/>
        </w:rPr>
        <w:t xml:space="preserve"> согласовано старшим </w:t>
      </w:r>
      <w:r>
        <w:rPr>
          <w:rFonts w:ascii="Arial" w:hAnsi="Arial" w:cs="Arial"/>
        </w:rPr>
        <w:t>планировщиком ТОиР</w:t>
      </w:r>
      <w:r w:rsidRPr="00621CB6">
        <w:rPr>
          <w:rFonts w:ascii="Arial" w:hAnsi="Arial" w:cs="Arial"/>
        </w:rPr>
        <w:t xml:space="preserve">, проверяет корректность планирования используя транзакцию </w:t>
      </w:r>
      <w:r w:rsidR="004552C9">
        <w:rPr>
          <w:rFonts w:ascii="Arial" w:hAnsi="Arial" w:cs="Arial"/>
          <w:lang w:val="en-US"/>
        </w:rPr>
        <w:t>Z</w:t>
      </w:r>
      <w:r w:rsidR="004552C9" w:rsidRPr="004552C9">
        <w:rPr>
          <w:rFonts w:ascii="Arial" w:hAnsi="Arial" w:cs="Arial"/>
        </w:rPr>
        <w:t>PM_PLAN «АРМ Планировщика ТОиР»</w:t>
      </w:r>
      <w:r w:rsidRPr="00621CB6">
        <w:rPr>
          <w:rFonts w:ascii="Arial" w:hAnsi="Arial" w:cs="Arial"/>
        </w:rPr>
        <w:t xml:space="preserve">. </w:t>
      </w:r>
      <w:r>
        <w:rPr>
          <w:rFonts w:ascii="Arial" w:hAnsi="Arial" w:cs="Arial"/>
        </w:rPr>
        <w:t>При отсутствии</w:t>
      </w:r>
      <w:r w:rsidRPr="00621CB6">
        <w:rPr>
          <w:rFonts w:ascii="Arial" w:hAnsi="Arial" w:cs="Arial"/>
        </w:rPr>
        <w:t xml:space="preserve"> замечаний </w:t>
      </w:r>
      <w:r>
        <w:rPr>
          <w:rFonts w:ascii="Arial" w:hAnsi="Arial" w:cs="Arial"/>
        </w:rPr>
        <w:t>согласовывает заказы ТОРО путем у</w:t>
      </w:r>
      <w:r w:rsidRPr="00D20DCF">
        <w:rPr>
          <w:rFonts w:ascii="Arial" w:hAnsi="Arial" w:cs="Arial"/>
          <w:szCs w:val="24"/>
        </w:rPr>
        <w:t>становки статуса СГГС - согласовано главным специалистом</w:t>
      </w:r>
      <w:r w:rsidRPr="00775D89">
        <w:rPr>
          <w:rFonts w:ascii="Arial" w:hAnsi="Arial" w:cs="Arial"/>
          <w:szCs w:val="24"/>
        </w:rPr>
        <w:t>.</w:t>
      </w:r>
    </w:p>
    <w:p w14:paraId="68B9A171" w14:textId="77777777" w:rsidR="009E28A6" w:rsidRPr="00775D89" w:rsidRDefault="009E28A6" w:rsidP="009E28A6">
      <w:pPr>
        <w:spacing w:after="120" w:line="276" w:lineRule="auto"/>
        <w:ind w:firstLine="567"/>
        <w:rPr>
          <w:rFonts w:ascii="Arial" w:hAnsi="Arial" w:cs="Arial"/>
          <w:szCs w:val="24"/>
        </w:rPr>
      </w:pPr>
      <w:r w:rsidRPr="00775D89">
        <w:rPr>
          <w:rFonts w:ascii="Arial" w:hAnsi="Arial" w:cs="Arial"/>
          <w:szCs w:val="24"/>
        </w:rPr>
        <w:t xml:space="preserve">Поля для заполнения на </w:t>
      </w:r>
      <w:r>
        <w:rPr>
          <w:rFonts w:ascii="Arial" w:hAnsi="Arial" w:cs="Arial"/>
          <w:szCs w:val="24"/>
        </w:rPr>
        <w:t>экране выбора транзакции</w:t>
      </w:r>
      <w:r w:rsidRPr="00775D89">
        <w:rPr>
          <w:rFonts w:ascii="Arial" w:hAnsi="Arial" w:cs="Arial"/>
          <w:szCs w:val="24"/>
        </w:rPr>
        <w:t xml:space="preserve"> IW38</w:t>
      </w:r>
      <w:r>
        <w:rPr>
          <w:rFonts w:ascii="Arial" w:hAnsi="Arial" w:cs="Arial"/>
          <w:szCs w:val="24"/>
        </w:rPr>
        <w:t xml:space="preserve"> Изменение заказов ТОРО</w:t>
      </w:r>
      <w:r w:rsidRPr="00775D89">
        <w:rPr>
          <w:rFonts w:ascii="Arial" w:hAnsi="Arial" w:cs="Arial"/>
          <w:szCs w:val="24"/>
        </w:rPr>
        <w:t>:</w:t>
      </w:r>
    </w:p>
    <w:p w14:paraId="347351A8" w14:textId="77777777" w:rsidR="009E28A6" w:rsidRPr="00775D89" w:rsidRDefault="009E28A6" w:rsidP="0042305B">
      <w:pPr>
        <w:spacing w:after="120" w:line="276" w:lineRule="auto"/>
        <w:ind w:firstLine="567"/>
        <w:rPr>
          <w:rFonts w:ascii="Arial" w:hAnsi="Arial" w:cs="Arial"/>
          <w:szCs w:val="24"/>
        </w:rPr>
      </w:pPr>
      <w:r w:rsidRPr="00775D89">
        <w:rPr>
          <w:rFonts w:ascii="Arial" w:hAnsi="Arial" w:cs="Arial"/>
          <w:szCs w:val="24"/>
        </w:rPr>
        <w:t>- Техническое место;</w:t>
      </w:r>
    </w:p>
    <w:p w14:paraId="47105932" w14:textId="77777777" w:rsidR="009E28A6" w:rsidRPr="00775D89" w:rsidRDefault="009E28A6" w:rsidP="0042305B">
      <w:pPr>
        <w:spacing w:after="120" w:line="276" w:lineRule="auto"/>
        <w:ind w:firstLine="567"/>
        <w:rPr>
          <w:rFonts w:ascii="Arial" w:hAnsi="Arial" w:cs="Arial"/>
          <w:szCs w:val="24"/>
        </w:rPr>
      </w:pPr>
      <w:r w:rsidRPr="00775D89">
        <w:rPr>
          <w:rFonts w:ascii="Arial" w:hAnsi="Arial" w:cs="Arial"/>
          <w:szCs w:val="24"/>
        </w:rPr>
        <w:t>- Группа планирования;</w:t>
      </w:r>
    </w:p>
    <w:p w14:paraId="593AB1B9" w14:textId="1F0C3E8B" w:rsidR="009E28A6" w:rsidRPr="00775D89" w:rsidRDefault="009E28A6" w:rsidP="0042305B">
      <w:pPr>
        <w:spacing w:after="120" w:line="276" w:lineRule="auto"/>
        <w:ind w:firstLine="567"/>
        <w:jc w:val="left"/>
        <w:rPr>
          <w:rFonts w:ascii="Arial" w:hAnsi="Arial" w:cs="Arial"/>
          <w:szCs w:val="24"/>
        </w:rPr>
      </w:pPr>
      <w:r w:rsidRPr="00775D89">
        <w:rPr>
          <w:rFonts w:ascii="Arial" w:hAnsi="Arial" w:cs="Arial"/>
          <w:szCs w:val="24"/>
        </w:rPr>
        <w:t>- Период,</w:t>
      </w:r>
    </w:p>
    <w:p w14:paraId="3BC0E8E3" w14:textId="77777777" w:rsidR="009E28A6" w:rsidRPr="00775D89" w:rsidRDefault="009E28A6" w:rsidP="0042305B">
      <w:pPr>
        <w:spacing w:after="240" w:line="276" w:lineRule="auto"/>
        <w:ind w:firstLine="567"/>
        <w:jc w:val="left"/>
        <w:rPr>
          <w:rFonts w:ascii="Arial" w:hAnsi="Arial" w:cs="Arial"/>
          <w:szCs w:val="24"/>
        </w:rPr>
      </w:pPr>
      <w:r w:rsidRPr="00775D89">
        <w:rPr>
          <w:rFonts w:ascii="Arial" w:hAnsi="Arial" w:cs="Arial"/>
          <w:szCs w:val="24"/>
        </w:rPr>
        <w:t xml:space="preserve">- Статус </w:t>
      </w:r>
      <w:r w:rsidRPr="00BF2188">
        <w:rPr>
          <w:rFonts w:ascii="Arial" w:hAnsi="Arial" w:cs="Arial"/>
          <w:szCs w:val="24"/>
        </w:rPr>
        <w:t>“</w:t>
      </w:r>
      <w:r w:rsidRPr="00D20DCF">
        <w:rPr>
          <w:rFonts w:ascii="Arial" w:hAnsi="Arial" w:cs="Arial"/>
          <w:szCs w:val="24"/>
        </w:rPr>
        <w:t>Вкл</w:t>
      </w:r>
      <w:r w:rsidRPr="00BF2188">
        <w:rPr>
          <w:rFonts w:ascii="Arial" w:hAnsi="Arial" w:cs="Arial"/>
          <w:szCs w:val="24"/>
        </w:rPr>
        <w:t>”</w:t>
      </w:r>
      <w:r w:rsidRPr="00D20DCF">
        <w:rPr>
          <w:rFonts w:ascii="Arial" w:hAnsi="Arial" w:cs="Arial"/>
          <w:szCs w:val="24"/>
        </w:rPr>
        <w:t xml:space="preserve"> (пользовательский статус ССПЛ</w:t>
      </w:r>
      <w:r w:rsidR="002C6E04">
        <w:rPr>
          <w:rFonts w:ascii="Arial" w:hAnsi="Arial" w:cs="Arial"/>
          <w:szCs w:val="24"/>
        </w:rPr>
        <w:t xml:space="preserve"> - </w:t>
      </w:r>
      <w:r w:rsidR="002C6E04" w:rsidRPr="00621CB6">
        <w:rPr>
          <w:rFonts w:ascii="Arial" w:hAnsi="Arial" w:cs="Arial"/>
        </w:rPr>
        <w:t xml:space="preserve">согласовано старшим </w:t>
      </w:r>
      <w:r w:rsidR="002C6E04">
        <w:rPr>
          <w:rFonts w:ascii="Arial" w:hAnsi="Arial" w:cs="Arial"/>
        </w:rPr>
        <w:t>планировщиком ТОиР</w:t>
      </w:r>
      <w:r w:rsidRPr="00D20DCF">
        <w:rPr>
          <w:rFonts w:ascii="Arial" w:hAnsi="Arial" w:cs="Arial"/>
          <w:szCs w:val="24"/>
        </w:rPr>
        <w:t>)</w:t>
      </w:r>
      <w:r w:rsidRPr="00775D89">
        <w:rPr>
          <w:rFonts w:ascii="Arial" w:hAnsi="Arial" w:cs="Arial"/>
          <w:szCs w:val="24"/>
        </w:rPr>
        <w:t>.</w:t>
      </w:r>
    </w:p>
    <w:p w14:paraId="72B32EC5" w14:textId="1F22C03B" w:rsidR="009E28A6" w:rsidRPr="00775D89" w:rsidRDefault="009E28A6">
      <w:pPr>
        <w:pStyle w:val="4"/>
        <w:pPrChange w:id="988" w:author="pospelovas" w:date="2021-03-17T23:25:00Z">
          <w:pPr>
            <w:pStyle w:val="afff7"/>
          </w:pPr>
        </w:pPrChange>
      </w:pPr>
      <w:bookmarkStart w:id="989" w:name="_Toc38890339"/>
      <w:del w:id="990" w:author="pospelovas" w:date="2021-03-17T23:25:00Z">
        <w:r w:rsidRPr="00775D89" w:rsidDel="00F9107E">
          <w:delText>5.2.2.</w:delText>
        </w:r>
        <w:r w:rsidR="00593FF8" w:rsidDel="00F9107E">
          <w:delText>9</w:delText>
        </w:r>
        <w:r w:rsidRPr="00D20DCF" w:rsidDel="00F9107E">
          <w:delText xml:space="preserve"> </w:delText>
        </w:r>
      </w:del>
      <w:r w:rsidRPr="00D20DCF">
        <w:t xml:space="preserve">Шаг процесса 110. </w:t>
      </w:r>
      <w:r w:rsidRPr="00775D89">
        <w:t>Деблокирование заказа ТОРО</w:t>
      </w:r>
      <w:bookmarkEnd w:id="989"/>
    </w:p>
    <w:p w14:paraId="5F162164" w14:textId="77777777" w:rsidR="009E28A6" w:rsidRPr="00775D89" w:rsidRDefault="009E28A6" w:rsidP="0042305B">
      <w:pPr>
        <w:pStyle w:val="bbb"/>
        <w:suppressAutoHyphens/>
        <w:spacing w:after="240" w:line="276" w:lineRule="auto"/>
        <w:ind w:firstLine="567"/>
        <w:jc w:val="both"/>
        <w:rPr>
          <w:sz w:val="24"/>
          <w:szCs w:val="24"/>
        </w:rPr>
      </w:pPr>
      <w:r w:rsidRPr="00775D89">
        <w:rPr>
          <w:sz w:val="24"/>
          <w:szCs w:val="24"/>
        </w:rPr>
        <w:t xml:space="preserve">Старший планировщик ТОиР БЕ </w:t>
      </w:r>
      <w:r w:rsidRPr="00BF2188">
        <w:rPr>
          <w:sz w:val="24"/>
          <w:szCs w:val="24"/>
        </w:rPr>
        <w:t xml:space="preserve">выбирает в системе </w:t>
      </w:r>
      <w:r w:rsidRPr="00BF2188">
        <w:rPr>
          <w:sz w:val="24"/>
          <w:szCs w:val="24"/>
          <w:lang w:val="en-US"/>
        </w:rPr>
        <w:t>SAP</w:t>
      </w:r>
      <w:r w:rsidRPr="00BF2188">
        <w:rPr>
          <w:sz w:val="24"/>
          <w:szCs w:val="24"/>
        </w:rPr>
        <w:t xml:space="preserve"> </w:t>
      </w:r>
      <w:r w:rsidRPr="00BF2188">
        <w:rPr>
          <w:sz w:val="24"/>
          <w:szCs w:val="24"/>
          <w:lang w:val="en-US"/>
        </w:rPr>
        <w:t>S</w:t>
      </w:r>
      <w:r w:rsidRPr="00BF2188">
        <w:rPr>
          <w:sz w:val="24"/>
          <w:szCs w:val="24"/>
        </w:rPr>
        <w:t>/4</w:t>
      </w:r>
      <w:r w:rsidRPr="00BF2188">
        <w:rPr>
          <w:sz w:val="24"/>
          <w:szCs w:val="24"/>
          <w:lang w:val="en-US"/>
        </w:rPr>
        <w:t>HANA</w:t>
      </w:r>
      <w:r w:rsidRPr="00BF2188">
        <w:rPr>
          <w:sz w:val="24"/>
          <w:szCs w:val="24"/>
        </w:rPr>
        <w:t xml:space="preserve"> заказы ТОРО, с пользовательским статусом </w:t>
      </w:r>
      <w:r w:rsidRPr="00D20DCF">
        <w:rPr>
          <w:sz w:val="24"/>
          <w:szCs w:val="24"/>
        </w:rPr>
        <w:t>СГГС</w:t>
      </w:r>
      <w:r w:rsidRPr="00BF2188">
        <w:rPr>
          <w:sz w:val="24"/>
          <w:szCs w:val="24"/>
        </w:rPr>
        <w:t xml:space="preserve"> – согласовано </w:t>
      </w:r>
      <w:r w:rsidRPr="00D20DCF">
        <w:rPr>
          <w:sz w:val="24"/>
          <w:szCs w:val="24"/>
        </w:rPr>
        <w:t xml:space="preserve">главным специалистом. </w:t>
      </w:r>
      <w:r w:rsidRPr="00BF2188">
        <w:rPr>
          <w:sz w:val="24"/>
          <w:szCs w:val="24"/>
        </w:rPr>
        <w:t xml:space="preserve">При отсутствии замечаний </w:t>
      </w:r>
      <w:r w:rsidRPr="00D20DCF">
        <w:rPr>
          <w:sz w:val="24"/>
          <w:szCs w:val="24"/>
        </w:rPr>
        <w:t xml:space="preserve">деблокирует заказы ТОРО, при этом их системный статус изменяется на ДЕБЛ </w:t>
      </w:r>
      <w:r w:rsidR="002C6E04">
        <w:rPr>
          <w:sz w:val="24"/>
          <w:szCs w:val="24"/>
        </w:rPr>
        <w:t>-</w:t>
      </w:r>
      <w:r w:rsidRPr="00775D89">
        <w:rPr>
          <w:sz w:val="24"/>
          <w:szCs w:val="24"/>
        </w:rPr>
        <w:t xml:space="preserve"> деблокирован.</w:t>
      </w:r>
    </w:p>
    <w:p w14:paraId="6F0BF3D5" w14:textId="77777777" w:rsidR="009E28A6" w:rsidRPr="00775D89" w:rsidRDefault="009E28A6" w:rsidP="009E28A6">
      <w:pPr>
        <w:spacing w:after="120" w:line="276" w:lineRule="auto"/>
        <w:ind w:firstLine="567"/>
        <w:rPr>
          <w:rFonts w:ascii="Arial" w:hAnsi="Arial" w:cs="Arial"/>
          <w:szCs w:val="24"/>
        </w:rPr>
      </w:pPr>
      <w:r w:rsidRPr="00775D89">
        <w:rPr>
          <w:rFonts w:ascii="Arial" w:hAnsi="Arial" w:cs="Arial"/>
          <w:szCs w:val="24"/>
        </w:rPr>
        <w:t xml:space="preserve">Поля для заполнения на </w:t>
      </w:r>
      <w:r>
        <w:rPr>
          <w:rFonts w:ascii="Arial" w:hAnsi="Arial" w:cs="Arial"/>
          <w:szCs w:val="24"/>
        </w:rPr>
        <w:t>экране выбора транзакции</w:t>
      </w:r>
      <w:r w:rsidRPr="00775D89">
        <w:rPr>
          <w:rFonts w:ascii="Arial" w:hAnsi="Arial" w:cs="Arial"/>
          <w:szCs w:val="24"/>
        </w:rPr>
        <w:t xml:space="preserve"> IW38</w:t>
      </w:r>
      <w:r>
        <w:rPr>
          <w:rFonts w:ascii="Arial" w:hAnsi="Arial" w:cs="Arial"/>
          <w:szCs w:val="24"/>
        </w:rPr>
        <w:t xml:space="preserve"> Изменение заказов ТОРО</w:t>
      </w:r>
      <w:r w:rsidRPr="00775D89">
        <w:rPr>
          <w:rFonts w:ascii="Arial" w:hAnsi="Arial" w:cs="Arial"/>
          <w:szCs w:val="24"/>
        </w:rPr>
        <w:t>:</w:t>
      </w:r>
    </w:p>
    <w:p w14:paraId="389631E8" w14:textId="77777777" w:rsidR="009E28A6" w:rsidRPr="00775D89" w:rsidRDefault="009E28A6" w:rsidP="0042305B">
      <w:pPr>
        <w:spacing w:after="120" w:line="276" w:lineRule="auto"/>
        <w:ind w:firstLine="567"/>
        <w:rPr>
          <w:rFonts w:ascii="Arial" w:hAnsi="Arial" w:cs="Arial"/>
          <w:szCs w:val="24"/>
        </w:rPr>
      </w:pPr>
      <w:r w:rsidRPr="00775D89">
        <w:rPr>
          <w:rFonts w:ascii="Arial" w:hAnsi="Arial" w:cs="Arial"/>
          <w:szCs w:val="24"/>
        </w:rPr>
        <w:t>- Техническое место;</w:t>
      </w:r>
    </w:p>
    <w:p w14:paraId="7505711D" w14:textId="77777777" w:rsidR="009E28A6" w:rsidRPr="00775D89" w:rsidRDefault="009E28A6" w:rsidP="0042305B">
      <w:pPr>
        <w:spacing w:after="120" w:line="276" w:lineRule="auto"/>
        <w:ind w:firstLine="567"/>
        <w:rPr>
          <w:rFonts w:ascii="Arial" w:hAnsi="Arial" w:cs="Arial"/>
          <w:szCs w:val="24"/>
        </w:rPr>
      </w:pPr>
      <w:r w:rsidRPr="00775D89">
        <w:rPr>
          <w:rFonts w:ascii="Arial" w:hAnsi="Arial" w:cs="Arial"/>
          <w:szCs w:val="24"/>
        </w:rPr>
        <w:t>- Группа планирования;</w:t>
      </w:r>
    </w:p>
    <w:p w14:paraId="6CD14B96" w14:textId="77777777" w:rsidR="009E28A6" w:rsidRPr="00775D89" w:rsidRDefault="009E28A6" w:rsidP="0042305B">
      <w:pPr>
        <w:spacing w:after="120" w:line="276" w:lineRule="auto"/>
        <w:ind w:firstLine="567"/>
        <w:jc w:val="left"/>
        <w:rPr>
          <w:rFonts w:ascii="Arial" w:hAnsi="Arial" w:cs="Arial"/>
          <w:szCs w:val="24"/>
        </w:rPr>
      </w:pPr>
      <w:r w:rsidRPr="00775D89">
        <w:rPr>
          <w:rFonts w:ascii="Arial" w:hAnsi="Arial" w:cs="Arial"/>
          <w:szCs w:val="24"/>
        </w:rPr>
        <w:t>- Период (с .. по),</w:t>
      </w:r>
    </w:p>
    <w:p w14:paraId="344DA29E" w14:textId="77777777" w:rsidR="009E28A6" w:rsidRPr="00775D89" w:rsidRDefault="009E28A6" w:rsidP="0042305B">
      <w:pPr>
        <w:spacing w:after="240" w:line="276" w:lineRule="auto"/>
        <w:ind w:firstLine="567"/>
        <w:jc w:val="left"/>
        <w:rPr>
          <w:rFonts w:ascii="Arial" w:hAnsi="Arial" w:cs="Arial"/>
          <w:szCs w:val="24"/>
        </w:rPr>
      </w:pPr>
      <w:r w:rsidRPr="00775D89">
        <w:rPr>
          <w:rFonts w:ascii="Arial" w:hAnsi="Arial" w:cs="Arial"/>
          <w:szCs w:val="24"/>
        </w:rPr>
        <w:t xml:space="preserve">- Статус “Вкл” (пользовательский </w:t>
      </w:r>
      <w:r w:rsidRPr="002C6E04">
        <w:rPr>
          <w:rFonts w:ascii="Arial" w:hAnsi="Arial" w:cs="Arial"/>
          <w:szCs w:val="24"/>
        </w:rPr>
        <w:t>статус СГГС</w:t>
      </w:r>
      <w:r w:rsidR="002C6E04" w:rsidRPr="002C6E04">
        <w:rPr>
          <w:rFonts w:ascii="Arial" w:hAnsi="Arial" w:cs="Arial"/>
          <w:szCs w:val="24"/>
        </w:rPr>
        <w:t xml:space="preserve"> - согласовано главным специалистом</w:t>
      </w:r>
      <w:r w:rsidRPr="00775D89">
        <w:rPr>
          <w:rFonts w:ascii="Arial" w:hAnsi="Arial" w:cs="Arial"/>
          <w:szCs w:val="24"/>
        </w:rPr>
        <w:t>).</w:t>
      </w:r>
    </w:p>
    <w:p w14:paraId="21645B3F" w14:textId="54DD27FF" w:rsidR="009E28A6" w:rsidRDefault="009E28A6" w:rsidP="009E28A6">
      <w:pPr>
        <w:suppressAutoHyphens/>
        <w:spacing w:after="240" w:line="276" w:lineRule="auto"/>
        <w:ind w:firstLine="567"/>
        <w:rPr>
          <w:rFonts w:ascii="Arial" w:hAnsi="Arial" w:cs="Arial"/>
          <w:szCs w:val="24"/>
        </w:rPr>
      </w:pPr>
      <w:r w:rsidRPr="00B14753">
        <w:rPr>
          <w:rFonts w:ascii="Arial" w:hAnsi="Arial" w:cs="Arial"/>
        </w:rPr>
        <w:t>Детальное описание шагов приведено в Приложении № 3</w:t>
      </w:r>
      <w:r w:rsidRPr="00B14753">
        <w:rPr>
          <w:rFonts w:ascii="Arial" w:hAnsi="Arial" w:cs="Arial"/>
          <w:szCs w:val="24"/>
        </w:rPr>
        <w:t>.</w:t>
      </w:r>
    </w:p>
    <w:p w14:paraId="435442E5" w14:textId="7FBFD561" w:rsidR="00FD335A" w:rsidRPr="00B14753" w:rsidRDefault="00306FE8" w:rsidP="009E28A6">
      <w:pPr>
        <w:suppressAutoHyphens/>
        <w:spacing w:after="240" w:line="276" w:lineRule="auto"/>
        <w:ind w:firstLine="567"/>
        <w:rPr>
          <w:rFonts w:ascii="Arial" w:hAnsi="Arial" w:cs="Arial"/>
          <w:szCs w:val="24"/>
        </w:rPr>
      </w:pPr>
      <w:r>
        <w:rPr>
          <w:rFonts w:ascii="Arial" w:hAnsi="Arial" w:cs="Arial"/>
          <w:szCs w:val="24"/>
        </w:rPr>
        <w:t xml:space="preserve">При этом, если заказ ТОРО удовлетворяет требованиям упрощенной схемы согласования, то допускается его деблокирование без установки пользовательского статус СГГС. </w:t>
      </w:r>
      <w:r w:rsidRPr="00306FE8">
        <w:rPr>
          <w:rFonts w:ascii="Arial" w:hAnsi="Arial" w:cs="Arial"/>
          <w:szCs w:val="24"/>
        </w:rPr>
        <w:t>Разработка «PM</w:t>
      </w:r>
      <w:r>
        <w:rPr>
          <w:rFonts w:ascii="Arial" w:hAnsi="Arial" w:cs="Arial"/>
          <w:szCs w:val="24"/>
        </w:rPr>
        <w:t>46</w:t>
      </w:r>
      <w:r w:rsidRPr="00306FE8">
        <w:rPr>
          <w:rFonts w:ascii="Arial" w:hAnsi="Arial" w:cs="Arial"/>
          <w:szCs w:val="24"/>
        </w:rPr>
        <w:t xml:space="preserve"> - Автоматическая проверка при сохранении заказов ТОРО» описана в разделе «5.10 Особенности технической реализации»</w:t>
      </w:r>
    </w:p>
    <w:p w14:paraId="220D3D2E" w14:textId="77777777" w:rsidR="009E28A6" w:rsidRPr="000835FE" w:rsidRDefault="009E28A6">
      <w:pPr>
        <w:pStyle w:val="3"/>
      </w:pPr>
      <w:bookmarkStart w:id="991" w:name="_Описание_шагов_бизнес-процесса_2"/>
      <w:bookmarkStart w:id="992" w:name="_Toc519603037"/>
      <w:bookmarkStart w:id="993" w:name="_Toc521512737"/>
      <w:bookmarkStart w:id="994" w:name="_Toc522014218"/>
      <w:bookmarkStart w:id="995" w:name="_Toc38890340"/>
      <w:bookmarkEnd w:id="991"/>
      <w:r w:rsidRPr="00B14753">
        <w:lastRenderedPageBreak/>
        <w:t>Описание шагов бизнес-процесса ПП-07.03.03.03-</w:t>
      </w:r>
      <w:r w:rsidRPr="00B14753">
        <w:rPr>
          <w:lang w:val="en-US"/>
        </w:rPr>
        <w:t>ERP</w:t>
      </w:r>
      <w:r w:rsidRPr="00B14753">
        <w:t xml:space="preserve"> Управление аварийными воздействиями ТОиР критичного оборудования</w:t>
      </w:r>
      <w:bookmarkEnd w:id="992"/>
      <w:bookmarkEnd w:id="993"/>
      <w:bookmarkEnd w:id="994"/>
      <w:bookmarkEnd w:id="995"/>
    </w:p>
    <w:p w14:paraId="6288B992" w14:textId="77777777" w:rsidR="009E28A6" w:rsidRPr="00F9107E" w:rsidRDefault="009E28A6">
      <w:pPr>
        <w:pStyle w:val="4"/>
        <w:rPr>
          <w:rPrChange w:id="996" w:author="pospelovas" w:date="2021-03-17T23:26:00Z">
            <w:rPr>
              <w:rFonts w:eastAsiaTheme="majorEastAsia"/>
            </w:rPr>
          </w:rPrChange>
        </w:rPr>
        <w:pPrChange w:id="997" w:author="pospelovas" w:date="2021-03-17T23:26:00Z">
          <w:pPr>
            <w:pStyle w:val="afff7"/>
          </w:pPr>
        </w:pPrChange>
      </w:pPr>
      <w:bookmarkStart w:id="998" w:name="_Toc519600691"/>
      <w:bookmarkStart w:id="999" w:name="_Toc519600759"/>
      <w:bookmarkStart w:id="1000" w:name="_Toc519601919"/>
      <w:bookmarkStart w:id="1001" w:name="_Toc519601990"/>
      <w:bookmarkStart w:id="1002" w:name="_Toc519602738"/>
      <w:bookmarkStart w:id="1003" w:name="_Toc519602814"/>
      <w:bookmarkStart w:id="1004" w:name="_Toc519602890"/>
      <w:bookmarkStart w:id="1005" w:name="_Toc519602967"/>
      <w:bookmarkStart w:id="1006" w:name="_Toc519603038"/>
      <w:bookmarkStart w:id="1007" w:name="_Toc520125777"/>
      <w:bookmarkStart w:id="1008" w:name="_Toc520125839"/>
      <w:bookmarkStart w:id="1009" w:name="_Toc520273974"/>
      <w:bookmarkStart w:id="1010" w:name="_Toc520471966"/>
      <w:bookmarkStart w:id="1011" w:name="_Toc520472029"/>
      <w:bookmarkStart w:id="1012" w:name="_Toc520475263"/>
      <w:bookmarkStart w:id="1013" w:name="_Toc520704887"/>
      <w:bookmarkStart w:id="1014" w:name="_Toc520712843"/>
      <w:bookmarkStart w:id="1015" w:name="_Toc520713340"/>
      <w:bookmarkStart w:id="1016" w:name="_Toc520713407"/>
      <w:bookmarkStart w:id="1017" w:name="_Toc520713543"/>
      <w:bookmarkStart w:id="1018" w:name="_Toc521487035"/>
      <w:bookmarkStart w:id="1019" w:name="_Toc521512738"/>
      <w:bookmarkStart w:id="1020" w:name="_Toc522014219"/>
      <w:bookmarkStart w:id="1021" w:name="_Toc522714269"/>
      <w:bookmarkStart w:id="1022" w:name="_Toc522793409"/>
      <w:bookmarkStart w:id="1023" w:name="_Toc522806085"/>
      <w:bookmarkStart w:id="1024" w:name="_Toc522806218"/>
      <w:bookmarkStart w:id="1025" w:name="_Toc522806351"/>
      <w:bookmarkStart w:id="1026" w:name="_Toc522806484"/>
      <w:bookmarkStart w:id="1027" w:name="_Toc522830754"/>
      <w:bookmarkStart w:id="1028" w:name="_Toc522830885"/>
      <w:bookmarkStart w:id="1029" w:name="_Toc522872359"/>
      <w:bookmarkStart w:id="1030" w:name="_Toc522876851"/>
      <w:bookmarkStart w:id="1031" w:name="_Toc522876980"/>
      <w:bookmarkStart w:id="1032" w:name="_Toc523129394"/>
      <w:bookmarkStart w:id="1033" w:name="_Toc523134626"/>
      <w:bookmarkStart w:id="1034" w:name="_Toc523135426"/>
      <w:bookmarkStart w:id="1035" w:name="_Toc523749023"/>
      <w:bookmarkStart w:id="1036" w:name="_Toc523840727"/>
      <w:bookmarkStart w:id="1037" w:name="_Toc524012217"/>
      <w:bookmarkStart w:id="1038" w:name="_Toc524425024"/>
      <w:bookmarkStart w:id="1039" w:name="_Toc524539798"/>
      <w:bookmarkStart w:id="1040" w:name="_Toc524972762"/>
      <w:bookmarkStart w:id="1041" w:name="_Toc524972891"/>
      <w:bookmarkStart w:id="1042" w:name="_Toc525631764"/>
      <w:bookmarkStart w:id="1043" w:name="_Toc525631893"/>
      <w:bookmarkStart w:id="1044" w:name="_Toc525636385"/>
      <w:bookmarkStart w:id="1045" w:name="_Toc525636514"/>
      <w:bookmarkStart w:id="1046" w:name="_Toc38890341"/>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del w:id="1047" w:author="pospelovas" w:date="2021-03-17T23:26:00Z">
        <w:r w:rsidRPr="00E13DEA" w:rsidDel="00F9107E">
          <w:delText xml:space="preserve">5.2.3.1 </w:delText>
        </w:r>
      </w:del>
      <w:r w:rsidRPr="00E13DEA">
        <w:t>Шаг процесса 10. Осмотр оборудования</w:t>
      </w:r>
      <w:bookmarkEnd w:id="1046"/>
    </w:p>
    <w:p w14:paraId="3243EEFB" w14:textId="07532972" w:rsidR="009E28A6" w:rsidRDefault="009E28A6" w:rsidP="009E28A6">
      <w:pPr>
        <w:suppressAutoHyphens/>
        <w:spacing w:after="240" w:line="276" w:lineRule="auto"/>
        <w:ind w:firstLine="567"/>
        <w:rPr>
          <w:rFonts w:ascii="Arial" w:hAnsi="Arial" w:cs="Arial"/>
        </w:rPr>
      </w:pPr>
      <w:r w:rsidRPr="00B14753">
        <w:rPr>
          <w:rFonts w:ascii="Arial" w:hAnsi="Arial" w:cs="Arial"/>
        </w:rPr>
        <w:t xml:space="preserve">Исполнитель работ ТОиР проводит осмотр оборудования на основе сообщения от производственной службы. При необходимости вскрывает оборудование, уточняет дефект, приведший к останову, определяет приоритет дефекта и фиксирует в </w:t>
      </w:r>
      <w:r>
        <w:rPr>
          <w:rFonts w:ascii="Arial" w:hAnsi="Arial" w:cs="Arial"/>
        </w:rPr>
        <w:t>бумажном документе «</w:t>
      </w:r>
      <w:r w:rsidRPr="00B14753">
        <w:rPr>
          <w:rFonts w:ascii="Arial" w:hAnsi="Arial" w:cs="Arial"/>
        </w:rPr>
        <w:t>Дефектн</w:t>
      </w:r>
      <w:r>
        <w:rPr>
          <w:rFonts w:ascii="Arial" w:hAnsi="Arial" w:cs="Arial"/>
        </w:rPr>
        <w:t>ая</w:t>
      </w:r>
      <w:r w:rsidRPr="00B14753">
        <w:rPr>
          <w:rFonts w:ascii="Arial" w:hAnsi="Arial" w:cs="Arial"/>
        </w:rPr>
        <w:t xml:space="preserve"> ведомост</w:t>
      </w:r>
      <w:r>
        <w:rPr>
          <w:rFonts w:ascii="Arial" w:hAnsi="Arial" w:cs="Arial"/>
        </w:rPr>
        <w:t>ь»</w:t>
      </w:r>
      <w:r w:rsidRPr="00B14753">
        <w:rPr>
          <w:rFonts w:ascii="Arial" w:hAnsi="Arial" w:cs="Arial"/>
        </w:rPr>
        <w:t>.</w:t>
      </w:r>
    </w:p>
    <w:p w14:paraId="76D80D99" w14:textId="58F92A8A" w:rsidR="00D518D1" w:rsidRDefault="005E3109" w:rsidP="00D518D1">
      <w:pPr>
        <w:suppressAutoHyphens/>
        <w:spacing w:after="120" w:line="276" w:lineRule="auto"/>
        <w:ind w:firstLine="567"/>
        <w:rPr>
          <w:rFonts w:ascii="Arial" w:hAnsi="Arial" w:cs="Arial"/>
        </w:rPr>
      </w:pPr>
      <w:r>
        <w:rPr>
          <w:rFonts w:ascii="Arial" w:hAnsi="Arial" w:cs="Arial"/>
        </w:rPr>
        <w:t xml:space="preserve">Кроме того, отказ оборудования может быть </w:t>
      </w:r>
      <w:r w:rsidRPr="005E3109">
        <w:rPr>
          <w:rFonts w:ascii="Arial" w:hAnsi="Arial" w:cs="Arial"/>
        </w:rPr>
        <w:t>регистрир</w:t>
      </w:r>
      <w:r>
        <w:rPr>
          <w:rFonts w:ascii="Arial" w:hAnsi="Arial" w:cs="Arial"/>
        </w:rPr>
        <w:t xml:space="preserve">ован в </w:t>
      </w:r>
      <w:r w:rsidRPr="005E3109">
        <w:rPr>
          <w:rFonts w:ascii="Arial" w:hAnsi="Arial" w:cs="Arial"/>
        </w:rPr>
        <w:t>MES-систем</w:t>
      </w:r>
      <w:r>
        <w:rPr>
          <w:rFonts w:ascii="Arial" w:hAnsi="Arial" w:cs="Arial"/>
        </w:rPr>
        <w:t>е</w:t>
      </w:r>
      <w:ins w:id="1048" w:author="Владимир Лаут" w:date="2021-03-12T10:26:00Z">
        <w:r w:rsidR="00FD382D">
          <w:rPr>
            <w:rFonts w:ascii="Arial" w:hAnsi="Arial" w:cs="Arial"/>
          </w:rPr>
          <w:t xml:space="preserve"> или АСУ ГТК ИТС</w:t>
        </w:r>
      </w:ins>
      <w:r>
        <w:rPr>
          <w:rFonts w:ascii="Arial" w:hAnsi="Arial" w:cs="Arial"/>
        </w:rPr>
        <w:t xml:space="preserve">. </w:t>
      </w:r>
      <w:r w:rsidR="00D518D1">
        <w:rPr>
          <w:rFonts w:ascii="Arial" w:hAnsi="Arial" w:cs="Arial"/>
        </w:rPr>
        <w:t>П</w:t>
      </w:r>
      <w:r w:rsidR="00D518D1" w:rsidRPr="001472DE">
        <w:rPr>
          <w:rFonts w:ascii="Arial" w:hAnsi="Arial" w:cs="Arial"/>
        </w:rPr>
        <w:t>ри регистрации останова оборудования MES-системой</w:t>
      </w:r>
      <w:ins w:id="1049" w:author="Владимир Лаут" w:date="2021-03-12T10:26:00Z">
        <w:r w:rsidR="00FD382D">
          <w:rPr>
            <w:rFonts w:ascii="Arial" w:hAnsi="Arial" w:cs="Arial"/>
          </w:rPr>
          <w:t xml:space="preserve"> (АСУ ГТК ИТС)</w:t>
        </w:r>
      </w:ins>
      <w:r w:rsidR="00D518D1" w:rsidRPr="001472DE">
        <w:rPr>
          <w:rFonts w:ascii="Arial" w:hAnsi="Arial" w:cs="Arial"/>
        </w:rPr>
        <w:t xml:space="preserve"> в автоматическом режиме осуществляется передача данных в систему SAP S/4HANA и формирование Сообщения ТОРО </w:t>
      </w:r>
      <w:r w:rsidR="00D518D1">
        <w:rPr>
          <w:rFonts w:ascii="Arial" w:hAnsi="Arial" w:cs="Arial"/>
        </w:rPr>
        <w:t>вида «</w:t>
      </w:r>
      <w:r w:rsidR="00D518D1" w:rsidRPr="00B14753">
        <w:rPr>
          <w:rFonts w:ascii="Arial" w:hAnsi="Arial" w:cs="Arial"/>
          <w:lang w:val="en-US"/>
        </w:rPr>
        <w:t>A</w:t>
      </w:r>
      <w:r w:rsidR="00D518D1" w:rsidRPr="00B14753">
        <w:rPr>
          <w:rFonts w:ascii="Arial" w:hAnsi="Arial" w:cs="Arial"/>
        </w:rPr>
        <w:t>2 – Со</w:t>
      </w:r>
      <w:r w:rsidR="00D518D1">
        <w:rPr>
          <w:rFonts w:ascii="Arial" w:hAnsi="Arial" w:cs="Arial"/>
        </w:rPr>
        <w:t>общение о неисправности» и признаком «Останов»</w:t>
      </w:r>
      <w:r w:rsidR="00EA743E">
        <w:rPr>
          <w:rFonts w:ascii="Arial" w:hAnsi="Arial" w:cs="Arial"/>
        </w:rPr>
        <w:t>.</w:t>
      </w:r>
      <w:ins w:id="1050" w:author="Владимир Лаут" w:date="2021-03-12T10:25:00Z">
        <w:r w:rsidR="00FD382D">
          <w:rPr>
            <w:rFonts w:ascii="Arial" w:hAnsi="Arial" w:cs="Arial"/>
          </w:rPr>
          <w:t xml:space="preserve"> </w:t>
        </w:r>
      </w:ins>
      <w:ins w:id="1051" w:author="Владимир Лаут" w:date="2021-03-12T10:53:00Z">
        <w:r w:rsidR="00F552D8">
          <w:rPr>
            <w:rFonts w:ascii="Arial" w:hAnsi="Arial" w:cs="Arial"/>
          </w:rPr>
          <w:t>При этом</w:t>
        </w:r>
      </w:ins>
      <w:ins w:id="1052" w:author="Владимир Лаут" w:date="2021-03-12T10:25:00Z">
        <w:r w:rsidR="00FD382D">
          <w:rPr>
            <w:rFonts w:ascii="Arial" w:hAnsi="Arial" w:cs="Arial"/>
          </w:rPr>
          <w:t xml:space="preserve"> у сообщений, </w:t>
        </w:r>
      </w:ins>
      <w:ins w:id="1053" w:author="Владимир Лаут" w:date="2021-03-12T10:26:00Z">
        <w:r w:rsidR="00FD382D">
          <w:rPr>
            <w:rFonts w:ascii="Arial" w:hAnsi="Arial" w:cs="Arial"/>
          </w:rPr>
          <w:t xml:space="preserve">созданных </w:t>
        </w:r>
        <w:r w:rsidR="00FD382D" w:rsidRPr="001472DE">
          <w:rPr>
            <w:rFonts w:ascii="Arial" w:hAnsi="Arial" w:cs="Arial"/>
          </w:rPr>
          <w:t>MES-системой</w:t>
        </w:r>
        <w:r w:rsidR="00FD382D">
          <w:rPr>
            <w:rFonts w:ascii="Arial" w:hAnsi="Arial" w:cs="Arial"/>
          </w:rPr>
          <w:t xml:space="preserve"> (АСУ ГТК ИТС) автоматически устанавливается статус ОТКЗ «</w:t>
        </w:r>
      </w:ins>
      <w:ins w:id="1054" w:author="Владимир Лаут" w:date="2021-03-12T10:27:00Z">
        <w:r w:rsidR="00FD382D">
          <w:rPr>
            <w:rFonts w:ascii="Arial" w:hAnsi="Arial" w:cs="Arial"/>
          </w:rPr>
          <w:t>Отказ».</w:t>
        </w:r>
      </w:ins>
    </w:p>
    <w:p w14:paraId="1225EBF2" w14:textId="77777777" w:rsidR="002F47A1" w:rsidRDefault="002F47A1" w:rsidP="00D518D1">
      <w:pPr>
        <w:suppressAutoHyphens/>
        <w:spacing w:after="120" w:line="276" w:lineRule="auto"/>
        <w:ind w:firstLine="567"/>
        <w:rPr>
          <w:rFonts w:ascii="Arial" w:hAnsi="Arial" w:cs="Arial"/>
        </w:rPr>
      </w:pPr>
    </w:p>
    <w:p w14:paraId="167F9732" w14:textId="4C3CAD21" w:rsidR="002F47A1" w:rsidRPr="00F9107E" w:rsidRDefault="002F47A1">
      <w:pPr>
        <w:pStyle w:val="4"/>
        <w:rPr>
          <w:rPrChange w:id="1055" w:author="pospelovas" w:date="2021-03-17T23:26:00Z">
            <w:rPr>
              <w:rFonts w:eastAsiaTheme="majorEastAsia"/>
            </w:rPr>
          </w:rPrChange>
        </w:rPr>
        <w:pPrChange w:id="1056" w:author="pospelovas" w:date="2021-03-17T23:26:00Z">
          <w:pPr>
            <w:pStyle w:val="afff7"/>
          </w:pPr>
        </w:pPrChange>
      </w:pPr>
      <w:bookmarkStart w:id="1057" w:name="_Toc38890342"/>
      <w:del w:id="1058" w:author="pospelovas" w:date="2021-03-17T23:26:00Z">
        <w:r w:rsidRPr="00E13DEA" w:rsidDel="00F9107E">
          <w:delText xml:space="preserve">5.2.3.2 </w:delText>
        </w:r>
      </w:del>
      <w:r w:rsidRPr="00E13DEA">
        <w:t xml:space="preserve">Шаг процесса </w:t>
      </w:r>
      <w:r>
        <w:t>15</w:t>
      </w:r>
      <w:r w:rsidRPr="00E13DEA">
        <w:t xml:space="preserve">. </w:t>
      </w:r>
      <w:r>
        <w:t>Создание Сообщения ТОРО</w:t>
      </w:r>
      <w:bookmarkEnd w:id="1057"/>
    </w:p>
    <w:p w14:paraId="0E53A75F" w14:textId="3CDB0F10" w:rsidR="002F47A1" w:rsidRDefault="002F47A1" w:rsidP="002F47A1">
      <w:pPr>
        <w:suppressAutoHyphens/>
        <w:spacing w:after="120" w:line="276" w:lineRule="auto"/>
        <w:ind w:firstLine="567"/>
        <w:rPr>
          <w:rFonts w:ascii="Arial" w:hAnsi="Arial" w:cs="Arial"/>
        </w:rPr>
      </w:pPr>
      <w:r>
        <w:rPr>
          <w:rFonts w:ascii="Arial" w:hAnsi="Arial" w:cs="Arial"/>
        </w:rPr>
        <w:t xml:space="preserve">В </w:t>
      </w:r>
      <w:r w:rsidRPr="00510227">
        <w:rPr>
          <w:rFonts w:ascii="Arial" w:hAnsi="Arial" w:cs="Arial"/>
        </w:rPr>
        <w:t xml:space="preserve">случае если </w:t>
      </w:r>
      <w:r>
        <w:rPr>
          <w:rFonts w:ascii="Arial" w:hAnsi="Arial" w:cs="Arial"/>
        </w:rPr>
        <w:t xml:space="preserve">в ходе осмотра </w:t>
      </w:r>
      <w:r w:rsidRPr="00510227">
        <w:rPr>
          <w:rFonts w:ascii="Arial" w:hAnsi="Arial" w:cs="Arial"/>
        </w:rPr>
        <w:t>выяв</w:t>
      </w:r>
      <w:del w:id="1059" w:author="Владимир Лаут" w:date="2021-03-12T10:20:00Z">
        <w:r w:rsidDel="00BE0714">
          <w:rPr>
            <w:rFonts w:ascii="Arial" w:hAnsi="Arial" w:cs="Arial"/>
          </w:rPr>
          <w:delText>и</w:delText>
        </w:r>
      </w:del>
      <w:r>
        <w:rPr>
          <w:rFonts w:ascii="Arial" w:hAnsi="Arial" w:cs="Arial"/>
        </w:rPr>
        <w:t>лен</w:t>
      </w:r>
      <w:r w:rsidRPr="00510227">
        <w:rPr>
          <w:rFonts w:ascii="Arial" w:hAnsi="Arial" w:cs="Arial"/>
        </w:rPr>
        <w:t xml:space="preserve"> дефект критичного оборудования (не отказ и не аварийная ситуация)</w:t>
      </w:r>
      <w:r>
        <w:rPr>
          <w:rFonts w:ascii="Arial" w:hAnsi="Arial" w:cs="Arial"/>
        </w:rPr>
        <w:t xml:space="preserve">, то </w:t>
      </w:r>
      <w:r w:rsidRPr="00EA743E">
        <w:rPr>
          <w:rFonts w:ascii="Arial" w:hAnsi="Arial" w:cs="Arial"/>
        </w:rPr>
        <w:t>Оператор ТОиР УО</w:t>
      </w:r>
      <w:r w:rsidRPr="00510227">
        <w:rPr>
          <w:rFonts w:ascii="Arial" w:hAnsi="Arial" w:cs="Arial"/>
        </w:rPr>
        <w:t xml:space="preserve"> формирует Сообщение ТОРО с видом </w:t>
      </w:r>
      <w:r>
        <w:rPr>
          <w:rFonts w:ascii="Arial" w:hAnsi="Arial" w:cs="Arial"/>
        </w:rPr>
        <w:t>«</w:t>
      </w:r>
      <w:r>
        <w:rPr>
          <w:rFonts w:ascii="Arial" w:hAnsi="Arial" w:cs="Arial"/>
          <w:lang w:val="en-US"/>
        </w:rPr>
        <w:t>AA</w:t>
      </w:r>
      <w:r w:rsidRPr="00B14753">
        <w:rPr>
          <w:rFonts w:ascii="Arial" w:hAnsi="Arial" w:cs="Arial"/>
        </w:rPr>
        <w:t xml:space="preserve"> – </w:t>
      </w:r>
      <w:r>
        <w:rPr>
          <w:rFonts w:ascii="Arial" w:hAnsi="Arial" w:cs="Arial"/>
        </w:rPr>
        <w:t>Критичный</w:t>
      </w:r>
      <w:r w:rsidRPr="002045D3">
        <w:rPr>
          <w:rFonts w:ascii="Arial" w:hAnsi="Arial" w:cs="Arial"/>
        </w:rPr>
        <w:t xml:space="preserve"> дефект</w:t>
      </w:r>
      <w:r>
        <w:rPr>
          <w:rFonts w:ascii="Arial" w:hAnsi="Arial" w:cs="Arial"/>
        </w:rPr>
        <w:t>».</w:t>
      </w:r>
    </w:p>
    <w:p w14:paraId="1DD1A621" w14:textId="598E9639" w:rsidR="005E3109" w:rsidRPr="00510227" w:rsidRDefault="005E3109" w:rsidP="009E28A6">
      <w:pPr>
        <w:suppressAutoHyphens/>
        <w:spacing w:after="240" w:line="276" w:lineRule="auto"/>
        <w:ind w:firstLine="567"/>
        <w:rPr>
          <w:rFonts w:ascii="Arial" w:hAnsi="Arial" w:cs="Arial"/>
        </w:rPr>
      </w:pPr>
    </w:p>
    <w:p w14:paraId="7333DDF6" w14:textId="63C49E91" w:rsidR="009E28A6" w:rsidRPr="00F9107E" w:rsidRDefault="009E28A6">
      <w:pPr>
        <w:pStyle w:val="4"/>
        <w:rPr>
          <w:rPrChange w:id="1060" w:author="pospelovas" w:date="2021-03-17T23:26:00Z">
            <w:rPr>
              <w:rFonts w:eastAsiaTheme="majorEastAsia"/>
            </w:rPr>
          </w:rPrChange>
        </w:rPr>
        <w:pPrChange w:id="1061" w:author="pospelovas" w:date="2021-03-17T23:26:00Z">
          <w:pPr>
            <w:pStyle w:val="afff7"/>
          </w:pPr>
        </w:pPrChange>
      </w:pPr>
      <w:bookmarkStart w:id="1062" w:name="_Toc38890343"/>
      <w:del w:id="1063" w:author="pospelovas" w:date="2021-03-17T23:26:00Z">
        <w:r w:rsidRPr="00E13DEA" w:rsidDel="00F9107E">
          <w:delText>5.2.3.</w:delText>
        </w:r>
        <w:r w:rsidR="002F47A1" w:rsidDel="00F9107E">
          <w:delText>3</w:delText>
        </w:r>
        <w:r w:rsidRPr="00E13DEA" w:rsidDel="00F9107E">
          <w:delText xml:space="preserve"> </w:delText>
        </w:r>
      </w:del>
      <w:r w:rsidRPr="00E13DEA">
        <w:t xml:space="preserve">Шаг процесса 20. </w:t>
      </w:r>
      <w:bookmarkStart w:id="1064" w:name="_Hlk38618725"/>
      <w:r w:rsidRPr="00E13DEA">
        <w:t>Принятие решения об останове оборудования, устранении аварии и оформлении наряд-задания</w:t>
      </w:r>
      <w:bookmarkEnd w:id="1062"/>
      <w:bookmarkEnd w:id="1064"/>
    </w:p>
    <w:p w14:paraId="27D70AD9" w14:textId="74618949" w:rsidR="009E28A6" w:rsidRPr="00B14753" w:rsidRDefault="009E28A6" w:rsidP="009E28A6">
      <w:pPr>
        <w:suppressAutoHyphens/>
        <w:spacing w:after="120" w:line="276" w:lineRule="auto"/>
        <w:ind w:firstLine="567"/>
        <w:rPr>
          <w:rFonts w:ascii="Arial" w:hAnsi="Arial" w:cs="Arial"/>
        </w:rPr>
      </w:pPr>
      <w:r w:rsidRPr="00B14753">
        <w:rPr>
          <w:rFonts w:ascii="Arial" w:hAnsi="Arial" w:cs="Arial"/>
        </w:rPr>
        <w:t xml:space="preserve">Инженер ТОиР </w:t>
      </w:r>
      <w:r w:rsidR="004552C9">
        <w:rPr>
          <w:rFonts w:ascii="Arial" w:hAnsi="Arial" w:cs="Arial"/>
        </w:rPr>
        <w:t xml:space="preserve">УО </w:t>
      </w:r>
      <w:r w:rsidRPr="00B14753">
        <w:rPr>
          <w:rFonts w:ascii="Arial" w:hAnsi="Arial" w:cs="Arial"/>
        </w:rPr>
        <w:t>проводит анализ необходимости срочного ремонта. По итогам анализа принимает решение о сроках проведения ремонта:</w:t>
      </w:r>
    </w:p>
    <w:p w14:paraId="7FC7F0A2" w14:textId="680670B8" w:rsidR="009E28A6" w:rsidRDefault="009E28A6" w:rsidP="009E28A6">
      <w:pPr>
        <w:suppressAutoHyphens/>
        <w:spacing w:after="120" w:line="276" w:lineRule="auto"/>
        <w:ind w:firstLine="567"/>
        <w:rPr>
          <w:rFonts w:ascii="Arial" w:hAnsi="Arial" w:cs="Arial"/>
        </w:rPr>
      </w:pPr>
      <w:r w:rsidRPr="00B14753">
        <w:rPr>
          <w:rFonts w:ascii="Arial" w:hAnsi="Arial" w:cs="Arial"/>
        </w:rPr>
        <w:t xml:space="preserve">- в случае возможности устранения дефекта позднее, инициирует создание сообщения ТОРО </w:t>
      </w:r>
      <w:r>
        <w:rPr>
          <w:rFonts w:ascii="Arial" w:hAnsi="Arial" w:cs="Arial"/>
        </w:rPr>
        <w:t>с видом «</w:t>
      </w:r>
      <w:r w:rsidRPr="00B14753">
        <w:rPr>
          <w:rFonts w:ascii="Arial" w:hAnsi="Arial" w:cs="Arial"/>
          <w:lang w:val="en-US"/>
        </w:rPr>
        <w:t>A</w:t>
      </w:r>
      <w:r w:rsidRPr="00B14753">
        <w:rPr>
          <w:rFonts w:ascii="Arial" w:hAnsi="Arial" w:cs="Arial"/>
        </w:rPr>
        <w:t>2 – Со</w:t>
      </w:r>
      <w:r>
        <w:rPr>
          <w:rFonts w:ascii="Arial" w:hAnsi="Arial" w:cs="Arial"/>
        </w:rPr>
        <w:t>общение</w:t>
      </w:r>
      <w:r w:rsidR="00177536">
        <w:rPr>
          <w:rFonts w:ascii="Arial" w:hAnsi="Arial" w:cs="Arial"/>
        </w:rPr>
        <w:t xml:space="preserve"> о неисправности</w:t>
      </w:r>
      <w:r>
        <w:rPr>
          <w:rFonts w:ascii="Arial" w:hAnsi="Arial" w:cs="Arial"/>
        </w:rPr>
        <w:t xml:space="preserve">» и признаком «Останов» </w:t>
      </w:r>
      <w:r w:rsidRPr="00B14753">
        <w:rPr>
          <w:rFonts w:ascii="Arial" w:hAnsi="Arial" w:cs="Arial"/>
        </w:rPr>
        <w:t>на основе бумажного документа «Дефектная ведомость» (процесс «ПП-07.04.01-ERP Регистрация технического состояния оборудования (дефекты, простои, в т.ч. внеплановый останов)</w:t>
      </w:r>
      <w:r>
        <w:rPr>
          <w:rFonts w:ascii="Arial" w:hAnsi="Arial" w:cs="Arial"/>
        </w:rPr>
        <w:t>,</w:t>
      </w:r>
      <w:r w:rsidRPr="00B14753">
        <w:rPr>
          <w:rFonts w:ascii="Arial" w:hAnsi="Arial" w:cs="Arial"/>
        </w:rPr>
        <w:t xml:space="preserve"> описан в документе КД </w:t>
      </w:r>
      <w:del w:id="1065" w:author="Владимир Лаут" w:date="2021-03-11T12:52:00Z">
        <w:r w:rsidR="00AC0CCB" w:rsidDel="00E0291E">
          <w:rPr>
            <w:rFonts w:ascii="Arial" w:hAnsi="Arial" w:cs="Arial"/>
            <w:lang w:val="en-US"/>
          </w:rPr>
          <w:delText>ERP</w:delText>
        </w:r>
        <w:r w:rsidR="00AC0CCB" w:rsidRPr="002008C6" w:rsidDel="00E0291E">
          <w:rPr>
            <w:rFonts w:ascii="Arial" w:hAnsi="Arial" w:cs="Arial"/>
          </w:rPr>
          <w:delText>.9.9.2</w:delText>
        </w:r>
      </w:del>
      <w:ins w:id="1066" w:author="Владимир Лаут" w:date="2021-03-11T12:52:00Z">
        <w:r w:rsidR="00E0291E">
          <w:rPr>
            <w:rFonts w:ascii="Arial" w:hAnsi="Arial" w:cs="Arial"/>
            <w:lang w:val="en-US"/>
          </w:rPr>
          <w:t>ERP</w:t>
        </w:r>
        <w:r w:rsidR="00E0291E" w:rsidRPr="00E0291E">
          <w:rPr>
            <w:rFonts w:ascii="Arial" w:hAnsi="Arial" w:cs="Arial"/>
            <w:rPrChange w:id="1067" w:author="Владимир Лаут" w:date="2021-03-11T12:52:00Z">
              <w:rPr>
                <w:rFonts w:ascii="Arial" w:hAnsi="Arial" w:cs="Arial"/>
                <w:lang w:val="en-US"/>
              </w:rPr>
            </w:rPrChange>
          </w:rPr>
          <w:t>.13.9.2</w:t>
        </w:r>
      </w:ins>
      <w:r w:rsidR="007334C2" w:rsidRPr="002008C6">
        <w:rPr>
          <w:rFonts w:ascii="Arial" w:hAnsi="Arial" w:cs="Arial"/>
        </w:rPr>
        <w:t>_</w:t>
      </w:r>
      <w:r w:rsidRPr="00D64504">
        <w:rPr>
          <w:rFonts w:ascii="Arial" w:hAnsi="Arial" w:cs="Arial"/>
        </w:rPr>
        <w:t>56_</w:t>
      </w:r>
      <w:r>
        <w:rPr>
          <w:rFonts w:ascii="Arial" w:hAnsi="Arial" w:cs="Arial"/>
          <w:lang w:val="en-US"/>
        </w:rPr>
        <w:t>PM</w:t>
      </w:r>
      <w:r w:rsidRPr="00D64504">
        <w:rPr>
          <w:rFonts w:ascii="Arial" w:hAnsi="Arial" w:cs="Arial"/>
        </w:rPr>
        <w:t>_</w:t>
      </w:r>
      <w:r>
        <w:rPr>
          <w:rFonts w:ascii="Arial" w:hAnsi="Arial" w:cs="Arial"/>
        </w:rPr>
        <w:t xml:space="preserve">КД </w:t>
      </w:r>
      <w:r w:rsidRPr="00B14753">
        <w:rPr>
          <w:rFonts w:ascii="Arial" w:hAnsi="Arial" w:cs="Arial"/>
        </w:rPr>
        <w:t>Мониторинг и о</w:t>
      </w:r>
      <w:r w:rsidR="001C3A06">
        <w:rPr>
          <w:rFonts w:ascii="Arial" w:hAnsi="Arial" w:cs="Arial"/>
        </w:rPr>
        <w:t>ценка технического состояния ПА</w:t>
      </w:r>
      <w:r w:rsidRPr="00B14753">
        <w:rPr>
          <w:rFonts w:ascii="Arial" w:hAnsi="Arial" w:cs="Arial"/>
        </w:rPr>
        <w:t>);</w:t>
      </w:r>
    </w:p>
    <w:p w14:paraId="346773D5" w14:textId="77777777" w:rsidR="009E28A6" w:rsidRPr="00B14753" w:rsidRDefault="009E28A6" w:rsidP="009E28A6">
      <w:pPr>
        <w:suppressAutoHyphens/>
        <w:spacing w:after="240" w:line="276" w:lineRule="auto"/>
        <w:ind w:firstLine="567"/>
        <w:rPr>
          <w:rFonts w:ascii="Arial" w:hAnsi="Arial" w:cs="Arial"/>
        </w:rPr>
      </w:pPr>
      <w:r w:rsidRPr="00B14753">
        <w:rPr>
          <w:rFonts w:ascii="Arial" w:hAnsi="Arial" w:cs="Arial"/>
        </w:rPr>
        <w:t>- в случае необходимости немедленного устранения оформляет бумажный документ наряд-задание.</w:t>
      </w:r>
    </w:p>
    <w:p w14:paraId="7FD38B51" w14:textId="5A1F2D04" w:rsidR="009E28A6" w:rsidRPr="00B14753" w:rsidRDefault="009E28A6" w:rsidP="009E28A6">
      <w:pPr>
        <w:suppressAutoHyphens/>
        <w:spacing w:after="120" w:line="276" w:lineRule="auto"/>
        <w:ind w:firstLine="567"/>
        <w:rPr>
          <w:rFonts w:ascii="Arial" w:hAnsi="Arial" w:cs="Arial"/>
        </w:rPr>
      </w:pPr>
      <w:r>
        <w:rPr>
          <w:rFonts w:ascii="Arial" w:hAnsi="Arial" w:cs="Arial"/>
        </w:rPr>
        <w:t xml:space="preserve">Далее анализируется состав работ. При наличии опасных работ оформляется наряд-допуск на работы. </w:t>
      </w:r>
      <w:r w:rsidRPr="00B14753">
        <w:rPr>
          <w:rFonts w:ascii="Arial" w:hAnsi="Arial" w:cs="Arial"/>
        </w:rPr>
        <w:t xml:space="preserve">Процедура </w:t>
      </w:r>
      <w:r>
        <w:rPr>
          <w:rFonts w:ascii="Arial" w:hAnsi="Arial" w:cs="Arial"/>
        </w:rPr>
        <w:t xml:space="preserve">печати и выдачи наряда-допуска описана в КД </w:t>
      </w:r>
      <w:del w:id="1068" w:author="Владимир Лаут" w:date="2021-03-11T12:52:00Z">
        <w:r w:rsidR="00AC0CCB" w:rsidDel="00E0291E">
          <w:rPr>
            <w:rFonts w:ascii="Arial" w:hAnsi="Arial" w:cs="Arial"/>
          </w:rPr>
          <w:delText>ERP.9.9.2</w:delText>
        </w:r>
      </w:del>
      <w:ins w:id="1069" w:author="Владимир Лаут" w:date="2021-03-11T12:52:00Z">
        <w:r w:rsidR="00E0291E">
          <w:rPr>
            <w:rFonts w:ascii="Arial" w:hAnsi="Arial" w:cs="Arial"/>
          </w:rPr>
          <w:t>ERP.13.9.2</w:t>
        </w:r>
      </w:ins>
      <w:r w:rsidR="007334C2">
        <w:rPr>
          <w:rFonts w:ascii="Arial" w:hAnsi="Arial" w:cs="Arial"/>
        </w:rPr>
        <w:t>_</w:t>
      </w:r>
      <w:r w:rsidRPr="0081116A">
        <w:rPr>
          <w:rFonts w:ascii="Arial" w:hAnsi="Arial" w:cs="Arial"/>
        </w:rPr>
        <w:t>46_EH</w:t>
      </w:r>
      <w:r>
        <w:rPr>
          <w:rFonts w:ascii="Arial" w:hAnsi="Arial" w:cs="Arial"/>
        </w:rPr>
        <w:t>S_КД по направлению ОТПБиЭ</w:t>
      </w:r>
      <w:r w:rsidRPr="00B14753">
        <w:rPr>
          <w:rFonts w:ascii="Arial" w:hAnsi="Arial" w:cs="Arial"/>
        </w:rPr>
        <w:t>, процесс «ПП-11.03.01-ERP Обеспечение проведения работ повышенной опасности». В исключительных случаях Инженер ТОиР может принять решение о начале работ без н</w:t>
      </w:r>
      <w:r>
        <w:rPr>
          <w:rFonts w:ascii="Arial" w:hAnsi="Arial" w:cs="Arial"/>
        </w:rPr>
        <w:t>аряда-доп</w:t>
      </w:r>
      <w:r w:rsidRPr="00B14753">
        <w:rPr>
          <w:rFonts w:ascii="Arial" w:hAnsi="Arial" w:cs="Arial"/>
        </w:rPr>
        <w:t>уска.</w:t>
      </w:r>
    </w:p>
    <w:p w14:paraId="71949391" w14:textId="4C60A0BC" w:rsidR="009E28A6" w:rsidRPr="00F9107E" w:rsidRDefault="009E28A6">
      <w:pPr>
        <w:pStyle w:val="4"/>
        <w:rPr>
          <w:rPrChange w:id="1070" w:author="pospelovas" w:date="2021-03-17T23:26:00Z">
            <w:rPr>
              <w:rFonts w:eastAsiaTheme="majorEastAsia"/>
            </w:rPr>
          </w:rPrChange>
        </w:rPr>
        <w:pPrChange w:id="1071" w:author="pospelovas" w:date="2021-03-17T23:26:00Z">
          <w:pPr>
            <w:pStyle w:val="afff7"/>
          </w:pPr>
        </w:pPrChange>
      </w:pPr>
      <w:bookmarkStart w:id="1072" w:name="_Toc38890344"/>
      <w:del w:id="1073" w:author="pospelovas" w:date="2021-03-17T23:26:00Z">
        <w:r w:rsidRPr="00E13DEA" w:rsidDel="00F9107E">
          <w:lastRenderedPageBreak/>
          <w:delText>5.2.3.</w:delText>
        </w:r>
        <w:r w:rsidR="002F47A1" w:rsidDel="00F9107E">
          <w:delText>4</w:delText>
        </w:r>
        <w:r w:rsidRPr="00E13DEA" w:rsidDel="00F9107E">
          <w:delText xml:space="preserve"> </w:delText>
        </w:r>
      </w:del>
      <w:r w:rsidRPr="00E13DEA">
        <w:t>Шаг процесса 25. Определение исполнителя работ</w:t>
      </w:r>
      <w:bookmarkEnd w:id="1072"/>
    </w:p>
    <w:p w14:paraId="6BEE064D" w14:textId="3F417B42" w:rsidR="009E28A6" w:rsidRDefault="00D518D1" w:rsidP="009E28A6">
      <w:pPr>
        <w:suppressAutoHyphens/>
        <w:spacing w:after="240" w:line="276" w:lineRule="auto"/>
        <w:ind w:firstLine="567"/>
        <w:rPr>
          <w:rFonts w:ascii="Arial" w:hAnsi="Arial" w:cs="Arial"/>
        </w:rPr>
      </w:pPr>
      <w:r>
        <w:rPr>
          <w:rFonts w:ascii="Arial" w:hAnsi="Arial" w:cs="Arial"/>
        </w:rPr>
        <w:t xml:space="preserve">Главный </w:t>
      </w:r>
      <w:r w:rsidR="009E28A6">
        <w:rPr>
          <w:rFonts w:ascii="Arial" w:hAnsi="Arial" w:cs="Arial"/>
        </w:rPr>
        <w:t xml:space="preserve">Инженер ТОиР </w:t>
      </w:r>
      <w:r w:rsidR="00875722">
        <w:rPr>
          <w:rFonts w:ascii="Arial" w:hAnsi="Arial" w:cs="Arial"/>
        </w:rPr>
        <w:t xml:space="preserve">УО </w:t>
      </w:r>
      <w:r w:rsidR="009E28A6" w:rsidRPr="00B14753">
        <w:rPr>
          <w:rFonts w:ascii="Arial" w:hAnsi="Arial" w:cs="Arial"/>
        </w:rPr>
        <w:t>проверяет доступность ресурсов, договоров и принимает решение об исполнителе работ.</w:t>
      </w:r>
    </w:p>
    <w:p w14:paraId="2574B614" w14:textId="7499B499" w:rsidR="009E28A6" w:rsidRPr="00F9107E" w:rsidRDefault="009E28A6">
      <w:pPr>
        <w:pStyle w:val="4"/>
        <w:rPr>
          <w:rPrChange w:id="1074" w:author="pospelovas" w:date="2021-03-17T23:26:00Z">
            <w:rPr>
              <w:rFonts w:eastAsiaTheme="majorEastAsia"/>
            </w:rPr>
          </w:rPrChange>
        </w:rPr>
        <w:pPrChange w:id="1075" w:author="pospelovas" w:date="2021-03-17T23:26:00Z">
          <w:pPr>
            <w:pStyle w:val="afff7"/>
          </w:pPr>
        </w:pPrChange>
      </w:pPr>
      <w:bookmarkStart w:id="1076" w:name="_Toc38890345"/>
      <w:del w:id="1077" w:author="pospelovas" w:date="2021-03-17T23:26:00Z">
        <w:r w:rsidRPr="00E13DEA" w:rsidDel="00F9107E">
          <w:delText>5.2.3.</w:delText>
        </w:r>
        <w:r w:rsidR="002F47A1" w:rsidDel="00F9107E">
          <w:delText>5</w:delText>
        </w:r>
        <w:r w:rsidRPr="00E13DEA" w:rsidDel="00F9107E">
          <w:delText xml:space="preserve"> </w:delText>
        </w:r>
      </w:del>
      <w:r w:rsidRPr="00E13DEA">
        <w:t>Шаг процесса 30. Формирование требования-накладной</w:t>
      </w:r>
      <w:bookmarkEnd w:id="1076"/>
    </w:p>
    <w:p w14:paraId="0979EBB8" w14:textId="11330CC4" w:rsidR="009E28A6" w:rsidRDefault="009E28A6" w:rsidP="0042305B">
      <w:pPr>
        <w:suppressAutoHyphens/>
        <w:spacing w:after="240" w:line="276" w:lineRule="auto"/>
        <w:ind w:firstLine="567"/>
        <w:rPr>
          <w:rFonts w:ascii="Arial" w:hAnsi="Arial" w:cs="Arial"/>
        </w:rPr>
      </w:pPr>
      <w:r w:rsidRPr="00B14753">
        <w:rPr>
          <w:rFonts w:ascii="Arial" w:hAnsi="Arial" w:cs="Arial"/>
        </w:rPr>
        <w:t xml:space="preserve">Если авария устраняется собственными силами </w:t>
      </w:r>
      <w:r w:rsidR="000F7C9B">
        <w:rPr>
          <w:rFonts w:ascii="Arial" w:hAnsi="Arial" w:cs="Arial"/>
        </w:rPr>
        <w:t>Инженер ТОиР</w:t>
      </w:r>
      <w:r w:rsidR="00875722">
        <w:rPr>
          <w:rFonts w:ascii="Arial" w:hAnsi="Arial" w:cs="Arial"/>
        </w:rPr>
        <w:t xml:space="preserve"> УО </w:t>
      </w:r>
      <w:r>
        <w:rPr>
          <w:rFonts w:ascii="Arial" w:hAnsi="Arial" w:cs="Arial"/>
        </w:rPr>
        <w:t xml:space="preserve"> </w:t>
      </w:r>
      <w:r w:rsidRPr="00B14753">
        <w:rPr>
          <w:rFonts w:ascii="Arial" w:hAnsi="Arial" w:cs="Arial"/>
        </w:rPr>
        <w:t xml:space="preserve">формирует </w:t>
      </w:r>
      <w:r w:rsidR="00E954E0">
        <w:rPr>
          <w:rFonts w:ascii="Arial" w:hAnsi="Arial" w:cs="Arial"/>
        </w:rPr>
        <w:t xml:space="preserve">вручную </w:t>
      </w:r>
      <w:r w:rsidRPr="00B14753">
        <w:rPr>
          <w:rFonts w:ascii="Arial" w:hAnsi="Arial" w:cs="Arial"/>
        </w:rPr>
        <w:t>требование-накладную М11 на основе дефектной ведомости.</w:t>
      </w:r>
    </w:p>
    <w:p w14:paraId="2554AC24" w14:textId="10AFB7DB" w:rsidR="009E28A6" w:rsidRPr="00F9107E" w:rsidRDefault="009E28A6">
      <w:pPr>
        <w:pStyle w:val="4"/>
        <w:rPr>
          <w:rPrChange w:id="1078" w:author="pospelovas" w:date="2021-03-17T23:26:00Z">
            <w:rPr>
              <w:rFonts w:eastAsiaTheme="majorEastAsia"/>
            </w:rPr>
          </w:rPrChange>
        </w:rPr>
        <w:pPrChange w:id="1079" w:author="pospelovas" w:date="2021-03-17T23:26:00Z">
          <w:pPr>
            <w:pStyle w:val="afff7"/>
          </w:pPr>
        </w:pPrChange>
      </w:pPr>
      <w:bookmarkStart w:id="1080" w:name="_Toc38890346"/>
      <w:del w:id="1081" w:author="pospelovas" w:date="2021-03-17T23:26:00Z">
        <w:r w:rsidRPr="00E13DEA" w:rsidDel="00F9107E">
          <w:delText>5</w:delText>
        </w:r>
      </w:del>
      <w:del w:id="1082" w:author="pospelovas" w:date="2021-03-17T23:27:00Z">
        <w:r w:rsidRPr="00E13DEA" w:rsidDel="00F9107E">
          <w:delText>.2.3.</w:delText>
        </w:r>
        <w:r w:rsidR="002F47A1" w:rsidDel="00F9107E">
          <w:delText>6</w:delText>
        </w:r>
        <w:r w:rsidRPr="00E13DEA" w:rsidDel="00F9107E">
          <w:delText xml:space="preserve"> </w:delText>
        </w:r>
      </w:del>
      <w:r w:rsidRPr="00E13DEA">
        <w:t>Шаг процесса 35. Формирование требования-накладной для подрядчика</w:t>
      </w:r>
      <w:bookmarkEnd w:id="1080"/>
    </w:p>
    <w:p w14:paraId="3C5CA0B1" w14:textId="184C9727" w:rsidR="009E28A6" w:rsidRDefault="004E1329" w:rsidP="009E28A6">
      <w:pPr>
        <w:suppressAutoHyphens/>
        <w:spacing w:after="240" w:line="276" w:lineRule="auto"/>
        <w:ind w:firstLine="567"/>
        <w:rPr>
          <w:rFonts w:ascii="Arial" w:hAnsi="Arial" w:cs="Arial"/>
        </w:rPr>
      </w:pPr>
      <w:r w:rsidRPr="00B14753">
        <w:rPr>
          <w:rFonts w:ascii="Arial" w:hAnsi="Arial" w:cs="Arial"/>
        </w:rPr>
        <w:t xml:space="preserve">Если авария устраняется подрядчиком </w:t>
      </w:r>
      <w:r w:rsidR="000F7C9B">
        <w:rPr>
          <w:rFonts w:ascii="Arial" w:hAnsi="Arial" w:cs="Arial"/>
        </w:rPr>
        <w:t>Инженер ТОиР</w:t>
      </w:r>
      <w:r w:rsidR="00875722">
        <w:rPr>
          <w:rFonts w:ascii="Arial" w:hAnsi="Arial" w:cs="Arial"/>
        </w:rPr>
        <w:t xml:space="preserve"> УО </w:t>
      </w:r>
      <w:r w:rsidRPr="00B14753">
        <w:rPr>
          <w:rFonts w:ascii="Arial" w:hAnsi="Arial" w:cs="Arial"/>
        </w:rPr>
        <w:t xml:space="preserve">формирует </w:t>
      </w:r>
      <w:r>
        <w:rPr>
          <w:rFonts w:ascii="Arial" w:hAnsi="Arial" w:cs="Arial"/>
        </w:rPr>
        <w:t>вручную требование-накладную</w:t>
      </w:r>
      <w:r w:rsidRPr="00B14753">
        <w:rPr>
          <w:rFonts w:ascii="Arial" w:hAnsi="Arial" w:cs="Arial"/>
        </w:rPr>
        <w:t xml:space="preserve"> М15 на основе дефектной ведомости и сообщения от производственной службы для получения МТР подрядчиком.</w:t>
      </w:r>
    </w:p>
    <w:p w14:paraId="488D884F" w14:textId="0C7DA5DF" w:rsidR="009E28A6" w:rsidRPr="00F9107E" w:rsidRDefault="009E28A6">
      <w:pPr>
        <w:pStyle w:val="4"/>
        <w:rPr>
          <w:rPrChange w:id="1083" w:author="pospelovas" w:date="2021-03-17T23:27:00Z">
            <w:rPr>
              <w:rFonts w:eastAsiaTheme="majorEastAsia"/>
            </w:rPr>
          </w:rPrChange>
        </w:rPr>
        <w:pPrChange w:id="1084" w:author="pospelovas" w:date="2021-03-17T23:27:00Z">
          <w:pPr>
            <w:pStyle w:val="afff7"/>
          </w:pPr>
        </w:pPrChange>
      </w:pPr>
      <w:bookmarkStart w:id="1085" w:name="_Toc38890347"/>
      <w:del w:id="1086" w:author="pospelovas" w:date="2021-03-17T23:27:00Z">
        <w:r w:rsidRPr="00E13DEA" w:rsidDel="00F9107E">
          <w:delText>5.2.3.</w:delText>
        </w:r>
        <w:r w:rsidR="002F47A1" w:rsidDel="00F9107E">
          <w:delText>7</w:delText>
        </w:r>
        <w:r w:rsidRPr="00E13DEA" w:rsidDel="00F9107E">
          <w:delText xml:space="preserve"> </w:delText>
        </w:r>
      </w:del>
      <w:r w:rsidRPr="00E13DEA">
        <w:t>Шаг процесса 40. Получение МТР для работ хоз. способом</w:t>
      </w:r>
      <w:bookmarkEnd w:id="1085"/>
    </w:p>
    <w:p w14:paraId="075FD33A" w14:textId="533B0EFF" w:rsidR="009E28A6" w:rsidRPr="00B14753" w:rsidRDefault="008D7477" w:rsidP="009E28A6">
      <w:pPr>
        <w:suppressAutoHyphens/>
        <w:spacing w:after="240" w:line="276" w:lineRule="auto"/>
        <w:ind w:firstLine="567"/>
        <w:rPr>
          <w:rFonts w:ascii="Arial" w:hAnsi="Arial" w:cs="Arial"/>
        </w:rPr>
      </w:pPr>
      <w:r w:rsidRPr="00894664">
        <w:rPr>
          <w:rFonts w:ascii="Arial" w:hAnsi="Arial" w:cs="Arial"/>
        </w:rPr>
        <w:t xml:space="preserve">При выполнении аварийных работ критичного оборудования материалы </w:t>
      </w:r>
      <w:r w:rsidR="00212F04">
        <w:rPr>
          <w:rFonts w:ascii="Arial" w:hAnsi="Arial" w:cs="Arial"/>
        </w:rPr>
        <w:t>у МОЛ</w:t>
      </w:r>
      <w:r w:rsidRPr="00894664">
        <w:rPr>
          <w:rFonts w:ascii="Arial" w:hAnsi="Arial" w:cs="Arial"/>
        </w:rPr>
        <w:t xml:space="preserve"> ТОиР </w:t>
      </w:r>
      <w:r w:rsidR="00875722">
        <w:rPr>
          <w:rFonts w:ascii="Arial" w:hAnsi="Arial" w:cs="Arial"/>
        </w:rPr>
        <w:t xml:space="preserve">УО </w:t>
      </w:r>
      <w:r w:rsidRPr="00894664">
        <w:rPr>
          <w:rFonts w:ascii="Arial" w:hAnsi="Arial" w:cs="Arial"/>
        </w:rPr>
        <w:t xml:space="preserve">получают на основе требований-накладных оформленных вручную. Исполнитель работ ТОиР </w:t>
      </w:r>
      <w:r w:rsidR="00875722">
        <w:rPr>
          <w:rFonts w:ascii="Arial" w:hAnsi="Arial" w:cs="Arial"/>
        </w:rPr>
        <w:t xml:space="preserve">УО </w:t>
      </w:r>
      <w:r w:rsidRPr="00894664">
        <w:rPr>
          <w:rFonts w:ascii="Arial" w:hAnsi="Arial" w:cs="Arial"/>
        </w:rPr>
        <w:t>получает по требованию-накладной М11.</w:t>
      </w:r>
      <w:r w:rsidRPr="00894664">
        <w:rPr>
          <w:rFonts w:ascii="Arial" w:hAnsi="Arial" w:cs="Arial"/>
        </w:rPr>
        <w:tab/>
      </w:r>
    </w:p>
    <w:p w14:paraId="0237028F" w14:textId="4AF15E39" w:rsidR="009E28A6" w:rsidRPr="00F9107E" w:rsidRDefault="009E28A6">
      <w:pPr>
        <w:pStyle w:val="4"/>
        <w:rPr>
          <w:rPrChange w:id="1087" w:author="pospelovas" w:date="2021-03-17T23:27:00Z">
            <w:rPr>
              <w:rFonts w:eastAsiaTheme="majorEastAsia"/>
            </w:rPr>
          </w:rPrChange>
        </w:rPr>
        <w:pPrChange w:id="1088" w:author="pospelovas" w:date="2021-03-17T23:27:00Z">
          <w:pPr>
            <w:pStyle w:val="afff7"/>
          </w:pPr>
        </w:pPrChange>
      </w:pPr>
      <w:bookmarkStart w:id="1089" w:name="_Toc38890348"/>
      <w:del w:id="1090" w:author="pospelovas" w:date="2021-03-17T23:27:00Z">
        <w:r w:rsidRPr="00E13DEA" w:rsidDel="00F9107E">
          <w:delText>5.2.3.</w:delText>
        </w:r>
        <w:r w:rsidR="002F47A1" w:rsidDel="00F9107E">
          <w:delText>8</w:delText>
        </w:r>
        <w:r w:rsidRPr="00E13DEA" w:rsidDel="00F9107E">
          <w:delText xml:space="preserve"> </w:delText>
        </w:r>
      </w:del>
      <w:r w:rsidRPr="00E13DEA">
        <w:t>Шаг процесса 50. Получение МТР подрядчиком</w:t>
      </w:r>
      <w:bookmarkEnd w:id="1089"/>
    </w:p>
    <w:p w14:paraId="4822A4CB" w14:textId="215EDA01" w:rsidR="008D7477" w:rsidRPr="00B14753" w:rsidRDefault="008D7477" w:rsidP="008D7477">
      <w:pPr>
        <w:suppressAutoHyphens/>
        <w:spacing w:after="240" w:line="276" w:lineRule="auto"/>
        <w:ind w:firstLine="567"/>
        <w:rPr>
          <w:rFonts w:ascii="Arial" w:hAnsi="Arial" w:cs="Arial"/>
        </w:rPr>
      </w:pPr>
      <w:r>
        <w:rPr>
          <w:rFonts w:ascii="Arial" w:hAnsi="Arial" w:cs="Arial"/>
        </w:rPr>
        <w:t xml:space="preserve">Представитель подрядной организации </w:t>
      </w:r>
      <w:r w:rsidRPr="00B14753">
        <w:rPr>
          <w:rFonts w:ascii="Arial" w:hAnsi="Arial" w:cs="Arial"/>
        </w:rPr>
        <w:t xml:space="preserve">получает у </w:t>
      </w:r>
      <w:r w:rsidR="00990DE1">
        <w:rPr>
          <w:rFonts w:ascii="Arial" w:hAnsi="Arial" w:cs="Arial"/>
        </w:rPr>
        <w:t>МОЛ</w:t>
      </w:r>
      <w:r w:rsidR="00990DE1" w:rsidRPr="00894664">
        <w:rPr>
          <w:rFonts w:ascii="Arial" w:hAnsi="Arial" w:cs="Arial"/>
        </w:rPr>
        <w:t xml:space="preserve"> ТОиР </w:t>
      </w:r>
      <w:r w:rsidR="00990DE1">
        <w:rPr>
          <w:rFonts w:ascii="Arial" w:hAnsi="Arial" w:cs="Arial"/>
        </w:rPr>
        <w:t>УО</w:t>
      </w:r>
      <w:r w:rsidR="00990DE1" w:rsidRPr="00B14753" w:rsidDel="00990DE1">
        <w:rPr>
          <w:rFonts w:ascii="Arial" w:hAnsi="Arial" w:cs="Arial"/>
        </w:rPr>
        <w:t xml:space="preserve"> </w:t>
      </w:r>
      <w:r w:rsidRPr="00B14753">
        <w:rPr>
          <w:rFonts w:ascii="Arial" w:hAnsi="Arial" w:cs="Arial"/>
        </w:rPr>
        <w:t>для аварийных работ на основании требования-накладной М15.</w:t>
      </w:r>
    </w:p>
    <w:p w14:paraId="5F0556EB" w14:textId="72021971" w:rsidR="009E28A6" w:rsidRPr="00F9107E" w:rsidRDefault="009E28A6">
      <w:pPr>
        <w:pStyle w:val="4"/>
        <w:rPr>
          <w:rPrChange w:id="1091" w:author="pospelovas" w:date="2021-03-17T23:27:00Z">
            <w:rPr>
              <w:rFonts w:eastAsiaTheme="majorEastAsia"/>
            </w:rPr>
          </w:rPrChange>
        </w:rPr>
        <w:pPrChange w:id="1092" w:author="pospelovas" w:date="2021-03-17T23:27:00Z">
          <w:pPr>
            <w:pStyle w:val="afff7"/>
          </w:pPr>
        </w:pPrChange>
      </w:pPr>
      <w:bookmarkStart w:id="1093" w:name="_Toc38890349"/>
      <w:del w:id="1094" w:author="pospelovas" w:date="2021-03-17T23:27:00Z">
        <w:r w:rsidRPr="00E13DEA" w:rsidDel="00F9107E">
          <w:delText>5.2.3.</w:delText>
        </w:r>
        <w:r w:rsidR="002F47A1" w:rsidDel="00F9107E">
          <w:delText>9</w:delText>
        </w:r>
        <w:r w:rsidRPr="00E13DEA" w:rsidDel="00F9107E">
          <w:delText xml:space="preserve"> </w:delText>
        </w:r>
      </w:del>
      <w:r w:rsidRPr="00E13DEA">
        <w:t>Шаг процесса 60. Выполнение ремонтных работ</w:t>
      </w:r>
      <w:bookmarkEnd w:id="1093"/>
    </w:p>
    <w:p w14:paraId="6AE45401" w14:textId="70922EB8" w:rsidR="009E28A6" w:rsidRDefault="009E28A6" w:rsidP="009E28A6">
      <w:pPr>
        <w:suppressAutoHyphens/>
        <w:spacing w:after="240" w:line="276" w:lineRule="auto"/>
        <w:ind w:firstLine="567"/>
        <w:rPr>
          <w:rFonts w:ascii="Arial" w:hAnsi="Arial" w:cs="Arial"/>
        </w:rPr>
      </w:pPr>
      <w:r w:rsidRPr="00B14753">
        <w:rPr>
          <w:rFonts w:ascii="Arial" w:hAnsi="Arial" w:cs="Arial"/>
        </w:rPr>
        <w:t>Исполнитель работ ТОиР или Представитель подрядной организации выполняют ремонтные работы. При выполнении работ уточняется «Дефектная ведомость», заполняется «Акт об использовании материала». Если работы выполнялись Представителем подрядной организации</w:t>
      </w:r>
      <w:r w:rsidR="00AF3E5B">
        <w:rPr>
          <w:rFonts w:ascii="Arial" w:hAnsi="Arial" w:cs="Arial"/>
        </w:rPr>
        <w:t>, то</w:t>
      </w:r>
      <w:r w:rsidRPr="00B14753">
        <w:rPr>
          <w:rFonts w:ascii="Arial" w:hAnsi="Arial" w:cs="Arial"/>
        </w:rPr>
        <w:t xml:space="preserve"> оформляется «Акт </w:t>
      </w:r>
      <w:r w:rsidR="00AF3E5B">
        <w:rPr>
          <w:rFonts w:ascii="Arial" w:hAnsi="Arial" w:cs="Arial"/>
        </w:rPr>
        <w:t>выполненных работ</w:t>
      </w:r>
      <w:r w:rsidRPr="00B14753">
        <w:rPr>
          <w:rFonts w:ascii="Arial" w:hAnsi="Arial" w:cs="Arial"/>
        </w:rPr>
        <w:t>».</w:t>
      </w:r>
    </w:p>
    <w:p w14:paraId="54779403" w14:textId="5493C064" w:rsidR="009E28A6" w:rsidRPr="00F9107E" w:rsidRDefault="009E28A6">
      <w:pPr>
        <w:pStyle w:val="4"/>
        <w:rPr>
          <w:rPrChange w:id="1095" w:author="pospelovas" w:date="2021-03-17T23:27:00Z">
            <w:rPr>
              <w:rFonts w:eastAsiaTheme="majorEastAsia"/>
            </w:rPr>
          </w:rPrChange>
        </w:rPr>
        <w:pPrChange w:id="1096" w:author="pospelovas" w:date="2021-03-17T23:27:00Z">
          <w:pPr>
            <w:pStyle w:val="afff7"/>
          </w:pPr>
        </w:pPrChange>
      </w:pPr>
      <w:bookmarkStart w:id="1097" w:name="_Toc38890350"/>
      <w:del w:id="1098" w:author="pospelovas" w:date="2021-03-17T23:27:00Z">
        <w:r w:rsidRPr="00E13DEA" w:rsidDel="00F9107E">
          <w:delText>5.2.3.</w:delText>
        </w:r>
        <w:r w:rsidR="002F47A1" w:rsidDel="00F9107E">
          <w:delText>10</w:delText>
        </w:r>
        <w:r w:rsidRPr="00E13DEA" w:rsidDel="00F9107E">
          <w:delText xml:space="preserve"> </w:delText>
        </w:r>
      </w:del>
      <w:r w:rsidRPr="00E13DEA">
        <w:t>Шаг процесса 70. Фиксация результатов ремонта</w:t>
      </w:r>
      <w:bookmarkEnd w:id="1097"/>
    </w:p>
    <w:p w14:paraId="0A76156E" w14:textId="790EDB0D" w:rsidR="009E28A6" w:rsidRDefault="009E28A6" w:rsidP="009E28A6">
      <w:pPr>
        <w:suppressAutoHyphens/>
        <w:spacing w:after="240" w:line="276" w:lineRule="auto"/>
        <w:ind w:firstLine="567"/>
        <w:rPr>
          <w:rFonts w:ascii="Arial" w:hAnsi="Arial" w:cs="Arial"/>
        </w:rPr>
      </w:pPr>
      <w:r w:rsidRPr="00B14753">
        <w:rPr>
          <w:rFonts w:ascii="Arial" w:hAnsi="Arial" w:cs="Arial"/>
        </w:rPr>
        <w:t xml:space="preserve">После завершения ремонтных работ ТОРО фиксируются выполненные работы, МТР израсходованные во время ремонта и ресурсы, выполнявшие ремонт. Для </w:t>
      </w:r>
      <w:r w:rsidR="00457102">
        <w:rPr>
          <w:rFonts w:ascii="Arial" w:hAnsi="Arial" w:cs="Arial"/>
        </w:rPr>
        <w:t>этого</w:t>
      </w:r>
      <w:r w:rsidRPr="00B14753">
        <w:rPr>
          <w:rFonts w:ascii="Arial" w:hAnsi="Arial" w:cs="Arial"/>
        </w:rPr>
        <w:t xml:space="preserve"> </w:t>
      </w:r>
      <w:r w:rsidR="00F93543">
        <w:rPr>
          <w:rFonts w:ascii="Arial" w:hAnsi="Arial" w:cs="Arial"/>
        </w:rPr>
        <w:t xml:space="preserve">в системе </w:t>
      </w:r>
      <w:r w:rsidR="00F93543">
        <w:rPr>
          <w:rFonts w:ascii="Arial" w:hAnsi="Arial" w:cs="Arial"/>
          <w:lang w:val="en-US"/>
        </w:rPr>
        <w:t>SAP</w:t>
      </w:r>
      <w:r w:rsidR="00F93543" w:rsidRPr="00F93543">
        <w:rPr>
          <w:rFonts w:ascii="Arial" w:hAnsi="Arial" w:cs="Arial"/>
        </w:rPr>
        <w:t xml:space="preserve"> </w:t>
      </w:r>
      <w:r w:rsidR="00F93543">
        <w:rPr>
          <w:rFonts w:ascii="Arial" w:hAnsi="Arial" w:cs="Arial"/>
          <w:lang w:val="en-US"/>
        </w:rPr>
        <w:t>S</w:t>
      </w:r>
      <w:r w:rsidR="00F93543" w:rsidRPr="00F93543">
        <w:rPr>
          <w:rFonts w:ascii="Arial" w:hAnsi="Arial" w:cs="Arial"/>
        </w:rPr>
        <w:t>/4</w:t>
      </w:r>
      <w:r w:rsidR="00F93543">
        <w:rPr>
          <w:rFonts w:ascii="Arial" w:hAnsi="Arial" w:cs="Arial"/>
          <w:lang w:val="en-US"/>
        </w:rPr>
        <w:t>HANA</w:t>
      </w:r>
      <w:r w:rsidR="00F93543" w:rsidRPr="00F93543">
        <w:rPr>
          <w:rFonts w:ascii="Arial" w:hAnsi="Arial" w:cs="Arial"/>
        </w:rPr>
        <w:t xml:space="preserve"> </w:t>
      </w:r>
      <w:r w:rsidR="009554C4" w:rsidRPr="009554C4">
        <w:rPr>
          <w:rFonts w:ascii="Arial" w:hAnsi="Arial" w:cs="Arial"/>
        </w:rPr>
        <w:t xml:space="preserve">Инженер ТОиР </w:t>
      </w:r>
      <w:r w:rsidR="00F93543">
        <w:rPr>
          <w:rFonts w:ascii="Arial" w:hAnsi="Arial" w:cs="Arial"/>
        </w:rPr>
        <w:t xml:space="preserve">создает заказ ТОРО, </w:t>
      </w:r>
      <w:r w:rsidRPr="00B14753">
        <w:rPr>
          <w:rFonts w:ascii="Arial" w:hAnsi="Arial" w:cs="Arial"/>
        </w:rPr>
        <w:t>транзакция IW31</w:t>
      </w:r>
      <w:r w:rsidR="00F93543">
        <w:rPr>
          <w:rFonts w:ascii="Arial" w:hAnsi="Arial" w:cs="Arial"/>
        </w:rPr>
        <w:t xml:space="preserve"> Создание заказа ТОРО</w:t>
      </w:r>
      <w:r w:rsidRPr="00B14753">
        <w:rPr>
          <w:rFonts w:ascii="Arial" w:hAnsi="Arial" w:cs="Arial"/>
        </w:rPr>
        <w:t>. Указывается вид заказа «</w:t>
      </w:r>
      <w:r>
        <w:rPr>
          <w:rFonts w:ascii="Arial" w:hAnsi="Arial" w:cs="Arial"/>
          <w:lang w:val="en-US"/>
        </w:rPr>
        <w:t>AVR</w:t>
      </w:r>
      <w:r w:rsidRPr="00E13624">
        <w:rPr>
          <w:rFonts w:ascii="Arial" w:hAnsi="Arial" w:cs="Arial"/>
        </w:rPr>
        <w:t>1</w:t>
      </w:r>
      <w:r w:rsidRPr="00B14753">
        <w:rPr>
          <w:rFonts w:ascii="Arial" w:hAnsi="Arial" w:cs="Arial"/>
        </w:rPr>
        <w:t xml:space="preserve"> – Аварийн</w:t>
      </w:r>
      <w:r>
        <w:rPr>
          <w:rFonts w:ascii="Arial" w:hAnsi="Arial" w:cs="Arial"/>
        </w:rPr>
        <w:t>ое</w:t>
      </w:r>
      <w:r w:rsidRPr="00B14753">
        <w:rPr>
          <w:rFonts w:ascii="Arial" w:hAnsi="Arial" w:cs="Arial"/>
        </w:rPr>
        <w:t xml:space="preserve"> </w:t>
      </w:r>
      <w:r>
        <w:rPr>
          <w:rFonts w:ascii="Arial" w:hAnsi="Arial" w:cs="Arial"/>
        </w:rPr>
        <w:t>ТОРО</w:t>
      </w:r>
      <w:r w:rsidRPr="00B14753">
        <w:rPr>
          <w:rFonts w:ascii="Arial" w:hAnsi="Arial" w:cs="Arial"/>
        </w:rPr>
        <w:t xml:space="preserve">» и вид работ, в зависимости от выполненных работ (перечень видов работ указан в документе КД </w:t>
      </w:r>
      <w:del w:id="1099" w:author="Владимир Лаут" w:date="2021-03-11T12:52:00Z">
        <w:r w:rsidR="00AC0CCB" w:rsidDel="00E0291E">
          <w:rPr>
            <w:rFonts w:ascii="Arial" w:hAnsi="Arial" w:cs="Arial"/>
            <w:color w:val="000000"/>
            <w:szCs w:val="24"/>
            <w:lang w:eastAsia="ru-RU"/>
          </w:rPr>
          <w:delText>ERP.9.9.2</w:delText>
        </w:r>
      </w:del>
      <w:ins w:id="1100" w:author="Владимир Лаут" w:date="2021-03-11T12:52:00Z">
        <w:r w:rsidR="00E0291E">
          <w:rPr>
            <w:rFonts w:ascii="Arial" w:hAnsi="Arial" w:cs="Arial"/>
            <w:color w:val="000000"/>
            <w:szCs w:val="24"/>
            <w:lang w:eastAsia="ru-RU"/>
          </w:rPr>
          <w:t>ERP.13.9.2</w:t>
        </w:r>
      </w:ins>
      <w:r w:rsidR="007334C2">
        <w:rPr>
          <w:rFonts w:ascii="Arial" w:hAnsi="Arial" w:cs="Arial"/>
          <w:color w:val="000000"/>
          <w:szCs w:val="24"/>
          <w:lang w:eastAsia="ru-RU"/>
        </w:rPr>
        <w:t>_</w:t>
      </w:r>
      <w:r w:rsidRPr="00EF24C8">
        <w:rPr>
          <w:rFonts w:ascii="Arial" w:hAnsi="Arial" w:cs="Arial"/>
          <w:color w:val="000000"/>
          <w:szCs w:val="24"/>
          <w:lang w:eastAsia="ru-RU"/>
        </w:rPr>
        <w:t>52_PM_КД</w:t>
      </w:r>
      <w:r w:rsidRPr="00BF2188">
        <w:rPr>
          <w:rFonts w:ascii="Arial" w:hAnsi="Arial" w:cs="Arial"/>
          <w:szCs w:val="24"/>
        </w:rPr>
        <w:t xml:space="preserve"> </w:t>
      </w:r>
      <w:r w:rsidRPr="00A45263">
        <w:rPr>
          <w:rFonts w:ascii="Arial" w:hAnsi="Arial"/>
        </w:rPr>
        <w:t>Годовое планирование воздействий на ПА</w:t>
      </w:r>
      <w:r w:rsidRPr="00B14753">
        <w:rPr>
          <w:rFonts w:ascii="Arial" w:hAnsi="Arial" w:cs="Arial"/>
        </w:rPr>
        <w:t>).</w:t>
      </w:r>
      <w:r>
        <w:rPr>
          <w:rFonts w:ascii="Arial" w:hAnsi="Arial" w:cs="Arial"/>
        </w:rPr>
        <w:t xml:space="preserve"> </w:t>
      </w:r>
    </w:p>
    <w:p w14:paraId="5EBD71A0" w14:textId="08E9D3A9" w:rsidR="002045D3" w:rsidRPr="0098400B" w:rsidRDefault="002045D3" w:rsidP="009E28A6">
      <w:pPr>
        <w:suppressAutoHyphens/>
        <w:spacing w:after="240" w:line="276" w:lineRule="auto"/>
        <w:ind w:firstLine="567"/>
        <w:rPr>
          <w:rFonts w:ascii="Arial" w:hAnsi="Arial" w:cs="Arial"/>
        </w:rPr>
      </w:pPr>
      <w:r>
        <w:rPr>
          <w:rFonts w:ascii="Arial" w:hAnsi="Arial" w:cs="Arial"/>
        </w:rPr>
        <w:t>Если при</w:t>
      </w:r>
      <w:r w:rsidRPr="002008C6">
        <w:rPr>
          <w:rFonts w:ascii="Arial" w:hAnsi="Arial" w:cs="Arial"/>
        </w:rPr>
        <w:t xml:space="preserve"> </w:t>
      </w:r>
      <w:r>
        <w:rPr>
          <w:rFonts w:ascii="Arial" w:hAnsi="Arial" w:cs="Arial"/>
        </w:rPr>
        <w:t>останове оборудования</w:t>
      </w:r>
      <w:r w:rsidR="005C6AE3">
        <w:rPr>
          <w:rFonts w:ascii="Arial" w:hAnsi="Arial" w:cs="Arial"/>
        </w:rPr>
        <w:t xml:space="preserve"> в</w:t>
      </w:r>
      <w:r>
        <w:rPr>
          <w:rFonts w:ascii="Arial" w:hAnsi="Arial" w:cs="Arial"/>
        </w:rPr>
        <w:t xml:space="preserve"> систем</w:t>
      </w:r>
      <w:r w:rsidR="005C6AE3">
        <w:rPr>
          <w:rFonts w:ascii="Arial" w:hAnsi="Arial" w:cs="Arial"/>
        </w:rPr>
        <w:t>е</w:t>
      </w:r>
      <w:r>
        <w:rPr>
          <w:rFonts w:ascii="Arial" w:hAnsi="Arial" w:cs="Arial"/>
        </w:rPr>
        <w:t xml:space="preserve"> </w:t>
      </w:r>
      <w:r>
        <w:rPr>
          <w:rFonts w:ascii="Arial" w:hAnsi="Arial" w:cs="Arial"/>
          <w:lang w:val="en-US"/>
        </w:rPr>
        <w:t>MES</w:t>
      </w:r>
      <w:ins w:id="1101" w:author="Владимир Лаут" w:date="2021-03-12T10:55:00Z">
        <w:r w:rsidR="00F552D8">
          <w:rPr>
            <w:rFonts w:ascii="Arial" w:hAnsi="Arial" w:cs="Arial"/>
          </w:rPr>
          <w:t xml:space="preserve"> (</w:t>
        </w:r>
      </w:ins>
      <w:ins w:id="1102" w:author="Владимир Лаут" w:date="2021-03-12T10:56:00Z">
        <w:r w:rsidR="00F552D8">
          <w:rPr>
            <w:rFonts w:ascii="Arial" w:hAnsi="Arial" w:cs="Arial"/>
          </w:rPr>
          <w:t>или АСУ ГТК ИТС</w:t>
        </w:r>
      </w:ins>
      <w:ins w:id="1103" w:author="Владимир Лаут" w:date="2021-03-12T10:55:00Z">
        <w:r w:rsidR="00F552D8">
          <w:rPr>
            <w:rFonts w:ascii="Arial" w:hAnsi="Arial" w:cs="Arial"/>
          </w:rPr>
          <w:t>)</w:t>
        </w:r>
      </w:ins>
      <w:r>
        <w:rPr>
          <w:rFonts w:ascii="Arial" w:hAnsi="Arial" w:cs="Arial"/>
        </w:rPr>
        <w:t xml:space="preserve"> </w:t>
      </w:r>
      <w:r w:rsidR="005C6AE3">
        <w:rPr>
          <w:rFonts w:ascii="Arial" w:hAnsi="Arial" w:cs="Arial"/>
        </w:rPr>
        <w:t xml:space="preserve">был зафиксирован внеплановый останов, то </w:t>
      </w:r>
      <w:r w:rsidR="0098400B">
        <w:rPr>
          <w:rFonts w:ascii="Arial" w:hAnsi="Arial" w:cs="Arial"/>
        </w:rPr>
        <w:t>в системе</w:t>
      </w:r>
      <w:r w:rsidR="0098400B" w:rsidRPr="002008C6">
        <w:rPr>
          <w:rFonts w:ascii="Arial" w:hAnsi="Arial" w:cs="Arial"/>
        </w:rPr>
        <w:t xml:space="preserve"> </w:t>
      </w:r>
      <w:r w:rsidR="0098400B">
        <w:rPr>
          <w:rFonts w:ascii="Arial" w:hAnsi="Arial" w:cs="Arial"/>
          <w:lang w:val="en-US"/>
        </w:rPr>
        <w:t>SAP</w:t>
      </w:r>
      <w:r w:rsidR="0098400B" w:rsidRPr="00F93543">
        <w:rPr>
          <w:rFonts w:ascii="Arial" w:hAnsi="Arial" w:cs="Arial"/>
        </w:rPr>
        <w:t xml:space="preserve"> </w:t>
      </w:r>
      <w:r w:rsidR="0098400B">
        <w:rPr>
          <w:rFonts w:ascii="Arial" w:hAnsi="Arial" w:cs="Arial"/>
          <w:lang w:val="en-US"/>
        </w:rPr>
        <w:t>S</w:t>
      </w:r>
      <w:r w:rsidR="0098400B" w:rsidRPr="00F93543">
        <w:rPr>
          <w:rFonts w:ascii="Arial" w:hAnsi="Arial" w:cs="Arial"/>
        </w:rPr>
        <w:t>/4</w:t>
      </w:r>
      <w:r w:rsidR="0098400B">
        <w:rPr>
          <w:rFonts w:ascii="Arial" w:hAnsi="Arial" w:cs="Arial"/>
          <w:lang w:val="en-US"/>
        </w:rPr>
        <w:t>HANA</w:t>
      </w:r>
      <w:r w:rsidR="0098400B">
        <w:rPr>
          <w:rFonts w:ascii="Arial" w:hAnsi="Arial" w:cs="Arial"/>
        </w:rPr>
        <w:t xml:space="preserve"> </w:t>
      </w:r>
      <w:r w:rsidR="005C6AE3">
        <w:rPr>
          <w:rFonts w:ascii="Arial" w:hAnsi="Arial" w:cs="Arial"/>
        </w:rPr>
        <w:t xml:space="preserve">автоматически будет </w:t>
      </w:r>
      <w:r w:rsidR="005C6AE3">
        <w:rPr>
          <w:rFonts w:ascii="Arial" w:hAnsi="Arial" w:cs="Arial"/>
        </w:rPr>
        <w:lastRenderedPageBreak/>
        <w:t>создано сообщение</w:t>
      </w:r>
      <w:r w:rsidR="0098400B">
        <w:rPr>
          <w:rFonts w:ascii="Arial" w:hAnsi="Arial" w:cs="Arial"/>
        </w:rPr>
        <w:t xml:space="preserve"> </w:t>
      </w:r>
      <w:r w:rsidR="005C6AE3">
        <w:rPr>
          <w:rFonts w:ascii="Arial" w:hAnsi="Arial" w:cs="Arial"/>
        </w:rPr>
        <w:t>вида «</w:t>
      </w:r>
      <w:r w:rsidR="005C6AE3">
        <w:rPr>
          <w:rFonts w:ascii="Arial" w:hAnsi="Arial" w:cs="Arial"/>
          <w:lang w:val="en-US"/>
        </w:rPr>
        <w:t>A</w:t>
      </w:r>
      <w:r w:rsidR="005C6AE3" w:rsidRPr="002008C6">
        <w:rPr>
          <w:rFonts w:ascii="Arial" w:hAnsi="Arial" w:cs="Arial"/>
        </w:rPr>
        <w:t>2</w:t>
      </w:r>
      <w:r w:rsidR="005C6AE3">
        <w:rPr>
          <w:rFonts w:ascii="Arial" w:hAnsi="Arial" w:cs="Arial"/>
        </w:rPr>
        <w:t xml:space="preserve"> - </w:t>
      </w:r>
      <w:r w:rsidR="0098400B">
        <w:rPr>
          <w:rFonts w:ascii="Arial" w:hAnsi="Arial" w:cs="Arial"/>
        </w:rPr>
        <w:t>Сообщение о неисправности</w:t>
      </w:r>
      <w:r w:rsidR="005C6AE3">
        <w:rPr>
          <w:rFonts w:ascii="Arial" w:hAnsi="Arial" w:cs="Arial"/>
        </w:rPr>
        <w:t>»</w:t>
      </w:r>
      <w:r w:rsidR="0098400B">
        <w:rPr>
          <w:rFonts w:ascii="Arial" w:hAnsi="Arial" w:cs="Arial"/>
        </w:rPr>
        <w:t>. В этом случае создание заказа ТОРО осуществляется на основании автоматически созданного сообщения.</w:t>
      </w:r>
    </w:p>
    <w:p w14:paraId="06C06A13" w14:textId="7D67225E" w:rsidR="00D925E2" w:rsidRDefault="00D925E2" w:rsidP="009E28A6">
      <w:pPr>
        <w:suppressAutoHyphens/>
        <w:spacing w:after="240" w:line="276" w:lineRule="auto"/>
        <w:ind w:firstLine="567"/>
        <w:rPr>
          <w:rFonts w:ascii="Arial" w:hAnsi="Arial" w:cs="Arial"/>
        </w:rPr>
      </w:pPr>
      <w:r w:rsidRPr="00D925E2">
        <w:rPr>
          <w:rFonts w:ascii="Arial" w:hAnsi="Arial" w:cs="Arial"/>
        </w:rPr>
        <w:t xml:space="preserve">Если для выполнения работ привлекалась подрядная организация, то Исполнитель КП указывает в заказе ТОРО </w:t>
      </w:r>
      <w:r>
        <w:rPr>
          <w:rFonts w:ascii="Arial" w:hAnsi="Arial" w:cs="Arial"/>
        </w:rPr>
        <w:t xml:space="preserve">номер договора и </w:t>
      </w:r>
      <w:r w:rsidRPr="00D925E2">
        <w:rPr>
          <w:rFonts w:ascii="Arial" w:hAnsi="Arial" w:cs="Arial"/>
        </w:rPr>
        <w:t>соответствующу</w:t>
      </w:r>
      <w:r>
        <w:rPr>
          <w:rFonts w:ascii="Arial" w:hAnsi="Arial" w:cs="Arial"/>
        </w:rPr>
        <w:t>ю Исполнителю КП группу закупок</w:t>
      </w:r>
      <w:r w:rsidRPr="00D925E2">
        <w:rPr>
          <w:rFonts w:ascii="Arial" w:hAnsi="Arial" w:cs="Arial"/>
        </w:rPr>
        <w:t>.</w:t>
      </w:r>
    </w:p>
    <w:p w14:paraId="70436A22" w14:textId="394392D8" w:rsidR="00171BD7" w:rsidRPr="002008C6" w:rsidRDefault="00171BD7" w:rsidP="002008C6">
      <w:pPr>
        <w:suppressAutoHyphens/>
        <w:spacing w:after="240" w:line="276" w:lineRule="auto"/>
        <w:ind w:firstLine="567"/>
        <w:rPr>
          <w:rFonts w:ascii="Arial" w:hAnsi="Arial" w:cs="Arial"/>
        </w:rPr>
      </w:pPr>
      <w:r w:rsidRPr="00171BD7">
        <w:rPr>
          <w:rFonts w:ascii="Arial" w:hAnsi="Arial" w:cs="Arial"/>
        </w:rPr>
        <w:t>При создании заказа</w:t>
      </w:r>
      <w:r w:rsidRPr="002045D3">
        <w:rPr>
          <w:rFonts w:ascii="Arial" w:hAnsi="Arial" w:cs="Arial"/>
        </w:rPr>
        <w:t xml:space="preserve"> ТОРО, система автоматически контролирует доступность средств в бюджете. При нехватке бюджета </w:t>
      </w:r>
      <w:r w:rsidR="009554C4" w:rsidRPr="009554C4">
        <w:rPr>
          <w:rFonts w:ascii="Arial" w:hAnsi="Arial" w:cs="Arial"/>
        </w:rPr>
        <w:t xml:space="preserve">Инженер ТОиР </w:t>
      </w:r>
      <w:r w:rsidRPr="00510227">
        <w:rPr>
          <w:rFonts w:ascii="Arial" w:hAnsi="Arial" w:cs="Arial"/>
        </w:rPr>
        <w:t xml:space="preserve">формирует запрос на корректировку бюджета аналогично шагу 70 процесса </w:t>
      </w:r>
      <w:r w:rsidR="009554C4" w:rsidRPr="009554C4">
        <w:rPr>
          <w:rFonts w:ascii="Arial" w:hAnsi="Arial" w:cs="Arial"/>
        </w:rPr>
        <w:t>ПП-07.03.03.02-ERP Управление внеплановыми воздействиями ТОиР</w:t>
      </w:r>
      <w:r w:rsidRPr="00510227">
        <w:rPr>
          <w:rFonts w:ascii="Arial" w:hAnsi="Arial" w:cs="Arial"/>
        </w:rPr>
        <w:t>.</w:t>
      </w:r>
    </w:p>
    <w:p w14:paraId="08D06B9E" w14:textId="29C43407" w:rsidR="00171BD7" w:rsidRDefault="00171BD7" w:rsidP="009E28A6">
      <w:pPr>
        <w:suppressAutoHyphens/>
        <w:spacing w:after="240" w:line="276" w:lineRule="auto"/>
        <w:ind w:firstLine="567"/>
        <w:rPr>
          <w:rFonts w:ascii="Arial" w:hAnsi="Arial" w:cs="Arial"/>
        </w:rPr>
      </w:pPr>
      <w:r>
        <w:rPr>
          <w:rFonts w:ascii="Arial" w:hAnsi="Arial" w:cs="Arial"/>
        </w:rPr>
        <w:t>К заказу ТОРО прикрепляются скан-копии документов (</w:t>
      </w:r>
      <w:r w:rsidRPr="00171BD7">
        <w:rPr>
          <w:rFonts w:ascii="Arial" w:hAnsi="Arial" w:cs="Arial"/>
        </w:rPr>
        <w:t>акта аварийного расследования, наряд-задани</w:t>
      </w:r>
      <w:r>
        <w:rPr>
          <w:rFonts w:ascii="Arial" w:hAnsi="Arial" w:cs="Arial"/>
        </w:rPr>
        <w:t>е,</w:t>
      </w:r>
      <w:r w:rsidRPr="00171BD7">
        <w:rPr>
          <w:rFonts w:ascii="Arial" w:hAnsi="Arial" w:cs="Arial"/>
        </w:rPr>
        <w:t xml:space="preserve"> акт выполненных работ</w:t>
      </w:r>
      <w:r>
        <w:rPr>
          <w:rFonts w:ascii="Arial" w:hAnsi="Arial" w:cs="Arial"/>
        </w:rPr>
        <w:t xml:space="preserve">, </w:t>
      </w:r>
      <w:r w:rsidRPr="00171BD7">
        <w:rPr>
          <w:rFonts w:ascii="Arial" w:hAnsi="Arial" w:cs="Arial"/>
        </w:rPr>
        <w:t>акт об использовании материала</w:t>
      </w:r>
      <w:r>
        <w:rPr>
          <w:rFonts w:ascii="Arial" w:hAnsi="Arial" w:cs="Arial"/>
        </w:rPr>
        <w:t>)</w:t>
      </w:r>
      <w:r w:rsidR="00A01585">
        <w:rPr>
          <w:rFonts w:ascii="Arial" w:hAnsi="Arial" w:cs="Arial"/>
        </w:rPr>
        <w:t>.</w:t>
      </w:r>
    </w:p>
    <w:p w14:paraId="06B4C3A8" w14:textId="7433F87B" w:rsidR="00862B05" w:rsidRDefault="009E28A6" w:rsidP="009E28A6">
      <w:pPr>
        <w:suppressAutoHyphens/>
        <w:spacing w:after="240" w:line="276" w:lineRule="auto"/>
        <w:ind w:firstLine="567"/>
        <w:rPr>
          <w:rFonts w:ascii="Arial" w:hAnsi="Arial" w:cs="Arial"/>
        </w:rPr>
      </w:pPr>
      <w:r w:rsidRPr="00B14753">
        <w:rPr>
          <w:rFonts w:ascii="Arial" w:hAnsi="Arial" w:cs="Arial"/>
        </w:rPr>
        <w:t>Вместе с заказом ТОРО создаётся сообщение ТОРО в транзакции IW21, в котором указывается дата-время начала и окончания неисправности, часть объект</w:t>
      </w:r>
      <w:r>
        <w:rPr>
          <w:rFonts w:ascii="Arial" w:hAnsi="Arial" w:cs="Arial"/>
        </w:rPr>
        <w:t>а и код дефекта. Вид сообщения «</w:t>
      </w:r>
      <w:r>
        <w:rPr>
          <w:rFonts w:ascii="Arial" w:hAnsi="Arial" w:cs="Arial"/>
          <w:lang w:val="en-US"/>
        </w:rPr>
        <w:t>A</w:t>
      </w:r>
      <w:r w:rsidR="008D7477">
        <w:rPr>
          <w:rFonts w:ascii="Arial" w:hAnsi="Arial" w:cs="Arial"/>
          <w:lang w:val="en-US"/>
        </w:rPr>
        <w:t>B</w:t>
      </w:r>
      <w:r w:rsidRPr="00B14753">
        <w:rPr>
          <w:rFonts w:ascii="Arial" w:hAnsi="Arial" w:cs="Arial"/>
        </w:rPr>
        <w:t xml:space="preserve"> – </w:t>
      </w:r>
      <w:r>
        <w:rPr>
          <w:rFonts w:ascii="Arial" w:hAnsi="Arial" w:cs="Arial"/>
        </w:rPr>
        <w:t>Сообщение о</w:t>
      </w:r>
      <w:r w:rsidR="00C542D4">
        <w:rPr>
          <w:rFonts w:ascii="Arial" w:hAnsi="Arial" w:cs="Arial"/>
        </w:rPr>
        <w:t>б</w:t>
      </w:r>
      <w:r w:rsidRPr="00B14753">
        <w:rPr>
          <w:rFonts w:ascii="Arial" w:hAnsi="Arial" w:cs="Arial"/>
        </w:rPr>
        <w:t xml:space="preserve"> </w:t>
      </w:r>
      <w:r w:rsidR="00C542D4">
        <w:rPr>
          <w:rFonts w:ascii="Arial" w:hAnsi="Arial" w:cs="Arial"/>
        </w:rPr>
        <w:t>аварии</w:t>
      </w:r>
      <w:r>
        <w:rPr>
          <w:rFonts w:ascii="Arial" w:hAnsi="Arial" w:cs="Arial"/>
        </w:rPr>
        <w:t>»</w:t>
      </w:r>
      <w:r w:rsidRPr="00B14753">
        <w:rPr>
          <w:rFonts w:ascii="Arial" w:hAnsi="Arial" w:cs="Arial"/>
        </w:rPr>
        <w:t>. Дата</w:t>
      </w:r>
      <w:r>
        <w:rPr>
          <w:rFonts w:ascii="Arial" w:hAnsi="Arial" w:cs="Arial"/>
        </w:rPr>
        <w:t>-</w:t>
      </w:r>
      <w:r w:rsidRPr="00B14753">
        <w:rPr>
          <w:rFonts w:ascii="Arial" w:hAnsi="Arial" w:cs="Arial"/>
        </w:rPr>
        <w:t>время начала и окончания неисправности будут использоваться далее для расчёта КТГ.</w:t>
      </w:r>
      <w:r>
        <w:rPr>
          <w:rFonts w:ascii="Arial" w:hAnsi="Arial" w:cs="Arial"/>
        </w:rPr>
        <w:t xml:space="preserve"> </w:t>
      </w:r>
      <w:r w:rsidRPr="00F02B06">
        <w:rPr>
          <w:rFonts w:ascii="Arial" w:hAnsi="Arial" w:cs="Arial"/>
        </w:rPr>
        <w:t>Статусная схе</w:t>
      </w:r>
      <w:r>
        <w:rPr>
          <w:rFonts w:ascii="Arial" w:hAnsi="Arial" w:cs="Arial"/>
        </w:rPr>
        <w:t xml:space="preserve">ма сообщения ТОРО о дефекте, связанного с заказом вида </w:t>
      </w:r>
      <w:r w:rsidRPr="00B14753">
        <w:rPr>
          <w:rFonts w:ascii="Arial" w:hAnsi="Arial" w:cs="Arial"/>
        </w:rPr>
        <w:t>«</w:t>
      </w:r>
      <w:r>
        <w:rPr>
          <w:rFonts w:ascii="Arial" w:hAnsi="Arial" w:cs="Arial"/>
          <w:lang w:val="en-US"/>
        </w:rPr>
        <w:t>AVR</w:t>
      </w:r>
      <w:r w:rsidRPr="00E13624">
        <w:rPr>
          <w:rFonts w:ascii="Arial" w:hAnsi="Arial" w:cs="Arial"/>
        </w:rPr>
        <w:t>1</w:t>
      </w:r>
      <w:r w:rsidRPr="00B14753">
        <w:rPr>
          <w:rFonts w:ascii="Arial" w:hAnsi="Arial" w:cs="Arial"/>
        </w:rPr>
        <w:t xml:space="preserve"> – Аварийн</w:t>
      </w:r>
      <w:r>
        <w:rPr>
          <w:rFonts w:ascii="Arial" w:hAnsi="Arial" w:cs="Arial"/>
        </w:rPr>
        <w:t>ое</w:t>
      </w:r>
      <w:r w:rsidRPr="00B14753">
        <w:rPr>
          <w:rFonts w:ascii="Arial" w:hAnsi="Arial" w:cs="Arial"/>
        </w:rPr>
        <w:t xml:space="preserve"> </w:t>
      </w:r>
      <w:r>
        <w:rPr>
          <w:rFonts w:ascii="Arial" w:hAnsi="Arial" w:cs="Arial"/>
        </w:rPr>
        <w:t>ТОРО</w:t>
      </w:r>
      <w:r w:rsidRPr="00B14753">
        <w:rPr>
          <w:rFonts w:ascii="Arial" w:hAnsi="Arial" w:cs="Arial"/>
        </w:rPr>
        <w:t>»</w:t>
      </w:r>
      <w:r>
        <w:rPr>
          <w:rFonts w:ascii="Arial" w:hAnsi="Arial" w:cs="Arial"/>
        </w:rPr>
        <w:t xml:space="preserve"> не содержит </w:t>
      </w:r>
      <w:r w:rsidR="00C542D4">
        <w:rPr>
          <w:rFonts w:ascii="Arial" w:hAnsi="Arial" w:cs="Arial"/>
        </w:rPr>
        <w:t>статусной схемы</w:t>
      </w:r>
      <w:r>
        <w:rPr>
          <w:rFonts w:ascii="Arial" w:hAnsi="Arial" w:cs="Arial"/>
        </w:rPr>
        <w:t>.</w:t>
      </w:r>
    </w:p>
    <w:p w14:paraId="571A5F2E" w14:textId="49F67171" w:rsidR="009E28A6" w:rsidRDefault="009E28A6" w:rsidP="009E28A6">
      <w:pPr>
        <w:suppressAutoHyphens/>
        <w:spacing w:after="240" w:line="276" w:lineRule="auto"/>
        <w:ind w:firstLine="567"/>
        <w:rPr>
          <w:rFonts w:ascii="Arial" w:hAnsi="Arial" w:cs="Arial"/>
        </w:rPr>
      </w:pPr>
      <w:r w:rsidRPr="00B14753">
        <w:rPr>
          <w:rFonts w:ascii="Arial" w:hAnsi="Arial" w:cs="Arial"/>
        </w:rPr>
        <w:t xml:space="preserve">Если во время ремонта измерялись контролируемые параметры и показания измерительного прибора, то они фиксируются в документе измерения (описано в документе КД </w:t>
      </w:r>
      <w:del w:id="1104" w:author="Владимир Лаут" w:date="2021-03-11T12:52:00Z">
        <w:r w:rsidR="00AC0CCB" w:rsidDel="00E0291E">
          <w:rPr>
            <w:rFonts w:ascii="Arial" w:hAnsi="Arial" w:cs="Arial"/>
            <w:lang w:val="en-US"/>
          </w:rPr>
          <w:delText>ERP</w:delText>
        </w:r>
        <w:r w:rsidR="00AC0CCB" w:rsidRPr="002008C6" w:rsidDel="00E0291E">
          <w:rPr>
            <w:rFonts w:ascii="Arial" w:hAnsi="Arial" w:cs="Arial"/>
          </w:rPr>
          <w:delText>.9.9.2</w:delText>
        </w:r>
      </w:del>
      <w:ins w:id="1105" w:author="Владимир Лаут" w:date="2021-03-11T12:52:00Z">
        <w:r w:rsidR="00E0291E">
          <w:rPr>
            <w:rFonts w:ascii="Arial" w:hAnsi="Arial" w:cs="Arial"/>
            <w:lang w:val="en-US"/>
          </w:rPr>
          <w:t>ERP</w:t>
        </w:r>
        <w:r w:rsidR="00E0291E" w:rsidRPr="00E0291E">
          <w:rPr>
            <w:rFonts w:ascii="Arial" w:hAnsi="Arial" w:cs="Arial"/>
            <w:rPrChange w:id="1106" w:author="Владимир Лаут" w:date="2021-03-11T12:52:00Z">
              <w:rPr>
                <w:rFonts w:ascii="Arial" w:hAnsi="Arial" w:cs="Arial"/>
                <w:lang w:val="en-US"/>
              </w:rPr>
            </w:rPrChange>
          </w:rPr>
          <w:t>.13.9.2</w:t>
        </w:r>
      </w:ins>
      <w:r w:rsidR="007334C2" w:rsidRPr="002008C6">
        <w:rPr>
          <w:rFonts w:ascii="Arial" w:hAnsi="Arial" w:cs="Arial"/>
        </w:rPr>
        <w:t>_</w:t>
      </w:r>
      <w:r w:rsidRPr="000F2317">
        <w:rPr>
          <w:rFonts w:ascii="Arial" w:hAnsi="Arial" w:cs="Arial"/>
        </w:rPr>
        <w:t>56_</w:t>
      </w:r>
      <w:r>
        <w:rPr>
          <w:rFonts w:ascii="Arial" w:hAnsi="Arial" w:cs="Arial"/>
          <w:lang w:val="en-US"/>
        </w:rPr>
        <w:t>PM</w:t>
      </w:r>
      <w:r w:rsidRPr="000F2317">
        <w:rPr>
          <w:rFonts w:ascii="Arial" w:hAnsi="Arial" w:cs="Arial"/>
        </w:rPr>
        <w:t>_</w:t>
      </w:r>
      <w:r>
        <w:rPr>
          <w:rFonts w:ascii="Arial" w:hAnsi="Arial" w:cs="Arial"/>
        </w:rPr>
        <w:t xml:space="preserve">КД </w:t>
      </w:r>
      <w:r w:rsidRPr="00B14753">
        <w:rPr>
          <w:rFonts w:ascii="Arial" w:hAnsi="Arial" w:cs="Arial"/>
        </w:rPr>
        <w:t>Мониторинг и оценка технического состояния ПА, процесс «ПП-07.04.02 Регистрация технических параметров эксплуатации оборудования»).</w:t>
      </w:r>
    </w:p>
    <w:p w14:paraId="29C24C7E" w14:textId="00BFC5B1" w:rsidR="009E28A6" w:rsidRPr="00F9107E" w:rsidRDefault="009E28A6">
      <w:pPr>
        <w:pStyle w:val="4"/>
        <w:rPr>
          <w:rPrChange w:id="1107" w:author="pospelovas" w:date="2021-03-17T23:28:00Z">
            <w:rPr>
              <w:rFonts w:eastAsiaTheme="majorEastAsia"/>
            </w:rPr>
          </w:rPrChange>
        </w:rPr>
        <w:pPrChange w:id="1108" w:author="pospelovas" w:date="2021-03-17T23:28:00Z">
          <w:pPr>
            <w:pStyle w:val="afff7"/>
          </w:pPr>
        </w:pPrChange>
      </w:pPr>
      <w:bookmarkStart w:id="1109" w:name="_Toc38890351"/>
      <w:del w:id="1110" w:author="pospelovas" w:date="2021-03-17T23:28:00Z">
        <w:r w:rsidRPr="00E13DEA" w:rsidDel="00F9107E">
          <w:delText>5.2.3.1</w:delText>
        </w:r>
        <w:r w:rsidR="002F47A1" w:rsidDel="00F9107E">
          <w:delText>1</w:delText>
        </w:r>
        <w:r w:rsidRPr="00E13DEA" w:rsidDel="00F9107E">
          <w:delText xml:space="preserve"> </w:delText>
        </w:r>
      </w:del>
      <w:r w:rsidRPr="00E13DEA">
        <w:t>Шаг процесса 80. Фиксация причин дефекта в сообщении ТОРО</w:t>
      </w:r>
      <w:bookmarkEnd w:id="1109"/>
    </w:p>
    <w:p w14:paraId="1DFD3D04" w14:textId="0E6ACF4D" w:rsidR="009E28A6" w:rsidRPr="001C3A06" w:rsidRDefault="009E28A6" w:rsidP="009E28A6">
      <w:pPr>
        <w:suppressAutoHyphens/>
        <w:spacing w:after="240" w:line="276" w:lineRule="auto"/>
        <w:ind w:firstLine="567"/>
        <w:rPr>
          <w:rFonts w:ascii="Arial" w:hAnsi="Arial" w:cs="Arial"/>
        </w:rPr>
      </w:pPr>
      <w:r w:rsidRPr="001C3A06">
        <w:rPr>
          <w:rFonts w:ascii="Arial" w:hAnsi="Arial" w:cs="Arial"/>
        </w:rPr>
        <w:t xml:space="preserve">Для определения причины дефекта «Дефектная ведомость» передается в процесс «ПП-11.02.02-ERP Управление происшествиями», описанный в документе КД </w:t>
      </w:r>
      <w:del w:id="1111" w:author="Владимир Лаут" w:date="2021-03-11T12:52:00Z">
        <w:r w:rsidR="00AC0CCB" w:rsidDel="00E0291E">
          <w:rPr>
            <w:rFonts w:ascii="Arial" w:hAnsi="Arial" w:cs="Arial"/>
            <w:bCs/>
            <w:kern w:val="32"/>
            <w:szCs w:val="24"/>
          </w:rPr>
          <w:delText>ERP.9.9.2</w:delText>
        </w:r>
      </w:del>
      <w:ins w:id="1112" w:author="Владимир Лаут" w:date="2021-03-11T12:52:00Z">
        <w:r w:rsidR="00E0291E">
          <w:rPr>
            <w:rFonts w:ascii="Arial" w:hAnsi="Arial" w:cs="Arial"/>
            <w:bCs/>
            <w:kern w:val="32"/>
            <w:szCs w:val="24"/>
          </w:rPr>
          <w:t>ERP.13.9.2</w:t>
        </w:r>
      </w:ins>
      <w:r w:rsidR="007334C2">
        <w:rPr>
          <w:rFonts w:ascii="Arial" w:hAnsi="Arial" w:cs="Arial"/>
          <w:bCs/>
          <w:kern w:val="32"/>
          <w:szCs w:val="24"/>
        </w:rPr>
        <w:t>_</w:t>
      </w:r>
      <w:r w:rsidR="001C3A06" w:rsidRPr="001C3A06">
        <w:rPr>
          <w:rFonts w:ascii="Arial" w:hAnsi="Arial" w:cs="Arial"/>
          <w:bCs/>
          <w:kern w:val="32"/>
          <w:szCs w:val="24"/>
        </w:rPr>
        <w:t>46_EHS_КД по направлению ОТПБиЭ</w:t>
      </w:r>
      <w:r w:rsidRPr="001C3A06">
        <w:rPr>
          <w:rFonts w:ascii="Arial" w:hAnsi="Arial" w:cs="Arial"/>
        </w:rPr>
        <w:t xml:space="preserve">. </w:t>
      </w:r>
      <w:r w:rsidR="009554C4" w:rsidRPr="009554C4">
        <w:rPr>
          <w:rFonts w:ascii="Arial" w:hAnsi="Arial" w:cs="Arial"/>
        </w:rPr>
        <w:t>Инженером по надежности</w:t>
      </w:r>
      <w:r w:rsidR="00F63D43">
        <w:rPr>
          <w:rFonts w:ascii="Arial" w:hAnsi="Arial" w:cs="Arial"/>
        </w:rPr>
        <w:t xml:space="preserve"> УО</w:t>
      </w:r>
      <w:r w:rsidR="009554C4" w:rsidRPr="009554C4" w:rsidDel="009554C4">
        <w:rPr>
          <w:rFonts w:ascii="Arial" w:hAnsi="Arial" w:cs="Arial"/>
        </w:rPr>
        <w:t xml:space="preserve"> </w:t>
      </w:r>
      <w:r w:rsidRPr="001C3A06">
        <w:rPr>
          <w:rFonts w:ascii="Arial" w:hAnsi="Arial" w:cs="Arial"/>
        </w:rPr>
        <w:t>фиксирует в сообщении ТОРО причину дефекта.</w:t>
      </w:r>
    </w:p>
    <w:p w14:paraId="171A819F" w14:textId="45F8F32C" w:rsidR="009E28A6" w:rsidRPr="00F9107E" w:rsidRDefault="009E28A6">
      <w:pPr>
        <w:pStyle w:val="4"/>
        <w:rPr>
          <w:rPrChange w:id="1113" w:author="pospelovas" w:date="2021-03-17T23:28:00Z">
            <w:rPr>
              <w:rFonts w:eastAsiaTheme="majorEastAsia"/>
            </w:rPr>
          </w:rPrChange>
        </w:rPr>
        <w:pPrChange w:id="1114" w:author="pospelovas" w:date="2021-03-17T23:28:00Z">
          <w:pPr>
            <w:pStyle w:val="afff7"/>
          </w:pPr>
        </w:pPrChange>
      </w:pPr>
      <w:bookmarkStart w:id="1115" w:name="_Toc38890352"/>
      <w:del w:id="1116" w:author="pospelovas" w:date="2021-03-17T23:28:00Z">
        <w:r w:rsidRPr="00E13DEA" w:rsidDel="00F9107E">
          <w:delText>5.2.3.1</w:delText>
        </w:r>
        <w:r w:rsidR="002F47A1" w:rsidDel="00F9107E">
          <w:delText>2</w:delText>
        </w:r>
        <w:r w:rsidRPr="00E13DEA" w:rsidDel="00F9107E">
          <w:delText xml:space="preserve"> </w:delText>
        </w:r>
      </w:del>
      <w:r w:rsidRPr="00E13DEA">
        <w:t>Шаг процесса 90. Деблокирование заказа ТОРО</w:t>
      </w:r>
      <w:bookmarkEnd w:id="1115"/>
    </w:p>
    <w:p w14:paraId="6EEB68F5" w14:textId="7CC6B841" w:rsidR="009E28A6" w:rsidRPr="00B14753" w:rsidRDefault="009E28A6" w:rsidP="009E28A6">
      <w:pPr>
        <w:suppressAutoHyphens/>
        <w:spacing w:after="240" w:line="276" w:lineRule="auto"/>
        <w:ind w:firstLine="567"/>
        <w:rPr>
          <w:rFonts w:ascii="Arial" w:hAnsi="Arial" w:cs="Arial"/>
        </w:rPr>
      </w:pPr>
      <w:r w:rsidRPr="00B14753">
        <w:rPr>
          <w:rFonts w:ascii="Arial" w:hAnsi="Arial" w:cs="Arial"/>
        </w:rPr>
        <w:t xml:space="preserve">Инженер ТОиР </w:t>
      </w:r>
      <w:r w:rsidR="00875722">
        <w:rPr>
          <w:rFonts w:ascii="Arial" w:hAnsi="Arial" w:cs="Arial"/>
        </w:rPr>
        <w:t xml:space="preserve">УО </w:t>
      </w:r>
      <w:r w:rsidRPr="00B14753">
        <w:rPr>
          <w:rFonts w:ascii="Arial" w:hAnsi="Arial" w:cs="Arial"/>
        </w:rPr>
        <w:t>деблокирует заказ ТОРО для фактического учёта</w:t>
      </w:r>
      <w:r>
        <w:rPr>
          <w:rFonts w:ascii="Arial" w:hAnsi="Arial" w:cs="Arial"/>
        </w:rPr>
        <w:t xml:space="preserve"> в транзакции </w:t>
      </w:r>
      <w:r>
        <w:rPr>
          <w:rFonts w:ascii="Arial" w:hAnsi="Arial" w:cs="Arial"/>
          <w:lang w:val="en-US"/>
        </w:rPr>
        <w:t>IW</w:t>
      </w:r>
      <w:r w:rsidRPr="00E13624">
        <w:rPr>
          <w:rFonts w:ascii="Arial" w:hAnsi="Arial" w:cs="Arial"/>
        </w:rPr>
        <w:t>32</w:t>
      </w:r>
      <w:r>
        <w:rPr>
          <w:rFonts w:ascii="Arial" w:hAnsi="Arial" w:cs="Arial"/>
        </w:rPr>
        <w:t xml:space="preserve"> Изменение заказа</w:t>
      </w:r>
      <w:r w:rsidRPr="00B14753">
        <w:rPr>
          <w:rFonts w:ascii="Arial" w:hAnsi="Arial" w:cs="Arial"/>
        </w:rPr>
        <w:t>. Фактический учёт работ</w:t>
      </w:r>
      <w:r w:rsidR="002E3A9B">
        <w:rPr>
          <w:rFonts w:ascii="Arial" w:hAnsi="Arial" w:cs="Arial"/>
        </w:rPr>
        <w:t xml:space="preserve"> и списание материалов</w:t>
      </w:r>
      <w:r w:rsidRPr="00B14753">
        <w:rPr>
          <w:rFonts w:ascii="Arial" w:hAnsi="Arial" w:cs="Arial"/>
        </w:rPr>
        <w:t xml:space="preserve"> производится в процессе «ПП-07.03.03.01-ERP Выполнение и фактический учёт воздействий», описанном в данном документе.</w:t>
      </w:r>
    </w:p>
    <w:p w14:paraId="582661AF" w14:textId="6B8BB6AB" w:rsidR="009E28A6" w:rsidRDefault="009E28A6" w:rsidP="009E28A6">
      <w:pPr>
        <w:spacing w:after="240" w:line="276" w:lineRule="auto"/>
        <w:ind w:firstLine="567"/>
        <w:rPr>
          <w:rFonts w:ascii="Arial" w:hAnsi="Arial" w:cs="Arial"/>
        </w:rPr>
      </w:pPr>
      <w:r w:rsidRPr="00B14753">
        <w:rPr>
          <w:rFonts w:ascii="Arial" w:hAnsi="Arial" w:cs="Arial"/>
        </w:rPr>
        <w:t>Детальное описание шагов приведено в Приложении № 3.</w:t>
      </w:r>
    </w:p>
    <w:p w14:paraId="537E58F4" w14:textId="77777777" w:rsidR="009E28A6" w:rsidRPr="00E13DEA" w:rsidRDefault="009E28A6">
      <w:pPr>
        <w:pStyle w:val="3"/>
      </w:pPr>
      <w:bookmarkStart w:id="1117" w:name="_Описание_шагов_бизнес-процесса_3"/>
      <w:bookmarkStart w:id="1118" w:name="_Toc521512739"/>
      <w:bookmarkStart w:id="1119" w:name="_Toc522014220"/>
      <w:bookmarkStart w:id="1120" w:name="_Toc38890353"/>
      <w:bookmarkEnd w:id="1117"/>
      <w:r w:rsidRPr="000835FE">
        <w:lastRenderedPageBreak/>
        <w:t xml:space="preserve">Описание </w:t>
      </w:r>
      <w:r>
        <w:t xml:space="preserve">шагов </w:t>
      </w:r>
      <w:r w:rsidRPr="000835FE">
        <w:t xml:space="preserve">бизнес-процесса </w:t>
      </w:r>
      <w:r w:rsidRPr="00B14753">
        <w:t>ПП-07.03.03.04-</w:t>
      </w:r>
      <w:r w:rsidRPr="00B14753">
        <w:rPr>
          <w:lang w:val="en-US"/>
        </w:rPr>
        <w:t>ERP</w:t>
      </w:r>
      <w:r w:rsidRPr="00B14753">
        <w:t xml:space="preserve"> Регистрация ежесменного обслуживания</w:t>
      </w:r>
      <w:bookmarkEnd w:id="1118"/>
      <w:bookmarkEnd w:id="1119"/>
      <w:bookmarkEnd w:id="1120"/>
    </w:p>
    <w:p w14:paraId="31277570" w14:textId="3154FCAB" w:rsidR="009E28A6" w:rsidRPr="00E13DEA" w:rsidRDefault="009E28A6">
      <w:pPr>
        <w:pStyle w:val="4"/>
        <w:pPrChange w:id="1121" w:author="pospelovas" w:date="2021-03-17T23:28:00Z">
          <w:pPr>
            <w:pStyle w:val="afff7"/>
          </w:pPr>
        </w:pPrChange>
      </w:pPr>
      <w:bookmarkStart w:id="1122" w:name="_Toc38890354"/>
      <w:del w:id="1123" w:author="pospelovas" w:date="2021-03-17T23:28:00Z">
        <w:r w:rsidRPr="00E13DEA" w:rsidDel="00F9107E">
          <w:delText xml:space="preserve">5.2.4.1 </w:delText>
        </w:r>
      </w:del>
      <w:r w:rsidRPr="00E13DEA">
        <w:t xml:space="preserve">Шаг процесса 05. Выдача </w:t>
      </w:r>
      <w:r w:rsidR="009C0A9F" w:rsidRPr="009C0A9F">
        <w:t>чек-лист</w:t>
      </w:r>
      <w:r w:rsidR="009C0A9F">
        <w:t>ов</w:t>
      </w:r>
      <w:bookmarkEnd w:id="1122"/>
    </w:p>
    <w:p w14:paraId="51D119A3" w14:textId="329F68E2" w:rsidR="009E28A6" w:rsidRDefault="009E28A6" w:rsidP="0042305B">
      <w:pPr>
        <w:pStyle w:val="af7"/>
        <w:spacing w:before="0" w:beforeAutospacing="0" w:after="240" w:afterAutospacing="0" w:line="276" w:lineRule="auto"/>
        <w:ind w:firstLine="567"/>
        <w:rPr>
          <w:rFonts w:ascii="Arial" w:hAnsi="Arial" w:cs="Arial"/>
        </w:rPr>
      </w:pPr>
      <w:r>
        <w:rPr>
          <w:rFonts w:ascii="Arial" w:hAnsi="Arial" w:cs="Arial"/>
        </w:rPr>
        <w:t xml:space="preserve">Заказы ТОРО на ежесменное обслуживание на ГТК и ЗИФ формируются в процессе «ПП-07 </w:t>
      </w:r>
      <w:r w:rsidRPr="00465F8E">
        <w:rPr>
          <w:rFonts w:ascii="Arial" w:eastAsia="Times New Roman" w:hAnsi="Arial" w:cs="Arial"/>
        </w:rPr>
        <w:t>Недельно-суточное планирование воздействий на производственные активы</w:t>
      </w:r>
      <w:r w:rsidR="001C3A06">
        <w:rPr>
          <w:rFonts w:ascii="Arial" w:hAnsi="Arial" w:cs="Arial"/>
        </w:rPr>
        <w:t xml:space="preserve">» описан в КД </w:t>
      </w:r>
      <w:del w:id="1124" w:author="Владимир Лаут" w:date="2021-03-11T12:52:00Z">
        <w:r w:rsidR="00AC0CCB" w:rsidDel="00E0291E">
          <w:rPr>
            <w:rFonts w:ascii="Arial" w:hAnsi="Arial" w:cs="Arial"/>
          </w:rPr>
          <w:delText>ERP.9.9.2</w:delText>
        </w:r>
      </w:del>
      <w:ins w:id="1125" w:author="Владимир Лаут" w:date="2021-03-11T12:52:00Z">
        <w:r w:rsidR="00E0291E">
          <w:rPr>
            <w:rFonts w:ascii="Arial" w:hAnsi="Arial" w:cs="Arial"/>
          </w:rPr>
          <w:t>ERP.13.9.2</w:t>
        </w:r>
      </w:ins>
      <w:r w:rsidR="007334C2">
        <w:rPr>
          <w:rFonts w:ascii="Arial" w:hAnsi="Arial" w:cs="Arial"/>
        </w:rPr>
        <w:t>_</w:t>
      </w:r>
      <w:r w:rsidRPr="00465F8E">
        <w:rPr>
          <w:rFonts w:ascii="Arial" w:hAnsi="Arial" w:cs="Arial"/>
        </w:rPr>
        <w:t>54_PM_КД Оперативное планирование воздействий на ПА</w:t>
      </w:r>
      <w:r>
        <w:rPr>
          <w:rFonts w:ascii="Arial" w:hAnsi="Arial" w:cs="Arial"/>
        </w:rPr>
        <w:t>. Формирование техкарт, планов ТОРО, заказов ТОРО на ежесменное</w:t>
      </w:r>
      <w:r w:rsidR="003B0531">
        <w:rPr>
          <w:rFonts w:ascii="Arial" w:hAnsi="Arial" w:cs="Arial"/>
        </w:rPr>
        <w:t xml:space="preserve"> обслуживание описано в разделе 5.1.4 «Описание бизнес-процесса ПП-07.03.03.04-</w:t>
      </w:r>
      <w:r w:rsidR="003B0531">
        <w:rPr>
          <w:rFonts w:ascii="Arial" w:hAnsi="Arial" w:cs="Arial"/>
          <w:lang w:val="en-US"/>
        </w:rPr>
        <w:t>ERP</w:t>
      </w:r>
      <w:r w:rsidR="003B0531" w:rsidRPr="003B0531">
        <w:rPr>
          <w:rFonts w:ascii="Arial" w:hAnsi="Arial" w:cs="Arial"/>
        </w:rPr>
        <w:t xml:space="preserve"> </w:t>
      </w:r>
      <w:r w:rsidR="003B0531">
        <w:rPr>
          <w:rFonts w:ascii="Arial" w:hAnsi="Arial" w:cs="Arial"/>
        </w:rPr>
        <w:t>Регистрация ежесменного обслуживания»</w:t>
      </w:r>
      <w:r>
        <w:rPr>
          <w:rFonts w:ascii="Arial" w:hAnsi="Arial" w:cs="Arial"/>
        </w:rPr>
        <w:t xml:space="preserve"> </w:t>
      </w:r>
      <w:r w:rsidR="003B0531">
        <w:rPr>
          <w:rFonts w:ascii="Arial" w:hAnsi="Arial" w:cs="Arial"/>
        </w:rPr>
        <w:t>текущего</w:t>
      </w:r>
      <w:r>
        <w:rPr>
          <w:rFonts w:ascii="Arial" w:hAnsi="Arial" w:cs="Arial"/>
        </w:rPr>
        <w:t xml:space="preserve"> </w:t>
      </w:r>
      <w:r w:rsidR="009D269B">
        <w:rPr>
          <w:rFonts w:ascii="Arial" w:hAnsi="Arial" w:cs="Arial"/>
        </w:rPr>
        <w:t>КД</w:t>
      </w:r>
      <w:r>
        <w:rPr>
          <w:rFonts w:ascii="Arial" w:hAnsi="Arial" w:cs="Arial"/>
        </w:rPr>
        <w:t>.</w:t>
      </w:r>
    </w:p>
    <w:p w14:paraId="5DD154C9" w14:textId="40EB9A67" w:rsidR="009E28A6" w:rsidRPr="00B14753" w:rsidRDefault="009E28A6" w:rsidP="0042305B">
      <w:pPr>
        <w:suppressAutoHyphens/>
        <w:spacing w:after="240" w:line="276" w:lineRule="auto"/>
        <w:ind w:firstLine="567"/>
        <w:rPr>
          <w:rFonts w:ascii="Arial" w:hAnsi="Arial" w:cs="Arial"/>
        </w:rPr>
      </w:pPr>
      <w:r w:rsidRPr="00B14753">
        <w:rPr>
          <w:rFonts w:ascii="Arial" w:hAnsi="Arial" w:cs="Arial"/>
        </w:rPr>
        <w:t xml:space="preserve">В транзакции </w:t>
      </w:r>
      <w:r w:rsidRPr="00D64504">
        <w:rPr>
          <w:rFonts w:ascii="Arial" w:hAnsi="Arial"/>
          <w:lang w:val="en-US"/>
        </w:rPr>
        <w:t>IW</w:t>
      </w:r>
      <w:r w:rsidRPr="00B14753">
        <w:rPr>
          <w:rFonts w:ascii="Arial" w:hAnsi="Arial" w:cs="Arial"/>
        </w:rPr>
        <w:t xml:space="preserve">38 </w:t>
      </w:r>
      <w:r>
        <w:rPr>
          <w:rFonts w:ascii="Arial" w:hAnsi="Arial" w:cs="Arial"/>
        </w:rPr>
        <w:t xml:space="preserve">Инженером ТОиР </w:t>
      </w:r>
      <w:r w:rsidR="00875722">
        <w:rPr>
          <w:rFonts w:ascii="Arial" w:hAnsi="Arial" w:cs="Arial"/>
        </w:rPr>
        <w:t xml:space="preserve">УО </w:t>
      </w:r>
      <w:r>
        <w:rPr>
          <w:rFonts w:ascii="Arial" w:hAnsi="Arial" w:cs="Arial"/>
        </w:rPr>
        <w:t>просматриваются, и при необходимости редактируются заказы ТОРО</w:t>
      </w:r>
      <w:r w:rsidRPr="00B14753">
        <w:rPr>
          <w:rFonts w:ascii="Arial" w:hAnsi="Arial" w:cs="Arial"/>
        </w:rPr>
        <w:t xml:space="preserve"> на ежесменное обслуживание с вид</w:t>
      </w:r>
      <w:r>
        <w:rPr>
          <w:rFonts w:ascii="Arial" w:hAnsi="Arial" w:cs="Arial"/>
        </w:rPr>
        <w:t>а</w:t>
      </w:r>
      <w:r w:rsidRPr="00B14753">
        <w:rPr>
          <w:rFonts w:ascii="Arial" w:hAnsi="Arial" w:cs="Arial"/>
        </w:rPr>
        <w:t>м</w:t>
      </w:r>
      <w:r>
        <w:rPr>
          <w:rFonts w:ascii="Arial" w:hAnsi="Arial" w:cs="Arial"/>
        </w:rPr>
        <w:t>и</w:t>
      </w:r>
      <w:r w:rsidRPr="00B14753">
        <w:rPr>
          <w:rFonts w:ascii="Arial" w:hAnsi="Arial" w:cs="Arial"/>
        </w:rPr>
        <w:t xml:space="preserve"> заказа «</w:t>
      </w:r>
      <w:r w:rsidRPr="00D64504">
        <w:rPr>
          <w:rFonts w:ascii="Arial" w:eastAsia="Calibri" w:hAnsi="Arial" w:cs="Arial"/>
          <w:szCs w:val="24"/>
          <w:lang w:eastAsia="ru-RU"/>
        </w:rPr>
        <w:t>AETG</w:t>
      </w:r>
      <w:r w:rsidRPr="009C38BE">
        <w:rPr>
          <w:rFonts w:ascii="Arial" w:hAnsi="Arial" w:cs="Arial"/>
        </w:rPr>
        <w:t xml:space="preserve"> – </w:t>
      </w:r>
      <w:r>
        <w:rPr>
          <w:rFonts w:ascii="Arial" w:hAnsi="Arial" w:cs="Arial"/>
        </w:rPr>
        <w:t>ЕТО на ГТК» и «</w:t>
      </w:r>
      <w:r w:rsidRPr="00D64504">
        <w:rPr>
          <w:rFonts w:ascii="Arial" w:eastAsia="Calibri" w:hAnsi="Arial" w:cs="Arial"/>
          <w:szCs w:val="24"/>
          <w:lang w:eastAsia="ru-RU"/>
        </w:rPr>
        <w:t>AETZ</w:t>
      </w:r>
      <w:r w:rsidRPr="009C38BE">
        <w:rPr>
          <w:rFonts w:ascii="Arial" w:hAnsi="Arial" w:cs="Arial"/>
        </w:rPr>
        <w:t xml:space="preserve"> – </w:t>
      </w:r>
      <w:r w:rsidR="00B1111F" w:rsidRPr="00B1111F">
        <w:rPr>
          <w:rFonts w:ascii="Arial" w:hAnsi="Arial" w:cs="Arial"/>
        </w:rPr>
        <w:t>Обходы/ осмотры на ЗИФ</w:t>
      </w:r>
      <w:r>
        <w:rPr>
          <w:rFonts w:ascii="Arial" w:hAnsi="Arial" w:cs="Arial"/>
        </w:rPr>
        <w:t>»</w:t>
      </w:r>
      <w:r w:rsidRPr="00B14753">
        <w:rPr>
          <w:rFonts w:ascii="Arial" w:hAnsi="Arial" w:cs="Arial"/>
        </w:rPr>
        <w:t>, видом работ ЕТО – Ежес</w:t>
      </w:r>
      <w:r>
        <w:rPr>
          <w:rFonts w:ascii="Arial" w:hAnsi="Arial" w:cs="Arial"/>
        </w:rPr>
        <w:t>менное техническое обслуживание, деблокированные и</w:t>
      </w:r>
      <w:r w:rsidRPr="00B14753">
        <w:rPr>
          <w:rFonts w:ascii="Arial" w:hAnsi="Arial" w:cs="Arial"/>
        </w:rPr>
        <w:t xml:space="preserve"> имеющи</w:t>
      </w:r>
      <w:r>
        <w:rPr>
          <w:rFonts w:ascii="Arial" w:hAnsi="Arial" w:cs="Arial"/>
        </w:rPr>
        <w:t>е</w:t>
      </w:r>
      <w:r w:rsidRPr="00B14753">
        <w:rPr>
          <w:rFonts w:ascii="Arial" w:hAnsi="Arial" w:cs="Arial"/>
        </w:rPr>
        <w:t xml:space="preserve"> </w:t>
      </w:r>
      <w:r w:rsidR="002C6E04">
        <w:rPr>
          <w:rFonts w:ascii="Arial" w:hAnsi="Arial" w:cs="Arial"/>
        </w:rPr>
        <w:t>пользовательский статус УТВН - у</w:t>
      </w:r>
      <w:r w:rsidRPr="00B14753">
        <w:rPr>
          <w:rFonts w:ascii="Arial" w:hAnsi="Arial" w:cs="Arial"/>
        </w:rPr>
        <w:t>тве</w:t>
      </w:r>
      <w:r>
        <w:rPr>
          <w:rFonts w:ascii="Arial" w:hAnsi="Arial" w:cs="Arial"/>
        </w:rPr>
        <w:t>ржден в недельном плане-графике</w:t>
      </w:r>
      <w:r w:rsidRPr="00B14753">
        <w:rPr>
          <w:rFonts w:ascii="Arial" w:hAnsi="Arial" w:cs="Arial"/>
        </w:rPr>
        <w:t>.</w:t>
      </w:r>
      <w:r>
        <w:rPr>
          <w:rFonts w:ascii="Arial" w:hAnsi="Arial" w:cs="Arial"/>
        </w:rPr>
        <w:t xml:space="preserve"> В заказах назначен исполнитель работ по табельному номеру в операциях заказа ТОРО (назначение исполнителей описано </w:t>
      </w:r>
      <w:r w:rsidR="00A541BC">
        <w:rPr>
          <w:rFonts w:ascii="Arial" w:hAnsi="Arial" w:cs="Arial"/>
        </w:rPr>
        <w:t>в разделе 5.1.4 «Описание бизнес-процесса ПП-07.03.03.04-</w:t>
      </w:r>
      <w:r w:rsidR="00A541BC">
        <w:rPr>
          <w:rFonts w:ascii="Arial" w:hAnsi="Arial" w:cs="Arial"/>
          <w:lang w:val="en-US"/>
        </w:rPr>
        <w:t>ERP</w:t>
      </w:r>
      <w:r w:rsidR="00A541BC" w:rsidRPr="003B0531">
        <w:rPr>
          <w:rFonts w:ascii="Arial" w:hAnsi="Arial" w:cs="Arial"/>
        </w:rPr>
        <w:t xml:space="preserve"> </w:t>
      </w:r>
      <w:r w:rsidR="00A541BC">
        <w:rPr>
          <w:rFonts w:ascii="Arial" w:hAnsi="Arial" w:cs="Arial"/>
        </w:rPr>
        <w:t>Регистрация ежесменного обслуживания» текущего КД</w:t>
      </w:r>
      <w:r>
        <w:rPr>
          <w:rFonts w:ascii="Arial" w:hAnsi="Arial" w:cs="Arial"/>
        </w:rPr>
        <w:t>).</w:t>
      </w:r>
    </w:p>
    <w:p w14:paraId="74F21934" w14:textId="21C874D7" w:rsidR="004273A2" w:rsidRDefault="009E28A6" w:rsidP="0042305B">
      <w:pPr>
        <w:suppressAutoHyphens/>
        <w:spacing w:after="240" w:line="276" w:lineRule="auto"/>
        <w:ind w:firstLine="567"/>
        <w:rPr>
          <w:rFonts w:ascii="Arial" w:hAnsi="Arial" w:cs="Arial"/>
        </w:rPr>
      </w:pPr>
      <w:r w:rsidRPr="00B14753">
        <w:rPr>
          <w:rFonts w:ascii="Arial" w:hAnsi="Arial" w:cs="Arial"/>
        </w:rPr>
        <w:t xml:space="preserve">Инженер ТОиР </w:t>
      </w:r>
      <w:r w:rsidR="00875722">
        <w:rPr>
          <w:rFonts w:ascii="Arial" w:hAnsi="Arial" w:cs="Arial"/>
        </w:rPr>
        <w:t xml:space="preserve">УО </w:t>
      </w:r>
      <w:r w:rsidRPr="00B14753">
        <w:rPr>
          <w:rFonts w:ascii="Arial" w:hAnsi="Arial" w:cs="Arial"/>
        </w:rPr>
        <w:t xml:space="preserve">печатает и выдаёт Исполнителю работ ТОиР </w:t>
      </w:r>
      <w:r w:rsidR="00875722">
        <w:rPr>
          <w:rFonts w:ascii="Arial" w:hAnsi="Arial" w:cs="Arial"/>
        </w:rPr>
        <w:t xml:space="preserve">УО </w:t>
      </w:r>
      <w:r>
        <w:rPr>
          <w:rFonts w:ascii="Arial" w:hAnsi="Arial" w:cs="Arial"/>
        </w:rPr>
        <w:t xml:space="preserve">(если ЕТО проводится на ЗИФ) </w:t>
      </w:r>
      <w:r w:rsidRPr="00B14753">
        <w:rPr>
          <w:rFonts w:ascii="Arial" w:hAnsi="Arial" w:cs="Arial"/>
        </w:rPr>
        <w:t xml:space="preserve">или Оператору ТОиР </w:t>
      </w:r>
      <w:r w:rsidR="00875722">
        <w:rPr>
          <w:rFonts w:ascii="Arial" w:hAnsi="Arial" w:cs="Arial"/>
        </w:rPr>
        <w:t xml:space="preserve">УО </w:t>
      </w:r>
      <w:r>
        <w:rPr>
          <w:rFonts w:ascii="Arial" w:hAnsi="Arial" w:cs="Arial"/>
        </w:rPr>
        <w:t>(если ЕТО проводится на ГТК)</w:t>
      </w:r>
      <w:r w:rsidRPr="00B14753">
        <w:rPr>
          <w:rFonts w:ascii="Arial" w:hAnsi="Arial" w:cs="Arial"/>
        </w:rPr>
        <w:t xml:space="preserve"> </w:t>
      </w:r>
      <w:r w:rsidR="009C0A9F" w:rsidRPr="009C0A9F">
        <w:rPr>
          <w:rFonts w:ascii="Arial" w:hAnsi="Arial" w:cs="Arial"/>
        </w:rPr>
        <w:t>чек-лист</w:t>
      </w:r>
      <w:r w:rsidR="009C0A9F">
        <w:rPr>
          <w:rFonts w:ascii="Arial" w:hAnsi="Arial" w:cs="Arial"/>
        </w:rPr>
        <w:t>ы</w:t>
      </w:r>
      <w:r w:rsidRPr="00B14753">
        <w:rPr>
          <w:rFonts w:ascii="Arial" w:hAnsi="Arial" w:cs="Arial"/>
        </w:rPr>
        <w:t xml:space="preserve"> на ежесменное обслуживание. Печать будет производиться из транзакции IW38. Будет разрабатываться печатная форма </w:t>
      </w:r>
      <w:r w:rsidR="009C0A9F" w:rsidRPr="009C0A9F">
        <w:rPr>
          <w:rFonts w:ascii="Arial" w:hAnsi="Arial" w:cs="Arial"/>
        </w:rPr>
        <w:t>чек-лист</w:t>
      </w:r>
      <w:r w:rsidR="009C0A9F">
        <w:rPr>
          <w:rFonts w:ascii="Arial" w:hAnsi="Arial" w:cs="Arial"/>
        </w:rPr>
        <w:t>а</w:t>
      </w:r>
      <w:r w:rsidRPr="00B14753">
        <w:rPr>
          <w:rFonts w:ascii="Arial" w:hAnsi="Arial" w:cs="Arial"/>
        </w:rPr>
        <w:t xml:space="preserve"> для проведения ежесменного обслуживания. </w:t>
      </w:r>
      <w:r>
        <w:rPr>
          <w:rFonts w:ascii="Arial" w:hAnsi="Arial" w:cs="Arial"/>
        </w:rPr>
        <w:t>Разработка «</w:t>
      </w:r>
      <w:r>
        <w:rPr>
          <w:rFonts w:ascii="Arial" w:hAnsi="Arial" w:cs="Arial"/>
          <w:lang w:val="en-US"/>
        </w:rPr>
        <w:t>PM</w:t>
      </w:r>
      <w:r w:rsidR="00780AB3">
        <w:rPr>
          <w:rFonts w:ascii="Arial" w:hAnsi="Arial" w:cs="Arial"/>
        </w:rPr>
        <w:t>09</w:t>
      </w:r>
      <w:r w:rsidRPr="00BF2188">
        <w:rPr>
          <w:rFonts w:ascii="Arial" w:hAnsi="Arial" w:cs="Arial"/>
        </w:rPr>
        <w:t xml:space="preserve"> - </w:t>
      </w:r>
      <w:r w:rsidR="00780AB3" w:rsidRPr="00780AB3">
        <w:rPr>
          <w:rFonts w:ascii="Arial" w:hAnsi="Arial" w:cs="Arial"/>
        </w:rPr>
        <w:t>Печатная форма чек-листа</w:t>
      </w:r>
      <w:r>
        <w:rPr>
          <w:rFonts w:ascii="Arial" w:hAnsi="Arial" w:cs="Arial"/>
        </w:rPr>
        <w:t>» описана в разделе «</w:t>
      </w:r>
      <w:hyperlink w:anchor="_Особенности_технической_реализации" w:history="1">
        <w:r w:rsidRPr="00255804">
          <w:rPr>
            <w:rStyle w:val="aa"/>
            <w:rFonts w:ascii="Arial" w:hAnsi="Arial" w:cs="Arial"/>
          </w:rPr>
          <w:t>5.10 Особенности технической реализации</w:t>
        </w:r>
      </w:hyperlink>
      <w:r>
        <w:rPr>
          <w:rFonts w:ascii="Arial" w:hAnsi="Arial" w:cs="Arial"/>
        </w:rPr>
        <w:t>».</w:t>
      </w:r>
      <w:r w:rsidR="004273A2">
        <w:rPr>
          <w:rFonts w:ascii="Arial" w:hAnsi="Arial" w:cs="Arial"/>
        </w:rPr>
        <w:t xml:space="preserve"> </w:t>
      </w:r>
      <w:r w:rsidR="004273A2" w:rsidRPr="004273A2">
        <w:rPr>
          <w:rFonts w:ascii="Arial" w:hAnsi="Arial" w:cs="Arial"/>
        </w:rPr>
        <w:t>В случае выполнения работ подрядным способом, Исполнителем работ ТОиР является представитель подрядной организации</w:t>
      </w:r>
      <w:r w:rsidR="004273A2">
        <w:rPr>
          <w:rFonts w:ascii="Arial" w:hAnsi="Arial" w:cs="Arial"/>
        </w:rPr>
        <w:t>.</w:t>
      </w:r>
    </w:p>
    <w:p w14:paraId="506991F9" w14:textId="28876A83" w:rsidR="00FD3091" w:rsidRPr="002008C6" w:rsidRDefault="00FD3091" w:rsidP="002008C6">
      <w:pPr>
        <w:spacing w:after="240" w:line="276" w:lineRule="auto"/>
        <w:ind w:firstLine="567"/>
        <w:rPr>
          <w:rFonts w:ascii="Arial" w:hAnsi="Arial" w:cs="Arial"/>
          <w:noProof/>
          <w:szCs w:val="24"/>
        </w:rPr>
      </w:pPr>
      <w:r>
        <w:rPr>
          <w:rFonts w:ascii="Arial" w:hAnsi="Arial" w:cs="Arial"/>
          <w:noProof/>
          <w:szCs w:val="24"/>
        </w:rPr>
        <w:t>При необходимости Инженер ТОиР</w:t>
      </w:r>
      <w:r w:rsidR="00875722">
        <w:rPr>
          <w:rFonts w:ascii="Arial" w:hAnsi="Arial" w:cs="Arial"/>
          <w:noProof/>
          <w:szCs w:val="24"/>
        </w:rPr>
        <w:t xml:space="preserve"> УО </w:t>
      </w:r>
      <w:r>
        <w:rPr>
          <w:rFonts w:ascii="Arial" w:hAnsi="Arial" w:cs="Arial"/>
          <w:noProof/>
          <w:szCs w:val="24"/>
        </w:rPr>
        <w:t xml:space="preserve">устанавливает операциям заказа признак «Опасные работы», если работы опасные, но признак не был присвоен ранее. Если хотя бы в одной запланированной для выполнения операции заказа ТОРО присутствует признак «Опасные работы», то необходимо распечатать и согласовать наряд-допуск. </w:t>
      </w:r>
      <w:r w:rsidRPr="001C3A06">
        <w:rPr>
          <w:rFonts w:ascii="Arial" w:hAnsi="Arial" w:cs="Arial"/>
        </w:rPr>
        <w:t>Процедура выдачи наряда</w:t>
      </w:r>
      <w:r>
        <w:rPr>
          <w:rFonts w:ascii="Arial" w:hAnsi="Arial" w:cs="Arial"/>
        </w:rPr>
        <w:t xml:space="preserve">-допуска описана в документе КД </w:t>
      </w:r>
      <w:del w:id="1126" w:author="Владимир Лаут" w:date="2021-03-11T12:52:00Z">
        <w:r w:rsidR="00AC0CCB" w:rsidDel="00E0291E">
          <w:rPr>
            <w:rFonts w:ascii="Arial" w:hAnsi="Arial" w:cs="Arial"/>
            <w:bCs/>
            <w:kern w:val="32"/>
            <w:szCs w:val="24"/>
          </w:rPr>
          <w:delText>ERP.9.9.2</w:delText>
        </w:r>
      </w:del>
      <w:ins w:id="1127" w:author="Владимир Лаут" w:date="2021-03-11T12:52:00Z">
        <w:r w:rsidR="00E0291E">
          <w:rPr>
            <w:rFonts w:ascii="Arial" w:hAnsi="Arial" w:cs="Arial"/>
            <w:bCs/>
            <w:kern w:val="32"/>
            <w:szCs w:val="24"/>
          </w:rPr>
          <w:t>ERP.13.9.2</w:t>
        </w:r>
      </w:ins>
      <w:r w:rsidR="007334C2">
        <w:rPr>
          <w:rFonts w:ascii="Arial" w:hAnsi="Arial" w:cs="Arial"/>
          <w:bCs/>
          <w:kern w:val="32"/>
          <w:szCs w:val="24"/>
        </w:rPr>
        <w:t>_</w:t>
      </w:r>
      <w:r w:rsidRPr="001C3A06">
        <w:rPr>
          <w:rFonts w:ascii="Arial" w:hAnsi="Arial" w:cs="Arial"/>
          <w:bCs/>
          <w:kern w:val="32"/>
          <w:szCs w:val="24"/>
        </w:rPr>
        <w:t>46_EHS_КД по направлению ОТПБиЭ</w:t>
      </w:r>
      <w:r w:rsidRPr="001C3A06">
        <w:rPr>
          <w:rFonts w:ascii="Arial" w:hAnsi="Arial" w:cs="Arial"/>
        </w:rPr>
        <w:t xml:space="preserve"> для процесса ПП-11.03.01-</w:t>
      </w:r>
      <w:r w:rsidRPr="001C3A06">
        <w:rPr>
          <w:rFonts w:ascii="Arial" w:hAnsi="Arial" w:cs="Arial"/>
          <w:lang w:val="en-US"/>
        </w:rPr>
        <w:t>ERP</w:t>
      </w:r>
      <w:r w:rsidRPr="001C3A06">
        <w:rPr>
          <w:rFonts w:ascii="Arial" w:hAnsi="Arial" w:cs="Arial"/>
        </w:rPr>
        <w:t xml:space="preserve"> Обеспечение проведения работ повышенной опасности.</w:t>
      </w:r>
    </w:p>
    <w:p w14:paraId="3BF00A79" w14:textId="77777777" w:rsidR="009E28A6" w:rsidRPr="00D47CDB" w:rsidRDefault="009E28A6" w:rsidP="009E28A6">
      <w:pPr>
        <w:spacing w:after="120" w:line="276" w:lineRule="auto"/>
        <w:ind w:firstLine="567"/>
        <w:rPr>
          <w:rFonts w:ascii="Arial" w:hAnsi="Arial" w:cs="Arial"/>
          <w:szCs w:val="24"/>
        </w:rPr>
      </w:pPr>
      <w:r w:rsidRPr="00D47CDB">
        <w:rPr>
          <w:rFonts w:ascii="Arial" w:hAnsi="Arial" w:cs="Arial"/>
          <w:szCs w:val="24"/>
        </w:rPr>
        <w:t>Поля для заполнения на экране выбора транзакции IW38 Изменение заказов ТОРО:</w:t>
      </w:r>
    </w:p>
    <w:p w14:paraId="02CE9436" w14:textId="77777777" w:rsidR="009E28A6" w:rsidRDefault="009E28A6" w:rsidP="0042305B">
      <w:pPr>
        <w:spacing w:after="120" w:line="276" w:lineRule="auto"/>
        <w:ind w:firstLine="567"/>
        <w:rPr>
          <w:rFonts w:ascii="Arial" w:hAnsi="Arial" w:cs="Arial"/>
          <w:szCs w:val="24"/>
        </w:rPr>
      </w:pPr>
      <w:r w:rsidRPr="00D47CDB">
        <w:rPr>
          <w:rFonts w:ascii="Arial" w:hAnsi="Arial" w:cs="Arial"/>
          <w:szCs w:val="24"/>
        </w:rPr>
        <w:t>- Техническое место;</w:t>
      </w:r>
    </w:p>
    <w:p w14:paraId="4A187D56" w14:textId="77777777" w:rsidR="009E28A6" w:rsidRDefault="009E28A6" w:rsidP="0042305B">
      <w:pPr>
        <w:spacing w:after="120" w:line="276" w:lineRule="auto"/>
        <w:ind w:firstLine="567"/>
        <w:rPr>
          <w:rFonts w:ascii="Arial" w:hAnsi="Arial" w:cs="Arial"/>
          <w:szCs w:val="24"/>
        </w:rPr>
      </w:pPr>
      <w:r w:rsidRPr="00D47CDB">
        <w:rPr>
          <w:rFonts w:ascii="Arial" w:hAnsi="Arial" w:cs="Arial"/>
          <w:szCs w:val="24"/>
        </w:rPr>
        <w:t>- Группа планирования;</w:t>
      </w:r>
    </w:p>
    <w:p w14:paraId="288D1C0B" w14:textId="77777777" w:rsidR="009E28A6" w:rsidRPr="009B1FFB" w:rsidRDefault="009E28A6" w:rsidP="0042305B">
      <w:pPr>
        <w:spacing w:after="120" w:line="276" w:lineRule="auto"/>
        <w:ind w:firstLine="567"/>
        <w:rPr>
          <w:szCs w:val="24"/>
        </w:rPr>
      </w:pPr>
      <w:r w:rsidRPr="00D47CDB">
        <w:rPr>
          <w:rFonts w:ascii="Arial" w:hAnsi="Arial" w:cs="Arial"/>
          <w:szCs w:val="24"/>
        </w:rPr>
        <w:t>- Период (с .. по)</w:t>
      </w:r>
      <w:r w:rsidRPr="00D47CDB">
        <w:rPr>
          <w:szCs w:val="24"/>
        </w:rPr>
        <w:t>.</w:t>
      </w:r>
    </w:p>
    <w:p w14:paraId="4879ADA2" w14:textId="5355DE60" w:rsidR="009E28A6" w:rsidRDefault="009E28A6" w:rsidP="0042305B">
      <w:pPr>
        <w:suppressAutoHyphens/>
        <w:spacing w:after="240" w:line="276" w:lineRule="auto"/>
        <w:ind w:firstLine="567"/>
        <w:rPr>
          <w:rFonts w:ascii="Arial" w:hAnsi="Arial" w:cs="Arial"/>
        </w:rPr>
      </w:pPr>
      <w:r w:rsidRPr="00B14753">
        <w:rPr>
          <w:rFonts w:ascii="Arial" w:hAnsi="Arial" w:cs="Arial"/>
        </w:rPr>
        <w:lastRenderedPageBreak/>
        <w:t xml:space="preserve">Если Исполнитель работ ТОиР </w:t>
      </w:r>
      <w:r w:rsidR="00875722">
        <w:rPr>
          <w:rFonts w:ascii="Arial" w:hAnsi="Arial" w:cs="Arial"/>
        </w:rPr>
        <w:t xml:space="preserve">УО </w:t>
      </w:r>
      <w:r>
        <w:rPr>
          <w:rFonts w:ascii="Arial" w:hAnsi="Arial" w:cs="Arial"/>
        </w:rPr>
        <w:t xml:space="preserve">на ЗИФ </w:t>
      </w:r>
      <w:r w:rsidRPr="00B14753">
        <w:rPr>
          <w:rFonts w:ascii="Arial" w:hAnsi="Arial" w:cs="Arial"/>
        </w:rPr>
        <w:t xml:space="preserve">или Оператор ТОиР </w:t>
      </w:r>
      <w:r w:rsidR="00875722">
        <w:rPr>
          <w:rFonts w:ascii="Arial" w:hAnsi="Arial" w:cs="Arial"/>
        </w:rPr>
        <w:t xml:space="preserve">УО </w:t>
      </w:r>
      <w:r>
        <w:rPr>
          <w:rFonts w:ascii="Arial" w:hAnsi="Arial" w:cs="Arial"/>
        </w:rPr>
        <w:t>на ГТК</w:t>
      </w:r>
      <w:r w:rsidRPr="00B14753">
        <w:rPr>
          <w:rFonts w:ascii="Arial" w:hAnsi="Arial" w:cs="Arial"/>
        </w:rPr>
        <w:t xml:space="preserve"> используют мобильные устройства, </w:t>
      </w:r>
      <w:r w:rsidR="00E273BF">
        <w:rPr>
          <w:rFonts w:ascii="Arial" w:hAnsi="Arial" w:cs="Arial"/>
        </w:rPr>
        <w:t>электронн</w:t>
      </w:r>
      <w:r w:rsidR="009C0A9F">
        <w:rPr>
          <w:rFonts w:ascii="Arial" w:hAnsi="Arial" w:cs="Arial"/>
        </w:rPr>
        <w:t>ый</w:t>
      </w:r>
      <w:r w:rsidR="00E273BF">
        <w:rPr>
          <w:rFonts w:ascii="Arial" w:hAnsi="Arial" w:cs="Arial"/>
        </w:rPr>
        <w:t xml:space="preserve"> </w:t>
      </w:r>
      <w:r w:rsidR="009C0A9F" w:rsidRPr="009C0A9F">
        <w:rPr>
          <w:rFonts w:ascii="Arial" w:hAnsi="Arial" w:cs="Arial"/>
        </w:rPr>
        <w:t>чек-лист</w:t>
      </w:r>
      <w:r w:rsidRPr="00B14753">
        <w:rPr>
          <w:rFonts w:ascii="Arial" w:hAnsi="Arial" w:cs="Arial"/>
        </w:rPr>
        <w:t xml:space="preserve"> приходит на устройство автоматически после аутентификации на устройстве.</w:t>
      </w:r>
      <w:r>
        <w:rPr>
          <w:rFonts w:ascii="Arial" w:hAnsi="Arial" w:cs="Arial"/>
        </w:rPr>
        <w:t xml:space="preserve"> </w:t>
      </w:r>
    </w:p>
    <w:p w14:paraId="7F06FF4F" w14:textId="132E219C" w:rsidR="009E28A6" w:rsidRPr="00E13DEA" w:rsidRDefault="009E28A6">
      <w:pPr>
        <w:pStyle w:val="4"/>
        <w:pPrChange w:id="1128" w:author="pospelovas" w:date="2021-03-17T23:29:00Z">
          <w:pPr>
            <w:pStyle w:val="afff7"/>
          </w:pPr>
        </w:pPrChange>
      </w:pPr>
      <w:bookmarkStart w:id="1129" w:name="_Toc38890355"/>
      <w:del w:id="1130" w:author="pospelovas" w:date="2021-03-17T23:29:00Z">
        <w:r w:rsidRPr="00E13DEA" w:rsidDel="003A2E3A">
          <w:delText xml:space="preserve">5.2.4.2 </w:delText>
        </w:r>
      </w:del>
      <w:r w:rsidRPr="00E13DEA">
        <w:t>Шаг процесса 10. Выдача/Получение материалов для ежесменного обслуживания</w:t>
      </w:r>
      <w:bookmarkEnd w:id="1129"/>
    </w:p>
    <w:p w14:paraId="7EE0CCB2" w14:textId="6E0DF735" w:rsidR="005452EE" w:rsidRPr="009F31CA" w:rsidRDefault="005452EE" w:rsidP="0042305B">
      <w:pPr>
        <w:suppressAutoHyphens/>
        <w:spacing w:after="240" w:line="276" w:lineRule="auto"/>
        <w:ind w:firstLine="567"/>
        <w:rPr>
          <w:rFonts w:ascii="Arial" w:hAnsi="Arial" w:cs="Arial"/>
        </w:rPr>
      </w:pPr>
      <w:r>
        <w:rPr>
          <w:rFonts w:ascii="Arial" w:hAnsi="Arial" w:cs="Arial"/>
        </w:rPr>
        <w:t xml:space="preserve">При проведении ежесменного технического обслуживания выдаётся ограниченный набор материалов – ветошь, масло для маслёнки и т.п. </w:t>
      </w:r>
      <w:r w:rsidR="009F31CA">
        <w:rPr>
          <w:rFonts w:ascii="Arial" w:hAnsi="Arial" w:cs="Arial"/>
        </w:rPr>
        <w:t xml:space="preserve">Материалы не учитываются в заказах ТОРО на ежесменное техническое обслуживание. </w:t>
      </w:r>
      <w:r w:rsidR="009F31CA" w:rsidRPr="00E40019">
        <w:rPr>
          <w:rFonts w:ascii="Arial" w:hAnsi="Arial" w:cs="Arial"/>
        </w:rPr>
        <w:t xml:space="preserve">Материалы на ежесменное техническое обслуживание планируются и списываются в заказе ТОРО с видом «ARP1 – Учёт РПМ». </w:t>
      </w:r>
      <w:r w:rsidR="009F31CA">
        <w:rPr>
          <w:rFonts w:ascii="Arial" w:hAnsi="Arial" w:cs="Arial"/>
        </w:rPr>
        <w:t xml:space="preserve">Списание МТР осуществляется в конце отчетного периода. </w:t>
      </w:r>
      <w:r w:rsidR="009F31CA" w:rsidRPr="00E40019">
        <w:rPr>
          <w:rFonts w:ascii="Arial" w:hAnsi="Arial" w:cs="Arial"/>
        </w:rPr>
        <w:t xml:space="preserve">Планирование и ведение заказов вида «ARP1 – Учёт РПМ» описано в КД </w:t>
      </w:r>
      <w:del w:id="1131" w:author="Владимир Лаут" w:date="2021-03-11T12:52:00Z">
        <w:r w:rsidR="00AC0CCB" w:rsidDel="00E0291E">
          <w:rPr>
            <w:rFonts w:ascii="Arial" w:hAnsi="Arial" w:cs="Arial"/>
          </w:rPr>
          <w:delText>ERP.9.9.2</w:delText>
        </w:r>
      </w:del>
      <w:ins w:id="1132" w:author="Владимир Лаут" w:date="2021-03-11T12:52:00Z">
        <w:r w:rsidR="00E0291E">
          <w:rPr>
            <w:rFonts w:ascii="Arial" w:hAnsi="Arial" w:cs="Arial"/>
          </w:rPr>
          <w:t>ERP.13.9.2</w:t>
        </w:r>
      </w:ins>
      <w:r w:rsidR="007334C2">
        <w:rPr>
          <w:rFonts w:ascii="Arial" w:hAnsi="Arial" w:cs="Arial"/>
        </w:rPr>
        <w:t>_</w:t>
      </w:r>
      <w:r w:rsidR="009F31CA" w:rsidRPr="00E40019">
        <w:rPr>
          <w:rFonts w:ascii="Arial" w:hAnsi="Arial" w:cs="Arial"/>
        </w:rPr>
        <w:t>52_PM_КД Годовое планирование воздействий на ПА.</w:t>
      </w:r>
      <w:r w:rsidR="009F31CA">
        <w:rPr>
          <w:rFonts w:ascii="Arial" w:hAnsi="Arial" w:cs="Arial"/>
        </w:rPr>
        <w:t xml:space="preserve"> </w:t>
      </w:r>
      <w:r>
        <w:rPr>
          <w:rFonts w:ascii="Arial" w:hAnsi="Arial" w:cs="Arial"/>
        </w:rPr>
        <w:t>При необходимости любого ремонта оборудования или использования смазочных материалов</w:t>
      </w:r>
      <w:r w:rsidR="009F31CA">
        <w:rPr>
          <w:rFonts w:ascii="Arial" w:hAnsi="Arial" w:cs="Arial"/>
        </w:rPr>
        <w:t xml:space="preserve"> в большем объёме формируется сообщение ТОРО о дефекте вида </w:t>
      </w:r>
      <w:r w:rsidR="009F31CA">
        <w:rPr>
          <w:rFonts w:ascii="Arial" w:hAnsi="Arial" w:cs="Arial"/>
          <w:lang w:val="en-US"/>
        </w:rPr>
        <w:t>A</w:t>
      </w:r>
      <w:r w:rsidR="009F31CA" w:rsidRPr="009F31CA">
        <w:rPr>
          <w:rFonts w:ascii="Arial" w:hAnsi="Arial" w:cs="Arial"/>
        </w:rPr>
        <w:t xml:space="preserve">2 </w:t>
      </w:r>
      <w:r w:rsidR="009F31CA">
        <w:rPr>
          <w:rFonts w:ascii="Arial" w:hAnsi="Arial" w:cs="Arial"/>
        </w:rPr>
        <w:t xml:space="preserve">– </w:t>
      </w:r>
      <w:r w:rsidR="009F31CA" w:rsidRPr="009B1CCA">
        <w:rPr>
          <w:rFonts w:ascii="Arial" w:hAnsi="Arial" w:cs="Arial"/>
          <w:color w:val="333333"/>
        </w:rPr>
        <w:t xml:space="preserve">Сообщение о </w:t>
      </w:r>
      <w:r w:rsidR="00177536">
        <w:rPr>
          <w:rFonts w:ascii="Arial" w:hAnsi="Arial" w:cs="Arial"/>
          <w:color w:val="333333"/>
        </w:rPr>
        <w:t>неисправности</w:t>
      </w:r>
      <w:r w:rsidR="009F31CA" w:rsidRPr="009F31CA">
        <w:rPr>
          <w:rFonts w:ascii="Arial" w:hAnsi="Arial" w:cs="Arial"/>
        </w:rPr>
        <w:t xml:space="preserve"> </w:t>
      </w:r>
      <w:r w:rsidR="009F31CA">
        <w:rPr>
          <w:rFonts w:ascii="Arial" w:hAnsi="Arial" w:cs="Arial"/>
        </w:rPr>
        <w:t xml:space="preserve">и передаётся в процесс </w:t>
      </w:r>
      <w:r w:rsidR="009F31CA" w:rsidRPr="006F6155">
        <w:rPr>
          <w:rFonts w:ascii="Arial" w:hAnsi="Arial" w:cs="Arial"/>
        </w:rPr>
        <w:t>ПП-07.03.03.02 Управление внеплановыми воздействиями ТОиР, описанном в текущем КД</w:t>
      </w:r>
      <w:r w:rsidR="009F31CA">
        <w:rPr>
          <w:rFonts w:ascii="Arial" w:hAnsi="Arial" w:cs="Arial"/>
        </w:rPr>
        <w:t>.</w:t>
      </w:r>
    </w:p>
    <w:p w14:paraId="4A7D6346" w14:textId="068F0F79" w:rsidR="009E28A6" w:rsidRDefault="009E28A6" w:rsidP="0042305B">
      <w:pPr>
        <w:suppressAutoHyphens/>
        <w:spacing w:after="240" w:line="276" w:lineRule="auto"/>
        <w:ind w:firstLine="567"/>
        <w:rPr>
          <w:rFonts w:ascii="Arial" w:hAnsi="Arial" w:cs="Arial"/>
        </w:rPr>
      </w:pPr>
      <w:r w:rsidRPr="00B14753">
        <w:rPr>
          <w:rFonts w:ascii="Arial" w:hAnsi="Arial" w:cs="Arial"/>
        </w:rPr>
        <w:t>Исполнитель работ ТОиР</w:t>
      </w:r>
      <w:r>
        <w:rPr>
          <w:rFonts w:ascii="Arial" w:hAnsi="Arial" w:cs="Arial"/>
        </w:rPr>
        <w:t xml:space="preserve"> </w:t>
      </w:r>
      <w:r w:rsidR="00875722">
        <w:rPr>
          <w:rFonts w:ascii="Arial" w:hAnsi="Arial" w:cs="Arial"/>
        </w:rPr>
        <w:t>УО</w:t>
      </w:r>
      <w:r w:rsidR="00FA2F7B">
        <w:rPr>
          <w:rFonts w:ascii="Arial" w:hAnsi="Arial" w:cs="Arial"/>
        </w:rPr>
        <w:t>, Обходчик ТОиР</w:t>
      </w:r>
      <w:r w:rsidR="00875722">
        <w:rPr>
          <w:rFonts w:ascii="Arial" w:hAnsi="Arial" w:cs="Arial"/>
        </w:rPr>
        <w:t xml:space="preserve"> </w:t>
      </w:r>
      <w:r w:rsidRPr="00B14753">
        <w:rPr>
          <w:rFonts w:ascii="Arial" w:hAnsi="Arial" w:cs="Arial"/>
        </w:rPr>
        <w:t>или Оператор ТОиР</w:t>
      </w:r>
      <w:r>
        <w:rPr>
          <w:rFonts w:ascii="Arial" w:hAnsi="Arial" w:cs="Arial"/>
        </w:rPr>
        <w:t xml:space="preserve"> </w:t>
      </w:r>
      <w:r w:rsidR="00875722">
        <w:rPr>
          <w:rFonts w:ascii="Arial" w:hAnsi="Arial" w:cs="Arial"/>
        </w:rPr>
        <w:t xml:space="preserve">УО </w:t>
      </w:r>
      <w:r w:rsidR="00AD7150">
        <w:rPr>
          <w:rFonts w:ascii="Arial" w:hAnsi="Arial" w:cs="Arial"/>
        </w:rPr>
        <w:t>получают МТР</w:t>
      </w:r>
      <w:r w:rsidRPr="00B14753">
        <w:rPr>
          <w:rFonts w:ascii="Arial" w:hAnsi="Arial" w:cs="Arial"/>
        </w:rPr>
        <w:t xml:space="preserve"> для проведения ежесменного обслуживания у МОЛ ТОиР</w:t>
      </w:r>
      <w:r>
        <w:rPr>
          <w:rFonts w:ascii="Arial" w:hAnsi="Arial" w:cs="Arial"/>
        </w:rPr>
        <w:t xml:space="preserve"> </w:t>
      </w:r>
      <w:r w:rsidR="00875722">
        <w:rPr>
          <w:rFonts w:ascii="Arial" w:hAnsi="Arial" w:cs="Arial"/>
        </w:rPr>
        <w:t xml:space="preserve">УО </w:t>
      </w:r>
      <w:r w:rsidR="00FD3091" w:rsidRPr="00FD3091">
        <w:rPr>
          <w:rFonts w:ascii="Arial" w:hAnsi="Arial" w:cs="Arial"/>
        </w:rPr>
        <w:t>на основании информации по требуемым материалам, отраженной в чек-листе</w:t>
      </w:r>
      <w:r w:rsidRPr="00B14753">
        <w:rPr>
          <w:rFonts w:ascii="Arial" w:hAnsi="Arial" w:cs="Arial"/>
        </w:rPr>
        <w:t>.</w:t>
      </w:r>
      <w:r>
        <w:rPr>
          <w:rFonts w:ascii="Arial" w:hAnsi="Arial" w:cs="Arial"/>
        </w:rPr>
        <w:t xml:space="preserve"> </w:t>
      </w:r>
    </w:p>
    <w:p w14:paraId="2981E1C5" w14:textId="06B0519D" w:rsidR="009E28A6" w:rsidRPr="00E13DEA" w:rsidRDefault="009E28A6">
      <w:pPr>
        <w:pStyle w:val="4"/>
        <w:pPrChange w:id="1133" w:author="pospelovas" w:date="2021-03-17T23:29:00Z">
          <w:pPr>
            <w:pStyle w:val="afff7"/>
          </w:pPr>
        </w:pPrChange>
      </w:pPr>
      <w:bookmarkStart w:id="1134" w:name="_Toc38890356"/>
      <w:del w:id="1135" w:author="pospelovas" w:date="2021-03-17T23:29:00Z">
        <w:r w:rsidRPr="00E13DEA" w:rsidDel="003A2E3A">
          <w:delText xml:space="preserve">5.2.4.3 </w:delText>
        </w:r>
      </w:del>
      <w:r w:rsidRPr="00E13DEA">
        <w:t>Шаг процесса 20. Выполнение ежесменного обслуживания</w:t>
      </w:r>
      <w:bookmarkEnd w:id="1134"/>
    </w:p>
    <w:p w14:paraId="190B5D7D" w14:textId="28D1A15E" w:rsidR="009E28A6" w:rsidRPr="00B14753" w:rsidRDefault="009E28A6">
      <w:pPr>
        <w:suppressAutoHyphens/>
        <w:spacing w:after="240" w:line="276" w:lineRule="auto"/>
        <w:ind w:firstLine="567"/>
        <w:rPr>
          <w:rFonts w:ascii="Arial" w:hAnsi="Arial" w:cs="Arial"/>
        </w:rPr>
      </w:pPr>
      <w:r w:rsidRPr="00B14753">
        <w:rPr>
          <w:rFonts w:ascii="Arial" w:hAnsi="Arial" w:cs="Arial"/>
        </w:rPr>
        <w:t>Исполнитель работ ТОиР, Оператор ТОиР</w:t>
      </w:r>
      <w:r w:rsidR="00FA2F7B">
        <w:rPr>
          <w:rFonts w:ascii="Arial" w:hAnsi="Arial" w:cs="Arial"/>
        </w:rPr>
        <w:t>, Обходчик ТОиР</w:t>
      </w:r>
      <w:r w:rsidRPr="00B14753">
        <w:rPr>
          <w:rFonts w:ascii="Arial" w:hAnsi="Arial" w:cs="Arial"/>
        </w:rPr>
        <w:t xml:space="preserve"> или представитель подрядной организации выполняют ежесменное техническое обслуживание. При выполнении ежесменного технического обслуживания могут быть зафиксированы показания измерений (в том числе качественные показатели чек-листа) и введена наработка. Фиксация показаний и наработки в документе</w:t>
      </w:r>
      <w:r w:rsidR="001C3A06">
        <w:rPr>
          <w:rFonts w:ascii="Arial" w:hAnsi="Arial" w:cs="Arial"/>
        </w:rPr>
        <w:t xml:space="preserve"> измерения описано в документе </w:t>
      </w:r>
      <w:r w:rsidRPr="00B14753">
        <w:rPr>
          <w:rFonts w:ascii="Arial" w:hAnsi="Arial" w:cs="Arial"/>
        </w:rPr>
        <w:t xml:space="preserve">КД </w:t>
      </w:r>
      <w:del w:id="1136" w:author="Владимир Лаут" w:date="2021-03-11T12:52:00Z">
        <w:r w:rsidR="00AC0CCB" w:rsidDel="00E0291E">
          <w:rPr>
            <w:rFonts w:ascii="Arial" w:hAnsi="Arial" w:cs="Arial"/>
            <w:lang w:val="en-US"/>
          </w:rPr>
          <w:delText>ERP</w:delText>
        </w:r>
        <w:r w:rsidR="00AC0CCB" w:rsidRPr="002008C6" w:rsidDel="00E0291E">
          <w:rPr>
            <w:rFonts w:ascii="Arial" w:hAnsi="Arial" w:cs="Arial"/>
          </w:rPr>
          <w:delText>.9.9.2</w:delText>
        </w:r>
      </w:del>
      <w:ins w:id="1137" w:author="Владимир Лаут" w:date="2021-03-11T12:52:00Z">
        <w:r w:rsidR="00E0291E">
          <w:rPr>
            <w:rFonts w:ascii="Arial" w:hAnsi="Arial" w:cs="Arial"/>
            <w:lang w:val="en-US"/>
          </w:rPr>
          <w:t>ERP</w:t>
        </w:r>
        <w:r w:rsidR="00E0291E" w:rsidRPr="00E0291E">
          <w:rPr>
            <w:rFonts w:ascii="Arial" w:hAnsi="Arial" w:cs="Arial"/>
            <w:rPrChange w:id="1138" w:author="Владимир Лаут" w:date="2021-03-11T12:52:00Z">
              <w:rPr>
                <w:rFonts w:ascii="Arial" w:hAnsi="Arial" w:cs="Arial"/>
                <w:lang w:val="en-US"/>
              </w:rPr>
            </w:rPrChange>
          </w:rPr>
          <w:t>.13.9.2</w:t>
        </w:r>
      </w:ins>
      <w:r w:rsidR="007334C2" w:rsidRPr="002008C6">
        <w:rPr>
          <w:rFonts w:ascii="Arial" w:hAnsi="Arial" w:cs="Arial"/>
        </w:rPr>
        <w:t>_</w:t>
      </w:r>
      <w:r w:rsidRPr="000F2317">
        <w:rPr>
          <w:rFonts w:ascii="Arial" w:hAnsi="Arial" w:cs="Arial"/>
        </w:rPr>
        <w:t>56_</w:t>
      </w:r>
      <w:r>
        <w:rPr>
          <w:rFonts w:ascii="Arial" w:hAnsi="Arial" w:cs="Arial"/>
          <w:lang w:val="en-US"/>
        </w:rPr>
        <w:t>PM</w:t>
      </w:r>
      <w:r w:rsidRPr="000F2317">
        <w:rPr>
          <w:rFonts w:ascii="Arial" w:hAnsi="Arial" w:cs="Arial"/>
        </w:rPr>
        <w:t>_</w:t>
      </w:r>
      <w:r>
        <w:rPr>
          <w:rFonts w:ascii="Arial" w:hAnsi="Arial" w:cs="Arial"/>
        </w:rPr>
        <w:t xml:space="preserve">КД </w:t>
      </w:r>
      <w:r w:rsidRPr="00B14753">
        <w:rPr>
          <w:rFonts w:ascii="Arial" w:hAnsi="Arial" w:cs="Arial"/>
        </w:rPr>
        <w:t>Мониторинг и оценка технического состояния ПА для процесса ПП-07.04.02 Регистрация технических параметров эксплуатации оборудования.</w:t>
      </w:r>
    </w:p>
    <w:p w14:paraId="640E3423" w14:textId="0D286965" w:rsidR="009E28A6" w:rsidRPr="0014324D" w:rsidRDefault="009E28A6" w:rsidP="002008C6">
      <w:pPr>
        <w:suppressAutoHyphens/>
        <w:spacing w:after="240" w:line="276" w:lineRule="auto"/>
        <w:ind w:firstLine="567"/>
        <w:rPr>
          <w:rFonts w:ascii="Arial" w:hAnsi="Arial" w:cs="Arial"/>
          <w:szCs w:val="24"/>
        </w:rPr>
      </w:pPr>
      <w:r w:rsidRPr="00B14753">
        <w:rPr>
          <w:rFonts w:ascii="Arial" w:hAnsi="Arial" w:cs="Arial"/>
        </w:rPr>
        <w:t xml:space="preserve">Если при выполнении ежесменного технического обслуживания был зафиксирован дефект на оборудовании, он фиксируется на мобильном терминале или в системе </w:t>
      </w:r>
      <w:r w:rsidRPr="00B14753">
        <w:rPr>
          <w:rFonts w:ascii="Arial" w:hAnsi="Arial" w:cs="Arial"/>
          <w:lang w:val="en-US"/>
        </w:rPr>
        <w:t>SAP</w:t>
      </w:r>
      <w:r w:rsidRPr="00B14753">
        <w:rPr>
          <w:rFonts w:ascii="Arial" w:hAnsi="Arial" w:cs="Arial"/>
        </w:rPr>
        <w:t xml:space="preserve"> </w:t>
      </w:r>
      <w:r w:rsidRPr="00B14753">
        <w:rPr>
          <w:rFonts w:ascii="Arial" w:hAnsi="Arial" w:cs="Arial"/>
          <w:lang w:val="en-US"/>
        </w:rPr>
        <w:t>S</w:t>
      </w:r>
      <w:r w:rsidR="00194358">
        <w:rPr>
          <w:rFonts w:ascii="Arial" w:hAnsi="Arial" w:cs="Arial"/>
        </w:rPr>
        <w:t>/4</w:t>
      </w:r>
      <w:r w:rsidRPr="00B14753">
        <w:rPr>
          <w:rFonts w:ascii="Arial" w:hAnsi="Arial" w:cs="Arial"/>
          <w:lang w:val="en-US"/>
        </w:rPr>
        <w:t>HANA</w:t>
      </w:r>
      <w:r w:rsidRPr="00B14753">
        <w:rPr>
          <w:rFonts w:ascii="Arial" w:hAnsi="Arial" w:cs="Arial"/>
        </w:rPr>
        <w:t>. Вид сообщени</w:t>
      </w:r>
      <w:r>
        <w:rPr>
          <w:rFonts w:ascii="Arial" w:hAnsi="Arial" w:cs="Arial"/>
        </w:rPr>
        <w:t>я ТОРО для фиксации дефекта – «</w:t>
      </w:r>
      <w:r>
        <w:rPr>
          <w:rFonts w:ascii="Arial" w:hAnsi="Arial" w:cs="Arial"/>
          <w:lang w:val="en-US"/>
        </w:rPr>
        <w:t>A</w:t>
      </w:r>
      <w:r>
        <w:rPr>
          <w:rFonts w:ascii="Arial" w:hAnsi="Arial" w:cs="Arial"/>
        </w:rPr>
        <w:t xml:space="preserve">2 - Сообщение о </w:t>
      </w:r>
      <w:r w:rsidR="00177536">
        <w:rPr>
          <w:rFonts w:ascii="Arial" w:hAnsi="Arial" w:cs="Arial"/>
        </w:rPr>
        <w:t>неисправности</w:t>
      </w:r>
      <w:r>
        <w:rPr>
          <w:rFonts w:ascii="Arial" w:hAnsi="Arial" w:cs="Arial"/>
        </w:rPr>
        <w:t>»</w:t>
      </w:r>
      <w:r w:rsidRPr="00B14753">
        <w:rPr>
          <w:rFonts w:ascii="Arial" w:hAnsi="Arial" w:cs="Arial"/>
        </w:rPr>
        <w:t>. Фиксац</w:t>
      </w:r>
      <w:r w:rsidR="001C3A06">
        <w:rPr>
          <w:rFonts w:ascii="Arial" w:hAnsi="Arial" w:cs="Arial"/>
        </w:rPr>
        <w:t xml:space="preserve">ия дефекта описана в документе </w:t>
      </w:r>
      <w:r w:rsidRPr="00B14753">
        <w:rPr>
          <w:rFonts w:ascii="Arial" w:hAnsi="Arial" w:cs="Arial"/>
        </w:rPr>
        <w:t xml:space="preserve">КД </w:t>
      </w:r>
      <w:del w:id="1139" w:author="Владимир Лаут" w:date="2021-03-11T12:52:00Z">
        <w:r w:rsidR="00AC0CCB" w:rsidDel="00E0291E">
          <w:rPr>
            <w:rFonts w:ascii="Arial" w:hAnsi="Arial" w:cs="Arial"/>
            <w:lang w:val="en-US"/>
          </w:rPr>
          <w:delText>ERP</w:delText>
        </w:r>
        <w:r w:rsidR="00AC0CCB" w:rsidRPr="002008C6" w:rsidDel="00E0291E">
          <w:rPr>
            <w:rFonts w:ascii="Arial" w:hAnsi="Arial" w:cs="Arial"/>
          </w:rPr>
          <w:delText>.9.9.2</w:delText>
        </w:r>
      </w:del>
      <w:ins w:id="1140" w:author="Владимир Лаут" w:date="2021-03-11T12:52:00Z">
        <w:r w:rsidR="00E0291E">
          <w:rPr>
            <w:rFonts w:ascii="Arial" w:hAnsi="Arial" w:cs="Arial"/>
            <w:lang w:val="en-US"/>
          </w:rPr>
          <w:t>ERP</w:t>
        </w:r>
        <w:r w:rsidR="00E0291E" w:rsidRPr="00E0291E">
          <w:rPr>
            <w:rFonts w:ascii="Arial" w:hAnsi="Arial" w:cs="Arial"/>
            <w:rPrChange w:id="1141" w:author="Владимир Лаут" w:date="2021-03-11T12:52:00Z">
              <w:rPr>
                <w:rFonts w:ascii="Arial" w:hAnsi="Arial" w:cs="Arial"/>
                <w:lang w:val="en-US"/>
              </w:rPr>
            </w:rPrChange>
          </w:rPr>
          <w:t>.13.9.2</w:t>
        </w:r>
      </w:ins>
      <w:r w:rsidR="007334C2" w:rsidRPr="002008C6">
        <w:rPr>
          <w:rFonts w:ascii="Arial" w:hAnsi="Arial" w:cs="Arial"/>
        </w:rPr>
        <w:t>_</w:t>
      </w:r>
      <w:r w:rsidRPr="000F2317">
        <w:rPr>
          <w:rFonts w:ascii="Arial" w:hAnsi="Arial" w:cs="Arial"/>
        </w:rPr>
        <w:t>56_</w:t>
      </w:r>
      <w:r>
        <w:rPr>
          <w:rFonts w:ascii="Arial" w:hAnsi="Arial" w:cs="Arial"/>
          <w:lang w:val="en-US"/>
        </w:rPr>
        <w:t>PM</w:t>
      </w:r>
      <w:r w:rsidRPr="000F2317">
        <w:rPr>
          <w:rFonts w:ascii="Arial" w:hAnsi="Arial" w:cs="Arial"/>
        </w:rPr>
        <w:t>_</w:t>
      </w:r>
      <w:r>
        <w:rPr>
          <w:rFonts w:ascii="Arial" w:hAnsi="Arial" w:cs="Arial"/>
        </w:rPr>
        <w:t xml:space="preserve">КД </w:t>
      </w:r>
      <w:r w:rsidRPr="00B14753">
        <w:rPr>
          <w:rFonts w:ascii="Arial" w:hAnsi="Arial" w:cs="Arial"/>
        </w:rPr>
        <w:t>Мониторинг и оценка технического состояния ПА для процесс</w:t>
      </w:r>
      <w:r>
        <w:rPr>
          <w:rFonts w:ascii="Arial" w:hAnsi="Arial" w:cs="Arial"/>
        </w:rPr>
        <w:t>а</w:t>
      </w:r>
      <w:r w:rsidR="001C3A06">
        <w:rPr>
          <w:rFonts w:ascii="Arial" w:hAnsi="Arial" w:cs="Arial"/>
        </w:rPr>
        <w:t xml:space="preserve"> </w:t>
      </w:r>
      <w:r w:rsidRPr="00B14753">
        <w:rPr>
          <w:rFonts w:ascii="Arial" w:hAnsi="Arial" w:cs="Arial"/>
        </w:rPr>
        <w:t>ПП-07.04.01-</w:t>
      </w:r>
      <w:r w:rsidRPr="00B14753">
        <w:rPr>
          <w:rFonts w:ascii="Arial" w:hAnsi="Arial" w:cs="Arial"/>
          <w:lang w:val="en-US"/>
        </w:rPr>
        <w:t>ERP</w:t>
      </w:r>
      <w:r w:rsidRPr="00B14753">
        <w:rPr>
          <w:rFonts w:ascii="Arial" w:hAnsi="Arial" w:cs="Arial"/>
        </w:rPr>
        <w:t xml:space="preserve"> Регистрация технического состояния оборудования </w:t>
      </w:r>
      <w:r w:rsidRPr="0014324D">
        <w:rPr>
          <w:rFonts w:ascii="Arial" w:hAnsi="Arial" w:cs="Arial"/>
          <w:szCs w:val="24"/>
        </w:rPr>
        <w:t xml:space="preserve">(дефекты, простои, в т.ч. внеплановый останов). </w:t>
      </w:r>
    </w:p>
    <w:p w14:paraId="0FF3179B" w14:textId="2B85FA03" w:rsidR="009E28A6" w:rsidRPr="00E13DEA" w:rsidRDefault="009E28A6">
      <w:pPr>
        <w:pStyle w:val="4"/>
        <w:pPrChange w:id="1142" w:author="pospelovas" w:date="2021-03-17T23:29:00Z">
          <w:pPr>
            <w:pStyle w:val="afff7"/>
          </w:pPr>
        </w:pPrChange>
      </w:pPr>
      <w:bookmarkStart w:id="1143" w:name="_Toc38890357"/>
      <w:del w:id="1144" w:author="pospelovas" w:date="2021-03-17T23:29:00Z">
        <w:r w:rsidRPr="00E13DEA" w:rsidDel="00EF7943">
          <w:delText xml:space="preserve">5.2.4.4 </w:delText>
        </w:r>
      </w:del>
      <w:r w:rsidRPr="00E13DEA">
        <w:t>Шаг процесса 30. Фиксация выполнения ежесменного обслуживания</w:t>
      </w:r>
      <w:bookmarkEnd w:id="1143"/>
    </w:p>
    <w:p w14:paraId="7BDD5691" w14:textId="7C5A84B5" w:rsidR="009E28A6" w:rsidRDefault="009E28A6" w:rsidP="0042305B">
      <w:pPr>
        <w:suppressAutoHyphens/>
        <w:spacing w:after="240" w:line="276" w:lineRule="auto"/>
        <w:ind w:firstLine="567"/>
        <w:rPr>
          <w:rFonts w:ascii="Arial" w:hAnsi="Arial" w:cs="Arial"/>
        </w:rPr>
      </w:pPr>
      <w:r w:rsidRPr="00B14753">
        <w:rPr>
          <w:rFonts w:ascii="Arial" w:hAnsi="Arial" w:cs="Arial"/>
        </w:rPr>
        <w:t xml:space="preserve">Исполнитель работ ТОиР </w:t>
      </w:r>
      <w:r w:rsidR="00875722">
        <w:rPr>
          <w:rFonts w:ascii="Arial" w:hAnsi="Arial" w:cs="Arial"/>
        </w:rPr>
        <w:t>УО</w:t>
      </w:r>
      <w:r w:rsidR="00FA2F7B">
        <w:rPr>
          <w:rFonts w:ascii="Arial" w:hAnsi="Arial" w:cs="Arial"/>
        </w:rPr>
        <w:t>, Обходчик ТОиР</w:t>
      </w:r>
      <w:r w:rsidR="00875722">
        <w:rPr>
          <w:rFonts w:ascii="Arial" w:hAnsi="Arial" w:cs="Arial"/>
        </w:rPr>
        <w:t xml:space="preserve"> </w:t>
      </w:r>
      <w:r w:rsidRPr="00B14753">
        <w:rPr>
          <w:rFonts w:ascii="Arial" w:hAnsi="Arial" w:cs="Arial"/>
        </w:rPr>
        <w:t xml:space="preserve">или Оператор ТОиР </w:t>
      </w:r>
      <w:r w:rsidR="00875722">
        <w:rPr>
          <w:rFonts w:ascii="Arial" w:hAnsi="Arial" w:cs="Arial"/>
        </w:rPr>
        <w:t xml:space="preserve">УО </w:t>
      </w:r>
      <w:r w:rsidRPr="00B14753">
        <w:rPr>
          <w:rFonts w:ascii="Arial" w:hAnsi="Arial" w:cs="Arial"/>
        </w:rPr>
        <w:t xml:space="preserve">подтверждают выполнение операций во время исполнения работ (при использовании мобильного терминала) или по окончании выполнения работ (транзакция </w:t>
      </w:r>
      <w:r w:rsidRPr="00B14753">
        <w:rPr>
          <w:rFonts w:ascii="Arial" w:hAnsi="Arial" w:cs="Arial"/>
          <w:lang w:val="en-US"/>
        </w:rPr>
        <w:t>IW</w:t>
      </w:r>
      <w:r w:rsidRPr="00B14753">
        <w:rPr>
          <w:rFonts w:ascii="Arial" w:hAnsi="Arial" w:cs="Arial"/>
        </w:rPr>
        <w:t>41 при</w:t>
      </w:r>
      <w:r w:rsidR="00194358">
        <w:rPr>
          <w:rFonts w:ascii="Arial" w:hAnsi="Arial" w:cs="Arial"/>
        </w:rPr>
        <w:t xml:space="preserve"> вводе данных в </w:t>
      </w:r>
      <w:r w:rsidR="00194358">
        <w:rPr>
          <w:rFonts w:ascii="Arial" w:hAnsi="Arial" w:cs="Arial"/>
        </w:rPr>
        <w:lastRenderedPageBreak/>
        <w:t>систему SAP S/4</w:t>
      </w:r>
      <w:r w:rsidRPr="00B14753">
        <w:rPr>
          <w:rFonts w:ascii="Arial" w:hAnsi="Arial" w:cs="Arial"/>
        </w:rPr>
        <w:t xml:space="preserve">HANA). При подтверждении работ на мобильном терминале время начала и окончания проставляется автоматически. Работу на мобильном терминале можно подтвердить только после прикосновения терминала к NFC-метке оборудования в списке операций </w:t>
      </w:r>
      <w:r w:rsidR="009C0A9F" w:rsidRPr="009C0A9F">
        <w:rPr>
          <w:rFonts w:ascii="Arial" w:hAnsi="Arial" w:cs="Arial"/>
        </w:rPr>
        <w:t>чек-лист</w:t>
      </w:r>
      <w:r w:rsidR="009C0A9F">
        <w:rPr>
          <w:rFonts w:ascii="Arial" w:hAnsi="Arial" w:cs="Arial"/>
        </w:rPr>
        <w:t>а</w:t>
      </w:r>
      <w:r w:rsidRPr="00B14753">
        <w:rPr>
          <w:rFonts w:ascii="Arial" w:hAnsi="Arial" w:cs="Arial"/>
        </w:rPr>
        <w:t>.</w:t>
      </w:r>
    </w:p>
    <w:p w14:paraId="4F9DBB28" w14:textId="77777777" w:rsidR="00FD3091" w:rsidRDefault="00FD3091" w:rsidP="002008C6">
      <w:pPr>
        <w:suppressAutoHyphens/>
        <w:spacing w:after="240" w:line="276" w:lineRule="auto"/>
        <w:ind w:firstLine="567"/>
        <w:rPr>
          <w:rFonts w:ascii="Arial" w:hAnsi="Arial" w:cs="Arial"/>
          <w:szCs w:val="24"/>
        </w:rPr>
      </w:pPr>
      <w:r w:rsidRPr="00B14753">
        <w:rPr>
          <w:rFonts w:ascii="Arial" w:hAnsi="Arial" w:cs="Arial"/>
          <w:szCs w:val="24"/>
        </w:rPr>
        <w:t>После выполнения подтверждения</w:t>
      </w:r>
      <w:r>
        <w:rPr>
          <w:rFonts w:ascii="Arial" w:hAnsi="Arial" w:cs="Arial"/>
          <w:szCs w:val="24"/>
        </w:rPr>
        <w:t xml:space="preserve"> к</w:t>
      </w:r>
      <w:r w:rsidRPr="00B14753">
        <w:rPr>
          <w:rFonts w:ascii="Arial" w:hAnsi="Arial" w:cs="Arial"/>
          <w:szCs w:val="24"/>
        </w:rPr>
        <w:t xml:space="preserve"> Заказу </w:t>
      </w:r>
      <w:r>
        <w:rPr>
          <w:rFonts w:ascii="Arial" w:hAnsi="Arial" w:cs="Arial"/>
          <w:szCs w:val="24"/>
        </w:rPr>
        <w:t xml:space="preserve">ТОРО </w:t>
      </w:r>
      <w:r w:rsidRPr="00B14753">
        <w:rPr>
          <w:rFonts w:ascii="Arial" w:hAnsi="Arial" w:cs="Arial"/>
          <w:szCs w:val="24"/>
        </w:rPr>
        <w:t xml:space="preserve">автоматически присваивается </w:t>
      </w:r>
      <w:r>
        <w:rPr>
          <w:rFonts w:ascii="Arial" w:hAnsi="Arial" w:cs="Arial"/>
          <w:szCs w:val="24"/>
        </w:rPr>
        <w:t xml:space="preserve">системный </w:t>
      </w:r>
      <w:r w:rsidRPr="00B14753">
        <w:rPr>
          <w:rFonts w:ascii="Arial" w:hAnsi="Arial" w:cs="Arial"/>
          <w:szCs w:val="24"/>
        </w:rPr>
        <w:t>статус ЧПДТ - Частично подтверждено или ПДТВ - Подтверждено (при подтверждении всех операций заказа), после установки которого устанавливается запрет дополнительного ввода подтверждений.</w:t>
      </w:r>
    </w:p>
    <w:p w14:paraId="754F00E4" w14:textId="6D5FEA9A" w:rsidR="009E28A6" w:rsidRPr="00E13DEA" w:rsidRDefault="009E28A6">
      <w:pPr>
        <w:pStyle w:val="4"/>
        <w:pPrChange w:id="1145" w:author="pospelovas" w:date="2021-03-17T23:30:00Z">
          <w:pPr>
            <w:pStyle w:val="afff7"/>
          </w:pPr>
        </w:pPrChange>
      </w:pPr>
      <w:bookmarkStart w:id="1146" w:name="_Toc38890358"/>
      <w:del w:id="1147" w:author="pospelovas" w:date="2021-03-17T23:30:00Z">
        <w:r w:rsidRPr="00E13DEA" w:rsidDel="00EF7943">
          <w:delText xml:space="preserve">5.2.4.5 </w:delText>
        </w:r>
      </w:del>
      <w:r w:rsidRPr="00E13DEA">
        <w:t>Шаг процесса 40. Принятие решения о возврате неиспользованных МТР</w:t>
      </w:r>
      <w:bookmarkEnd w:id="1146"/>
    </w:p>
    <w:p w14:paraId="72E233B8" w14:textId="3843377F" w:rsidR="009E28A6" w:rsidRPr="00B14753" w:rsidRDefault="009E28A6" w:rsidP="0042305B">
      <w:pPr>
        <w:suppressAutoHyphens/>
        <w:spacing w:after="240" w:line="276" w:lineRule="auto"/>
        <w:ind w:firstLine="567"/>
        <w:jc w:val="left"/>
        <w:rPr>
          <w:rFonts w:ascii="Arial" w:hAnsi="Arial" w:cs="Arial"/>
        </w:rPr>
      </w:pPr>
      <w:r w:rsidRPr="00B14753">
        <w:rPr>
          <w:rFonts w:ascii="Arial" w:hAnsi="Arial" w:cs="Arial"/>
        </w:rPr>
        <w:t xml:space="preserve">По оставшимся материалам Исполнитель работ ТОиР </w:t>
      </w:r>
      <w:r w:rsidR="00875722">
        <w:rPr>
          <w:rFonts w:ascii="Arial" w:hAnsi="Arial" w:cs="Arial"/>
        </w:rPr>
        <w:t>УО</w:t>
      </w:r>
      <w:r w:rsidR="00FA2F7B">
        <w:rPr>
          <w:rFonts w:ascii="Arial" w:hAnsi="Arial" w:cs="Arial"/>
        </w:rPr>
        <w:t>, Обходчик ТОиР</w:t>
      </w:r>
      <w:r w:rsidR="00875722">
        <w:rPr>
          <w:rFonts w:ascii="Arial" w:hAnsi="Arial" w:cs="Arial"/>
        </w:rPr>
        <w:t xml:space="preserve"> </w:t>
      </w:r>
      <w:r w:rsidRPr="00B14753">
        <w:rPr>
          <w:rFonts w:ascii="Arial" w:hAnsi="Arial" w:cs="Arial"/>
        </w:rPr>
        <w:t xml:space="preserve">и Оператор ТОиР </w:t>
      </w:r>
      <w:r w:rsidR="00875722">
        <w:rPr>
          <w:rFonts w:ascii="Arial" w:hAnsi="Arial" w:cs="Arial"/>
        </w:rPr>
        <w:t xml:space="preserve">УО </w:t>
      </w:r>
      <w:r w:rsidRPr="00B14753">
        <w:rPr>
          <w:rFonts w:ascii="Arial" w:hAnsi="Arial" w:cs="Arial"/>
        </w:rPr>
        <w:t xml:space="preserve">принимают решение о возврате </w:t>
      </w:r>
      <w:r>
        <w:rPr>
          <w:rFonts w:ascii="Arial" w:hAnsi="Arial" w:cs="Arial"/>
        </w:rPr>
        <w:t xml:space="preserve">материала </w:t>
      </w:r>
      <w:r w:rsidRPr="00B14753">
        <w:rPr>
          <w:rFonts w:ascii="Arial" w:hAnsi="Arial" w:cs="Arial"/>
        </w:rPr>
        <w:t xml:space="preserve">МТР МОЛу ТОиР </w:t>
      </w:r>
      <w:r w:rsidR="00875722">
        <w:rPr>
          <w:rFonts w:ascii="Arial" w:hAnsi="Arial" w:cs="Arial"/>
        </w:rPr>
        <w:t>УО</w:t>
      </w:r>
      <w:r w:rsidRPr="00B14753">
        <w:rPr>
          <w:rFonts w:ascii="Arial" w:hAnsi="Arial" w:cs="Arial"/>
        </w:rPr>
        <w:t xml:space="preserve">. </w:t>
      </w:r>
    </w:p>
    <w:p w14:paraId="6AE714A6" w14:textId="13E086BA" w:rsidR="009E28A6" w:rsidRPr="00E13DEA" w:rsidRDefault="009E28A6">
      <w:pPr>
        <w:pStyle w:val="4"/>
        <w:pPrChange w:id="1148" w:author="pospelovas" w:date="2021-03-17T23:30:00Z">
          <w:pPr>
            <w:pStyle w:val="afff7"/>
          </w:pPr>
        </w:pPrChange>
      </w:pPr>
      <w:bookmarkStart w:id="1149" w:name="_Toc38890359"/>
      <w:del w:id="1150" w:author="pospelovas" w:date="2021-03-17T23:30:00Z">
        <w:r w:rsidRPr="00E13DEA" w:rsidDel="002C4E6B">
          <w:delText xml:space="preserve">5.2.4.6 </w:delText>
        </w:r>
      </w:del>
      <w:r w:rsidRPr="00E13DEA">
        <w:t>Шаг процесса 50. Возврат неиспользованных МТР</w:t>
      </w:r>
      <w:bookmarkEnd w:id="1149"/>
    </w:p>
    <w:p w14:paraId="3E10196B" w14:textId="43A6B736" w:rsidR="009E28A6" w:rsidRDefault="009E28A6" w:rsidP="0042305B">
      <w:pPr>
        <w:suppressAutoHyphens/>
        <w:spacing w:after="240" w:line="276" w:lineRule="auto"/>
        <w:ind w:firstLine="567"/>
        <w:jc w:val="left"/>
        <w:rPr>
          <w:rFonts w:ascii="Arial" w:hAnsi="Arial" w:cs="Arial"/>
        </w:rPr>
      </w:pPr>
      <w:r w:rsidRPr="00B14753">
        <w:rPr>
          <w:rFonts w:ascii="Arial" w:hAnsi="Arial" w:cs="Arial"/>
        </w:rPr>
        <w:t xml:space="preserve">Исполнитель работ ТОиР </w:t>
      </w:r>
      <w:r w:rsidR="00875722">
        <w:rPr>
          <w:rFonts w:ascii="Arial" w:hAnsi="Arial" w:cs="Arial"/>
        </w:rPr>
        <w:t xml:space="preserve">УО </w:t>
      </w:r>
      <w:r w:rsidRPr="00B14753">
        <w:rPr>
          <w:rFonts w:ascii="Arial" w:hAnsi="Arial" w:cs="Arial"/>
        </w:rPr>
        <w:t xml:space="preserve">или Оператор </w:t>
      </w:r>
      <w:r w:rsidR="00875722">
        <w:rPr>
          <w:rFonts w:ascii="Arial" w:hAnsi="Arial" w:cs="Arial"/>
        </w:rPr>
        <w:t xml:space="preserve">УО </w:t>
      </w:r>
      <w:r w:rsidRPr="00B14753">
        <w:rPr>
          <w:rFonts w:ascii="Arial" w:hAnsi="Arial" w:cs="Arial"/>
        </w:rPr>
        <w:t>возвращают оставши</w:t>
      </w:r>
      <w:r>
        <w:rPr>
          <w:rFonts w:ascii="Arial" w:hAnsi="Arial" w:cs="Arial"/>
        </w:rPr>
        <w:t>йся</w:t>
      </w:r>
      <w:r w:rsidRPr="00B14753">
        <w:rPr>
          <w:rFonts w:ascii="Arial" w:hAnsi="Arial" w:cs="Arial"/>
        </w:rPr>
        <w:t xml:space="preserve"> </w:t>
      </w:r>
      <w:r>
        <w:rPr>
          <w:rFonts w:ascii="Arial" w:hAnsi="Arial" w:cs="Arial"/>
        </w:rPr>
        <w:t>материал</w:t>
      </w:r>
      <w:r w:rsidRPr="00B14753">
        <w:rPr>
          <w:rFonts w:ascii="Arial" w:hAnsi="Arial" w:cs="Arial"/>
        </w:rPr>
        <w:t xml:space="preserve"> своему МОЛ ТОиР. </w:t>
      </w:r>
    </w:p>
    <w:p w14:paraId="213F18D9" w14:textId="76066619" w:rsidR="00D925E2" w:rsidDel="002C4E6B" w:rsidRDefault="00D925E2" w:rsidP="0042305B">
      <w:pPr>
        <w:suppressAutoHyphens/>
        <w:spacing w:after="240" w:line="276" w:lineRule="auto"/>
        <w:ind w:firstLine="567"/>
        <w:jc w:val="left"/>
        <w:rPr>
          <w:del w:id="1151" w:author="pospelovas" w:date="2021-03-17T23:30:00Z"/>
          <w:rFonts w:ascii="Arial" w:hAnsi="Arial" w:cs="Arial"/>
        </w:rPr>
      </w:pPr>
    </w:p>
    <w:p w14:paraId="0AABF41E" w14:textId="062F71D3" w:rsidR="009E28A6" w:rsidRPr="00E13DEA" w:rsidRDefault="009E28A6">
      <w:pPr>
        <w:pStyle w:val="4"/>
        <w:pPrChange w:id="1152" w:author="pospelovas" w:date="2021-03-17T23:30:00Z">
          <w:pPr>
            <w:pStyle w:val="afff7"/>
          </w:pPr>
        </w:pPrChange>
      </w:pPr>
      <w:bookmarkStart w:id="1153" w:name="_Toc38890360"/>
      <w:del w:id="1154" w:author="pospelovas" w:date="2021-03-17T23:30:00Z">
        <w:r w:rsidRPr="00E13DEA" w:rsidDel="002C4E6B">
          <w:delText xml:space="preserve">5.2.4.7 </w:delText>
        </w:r>
      </w:del>
      <w:r w:rsidRPr="00E13DEA">
        <w:t>Шаг процесса 60. Подтверждение работ при ежесменном обслуживании</w:t>
      </w:r>
      <w:bookmarkEnd w:id="1153"/>
    </w:p>
    <w:p w14:paraId="01C0D900" w14:textId="779E5AC7" w:rsidR="009E28A6" w:rsidRDefault="009E28A6" w:rsidP="0042305B">
      <w:pPr>
        <w:suppressAutoHyphens/>
        <w:spacing w:after="240" w:line="276" w:lineRule="auto"/>
        <w:ind w:firstLine="567"/>
        <w:jc w:val="left"/>
        <w:rPr>
          <w:rFonts w:ascii="Arial" w:hAnsi="Arial" w:cs="Arial"/>
        </w:rPr>
      </w:pPr>
      <w:r w:rsidRPr="00B14753">
        <w:rPr>
          <w:rFonts w:ascii="Arial" w:hAnsi="Arial" w:cs="Arial"/>
        </w:rPr>
        <w:t xml:space="preserve">Инженер ТОиР </w:t>
      </w:r>
      <w:r>
        <w:rPr>
          <w:rFonts w:ascii="Arial" w:hAnsi="Arial" w:cs="Arial"/>
        </w:rPr>
        <w:t xml:space="preserve">БЕ </w:t>
      </w:r>
      <w:r w:rsidRPr="00B14753">
        <w:rPr>
          <w:rFonts w:ascii="Arial" w:hAnsi="Arial" w:cs="Arial"/>
        </w:rPr>
        <w:t xml:space="preserve">проверяет корректность </w:t>
      </w:r>
      <w:r>
        <w:rPr>
          <w:rFonts w:ascii="Arial" w:hAnsi="Arial" w:cs="Arial"/>
        </w:rPr>
        <w:t xml:space="preserve">указанного времени при выполнении работ в транзакции </w:t>
      </w:r>
      <w:r>
        <w:rPr>
          <w:rFonts w:ascii="Arial" w:hAnsi="Arial" w:cs="Arial"/>
          <w:lang w:val="en-US"/>
        </w:rPr>
        <w:t>IW</w:t>
      </w:r>
      <w:r w:rsidRPr="00E13624">
        <w:rPr>
          <w:rFonts w:ascii="Arial" w:hAnsi="Arial" w:cs="Arial"/>
        </w:rPr>
        <w:t>47</w:t>
      </w:r>
      <w:r w:rsidR="0042305B">
        <w:rPr>
          <w:rFonts w:ascii="Arial" w:hAnsi="Arial" w:cs="Arial"/>
        </w:rPr>
        <w:t xml:space="preserve"> Список подтверждений</w:t>
      </w:r>
      <w:r w:rsidRPr="00B14753">
        <w:rPr>
          <w:rFonts w:ascii="Arial" w:hAnsi="Arial" w:cs="Arial"/>
        </w:rPr>
        <w:t xml:space="preserve">. </w:t>
      </w:r>
    </w:p>
    <w:p w14:paraId="5E518E05" w14:textId="2DF35848" w:rsidR="009E28A6" w:rsidRPr="00E13DEA" w:rsidRDefault="009E28A6">
      <w:pPr>
        <w:pStyle w:val="4"/>
        <w:pPrChange w:id="1155" w:author="pospelovas" w:date="2021-03-17T23:30:00Z">
          <w:pPr>
            <w:pStyle w:val="afff7"/>
          </w:pPr>
        </w:pPrChange>
      </w:pPr>
      <w:bookmarkStart w:id="1156" w:name="_Toc38890361"/>
      <w:del w:id="1157" w:author="pospelovas" w:date="2021-03-17T23:30:00Z">
        <w:r w:rsidRPr="00E13DEA" w:rsidDel="009055CC">
          <w:delText xml:space="preserve">5.2.4.8 </w:delText>
        </w:r>
      </w:del>
      <w:r w:rsidRPr="00E13DEA">
        <w:t>Шаг процесса 70. Списание материалов, израсходованных при ежесменном обслуживании</w:t>
      </w:r>
      <w:bookmarkEnd w:id="1156"/>
    </w:p>
    <w:p w14:paraId="79C2386C" w14:textId="1A8DE663" w:rsidR="009E28A6" w:rsidRDefault="009E28A6" w:rsidP="00510227">
      <w:pPr>
        <w:suppressAutoHyphens/>
        <w:spacing w:after="240" w:line="276" w:lineRule="auto"/>
        <w:ind w:firstLine="708"/>
        <w:rPr>
          <w:rFonts w:ascii="Arial" w:hAnsi="Arial" w:cs="Arial"/>
        </w:rPr>
      </w:pPr>
      <w:r w:rsidRPr="00B14753">
        <w:rPr>
          <w:rFonts w:ascii="Arial" w:hAnsi="Arial" w:cs="Arial"/>
        </w:rPr>
        <w:t>Материалы, затраченные при исполнении ежесменного технического обслуживания, периодически</w:t>
      </w:r>
      <w:r w:rsidR="005B0655">
        <w:rPr>
          <w:rFonts w:ascii="Arial" w:hAnsi="Arial" w:cs="Arial"/>
        </w:rPr>
        <w:t xml:space="preserve"> (в конце отчетного периода)</w:t>
      </w:r>
      <w:r w:rsidRPr="00B14753">
        <w:rPr>
          <w:rFonts w:ascii="Arial" w:hAnsi="Arial" w:cs="Arial"/>
        </w:rPr>
        <w:t xml:space="preserve"> списываются МОЛ ТОиР</w:t>
      </w:r>
      <w:r>
        <w:rPr>
          <w:rFonts w:ascii="Arial" w:hAnsi="Arial" w:cs="Arial"/>
        </w:rPr>
        <w:t xml:space="preserve"> </w:t>
      </w:r>
      <w:r w:rsidR="00875722">
        <w:rPr>
          <w:rFonts w:ascii="Arial" w:hAnsi="Arial" w:cs="Arial"/>
        </w:rPr>
        <w:t xml:space="preserve">УО </w:t>
      </w:r>
      <w:r w:rsidRPr="00B14753">
        <w:rPr>
          <w:rFonts w:ascii="Arial" w:hAnsi="Arial" w:cs="Arial"/>
        </w:rPr>
        <w:t xml:space="preserve">в транзакции </w:t>
      </w:r>
      <w:r w:rsidRPr="00B14753">
        <w:rPr>
          <w:rFonts w:ascii="Arial" w:hAnsi="Arial" w:cs="Arial"/>
          <w:lang w:val="en-US"/>
        </w:rPr>
        <w:t>MIGO</w:t>
      </w:r>
      <w:r w:rsidR="00510227">
        <w:rPr>
          <w:rFonts w:ascii="Arial" w:hAnsi="Arial" w:cs="Arial"/>
        </w:rPr>
        <w:t>.</w:t>
      </w:r>
      <w:r w:rsidR="0042305B">
        <w:rPr>
          <w:rFonts w:ascii="Arial" w:hAnsi="Arial" w:cs="Arial"/>
        </w:rPr>
        <w:t xml:space="preserve"> </w:t>
      </w:r>
      <w:r w:rsidR="00510227">
        <w:rPr>
          <w:rFonts w:ascii="Arial" w:hAnsi="Arial" w:cs="Arial"/>
        </w:rPr>
        <w:t xml:space="preserve">Проводится документ </w:t>
      </w:r>
      <w:r w:rsidR="00510227" w:rsidRPr="00510227">
        <w:rPr>
          <w:rFonts w:ascii="Arial" w:hAnsi="Arial" w:cs="Arial"/>
        </w:rPr>
        <w:t>материала</w:t>
      </w:r>
      <w:r w:rsidR="00510227">
        <w:rPr>
          <w:rFonts w:ascii="Arial" w:hAnsi="Arial" w:cs="Arial"/>
        </w:rPr>
        <w:t xml:space="preserve"> с</w:t>
      </w:r>
      <w:r w:rsidR="00510227" w:rsidRPr="00510227">
        <w:rPr>
          <w:rFonts w:ascii="Arial" w:hAnsi="Arial" w:cs="Arial"/>
        </w:rPr>
        <w:t xml:space="preserve"> вид</w:t>
      </w:r>
      <w:r w:rsidR="00510227">
        <w:rPr>
          <w:rFonts w:ascii="Arial" w:hAnsi="Arial" w:cs="Arial"/>
        </w:rPr>
        <w:t>ом</w:t>
      </w:r>
      <w:r w:rsidR="00510227" w:rsidRPr="00510227">
        <w:rPr>
          <w:rFonts w:ascii="Arial" w:hAnsi="Arial" w:cs="Arial"/>
        </w:rPr>
        <w:t xml:space="preserve"> движения 261 Отпуск материала для заказа. Ввод материалов осуществляется автоматически при выборе выполняемой операции «Отпуск материала», ссылочного документа «Заказ» и номера заказа</w:t>
      </w:r>
      <w:r w:rsidR="00510227">
        <w:rPr>
          <w:rFonts w:ascii="Arial" w:hAnsi="Arial" w:cs="Arial"/>
        </w:rPr>
        <w:t xml:space="preserve"> вида </w:t>
      </w:r>
      <w:r w:rsidR="00510227" w:rsidRPr="00E40019">
        <w:rPr>
          <w:rFonts w:ascii="Arial" w:hAnsi="Arial" w:cs="Arial"/>
        </w:rPr>
        <w:t>«ARP1 – Учёт РПМ»</w:t>
      </w:r>
      <w:r w:rsidR="00510227">
        <w:rPr>
          <w:rFonts w:ascii="Arial" w:hAnsi="Arial" w:cs="Arial"/>
        </w:rPr>
        <w:t xml:space="preserve">. </w:t>
      </w:r>
    </w:p>
    <w:p w14:paraId="2AFB7994" w14:textId="625FFDCA" w:rsidR="00623727" w:rsidRDefault="00623727" w:rsidP="009E28A6">
      <w:pPr>
        <w:suppressAutoHyphens/>
        <w:spacing w:after="240" w:line="276" w:lineRule="auto"/>
        <w:ind w:firstLine="708"/>
        <w:rPr>
          <w:rFonts w:ascii="Arial" w:hAnsi="Arial" w:cs="Arial"/>
        </w:rPr>
      </w:pPr>
      <w:r w:rsidRPr="00E40019">
        <w:rPr>
          <w:rFonts w:ascii="Arial" w:hAnsi="Arial" w:cs="Arial"/>
        </w:rPr>
        <w:t xml:space="preserve">Материалы на ежесменное техническое обслуживание планируются и списываются в заказе ТОРО с видом «ARP1 – Учёт РПМ». Планирование и ведение заказов вида «ARP1 – Учёт РПМ» описано в КД </w:t>
      </w:r>
      <w:del w:id="1158" w:author="Владимир Лаут" w:date="2021-03-11T12:52:00Z">
        <w:r w:rsidR="00AC0CCB" w:rsidDel="00E0291E">
          <w:rPr>
            <w:rFonts w:ascii="Arial" w:hAnsi="Arial" w:cs="Arial"/>
          </w:rPr>
          <w:delText>ERP.9.9.2</w:delText>
        </w:r>
      </w:del>
      <w:ins w:id="1159" w:author="Владимир Лаут" w:date="2021-03-11T12:52:00Z">
        <w:r w:rsidR="00E0291E">
          <w:rPr>
            <w:rFonts w:ascii="Arial" w:hAnsi="Arial" w:cs="Arial"/>
          </w:rPr>
          <w:t>ERP.13.9.2</w:t>
        </w:r>
      </w:ins>
      <w:r w:rsidR="007334C2">
        <w:rPr>
          <w:rFonts w:ascii="Arial" w:hAnsi="Arial" w:cs="Arial"/>
        </w:rPr>
        <w:t>_</w:t>
      </w:r>
      <w:r w:rsidRPr="00E40019">
        <w:rPr>
          <w:rFonts w:ascii="Arial" w:hAnsi="Arial" w:cs="Arial"/>
        </w:rPr>
        <w:t>52_PM_КД Годовое планирование воздействий на ПА.</w:t>
      </w:r>
    </w:p>
    <w:p w14:paraId="4E38B7CB" w14:textId="6C0C4D36" w:rsidR="00B00828" w:rsidRPr="00E13DEA" w:rsidRDefault="00B00828">
      <w:pPr>
        <w:pStyle w:val="4"/>
        <w:pPrChange w:id="1160" w:author="pospelovas" w:date="2021-03-17T23:31:00Z">
          <w:pPr>
            <w:pStyle w:val="afff7"/>
          </w:pPr>
        </w:pPrChange>
      </w:pPr>
      <w:bookmarkStart w:id="1161" w:name="_Toc38890362"/>
      <w:del w:id="1162" w:author="pospelovas" w:date="2021-03-17T23:31:00Z">
        <w:r w:rsidDel="009055CC">
          <w:delText xml:space="preserve">5.2.4.9 </w:delText>
        </w:r>
      </w:del>
      <w:r w:rsidRPr="00E13DEA">
        <w:t xml:space="preserve">Шаг процесса </w:t>
      </w:r>
      <w:r>
        <w:t>75</w:t>
      </w:r>
      <w:r w:rsidRPr="00E13DEA">
        <w:t>. Ввод фактических сроков и закрытие плановых сообщений</w:t>
      </w:r>
      <w:bookmarkEnd w:id="1161"/>
    </w:p>
    <w:p w14:paraId="70EFCB72" w14:textId="69C7FC43" w:rsidR="00B00828" w:rsidRDefault="00B00828" w:rsidP="00B00828">
      <w:pPr>
        <w:suppressAutoHyphens/>
        <w:spacing w:after="240" w:line="276" w:lineRule="auto"/>
        <w:ind w:firstLine="567"/>
        <w:rPr>
          <w:rFonts w:ascii="Arial" w:hAnsi="Arial" w:cs="Arial"/>
          <w:szCs w:val="24"/>
        </w:rPr>
      </w:pPr>
      <w:r w:rsidRPr="00B14753">
        <w:rPr>
          <w:rFonts w:ascii="Arial" w:hAnsi="Arial" w:cs="Arial"/>
          <w:szCs w:val="24"/>
        </w:rPr>
        <w:t>Планировщик ТОиР</w:t>
      </w:r>
      <w:r w:rsidR="00875722">
        <w:rPr>
          <w:rFonts w:ascii="Arial" w:hAnsi="Arial" w:cs="Arial"/>
          <w:szCs w:val="24"/>
        </w:rPr>
        <w:t xml:space="preserve"> УО </w:t>
      </w:r>
      <w:r>
        <w:rPr>
          <w:rFonts w:ascii="Arial" w:hAnsi="Arial" w:cs="Arial"/>
          <w:szCs w:val="24"/>
        </w:rPr>
        <w:t>формирует п</w:t>
      </w:r>
      <w:r w:rsidRPr="00B14753">
        <w:rPr>
          <w:rFonts w:ascii="Arial" w:hAnsi="Arial" w:cs="Arial"/>
          <w:szCs w:val="24"/>
        </w:rPr>
        <w:t xml:space="preserve">еречень сообщений ТОРО в системе </w:t>
      </w:r>
      <w:r w:rsidRPr="00B14753">
        <w:rPr>
          <w:rFonts w:ascii="Arial" w:hAnsi="Arial" w:cs="Arial"/>
          <w:szCs w:val="24"/>
          <w:lang w:val="en-US"/>
        </w:rPr>
        <w:t>SAP</w:t>
      </w:r>
      <w:r w:rsidRPr="00B14753">
        <w:rPr>
          <w:rFonts w:ascii="Arial" w:hAnsi="Arial" w:cs="Arial"/>
          <w:szCs w:val="24"/>
        </w:rPr>
        <w:t xml:space="preserve"> </w:t>
      </w:r>
      <w:r w:rsidRPr="00B14753">
        <w:rPr>
          <w:rFonts w:ascii="Arial" w:hAnsi="Arial" w:cs="Arial"/>
          <w:szCs w:val="24"/>
          <w:lang w:val="en-US"/>
        </w:rPr>
        <w:t>S</w:t>
      </w:r>
      <w:r w:rsidRPr="00B14753">
        <w:rPr>
          <w:rFonts w:ascii="Arial" w:hAnsi="Arial" w:cs="Arial"/>
          <w:szCs w:val="24"/>
        </w:rPr>
        <w:t>/4</w:t>
      </w:r>
      <w:r w:rsidRPr="00B14753">
        <w:rPr>
          <w:rFonts w:ascii="Arial" w:hAnsi="Arial" w:cs="Arial"/>
          <w:szCs w:val="24"/>
          <w:lang w:val="en-US"/>
        </w:rPr>
        <w:t>HANA</w:t>
      </w:r>
      <w:r>
        <w:rPr>
          <w:rFonts w:ascii="Arial" w:hAnsi="Arial" w:cs="Arial"/>
          <w:szCs w:val="24"/>
        </w:rPr>
        <w:t>,</w:t>
      </w:r>
      <w:r w:rsidRPr="00B14753">
        <w:rPr>
          <w:rFonts w:ascii="Arial" w:hAnsi="Arial" w:cs="Arial"/>
          <w:szCs w:val="24"/>
        </w:rPr>
        <w:t xml:space="preserve"> тран</w:t>
      </w:r>
      <w:r>
        <w:rPr>
          <w:rFonts w:ascii="Arial" w:hAnsi="Arial" w:cs="Arial"/>
          <w:szCs w:val="24"/>
        </w:rPr>
        <w:t>закция</w:t>
      </w:r>
      <w:r w:rsidRPr="00B14753">
        <w:rPr>
          <w:rFonts w:ascii="Arial" w:hAnsi="Arial" w:cs="Arial"/>
          <w:szCs w:val="24"/>
        </w:rPr>
        <w:t xml:space="preserve"> </w:t>
      </w:r>
      <w:r w:rsidRPr="00B14753">
        <w:rPr>
          <w:rFonts w:ascii="Arial" w:hAnsi="Arial" w:cs="Arial"/>
          <w:szCs w:val="24"/>
          <w:lang w:val="en-US"/>
        </w:rPr>
        <w:t>IW</w:t>
      </w:r>
      <w:r w:rsidRPr="00B14753">
        <w:rPr>
          <w:rFonts w:ascii="Arial" w:hAnsi="Arial" w:cs="Arial"/>
          <w:szCs w:val="24"/>
        </w:rPr>
        <w:t>28 Изменение сообщений.</w:t>
      </w:r>
      <w:r>
        <w:rPr>
          <w:rFonts w:ascii="Arial" w:hAnsi="Arial" w:cs="Arial"/>
          <w:szCs w:val="24"/>
        </w:rPr>
        <w:t xml:space="preserve"> Если фактические сроки выполнения мероприятий по сообщениям заполнены</w:t>
      </w:r>
      <w:r w:rsidRPr="00C82619">
        <w:rPr>
          <w:rFonts w:ascii="Arial" w:hAnsi="Arial" w:cs="Arial"/>
          <w:szCs w:val="24"/>
        </w:rPr>
        <w:t xml:space="preserve">, </w:t>
      </w:r>
      <w:r>
        <w:rPr>
          <w:rFonts w:ascii="Arial" w:hAnsi="Arial" w:cs="Arial"/>
          <w:szCs w:val="24"/>
        </w:rPr>
        <w:t>то выполняет закрытие сообщений ТОРО (системный статус сообщений СОЗА</w:t>
      </w:r>
      <w:r w:rsidRPr="00AE676A">
        <w:rPr>
          <w:rFonts w:ascii="Arial" w:hAnsi="Arial" w:cs="Arial"/>
          <w:szCs w:val="24"/>
        </w:rPr>
        <w:t xml:space="preserve"> </w:t>
      </w:r>
      <w:r w:rsidRPr="00AE676A">
        <w:rPr>
          <w:rFonts w:ascii="Arial" w:hAnsi="Arial" w:cs="Arial"/>
        </w:rPr>
        <w:t>-</w:t>
      </w:r>
      <w:r>
        <w:rPr>
          <w:rFonts w:ascii="Arial" w:hAnsi="Arial" w:cs="Arial"/>
          <w:szCs w:val="24"/>
        </w:rPr>
        <w:t xml:space="preserve"> Сообщение закрыто). </w:t>
      </w:r>
    </w:p>
    <w:p w14:paraId="0103CCAD" w14:textId="27D73524" w:rsidR="00E221D4" w:rsidRDefault="00B00828" w:rsidP="00B00828">
      <w:pPr>
        <w:suppressAutoHyphens/>
        <w:spacing w:after="240" w:line="276" w:lineRule="auto"/>
        <w:ind w:firstLine="567"/>
        <w:rPr>
          <w:rFonts w:ascii="Arial" w:hAnsi="Arial" w:cs="Arial"/>
          <w:szCs w:val="24"/>
        </w:rPr>
      </w:pPr>
      <w:r>
        <w:rPr>
          <w:rFonts w:ascii="Arial" w:hAnsi="Arial" w:cs="Arial"/>
          <w:szCs w:val="24"/>
        </w:rPr>
        <w:lastRenderedPageBreak/>
        <w:t xml:space="preserve">Фактические сроки начала неисправности </w:t>
      </w:r>
      <w:r w:rsidRPr="00060C34">
        <w:rPr>
          <w:rFonts w:ascii="Arial" w:hAnsi="Arial" w:cs="Arial"/>
          <w:szCs w:val="24"/>
        </w:rPr>
        <w:t>могут быть п</w:t>
      </w:r>
      <w:r>
        <w:rPr>
          <w:rFonts w:ascii="Arial" w:hAnsi="Arial" w:cs="Arial"/>
          <w:szCs w:val="24"/>
        </w:rPr>
        <w:t xml:space="preserve">олучены из </w:t>
      </w:r>
      <w:r w:rsidRPr="00060C34">
        <w:rPr>
          <w:rFonts w:ascii="Arial" w:hAnsi="Arial" w:cs="Arial"/>
          <w:szCs w:val="24"/>
        </w:rPr>
        <w:t>MES-системы</w:t>
      </w:r>
      <w:ins w:id="1163" w:author="Владимир Лаут" w:date="2021-03-12T11:17:00Z">
        <w:r w:rsidR="00F81F3C">
          <w:rPr>
            <w:rFonts w:ascii="Arial" w:hAnsi="Arial" w:cs="Arial"/>
            <w:szCs w:val="24"/>
          </w:rPr>
          <w:t xml:space="preserve"> (АСУ ГТК ИТС)</w:t>
        </w:r>
      </w:ins>
      <w:r>
        <w:rPr>
          <w:rFonts w:ascii="Arial" w:hAnsi="Arial" w:cs="Arial"/>
          <w:szCs w:val="24"/>
        </w:rPr>
        <w:t xml:space="preserve">. Описание интеграции системы </w:t>
      </w:r>
      <w:r>
        <w:rPr>
          <w:rFonts w:ascii="Arial" w:hAnsi="Arial" w:cs="Arial"/>
          <w:szCs w:val="24"/>
          <w:lang w:val="en-US"/>
        </w:rPr>
        <w:t>SAP</w:t>
      </w:r>
      <w:r w:rsidRPr="00BF2188">
        <w:rPr>
          <w:rFonts w:ascii="Arial" w:hAnsi="Arial" w:cs="Arial"/>
          <w:szCs w:val="24"/>
        </w:rPr>
        <w:t xml:space="preserve"> </w:t>
      </w:r>
      <w:r>
        <w:rPr>
          <w:rFonts w:ascii="Arial" w:hAnsi="Arial" w:cs="Arial"/>
          <w:szCs w:val="24"/>
          <w:lang w:val="en-US"/>
        </w:rPr>
        <w:t>S</w:t>
      </w:r>
      <w:r w:rsidRPr="00BF2188">
        <w:rPr>
          <w:rFonts w:ascii="Arial" w:hAnsi="Arial" w:cs="Arial"/>
          <w:szCs w:val="24"/>
        </w:rPr>
        <w:t>/4</w:t>
      </w:r>
      <w:r>
        <w:rPr>
          <w:rFonts w:ascii="Arial" w:hAnsi="Arial" w:cs="Arial"/>
          <w:szCs w:val="24"/>
          <w:lang w:val="en-US"/>
        </w:rPr>
        <w:t>HANA</w:t>
      </w:r>
      <w:r w:rsidRPr="00BF2188">
        <w:rPr>
          <w:rFonts w:ascii="Arial" w:hAnsi="Arial" w:cs="Arial"/>
          <w:szCs w:val="24"/>
        </w:rPr>
        <w:t xml:space="preserve"> </w:t>
      </w:r>
      <w:r>
        <w:rPr>
          <w:rFonts w:ascii="Arial" w:hAnsi="Arial" w:cs="Arial"/>
          <w:szCs w:val="24"/>
        </w:rPr>
        <w:t xml:space="preserve">и </w:t>
      </w:r>
      <w:r>
        <w:rPr>
          <w:rFonts w:ascii="Arial" w:hAnsi="Arial" w:cs="Arial"/>
          <w:szCs w:val="24"/>
          <w:lang w:val="en-US"/>
        </w:rPr>
        <w:t>MES</w:t>
      </w:r>
      <w:r w:rsidRPr="00BF2188">
        <w:rPr>
          <w:rFonts w:ascii="Arial" w:hAnsi="Arial" w:cs="Arial"/>
          <w:szCs w:val="24"/>
        </w:rPr>
        <w:t>-</w:t>
      </w:r>
      <w:r>
        <w:rPr>
          <w:rFonts w:ascii="Arial" w:hAnsi="Arial" w:cs="Arial"/>
          <w:szCs w:val="24"/>
        </w:rPr>
        <w:t>систем приведено в СоИ ERP.5.6.12</w:t>
      </w:r>
      <w:r w:rsidRPr="004B48AA">
        <w:rPr>
          <w:rFonts w:ascii="Arial" w:hAnsi="Arial" w:cs="Arial"/>
          <w:szCs w:val="24"/>
        </w:rPr>
        <w:t>_Соглашение об интеграции_MES</w:t>
      </w:r>
      <w:ins w:id="1164" w:author="Владимир Лаут" w:date="2021-03-12T11:19:00Z">
        <w:r w:rsidR="00F81F3C">
          <w:rPr>
            <w:rFonts w:ascii="Arial" w:hAnsi="Arial" w:cs="Arial"/>
            <w:szCs w:val="24"/>
          </w:rPr>
          <w:t>.</w:t>
        </w:r>
      </w:ins>
      <w:del w:id="1165" w:author="Владимир Лаут" w:date="2021-03-12T11:18:00Z">
        <w:r w:rsidDel="00F81F3C">
          <w:rPr>
            <w:rFonts w:ascii="Arial" w:hAnsi="Arial" w:cs="Arial"/>
            <w:szCs w:val="24"/>
          </w:rPr>
          <w:delText>.</w:delText>
        </w:r>
      </w:del>
      <w:ins w:id="1166" w:author="Владимир Лаут" w:date="2021-03-12T11:18:00Z">
        <w:r w:rsidR="00F81F3C">
          <w:rPr>
            <w:rFonts w:ascii="Arial" w:hAnsi="Arial" w:cs="Arial"/>
            <w:szCs w:val="24"/>
          </w:rPr>
          <w:t xml:space="preserve"> </w:t>
        </w:r>
      </w:ins>
      <w:ins w:id="1167" w:author="Владимир Лаут" w:date="2021-03-12T11:19:00Z">
        <w:r w:rsidR="00F81F3C">
          <w:rPr>
            <w:rFonts w:ascii="Arial" w:hAnsi="Arial" w:cs="Arial"/>
            <w:szCs w:val="24"/>
          </w:rPr>
          <w:t xml:space="preserve">Интеграция с АСУ ГТК ИТС в </w:t>
        </w:r>
      </w:ins>
      <w:ins w:id="1168" w:author="Владимир Лаут" w:date="2021-03-12T11:18:00Z">
        <w:r w:rsidR="00F81F3C">
          <w:rPr>
            <w:rFonts w:ascii="Arial" w:hAnsi="Arial" w:cs="Arial"/>
            <w:szCs w:val="24"/>
          </w:rPr>
          <w:t xml:space="preserve">СоИ </w:t>
        </w:r>
        <w:r w:rsidR="00F81F3C" w:rsidRPr="00D43E78">
          <w:rPr>
            <w:rFonts w:ascii="Arial" w:hAnsi="Arial" w:cs="Arial"/>
            <w:szCs w:val="24"/>
          </w:rPr>
          <w:t>ERP.13.6.22_INT_Соглашение об интеграции АСУ ГТК ИТС</w:t>
        </w:r>
        <w:r w:rsidR="00F81F3C">
          <w:rPr>
            <w:rFonts w:ascii="Arial" w:hAnsi="Arial" w:cs="Arial"/>
            <w:szCs w:val="24"/>
          </w:rPr>
          <w:t>).</w:t>
        </w:r>
      </w:ins>
      <w:r w:rsidR="00E221D4">
        <w:rPr>
          <w:rFonts w:ascii="Arial" w:hAnsi="Arial" w:cs="Arial"/>
          <w:szCs w:val="24"/>
        </w:rPr>
        <w:t xml:space="preserve"> </w:t>
      </w:r>
    </w:p>
    <w:p w14:paraId="3A5CD96A" w14:textId="37D38D79" w:rsidR="00B00828" w:rsidRDefault="00E221D4" w:rsidP="00B00828">
      <w:pPr>
        <w:suppressAutoHyphens/>
        <w:spacing w:after="240" w:line="276" w:lineRule="auto"/>
        <w:ind w:firstLine="567"/>
        <w:rPr>
          <w:rFonts w:ascii="Arial" w:hAnsi="Arial" w:cs="Arial"/>
          <w:szCs w:val="24"/>
        </w:rPr>
      </w:pPr>
      <w:r w:rsidRPr="00E221D4">
        <w:rPr>
          <w:rFonts w:ascii="Arial" w:hAnsi="Arial" w:cs="Arial"/>
          <w:szCs w:val="24"/>
        </w:rPr>
        <w:t xml:space="preserve">При использовании Мобильного ТОРО </w:t>
      </w:r>
      <w:r>
        <w:rPr>
          <w:rFonts w:ascii="Arial" w:hAnsi="Arial" w:cs="Arial"/>
          <w:szCs w:val="24"/>
        </w:rPr>
        <w:t xml:space="preserve">фактические сроки начала и окончания неисправности фиксируются в сообщении ТОРО автоматически при подтверждении работ по заказу ТОРО. </w:t>
      </w:r>
    </w:p>
    <w:p w14:paraId="6AA81BA0" w14:textId="14FBE4F2" w:rsidR="00B00828" w:rsidRPr="00B14753" w:rsidRDefault="00B00828" w:rsidP="00B00828">
      <w:pPr>
        <w:suppressAutoHyphens/>
        <w:spacing w:after="240" w:line="276" w:lineRule="auto"/>
        <w:ind w:firstLine="708"/>
        <w:rPr>
          <w:rFonts w:ascii="Arial" w:hAnsi="Arial" w:cs="Arial"/>
        </w:rPr>
      </w:pPr>
      <w:r>
        <w:rPr>
          <w:rFonts w:ascii="Arial" w:hAnsi="Arial" w:cs="Arial"/>
          <w:szCs w:val="24"/>
        </w:rPr>
        <w:t>Если фактические сроки в сообщениях не заполнены, то Планировщик ТОиР</w:t>
      </w:r>
      <w:r w:rsidR="00875722">
        <w:rPr>
          <w:rFonts w:ascii="Arial" w:hAnsi="Arial" w:cs="Arial"/>
          <w:szCs w:val="24"/>
        </w:rPr>
        <w:t xml:space="preserve"> УО </w:t>
      </w:r>
      <w:r>
        <w:rPr>
          <w:rFonts w:ascii="Arial" w:hAnsi="Arial" w:cs="Arial"/>
          <w:szCs w:val="24"/>
        </w:rPr>
        <w:t>вносит недостающую информацию на основании данных чек-листа.</w:t>
      </w:r>
    </w:p>
    <w:p w14:paraId="0C73DD70" w14:textId="7BF27A10" w:rsidR="009E28A6" w:rsidRPr="00E13DEA" w:rsidRDefault="009E28A6">
      <w:pPr>
        <w:pStyle w:val="4"/>
        <w:pPrChange w:id="1169" w:author="pospelovas" w:date="2021-03-17T23:31:00Z">
          <w:pPr>
            <w:pStyle w:val="afff7"/>
          </w:pPr>
        </w:pPrChange>
      </w:pPr>
      <w:bookmarkStart w:id="1170" w:name="_Toc38890363"/>
      <w:del w:id="1171" w:author="pospelovas" w:date="2021-03-17T23:31:00Z">
        <w:r w:rsidRPr="00E13DEA" w:rsidDel="00C435FC">
          <w:delText xml:space="preserve">5.2.4.9 </w:delText>
        </w:r>
      </w:del>
      <w:r w:rsidRPr="00E13DEA">
        <w:t>Шаг процесса 80. Техническое закрытие мероприятий ТОРО</w:t>
      </w:r>
      <w:bookmarkEnd w:id="1170"/>
    </w:p>
    <w:p w14:paraId="2A4E2154" w14:textId="43A1DD42" w:rsidR="003F0CF4" w:rsidRDefault="009E28A6" w:rsidP="002008C6">
      <w:pPr>
        <w:suppressAutoHyphens/>
        <w:spacing w:after="120" w:line="276" w:lineRule="auto"/>
        <w:ind w:firstLine="567"/>
        <w:rPr>
          <w:rFonts w:ascii="Arial" w:hAnsi="Arial" w:cs="Arial"/>
        </w:rPr>
      </w:pPr>
      <w:r w:rsidRPr="00B14753">
        <w:rPr>
          <w:rFonts w:ascii="Arial" w:hAnsi="Arial" w:cs="Arial"/>
        </w:rPr>
        <w:t xml:space="preserve">После выполнения </w:t>
      </w:r>
      <w:r w:rsidR="003F0CF4">
        <w:rPr>
          <w:rFonts w:ascii="Arial" w:hAnsi="Arial" w:cs="Arial"/>
        </w:rPr>
        <w:t xml:space="preserve">пользователем </w:t>
      </w:r>
      <w:r w:rsidRPr="00B14753">
        <w:rPr>
          <w:rFonts w:ascii="Arial" w:hAnsi="Arial" w:cs="Arial"/>
        </w:rPr>
        <w:t>работ ТОиР по ежесменному обслуживанию</w:t>
      </w:r>
      <w:r w:rsidR="003F0CF4">
        <w:rPr>
          <w:rFonts w:ascii="Arial" w:hAnsi="Arial" w:cs="Arial"/>
        </w:rPr>
        <w:t xml:space="preserve"> (вид заказа </w:t>
      </w:r>
      <w:r w:rsidR="003F0CF4">
        <w:rPr>
          <w:rFonts w:ascii="Arial" w:hAnsi="Arial" w:cs="Arial"/>
          <w:lang w:val="en-US"/>
        </w:rPr>
        <w:t>AETG</w:t>
      </w:r>
      <w:r w:rsidR="003F0CF4">
        <w:rPr>
          <w:rFonts w:ascii="Arial" w:hAnsi="Arial" w:cs="Arial"/>
        </w:rPr>
        <w:t>,</w:t>
      </w:r>
      <w:r w:rsidR="003F0CF4" w:rsidRPr="002008C6">
        <w:rPr>
          <w:rFonts w:ascii="Arial" w:hAnsi="Arial" w:cs="Arial"/>
        </w:rPr>
        <w:t xml:space="preserve"> </w:t>
      </w:r>
      <w:r w:rsidR="003F0CF4">
        <w:rPr>
          <w:rFonts w:ascii="Arial" w:hAnsi="Arial" w:cs="Arial"/>
          <w:lang w:val="en-US"/>
        </w:rPr>
        <w:t>AETZ</w:t>
      </w:r>
      <w:r w:rsidR="003F0CF4" w:rsidRPr="002008C6">
        <w:rPr>
          <w:rFonts w:ascii="Arial" w:hAnsi="Arial" w:cs="Arial"/>
        </w:rPr>
        <w:t>)</w:t>
      </w:r>
      <w:del w:id="1172" w:author="Владимир Лаут" w:date="2021-03-29T16:28:00Z">
        <w:r w:rsidRPr="00B14753" w:rsidDel="00CF36F9">
          <w:rPr>
            <w:rFonts w:ascii="Arial" w:hAnsi="Arial" w:cs="Arial"/>
          </w:rPr>
          <w:delText xml:space="preserve"> </w:delText>
        </w:r>
      </w:del>
      <w:r w:rsidR="003F0CF4">
        <w:rPr>
          <w:rFonts w:ascii="Arial" w:hAnsi="Arial" w:cs="Arial"/>
        </w:rPr>
        <w:t>, когда все операции заказа на ЕТО</w:t>
      </w:r>
      <w:r w:rsidR="003F0CF4" w:rsidRPr="002008C6">
        <w:rPr>
          <w:rFonts w:ascii="Arial" w:hAnsi="Arial" w:cs="Arial"/>
        </w:rPr>
        <w:t>/</w:t>
      </w:r>
      <w:r w:rsidR="003F0CF4">
        <w:rPr>
          <w:rFonts w:ascii="Arial" w:hAnsi="Arial" w:cs="Arial"/>
        </w:rPr>
        <w:t xml:space="preserve">обходы подтверждены (пользовательский статус ВЫПЛ – Выполнено на МУ) и соответствующие данные успешно переданы в </w:t>
      </w:r>
      <w:r w:rsidR="003F0CF4">
        <w:rPr>
          <w:rFonts w:ascii="Arial" w:hAnsi="Arial" w:cs="Arial"/>
          <w:lang w:val="en-US"/>
        </w:rPr>
        <w:t>SAP</w:t>
      </w:r>
      <w:r w:rsidR="003F0CF4">
        <w:rPr>
          <w:rFonts w:ascii="Arial" w:hAnsi="Arial" w:cs="Arial"/>
        </w:rPr>
        <w:t xml:space="preserve">, автоматически происходит присвоение заказу системного статуса ТЗКР – Технически закрыт. </w:t>
      </w:r>
      <w:r w:rsidR="003F0CF4" w:rsidRPr="00B14753">
        <w:rPr>
          <w:rFonts w:ascii="Arial" w:hAnsi="Arial" w:cs="Arial"/>
        </w:rPr>
        <w:t xml:space="preserve">При этом в системе </w:t>
      </w:r>
      <w:r w:rsidR="003F0CF4">
        <w:rPr>
          <w:rFonts w:ascii="Arial" w:hAnsi="Arial" w:cs="Arial"/>
          <w:lang w:val="en-US"/>
        </w:rPr>
        <w:t>S</w:t>
      </w:r>
      <w:r w:rsidR="003F0CF4" w:rsidRPr="00396716">
        <w:rPr>
          <w:rFonts w:ascii="Arial" w:hAnsi="Arial" w:cs="Arial"/>
        </w:rPr>
        <w:t xml:space="preserve">/4 </w:t>
      </w:r>
      <w:r w:rsidR="003F0CF4">
        <w:rPr>
          <w:rFonts w:ascii="Arial" w:hAnsi="Arial" w:cs="Arial"/>
          <w:lang w:val="en-US"/>
        </w:rPr>
        <w:t>HANA</w:t>
      </w:r>
      <w:r w:rsidR="003F0CF4" w:rsidRPr="00396716">
        <w:rPr>
          <w:rFonts w:ascii="Arial" w:hAnsi="Arial" w:cs="Arial"/>
        </w:rPr>
        <w:t xml:space="preserve"> </w:t>
      </w:r>
      <w:r w:rsidR="003F0CF4" w:rsidRPr="00B14753">
        <w:rPr>
          <w:rFonts w:ascii="Arial" w:hAnsi="Arial" w:cs="Arial"/>
        </w:rPr>
        <w:t xml:space="preserve">после технического закрытия </w:t>
      </w:r>
      <w:r w:rsidR="003F0CF4">
        <w:rPr>
          <w:rFonts w:ascii="Arial" w:hAnsi="Arial" w:cs="Arial"/>
        </w:rPr>
        <w:t>есть</w:t>
      </w:r>
      <w:r w:rsidR="003F0CF4" w:rsidRPr="00B14753">
        <w:rPr>
          <w:rFonts w:ascii="Arial" w:hAnsi="Arial" w:cs="Arial"/>
        </w:rPr>
        <w:t xml:space="preserve"> запрет последующего ввода подтверждений </w:t>
      </w:r>
      <w:r w:rsidR="003F0CF4">
        <w:rPr>
          <w:rFonts w:ascii="Arial" w:hAnsi="Arial" w:cs="Arial"/>
        </w:rPr>
        <w:t>операций заказа ТОРО.</w:t>
      </w:r>
    </w:p>
    <w:p w14:paraId="0A9D3F10" w14:textId="33B21295" w:rsidR="009E28A6" w:rsidRPr="00D47CDB" w:rsidRDefault="003F0CF4" w:rsidP="002008C6">
      <w:pPr>
        <w:suppressAutoHyphens/>
        <w:spacing w:after="120" w:line="276" w:lineRule="auto"/>
        <w:ind w:firstLine="567"/>
        <w:rPr>
          <w:rFonts w:ascii="Arial" w:hAnsi="Arial" w:cs="Arial"/>
          <w:szCs w:val="24"/>
        </w:rPr>
      </w:pPr>
      <w:r w:rsidRPr="003F0CF4">
        <w:rPr>
          <w:rFonts w:ascii="Arial" w:hAnsi="Arial" w:cs="Arial"/>
          <w:szCs w:val="24"/>
        </w:rPr>
        <w:t>В случае наличия незакрытых или частично выполненных заказов Исполнитель КП выясняет причины невыполнения заказа ТОРО и инициирует выполнение работ.</w:t>
      </w:r>
    </w:p>
    <w:p w14:paraId="516EBB2F" w14:textId="06B713AD" w:rsidR="009E28A6" w:rsidRDefault="009E28A6" w:rsidP="009E28A6">
      <w:pPr>
        <w:spacing w:after="240" w:line="276" w:lineRule="auto"/>
        <w:ind w:firstLine="567"/>
        <w:rPr>
          <w:rFonts w:ascii="Arial" w:hAnsi="Arial" w:cs="Arial"/>
        </w:rPr>
      </w:pPr>
      <w:r w:rsidRPr="00B14753">
        <w:rPr>
          <w:rFonts w:ascii="Arial" w:hAnsi="Arial" w:cs="Arial"/>
        </w:rPr>
        <w:t>Детальное описание шагов приведено в Приложении № 3.</w:t>
      </w:r>
    </w:p>
    <w:p w14:paraId="387A9AA8" w14:textId="061E6C11" w:rsidR="00D925E2" w:rsidDel="00F81F3C" w:rsidRDefault="00D925E2" w:rsidP="009E28A6">
      <w:pPr>
        <w:spacing w:after="240" w:line="276" w:lineRule="auto"/>
        <w:ind w:firstLine="567"/>
        <w:rPr>
          <w:del w:id="1173" w:author="Владимир Лаут" w:date="2021-03-12T11:19:00Z"/>
          <w:rFonts w:ascii="Arial" w:hAnsi="Arial" w:cs="Arial"/>
        </w:rPr>
      </w:pPr>
    </w:p>
    <w:p w14:paraId="12C83BAA" w14:textId="58246E50" w:rsidR="00D925E2" w:rsidDel="00F81F3C" w:rsidRDefault="00D925E2" w:rsidP="009E28A6">
      <w:pPr>
        <w:spacing w:after="240" w:line="276" w:lineRule="auto"/>
        <w:ind w:firstLine="567"/>
        <w:rPr>
          <w:del w:id="1174" w:author="Владимир Лаут" w:date="2021-03-12T11:19:00Z"/>
          <w:rFonts w:ascii="Arial" w:hAnsi="Arial" w:cs="Arial"/>
        </w:rPr>
      </w:pPr>
    </w:p>
    <w:p w14:paraId="3AC65734" w14:textId="08A8DE5D" w:rsidR="00D925E2" w:rsidDel="00F81F3C" w:rsidRDefault="00D925E2" w:rsidP="009E28A6">
      <w:pPr>
        <w:spacing w:after="240" w:line="276" w:lineRule="auto"/>
        <w:ind w:firstLine="567"/>
        <w:rPr>
          <w:del w:id="1175" w:author="Владимир Лаут" w:date="2021-03-12T11:19:00Z"/>
          <w:rFonts w:ascii="Arial" w:hAnsi="Arial" w:cs="Arial"/>
        </w:rPr>
      </w:pPr>
    </w:p>
    <w:p w14:paraId="7BC27F76" w14:textId="51674D75" w:rsidR="00D925E2" w:rsidDel="00F81F3C" w:rsidRDefault="00D925E2" w:rsidP="009E28A6">
      <w:pPr>
        <w:spacing w:after="240" w:line="276" w:lineRule="auto"/>
        <w:ind w:firstLine="567"/>
        <w:rPr>
          <w:del w:id="1176" w:author="Владимир Лаут" w:date="2021-03-12T11:19:00Z"/>
          <w:rFonts w:ascii="Arial" w:hAnsi="Arial" w:cs="Arial"/>
        </w:rPr>
      </w:pPr>
    </w:p>
    <w:p w14:paraId="200FDDE2" w14:textId="77777777" w:rsidR="009E28A6" w:rsidRPr="00BE014D" w:rsidRDefault="009E28A6" w:rsidP="009E28A6">
      <w:pPr>
        <w:pStyle w:val="2"/>
        <w:keepNext/>
        <w:keepLines/>
        <w:spacing w:before="160" w:after="120" w:line="276" w:lineRule="auto"/>
        <w:rPr>
          <w:rFonts w:eastAsiaTheme="majorEastAsia" w:cstheme="majorBidi"/>
          <w:bCs w:val="0"/>
          <w:iCs w:val="0"/>
          <w:szCs w:val="26"/>
        </w:rPr>
      </w:pPr>
      <w:bookmarkStart w:id="1177" w:name="_Toc522793431"/>
      <w:bookmarkStart w:id="1178" w:name="_Toc521512740"/>
      <w:bookmarkStart w:id="1179" w:name="_Toc522014221"/>
      <w:bookmarkStart w:id="1180" w:name="_Toc38890364"/>
      <w:bookmarkEnd w:id="1177"/>
      <w:r w:rsidRPr="00BE014D">
        <w:rPr>
          <w:rFonts w:eastAsiaTheme="majorEastAsia" w:cstheme="majorBidi"/>
          <w:bCs w:val="0"/>
          <w:iCs w:val="0"/>
          <w:szCs w:val="26"/>
        </w:rPr>
        <w:t>Роли и полномочия</w:t>
      </w:r>
      <w:bookmarkEnd w:id="1178"/>
      <w:bookmarkEnd w:id="1179"/>
      <w:bookmarkEnd w:id="1180"/>
    </w:p>
    <w:p w14:paraId="1BBFD87B" w14:textId="7542C9F6" w:rsidR="009E28A6" w:rsidRPr="00CC5CD6" w:rsidRDefault="009E28A6" w:rsidP="009E28A6">
      <w:pPr>
        <w:spacing w:after="240" w:line="276" w:lineRule="auto"/>
        <w:ind w:firstLine="567"/>
        <w:jc w:val="right"/>
        <w:rPr>
          <w:rFonts w:ascii="Arial" w:hAnsi="Arial" w:cs="Arial"/>
          <w:b/>
          <w:sz w:val="22"/>
        </w:rPr>
      </w:pPr>
      <w:r w:rsidRPr="00CC5CD6">
        <w:rPr>
          <w:rFonts w:ascii="Arial" w:hAnsi="Arial" w:cs="Arial"/>
          <w:b/>
          <w:sz w:val="22"/>
        </w:rPr>
        <w:t>Таблица РП1.</w:t>
      </w:r>
      <w:r w:rsidR="00875722">
        <w:rPr>
          <w:rFonts w:ascii="Arial" w:hAnsi="Arial" w:cs="Arial"/>
          <w:b/>
          <w:sz w:val="22"/>
        </w:rPr>
        <w:t xml:space="preserve"> </w:t>
      </w:r>
      <w:r w:rsidRPr="00CC5CD6">
        <w:rPr>
          <w:rFonts w:ascii="Arial" w:hAnsi="Arial" w:cs="Arial"/>
          <w:b/>
          <w:sz w:val="22"/>
        </w:rPr>
        <w:t>Определение роли в процессах</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863"/>
        <w:gridCol w:w="2629"/>
        <w:gridCol w:w="5684"/>
      </w:tblGrid>
      <w:tr w:rsidR="00005398" w:rsidRPr="00CC5CD6" w14:paraId="3BCFBF32" w14:textId="77777777" w:rsidTr="00183F28">
        <w:trPr>
          <w:cantSplit/>
          <w:trHeight w:val="581"/>
          <w:tblHeader/>
        </w:trPr>
        <w:tc>
          <w:tcPr>
            <w:tcW w:w="915" w:type="pct"/>
            <w:shd w:val="clear" w:color="auto" w:fill="FFC000"/>
            <w:vAlign w:val="center"/>
          </w:tcPr>
          <w:p w14:paraId="29E0B50F" w14:textId="77777777" w:rsidR="009E28A6" w:rsidRPr="00CC5CD6" w:rsidRDefault="009E28A6" w:rsidP="001661FB">
            <w:pPr>
              <w:jc w:val="center"/>
              <w:rPr>
                <w:rFonts w:ascii="Arial" w:hAnsi="Arial" w:cs="Arial"/>
                <w:b/>
                <w:sz w:val="20"/>
                <w:szCs w:val="20"/>
              </w:rPr>
            </w:pPr>
            <w:r w:rsidRPr="00CC5CD6">
              <w:rPr>
                <w:rFonts w:ascii="Arial" w:hAnsi="Arial" w:cs="Arial"/>
                <w:b/>
                <w:bCs/>
                <w:sz w:val="20"/>
                <w:szCs w:val="20"/>
                <w:lang w:eastAsia="ru-RU"/>
              </w:rPr>
              <w:t xml:space="preserve">Роль </w:t>
            </w:r>
          </w:p>
        </w:tc>
        <w:tc>
          <w:tcPr>
            <w:tcW w:w="1292" w:type="pct"/>
            <w:shd w:val="clear" w:color="auto" w:fill="FFC000"/>
            <w:vAlign w:val="center"/>
          </w:tcPr>
          <w:p w14:paraId="2C8EDA24" w14:textId="77777777" w:rsidR="009E28A6" w:rsidRPr="00CC5CD6" w:rsidRDefault="009E28A6" w:rsidP="001661FB">
            <w:pPr>
              <w:jc w:val="center"/>
              <w:rPr>
                <w:rFonts w:ascii="Arial" w:hAnsi="Arial" w:cs="Arial"/>
                <w:b/>
                <w:sz w:val="20"/>
                <w:szCs w:val="20"/>
              </w:rPr>
            </w:pPr>
            <w:r w:rsidRPr="00CC5CD6">
              <w:rPr>
                <w:rFonts w:ascii="Arial" w:hAnsi="Arial" w:cs="Arial"/>
                <w:b/>
                <w:bCs/>
                <w:sz w:val="20"/>
                <w:szCs w:val="20"/>
                <w:lang w:eastAsia="ru-RU"/>
              </w:rPr>
              <w:t>Сокращение роли (Код)</w:t>
            </w:r>
          </w:p>
        </w:tc>
        <w:tc>
          <w:tcPr>
            <w:tcW w:w="2793" w:type="pct"/>
            <w:shd w:val="clear" w:color="auto" w:fill="FFC000"/>
            <w:vAlign w:val="center"/>
          </w:tcPr>
          <w:p w14:paraId="7F535ACF" w14:textId="77777777" w:rsidR="009E28A6" w:rsidRPr="00CC5CD6" w:rsidRDefault="009E28A6" w:rsidP="001661FB">
            <w:pPr>
              <w:jc w:val="center"/>
              <w:rPr>
                <w:rFonts w:ascii="Arial" w:hAnsi="Arial" w:cs="Arial"/>
                <w:b/>
                <w:sz w:val="20"/>
                <w:szCs w:val="20"/>
              </w:rPr>
            </w:pPr>
            <w:r w:rsidRPr="00CC5CD6">
              <w:rPr>
                <w:rFonts w:ascii="Arial" w:hAnsi="Arial" w:cs="Arial"/>
                <w:b/>
                <w:bCs/>
                <w:sz w:val="20"/>
                <w:szCs w:val="20"/>
                <w:lang w:eastAsia="ru-RU"/>
              </w:rPr>
              <w:t>Описание роли</w:t>
            </w:r>
          </w:p>
        </w:tc>
      </w:tr>
      <w:tr w:rsidR="00005398" w:rsidRPr="00CC5CD6" w14:paraId="04B7495F" w14:textId="77777777" w:rsidTr="00183F28">
        <w:trPr>
          <w:cantSplit/>
        </w:trPr>
        <w:tc>
          <w:tcPr>
            <w:tcW w:w="915" w:type="pct"/>
            <w:shd w:val="clear" w:color="auto" w:fill="auto"/>
          </w:tcPr>
          <w:p w14:paraId="2BE6AEB7" w14:textId="1E4AD529" w:rsidR="009E28A6" w:rsidRPr="00CC5CD6" w:rsidRDefault="009E28A6" w:rsidP="001661FB">
            <w:pPr>
              <w:jc w:val="left"/>
              <w:rPr>
                <w:rFonts w:ascii="Arial" w:hAnsi="Arial" w:cs="Arial"/>
                <w:sz w:val="20"/>
                <w:szCs w:val="20"/>
              </w:rPr>
            </w:pPr>
            <w:r w:rsidRPr="003741F8">
              <w:rPr>
                <w:rFonts w:ascii="Arial" w:hAnsi="Arial" w:cs="Arial"/>
                <w:sz w:val="20"/>
                <w:szCs w:val="20"/>
              </w:rPr>
              <w:t xml:space="preserve">Инженер ТОиР </w:t>
            </w:r>
            <w:r w:rsidR="00875722">
              <w:rPr>
                <w:rFonts w:ascii="Arial" w:hAnsi="Arial" w:cs="Arial"/>
                <w:sz w:val="20"/>
                <w:szCs w:val="20"/>
              </w:rPr>
              <w:t xml:space="preserve">УО </w:t>
            </w:r>
          </w:p>
        </w:tc>
        <w:tc>
          <w:tcPr>
            <w:tcW w:w="1292" w:type="pct"/>
            <w:shd w:val="clear" w:color="auto" w:fill="auto"/>
          </w:tcPr>
          <w:p w14:paraId="4BC97C3F" w14:textId="37E043DC" w:rsidR="00005398" w:rsidRPr="002008C6" w:rsidRDefault="00005398" w:rsidP="001661FB">
            <w:pPr>
              <w:jc w:val="left"/>
              <w:rPr>
                <w:rFonts w:ascii="Arial" w:hAnsi="Arial" w:cs="Arial"/>
                <w:sz w:val="20"/>
                <w:szCs w:val="20"/>
                <w:lang w:val="en-US"/>
              </w:rPr>
            </w:pPr>
            <w:r w:rsidRPr="002008C6">
              <w:rPr>
                <w:rFonts w:ascii="Arial" w:hAnsi="Arial" w:cs="Arial"/>
                <w:color w:val="000000"/>
                <w:sz w:val="20"/>
                <w:szCs w:val="20"/>
                <w:lang w:val="en-US" w:eastAsia="ru-RU"/>
              </w:rPr>
              <w:t>ZC_</w:t>
            </w:r>
            <w:r>
              <w:rPr>
                <w:rFonts w:ascii="Arial" w:hAnsi="Arial" w:cs="Arial"/>
                <w:color w:val="000000"/>
                <w:sz w:val="20"/>
                <w:szCs w:val="20"/>
                <w:lang w:eastAsia="ru-RU"/>
              </w:rPr>
              <w:t>*</w:t>
            </w:r>
            <w:r w:rsidRPr="002008C6">
              <w:rPr>
                <w:rFonts w:ascii="Arial" w:hAnsi="Arial" w:cs="Arial"/>
                <w:color w:val="000000"/>
                <w:sz w:val="20"/>
                <w:szCs w:val="20"/>
                <w:lang w:val="en-US" w:eastAsia="ru-RU"/>
              </w:rPr>
              <w:t>_PM_ENGINEER_Y</w:t>
            </w:r>
            <w:r w:rsidRPr="002008C6" w:rsidDel="00005398">
              <w:rPr>
                <w:rFonts w:ascii="Arial" w:hAnsi="Arial" w:cs="Arial"/>
                <w:color w:val="000000"/>
                <w:sz w:val="20"/>
                <w:szCs w:val="20"/>
                <w:lang w:val="en-US" w:eastAsia="ru-RU"/>
              </w:rPr>
              <w:t xml:space="preserve"> </w:t>
            </w:r>
          </w:p>
        </w:tc>
        <w:tc>
          <w:tcPr>
            <w:tcW w:w="2793" w:type="pct"/>
            <w:shd w:val="clear" w:color="auto" w:fill="auto"/>
          </w:tcPr>
          <w:p w14:paraId="0BB04798" w14:textId="77777777" w:rsidR="009E28A6" w:rsidRPr="00C41732" w:rsidRDefault="009E28A6" w:rsidP="001661FB">
            <w:pPr>
              <w:jc w:val="left"/>
              <w:rPr>
                <w:rFonts w:ascii="Arial" w:hAnsi="Arial" w:cs="Arial"/>
                <w:sz w:val="20"/>
                <w:szCs w:val="20"/>
              </w:rPr>
            </w:pPr>
            <w:r>
              <w:rPr>
                <w:rFonts w:ascii="Arial" w:hAnsi="Arial" w:cs="Arial"/>
                <w:sz w:val="20"/>
                <w:szCs w:val="20"/>
              </w:rPr>
              <w:t>Роль присваивается специалисту, который анализирует заказы ТОРО на наличие опасных работ, проверяет состав операций заказа, доступность ресурсов и мощностей для их выполнения, распечатывает из заказа наряды-задания, создает заявки на монтаж</w:t>
            </w:r>
            <w:r w:rsidRPr="00C41732">
              <w:rPr>
                <w:rFonts w:ascii="Arial" w:hAnsi="Arial" w:cs="Arial"/>
                <w:sz w:val="20"/>
                <w:szCs w:val="20"/>
              </w:rPr>
              <w:t>/</w:t>
            </w:r>
            <w:r>
              <w:rPr>
                <w:rFonts w:ascii="Arial" w:hAnsi="Arial" w:cs="Arial"/>
                <w:sz w:val="20"/>
                <w:szCs w:val="20"/>
              </w:rPr>
              <w:t>демонтаж оборудования, проверяет соответствие выполненных работ запланированным, сравнивает фактические данные по выполнению работ с нормативами</w:t>
            </w:r>
          </w:p>
        </w:tc>
      </w:tr>
      <w:tr w:rsidR="00005398" w:rsidRPr="00CC5CD6" w14:paraId="3B080C2D" w14:textId="77777777" w:rsidTr="00183F28">
        <w:trPr>
          <w:cantSplit/>
        </w:trPr>
        <w:tc>
          <w:tcPr>
            <w:tcW w:w="915" w:type="pct"/>
            <w:shd w:val="clear" w:color="auto" w:fill="auto"/>
          </w:tcPr>
          <w:p w14:paraId="06866901" w14:textId="31983114" w:rsidR="009E28A6" w:rsidRPr="00B14B72" w:rsidRDefault="009E28A6" w:rsidP="001661FB">
            <w:pPr>
              <w:jc w:val="left"/>
              <w:rPr>
                <w:rFonts w:ascii="Arial" w:hAnsi="Arial" w:cs="Arial"/>
                <w:color w:val="000000"/>
                <w:sz w:val="20"/>
                <w:szCs w:val="20"/>
                <w:lang w:eastAsia="ru-RU"/>
              </w:rPr>
            </w:pPr>
            <w:r w:rsidRPr="003741F8">
              <w:rPr>
                <w:rFonts w:ascii="Arial" w:hAnsi="Arial" w:cs="Arial"/>
                <w:color w:val="000000"/>
                <w:sz w:val="20"/>
                <w:szCs w:val="20"/>
                <w:lang w:eastAsia="ru-RU"/>
              </w:rPr>
              <w:t xml:space="preserve">Планировщик ТОиР </w:t>
            </w:r>
            <w:r w:rsidR="00875722">
              <w:rPr>
                <w:rFonts w:ascii="Arial" w:hAnsi="Arial" w:cs="Arial"/>
                <w:color w:val="000000"/>
                <w:sz w:val="20"/>
                <w:szCs w:val="20"/>
                <w:lang w:eastAsia="ru-RU"/>
              </w:rPr>
              <w:t xml:space="preserve">УО </w:t>
            </w:r>
          </w:p>
        </w:tc>
        <w:tc>
          <w:tcPr>
            <w:tcW w:w="1292" w:type="pct"/>
            <w:shd w:val="clear" w:color="auto" w:fill="auto"/>
          </w:tcPr>
          <w:p w14:paraId="6D76F446" w14:textId="369FA428" w:rsidR="00005398" w:rsidRPr="002008C6" w:rsidRDefault="00005398" w:rsidP="001661FB">
            <w:pPr>
              <w:jc w:val="left"/>
              <w:rPr>
                <w:rFonts w:ascii="Arial" w:hAnsi="Arial" w:cs="Arial"/>
                <w:color w:val="000000"/>
                <w:sz w:val="20"/>
                <w:szCs w:val="20"/>
                <w:lang w:val="en-US" w:eastAsia="ru-RU"/>
              </w:rPr>
            </w:pPr>
            <w:r w:rsidRPr="0070146B">
              <w:rPr>
                <w:rFonts w:ascii="Arial" w:hAnsi="Arial" w:cs="Arial"/>
                <w:color w:val="000000"/>
                <w:sz w:val="20"/>
                <w:szCs w:val="20"/>
                <w:lang w:val="en-US" w:eastAsia="ru-RU"/>
              </w:rPr>
              <w:t>ZC_*_PM_PLANNER_Y</w:t>
            </w:r>
            <w:r>
              <w:rPr>
                <w:rFonts w:ascii="Arial" w:hAnsi="Arial" w:cs="Arial"/>
                <w:color w:val="000000"/>
                <w:sz w:val="20"/>
                <w:szCs w:val="20"/>
                <w:lang w:eastAsia="ru-RU"/>
              </w:rPr>
              <w:t xml:space="preserve"> </w:t>
            </w:r>
          </w:p>
        </w:tc>
        <w:tc>
          <w:tcPr>
            <w:tcW w:w="2793" w:type="pct"/>
            <w:shd w:val="clear" w:color="auto" w:fill="auto"/>
          </w:tcPr>
          <w:p w14:paraId="07860204" w14:textId="77777777" w:rsidR="009E28A6" w:rsidRPr="00CC5CD6" w:rsidRDefault="009E28A6" w:rsidP="001661FB">
            <w:pPr>
              <w:jc w:val="left"/>
              <w:rPr>
                <w:rFonts w:ascii="Arial" w:hAnsi="Arial" w:cs="Arial"/>
                <w:sz w:val="20"/>
                <w:szCs w:val="20"/>
                <w:lang w:eastAsia="ru-RU"/>
              </w:rPr>
            </w:pPr>
            <w:r>
              <w:rPr>
                <w:rFonts w:ascii="Arial" w:hAnsi="Arial" w:cs="Arial"/>
                <w:sz w:val="20"/>
                <w:szCs w:val="20"/>
                <w:lang w:eastAsia="ru-RU"/>
              </w:rPr>
              <w:t>Роль присваивается специалисту, который анализирует сообщения ТОРО на внеплановые работы, создает новые или изменяет существующие заказы ТОРО, корректирует заказы ТОРО в соответствии с установленными лимитами с присвоением статуса, отражающего корректировку бюджета, в заказе ТОРО, вводит фактические сроки и при необходимости закрывает плановые сообщения ТОРО, производит техническое закрытие заказов ТОРО</w:t>
            </w:r>
          </w:p>
        </w:tc>
      </w:tr>
      <w:tr w:rsidR="00183F28" w:rsidRPr="00CC5CD6" w14:paraId="133B98B7" w14:textId="77777777" w:rsidTr="00183F28">
        <w:trPr>
          <w:cantSplit/>
          <w:ins w:id="1181" w:author="Попова Дарья" w:date="2020-07-24T19:29:00Z"/>
        </w:trPr>
        <w:tc>
          <w:tcPr>
            <w:tcW w:w="915" w:type="pct"/>
            <w:shd w:val="clear" w:color="auto" w:fill="auto"/>
          </w:tcPr>
          <w:p w14:paraId="1B7B536C" w14:textId="11583229" w:rsidR="00183F28" w:rsidRPr="003741F8" w:rsidRDefault="00183F28" w:rsidP="00183F28">
            <w:pPr>
              <w:jc w:val="left"/>
              <w:rPr>
                <w:ins w:id="1182" w:author="Попова Дарья" w:date="2020-07-24T19:29:00Z"/>
                <w:rFonts w:ascii="Arial" w:hAnsi="Arial" w:cs="Arial"/>
                <w:color w:val="000000"/>
                <w:sz w:val="20"/>
                <w:szCs w:val="20"/>
                <w:lang w:eastAsia="ru-RU"/>
              </w:rPr>
            </w:pPr>
            <w:ins w:id="1183" w:author="Попова Дарья" w:date="2020-07-24T19:30:00Z">
              <w:r w:rsidRPr="002E238E">
                <w:rPr>
                  <w:rFonts w:ascii="Arial" w:hAnsi="Arial" w:cs="Arial"/>
                  <w:color w:val="000000"/>
                  <w:sz w:val="20"/>
                  <w:szCs w:val="20"/>
                  <w:lang w:eastAsia="ru-RU"/>
                </w:rPr>
                <w:lastRenderedPageBreak/>
                <w:t>Планировщик ЗиС УО</w:t>
              </w:r>
            </w:ins>
          </w:p>
        </w:tc>
        <w:tc>
          <w:tcPr>
            <w:tcW w:w="1292" w:type="pct"/>
            <w:shd w:val="clear" w:color="auto" w:fill="auto"/>
          </w:tcPr>
          <w:p w14:paraId="653C109A" w14:textId="7F891121" w:rsidR="00183F28" w:rsidRPr="0070146B" w:rsidRDefault="00183F28" w:rsidP="00183F28">
            <w:pPr>
              <w:jc w:val="left"/>
              <w:rPr>
                <w:ins w:id="1184" w:author="Попова Дарья" w:date="2020-07-24T19:29:00Z"/>
                <w:rFonts w:ascii="Arial" w:hAnsi="Arial" w:cs="Arial"/>
                <w:color w:val="000000"/>
                <w:sz w:val="20"/>
                <w:szCs w:val="20"/>
                <w:lang w:val="en-US" w:eastAsia="ru-RU"/>
              </w:rPr>
            </w:pPr>
            <w:ins w:id="1185" w:author="Попова Дарья" w:date="2020-07-24T19:30:00Z">
              <w:r w:rsidRPr="00E0291E">
                <w:rPr>
                  <w:rFonts w:ascii="Arial" w:hAnsi="Arial" w:cs="Arial"/>
                  <w:color w:val="000000"/>
                  <w:sz w:val="20"/>
                  <w:szCs w:val="20"/>
                  <w:lang w:val="en-US" w:eastAsia="ru-RU"/>
                  <w:rPrChange w:id="1186" w:author="Владимир Лаут" w:date="2021-03-11T12:50:00Z">
                    <w:rPr>
                      <w:rFonts w:ascii="Arial" w:hAnsi="Arial" w:cs="Arial"/>
                      <w:color w:val="000000"/>
                      <w:sz w:val="20"/>
                      <w:szCs w:val="20"/>
                      <w:lang w:eastAsia="ru-RU"/>
                    </w:rPr>
                  </w:rPrChange>
                </w:rPr>
                <w:t>ZC_*_PM_PLAN_ZIS_Y</w:t>
              </w:r>
            </w:ins>
          </w:p>
        </w:tc>
        <w:tc>
          <w:tcPr>
            <w:tcW w:w="2793" w:type="pct"/>
            <w:shd w:val="clear" w:color="auto" w:fill="auto"/>
          </w:tcPr>
          <w:p w14:paraId="4C55D0E4" w14:textId="48630EB5" w:rsidR="00183F28" w:rsidRDefault="00183F28" w:rsidP="00183F28">
            <w:pPr>
              <w:jc w:val="left"/>
              <w:rPr>
                <w:ins w:id="1187" w:author="Попова Дарья" w:date="2020-07-24T19:29:00Z"/>
                <w:rFonts w:ascii="Arial" w:hAnsi="Arial" w:cs="Arial"/>
                <w:sz w:val="20"/>
                <w:szCs w:val="20"/>
                <w:lang w:eastAsia="ru-RU"/>
              </w:rPr>
            </w:pPr>
            <w:ins w:id="1188" w:author="Попова Дарья" w:date="2020-07-24T19:30:00Z">
              <w:r w:rsidRPr="002E238E">
                <w:rPr>
                  <w:rFonts w:ascii="Arial" w:hAnsi="Arial" w:cs="Arial"/>
                  <w:color w:val="000000"/>
                  <w:sz w:val="20"/>
                  <w:szCs w:val="20"/>
                  <w:lang w:eastAsia="ru-RU"/>
                </w:rPr>
                <w:t>Формирует СПП-элементы для мероприятий CAPEX для ЗиС, формирует сетевые графики для воздействий на ЗиС: определяет состав/объем работ, сроки, потребность в персонале, МТР и ВПС; назначение и балансировку персонала. На оперативном горизонте уточняет/корректирует сетевые графики.</w:t>
              </w:r>
            </w:ins>
          </w:p>
        </w:tc>
      </w:tr>
      <w:tr w:rsidR="00183F28" w:rsidRPr="00CC5CD6" w14:paraId="01669CD6" w14:textId="77777777" w:rsidTr="00183F28">
        <w:trPr>
          <w:cantSplit/>
        </w:trPr>
        <w:tc>
          <w:tcPr>
            <w:tcW w:w="915" w:type="pct"/>
            <w:shd w:val="clear" w:color="auto" w:fill="auto"/>
          </w:tcPr>
          <w:p w14:paraId="3EC7E115" w14:textId="58CE25EA" w:rsidR="00183F28" w:rsidRPr="00CC5CD6" w:rsidRDefault="00183F28" w:rsidP="00183F28">
            <w:pPr>
              <w:jc w:val="left"/>
              <w:rPr>
                <w:rFonts w:ascii="Arial" w:hAnsi="Arial" w:cs="Arial"/>
                <w:sz w:val="20"/>
                <w:szCs w:val="20"/>
              </w:rPr>
            </w:pPr>
            <w:r w:rsidRPr="003741F8">
              <w:rPr>
                <w:rFonts w:ascii="Arial" w:hAnsi="Arial" w:cs="Arial"/>
                <w:sz w:val="20"/>
                <w:szCs w:val="20"/>
              </w:rPr>
              <w:t xml:space="preserve">Инженер по надежности </w:t>
            </w:r>
            <w:r>
              <w:rPr>
                <w:rFonts w:ascii="Arial" w:hAnsi="Arial" w:cs="Arial"/>
                <w:sz w:val="20"/>
                <w:szCs w:val="20"/>
              </w:rPr>
              <w:t xml:space="preserve">УО </w:t>
            </w:r>
          </w:p>
        </w:tc>
        <w:tc>
          <w:tcPr>
            <w:tcW w:w="1292" w:type="pct"/>
            <w:shd w:val="clear" w:color="auto" w:fill="auto"/>
          </w:tcPr>
          <w:p w14:paraId="1512A817" w14:textId="2109E826" w:rsidR="00183F28" w:rsidRPr="002008C6" w:rsidRDefault="00183F28" w:rsidP="00183F28">
            <w:pPr>
              <w:jc w:val="left"/>
              <w:rPr>
                <w:rFonts w:ascii="Arial" w:hAnsi="Arial" w:cs="Arial"/>
                <w:sz w:val="20"/>
                <w:szCs w:val="20"/>
                <w:lang w:val="en-US"/>
              </w:rPr>
            </w:pPr>
            <w:r w:rsidRPr="002008C6">
              <w:rPr>
                <w:rFonts w:ascii="Arial" w:hAnsi="Arial" w:cs="Arial"/>
                <w:color w:val="000000"/>
                <w:sz w:val="20"/>
                <w:szCs w:val="20"/>
                <w:lang w:val="en-US" w:eastAsia="ru-RU"/>
              </w:rPr>
              <w:t xml:space="preserve">ZC_*_PM_RELIAB_EN_Y </w:t>
            </w:r>
          </w:p>
        </w:tc>
        <w:tc>
          <w:tcPr>
            <w:tcW w:w="2793" w:type="pct"/>
            <w:shd w:val="clear" w:color="auto" w:fill="auto"/>
          </w:tcPr>
          <w:p w14:paraId="07C73C72" w14:textId="77777777" w:rsidR="00183F28" w:rsidRPr="00CC5CD6" w:rsidRDefault="00183F28" w:rsidP="00183F28">
            <w:pPr>
              <w:jc w:val="left"/>
              <w:rPr>
                <w:rFonts w:ascii="Arial" w:hAnsi="Arial" w:cs="Arial"/>
                <w:sz w:val="20"/>
                <w:szCs w:val="20"/>
              </w:rPr>
            </w:pPr>
            <w:r>
              <w:rPr>
                <w:rFonts w:ascii="Arial" w:hAnsi="Arial" w:cs="Arial"/>
                <w:sz w:val="20"/>
                <w:szCs w:val="20"/>
              </w:rPr>
              <w:t>Роль присваивается специалисту, который вводит причины отказа и виды дефекта в сообщения ТОРО, производит анализ и закрытие сообщений ТОРО</w:t>
            </w:r>
          </w:p>
        </w:tc>
      </w:tr>
      <w:tr w:rsidR="00183F28" w:rsidRPr="00CC5CD6" w14:paraId="39CC922A" w14:textId="77777777" w:rsidTr="00183F28">
        <w:trPr>
          <w:cantSplit/>
        </w:trPr>
        <w:tc>
          <w:tcPr>
            <w:tcW w:w="915" w:type="pct"/>
            <w:shd w:val="clear" w:color="auto" w:fill="auto"/>
          </w:tcPr>
          <w:p w14:paraId="589B72CA" w14:textId="141BC483" w:rsidR="00183F28" w:rsidRPr="00CC5CD6" w:rsidRDefault="00183F28" w:rsidP="00183F28">
            <w:pPr>
              <w:jc w:val="left"/>
              <w:rPr>
                <w:rFonts w:ascii="Arial" w:hAnsi="Arial" w:cs="Arial"/>
                <w:sz w:val="20"/>
                <w:szCs w:val="20"/>
              </w:rPr>
            </w:pPr>
            <w:r w:rsidRPr="003741F8">
              <w:rPr>
                <w:rFonts w:ascii="Arial" w:hAnsi="Arial" w:cs="Arial"/>
                <w:sz w:val="20"/>
                <w:szCs w:val="20"/>
              </w:rPr>
              <w:t xml:space="preserve">Старший планировщик ТОиР </w:t>
            </w:r>
            <w:r>
              <w:rPr>
                <w:rFonts w:ascii="Arial" w:hAnsi="Arial" w:cs="Arial"/>
                <w:sz w:val="20"/>
                <w:szCs w:val="20"/>
              </w:rPr>
              <w:t xml:space="preserve">УО </w:t>
            </w:r>
          </w:p>
        </w:tc>
        <w:tc>
          <w:tcPr>
            <w:tcW w:w="1292" w:type="pct"/>
            <w:shd w:val="clear" w:color="auto" w:fill="auto"/>
          </w:tcPr>
          <w:p w14:paraId="5E8FA04D" w14:textId="4879FC83" w:rsidR="00183F28" w:rsidRPr="002008C6" w:rsidRDefault="00183F28" w:rsidP="00183F28">
            <w:pPr>
              <w:jc w:val="left"/>
              <w:rPr>
                <w:rFonts w:ascii="Arial" w:hAnsi="Arial" w:cs="Arial"/>
                <w:color w:val="000000"/>
                <w:sz w:val="20"/>
                <w:szCs w:val="20"/>
                <w:lang w:val="en-US" w:eastAsia="ru-RU"/>
              </w:rPr>
            </w:pPr>
            <w:bookmarkStart w:id="1189" w:name="_Hlk522721628"/>
            <w:r w:rsidRPr="002008C6">
              <w:rPr>
                <w:rFonts w:ascii="Arial" w:hAnsi="Arial" w:cs="Arial"/>
                <w:color w:val="000000"/>
                <w:sz w:val="20"/>
                <w:szCs w:val="20"/>
                <w:lang w:val="en-US" w:eastAsia="ru-RU"/>
              </w:rPr>
              <w:t xml:space="preserve">ZC_*_PM_S_PLANNER_Y </w:t>
            </w:r>
            <w:bookmarkEnd w:id="1189"/>
          </w:p>
        </w:tc>
        <w:tc>
          <w:tcPr>
            <w:tcW w:w="2793" w:type="pct"/>
            <w:shd w:val="clear" w:color="auto" w:fill="auto"/>
          </w:tcPr>
          <w:p w14:paraId="0280B7BB" w14:textId="77777777" w:rsidR="00183F28" w:rsidRDefault="00183F28" w:rsidP="00183F28">
            <w:pPr>
              <w:jc w:val="left"/>
              <w:rPr>
                <w:ins w:id="1190" w:author="Попова Дарья" w:date="2020-07-24T19:30:00Z"/>
                <w:rFonts w:ascii="Arial" w:hAnsi="Arial" w:cs="Arial"/>
                <w:sz w:val="20"/>
                <w:szCs w:val="20"/>
              </w:rPr>
            </w:pPr>
            <w:r>
              <w:rPr>
                <w:rFonts w:ascii="Arial" w:hAnsi="Arial" w:cs="Arial"/>
                <w:sz w:val="20"/>
                <w:szCs w:val="20"/>
              </w:rPr>
              <w:t>Роль присваивается специалисту, который согласовывает заказы на внеплановые работы ТОиР</w:t>
            </w:r>
            <w:ins w:id="1191" w:author="Попова Дарья" w:date="2020-07-24T19:30:00Z">
              <w:r>
                <w:rPr>
                  <w:rFonts w:ascii="Arial" w:hAnsi="Arial" w:cs="Arial"/>
                  <w:sz w:val="20"/>
                  <w:szCs w:val="20"/>
                </w:rPr>
                <w:t>.</w:t>
              </w:r>
            </w:ins>
          </w:p>
          <w:p w14:paraId="47058503" w14:textId="1F152953" w:rsidR="00183F28" w:rsidRPr="00CC5CD6" w:rsidRDefault="00183F28" w:rsidP="00183F28">
            <w:pPr>
              <w:jc w:val="left"/>
              <w:rPr>
                <w:rFonts w:ascii="Arial" w:hAnsi="Arial" w:cs="Arial"/>
                <w:sz w:val="20"/>
                <w:szCs w:val="20"/>
              </w:rPr>
            </w:pPr>
            <w:ins w:id="1192" w:author="Попова Дарья" w:date="2020-07-24T19:30:00Z">
              <w:r w:rsidRPr="002E238E">
                <w:rPr>
                  <w:rFonts w:ascii="Arial" w:hAnsi="Arial" w:cs="Arial"/>
                  <w:sz w:val="20"/>
                  <w:szCs w:val="20"/>
                </w:rPr>
                <w:t>Выполняет согласование сетевых графиков для воздействий на ЗиС.</w:t>
              </w:r>
            </w:ins>
          </w:p>
        </w:tc>
      </w:tr>
      <w:tr w:rsidR="00183F28" w:rsidRPr="00CC5CD6" w14:paraId="1807EB13" w14:textId="77777777" w:rsidTr="00183F28">
        <w:trPr>
          <w:cantSplit/>
        </w:trPr>
        <w:tc>
          <w:tcPr>
            <w:tcW w:w="915" w:type="pct"/>
            <w:shd w:val="clear" w:color="auto" w:fill="auto"/>
          </w:tcPr>
          <w:p w14:paraId="7810396F" w14:textId="642DC408" w:rsidR="00183F28" w:rsidRPr="00CC5CD6" w:rsidRDefault="00183F28" w:rsidP="00183F28">
            <w:pPr>
              <w:jc w:val="left"/>
              <w:rPr>
                <w:rFonts w:ascii="Arial" w:hAnsi="Arial" w:cs="Arial"/>
                <w:sz w:val="20"/>
                <w:szCs w:val="20"/>
              </w:rPr>
            </w:pPr>
            <w:r w:rsidRPr="003741F8">
              <w:rPr>
                <w:rFonts w:ascii="Arial" w:hAnsi="Arial" w:cs="Arial"/>
                <w:sz w:val="20"/>
                <w:szCs w:val="20"/>
              </w:rPr>
              <w:t xml:space="preserve">МОЛ ТОиР </w:t>
            </w:r>
            <w:r>
              <w:rPr>
                <w:rFonts w:ascii="Arial" w:hAnsi="Arial" w:cs="Arial"/>
                <w:sz w:val="20"/>
                <w:szCs w:val="20"/>
              </w:rPr>
              <w:t xml:space="preserve">УО </w:t>
            </w:r>
          </w:p>
        </w:tc>
        <w:tc>
          <w:tcPr>
            <w:tcW w:w="1292" w:type="pct"/>
            <w:shd w:val="clear" w:color="auto" w:fill="auto"/>
          </w:tcPr>
          <w:p w14:paraId="217851E9" w14:textId="34667D46" w:rsidR="00183F28" w:rsidRPr="002008C6" w:rsidRDefault="00183F28" w:rsidP="00183F28">
            <w:pPr>
              <w:jc w:val="left"/>
              <w:rPr>
                <w:rFonts w:ascii="Arial" w:hAnsi="Arial" w:cs="Arial"/>
                <w:color w:val="000000"/>
                <w:sz w:val="20"/>
                <w:szCs w:val="20"/>
                <w:lang w:val="en-US" w:eastAsia="ru-RU"/>
              </w:rPr>
            </w:pPr>
            <w:r w:rsidRPr="002008C6">
              <w:rPr>
                <w:rFonts w:ascii="Arial" w:hAnsi="Arial" w:cs="Arial"/>
                <w:color w:val="000000"/>
                <w:sz w:val="20"/>
                <w:szCs w:val="20"/>
                <w:lang w:val="en-US" w:eastAsia="ru-RU"/>
              </w:rPr>
              <w:t xml:space="preserve">ZC_*_PM_STOCK_R_Y </w:t>
            </w:r>
          </w:p>
        </w:tc>
        <w:tc>
          <w:tcPr>
            <w:tcW w:w="2793" w:type="pct"/>
            <w:shd w:val="clear" w:color="auto" w:fill="auto"/>
          </w:tcPr>
          <w:p w14:paraId="1FEB116B" w14:textId="77777777" w:rsidR="00183F28" w:rsidRPr="00CC5CD6" w:rsidRDefault="00183F28" w:rsidP="00183F28">
            <w:pPr>
              <w:jc w:val="left"/>
              <w:rPr>
                <w:rFonts w:ascii="Arial" w:hAnsi="Arial" w:cs="Arial"/>
                <w:sz w:val="20"/>
                <w:szCs w:val="20"/>
              </w:rPr>
            </w:pPr>
            <w:r>
              <w:rPr>
                <w:rFonts w:ascii="Arial" w:hAnsi="Arial" w:cs="Arial"/>
                <w:sz w:val="20"/>
                <w:szCs w:val="20"/>
              </w:rPr>
              <w:t>Роль присваивается специалисту, который выдает необходимые для выполнения работ МТР исполнителю работ и подтверждает фактическое количество израсходованных МТР</w:t>
            </w:r>
          </w:p>
        </w:tc>
      </w:tr>
      <w:tr w:rsidR="00183F28" w:rsidRPr="00CC5CD6" w14:paraId="35C00FD9" w14:textId="77777777" w:rsidTr="00183F28">
        <w:trPr>
          <w:cantSplit/>
        </w:trPr>
        <w:tc>
          <w:tcPr>
            <w:tcW w:w="915" w:type="pct"/>
            <w:shd w:val="clear" w:color="auto" w:fill="auto"/>
          </w:tcPr>
          <w:p w14:paraId="02D1EA09" w14:textId="5AE0AF1C" w:rsidR="00183F28" w:rsidRPr="00CC5CD6" w:rsidRDefault="00183F28" w:rsidP="00183F28">
            <w:pPr>
              <w:jc w:val="left"/>
              <w:rPr>
                <w:rFonts w:ascii="Arial" w:hAnsi="Arial" w:cs="Arial"/>
                <w:sz w:val="20"/>
                <w:szCs w:val="20"/>
              </w:rPr>
            </w:pPr>
            <w:r>
              <w:rPr>
                <w:rFonts w:ascii="Arial" w:hAnsi="Arial" w:cs="Arial"/>
                <w:sz w:val="20"/>
                <w:szCs w:val="20"/>
              </w:rPr>
              <w:t>Специалист по учету трудозатрат</w:t>
            </w:r>
            <w:r w:rsidRPr="003741F8">
              <w:rPr>
                <w:rFonts w:ascii="Arial" w:hAnsi="Arial" w:cs="Arial"/>
                <w:sz w:val="20"/>
                <w:szCs w:val="20"/>
              </w:rPr>
              <w:t xml:space="preserve"> ТОиР </w:t>
            </w:r>
            <w:r>
              <w:rPr>
                <w:rFonts w:ascii="Arial" w:hAnsi="Arial" w:cs="Arial"/>
                <w:sz w:val="20"/>
                <w:szCs w:val="20"/>
              </w:rPr>
              <w:t xml:space="preserve">УО </w:t>
            </w:r>
          </w:p>
        </w:tc>
        <w:tc>
          <w:tcPr>
            <w:tcW w:w="1292" w:type="pct"/>
            <w:shd w:val="clear" w:color="auto" w:fill="auto"/>
          </w:tcPr>
          <w:p w14:paraId="4A0BFC3D" w14:textId="45BCBB16" w:rsidR="00183F28" w:rsidRPr="00396716" w:rsidRDefault="00183F28" w:rsidP="00183F28">
            <w:pPr>
              <w:jc w:val="left"/>
              <w:rPr>
                <w:rFonts w:ascii="Arial" w:hAnsi="Arial"/>
                <w:color w:val="000000"/>
                <w:sz w:val="20"/>
                <w:lang w:val="en-US"/>
              </w:rPr>
            </w:pPr>
            <w:r w:rsidRPr="002008C6">
              <w:rPr>
                <w:rFonts w:ascii="Arial" w:hAnsi="Arial" w:cs="Arial"/>
                <w:color w:val="000000"/>
                <w:sz w:val="20"/>
                <w:szCs w:val="20"/>
                <w:lang w:val="en-US" w:eastAsia="ru-RU"/>
              </w:rPr>
              <w:t>ZC_</w:t>
            </w:r>
            <w:r>
              <w:rPr>
                <w:rFonts w:ascii="Arial" w:hAnsi="Arial" w:cs="Arial"/>
                <w:color w:val="000000"/>
                <w:sz w:val="20"/>
                <w:szCs w:val="20"/>
                <w:lang w:eastAsia="ru-RU"/>
              </w:rPr>
              <w:t>*</w:t>
            </w:r>
            <w:r w:rsidRPr="002008C6">
              <w:rPr>
                <w:rFonts w:ascii="Arial" w:hAnsi="Arial" w:cs="Arial"/>
                <w:color w:val="000000"/>
                <w:sz w:val="20"/>
                <w:szCs w:val="20"/>
                <w:lang w:val="en-US" w:eastAsia="ru-RU"/>
              </w:rPr>
              <w:t xml:space="preserve">_PM_CONFIRM_Y </w:t>
            </w:r>
          </w:p>
        </w:tc>
        <w:tc>
          <w:tcPr>
            <w:tcW w:w="2793" w:type="pct"/>
            <w:shd w:val="clear" w:color="auto" w:fill="auto"/>
          </w:tcPr>
          <w:p w14:paraId="48D88701" w14:textId="77777777" w:rsidR="00183F28" w:rsidRPr="00CC5CD6" w:rsidRDefault="00183F28" w:rsidP="00183F28">
            <w:pPr>
              <w:jc w:val="left"/>
              <w:rPr>
                <w:rFonts w:ascii="Arial" w:hAnsi="Arial" w:cs="Arial"/>
                <w:sz w:val="20"/>
                <w:szCs w:val="20"/>
              </w:rPr>
            </w:pPr>
            <w:r>
              <w:rPr>
                <w:rFonts w:ascii="Arial" w:hAnsi="Arial" w:cs="Arial"/>
                <w:sz w:val="20"/>
                <w:szCs w:val="20"/>
              </w:rPr>
              <w:t>Роль присваивается сотруднику, который вводит подтверждение</w:t>
            </w:r>
            <w:r w:rsidRPr="0087093C">
              <w:rPr>
                <w:rFonts w:ascii="Arial" w:hAnsi="Arial" w:cs="Arial"/>
                <w:sz w:val="20"/>
                <w:szCs w:val="20"/>
              </w:rPr>
              <w:t xml:space="preserve"> времени, фактически затраченного на мероприятия ТОиР</w:t>
            </w:r>
          </w:p>
        </w:tc>
      </w:tr>
      <w:tr w:rsidR="00183F28" w:rsidRPr="00CC5CD6" w14:paraId="5CD96E96" w14:textId="77777777" w:rsidTr="00183F28">
        <w:trPr>
          <w:cantSplit/>
        </w:trPr>
        <w:tc>
          <w:tcPr>
            <w:tcW w:w="915" w:type="pct"/>
            <w:shd w:val="clear" w:color="auto" w:fill="auto"/>
          </w:tcPr>
          <w:p w14:paraId="027CB859" w14:textId="74622683" w:rsidR="00183F28" w:rsidRPr="008D480F" w:rsidRDefault="00183F28" w:rsidP="00183F28">
            <w:pPr>
              <w:jc w:val="left"/>
              <w:rPr>
                <w:rFonts w:ascii="Arial" w:hAnsi="Arial" w:cs="Arial"/>
                <w:sz w:val="20"/>
                <w:szCs w:val="20"/>
              </w:rPr>
            </w:pPr>
            <w:r w:rsidRPr="008D480F">
              <w:rPr>
                <w:rFonts w:ascii="Arial" w:hAnsi="Arial" w:cs="Arial"/>
                <w:sz w:val="20"/>
                <w:szCs w:val="20"/>
              </w:rPr>
              <w:t xml:space="preserve">Оператор ТОиР </w:t>
            </w:r>
            <w:r>
              <w:rPr>
                <w:rFonts w:ascii="Arial" w:hAnsi="Arial" w:cs="Arial"/>
                <w:sz w:val="20"/>
                <w:szCs w:val="20"/>
              </w:rPr>
              <w:t xml:space="preserve">УО </w:t>
            </w:r>
          </w:p>
        </w:tc>
        <w:tc>
          <w:tcPr>
            <w:tcW w:w="1292" w:type="pct"/>
            <w:shd w:val="clear" w:color="auto" w:fill="auto"/>
          </w:tcPr>
          <w:p w14:paraId="05B8E9E7" w14:textId="7D0CC774" w:rsidR="00183F28" w:rsidRPr="00480366" w:rsidRDefault="00183F28" w:rsidP="00183F28">
            <w:pPr>
              <w:jc w:val="left"/>
              <w:rPr>
                <w:rFonts w:ascii="Arial" w:hAnsi="Arial" w:cs="Arial"/>
                <w:color w:val="000000"/>
                <w:sz w:val="20"/>
                <w:szCs w:val="20"/>
                <w:lang w:val="en-US" w:eastAsia="ru-RU"/>
              </w:rPr>
            </w:pPr>
            <w:r w:rsidRPr="00005398">
              <w:rPr>
                <w:rFonts w:ascii="Arial" w:hAnsi="Arial" w:cs="Arial"/>
                <w:color w:val="000000"/>
                <w:sz w:val="20"/>
                <w:szCs w:val="20"/>
                <w:lang w:val="en-US" w:eastAsia="ru-RU"/>
              </w:rPr>
              <w:t>ZC_</w:t>
            </w:r>
            <w:r>
              <w:rPr>
                <w:rFonts w:ascii="Arial" w:hAnsi="Arial" w:cs="Arial"/>
                <w:color w:val="000000"/>
                <w:sz w:val="20"/>
                <w:szCs w:val="20"/>
                <w:lang w:eastAsia="ru-RU"/>
              </w:rPr>
              <w:t>*</w:t>
            </w:r>
            <w:r w:rsidRPr="00005398">
              <w:rPr>
                <w:rFonts w:ascii="Arial" w:hAnsi="Arial" w:cs="Arial"/>
                <w:color w:val="000000"/>
                <w:sz w:val="20"/>
                <w:szCs w:val="20"/>
                <w:lang w:val="en-US" w:eastAsia="ru-RU"/>
              </w:rPr>
              <w:t xml:space="preserve">_PM_OPERATOR_Y </w:t>
            </w:r>
          </w:p>
        </w:tc>
        <w:tc>
          <w:tcPr>
            <w:tcW w:w="2793" w:type="pct"/>
            <w:shd w:val="clear" w:color="auto" w:fill="auto"/>
          </w:tcPr>
          <w:p w14:paraId="21F205E9" w14:textId="77777777" w:rsidR="00183F28" w:rsidRDefault="00183F28" w:rsidP="00183F28">
            <w:pPr>
              <w:jc w:val="left"/>
              <w:rPr>
                <w:rFonts w:ascii="Arial" w:hAnsi="Arial" w:cs="Arial"/>
                <w:sz w:val="20"/>
                <w:szCs w:val="20"/>
              </w:rPr>
            </w:pPr>
            <w:r>
              <w:rPr>
                <w:rFonts w:ascii="Arial" w:hAnsi="Arial" w:cs="Arial"/>
                <w:sz w:val="20"/>
                <w:szCs w:val="20"/>
              </w:rPr>
              <w:t>Роль присваивается сотруднику, который производит ежесменный осмотр оборудования</w:t>
            </w:r>
          </w:p>
        </w:tc>
      </w:tr>
      <w:tr w:rsidR="00183F28" w:rsidRPr="00CC5CD6" w14:paraId="19947F27" w14:textId="77777777" w:rsidTr="00183F28">
        <w:trPr>
          <w:cantSplit/>
        </w:trPr>
        <w:tc>
          <w:tcPr>
            <w:tcW w:w="915" w:type="pct"/>
            <w:shd w:val="clear" w:color="auto" w:fill="auto"/>
          </w:tcPr>
          <w:p w14:paraId="61A9EED0" w14:textId="6E4CBB6D" w:rsidR="00183F28" w:rsidRPr="008D480F" w:rsidRDefault="00183F28" w:rsidP="00183F28">
            <w:pPr>
              <w:jc w:val="left"/>
              <w:rPr>
                <w:rFonts w:ascii="Arial" w:hAnsi="Arial" w:cs="Arial"/>
                <w:sz w:val="20"/>
                <w:szCs w:val="20"/>
              </w:rPr>
            </w:pPr>
            <w:r w:rsidRPr="008D480F">
              <w:rPr>
                <w:rFonts w:ascii="Arial" w:hAnsi="Arial" w:cs="Arial"/>
                <w:sz w:val="20"/>
                <w:szCs w:val="20"/>
              </w:rPr>
              <w:t xml:space="preserve">Главный специалист ТОиР </w:t>
            </w:r>
            <w:r>
              <w:rPr>
                <w:rFonts w:ascii="Arial" w:hAnsi="Arial" w:cs="Arial"/>
                <w:sz w:val="20"/>
                <w:szCs w:val="20"/>
              </w:rPr>
              <w:t xml:space="preserve">УО </w:t>
            </w:r>
          </w:p>
        </w:tc>
        <w:tc>
          <w:tcPr>
            <w:tcW w:w="1292" w:type="pct"/>
            <w:shd w:val="clear" w:color="auto" w:fill="auto"/>
          </w:tcPr>
          <w:p w14:paraId="4F3B95DA" w14:textId="1463425C" w:rsidR="00183F28" w:rsidRPr="005274C3" w:rsidRDefault="00183F28" w:rsidP="00183F28">
            <w:pPr>
              <w:jc w:val="left"/>
              <w:rPr>
                <w:rFonts w:ascii="Arial" w:hAnsi="Arial" w:cs="Arial"/>
                <w:color w:val="000000"/>
                <w:sz w:val="20"/>
                <w:szCs w:val="20"/>
                <w:lang w:val="en-US" w:eastAsia="ru-RU"/>
              </w:rPr>
            </w:pPr>
            <w:r w:rsidRPr="00005398">
              <w:rPr>
                <w:rFonts w:ascii="Arial" w:hAnsi="Arial" w:cs="Arial"/>
                <w:color w:val="000000"/>
                <w:sz w:val="20"/>
                <w:szCs w:val="20"/>
                <w:lang w:val="en-US" w:eastAsia="ru-RU"/>
              </w:rPr>
              <w:t>ZC_</w:t>
            </w:r>
            <w:r w:rsidRPr="002008C6">
              <w:rPr>
                <w:rFonts w:ascii="Arial" w:hAnsi="Arial" w:cs="Arial"/>
                <w:color w:val="000000"/>
                <w:sz w:val="20"/>
                <w:szCs w:val="20"/>
                <w:lang w:val="en-US" w:eastAsia="ru-RU"/>
              </w:rPr>
              <w:t>*</w:t>
            </w:r>
            <w:r w:rsidRPr="00005398">
              <w:rPr>
                <w:rFonts w:ascii="Arial" w:hAnsi="Arial" w:cs="Arial"/>
                <w:color w:val="000000"/>
                <w:sz w:val="20"/>
                <w:szCs w:val="20"/>
                <w:lang w:val="en-US" w:eastAsia="ru-RU"/>
              </w:rPr>
              <w:t xml:space="preserve">_PM_PP_SPEC_Y </w:t>
            </w:r>
          </w:p>
        </w:tc>
        <w:tc>
          <w:tcPr>
            <w:tcW w:w="2793" w:type="pct"/>
            <w:shd w:val="clear" w:color="auto" w:fill="auto"/>
          </w:tcPr>
          <w:p w14:paraId="3BF0A270" w14:textId="77777777" w:rsidR="00183F28" w:rsidRDefault="00183F28" w:rsidP="00183F28">
            <w:pPr>
              <w:jc w:val="left"/>
              <w:rPr>
                <w:rFonts w:ascii="Arial" w:hAnsi="Arial" w:cs="Arial"/>
                <w:sz w:val="20"/>
                <w:szCs w:val="20"/>
              </w:rPr>
            </w:pPr>
            <w:r>
              <w:rPr>
                <w:rFonts w:ascii="Arial" w:hAnsi="Arial" w:cs="Arial"/>
                <w:sz w:val="20"/>
                <w:szCs w:val="20"/>
              </w:rPr>
              <w:t>Роль присваивается сотруднику, который выполняет согласование внеплановых заказов ТОРО</w:t>
            </w:r>
          </w:p>
        </w:tc>
      </w:tr>
    </w:tbl>
    <w:p w14:paraId="70DEB430" w14:textId="77777777" w:rsidR="009E28A6" w:rsidRPr="00CC5CD6" w:rsidRDefault="009E28A6" w:rsidP="009E28A6">
      <w:pPr>
        <w:pStyle w:val="afff2"/>
        <w:rPr>
          <w:rFonts w:ascii="Arial" w:eastAsia="Calibri" w:hAnsi="Arial" w:cs="Arial"/>
          <w:sz w:val="22"/>
          <w:szCs w:val="24"/>
          <w:lang w:eastAsia="ru-RU"/>
        </w:rPr>
      </w:pPr>
    </w:p>
    <w:p w14:paraId="2AB3780B" w14:textId="77777777" w:rsidR="009E28A6" w:rsidRPr="00CC5CD6" w:rsidRDefault="009E28A6" w:rsidP="009E28A6">
      <w:pPr>
        <w:spacing w:after="240" w:line="276" w:lineRule="auto"/>
        <w:ind w:firstLine="567"/>
        <w:rPr>
          <w:rFonts w:ascii="Arial" w:hAnsi="Arial" w:cs="Arial"/>
        </w:rPr>
      </w:pPr>
      <w:r>
        <w:rPr>
          <w:rFonts w:ascii="Arial" w:hAnsi="Arial" w:cs="Arial"/>
        </w:rPr>
        <w:t>В таблице перечислены</w:t>
      </w:r>
      <w:r w:rsidRPr="00CC5CD6">
        <w:rPr>
          <w:rFonts w:ascii="Arial" w:hAnsi="Arial" w:cs="Arial"/>
        </w:rPr>
        <w:t xml:space="preserve"> только бизнес-роли, указанные в модели БП.</w:t>
      </w:r>
    </w:p>
    <w:p w14:paraId="42111955" w14:textId="77777777" w:rsidR="0042305B" w:rsidRDefault="009E28A6" w:rsidP="0042305B">
      <w:pPr>
        <w:spacing w:after="120" w:line="276" w:lineRule="auto"/>
        <w:ind w:firstLine="567"/>
        <w:rPr>
          <w:rFonts w:ascii="Arial" w:eastAsia="Calibri" w:hAnsi="Arial" w:cs="Arial"/>
        </w:rPr>
      </w:pPr>
      <w:r w:rsidRPr="00CC5CD6">
        <w:rPr>
          <w:rFonts w:ascii="Arial" w:hAnsi="Arial" w:cs="Arial"/>
        </w:rPr>
        <w:t>Детальный</w:t>
      </w:r>
      <w:r w:rsidRPr="00CC5CD6">
        <w:rPr>
          <w:rFonts w:ascii="Arial" w:eastAsia="Calibri" w:hAnsi="Arial" w:cs="Arial"/>
        </w:rPr>
        <w:t xml:space="preserve"> состав Ролей и полномочий отражен в Приложении РП1-6: Роли и Полн</w:t>
      </w:r>
      <w:r w:rsidR="0042305B">
        <w:rPr>
          <w:rFonts w:ascii="Arial" w:eastAsia="Calibri" w:hAnsi="Arial" w:cs="Arial"/>
        </w:rPr>
        <w:t>омочия. В приложениях отражены:</w:t>
      </w:r>
    </w:p>
    <w:p w14:paraId="2505BBD4" w14:textId="77777777" w:rsidR="0042305B" w:rsidRDefault="0042305B" w:rsidP="0042305B">
      <w:pPr>
        <w:spacing w:after="120" w:line="276" w:lineRule="auto"/>
        <w:ind w:firstLine="567"/>
        <w:rPr>
          <w:rFonts w:ascii="Arial" w:eastAsia="Calibri" w:hAnsi="Arial" w:cs="Arial"/>
        </w:rPr>
      </w:pPr>
      <w:r>
        <w:rPr>
          <w:rFonts w:ascii="Arial" w:eastAsia="Calibri" w:hAnsi="Arial" w:cs="Arial"/>
        </w:rPr>
        <w:t xml:space="preserve">- </w:t>
      </w:r>
      <w:r w:rsidR="009E28A6" w:rsidRPr="00CC5CD6">
        <w:rPr>
          <w:rFonts w:ascii="Arial" w:eastAsia="Calibri" w:hAnsi="Arial" w:cs="Arial"/>
        </w:rPr>
        <w:t>Состав Функциональных и Локализованных ролей;</w:t>
      </w:r>
    </w:p>
    <w:p w14:paraId="680387B5" w14:textId="77777777" w:rsidR="0042305B" w:rsidRDefault="0042305B" w:rsidP="0042305B">
      <w:pPr>
        <w:spacing w:after="120" w:line="276" w:lineRule="auto"/>
        <w:ind w:firstLine="567"/>
        <w:rPr>
          <w:rFonts w:ascii="Arial" w:eastAsia="Calibri" w:hAnsi="Arial" w:cs="Arial"/>
        </w:rPr>
      </w:pPr>
      <w:r>
        <w:rPr>
          <w:rFonts w:ascii="Arial" w:eastAsia="Calibri" w:hAnsi="Arial" w:cs="Arial"/>
        </w:rPr>
        <w:t xml:space="preserve">- </w:t>
      </w:r>
      <w:r w:rsidR="009E28A6" w:rsidRPr="00CC5CD6">
        <w:rPr>
          <w:rFonts w:ascii="Arial" w:eastAsia="Calibri" w:hAnsi="Arial" w:cs="Arial"/>
        </w:rPr>
        <w:t>Состав Шаблонных ролей;</w:t>
      </w:r>
    </w:p>
    <w:p w14:paraId="6A7A26D5" w14:textId="77777777" w:rsidR="0042305B" w:rsidRDefault="0042305B" w:rsidP="0042305B">
      <w:pPr>
        <w:spacing w:after="120" w:line="276" w:lineRule="auto"/>
        <w:ind w:firstLine="567"/>
        <w:rPr>
          <w:rFonts w:ascii="Arial" w:eastAsia="Calibri" w:hAnsi="Arial" w:cs="Arial"/>
        </w:rPr>
      </w:pPr>
      <w:r>
        <w:rPr>
          <w:rFonts w:ascii="Arial" w:eastAsia="Calibri" w:hAnsi="Arial" w:cs="Arial"/>
        </w:rPr>
        <w:t xml:space="preserve">- </w:t>
      </w:r>
      <w:r w:rsidR="009E28A6" w:rsidRPr="00CC5CD6">
        <w:rPr>
          <w:rFonts w:ascii="Arial" w:eastAsia="Calibri" w:hAnsi="Arial" w:cs="Arial"/>
        </w:rPr>
        <w:t>Привязка ролей к шагам процесса;</w:t>
      </w:r>
    </w:p>
    <w:p w14:paraId="6B30B1C9" w14:textId="77777777" w:rsidR="0042305B" w:rsidRDefault="0042305B" w:rsidP="0042305B">
      <w:pPr>
        <w:spacing w:after="120" w:line="276" w:lineRule="auto"/>
        <w:ind w:firstLine="567"/>
        <w:rPr>
          <w:rFonts w:ascii="Arial" w:eastAsia="Calibri" w:hAnsi="Arial" w:cs="Arial"/>
        </w:rPr>
      </w:pPr>
      <w:r>
        <w:rPr>
          <w:rFonts w:ascii="Arial" w:eastAsia="Calibri" w:hAnsi="Arial" w:cs="Arial"/>
        </w:rPr>
        <w:t xml:space="preserve">- </w:t>
      </w:r>
      <w:r w:rsidR="009E28A6" w:rsidRPr="00CC5CD6">
        <w:rPr>
          <w:rFonts w:ascii="Arial" w:eastAsia="Calibri" w:hAnsi="Arial" w:cs="Arial"/>
        </w:rPr>
        <w:t>Детальная разбивка по Организационным уровням;</w:t>
      </w:r>
    </w:p>
    <w:p w14:paraId="46216840" w14:textId="77777777" w:rsidR="009E28A6" w:rsidRPr="00CC5CD6" w:rsidRDefault="0042305B" w:rsidP="0042305B">
      <w:pPr>
        <w:spacing w:after="240" w:line="276" w:lineRule="auto"/>
        <w:ind w:firstLine="567"/>
        <w:rPr>
          <w:rFonts w:ascii="Arial" w:eastAsia="Calibri" w:hAnsi="Arial" w:cs="Arial"/>
        </w:rPr>
      </w:pPr>
      <w:r>
        <w:rPr>
          <w:rFonts w:ascii="Arial" w:eastAsia="Calibri" w:hAnsi="Arial" w:cs="Arial"/>
        </w:rPr>
        <w:t xml:space="preserve">- </w:t>
      </w:r>
      <w:r w:rsidR="009E28A6" w:rsidRPr="00CC5CD6">
        <w:rPr>
          <w:rFonts w:ascii="Arial" w:eastAsia="Calibri" w:hAnsi="Arial" w:cs="Arial"/>
        </w:rPr>
        <w:t>Локализация Функциональных ролей.</w:t>
      </w:r>
    </w:p>
    <w:p w14:paraId="0AA93F63" w14:textId="77777777" w:rsidR="009E28A6" w:rsidRPr="00CC5CD6" w:rsidRDefault="009E28A6" w:rsidP="009E28A6">
      <w:pPr>
        <w:spacing w:after="240" w:line="276" w:lineRule="auto"/>
        <w:ind w:firstLine="567"/>
        <w:rPr>
          <w:rFonts w:ascii="Arial" w:eastAsia="Calibri" w:hAnsi="Arial" w:cs="Arial"/>
        </w:rPr>
      </w:pPr>
      <w:r w:rsidRPr="00CC5CD6">
        <w:rPr>
          <w:rFonts w:ascii="Arial" w:hAnsi="Arial" w:cs="Arial"/>
        </w:rPr>
        <w:t>Функциональные</w:t>
      </w:r>
      <w:r w:rsidRPr="00CC5CD6">
        <w:rPr>
          <w:rFonts w:ascii="Arial" w:eastAsia="Calibri" w:hAnsi="Arial" w:cs="Arial"/>
        </w:rPr>
        <w:t xml:space="preserve"> роли отражены на схемах бизнес-процессов </w:t>
      </w:r>
      <w:r w:rsidRPr="00CC5CD6">
        <w:rPr>
          <w:rFonts w:ascii="Arial" w:eastAsia="Calibri" w:hAnsi="Arial" w:cs="Arial"/>
          <w:lang w:val="en-US"/>
        </w:rPr>
        <w:t>ARIS</w:t>
      </w:r>
      <w:r w:rsidRPr="00CC5CD6">
        <w:rPr>
          <w:rFonts w:ascii="Arial" w:eastAsia="Calibri" w:hAnsi="Arial" w:cs="Arial"/>
        </w:rPr>
        <w:t xml:space="preserve"> в соответствии с соглашением о моделировании. </w:t>
      </w:r>
    </w:p>
    <w:p w14:paraId="19F16E2B" w14:textId="77777777" w:rsidR="009E28A6" w:rsidRPr="00CC5CD6" w:rsidRDefault="009E28A6" w:rsidP="009E28A6">
      <w:pPr>
        <w:spacing w:after="240" w:line="276" w:lineRule="auto"/>
        <w:ind w:firstLine="567"/>
        <w:rPr>
          <w:rFonts w:ascii="Arial" w:eastAsia="Calibri" w:hAnsi="Arial" w:cs="Arial"/>
        </w:rPr>
      </w:pPr>
      <w:r w:rsidRPr="00CC5CD6">
        <w:rPr>
          <w:rFonts w:ascii="Arial" w:eastAsia="Calibri" w:hAnsi="Arial" w:cs="Arial"/>
        </w:rPr>
        <w:t xml:space="preserve">При </w:t>
      </w:r>
      <w:r w:rsidRPr="00CC5CD6">
        <w:rPr>
          <w:rFonts w:ascii="Arial" w:hAnsi="Arial" w:cs="Arial"/>
        </w:rPr>
        <w:t>создании</w:t>
      </w:r>
      <w:r w:rsidRPr="00CC5CD6">
        <w:rPr>
          <w:rFonts w:ascii="Arial" w:eastAsia="Calibri" w:hAnsi="Arial" w:cs="Arial"/>
        </w:rPr>
        <w:t xml:space="preserve"> ролей </w:t>
      </w:r>
      <w:r>
        <w:rPr>
          <w:rFonts w:ascii="Arial" w:eastAsia="Calibri" w:hAnsi="Arial" w:cs="Arial"/>
        </w:rPr>
        <w:t>соблюдается</w:t>
      </w:r>
      <w:r w:rsidRPr="00CC5CD6">
        <w:rPr>
          <w:rFonts w:ascii="Arial" w:eastAsia="Calibri" w:hAnsi="Arial" w:cs="Arial"/>
        </w:rPr>
        <w:t xml:space="preserve"> принцип разделения полномочий. Создаваемые роли проверены на отсутствие конфликтов разделения полномочий в соответствии с </w:t>
      </w:r>
      <w:r w:rsidRPr="00CC5CD6">
        <w:rPr>
          <w:rFonts w:ascii="Arial" w:eastAsia="Calibri" w:hAnsi="Arial" w:cs="Arial"/>
          <w:lang w:val="en-US"/>
        </w:rPr>
        <w:t>SoD</w:t>
      </w:r>
      <w:r w:rsidRPr="00CC5CD6">
        <w:rPr>
          <w:rFonts w:ascii="Arial" w:eastAsia="Calibri" w:hAnsi="Arial" w:cs="Arial"/>
        </w:rPr>
        <w:t>-матрицей из раздела</w:t>
      </w:r>
      <w:r>
        <w:rPr>
          <w:rFonts w:ascii="Arial" w:eastAsia="Calibri" w:hAnsi="Arial" w:cs="Arial"/>
        </w:rPr>
        <w:t xml:space="preserve"> 5.4.2</w:t>
      </w:r>
      <w:r w:rsidRPr="00CC5CD6">
        <w:rPr>
          <w:rFonts w:ascii="Arial" w:eastAsia="Calibri" w:hAnsi="Arial" w:cs="Arial"/>
        </w:rPr>
        <w:t xml:space="preserve"> «Разделение полномочий».</w:t>
      </w:r>
    </w:p>
    <w:p w14:paraId="5E1C19BF" w14:textId="77777777" w:rsidR="009E28A6" w:rsidRPr="00BE014D" w:rsidRDefault="009E28A6" w:rsidP="009E28A6">
      <w:pPr>
        <w:pStyle w:val="2"/>
        <w:keepNext/>
        <w:keepLines/>
        <w:spacing w:before="160" w:after="120" w:line="276" w:lineRule="auto"/>
        <w:rPr>
          <w:rFonts w:eastAsiaTheme="majorEastAsia" w:cstheme="majorBidi"/>
          <w:bCs w:val="0"/>
          <w:iCs w:val="0"/>
          <w:szCs w:val="26"/>
        </w:rPr>
      </w:pPr>
      <w:bookmarkStart w:id="1193" w:name="_Toc521512741"/>
      <w:bookmarkStart w:id="1194" w:name="_Toc522014222"/>
      <w:bookmarkStart w:id="1195" w:name="_Toc38890365"/>
      <w:r w:rsidRPr="00BE014D">
        <w:rPr>
          <w:rFonts w:eastAsiaTheme="majorEastAsia" w:cstheme="majorBidi"/>
          <w:bCs w:val="0"/>
          <w:iCs w:val="0"/>
          <w:szCs w:val="26"/>
        </w:rPr>
        <w:lastRenderedPageBreak/>
        <w:t>Риски и контрольные процедуры</w:t>
      </w:r>
      <w:bookmarkEnd w:id="1193"/>
      <w:bookmarkEnd w:id="1194"/>
      <w:bookmarkEnd w:id="1195"/>
    </w:p>
    <w:p w14:paraId="68B1E291" w14:textId="77777777" w:rsidR="001412D7" w:rsidRPr="00BE014D" w:rsidRDefault="001412D7">
      <w:pPr>
        <w:pStyle w:val="3"/>
      </w:pPr>
      <w:bookmarkStart w:id="1196" w:name="_Toc522714293"/>
      <w:bookmarkStart w:id="1197" w:name="_Toc522793434"/>
      <w:bookmarkStart w:id="1198" w:name="_Toc522806109"/>
      <w:bookmarkStart w:id="1199" w:name="_Toc522806242"/>
      <w:bookmarkStart w:id="1200" w:name="_Toc522806375"/>
      <w:bookmarkStart w:id="1201" w:name="_Toc522806508"/>
      <w:bookmarkStart w:id="1202" w:name="_Toc522830778"/>
      <w:bookmarkStart w:id="1203" w:name="_Toc522830909"/>
      <w:bookmarkStart w:id="1204" w:name="_Toc522872383"/>
      <w:bookmarkStart w:id="1205" w:name="_Toc522876875"/>
      <w:bookmarkStart w:id="1206" w:name="_Toc522877004"/>
      <w:bookmarkStart w:id="1207" w:name="_Toc523129418"/>
      <w:bookmarkStart w:id="1208" w:name="_Toc523134650"/>
      <w:bookmarkStart w:id="1209" w:name="_Toc523135450"/>
      <w:bookmarkStart w:id="1210" w:name="_Toc523749047"/>
      <w:bookmarkStart w:id="1211" w:name="_Toc523840751"/>
      <w:bookmarkStart w:id="1212" w:name="_Toc524012241"/>
      <w:bookmarkStart w:id="1213" w:name="_Toc524425048"/>
      <w:bookmarkStart w:id="1214" w:name="_Toc524539822"/>
      <w:bookmarkStart w:id="1215" w:name="_Toc524972786"/>
      <w:bookmarkStart w:id="1216" w:name="_Toc524972915"/>
      <w:bookmarkStart w:id="1217" w:name="_Toc525631788"/>
      <w:bookmarkStart w:id="1218" w:name="_Toc525631917"/>
      <w:bookmarkStart w:id="1219" w:name="_Toc525636409"/>
      <w:bookmarkStart w:id="1220" w:name="_Toc525636538"/>
      <w:bookmarkStart w:id="1221" w:name="_Toc37447409"/>
      <w:bookmarkStart w:id="1222" w:name="_Toc38890366"/>
      <w:bookmarkStart w:id="1223" w:name="_Toc522714294"/>
      <w:bookmarkStart w:id="1224" w:name="_Toc522793435"/>
      <w:bookmarkStart w:id="1225" w:name="_Toc522806110"/>
      <w:bookmarkStart w:id="1226" w:name="_Toc522806243"/>
      <w:bookmarkStart w:id="1227" w:name="_Toc522806376"/>
      <w:bookmarkStart w:id="1228" w:name="_Toc522806509"/>
      <w:bookmarkStart w:id="1229" w:name="_Toc522830779"/>
      <w:bookmarkStart w:id="1230" w:name="_Toc522830910"/>
      <w:bookmarkStart w:id="1231" w:name="_Toc522872384"/>
      <w:bookmarkStart w:id="1232" w:name="_Toc522876876"/>
      <w:bookmarkStart w:id="1233" w:name="_Toc522877005"/>
      <w:bookmarkStart w:id="1234" w:name="_Toc523129419"/>
      <w:bookmarkStart w:id="1235" w:name="_Toc523134651"/>
      <w:bookmarkStart w:id="1236" w:name="_Toc523135451"/>
      <w:bookmarkStart w:id="1237" w:name="_Toc523749048"/>
      <w:bookmarkStart w:id="1238" w:name="_Toc523840752"/>
      <w:bookmarkStart w:id="1239" w:name="_Toc524012242"/>
      <w:bookmarkStart w:id="1240" w:name="_Toc524425049"/>
      <w:bookmarkStart w:id="1241" w:name="_Toc524539823"/>
      <w:bookmarkStart w:id="1242" w:name="_Toc524972787"/>
      <w:bookmarkStart w:id="1243" w:name="_Toc524972916"/>
      <w:bookmarkStart w:id="1244" w:name="_Toc525631789"/>
      <w:bookmarkStart w:id="1245" w:name="_Toc525631918"/>
      <w:bookmarkStart w:id="1246" w:name="_Toc525636410"/>
      <w:bookmarkStart w:id="1247" w:name="_Toc525636539"/>
      <w:bookmarkStart w:id="1248" w:name="_Toc37447410"/>
      <w:bookmarkStart w:id="1249" w:name="_Toc38890367"/>
      <w:bookmarkStart w:id="1250" w:name="_Toc38890368"/>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r w:rsidRPr="00BE014D">
        <w:t>Риски и контроли</w:t>
      </w:r>
      <w:bookmarkEnd w:id="1250"/>
    </w:p>
    <w:p w14:paraId="0B4DBEED" w14:textId="77777777" w:rsidR="001412D7" w:rsidRDefault="001412D7" w:rsidP="001412D7">
      <w:pPr>
        <w:spacing w:after="240" w:line="276" w:lineRule="auto"/>
        <w:ind w:firstLine="567"/>
        <w:rPr>
          <w:rFonts w:ascii="Arial" w:eastAsia="Calibri" w:hAnsi="Arial" w:cs="Arial"/>
        </w:rPr>
      </w:pPr>
      <w:r>
        <w:rPr>
          <w:rFonts w:ascii="Arial" w:eastAsia="Calibri" w:hAnsi="Arial" w:cs="Arial"/>
        </w:rPr>
        <w:t xml:space="preserve">Риски и контрольные процедуры отражаются на схемах бизнес-процессов ARIS в соответствии с соглашением о моделировании. </w:t>
      </w:r>
    </w:p>
    <w:p w14:paraId="40A2534E" w14:textId="77777777" w:rsidR="001412D7" w:rsidRDefault="001412D7" w:rsidP="001412D7">
      <w:pPr>
        <w:spacing w:after="240" w:line="276" w:lineRule="auto"/>
        <w:ind w:firstLine="567"/>
        <w:rPr>
          <w:rFonts w:ascii="Arial" w:eastAsia="Calibri" w:hAnsi="Arial" w:cs="Arial"/>
        </w:rPr>
      </w:pPr>
      <w:r>
        <w:rPr>
          <w:rFonts w:ascii="Arial" w:eastAsia="Calibri" w:hAnsi="Arial" w:cs="Arial"/>
        </w:rPr>
        <w:t>Детально риски и контрольные процедуры описываются в Приложение № РиК1. Матрица рисков и контрольных процедур (МРиКП), включая (при необходимости) мониторинговые контрольные процедуры, предложенные к реализации в SAP GRC Process Control.</w:t>
      </w:r>
    </w:p>
    <w:p w14:paraId="2E629C92" w14:textId="77777777" w:rsidR="001412D7" w:rsidRDefault="001412D7" w:rsidP="001412D7">
      <w:pPr>
        <w:spacing w:after="240" w:line="276" w:lineRule="auto"/>
        <w:ind w:firstLine="567"/>
        <w:rPr>
          <w:rFonts w:ascii="Arial" w:eastAsia="Calibri" w:hAnsi="Arial" w:cs="Arial"/>
        </w:rPr>
      </w:pPr>
      <w:r>
        <w:rPr>
          <w:rFonts w:ascii="Arial" w:eastAsia="Calibri" w:hAnsi="Arial" w:cs="Arial"/>
        </w:rPr>
        <w:t>В случае разработки компенсирующих контрольных процедур для снижения рисков разделения полномочий, они будут добавлены в Сводную матрицу рисков и контрольных процедур на этапе присвоения ролей конечным пользователям перед продуктивным стартом системы SAP S/4 HANA.</w:t>
      </w:r>
    </w:p>
    <w:p w14:paraId="181D6096" w14:textId="63706E79" w:rsidR="001412D7" w:rsidRDefault="001412D7" w:rsidP="001412D7">
      <w:pPr>
        <w:pStyle w:val="a8"/>
        <w:keepNext/>
        <w:spacing w:before="0" w:beforeAutospacing="0" w:after="120" w:afterAutospacing="0" w:line="276" w:lineRule="auto"/>
        <w:jc w:val="right"/>
        <w:rPr>
          <w:rFonts w:ascii="Arial" w:hAnsi="Arial" w:cs="Arial"/>
          <w:b/>
          <w:sz w:val="22"/>
        </w:rPr>
      </w:pPr>
      <w:r>
        <w:rPr>
          <w:rFonts w:ascii="Arial" w:hAnsi="Arial" w:cs="Arial"/>
          <w:b/>
          <w:sz w:val="22"/>
        </w:rPr>
        <w:t>Таблица РиК1. Контрольные процедуры бизнес-процессов</w:t>
      </w:r>
    </w:p>
    <w:tbl>
      <w:tblPr>
        <w:tblW w:w="5014" w:type="pct"/>
        <w:tblInd w:w="-1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408"/>
        <w:gridCol w:w="1843"/>
        <w:gridCol w:w="5953"/>
      </w:tblGrid>
      <w:tr w:rsidR="00AC0945" w14:paraId="58CF7BEA" w14:textId="77777777" w:rsidTr="00986FF4">
        <w:trPr>
          <w:cantSplit/>
          <w:trHeight w:val="397"/>
          <w:tblHeader/>
        </w:trPr>
        <w:tc>
          <w:tcPr>
            <w:tcW w:w="1180" w:type="pct"/>
            <w:tcBorders>
              <w:top w:val="single" w:sz="12" w:space="0" w:color="auto"/>
              <w:left w:val="single" w:sz="12" w:space="0" w:color="auto"/>
              <w:bottom w:val="single" w:sz="6" w:space="0" w:color="auto"/>
              <w:right w:val="single" w:sz="6" w:space="0" w:color="auto"/>
            </w:tcBorders>
            <w:shd w:val="clear" w:color="auto" w:fill="FFC000"/>
            <w:vAlign w:val="center"/>
            <w:hideMark/>
          </w:tcPr>
          <w:p w14:paraId="4634A371" w14:textId="77777777" w:rsidR="00AC0945" w:rsidRDefault="00AC0945" w:rsidP="00986FF4">
            <w:pPr>
              <w:suppressAutoHyphens/>
              <w:spacing w:line="276" w:lineRule="auto"/>
              <w:jc w:val="left"/>
              <w:rPr>
                <w:rFonts w:ascii="Arial" w:hAnsi="Arial" w:cs="Arial"/>
                <w:b/>
                <w:sz w:val="20"/>
                <w:szCs w:val="20"/>
              </w:rPr>
            </w:pPr>
            <w:r>
              <w:rPr>
                <w:rFonts w:ascii="Arial" w:hAnsi="Arial" w:cs="Arial"/>
                <w:b/>
                <w:sz w:val="20"/>
                <w:szCs w:val="20"/>
              </w:rPr>
              <w:t>Номер и название шага</w:t>
            </w:r>
          </w:p>
        </w:tc>
        <w:tc>
          <w:tcPr>
            <w:tcW w:w="903" w:type="pct"/>
            <w:tcBorders>
              <w:top w:val="single" w:sz="12" w:space="0" w:color="auto"/>
              <w:left w:val="single" w:sz="6" w:space="0" w:color="auto"/>
              <w:bottom w:val="single" w:sz="6" w:space="0" w:color="auto"/>
              <w:right w:val="single" w:sz="6" w:space="0" w:color="auto"/>
            </w:tcBorders>
            <w:shd w:val="clear" w:color="auto" w:fill="FFC000"/>
            <w:vAlign w:val="center"/>
            <w:hideMark/>
          </w:tcPr>
          <w:p w14:paraId="6C6EFF4A" w14:textId="77777777" w:rsidR="00AC0945" w:rsidRDefault="00AC0945" w:rsidP="00986FF4">
            <w:pPr>
              <w:suppressAutoHyphens/>
              <w:spacing w:line="276" w:lineRule="auto"/>
              <w:jc w:val="left"/>
              <w:rPr>
                <w:rFonts w:ascii="Arial" w:hAnsi="Arial" w:cs="Arial"/>
                <w:b/>
                <w:sz w:val="20"/>
                <w:szCs w:val="20"/>
              </w:rPr>
            </w:pPr>
            <w:r>
              <w:rPr>
                <w:rFonts w:ascii="Arial" w:hAnsi="Arial" w:cs="Arial"/>
                <w:b/>
                <w:sz w:val="20"/>
                <w:szCs w:val="20"/>
              </w:rPr>
              <w:t>Номер КП</w:t>
            </w:r>
          </w:p>
        </w:tc>
        <w:tc>
          <w:tcPr>
            <w:tcW w:w="2917" w:type="pct"/>
            <w:tcBorders>
              <w:top w:val="single" w:sz="12" w:space="0" w:color="auto"/>
              <w:left w:val="single" w:sz="6" w:space="0" w:color="auto"/>
              <w:bottom w:val="single" w:sz="6" w:space="0" w:color="auto"/>
              <w:right w:val="single" w:sz="12" w:space="0" w:color="auto"/>
            </w:tcBorders>
            <w:shd w:val="clear" w:color="auto" w:fill="FFC000"/>
            <w:vAlign w:val="center"/>
            <w:hideMark/>
          </w:tcPr>
          <w:p w14:paraId="7944A088" w14:textId="77777777" w:rsidR="00AC0945" w:rsidRDefault="00AC0945" w:rsidP="00986FF4">
            <w:pPr>
              <w:suppressAutoHyphens/>
              <w:spacing w:line="276" w:lineRule="auto"/>
              <w:jc w:val="left"/>
              <w:rPr>
                <w:rFonts w:ascii="Arial" w:hAnsi="Arial" w:cs="Arial"/>
                <w:b/>
                <w:sz w:val="20"/>
                <w:szCs w:val="20"/>
              </w:rPr>
            </w:pPr>
            <w:r>
              <w:rPr>
                <w:rFonts w:ascii="Arial" w:hAnsi="Arial" w:cs="Arial"/>
                <w:b/>
                <w:sz w:val="20"/>
                <w:szCs w:val="20"/>
              </w:rPr>
              <w:t>Название КП</w:t>
            </w:r>
          </w:p>
        </w:tc>
      </w:tr>
      <w:tr w:rsidR="00AC0945" w14:paraId="4BEF4337" w14:textId="77777777" w:rsidTr="00986F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trHeight w:val="492"/>
        </w:trPr>
        <w:tc>
          <w:tcPr>
            <w:tcW w:w="1180" w:type="pct"/>
            <w:tcBorders>
              <w:top w:val="single" w:sz="6" w:space="0" w:color="auto"/>
              <w:left w:val="single" w:sz="6" w:space="0" w:color="auto"/>
              <w:bottom w:val="single" w:sz="6" w:space="0" w:color="auto"/>
              <w:right w:val="single" w:sz="6" w:space="0" w:color="auto"/>
            </w:tcBorders>
            <w:vAlign w:val="center"/>
          </w:tcPr>
          <w:p w14:paraId="2AD19940" w14:textId="77777777" w:rsidR="00AC0945" w:rsidRDefault="00AC0945" w:rsidP="00986FF4">
            <w:pPr>
              <w:autoSpaceDE w:val="0"/>
              <w:autoSpaceDN w:val="0"/>
              <w:adjustRightInd w:val="0"/>
              <w:jc w:val="left"/>
              <w:rPr>
                <w:rFonts w:ascii="Calibri" w:eastAsiaTheme="minorHAnsi" w:hAnsi="Calibri" w:cs="Calibri"/>
                <w:color w:val="000000"/>
                <w:sz w:val="22"/>
              </w:rPr>
            </w:pPr>
            <w:r w:rsidRPr="009F0AA4">
              <w:rPr>
                <w:rFonts w:ascii="Calibri" w:eastAsiaTheme="minorHAnsi" w:hAnsi="Calibri" w:cs="Calibri"/>
                <w:color w:val="000000"/>
                <w:sz w:val="22"/>
              </w:rPr>
              <w:t>ПП-07.03.03.01-ERP-</w:t>
            </w:r>
            <w:r>
              <w:rPr>
                <w:rFonts w:ascii="Calibri" w:eastAsiaTheme="minorHAnsi" w:hAnsi="Calibri" w:cs="Calibri"/>
                <w:color w:val="000000"/>
                <w:sz w:val="22"/>
              </w:rPr>
              <w:t>10</w:t>
            </w:r>
          </w:p>
        </w:tc>
        <w:tc>
          <w:tcPr>
            <w:tcW w:w="903" w:type="pct"/>
            <w:tcBorders>
              <w:top w:val="single" w:sz="6" w:space="0" w:color="auto"/>
              <w:left w:val="single" w:sz="6" w:space="0" w:color="auto"/>
              <w:bottom w:val="single" w:sz="6" w:space="0" w:color="auto"/>
              <w:right w:val="single" w:sz="6" w:space="0" w:color="auto"/>
            </w:tcBorders>
            <w:vAlign w:val="center"/>
          </w:tcPr>
          <w:p w14:paraId="45F0EC8A"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C.ПП-07.03-020</w:t>
            </w:r>
          </w:p>
        </w:tc>
        <w:tc>
          <w:tcPr>
            <w:tcW w:w="2917" w:type="pct"/>
            <w:tcBorders>
              <w:top w:val="single" w:sz="6" w:space="0" w:color="auto"/>
              <w:left w:val="single" w:sz="6" w:space="0" w:color="auto"/>
              <w:bottom w:val="single" w:sz="6" w:space="0" w:color="auto"/>
              <w:right w:val="single" w:sz="6" w:space="0" w:color="auto"/>
            </w:tcBorders>
            <w:vAlign w:val="center"/>
          </w:tcPr>
          <w:p w14:paraId="46AF3E21"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Проверка наличия опасных работ и формирование запроса на наряд-допуск</w:t>
            </w:r>
          </w:p>
        </w:tc>
      </w:tr>
      <w:tr w:rsidR="00AC0945" w14:paraId="609E5BD2" w14:textId="77777777" w:rsidTr="00986F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trHeight w:val="290"/>
        </w:trPr>
        <w:tc>
          <w:tcPr>
            <w:tcW w:w="1180" w:type="pct"/>
            <w:tcBorders>
              <w:top w:val="single" w:sz="6" w:space="0" w:color="auto"/>
              <w:left w:val="single" w:sz="6" w:space="0" w:color="auto"/>
              <w:bottom w:val="single" w:sz="6" w:space="0" w:color="auto"/>
              <w:right w:val="single" w:sz="6" w:space="0" w:color="auto"/>
            </w:tcBorders>
            <w:vAlign w:val="center"/>
          </w:tcPr>
          <w:p w14:paraId="34F27CE8" w14:textId="77777777" w:rsidR="00AC0945" w:rsidRDefault="00AC0945" w:rsidP="00986FF4">
            <w:pPr>
              <w:autoSpaceDE w:val="0"/>
              <w:autoSpaceDN w:val="0"/>
              <w:adjustRightInd w:val="0"/>
              <w:jc w:val="left"/>
              <w:rPr>
                <w:rFonts w:ascii="Calibri" w:eastAsiaTheme="minorHAnsi" w:hAnsi="Calibri" w:cs="Calibri"/>
                <w:color w:val="000000"/>
                <w:sz w:val="22"/>
              </w:rPr>
            </w:pPr>
            <w:r>
              <w:rPr>
                <w:rFonts w:ascii="Calibri" w:eastAsiaTheme="minorHAnsi" w:hAnsi="Calibri" w:cs="Calibri"/>
                <w:color w:val="000000"/>
                <w:sz w:val="22"/>
              </w:rPr>
              <w:t>ПП-07.03.03.01-ERP-40</w:t>
            </w:r>
          </w:p>
        </w:tc>
        <w:tc>
          <w:tcPr>
            <w:tcW w:w="903" w:type="pct"/>
            <w:tcBorders>
              <w:top w:val="single" w:sz="6" w:space="0" w:color="auto"/>
              <w:left w:val="single" w:sz="6" w:space="0" w:color="auto"/>
              <w:bottom w:val="single" w:sz="6" w:space="0" w:color="auto"/>
              <w:right w:val="single" w:sz="6" w:space="0" w:color="auto"/>
            </w:tcBorders>
            <w:vAlign w:val="center"/>
          </w:tcPr>
          <w:p w14:paraId="55AEA7A6"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C.ПП-07.03-021</w:t>
            </w:r>
          </w:p>
        </w:tc>
        <w:tc>
          <w:tcPr>
            <w:tcW w:w="2917" w:type="pct"/>
            <w:tcBorders>
              <w:top w:val="single" w:sz="6" w:space="0" w:color="auto"/>
              <w:left w:val="single" w:sz="6" w:space="0" w:color="auto"/>
              <w:bottom w:val="single" w:sz="6" w:space="0" w:color="auto"/>
              <w:right w:val="single" w:sz="6" w:space="0" w:color="auto"/>
            </w:tcBorders>
            <w:vAlign w:val="center"/>
          </w:tcPr>
          <w:p w14:paraId="28625D34" w14:textId="47819C47" w:rsidR="00AC0945" w:rsidRDefault="0010260F" w:rsidP="00986FF4">
            <w:pPr>
              <w:autoSpaceDE w:val="0"/>
              <w:autoSpaceDN w:val="0"/>
              <w:adjustRightInd w:val="0"/>
              <w:jc w:val="left"/>
              <w:rPr>
                <w:rFonts w:ascii="Arial" w:eastAsiaTheme="minorHAnsi" w:hAnsi="Arial" w:cs="Arial"/>
                <w:color w:val="000000"/>
                <w:sz w:val="20"/>
                <w:szCs w:val="20"/>
              </w:rPr>
            </w:pPr>
            <w:ins w:id="1251" w:author="NazarovaVA" w:date="2021-03-17T14:56:00Z">
              <w:r w:rsidRPr="0010260F">
                <w:rPr>
                  <w:rFonts w:ascii="Arial" w:eastAsiaTheme="minorHAnsi" w:hAnsi="Arial" w:cs="Arial"/>
                  <w:color w:val="000000"/>
                  <w:sz w:val="20"/>
                  <w:szCs w:val="20"/>
                </w:rPr>
                <w:t>Проверка готовности оборудования/ЗиС</w:t>
              </w:r>
            </w:ins>
            <w:del w:id="1252" w:author="NazarovaVA" w:date="2021-03-17T14:56:00Z">
              <w:r w:rsidR="00AC0945" w:rsidDel="0010260F">
                <w:rPr>
                  <w:rFonts w:ascii="Arial" w:eastAsiaTheme="minorHAnsi" w:hAnsi="Arial" w:cs="Arial"/>
                  <w:color w:val="000000"/>
                  <w:sz w:val="20"/>
                  <w:szCs w:val="20"/>
                </w:rPr>
                <w:delText>Проверка готовности оборудования</w:delText>
              </w:r>
            </w:del>
          </w:p>
        </w:tc>
      </w:tr>
      <w:tr w:rsidR="00AC0945" w14:paraId="2C89102D" w14:textId="77777777" w:rsidTr="00986F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trHeight w:val="492"/>
        </w:trPr>
        <w:tc>
          <w:tcPr>
            <w:tcW w:w="1180" w:type="pct"/>
            <w:tcBorders>
              <w:top w:val="single" w:sz="6" w:space="0" w:color="auto"/>
              <w:left w:val="single" w:sz="6" w:space="0" w:color="auto"/>
              <w:bottom w:val="single" w:sz="6" w:space="0" w:color="auto"/>
              <w:right w:val="single" w:sz="6" w:space="0" w:color="auto"/>
            </w:tcBorders>
            <w:vAlign w:val="center"/>
          </w:tcPr>
          <w:p w14:paraId="36356F84" w14:textId="77777777" w:rsidR="00AC0945" w:rsidRDefault="00AC0945" w:rsidP="00986FF4">
            <w:pPr>
              <w:autoSpaceDE w:val="0"/>
              <w:autoSpaceDN w:val="0"/>
              <w:adjustRightInd w:val="0"/>
              <w:jc w:val="left"/>
              <w:rPr>
                <w:rFonts w:ascii="Calibri" w:eastAsiaTheme="minorHAnsi" w:hAnsi="Calibri" w:cs="Calibri"/>
                <w:color w:val="000000"/>
                <w:sz w:val="22"/>
              </w:rPr>
            </w:pPr>
            <w:r w:rsidRPr="009F0AA4">
              <w:rPr>
                <w:rFonts w:ascii="Calibri" w:eastAsiaTheme="minorHAnsi" w:hAnsi="Calibri" w:cs="Calibri"/>
                <w:color w:val="000000"/>
                <w:sz w:val="22"/>
              </w:rPr>
              <w:t>ПП-07.03.03.01-ERP-</w:t>
            </w:r>
            <w:r>
              <w:rPr>
                <w:rFonts w:ascii="Calibri" w:eastAsiaTheme="minorHAnsi" w:hAnsi="Calibri" w:cs="Calibri"/>
                <w:color w:val="000000"/>
                <w:sz w:val="22"/>
              </w:rPr>
              <w:t>80</w:t>
            </w:r>
          </w:p>
        </w:tc>
        <w:tc>
          <w:tcPr>
            <w:tcW w:w="903" w:type="pct"/>
            <w:tcBorders>
              <w:top w:val="single" w:sz="6" w:space="0" w:color="auto"/>
              <w:left w:val="single" w:sz="6" w:space="0" w:color="auto"/>
              <w:bottom w:val="single" w:sz="6" w:space="0" w:color="auto"/>
              <w:right w:val="single" w:sz="6" w:space="0" w:color="auto"/>
            </w:tcBorders>
            <w:vAlign w:val="center"/>
          </w:tcPr>
          <w:p w14:paraId="3B03E7D5"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C.ПП-07.03-022</w:t>
            </w:r>
          </w:p>
        </w:tc>
        <w:tc>
          <w:tcPr>
            <w:tcW w:w="2917" w:type="pct"/>
            <w:tcBorders>
              <w:top w:val="single" w:sz="6" w:space="0" w:color="auto"/>
              <w:left w:val="single" w:sz="6" w:space="0" w:color="auto"/>
              <w:bottom w:val="single" w:sz="6" w:space="0" w:color="auto"/>
              <w:right w:val="single" w:sz="6" w:space="0" w:color="auto"/>
            </w:tcBorders>
            <w:vAlign w:val="center"/>
          </w:tcPr>
          <w:p w14:paraId="1FE197CB"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Отражение времени, фактически затраченного на мероприятия ТОиР</w:t>
            </w:r>
          </w:p>
        </w:tc>
      </w:tr>
      <w:tr w:rsidR="00AC0945" w14:paraId="6A8C056C" w14:textId="77777777" w:rsidTr="00986F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trHeight w:val="290"/>
        </w:trPr>
        <w:tc>
          <w:tcPr>
            <w:tcW w:w="1180" w:type="pct"/>
            <w:tcBorders>
              <w:top w:val="single" w:sz="6" w:space="0" w:color="auto"/>
              <w:left w:val="single" w:sz="6" w:space="0" w:color="auto"/>
              <w:bottom w:val="single" w:sz="6" w:space="0" w:color="auto"/>
              <w:right w:val="single" w:sz="6" w:space="0" w:color="auto"/>
            </w:tcBorders>
            <w:vAlign w:val="center"/>
          </w:tcPr>
          <w:p w14:paraId="213E687D" w14:textId="77777777" w:rsidR="00AC0945" w:rsidRDefault="00AC0945" w:rsidP="00986FF4">
            <w:pPr>
              <w:autoSpaceDE w:val="0"/>
              <w:autoSpaceDN w:val="0"/>
              <w:adjustRightInd w:val="0"/>
              <w:jc w:val="left"/>
              <w:rPr>
                <w:rFonts w:ascii="Calibri" w:eastAsiaTheme="minorHAnsi" w:hAnsi="Calibri" w:cs="Calibri"/>
                <w:color w:val="000000"/>
                <w:sz w:val="22"/>
              </w:rPr>
            </w:pPr>
            <w:r w:rsidRPr="009F0AA4">
              <w:rPr>
                <w:rFonts w:ascii="Calibri" w:eastAsiaTheme="minorHAnsi" w:hAnsi="Calibri" w:cs="Calibri"/>
                <w:color w:val="000000"/>
                <w:sz w:val="22"/>
              </w:rPr>
              <w:t>ПП-07.03.03.01-ERP-</w:t>
            </w:r>
            <w:r>
              <w:rPr>
                <w:rFonts w:ascii="Calibri" w:eastAsiaTheme="minorHAnsi" w:hAnsi="Calibri" w:cs="Calibri"/>
                <w:color w:val="000000"/>
                <w:sz w:val="22"/>
              </w:rPr>
              <w:t>90</w:t>
            </w:r>
          </w:p>
        </w:tc>
        <w:tc>
          <w:tcPr>
            <w:tcW w:w="903" w:type="pct"/>
            <w:tcBorders>
              <w:top w:val="single" w:sz="6" w:space="0" w:color="auto"/>
              <w:left w:val="single" w:sz="6" w:space="0" w:color="auto"/>
              <w:bottom w:val="single" w:sz="6" w:space="0" w:color="auto"/>
              <w:right w:val="single" w:sz="6" w:space="0" w:color="auto"/>
            </w:tcBorders>
            <w:vAlign w:val="center"/>
          </w:tcPr>
          <w:p w14:paraId="723B4A97"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C.ПП-07.03-023</w:t>
            </w:r>
          </w:p>
        </w:tc>
        <w:tc>
          <w:tcPr>
            <w:tcW w:w="2917" w:type="pct"/>
            <w:tcBorders>
              <w:top w:val="single" w:sz="6" w:space="0" w:color="auto"/>
              <w:left w:val="single" w:sz="6" w:space="0" w:color="auto"/>
              <w:bottom w:val="single" w:sz="6" w:space="0" w:color="auto"/>
              <w:right w:val="single" w:sz="6" w:space="0" w:color="auto"/>
            </w:tcBorders>
            <w:vAlign w:val="center"/>
          </w:tcPr>
          <w:p w14:paraId="67A9721F"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Приемка выполнения работ</w:t>
            </w:r>
          </w:p>
        </w:tc>
      </w:tr>
      <w:tr w:rsidR="00AC0945" w14:paraId="51151467" w14:textId="77777777" w:rsidTr="00986F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trHeight w:val="290"/>
        </w:trPr>
        <w:tc>
          <w:tcPr>
            <w:tcW w:w="1180" w:type="pct"/>
            <w:tcBorders>
              <w:top w:val="single" w:sz="6" w:space="0" w:color="auto"/>
              <w:left w:val="single" w:sz="6" w:space="0" w:color="auto"/>
              <w:bottom w:val="single" w:sz="6" w:space="0" w:color="auto"/>
              <w:right w:val="single" w:sz="6" w:space="0" w:color="auto"/>
            </w:tcBorders>
            <w:vAlign w:val="center"/>
          </w:tcPr>
          <w:p w14:paraId="18B8EB3C" w14:textId="77777777" w:rsidR="00AC0945" w:rsidRDefault="00AC0945" w:rsidP="00986FF4">
            <w:pPr>
              <w:autoSpaceDE w:val="0"/>
              <w:autoSpaceDN w:val="0"/>
              <w:adjustRightInd w:val="0"/>
              <w:jc w:val="left"/>
              <w:rPr>
                <w:rFonts w:ascii="Calibri" w:eastAsiaTheme="minorHAnsi" w:hAnsi="Calibri" w:cs="Calibri"/>
                <w:color w:val="000000"/>
                <w:sz w:val="22"/>
              </w:rPr>
            </w:pPr>
            <w:r w:rsidRPr="009F0AA4">
              <w:rPr>
                <w:rFonts w:ascii="Calibri" w:eastAsiaTheme="minorHAnsi" w:hAnsi="Calibri" w:cs="Calibri"/>
                <w:color w:val="000000"/>
                <w:sz w:val="22"/>
              </w:rPr>
              <w:t>ПП-07.03.03.01-ERP-</w:t>
            </w:r>
            <w:r>
              <w:rPr>
                <w:rFonts w:ascii="Calibri" w:eastAsiaTheme="minorHAnsi" w:hAnsi="Calibri" w:cs="Calibri"/>
                <w:color w:val="000000"/>
                <w:sz w:val="22"/>
              </w:rPr>
              <w:t>100</w:t>
            </w:r>
          </w:p>
        </w:tc>
        <w:tc>
          <w:tcPr>
            <w:tcW w:w="903" w:type="pct"/>
            <w:tcBorders>
              <w:top w:val="single" w:sz="6" w:space="0" w:color="auto"/>
              <w:left w:val="single" w:sz="6" w:space="0" w:color="auto"/>
              <w:bottom w:val="single" w:sz="6" w:space="0" w:color="auto"/>
              <w:right w:val="single" w:sz="6" w:space="0" w:color="auto"/>
            </w:tcBorders>
            <w:vAlign w:val="center"/>
          </w:tcPr>
          <w:p w14:paraId="09251EF6"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C.ПП-07.03-024</w:t>
            </w:r>
          </w:p>
        </w:tc>
        <w:tc>
          <w:tcPr>
            <w:tcW w:w="2917" w:type="pct"/>
            <w:tcBorders>
              <w:top w:val="single" w:sz="6" w:space="0" w:color="auto"/>
              <w:left w:val="single" w:sz="6" w:space="0" w:color="auto"/>
              <w:bottom w:val="single" w:sz="6" w:space="0" w:color="auto"/>
              <w:right w:val="single" w:sz="6" w:space="0" w:color="auto"/>
            </w:tcBorders>
            <w:vAlign w:val="center"/>
          </w:tcPr>
          <w:p w14:paraId="702185C0" w14:textId="7248C497" w:rsidR="00AC0945" w:rsidRDefault="0010260F" w:rsidP="00986FF4">
            <w:pPr>
              <w:autoSpaceDE w:val="0"/>
              <w:autoSpaceDN w:val="0"/>
              <w:adjustRightInd w:val="0"/>
              <w:jc w:val="left"/>
              <w:rPr>
                <w:rFonts w:ascii="Arial" w:eastAsiaTheme="minorHAnsi" w:hAnsi="Arial" w:cs="Arial"/>
                <w:color w:val="000000"/>
                <w:sz w:val="20"/>
                <w:szCs w:val="20"/>
              </w:rPr>
            </w:pPr>
            <w:ins w:id="1253" w:author="NazarovaVA" w:date="2021-03-17T14:55:00Z">
              <w:r w:rsidRPr="0010260F">
                <w:rPr>
                  <w:rFonts w:ascii="Arial" w:eastAsiaTheme="minorHAnsi" w:hAnsi="Arial" w:cs="Arial"/>
                  <w:color w:val="000000"/>
                  <w:sz w:val="20"/>
                  <w:szCs w:val="20"/>
                </w:rPr>
                <w:t>Сдача оборудования/ ЗиС  в эксплуатацию</w:t>
              </w:r>
            </w:ins>
            <w:del w:id="1254" w:author="NazarovaVA" w:date="2021-03-17T14:55:00Z">
              <w:r w:rsidR="00AC0945" w:rsidDel="0010260F">
                <w:rPr>
                  <w:rFonts w:ascii="Arial" w:eastAsiaTheme="minorHAnsi" w:hAnsi="Arial" w:cs="Arial"/>
                  <w:color w:val="000000"/>
                  <w:sz w:val="20"/>
                  <w:szCs w:val="20"/>
                </w:rPr>
                <w:delText>Сдача оборудования в эксплуатацию</w:delText>
              </w:r>
            </w:del>
          </w:p>
        </w:tc>
      </w:tr>
      <w:tr w:rsidR="00AC0945" w14:paraId="2937ED8F" w14:textId="77777777" w:rsidTr="00986F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trHeight w:val="492"/>
        </w:trPr>
        <w:tc>
          <w:tcPr>
            <w:tcW w:w="1180" w:type="pct"/>
            <w:tcBorders>
              <w:top w:val="single" w:sz="6" w:space="0" w:color="auto"/>
              <w:left w:val="single" w:sz="6" w:space="0" w:color="auto"/>
              <w:bottom w:val="single" w:sz="6" w:space="0" w:color="auto"/>
              <w:right w:val="single" w:sz="6" w:space="0" w:color="auto"/>
            </w:tcBorders>
            <w:vAlign w:val="center"/>
          </w:tcPr>
          <w:p w14:paraId="30BCA4C9" w14:textId="77777777" w:rsidR="00AC0945" w:rsidRDefault="00AC0945" w:rsidP="00986FF4">
            <w:pPr>
              <w:autoSpaceDE w:val="0"/>
              <w:autoSpaceDN w:val="0"/>
              <w:adjustRightInd w:val="0"/>
              <w:jc w:val="left"/>
              <w:rPr>
                <w:rFonts w:ascii="Calibri" w:eastAsiaTheme="minorHAnsi" w:hAnsi="Calibri" w:cs="Calibri"/>
                <w:color w:val="000000"/>
                <w:sz w:val="22"/>
              </w:rPr>
            </w:pPr>
            <w:r w:rsidRPr="009F0AA4">
              <w:rPr>
                <w:rFonts w:ascii="Calibri" w:eastAsiaTheme="minorHAnsi" w:hAnsi="Calibri" w:cs="Calibri"/>
                <w:color w:val="000000"/>
                <w:sz w:val="22"/>
              </w:rPr>
              <w:t>ПП-07.03.03.01-ERP-</w:t>
            </w:r>
            <w:r>
              <w:rPr>
                <w:rFonts w:ascii="Calibri" w:eastAsiaTheme="minorHAnsi" w:hAnsi="Calibri" w:cs="Calibri"/>
                <w:color w:val="000000"/>
                <w:sz w:val="22"/>
              </w:rPr>
              <w:t>110</w:t>
            </w:r>
          </w:p>
        </w:tc>
        <w:tc>
          <w:tcPr>
            <w:tcW w:w="903" w:type="pct"/>
            <w:tcBorders>
              <w:top w:val="single" w:sz="6" w:space="0" w:color="auto"/>
              <w:left w:val="single" w:sz="6" w:space="0" w:color="auto"/>
              <w:bottom w:val="single" w:sz="6" w:space="0" w:color="auto"/>
              <w:right w:val="single" w:sz="6" w:space="0" w:color="auto"/>
            </w:tcBorders>
            <w:vAlign w:val="center"/>
          </w:tcPr>
          <w:p w14:paraId="500A860A"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C.ПП-07.03-025</w:t>
            </w:r>
          </w:p>
        </w:tc>
        <w:tc>
          <w:tcPr>
            <w:tcW w:w="2917" w:type="pct"/>
            <w:tcBorders>
              <w:top w:val="single" w:sz="6" w:space="0" w:color="auto"/>
              <w:left w:val="single" w:sz="6" w:space="0" w:color="auto"/>
              <w:bottom w:val="single" w:sz="6" w:space="0" w:color="auto"/>
              <w:right w:val="single" w:sz="6" w:space="0" w:color="auto"/>
            </w:tcBorders>
            <w:vAlign w:val="center"/>
          </w:tcPr>
          <w:p w14:paraId="3EC5115D"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Подтверждение фактического количества израсходованных МТР</w:t>
            </w:r>
          </w:p>
        </w:tc>
      </w:tr>
      <w:tr w:rsidR="00AC0945" w14:paraId="4D393BAD" w14:textId="77777777" w:rsidTr="00986F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trHeight w:val="290"/>
        </w:trPr>
        <w:tc>
          <w:tcPr>
            <w:tcW w:w="1180" w:type="pct"/>
            <w:tcBorders>
              <w:top w:val="single" w:sz="6" w:space="0" w:color="auto"/>
              <w:left w:val="single" w:sz="6" w:space="0" w:color="auto"/>
              <w:bottom w:val="single" w:sz="6" w:space="0" w:color="auto"/>
              <w:right w:val="single" w:sz="6" w:space="0" w:color="auto"/>
            </w:tcBorders>
            <w:vAlign w:val="center"/>
          </w:tcPr>
          <w:p w14:paraId="61A15972" w14:textId="77777777" w:rsidR="00AC0945" w:rsidRDefault="00AC0945" w:rsidP="00986FF4">
            <w:pPr>
              <w:autoSpaceDE w:val="0"/>
              <w:autoSpaceDN w:val="0"/>
              <w:adjustRightInd w:val="0"/>
              <w:jc w:val="left"/>
              <w:rPr>
                <w:rFonts w:ascii="Calibri" w:eastAsiaTheme="minorHAnsi" w:hAnsi="Calibri" w:cs="Calibri"/>
                <w:color w:val="000000"/>
                <w:sz w:val="22"/>
              </w:rPr>
            </w:pPr>
            <w:r w:rsidRPr="009F0AA4">
              <w:rPr>
                <w:rFonts w:ascii="Calibri" w:eastAsiaTheme="minorHAnsi" w:hAnsi="Calibri" w:cs="Calibri"/>
                <w:color w:val="000000"/>
                <w:sz w:val="22"/>
              </w:rPr>
              <w:t>ПП-07.03.03.01-ERP-</w:t>
            </w:r>
            <w:r>
              <w:rPr>
                <w:rFonts w:ascii="Calibri" w:eastAsiaTheme="minorHAnsi" w:hAnsi="Calibri" w:cs="Calibri"/>
                <w:color w:val="000000"/>
                <w:sz w:val="22"/>
              </w:rPr>
              <w:t>130</w:t>
            </w:r>
          </w:p>
        </w:tc>
        <w:tc>
          <w:tcPr>
            <w:tcW w:w="903" w:type="pct"/>
            <w:tcBorders>
              <w:top w:val="single" w:sz="6" w:space="0" w:color="auto"/>
              <w:left w:val="single" w:sz="6" w:space="0" w:color="auto"/>
              <w:bottom w:val="single" w:sz="6" w:space="0" w:color="auto"/>
              <w:right w:val="single" w:sz="6" w:space="0" w:color="auto"/>
            </w:tcBorders>
            <w:vAlign w:val="center"/>
          </w:tcPr>
          <w:p w14:paraId="05F143BC"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C.ПП-07.03-026</w:t>
            </w:r>
          </w:p>
        </w:tc>
        <w:tc>
          <w:tcPr>
            <w:tcW w:w="2917" w:type="pct"/>
            <w:tcBorders>
              <w:top w:val="single" w:sz="6" w:space="0" w:color="auto"/>
              <w:left w:val="single" w:sz="6" w:space="0" w:color="auto"/>
              <w:bottom w:val="single" w:sz="6" w:space="0" w:color="auto"/>
              <w:right w:val="single" w:sz="6" w:space="0" w:color="auto"/>
            </w:tcBorders>
            <w:vAlign w:val="center"/>
          </w:tcPr>
          <w:p w14:paraId="13C02432"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Приём акта выполненных подрядчиком работ</w:t>
            </w:r>
          </w:p>
        </w:tc>
      </w:tr>
      <w:tr w:rsidR="00AC0945" w14:paraId="2C0B4183" w14:textId="77777777" w:rsidTr="00986F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trHeight w:val="290"/>
        </w:trPr>
        <w:tc>
          <w:tcPr>
            <w:tcW w:w="1180" w:type="pct"/>
            <w:tcBorders>
              <w:top w:val="single" w:sz="6" w:space="0" w:color="auto"/>
              <w:left w:val="single" w:sz="6" w:space="0" w:color="auto"/>
              <w:bottom w:val="single" w:sz="6" w:space="0" w:color="auto"/>
              <w:right w:val="single" w:sz="6" w:space="0" w:color="auto"/>
            </w:tcBorders>
            <w:vAlign w:val="center"/>
          </w:tcPr>
          <w:p w14:paraId="27B32774" w14:textId="77777777" w:rsidR="00AC0945" w:rsidRDefault="00AC0945" w:rsidP="00986FF4">
            <w:pPr>
              <w:autoSpaceDE w:val="0"/>
              <w:autoSpaceDN w:val="0"/>
              <w:adjustRightInd w:val="0"/>
              <w:jc w:val="left"/>
              <w:rPr>
                <w:rFonts w:ascii="Calibri" w:eastAsiaTheme="minorHAnsi" w:hAnsi="Calibri" w:cs="Calibri"/>
                <w:color w:val="000000"/>
                <w:sz w:val="22"/>
              </w:rPr>
            </w:pPr>
            <w:r>
              <w:rPr>
                <w:rFonts w:ascii="Calibri" w:eastAsiaTheme="minorHAnsi" w:hAnsi="Calibri" w:cs="Calibri"/>
                <w:color w:val="000000"/>
                <w:sz w:val="22"/>
              </w:rPr>
              <w:t>ПП-07.03.03.01-ERP</w:t>
            </w:r>
          </w:p>
        </w:tc>
        <w:tc>
          <w:tcPr>
            <w:tcW w:w="903" w:type="pct"/>
            <w:tcBorders>
              <w:top w:val="single" w:sz="6" w:space="0" w:color="auto"/>
              <w:left w:val="single" w:sz="6" w:space="0" w:color="auto"/>
              <w:bottom w:val="single" w:sz="6" w:space="0" w:color="auto"/>
              <w:right w:val="single" w:sz="6" w:space="0" w:color="auto"/>
            </w:tcBorders>
            <w:vAlign w:val="center"/>
          </w:tcPr>
          <w:p w14:paraId="1EFD4B2F"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C.ПП-07.03-027</w:t>
            </w:r>
          </w:p>
        </w:tc>
        <w:tc>
          <w:tcPr>
            <w:tcW w:w="2917" w:type="pct"/>
            <w:tcBorders>
              <w:top w:val="single" w:sz="6" w:space="0" w:color="auto"/>
              <w:left w:val="single" w:sz="6" w:space="0" w:color="auto"/>
              <w:bottom w:val="single" w:sz="6" w:space="0" w:color="auto"/>
              <w:right w:val="single" w:sz="6" w:space="0" w:color="auto"/>
            </w:tcBorders>
            <w:vAlign w:val="center"/>
          </w:tcPr>
          <w:p w14:paraId="763A0CD5"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Сравнение фактических данных с нормативами</w:t>
            </w:r>
          </w:p>
        </w:tc>
      </w:tr>
      <w:tr w:rsidR="00AC0945" w14:paraId="422B2DDC" w14:textId="77777777" w:rsidTr="00986F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trHeight w:val="290"/>
        </w:trPr>
        <w:tc>
          <w:tcPr>
            <w:tcW w:w="1180" w:type="pct"/>
            <w:tcBorders>
              <w:top w:val="single" w:sz="6" w:space="0" w:color="auto"/>
              <w:left w:val="single" w:sz="6" w:space="0" w:color="auto"/>
              <w:bottom w:val="single" w:sz="6" w:space="0" w:color="auto"/>
              <w:right w:val="single" w:sz="6" w:space="0" w:color="auto"/>
            </w:tcBorders>
            <w:vAlign w:val="center"/>
          </w:tcPr>
          <w:p w14:paraId="46DD1B6D" w14:textId="77777777" w:rsidR="00AC0945" w:rsidRDefault="00AC0945" w:rsidP="00986FF4">
            <w:pPr>
              <w:autoSpaceDE w:val="0"/>
              <w:autoSpaceDN w:val="0"/>
              <w:adjustRightInd w:val="0"/>
              <w:jc w:val="left"/>
              <w:rPr>
                <w:rFonts w:ascii="Calibri" w:eastAsiaTheme="minorHAnsi" w:hAnsi="Calibri" w:cs="Calibri"/>
                <w:color w:val="000000"/>
                <w:sz w:val="22"/>
              </w:rPr>
            </w:pPr>
            <w:r w:rsidRPr="009F0AA4">
              <w:rPr>
                <w:rFonts w:ascii="Calibri" w:eastAsiaTheme="minorHAnsi" w:hAnsi="Calibri" w:cs="Calibri"/>
                <w:color w:val="000000"/>
                <w:sz w:val="22"/>
              </w:rPr>
              <w:t>ПП-07.03.03.01-ERP-</w:t>
            </w:r>
            <w:r>
              <w:rPr>
                <w:rFonts w:ascii="Calibri" w:eastAsiaTheme="minorHAnsi" w:hAnsi="Calibri" w:cs="Calibri"/>
                <w:color w:val="000000"/>
                <w:sz w:val="22"/>
              </w:rPr>
              <w:t>170</w:t>
            </w:r>
          </w:p>
        </w:tc>
        <w:tc>
          <w:tcPr>
            <w:tcW w:w="903" w:type="pct"/>
            <w:tcBorders>
              <w:top w:val="single" w:sz="6" w:space="0" w:color="auto"/>
              <w:left w:val="single" w:sz="6" w:space="0" w:color="auto"/>
              <w:bottom w:val="single" w:sz="6" w:space="0" w:color="auto"/>
              <w:right w:val="single" w:sz="6" w:space="0" w:color="auto"/>
            </w:tcBorders>
            <w:vAlign w:val="center"/>
          </w:tcPr>
          <w:p w14:paraId="2B720076"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C.ПП-07.03-028</w:t>
            </w:r>
          </w:p>
        </w:tc>
        <w:tc>
          <w:tcPr>
            <w:tcW w:w="2917" w:type="pct"/>
            <w:tcBorders>
              <w:top w:val="single" w:sz="6" w:space="0" w:color="auto"/>
              <w:left w:val="single" w:sz="6" w:space="0" w:color="auto"/>
              <w:bottom w:val="single" w:sz="6" w:space="0" w:color="auto"/>
              <w:right w:val="single" w:sz="6" w:space="0" w:color="auto"/>
            </w:tcBorders>
            <w:vAlign w:val="center"/>
          </w:tcPr>
          <w:p w14:paraId="4F887CDE"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Анализ и закрытие сообщений ТОРО</w:t>
            </w:r>
          </w:p>
        </w:tc>
      </w:tr>
      <w:tr w:rsidR="00AC0945" w14:paraId="7410255A" w14:textId="77777777" w:rsidTr="00986F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trHeight w:val="290"/>
        </w:trPr>
        <w:tc>
          <w:tcPr>
            <w:tcW w:w="1180" w:type="pct"/>
            <w:tcBorders>
              <w:top w:val="single" w:sz="6" w:space="0" w:color="auto"/>
              <w:left w:val="single" w:sz="6" w:space="0" w:color="auto"/>
              <w:bottom w:val="single" w:sz="6" w:space="0" w:color="auto"/>
              <w:right w:val="single" w:sz="6" w:space="0" w:color="auto"/>
            </w:tcBorders>
            <w:vAlign w:val="center"/>
          </w:tcPr>
          <w:p w14:paraId="0D8B2944" w14:textId="77777777" w:rsidR="00AC0945" w:rsidRDefault="00AC0945" w:rsidP="00986FF4">
            <w:pPr>
              <w:autoSpaceDE w:val="0"/>
              <w:autoSpaceDN w:val="0"/>
              <w:adjustRightInd w:val="0"/>
              <w:jc w:val="left"/>
              <w:rPr>
                <w:rFonts w:ascii="Calibri" w:eastAsiaTheme="minorHAnsi" w:hAnsi="Calibri" w:cs="Calibri"/>
                <w:color w:val="000000"/>
                <w:sz w:val="22"/>
              </w:rPr>
            </w:pPr>
            <w:r w:rsidRPr="009F0AA4">
              <w:rPr>
                <w:rFonts w:ascii="Calibri" w:eastAsiaTheme="minorHAnsi" w:hAnsi="Calibri" w:cs="Calibri"/>
                <w:color w:val="000000"/>
                <w:sz w:val="22"/>
              </w:rPr>
              <w:t>ПП-07.03.03.01-ERP-</w:t>
            </w:r>
            <w:r>
              <w:rPr>
                <w:rFonts w:ascii="Calibri" w:eastAsiaTheme="minorHAnsi" w:hAnsi="Calibri" w:cs="Calibri"/>
                <w:color w:val="000000"/>
                <w:sz w:val="22"/>
              </w:rPr>
              <w:t>180</w:t>
            </w:r>
          </w:p>
        </w:tc>
        <w:tc>
          <w:tcPr>
            <w:tcW w:w="903" w:type="pct"/>
            <w:tcBorders>
              <w:top w:val="single" w:sz="6" w:space="0" w:color="auto"/>
              <w:left w:val="single" w:sz="6" w:space="0" w:color="auto"/>
              <w:bottom w:val="single" w:sz="6" w:space="0" w:color="auto"/>
              <w:right w:val="single" w:sz="6" w:space="0" w:color="auto"/>
            </w:tcBorders>
            <w:vAlign w:val="center"/>
          </w:tcPr>
          <w:p w14:paraId="2EBACF19"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C.ПП-07.03-029</w:t>
            </w:r>
          </w:p>
        </w:tc>
        <w:tc>
          <w:tcPr>
            <w:tcW w:w="2917" w:type="pct"/>
            <w:tcBorders>
              <w:top w:val="single" w:sz="6" w:space="0" w:color="auto"/>
              <w:left w:val="single" w:sz="6" w:space="0" w:color="auto"/>
              <w:bottom w:val="single" w:sz="6" w:space="0" w:color="auto"/>
              <w:right w:val="single" w:sz="6" w:space="0" w:color="auto"/>
            </w:tcBorders>
            <w:vAlign w:val="center"/>
          </w:tcPr>
          <w:p w14:paraId="4FA7D12A"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Техническое закрытие мероприятий ТОиР</w:t>
            </w:r>
          </w:p>
        </w:tc>
      </w:tr>
      <w:tr w:rsidR="00AC0945" w14:paraId="1619C3D5" w14:textId="77777777" w:rsidTr="00986F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trHeight w:val="739"/>
        </w:trPr>
        <w:tc>
          <w:tcPr>
            <w:tcW w:w="1180" w:type="pct"/>
            <w:tcBorders>
              <w:top w:val="single" w:sz="6" w:space="0" w:color="auto"/>
              <w:left w:val="single" w:sz="6" w:space="0" w:color="auto"/>
              <w:bottom w:val="single" w:sz="6" w:space="0" w:color="auto"/>
              <w:right w:val="single" w:sz="6" w:space="0" w:color="auto"/>
            </w:tcBorders>
            <w:vAlign w:val="center"/>
          </w:tcPr>
          <w:p w14:paraId="2A75D985" w14:textId="77777777" w:rsidR="00AC0945" w:rsidRPr="009F0AA4" w:rsidRDefault="00AC0945" w:rsidP="00986FF4">
            <w:pPr>
              <w:autoSpaceDE w:val="0"/>
              <w:autoSpaceDN w:val="0"/>
              <w:adjustRightInd w:val="0"/>
              <w:jc w:val="left"/>
              <w:rPr>
                <w:rFonts w:ascii="Calibri" w:eastAsiaTheme="minorHAnsi" w:hAnsi="Calibri" w:cs="Calibri"/>
                <w:color w:val="000000"/>
                <w:sz w:val="22"/>
              </w:rPr>
            </w:pPr>
            <w:r>
              <w:rPr>
                <w:rFonts w:ascii="Calibri" w:eastAsiaTheme="minorHAnsi" w:hAnsi="Calibri" w:cs="Calibri"/>
                <w:color w:val="000000"/>
                <w:sz w:val="22"/>
              </w:rPr>
              <w:t xml:space="preserve">Реализовано в </w:t>
            </w:r>
            <w:r>
              <w:rPr>
                <w:rFonts w:ascii="Calibri" w:eastAsiaTheme="minorHAnsi" w:hAnsi="Calibri" w:cs="Calibri"/>
                <w:color w:val="000000"/>
                <w:sz w:val="22"/>
                <w:lang w:val="en-US"/>
              </w:rPr>
              <w:t>SAP</w:t>
            </w:r>
            <w:r w:rsidRPr="00AE26EA">
              <w:rPr>
                <w:rFonts w:ascii="Calibri" w:eastAsiaTheme="minorHAnsi" w:hAnsi="Calibri" w:cs="Calibri"/>
                <w:color w:val="000000"/>
                <w:sz w:val="22"/>
              </w:rPr>
              <w:t xml:space="preserve"> </w:t>
            </w:r>
            <w:r>
              <w:rPr>
                <w:rFonts w:ascii="Calibri" w:eastAsiaTheme="minorHAnsi" w:hAnsi="Calibri" w:cs="Calibri"/>
                <w:color w:val="000000"/>
                <w:sz w:val="22"/>
                <w:lang w:val="en-US"/>
              </w:rPr>
              <w:t>GRC</w:t>
            </w:r>
            <w:r w:rsidRPr="00AE26EA">
              <w:rPr>
                <w:rFonts w:ascii="Calibri" w:eastAsiaTheme="minorHAnsi" w:hAnsi="Calibri" w:cs="Calibri"/>
                <w:color w:val="000000"/>
                <w:sz w:val="22"/>
              </w:rPr>
              <w:t xml:space="preserve"> </w:t>
            </w:r>
            <w:r>
              <w:rPr>
                <w:rFonts w:ascii="Calibri" w:eastAsiaTheme="minorHAnsi" w:hAnsi="Calibri" w:cs="Calibri"/>
                <w:color w:val="000000"/>
                <w:sz w:val="22"/>
                <w:lang w:val="en-US"/>
              </w:rPr>
              <w:t>PC</w:t>
            </w:r>
          </w:p>
        </w:tc>
        <w:tc>
          <w:tcPr>
            <w:tcW w:w="903" w:type="pct"/>
            <w:tcBorders>
              <w:top w:val="single" w:sz="6" w:space="0" w:color="auto"/>
              <w:left w:val="single" w:sz="6" w:space="0" w:color="auto"/>
              <w:bottom w:val="single" w:sz="6" w:space="0" w:color="auto"/>
              <w:right w:val="single" w:sz="6" w:space="0" w:color="auto"/>
            </w:tcBorders>
            <w:vAlign w:val="center"/>
          </w:tcPr>
          <w:p w14:paraId="0626857B"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C.ПП-07.03-031</w:t>
            </w:r>
          </w:p>
        </w:tc>
        <w:tc>
          <w:tcPr>
            <w:tcW w:w="2917" w:type="pct"/>
            <w:tcBorders>
              <w:top w:val="single" w:sz="6" w:space="0" w:color="auto"/>
              <w:left w:val="single" w:sz="6" w:space="0" w:color="auto"/>
              <w:bottom w:val="single" w:sz="6" w:space="0" w:color="auto"/>
              <w:right w:val="single" w:sz="6" w:space="0" w:color="auto"/>
            </w:tcBorders>
            <w:vAlign w:val="center"/>
          </w:tcPr>
          <w:p w14:paraId="0EDB8213"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Мониторинг соответствия выполнения работ техническим требованиям, регламенту и правилам проведения работ ТОиР</w:t>
            </w:r>
          </w:p>
        </w:tc>
      </w:tr>
      <w:tr w:rsidR="00AC0945" w14:paraId="3D76904A" w14:textId="77777777" w:rsidTr="00986F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trHeight w:val="739"/>
        </w:trPr>
        <w:tc>
          <w:tcPr>
            <w:tcW w:w="1180" w:type="pct"/>
            <w:tcBorders>
              <w:top w:val="single" w:sz="6" w:space="0" w:color="auto"/>
              <w:left w:val="single" w:sz="6" w:space="0" w:color="auto"/>
              <w:bottom w:val="single" w:sz="6" w:space="0" w:color="auto"/>
              <w:right w:val="single" w:sz="6" w:space="0" w:color="auto"/>
            </w:tcBorders>
            <w:vAlign w:val="center"/>
          </w:tcPr>
          <w:p w14:paraId="757A8D4E" w14:textId="77777777" w:rsidR="00AC0945" w:rsidRDefault="00AC0945" w:rsidP="00986FF4">
            <w:pPr>
              <w:autoSpaceDE w:val="0"/>
              <w:autoSpaceDN w:val="0"/>
              <w:adjustRightInd w:val="0"/>
              <w:jc w:val="left"/>
              <w:rPr>
                <w:rFonts w:ascii="Calibri" w:eastAsiaTheme="minorHAnsi" w:hAnsi="Calibri" w:cs="Calibri"/>
                <w:color w:val="000000"/>
                <w:sz w:val="22"/>
              </w:rPr>
            </w:pPr>
            <w:r>
              <w:rPr>
                <w:rFonts w:ascii="Calibri" w:eastAsiaTheme="minorHAnsi" w:hAnsi="Calibri" w:cs="Calibri"/>
                <w:color w:val="000000"/>
                <w:sz w:val="22"/>
              </w:rPr>
              <w:t xml:space="preserve">Реализовано в </w:t>
            </w:r>
            <w:r>
              <w:rPr>
                <w:rFonts w:ascii="Calibri" w:eastAsiaTheme="minorHAnsi" w:hAnsi="Calibri" w:cs="Calibri"/>
                <w:color w:val="000000"/>
                <w:sz w:val="22"/>
                <w:lang w:val="en-US"/>
              </w:rPr>
              <w:t>SAP</w:t>
            </w:r>
            <w:r w:rsidRPr="00014E7D">
              <w:rPr>
                <w:rFonts w:ascii="Calibri" w:eastAsiaTheme="minorHAnsi" w:hAnsi="Calibri" w:cs="Calibri"/>
                <w:color w:val="000000"/>
                <w:sz w:val="22"/>
              </w:rPr>
              <w:t xml:space="preserve"> </w:t>
            </w:r>
            <w:r>
              <w:rPr>
                <w:rFonts w:ascii="Calibri" w:eastAsiaTheme="minorHAnsi" w:hAnsi="Calibri" w:cs="Calibri"/>
                <w:color w:val="000000"/>
                <w:sz w:val="22"/>
                <w:lang w:val="en-US"/>
              </w:rPr>
              <w:t>GRC</w:t>
            </w:r>
            <w:r w:rsidRPr="00014E7D">
              <w:rPr>
                <w:rFonts w:ascii="Calibri" w:eastAsiaTheme="minorHAnsi" w:hAnsi="Calibri" w:cs="Calibri"/>
                <w:color w:val="000000"/>
                <w:sz w:val="22"/>
              </w:rPr>
              <w:t xml:space="preserve"> </w:t>
            </w:r>
            <w:r>
              <w:rPr>
                <w:rFonts w:ascii="Calibri" w:eastAsiaTheme="minorHAnsi" w:hAnsi="Calibri" w:cs="Calibri"/>
                <w:color w:val="000000"/>
                <w:sz w:val="22"/>
                <w:lang w:val="en-US"/>
              </w:rPr>
              <w:t>PC</w:t>
            </w:r>
          </w:p>
        </w:tc>
        <w:tc>
          <w:tcPr>
            <w:tcW w:w="903" w:type="pct"/>
            <w:tcBorders>
              <w:top w:val="single" w:sz="6" w:space="0" w:color="auto"/>
              <w:left w:val="single" w:sz="6" w:space="0" w:color="auto"/>
              <w:bottom w:val="single" w:sz="6" w:space="0" w:color="auto"/>
              <w:right w:val="single" w:sz="6" w:space="0" w:color="auto"/>
            </w:tcBorders>
            <w:vAlign w:val="center"/>
          </w:tcPr>
          <w:p w14:paraId="798BDBC0"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C.ПП-07.03-042</w:t>
            </w:r>
          </w:p>
        </w:tc>
        <w:tc>
          <w:tcPr>
            <w:tcW w:w="2917" w:type="pct"/>
            <w:tcBorders>
              <w:top w:val="single" w:sz="6" w:space="0" w:color="auto"/>
              <w:left w:val="single" w:sz="6" w:space="0" w:color="auto"/>
              <w:bottom w:val="single" w:sz="6" w:space="0" w:color="auto"/>
              <w:right w:val="single" w:sz="6" w:space="0" w:color="auto"/>
            </w:tcBorders>
            <w:vAlign w:val="center"/>
          </w:tcPr>
          <w:p w14:paraId="057A3CAE"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Мониторинг соответствия выполнения работ техническим требованиям, регламенту и правилам проведения работ ТОиР (времени останова)</w:t>
            </w:r>
          </w:p>
        </w:tc>
      </w:tr>
      <w:tr w:rsidR="00AC0945" w14:paraId="5D0BF493" w14:textId="77777777" w:rsidTr="00986F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trHeight w:val="492"/>
        </w:trPr>
        <w:tc>
          <w:tcPr>
            <w:tcW w:w="1180" w:type="pct"/>
            <w:tcBorders>
              <w:top w:val="single" w:sz="6" w:space="0" w:color="auto"/>
              <w:left w:val="single" w:sz="6" w:space="0" w:color="auto"/>
              <w:bottom w:val="single" w:sz="6" w:space="0" w:color="auto"/>
              <w:right w:val="single" w:sz="6" w:space="0" w:color="auto"/>
            </w:tcBorders>
            <w:vAlign w:val="center"/>
          </w:tcPr>
          <w:p w14:paraId="088A3FC0" w14:textId="77777777" w:rsidR="00AC0945" w:rsidRDefault="00AC0945" w:rsidP="00986FF4">
            <w:pPr>
              <w:autoSpaceDE w:val="0"/>
              <w:autoSpaceDN w:val="0"/>
              <w:adjustRightInd w:val="0"/>
              <w:jc w:val="left"/>
              <w:rPr>
                <w:rFonts w:ascii="Calibri" w:eastAsiaTheme="minorHAnsi" w:hAnsi="Calibri" w:cs="Calibri"/>
                <w:color w:val="000000"/>
                <w:sz w:val="22"/>
              </w:rPr>
            </w:pPr>
            <w:r w:rsidRPr="009F0AA4">
              <w:rPr>
                <w:rFonts w:ascii="Calibri" w:eastAsiaTheme="minorHAnsi" w:hAnsi="Calibri" w:cs="Calibri"/>
                <w:color w:val="000000"/>
                <w:sz w:val="22"/>
              </w:rPr>
              <w:t>ПП-07.03.03.</w:t>
            </w:r>
            <w:r>
              <w:rPr>
                <w:rFonts w:ascii="Calibri" w:eastAsiaTheme="minorHAnsi" w:hAnsi="Calibri" w:cs="Calibri"/>
                <w:color w:val="000000"/>
                <w:sz w:val="22"/>
              </w:rPr>
              <w:t>02</w:t>
            </w:r>
            <w:r w:rsidRPr="009F0AA4">
              <w:rPr>
                <w:rFonts w:ascii="Calibri" w:eastAsiaTheme="minorHAnsi" w:hAnsi="Calibri" w:cs="Calibri"/>
                <w:color w:val="000000"/>
                <w:sz w:val="22"/>
              </w:rPr>
              <w:t>-ERP-</w:t>
            </w:r>
            <w:r>
              <w:rPr>
                <w:rFonts w:ascii="Calibri" w:eastAsiaTheme="minorHAnsi" w:hAnsi="Calibri" w:cs="Calibri"/>
                <w:color w:val="000000"/>
                <w:sz w:val="22"/>
              </w:rPr>
              <w:t>30</w:t>
            </w:r>
          </w:p>
        </w:tc>
        <w:tc>
          <w:tcPr>
            <w:tcW w:w="903" w:type="pct"/>
            <w:tcBorders>
              <w:top w:val="single" w:sz="6" w:space="0" w:color="auto"/>
              <w:left w:val="single" w:sz="6" w:space="0" w:color="auto"/>
              <w:bottom w:val="single" w:sz="6" w:space="0" w:color="auto"/>
              <w:right w:val="single" w:sz="6" w:space="0" w:color="auto"/>
            </w:tcBorders>
            <w:vAlign w:val="center"/>
          </w:tcPr>
          <w:p w14:paraId="3ABC6C90"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C.ПП-07.03-033</w:t>
            </w:r>
          </w:p>
        </w:tc>
        <w:tc>
          <w:tcPr>
            <w:tcW w:w="2917" w:type="pct"/>
            <w:tcBorders>
              <w:top w:val="single" w:sz="6" w:space="0" w:color="auto"/>
              <w:left w:val="single" w:sz="6" w:space="0" w:color="auto"/>
              <w:bottom w:val="single" w:sz="6" w:space="0" w:color="auto"/>
              <w:right w:val="single" w:sz="6" w:space="0" w:color="auto"/>
            </w:tcBorders>
            <w:vAlign w:val="center"/>
          </w:tcPr>
          <w:p w14:paraId="699D928C"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Формирование нового заказа ТОРО по данным сообщения ТОРО</w:t>
            </w:r>
          </w:p>
        </w:tc>
      </w:tr>
      <w:tr w:rsidR="00AC0945" w14:paraId="64F4CB94" w14:textId="77777777" w:rsidTr="00986F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trHeight w:val="290"/>
        </w:trPr>
        <w:tc>
          <w:tcPr>
            <w:tcW w:w="1180" w:type="pct"/>
            <w:tcBorders>
              <w:top w:val="single" w:sz="6" w:space="0" w:color="auto"/>
              <w:left w:val="single" w:sz="6" w:space="0" w:color="auto"/>
              <w:bottom w:val="single" w:sz="6" w:space="0" w:color="auto"/>
              <w:right w:val="single" w:sz="6" w:space="0" w:color="auto"/>
            </w:tcBorders>
            <w:vAlign w:val="center"/>
          </w:tcPr>
          <w:p w14:paraId="2EB2A4F0" w14:textId="77777777" w:rsidR="00AC0945" w:rsidRDefault="00AC0945" w:rsidP="00986FF4">
            <w:pPr>
              <w:autoSpaceDE w:val="0"/>
              <w:autoSpaceDN w:val="0"/>
              <w:adjustRightInd w:val="0"/>
              <w:jc w:val="left"/>
              <w:rPr>
                <w:rFonts w:ascii="Calibri" w:eastAsiaTheme="minorHAnsi" w:hAnsi="Calibri" w:cs="Calibri"/>
                <w:color w:val="000000"/>
                <w:sz w:val="22"/>
              </w:rPr>
            </w:pPr>
            <w:r w:rsidRPr="009F0AA4">
              <w:rPr>
                <w:rFonts w:ascii="Calibri" w:eastAsiaTheme="minorHAnsi" w:hAnsi="Calibri" w:cs="Calibri"/>
                <w:color w:val="000000"/>
                <w:sz w:val="22"/>
              </w:rPr>
              <w:t>ПП-07.03.03.</w:t>
            </w:r>
            <w:r>
              <w:rPr>
                <w:rFonts w:ascii="Calibri" w:eastAsiaTheme="minorHAnsi" w:hAnsi="Calibri" w:cs="Calibri"/>
                <w:color w:val="000000"/>
                <w:sz w:val="22"/>
              </w:rPr>
              <w:t>02</w:t>
            </w:r>
            <w:r w:rsidRPr="009F0AA4">
              <w:rPr>
                <w:rFonts w:ascii="Calibri" w:eastAsiaTheme="minorHAnsi" w:hAnsi="Calibri" w:cs="Calibri"/>
                <w:color w:val="000000"/>
                <w:sz w:val="22"/>
              </w:rPr>
              <w:t>-ERP-</w:t>
            </w:r>
            <w:r>
              <w:rPr>
                <w:rFonts w:ascii="Calibri" w:eastAsiaTheme="minorHAnsi" w:hAnsi="Calibri" w:cs="Calibri"/>
                <w:color w:val="000000"/>
                <w:sz w:val="22"/>
              </w:rPr>
              <w:t>60</w:t>
            </w:r>
          </w:p>
        </w:tc>
        <w:tc>
          <w:tcPr>
            <w:tcW w:w="903" w:type="pct"/>
            <w:tcBorders>
              <w:top w:val="single" w:sz="6" w:space="0" w:color="auto"/>
              <w:left w:val="single" w:sz="6" w:space="0" w:color="auto"/>
              <w:bottom w:val="single" w:sz="6" w:space="0" w:color="auto"/>
              <w:right w:val="single" w:sz="6" w:space="0" w:color="auto"/>
            </w:tcBorders>
            <w:vAlign w:val="center"/>
          </w:tcPr>
          <w:p w14:paraId="166E567E"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C.ПП-07.03-034</w:t>
            </w:r>
          </w:p>
        </w:tc>
        <w:tc>
          <w:tcPr>
            <w:tcW w:w="2917" w:type="pct"/>
            <w:tcBorders>
              <w:top w:val="single" w:sz="6" w:space="0" w:color="auto"/>
              <w:left w:val="single" w:sz="6" w:space="0" w:color="auto"/>
              <w:bottom w:val="single" w:sz="6" w:space="0" w:color="auto"/>
              <w:right w:val="single" w:sz="6" w:space="0" w:color="auto"/>
            </w:tcBorders>
            <w:vAlign w:val="center"/>
          </w:tcPr>
          <w:p w14:paraId="21F8E84E"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Присвоение заказа к СПП-элементу</w:t>
            </w:r>
          </w:p>
        </w:tc>
      </w:tr>
      <w:tr w:rsidR="00AC0945" w14:paraId="5999F7F7" w14:textId="77777777" w:rsidTr="00986F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trHeight w:val="290"/>
        </w:trPr>
        <w:tc>
          <w:tcPr>
            <w:tcW w:w="1180" w:type="pct"/>
            <w:tcBorders>
              <w:top w:val="single" w:sz="6" w:space="0" w:color="auto"/>
              <w:left w:val="single" w:sz="6" w:space="0" w:color="auto"/>
              <w:bottom w:val="single" w:sz="6" w:space="0" w:color="auto"/>
              <w:right w:val="single" w:sz="6" w:space="0" w:color="auto"/>
            </w:tcBorders>
            <w:vAlign w:val="center"/>
          </w:tcPr>
          <w:p w14:paraId="1E32E567" w14:textId="77777777" w:rsidR="00AC0945" w:rsidRDefault="00AC0945" w:rsidP="00986FF4">
            <w:pPr>
              <w:autoSpaceDE w:val="0"/>
              <w:autoSpaceDN w:val="0"/>
              <w:adjustRightInd w:val="0"/>
              <w:jc w:val="left"/>
              <w:rPr>
                <w:rFonts w:ascii="Calibri" w:eastAsiaTheme="minorHAnsi" w:hAnsi="Calibri" w:cs="Calibri"/>
                <w:color w:val="000000"/>
                <w:sz w:val="22"/>
              </w:rPr>
            </w:pPr>
            <w:r w:rsidRPr="009F0AA4">
              <w:rPr>
                <w:rFonts w:ascii="Calibri" w:eastAsiaTheme="minorHAnsi" w:hAnsi="Calibri" w:cs="Calibri"/>
                <w:color w:val="000000"/>
                <w:sz w:val="22"/>
              </w:rPr>
              <w:t>ПП-07.03.03.</w:t>
            </w:r>
            <w:r>
              <w:rPr>
                <w:rFonts w:ascii="Calibri" w:eastAsiaTheme="minorHAnsi" w:hAnsi="Calibri" w:cs="Calibri"/>
                <w:color w:val="000000"/>
                <w:sz w:val="22"/>
              </w:rPr>
              <w:t>02</w:t>
            </w:r>
            <w:r w:rsidRPr="009F0AA4">
              <w:rPr>
                <w:rFonts w:ascii="Calibri" w:eastAsiaTheme="minorHAnsi" w:hAnsi="Calibri" w:cs="Calibri"/>
                <w:color w:val="000000"/>
                <w:sz w:val="22"/>
              </w:rPr>
              <w:t>-ERP-</w:t>
            </w:r>
            <w:r>
              <w:rPr>
                <w:rFonts w:ascii="Calibri" w:eastAsiaTheme="minorHAnsi" w:hAnsi="Calibri" w:cs="Calibri"/>
                <w:color w:val="000000"/>
                <w:sz w:val="22"/>
              </w:rPr>
              <w:t>90</w:t>
            </w:r>
          </w:p>
        </w:tc>
        <w:tc>
          <w:tcPr>
            <w:tcW w:w="903" w:type="pct"/>
            <w:tcBorders>
              <w:top w:val="single" w:sz="6" w:space="0" w:color="auto"/>
              <w:left w:val="single" w:sz="6" w:space="0" w:color="auto"/>
              <w:bottom w:val="single" w:sz="6" w:space="0" w:color="auto"/>
              <w:right w:val="single" w:sz="6" w:space="0" w:color="auto"/>
            </w:tcBorders>
            <w:vAlign w:val="center"/>
          </w:tcPr>
          <w:p w14:paraId="219764D4"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C.ПП-07.03-035</w:t>
            </w:r>
          </w:p>
        </w:tc>
        <w:tc>
          <w:tcPr>
            <w:tcW w:w="2917" w:type="pct"/>
            <w:tcBorders>
              <w:top w:val="single" w:sz="6" w:space="0" w:color="auto"/>
              <w:left w:val="single" w:sz="6" w:space="0" w:color="auto"/>
              <w:bottom w:val="single" w:sz="6" w:space="0" w:color="auto"/>
              <w:right w:val="single" w:sz="6" w:space="0" w:color="auto"/>
            </w:tcBorders>
            <w:vAlign w:val="center"/>
          </w:tcPr>
          <w:p w14:paraId="4803ECA3"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Согласование заказа на внеплановые работы</w:t>
            </w:r>
          </w:p>
        </w:tc>
      </w:tr>
      <w:tr w:rsidR="00AC0945" w14:paraId="220F0385" w14:textId="77777777" w:rsidTr="00986F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trHeight w:val="492"/>
        </w:trPr>
        <w:tc>
          <w:tcPr>
            <w:tcW w:w="1180" w:type="pct"/>
            <w:tcBorders>
              <w:top w:val="single" w:sz="6" w:space="0" w:color="auto"/>
              <w:left w:val="single" w:sz="6" w:space="0" w:color="auto"/>
              <w:bottom w:val="single" w:sz="6" w:space="0" w:color="auto"/>
              <w:right w:val="single" w:sz="6" w:space="0" w:color="auto"/>
            </w:tcBorders>
            <w:vAlign w:val="center"/>
          </w:tcPr>
          <w:p w14:paraId="02CA94E7" w14:textId="77777777" w:rsidR="00AC0945" w:rsidRDefault="00AC0945" w:rsidP="00986FF4">
            <w:pPr>
              <w:autoSpaceDE w:val="0"/>
              <w:autoSpaceDN w:val="0"/>
              <w:adjustRightInd w:val="0"/>
              <w:jc w:val="left"/>
              <w:rPr>
                <w:rFonts w:ascii="Calibri" w:eastAsiaTheme="minorHAnsi" w:hAnsi="Calibri" w:cs="Calibri"/>
                <w:color w:val="000000"/>
                <w:sz w:val="22"/>
              </w:rPr>
            </w:pPr>
            <w:r w:rsidRPr="009F0AA4">
              <w:rPr>
                <w:rFonts w:ascii="Calibri" w:eastAsiaTheme="minorHAnsi" w:hAnsi="Calibri" w:cs="Calibri"/>
                <w:color w:val="000000"/>
                <w:sz w:val="22"/>
              </w:rPr>
              <w:t>ПП-07.03.03.</w:t>
            </w:r>
            <w:r>
              <w:rPr>
                <w:rFonts w:ascii="Calibri" w:eastAsiaTheme="minorHAnsi" w:hAnsi="Calibri" w:cs="Calibri"/>
                <w:color w:val="000000"/>
                <w:sz w:val="22"/>
              </w:rPr>
              <w:t>03</w:t>
            </w:r>
            <w:r w:rsidRPr="009F0AA4">
              <w:rPr>
                <w:rFonts w:ascii="Calibri" w:eastAsiaTheme="minorHAnsi" w:hAnsi="Calibri" w:cs="Calibri"/>
                <w:color w:val="000000"/>
                <w:sz w:val="22"/>
              </w:rPr>
              <w:t>-ERP-</w:t>
            </w:r>
            <w:r>
              <w:rPr>
                <w:rFonts w:ascii="Calibri" w:eastAsiaTheme="minorHAnsi" w:hAnsi="Calibri" w:cs="Calibri"/>
                <w:color w:val="000000"/>
                <w:sz w:val="22"/>
              </w:rPr>
              <w:t>20</w:t>
            </w:r>
          </w:p>
        </w:tc>
        <w:tc>
          <w:tcPr>
            <w:tcW w:w="903" w:type="pct"/>
            <w:tcBorders>
              <w:top w:val="single" w:sz="6" w:space="0" w:color="auto"/>
              <w:left w:val="single" w:sz="6" w:space="0" w:color="auto"/>
              <w:bottom w:val="single" w:sz="6" w:space="0" w:color="auto"/>
              <w:right w:val="single" w:sz="6" w:space="0" w:color="auto"/>
            </w:tcBorders>
            <w:vAlign w:val="center"/>
          </w:tcPr>
          <w:p w14:paraId="30BF110D"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C.ПП-07.03-037</w:t>
            </w:r>
          </w:p>
        </w:tc>
        <w:tc>
          <w:tcPr>
            <w:tcW w:w="2917" w:type="pct"/>
            <w:tcBorders>
              <w:top w:val="single" w:sz="6" w:space="0" w:color="auto"/>
              <w:left w:val="single" w:sz="6" w:space="0" w:color="auto"/>
              <w:bottom w:val="single" w:sz="6" w:space="0" w:color="auto"/>
              <w:right w:val="single" w:sz="6" w:space="0" w:color="auto"/>
            </w:tcBorders>
            <w:vAlign w:val="center"/>
          </w:tcPr>
          <w:p w14:paraId="2CFDDCDE"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Принятие решения об останове оборудования, устранении аварии и оформление наряд-задания</w:t>
            </w:r>
          </w:p>
        </w:tc>
      </w:tr>
      <w:tr w:rsidR="00AC0945" w14:paraId="5985EC6E" w14:textId="77777777" w:rsidTr="00986F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trHeight w:val="290"/>
        </w:trPr>
        <w:tc>
          <w:tcPr>
            <w:tcW w:w="1180" w:type="pct"/>
            <w:tcBorders>
              <w:top w:val="single" w:sz="6" w:space="0" w:color="auto"/>
              <w:left w:val="single" w:sz="6" w:space="0" w:color="auto"/>
              <w:bottom w:val="single" w:sz="6" w:space="0" w:color="auto"/>
              <w:right w:val="single" w:sz="6" w:space="0" w:color="auto"/>
            </w:tcBorders>
            <w:vAlign w:val="center"/>
          </w:tcPr>
          <w:p w14:paraId="3506DB1C" w14:textId="77777777" w:rsidR="00AC0945" w:rsidRDefault="00AC0945" w:rsidP="00986FF4">
            <w:pPr>
              <w:autoSpaceDE w:val="0"/>
              <w:autoSpaceDN w:val="0"/>
              <w:adjustRightInd w:val="0"/>
              <w:jc w:val="left"/>
              <w:rPr>
                <w:rFonts w:ascii="Calibri" w:eastAsiaTheme="minorHAnsi" w:hAnsi="Calibri" w:cs="Calibri"/>
                <w:color w:val="000000"/>
                <w:sz w:val="22"/>
              </w:rPr>
            </w:pPr>
            <w:r w:rsidRPr="009F0AA4">
              <w:rPr>
                <w:rFonts w:ascii="Calibri" w:eastAsiaTheme="minorHAnsi" w:hAnsi="Calibri" w:cs="Calibri"/>
                <w:color w:val="000000"/>
                <w:sz w:val="22"/>
              </w:rPr>
              <w:t>ПП-07.03.03.</w:t>
            </w:r>
            <w:r>
              <w:rPr>
                <w:rFonts w:ascii="Calibri" w:eastAsiaTheme="minorHAnsi" w:hAnsi="Calibri" w:cs="Calibri"/>
                <w:color w:val="000000"/>
                <w:sz w:val="22"/>
              </w:rPr>
              <w:t>02</w:t>
            </w:r>
            <w:r w:rsidRPr="009F0AA4">
              <w:rPr>
                <w:rFonts w:ascii="Calibri" w:eastAsiaTheme="minorHAnsi" w:hAnsi="Calibri" w:cs="Calibri"/>
                <w:color w:val="000000"/>
                <w:sz w:val="22"/>
              </w:rPr>
              <w:t>-ERP-</w:t>
            </w:r>
            <w:r>
              <w:rPr>
                <w:rFonts w:ascii="Calibri" w:eastAsiaTheme="minorHAnsi" w:hAnsi="Calibri" w:cs="Calibri"/>
                <w:color w:val="000000"/>
                <w:sz w:val="22"/>
              </w:rPr>
              <w:t>25</w:t>
            </w:r>
          </w:p>
        </w:tc>
        <w:tc>
          <w:tcPr>
            <w:tcW w:w="903" w:type="pct"/>
            <w:tcBorders>
              <w:top w:val="single" w:sz="6" w:space="0" w:color="auto"/>
              <w:left w:val="single" w:sz="6" w:space="0" w:color="auto"/>
              <w:bottom w:val="single" w:sz="6" w:space="0" w:color="auto"/>
              <w:right w:val="single" w:sz="6" w:space="0" w:color="auto"/>
            </w:tcBorders>
            <w:vAlign w:val="center"/>
          </w:tcPr>
          <w:p w14:paraId="63109A2F"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C.ПП-07.03-038</w:t>
            </w:r>
          </w:p>
        </w:tc>
        <w:tc>
          <w:tcPr>
            <w:tcW w:w="2917" w:type="pct"/>
            <w:tcBorders>
              <w:top w:val="single" w:sz="6" w:space="0" w:color="auto"/>
              <w:left w:val="single" w:sz="6" w:space="0" w:color="auto"/>
              <w:bottom w:val="single" w:sz="6" w:space="0" w:color="auto"/>
              <w:right w:val="single" w:sz="6" w:space="0" w:color="auto"/>
            </w:tcBorders>
            <w:vAlign w:val="center"/>
          </w:tcPr>
          <w:p w14:paraId="0EF7F530"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Определение исполнителя работ</w:t>
            </w:r>
          </w:p>
        </w:tc>
      </w:tr>
      <w:tr w:rsidR="00AC0945" w14:paraId="790F70D7" w14:textId="77777777" w:rsidTr="00986F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trHeight w:val="290"/>
        </w:trPr>
        <w:tc>
          <w:tcPr>
            <w:tcW w:w="1180" w:type="pct"/>
            <w:tcBorders>
              <w:top w:val="single" w:sz="6" w:space="0" w:color="auto"/>
              <w:left w:val="single" w:sz="6" w:space="0" w:color="auto"/>
              <w:bottom w:val="single" w:sz="6" w:space="0" w:color="auto"/>
              <w:right w:val="single" w:sz="6" w:space="0" w:color="auto"/>
            </w:tcBorders>
            <w:vAlign w:val="center"/>
          </w:tcPr>
          <w:p w14:paraId="01CC286F" w14:textId="77777777" w:rsidR="00AC0945" w:rsidRDefault="00AC0945" w:rsidP="00986FF4">
            <w:pPr>
              <w:autoSpaceDE w:val="0"/>
              <w:autoSpaceDN w:val="0"/>
              <w:adjustRightInd w:val="0"/>
              <w:jc w:val="left"/>
              <w:rPr>
                <w:rFonts w:ascii="Calibri" w:eastAsiaTheme="minorHAnsi" w:hAnsi="Calibri" w:cs="Calibri"/>
                <w:color w:val="000000"/>
                <w:sz w:val="22"/>
              </w:rPr>
            </w:pPr>
            <w:r w:rsidRPr="009F0AA4">
              <w:rPr>
                <w:rFonts w:ascii="Calibri" w:eastAsiaTheme="minorHAnsi" w:hAnsi="Calibri" w:cs="Calibri"/>
                <w:color w:val="000000"/>
                <w:sz w:val="22"/>
              </w:rPr>
              <w:t>ПП-07.03.03.</w:t>
            </w:r>
            <w:r>
              <w:rPr>
                <w:rFonts w:ascii="Calibri" w:eastAsiaTheme="minorHAnsi" w:hAnsi="Calibri" w:cs="Calibri"/>
                <w:color w:val="000000"/>
                <w:sz w:val="22"/>
              </w:rPr>
              <w:t>02</w:t>
            </w:r>
            <w:r w:rsidRPr="009F0AA4">
              <w:rPr>
                <w:rFonts w:ascii="Calibri" w:eastAsiaTheme="minorHAnsi" w:hAnsi="Calibri" w:cs="Calibri"/>
                <w:color w:val="000000"/>
                <w:sz w:val="22"/>
              </w:rPr>
              <w:t>-ERP-</w:t>
            </w:r>
            <w:r>
              <w:rPr>
                <w:rFonts w:ascii="Calibri" w:eastAsiaTheme="minorHAnsi" w:hAnsi="Calibri" w:cs="Calibri"/>
                <w:color w:val="000000"/>
                <w:sz w:val="22"/>
              </w:rPr>
              <w:t>70</w:t>
            </w:r>
          </w:p>
        </w:tc>
        <w:tc>
          <w:tcPr>
            <w:tcW w:w="903" w:type="pct"/>
            <w:tcBorders>
              <w:top w:val="single" w:sz="6" w:space="0" w:color="auto"/>
              <w:left w:val="single" w:sz="6" w:space="0" w:color="auto"/>
              <w:bottom w:val="single" w:sz="6" w:space="0" w:color="auto"/>
              <w:right w:val="single" w:sz="6" w:space="0" w:color="auto"/>
            </w:tcBorders>
            <w:vAlign w:val="center"/>
          </w:tcPr>
          <w:p w14:paraId="1037D017"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C.ПП-07.03-039</w:t>
            </w:r>
          </w:p>
        </w:tc>
        <w:tc>
          <w:tcPr>
            <w:tcW w:w="2917" w:type="pct"/>
            <w:tcBorders>
              <w:top w:val="single" w:sz="6" w:space="0" w:color="auto"/>
              <w:left w:val="single" w:sz="6" w:space="0" w:color="auto"/>
              <w:bottom w:val="single" w:sz="6" w:space="0" w:color="auto"/>
              <w:right w:val="single" w:sz="6" w:space="0" w:color="auto"/>
            </w:tcBorders>
            <w:vAlign w:val="center"/>
          </w:tcPr>
          <w:p w14:paraId="4836CAD0"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Фиксация результатов ремонта</w:t>
            </w:r>
          </w:p>
        </w:tc>
      </w:tr>
      <w:tr w:rsidR="00AC0945" w14:paraId="340C2B48" w14:textId="77777777" w:rsidTr="00986F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trHeight w:val="492"/>
        </w:trPr>
        <w:tc>
          <w:tcPr>
            <w:tcW w:w="1180" w:type="pct"/>
            <w:tcBorders>
              <w:top w:val="single" w:sz="6" w:space="0" w:color="auto"/>
              <w:left w:val="single" w:sz="6" w:space="0" w:color="auto"/>
              <w:bottom w:val="single" w:sz="6" w:space="0" w:color="auto"/>
              <w:right w:val="single" w:sz="6" w:space="0" w:color="auto"/>
            </w:tcBorders>
            <w:vAlign w:val="center"/>
          </w:tcPr>
          <w:p w14:paraId="6068DBCB" w14:textId="77777777" w:rsidR="00AC0945" w:rsidRDefault="00AC0945" w:rsidP="00986FF4">
            <w:pPr>
              <w:autoSpaceDE w:val="0"/>
              <w:autoSpaceDN w:val="0"/>
              <w:adjustRightInd w:val="0"/>
              <w:jc w:val="left"/>
              <w:rPr>
                <w:rFonts w:ascii="Calibri" w:eastAsiaTheme="minorHAnsi" w:hAnsi="Calibri" w:cs="Calibri"/>
                <w:color w:val="000000"/>
                <w:sz w:val="22"/>
              </w:rPr>
            </w:pPr>
            <w:r w:rsidRPr="009F0AA4">
              <w:rPr>
                <w:rFonts w:ascii="Calibri" w:eastAsiaTheme="minorHAnsi" w:hAnsi="Calibri" w:cs="Calibri"/>
                <w:color w:val="000000"/>
                <w:sz w:val="22"/>
              </w:rPr>
              <w:lastRenderedPageBreak/>
              <w:t>ПП-07.03.03.</w:t>
            </w:r>
            <w:r>
              <w:rPr>
                <w:rFonts w:ascii="Calibri" w:eastAsiaTheme="minorHAnsi" w:hAnsi="Calibri" w:cs="Calibri"/>
                <w:color w:val="000000"/>
                <w:sz w:val="22"/>
              </w:rPr>
              <w:t>02</w:t>
            </w:r>
            <w:r w:rsidRPr="009F0AA4">
              <w:rPr>
                <w:rFonts w:ascii="Calibri" w:eastAsiaTheme="minorHAnsi" w:hAnsi="Calibri" w:cs="Calibri"/>
                <w:color w:val="000000"/>
                <w:sz w:val="22"/>
              </w:rPr>
              <w:t>-ERP-</w:t>
            </w:r>
            <w:r>
              <w:rPr>
                <w:rFonts w:ascii="Calibri" w:eastAsiaTheme="minorHAnsi" w:hAnsi="Calibri" w:cs="Calibri"/>
                <w:color w:val="000000"/>
                <w:sz w:val="22"/>
              </w:rPr>
              <w:t>60</w:t>
            </w:r>
          </w:p>
        </w:tc>
        <w:tc>
          <w:tcPr>
            <w:tcW w:w="903" w:type="pct"/>
            <w:tcBorders>
              <w:top w:val="single" w:sz="6" w:space="0" w:color="auto"/>
              <w:left w:val="single" w:sz="6" w:space="0" w:color="auto"/>
              <w:bottom w:val="single" w:sz="6" w:space="0" w:color="auto"/>
              <w:right w:val="single" w:sz="6" w:space="0" w:color="auto"/>
            </w:tcBorders>
            <w:vAlign w:val="center"/>
          </w:tcPr>
          <w:p w14:paraId="31C4E5F8"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C.ПП-07.03-040</w:t>
            </w:r>
          </w:p>
        </w:tc>
        <w:tc>
          <w:tcPr>
            <w:tcW w:w="2917" w:type="pct"/>
            <w:tcBorders>
              <w:top w:val="single" w:sz="6" w:space="0" w:color="auto"/>
              <w:left w:val="single" w:sz="6" w:space="0" w:color="auto"/>
              <w:bottom w:val="single" w:sz="6" w:space="0" w:color="auto"/>
              <w:right w:val="single" w:sz="6" w:space="0" w:color="auto"/>
            </w:tcBorders>
            <w:vAlign w:val="center"/>
          </w:tcPr>
          <w:p w14:paraId="69B73229"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Подтверждение работ при ежесменном обслуживании</w:t>
            </w:r>
          </w:p>
        </w:tc>
      </w:tr>
      <w:tr w:rsidR="00AC0945" w14:paraId="7981CEBA" w14:textId="77777777" w:rsidTr="00986F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trHeight w:val="290"/>
        </w:trPr>
        <w:tc>
          <w:tcPr>
            <w:tcW w:w="1180" w:type="pct"/>
            <w:tcBorders>
              <w:top w:val="single" w:sz="6" w:space="0" w:color="auto"/>
              <w:left w:val="single" w:sz="6" w:space="0" w:color="auto"/>
              <w:bottom w:val="single" w:sz="6" w:space="0" w:color="auto"/>
              <w:right w:val="single" w:sz="6" w:space="0" w:color="auto"/>
            </w:tcBorders>
            <w:vAlign w:val="center"/>
          </w:tcPr>
          <w:p w14:paraId="51E54192" w14:textId="77777777" w:rsidR="00AC0945" w:rsidRDefault="00AC0945" w:rsidP="00986FF4">
            <w:pPr>
              <w:autoSpaceDE w:val="0"/>
              <w:autoSpaceDN w:val="0"/>
              <w:adjustRightInd w:val="0"/>
              <w:jc w:val="left"/>
              <w:rPr>
                <w:rFonts w:ascii="Calibri" w:eastAsiaTheme="minorHAnsi" w:hAnsi="Calibri" w:cs="Calibri"/>
                <w:color w:val="000000"/>
                <w:sz w:val="22"/>
              </w:rPr>
            </w:pPr>
            <w:r w:rsidRPr="009F0AA4">
              <w:rPr>
                <w:rFonts w:ascii="Calibri" w:eastAsiaTheme="minorHAnsi" w:hAnsi="Calibri" w:cs="Calibri"/>
                <w:color w:val="000000"/>
                <w:sz w:val="22"/>
              </w:rPr>
              <w:t>ПП-07.03.03.</w:t>
            </w:r>
            <w:r>
              <w:rPr>
                <w:rFonts w:ascii="Calibri" w:eastAsiaTheme="minorHAnsi" w:hAnsi="Calibri" w:cs="Calibri"/>
                <w:color w:val="000000"/>
                <w:sz w:val="22"/>
              </w:rPr>
              <w:t>02</w:t>
            </w:r>
            <w:r w:rsidRPr="009F0AA4">
              <w:rPr>
                <w:rFonts w:ascii="Calibri" w:eastAsiaTheme="minorHAnsi" w:hAnsi="Calibri" w:cs="Calibri"/>
                <w:color w:val="000000"/>
                <w:sz w:val="22"/>
              </w:rPr>
              <w:t>-ERP-</w:t>
            </w:r>
            <w:r>
              <w:rPr>
                <w:rFonts w:ascii="Calibri" w:eastAsiaTheme="minorHAnsi" w:hAnsi="Calibri" w:cs="Calibri"/>
                <w:color w:val="000000"/>
                <w:sz w:val="22"/>
              </w:rPr>
              <w:t>80</w:t>
            </w:r>
          </w:p>
        </w:tc>
        <w:tc>
          <w:tcPr>
            <w:tcW w:w="903" w:type="pct"/>
            <w:tcBorders>
              <w:top w:val="single" w:sz="6" w:space="0" w:color="auto"/>
              <w:left w:val="single" w:sz="6" w:space="0" w:color="auto"/>
              <w:bottom w:val="single" w:sz="6" w:space="0" w:color="auto"/>
              <w:right w:val="single" w:sz="6" w:space="0" w:color="auto"/>
            </w:tcBorders>
            <w:vAlign w:val="center"/>
          </w:tcPr>
          <w:p w14:paraId="631164C4"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C.ПП-07.03-041</w:t>
            </w:r>
          </w:p>
        </w:tc>
        <w:tc>
          <w:tcPr>
            <w:tcW w:w="2917" w:type="pct"/>
            <w:tcBorders>
              <w:top w:val="single" w:sz="6" w:space="0" w:color="auto"/>
              <w:left w:val="single" w:sz="6" w:space="0" w:color="auto"/>
              <w:bottom w:val="single" w:sz="6" w:space="0" w:color="auto"/>
              <w:right w:val="single" w:sz="6" w:space="0" w:color="auto"/>
            </w:tcBorders>
            <w:vAlign w:val="center"/>
          </w:tcPr>
          <w:p w14:paraId="2D538E2B" w14:textId="77777777" w:rsidR="00AC0945" w:rsidRDefault="00AC0945" w:rsidP="00986FF4">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Техническое закрытие мероприятий ТОРО</w:t>
            </w:r>
          </w:p>
        </w:tc>
      </w:tr>
    </w:tbl>
    <w:p w14:paraId="4E9F8256" w14:textId="77777777" w:rsidR="001412D7" w:rsidRDefault="001412D7" w:rsidP="001412D7">
      <w:pPr>
        <w:suppressAutoHyphens/>
        <w:spacing w:before="240" w:after="240" w:line="276" w:lineRule="auto"/>
        <w:ind w:firstLine="567"/>
        <w:rPr>
          <w:rFonts w:ascii="Arial" w:eastAsia="Calibri" w:hAnsi="Arial" w:cs="Arial"/>
        </w:rPr>
      </w:pPr>
      <w:r>
        <w:rPr>
          <w:rFonts w:ascii="Arial" w:hAnsi="Arial" w:cs="Arial"/>
        </w:rPr>
        <w:t>Детально</w:t>
      </w:r>
      <w:r>
        <w:rPr>
          <w:rFonts w:ascii="Arial" w:eastAsia="Calibri" w:hAnsi="Arial" w:cs="Arial"/>
        </w:rPr>
        <w:t xml:space="preserve"> риски и контрольные процедуры описываются в Приложение № РиК1. Матрица рисков и контрольных процедур (МРиКП). </w:t>
      </w:r>
    </w:p>
    <w:p w14:paraId="5857F941" w14:textId="77777777" w:rsidR="001412D7" w:rsidRDefault="001412D7">
      <w:pPr>
        <w:pStyle w:val="3"/>
      </w:pPr>
      <w:bookmarkStart w:id="1255" w:name="_Toc38890369"/>
      <w:r w:rsidRPr="00BE014D">
        <w:t>Разделение полномочий</w:t>
      </w:r>
      <w:bookmarkEnd w:id="1255"/>
    </w:p>
    <w:p w14:paraId="67A4C865" w14:textId="77777777" w:rsidR="00AE7792" w:rsidRPr="00AE7792" w:rsidRDefault="00AE7792" w:rsidP="00AE7792">
      <w:pPr>
        <w:spacing w:after="240" w:line="276" w:lineRule="auto"/>
        <w:ind w:firstLine="567"/>
      </w:pPr>
      <w:r w:rsidRPr="00AE7792">
        <w:rPr>
          <w:rFonts w:ascii="Arial" w:hAnsi="Arial" w:cs="Arial"/>
        </w:rPr>
        <w:t>В рамках данного Концептуального Дизайна все бизнес-роли не позволяют осуществлять критичных с точки зрения разделения полномочий операций. С точки зрения разделения полномочий данные операции не являются рискообразующими и не предлагаются к рассмотрению и анализу в рамках групп полномочий.</w:t>
      </w:r>
    </w:p>
    <w:p w14:paraId="143EFE43" w14:textId="7B917134" w:rsidR="00AE7792" w:rsidRPr="00C941C6" w:rsidRDefault="00AE7792" w:rsidP="002008C6">
      <w:pPr>
        <w:spacing w:after="240" w:line="276" w:lineRule="auto"/>
        <w:ind w:firstLine="567"/>
        <w:rPr>
          <w:rFonts w:cs="Arial"/>
        </w:rPr>
      </w:pPr>
      <w:r w:rsidRPr="00AE7792">
        <w:rPr>
          <w:rFonts w:ascii="Arial" w:hAnsi="Arial" w:cs="Arial"/>
        </w:rPr>
        <w:t>Соответственно, в рамках данного КД конфликты между бизнес-ролями отсутствуют.</w:t>
      </w:r>
    </w:p>
    <w:p w14:paraId="4D98840C" w14:textId="77777777" w:rsidR="00AE7792" w:rsidRPr="002008C6" w:rsidRDefault="00AE7792" w:rsidP="002008C6"/>
    <w:p w14:paraId="55328457" w14:textId="5E6991C9" w:rsidR="009E28A6" w:rsidRDefault="009E28A6" w:rsidP="009E28A6">
      <w:pPr>
        <w:pStyle w:val="2"/>
        <w:keepNext/>
        <w:keepLines/>
        <w:spacing w:before="160" w:after="120" w:line="276" w:lineRule="auto"/>
        <w:rPr>
          <w:rFonts w:eastAsiaTheme="majorEastAsia" w:cstheme="majorBidi"/>
          <w:bCs w:val="0"/>
          <w:iCs w:val="0"/>
          <w:szCs w:val="26"/>
        </w:rPr>
      </w:pPr>
      <w:bookmarkStart w:id="1256" w:name="_Toc38890370"/>
      <w:bookmarkStart w:id="1257" w:name="_Toc38890371"/>
      <w:bookmarkStart w:id="1258" w:name="_Toc38890372"/>
      <w:bookmarkStart w:id="1259" w:name="_Toc38890373"/>
      <w:bookmarkStart w:id="1260" w:name="_Toc38890374"/>
      <w:bookmarkStart w:id="1261" w:name="_Toc38890375"/>
      <w:bookmarkStart w:id="1262" w:name="_Toc38890376"/>
      <w:bookmarkStart w:id="1263" w:name="_Toc38890377"/>
      <w:bookmarkStart w:id="1264" w:name="_Toc38890378"/>
      <w:bookmarkStart w:id="1265" w:name="_Toc38890379"/>
      <w:bookmarkStart w:id="1266" w:name="_Toc38890380"/>
      <w:bookmarkStart w:id="1267" w:name="_Toc38890381"/>
      <w:bookmarkStart w:id="1268" w:name="_Toc38890382"/>
      <w:bookmarkStart w:id="1269" w:name="_Toc38890383"/>
      <w:bookmarkStart w:id="1270" w:name="_Toc38890384"/>
      <w:bookmarkStart w:id="1271" w:name="_Toc38890385"/>
      <w:bookmarkStart w:id="1272" w:name="_Toc38890386"/>
      <w:bookmarkStart w:id="1273" w:name="_Toc38890387"/>
      <w:bookmarkStart w:id="1274" w:name="_Toc38890388"/>
      <w:bookmarkStart w:id="1275" w:name="_Toc38890389"/>
      <w:bookmarkStart w:id="1276" w:name="_Toc38890390"/>
      <w:bookmarkStart w:id="1277" w:name="_Toc38890391"/>
      <w:bookmarkStart w:id="1278" w:name="_Toc521512744"/>
      <w:bookmarkStart w:id="1279" w:name="_Toc522014225"/>
      <w:bookmarkStart w:id="1280" w:name="_Toc38890392"/>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r w:rsidRPr="00BE014D">
        <w:rPr>
          <w:rFonts w:eastAsiaTheme="majorEastAsia" w:cstheme="majorBidi"/>
          <w:bCs w:val="0"/>
          <w:iCs w:val="0"/>
          <w:szCs w:val="26"/>
        </w:rPr>
        <w:t>Интеграционные точки со смежными процессами</w:t>
      </w:r>
      <w:bookmarkEnd w:id="1278"/>
      <w:bookmarkEnd w:id="1279"/>
      <w:bookmarkEnd w:id="1280"/>
    </w:p>
    <w:p w14:paraId="0E0BCF95" w14:textId="77777777" w:rsidR="009E28A6" w:rsidRPr="00E60367" w:rsidRDefault="009E28A6" w:rsidP="0042305B">
      <w:pPr>
        <w:ind w:firstLine="567"/>
        <w:rPr>
          <w:rFonts w:ascii="Arial" w:eastAsiaTheme="majorEastAsia" w:hAnsi="Arial" w:cs="Arial"/>
        </w:rPr>
      </w:pPr>
      <w:r>
        <w:rPr>
          <w:rFonts w:ascii="Arial" w:eastAsiaTheme="majorEastAsia" w:hAnsi="Arial" w:cs="Arial"/>
        </w:rPr>
        <w:t>Точки интеграции со смежными модулями приведены в таблице 1</w:t>
      </w:r>
      <w:r w:rsidRPr="00396716">
        <w:rPr>
          <w:rFonts w:ascii="Arial" w:eastAsiaTheme="majorEastAsia" w:hAnsi="Arial" w:cs="Arial"/>
        </w:rPr>
        <w:t>0</w:t>
      </w:r>
      <w:r>
        <w:rPr>
          <w:rFonts w:ascii="Arial" w:eastAsiaTheme="majorEastAsia" w:hAnsi="Arial" w:cs="Arial"/>
        </w:rPr>
        <w:t>.</w:t>
      </w:r>
    </w:p>
    <w:p w14:paraId="76272FAA" w14:textId="77777777" w:rsidR="009E28A6" w:rsidRDefault="009E28A6" w:rsidP="009E28A6">
      <w:pPr>
        <w:pStyle w:val="a8"/>
        <w:keepNext/>
        <w:spacing w:before="120" w:beforeAutospacing="0" w:after="120" w:afterAutospacing="0" w:line="276" w:lineRule="auto"/>
        <w:jc w:val="right"/>
        <w:rPr>
          <w:rFonts w:ascii="Arial" w:hAnsi="Arial" w:cs="Arial"/>
          <w:b/>
          <w:sz w:val="22"/>
        </w:rPr>
      </w:pPr>
      <w:r w:rsidRPr="00916FAB">
        <w:rPr>
          <w:rFonts w:ascii="Arial" w:hAnsi="Arial" w:cs="Arial"/>
          <w:b/>
          <w:sz w:val="22"/>
        </w:rPr>
        <w:t xml:space="preserve">Таблица </w:t>
      </w:r>
      <w:r>
        <w:rPr>
          <w:rFonts w:ascii="Arial" w:hAnsi="Arial" w:cs="Arial"/>
          <w:b/>
          <w:sz w:val="22"/>
        </w:rPr>
        <w:t>1</w:t>
      </w:r>
      <w:r>
        <w:rPr>
          <w:rFonts w:ascii="Arial" w:hAnsi="Arial" w:cs="Arial"/>
          <w:b/>
          <w:sz w:val="22"/>
          <w:lang w:val="en-US"/>
        </w:rPr>
        <w:t>0</w:t>
      </w:r>
      <w:r w:rsidRPr="00916FAB">
        <w:rPr>
          <w:rFonts w:ascii="Arial" w:hAnsi="Arial" w:cs="Arial"/>
          <w:b/>
          <w:sz w:val="22"/>
        </w:rPr>
        <w:t>.</w:t>
      </w:r>
      <w:r>
        <w:rPr>
          <w:rFonts w:ascii="Arial" w:hAnsi="Arial" w:cs="Arial"/>
          <w:b/>
          <w:sz w:val="22"/>
        </w:rPr>
        <w:t xml:space="preserve"> </w:t>
      </w:r>
      <w:r w:rsidRPr="00916FAB">
        <w:rPr>
          <w:rFonts w:ascii="Arial" w:hAnsi="Arial" w:cs="Arial"/>
          <w:b/>
          <w:sz w:val="22"/>
        </w:rPr>
        <w:t>Точки межпроцессной интеграции</w:t>
      </w:r>
    </w:p>
    <w:tbl>
      <w:tblPr>
        <w:tblW w:w="5433"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341"/>
        <w:gridCol w:w="1778"/>
        <w:gridCol w:w="1559"/>
        <w:gridCol w:w="1701"/>
        <w:gridCol w:w="1276"/>
        <w:gridCol w:w="1701"/>
        <w:gridCol w:w="1701"/>
      </w:tblGrid>
      <w:tr w:rsidR="009E28A6" w:rsidRPr="00B14753" w14:paraId="26A5181B" w14:textId="77777777" w:rsidTr="008C5F22">
        <w:trPr>
          <w:cantSplit/>
          <w:trHeight w:val="397"/>
          <w:tblHeader/>
          <w:jc w:val="center"/>
        </w:trPr>
        <w:tc>
          <w:tcPr>
            <w:tcW w:w="606" w:type="pct"/>
            <w:shd w:val="clear" w:color="auto" w:fill="FFC000"/>
            <w:vAlign w:val="center"/>
          </w:tcPr>
          <w:p w14:paraId="585C70DC" w14:textId="77777777" w:rsidR="009E28A6" w:rsidRPr="00B14753" w:rsidRDefault="009E28A6" w:rsidP="001661FB">
            <w:pPr>
              <w:suppressAutoHyphens/>
              <w:jc w:val="center"/>
              <w:rPr>
                <w:rFonts w:ascii="Arial" w:hAnsi="Arial" w:cs="Arial"/>
                <w:b/>
                <w:sz w:val="20"/>
                <w:szCs w:val="20"/>
              </w:rPr>
            </w:pPr>
            <w:r w:rsidRPr="00B14753">
              <w:rPr>
                <w:rFonts w:ascii="Arial" w:hAnsi="Arial" w:cs="Arial"/>
                <w:b/>
                <w:sz w:val="20"/>
                <w:szCs w:val="20"/>
                <w:lang w:eastAsia="ru-RU"/>
              </w:rPr>
              <w:t>Код БП получателя</w:t>
            </w:r>
          </w:p>
        </w:tc>
        <w:tc>
          <w:tcPr>
            <w:tcW w:w="804" w:type="pct"/>
            <w:shd w:val="clear" w:color="auto" w:fill="FFC000"/>
            <w:vAlign w:val="center"/>
          </w:tcPr>
          <w:p w14:paraId="6D629B89" w14:textId="77777777" w:rsidR="009E28A6" w:rsidRPr="00B14753" w:rsidRDefault="009E28A6" w:rsidP="001661FB">
            <w:pPr>
              <w:suppressAutoHyphens/>
              <w:jc w:val="center"/>
              <w:rPr>
                <w:rFonts w:ascii="Arial" w:hAnsi="Arial" w:cs="Arial"/>
                <w:b/>
                <w:sz w:val="20"/>
                <w:szCs w:val="20"/>
              </w:rPr>
            </w:pPr>
            <w:r w:rsidRPr="00B14753">
              <w:rPr>
                <w:rFonts w:ascii="Arial" w:hAnsi="Arial" w:cs="Arial"/>
                <w:b/>
                <w:sz w:val="20"/>
                <w:szCs w:val="20"/>
                <w:lang w:eastAsia="ru-RU"/>
              </w:rPr>
              <w:t>Название БП получателя</w:t>
            </w:r>
          </w:p>
        </w:tc>
        <w:tc>
          <w:tcPr>
            <w:tcW w:w="705" w:type="pct"/>
            <w:shd w:val="clear" w:color="auto" w:fill="FFC000"/>
            <w:vAlign w:val="center"/>
          </w:tcPr>
          <w:p w14:paraId="7AF5BB05" w14:textId="77777777" w:rsidR="009E28A6" w:rsidRPr="00B14753" w:rsidRDefault="009E28A6" w:rsidP="001661FB">
            <w:pPr>
              <w:suppressAutoHyphens/>
              <w:jc w:val="center"/>
              <w:rPr>
                <w:rFonts w:ascii="Arial" w:hAnsi="Arial" w:cs="Arial"/>
                <w:b/>
                <w:sz w:val="20"/>
                <w:szCs w:val="20"/>
              </w:rPr>
            </w:pPr>
            <w:r w:rsidRPr="00B14753">
              <w:rPr>
                <w:rFonts w:ascii="Arial" w:hAnsi="Arial" w:cs="Arial"/>
                <w:b/>
                <w:sz w:val="20"/>
                <w:szCs w:val="20"/>
                <w:lang w:eastAsia="ru-RU"/>
              </w:rPr>
              <w:t>Шаг БП получателя</w:t>
            </w:r>
          </w:p>
        </w:tc>
        <w:tc>
          <w:tcPr>
            <w:tcW w:w="769" w:type="pct"/>
            <w:shd w:val="clear" w:color="auto" w:fill="FFC000"/>
            <w:vAlign w:val="center"/>
          </w:tcPr>
          <w:p w14:paraId="4014B085" w14:textId="77777777" w:rsidR="009E28A6" w:rsidRPr="00B14753" w:rsidRDefault="009E28A6" w:rsidP="001661FB">
            <w:pPr>
              <w:suppressAutoHyphens/>
              <w:jc w:val="center"/>
              <w:rPr>
                <w:rFonts w:ascii="Arial" w:hAnsi="Arial" w:cs="Arial"/>
                <w:b/>
                <w:sz w:val="20"/>
                <w:szCs w:val="20"/>
              </w:rPr>
            </w:pPr>
            <w:r w:rsidRPr="00B14753">
              <w:rPr>
                <w:rFonts w:ascii="Arial" w:hAnsi="Arial" w:cs="Arial"/>
                <w:b/>
                <w:sz w:val="20"/>
                <w:szCs w:val="20"/>
                <w:lang w:eastAsia="ru-RU"/>
              </w:rPr>
              <w:t>Описание интеграционной точки</w:t>
            </w:r>
          </w:p>
        </w:tc>
        <w:tc>
          <w:tcPr>
            <w:tcW w:w="577" w:type="pct"/>
            <w:shd w:val="clear" w:color="auto" w:fill="FFC000"/>
            <w:vAlign w:val="center"/>
          </w:tcPr>
          <w:p w14:paraId="74C4A1F9" w14:textId="77777777" w:rsidR="009E28A6" w:rsidRPr="00B14753" w:rsidRDefault="009E28A6" w:rsidP="001661FB">
            <w:pPr>
              <w:suppressAutoHyphens/>
              <w:jc w:val="center"/>
              <w:rPr>
                <w:rFonts w:ascii="Arial" w:hAnsi="Arial" w:cs="Arial"/>
                <w:b/>
                <w:sz w:val="20"/>
                <w:szCs w:val="20"/>
              </w:rPr>
            </w:pPr>
            <w:r w:rsidRPr="00B14753">
              <w:rPr>
                <w:rFonts w:ascii="Arial" w:hAnsi="Arial" w:cs="Arial"/>
                <w:b/>
                <w:sz w:val="20"/>
                <w:szCs w:val="20"/>
                <w:lang w:eastAsia="ru-RU"/>
              </w:rPr>
              <w:t>Код БП отправителя</w:t>
            </w:r>
          </w:p>
        </w:tc>
        <w:tc>
          <w:tcPr>
            <w:tcW w:w="769" w:type="pct"/>
            <w:shd w:val="clear" w:color="auto" w:fill="FFC000"/>
            <w:vAlign w:val="center"/>
          </w:tcPr>
          <w:p w14:paraId="3686CE7C" w14:textId="77777777" w:rsidR="009E28A6" w:rsidRPr="00B14753" w:rsidRDefault="009E28A6" w:rsidP="001661FB">
            <w:pPr>
              <w:suppressAutoHyphens/>
              <w:jc w:val="center"/>
              <w:rPr>
                <w:rFonts w:ascii="Arial" w:hAnsi="Arial" w:cs="Arial"/>
                <w:b/>
                <w:sz w:val="20"/>
                <w:szCs w:val="20"/>
              </w:rPr>
            </w:pPr>
            <w:r w:rsidRPr="00B14753">
              <w:rPr>
                <w:rFonts w:ascii="Arial" w:hAnsi="Arial" w:cs="Arial"/>
                <w:b/>
                <w:sz w:val="20"/>
                <w:szCs w:val="20"/>
                <w:lang w:eastAsia="ru-RU"/>
              </w:rPr>
              <w:t>Название БП отправителя</w:t>
            </w:r>
          </w:p>
        </w:tc>
        <w:tc>
          <w:tcPr>
            <w:tcW w:w="769" w:type="pct"/>
            <w:shd w:val="clear" w:color="auto" w:fill="FFC000"/>
            <w:vAlign w:val="center"/>
          </w:tcPr>
          <w:p w14:paraId="6CAC3CCB" w14:textId="77777777" w:rsidR="009E28A6" w:rsidRPr="00B14753" w:rsidRDefault="009E28A6" w:rsidP="001661FB">
            <w:pPr>
              <w:suppressAutoHyphens/>
              <w:jc w:val="center"/>
              <w:rPr>
                <w:rFonts w:ascii="Arial" w:hAnsi="Arial" w:cs="Arial"/>
                <w:b/>
                <w:sz w:val="20"/>
                <w:szCs w:val="20"/>
              </w:rPr>
            </w:pPr>
            <w:r w:rsidRPr="00B14753">
              <w:rPr>
                <w:rFonts w:ascii="Arial" w:hAnsi="Arial" w:cs="Arial"/>
                <w:b/>
                <w:sz w:val="20"/>
                <w:szCs w:val="20"/>
                <w:lang w:eastAsia="ru-RU"/>
              </w:rPr>
              <w:t>Шаг БП отправителя</w:t>
            </w:r>
          </w:p>
        </w:tc>
      </w:tr>
      <w:tr w:rsidR="009E28A6" w:rsidRPr="00B14753" w14:paraId="15CF3FE9" w14:textId="77777777" w:rsidTr="008C5F22">
        <w:trPr>
          <w:cantSplit/>
          <w:jc w:val="center"/>
        </w:trPr>
        <w:tc>
          <w:tcPr>
            <w:tcW w:w="606" w:type="pct"/>
          </w:tcPr>
          <w:p w14:paraId="269A8E10"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 xml:space="preserve">ПП-07.03.03.01-ERP </w:t>
            </w:r>
          </w:p>
        </w:tc>
        <w:tc>
          <w:tcPr>
            <w:tcW w:w="804" w:type="pct"/>
            <w:shd w:val="clear" w:color="auto" w:fill="auto"/>
          </w:tcPr>
          <w:p w14:paraId="1248D5E1"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Выполнение и фактический учет воздействий</w:t>
            </w:r>
          </w:p>
        </w:tc>
        <w:tc>
          <w:tcPr>
            <w:tcW w:w="705" w:type="pct"/>
            <w:shd w:val="clear" w:color="auto" w:fill="auto"/>
          </w:tcPr>
          <w:p w14:paraId="0F41D8F5"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80 Отражение времени, фактически затраченного на мероприятия ТОиР</w:t>
            </w:r>
          </w:p>
        </w:tc>
        <w:tc>
          <w:tcPr>
            <w:tcW w:w="769" w:type="pct"/>
            <w:shd w:val="clear" w:color="auto" w:fill="auto"/>
          </w:tcPr>
          <w:p w14:paraId="6C2CD5AA"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После выполнения работ передается деблокированный заказ ТОРО и пакет первичных документов</w:t>
            </w:r>
          </w:p>
        </w:tc>
        <w:tc>
          <w:tcPr>
            <w:tcW w:w="577" w:type="pct"/>
            <w:shd w:val="clear" w:color="auto" w:fill="auto"/>
          </w:tcPr>
          <w:p w14:paraId="0F0DD079"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ПП-07.03.03.03-ERP</w:t>
            </w:r>
          </w:p>
        </w:tc>
        <w:tc>
          <w:tcPr>
            <w:tcW w:w="769" w:type="pct"/>
            <w:shd w:val="clear" w:color="auto" w:fill="auto"/>
          </w:tcPr>
          <w:p w14:paraId="20037339"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Управление аварийными воздействиями ТОиР критичного оборудования</w:t>
            </w:r>
          </w:p>
        </w:tc>
        <w:tc>
          <w:tcPr>
            <w:tcW w:w="769" w:type="pct"/>
            <w:shd w:val="clear" w:color="auto" w:fill="auto"/>
          </w:tcPr>
          <w:p w14:paraId="3F680D33"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90 Деблокирование заказа ТОРО</w:t>
            </w:r>
          </w:p>
        </w:tc>
      </w:tr>
      <w:tr w:rsidR="009E28A6" w:rsidRPr="00B14753" w14:paraId="77231B5D" w14:textId="77777777" w:rsidTr="008C5F22">
        <w:trPr>
          <w:cantSplit/>
          <w:jc w:val="center"/>
        </w:trPr>
        <w:tc>
          <w:tcPr>
            <w:tcW w:w="606" w:type="pct"/>
          </w:tcPr>
          <w:p w14:paraId="4AD39414"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ПП-07.03.03.01-ERP</w:t>
            </w:r>
          </w:p>
        </w:tc>
        <w:tc>
          <w:tcPr>
            <w:tcW w:w="804" w:type="pct"/>
            <w:shd w:val="clear" w:color="auto" w:fill="auto"/>
          </w:tcPr>
          <w:p w14:paraId="31E49337"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Выполнение и фактический учет воздействий</w:t>
            </w:r>
          </w:p>
        </w:tc>
        <w:tc>
          <w:tcPr>
            <w:tcW w:w="705" w:type="pct"/>
            <w:shd w:val="clear" w:color="auto" w:fill="auto"/>
          </w:tcPr>
          <w:p w14:paraId="28F0778E"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20 Ежесменное планирование работ, выдача заданий на мобильные устройства</w:t>
            </w:r>
          </w:p>
        </w:tc>
        <w:tc>
          <w:tcPr>
            <w:tcW w:w="769" w:type="pct"/>
            <w:shd w:val="clear" w:color="auto" w:fill="auto"/>
          </w:tcPr>
          <w:p w14:paraId="2C273C82"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Передается подписанный выдающим наряд-допуск</w:t>
            </w:r>
          </w:p>
        </w:tc>
        <w:tc>
          <w:tcPr>
            <w:tcW w:w="577" w:type="pct"/>
            <w:shd w:val="clear" w:color="auto" w:fill="auto"/>
          </w:tcPr>
          <w:p w14:paraId="78490A5C"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ПП-11.03.01-ERP</w:t>
            </w:r>
          </w:p>
        </w:tc>
        <w:tc>
          <w:tcPr>
            <w:tcW w:w="769" w:type="pct"/>
            <w:shd w:val="clear" w:color="auto" w:fill="auto"/>
          </w:tcPr>
          <w:p w14:paraId="251F6209"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Обеспечение проведения работ повышенной опасности</w:t>
            </w:r>
          </w:p>
        </w:tc>
        <w:tc>
          <w:tcPr>
            <w:tcW w:w="769" w:type="pct"/>
            <w:shd w:val="clear" w:color="auto" w:fill="auto"/>
          </w:tcPr>
          <w:p w14:paraId="4000BB6D"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60 Подписание и выдача наряда-допуска</w:t>
            </w:r>
          </w:p>
        </w:tc>
      </w:tr>
      <w:tr w:rsidR="009E28A6" w:rsidRPr="00B14753" w14:paraId="35F63B2D" w14:textId="77777777" w:rsidTr="008C5F22">
        <w:trPr>
          <w:cantSplit/>
          <w:jc w:val="center"/>
        </w:trPr>
        <w:tc>
          <w:tcPr>
            <w:tcW w:w="606" w:type="pct"/>
          </w:tcPr>
          <w:p w14:paraId="18DDA5AA"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ПП-07.03.03.01-ERP</w:t>
            </w:r>
          </w:p>
        </w:tc>
        <w:tc>
          <w:tcPr>
            <w:tcW w:w="804" w:type="pct"/>
            <w:shd w:val="clear" w:color="auto" w:fill="auto"/>
          </w:tcPr>
          <w:p w14:paraId="0A292D5F"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Выполнение и фактический учет воздействий</w:t>
            </w:r>
          </w:p>
        </w:tc>
        <w:tc>
          <w:tcPr>
            <w:tcW w:w="705" w:type="pct"/>
            <w:shd w:val="clear" w:color="auto" w:fill="auto"/>
          </w:tcPr>
          <w:p w14:paraId="68BE5B58"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10 Проверка наличия опасных работ и формирование наряд-допуска</w:t>
            </w:r>
          </w:p>
        </w:tc>
        <w:tc>
          <w:tcPr>
            <w:tcW w:w="769" w:type="pct"/>
            <w:shd w:val="clear" w:color="auto" w:fill="auto"/>
          </w:tcPr>
          <w:p w14:paraId="69C323E5"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Передается утвержденный заказ ТОРО с недельно-суточным план-графиком</w:t>
            </w:r>
          </w:p>
        </w:tc>
        <w:tc>
          <w:tcPr>
            <w:tcW w:w="577" w:type="pct"/>
            <w:shd w:val="clear" w:color="auto" w:fill="auto"/>
          </w:tcPr>
          <w:p w14:paraId="7E44FBBA"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ПП-07.03.02-ERP</w:t>
            </w:r>
          </w:p>
        </w:tc>
        <w:tc>
          <w:tcPr>
            <w:tcW w:w="769" w:type="pct"/>
            <w:shd w:val="clear" w:color="auto" w:fill="auto"/>
          </w:tcPr>
          <w:p w14:paraId="377A1238"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Недельно-суточное планирование воздействий на производственные активы</w:t>
            </w:r>
          </w:p>
        </w:tc>
        <w:tc>
          <w:tcPr>
            <w:tcW w:w="769" w:type="pct"/>
            <w:shd w:val="clear" w:color="auto" w:fill="auto"/>
          </w:tcPr>
          <w:p w14:paraId="6119CDBA" w14:textId="5E9CB5E5" w:rsidR="009E28A6" w:rsidRPr="00B14753" w:rsidRDefault="00F163AF" w:rsidP="001661FB">
            <w:pPr>
              <w:suppressAutoHyphens/>
              <w:jc w:val="left"/>
              <w:rPr>
                <w:rFonts w:ascii="Arial" w:hAnsi="Arial" w:cs="Arial"/>
                <w:sz w:val="20"/>
                <w:szCs w:val="20"/>
              </w:rPr>
            </w:pPr>
            <w:r>
              <w:rPr>
                <w:rFonts w:ascii="Arial" w:hAnsi="Arial" w:cs="Arial"/>
                <w:sz w:val="20"/>
                <w:szCs w:val="20"/>
              </w:rPr>
              <w:t>160 Согласование плана-графика воздействий на ПА с ПТО</w:t>
            </w:r>
          </w:p>
        </w:tc>
      </w:tr>
      <w:tr w:rsidR="002E65C9" w:rsidRPr="00B14753" w14:paraId="20C74C7F" w14:textId="77777777" w:rsidTr="008C5F22">
        <w:trPr>
          <w:cantSplit/>
          <w:jc w:val="center"/>
        </w:trPr>
        <w:tc>
          <w:tcPr>
            <w:tcW w:w="606" w:type="pct"/>
          </w:tcPr>
          <w:p w14:paraId="3EE18E50" w14:textId="0EDFD343" w:rsidR="002E65C9" w:rsidRPr="00B14753" w:rsidRDefault="002E65C9" w:rsidP="002E65C9">
            <w:pPr>
              <w:suppressAutoHyphens/>
              <w:jc w:val="left"/>
              <w:rPr>
                <w:rFonts w:ascii="Arial" w:hAnsi="Arial" w:cs="Arial"/>
                <w:noProof/>
                <w:sz w:val="20"/>
                <w:szCs w:val="20"/>
              </w:rPr>
            </w:pPr>
            <w:r w:rsidRPr="00B14753">
              <w:rPr>
                <w:rFonts w:ascii="Arial" w:hAnsi="Arial" w:cs="Arial"/>
                <w:noProof/>
                <w:sz w:val="20"/>
                <w:szCs w:val="20"/>
              </w:rPr>
              <w:lastRenderedPageBreak/>
              <w:t>ПП-07.03.03.01-ERP</w:t>
            </w:r>
          </w:p>
        </w:tc>
        <w:tc>
          <w:tcPr>
            <w:tcW w:w="804" w:type="pct"/>
            <w:shd w:val="clear" w:color="auto" w:fill="auto"/>
          </w:tcPr>
          <w:p w14:paraId="6E1D60E9" w14:textId="3BB8791F" w:rsidR="002E65C9" w:rsidRPr="00B14753" w:rsidRDefault="002E65C9" w:rsidP="002E65C9">
            <w:pPr>
              <w:suppressAutoHyphens/>
              <w:jc w:val="left"/>
              <w:rPr>
                <w:rFonts w:ascii="Arial" w:hAnsi="Arial" w:cs="Arial"/>
                <w:noProof/>
                <w:sz w:val="20"/>
                <w:szCs w:val="20"/>
              </w:rPr>
            </w:pPr>
            <w:r w:rsidRPr="00B14753">
              <w:rPr>
                <w:rFonts w:ascii="Arial" w:hAnsi="Arial" w:cs="Arial"/>
                <w:noProof/>
                <w:sz w:val="20"/>
                <w:szCs w:val="20"/>
              </w:rPr>
              <w:t>Выполнение и фактический учет воздействий</w:t>
            </w:r>
          </w:p>
        </w:tc>
        <w:tc>
          <w:tcPr>
            <w:tcW w:w="705" w:type="pct"/>
            <w:shd w:val="clear" w:color="auto" w:fill="auto"/>
          </w:tcPr>
          <w:p w14:paraId="781BC047" w14:textId="3152B153" w:rsidR="002E65C9" w:rsidRPr="00B14753" w:rsidRDefault="002E65C9" w:rsidP="002E65C9">
            <w:pPr>
              <w:suppressAutoHyphens/>
              <w:jc w:val="left"/>
              <w:rPr>
                <w:rFonts w:ascii="Arial" w:hAnsi="Arial" w:cs="Arial"/>
                <w:sz w:val="20"/>
                <w:szCs w:val="20"/>
              </w:rPr>
            </w:pPr>
            <w:r w:rsidRPr="00B14753">
              <w:rPr>
                <w:rFonts w:ascii="Arial" w:hAnsi="Arial" w:cs="Arial"/>
                <w:sz w:val="20"/>
                <w:szCs w:val="20"/>
              </w:rPr>
              <w:t>10 Проверка наличия опасных работ и формирование наряд-допуска</w:t>
            </w:r>
          </w:p>
        </w:tc>
        <w:tc>
          <w:tcPr>
            <w:tcW w:w="769" w:type="pct"/>
            <w:shd w:val="clear" w:color="auto" w:fill="auto"/>
          </w:tcPr>
          <w:p w14:paraId="5BAC6AE3" w14:textId="11766ACF" w:rsidR="002E65C9" w:rsidRPr="00B14753" w:rsidRDefault="006534D8" w:rsidP="002E65C9">
            <w:pPr>
              <w:suppressAutoHyphens/>
              <w:jc w:val="left"/>
              <w:rPr>
                <w:rFonts w:ascii="Arial" w:hAnsi="Arial" w:cs="Arial"/>
                <w:sz w:val="20"/>
                <w:szCs w:val="20"/>
              </w:rPr>
            </w:pPr>
            <w:r>
              <w:rPr>
                <w:rFonts w:ascii="Arial" w:hAnsi="Arial" w:cs="Arial"/>
                <w:sz w:val="20"/>
                <w:szCs w:val="20"/>
              </w:rPr>
              <w:t>Передается утвержденный заказ ТОРО и план-график остановочных ремонтов</w:t>
            </w:r>
          </w:p>
        </w:tc>
        <w:tc>
          <w:tcPr>
            <w:tcW w:w="577" w:type="pct"/>
            <w:shd w:val="clear" w:color="auto" w:fill="auto"/>
          </w:tcPr>
          <w:p w14:paraId="008D737D" w14:textId="222E706E" w:rsidR="002E65C9" w:rsidRPr="002E65C9" w:rsidRDefault="002E65C9" w:rsidP="002E65C9">
            <w:pPr>
              <w:suppressAutoHyphens/>
              <w:jc w:val="left"/>
              <w:rPr>
                <w:rFonts w:ascii="Arial" w:hAnsi="Arial" w:cs="Arial"/>
                <w:noProof/>
                <w:sz w:val="20"/>
                <w:szCs w:val="20"/>
              </w:rPr>
            </w:pPr>
            <w:r>
              <w:rPr>
                <w:rFonts w:ascii="Arial" w:hAnsi="Arial" w:cs="Arial"/>
                <w:noProof/>
                <w:sz w:val="20"/>
                <w:szCs w:val="20"/>
              </w:rPr>
              <w:t>ПП-07.02.03.02-</w:t>
            </w:r>
            <w:r>
              <w:rPr>
                <w:rFonts w:ascii="Arial" w:hAnsi="Arial" w:cs="Arial"/>
                <w:noProof/>
                <w:sz w:val="20"/>
                <w:szCs w:val="20"/>
                <w:lang w:val="en-US"/>
              </w:rPr>
              <w:t>ERP</w:t>
            </w:r>
          </w:p>
        </w:tc>
        <w:tc>
          <w:tcPr>
            <w:tcW w:w="769" w:type="pct"/>
            <w:shd w:val="clear" w:color="auto" w:fill="auto"/>
          </w:tcPr>
          <w:p w14:paraId="4D9440E6" w14:textId="6A9BE31C" w:rsidR="002E65C9" w:rsidRPr="00B14753" w:rsidRDefault="006534D8" w:rsidP="002E65C9">
            <w:pPr>
              <w:suppressAutoHyphens/>
              <w:jc w:val="left"/>
              <w:rPr>
                <w:rFonts w:ascii="Arial" w:hAnsi="Arial" w:cs="Arial"/>
                <w:noProof/>
                <w:sz w:val="20"/>
                <w:szCs w:val="20"/>
              </w:rPr>
            </w:pPr>
            <w:r>
              <w:rPr>
                <w:rFonts w:ascii="Arial" w:hAnsi="Arial" w:cs="Arial"/>
                <w:noProof/>
                <w:sz w:val="20"/>
                <w:szCs w:val="20"/>
              </w:rPr>
              <w:t>Планирование остановочных ремонтов</w:t>
            </w:r>
          </w:p>
        </w:tc>
        <w:tc>
          <w:tcPr>
            <w:tcW w:w="769" w:type="pct"/>
            <w:shd w:val="clear" w:color="auto" w:fill="auto"/>
          </w:tcPr>
          <w:p w14:paraId="4B8AA420" w14:textId="74870E1E" w:rsidR="002E65C9" w:rsidRPr="00B14753" w:rsidRDefault="00DA2BEA" w:rsidP="002E65C9">
            <w:pPr>
              <w:suppressAutoHyphens/>
              <w:jc w:val="left"/>
              <w:rPr>
                <w:rFonts w:ascii="Arial" w:hAnsi="Arial" w:cs="Arial"/>
                <w:sz w:val="20"/>
                <w:szCs w:val="20"/>
              </w:rPr>
            </w:pPr>
            <w:r>
              <w:rPr>
                <w:rFonts w:ascii="Arial" w:hAnsi="Arial" w:cs="Arial"/>
                <w:sz w:val="20"/>
                <w:szCs w:val="20"/>
              </w:rPr>
              <w:t>27</w:t>
            </w:r>
            <w:r w:rsidR="006534D8">
              <w:rPr>
                <w:rFonts w:ascii="Arial" w:hAnsi="Arial" w:cs="Arial"/>
                <w:sz w:val="20"/>
                <w:szCs w:val="20"/>
              </w:rPr>
              <w:t>0 Уведомление Главного инженера БЕ о согласовании плана-графика остановочных ремонтов</w:t>
            </w:r>
          </w:p>
        </w:tc>
      </w:tr>
      <w:tr w:rsidR="009E28A6" w:rsidRPr="00B14753" w14:paraId="785F16CD" w14:textId="77777777" w:rsidTr="008C5F22">
        <w:trPr>
          <w:cantSplit/>
          <w:jc w:val="center"/>
        </w:trPr>
        <w:tc>
          <w:tcPr>
            <w:tcW w:w="606" w:type="pct"/>
          </w:tcPr>
          <w:p w14:paraId="424908AF"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ПП-07.03.03.01-ERP</w:t>
            </w:r>
          </w:p>
        </w:tc>
        <w:tc>
          <w:tcPr>
            <w:tcW w:w="804" w:type="pct"/>
            <w:shd w:val="clear" w:color="auto" w:fill="auto"/>
          </w:tcPr>
          <w:p w14:paraId="06DF0B87"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Выполнение и фактический учет воздействий</w:t>
            </w:r>
          </w:p>
        </w:tc>
        <w:tc>
          <w:tcPr>
            <w:tcW w:w="705" w:type="pct"/>
            <w:shd w:val="clear" w:color="auto" w:fill="auto"/>
          </w:tcPr>
          <w:p w14:paraId="35C9E760"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10 Проверка наличия опасных работ и формирование наряд-допуска</w:t>
            </w:r>
          </w:p>
        </w:tc>
        <w:tc>
          <w:tcPr>
            <w:tcW w:w="769" w:type="pct"/>
            <w:shd w:val="clear" w:color="auto" w:fill="auto"/>
          </w:tcPr>
          <w:p w14:paraId="1DBE2398"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Поступление материала на склад МОЛ подтверждено документом материала</w:t>
            </w:r>
          </w:p>
        </w:tc>
        <w:tc>
          <w:tcPr>
            <w:tcW w:w="577" w:type="pct"/>
            <w:shd w:val="clear" w:color="auto" w:fill="auto"/>
          </w:tcPr>
          <w:p w14:paraId="22685044"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ПП-10.07.03.01-ERP</w:t>
            </w:r>
          </w:p>
        </w:tc>
        <w:tc>
          <w:tcPr>
            <w:tcW w:w="769" w:type="pct"/>
            <w:shd w:val="clear" w:color="auto" w:fill="auto"/>
          </w:tcPr>
          <w:p w14:paraId="16DC1693"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Приемка и размещение МТР на складе</w:t>
            </w:r>
          </w:p>
        </w:tc>
        <w:tc>
          <w:tcPr>
            <w:tcW w:w="769" w:type="pct"/>
            <w:shd w:val="clear" w:color="auto" w:fill="auto"/>
          </w:tcPr>
          <w:p w14:paraId="145ABF06" w14:textId="16320FD1" w:rsidR="009E28A6" w:rsidRPr="00B14753" w:rsidRDefault="00DA2BEA" w:rsidP="001661FB">
            <w:pPr>
              <w:suppressAutoHyphens/>
              <w:jc w:val="left"/>
              <w:rPr>
                <w:rFonts w:ascii="Arial" w:hAnsi="Arial" w:cs="Arial"/>
                <w:sz w:val="20"/>
                <w:szCs w:val="20"/>
              </w:rPr>
            </w:pPr>
            <w:r>
              <w:rPr>
                <w:rFonts w:ascii="Arial" w:hAnsi="Arial" w:cs="Arial"/>
                <w:sz w:val="20"/>
                <w:szCs w:val="20"/>
              </w:rPr>
              <w:t>40 - 85 Регистрация поступления на склад</w:t>
            </w:r>
          </w:p>
        </w:tc>
      </w:tr>
      <w:tr w:rsidR="009E28A6" w:rsidRPr="00B14753" w14:paraId="2DEEB105" w14:textId="77777777" w:rsidTr="008C5F22">
        <w:trPr>
          <w:cantSplit/>
          <w:jc w:val="center"/>
        </w:trPr>
        <w:tc>
          <w:tcPr>
            <w:tcW w:w="606" w:type="pct"/>
          </w:tcPr>
          <w:p w14:paraId="72FABD91"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ПП-15.01.01.01</w:t>
            </w:r>
          </w:p>
        </w:tc>
        <w:tc>
          <w:tcPr>
            <w:tcW w:w="804" w:type="pct"/>
            <w:shd w:val="clear" w:color="auto" w:fill="auto"/>
          </w:tcPr>
          <w:p w14:paraId="184750B3"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Получение и обработка в МФЦ входящих первичных документов</w:t>
            </w:r>
          </w:p>
        </w:tc>
        <w:tc>
          <w:tcPr>
            <w:tcW w:w="705" w:type="pct"/>
            <w:shd w:val="clear" w:color="auto" w:fill="auto"/>
          </w:tcPr>
          <w:p w14:paraId="02EFA199"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w:t>
            </w:r>
          </w:p>
        </w:tc>
        <w:tc>
          <w:tcPr>
            <w:tcW w:w="769" w:type="pct"/>
            <w:shd w:val="clear" w:color="auto" w:fill="auto"/>
          </w:tcPr>
          <w:p w14:paraId="3E171165"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В МФЦ передаются первичные документы, связанные с выдачей и списанием МТР</w:t>
            </w:r>
          </w:p>
        </w:tc>
        <w:tc>
          <w:tcPr>
            <w:tcW w:w="577" w:type="pct"/>
            <w:shd w:val="clear" w:color="auto" w:fill="auto"/>
          </w:tcPr>
          <w:p w14:paraId="16032CFB"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12E16923"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6C8B0FEC"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110 Подтверждение фактического количества израсходованных МТР</w:t>
            </w:r>
          </w:p>
        </w:tc>
      </w:tr>
      <w:tr w:rsidR="009E28A6" w:rsidRPr="00B14753" w14:paraId="456FF27C" w14:textId="77777777" w:rsidTr="008C5F22">
        <w:trPr>
          <w:cantSplit/>
          <w:jc w:val="center"/>
        </w:trPr>
        <w:tc>
          <w:tcPr>
            <w:tcW w:w="606" w:type="pct"/>
          </w:tcPr>
          <w:p w14:paraId="3909D007"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ПП-07.04.04-ERP</w:t>
            </w:r>
          </w:p>
        </w:tc>
        <w:tc>
          <w:tcPr>
            <w:tcW w:w="804" w:type="pct"/>
            <w:shd w:val="clear" w:color="auto" w:fill="auto"/>
          </w:tcPr>
          <w:p w14:paraId="487E73C2" w14:textId="02DDF1D6"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Анализ технического состояния производственных</w:t>
            </w:r>
            <w:r w:rsidR="00875722">
              <w:rPr>
                <w:rFonts w:ascii="Arial" w:hAnsi="Arial" w:cs="Arial"/>
                <w:noProof/>
                <w:sz w:val="20"/>
                <w:szCs w:val="20"/>
              </w:rPr>
              <w:t xml:space="preserve"> </w:t>
            </w:r>
            <w:r w:rsidRPr="00B14753">
              <w:rPr>
                <w:rFonts w:ascii="Arial" w:hAnsi="Arial" w:cs="Arial"/>
                <w:noProof/>
                <w:sz w:val="20"/>
                <w:szCs w:val="20"/>
              </w:rPr>
              <w:t>активов</w:t>
            </w:r>
          </w:p>
        </w:tc>
        <w:tc>
          <w:tcPr>
            <w:tcW w:w="705" w:type="pct"/>
            <w:shd w:val="clear" w:color="auto" w:fill="auto"/>
          </w:tcPr>
          <w:p w14:paraId="362BC3CD" w14:textId="5F4735DE" w:rsidR="009E28A6" w:rsidRPr="00B14753" w:rsidRDefault="003544C4" w:rsidP="001661FB">
            <w:pPr>
              <w:suppressAutoHyphens/>
              <w:jc w:val="left"/>
              <w:rPr>
                <w:rFonts w:ascii="Arial" w:hAnsi="Arial" w:cs="Arial"/>
                <w:sz w:val="20"/>
                <w:szCs w:val="20"/>
              </w:rPr>
            </w:pPr>
            <w:r>
              <w:rPr>
                <w:rFonts w:ascii="Arial" w:hAnsi="Arial" w:cs="Arial"/>
                <w:sz w:val="20"/>
                <w:szCs w:val="20"/>
              </w:rPr>
              <w:t>4</w:t>
            </w:r>
            <w:r w:rsidR="009E28A6" w:rsidRPr="00B14753">
              <w:rPr>
                <w:rFonts w:ascii="Arial" w:hAnsi="Arial" w:cs="Arial"/>
                <w:sz w:val="20"/>
                <w:szCs w:val="20"/>
              </w:rPr>
              <w:t>0 Анализ дефектов</w:t>
            </w:r>
          </w:p>
        </w:tc>
        <w:tc>
          <w:tcPr>
            <w:tcW w:w="769" w:type="pct"/>
            <w:shd w:val="clear" w:color="auto" w:fill="auto"/>
          </w:tcPr>
          <w:p w14:paraId="48035FA5"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Передается история сообщений ТОРО для дальнейшего анализа дефектов ПА</w:t>
            </w:r>
          </w:p>
        </w:tc>
        <w:tc>
          <w:tcPr>
            <w:tcW w:w="577" w:type="pct"/>
            <w:shd w:val="clear" w:color="auto" w:fill="auto"/>
          </w:tcPr>
          <w:p w14:paraId="4479246B"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7676F0CA"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4C006001"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170 Анализ и техническое закрытие сообщений ТОРО</w:t>
            </w:r>
          </w:p>
        </w:tc>
      </w:tr>
      <w:tr w:rsidR="009E28A6" w:rsidRPr="00B14753" w14:paraId="3D97EEB4" w14:textId="77777777" w:rsidTr="008C5F22">
        <w:trPr>
          <w:cantSplit/>
          <w:jc w:val="center"/>
        </w:trPr>
        <w:tc>
          <w:tcPr>
            <w:tcW w:w="606" w:type="pct"/>
          </w:tcPr>
          <w:p w14:paraId="72B65D01"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ПП-03.02.13.06-ERP</w:t>
            </w:r>
          </w:p>
        </w:tc>
        <w:tc>
          <w:tcPr>
            <w:tcW w:w="804" w:type="pct"/>
            <w:shd w:val="clear" w:color="auto" w:fill="auto"/>
          </w:tcPr>
          <w:p w14:paraId="591AE706"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Учет прочих РБП</w:t>
            </w:r>
          </w:p>
        </w:tc>
        <w:tc>
          <w:tcPr>
            <w:tcW w:w="705" w:type="pct"/>
            <w:shd w:val="clear" w:color="auto" w:fill="auto"/>
          </w:tcPr>
          <w:p w14:paraId="781DAE2A"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01 Проверка и внесение изменений в карточки РБП</w:t>
            </w:r>
          </w:p>
        </w:tc>
        <w:tc>
          <w:tcPr>
            <w:tcW w:w="769" w:type="pct"/>
            <w:shd w:val="clear" w:color="auto" w:fill="auto"/>
          </w:tcPr>
          <w:p w14:paraId="25AF6B0F"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Передается карточка РБП</w:t>
            </w:r>
          </w:p>
        </w:tc>
        <w:tc>
          <w:tcPr>
            <w:tcW w:w="577" w:type="pct"/>
            <w:shd w:val="clear" w:color="auto" w:fill="auto"/>
          </w:tcPr>
          <w:p w14:paraId="55AAE435"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1801A337"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11DF4648"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180 Техническое закрытие мероприятий ТОиР</w:t>
            </w:r>
          </w:p>
        </w:tc>
      </w:tr>
      <w:tr w:rsidR="009E28A6" w:rsidRPr="00B14753" w14:paraId="503A4A63" w14:textId="77777777" w:rsidTr="008C5F22">
        <w:trPr>
          <w:cantSplit/>
          <w:jc w:val="center"/>
        </w:trPr>
        <w:tc>
          <w:tcPr>
            <w:tcW w:w="606" w:type="pct"/>
          </w:tcPr>
          <w:p w14:paraId="08AD523A"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ПП-07.05.03-ERP</w:t>
            </w:r>
          </w:p>
        </w:tc>
        <w:tc>
          <w:tcPr>
            <w:tcW w:w="804" w:type="pct"/>
            <w:shd w:val="clear" w:color="auto" w:fill="auto"/>
          </w:tcPr>
          <w:p w14:paraId="7C381E95"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 xml:space="preserve">Формирование и потребление </w:t>
            </w:r>
            <w:r>
              <w:rPr>
                <w:rFonts w:ascii="Arial" w:hAnsi="Arial" w:cs="Arial"/>
                <w:noProof/>
                <w:sz w:val="20"/>
                <w:szCs w:val="20"/>
              </w:rPr>
              <w:t>обменного</w:t>
            </w:r>
            <w:r w:rsidRPr="00B14753">
              <w:rPr>
                <w:rFonts w:ascii="Arial" w:hAnsi="Arial" w:cs="Arial"/>
                <w:noProof/>
                <w:sz w:val="20"/>
                <w:szCs w:val="20"/>
              </w:rPr>
              <w:t xml:space="preserve"> фонда</w:t>
            </w:r>
          </w:p>
        </w:tc>
        <w:tc>
          <w:tcPr>
            <w:tcW w:w="705" w:type="pct"/>
            <w:shd w:val="clear" w:color="auto" w:fill="auto"/>
          </w:tcPr>
          <w:p w14:paraId="0FFA3E15"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30 Поступление восстановленного узла на склад</w:t>
            </w:r>
          </w:p>
        </w:tc>
        <w:tc>
          <w:tcPr>
            <w:tcW w:w="769" w:type="pct"/>
            <w:shd w:val="clear" w:color="auto" w:fill="auto"/>
          </w:tcPr>
          <w:p w14:paraId="0E2C5A2A"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Передается информация для отражения поступления восстановленного МТР на склад</w:t>
            </w:r>
          </w:p>
        </w:tc>
        <w:tc>
          <w:tcPr>
            <w:tcW w:w="577" w:type="pct"/>
            <w:shd w:val="clear" w:color="auto" w:fill="auto"/>
          </w:tcPr>
          <w:p w14:paraId="568BA904"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46DFDB4A"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14EC81BF"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50 Выполнение работ по мероприятию ТОиР</w:t>
            </w:r>
          </w:p>
        </w:tc>
      </w:tr>
      <w:tr w:rsidR="009E28A6" w:rsidRPr="00B14753" w14:paraId="12501AFF" w14:textId="77777777" w:rsidTr="008C5F22">
        <w:trPr>
          <w:cantSplit/>
          <w:jc w:val="center"/>
        </w:trPr>
        <w:tc>
          <w:tcPr>
            <w:tcW w:w="606" w:type="pct"/>
          </w:tcPr>
          <w:p w14:paraId="6744952C"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ПП-07.05.03-ERP</w:t>
            </w:r>
          </w:p>
        </w:tc>
        <w:tc>
          <w:tcPr>
            <w:tcW w:w="804" w:type="pct"/>
            <w:shd w:val="clear" w:color="auto" w:fill="auto"/>
          </w:tcPr>
          <w:p w14:paraId="4D1BB7B0"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 xml:space="preserve">Формирование и потребление </w:t>
            </w:r>
            <w:r>
              <w:rPr>
                <w:rFonts w:ascii="Arial" w:hAnsi="Arial" w:cs="Arial"/>
                <w:noProof/>
                <w:sz w:val="20"/>
                <w:szCs w:val="20"/>
              </w:rPr>
              <w:t>обменного</w:t>
            </w:r>
            <w:r w:rsidRPr="00B14753">
              <w:rPr>
                <w:rFonts w:ascii="Arial" w:hAnsi="Arial" w:cs="Arial"/>
                <w:noProof/>
                <w:sz w:val="20"/>
                <w:szCs w:val="20"/>
              </w:rPr>
              <w:t xml:space="preserve"> фонда</w:t>
            </w:r>
          </w:p>
        </w:tc>
        <w:tc>
          <w:tcPr>
            <w:tcW w:w="705" w:type="pct"/>
            <w:shd w:val="clear" w:color="auto" w:fill="auto"/>
          </w:tcPr>
          <w:p w14:paraId="3B62BAB2"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40 Проверка документации по выполненной операции монтажа/демонтажа</w:t>
            </w:r>
          </w:p>
        </w:tc>
        <w:tc>
          <w:tcPr>
            <w:tcW w:w="769" w:type="pct"/>
            <w:shd w:val="clear" w:color="auto" w:fill="auto"/>
          </w:tcPr>
          <w:p w14:paraId="55A11DBF" w14:textId="6855DBC5"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 xml:space="preserve">Передаются документы для отображения в системе </w:t>
            </w:r>
            <w:r w:rsidRPr="00B14753">
              <w:rPr>
                <w:rFonts w:ascii="Arial" w:hAnsi="Arial" w:cs="Arial"/>
                <w:sz w:val="20"/>
                <w:szCs w:val="20"/>
                <w:lang w:val="en-US"/>
              </w:rPr>
              <w:t>SAP</w:t>
            </w:r>
            <w:r w:rsidRPr="00B14753">
              <w:rPr>
                <w:rFonts w:ascii="Arial" w:hAnsi="Arial" w:cs="Arial"/>
                <w:sz w:val="20"/>
                <w:szCs w:val="20"/>
              </w:rPr>
              <w:t xml:space="preserve"> </w:t>
            </w:r>
            <w:r w:rsidRPr="00B14753">
              <w:rPr>
                <w:rFonts w:ascii="Arial" w:hAnsi="Arial" w:cs="Arial"/>
                <w:sz w:val="20"/>
                <w:szCs w:val="20"/>
                <w:lang w:val="en-US"/>
              </w:rPr>
              <w:t>S</w:t>
            </w:r>
            <w:r w:rsidRPr="00B14753">
              <w:rPr>
                <w:rFonts w:ascii="Arial" w:hAnsi="Arial" w:cs="Arial"/>
                <w:sz w:val="20"/>
                <w:szCs w:val="20"/>
              </w:rPr>
              <w:t>/4</w:t>
            </w:r>
            <w:r w:rsidRPr="00B14753">
              <w:rPr>
                <w:rFonts w:ascii="Arial" w:hAnsi="Arial" w:cs="Arial"/>
                <w:sz w:val="20"/>
                <w:szCs w:val="20"/>
                <w:lang w:val="en-US"/>
              </w:rPr>
              <w:t>HANA</w:t>
            </w:r>
            <w:r w:rsidRPr="00B14753">
              <w:rPr>
                <w:rFonts w:ascii="Arial" w:hAnsi="Arial" w:cs="Arial"/>
                <w:sz w:val="20"/>
                <w:szCs w:val="20"/>
              </w:rPr>
              <w:t xml:space="preserve"> операций монтажа/</w:t>
            </w:r>
            <w:r w:rsidR="00D925E2">
              <w:rPr>
                <w:rFonts w:ascii="Arial" w:hAnsi="Arial" w:cs="Arial"/>
                <w:sz w:val="20"/>
                <w:szCs w:val="20"/>
              </w:rPr>
              <w:t xml:space="preserve"> </w:t>
            </w:r>
            <w:r w:rsidRPr="00B14753">
              <w:rPr>
                <w:rFonts w:ascii="Arial" w:hAnsi="Arial" w:cs="Arial"/>
                <w:sz w:val="20"/>
                <w:szCs w:val="20"/>
              </w:rPr>
              <w:t>демонтажа ПА</w:t>
            </w:r>
          </w:p>
        </w:tc>
        <w:tc>
          <w:tcPr>
            <w:tcW w:w="577" w:type="pct"/>
            <w:shd w:val="clear" w:color="auto" w:fill="auto"/>
          </w:tcPr>
          <w:p w14:paraId="20FF157C"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74E7FB81"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02A86C51"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50 Выполнение работ по мероприятию ТОиР</w:t>
            </w:r>
          </w:p>
        </w:tc>
      </w:tr>
      <w:tr w:rsidR="009E28A6" w:rsidRPr="00B14753" w14:paraId="755CC8A7" w14:textId="77777777" w:rsidTr="008C5F22">
        <w:trPr>
          <w:cantSplit/>
          <w:jc w:val="center"/>
        </w:trPr>
        <w:tc>
          <w:tcPr>
            <w:tcW w:w="606" w:type="pct"/>
          </w:tcPr>
          <w:p w14:paraId="26286BA0"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lastRenderedPageBreak/>
              <w:t>ПП-07.04.02-ERP</w:t>
            </w:r>
          </w:p>
        </w:tc>
        <w:tc>
          <w:tcPr>
            <w:tcW w:w="804" w:type="pct"/>
            <w:shd w:val="clear" w:color="auto" w:fill="auto"/>
          </w:tcPr>
          <w:p w14:paraId="77B5B270"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Регистрация технических параметров эксплуатации оборудования (измерения, наработка)</w:t>
            </w:r>
          </w:p>
        </w:tc>
        <w:tc>
          <w:tcPr>
            <w:tcW w:w="705" w:type="pct"/>
            <w:shd w:val="clear" w:color="auto" w:fill="auto"/>
          </w:tcPr>
          <w:p w14:paraId="108B6050"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10 Проверка наличия у оборудования требуемой точки измерения</w:t>
            </w:r>
          </w:p>
        </w:tc>
        <w:tc>
          <w:tcPr>
            <w:tcW w:w="769" w:type="pct"/>
            <w:shd w:val="clear" w:color="auto" w:fill="auto"/>
          </w:tcPr>
          <w:p w14:paraId="4DFA86A6"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Передаются данные измерений, выполненных в рамках проведения мероприятий ТОиР</w:t>
            </w:r>
          </w:p>
        </w:tc>
        <w:tc>
          <w:tcPr>
            <w:tcW w:w="577" w:type="pct"/>
            <w:shd w:val="clear" w:color="auto" w:fill="auto"/>
          </w:tcPr>
          <w:p w14:paraId="1F0C60E1"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38ED51A9"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03628389"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50 Выполнение работ по мероприятию ТОиР</w:t>
            </w:r>
          </w:p>
        </w:tc>
      </w:tr>
      <w:tr w:rsidR="009E28A6" w:rsidRPr="00B14753" w14:paraId="1CAF6EF9" w14:textId="77777777" w:rsidTr="008C5F22">
        <w:trPr>
          <w:cantSplit/>
          <w:jc w:val="center"/>
        </w:trPr>
        <w:tc>
          <w:tcPr>
            <w:tcW w:w="606" w:type="pct"/>
          </w:tcPr>
          <w:p w14:paraId="038A9D1E"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ПП-07.06.04-ERP</w:t>
            </w:r>
          </w:p>
        </w:tc>
        <w:tc>
          <w:tcPr>
            <w:tcW w:w="804" w:type="pct"/>
            <w:shd w:val="clear" w:color="auto" w:fill="auto"/>
          </w:tcPr>
          <w:p w14:paraId="77BA317B"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Исполнение, корректировка и контроль бюджета воздействий на производственные активы</w:t>
            </w:r>
          </w:p>
        </w:tc>
        <w:tc>
          <w:tcPr>
            <w:tcW w:w="705" w:type="pct"/>
            <w:shd w:val="clear" w:color="auto" w:fill="auto"/>
          </w:tcPr>
          <w:p w14:paraId="3D09349E" w14:textId="2D9B6435"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 xml:space="preserve">10 </w:t>
            </w:r>
            <w:r w:rsidR="00BB67A7">
              <w:rPr>
                <w:rFonts w:ascii="Arial" w:hAnsi="Arial" w:cs="Arial"/>
                <w:sz w:val="20"/>
                <w:szCs w:val="20"/>
              </w:rPr>
              <w:t>Формирование заявки на корректировку лимита</w:t>
            </w:r>
          </w:p>
        </w:tc>
        <w:tc>
          <w:tcPr>
            <w:tcW w:w="769" w:type="pct"/>
            <w:shd w:val="clear" w:color="auto" w:fill="auto"/>
          </w:tcPr>
          <w:p w14:paraId="253471D5"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Передаются данные закрытых заказов ТОРО для последующего анализа</w:t>
            </w:r>
          </w:p>
        </w:tc>
        <w:tc>
          <w:tcPr>
            <w:tcW w:w="577" w:type="pct"/>
            <w:shd w:val="clear" w:color="auto" w:fill="auto"/>
          </w:tcPr>
          <w:p w14:paraId="67FFC973"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5AE02F25"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657D8DA2" w14:textId="03E4247A" w:rsidR="009E28A6" w:rsidRPr="00B14753" w:rsidRDefault="00BB67A7" w:rsidP="001661FB">
            <w:pPr>
              <w:suppressAutoHyphens/>
              <w:jc w:val="left"/>
              <w:rPr>
                <w:rFonts w:ascii="Arial" w:hAnsi="Arial" w:cs="Arial"/>
                <w:sz w:val="20"/>
                <w:szCs w:val="20"/>
              </w:rPr>
            </w:pPr>
            <w:r>
              <w:rPr>
                <w:rFonts w:ascii="Arial" w:hAnsi="Arial" w:cs="Arial"/>
                <w:sz w:val="20"/>
                <w:szCs w:val="20"/>
              </w:rPr>
              <w:t>18</w:t>
            </w:r>
            <w:r w:rsidR="009E28A6" w:rsidRPr="00B14753">
              <w:rPr>
                <w:rFonts w:ascii="Arial" w:hAnsi="Arial" w:cs="Arial"/>
                <w:sz w:val="20"/>
                <w:szCs w:val="20"/>
              </w:rPr>
              <w:t>0 Техническое закрытие мероприятий ТОиР</w:t>
            </w:r>
          </w:p>
        </w:tc>
      </w:tr>
      <w:tr w:rsidR="009E28A6" w:rsidRPr="00B14753" w14:paraId="10977354" w14:textId="77777777" w:rsidTr="008C5F22">
        <w:trPr>
          <w:cantSplit/>
          <w:jc w:val="center"/>
        </w:trPr>
        <w:tc>
          <w:tcPr>
            <w:tcW w:w="606" w:type="pct"/>
          </w:tcPr>
          <w:p w14:paraId="1141083F"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ПП-07.02.03.01</w:t>
            </w:r>
          </w:p>
        </w:tc>
        <w:tc>
          <w:tcPr>
            <w:tcW w:w="804" w:type="pct"/>
            <w:shd w:val="clear" w:color="auto" w:fill="auto"/>
          </w:tcPr>
          <w:p w14:paraId="06E61ECC"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Годовое планирование воздействий на производственные активы</w:t>
            </w:r>
          </w:p>
        </w:tc>
        <w:tc>
          <w:tcPr>
            <w:tcW w:w="705" w:type="pct"/>
            <w:shd w:val="clear" w:color="auto" w:fill="auto"/>
          </w:tcPr>
          <w:p w14:paraId="45383DA5"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10 Актуализация планов ТОРО для ППР</w:t>
            </w:r>
          </w:p>
        </w:tc>
        <w:tc>
          <w:tcPr>
            <w:tcW w:w="769" w:type="pct"/>
            <w:shd w:val="clear" w:color="auto" w:fill="auto"/>
          </w:tcPr>
          <w:p w14:paraId="19A1AC00"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Передаются данные закрытых заказов ТОРО для последующего анализа и актуализации планов ТОРО</w:t>
            </w:r>
          </w:p>
        </w:tc>
        <w:tc>
          <w:tcPr>
            <w:tcW w:w="577" w:type="pct"/>
            <w:shd w:val="clear" w:color="auto" w:fill="auto"/>
          </w:tcPr>
          <w:p w14:paraId="6A50334B"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21CCC666"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47E3FE16"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150 Техническое закрытие мероприятий ТОиР</w:t>
            </w:r>
          </w:p>
        </w:tc>
      </w:tr>
      <w:tr w:rsidR="009E28A6" w:rsidRPr="00B14753" w14:paraId="6C981129" w14:textId="77777777" w:rsidTr="008C5F22">
        <w:trPr>
          <w:cantSplit/>
          <w:jc w:val="center"/>
        </w:trPr>
        <w:tc>
          <w:tcPr>
            <w:tcW w:w="606" w:type="pct"/>
          </w:tcPr>
          <w:p w14:paraId="1D300F1F"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ПП-07.01.02.03-ERP</w:t>
            </w:r>
          </w:p>
        </w:tc>
        <w:tc>
          <w:tcPr>
            <w:tcW w:w="804" w:type="pct"/>
            <w:shd w:val="clear" w:color="auto" w:fill="auto"/>
          </w:tcPr>
          <w:p w14:paraId="57C0D52D"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Консервация/ Расконсервация ПА</w:t>
            </w:r>
          </w:p>
        </w:tc>
        <w:tc>
          <w:tcPr>
            <w:tcW w:w="705" w:type="pct"/>
            <w:shd w:val="clear" w:color="auto" w:fill="auto"/>
          </w:tcPr>
          <w:p w14:paraId="1BBF130A"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80 Анализ НСИ и данных БУ на предмет изменений</w:t>
            </w:r>
          </w:p>
        </w:tc>
        <w:tc>
          <w:tcPr>
            <w:tcW w:w="769" w:type="pct"/>
            <w:shd w:val="clear" w:color="auto" w:fill="auto"/>
          </w:tcPr>
          <w:p w14:paraId="0C4A2B7F" w14:textId="180B8569"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По результатам выполнения работ по консервации/расконсервации ПА передаются дан</w:t>
            </w:r>
            <w:r w:rsidR="00BB67A7">
              <w:rPr>
                <w:rFonts w:ascii="Arial" w:hAnsi="Arial" w:cs="Arial"/>
                <w:sz w:val="20"/>
                <w:szCs w:val="20"/>
              </w:rPr>
              <w:t>ные для изменения НСИ</w:t>
            </w:r>
          </w:p>
        </w:tc>
        <w:tc>
          <w:tcPr>
            <w:tcW w:w="577" w:type="pct"/>
            <w:shd w:val="clear" w:color="auto" w:fill="auto"/>
          </w:tcPr>
          <w:p w14:paraId="147357D8"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27FDAF7E"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4A424D30"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50 Выполнение работ по мероприятию ТОиР</w:t>
            </w:r>
          </w:p>
        </w:tc>
      </w:tr>
      <w:tr w:rsidR="009E28A6" w:rsidRPr="00B14753" w14:paraId="74C5F159" w14:textId="77777777" w:rsidTr="008C5F22">
        <w:trPr>
          <w:cantSplit/>
          <w:jc w:val="center"/>
        </w:trPr>
        <w:tc>
          <w:tcPr>
            <w:tcW w:w="606" w:type="pct"/>
          </w:tcPr>
          <w:p w14:paraId="20D75339"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ПП-10.04.05-ERP</w:t>
            </w:r>
          </w:p>
        </w:tc>
        <w:tc>
          <w:tcPr>
            <w:tcW w:w="804" w:type="pct"/>
            <w:shd w:val="clear" w:color="auto" w:fill="auto"/>
          </w:tcPr>
          <w:p w14:paraId="7FA078F6"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Управление обязательствами по закупке работ и услуг</w:t>
            </w:r>
          </w:p>
        </w:tc>
        <w:tc>
          <w:tcPr>
            <w:tcW w:w="705" w:type="pct"/>
            <w:shd w:val="clear" w:color="auto" w:fill="auto"/>
          </w:tcPr>
          <w:p w14:paraId="4A4D6B9B"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50 Регистрация приемки работ</w:t>
            </w:r>
            <w:r w:rsidRPr="00B14753">
              <w:rPr>
                <w:rFonts w:ascii="Arial" w:hAnsi="Arial" w:cs="Arial"/>
                <w:sz w:val="20"/>
                <w:szCs w:val="20"/>
                <w:lang w:val="en-US"/>
              </w:rPr>
              <w:t>/</w:t>
            </w:r>
            <w:r w:rsidRPr="00B14753">
              <w:rPr>
                <w:rFonts w:ascii="Arial" w:hAnsi="Arial" w:cs="Arial"/>
                <w:sz w:val="20"/>
                <w:szCs w:val="20"/>
              </w:rPr>
              <w:t>услуг</w:t>
            </w:r>
          </w:p>
        </w:tc>
        <w:tc>
          <w:tcPr>
            <w:tcW w:w="769" w:type="pct"/>
            <w:shd w:val="clear" w:color="auto" w:fill="auto"/>
          </w:tcPr>
          <w:p w14:paraId="1725E510"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Передается акт выполненных работ, работы приняты</w:t>
            </w:r>
          </w:p>
        </w:tc>
        <w:tc>
          <w:tcPr>
            <w:tcW w:w="577" w:type="pct"/>
            <w:shd w:val="clear" w:color="auto" w:fill="auto"/>
          </w:tcPr>
          <w:p w14:paraId="23D162CB"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32C7C044"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3427C539"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100 Сдача оборудования в эксплуатацию</w:t>
            </w:r>
          </w:p>
        </w:tc>
      </w:tr>
      <w:tr w:rsidR="009E28A6" w:rsidRPr="00B14753" w14:paraId="69CF4BC8" w14:textId="77777777" w:rsidTr="008C5F22">
        <w:trPr>
          <w:cantSplit/>
          <w:jc w:val="center"/>
        </w:trPr>
        <w:tc>
          <w:tcPr>
            <w:tcW w:w="606" w:type="pct"/>
          </w:tcPr>
          <w:p w14:paraId="68C8D4C5"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ПП-10.04.05-ERP</w:t>
            </w:r>
          </w:p>
        </w:tc>
        <w:tc>
          <w:tcPr>
            <w:tcW w:w="804" w:type="pct"/>
            <w:shd w:val="clear" w:color="auto" w:fill="auto"/>
          </w:tcPr>
          <w:p w14:paraId="7B978A11"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Управление обязательствами по закупке работ и услуг</w:t>
            </w:r>
          </w:p>
        </w:tc>
        <w:tc>
          <w:tcPr>
            <w:tcW w:w="705" w:type="pct"/>
            <w:shd w:val="clear" w:color="auto" w:fill="auto"/>
          </w:tcPr>
          <w:p w14:paraId="7F989BB8"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100 Контроль закрытия обязательств по договору закупки работ, услуг</w:t>
            </w:r>
          </w:p>
        </w:tc>
        <w:tc>
          <w:tcPr>
            <w:tcW w:w="769" w:type="pct"/>
            <w:shd w:val="clear" w:color="auto" w:fill="auto"/>
          </w:tcPr>
          <w:p w14:paraId="1C9AD144"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Передается акт выполненных работ, работы не приняты</w:t>
            </w:r>
          </w:p>
        </w:tc>
        <w:tc>
          <w:tcPr>
            <w:tcW w:w="577" w:type="pct"/>
            <w:shd w:val="clear" w:color="auto" w:fill="auto"/>
          </w:tcPr>
          <w:p w14:paraId="7A5AD512"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09AD1CA9"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51314274"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130 Прием акта выполненных подрядчиком работ</w:t>
            </w:r>
          </w:p>
        </w:tc>
      </w:tr>
      <w:tr w:rsidR="009E28A6" w:rsidRPr="00B14753" w14:paraId="30648DD1" w14:textId="77777777" w:rsidTr="008C5F22">
        <w:trPr>
          <w:cantSplit/>
          <w:jc w:val="center"/>
        </w:trPr>
        <w:tc>
          <w:tcPr>
            <w:tcW w:w="606" w:type="pct"/>
          </w:tcPr>
          <w:p w14:paraId="509B2A39"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ПП-11.03.01-ERP</w:t>
            </w:r>
          </w:p>
        </w:tc>
        <w:tc>
          <w:tcPr>
            <w:tcW w:w="804" w:type="pct"/>
            <w:shd w:val="clear" w:color="auto" w:fill="auto"/>
          </w:tcPr>
          <w:p w14:paraId="6BAF9C21"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Обеспечение проведения работ повышенной опасности</w:t>
            </w:r>
          </w:p>
        </w:tc>
        <w:tc>
          <w:tcPr>
            <w:tcW w:w="705" w:type="pct"/>
            <w:shd w:val="clear" w:color="auto" w:fill="auto"/>
          </w:tcPr>
          <w:p w14:paraId="4B058C82"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10 Получение запроса на создания наряд-допуска</w:t>
            </w:r>
          </w:p>
        </w:tc>
        <w:tc>
          <w:tcPr>
            <w:tcW w:w="769" w:type="pct"/>
            <w:shd w:val="clear" w:color="auto" w:fill="auto"/>
          </w:tcPr>
          <w:p w14:paraId="2EEC2E12"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Передается запрос на создание наряд-допуска</w:t>
            </w:r>
          </w:p>
        </w:tc>
        <w:tc>
          <w:tcPr>
            <w:tcW w:w="577" w:type="pct"/>
            <w:shd w:val="clear" w:color="auto" w:fill="auto"/>
          </w:tcPr>
          <w:p w14:paraId="35B03006"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432F1498"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0035F0D3"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10 Проверка наличия опасных работ и формирование наряд-допуска</w:t>
            </w:r>
          </w:p>
        </w:tc>
      </w:tr>
      <w:tr w:rsidR="009E28A6" w:rsidRPr="00B14753" w14:paraId="0FB1994C" w14:textId="77777777" w:rsidTr="008C5F22">
        <w:trPr>
          <w:cantSplit/>
          <w:jc w:val="center"/>
        </w:trPr>
        <w:tc>
          <w:tcPr>
            <w:tcW w:w="606" w:type="pct"/>
          </w:tcPr>
          <w:p w14:paraId="1CA1697D"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lastRenderedPageBreak/>
              <w:t>ПП-11.03.01-ERP</w:t>
            </w:r>
          </w:p>
        </w:tc>
        <w:tc>
          <w:tcPr>
            <w:tcW w:w="804" w:type="pct"/>
            <w:shd w:val="clear" w:color="auto" w:fill="auto"/>
          </w:tcPr>
          <w:p w14:paraId="7758AB1C"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Обеспечение проведения работ повышенной опасности</w:t>
            </w:r>
          </w:p>
        </w:tc>
        <w:tc>
          <w:tcPr>
            <w:tcW w:w="705" w:type="pct"/>
            <w:shd w:val="clear" w:color="auto" w:fill="auto"/>
          </w:tcPr>
          <w:p w14:paraId="1FA9550C"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130 Проверка наряд-допуска перед загрузкой</w:t>
            </w:r>
          </w:p>
        </w:tc>
        <w:tc>
          <w:tcPr>
            <w:tcW w:w="769" w:type="pct"/>
            <w:shd w:val="clear" w:color="auto" w:fill="auto"/>
          </w:tcPr>
          <w:p w14:paraId="3E307B36"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После фактического окончания работ по мероприятию ТОиР передается заполненный наряд-допуск</w:t>
            </w:r>
          </w:p>
        </w:tc>
        <w:tc>
          <w:tcPr>
            <w:tcW w:w="577" w:type="pct"/>
            <w:shd w:val="clear" w:color="auto" w:fill="auto"/>
          </w:tcPr>
          <w:p w14:paraId="64F395E4"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6FCA2C68"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3A169727"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50 Выполнение работ по мероприятию ТОиР</w:t>
            </w:r>
          </w:p>
        </w:tc>
      </w:tr>
      <w:tr w:rsidR="009E28A6" w:rsidRPr="00B14753" w14:paraId="5770444F" w14:textId="77777777" w:rsidTr="008C5F22">
        <w:trPr>
          <w:cantSplit/>
          <w:jc w:val="center"/>
        </w:trPr>
        <w:tc>
          <w:tcPr>
            <w:tcW w:w="606" w:type="pct"/>
          </w:tcPr>
          <w:p w14:paraId="2B52C231"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ПП-07.01.02.04-ERP</w:t>
            </w:r>
          </w:p>
        </w:tc>
        <w:tc>
          <w:tcPr>
            <w:tcW w:w="804" w:type="pct"/>
            <w:shd w:val="clear" w:color="auto" w:fill="auto"/>
          </w:tcPr>
          <w:p w14:paraId="20F09384"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Вывод производственных активов из эксплуатации (списание ОС и утилизация)</w:t>
            </w:r>
          </w:p>
        </w:tc>
        <w:tc>
          <w:tcPr>
            <w:tcW w:w="705" w:type="pct"/>
            <w:shd w:val="clear" w:color="auto" w:fill="auto"/>
          </w:tcPr>
          <w:p w14:paraId="4857EDE5"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10 Выпуск и согласование приказа на списание и подготовка акта о списании</w:t>
            </w:r>
          </w:p>
        </w:tc>
        <w:tc>
          <w:tcPr>
            <w:tcW w:w="769" w:type="pct"/>
            <w:shd w:val="clear" w:color="auto" w:fill="auto"/>
          </w:tcPr>
          <w:p w14:paraId="704E33D8"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rPr>
              <w:t>В ходе выполнения работ выявлено оборудование, подлежащее списанию, требуется оформить приказ на списание</w:t>
            </w:r>
          </w:p>
        </w:tc>
        <w:tc>
          <w:tcPr>
            <w:tcW w:w="577" w:type="pct"/>
            <w:shd w:val="clear" w:color="auto" w:fill="auto"/>
          </w:tcPr>
          <w:p w14:paraId="0327D484"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2A1086EC"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5714E3B4"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50 Выполнение работ по мероприятию ТОиР</w:t>
            </w:r>
          </w:p>
        </w:tc>
      </w:tr>
      <w:tr w:rsidR="009E28A6" w:rsidRPr="00B14753" w14:paraId="19235181" w14:textId="77777777" w:rsidTr="008C5F22">
        <w:trPr>
          <w:cantSplit/>
          <w:jc w:val="center"/>
        </w:trPr>
        <w:tc>
          <w:tcPr>
            <w:tcW w:w="606" w:type="pct"/>
          </w:tcPr>
          <w:p w14:paraId="08F97553"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ПП-07.01.02.04-ERP</w:t>
            </w:r>
          </w:p>
        </w:tc>
        <w:tc>
          <w:tcPr>
            <w:tcW w:w="804" w:type="pct"/>
            <w:shd w:val="clear" w:color="auto" w:fill="auto"/>
          </w:tcPr>
          <w:p w14:paraId="6516B6D5"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Вывод производственных активов из эксплуатации (списание ОС и утилизация)</w:t>
            </w:r>
          </w:p>
        </w:tc>
        <w:tc>
          <w:tcPr>
            <w:tcW w:w="705" w:type="pct"/>
            <w:shd w:val="clear" w:color="auto" w:fill="auto"/>
          </w:tcPr>
          <w:p w14:paraId="337106BC"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40 Анализ данных НСИ, данных БУ на предмет изменений</w:t>
            </w:r>
          </w:p>
        </w:tc>
        <w:tc>
          <w:tcPr>
            <w:tcW w:w="769" w:type="pct"/>
            <w:shd w:val="clear" w:color="auto" w:fill="auto"/>
          </w:tcPr>
          <w:p w14:paraId="121C2FB8"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rPr>
              <w:t>Выполнены работы по демонтажу ПА, подлежащего списанию, требуется выполнить анализ НСИ и данных БУ</w:t>
            </w:r>
          </w:p>
        </w:tc>
        <w:tc>
          <w:tcPr>
            <w:tcW w:w="577" w:type="pct"/>
            <w:shd w:val="clear" w:color="auto" w:fill="auto"/>
          </w:tcPr>
          <w:p w14:paraId="5E5F5C04"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0B59EBCF"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13B81C53"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50 Выполнение работ по мероприятию ТОиР</w:t>
            </w:r>
          </w:p>
        </w:tc>
      </w:tr>
      <w:tr w:rsidR="009E28A6" w:rsidRPr="00B14753" w14:paraId="2EE88A59" w14:textId="77777777" w:rsidTr="008C5F22">
        <w:trPr>
          <w:cantSplit/>
          <w:jc w:val="center"/>
        </w:trPr>
        <w:tc>
          <w:tcPr>
            <w:tcW w:w="606" w:type="pct"/>
          </w:tcPr>
          <w:p w14:paraId="7AFA81EC"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ПП-07.03.02-ERP</w:t>
            </w:r>
          </w:p>
        </w:tc>
        <w:tc>
          <w:tcPr>
            <w:tcW w:w="804" w:type="pct"/>
            <w:shd w:val="clear" w:color="auto" w:fill="auto"/>
          </w:tcPr>
          <w:p w14:paraId="7757468C"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Недельно-суточное планирование воздействий на производственные активы</w:t>
            </w:r>
          </w:p>
        </w:tc>
        <w:tc>
          <w:tcPr>
            <w:tcW w:w="705" w:type="pct"/>
            <w:shd w:val="clear" w:color="auto" w:fill="auto"/>
          </w:tcPr>
          <w:p w14:paraId="6A3A66F6"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10 Актуализация сроков плановых заказов по наработке/состоянию</w:t>
            </w:r>
          </w:p>
        </w:tc>
        <w:tc>
          <w:tcPr>
            <w:tcW w:w="769" w:type="pct"/>
            <w:shd w:val="clear" w:color="auto" w:fill="auto"/>
          </w:tcPr>
          <w:p w14:paraId="5D8CE02E" w14:textId="40310B93" w:rsidR="009E28A6" w:rsidRPr="00B14753" w:rsidRDefault="006C1CE4" w:rsidP="001661FB">
            <w:pPr>
              <w:suppressAutoHyphens/>
              <w:jc w:val="left"/>
              <w:rPr>
                <w:rFonts w:ascii="Arial" w:hAnsi="Arial" w:cs="Arial"/>
                <w:sz w:val="20"/>
                <w:szCs w:val="20"/>
              </w:rPr>
            </w:pPr>
            <w:r>
              <w:rPr>
                <w:rFonts w:ascii="Arial" w:hAnsi="Arial" w:cs="Arial"/>
                <w:sz w:val="20"/>
                <w:szCs w:val="20"/>
              </w:rPr>
              <w:t>Оборудование не готово. Требуется недельное планирование.</w:t>
            </w:r>
          </w:p>
        </w:tc>
        <w:tc>
          <w:tcPr>
            <w:tcW w:w="577" w:type="pct"/>
            <w:shd w:val="clear" w:color="auto" w:fill="auto"/>
          </w:tcPr>
          <w:p w14:paraId="0081255F"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75836D1F" w14:textId="77777777" w:rsidR="009E28A6" w:rsidRPr="00B14753" w:rsidRDefault="009E28A6" w:rsidP="001661FB">
            <w:pPr>
              <w:suppressAutoHyphens/>
              <w:jc w:val="left"/>
              <w:rPr>
                <w:rFonts w:ascii="Arial" w:hAnsi="Arial" w:cs="Arial"/>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4DFE46A2"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40 Приемка оборудования из эксплуатации к выполнению работ по мероприятию ТОиР</w:t>
            </w:r>
          </w:p>
        </w:tc>
      </w:tr>
      <w:tr w:rsidR="009E28A6" w:rsidRPr="00B14753" w14:paraId="2C2EC99E" w14:textId="77777777" w:rsidTr="008C5F22">
        <w:trPr>
          <w:cantSplit/>
          <w:jc w:val="center"/>
        </w:trPr>
        <w:tc>
          <w:tcPr>
            <w:tcW w:w="606" w:type="pct"/>
          </w:tcPr>
          <w:p w14:paraId="2A10357A"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ПП-07.03.02-ERP</w:t>
            </w:r>
          </w:p>
        </w:tc>
        <w:tc>
          <w:tcPr>
            <w:tcW w:w="804" w:type="pct"/>
            <w:shd w:val="clear" w:color="auto" w:fill="auto"/>
          </w:tcPr>
          <w:p w14:paraId="4AE04530"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Недельно-суточное планирование воздействий на производственные активы</w:t>
            </w:r>
          </w:p>
        </w:tc>
        <w:tc>
          <w:tcPr>
            <w:tcW w:w="705" w:type="pct"/>
            <w:shd w:val="clear" w:color="auto" w:fill="auto"/>
          </w:tcPr>
          <w:p w14:paraId="18CB214D"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10 Актуализация сроков плановых заказов по наработке/состоянию</w:t>
            </w:r>
          </w:p>
        </w:tc>
        <w:tc>
          <w:tcPr>
            <w:tcW w:w="769" w:type="pct"/>
            <w:shd w:val="clear" w:color="auto" w:fill="auto"/>
          </w:tcPr>
          <w:p w14:paraId="43C938CD"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Работы по мероприятию ТОиР выполнены частично, передается заказ ТОРО для уточнения недельно-суточного плана</w:t>
            </w:r>
          </w:p>
        </w:tc>
        <w:tc>
          <w:tcPr>
            <w:tcW w:w="577" w:type="pct"/>
            <w:shd w:val="clear" w:color="auto" w:fill="auto"/>
          </w:tcPr>
          <w:p w14:paraId="1994E24C"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7FBA3E92" w14:textId="77777777" w:rsidR="009E28A6" w:rsidRPr="00B14753" w:rsidRDefault="009E28A6" w:rsidP="001661FB">
            <w:pPr>
              <w:suppressAutoHyphens/>
              <w:jc w:val="left"/>
              <w:rPr>
                <w:rFonts w:ascii="Arial" w:hAnsi="Arial" w:cs="Arial"/>
                <w:noProof/>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26FF5363" w14:textId="77777777" w:rsidR="009E28A6" w:rsidRPr="00B14753" w:rsidRDefault="009E28A6" w:rsidP="001661FB">
            <w:pPr>
              <w:suppressAutoHyphens/>
              <w:jc w:val="left"/>
              <w:rPr>
                <w:rFonts w:ascii="Arial" w:hAnsi="Arial" w:cs="Arial"/>
                <w:sz w:val="20"/>
                <w:szCs w:val="20"/>
              </w:rPr>
            </w:pPr>
            <w:r w:rsidRPr="00B14753">
              <w:rPr>
                <w:rFonts w:ascii="Arial" w:hAnsi="Arial" w:cs="Arial"/>
                <w:sz w:val="20"/>
                <w:szCs w:val="20"/>
              </w:rPr>
              <w:t>90 Приемка выполненных работ</w:t>
            </w:r>
          </w:p>
        </w:tc>
      </w:tr>
      <w:tr w:rsidR="00C16007" w:rsidRPr="00B14753" w14:paraId="0F78ED23" w14:textId="77777777" w:rsidTr="008C5F22">
        <w:trPr>
          <w:cantSplit/>
          <w:jc w:val="center"/>
        </w:trPr>
        <w:tc>
          <w:tcPr>
            <w:tcW w:w="606" w:type="pct"/>
          </w:tcPr>
          <w:p w14:paraId="1CE675DF" w14:textId="0ADFDA20"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ПП-07.03.02-ERP</w:t>
            </w:r>
          </w:p>
        </w:tc>
        <w:tc>
          <w:tcPr>
            <w:tcW w:w="804" w:type="pct"/>
            <w:shd w:val="clear" w:color="auto" w:fill="auto"/>
          </w:tcPr>
          <w:p w14:paraId="5044B79D" w14:textId="48BFC28F"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Недельно-суточное планирование воздействий на производственные активы</w:t>
            </w:r>
          </w:p>
        </w:tc>
        <w:tc>
          <w:tcPr>
            <w:tcW w:w="705" w:type="pct"/>
            <w:shd w:val="clear" w:color="auto" w:fill="auto"/>
          </w:tcPr>
          <w:p w14:paraId="7744E670" w14:textId="7F97C5FB"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10 Актуализация сроков плановых заказов по наработке/состоянию</w:t>
            </w:r>
          </w:p>
        </w:tc>
        <w:tc>
          <w:tcPr>
            <w:tcW w:w="769" w:type="pct"/>
            <w:shd w:val="clear" w:color="auto" w:fill="auto"/>
          </w:tcPr>
          <w:p w14:paraId="29493FD0" w14:textId="6B83A12A"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 xml:space="preserve">Работы по мероприятию ТОиР </w:t>
            </w:r>
            <w:r>
              <w:rPr>
                <w:rFonts w:ascii="Arial" w:hAnsi="Arial" w:cs="Arial"/>
                <w:sz w:val="20"/>
                <w:szCs w:val="20"/>
              </w:rPr>
              <w:t>не приняты. Требуется перепланирование работ</w:t>
            </w:r>
          </w:p>
        </w:tc>
        <w:tc>
          <w:tcPr>
            <w:tcW w:w="577" w:type="pct"/>
            <w:shd w:val="clear" w:color="auto" w:fill="auto"/>
          </w:tcPr>
          <w:p w14:paraId="7A21E267" w14:textId="352B0081"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00F79371" w14:textId="4DBF1FB7"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34DFF9A5" w14:textId="18E7853E" w:rsidR="00C16007" w:rsidRPr="00B14753" w:rsidRDefault="00C16007" w:rsidP="00C16007">
            <w:pPr>
              <w:suppressAutoHyphens/>
              <w:jc w:val="left"/>
              <w:rPr>
                <w:rFonts w:ascii="Arial" w:hAnsi="Arial" w:cs="Arial"/>
                <w:sz w:val="20"/>
                <w:szCs w:val="20"/>
              </w:rPr>
            </w:pPr>
            <w:r>
              <w:rPr>
                <w:rFonts w:ascii="Arial" w:hAnsi="Arial" w:cs="Arial"/>
                <w:sz w:val="20"/>
                <w:szCs w:val="20"/>
              </w:rPr>
              <w:t>105 Изменение статуса заказа</w:t>
            </w:r>
          </w:p>
        </w:tc>
      </w:tr>
      <w:tr w:rsidR="00C16007" w:rsidRPr="00B14753" w14:paraId="1C7DAF90" w14:textId="77777777" w:rsidTr="008C5F22">
        <w:trPr>
          <w:cantSplit/>
          <w:jc w:val="center"/>
        </w:trPr>
        <w:tc>
          <w:tcPr>
            <w:tcW w:w="606" w:type="pct"/>
          </w:tcPr>
          <w:p w14:paraId="19F98546"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lastRenderedPageBreak/>
              <w:t>ПП-10.07.03.01-ERP</w:t>
            </w:r>
          </w:p>
        </w:tc>
        <w:tc>
          <w:tcPr>
            <w:tcW w:w="804" w:type="pct"/>
            <w:shd w:val="clear" w:color="auto" w:fill="auto"/>
          </w:tcPr>
          <w:p w14:paraId="147A7DDD"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Приемка и размещение МТР на складе</w:t>
            </w:r>
          </w:p>
        </w:tc>
        <w:tc>
          <w:tcPr>
            <w:tcW w:w="705" w:type="pct"/>
            <w:shd w:val="clear" w:color="auto" w:fill="auto"/>
          </w:tcPr>
          <w:p w14:paraId="3A3B39F0"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rPr>
              <w:t>20 Приемка по количеству и целостности</w:t>
            </w:r>
          </w:p>
        </w:tc>
        <w:tc>
          <w:tcPr>
            <w:tcW w:w="769" w:type="pct"/>
            <w:shd w:val="clear" w:color="auto" w:fill="auto"/>
          </w:tcPr>
          <w:p w14:paraId="0D2A7DF0"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rPr>
              <w:t>Передаются данные о вторичных ресурсах, подлежащих размещению на складе (металлолом)</w:t>
            </w:r>
          </w:p>
        </w:tc>
        <w:tc>
          <w:tcPr>
            <w:tcW w:w="577" w:type="pct"/>
            <w:shd w:val="clear" w:color="auto" w:fill="auto"/>
          </w:tcPr>
          <w:p w14:paraId="322E1A2F"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2DAF472E"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384A7BD7"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50 Выполнение работ по мероприятию ТОиР</w:t>
            </w:r>
          </w:p>
        </w:tc>
      </w:tr>
      <w:tr w:rsidR="00C16007" w:rsidRPr="00B14753" w14:paraId="41DF0B86" w14:textId="77777777" w:rsidTr="008C5F22">
        <w:trPr>
          <w:cantSplit/>
          <w:jc w:val="center"/>
        </w:trPr>
        <w:tc>
          <w:tcPr>
            <w:tcW w:w="606" w:type="pct"/>
          </w:tcPr>
          <w:p w14:paraId="1CC4F398"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УП-04.07.02-ERP</w:t>
            </w:r>
          </w:p>
        </w:tc>
        <w:tc>
          <w:tcPr>
            <w:tcW w:w="804" w:type="pct"/>
            <w:shd w:val="clear" w:color="auto" w:fill="auto"/>
          </w:tcPr>
          <w:p w14:paraId="4AC1BE3F"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Оперативный контроль отнесения фактических затрат</w:t>
            </w:r>
          </w:p>
        </w:tc>
        <w:tc>
          <w:tcPr>
            <w:tcW w:w="705" w:type="pct"/>
            <w:shd w:val="clear" w:color="auto" w:fill="auto"/>
          </w:tcPr>
          <w:p w14:paraId="05AC614A"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1 Контроль корректности отнесения фактических затрат на объекты контроллинга</w:t>
            </w:r>
          </w:p>
        </w:tc>
        <w:tc>
          <w:tcPr>
            <w:tcW w:w="769" w:type="pct"/>
            <w:shd w:val="clear" w:color="auto" w:fill="auto"/>
          </w:tcPr>
          <w:p w14:paraId="411D04A9"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Передаются подтверждения работ по мероприятиям ТОиР</w:t>
            </w:r>
          </w:p>
        </w:tc>
        <w:tc>
          <w:tcPr>
            <w:tcW w:w="577" w:type="pct"/>
            <w:shd w:val="clear" w:color="auto" w:fill="auto"/>
          </w:tcPr>
          <w:p w14:paraId="1148AAC1"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2BCB5C0C"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3396F919"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80 Отражение времени, фактически затраченного на мероприятия ТОиР</w:t>
            </w:r>
          </w:p>
        </w:tc>
      </w:tr>
      <w:tr w:rsidR="00C16007" w:rsidRPr="00B14753" w14:paraId="2CF1E8C0" w14:textId="77777777" w:rsidTr="008C5F22">
        <w:trPr>
          <w:cantSplit/>
          <w:jc w:val="center"/>
        </w:trPr>
        <w:tc>
          <w:tcPr>
            <w:tcW w:w="606" w:type="pct"/>
          </w:tcPr>
          <w:p w14:paraId="24C9EC8C"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УП-04.07.02-ERP</w:t>
            </w:r>
          </w:p>
        </w:tc>
        <w:tc>
          <w:tcPr>
            <w:tcW w:w="804" w:type="pct"/>
            <w:shd w:val="clear" w:color="auto" w:fill="auto"/>
          </w:tcPr>
          <w:p w14:paraId="71847AAB"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Оперативный контроль отнесения фактических затрат</w:t>
            </w:r>
          </w:p>
        </w:tc>
        <w:tc>
          <w:tcPr>
            <w:tcW w:w="705" w:type="pct"/>
            <w:shd w:val="clear" w:color="auto" w:fill="auto"/>
          </w:tcPr>
          <w:p w14:paraId="0262DABA"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1 Контроль корректности отнесения фактических затрат на объекты контроллинга</w:t>
            </w:r>
          </w:p>
        </w:tc>
        <w:tc>
          <w:tcPr>
            <w:tcW w:w="769" w:type="pct"/>
            <w:shd w:val="clear" w:color="auto" w:fill="auto"/>
          </w:tcPr>
          <w:p w14:paraId="256DB490"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Передаются акты на списание израсходованных материалов</w:t>
            </w:r>
          </w:p>
        </w:tc>
        <w:tc>
          <w:tcPr>
            <w:tcW w:w="577" w:type="pct"/>
            <w:shd w:val="clear" w:color="auto" w:fill="auto"/>
          </w:tcPr>
          <w:p w14:paraId="7CB4CB7B"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3EEF365A"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7A050085"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110 Подтверждение фактического количества израсходованных МТР</w:t>
            </w:r>
          </w:p>
        </w:tc>
      </w:tr>
      <w:tr w:rsidR="00C16007" w:rsidRPr="00B14753" w14:paraId="6D272583" w14:textId="77777777" w:rsidTr="008C5F22">
        <w:trPr>
          <w:cantSplit/>
          <w:jc w:val="center"/>
        </w:trPr>
        <w:tc>
          <w:tcPr>
            <w:tcW w:w="606" w:type="pct"/>
          </w:tcPr>
          <w:p w14:paraId="6DF30E9B"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ПП-07.04.01-ERP</w:t>
            </w:r>
          </w:p>
        </w:tc>
        <w:tc>
          <w:tcPr>
            <w:tcW w:w="804" w:type="pct"/>
            <w:shd w:val="clear" w:color="auto" w:fill="auto"/>
          </w:tcPr>
          <w:p w14:paraId="208431DE"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Регистрация технического состояния оборудования (дефекты, простои, в т.ч внеплановых останов)</w:t>
            </w:r>
          </w:p>
        </w:tc>
        <w:tc>
          <w:tcPr>
            <w:tcW w:w="705" w:type="pct"/>
            <w:shd w:val="clear" w:color="auto" w:fill="auto"/>
          </w:tcPr>
          <w:p w14:paraId="0A79D84F"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40 Регистрация дефекта и останова в системе</w:t>
            </w:r>
          </w:p>
        </w:tc>
        <w:tc>
          <w:tcPr>
            <w:tcW w:w="769" w:type="pct"/>
            <w:shd w:val="clear" w:color="auto" w:fill="auto"/>
          </w:tcPr>
          <w:p w14:paraId="7F6C0D30"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При выявлении нового дефекта при выполнении работ, передаются данные для его регистрации в системе</w:t>
            </w:r>
          </w:p>
        </w:tc>
        <w:tc>
          <w:tcPr>
            <w:tcW w:w="577" w:type="pct"/>
            <w:shd w:val="clear" w:color="auto" w:fill="auto"/>
          </w:tcPr>
          <w:p w14:paraId="6F42D702"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723F4935"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00E85C3C"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50 Выполнение работ по мероприятию ТОиР</w:t>
            </w:r>
          </w:p>
        </w:tc>
      </w:tr>
      <w:tr w:rsidR="00C16007" w:rsidRPr="00B14753" w14:paraId="36AF8218" w14:textId="77777777" w:rsidTr="008C5F22">
        <w:trPr>
          <w:cantSplit/>
          <w:jc w:val="center"/>
        </w:trPr>
        <w:tc>
          <w:tcPr>
            <w:tcW w:w="606" w:type="pct"/>
          </w:tcPr>
          <w:p w14:paraId="11D709E1"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ПП-07.03.01-ERP</w:t>
            </w:r>
          </w:p>
        </w:tc>
        <w:tc>
          <w:tcPr>
            <w:tcW w:w="804" w:type="pct"/>
            <w:shd w:val="clear" w:color="auto" w:fill="auto"/>
          </w:tcPr>
          <w:p w14:paraId="01A2C25A"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Оперативное (месячное) планирование воздействий на производственные активы</w:t>
            </w:r>
          </w:p>
        </w:tc>
        <w:tc>
          <w:tcPr>
            <w:tcW w:w="705" w:type="pct"/>
            <w:shd w:val="clear" w:color="auto" w:fill="auto"/>
          </w:tcPr>
          <w:p w14:paraId="5C06A05B"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10 Актуализация сроков плановых заказов по наработке/состоянию</w:t>
            </w:r>
          </w:p>
        </w:tc>
        <w:tc>
          <w:tcPr>
            <w:tcW w:w="769" w:type="pct"/>
            <w:shd w:val="clear" w:color="auto" w:fill="auto"/>
          </w:tcPr>
          <w:p w14:paraId="05429C9A" w14:textId="6F8C56BA" w:rsidR="00C16007" w:rsidRPr="00B14753" w:rsidRDefault="006C1CE4" w:rsidP="00C16007">
            <w:pPr>
              <w:suppressAutoHyphens/>
              <w:jc w:val="left"/>
              <w:rPr>
                <w:rFonts w:ascii="Arial" w:hAnsi="Arial" w:cs="Arial"/>
                <w:sz w:val="20"/>
                <w:szCs w:val="20"/>
              </w:rPr>
            </w:pPr>
            <w:r>
              <w:rPr>
                <w:rFonts w:ascii="Arial" w:hAnsi="Arial" w:cs="Arial"/>
                <w:sz w:val="20"/>
                <w:szCs w:val="20"/>
              </w:rPr>
              <w:t>Оборудование не готово. Требуется недельное планирование.</w:t>
            </w:r>
          </w:p>
        </w:tc>
        <w:tc>
          <w:tcPr>
            <w:tcW w:w="577" w:type="pct"/>
            <w:shd w:val="clear" w:color="auto" w:fill="auto"/>
          </w:tcPr>
          <w:p w14:paraId="677E8135"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7B2FB01B"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6F84048D"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40 Приемка оборудования из эксплуатации к выполнению работ по мероприятию ТОиР</w:t>
            </w:r>
          </w:p>
        </w:tc>
      </w:tr>
      <w:tr w:rsidR="00C16007" w:rsidRPr="00B14753" w14:paraId="62796B76" w14:textId="77777777" w:rsidTr="008C5F22">
        <w:trPr>
          <w:cantSplit/>
          <w:jc w:val="center"/>
        </w:trPr>
        <w:tc>
          <w:tcPr>
            <w:tcW w:w="606" w:type="pct"/>
          </w:tcPr>
          <w:p w14:paraId="061EA9B7"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ПП-07.03.01-ERP</w:t>
            </w:r>
          </w:p>
        </w:tc>
        <w:tc>
          <w:tcPr>
            <w:tcW w:w="804" w:type="pct"/>
            <w:shd w:val="clear" w:color="auto" w:fill="auto"/>
          </w:tcPr>
          <w:p w14:paraId="61618089"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Оперативное (месячное) планирование воздействий на производственные активы</w:t>
            </w:r>
          </w:p>
        </w:tc>
        <w:tc>
          <w:tcPr>
            <w:tcW w:w="705" w:type="pct"/>
            <w:shd w:val="clear" w:color="auto" w:fill="auto"/>
          </w:tcPr>
          <w:p w14:paraId="748CE44E"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10 Актуализация сроков плановых заказов по наработке/состоянию</w:t>
            </w:r>
          </w:p>
        </w:tc>
        <w:tc>
          <w:tcPr>
            <w:tcW w:w="769" w:type="pct"/>
            <w:shd w:val="clear" w:color="auto" w:fill="auto"/>
          </w:tcPr>
          <w:p w14:paraId="5C1F6AB0"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Работы по мероприятию ТОиР выполнены частично, передается заказ ТОРО для уточнения недельно-суточного плана</w:t>
            </w:r>
          </w:p>
        </w:tc>
        <w:tc>
          <w:tcPr>
            <w:tcW w:w="577" w:type="pct"/>
            <w:shd w:val="clear" w:color="auto" w:fill="auto"/>
          </w:tcPr>
          <w:p w14:paraId="3C4CC093"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67848AB0"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62C9601F"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90 Приемка выполненных работ</w:t>
            </w:r>
          </w:p>
        </w:tc>
      </w:tr>
      <w:tr w:rsidR="00C16007" w:rsidRPr="00B14753" w14:paraId="560AC860" w14:textId="77777777" w:rsidTr="008C5F22">
        <w:trPr>
          <w:cantSplit/>
          <w:jc w:val="center"/>
        </w:trPr>
        <w:tc>
          <w:tcPr>
            <w:tcW w:w="606" w:type="pct"/>
          </w:tcPr>
          <w:p w14:paraId="56ECEC0C" w14:textId="2BC549F6"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lastRenderedPageBreak/>
              <w:t>ПП-07.03.01-ERP</w:t>
            </w:r>
          </w:p>
        </w:tc>
        <w:tc>
          <w:tcPr>
            <w:tcW w:w="804" w:type="pct"/>
            <w:shd w:val="clear" w:color="auto" w:fill="auto"/>
          </w:tcPr>
          <w:p w14:paraId="5A287DEC" w14:textId="4AB33FCD"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Оперативное (месячное) планирование воздействий на производственные активы</w:t>
            </w:r>
          </w:p>
        </w:tc>
        <w:tc>
          <w:tcPr>
            <w:tcW w:w="705" w:type="pct"/>
            <w:shd w:val="clear" w:color="auto" w:fill="auto"/>
          </w:tcPr>
          <w:p w14:paraId="5E73A059" w14:textId="59A388B8"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10 Актуализация сроков плановых заказов по наработке/состоянию</w:t>
            </w:r>
          </w:p>
        </w:tc>
        <w:tc>
          <w:tcPr>
            <w:tcW w:w="769" w:type="pct"/>
            <w:shd w:val="clear" w:color="auto" w:fill="auto"/>
          </w:tcPr>
          <w:p w14:paraId="14DB5977" w14:textId="07FE0412"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 xml:space="preserve">Работы по мероприятию ТОиР </w:t>
            </w:r>
            <w:r>
              <w:rPr>
                <w:rFonts w:ascii="Arial" w:hAnsi="Arial" w:cs="Arial"/>
                <w:sz w:val="20"/>
                <w:szCs w:val="20"/>
              </w:rPr>
              <w:t>не приняты. Требуется перепланирование работ</w:t>
            </w:r>
          </w:p>
        </w:tc>
        <w:tc>
          <w:tcPr>
            <w:tcW w:w="577" w:type="pct"/>
            <w:shd w:val="clear" w:color="auto" w:fill="auto"/>
          </w:tcPr>
          <w:p w14:paraId="3E03E99F" w14:textId="051A5286"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372645DD" w14:textId="72E84E4D"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5253059A" w14:textId="5510E438" w:rsidR="00C16007" w:rsidRPr="00B14753" w:rsidRDefault="00C16007" w:rsidP="00C16007">
            <w:pPr>
              <w:suppressAutoHyphens/>
              <w:jc w:val="left"/>
              <w:rPr>
                <w:rFonts w:ascii="Arial" w:hAnsi="Arial" w:cs="Arial"/>
                <w:sz w:val="20"/>
                <w:szCs w:val="20"/>
              </w:rPr>
            </w:pPr>
            <w:r>
              <w:rPr>
                <w:rFonts w:ascii="Arial" w:hAnsi="Arial" w:cs="Arial"/>
                <w:sz w:val="20"/>
                <w:szCs w:val="20"/>
              </w:rPr>
              <w:t>105 Изменение статуса заказа</w:t>
            </w:r>
          </w:p>
        </w:tc>
      </w:tr>
      <w:tr w:rsidR="00C16007" w:rsidRPr="00B14753" w14:paraId="5DDAFE35" w14:textId="77777777" w:rsidTr="008C5F22">
        <w:trPr>
          <w:cantSplit/>
          <w:jc w:val="center"/>
        </w:trPr>
        <w:tc>
          <w:tcPr>
            <w:tcW w:w="606" w:type="pct"/>
          </w:tcPr>
          <w:p w14:paraId="435BECF7"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ПП-07.03.03.02-ERP</w:t>
            </w:r>
          </w:p>
        </w:tc>
        <w:tc>
          <w:tcPr>
            <w:tcW w:w="804" w:type="pct"/>
            <w:shd w:val="clear" w:color="auto" w:fill="auto"/>
          </w:tcPr>
          <w:p w14:paraId="389EA496"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Управление внеплановыми воздействиями ТОиР</w:t>
            </w:r>
          </w:p>
        </w:tc>
        <w:tc>
          <w:tcPr>
            <w:tcW w:w="705" w:type="pct"/>
            <w:shd w:val="clear" w:color="auto" w:fill="auto"/>
          </w:tcPr>
          <w:p w14:paraId="391CD4B3"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10 Анализ сообщений ТОРО в соответствии с приоритетом</w:t>
            </w:r>
          </w:p>
        </w:tc>
        <w:tc>
          <w:tcPr>
            <w:tcW w:w="769" w:type="pct"/>
            <w:shd w:val="clear" w:color="auto" w:fill="auto"/>
          </w:tcPr>
          <w:p w14:paraId="2218B870"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Передается заявка на монтаж/демонтаж ПА</w:t>
            </w:r>
          </w:p>
        </w:tc>
        <w:tc>
          <w:tcPr>
            <w:tcW w:w="577" w:type="pct"/>
            <w:shd w:val="clear" w:color="auto" w:fill="auto"/>
          </w:tcPr>
          <w:p w14:paraId="29685943"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769" w:type="pct"/>
            <w:shd w:val="clear" w:color="auto" w:fill="auto"/>
          </w:tcPr>
          <w:p w14:paraId="23351823"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Выполнение и фактический учет воздействий</w:t>
            </w:r>
          </w:p>
        </w:tc>
        <w:tc>
          <w:tcPr>
            <w:tcW w:w="769" w:type="pct"/>
            <w:shd w:val="clear" w:color="auto" w:fill="auto"/>
          </w:tcPr>
          <w:p w14:paraId="46EBC46A" w14:textId="77777777" w:rsidR="00C16007" w:rsidRPr="00F52B6E" w:rsidRDefault="00C16007" w:rsidP="00C16007">
            <w:pPr>
              <w:suppressAutoHyphens/>
              <w:jc w:val="left"/>
              <w:rPr>
                <w:rFonts w:ascii="Arial" w:hAnsi="Arial" w:cs="Arial"/>
                <w:sz w:val="20"/>
                <w:szCs w:val="20"/>
              </w:rPr>
            </w:pPr>
            <w:r w:rsidRPr="00B14753">
              <w:rPr>
                <w:rFonts w:ascii="Arial" w:hAnsi="Arial" w:cs="Arial"/>
                <w:sz w:val="20"/>
                <w:szCs w:val="20"/>
              </w:rPr>
              <w:t>60 Создание заявки на монтаж/демонтаж ПА</w:t>
            </w:r>
          </w:p>
        </w:tc>
      </w:tr>
      <w:tr w:rsidR="00C16007" w:rsidRPr="00B14753" w14:paraId="209A1513" w14:textId="77777777" w:rsidTr="008C5F22">
        <w:trPr>
          <w:cantSplit/>
          <w:jc w:val="center"/>
        </w:trPr>
        <w:tc>
          <w:tcPr>
            <w:tcW w:w="606" w:type="pct"/>
          </w:tcPr>
          <w:p w14:paraId="35572014"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ПП-07.03.03.02-ERP</w:t>
            </w:r>
          </w:p>
        </w:tc>
        <w:tc>
          <w:tcPr>
            <w:tcW w:w="804" w:type="pct"/>
            <w:shd w:val="clear" w:color="auto" w:fill="auto"/>
          </w:tcPr>
          <w:p w14:paraId="6A767D86"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Управление внеплановыми воздействиями ТОиР</w:t>
            </w:r>
          </w:p>
        </w:tc>
        <w:tc>
          <w:tcPr>
            <w:tcW w:w="705" w:type="pct"/>
            <w:shd w:val="clear" w:color="auto" w:fill="auto"/>
          </w:tcPr>
          <w:p w14:paraId="5EBA6AD9"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70 Анализ лимитов на СПП-элементе</w:t>
            </w:r>
          </w:p>
        </w:tc>
        <w:tc>
          <w:tcPr>
            <w:tcW w:w="769" w:type="pct"/>
            <w:shd w:val="clear" w:color="auto" w:fill="auto"/>
          </w:tcPr>
          <w:p w14:paraId="30A1F9A0"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Передаются лимиты в разрезе СПП-элементов</w:t>
            </w:r>
          </w:p>
        </w:tc>
        <w:tc>
          <w:tcPr>
            <w:tcW w:w="577" w:type="pct"/>
            <w:shd w:val="clear" w:color="auto" w:fill="auto"/>
          </w:tcPr>
          <w:p w14:paraId="50F22D17"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ПП-07.06.03-ERP</w:t>
            </w:r>
          </w:p>
        </w:tc>
        <w:tc>
          <w:tcPr>
            <w:tcW w:w="769" w:type="pct"/>
            <w:shd w:val="clear" w:color="auto" w:fill="auto"/>
          </w:tcPr>
          <w:p w14:paraId="75B8AD82"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Формирование годового бюджета воздействий на производственные активы</w:t>
            </w:r>
          </w:p>
        </w:tc>
        <w:tc>
          <w:tcPr>
            <w:tcW w:w="769" w:type="pct"/>
            <w:shd w:val="clear" w:color="auto" w:fill="auto"/>
          </w:tcPr>
          <w:p w14:paraId="48E5527B" w14:textId="6FFD2D8C"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1</w:t>
            </w:r>
            <w:r w:rsidR="00F52B6E">
              <w:rPr>
                <w:rFonts w:ascii="Arial" w:hAnsi="Arial" w:cs="Arial"/>
                <w:sz w:val="20"/>
                <w:szCs w:val="20"/>
              </w:rPr>
              <w:t>2</w:t>
            </w:r>
            <w:r w:rsidRPr="00B14753">
              <w:rPr>
                <w:rFonts w:ascii="Arial" w:hAnsi="Arial" w:cs="Arial"/>
                <w:sz w:val="20"/>
                <w:szCs w:val="20"/>
              </w:rPr>
              <w:t>0 Формирование лимитов бюджета в разрезе СПП-элементов для контроля исполнения Бюджета ремонтов</w:t>
            </w:r>
          </w:p>
        </w:tc>
      </w:tr>
      <w:tr w:rsidR="00C16007" w:rsidRPr="00B14753" w14:paraId="5580DFB2" w14:textId="77777777" w:rsidTr="008C5F22">
        <w:trPr>
          <w:cantSplit/>
          <w:jc w:val="center"/>
        </w:trPr>
        <w:tc>
          <w:tcPr>
            <w:tcW w:w="606" w:type="pct"/>
          </w:tcPr>
          <w:p w14:paraId="52272BF4"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ПП-07.03.03.02-ERP</w:t>
            </w:r>
          </w:p>
        </w:tc>
        <w:tc>
          <w:tcPr>
            <w:tcW w:w="804" w:type="pct"/>
            <w:shd w:val="clear" w:color="auto" w:fill="auto"/>
          </w:tcPr>
          <w:p w14:paraId="43CE165E"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Управление внеплановыми воздействиями ТОиР</w:t>
            </w:r>
          </w:p>
        </w:tc>
        <w:tc>
          <w:tcPr>
            <w:tcW w:w="705" w:type="pct"/>
            <w:shd w:val="clear" w:color="auto" w:fill="auto"/>
          </w:tcPr>
          <w:p w14:paraId="543CEF1C"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rPr>
              <w:t>10 Анализ сообщений ТОРО в соответствии с приоритетом</w:t>
            </w:r>
          </w:p>
        </w:tc>
        <w:tc>
          <w:tcPr>
            <w:tcW w:w="769" w:type="pct"/>
            <w:shd w:val="clear" w:color="auto" w:fill="auto"/>
          </w:tcPr>
          <w:p w14:paraId="40ADF2A4"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rPr>
              <w:t>Передаются заявки на проведение работ по консервации/расконсервации/ремонту ПА</w:t>
            </w:r>
          </w:p>
        </w:tc>
        <w:tc>
          <w:tcPr>
            <w:tcW w:w="577" w:type="pct"/>
            <w:shd w:val="clear" w:color="auto" w:fill="auto"/>
          </w:tcPr>
          <w:p w14:paraId="6C4265E0"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sz w:val="20"/>
                <w:szCs w:val="20"/>
              </w:rPr>
              <w:t>ПП-07.01.02.03-</w:t>
            </w:r>
            <w:r w:rsidRPr="00B14753">
              <w:rPr>
                <w:rFonts w:ascii="Arial" w:hAnsi="Arial" w:cs="Arial"/>
                <w:sz w:val="20"/>
                <w:szCs w:val="20"/>
                <w:lang w:val="en-US"/>
              </w:rPr>
              <w:t>ERP</w:t>
            </w:r>
          </w:p>
        </w:tc>
        <w:tc>
          <w:tcPr>
            <w:tcW w:w="769" w:type="pct"/>
            <w:shd w:val="clear" w:color="auto" w:fill="auto"/>
          </w:tcPr>
          <w:p w14:paraId="4A4B3C95" w14:textId="77777777" w:rsidR="00C16007" w:rsidRPr="00B14753" w:rsidRDefault="00C16007" w:rsidP="00C16007">
            <w:pPr>
              <w:suppressAutoHyphens/>
              <w:jc w:val="left"/>
              <w:rPr>
                <w:rFonts w:ascii="Arial" w:hAnsi="Arial" w:cs="Arial"/>
                <w:sz w:val="20"/>
                <w:szCs w:val="20"/>
              </w:rPr>
            </w:pPr>
            <w:r w:rsidRPr="00B14753">
              <w:rPr>
                <w:rFonts w:ascii="Arial" w:hAnsi="Arial" w:cs="Arial"/>
                <w:color w:val="000000"/>
                <w:sz w:val="20"/>
                <w:szCs w:val="20"/>
                <w:lang w:eastAsia="ru-RU"/>
              </w:rPr>
              <w:t>Консервация/Расконсервация ПА</w:t>
            </w:r>
          </w:p>
        </w:tc>
        <w:tc>
          <w:tcPr>
            <w:tcW w:w="769" w:type="pct"/>
            <w:shd w:val="clear" w:color="auto" w:fill="auto"/>
          </w:tcPr>
          <w:p w14:paraId="436003DC" w14:textId="6B8B487D" w:rsidR="00C16007" w:rsidRPr="00B14753" w:rsidRDefault="00F52B6E" w:rsidP="00C16007">
            <w:pPr>
              <w:suppressAutoHyphens/>
              <w:jc w:val="left"/>
              <w:rPr>
                <w:rFonts w:ascii="Arial" w:hAnsi="Arial" w:cs="Arial"/>
                <w:sz w:val="20"/>
                <w:szCs w:val="20"/>
              </w:rPr>
            </w:pPr>
            <w:r>
              <w:rPr>
                <w:rFonts w:ascii="Arial" w:hAnsi="Arial" w:cs="Arial"/>
                <w:sz w:val="20"/>
              </w:rPr>
              <w:t>9</w:t>
            </w:r>
            <w:r w:rsidR="00C16007" w:rsidRPr="00B14753">
              <w:rPr>
                <w:rFonts w:ascii="Arial" w:hAnsi="Arial" w:cs="Arial"/>
                <w:sz w:val="20"/>
              </w:rPr>
              <w:t>0 Согласование заявки на консервацию/расконсервацию/ремонт</w:t>
            </w:r>
          </w:p>
        </w:tc>
      </w:tr>
      <w:tr w:rsidR="00C16007" w:rsidRPr="00B14753" w14:paraId="6091BCAC" w14:textId="77777777" w:rsidTr="008C5F22">
        <w:trPr>
          <w:cantSplit/>
          <w:jc w:val="center"/>
        </w:trPr>
        <w:tc>
          <w:tcPr>
            <w:tcW w:w="606" w:type="pct"/>
          </w:tcPr>
          <w:p w14:paraId="4C128229"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ПП-07.03.03.02-ERP</w:t>
            </w:r>
          </w:p>
        </w:tc>
        <w:tc>
          <w:tcPr>
            <w:tcW w:w="804" w:type="pct"/>
            <w:shd w:val="clear" w:color="auto" w:fill="auto"/>
          </w:tcPr>
          <w:p w14:paraId="7D183835"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Управление внеплановыми воздействиями ТОиР</w:t>
            </w:r>
          </w:p>
        </w:tc>
        <w:tc>
          <w:tcPr>
            <w:tcW w:w="705" w:type="pct"/>
            <w:shd w:val="clear" w:color="auto" w:fill="auto"/>
          </w:tcPr>
          <w:p w14:paraId="253136E0"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rPr>
              <w:t>10 Анализ сообщений ТОРО в соответствии с приоритетом</w:t>
            </w:r>
          </w:p>
        </w:tc>
        <w:tc>
          <w:tcPr>
            <w:tcW w:w="769" w:type="pct"/>
            <w:shd w:val="clear" w:color="auto" w:fill="auto"/>
          </w:tcPr>
          <w:p w14:paraId="6C12FF52"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rPr>
              <w:t>Передаются заявки на проведение работ по демонтажу ПА, подлежащего выводу из эксплуатации</w:t>
            </w:r>
          </w:p>
        </w:tc>
        <w:tc>
          <w:tcPr>
            <w:tcW w:w="577" w:type="pct"/>
            <w:shd w:val="clear" w:color="auto" w:fill="auto"/>
          </w:tcPr>
          <w:p w14:paraId="2FD9E5BA"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color w:val="000000"/>
                <w:sz w:val="20"/>
                <w:szCs w:val="20"/>
                <w:lang w:eastAsia="ru-RU"/>
              </w:rPr>
              <w:t>ПП-07.01.02.04-</w:t>
            </w:r>
            <w:r w:rsidRPr="00B14753">
              <w:rPr>
                <w:rFonts w:ascii="Arial" w:hAnsi="Arial" w:cs="Arial"/>
                <w:color w:val="000000"/>
                <w:sz w:val="20"/>
                <w:szCs w:val="20"/>
                <w:lang w:val="en-US" w:eastAsia="ru-RU"/>
              </w:rPr>
              <w:t>ERP</w:t>
            </w:r>
          </w:p>
        </w:tc>
        <w:tc>
          <w:tcPr>
            <w:tcW w:w="769" w:type="pct"/>
            <w:shd w:val="clear" w:color="auto" w:fill="auto"/>
          </w:tcPr>
          <w:p w14:paraId="554ECAA4" w14:textId="77777777" w:rsidR="00C16007" w:rsidRPr="00B14753" w:rsidRDefault="00C16007" w:rsidP="00C16007">
            <w:pPr>
              <w:suppressAutoHyphens/>
              <w:jc w:val="left"/>
              <w:rPr>
                <w:rFonts w:ascii="Arial" w:hAnsi="Arial" w:cs="Arial"/>
                <w:sz w:val="20"/>
                <w:szCs w:val="20"/>
              </w:rPr>
            </w:pPr>
            <w:r w:rsidRPr="00B14753">
              <w:rPr>
                <w:rFonts w:ascii="Arial" w:hAnsi="Arial" w:cs="Arial"/>
                <w:color w:val="000000"/>
                <w:sz w:val="20"/>
                <w:szCs w:val="20"/>
                <w:lang w:eastAsia="ru-RU"/>
              </w:rPr>
              <w:t>Вывод производственных активов из эксплуатации (списание ОС, утилизация)</w:t>
            </w:r>
          </w:p>
        </w:tc>
        <w:tc>
          <w:tcPr>
            <w:tcW w:w="769" w:type="pct"/>
            <w:shd w:val="clear" w:color="auto" w:fill="auto"/>
          </w:tcPr>
          <w:p w14:paraId="4AC0C6A6"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rPr>
              <w:t>30 Создание заявки на демонтаж ПА</w:t>
            </w:r>
          </w:p>
        </w:tc>
      </w:tr>
      <w:tr w:rsidR="00C16007" w:rsidRPr="00B14753" w14:paraId="366018A1" w14:textId="77777777" w:rsidTr="008C5F22">
        <w:trPr>
          <w:cantSplit/>
          <w:jc w:val="center"/>
        </w:trPr>
        <w:tc>
          <w:tcPr>
            <w:tcW w:w="606" w:type="pct"/>
          </w:tcPr>
          <w:p w14:paraId="520001AD"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ПП-07.03.03.02-ERP</w:t>
            </w:r>
          </w:p>
        </w:tc>
        <w:tc>
          <w:tcPr>
            <w:tcW w:w="804" w:type="pct"/>
            <w:shd w:val="clear" w:color="auto" w:fill="auto"/>
          </w:tcPr>
          <w:p w14:paraId="654D38F7"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Управление внеплановыми воздействиями ТОиР</w:t>
            </w:r>
          </w:p>
        </w:tc>
        <w:tc>
          <w:tcPr>
            <w:tcW w:w="705" w:type="pct"/>
            <w:shd w:val="clear" w:color="auto" w:fill="auto"/>
          </w:tcPr>
          <w:p w14:paraId="5E8F43E1"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10 Анализ сообщений ТОРО в соответствии с приоритетом</w:t>
            </w:r>
          </w:p>
        </w:tc>
        <w:tc>
          <w:tcPr>
            <w:tcW w:w="769" w:type="pct"/>
            <w:shd w:val="clear" w:color="auto" w:fill="auto"/>
          </w:tcPr>
          <w:p w14:paraId="392BFB03"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Передаются заявки на работы ТОиР для дальнейшего анализа</w:t>
            </w:r>
          </w:p>
        </w:tc>
        <w:tc>
          <w:tcPr>
            <w:tcW w:w="577" w:type="pct"/>
            <w:shd w:val="clear" w:color="auto" w:fill="auto"/>
          </w:tcPr>
          <w:p w14:paraId="6749679F"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ПП-07.04.01-ERP</w:t>
            </w:r>
          </w:p>
        </w:tc>
        <w:tc>
          <w:tcPr>
            <w:tcW w:w="769" w:type="pct"/>
            <w:shd w:val="clear" w:color="auto" w:fill="auto"/>
          </w:tcPr>
          <w:p w14:paraId="06192E2F"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Регистрация технического состояния оборудования (дефекты, простои, в т.ч внеплановых останов)</w:t>
            </w:r>
          </w:p>
        </w:tc>
        <w:tc>
          <w:tcPr>
            <w:tcW w:w="769" w:type="pct"/>
            <w:shd w:val="clear" w:color="auto" w:fill="auto"/>
          </w:tcPr>
          <w:p w14:paraId="0F0D7860"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20 Автоматическая регистрация остановов и дефектов</w:t>
            </w:r>
          </w:p>
          <w:p w14:paraId="12CFB04D"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70 Создано сообщение с высоким приоритетом</w:t>
            </w:r>
          </w:p>
          <w:p w14:paraId="44AB4101"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120 Передача сообщения в работу</w:t>
            </w:r>
          </w:p>
          <w:p w14:paraId="78E9A4B1"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130 Подтверждение сообщения и передача в работу</w:t>
            </w:r>
          </w:p>
        </w:tc>
      </w:tr>
      <w:tr w:rsidR="00C16007" w:rsidRPr="00B14753" w14:paraId="3A5A1F7A" w14:textId="77777777" w:rsidTr="008C5F22">
        <w:trPr>
          <w:cantSplit/>
          <w:jc w:val="center"/>
        </w:trPr>
        <w:tc>
          <w:tcPr>
            <w:tcW w:w="606" w:type="pct"/>
          </w:tcPr>
          <w:p w14:paraId="1F9DBBEC"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lastRenderedPageBreak/>
              <w:t>ПП-07.03.03.02-ERP</w:t>
            </w:r>
          </w:p>
        </w:tc>
        <w:tc>
          <w:tcPr>
            <w:tcW w:w="804" w:type="pct"/>
            <w:shd w:val="clear" w:color="auto" w:fill="auto"/>
          </w:tcPr>
          <w:p w14:paraId="013F01A3"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Управление внеплановыми воздействиями ТОиР</w:t>
            </w:r>
          </w:p>
        </w:tc>
        <w:tc>
          <w:tcPr>
            <w:tcW w:w="705" w:type="pct"/>
            <w:shd w:val="clear" w:color="auto" w:fill="auto"/>
          </w:tcPr>
          <w:p w14:paraId="692E86D4"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80 Отражение корректировки бюджета в статусе заказа</w:t>
            </w:r>
          </w:p>
        </w:tc>
        <w:tc>
          <w:tcPr>
            <w:tcW w:w="769" w:type="pct"/>
            <w:shd w:val="clear" w:color="auto" w:fill="auto"/>
          </w:tcPr>
          <w:p w14:paraId="38F77132"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Передаются данные скорректированного лимита по СПП-элементам</w:t>
            </w:r>
          </w:p>
        </w:tc>
        <w:tc>
          <w:tcPr>
            <w:tcW w:w="577" w:type="pct"/>
            <w:shd w:val="clear" w:color="auto" w:fill="auto"/>
          </w:tcPr>
          <w:p w14:paraId="07BE6BFA"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ПП-07.06.04-ERP</w:t>
            </w:r>
          </w:p>
        </w:tc>
        <w:tc>
          <w:tcPr>
            <w:tcW w:w="769" w:type="pct"/>
            <w:shd w:val="clear" w:color="auto" w:fill="auto"/>
          </w:tcPr>
          <w:p w14:paraId="2F40FD02"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Исполнение, корректировка и контроль бюджета воздействий на производственные активы</w:t>
            </w:r>
          </w:p>
        </w:tc>
        <w:tc>
          <w:tcPr>
            <w:tcW w:w="769" w:type="pct"/>
            <w:shd w:val="clear" w:color="auto" w:fill="auto"/>
          </w:tcPr>
          <w:p w14:paraId="5565966B" w14:textId="77777777" w:rsidR="00F52B6E" w:rsidRDefault="00F52B6E" w:rsidP="00C16007">
            <w:pPr>
              <w:suppressAutoHyphens/>
              <w:jc w:val="left"/>
              <w:rPr>
                <w:rFonts w:ascii="Arial" w:hAnsi="Arial" w:cs="Arial"/>
                <w:sz w:val="20"/>
                <w:szCs w:val="20"/>
              </w:rPr>
            </w:pPr>
            <w:r>
              <w:rPr>
                <w:rFonts w:ascii="Arial" w:hAnsi="Arial" w:cs="Arial"/>
                <w:sz w:val="20"/>
                <w:szCs w:val="20"/>
              </w:rPr>
              <w:t>100 Перенос лимита с Резерва УК</w:t>
            </w:r>
          </w:p>
          <w:p w14:paraId="6B370F7D" w14:textId="0FEFB5C4" w:rsidR="00F52B6E" w:rsidRPr="00B14753" w:rsidRDefault="00F52B6E" w:rsidP="00C16007">
            <w:pPr>
              <w:suppressAutoHyphens/>
              <w:jc w:val="left"/>
              <w:rPr>
                <w:rFonts w:ascii="Arial" w:hAnsi="Arial" w:cs="Arial"/>
                <w:sz w:val="20"/>
                <w:szCs w:val="20"/>
              </w:rPr>
            </w:pPr>
            <w:r>
              <w:rPr>
                <w:rFonts w:ascii="Arial" w:hAnsi="Arial" w:cs="Arial"/>
                <w:sz w:val="20"/>
                <w:szCs w:val="20"/>
              </w:rPr>
              <w:t>130 Увеличение лимита без источника</w:t>
            </w:r>
          </w:p>
        </w:tc>
      </w:tr>
      <w:tr w:rsidR="00C16007" w:rsidRPr="00B14753" w14:paraId="016DE6EE" w14:textId="77777777" w:rsidTr="008C5F22">
        <w:trPr>
          <w:cantSplit/>
          <w:jc w:val="center"/>
        </w:trPr>
        <w:tc>
          <w:tcPr>
            <w:tcW w:w="606" w:type="pct"/>
          </w:tcPr>
          <w:p w14:paraId="2E7668E8"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ПП-07.03.03.02-ERP</w:t>
            </w:r>
          </w:p>
        </w:tc>
        <w:tc>
          <w:tcPr>
            <w:tcW w:w="804" w:type="pct"/>
            <w:shd w:val="clear" w:color="auto" w:fill="auto"/>
          </w:tcPr>
          <w:p w14:paraId="0FA3611A"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Управление внеплановыми воздействиями ТОиР</w:t>
            </w:r>
          </w:p>
        </w:tc>
        <w:tc>
          <w:tcPr>
            <w:tcW w:w="705" w:type="pct"/>
            <w:shd w:val="clear" w:color="auto" w:fill="auto"/>
          </w:tcPr>
          <w:p w14:paraId="09D0ED9A"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50 Корректировка заказа ТОРО</w:t>
            </w:r>
          </w:p>
        </w:tc>
        <w:tc>
          <w:tcPr>
            <w:tcW w:w="769" w:type="pct"/>
            <w:shd w:val="clear" w:color="auto" w:fill="auto"/>
          </w:tcPr>
          <w:p w14:paraId="2F37E78A"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Корректировка бюджета отклонена</w:t>
            </w:r>
          </w:p>
        </w:tc>
        <w:tc>
          <w:tcPr>
            <w:tcW w:w="577" w:type="pct"/>
            <w:shd w:val="clear" w:color="auto" w:fill="auto"/>
          </w:tcPr>
          <w:p w14:paraId="0EBA74A0"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ПП-07.06.04-ERP</w:t>
            </w:r>
          </w:p>
        </w:tc>
        <w:tc>
          <w:tcPr>
            <w:tcW w:w="769" w:type="pct"/>
            <w:shd w:val="clear" w:color="auto" w:fill="auto"/>
          </w:tcPr>
          <w:p w14:paraId="2218C949"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Исполнение, корректировка и контроль бюджета воздействий на производственные активы</w:t>
            </w:r>
          </w:p>
        </w:tc>
        <w:tc>
          <w:tcPr>
            <w:tcW w:w="769" w:type="pct"/>
            <w:shd w:val="clear" w:color="auto" w:fill="auto"/>
          </w:tcPr>
          <w:p w14:paraId="73749EDB" w14:textId="750E1E7F" w:rsidR="00967362" w:rsidRDefault="00967362" w:rsidP="00EE3365">
            <w:pPr>
              <w:suppressAutoHyphens/>
              <w:jc w:val="left"/>
              <w:rPr>
                <w:rFonts w:ascii="Arial" w:hAnsi="Arial" w:cs="Arial"/>
                <w:sz w:val="20"/>
                <w:szCs w:val="20"/>
              </w:rPr>
            </w:pPr>
            <w:r>
              <w:rPr>
                <w:rFonts w:ascii="Arial" w:hAnsi="Arial" w:cs="Arial"/>
                <w:sz w:val="20"/>
                <w:szCs w:val="20"/>
              </w:rPr>
              <w:t>20 Согласование заявки на корректировку лимита бюджета</w:t>
            </w:r>
          </w:p>
          <w:p w14:paraId="30309497" w14:textId="3AF566C6" w:rsidR="00EE3365" w:rsidRDefault="00EE3365" w:rsidP="00EE3365">
            <w:pPr>
              <w:suppressAutoHyphens/>
              <w:jc w:val="left"/>
              <w:rPr>
                <w:rFonts w:ascii="Arial" w:hAnsi="Arial" w:cs="Arial"/>
                <w:sz w:val="20"/>
                <w:szCs w:val="20"/>
              </w:rPr>
            </w:pPr>
            <w:r>
              <w:rPr>
                <w:rFonts w:ascii="Arial" w:hAnsi="Arial" w:cs="Arial"/>
                <w:sz w:val="20"/>
                <w:szCs w:val="20"/>
              </w:rPr>
              <w:t>110 Согласование увеличения лимита без источника</w:t>
            </w:r>
          </w:p>
          <w:p w14:paraId="2BEEC0F9" w14:textId="6C666B55" w:rsidR="00C16007" w:rsidRPr="00B14753" w:rsidRDefault="00C16007" w:rsidP="00C16007">
            <w:pPr>
              <w:suppressAutoHyphens/>
              <w:jc w:val="left"/>
              <w:rPr>
                <w:rFonts w:ascii="Arial" w:hAnsi="Arial" w:cs="Arial"/>
                <w:sz w:val="20"/>
                <w:szCs w:val="20"/>
              </w:rPr>
            </w:pPr>
          </w:p>
        </w:tc>
      </w:tr>
      <w:tr w:rsidR="00C16007" w:rsidRPr="00B14753" w14:paraId="6DBD82CD" w14:textId="77777777" w:rsidTr="008C5F22">
        <w:trPr>
          <w:cantSplit/>
          <w:jc w:val="center"/>
        </w:trPr>
        <w:tc>
          <w:tcPr>
            <w:tcW w:w="606" w:type="pct"/>
          </w:tcPr>
          <w:p w14:paraId="7040DD19"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ПП-07.03.03.02-ERP</w:t>
            </w:r>
          </w:p>
        </w:tc>
        <w:tc>
          <w:tcPr>
            <w:tcW w:w="804" w:type="pct"/>
            <w:shd w:val="clear" w:color="auto" w:fill="auto"/>
          </w:tcPr>
          <w:p w14:paraId="036F0179"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Управление внеплановыми воздействиями ТОиР</w:t>
            </w:r>
          </w:p>
        </w:tc>
        <w:tc>
          <w:tcPr>
            <w:tcW w:w="705" w:type="pct"/>
            <w:shd w:val="clear" w:color="auto" w:fill="auto"/>
          </w:tcPr>
          <w:p w14:paraId="54982180"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10 Анализ сообщений ТОРО в соответствии с приоритетом</w:t>
            </w:r>
          </w:p>
        </w:tc>
        <w:tc>
          <w:tcPr>
            <w:tcW w:w="769" w:type="pct"/>
            <w:shd w:val="clear" w:color="auto" w:fill="auto"/>
          </w:tcPr>
          <w:p w14:paraId="6B49FB39"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Передается заявка на выполнение работ</w:t>
            </w:r>
          </w:p>
        </w:tc>
        <w:tc>
          <w:tcPr>
            <w:tcW w:w="577" w:type="pct"/>
            <w:shd w:val="clear" w:color="auto" w:fill="auto"/>
          </w:tcPr>
          <w:p w14:paraId="10379DBD" w14:textId="77777777" w:rsidR="00C16007" w:rsidRPr="00B14753" w:rsidRDefault="00C16007" w:rsidP="00C16007">
            <w:pPr>
              <w:suppressAutoHyphens/>
              <w:jc w:val="left"/>
              <w:rPr>
                <w:rFonts w:ascii="Arial" w:hAnsi="Arial" w:cs="Arial"/>
                <w:noProof/>
                <w:sz w:val="20"/>
                <w:szCs w:val="20"/>
              </w:rPr>
            </w:pPr>
            <w:r w:rsidRPr="00B14753">
              <w:rPr>
                <w:rFonts w:ascii="Arial" w:hAnsi="Arial" w:cs="Arial"/>
                <w:noProof/>
                <w:sz w:val="20"/>
                <w:szCs w:val="20"/>
              </w:rPr>
              <w:t>ПП-11.02.07-ERP</w:t>
            </w:r>
          </w:p>
        </w:tc>
        <w:tc>
          <w:tcPr>
            <w:tcW w:w="769" w:type="pct"/>
            <w:shd w:val="clear" w:color="auto" w:fill="auto"/>
          </w:tcPr>
          <w:p w14:paraId="40AB2205" w14:textId="77777777" w:rsidR="00C16007" w:rsidRPr="00B14753" w:rsidRDefault="00C16007" w:rsidP="00C16007">
            <w:pPr>
              <w:suppressAutoHyphens/>
              <w:jc w:val="left"/>
              <w:rPr>
                <w:rFonts w:ascii="Arial" w:hAnsi="Arial" w:cs="Arial"/>
                <w:sz w:val="20"/>
                <w:szCs w:val="20"/>
              </w:rPr>
            </w:pPr>
            <w:r w:rsidRPr="00B14753">
              <w:rPr>
                <w:rFonts w:ascii="Arial" w:hAnsi="Arial" w:cs="Arial"/>
                <w:noProof/>
                <w:sz w:val="20"/>
                <w:szCs w:val="20"/>
              </w:rPr>
              <w:t>Осуществле-ние планирования и проведение мероприятий в области охраны труда, промышленной безопасности и экологии</w:t>
            </w:r>
          </w:p>
        </w:tc>
        <w:tc>
          <w:tcPr>
            <w:tcW w:w="769" w:type="pct"/>
            <w:shd w:val="clear" w:color="auto" w:fill="auto"/>
          </w:tcPr>
          <w:p w14:paraId="0044E2CD" w14:textId="77777777" w:rsidR="00C16007" w:rsidRPr="00B14753" w:rsidRDefault="00C16007" w:rsidP="00C16007">
            <w:pPr>
              <w:suppressAutoHyphens/>
              <w:jc w:val="left"/>
              <w:rPr>
                <w:rFonts w:ascii="Arial" w:hAnsi="Arial" w:cs="Arial"/>
                <w:sz w:val="20"/>
                <w:szCs w:val="20"/>
              </w:rPr>
            </w:pPr>
            <w:r w:rsidRPr="00B14753">
              <w:rPr>
                <w:rFonts w:ascii="Arial" w:hAnsi="Arial" w:cs="Arial"/>
                <w:sz w:val="20"/>
                <w:szCs w:val="20"/>
              </w:rPr>
              <w:t>50 Создание сообщения ТОРО</w:t>
            </w:r>
          </w:p>
        </w:tc>
      </w:tr>
      <w:tr w:rsidR="00967362" w:rsidRPr="00B14753" w14:paraId="6F519723" w14:textId="77777777" w:rsidTr="008C5F22">
        <w:trPr>
          <w:cantSplit/>
          <w:jc w:val="center"/>
        </w:trPr>
        <w:tc>
          <w:tcPr>
            <w:tcW w:w="606" w:type="pct"/>
          </w:tcPr>
          <w:p w14:paraId="0D5874E7" w14:textId="63975059"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ПП-07.03.03.02-ERP</w:t>
            </w:r>
          </w:p>
        </w:tc>
        <w:tc>
          <w:tcPr>
            <w:tcW w:w="804" w:type="pct"/>
            <w:shd w:val="clear" w:color="auto" w:fill="auto"/>
          </w:tcPr>
          <w:p w14:paraId="1589794B" w14:textId="3EF264A9"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Управление внеплановыми воздействиями ТОиР</w:t>
            </w:r>
          </w:p>
        </w:tc>
        <w:tc>
          <w:tcPr>
            <w:tcW w:w="705" w:type="pct"/>
            <w:shd w:val="clear" w:color="auto" w:fill="auto"/>
          </w:tcPr>
          <w:p w14:paraId="55FEEEA3" w14:textId="57A5E732" w:rsidR="00967362" w:rsidRPr="00B14753" w:rsidRDefault="00967362" w:rsidP="00967362">
            <w:pPr>
              <w:suppressAutoHyphens/>
              <w:jc w:val="left"/>
              <w:rPr>
                <w:rFonts w:ascii="Arial" w:hAnsi="Arial" w:cs="Arial"/>
                <w:sz w:val="20"/>
                <w:szCs w:val="20"/>
              </w:rPr>
            </w:pPr>
            <w:r>
              <w:rPr>
                <w:rFonts w:ascii="Arial" w:hAnsi="Arial" w:cs="Arial"/>
                <w:sz w:val="20"/>
                <w:szCs w:val="20"/>
              </w:rPr>
              <w:t>50 Корректировка заказа ТОРО</w:t>
            </w:r>
          </w:p>
        </w:tc>
        <w:tc>
          <w:tcPr>
            <w:tcW w:w="769" w:type="pct"/>
            <w:shd w:val="clear" w:color="auto" w:fill="auto"/>
          </w:tcPr>
          <w:p w14:paraId="3015CC7E" w14:textId="1CB42A77" w:rsidR="00967362" w:rsidRPr="00B14753" w:rsidRDefault="00967362" w:rsidP="00967362">
            <w:pPr>
              <w:suppressAutoHyphens/>
              <w:jc w:val="left"/>
              <w:rPr>
                <w:rFonts w:ascii="Arial" w:hAnsi="Arial" w:cs="Arial"/>
                <w:sz w:val="20"/>
                <w:szCs w:val="20"/>
              </w:rPr>
            </w:pPr>
            <w:r>
              <w:rPr>
                <w:rFonts w:ascii="Arial" w:hAnsi="Arial" w:cs="Arial"/>
                <w:sz w:val="20"/>
                <w:szCs w:val="20"/>
              </w:rPr>
              <w:t>Передается уведомление о возможности производства изделия</w:t>
            </w:r>
          </w:p>
        </w:tc>
        <w:tc>
          <w:tcPr>
            <w:tcW w:w="577" w:type="pct"/>
            <w:shd w:val="clear" w:color="auto" w:fill="auto"/>
          </w:tcPr>
          <w:p w14:paraId="4F52B91E" w14:textId="01F90DBA" w:rsidR="00967362" w:rsidRPr="00967362" w:rsidRDefault="00967362" w:rsidP="00967362">
            <w:pPr>
              <w:suppressAutoHyphens/>
              <w:jc w:val="left"/>
              <w:rPr>
                <w:rFonts w:ascii="Arial" w:hAnsi="Arial" w:cs="Arial"/>
                <w:noProof/>
                <w:sz w:val="20"/>
                <w:szCs w:val="20"/>
                <w:lang w:val="en-US"/>
              </w:rPr>
            </w:pPr>
            <w:r>
              <w:rPr>
                <w:rFonts w:ascii="Arial" w:hAnsi="Arial" w:cs="Arial"/>
                <w:noProof/>
                <w:sz w:val="20"/>
                <w:szCs w:val="20"/>
              </w:rPr>
              <w:t>ПП-07.05.01-</w:t>
            </w:r>
            <w:r>
              <w:rPr>
                <w:rFonts w:ascii="Arial" w:hAnsi="Arial" w:cs="Arial"/>
                <w:noProof/>
                <w:sz w:val="20"/>
                <w:szCs w:val="20"/>
                <w:lang w:val="en-US"/>
              </w:rPr>
              <w:t>ERP</w:t>
            </w:r>
          </w:p>
        </w:tc>
        <w:tc>
          <w:tcPr>
            <w:tcW w:w="769" w:type="pct"/>
            <w:shd w:val="clear" w:color="auto" w:fill="auto"/>
          </w:tcPr>
          <w:p w14:paraId="33948858" w14:textId="188A73C2" w:rsidR="00967362" w:rsidRPr="00967362" w:rsidRDefault="00967362" w:rsidP="00967362">
            <w:pPr>
              <w:suppressAutoHyphens/>
              <w:jc w:val="left"/>
              <w:rPr>
                <w:rFonts w:ascii="Arial" w:hAnsi="Arial" w:cs="Arial"/>
                <w:noProof/>
                <w:sz w:val="20"/>
                <w:szCs w:val="20"/>
              </w:rPr>
            </w:pPr>
            <w:r>
              <w:rPr>
                <w:rFonts w:ascii="Arial" w:hAnsi="Arial" w:cs="Arial"/>
                <w:noProof/>
                <w:sz w:val="20"/>
                <w:szCs w:val="20"/>
              </w:rPr>
              <w:t>Производство деталей и изделий собственными силами</w:t>
            </w:r>
          </w:p>
        </w:tc>
        <w:tc>
          <w:tcPr>
            <w:tcW w:w="769" w:type="pct"/>
            <w:shd w:val="clear" w:color="auto" w:fill="auto"/>
          </w:tcPr>
          <w:p w14:paraId="6228306F" w14:textId="77777777" w:rsidR="00967362" w:rsidRDefault="00967362" w:rsidP="00967362">
            <w:pPr>
              <w:suppressAutoHyphens/>
              <w:jc w:val="left"/>
              <w:rPr>
                <w:rFonts w:ascii="Arial" w:hAnsi="Arial" w:cs="Arial"/>
                <w:sz w:val="20"/>
                <w:szCs w:val="20"/>
              </w:rPr>
            </w:pPr>
            <w:r>
              <w:rPr>
                <w:rFonts w:ascii="Arial" w:hAnsi="Arial" w:cs="Arial"/>
                <w:sz w:val="20"/>
                <w:szCs w:val="20"/>
              </w:rPr>
              <w:t>30 Анализ возможности изготовления</w:t>
            </w:r>
          </w:p>
          <w:p w14:paraId="643F66A4" w14:textId="773D99FE" w:rsidR="00967362" w:rsidRPr="00B14753" w:rsidRDefault="00967362" w:rsidP="00967362">
            <w:pPr>
              <w:suppressAutoHyphens/>
              <w:jc w:val="left"/>
              <w:rPr>
                <w:rFonts w:ascii="Arial" w:hAnsi="Arial" w:cs="Arial"/>
                <w:sz w:val="20"/>
                <w:szCs w:val="20"/>
              </w:rPr>
            </w:pPr>
            <w:r>
              <w:rPr>
                <w:rFonts w:ascii="Arial" w:hAnsi="Arial" w:cs="Arial"/>
                <w:sz w:val="20"/>
                <w:szCs w:val="20"/>
              </w:rPr>
              <w:t>60 Анализ складских запасов склада МТР ЦРММ</w:t>
            </w:r>
          </w:p>
        </w:tc>
      </w:tr>
      <w:tr w:rsidR="00967362" w:rsidRPr="00B14753" w14:paraId="23776170" w14:textId="77777777" w:rsidTr="008C5F22">
        <w:trPr>
          <w:cantSplit/>
          <w:jc w:val="center"/>
        </w:trPr>
        <w:tc>
          <w:tcPr>
            <w:tcW w:w="606" w:type="pct"/>
          </w:tcPr>
          <w:p w14:paraId="51275A86" w14:textId="0F32F52E"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ПП-07.03.03.02-ERP</w:t>
            </w:r>
          </w:p>
        </w:tc>
        <w:tc>
          <w:tcPr>
            <w:tcW w:w="804" w:type="pct"/>
            <w:shd w:val="clear" w:color="auto" w:fill="auto"/>
          </w:tcPr>
          <w:p w14:paraId="6DC89786" w14:textId="30F497C4"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Управление внеплановыми воздействиями ТОиР</w:t>
            </w:r>
          </w:p>
        </w:tc>
        <w:tc>
          <w:tcPr>
            <w:tcW w:w="705" w:type="pct"/>
            <w:shd w:val="clear" w:color="auto" w:fill="auto"/>
          </w:tcPr>
          <w:p w14:paraId="4369EF82" w14:textId="028CC2E2" w:rsidR="00967362" w:rsidRPr="00B14753" w:rsidRDefault="00967362" w:rsidP="00967362">
            <w:pPr>
              <w:suppressAutoHyphens/>
              <w:jc w:val="left"/>
              <w:rPr>
                <w:rFonts w:ascii="Arial" w:hAnsi="Arial" w:cs="Arial"/>
                <w:sz w:val="20"/>
                <w:szCs w:val="20"/>
              </w:rPr>
            </w:pPr>
            <w:r>
              <w:rPr>
                <w:rFonts w:ascii="Arial" w:hAnsi="Arial" w:cs="Arial"/>
                <w:sz w:val="20"/>
                <w:szCs w:val="20"/>
              </w:rPr>
              <w:t>50 Корректировка заказа ТОРО</w:t>
            </w:r>
          </w:p>
        </w:tc>
        <w:tc>
          <w:tcPr>
            <w:tcW w:w="769" w:type="pct"/>
            <w:shd w:val="clear" w:color="auto" w:fill="auto"/>
          </w:tcPr>
          <w:p w14:paraId="52162392" w14:textId="479466F7" w:rsidR="00967362" w:rsidRPr="00B14753" w:rsidRDefault="00967362" w:rsidP="00967362">
            <w:pPr>
              <w:suppressAutoHyphens/>
              <w:jc w:val="left"/>
              <w:rPr>
                <w:rFonts w:ascii="Arial" w:hAnsi="Arial" w:cs="Arial"/>
                <w:sz w:val="20"/>
                <w:szCs w:val="20"/>
              </w:rPr>
            </w:pPr>
            <w:r>
              <w:rPr>
                <w:rFonts w:ascii="Arial" w:hAnsi="Arial" w:cs="Arial"/>
                <w:sz w:val="20"/>
                <w:szCs w:val="20"/>
              </w:rPr>
              <w:t>Передается уведомление о невозможности производства изделия</w:t>
            </w:r>
          </w:p>
        </w:tc>
        <w:tc>
          <w:tcPr>
            <w:tcW w:w="577" w:type="pct"/>
            <w:shd w:val="clear" w:color="auto" w:fill="auto"/>
          </w:tcPr>
          <w:p w14:paraId="365F6D9C" w14:textId="3DF8BA15" w:rsidR="00967362" w:rsidRPr="00B14753" w:rsidRDefault="00967362" w:rsidP="00967362">
            <w:pPr>
              <w:suppressAutoHyphens/>
              <w:jc w:val="left"/>
              <w:rPr>
                <w:rFonts w:ascii="Arial" w:hAnsi="Arial" w:cs="Arial"/>
                <w:noProof/>
                <w:sz w:val="20"/>
                <w:szCs w:val="20"/>
              </w:rPr>
            </w:pPr>
            <w:r>
              <w:rPr>
                <w:rFonts w:ascii="Arial" w:hAnsi="Arial" w:cs="Arial"/>
                <w:noProof/>
                <w:sz w:val="20"/>
                <w:szCs w:val="20"/>
              </w:rPr>
              <w:t>ПП-07.05.01-</w:t>
            </w:r>
            <w:r>
              <w:rPr>
                <w:rFonts w:ascii="Arial" w:hAnsi="Arial" w:cs="Arial"/>
                <w:noProof/>
                <w:sz w:val="20"/>
                <w:szCs w:val="20"/>
                <w:lang w:val="en-US"/>
              </w:rPr>
              <w:t>ERP</w:t>
            </w:r>
          </w:p>
        </w:tc>
        <w:tc>
          <w:tcPr>
            <w:tcW w:w="769" w:type="pct"/>
            <w:shd w:val="clear" w:color="auto" w:fill="auto"/>
          </w:tcPr>
          <w:p w14:paraId="05FCBDC9" w14:textId="0A078901" w:rsidR="00967362" w:rsidRPr="00B14753" w:rsidRDefault="00967362" w:rsidP="00967362">
            <w:pPr>
              <w:suppressAutoHyphens/>
              <w:jc w:val="left"/>
              <w:rPr>
                <w:rFonts w:ascii="Arial" w:hAnsi="Arial" w:cs="Arial"/>
                <w:noProof/>
                <w:sz w:val="20"/>
                <w:szCs w:val="20"/>
              </w:rPr>
            </w:pPr>
            <w:r>
              <w:rPr>
                <w:rFonts w:ascii="Arial" w:hAnsi="Arial" w:cs="Arial"/>
                <w:noProof/>
                <w:sz w:val="20"/>
                <w:szCs w:val="20"/>
              </w:rPr>
              <w:t>Производство деталей и изделий собственными силами</w:t>
            </w:r>
          </w:p>
        </w:tc>
        <w:tc>
          <w:tcPr>
            <w:tcW w:w="769" w:type="pct"/>
            <w:shd w:val="clear" w:color="auto" w:fill="auto"/>
          </w:tcPr>
          <w:p w14:paraId="4C097FC4" w14:textId="4E16B0D4" w:rsidR="00967362" w:rsidRPr="00B14753" w:rsidRDefault="00967362" w:rsidP="00967362">
            <w:pPr>
              <w:suppressAutoHyphens/>
              <w:jc w:val="left"/>
              <w:rPr>
                <w:rFonts w:ascii="Arial" w:hAnsi="Arial" w:cs="Arial"/>
                <w:sz w:val="20"/>
                <w:szCs w:val="20"/>
              </w:rPr>
            </w:pPr>
            <w:r>
              <w:rPr>
                <w:rFonts w:ascii="Arial" w:hAnsi="Arial" w:cs="Arial"/>
                <w:sz w:val="20"/>
                <w:szCs w:val="20"/>
              </w:rPr>
              <w:t>60 Анализ складских запасов склада МТР ЦРММ</w:t>
            </w:r>
          </w:p>
        </w:tc>
      </w:tr>
      <w:tr w:rsidR="00967362" w:rsidRPr="00B14753" w14:paraId="1E986263" w14:textId="77777777" w:rsidTr="008C5F22">
        <w:trPr>
          <w:cantSplit/>
          <w:jc w:val="center"/>
        </w:trPr>
        <w:tc>
          <w:tcPr>
            <w:tcW w:w="606" w:type="pct"/>
          </w:tcPr>
          <w:p w14:paraId="1A4FD263" w14:textId="77777777" w:rsidR="00967362" w:rsidRPr="00B14753" w:rsidRDefault="00967362" w:rsidP="00967362">
            <w:pPr>
              <w:suppressAutoHyphens/>
              <w:jc w:val="left"/>
              <w:rPr>
                <w:rFonts w:ascii="Arial" w:hAnsi="Arial" w:cs="Arial"/>
                <w:sz w:val="20"/>
                <w:szCs w:val="20"/>
              </w:rPr>
            </w:pPr>
            <w:r w:rsidRPr="00B14753">
              <w:rPr>
                <w:rFonts w:ascii="Arial" w:hAnsi="Arial" w:cs="Arial"/>
                <w:noProof/>
                <w:sz w:val="20"/>
                <w:szCs w:val="20"/>
              </w:rPr>
              <w:t>ПП-07.03.02-ERP</w:t>
            </w:r>
          </w:p>
        </w:tc>
        <w:tc>
          <w:tcPr>
            <w:tcW w:w="804" w:type="pct"/>
            <w:shd w:val="clear" w:color="auto" w:fill="auto"/>
          </w:tcPr>
          <w:p w14:paraId="0346CEA6" w14:textId="77777777" w:rsidR="00967362" w:rsidRPr="00B14753" w:rsidRDefault="00967362" w:rsidP="00967362">
            <w:pPr>
              <w:suppressAutoHyphens/>
              <w:jc w:val="left"/>
              <w:rPr>
                <w:rFonts w:ascii="Arial" w:hAnsi="Arial" w:cs="Arial"/>
                <w:sz w:val="20"/>
                <w:szCs w:val="20"/>
              </w:rPr>
            </w:pPr>
            <w:r w:rsidRPr="00B14753">
              <w:rPr>
                <w:rFonts w:ascii="Arial" w:hAnsi="Arial" w:cs="Arial"/>
                <w:noProof/>
                <w:sz w:val="20"/>
                <w:szCs w:val="20"/>
              </w:rPr>
              <w:t>Недельно-суточное планирование воздействий на производственные активы</w:t>
            </w:r>
          </w:p>
        </w:tc>
        <w:tc>
          <w:tcPr>
            <w:tcW w:w="705" w:type="pct"/>
            <w:shd w:val="clear" w:color="auto" w:fill="auto"/>
          </w:tcPr>
          <w:p w14:paraId="4E727000" w14:textId="5C314928" w:rsidR="00967362" w:rsidRPr="00B14753" w:rsidRDefault="00832294" w:rsidP="00967362">
            <w:pPr>
              <w:suppressAutoHyphens/>
              <w:jc w:val="left"/>
              <w:rPr>
                <w:rFonts w:ascii="Arial" w:hAnsi="Arial" w:cs="Arial"/>
                <w:sz w:val="20"/>
                <w:szCs w:val="20"/>
              </w:rPr>
            </w:pPr>
            <w:r>
              <w:rPr>
                <w:rFonts w:ascii="Arial" w:hAnsi="Arial" w:cs="Arial"/>
                <w:sz w:val="20"/>
                <w:szCs w:val="20"/>
              </w:rPr>
              <w:t>2 Проверка актуализации планов на ЕТО</w:t>
            </w:r>
          </w:p>
        </w:tc>
        <w:tc>
          <w:tcPr>
            <w:tcW w:w="769" w:type="pct"/>
            <w:shd w:val="clear" w:color="auto" w:fill="auto"/>
          </w:tcPr>
          <w:p w14:paraId="173F8499" w14:textId="77777777" w:rsidR="00967362" w:rsidRPr="00B14753" w:rsidRDefault="00967362" w:rsidP="00967362">
            <w:pPr>
              <w:suppressAutoHyphens/>
              <w:jc w:val="left"/>
              <w:rPr>
                <w:rFonts w:ascii="Arial" w:hAnsi="Arial" w:cs="Arial"/>
                <w:sz w:val="20"/>
                <w:szCs w:val="20"/>
              </w:rPr>
            </w:pPr>
            <w:r>
              <w:rPr>
                <w:rFonts w:ascii="Arial" w:hAnsi="Arial" w:cs="Arial"/>
                <w:sz w:val="20"/>
                <w:szCs w:val="20"/>
              </w:rPr>
              <w:t xml:space="preserve">Заказ деблокирован. </w:t>
            </w:r>
            <w:r w:rsidRPr="00B14753">
              <w:rPr>
                <w:rFonts w:ascii="Arial" w:hAnsi="Arial" w:cs="Arial"/>
                <w:sz w:val="20"/>
                <w:szCs w:val="20"/>
              </w:rPr>
              <w:t xml:space="preserve">Требуется включить в недельно-суточное планирование </w:t>
            </w:r>
          </w:p>
        </w:tc>
        <w:tc>
          <w:tcPr>
            <w:tcW w:w="577" w:type="pct"/>
            <w:shd w:val="clear" w:color="auto" w:fill="auto"/>
          </w:tcPr>
          <w:p w14:paraId="7ACEAED4"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ПП-07.03.03.02-ERP</w:t>
            </w:r>
          </w:p>
        </w:tc>
        <w:tc>
          <w:tcPr>
            <w:tcW w:w="769" w:type="pct"/>
            <w:shd w:val="clear" w:color="auto" w:fill="auto"/>
          </w:tcPr>
          <w:p w14:paraId="661605A2" w14:textId="77777777" w:rsidR="00967362" w:rsidRPr="00B14753" w:rsidRDefault="00967362" w:rsidP="00967362">
            <w:pPr>
              <w:suppressAutoHyphens/>
              <w:jc w:val="left"/>
              <w:rPr>
                <w:rFonts w:ascii="Arial" w:hAnsi="Arial" w:cs="Arial"/>
                <w:sz w:val="20"/>
                <w:szCs w:val="20"/>
              </w:rPr>
            </w:pPr>
            <w:r w:rsidRPr="00B14753">
              <w:rPr>
                <w:rFonts w:ascii="Arial" w:hAnsi="Arial" w:cs="Arial"/>
                <w:noProof/>
                <w:sz w:val="20"/>
                <w:szCs w:val="20"/>
              </w:rPr>
              <w:t>Управление внеплановыми воздействиями ТОиР</w:t>
            </w:r>
          </w:p>
        </w:tc>
        <w:tc>
          <w:tcPr>
            <w:tcW w:w="769" w:type="pct"/>
            <w:shd w:val="clear" w:color="auto" w:fill="auto"/>
          </w:tcPr>
          <w:p w14:paraId="75E2F330" w14:textId="77777777" w:rsidR="00967362" w:rsidRPr="00B14753" w:rsidRDefault="00967362" w:rsidP="00967362">
            <w:pPr>
              <w:suppressAutoHyphens/>
              <w:jc w:val="left"/>
              <w:rPr>
                <w:rFonts w:ascii="Arial" w:hAnsi="Arial" w:cs="Arial"/>
                <w:sz w:val="20"/>
                <w:szCs w:val="20"/>
              </w:rPr>
            </w:pPr>
            <w:r>
              <w:rPr>
                <w:rFonts w:ascii="Arial" w:hAnsi="Arial" w:cs="Arial"/>
                <w:sz w:val="20"/>
                <w:szCs w:val="20"/>
              </w:rPr>
              <w:t> 110 Деблокирование</w:t>
            </w:r>
            <w:r w:rsidRPr="00B14753">
              <w:rPr>
                <w:rFonts w:ascii="Arial" w:hAnsi="Arial" w:cs="Arial"/>
                <w:sz w:val="20"/>
                <w:szCs w:val="20"/>
              </w:rPr>
              <w:t xml:space="preserve"> заказа </w:t>
            </w:r>
            <w:r>
              <w:rPr>
                <w:rFonts w:ascii="Arial" w:hAnsi="Arial" w:cs="Arial"/>
                <w:sz w:val="20"/>
                <w:szCs w:val="20"/>
              </w:rPr>
              <w:t xml:space="preserve">ТОРО </w:t>
            </w:r>
            <w:r w:rsidRPr="00B14753">
              <w:rPr>
                <w:rFonts w:ascii="Arial" w:hAnsi="Arial" w:cs="Arial"/>
                <w:sz w:val="20"/>
                <w:szCs w:val="20"/>
              </w:rPr>
              <w:t>на внеплановые работы</w:t>
            </w:r>
          </w:p>
        </w:tc>
      </w:tr>
      <w:tr w:rsidR="00967362" w:rsidRPr="00B14753" w14:paraId="7115C374" w14:textId="77777777" w:rsidTr="008C5F22">
        <w:trPr>
          <w:cantSplit/>
          <w:jc w:val="center"/>
        </w:trPr>
        <w:tc>
          <w:tcPr>
            <w:tcW w:w="606" w:type="pct"/>
          </w:tcPr>
          <w:p w14:paraId="570343CF"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lastRenderedPageBreak/>
              <w:t>ПП-07.04.01-ERP</w:t>
            </w:r>
          </w:p>
        </w:tc>
        <w:tc>
          <w:tcPr>
            <w:tcW w:w="804" w:type="pct"/>
            <w:shd w:val="clear" w:color="auto" w:fill="auto"/>
          </w:tcPr>
          <w:p w14:paraId="334D3FDB" w14:textId="77777777" w:rsidR="00967362" w:rsidRPr="00B14753" w:rsidRDefault="00967362" w:rsidP="00967362">
            <w:pPr>
              <w:suppressAutoHyphens/>
              <w:jc w:val="left"/>
              <w:rPr>
                <w:rFonts w:ascii="Arial" w:hAnsi="Arial" w:cs="Arial"/>
                <w:sz w:val="20"/>
                <w:szCs w:val="20"/>
              </w:rPr>
            </w:pPr>
            <w:r w:rsidRPr="00B14753">
              <w:rPr>
                <w:rFonts w:ascii="Arial" w:hAnsi="Arial" w:cs="Arial"/>
                <w:noProof/>
                <w:sz w:val="20"/>
                <w:szCs w:val="20"/>
              </w:rPr>
              <w:t>Регистрация технического состояния оборудования (дефекты, простои, в т.ч внеплановых останов)</w:t>
            </w:r>
          </w:p>
        </w:tc>
        <w:tc>
          <w:tcPr>
            <w:tcW w:w="705" w:type="pct"/>
            <w:shd w:val="clear" w:color="auto" w:fill="auto"/>
          </w:tcPr>
          <w:p w14:paraId="35977E5D"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100 Предварительное закрытие сообщения</w:t>
            </w:r>
          </w:p>
        </w:tc>
        <w:tc>
          <w:tcPr>
            <w:tcW w:w="769" w:type="pct"/>
            <w:shd w:val="clear" w:color="auto" w:fill="auto"/>
          </w:tcPr>
          <w:p w14:paraId="0FD78C68"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Передаются сообщения ТОРО, по котором не требуется планирование мероприятий ТОиР</w:t>
            </w:r>
          </w:p>
        </w:tc>
        <w:tc>
          <w:tcPr>
            <w:tcW w:w="577" w:type="pct"/>
            <w:shd w:val="clear" w:color="auto" w:fill="auto"/>
          </w:tcPr>
          <w:p w14:paraId="5B32245B"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ПП-07.03.03.02-ERP</w:t>
            </w:r>
          </w:p>
        </w:tc>
        <w:tc>
          <w:tcPr>
            <w:tcW w:w="769" w:type="pct"/>
            <w:shd w:val="clear" w:color="auto" w:fill="auto"/>
          </w:tcPr>
          <w:p w14:paraId="2DA9A834" w14:textId="77777777" w:rsidR="00967362" w:rsidRPr="00B14753" w:rsidRDefault="00967362" w:rsidP="00967362">
            <w:pPr>
              <w:suppressAutoHyphens/>
              <w:jc w:val="left"/>
              <w:rPr>
                <w:rFonts w:ascii="Arial" w:hAnsi="Arial" w:cs="Arial"/>
                <w:sz w:val="20"/>
                <w:szCs w:val="20"/>
              </w:rPr>
            </w:pPr>
            <w:r w:rsidRPr="00B14753">
              <w:rPr>
                <w:rFonts w:ascii="Arial" w:hAnsi="Arial" w:cs="Arial"/>
                <w:noProof/>
                <w:sz w:val="20"/>
                <w:szCs w:val="20"/>
              </w:rPr>
              <w:t>Управление внеплановыми воздействиями ТОиР</w:t>
            </w:r>
          </w:p>
        </w:tc>
        <w:tc>
          <w:tcPr>
            <w:tcW w:w="769" w:type="pct"/>
            <w:shd w:val="clear" w:color="auto" w:fill="auto"/>
          </w:tcPr>
          <w:p w14:paraId="60A69101"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10 Анализ сообщений ТОРО в соответствии с приоритетом</w:t>
            </w:r>
          </w:p>
        </w:tc>
      </w:tr>
      <w:tr w:rsidR="00967362" w:rsidRPr="00B14753" w14:paraId="043C040C" w14:textId="77777777" w:rsidTr="008C5F22">
        <w:trPr>
          <w:cantSplit/>
          <w:jc w:val="center"/>
        </w:trPr>
        <w:tc>
          <w:tcPr>
            <w:tcW w:w="606" w:type="pct"/>
          </w:tcPr>
          <w:p w14:paraId="6AF82F27"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ПП-07.03.01-ERP</w:t>
            </w:r>
          </w:p>
        </w:tc>
        <w:tc>
          <w:tcPr>
            <w:tcW w:w="804" w:type="pct"/>
            <w:shd w:val="clear" w:color="auto" w:fill="auto"/>
          </w:tcPr>
          <w:p w14:paraId="4E35C84E" w14:textId="77777777" w:rsidR="00967362" w:rsidRPr="00B14753" w:rsidRDefault="00967362" w:rsidP="00967362">
            <w:pPr>
              <w:suppressAutoHyphens/>
              <w:jc w:val="left"/>
              <w:rPr>
                <w:rFonts w:ascii="Arial" w:hAnsi="Arial" w:cs="Arial"/>
                <w:sz w:val="20"/>
                <w:szCs w:val="20"/>
              </w:rPr>
            </w:pPr>
            <w:r w:rsidRPr="00B14753">
              <w:rPr>
                <w:rFonts w:ascii="Arial" w:hAnsi="Arial" w:cs="Arial"/>
                <w:noProof/>
                <w:sz w:val="20"/>
                <w:szCs w:val="20"/>
              </w:rPr>
              <w:t>Оперативное (месячное) планирование воздействий на производственные активы</w:t>
            </w:r>
          </w:p>
        </w:tc>
        <w:tc>
          <w:tcPr>
            <w:tcW w:w="705" w:type="pct"/>
            <w:shd w:val="clear" w:color="auto" w:fill="auto"/>
          </w:tcPr>
          <w:p w14:paraId="005229CA"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10 Актуализация сроков плановых заказов по наработке/состоянию</w:t>
            </w:r>
          </w:p>
        </w:tc>
        <w:tc>
          <w:tcPr>
            <w:tcW w:w="769" w:type="pct"/>
            <w:shd w:val="clear" w:color="auto" w:fill="auto"/>
          </w:tcPr>
          <w:p w14:paraId="6B19C880"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Требуется включить заказ ТОРО в оперативное планирование</w:t>
            </w:r>
          </w:p>
        </w:tc>
        <w:tc>
          <w:tcPr>
            <w:tcW w:w="577" w:type="pct"/>
            <w:shd w:val="clear" w:color="auto" w:fill="auto"/>
          </w:tcPr>
          <w:p w14:paraId="572DD774"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ПП-07.03.03.02-ERP</w:t>
            </w:r>
          </w:p>
        </w:tc>
        <w:tc>
          <w:tcPr>
            <w:tcW w:w="769" w:type="pct"/>
            <w:shd w:val="clear" w:color="auto" w:fill="auto"/>
          </w:tcPr>
          <w:p w14:paraId="14AF563C" w14:textId="77777777" w:rsidR="00967362" w:rsidRPr="00B14753" w:rsidRDefault="00967362" w:rsidP="00967362">
            <w:pPr>
              <w:suppressAutoHyphens/>
              <w:jc w:val="left"/>
              <w:rPr>
                <w:rFonts w:ascii="Arial" w:hAnsi="Arial" w:cs="Arial"/>
                <w:sz w:val="20"/>
                <w:szCs w:val="20"/>
              </w:rPr>
            </w:pPr>
            <w:r w:rsidRPr="00B14753">
              <w:rPr>
                <w:rFonts w:ascii="Arial" w:hAnsi="Arial" w:cs="Arial"/>
                <w:noProof/>
                <w:sz w:val="20"/>
                <w:szCs w:val="20"/>
              </w:rPr>
              <w:t>Управление внеплановыми воздействиями ТОиР</w:t>
            </w:r>
          </w:p>
        </w:tc>
        <w:tc>
          <w:tcPr>
            <w:tcW w:w="769" w:type="pct"/>
            <w:shd w:val="clear" w:color="auto" w:fill="auto"/>
          </w:tcPr>
          <w:p w14:paraId="258BEE27"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90 Согласование заказа на внеплановые работы</w:t>
            </w:r>
          </w:p>
        </w:tc>
      </w:tr>
      <w:tr w:rsidR="00967362" w:rsidRPr="00B14753" w14:paraId="5224BEB9" w14:textId="77777777" w:rsidTr="008C5F22">
        <w:trPr>
          <w:cantSplit/>
          <w:jc w:val="center"/>
        </w:trPr>
        <w:tc>
          <w:tcPr>
            <w:tcW w:w="606" w:type="pct"/>
          </w:tcPr>
          <w:p w14:paraId="0D73E47A"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ПП-07.06.04-ERP</w:t>
            </w:r>
          </w:p>
        </w:tc>
        <w:tc>
          <w:tcPr>
            <w:tcW w:w="804" w:type="pct"/>
            <w:shd w:val="clear" w:color="auto" w:fill="auto"/>
          </w:tcPr>
          <w:p w14:paraId="3210E4ED" w14:textId="77777777" w:rsidR="00967362" w:rsidRPr="00B14753" w:rsidRDefault="00967362" w:rsidP="00967362">
            <w:pPr>
              <w:suppressAutoHyphens/>
              <w:jc w:val="left"/>
              <w:rPr>
                <w:rFonts w:ascii="Arial" w:hAnsi="Arial" w:cs="Arial"/>
                <w:sz w:val="20"/>
                <w:szCs w:val="20"/>
              </w:rPr>
            </w:pPr>
            <w:r w:rsidRPr="00B14753">
              <w:rPr>
                <w:rFonts w:ascii="Arial" w:hAnsi="Arial" w:cs="Arial"/>
                <w:noProof/>
                <w:sz w:val="20"/>
                <w:szCs w:val="20"/>
              </w:rPr>
              <w:t>Исполнение, корректировка и контроль бюджета воздействий на производственные активы</w:t>
            </w:r>
          </w:p>
        </w:tc>
        <w:tc>
          <w:tcPr>
            <w:tcW w:w="705" w:type="pct"/>
            <w:shd w:val="clear" w:color="auto" w:fill="auto"/>
          </w:tcPr>
          <w:p w14:paraId="4D2B3250"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10 Анализ результатов контроля лимитов</w:t>
            </w:r>
          </w:p>
        </w:tc>
        <w:tc>
          <w:tcPr>
            <w:tcW w:w="769" w:type="pct"/>
            <w:shd w:val="clear" w:color="auto" w:fill="auto"/>
          </w:tcPr>
          <w:p w14:paraId="0D35F537"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Передаются данные по запланированным затратам заказов ТОРО</w:t>
            </w:r>
          </w:p>
        </w:tc>
        <w:tc>
          <w:tcPr>
            <w:tcW w:w="577" w:type="pct"/>
            <w:shd w:val="clear" w:color="auto" w:fill="auto"/>
          </w:tcPr>
          <w:p w14:paraId="6A0D03C3"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ПП-07.03.03.02-ERP</w:t>
            </w:r>
          </w:p>
        </w:tc>
        <w:tc>
          <w:tcPr>
            <w:tcW w:w="769" w:type="pct"/>
            <w:shd w:val="clear" w:color="auto" w:fill="auto"/>
          </w:tcPr>
          <w:p w14:paraId="1056464E" w14:textId="77777777" w:rsidR="00967362" w:rsidRPr="00B14753" w:rsidRDefault="00967362" w:rsidP="00967362">
            <w:pPr>
              <w:suppressAutoHyphens/>
              <w:jc w:val="left"/>
              <w:rPr>
                <w:rFonts w:ascii="Arial" w:hAnsi="Arial" w:cs="Arial"/>
                <w:sz w:val="20"/>
                <w:szCs w:val="20"/>
              </w:rPr>
            </w:pPr>
            <w:r w:rsidRPr="00B14753">
              <w:rPr>
                <w:rFonts w:ascii="Arial" w:hAnsi="Arial" w:cs="Arial"/>
                <w:noProof/>
                <w:sz w:val="20"/>
                <w:szCs w:val="20"/>
              </w:rPr>
              <w:t>Управление внеплановыми воздействиями ТОиР</w:t>
            </w:r>
          </w:p>
        </w:tc>
        <w:tc>
          <w:tcPr>
            <w:tcW w:w="769" w:type="pct"/>
            <w:shd w:val="clear" w:color="auto" w:fill="auto"/>
          </w:tcPr>
          <w:p w14:paraId="58D3D87B"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70 Анализ лимитов на СПП-элементе</w:t>
            </w:r>
          </w:p>
        </w:tc>
      </w:tr>
      <w:tr w:rsidR="00967362" w:rsidRPr="00B14753" w14:paraId="797C3D6B" w14:textId="77777777" w:rsidTr="008C5F22">
        <w:trPr>
          <w:cantSplit/>
          <w:jc w:val="center"/>
        </w:trPr>
        <w:tc>
          <w:tcPr>
            <w:tcW w:w="606" w:type="pct"/>
          </w:tcPr>
          <w:p w14:paraId="66B5A974"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ПП-07.02.03.02-ERP</w:t>
            </w:r>
          </w:p>
        </w:tc>
        <w:tc>
          <w:tcPr>
            <w:tcW w:w="804" w:type="pct"/>
            <w:shd w:val="clear" w:color="auto" w:fill="auto"/>
          </w:tcPr>
          <w:p w14:paraId="6232B6B5" w14:textId="77777777" w:rsidR="00967362" w:rsidRPr="00B14753" w:rsidRDefault="00967362" w:rsidP="00967362">
            <w:pPr>
              <w:suppressAutoHyphens/>
              <w:jc w:val="left"/>
              <w:rPr>
                <w:rFonts w:ascii="Arial" w:hAnsi="Arial" w:cs="Arial"/>
                <w:sz w:val="20"/>
                <w:szCs w:val="20"/>
              </w:rPr>
            </w:pPr>
            <w:r w:rsidRPr="00B14753">
              <w:rPr>
                <w:rFonts w:ascii="Arial" w:hAnsi="Arial" w:cs="Arial"/>
                <w:noProof/>
                <w:sz w:val="20"/>
                <w:szCs w:val="20"/>
              </w:rPr>
              <w:t>Планирование остановочных ремонтов</w:t>
            </w:r>
          </w:p>
        </w:tc>
        <w:tc>
          <w:tcPr>
            <w:tcW w:w="705" w:type="pct"/>
            <w:shd w:val="clear" w:color="auto" w:fill="auto"/>
          </w:tcPr>
          <w:p w14:paraId="4E98295A" w14:textId="63F8DCC1" w:rsidR="00967362" w:rsidRPr="00B14753" w:rsidRDefault="00832294" w:rsidP="00967362">
            <w:pPr>
              <w:suppressAutoHyphens/>
              <w:jc w:val="left"/>
              <w:rPr>
                <w:rFonts w:ascii="Arial" w:hAnsi="Arial" w:cs="Arial"/>
                <w:sz w:val="20"/>
                <w:szCs w:val="20"/>
              </w:rPr>
            </w:pPr>
            <w:r>
              <w:rPr>
                <w:rFonts w:ascii="Arial" w:hAnsi="Arial" w:cs="Arial"/>
                <w:sz w:val="20"/>
                <w:szCs w:val="20"/>
              </w:rPr>
              <w:t>90 Включение доп. работ в окно остановочного ремонта</w:t>
            </w:r>
          </w:p>
        </w:tc>
        <w:tc>
          <w:tcPr>
            <w:tcW w:w="769" w:type="pct"/>
            <w:shd w:val="clear" w:color="auto" w:fill="auto"/>
          </w:tcPr>
          <w:p w14:paraId="3E77353E"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Передаются данные по заказам ТОРО для включения мероприятий в график остановочных ремонтов</w:t>
            </w:r>
          </w:p>
        </w:tc>
        <w:tc>
          <w:tcPr>
            <w:tcW w:w="577" w:type="pct"/>
            <w:shd w:val="clear" w:color="auto" w:fill="auto"/>
          </w:tcPr>
          <w:p w14:paraId="7E42534D"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ПП-07.03.03.02-ERP</w:t>
            </w:r>
          </w:p>
        </w:tc>
        <w:tc>
          <w:tcPr>
            <w:tcW w:w="769" w:type="pct"/>
            <w:shd w:val="clear" w:color="auto" w:fill="auto"/>
          </w:tcPr>
          <w:p w14:paraId="5182B1A0" w14:textId="77777777" w:rsidR="00967362" w:rsidRPr="00B14753" w:rsidRDefault="00967362" w:rsidP="00967362">
            <w:pPr>
              <w:suppressAutoHyphens/>
              <w:jc w:val="left"/>
              <w:rPr>
                <w:rFonts w:ascii="Arial" w:hAnsi="Arial" w:cs="Arial"/>
                <w:sz w:val="20"/>
                <w:szCs w:val="20"/>
              </w:rPr>
            </w:pPr>
            <w:r w:rsidRPr="00B14753">
              <w:rPr>
                <w:rFonts w:ascii="Arial" w:hAnsi="Arial" w:cs="Arial"/>
                <w:noProof/>
                <w:sz w:val="20"/>
                <w:szCs w:val="20"/>
              </w:rPr>
              <w:t>Управление внеплановыми воздействиями ТОиР</w:t>
            </w:r>
          </w:p>
        </w:tc>
        <w:tc>
          <w:tcPr>
            <w:tcW w:w="769" w:type="pct"/>
            <w:shd w:val="clear" w:color="auto" w:fill="auto"/>
          </w:tcPr>
          <w:p w14:paraId="1DE51C52"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90 Согласование заказа на внеплановые работы</w:t>
            </w:r>
          </w:p>
        </w:tc>
      </w:tr>
      <w:tr w:rsidR="00967362" w:rsidRPr="00B14753" w14:paraId="41484FF6" w14:textId="77777777" w:rsidTr="008C5F22">
        <w:trPr>
          <w:cantSplit/>
          <w:jc w:val="center"/>
        </w:trPr>
        <w:tc>
          <w:tcPr>
            <w:tcW w:w="606" w:type="pct"/>
          </w:tcPr>
          <w:p w14:paraId="2E4D2496"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ПП-07.02.03.01</w:t>
            </w:r>
          </w:p>
        </w:tc>
        <w:tc>
          <w:tcPr>
            <w:tcW w:w="804" w:type="pct"/>
            <w:shd w:val="clear" w:color="auto" w:fill="auto"/>
          </w:tcPr>
          <w:p w14:paraId="60816BED" w14:textId="77777777" w:rsidR="00967362" w:rsidRPr="00B14753" w:rsidRDefault="00967362" w:rsidP="00967362">
            <w:pPr>
              <w:suppressAutoHyphens/>
              <w:jc w:val="left"/>
              <w:rPr>
                <w:rFonts w:ascii="Arial" w:hAnsi="Arial" w:cs="Arial"/>
                <w:sz w:val="20"/>
                <w:szCs w:val="20"/>
              </w:rPr>
            </w:pPr>
            <w:r w:rsidRPr="00B14753">
              <w:rPr>
                <w:rFonts w:ascii="Arial" w:hAnsi="Arial" w:cs="Arial"/>
                <w:noProof/>
                <w:sz w:val="20"/>
                <w:szCs w:val="20"/>
              </w:rPr>
              <w:t>Годовое планирование воздействий на производственные активы</w:t>
            </w:r>
          </w:p>
        </w:tc>
        <w:tc>
          <w:tcPr>
            <w:tcW w:w="705" w:type="pct"/>
            <w:shd w:val="clear" w:color="auto" w:fill="auto"/>
          </w:tcPr>
          <w:p w14:paraId="60165057"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67 Анализ наличия техкарты в заказе</w:t>
            </w:r>
          </w:p>
        </w:tc>
        <w:tc>
          <w:tcPr>
            <w:tcW w:w="769" w:type="pct"/>
            <w:shd w:val="clear" w:color="auto" w:fill="auto"/>
          </w:tcPr>
          <w:p w14:paraId="5315135D"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Требуется включить заказ ТОРО в годовое планирование</w:t>
            </w:r>
          </w:p>
        </w:tc>
        <w:tc>
          <w:tcPr>
            <w:tcW w:w="577" w:type="pct"/>
            <w:shd w:val="clear" w:color="auto" w:fill="auto"/>
          </w:tcPr>
          <w:p w14:paraId="6A94B6FE"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ПП-07.03.03.02-ERP</w:t>
            </w:r>
          </w:p>
        </w:tc>
        <w:tc>
          <w:tcPr>
            <w:tcW w:w="769" w:type="pct"/>
            <w:shd w:val="clear" w:color="auto" w:fill="auto"/>
          </w:tcPr>
          <w:p w14:paraId="663D10CD" w14:textId="77777777" w:rsidR="00967362" w:rsidRPr="00B14753" w:rsidRDefault="00967362" w:rsidP="00967362">
            <w:pPr>
              <w:suppressAutoHyphens/>
              <w:jc w:val="left"/>
              <w:rPr>
                <w:rFonts w:ascii="Arial" w:hAnsi="Arial" w:cs="Arial"/>
                <w:sz w:val="20"/>
                <w:szCs w:val="20"/>
              </w:rPr>
            </w:pPr>
            <w:r w:rsidRPr="00B14753">
              <w:rPr>
                <w:rFonts w:ascii="Arial" w:hAnsi="Arial" w:cs="Arial"/>
                <w:noProof/>
                <w:sz w:val="20"/>
                <w:szCs w:val="20"/>
              </w:rPr>
              <w:t>Управление внеплановыми воздействиями ТОиР</w:t>
            </w:r>
          </w:p>
        </w:tc>
        <w:tc>
          <w:tcPr>
            <w:tcW w:w="769" w:type="pct"/>
            <w:shd w:val="clear" w:color="auto" w:fill="auto"/>
          </w:tcPr>
          <w:p w14:paraId="4FBA8334"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90 Согласование заказа на внеплановые работы</w:t>
            </w:r>
          </w:p>
        </w:tc>
      </w:tr>
      <w:tr w:rsidR="00967362" w:rsidRPr="00B14753" w14:paraId="171D292F" w14:textId="77777777" w:rsidTr="008C5F22">
        <w:trPr>
          <w:cantSplit/>
          <w:jc w:val="center"/>
        </w:trPr>
        <w:tc>
          <w:tcPr>
            <w:tcW w:w="606" w:type="pct"/>
          </w:tcPr>
          <w:p w14:paraId="0E3063B1" w14:textId="77777777" w:rsidR="00967362" w:rsidRPr="00B14753" w:rsidRDefault="00967362" w:rsidP="00967362">
            <w:pPr>
              <w:suppressAutoHyphens/>
              <w:jc w:val="left"/>
              <w:rPr>
                <w:rFonts w:ascii="Arial" w:hAnsi="Arial" w:cs="Arial"/>
                <w:noProof/>
                <w:sz w:val="20"/>
                <w:szCs w:val="20"/>
                <w:lang w:val="en-US"/>
              </w:rPr>
            </w:pPr>
            <w:r w:rsidRPr="00B14753">
              <w:rPr>
                <w:rFonts w:ascii="Arial" w:hAnsi="Arial" w:cs="Arial"/>
                <w:noProof/>
                <w:sz w:val="20"/>
                <w:szCs w:val="20"/>
              </w:rPr>
              <w:t>ПП-07.03.03.03-</w:t>
            </w:r>
            <w:r w:rsidRPr="00B14753">
              <w:rPr>
                <w:rFonts w:ascii="Arial" w:hAnsi="Arial" w:cs="Arial"/>
                <w:noProof/>
                <w:sz w:val="20"/>
                <w:szCs w:val="20"/>
                <w:lang w:val="en-US"/>
              </w:rPr>
              <w:t>ERP</w:t>
            </w:r>
          </w:p>
        </w:tc>
        <w:tc>
          <w:tcPr>
            <w:tcW w:w="804" w:type="pct"/>
            <w:shd w:val="clear" w:color="auto" w:fill="auto"/>
          </w:tcPr>
          <w:p w14:paraId="716D302D"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Управление аварийными воздействиями ТОиР критичного оборудования</w:t>
            </w:r>
          </w:p>
        </w:tc>
        <w:tc>
          <w:tcPr>
            <w:tcW w:w="705" w:type="pct"/>
            <w:shd w:val="clear" w:color="auto" w:fill="auto"/>
          </w:tcPr>
          <w:p w14:paraId="04DE1501"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25 Определение исполнителя работ</w:t>
            </w:r>
          </w:p>
        </w:tc>
        <w:tc>
          <w:tcPr>
            <w:tcW w:w="769" w:type="pct"/>
            <w:shd w:val="clear" w:color="auto" w:fill="auto"/>
          </w:tcPr>
          <w:p w14:paraId="56D87525"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 xml:space="preserve">Получен наряд-допуск </w:t>
            </w:r>
          </w:p>
        </w:tc>
        <w:tc>
          <w:tcPr>
            <w:tcW w:w="577" w:type="pct"/>
            <w:shd w:val="clear" w:color="auto" w:fill="auto"/>
          </w:tcPr>
          <w:p w14:paraId="4912E59B" w14:textId="77777777" w:rsidR="00967362" w:rsidRPr="00B14753" w:rsidRDefault="00967362" w:rsidP="00967362">
            <w:pPr>
              <w:suppressAutoHyphens/>
              <w:jc w:val="left"/>
              <w:rPr>
                <w:rFonts w:ascii="Arial" w:hAnsi="Arial" w:cs="Arial"/>
                <w:noProof/>
                <w:sz w:val="20"/>
                <w:szCs w:val="20"/>
                <w:lang w:val="en-US"/>
              </w:rPr>
            </w:pPr>
            <w:r w:rsidRPr="00B14753">
              <w:rPr>
                <w:rFonts w:ascii="Arial" w:hAnsi="Arial" w:cs="Arial"/>
                <w:noProof/>
                <w:sz w:val="20"/>
                <w:szCs w:val="20"/>
              </w:rPr>
              <w:t>ПП-11.03.01-</w:t>
            </w:r>
            <w:r w:rsidRPr="00B14753">
              <w:rPr>
                <w:rFonts w:ascii="Arial" w:hAnsi="Arial" w:cs="Arial"/>
                <w:noProof/>
                <w:sz w:val="20"/>
                <w:szCs w:val="20"/>
                <w:lang w:val="en-US"/>
              </w:rPr>
              <w:t xml:space="preserve">ERP </w:t>
            </w:r>
          </w:p>
        </w:tc>
        <w:tc>
          <w:tcPr>
            <w:tcW w:w="769" w:type="pct"/>
            <w:shd w:val="clear" w:color="auto" w:fill="auto"/>
          </w:tcPr>
          <w:p w14:paraId="74FF4AFD"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Обеспечение проведения работ повышенной опастности</w:t>
            </w:r>
          </w:p>
        </w:tc>
        <w:tc>
          <w:tcPr>
            <w:tcW w:w="769" w:type="pct"/>
            <w:shd w:val="clear" w:color="auto" w:fill="auto"/>
          </w:tcPr>
          <w:p w14:paraId="00ECCA65"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60 Подписание и выдача наряд-допуска</w:t>
            </w:r>
          </w:p>
        </w:tc>
      </w:tr>
      <w:tr w:rsidR="00967362" w:rsidRPr="00B14753" w14:paraId="43533110" w14:textId="77777777" w:rsidTr="008C5F22">
        <w:trPr>
          <w:cantSplit/>
          <w:jc w:val="center"/>
        </w:trPr>
        <w:tc>
          <w:tcPr>
            <w:tcW w:w="606" w:type="pct"/>
          </w:tcPr>
          <w:p w14:paraId="54C1B529"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ПП-07.03.03.03-ERP</w:t>
            </w:r>
            <w:r w:rsidRPr="00B14753">
              <w:rPr>
                <w:rFonts w:ascii="Arial" w:hAnsi="Arial" w:cs="Arial"/>
                <w:noProof/>
                <w:sz w:val="20"/>
                <w:szCs w:val="20"/>
              </w:rPr>
              <w:tab/>
            </w:r>
          </w:p>
        </w:tc>
        <w:tc>
          <w:tcPr>
            <w:tcW w:w="804" w:type="pct"/>
            <w:shd w:val="clear" w:color="auto" w:fill="auto"/>
          </w:tcPr>
          <w:p w14:paraId="264FB702"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Управление аварийными воздействиями ТОиР критичного оборудования</w:t>
            </w:r>
          </w:p>
        </w:tc>
        <w:tc>
          <w:tcPr>
            <w:tcW w:w="705" w:type="pct"/>
            <w:shd w:val="clear" w:color="auto" w:fill="auto"/>
          </w:tcPr>
          <w:p w14:paraId="5B2C8012"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80 Фиксация причин дефекта в сообщении ТОРО</w:t>
            </w:r>
          </w:p>
        </w:tc>
        <w:tc>
          <w:tcPr>
            <w:tcW w:w="769" w:type="pct"/>
            <w:shd w:val="clear" w:color="auto" w:fill="auto"/>
          </w:tcPr>
          <w:p w14:paraId="553A2328"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Определены корневые причины дефекта</w:t>
            </w:r>
          </w:p>
        </w:tc>
        <w:tc>
          <w:tcPr>
            <w:tcW w:w="577" w:type="pct"/>
            <w:shd w:val="clear" w:color="auto" w:fill="auto"/>
          </w:tcPr>
          <w:p w14:paraId="32638F99"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ПП-11.02.02-ERP</w:t>
            </w:r>
          </w:p>
        </w:tc>
        <w:tc>
          <w:tcPr>
            <w:tcW w:w="769" w:type="pct"/>
            <w:shd w:val="clear" w:color="auto" w:fill="auto"/>
          </w:tcPr>
          <w:p w14:paraId="3088A0CC"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Управление происшествиями</w:t>
            </w:r>
          </w:p>
        </w:tc>
        <w:tc>
          <w:tcPr>
            <w:tcW w:w="769" w:type="pct"/>
            <w:shd w:val="clear" w:color="auto" w:fill="auto"/>
          </w:tcPr>
          <w:p w14:paraId="048D7F24"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360 Определение корневых причин</w:t>
            </w:r>
          </w:p>
        </w:tc>
      </w:tr>
      <w:tr w:rsidR="00967362" w:rsidRPr="00B14753" w14:paraId="6FC030D0" w14:textId="77777777" w:rsidTr="008C5F22">
        <w:trPr>
          <w:cantSplit/>
          <w:jc w:val="center"/>
        </w:trPr>
        <w:tc>
          <w:tcPr>
            <w:tcW w:w="606" w:type="pct"/>
          </w:tcPr>
          <w:p w14:paraId="698E1A5C"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ПП-11.03.01-ERP</w:t>
            </w:r>
          </w:p>
        </w:tc>
        <w:tc>
          <w:tcPr>
            <w:tcW w:w="804" w:type="pct"/>
            <w:shd w:val="clear" w:color="auto" w:fill="auto"/>
          </w:tcPr>
          <w:p w14:paraId="0B963CAD"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Обеспечение проведения работ повышенной опасности</w:t>
            </w:r>
          </w:p>
        </w:tc>
        <w:tc>
          <w:tcPr>
            <w:tcW w:w="705" w:type="pct"/>
            <w:shd w:val="clear" w:color="auto" w:fill="auto"/>
          </w:tcPr>
          <w:p w14:paraId="1DA278FD"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10 Получение запроса и создание наряд-допуска</w:t>
            </w:r>
          </w:p>
        </w:tc>
        <w:tc>
          <w:tcPr>
            <w:tcW w:w="769" w:type="pct"/>
            <w:shd w:val="clear" w:color="auto" w:fill="auto"/>
          </w:tcPr>
          <w:p w14:paraId="7D0847F7"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Требуется наряд-допуск</w:t>
            </w:r>
          </w:p>
        </w:tc>
        <w:tc>
          <w:tcPr>
            <w:tcW w:w="577" w:type="pct"/>
            <w:shd w:val="clear" w:color="auto" w:fill="auto"/>
          </w:tcPr>
          <w:p w14:paraId="41BDC890"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ПП-07.03.03.03-ERP</w:t>
            </w:r>
            <w:r w:rsidRPr="00B14753">
              <w:rPr>
                <w:rFonts w:ascii="Arial" w:hAnsi="Arial" w:cs="Arial"/>
                <w:noProof/>
                <w:sz w:val="20"/>
                <w:szCs w:val="20"/>
              </w:rPr>
              <w:tab/>
            </w:r>
          </w:p>
        </w:tc>
        <w:tc>
          <w:tcPr>
            <w:tcW w:w="769" w:type="pct"/>
            <w:shd w:val="clear" w:color="auto" w:fill="auto"/>
          </w:tcPr>
          <w:p w14:paraId="28C423A4"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Управление аварийными воздействиями ТОиР критичного оборудования</w:t>
            </w:r>
          </w:p>
        </w:tc>
        <w:tc>
          <w:tcPr>
            <w:tcW w:w="769" w:type="pct"/>
            <w:shd w:val="clear" w:color="auto" w:fill="auto"/>
          </w:tcPr>
          <w:p w14:paraId="07981091"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20 Принятие решения об устранении аварии и оформление наряд-задания</w:t>
            </w:r>
          </w:p>
        </w:tc>
      </w:tr>
      <w:tr w:rsidR="00967362" w:rsidRPr="00B14753" w14:paraId="5EE7F9F4" w14:textId="77777777" w:rsidTr="008C5F22">
        <w:trPr>
          <w:cantSplit/>
          <w:jc w:val="center"/>
        </w:trPr>
        <w:tc>
          <w:tcPr>
            <w:tcW w:w="606" w:type="pct"/>
          </w:tcPr>
          <w:p w14:paraId="3B1D86DC"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lastRenderedPageBreak/>
              <w:t>ПП-11.02.02-ERP</w:t>
            </w:r>
          </w:p>
        </w:tc>
        <w:tc>
          <w:tcPr>
            <w:tcW w:w="804" w:type="pct"/>
            <w:shd w:val="clear" w:color="auto" w:fill="auto"/>
          </w:tcPr>
          <w:p w14:paraId="76CB83F4"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Управление происшествиями</w:t>
            </w:r>
          </w:p>
        </w:tc>
        <w:tc>
          <w:tcPr>
            <w:tcW w:w="705" w:type="pct"/>
            <w:shd w:val="clear" w:color="auto" w:fill="auto"/>
          </w:tcPr>
          <w:p w14:paraId="78922644"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300 Прикрепление документации</w:t>
            </w:r>
          </w:p>
        </w:tc>
        <w:tc>
          <w:tcPr>
            <w:tcW w:w="769" w:type="pct"/>
            <w:shd w:val="clear" w:color="auto" w:fill="auto"/>
          </w:tcPr>
          <w:p w14:paraId="19D2FE02"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Сообщение ТОРО создано</w:t>
            </w:r>
          </w:p>
        </w:tc>
        <w:tc>
          <w:tcPr>
            <w:tcW w:w="577" w:type="pct"/>
            <w:shd w:val="clear" w:color="auto" w:fill="auto"/>
          </w:tcPr>
          <w:p w14:paraId="4E675D94"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ПП-07.03.03.03-ERP</w:t>
            </w:r>
            <w:r w:rsidRPr="00B14753">
              <w:rPr>
                <w:rFonts w:ascii="Arial" w:hAnsi="Arial" w:cs="Arial"/>
                <w:noProof/>
                <w:sz w:val="20"/>
                <w:szCs w:val="20"/>
              </w:rPr>
              <w:tab/>
            </w:r>
          </w:p>
        </w:tc>
        <w:tc>
          <w:tcPr>
            <w:tcW w:w="769" w:type="pct"/>
            <w:shd w:val="clear" w:color="auto" w:fill="auto"/>
          </w:tcPr>
          <w:p w14:paraId="6E7DE236"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Управление аварийными воздействиями ТОиР критичного оборудования</w:t>
            </w:r>
          </w:p>
        </w:tc>
        <w:tc>
          <w:tcPr>
            <w:tcW w:w="769" w:type="pct"/>
            <w:shd w:val="clear" w:color="auto" w:fill="auto"/>
          </w:tcPr>
          <w:p w14:paraId="6E5C1D96"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70 Фиксация результатов ремонта</w:t>
            </w:r>
          </w:p>
        </w:tc>
      </w:tr>
      <w:tr w:rsidR="00967362" w:rsidRPr="00B14753" w14:paraId="23D842A7" w14:textId="77777777" w:rsidTr="008C5F22">
        <w:trPr>
          <w:cantSplit/>
          <w:jc w:val="center"/>
        </w:trPr>
        <w:tc>
          <w:tcPr>
            <w:tcW w:w="606" w:type="pct"/>
          </w:tcPr>
          <w:p w14:paraId="046CE63A"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ПП-07.04.02-ERP</w:t>
            </w:r>
          </w:p>
        </w:tc>
        <w:tc>
          <w:tcPr>
            <w:tcW w:w="804" w:type="pct"/>
            <w:shd w:val="clear" w:color="auto" w:fill="auto"/>
          </w:tcPr>
          <w:p w14:paraId="60C8F7B7"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Регистрация технических параметров эксплуатации оборудования (измерения, наработка)</w:t>
            </w:r>
          </w:p>
        </w:tc>
        <w:tc>
          <w:tcPr>
            <w:tcW w:w="705" w:type="pct"/>
            <w:shd w:val="clear" w:color="auto" w:fill="auto"/>
          </w:tcPr>
          <w:p w14:paraId="18D40D9C"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10 Проверка наличия у оборудования требуемой точки измерения</w:t>
            </w:r>
          </w:p>
        </w:tc>
        <w:tc>
          <w:tcPr>
            <w:tcW w:w="769" w:type="pct"/>
            <w:shd w:val="clear" w:color="auto" w:fill="auto"/>
          </w:tcPr>
          <w:p w14:paraId="1A1AE341"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Измерены контрольные параметры и наработки во время ремонта</w:t>
            </w:r>
          </w:p>
        </w:tc>
        <w:tc>
          <w:tcPr>
            <w:tcW w:w="577" w:type="pct"/>
            <w:shd w:val="clear" w:color="auto" w:fill="auto"/>
          </w:tcPr>
          <w:p w14:paraId="148CF654"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ПП-07.03.03.03-ERP</w:t>
            </w:r>
            <w:r w:rsidRPr="00B14753">
              <w:rPr>
                <w:rFonts w:ascii="Arial" w:hAnsi="Arial" w:cs="Arial"/>
                <w:noProof/>
                <w:sz w:val="20"/>
                <w:szCs w:val="20"/>
              </w:rPr>
              <w:tab/>
            </w:r>
          </w:p>
        </w:tc>
        <w:tc>
          <w:tcPr>
            <w:tcW w:w="769" w:type="pct"/>
            <w:shd w:val="clear" w:color="auto" w:fill="auto"/>
          </w:tcPr>
          <w:p w14:paraId="7ED2B374"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Управление аварийными воздействиями ТОиР критичного оборудования</w:t>
            </w:r>
          </w:p>
        </w:tc>
        <w:tc>
          <w:tcPr>
            <w:tcW w:w="769" w:type="pct"/>
            <w:shd w:val="clear" w:color="auto" w:fill="auto"/>
          </w:tcPr>
          <w:p w14:paraId="743B5928"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60 Выполнение ремонтных работ</w:t>
            </w:r>
          </w:p>
        </w:tc>
      </w:tr>
      <w:tr w:rsidR="00967362" w:rsidRPr="00B14753" w14:paraId="443A7564" w14:textId="77777777" w:rsidTr="008C5F22">
        <w:trPr>
          <w:cantSplit/>
          <w:jc w:val="center"/>
        </w:trPr>
        <w:tc>
          <w:tcPr>
            <w:tcW w:w="606" w:type="pct"/>
          </w:tcPr>
          <w:p w14:paraId="3A81C288"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ПП-07.04.01-ERP</w:t>
            </w:r>
          </w:p>
        </w:tc>
        <w:tc>
          <w:tcPr>
            <w:tcW w:w="804" w:type="pct"/>
            <w:shd w:val="clear" w:color="auto" w:fill="auto"/>
          </w:tcPr>
          <w:p w14:paraId="1F10A849"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Регистрация технического состояния оборудования (дефекты, простои, в т.ч внеплановых останов)</w:t>
            </w:r>
          </w:p>
        </w:tc>
        <w:tc>
          <w:tcPr>
            <w:tcW w:w="705" w:type="pct"/>
            <w:shd w:val="clear" w:color="auto" w:fill="auto"/>
          </w:tcPr>
          <w:p w14:paraId="5D14B9EE"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40 Регистрация дефекта и останова в системе</w:t>
            </w:r>
          </w:p>
        </w:tc>
        <w:tc>
          <w:tcPr>
            <w:tcW w:w="769" w:type="pct"/>
            <w:shd w:val="clear" w:color="auto" w:fill="auto"/>
          </w:tcPr>
          <w:p w14:paraId="7F2DCF40"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Авария может быть устранена позже. Создаем сообщение.</w:t>
            </w:r>
          </w:p>
          <w:p w14:paraId="1B74CAC1"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Необходимо восстановление узла.</w:t>
            </w:r>
          </w:p>
        </w:tc>
        <w:tc>
          <w:tcPr>
            <w:tcW w:w="577" w:type="pct"/>
            <w:shd w:val="clear" w:color="auto" w:fill="auto"/>
          </w:tcPr>
          <w:p w14:paraId="6A93155E"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ПП-07.03.03.03-ERP</w:t>
            </w:r>
            <w:r w:rsidRPr="00B14753">
              <w:rPr>
                <w:rFonts w:ascii="Arial" w:hAnsi="Arial" w:cs="Arial"/>
                <w:noProof/>
                <w:sz w:val="20"/>
                <w:szCs w:val="20"/>
              </w:rPr>
              <w:tab/>
            </w:r>
          </w:p>
        </w:tc>
        <w:tc>
          <w:tcPr>
            <w:tcW w:w="769" w:type="pct"/>
            <w:shd w:val="clear" w:color="auto" w:fill="auto"/>
          </w:tcPr>
          <w:p w14:paraId="27A7AD63"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Управление аварийными воздействиями ТОиР критичного оборудования</w:t>
            </w:r>
          </w:p>
        </w:tc>
        <w:tc>
          <w:tcPr>
            <w:tcW w:w="769" w:type="pct"/>
            <w:shd w:val="clear" w:color="auto" w:fill="auto"/>
          </w:tcPr>
          <w:p w14:paraId="66B37A91"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20 Принятие решения об устранении аварии и оформлении наряд-задания</w:t>
            </w:r>
          </w:p>
          <w:p w14:paraId="0E71F115"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60 Выполнение ремонтных работ</w:t>
            </w:r>
          </w:p>
        </w:tc>
      </w:tr>
      <w:tr w:rsidR="00967362" w:rsidRPr="00B14753" w14:paraId="27E2B618" w14:textId="77777777" w:rsidTr="008C5F22">
        <w:trPr>
          <w:cantSplit/>
          <w:jc w:val="center"/>
        </w:trPr>
        <w:tc>
          <w:tcPr>
            <w:tcW w:w="606" w:type="pct"/>
          </w:tcPr>
          <w:p w14:paraId="11B6511A"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ПП-07.03.03.01-ERP</w:t>
            </w:r>
          </w:p>
        </w:tc>
        <w:tc>
          <w:tcPr>
            <w:tcW w:w="804" w:type="pct"/>
            <w:shd w:val="clear" w:color="auto" w:fill="auto"/>
          </w:tcPr>
          <w:p w14:paraId="1A5208C5"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Выполнение и фактический учет воздействий</w:t>
            </w:r>
          </w:p>
        </w:tc>
        <w:tc>
          <w:tcPr>
            <w:tcW w:w="705" w:type="pct"/>
            <w:shd w:val="clear" w:color="auto" w:fill="auto"/>
          </w:tcPr>
          <w:p w14:paraId="58273B7E"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80 Отражение времени, фактически затраченного на мероприятия ТОиР</w:t>
            </w:r>
          </w:p>
        </w:tc>
        <w:tc>
          <w:tcPr>
            <w:tcW w:w="769" w:type="pct"/>
            <w:shd w:val="clear" w:color="auto" w:fill="auto"/>
          </w:tcPr>
          <w:p w14:paraId="74222703"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Заказ деблокирован</w:t>
            </w:r>
          </w:p>
        </w:tc>
        <w:tc>
          <w:tcPr>
            <w:tcW w:w="577" w:type="pct"/>
            <w:shd w:val="clear" w:color="auto" w:fill="auto"/>
          </w:tcPr>
          <w:p w14:paraId="5D3FA0EA"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ПП-07.03.03.03-ERP</w:t>
            </w:r>
            <w:r w:rsidRPr="00B14753">
              <w:rPr>
                <w:rFonts w:ascii="Arial" w:hAnsi="Arial" w:cs="Arial"/>
                <w:noProof/>
                <w:sz w:val="20"/>
                <w:szCs w:val="20"/>
              </w:rPr>
              <w:tab/>
            </w:r>
          </w:p>
        </w:tc>
        <w:tc>
          <w:tcPr>
            <w:tcW w:w="769" w:type="pct"/>
            <w:shd w:val="clear" w:color="auto" w:fill="auto"/>
          </w:tcPr>
          <w:p w14:paraId="6D0D108A"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Управление аварийными воздействиями ТОиР критичного оборудования</w:t>
            </w:r>
          </w:p>
        </w:tc>
        <w:tc>
          <w:tcPr>
            <w:tcW w:w="769" w:type="pct"/>
            <w:shd w:val="clear" w:color="auto" w:fill="auto"/>
          </w:tcPr>
          <w:p w14:paraId="29406EAD"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90 Деблокирование заказа ТОРО</w:t>
            </w:r>
          </w:p>
        </w:tc>
      </w:tr>
      <w:tr w:rsidR="00967362" w:rsidRPr="00B14753" w14:paraId="43DEACC7" w14:textId="77777777" w:rsidTr="008C5F22">
        <w:trPr>
          <w:cantSplit/>
          <w:jc w:val="center"/>
        </w:trPr>
        <w:tc>
          <w:tcPr>
            <w:tcW w:w="606" w:type="pct"/>
          </w:tcPr>
          <w:p w14:paraId="3F7088FE"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ПП-10.06.01</w:t>
            </w:r>
          </w:p>
        </w:tc>
        <w:tc>
          <w:tcPr>
            <w:tcW w:w="804" w:type="pct"/>
            <w:shd w:val="clear" w:color="auto" w:fill="auto"/>
          </w:tcPr>
          <w:p w14:paraId="5B443CAE"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Планирование транспортной логистики</w:t>
            </w:r>
          </w:p>
        </w:tc>
        <w:tc>
          <w:tcPr>
            <w:tcW w:w="705" w:type="pct"/>
            <w:shd w:val="clear" w:color="auto" w:fill="auto"/>
          </w:tcPr>
          <w:p w14:paraId="63D8D931"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Вход</w:t>
            </w:r>
          </w:p>
        </w:tc>
        <w:tc>
          <w:tcPr>
            <w:tcW w:w="769" w:type="pct"/>
            <w:shd w:val="clear" w:color="auto" w:fill="auto"/>
          </w:tcPr>
          <w:p w14:paraId="111121EB"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Требуется перемещение МТР к месту проведения ремонта</w:t>
            </w:r>
          </w:p>
        </w:tc>
        <w:tc>
          <w:tcPr>
            <w:tcW w:w="577" w:type="pct"/>
            <w:shd w:val="clear" w:color="auto" w:fill="auto"/>
          </w:tcPr>
          <w:p w14:paraId="594EE42D"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ПП-07.03.03.03-ERP</w:t>
            </w:r>
            <w:r w:rsidRPr="00B14753">
              <w:rPr>
                <w:rFonts w:ascii="Arial" w:hAnsi="Arial" w:cs="Arial"/>
                <w:noProof/>
                <w:sz w:val="20"/>
                <w:szCs w:val="20"/>
              </w:rPr>
              <w:tab/>
            </w:r>
          </w:p>
        </w:tc>
        <w:tc>
          <w:tcPr>
            <w:tcW w:w="769" w:type="pct"/>
            <w:shd w:val="clear" w:color="auto" w:fill="auto"/>
          </w:tcPr>
          <w:p w14:paraId="429467D7"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Управление аварийными воздействиями ТОиР критичного оборудования</w:t>
            </w:r>
          </w:p>
        </w:tc>
        <w:tc>
          <w:tcPr>
            <w:tcW w:w="769" w:type="pct"/>
            <w:shd w:val="clear" w:color="auto" w:fill="auto"/>
          </w:tcPr>
          <w:p w14:paraId="5260869C"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30 Формирование требования-накладной</w:t>
            </w:r>
          </w:p>
          <w:p w14:paraId="5C18F0E7"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35 Формирование требования-накладной для подрядчика</w:t>
            </w:r>
          </w:p>
        </w:tc>
      </w:tr>
      <w:tr w:rsidR="00967362" w:rsidRPr="00B14753" w14:paraId="17D38AD2" w14:textId="77777777" w:rsidTr="008C5F22">
        <w:trPr>
          <w:cantSplit/>
          <w:jc w:val="center"/>
        </w:trPr>
        <w:tc>
          <w:tcPr>
            <w:tcW w:w="606" w:type="pct"/>
          </w:tcPr>
          <w:p w14:paraId="5097267C"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ПП-07.03.03.04-ERP</w:t>
            </w:r>
          </w:p>
        </w:tc>
        <w:tc>
          <w:tcPr>
            <w:tcW w:w="804" w:type="pct"/>
            <w:shd w:val="clear" w:color="auto" w:fill="auto"/>
          </w:tcPr>
          <w:p w14:paraId="51AC34DE"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Регистрация ежесменного обслуживания</w:t>
            </w:r>
          </w:p>
        </w:tc>
        <w:tc>
          <w:tcPr>
            <w:tcW w:w="705" w:type="pct"/>
            <w:shd w:val="clear" w:color="auto" w:fill="auto"/>
          </w:tcPr>
          <w:p w14:paraId="56750FF9"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5 Выдача наряд-заданий</w:t>
            </w:r>
          </w:p>
        </w:tc>
        <w:tc>
          <w:tcPr>
            <w:tcW w:w="769" w:type="pct"/>
            <w:shd w:val="clear" w:color="auto" w:fill="auto"/>
          </w:tcPr>
          <w:p w14:paraId="63F2AFCD"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Недельный план-график по Предприятию утвержден</w:t>
            </w:r>
          </w:p>
          <w:p w14:paraId="704F3E56"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Ежесуточное планирование выполнено (нет необходимости формировать недельный план)</w:t>
            </w:r>
          </w:p>
        </w:tc>
        <w:tc>
          <w:tcPr>
            <w:tcW w:w="577" w:type="pct"/>
            <w:shd w:val="clear" w:color="auto" w:fill="auto"/>
          </w:tcPr>
          <w:p w14:paraId="2B17548B"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ПП-07.03.02-ERP</w:t>
            </w:r>
          </w:p>
        </w:tc>
        <w:tc>
          <w:tcPr>
            <w:tcW w:w="769" w:type="pct"/>
            <w:shd w:val="clear" w:color="auto" w:fill="auto"/>
          </w:tcPr>
          <w:p w14:paraId="3913102B"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Недельно-суточное планирование воздействий на производственные активы</w:t>
            </w:r>
          </w:p>
        </w:tc>
        <w:tc>
          <w:tcPr>
            <w:tcW w:w="769" w:type="pct"/>
            <w:shd w:val="clear" w:color="auto" w:fill="auto"/>
          </w:tcPr>
          <w:p w14:paraId="2B6019E3"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170 Утверждение недельного плана-графика на уровне предприятия</w:t>
            </w:r>
          </w:p>
          <w:p w14:paraId="20CDF242"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120 Определение необходимости формирования и согласования оперативного плана на неделю</w:t>
            </w:r>
          </w:p>
        </w:tc>
      </w:tr>
      <w:tr w:rsidR="00967362" w:rsidRPr="00B14753" w14:paraId="51F9431B" w14:textId="77777777" w:rsidTr="008C5F22">
        <w:trPr>
          <w:cantSplit/>
          <w:jc w:val="center"/>
        </w:trPr>
        <w:tc>
          <w:tcPr>
            <w:tcW w:w="606" w:type="pct"/>
          </w:tcPr>
          <w:p w14:paraId="298160A6"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lastRenderedPageBreak/>
              <w:t>ПП-07.03.03.04-ERP</w:t>
            </w:r>
          </w:p>
        </w:tc>
        <w:tc>
          <w:tcPr>
            <w:tcW w:w="804" w:type="pct"/>
            <w:shd w:val="clear" w:color="auto" w:fill="auto"/>
          </w:tcPr>
          <w:p w14:paraId="63658948"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Регистрация ежесменного обслуживания</w:t>
            </w:r>
          </w:p>
        </w:tc>
        <w:tc>
          <w:tcPr>
            <w:tcW w:w="705" w:type="pct"/>
            <w:shd w:val="clear" w:color="auto" w:fill="auto"/>
          </w:tcPr>
          <w:p w14:paraId="49508C36"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20 Выполнение ежесменного обслуживания</w:t>
            </w:r>
          </w:p>
        </w:tc>
        <w:tc>
          <w:tcPr>
            <w:tcW w:w="769" w:type="pct"/>
            <w:shd w:val="clear" w:color="auto" w:fill="auto"/>
          </w:tcPr>
          <w:p w14:paraId="321FD387"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Получен наряд-допуск</w:t>
            </w:r>
          </w:p>
        </w:tc>
        <w:tc>
          <w:tcPr>
            <w:tcW w:w="577" w:type="pct"/>
            <w:shd w:val="clear" w:color="auto" w:fill="auto"/>
          </w:tcPr>
          <w:p w14:paraId="0A02A8B4"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ПП-11.03.01-ERP</w:t>
            </w:r>
          </w:p>
        </w:tc>
        <w:tc>
          <w:tcPr>
            <w:tcW w:w="769" w:type="pct"/>
            <w:shd w:val="clear" w:color="auto" w:fill="auto"/>
          </w:tcPr>
          <w:p w14:paraId="230EBFE2"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Обеспечение проведения работ повышенной опасности</w:t>
            </w:r>
          </w:p>
        </w:tc>
        <w:tc>
          <w:tcPr>
            <w:tcW w:w="769" w:type="pct"/>
            <w:shd w:val="clear" w:color="auto" w:fill="auto"/>
          </w:tcPr>
          <w:p w14:paraId="07E40750"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60 Подписание и выдача наряд-допуска</w:t>
            </w:r>
          </w:p>
        </w:tc>
      </w:tr>
      <w:tr w:rsidR="00967362" w:rsidRPr="00B14753" w14:paraId="4BA64FCB" w14:textId="77777777" w:rsidTr="008C5F22">
        <w:trPr>
          <w:cantSplit/>
          <w:jc w:val="center"/>
        </w:trPr>
        <w:tc>
          <w:tcPr>
            <w:tcW w:w="606" w:type="pct"/>
          </w:tcPr>
          <w:p w14:paraId="629041BE"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 xml:space="preserve">ПП-15.01.01.01 </w:t>
            </w:r>
          </w:p>
        </w:tc>
        <w:tc>
          <w:tcPr>
            <w:tcW w:w="804" w:type="pct"/>
            <w:shd w:val="clear" w:color="auto" w:fill="auto"/>
          </w:tcPr>
          <w:p w14:paraId="5336F52E"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Получение и обработка в МФЦ входящих первичных документов</w:t>
            </w:r>
          </w:p>
        </w:tc>
        <w:tc>
          <w:tcPr>
            <w:tcW w:w="705" w:type="pct"/>
            <w:shd w:val="clear" w:color="auto" w:fill="auto"/>
          </w:tcPr>
          <w:p w14:paraId="7E68D9C5"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Вход</w:t>
            </w:r>
          </w:p>
        </w:tc>
        <w:tc>
          <w:tcPr>
            <w:tcW w:w="769" w:type="pct"/>
            <w:shd w:val="clear" w:color="auto" w:fill="auto"/>
          </w:tcPr>
          <w:p w14:paraId="177768A2"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Результаты ежесменного обс</w:t>
            </w:r>
            <w:r>
              <w:rPr>
                <w:rFonts w:ascii="Arial" w:hAnsi="Arial" w:cs="Arial"/>
                <w:sz w:val="20"/>
                <w:szCs w:val="20"/>
              </w:rPr>
              <w:t>л</w:t>
            </w:r>
            <w:r w:rsidRPr="00B14753">
              <w:rPr>
                <w:rFonts w:ascii="Arial" w:hAnsi="Arial" w:cs="Arial"/>
                <w:sz w:val="20"/>
                <w:szCs w:val="20"/>
              </w:rPr>
              <w:t>уживания отражены в системе</w:t>
            </w:r>
          </w:p>
        </w:tc>
        <w:tc>
          <w:tcPr>
            <w:tcW w:w="577" w:type="pct"/>
            <w:shd w:val="clear" w:color="auto" w:fill="auto"/>
          </w:tcPr>
          <w:p w14:paraId="5AF5D150"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ПП-07.03.03.04-ERP</w:t>
            </w:r>
          </w:p>
        </w:tc>
        <w:tc>
          <w:tcPr>
            <w:tcW w:w="769" w:type="pct"/>
            <w:shd w:val="clear" w:color="auto" w:fill="auto"/>
          </w:tcPr>
          <w:p w14:paraId="236BC853"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Регистрация ежесменного обслуживания</w:t>
            </w:r>
          </w:p>
        </w:tc>
        <w:tc>
          <w:tcPr>
            <w:tcW w:w="769" w:type="pct"/>
            <w:shd w:val="clear" w:color="auto" w:fill="auto"/>
          </w:tcPr>
          <w:p w14:paraId="78F0DEF5"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80 Техническое закрытие мероприятий ТОРО</w:t>
            </w:r>
          </w:p>
        </w:tc>
      </w:tr>
      <w:tr w:rsidR="00967362" w:rsidRPr="00B14753" w14:paraId="29C86CF2" w14:textId="77777777" w:rsidTr="008C5F22">
        <w:trPr>
          <w:cantSplit/>
          <w:jc w:val="center"/>
        </w:trPr>
        <w:tc>
          <w:tcPr>
            <w:tcW w:w="606" w:type="pct"/>
          </w:tcPr>
          <w:p w14:paraId="46500313"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 xml:space="preserve">ПП-11.03.01-ERP </w:t>
            </w:r>
          </w:p>
        </w:tc>
        <w:tc>
          <w:tcPr>
            <w:tcW w:w="804" w:type="pct"/>
            <w:shd w:val="clear" w:color="auto" w:fill="auto"/>
          </w:tcPr>
          <w:p w14:paraId="0692D210"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Обеспечение проведения работ повышенной опасности</w:t>
            </w:r>
          </w:p>
        </w:tc>
        <w:tc>
          <w:tcPr>
            <w:tcW w:w="705" w:type="pct"/>
            <w:shd w:val="clear" w:color="auto" w:fill="auto"/>
          </w:tcPr>
          <w:p w14:paraId="49916157"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10 Получение запроса и создание наряд-допуска</w:t>
            </w:r>
          </w:p>
        </w:tc>
        <w:tc>
          <w:tcPr>
            <w:tcW w:w="769" w:type="pct"/>
            <w:shd w:val="clear" w:color="auto" w:fill="auto"/>
          </w:tcPr>
          <w:p w14:paraId="695022EA"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Требуется наряд-допуск</w:t>
            </w:r>
          </w:p>
        </w:tc>
        <w:tc>
          <w:tcPr>
            <w:tcW w:w="577" w:type="pct"/>
            <w:shd w:val="clear" w:color="auto" w:fill="auto"/>
          </w:tcPr>
          <w:p w14:paraId="425862D1"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ПП-07.03.03.04-ERP</w:t>
            </w:r>
          </w:p>
        </w:tc>
        <w:tc>
          <w:tcPr>
            <w:tcW w:w="769" w:type="pct"/>
            <w:shd w:val="clear" w:color="auto" w:fill="auto"/>
          </w:tcPr>
          <w:p w14:paraId="53D3D6C6"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Регистрация ежесменного обслуживания</w:t>
            </w:r>
          </w:p>
        </w:tc>
        <w:tc>
          <w:tcPr>
            <w:tcW w:w="769" w:type="pct"/>
            <w:shd w:val="clear" w:color="auto" w:fill="auto"/>
          </w:tcPr>
          <w:p w14:paraId="00E34486"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10 Выдача/Получение материалов для ежесменного обслуживания</w:t>
            </w:r>
          </w:p>
        </w:tc>
      </w:tr>
      <w:tr w:rsidR="00967362" w:rsidRPr="00B14753" w14:paraId="196B703B" w14:textId="77777777" w:rsidTr="008C5F22">
        <w:trPr>
          <w:cantSplit/>
          <w:jc w:val="center"/>
        </w:trPr>
        <w:tc>
          <w:tcPr>
            <w:tcW w:w="606" w:type="pct"/>
          </w:tcPr>
          <w:p w14:paraId="09085676"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 xml:space="preserve">ПП-07.04.02-ERP </w:t>
            </w:r>
          </w:p>
        </w:tc>
        <w:tc>
          <w:tcPr>
            <w:tcW w:w="804" w:type="pct"/>
            <w:shd w:val="clear" w:color="auto" w:fill="auto"/>
          </w:tcPr>
          <w:p w14:paraId="1FE9A3FB"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Регистрация технических параметров эксплуатации оборудования (измерения, наработка)</w:t>
            </w:r>
          </w:p>
        </w:tc>
        <w:tc>
          <w:tcPr>
            <w:tcW w:w="705" w:type="pct"/>
            <w:shd w:val="clear" w:color="auto" w:fill="auto"/>
          </w:tcPr>
          <w:p w14:paraId="61448B5E"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10 Проверка наличия у оборудования требуемой точки измерения</w:t>
            </w:r>
          </w:p>
        </w:tc>
        <w:tc>
          <w:tcPr>
            <w:tcW w:w="769" w:type="pct"/>
            <w:shd w:val="clear" w:color="auto" w:fill="auto"/>
          </w:tcPr>
          <w:p w14:paraId="1DA379AB"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Требуется зафиксировать контролируемые параметры или наработку</w:t>
            </w:r>
          </w:p>
        </w:tc>
        <w:tc>
          <w:tcPr>
            <w:tcW w:w="577" w:type="pct"/>
            <w:shd w:val="clear" w:color="auto" w:fill="auto"/>
          </w:tcPr>
          <w:p w14:paraId="237F4F1E"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ПП-07.03.03.04-ERP</w:t>
            </w:r>
          </w:p>
        </w:tc>
        <w:tc>
          <w:tcPr>
            <w:tcW w:w="769" w:type="pct"/>
            <w:shd w:val="clear" w:color="auto" w:fill="auto"/>
          </w:tcPr>
          <w:p w14:paraId="660AFC00"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Регистрация ежесменного обслуживания</w:t>
            </w:r>
          </w:p>
        </w:tc>
        <w:tc>
          <w:tcPr>
            <w:tcW w:w="769" w:type="pct"/>
            <w:shd w:val="clear" w:color="auto" w:fill="auto"/>
          </w:tcPr>
          <w:p w14:paraId="4E727E7D"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20 Выполнение ежесменного обслуживания</w:t>
            </w:r>
          </w:p>
        </w:tc>
      </w:tr>
      <w:tr w:rsidR="00967362" w:rsidRPr="00B14753" w14:paraId="1E687F12" w14:textId="77777777" w:rsidTr="008C5F22">
        <w:trPr>
          <w:cantSplit/>
          <w:jc w:val="center"/>
        </w:trPr>
        <w:tc>
          <w:tcPr>
            <w:tcW w:w="606" w:type="pct"/>
          </w:tcPr>
          <w:p w14:paraId="49BD53B6"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 xml:space="preserve">УП-04.07.02-ERP </w:t>
            </w:r>
          </w:p>
        </w:tc>
        <w:tc>
          <w:tcPr>
            <w:tcW w:w="804" w:type="pct"/>
            <w:shd w:val="clear" w:color="auto" w:fill="auto"/>
          </w:tcPr>
          <w:p w14:paraId="7F414382"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Оперативный контроль отнесения фактических затрат</w:t>
            </w:r>
          </w:p>
        </w:tc>
        <w:tc>
          <w:tcPr>
            <w:tcW w:w="705" w:type="pct"/>
            <w:shd w:val="clear" w:color="auto" w:fill="auto"/>
          </w:tcPr>
          <w:p w14:paraId="05C7BCA1"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1 Контроль корректности отнесения фактических затрат на объектах контроллинга</w:t>
            </w:r>
          </w:p>
        </w:tc>
        <w:tc>
          <w:tcPr>
            <w:tcW w:w="769" w:type="pct"/>
            <w:shd w:val="clear" w:color="auto" w:fill="auto"/>
          </w:tcPr>
          <w:p w14:paraId="5A9C1D44"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Результаты ежесменного обслуживания отражены в системе</w:t>
            </w:r>
          </w:p>
        </w:tc>
        <w:tc>
          <w:tcPr>
            <w:tcW w:w="577" w:type="pct"/>
            <w:shd w:val="clear" w:color="auto" w:fill="auto"/>
          </w:tcPr>
          <w:p w14:paraId="321B9D0F"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ПП-07.03.03.04-ERP</w:t>
            </w:r>
          </w:p>
        </w:tc>
        <w:tc>
          <w:tcPr>
            <w:tcW w:w="769" w:type="pct"/>
            <w:shd w:val="clear" w:color="auto" w:fill="auto"/>
          </w:tcPr>
          <w:p w14:paraId="68651CBE"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Регистрация ежесменного обслуживания</w:t>
            </w:r>
          </w:p>
        </w:tc>
        <w:tc>
          <w:tcPr>
            <w:tcW w:w="769" w:type="pct"/>
            <w:shd w:val="clear" w:color="auto" w:fill="auto"/>
          </w:tcPr>
          <w:p w14:paraId="0A0C8C21"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80 Техническое закрытие мероприятий ТОРО</w:t>
            </w:r>
          </w:p>
        </w:tc>
      </w:tr>
      <w:tr w:rsidR="00967362" w:rsidRPr="00B14753" w14:paraId="1E14EEAE" w14:textId="77777777" w:rsidTr="008C5F22">
        <w:trPr>
          <w:cantSplit/>
          <w:jc w:val="center"/>
        </w:trPr>
        <w:tc>
          <w:tcPr>
            <w:tcW w:w="606" w:type="pct"/>
          </w:tcPr>
          <w:p w14:paraId="29DF880B"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 xml:space="preserve">ПП-07.04.01-ERP </w:t>
            </w:r>
          </w:p>
        </w:tc>
        <w:tc>
          <w:tcPr>
            <w:tcW w:w="804" w:type="pct"/>
            <w:shd w:val="clear" w:color="auto" w:fill="auto"/>
          </w:tcPr>
          <w:p w14:paraId="7F72D1CD"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Регистрация технического состояния оборудования (дефекты, простои, в т.ч внеплановых останов)</w:t>
            </w:r>
          </w:p>
        </w:tc>
        <w:tc>
          <w:tcPr>
            <w:tcW w:w="705" w:type="pct"/>
            <w:shd w:val="clear" w:color="auto" w:fill="auto"/>
          </w:tcPr>
          <w:p w14:paraId="72E7B46F"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40 Регистрация дефекта и останова в системе</w:t>
            </w:r>
          </w:p>
        </w:tc>
        <w:tc>
          <w:tcPr>
            <w:tcW w:w="769" w:type="pct"/>
            <w:shd w:val="clear" w:color="auto" w:fill="auto"/>
          </w:tcPr>
          <w:p w14:paraId="3E01F60B"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Зафиксирован дефект на оборудовании</w:t>
            </w:r>
          </w:p>
        </w:tc>
        <w:tc>
          <w:tcPr>
            <w:tcW w:w="577" w:type="pct"/>
            <w:shd w:val="clear" w:color="auto" w:fill="auto"/>
          </w:tcPr>
          <w:p w14:paraId="6C48D73D"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ПП-07.03.03.04-ERP</w:t>
            </w:r>
          </w:p>
        </w:tc>
        <w:tc>
          <w:tcPr>
            <w:tcW w:w="769" w:type="pct"/>
            <w:shd w:val="clear" w:color="auto" w:fill="auto"/>
          </w:tcPr>
          <w:p w14:paraId="417637CC" w14:textId="77777777" w:rsidR="00967362" w:rsidRPr="00B14753" w:rsidRDefault="00967362" w:rsidP="00967362">
            <w:pPr>
              <w:suppressAutoHyphens/>
              <w:jc w:val="left"/>
              <w:rPr>
                <w:rFonts w:ascii="Arial" w:hAnsi="Arial" w:cs="Arial"/>
                <w:noProof/>
                <w:sz w:val="20"/>
                <w:szCs w:val="20"/>
              </w:rPr>
            </w:pPr>
            <w:r w:rsidRPr="00B14753">
              <w:rPr>
                <w:rFonts w:ascii="Arial" w:hAnsi="Arial" w:cs="Arial"/>
                <w:noProof/>
                <w:sz w:val="20"/>
                <w:szCs w:val="20"/>
              </w:rPr>
              <w:t>Регистрация ежесменного обслуживания</w:t>
            </w:r>
          </w:p>
        </w:tc>
        <w:tc>
          <w:tcPr>
            <w:tcW w:w="769" w:type="pct"/>
            <w:shd w:val="clear" w:color="auto" w:fill="auto"/>
          </w:tcPr>
          <w:p w14:paraId="6F4751AB" w14:textId="77777777" w:rsidR="00967362" w:rsidRPr="00B14753" w:rsidRDefault="00967362" w:rsidP="00967362">
            <w:pPr>
              <w:suppressAutoHyphens/>
              <w:jc w:val="left"/>
              <w:rPr>
                <w:rFonts w:ascii="Arial" w:hAnsi="Arial" w:cs="Arial"/>
                <w:sz w:val="20"/>
                <w:szCs w:val="20"/>
              </w:rPr>
            </w:pPr>
            <w:r w:rsidRPr="00B14753">
              <w:rPr>
                <w:rFonts w:ascii="Arial" w:hAnsi="Arial" w:cs="Arial"/>
                <w:sz w:val="20"/>
                <w:szCs w:val="20"/>
              </w:rPr>
              <w:t>20 Выполнение ежесменного обслуживания</w:t>
            </w:r>
          </w:p>
        </w:tc>
      </w:tr>
    </w:tbl>
    <w:p w14:paraId="24154FDF" w14:textId="576D5762" w:rsidR="009E28A6" w:rsidRDefault="009E28A6" w:rsidP="009E28A6">
      <w:pPr>
        <w:rPr>
          <w:rFonts w:ascii="Arial" w:eastAsia="Calibri" w:hAnsi="Arial" w:cs="Arial"/>
        </w:rPr>
      </w:pPr>
    </w:p>
    <w:p w14:paraId="60A5DC80" w14:textId="77777777" w:rsidR="009E28A6" w:rsidRPr="00BE014D" w:rsidRDefault="009E28A6" w:rsidP="009E28A6">
      <w:pPr>
        <w:pStyle w:val="2"/>
        <w:keepNext/>
        <w:keepLines/>
        <w:spacing w:before="160" w:after="120" w:line="276" w:lineRule="auto"/>
        <w:rPr>
          <w:rFonts w:eastAsiaTheme="majorEastAsia" w:cstheme="majorBidi"/>
          <w:bCs w:val="0"/>
          <w:iCs w:val="0"/>
          <w:szCs w:val="26"/>
        </w:rPr>
      </w:pPr>
      <w:bookmarkStart w:id="1281" w:name="_Toc521512745"/>
      <w:bookmarkStart w:id="1282" w:name="_Toc522014226"/>
      <w:bookmarkStart w:id="1283" w:name="_Toc38890393"/>
      <w:r w:rsidRPr="00BE014D">
        <w:rPr>
          <w:rFonts w:eastAsiaTheme="majorEastAsia" w:cstheme="majorBidi"/>
          <w:bCs w:val="0"/>
          <w:iCs w:val="0"/>
          <w:szCs w:val="26"/>
        </w:rPr>
        <w:t>Основные данные</w:t>
      </w:r>
      <w:bookmarkEnd w:id="1281"/>
      <w:bookmarkEnd w:id="1282"/>
      <w:bookmarkEnd w:id="1283"/>
    </w:p>
    <w:p w14:paraId="2FED08D9" w14:textId="77777777" w:rsidR="009E28A6" w:rsidRPr="0014324D" w:rsidRDefault="009E28A6">
      <w:pPr>
        <w:pStyle w:val="3"/>
      </w:pPr>
      <w:bookmarkStart w:id="1284" w:name="_Toc522714299"/>
      <w:bookmarkStart w:id="1285" w:name="_Toc522793440"/>
      <w:bookmarkStart w:id="1286" w:name="_Toc522806115"/>
      <w:bookmarkStart w:id="1287" w:name="_Toc522806248"/>
      <w:bookmarkStart w:id="1288" w:name="_Toc522806381"/>
      <w:bookmarkStart w:id="1289" w:name="_Toc522806514"/>
      <w:bookmarkStart w:id="1290" w:name="_Toc522830784"/>
      <w:bookmarkStart w:id="1291" w:name="_Toc522830915"/>
      <w:bookmarkStart w:id="1292" w:name="_Toc522872389"/>
      <w:bookmarkStart w:id="1293" w:name="_Toc522876881"/>
      <w:bookmarkStart w:id="1294" w:name="_Toc522877010"/>
      <w:bookmarkStart w:id="1295" w:name="_Toc523129424"/>
      <w:bookmarkStart w:id="1296" w:name="_Toc523134656"/>
      <w:bookmarkStart w:id="1297" w:name="_Toc523135456"/>
      <w:bookmarkStart w:id="1298" w:name="_Toc523749053"/>
      <w:bookmarkStart w:id="1299" w:name="_Toc523840757"/>
      <w:bookmarkStart w:id="1300" w:name="_Toc524012247"/>
      <w:bookmarkStart w:id="1301" w:name="_Toc524425054"/>
      <w:bookmarkStart w:id="1302" w:name="_Toc524539828"/>
      <w:bookmarkStart w:id="1303" w:name="_Toc524972792"/>
      <w:bookmarkStart w:id="1304" w:name="_Toc524972921"/>
      <w:bookmarkStart w:id="1305" w:name="_Toc525631794"/>
      <w:bookmarkStart w:id="1306" w:name="_Toc525631923"/>
      <w:bookmarkStart w:id="1307" w:name="_Toc525636415"/>
      <w:bookmarkStart w:id="1308" w:name="_Toc525636544"/>
      <w:bookmarkStart w:id="1309" w:name="_Toc37447415"/>
      <w:bookmarkStart w:id="1310" w:name="_Toc38890394"/>
      <w:bookmarkStart w:id="1311" w:name="_Toc522714300"/>
      <w:bookmarkStart w:id="1312" w:name="_Toc522793441"/>
      <w:bookmarkStart w:id="1313" w:name="_Toc522806116"/>
      <w:bookmarkStart w:id="1314" w:name="_Toc522806249"/>
      <w:bookmarkStart w:id="1315" w:name="_Toc522806382"/>
      <w:bookmarkStart w:id="1316" w:name="_Toc522806515"/>
      <w:bookmarkStart w:id="1317" w:name="_Toc522830785"/>
      <w:bookmarkStart w:id="1318" w:name="_Toc522830916"/>
      <w:bookmarkStart w:id="1319" w:name="_Toc522872390"/>
      <w:bookmarkStart w:id="1320" w:name="_Toc522876882"/>
      <w:bookmarkStart w:id="1321" w:name="_Toc522877011"/>
      <w:bookmarkStart w:id="1322" w:name="_Toc523129425"/>
      <w:bookmarkStart w:id="1323" w:name="_Toc523134657"/>
      <w:bookmarkStart w:id="1324" w:name="_Toc523135457"/>
      <w:bookmarkStart w:id="1325" w:name="_Toc523749054"/>
      <w:bookmarkStart w:id="1326" w:name="_Toc523840758"/>
      <w:bookmarkStart w:id="1327" w:name="_Toc524012248"/>
      <w:bookmarkStart w:id="1328" w:name="_Toc524425055"/>
      <w:bookmarkStart w:id="1329" w:name="_Toc524539829"/>
      <w:bookmarkStart w:id="1330" w:name="_Toc524972793"/>
      <w:bookmarkStart w:id="1331" w:name="_Toc524972922"/>
      <w:bookmarkStart w:id="1332" w:name="_Toc525631795"/>
      <w:bookmarkStart w:id="1333" w:name="_Toc525631924"/>
      <w:bookmarkStart w:id="1334" w:name="_Toc525636416"/>
      <w:bookmarkStart w:id="1335" w:name="_Toc525636545"/>
      <w:bookmarkStart w:id="1336" w:name="_Toc37447416"/>
      <w:bookmarkStart w:id="1337" w:name="_Toc38890395"/>
      <w:bookmarkStart w:id="1338" w:name="_Toc519603050"/>
      <w:bookmarkStart w:id="1339" w:name="_Toc521512746"/>
      <w:bookmarkStart w:id="1340" w:name="_Toc522014227"/>
      <w:bookmarkStart w:id="1341" w:name="_Toc38890396"/>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r w:rsidRPr="0014324D">
        <w:t>Единицы оборудования</w:t>
      </w:r>
      <w:bookmarkEnd w:id="1338"/>
      <w:bookmarkEnd w:id="1339"/>
      <w:bookmarkEnd w:id="1340"/>
      <w:bookmarkEnd w:id="1341"/>
    </w:p>
    <w:p w14:paraId="33794BFE" w14:textId="36EAA129" w:rsidR="009E28A6" w:rsidRPr="0014324D" w:rsidRDefault="009E28A6" w:rsidP="009E28A6">
      <w:pPr>
        <w:spacing w:after="240" w:line="276" w:lineRule="auto"/>
        <w:ind w:firstLine="576"/>
        <w:rPr>
          <w:rFonts w:ascii="Arial" w:hAnsi="Arial" w:cs="Arial"/>
          <w:szCs w:val="24"/>
        </w:rPr>
      </w:pPr>
      <w:r>
        <w:rPr>
          <w:rFonts w:ascii="Arial" w:hAnsi="Arial" w:cs="Arial"/>
          <w:szCs w:val="24"/>
        </w:rPr>
        <w:t>Для учета мероприятий ТОиР</w:t>
      </w:r>
      <w:r w:rsidR="00875722">
        <w:rPr>
          <w:rFonts w:ascii="Arial" w:hAnsi="Arial" w:cs="Arial"/>
          <w:szCs w:val="24"/>
        </w:rPr>
        <w:t xml:space="preserve"> </w:t>
      </w:r>
      <w:r>
        <w:rPr>
          <w:rFonts w:ascii="Arial" w:hAnsi="Arial" w:cs="Arial"/>
          <w:szCs w:val="24"/>
        </w:rPr>
        <w:t xml:space="preserve">используется объект системы </w:t>
      </w:r>
      <w:r>
        <w:rPr>
          <w:rFonts w:ascii="Arial" w:hAnsi="Arial" w:cs="Arial"/>
          <w:szCs w:val="24"/>
          <w:lang w:val="en-US"/>
        </w:rPr>
        <w:t>SAP</w:t>
      </w:r>
      <w:r w:rsidRPr="00805A54">
        <w:rPr>
          <w:rFonts w:ascii="Arial" w:hAnsi="Arial" w:cs="Arial"/>
          <w:szCs w:val="24"/>
        </w:rPr>
        <w:t xml:space="preserve"> </w:t>
      </w:r>
      <w:r>
        <w:rPr>
          <w:rFonts w:ascii="Arial" w:hAnsi="Arial" w:cs="Arial"/>
          <w:szCs w:val="24"/>
          <w:lang w:val="en-US"/>
        </w:rPr>
        <w:t>S</w:t>
      </w:r>
      <w:r w:rsidRPr="00805A54">
        <w:rPr>
          <w:rFonts w:ascii="Arial" w:hAnsi="Arial" w:cs="Arial"/>
          <w:szCs w:val="24"/>
        </w:rPr>
        <w:t>/4</w:t>
      </w:r>
      <w:r>
        <w:rPr>
          <w:rFonts w:ascii="Arial" w:hAnsi="Arial" w:cs="Arial"/>
          <w:szCs w:val="24"/>
          <w:lang w:val="en-US"/>
        </w:rPr>
        <w:t>HANA</w:t>
      </w:r>
      <w:r w:rsidRPr="00805A54">
        <w:rPr>
          <w:rFonts w:ascii="Arial" w:hAnsi="Arial" w:cs="Arial"/>
          <w:szCs w:val="24"/>
        </w:rPr>
        <w:t xml:space="preserve"> </w:t>
      </w:r>
      <w:r w:rsidRPr="0014324D">
        <w:rPr>
          <w:rFonts w:ascii="Arial" w:hAnsi="Arial" w:cs="Arial"/>
          <w:szCs w:val="24"/>
        </w:rPr>
        <w:t>Единица обор</w:t>
      </w:r>
      <w:r w:rsidR="001F4361">
        <w:rPr>
          <w:rFonts w:ascii="Arial" w:hAnsi="Arial" w:cs="Arial"/>
          <w:szCs w:val="24"/>
        </w:rPr>
        <w:t>удования. Единица оборудования -</w:t>
      </w:r>
      <w:r w:rsidRPr="0014324D">
        <w:rPr>
          <w:rFonts w:ascii="Arial" w:hAnsi="Arial" w:cs="Arial"/>
          <w:szCs w:val="24"/>
        </w:rPr>
        <w:t xml:space="preserve"> </w:t>
      </w:r>
      <w:r w:rsidR="001F4361">
        <w:rPr>
          <w:rFonts w:ascii="Arial" w:hAnsi="Arial" w:cs="Arial"/>
          <w:szCs w:val="24"/>
        </w:rPr>
        <w:t>о</w:t>
      </w:r>
      <w:r w:rsidR="001F4361" w:rsidRPr="001F4361">
        <w:rPr>
          <w:rFonts w:ascii="Arial" w:hAnsi="Arial" w:cs="Arial"/>
          <w:szCs w:val="24"/>
        </w:rPr>
        <w:t>тдельный физический объект, техническое обслуживание и ремонт которого выполняется автономно. Единицу оборудования можно монтировать в технической системе или ее части</w:t>
      </w:r>
      <w:r w:rsidRPr="0014324D">
        <w:rPr>
          <w:rFonts w:ascii="Arial" w:hAnsi="Arial" w:cs="Arial"/>
          <w:szCs w:val="24"/>
        </w:rPr>
        <w:t xml:space="preserve">. Единицы оборудования обычно иерархически подчинены техническим местам или другим вышестоящим единицам оборудования. </w:t>
      </w:r>
    </w:p>
    <w:p w14:paraId="4F651CF9" w14:textId="77777777" w:rsidR="009E28A6" w:rsidRDefault="009E28A6" w:rsidP="009E28A6">
      <w:pPr>
        <w:spacing w:after="240" w:line="276" w:lineRule="auto"/>
        <w:ind w:firstLine="576"/>
        <w:rPr>
          <w:rFonts w:ascii="Arial" w:hAnsi="Arial" w:cs="Arial"/>
          <w:szCs w:val="24"/>
        </w:rPr>
      </w:pPr>
      <w:r w:rsidRPr="0014324D">
        <w:rPr>
          <w:rFonts w:ascii="Arial" w:hAnsi="Arial" w:cs="Arial"/>
          <w:szCs w:val="24"/>
        </w:rPr>
        <w:lastRenderedPageBreak/>
        <w:t>Справочник единиц оборудования будет использоваться совместно со справочником технических мест и предназначается для уточнения конкретного объекта, подлежащего техническому обслуживанию и ремонту</w:t>
      </w:r>
      <w:r>
        <w:rPr>
          <w:rFonts w:ascii="Arial" w:hAnsi="Arial" w:cs="Arial"/>
          <w:szCs w:val="24"/>
        </w:rPr>
        <w:t>.</w:t>
      </w:r>
    </w:p>
    <w:p w14:paraId="75156428" w14:textId="17980DC5" w:rsidR="009E28A6" w:rsidRPr="0014324D" w:rsidRDefault="009E28A6" w:rsidP="009E28A6">
      <w:pPr>
        <w:spacing w:after="240" w:line="276" w:lineRule="auto"/>
        <w:ind w:firstLine="576"/>
        <w:rPr>
          <w:rFonts w:ascii="Arial" w:eastAsiaTheme="minorHAnsi" w:hAnsi="Arial" w:cs="Arial"/>
          <w:szCs w:val="24"/>
        </w:rPr>
      </w:pPr>
      <w:r>
        <w:rPr>
          <w:rFonts w:ascii="Arial" w:hAnsi="Arial" w:cs="Arial"/>
          <w:szCs w:val="24"/>
        </w:rPr>
        <w:t>Описание справочника единиц оборудования приведено в</w:t>
      </w:r>
      <w:r w:rsidRPr="0014324D">
        <w:rPr>
          <w:rFonts w:ascii="Arial" w:hAnsi="Arial" w:cs="Arial"/>
          <w:szCs w:val="24"/>
        </w:rPr>
        <w:t xml:space="preserve"> </w:t>
      </w:r>
      <w:r w:rsidR="00D00C99" w:rsidRPr="00D00C99">
        <w:rPr>
          <w:rFonts w:ascii="Arial" w:hAnsi="Arial" w:cs="Arial"/>
          <w:szCs w:val="24"/>
        </w:rPr>
        <w:t xml:space="preserve">КД </w:t>
      </w:r>
      <w:del w:id="1342" w:author="Владимир Лаут" w:date="2021-03-11T12:52:00Z">
        <w:r w:rsidR="00AC0CCB" w:rsidDel="00E0291E">
          <w:rPr>
            <w:rFonts w:ascii="Arial" w:hAnsi="Arial" w:cs="Arial"/>
            <w:szCs w:val="24"/>
          </w:rPr>
          <w:delText>ERP.9.9.2</w:delText>
        </w:r>
      </w:del>
      <w:ins w:id="1343" w:author="Владимир Лаут" w:date="2021-03-11T12:52:00Z">
        <w:r w:rsidR="00E0291E">
          <w:rPr>
            <w:rFonts w:ascii="Arial" w:hAnsi="Arial" w:cs="Arial"/>
            <w:szCs w:val="24"/>
          </w:rPr>
          <w:t>ERP.13.9.2</w:t>
        </w:r>
      </w:ins>
      <w:r w:rsidR="007334C2">
        <w:rPr>
          <w:rFonts w:ascii="Arial" w:hAnsi="Arial" w:cs="Arial"/>
          <w:szCs w:val="24"/>
        </w:rPr>
        <w:t>_</w:t>
      </w:r>
      <w:r w:rsidR="00D00C99" w:rsidRPr="00D00C99">
        <w:rPr>
          <w:rFonts w:ascii="Arial" w:hAnsi="Arial" w:cs="Arial"/>
          <w:szCs w:val="24"/>
        </w:rPr>
        <w:t>7_КД_</w:t>
      </w:r>
      <w:r w:rsidR="00D00C99" w:rsidRPr="00D00C99">
        <w:rPr>
          <w:rFonts w:ascii="Arial" w:hAnsi="Arial" w:cs="Arial"/>
          <w:szCs w:val="24"/>
          <w:lang w:val="en-US"/>
        </w:rPr>
        <w:t>PM</w:t>
      </w:r>
      <w:r w:rsidR="00D00C99" w:rsidRPr="00D00C99">
        <w:rPr>
          <w:rFonts w:ascii="Arial" w:hAnsi="Arial" w:cs="Arial"/>
          <w:szCs w:val="24"/>
        </w:rPr>
        <w:t>_Управление основными данными</w:t>
      </w:r>
      <w:r>
        <w:rPr>
          <w:rFonts w:ascii="Arial" w:eastAsiaTheme="minorHAnsi" w:hAnsi="Arial" w:cs="Arial"/>
          <w:szCs w:val="24"/>
        </w:rPr>
        <w:t>.</w:t>
      </w:r>
    </w:p>
    <w:p w14:paraId="50B03B5B" w14:textId="77777777" w:rsidR="009E28A6" w:rsidRPr="0014324D" w:rsidRDefault="009E28A6">
      <w:pPr>
        <w:pStyle w:val="3"/>
      </w:pPr>
      <w:bookmarkStart w:id="1344" w:name="_Toc519603051"/>
      <w:bookmarkStart w:id="1345" w:name="_Toc521512747"/>
      <w:bookmarkStart w:id="1346" w:name="_Toc522014228"/>
      <w:bookmarkStart w:id="1347" w:name="_Toc38890397"/>
      <w:r w:rsidRPr="0014324D">
        <w:t>Виды сообщений ТОРО</w:t>
      </w:r>
      <w:bookmarkEnd w:id="1344"/>
      <w:bookmarkEnd w:id="1345"/>
      <w:bookmarkEnd w:id="1346"/>
      <w:bookmarkEnd w:id="1347"/>
    </w:p>
    <w:p w14:paraId="13E1F065" w14:textId="77777777" w:rsidR="009E28A6" w:rsidRPr="00B14753" w:rsidRDefault="009E28A6" w:rsidP="0042305B">
      <w:pPr>
        <w:spacing w:after="120" w:line="276" w:lineRule="auto"/>
        <w:ind w:firstLine="567"/>
        <w:rPr>
          <w:rFonts w:ascii="Arial" w:eastAsiaTheme="minorHAnsi" w:hAnsi="Arial" w:cs="Arial"/>
          <w:szCs w:val="24"/>
        </w:rPr>
      </w:pPr>
      <w:r w:rsidRPr="00B14753">
        <w:rPr>
          <w:rFonts w:ascii="Arial" w:eastAsiaTheme="minorHAnsi" w:hAnsi="Arial" w:cs="Arial"/>
          <w:szCs w:val="24"/>
        </w:rPr>
        <w:t>Сообщение ТОРО используется для обработки данных ТОРО в случае возникновения неисправностей или появления особых ситуаций для:</w:t>
      </w:r>
    </w:p>
    <w:p w14:paraId="5DD02077" w14:textId="77777777" w:rsidR="009E28A6" w:rsidRPr="00B14753" w:rsidRDefault="009E28A6" w:rsidP="0042305B">
      <w:pPr>
        <w:spacing w:after="120" w:line="276" w:lineRule="auto"/>
        <w:ind w:left="851" w:hanging="284"/>
        <w:rPr>
          <w:rFonts w:ascii="Arial" w:eastAsiaTheme="minorHAnsi" w:hAnsi="Arial" w:cs="Arial"/>
          <w:szCs w:val="24"/>
        </w:rPr>
      </w:pPr>
      <w:r w:rsidRPr="00B14753">
        <w:rPr>
          <w:rFonts w:ascii="Arial" w:eastAsiaTheme="minorHAnsi" w:hAnsi="Arial" w:cs="Arial"/>
          <w:szCs w:val="24"/>
        </w:rPr>
        <w:t>•</w:t>
      </w:r>
      <w:r w:rsidRPr="00B14753">
        <w:rPr>
          <w:rFonts w:ascii="Arial" w:eastAsiaTheme="minorHAnsi" w:hAnsi="Arial" w:cs="Arial"/>
          <w:szCs w:val="24"/>
        </w:rPr>
        <w:tab/>
        <w:t>описания особых технических условий на объекте;</w:t>
      </w:r>
    </w:p>
    <w:p w14:paraId="147A63E7" w14:textId="77777777" w:rsidR="009E28A6" w:rsidRPr="00B14753" w:rsidRDefault="009E28A6" w:rsidP="0042305B">
      <w:pPr>
        <w:spacing w:after="120" w:line="276" w:lineRule="auto"/>
        <w:ind w:left="851" w:hanging="284"/>
        <w:rPr>
          <w:rFonts w:ascii="Arial" w:eastAsiaTheme="minorHAnsi" w:hAnsi="Arial" w:cs="Arial"/>
          <w:szCs w:val="24"/>
        </w:rPr>
      </w:pPr>
      <w:r w:rsidRPr="00B14753">
        <w:rPr>
          <w:rFonts w:ascii="Arial" w:eastAsiaTheme="minorHAnsi" w:hAnsi="Arial" w:cs="Arial"/>
          <w:szCs w:val="24"/>
        </w:rPr>
        <w:t>•</w:t>
      </w:r>
      <w:r w:rsidRPr="00B14753">
        <w:rPr>
          <w:rFonts w:ascii="Arial" w:eastAsiaTheme="minorHAnsi" w:hAnsi="Arial" w:cs="Arial"/>
          <w:szCs w:val="24"/>
        </w:rPr>
        <w:tab/>
        <w:t>заявки в отдел техобслуживания на выполнение необходимых мероприятий;</w:t>
      </w:r>
    </w:p>
    <w:p w14:paraId="36575342" w14:textId="77777777" w:rsidR="009E28A6" w:rsidRPr="00B14753" w:rsidRDefault="009E28A6" w:rsidP="0042305B">
      <w:pPr>
        <w:spacing w:after="240" w:line="276" w:lineRule="auto"/>
        <w:ind w:left="851" w:hanging="284"/>
        <w:rPr>
          <w:rFonts w:ascii="Arial" w:eastAsiaTheme="minorHAnsi" w:hAnsi="Arial" w:cs="Arial"/>
          <w:szCs w:val="24"/>
        </w:rPr>
      </w:pPr>
      <w:r w:rsidRPr="00B14753">
        <w:rPr>
          <w:rFonts w:ascii="Arial" w:eastAsiaTheme="minorHAnsi" w:hAnsi="Arial" w:cs="Arial"/>
          <w:szCs w:val="24"/>
        </w:rPr>
        <w:t>•</w:t>
      </w:r>
      <w:r w:rsidRPr="00B14753">
        <w:rPr>
          <w:rFonts w:ascii="Arial" w:eastAsiaTheme="minorHAnsi" w:hAnsi="Arial" w:cs="Arial"/>
          <w:szCs w:val="24"/>
        </w:rPr>
        <w:tab/>
        <w:t>документирования выполненной работы.</w:t>
      </w:r>
    </w:p>
    <w:p w14:paraId="4F21E99C" w14:textId="77777777" w:rsidR="009E28A6" w:rsidRPr="00B14753" w:rsidRDefault="009E28A6" w:rsidP="0042305B">
      <w:pPr>
        <w:spacing w:after="240" w:line="276" w:lineRule="auto"/>
        <w:ind w:firstLine="567"/>
        <w:rPr>
          <w:rFonts w:ascii="Arial" w:eastAsiaTheme="minorHAnsi" w:hAnsi="Arial" w:cs="Arial"/>
          <w:szCs w:val="24"/>
        </w:rPr>
      </w:pPr>
      <w:r w:rsidRPr="00B14753">
        <w:rPr>
          <w:rFonts w:ascii="Arial" w:eastAsiaTheme="minorHAnsi" w:hAnsi="Arial" w:cs="Arial"/>
          <w:szCs w:val="24"/>
        </w:rPr>
        <w:t>Сообщения ТОРО полностью документируют мероприятия ТОРО и делают их доступными для долгосрочного анализа. Их можно использовать для выполнения предварительного планирования и фактического учета выполнения мероприятий.</w:t>
      </w:r>
    </w:p>
    <w:p w14:paraId="630BEF52" w14:textId="3F54FACF" w:rsidR="009E28A6" w:rsidRDefault="009E28A6" w:rsidP="0042305B">
      <w:pPr>
        <w:spacing w:before="240" w:after="240" w:line="276" w:lineRule="auto"/>
        <w:ind w:firstLine="567"/>
        <w:rPr>
          <w:rFonts w:ascii="Arial" w:eastAsiaTheme="minorHAnsi" w:hAnsi="Arial" w:cs="Arial"/>
          <w:szCs w:val="24"/>
        </w:rPr>
      </w:pPr>
      <w:r>
        <w:rPr>
          <w:rFonts w:ascii="Arial" w:hAnsi="Arial" w:cs="Arial"/>
          <w:szCs w:val="24"/>
        </w:rPr>
        <w:t>П</w:t>
      </w:r>
      <w:r w:rsidRPr="005511EA">
        <w:rPr>
          <w:rFonts w:ascii="Arial" w:hAnsi="Arial" w:cs="Arial"/>
          <w:szCs w:val="24"/>
        </w:rPr>
        <w:t xml:space="preserve">одробное </w:t>
      </w:r>
      <w:r>
        <w:rPr>
          <w:rFonts w:ascii="Arial" w:hAnsi="Arial" w:cs="Arial"/>
          <w:szCs w:val="24"/>
        </w:rPr>
        <w:t xml:space="preserve">описание справочника видов сообщений ТОРО и перечень видов сообщений приведены в </w:t>
      </w:r>
      <w:r w:rsidRPr="005511EA">
        <w:rPr>
          <w:rFonts w:ascii="Arial" w:hAnsi="Arial" w:cs="Arial"/>
          <w:szCs w:val="24"/>
        </w:rPr>
        <w:t xml:space="preserve">КД </w:t>
      </w:r>
      <w:del w:id="1348" w:author="Владимир Лаут" w:date="2021-03-11T12:52:00Z">
        <w:r w:rsidR="00AC0CCB" w:rsidDel="00E0291E">
          <w:rPr>
            <w:rFonts w:ascii="Arial" w:eastAsiaTheme="minorHAnsi" w:hAnsi="Arial" w:cs="Arial"/>
            <w:szCs w:val="24"/>
          </w:rPr>
          <w:delText>ERP.9.9.2</w:delText>
        </w:r>
      </w:del>
      <w:ins w:id="1349" w:author="Владимир Лаут" w:date="2021-03-11T12:52:00Z">
        <w:r w:rsidR="00E0291E">
          <w:rPr>
            <w:rFonts w:ascii="Arial" w:eastAsiaTheme="minorHAnsi" w:hAnsi="Arial" w:cs="Arial"/>
            <w:szCs w:val="24"/>
          </w:rPr>
          <w:t>ERP.13.9.2</w:t>
        </w:r>
      </w:ins>
      <w:r w:rsidR="007334C2">
        <w:rPr>
          <w:rFonts w:ascii="Arial" w:eastAsiaTheme="minorHAnsi" w:hAnsi="Arial" w:cs="Arial"/>
          <w:szCs w:val="24"/>
        </w:rPr>
        <w:t>_</w:t>
      </w:r>
      <w:r w:rsidRPr="006811CF">
        <w:rPr>
          <w:rFonts w:ascii="Arial" w:eastAsiaTheme="minorHAnsi" w:hAnsi="Arial" w:cs="Arial"/>
          <w:szCs w:val="24"/>
        </w:rPr>
        <w:t>56_PM_КД_Мониторинг и оценка технического состояния ПА</w:t>
      </w:r>
      <w:r w:rsidRPr="005511EA">
        <w:rPr>
          <w:rFonts w:ascii="Arial" w:eastAsiaTheme="minorHAnsi" w:hAnsi="Arial" w:cs="Arial"/>
          <w:szCs w:val="24"/>
        </w:rPr>
        <w:t>.</w:t>
      </w:r>
    </w:p>
    <w:p w14:paraId="5BE8FAF9" w14:textId="77777777" w:rsidR="009E28A6" w:rsidRPr="0039466C" w:rsidRDefault="009E28A6">
      <w:pPr>
        <w:pStyle w:val="3"/>
      </w:pPr>
      <w:bookmarkStart w:id="1350" w:name="_Toc519603052"/>
      <w:bookmarkStart w:id="1351" w:name="_Toc521512748"/>
      <w:bookmarkStart w:id="1352" w:name="_Toc522014229"/>
      <w:bookmarkStart w:id="1353" w:name="_Toc38890398"/>
      <w:r w:rsidRPr="0039466C">
        <w:t>Виды заказов ТОРО</w:t>
      </w:r>
      <w:bookmarkEnd w:id="1350"/>
      <w:bookmarkEnd w:id="1351"/>
      <w:bookmarkEnd w:id="1352"/>
      <w:bookmarkEnd w:id="1353"/>
    </w:p>
    <w:p w14:paraId="13F108AA" w14:textId="1EDB52C2" w:rsidR="009E28A6" w:rsidRPr="005511EA" w:rsidRDefault="009E28A6" w:rsidP="0042305B">
      <w:pPr>
        <w:spacing w:after="240" w:line="276" w:lineRule="auto"/>
        <w:ind w:firstLine="567"/>
        <w:rPr>
          <w:rFonts w:ascii="Arial" w:hAnsi="Arial" w:cs="Arial"/>
          <w:szCs w:val="24"/>
        </w:rPr>
      </w:pPr>
      <w:r w:rsidRPr="005511EA">
        <w:rPr>
          <w:rFonts w:ascii="Arial" w:hAnsi="Arial" w:cs="Arial"/>
          <w:szCs w:val="24"/>
        </w:rPr>
        <w:t>Заказы технического обслуживания и ремонт</w:t>
      </w:r>
      <w:r w:rsidR="00335991">
        <w:rPr>
          <w:rFonts w:ascii="Arial" w:hAnsi="Arial" w:cs="Arial"/>
          <w:szCs w:val="24"/>
        </w:rPr>
        <w:t xml:space="preserve">а оборудования (ТОРО) </w:t>
      </w:r>
      <w:r w:rsidRPr="005511EA">
        <w:rPr>
          <w:rFonts w:ascii="Arial" w:hAnsi="Arial" w:cs="Arial"/>
          <w:szCs w:val="24"/>
        </w:rPr>
        <w:t xml:space="preserve">используются </w:t>
      </w:r>
      <w:r w:rsidR="00335991">
        <w:rPr>
          <w:rFonts w:ascii="Arial" w:hAnsi="Arial" w:cs="Arial"/>
          <w:szCs w:val="24"/>
        </w:rPr>
        <w:t>в процессах</w:t>
      </w:r>
      <w:r w:rsidR="00993625">
        <w:rPr>
          <w:rFonts w:ascii="Arial" w:hAnsi="Arial" w:cs="Arial"/>
          <w:szCs w:val="24"/>
        </w:rPr>
        <w:t>, описанных в</w:t>
      </w:r>
      <w:r w:rsidR="00335991" w:rsidRPr="005511EA">
        <w:rPr>
          <w:rFonts w:ascii="Arial" w:hAnsi="Arial" w:cs="Arial"/>
          <w:szCs w:val="24"/>
        </w:rPr>
        <w:t xml:space="preserve"> </w:t>
      </w:r>
      <w:r w:rsidR="00993625">
        <w:rPr>
          <w:rFonts w:ascii="Arial" w:hAnsi="Arial" w:cs="Arial"/>
          <w:szCs w:val="24"/>
        </w:rPr>
        <w:t>текущем</w:t>
      </w:r>
      <w:r w:rsidR="00335991">
        <w:rPr>
          <w:rFonts w:ascii="Arial" w:hAnsi="Arial" w:cs="Arial"/>
          <w:szCs w:val="24"/>
        </w:rPr>
        <w:t xml:space="preserve"> КД</w:t>
      </w:r>
      <w:r w:rsidR="00993625">
        <w:rPr>
          <w:rFonts w:ascii="Arial" w:hAnsi="Arial" w:cs="Arial"/>
          <w:szCs w:val="24"/>
        </w:rPr>
        <w:t>,</w:t>
      </w:r>
      <w:r w:rsidR="00335991" w:rsidRPr="005511EA">
        <w:rPr>
          <w:rFonts w:ascii="Arial" w:hAnsi="Arial" w:cs="Arial"/>
          <w:szCs w:val="24"/>
        </w:rPr>
        <w:t xml:space="preserve"> </w:t>
      </w:r>
      <w:r w:rsidRPr="005511EA">
        <w:rPr>
          <w:rFonts w:ascii="Arial" w:hAnsi="Arial" w:cs="Arial"/>
          <w:szCs w:val="24"/>
        </w:rPr>
        <w:t>для планирования, выполнения и управления техническим обслуживанием производственных активов. Заказы ТОРО состоят из операций, которые могут содержать мощность и потребность в компоненте.</w:t>
      </w:r>
    </w:p>
    <w:p w14:paraId="20E60BF2" w14:textId="3A26B28A" w:rsidR="009E28A6" w:rsidRDefault="009E28A6" w:rsidP="0042305B">
      <w:pPr>
        <w:spacing w:before="120" w:after="240" w:line="276" w:lineRule="auto"/>
        <w:ind w:firstLine="567"/>
        <w:rPr>
          <w:rFonts w:ascii="Arial" w:eastAsiaTheme="minorHAnsi" w:hAnsi="Arial" w:cs="Arial"/>
          <w:szCs w:val="24"/>
        </w:rPr>
      </w:pPr>
      <w:r w:rsidRPr="00B14753">
        <w:rPr>
          <w:rFonts w:ascii="Arial" w:hAnsi="Arial" w:cs="Arial"/>
          <w:szCs w:val="24"/>
        </w:rPr>
        <w:t>Подробное</w:t>
      </w:r>
      <w:r>
        <w:rPr>
          <w:rFonts w:ascii="Arial" w:hAnsi="Arial" w:cs="Arial"/>
          <w:szCs w:val="24"/>
        </w:rPr>
        <w:t xml:space="preserve"> описание справочника Видов заказов ТОРО приведено в</w:t>
      </w:r>
      <w:r>
        <w:rPr>
          <w:rFonts w:ascii="Arial" w:eastAsiaTheme="minorHAnsi" w:hAnsi="Arial" w:cs="Arial"/>
          <w:szCs w:val="24"/>
        </w:rPr>
        <w:t xml:space="preserve"> </w:t>
      </w:r>
      <w:del w:id="1354" w:author="Владимир Лаут" w:date="2021-03-11T12:52:00Z">
        <w:r w:rsidR="00AC0CCB" w:rsidDel="00E0291E">
          <w:rPr>
            <w:rFonts w:ascii="Arial" w:hAnsi="Arial" w:cs="Arial"/>
          </w:rPr>
          <w:delText>ERP.9.9.2</w:delText>
        </w:r>
      </w:del>
      <w:ins w:id="1355" w:author="Владимир Лаут" w:date="2021-03-11T12:52:00Z">
        <w:r w:rsidR="00E0291E">
          <w:rPr>
            <w:rFonts w:ascii="Arial" w:hAnsi="Arial" w:cs="Arial"/>
          </w:rPr>
          <w:t>ERP.13.9.2</w:t>
        </w:r>
      </w:ins>
      <w:r w:rsidR="007334C2">
        <w:rPr>
          <w:rFonts w:ascii="Arial" w:hAnsi="Arial" w:cs="Arial"/>
        </w:rPr>
        <w:t>_</w:t>
      </w:r>
      <w:r w:rsidRPr="00751895">
        <w:rPr>
          <w:rFonts w:ascii="Arial" w:hAnsi="Arial" w:cs="Arial"/>
        </w:rPr>
        <w:t>52_PM_КД Годовое планирование воздействий на ПА</w:t>
      </w:r>
      <w:r>
        <w:rPr>
          <w:rFonts w:ascii="Arial" w:hAnsi="Arial" w:cs="Arial"/>
        </w:rPr>
        <w:t>, раздел 5.7.1</w:t>
      </w:r>
      <w:r w:rsidRPr="00B14753">
        <w:rPr>
          <w:rFonts w:ascii="Arial" w:eastAsiaTheme="minorHAnsi" w:hAnsi="Arial" w:cs="Arial"/>
          <w:szCs w:val="24"/>
        </w:rPr>
        <w:t>.</w:t>
      </w:r>
    </w:p>
    <w:p w14:paraId="2163B5EA" w14:textId="77777777" w:rsidR="00A5400D" w:rsidRPr="00B14753" w:rsidRDefault="00A5400D">
      <w:pPr>
        <w:pStyle w:val="3"/>
        <w:pPrChange w:id="1356" w:author="Попова Дарья" w:date="2020-07-24T14:52:00Z">
          <w:pPr>
            <w:pStyle w:val="3"/>
            <w:spacing w:before="240" w:after="240"/>
          </w:pPr>
        </w:pPrChange>
      </w:pPr>
      <w:bookmarkStart w:id="1357" w:name="_Toc519603058"/>
      <w:bookmarkStart w:id="1358" w:name="_Toc38890399"/>
      <w:bookmarkStart w:id="1359" w:name="_Toc521512758"/>
      <w:bookmarkStart w:id="1360" w:name="_Toc522014239"/>
      <w:r w:rsidRPr="00B14753">
        <w:t>Рабочее место</w:t>
      </w:r>
      <w:bookmarkEnd w:id="1357"/>
      <w:bookmarkEnd w:id="1358"/>
      <w:r w:rsidRPr="00B14753">
        <w:t xml:space="preserve"> </w:t>
      </w:r>
      <w:bookmarkEnd w:id="1359"/>
      <w:bookmarkEnd w:id="1360"/>
    </w:p>
    <w:p w14:paraId="0946911A" w14:textId="77777777" w:rsidR="00A5400D" w:rsidRDefault="00A5400D" w:rsidP="00A5400D">
      <w:pPr>
        <w:spacing w:after="240" w:line="276" w:lineRule="auto"/>
        <w:ind w:firstLine="567"/>
        <w:rPr>
          <w:rFonts w:ascii="Arial" w:hAnsi="Arial" w:cs="Arial"/>
        </w:rPr>
      </w:pPr>
      <w:r>
        <w:rPr>
          <w:rFonts w:ascii="Arial" w:hAnsi="Arial" w:cs="Arial"/>
        </w:rPr>
        <w:t>Рабочее место – с</w:t>
      </w:r>
      <w:r w:rsidRPr="00387DCF">
        <w:rPr>
          <w:rFonts w:ascii="Arial" w:hAnsi="Arial" w:cs="Arial"/>
        </w:rPr>
        <w:t>отрудник</w:t>
      </w:r>
      <w:r>
        <w:rPr>
          <w:rFonts w:ascii="Arial" w:hAnsi="Arial" w:cs="Arial"/>
        </w:rPr>
        <w:t xml:space="preserve"> или</w:t>
      </w:r>
      <w:r w:rsidRPr="00387DCF">
        <w:rPr>
          <w:rFonts w:ascii="Arial" w:hAnsi="Arial" w:cs="Arial"/>
        </w:rPr>
        <w:t xml:space="preserve"> </w:t>
      </w:r>
      <w:r>
        <w:rPr>
          <w:rFonts w:ascii="Arial" w:hAnsi="Arial" w:cs="Arial"/>
        </w:rPr>
        <w:t>подразделение, которые</w:t>
      </w:r>
      <w:r w:rsidRPr="00387DCF">
        <w:rPr>
          <w:rFonts w:ascii="Arial" w:hAnsi="Arial" w:cs="Arial"/>
        </w:rPr>
        <w:t xml:space="preserve"> </w:t>
      </w:r>
      <w:r>
        <w:rPr>
          <w:rFonts w:ascii="Arial" w:hAnsi="Arial" w:cs="Arial"/>
        </w:rPr>
        <w:t>могут быть задействованы в процессах ТОиР или являются ответственными за их выполнение.</w:t>
      </w:r>
    </w:p>
    <w:p w14:paraId="733943AC" w14:textId="77777777" w:rsidR="00A5400D" w:rsidRDefault="00A5400D" w:rsidP="00A5400D">
      <w:pPr>
        <w:pStyle w:val="a8"/>
        <w:spacing w:before="0" w:beforeAutospacing="0" w:after="120" w:afterAutospacing="0" w:line="276" w:lineRule="auto"/>
        <w:ind w:firstLine="567"/>
        <w:rPr>
          <w:rFonts w:ascii="Arial" w:hAnsi="Arial" w:cs="Arial"/>
        </w:rPr>
      </w:pPr>
      <w:r w:rsidRPr="00387DCF">
        <w:rPr>
          <w:rFonts w:ascii="Arial" w:hAnsi="Arial" w:cs="Arial"/>
        </w:rPr>
        <w:t>На основании данных рабочего места могут определятся мощности и рассчитывается плановые трудозатраты на выполнение мероприятий ТОРО.</w:t>
      </w:r>
    </w:p>
    <w:p w14:paraId="76E60448" w14:textId="77777777" w:rsidR="00A5400D" w:rsidRPr="00B14753" w:rsidRDefault="00A5400D" w:rsidP="00A5400D">
      <w:pPr>
        <w:pStyle w:val="a8"/>
        <w:spacing w:before="0" w:beforeAutospacing="0" w:after="120" w:afterAutospacing="0" w:line="276" w:lineRule="auto"/>
        <w:rPr>
          <w:rFonts w:ascii="Arial" w:hAnsi="Arial" w:cs="Arial"/>
        </w:rPr>
      </w:pPr>
      <w:r>
        <w:rPr>
          <w:rFonts w:ascii="Arial" w:hAnsi="Arial" w:cs="Arial"/>
        </w:rPr>
        <w:t>Д</w:t>
      </w:r>
      <w:r w:rsidRPr="00B14753">
        <w:rPr>
          <w:rFonts w:ascii="Arial" w:hAnsi="Arial" w:cs="Arial"/>
        </w:rPr>
        <w:t>ля ведения рабочих мест используются следующие транзакции:</w:t>
      </w:r>
    </w:p>
    <w:p w14:paraId="713F4673" w14:textId="77777777" w:rsidR="00A5400D" w:rsidRPr="00B14753" w:rsidRDefault="00A5400D" w:rsidP="00A5400D">
      <w:pPr>
        <w:pStyle w:val="a8"/>
        <w:numPr>
          <w:ilvl w:val="0"/>
          <w:numId w:val="17"/>
        </w:numPr>
        <w:spacing w:before="0" w:beforeAutospacing="0" w:after="120" w:afterAutospacing="0" w:line="276" w:lineRule="auto"/>
        <w:ind w:left="851" w:hanging="284"/>
        <w:rPr>
          <w:rFonts w:ascii="Arial" w:hAnsi="Arial" w:cs="Arial"/>
        </w:rPr>
      </w:pPr>
      <w:r w:rsidRPr="00B14753">
        <w:rPr>
          <w:rFonts w:ascii="Arial" w:hAnsi="Arial" w:cs="Arial"/>
        </w:rPr>
        <w:t>IR01 - Создание рабочего места ТОРО;</w:t>
      </w:r>
    </w:p>
    <w:p w14:paraId="237E9334" w14:textId="77777777" w:rsidR="00A5400D" w:rsidRPr="00B14753" w:rsidRDefault="00A5400D" w:rsidP="00A5400D">
      <w:pPr>
        <w:pStyle w:val="a8"/>
        <w:numPr>
          <w:ilvl w:val="0"/>
          <w:numId w:val="17"/>
        </w:numPr>
        <w:spacing w:before="0" w:beforeAutospacing="0" w:after="120" w:afterAutospacing="0" w:line="276" w:lineRule="auto"/>
        <w:ind w:left="851" w:hanging="284"/>
        <w:rPr>
          <w:rFonts w:ascii="Arial" w:hAnsi="Arial" w:cs="Arial"/>
        </w:rPr>
      </w:pPr>
      <w:r w:rsidRPr="00B14753">
        <w:rPr>
          <w:rFonts w:ascii="Arial" w:hAnsi="Arial" w:cs="Arial"/>
        </w:rPr>
        <w:t>IR02 - Изменение рабочего места ТОРО;</w:t>
      </w:r>
    </w:p>
    <w:p w14:paraId="49E1FB3F" w14:textId="77777777" w:rsidR="00A5400D" w:rsidRDefault="00A5400D" w:rsidP="00A5400D">
      <w:pPr>
        <w:pStyle w:val="a8"/>
        <w:numPr>
          <w:ilvl w:val="0"/>
          <w:numId w:val="17"/>
        </w:numPr>
        <w:spacing w:before="0" w:beforeAutospacing="0" w:after="120" w:afterAutospacing="0" w:line="276" w:lineRule="auto"/>
        <w:ind w:left="851" w:hanging="284"/>
        <w:rPr>
          <w:rFonts w:ascii="Arial" w:hAnsi="Arial" w:cs="Arial"/>
        </w:rPr>
      </w:pPr>
      <w:r w:rsidRPr="00B14753">
        <w:rPr>
          <w:rFonts w:ascii="Arial" w:hAnsi="Arial" w:cs="Arial"/>
        </w:rPr>
        <w:t>IR03 - Просмотр рабочего места ТОРО</w:t>
      </w:r>
      <w:r>
        <w:rPr>
          <w:rFonts w:ascii="Arial" w:hAnsi="Arial" w:cs="Arial"/>
        </w:rPr>
        <w:t>,</w:t>
      </w:r>
    </w:p>
    <w:p w14:paraId="7D70730E" w14:textId="77777777" w:rsidR="00A5400D" w:rsidRDefault="00A5400D" w:rsidP="00A5400D">
      <w:pPr>
        <w:pStyle w:val="a8"/>
        <w:numPr>
          <w:ilvl w:val="0"/>
          <w:numId w:val="17"/>
        </w:numPr>
        <w:spacing w:before="0" w:beforeAutospacing="0" w:after="120" w:afterAutospacing="0" w:line="276" w:lineRule="auto"/>
        <w:ind w:left="851" w:hanging="284"/>
        <w:rPr>
          <w:rFonts w:ascii="Arial" w:hAnsi="Arial" w:cs="Arial"/>
        </w:rPr>
      </w:pPr>
      <w:r>
        <w:rPr>
          <w:rFonts w:ascii="Arial" w:hAnsi="Arial" w:cs="Arial"/>
          <w:lang w:val="en-US"/>
        </w:rPr>
        <w:lastRenderedPageBreak/>
        <w:t xml:space="preserve">CR05 </w:t>
      </w:r>
      <w:r>
        <w:rPr>
          <w:rFonts w:ascii="Arial" w:hAnsi="Arial" w:cs="Arial"/>
        </w:rPr>
        <w:t>-</w:t>
      </w:r>
      <w:r>
        <w:rPr>
          <w:rFonts w:ascii="Arial" w:hAnsi="Arial" w:cs="Arial"/>
          <w:lang w:val="en-US"/>
        </w:rPr>
        <w:t xml:space="preserve"> </w:t>
      </w:r>
      <w:r>
        <w:rPr>
          <w:rFonts w:ascii="Arial" w:hAnsi="Arial" w:cs="Arial"/>
        </w:rPr>
        <w:t>Список рабочих мест,</w:t>
      </w:r>
    </w:p>
    <w:p w14:paraId="5DFAD1C0" w14:textId="77777777" w:rsidR="00A5400D" w:rsidRDefault="00A5400D" w:rsidP="00A5400D">
      <w:pPr>
        <w:pStyle w:val="a8"/>
        <w:numPr>
          <w:ilvl w:val="0"/>
          <w:numId w:val="17"/>
        </w:numPr>
        <w:spacing w:before="0" w:beforeAutospacing="0" w:after="120" w:afterAutospacing="0" w:line="276" w:lineRule="auto"/>
        <w:ind w:left="851" w:hanging="284"/>
        <w:rPr>
          <w:rFonts w:ascii="Arial" w:hAnsi="Arial" w:cs="Arial"/>
        </w:rPr>
      </w:pPr>
      <w:r>
        <w:rPr>
          <w:rFonts w:ascii="Arial" w:hAnsi="Arial" w:cs="Arial"/>
          <w:lang w:val="en-US"/>
        </w:rPr>
        <w:t xml:space="preserve">CR07 - </w:t>
      </w:r>
      <w:r>
        <w:rPr>
          <w:rFonts w:ascii="Arial" w:hAnsi="Arial" w:cs="Arial"/>
        </w:rPr>
        <w:t>Мощность рабочего места,</w:t>
      </w:r>
    </w:p>
    <w:p w14:paraId="7A4DA1B7" w14:textId="77777777" w:rsidR="00A5400D" w:rsidRPr="00B14753" w:rsidRDefault="00A5400D" w:rsidP="00A5400D">
      <w:pPr>
        <w:pStyle w:val="a8"/>
        <w:numPr>
          <w:ilvl w:val="0"/>
          <w:numId w:val="17"/>
        </w:numPr>
        <w:spacing w:before="0" w:beforeAutospacing="0" w:after="240" w:afterAutospacing="0" w:line="276" w:lineRule="auto"/>
        <w:ind w:left="851" w:hanging="284"/>
        <w:rPr>
          <w:rFonts w:ascii="Arial" w:hAnsi="Arial" w:cs="Arial"/>
        </w:rPr>
      </w:pPr>
      <w:r>
        <w:rPr>
          <w:rFonts w:ascii="Arial" w:hAnsi="Arial" w:cs="Arial"/>
          <w:lang w:val="en-US"/>
        </w:rPr>
        <w:t xml:space="preserve">CR08 - </w:t>
      </w:r>
      <w:r>
        <w:rPr>
          <w:rFonts w:ascii="Arial" w:hAnsi="Arial" w:cs="Arial"/>
        </w:rPr>
        <w:t>Иерархия рабочих мест.</w:t>
      </w:r>
    </w:p>
    <w:p w14:paraId="0F41EA10" w14:textId="799C1BB7" w:rsidR="00A5400D" w:rsidRPr="00B14753" w:rsidRDefault="00A5400D" w:rsidP="00A5400D">
      <w:pPr>
        <w:pStyle w:val="a8"/>
        <w:spacing w:before="0" w:beforeAutospacing="0" w:after="240" w:afterAutospacing="0" w:line="276" w:lineRule="auto"/>
        <w:ind w:firstLine="567"/>
        <w:rPr>
          <w:rFonts w:ascii="Arial" w:hAnsi="Arial" w:cs="Arial"/>
        </w:rPr>
      </w:pPr>
      <w:r w:rsidRPr="00B14753">
        <w:rPr>
          <w:rFonts w:ascii="Arial" w:hAnsi="Arial" w:cs="Arial"/>
        </w:rPr>
        <w:t xml:space="preserve">Описание объекта «Рабочее место» приведено в </w:t>
      </w:r>
      <w:r w:rsidRPr="00D00C99">
        <w:rPr>
          <w:rFonts w:ascii="Arial" w:hAnsi="Arial" w:cs="Arial"/>
        </w:rPr>
        <w:t xml:space="preserve">КД </w:t>
      </w:r>
      <w:del w:id="1361" w:author="Владимир Лаут" w:date="2021-03-11T12:52:00Z">
        <w:r w:rsidR="00AC0CCB" w:rsidDel="00E0291E">
          <w:rPr>
            <w:rFonts w:ascii="Arial" w:hAnsi="Arial" w:cs="Arial"/>
          </w:rPr>
          <w:delText>ERP.9.9.2</w:delText>
        </w:r>
      </w:del>
      <w:ins w:id="1362" w:author="Владимир Лаут" w:date="2021-03-11T12:52:00Z">
        <w:r w:rsidR="00E0291E">
          <w:rPr>
            <w:rFonts w:ascii="Arial" w:hAnsi="Arial" w:cs="Arial"/>
          </w:rPr>
          <w:t>ERP.13.9.2</w:t>
        </w:r>
      </w:ins>
      <w:r w:rsidR="007334C2">
        <w:rPr>
          <w:rFonts w:ascii="Arial" w:hAnsi="Arial" w:cs="Arial"/>
        </w:rPr>
        <w:t>_</w:t>
      </w:r>
      <w:r w:rsidRPr="00D00C99">
        <w:rPr>
          <w:rFonts w:ascii="Arial" w:hAnsi="Arial" w:cs="Arial"/>
        </w:rPr>
        <w:t>7_КД_</w:t>
      </w:r>
      <w:r w:rsidRPr="00D00C99">
        <w:rPr>
          <w:rFonts w:ascii="Arial" w:hAnsi="Arial" w:cs="Arial"/>
          <w:lang w:val="en-US"/>
        </w:rPr>
        <w:t>PM</w:t>
      </w:r>
      <w:r w:rsidRPr="00D00C99">
        <w:rPr>
          <w:rFonts w:ascii="Arial" w:hAnsi="Arial" w:cs="Arial"/>
        </w:rPr>
        <w:t>_Управление основными данными</w:t>
      </w:r>
      <w:r w:rsidRPr="00B14753">
        <w:rPr>
          <w:rFonts w:ascii="Arial" w:hAnsi="Arial" w:cs="Arial"/>
        </w:rPr>
        <w:t>.</w:t>
      </w:r>
    </w:p>
    <w:p w14:paraId="34650082" w14:textId="77777777" w:rsidR="009E28A6" w:rsidRPr="00B14753" w:rsidRDefault="009E28A6">
      <w:pPr>
        <w:pStyle w:val="3"/>
      </w:pPr>
      <w:bookmarkStart w:id="1363" w:name="_Toc519603053"/>
      <w:bookmarkStart w:id="1364" w:name="_Toc521512749"/>
      <w:bookmarkStart w:id="1365" w:name="_Toc522014230"/>
      <w:bookmarkStart w:id="1366" w:name="_Toc38890400"/>
      <w:r w:rsidRPr="00B14753">
        <w:t>Прочие основные данные</w:t>
      </w:r>
      <w:bookmarkEnd w:id="1363"/>
      <w:bookmarkEnd w:id="1364"/>
      <w:bookmarkEnd w:id="1365"/>
      <w:bookmarkEnd w:id="1366"/>
    </w:p>
    <w:p w14:paraId="371866FD" w14:textId="77777777" w:rsidR="00BA75B5" w:rsidRDefault="009E28A6" w:rsidP="00BA75B5">
      <w:pPr>
        <w:suppressAutoHyphens/>
        <w:spacing w:after="240" w:line="276" w:lineRule="auto"/>
        <w:ind w:firstLine="567"/>
        <w:rPr>
          <w:rFonts w:ascii="Arial" w:hAnsi="Arial" w:cs="Arial"/>
        </w:rPr>
      </w:pPr>
      <w:r w:rsidRPr="00B14753">
        <w:rPr>
          <w:rFonts w:ascii="Arial" w:hAnsi="Arial" w:cs="Arial"/>
        </w:rPr>
        <w:t>При создании документа подтверждения на выполненные работы используется справочник причин отклонений при отклонении планового и фактического времени работ или отказа от выполнения работ.</w:t>
      </w:r>
    </w:p>
    <w:p w14:paraId="72BFACA0" w14:textId="1DC559F2" w:rsidR="009E28A6" w:rsidRPr="00B14753" w:rsidRDefault="009E28A6" w:rsidP="00BA75B5">
      <w:pPr>
        <w:suppressAutoHyphens/>
        <w:spacing w:after="240" w:line="276" w:lineRule="auto"/>
        <w:ind w:firstLine="567"/>
        <w:rPr>
          <w:rFonts w:ascii="Arial" w:hAnsi="Arial" w:cs="Arial"/>
        </w:rPr>
      </w:pPr>
      <w:r w:rsidRPr="00B14753">
        <w:rPr>
          <w:rFonts w:ascii="Arial" w:hAnsi="Arial" w:cs="Arial"/>
        </w:rPr>
        <w:t>При формировании Заказа ТОРО используются:</w:t>
      </w:r>
    </w:p>
    <w:p w14:paraId="3E4E76ED" w14:textId="77777777" w:rsidR="009E28A6" w:rsidRPr="00B14753" w:rsidRDefault="009E28A6" w:rsidP="009E28A6">
      <w:pPr>
        <w:suppressAutoHyphens/>
        <w:spacing w:after="120" w:line="276" w:lineRule="auto"/>
        <w:ind w:firstLine="567"/>
        <w:rPr>
          <w:rFonts w:ascii="Arial" w:hAnsi="Arial" w:cs="Arial"/>
        </w:rPr>
      </w:pPr>
      <w:r w:rsidRPr="00B14753">
        <w:rPr>
          <w:rFonts w:ascii="Arial" w:hAnsi="Arial" w:cs="Arial"/>
        </w:rPr>
        <w:t>-</w:t>
      </w:r>
      <w:r w:rsidRPr="00B14753">
        <w:rPr>
          <w:rFonts w:ascii="Arial" w:hAnsi="Arial" w:cs="Arial"/>
        </w:rPr>
        <w:tab/>
        <w:t>Вид работ ТОРО для разделения по видам заказов и видов работ;</w:t>
      </w:r>
    </w:p>
    <w:p w14:paraId="668F3293" w14:textId="117BACE2" w:rsidR="00BA75B5" w:rsidRPr="00B14753" w:rsidRDefault="009E28A6" w:rsidP="009E28A6">
      <w:pPr>
        <w:suppressAutoHyphens/>
        <w:spacing w:after="120" w:line="276" w:lineRule="auto"/>
        <w:ind w:firstLine="567"/>
        <w:rPr>
          <w:rFonts w:ascii="Arial" w:hAnsi="Arial" w:cs="Arial"/>
        </w:rPr>
      </w:pPr>
      <w:r w:rsidRPr="00B14753">
        <w:rPr>
          <w:rFonts w:ascii="Arial" w:hAnsi="Arial" w:cs="Arial"/>
        </w:rPr>
        <w:t>-</w:t>
      </w:r>
      <w:r w:rsidRPr="00B14753">
        <w:rPr>
          <w:rFonts w:ascii="Arial" w:hAnsi="Arial" w:cs="Arial"/>
        </w:rPr>
        <w:tab/>
        <w:t xml:space="preserve">Группы планирования </w:t>
      </w:r>
      <w:r w:rsidR="00BA75B5">
        <w:rPr>
          <w:rFonts w:ascii="Arial" w:hAnsi="Arial" w:cs="Arial"/>
        </w:rPr>
        <w:t xml:space="preserve">и заводы планирования </w:t>
      </w:r>
      <w:r w:rsidRPr="00B14753">
        <w:rPr>
          <w:rFonts w:ascii="Arial" w:hAnsi="Arial" w:cs="Arial"/>
        </w:rPr>
        <w:t>для определения плановиков</w:t>
      </w:r>
      <w:r w:rsidR="00A5400D">
        <w:rPr>
          <w:rFonts w:ascii="Arial" w:hAnsi="Arial" w:cs="Arial"/>
        </w:rPr>
        <w:t xml:space="preserve"> мероприятий ТОиР</w:t>
      </w:r>
      <w:r w:rsidRPr="00B14753">
        <w:rPr>
          <w:rFonts w:ascii="Arial" w:hAnsi="Arial" w:cs="Arial"/>
        </w:rPr>
        <w:t>;</w:t>
      </w:r>
    </w:p>
    <w:p w14:paraId="0DADA7D4" w14:textId="76099141" w:rsidR="009E28A6" w:rsidRPr="00B14753" w:rsidRDefault="009E28A6" w:rsidP="009E28A6">
      <w:pPr>
        <w:suppressAutoHyphens/>
        <w:spacing w:after="120" w:line="276" w:lineRule="auto"/>
        <w:ind w:firstLine="567"/>
        <w:rPr>
          <w:rFonts w:ascii="Arial" w:hAnsi="Arial" w:cs="Arial"/>
        </w:rPr>
      </w:pPr>
      <w:r>
        <w:rPr>
          <w:rFonts w:ascii="Arial" w:hAnsi="Arial" w:cs="Arial"/>
        </w:rPr>
        <w:t>-</w:t>
      </w:r>
      <w:r>
        <w:rPr>
          <w:rFonts w:ascii="Arial" w:hAnsi="Arial" w:cs="Arial"/>
        </w:rPr>
        <w:tab/>
        <w:t xml:space="preserve">МВЗ </w:t>
      </w:r>
      <w:r w:rsidR="00BA75B5">
        <w:rPr>
          <w:rFonts w:ascii="Arial" w:hAnsi="Arial" w:cs="Arial"/>
        </w:rPr>
        <w:t xml:space="preserve">(место возникновения затрат) </w:t>
      </w:r>
      <w:r>
        <w:rPr>
          <w:rFonts w:ascii="Arial" w:hAnsi="Arial" w:cs="Arial"/>
        </w:rPr>
        <w:t xml:space="preserve">для </w:t>
      </w:r>
      <w:r w:rsidR="00A5400D">
        <w:rPr>
          <w:rFonts w:ascii="Arial" w:hAnsi="Arial" w:cs="Arial"/>
        </w:rPr>
        <w:t xml:space="preserve">планирования и отражения </w:t>
      </w:r>
      <w:r>
        <w:rPr>
          <w:rFonts w:ascii="Arial" w:hAnsi="Arial" w:cs="Arial"/>
        </w:rPr>
        <w:t>затрат</w:t>
      </w:r>
      <w:r w:rsidR="00A5400D">
        <w:rPr>
          <w:rFonts w:ascii="Arial" w:hAnsi="Arial" w:cs="Arial"/>
        </w:rPr>
        <w:t xml:space="preserve"> на подразделении</w:t>
      </w:r>
      <w:r>
        <w:rPr>
          <w:rFonts w:ascii="Arial" w:hAnsi="Arial" w:cs="Arial"/>
        </w:rPr>
        <w:t>;</w:t>
      </w:r>
    </w:p>
    <w:p w14:paraId="5A0C16C1" w14:textId="505FAE5D" w:rsidR="009E28A6" w:rsidRPr="00B14753" w:rsidRDefault="00A5400D" w:rsidP="009E28A6">
      <w:pPr>
        <w:suppressAutoHyphens/>
        <w:spacing w:after="120" w:line="276" w:lineRule="auto"/>
        <w:ind w:firstLine="567"/>
        <w:rPr>
          <w:rFonts w:ascii="Arial" w:hAnsi="Arial" w:cs="Arial"/>
        </w:rPr>
      </w:pPr>
      <w:r>
        <w:rPr>
          <w:rFonts w:ascii="Arial" w:hAnsi="Arial" w:cs="Arial"/>
        </w:rPr>
        <w:t>-</w:t>
      </w:r>
      <w:r>
        <w:rPr>
          <w:rFonts w:ascii="Arial" w:hAnsi="Arial" w:cs="Arial"/>
        </w:rPr>
        <w:tab/>
        <w:t>Справочник материалов</w:t>
      </w:r>
      <w:r w:rsidR="009E28A6" w:rsidRPr="00B14753">
        <w:rPr>
          <w:rFonts w:ascii="Arial" w:hAnsi="Arial" w:cs="Arial"/>
        </w:rPr>
        <w:t xml:space="preserve"> для фиксации израсходованны</w:t>
      </w:r>
      <w:r w:rsidR="009E28A6">
        <w:rPr>
          <w:rFonts w:ascii="Arial" w:hAnsi="Arial" w:cs="Arial"/>
        </w:rPr>
        <w:t>х</w:t>
      </w:r>
      <w:r w:rsidR="009E28A6" w:rsidRPr="00B14753">
        <w:rPr>
          <w:rFonts w:ascii="Arial" w:hAnsi="Arial" w:cs="Arial"/>
        </w:rPr>
        <w:t xml:space="preserve"> материалов и запчастей во время ремонта;</w:t>
      </w:r>
    </w:p>
    <w:p w14:paraId="1CD1C06F" w14:textId="4808F6B0" w:rsidR="009E28A6" w:rsidRPr="00B14753" w:rsidRDefault="009E28A6" w:rsidP="009E28A6">
      <w:pPr>
        <w:suppressAutoHyphens/>
        <w:spacing w:after="240" w:line="276" w:lineRule="auto"/>
        <w:ind w:firstLine="567"/>
        <w:rPr>
          <w:rFonts w:ascii="Arial" w:hAnsi="Arial" w:cs="Arial"/>
        </w:rPr>
      </w:pPr>
      <w:r w:rsidRPr="00B14753">
        <w:rPr>
          <w:rFonts w:ascii="Arial" w:hAnsi="Arial" w:cs="Arial"/>
        </w:rPr>
        <w:t>-</w:t>
      </w:r>
      <w:r w:rsidRPr="00B14753">
        <w:rPr>
          <w:rFonts w:ascii="Arial" w:hAnsi="Arial" w:cs="Arial"/>
        </w:rPr>
        <w:tab/>
        <w:t>Справочник табельных номеров для фиксации исполнителей ремонта.</w:t>
      </w:r>
    </w:p>
    <w:p w14:paraId="05311BED" w14:textId="77777777" w:rsidR="00A5400D" w:rsidRDefault="009E28A6" w:rsidP="009E28A6">
      <w:pPr>
        <w:suppressAutoHyphens/>
        <w:spacing w:after="240" w:line="276" w:lineRule="auto"/>
        <w:ind w:firstLine="567"/>
        <w:rPr>
          <w:rFonts w:ascii="Arial" w:hAnsi="Arial" w:cs="Arial"/>
        </w:rPr>
      </w:pPr>
      <w:r w:rsidRPr="00B14753">
        <w:rPr>
          <w:rFonts w:ascii="Arial" w:hAnsi="Arial" w:cs="Arial"/>
        </w:rPr>
        <w:t>В процессе выполнения работ может быть инициировано создание документа измерения на основе справочника точек измерения.</w:t>
      </w:r>
    </w:p>
    <w:p w14:paraId="0C511A98" w14:textId="74E03589" w:rsidR="009E28A6" w:rsidRDefault="00A5400D" w:rsidP="009E28A6">
      <w:pPr>
        <w:suppressAutoHyphens/>
        <w:spacing w:after="240" w:line="276" w:lineRule="auto"/>
        <w:ind w:firstLine="567"/>
        <w:rPr>
          <w:rFonts w:ascii="Arial" w:hAnsi="Arial" w:cs="Arial"/>
        </w:rPr>
      </w:pPr>
      <w:r>
        <w:rPr>
          <w:rFonts w:ascii="Arial" w:hAnsi="Arial" w:cs="Arial"/>
        </w:rPr>
        <w:t>Описание</w:t>
      </w:r>
      <w:r w:rsidR="009E28A6" w:rsidRPr="00B14753">
        <w:rPr>
          <w:rFonts w:ascii="Arial" w:hAnsi="Arial" w:cs="Arial"/>
        </w:rPr>
        <w:t xml:space="preserve"> справочников причин отклонений, материалов, точек измерений, приоритетов, рабочих мест и каталогов ТОРО </w:t>
      </w:r>
      <w:r>
        <w:rPr>
          <w:rFonts w:ascii="Arial" w:hAnsi="Arial" w:cs="Arial"/>
        </w:rPr>
        <w:t>приведено</w:t>
      </w:r>
      <w:r w:rsidR="009E28A6" w:rsidRPr="00B14753">
        <w:rPr>
          <w:rFonts w:ascii="Arial" w:hAnsi="Arial" w:cs="Arial"/>
        </w:rPr>
        <w:t xml:space="preserve"> в </w:t>
      </w:r>
      <w:r w:rsidR="00D00C99" w:rsidRPr="00D00C99">
        <w:rPr>
          <w:rFonts w:ascii="Arial" w:hAnsi="Arial" w:cs="Arial"/>
          <w:szCs w:val="24"/>
        </w:rPr>
        <w:t xml:space="preserve">КД </w:t>
      </w:r>
      <w:del w:id="1367" w:author="Владимир Лаут" w:date="2021-03-11T12:52:00Z">
        <w:r w:rsidR="00AC0CCB" w:rsidDel="00E0291E">
          <w:rPr>
            <w:rFonts w:ascii="Arial" w:hAnsi="Arial" w:cs="Arial"/>
            <w:szCs w:val="24"/>
          </w:rPr>
          <w:delText>ERP.9.9.2</w:delText>
        </w:r>
      </w:del>
      <w:ins w:id="1368" w:author="Владимир Лаут" w:date="2021-03-11T12:52:00Z">
        <w:r w:rsidR="00E0291E">
          <w:rPr>
            <w:rFonts w:ascii="Arial" w:hAnsi="Arial" w:cs="Arial"/>
            <w:szCs w:val="24"/>
          </w:rPr>
          <w:t>ERP.13.9.2</w:t>
        </w:r>
      </w:ins>
      <w:r w:rsidR="007334C2">
        <w:rPr>
          <w:rFonts w:ascii="Arial" w:hAnsi="Arial" w:cs="Arial"/>
          <w:szCs w:val="24"/>
        </w:rPr>
        <w:t>_</w:t>
      </w:r>
      <w:r w:rsidR="00D00C99" w:rsidRPr="00D00C99">
        <w:rPr>
          <w:rFonts w:ascii="Arial" w:hAnsi="Arial" w:cs="Arial"/>
          <w:szCs w:val="24"/>
        </w:rPr>
        <w:t>7_КД_</w:t>
      </w:r>
      <w:r w:rsidR="00D00C99" w:rsidRPr="00D00C99">
        <w:rPr>
          <w:rFonts w:ascii="Arial" w:hAnsi="Arial" w:cs="Arial"/>
          <w:szCs w:val="24"/>
          <w:lang w:val="en-US"/>
        </w:rPr>
        <w:t>PM</w:t>
      </w:r>
      <w:r w:rsidR="00D00C99" w:rsidRPr="00D00C99">
        <w:rPr>
          <w:rFonts w:ascii="Arial" w:hAnsi="Arial" w:cs="Arial"/>
          <w:szCs w:val="24"/>
        </w:rPr>
        <w:t>_Управление основными данными</w:t>
      </w:r>
      <w:r w:rsidR="009E28A6" w:rsidRPr="00B14753">
        <w:rPr>
          <w:rFonts w:ascii="Arial" w:hAnsi="Arial" w:cs="Arial"/>
        </w:rPr>
        <w:t>.</w:t>
      </w:r>
    </w:p>
    <w:p w14:paraId="205F3ECD" w14:textId="5872C4ED" w:rsidR="00BA75B5" w:rsidRPr="00BA75B5" w:rsidRDefault="00BA75B5" w:rsidP="009E28A6">
      <w:pPr>
        <w:suppressAutoHyphens/>
        <w:spacing w:after="240" w:line="276" w:lineRule="auto"/>
        <w:ind w:firstLine="567"/>
        <w:rPr>
          <w:rFonts w:ascii="Arial" w:hAnsi="Arial" w:cs="Arial"/>
        </w:rPr>
      </w:pPr>
      <w:r>
        <w:rPr>
          <w:rFonts w:ascii="Arial" w:hAnsi="Arial" w:cs="Arial"/>
        </w:rPr>
        <w:t xml:space="preserve">Описание справочников групп планирования ТОРО и заводов планирования ТОРО приведены в КД </w:t>
      </w:r>
      <w:del w:id="1369" w:author="Владимир Лаут" w:date="2021-03-11T12:52:00Z">
        <w:r w:rsidR="00AC0CCB" w:rsidDel="00E0291E">
          <w:rPr>
            <w:rFonts w:ascii="Arial" w:hAnsi="Arial" w:cs="Arial"/>
            <w:lang w:val="en-US"/>
          </w:rPr>
          <w:delText>ERP</w:delText>
        </w:r>
        <w:r w:rsidR="00AC0CCB" w:rsidRPr="002008C6" w:rsidDel="00E0291E">
          <w:rPr>
            <w:rFonts w:ascii="Arial" w:hAnsi="Arial" w:cs="Arial"/>
          </w:rPr>
          <w:delText>.9.9.2</w:delText>
        </w:r>
      </w:del>
      <w:ins w:id="1370" w:author="Владимир Лаут" w:date="2021-03-11T12:52:00Z">
        <w:r w:rsidR="00E0291E">
          <w:rPr>
            <w:rFonts w:ascii="Arial" w:hAnsi="Arial" w:cs="Arial"/>
            <w:lang w:val="en-US"/>
          </w:rPr>
          <w:t>ERP</w:t>
        </w:r>
        <w:r w:rsidR="00E0291E" w:rsidRPr="00E0291E">
          <w:rPr>
            <w:rFonts w:ascii="Arial" w:hAnsi="Arial" w:cs="Arial"/>
            <w:rPrChange w:id="1371" w:author="Владимир Лаут" w:date="2021-03-11T12:52:00Z">
              <w:rPr>
                <w:rFonts w:ascii="Arial" w:hAnsi="Arial" w:cs="Arial"/>
                <w:lang w:val="en-US"/>
              </w:rPr>
            </w:rPrChange>
          </w:rPr>
          <w:t>.13.9.2</w:t>
        </w:r>
      </w:ins>
      <w:r w:rsidR="007334C2" w:rsidRPr="002008C6">
        <w:rPr>
          <w:rFonts w:ascii="Arial" w:hAnsi="Arial" w:cs="Arial"/>
        </w:rPr>
        <w:t>_</w:t>
      </w:r>
      <w:r w:rsidRPr="00BA75B5">
        <w:rPr>
          <w:rFonts w:ascii="Arial" w:hAnsi="Arial" w:cs="Arial"/>
        </w:rPr>
        <w:t>1_</w:t>
      </w:r>
      <w:r>
        <w:rPr>
          <w:rFonts w:ascii="Arial" w:hAnsi="Arial" w:cs="Arial"/>
          <w:lang w:val="en-US"/>
        </w:rPr>
        <w:t>ARC</w:t>
      </w:r>
      <w:r w:rsidRPr="00BA75B5">
        <w:rPr>
          <w:rFonts w:ascii="Arial" w:hAnsi="Arial" w:cs="Arial"/>
        </w:rPr>
        <w:t>_</w:t>
      </w:r>
      <w:r>
        <w:rPr>
          <w:rFonts w:ascii="Arial" w:hAnsi="Arial" w:cs="Arial"/>
        </w:rPr>
        <w:t>КД_Орг_структура.</w:t>
      </w:r>
    </w:p>
    <w:p w14:paraId="43169C81" w14:textId="45F99130" w:rsidR="00BA75B5" w:rsidRPr="00BA75B5" w:rsidRDefault="00BA75B5" w:rsidP="009E28A6">
      <w:pPr>
        <w:suppressAutoHyphens/>
        <w:spacing w:after="240" w:line="276" w:lineRule="auto"/>
        <w:ind w:firstLine="567"/>
        <w:rPr>
          <w:rFonts w:ascii="Arial" w:hAnsi="Arial" w:cs="Arial"/>
        </w:rPr>
      </w:pPr>
      <w:r>
        <w:rPr>
          <w:rFonts w:ascii="Arial" w:hAnsi="Arial" w:cs="Arial"/>
        </w:rPr>
        <w:t xml:space="preserve">Описание </w:t>
      </w:r>
      <w:r w:rsidR="00A5400D">
        <w:rPr>
          <w:rFonts w:ascii="Arial" w:hAnsi="Arial" w:cs="Arial"/>
        </w:rPr>
        <w:t xml:space="preserve">справочника </w:t>
      </w:r>
      <w:r>
        <w:rPr>
          <w:rFonts w:ascii="Arial" w:hAnsi="Arial" w:cs="Arial"/>
        </w:rPr>
        <w:t xml:space="preserve">МВЗ приведено в КД </w:t>
      </w:r>
      <w:del w:id="1372" w:author="Владимир Лаут" w:date="2021-03-11T12:52:00Z">
        <w:r w:rsidR="00AC0CCB" w:rsidDel="00E0291E">
          <w:rPr>
            <w:rFonts w:ascii="Arial" w:hAnsi="Arial" w:cs="Arial"/>
            <w:lang w:val="en-US"/>
          </w:rPr>
          <w:delText>ERP</w:delText>
        </w:r>
        <w:r w:rsidR="00AC0CCB" w:rsidRPr="002008C6" w:rsidDel="00E0291E">
          <w:rPr>
            <w:rFonts w:ascii="Arial" w:hAnsi="Arial" w:cs="Arial"/>
          </w:rPr>
          <w:delText>.9.9.2</w:delText>
        </w:r>
      </w:del>
      <w:ins w:id="1373" w:author="Владимир Лаут" w:date="2021-03-11T12:52:00Z">
        <w:r w:rsidR="00E0291E">
          <w:rPr>
            <w:rFonts w:ascii="Arial" w:hAnsi="Arial" w:cs="Arial"/>
            <w:lang w:val="en-US"/>
          </w:rPr>
          <w:t>ERP</w:t>
        </w:r>
        <w:r w:rsidR="00E0291E" w:rsidRPr="00E0291E">
          <w:rPr>
            <w:rFonts w:ascii="Arial" w:hAnsi="Arial" w:cs="Arial"/>
            <w:rPrChange w:id="1374" w:author="Владимир Лаут" w:date="2021-03-11T12:52:00Z">
              <w:rPr>
                <w:rFonts w:ascii="Arial" w:hAnsi="Arial" w:cs="Arial"/>
                <w:lang w:val="en-US"/>
              </w:rPr>
            </w:rPrChange>
          </w:rPr>
          <w:t>.13.9.2</w:t>
        </w:r>
      </w:ins>
      <w:r w:rsidR="007334C2" w:rsidRPr="002008C6">
        <w:rPr>
          <w:rFonts w:ascii="Arial" w:hAnsi="Arial" w:cs="Arial"/>
        </w:rPr>
        <w:t>_</w:t>
      </w:r>
      <w:r w:rsidRPr="00BA75B5">
        <w:rPr>
          <w:rFonts w:ascii="Arial" w:hAnsi="Arial" w:cs="Arial"/>
        </w:rPr>
        <w:t>10_</w:t>
      </w:r>
      <w:r>
        <w:rPr>
          <w:rFonts w:ascii="Arial" w:hAnsi="Arial" w:cs="Arial"/>
          <w:lang w:val="en-US"/>
        </w:rPr>
        <w:t>CO</w:t>
      </w:r>
      <w:r w:rsidRPr="00BA75B5">
        <w:rPr>
          <w:rFonts w:ascii="Arial" w:hAnsi="Arial" w:cs="Arial"/>
        </w:rPr>
        <w:t>_</w:t>
      </w:r>
      <w:r>
        <w:rPr>
          <w:rFonts w:ascii="Arial" w:hAnsi="Arial" w:cs="Arial"/>
        </w:rPr>
        <w:t>КД_Управление основными данными по направлению Контроллинг.</w:t>
      </w:r>
    </w:p>
    <w:p w14:paraId="422A440F" w14:textId="1243B728" w:rsidR="00A5400D" w:rsidRDefault="00A5400D" w:rsidP="009E28A6">
      <w:pPr>
        <w:suppressAutoHyphens/>
        <w:spacing w:after="240" w:line="276" w:lineRule="auto"/>
        <w:ind w:firstLine="567"/>
        <w:rPr>
          <w:rFonts w:ascii="Arial" w:hAnsi="Arial" w:cs="Arial"/>
        </w:rPr>
      </w:pPr>
      <w:r>
        <w:rPr>
          <w:rFonts w:ascii="Arial" w:hAnsi="Arial" w:cs="Arial"/>
        </w:rPr>
        <w:t>Описание</w:t>
      </w:r>
      <w:r w:rsidR="009E28A6" w:rsidRPr="00B14753">
        <w:rPr>
          <w:rFonts w:ascii="Arial" w:hAnsi="Arial" w:cs="Arial"/>
        </w:rPr>
        <w:t xml:space="preserve"> справочника табельных номеров </w:t>
      </w:r>
      <w:r w:rsidR="00BA75B5">
        <w:rPr>
          <w:rFonts w:ascii="Arial" w:hAnsi="Arial" w:cs="Arial"/>
        </w:rPr>
        <w:t>приведено</w:t>
      </w:r>
      <w:r w:rsidR="009E28A6" w:rsidRPr="00B14753">
        <w:rPr>
          <w:rFonts w:ascii="Arial" w:hAnsi="Arial" w:cs="Arial"/>
        </w:rPr>
        <w:t xml:space="preserve"> в документе </w:t>
      </w:r>
      <w:r w:rsidR="001C3A06">
        <w:rPr>
          <w:rFonts w:ascii="Arial" w:hAnsi="Arial" w:cs="Arial"/>
        </w:rPr>
        <w:t xml:space="preserve">КД </w:t>
      </w:r>
      <w:del w:id="1375" w:author="Владимир Лаут" w:date="2021-03-11T12:52:00Z">
        <w:r w:rsidR="00AC0CCB" w:rsidDel="00E0291E">
          <w:rPr>
            <w:rFonts w:ascii="Arial" w:hAnsi="Arial" w:cs="Arial"/>
          </w:rPr>
          <w:delText>ERP.9.9.2</w:delText>
        </w:r>
      </w:del>
      <w:ins w:id="1376" w:author="Владимир Лаут" w:date="2021-03-11T12:52:00Z">
        <w:r w:rsidR="00E0291E">
          <w:rPr>
            <w:rFonts w:ascii="Arial" w:hAnsi="Arial" w:cs="Arial"/>
          </w:rPr>
          <w:t>ERP.13.9.2</w:t>
        </w:r>
      </w:ins>
      <w:r w:rsidR="007334C2">
        <w:rPr>
          <w:rFonts w:ascii="Arial" w:hAnsi="Arial" w:cs="Arial"/>
        </w:rPr>
        <w:t>_</w:t>
      </w:r>
      <w:r w:rsidR="001C3A06" w:rsidRPr="001C3A06">
        <w:rPr>
          <w:rFonts w:ascii="Arial" w:hAnsi="Arial" w:cs="Arial"/>
        </w:rPr>
        <w:t>9_КД_Управление основными данными по направлению Финансы</w:t>
      </w:r>
      <w:r w:rsidR="009E28A6" w:rsidRPr="00B14753">
        <w:rPr>
          <w:rFonts w:ascii="Arial" w:hAnsi="Arial" w:cs="Arial"/>
        </w:rPr>
        <w:t>.</w:t>
      </w:r>
    </w:p>
    <w:p w14:paraId="2E64EA8F" w14:textId="77777777" w:rsidR="009E28A6" w:rsidRPr="00B14753" w:rsidRDefault="009E28A6" w:rsidP="009E28A6">
      <w:pPr>
        <w:pStyle w:val="2"/>
        <w:keepNext/>
        <w:keepLines/>
        <w:suppressAutoHyphens/>
        <w:spacing w:line="276" w:lineRule="auto"/>
        <w:rPr>
          <w:rFonts w:eastAsiaTheme="majorEastAsia" w:cs="Arial"/>
          <w:bCs w:val="0"/>
          <w:iCs w:val="0"/>
          <w:szCs w:val="26"/>
        </w:rPr>
      </w:pPr>
      <w:bookmarkStart w:id="1377" w:name="_Toc519603054"/>
      <w:bookmarkStart w:id="1378" w:name="_Toc521512750"/>
      <w:bookmarkStart w:id="1379" w:name="_Toc522014231"/>
      <w:bookmarkStart w:id="1380" w:name="_Toc38890401"/>
      <w:r w:rsidRPr="00B14753">
        <w:rPr>
          <w:rFonts w:eastAsiaTheme="majorEastAsia" w:cs="Arial"/>
          <w:bCs w:val="0"/>
          <w:iCs w:val="0"/>
          <w:szCs w:val="26"/>
        </w:rPr>
        <w:lastRenderedPageBreak/>
        <w:t>Транзакционные данные</w:t>
      </w:r>
      <w:bookmarkEnd w:id="1377"/>
      <w:bookmarkEnd w:id="1378"/>
      <w:bookmarkEnd w:id="1379"/>
      <w:bookmarkEnd w:id="1380"/>
    </w:p>
    <w:p w14:paraId="17540272" w14:textId="77777777" w:rsidR="009E28A6" w:rsidRPr="001B1C50" w:rsidRDefault="009E28A6">
      <w:pPr>
        <w:pStyle w:val="3"/>
      </w:pPr>
      <w:bookmarkStart w:id="1381" w:name="_Toc520125790"/>
      <w:bookmarkStart w:id="1382" w:name="_Toc520125852"/>
      <w:bookmarkStart w:id="1383" w:name="_Toc520273987"/>
      <w:bookmarkStart w:id="1384" w:name="_Toc520471979"/>
      <w:bookmarkStart w:id="1385" w:name="_Toc520472042"/>
      <w:bookmarkStart w:id="1386" w:name="_Toc520475276"/>
      <w:bookmarkStart w:id="1387" w:name="_Toc520704900"/>
      <w:bookmarkStart w:id="1388" w:name="_Toc520712856"/>
      <w:bookmarkStart w:id="1389" w:name="_Toc520713353"/>
      <w:bookmarkStart w:id="1390" w:name="_Toc520713420"/>
      <w:bookmarkStart w:id="1391" w:name="_Toc520713556"/>
      <w:bookmarkStart w:id="1392" w:name="_Toc521487048"/>
      <w:bookmarkStart w:id="1393" w:name="_Toc521512751"/>
      <w:bookmarkStart w:id="1394" w:name="_Toc522014232"/>
      <w:bookmarkStart w:id="1395" w:name="_Toc522714306"/>
      <w:bookmarkStart w:id="1396" w:name="_Toc522793447"/>
      <w:bookmarkStart w:id="1397" w:name="_Toc522806122"/>
      <w:bookmarkStart w:id="1398" w:name="_Toc522806255"/>
      <w:bookmarkStart w:id="1399" w:name="_Toc522806388"/>
      <w:bookmarkStart w:id="1400" w:name="_Toc522806521"/>
      <w:bookmarkStart w:id="1401" w:name="_Toc522830791"/>
      <w:bookmarkStart w:id="1402" w:name="_Toc522830922"/>
      <w:bookmarkStart w:id="1403" w:name="_Toc522872396"/>
      <w:bookmarkStart w:id="1404" w:name="_Toc522876888"/>
      <w:bookmarkStart w:id="1405" w:name="_Toc522877017"/>
      <w:bookmarkStart w:id="1406" w:name="_Toc523129431"/>
      <w:bookmarkStart w:id="1407" w:name="_Toc523134663"/>
      <w:bookmarkStart w:id="1408" w:name="_Toc523135463"/>
      <w:bookmarkStart w:id="1409" w:name="_Toc523749060"/>
      <w:bookmarkStart w:id="1410" w:name="_Toc523840764"/>
      <w:bookmarkStart w:id="1411" w:name="_Toc524012255"/>
      <w:bookmarkStart w:id="1412" w:name="_Toc524425062"/>
      <w:bookmarkStart w:id="1413" w:name="_Toc524539836"/>
      <w:bookmarkStart w:id="1414" w:name="_Toc524972800"/>
      <w:bookmarkStart w:id="1415" w:name="_Toc524972929"/>
      <w:bookmarkStart w:id="1416" w:name="_Toc525631802"/>
      <w:bookmarkStart w:id="1417" w:name="_Toc525631931"/>
      <w:bookmarkStart w:id="1418" w:name="_Toc525636423"/>
      <w:bookmarkStart w:id="1419" w:name="_Toc525636552"/>
      <w:bookmarkStart w:id="1420" w:name="_Toc37447423"/>
      <w:bookmarkStart w:id="1421" w:name="_Toc38890402"/>
      <w:bookmarkStart w:id="1422" w:name="_Toc520125791"/>
      <w:bookmarkStart w:id="1423" w:name="_Toc520125853"/>
      <w:bookmarkStart w:id="1424" w:name="_Toc520273988"/>
      <w:bookmarkStart w:id="1425" w:name="_Toc520471980"/>
      <w:bookmarkStart w:id="1426" w:name="_Toc520472043"/>
      <w:bookmarkStart w:id="1427" w:name="_Toc520475277"/>
      <w:bookmarkStart w:id="1428" w:name="_Toc520704901"/>
      <w:bookmarkStart w:id="1429" w:name="_Toc520712857"/>
      <w:bookmarkStart w:id="1430" w:name="_Toc520713354"/>
      <w:bookmarkStart w:id="1431" w:name="_Toc520713421"/>
      <w:bookmarkStart w:id="1432" w:name="_Toc520713557"/>
      <w:bookmarkStart w:id="1433" w:name="_Toc521487049"/>
      <w:bookmarkStart w:id="1434" w:name="_Toc521512752"/>
      <w:bookmarkStart w:id="1435" w:name="_Toc522014233"/>
      <w:bookmarkStart w:id="1436" w:name="_Toc522714307"/>
      <w:bookmarkStart w:id="1437" w:name="_Toc522793448"/>
      <w:bookmarkStart w:id="1438" w:name="_Toc522806123"/>
      <w:bookmarkStart w:id="1439" w:name="_Toc522806256"/>
      <w:bookmarkStart w:id="1440" w:name="_Toc522806389"/>
      <w:bookmarkStart w:id="1441" w:name="_Toc522806522"/>
      <w:bookmarkStart w:id="1442" w:name="_Toc522830792"/>
      <w:bookmarkStart w:id="1443" w:name="_Toc522830923"/>
      <w:bookmarkStart w:id="1444" w:name="_Toc522872397"/>
      <w:bookmarkStart w:id="1445" w:name="_Toc522876889"/>
      <w:bookmarkStart w:id="1446" w:name="_Toc522877018"/>
      <w:bookmarkStart w:id="1447" w:name="_Toc523129432"/>
      <w:bookmarkStart w:id="1448" w:name="_Toc523134664"/>
      <w:bookmarkStart w:id="1449" w:name="_Toc523135464"/>
      <w:bookmarkStart w:id="1450" w:name="_Toc523749061"/>
      <w:bookmarkStart w:id="1451" w:name="_Toc523840765"/>
      <w:bookmarkStart w:id="1452" w:name="_Toc524012256"/>
      <w:bookmarkStart w:id="1453" w:name="_Toc524425063"/>
      <w:bookmarkStart w:id="1454" w:name="_Toc524539837"/>
      <w:bookmarkStart w:id="1455" w:name="_Toc524972801"/>
      <w:bookmarkStart w:id="1456" w:name="_Toc524972930"/>
      <w:bookmarkStart w:id="1457" w:name="_Toc525631803"/>
      <w:bookmarkStart w:id="1458" w:name="_Toc525631932"/>
      <w:bookmarkStart w:id="1459" w:name="_Toc525636424"/>
      <w:bookmarkStart w:id="1460" w:name="_Toc525636553"/>
      <w:bookmarkStart w:id="1461" w:name="_Toc37447424"/>
      <w:bookmarkStart w:id="1462" w:name="_Toc38890403"/>
      <w:bookmarkStart w:id="1463" w:name="_Toc520125792"/>
      <w:bookmarkStart w:id="1464" w:name="_Toc520125854"/>
      <w:bookmarkStart w:id="1465" w:name="_Toc520273989"/>
      <w:bookmarkStart w:id="1466" w:name="_Toc520471981"/>
      <w:bookmarkStart w:id="1467" w:name="_Toc520472044"/>
      <w:bookmarkStart w:id="1468" w:name="_Toc520475278"/>
      <w:bookmarkStart w:id="1469" w:name="_Toc520704902"/>
      <w:bookmarkStart w:id="1470" w:name="_Toc520712858"/>
      <w:bookmarkStart w:id="1471" w:name="_Toc520713355"/>
      <w:bookmarkStart w:id="1472" w:name="_Toc520713422"/>
      <w:bookmarkStart w:id="1473" w:name="_Toc520713558"/>
      <w:bookmarkStart w:id="1474" w:name="_Toc521487050"/>
      <w:bookmarkStart w:id="1475" w:name="_Toc521512753"/>
      <w:bookmarkStart w:id="1476" w:name="_Toc522014234"/>
      <w:bookmarkStart w:id="1477" w:name="_Toc522714308"/>
      <w:bookmarkStart w:id="1478" w:name="_Toc522793449"/>
      <w:bookmarkStart w:id="1479" w:name="_Toc522806124"/>
      <w:bookmarkStart w:id="1480" w:name="_Toc522806257"/>
      <w:bookmarkStart w:id="1481" w:name="_Toc522806390"/>
      <w:bookmarkStart w:id="1482" w:name="_Toc522806523"/>
      <w:bookmarkStart w:id="1483" w:name="_Toc522830793"/>
      <w:bookmarkStart w:id="1484" w:name="_Toc522830924"/>
      <w:bookmarkStart w:id="1485" w:name="_Toc522872398"/>
      <w:bookmarkStart w:id="1486" w:name="_Toc522876890"/>
      <w:bookmarkStart w:id="1487" w:name="_Toc522877019"/>
      <w:bookmarkStart w:id="1488" w:name="_Toc523129433"/>
      <w:bookmarkStart w:id="1489" w:name="_Toc523134665"/>
      <w:bookmarkStart w:id="1490" w:name="_Toc523135465"/>
      <w:bookmarkStart w:id="1491" w:name="_Toc523749062"/>
      <w:bookmarkStart w:id="1492" w:name="_Toc523840766"/>
      <w:bookmarkStart w:id="1493" w:name="_Toc524012257"/>
      <w:bookmarkStart w:id="1494" w:name="_Toc524425064"/>
      <w:bookmarkStart w:id="1495" w:name="_Toc524539838"/>
      <w:bookmarkStart w:id="1496" w:name="_Toc524972802"/>
      <w:bookmarkStart w:id="1497" w:name="_Toc524972931"/>
      <w:bookmarkStart w:id="1498" w:name="_Toc525631804"/>
      <w:bookmarkStart w:id="1499" w:name="_Toc525631933"/>
      <w:bookmarkStart w:id="1500" w:name="_Toc525636425"/>
      <w:bookmarkStart w:id="1501" w:name="_Toc525636554"/>
      <w:bookmarkStart w:id="1502" w:name="_Toc37447425"/>
      <w:bookmarkStart w:id="1503" w:name="_Toc38890404"/>
      <w:bookmarkStart w:id="1504" w:name="_Toc520125793"/>
      <w:bookmarkStart w:id="1505" w:name="_Toc520125855"/>
      <w:bookmarkStart w:id="1506" w:name="_Toc520273990"/>
      <w:bookmarkStart w:id="1507" w:name="_Toc520471982"/>
      <w:bookmarkStart w:id="1508" w:name="_Toc520472045"/>
      <w:bookmarkStart w:id="1509" w:name="_Toc520475279"/>
      <w:bookmarkStart w:id="1510" w:name="_Toc520704903"/>
      <w:bookmarkStart w:id="1511" w:name="_Toc520712859"/>
      <w:bookmarkStart w:id="1512" w:name="_Toc520713356"/>
      <w:bookmarkStart w:id="1513" w:name="_Toc520713423"/>
      <w:bookmarkStart w:id="1514" w:name="_Toc520713559"/>
      <w:bookmarkStart w:id="1515" w:name="_Toc521487051"/>
      <w:bookmarkStart w:id="1516" w:name="_Toc521512754"/>
      <w:bookmarkStart w:id="1517" w:name="_Toc522014235"/>
      <w:bookmarkStart w:id="1518" w:name="_Toc522714309"/>
      <w:bookmarkStart w:id="1519" w:name="_Toc522793450"/>
      <w:bookmarkStart w:id="1520" w:name="_Toc522806125"/>
      <w:bookmarkStart w:id="1521" w:name="_Toc522806258"/>
      <w:bookmarkStart w:id="1522" w:name="_Toc522806391"/>
      <w:bookmarkStart w:id="1523" w:name="_Toc522806524"/>
      <w:bookmarkStart w:id="1524" w:name="_Toc522830794"/>
      <w:bookmarkStart w:id="1525" w:name="_Toc522830925"/>
      <w:bookmarkStart w:id="1526" w:name="_Toc522872399"/>
      <w:bookmarkStart w:id="1527" w:name="_Toc522876891"/>
      <w:bookmarkStart w:id="1528" w:name="_Toc522877020"/>
      <w:bookmarkStart w:id="1529" w:name="_Toc523129434"/>
      <w:bookmarkStart w:id="1530" w:name="_Toc523134666"/>
      <w:bookmarkStart w:id="1531" w:name="_Toc523135466"/>
      <w:bookmarkStart w:id="1532" w:name="_Toc523749063"/>
      <w:bookmarkStart w:id="1533" w:name="_Toc523840767"/>
      <w:bookmarkStart w:id="1534" w:name="_Toc524012258"/>
      <w:bookmarkStart w:id="1535" w:name="_Toc524425065"/>
      <w:bookmarkStart w:id="1536" w:name="_Toc524539839"/>
      <w:bookmarkStart w:id="1537" w:name="_Toc524972803"/>
      <w:bookmarkStart w:id="1538" w:name="_Toc524972932"/>
      <w:bookmarkStart w:id="1539" w:name="_Toc525631805"/>
      <w:bookmarkStart w:id="1540" w:name="_Toc525631934"/>
      <w:bookmarkStart w:id="1541" w:name="_Toc525636426"/>
      <w:bookmarkStart w:id="1542" w:name="_Toc525636555"/>
      <w:bookmarkStart w:id="1543" w:name="_Toc37447426"/>
      <w:bookmarkStart w:id="1544" w:name="_Toc38890405"/>
      <w:bookmarkStart w:id="1545" w:name="_Toc520125794"/>
      <w:bookmarkStart w:id="1546" w:name="_Toc520125856"/>
      <w:bookmarkStart w:id="1547" w:name="_Toc520273991"/>
      <w:bookmarkStart w:id="1548" w:name="_Toc520471983"/>
      <w:bookmarkStart w:id="1549" w:name="_Toc520472046"/>
      <w:bookmarkStart w:id="1550" w:name="_Toc520475280"/>
      <w:bookmarkStart w:id="1551" w:name="_Toc520704904"/>
      <w:bookmarkStart w:id="1552" w:name="_Toc520712860"/>
      <w:bookmarkStart w:id="1553" w:name="_Toc520713357"/>
      <w:bookmarkStart w:id="1554" w:name="_Toc520713424"/>
      <w:bookmarkStart w:id="1555" w:name="_Toc520713560"/>
      <w:bookmarkStart w:id="1556" w:name="_Toc521487052"/>
      <w:bookmarkStart w:id="1557" w:name="_Toc521512755"/>
      <w:bookmarkStart w:id="1558" w:name="_Toc522014236"/>
      <w:bookmarkStart w:id="1559" w:name="_Toc522714310"/>
      <w:bookmarkStart w:id="1560" w:name="_Toc522793451"/>
      <w:bookmarkStart w:id="1561" w:name="_Toc522806126"/>
      <w:bookmarkStart w:id="1562" w:name="_Toc522806259"/>
      <w:bookmarkStart w:id="1563" w:name="_Toc522806392"/>
      <w:bookmarkStart w:id="1564" w:name="_Toc522806525"/>
      <w:bookmarkStart w:id="1565" w:name="_Toc522830795"/>
      <w:bookmarkStart w:id="1566" w:name="_Toc522830926"/>
      <w:bookmarkStart w:id="1567" w:name="_Toc522872400"/>
      <w:bookmarkStart w:id="1568" w:name="_Toc522876892"/>
      <w:bookmarkStart w:id="1569" w:name="_Toc522877021"/>
      <w:bookmarkStart w:id="1570" w:name="_Toc523129435"/>
      <w:bookmarkStart w:id="1571" w:name="_Toc523134667"/>
      <w:bookmarkStart w:id="1572" w:name="_Toc523135467"/>
      <w:bookmarkStart w:id="1573" w:name="_Toc523749064"/>
      <w:bookmarkStart w:id="1574" w:name="_Toc523840768"/>
      <w:bookmarkStart w:id="1575" w:name="_Toc524012259"/>
      <w:bookmarkStart w:id="1576" w:name="_Toc524425066"/>
      <w:bookmarkStart w:id="1577" w:name="_Toc524539840"/>
      <w:bookmarkStart w:id="1578" w:name="_Toc524972804"/>
      <w:bookmarkStart w:id="1579" w:name="_Toc524972933"/>
      <w:bookmarkStart w:id="1580" w:name="_Toc525631806"/>
      <w:bookmarkStart w:id="1581" w:name="_Toc525631935"/>
      <w:bookmarkStart w:id="1582" w:name="_Toc525636427"/>
      <w:bookmarkStart w:id="1583" w:name="_Toc525636556"/>
      <w:bookmarkStart w:id="1584" w:name="_Toc37447427"/>
      <w:bookmarkStart w:id="1585" w:name="_Toc38890406"/>
      <w:bookmarkStart w:id="1586" w:name="_Toc522714311"/>
      <w:bookmarkStart w:id="1587" w:name="_Toc522793452"/>
      <w:bookmarkStart w:id="1588" w:name="_Toc522806127"/>
      <w:bookmarkStart w:id="1589" w:name="_Toc522806260"/>
      <w:bookmarkStart w:id="1590" w:name="_Toc522806393"/>
      <w:bookmarkStart w:id="1591" w:name="_Toc522806526"/>
      <w:bookmarkStart w:id="1592" w:name="_Toc522830796"/>
      <w:bookmarkStart w:id="1593" w:name="_Toc522830927"/>
      <w:bookmarkStart w:id="1594" w:name="_Toc522872401"/>
      <w:bookmarkStart w:id="1595" w:name="_Toc522876893"/>
      <w:bookmarkStart w:id="1596" w:name="_Toc522877022"/>
      <w:bookmarkStart w:id="1597" w:name="_Toc523129436"/>
      <w:bookmarkStart w:id="1598" w:name="_Toc523134668"/>
      <w:bookmarkStart w:id="1599" w:name="_Toc523135468"/>
      <w:bookmarkStart w:id="1600" w:name="_Toc523749065"/>
      <w:bookmarkStart w:id="1601" w:name="_Toc523840769"/>
      <w:bookmarkStart w:id="1602" w:name="_Toc524012260"/>
      <w:bookmarkStart w:id="1603" w:name="_Toc524425067"/>
      <w:bookmarkStart w:id="1604" w:name="_Toc524539841"/>
      <w:bookmarkStart w:id="1605" w:name="_Toc524972805"/>
      <w:bookmarkStart w:id="1606" w:name="_Toc524972934"/>
      <w:bookmarkStart w:id="1607" w:name="_Toc525631807"/>
      <w:bookmarkStart w:id="1608" w:name="_Toc525631936"/>
      <w:bookmarkStart w:id="1609" w:name="_Toc525636428"/>
      <w:bookmarkStart w:id="1610" w:name="_Toc525636557"/>
      <w:bookmarkStart w:id="1611" w:name="_Toc37447428"/>
      <w:bookmarkStart w:id="1612" w:name="_Toc38890407"/>
      <w:bookmarkStart w:id="1613" w:name="_Toc519603056"/>
      <w:bookmarkStart w:id="1614" w:name="_Toc521512756"/>
      <w:bookmarkStart w:id="1615" w:name="_Toc522014237"/>
      <w:bookmarkStart w:id="1616" w:name="_Toc38890408"/>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r w:rsidRPr="001B1C50">
        <w:t>Сообщения ТОРО</w:t>
      </w:r>
      <w:bookmarkEnd w:id="1613"/>
      <w:bookmarkEnd w:id="1614"/>
      <w:bookmarkEnd w:id="1615"/>
      <w:bookmarkEnd w:id="1616"/>
    </w:p>
    <w:p w14:paraId="0CEE8F68" w14:textId="77777777" w:rsidR="009E28A6" w:rsidRDefault="009E28A6" w:rsidP="0042305B">
      <w:pPr>
        <w:pStyle w:val="a8"/>
        <w:spacing w:before="0" w:beforeAutospacing="0" w:after="240" w:afterAutospacing="0" w:line="276" w:lineRule="auto"/>
        <w:ind w:firstLine="567"/>
        <w:rPr>
          <w:rFonts w:ascii="Arial" w:hAnsi="Arial" w:cs="Arial"/>
          <w:color w:val="333333"/>
        </w:rPr>
      </w:pPr>
      <w:r w:rsidRPr="00304B94">
        <w:rPr>
          <w:rFonts w:ascii="Arial" w:hAnsi="Arial" w:cs="Arial"/>
        </w:rPr>
        <w:t xml:space="preserve">Сообщение ТОРО - объект информационной системы, </w:t>
      </w:r>
      <w:r>
        <w:rPr>
          <w:rFonts w:ascii="Arial" w:hAnsi="Arial" w:cs="Arial"/>
        </w:rPr>
        <w:t xml:space="preserve">который </w:t>
      </w:r>
      <w:r w:rsidRPr="00304B94">
        <w:rPr>
          <w:rFonts w:ascii="Arial" w:hAnsi="Arial" w:cs="Arial"/>
          <w:color w:val="333333"/>
        </w:rPr>
        <w:t xml:space="preserve">используется для обработки данных ТОРО в случае возникновения неисправностей или появления особых ситуаций для описания особых технических условий на объекте, </w:t>
      </w:r>
      <w:r>
        <w:rPr>
          <w:rFonts w:ascii="Arial" w:hAnsi="Arial" w:cs="Arial"/>
          <w:color w:val="333333"/>
        </w:rPr>
        <w:t xml:space="preserve">создания </w:t>
      </w:r>
      <w:r w:rsidRPr="00304B94">
        <w:rPr>
          <w:rFonts w:ascii="Arial" w:hAnsi="Arial" w:cs="Arial"/>
          <w:color w:val="333333"/>
        </w:rPr>
        <w:t>заявки на выполнение необходимых мероприятий, документирования выполненной работы.</w:t>
      </w:r>
    </w:p>
    <w:p w14:paraId="370040E7" w14:textId="4AD62F68" w:rsidR="009E28A6" w:rsidRDefault="009E28A6" w:rsidP="0042305B">
      <w:pPr>
        <w:pStyle w:val="a8"/>
        <w:spacing w:before="0" w:beforeAutospacing="0" w:after="240" w:afterAutospacing="0" w:line="276" w:lineRule="auto"/>
        <w:ind w:firstLine="567"/>
        <w:rPr>
          <w:rFonts w:ascii="Arial" w:hAnsi="Arial" w:cs="Arial"/>
          <w:color w:val="333333"/>
        </w:rPr>
      </w:pPr>
      <w:r>
        <w:rPr>
          <w:rFonts w:ascii="Arial" w:hAnsi="Arial" w:cs="Arial"/>
          <w:color w:val="333333"/>
        </w:rPr>
        <w:t xml:space="preserve">Описание сообщений ТОРО, перечень видов сообщений, диапазоны номеров и транзакции ведения сообщений ТОРО приведены в </w:t>
      </w:r>
      <w:del w:id="1617" w:author="Владимир Лаут" w:date="2021-03-11T12:52:00Z">
        <w:r w:rsidR="00AC0CCB" w:rsidDel="00E0291E">
          <w:rPr>
            <w:rFonts w:ascii="Arial" w:hAnsi="Arial" w:cs="Arial"/>
            <w:color w:val="333333"/>
          </w:rPr>
          <w:delText>ERP.9.9.2</w:delText>
        </w:r>
      </w:del>
      <w:ins w:id="1618" w:author="Владимир Лаут" w:date="2021-03-11T12:52:00Z">
        <w:r w:rsidR="00E0291E">
          <w:rPr>
            <w:rFonts w:ascii="Arial" w:hAnsi="Arial" w:cs="Arial"/>
            <w:color w:val="333333"/>
          </w:rPr>
          <w:t>ERP.13.9.2</w:t>
        </w:r>
      </w:ins>
      <w:r w:rsidR="007334C2">
        <w:rPr>
          <w:rFonts w:ascii="Arial" w:hAnsi="Arial" w:cs="Arial"/>
          <w:color w:val="333333"/>
        </w:rPr>
        <w:t>_</w:t>
      </w:r>
      <w:r w:rsidRPr="001F416D">
        <w:rPr>
          <w:rFonts w:ascii="Arial" w:hAnsi="Arial" w:cs="Arial"/>
          <w:color w:val="333333"/>
        </w:rPr>
        <w:t>56_PM_КД_Мониторинг и оценка технического состояния ПА</w:t>
      </w:r>
      <w:r>
        <w:rPr>
          <w:rFonts w:ascii="Arial" w:hAnsi="Arial" w:cs="Arial"/>
          <w:color w:val="333333"/>
        </w:rPr>
        <w:t>.</w:t>
      </w:r>
    </w:p>
    <w:p w14:paraId="1FC6B9A2" w14:textId="5091E2BF" w:rsidR="009E28A6" w:rsidRDefault="009E28A6" w:rsidP="0042305B">
      <w:pPr>
        <w:pStyle w:val="a8"/>
        <w:spacing w:before="0" w:beforeAutospacing="0" w:after="120" w:afterAutospacing="0" w:line="276" w:lineRule="auto"/>
        <w:ind w:firstLine="567"/>
        <w:rPr>
          <w:rFonts w:ascii="Arial" w:hAnsi="Arial" w:cs="Arial"/>
          <w:color w:val="333333"/>
        </w:rPr>
      </w:pPr>
      <w:r>
        <w:rPr>
          <w:rFonts w:ascii="Arial" w:hAnsi="Arial" w:cs="Arial"/>
          <w:color w:val="333333"/>
        </w:rPr>
        <w:t xml:space="preserve">В </w:t>
      </w:r>
      <w:r w:rsidR="00B37986">
        <w:rPr>
          <w:rFonts w:ascii="Arial" w:hAnsi="Arial" w:cs="Arial"/>
          <w:color w:val="333333"/>
        </w:rPr>
        <w:t>бизнес-процессах, описанных</w:t>
      </w:r>
      <w:r>
        <w:rPr>
          <w:rFonts w:ascii="Arial" w:hAnsi="Arial" w:cs="Arial"/>
          <w:color w:val="333333"/>
        </w:rPr>
        <w:t xml:space="preserve"> в текущем КД, возможно формирование сообщений видов:</w:t>
      </w:r>
    </w:p>
    <w:p w14:paraId="59C0F392" w14:textId="665F85FD" w:rsidR="00177536" w:rsidRPr="00B37986" w:rsidRDefault="009E28A6" w:rsidP="0042305B">
      <w:pPr>
        <w:pStyle w:val="a8"/>
        <w:spacing w:before="0" w:beforeAutospacing="0" w:after="120" w:afterAutospacing="0" w:line="276" w:lineRule="auto"/>
        <w:ind w:firstLine="567"/>
        <w:rPr>
          <w:rFonts w:ascii="Arial" w:hAnsi="Arial" w:cs="Arial"/>
          <w:color w:val="333333"/>
        </w:rPr>
      </w:pPr>
      <w:r w:rsidRPr="00B37986">
        <w:rPr>
          <w:rFonts w:ascii="Arial" w:hAnsi="Arial" w:cs="Arial"/>
          <w:color w:val="333333"/>
        </w:rPr>
        <w:t xml:space="preserve">- </w:t>
      </w:r>
      <w:r w:rsidRPr="00B37986">
        <w:rPr>
          <w:rFonts w:ascii="Arial" w:hAnsi="Arial" w:cs="Arial"/>
          <w:color w:val="333333"/>
          <w:lang w:val="en-US"/>
        </w:rPr>
        <w:t>A</w:t>
      </w:r>
      <w:r w:rsidRPr="00B37986">
        <w:rPr>
          <w:rFonts w:ascii="Arial" w:hAnsi="Arial" w:cs="Arial"/>
          <w:color w:val="333333"/>
        </w:rPr>
        <w:t xml:space="preserve">2 - Сообщение о </w:t>
      </w:r>
      <w:r w:rsidR="00177536" w:rsidRPr="00B37986">
        <w:rPr>
          <w:rFonts w:ascii="Arial" w:hAnsi="Arial" w:cs="Arial"/>
          <w:color w:val="333333"/>
        </w:rPr>
        <w:t>неисправности</w:t>
      </w:r>
      <w:r w:rsidR="00B37986" w:rsidRPr="00B37986">
        <w:rPr>
          <w:rFonts w:ascii="Arial" w:hAnsi="Arial" w:cs="Arial"/>
          <w:color w:val="333333"/>
        </w:rPr>
        <w:t>,</w:t>
      </w:r>
    </w:p>
    <w:p w14:paraId="261A38F6" w14:textId="648485AB" w:rsidR="00177536" w:rsidRPr="00177536" w:rsidRDefault="00177536" w:rsidP="0042305B">
      <w:pPr>
        <w:pStyle w:val="a8"/>
        <w:spacing w:before="0" w:beforeAutospacing="0" w:after="120" w:afterAutospacing="0" w:line="276" w:lineRule="auto"/>
        <w:ind w:firstLine="567"/>
        <w:rPr>
          <w:rFonts w:ascii="Arial" w:hAnsi="Arial" w:cs="Arial"/>
        </w:rPr>
      </w:pPr>
      <w:r w:rsidRPr="00177536">
        <w:rPr>
          <w:rFonts w:ascii="Arial" w:hAnsi="Arial" w:cs="Arial"/>
        </w:rPr>
        <w:t xml:space="preserve">- </w:t>
      </w:r>
      <w:r>
        <w:rPr>
          <w:rFonts w:ascii="Arial" w:hAnsi="Arial" w:cs="Arial"/>
          <w:lang w:val="en-US"/>
        </w:rPr>
        <w:t>A</w:t>
      </w:r>
      <w:r w:rsidRPr="00177536">
        <w:rPr>
          <w:rFonts w:ascii="Arial" w:hAnsi="Arial" w:cs="Arial"/>
        </w:rPr>
        <w:t xml:space="preserve">6 - </w:t>
      </w:r>
      <w:r>
        <w:rPr>
          <w:rFonts w:ascii="Arial" w:hAnsi="Arial" w:cs="Arial"/>
        </w:rPr>
        <w:t>Заявка на монтаж</w:t>
      </w:r>
      <w:r w:rsidRPr="00177536">
        <w:rPr>
          <w:rFonts w:ascii="Arial" w:hAnsi="Arial" w:cs="Arial"/>
        </w:rPr>
        <w:t>,</w:t>
      </w:r>
    </w:p>
    <w:p w14:paraId="2FBC0EB6" w14:textId="672D3D08" w:rsidR="006534D8" w:rsidRDefault="009E28A6" w:rsidP="00177536">
      <w:pPr>
        <w:pStyle w:val="a8"/>
        <w:spacing w:before="0" w:beforeAutospacing="0" w:after="120" w:afterAutospacing="0" w:line="276" w:lineRule="auto"/>
        <w:ind w:firstLine="567"/>
        <w:rPr>
          <w:rFonts w:ascii="Arial" w:hAnsi="Arial" w:cs="Arial"/>
          <w:color w:val="333333"/>
        </w:rPr>
      </w:pPr>
      <w:r w:rsidRPr="009B1CCA">
        <w:rPr>
          <w:rFonts w:ascii="Arial" w:hAnsi="Arial" w:cs="Arial"/>
          <w:color w:val="333333"/>
        </w:rPr>
        <w:t xml:space="preserve">- </w:t>
      </w:r>
      <w:r w:rsidRPr="0056795F">
        <w:rPr>
          <w:rFonts w:ascii="Arial" w:hAnsi="Arial" w:cs="Arial"/>
          <w:color w:val="333333"/>
          <w:lang w:val="en-US"/>
        </w:rPr>
        <w:t>A</w:t>
      </w:r>
      <w:r>
        <w:rPr>
          <w:rFonts w:ascii="Arial" w:hAnsi="Arial" w:cs="Arial"/>
          <w:color w:val="333333"/>
        </w:rPr>
        <w:t>7</w:t>
      </w:r>
      <w:r w:rsidRPr="00353614">
        <w:rPr>
          <w:rFonts w:ascii="Arial" w:hAnsi="Arial" w:cs="Arial"/>
          <w:color w:val="333333"/>
        </w:rPr>
        <w:t xml:space="preserve"> - Заявка на </w:t>
      </w:r>
      <w:r w:rsidR="00B37986">
        <w:rPr>
          <w:rFonts w:ascii="Arial" w:hAnsi="Arial" w:cs="Arial"/>
          <w:color w:val="333333"/>
        </w:rPr>
        <w:t>демонта</w:t>
      </w:r>
      <w:r w:rsidR="00AC05F9">
        <w:rPr>
          <w:rFonts w:ascii="Arial" w:hAnsi="Arial" w:cs="Arial"/>
          <w:color w:val="333333"/>
        </w:rPr>
        <w:t>ж</w:t>
      </w:r>
      <w:r w:rsidR="00B37986">
        <w:rPr>
          <w:rFonts w:ascii="Arial" w:hAnsi="Arial" w:cs="Arial"/>
          <w:color w:val="333333"/>
        </w:rPr>
        <w:t>,</w:t>
      </w:r>
    </w:p>
    <w:p w14:paraId="4D8B3D9D" w14:textId="03461C6E" w:rsidR="00780AB3" w:rsidRPr="00780AB3" w:rsidRDefault="00780AB3" w:rsidP="00177536">
      <w:pPr>
        <w:pStyle w:val="a8"/>
        <w:spacing w:before="0" w:beforeAutospacing="0" w:after="120" w:afterAutospacing="0" w:line="276" w:lineRule="auto"/>
        <w:ind w:firstLine="567"/>
        <w:rPr>
          <w:rFonts w:ascii="Arial" w:hAnsi="Arial" w:cs="Arial"/>
          <w:color w:val="333333"/>
        </w:rPr>
      </w:pPr>
      <w:r>
        <w:rPr>
          <w:rFonts w:ascii="Arial" w:hAnsi="Arial" w:cs="Arial"/>
          <w:color w:val="333333"/>
        </w:rPr>
        <w:t xml:space="preserve">- </w:t>
      </w:r>
      <w:r>
        <w:rPr>
          <w:rFonts w:ascii="Arial" w:hAnsi="Arial" w:cs="Arial"/>
          <w:color w:val="333333"/>
          <w:lang w:val="en-US"/>
        </w:rPr>
        <w:t>AA</w:t>
      </w:r>
      <w:r>
        <w:rPr>
          <w:rFonts w:ascii="Arial" w:hAnsi="Arial" w:cs="Arial"/>
          <w:color w:val="333333"/>
        </w:rPr>
        <w:t xml:space="preserve"> – Критичный дефект,</w:t>
      </w:r>
    </w:p>
    <w:p w14:paraId="1CF6A97B" w14:textId="77777777" w:rsidR="0086461F" w:rsidRDefault="00B37986" w:rsidP="00177536">
      <w:pPr>
        <w:pStyle w:val="a8"/>
        <w:spacing w:before="0" w:beforeAutospacing="0" w:after="120" w:afterAutospacing="0" w:line="276" w:lineRule="auto"/>
        <w:ind w:firstLine="567"/>
        <w:rPr>
          <w:ins w:id="1619" w:author="Владимир Лаут" w:date="2021-03-12T11:32:00Z"/>
          <w:rFonts w:ascii="Arial" w:hAnsi="Arial" w:cs="Arial"/>
          <w:color w:val="333333"/>
        </w:rPr>
      </w:pPr>
      <w:r>
        <w:rPr>
          <w:rFonts w:ascii="Arial" w:hAnsi="Arial" w:cs="Arial"/>
          <w:color w:val="333333"/>
        </w:rPr>
        <w:t>- AB - Сообщение об аварии</w:t>
      </w:r>
    </w:p>
    <w:p w14:paraId="10999846" w14:textId="4EA7CFDB" w:rsidR="00B37986" w:rsidRDefault="0086461F" w:rsidP="00177536">
      <w:pPr>
        <w:pStyle w:val="a8"/>
        <w:spacing w:before="0" w:beforeAutospacing="0" w:after="120" w:afterAutospacing="0" w:line="276" w:lineRule="auto"/>
        <w:ind w:firstLine="567"/>
        <w:rPr>
          <w:rFonts w:ascii="Arial" w:hAnsi="Arial" w:cs="Arial"/>
          <w:color w:val="333333"/>
        </w:rPr>
      </w:pPr>
      <w:ins w:id="1620" w:author="Владимир Лаут" w:date="2021-03-12T11:32:00Z">
        <w:r w:rsidRPr="0000747A">
          <w:rPr>
            <w:rFonts w:ascii="Arial" w:hAnsi="Arial" w:cs="Arial"/>
            <w:color w:val="333333"/>
            <w:rPrChange w:id="1621" w:author="Владимир Лаут" w:date="2021-03-12T11:53:00Z">
              <w:rPr>
                <w:rFonts w:ascii="Arial" w:hAnsi="Arial" w:cs="Arial"/>
                <w:color w:val="333333"/>
                <w:lang w:val="en-US"/>
              </w:rPr>
            </w:rPrChange>
          </w:rPr>
          <w:t xml:space="preserve">- </w:t>
        </w:r>
        <w:r>
          <w:rPr>
            <w:rFonts w:ascii="Arial" w:hAnsi="Arial" w:cs="Arial"/>
            <w:color w:val="333333"/>
            <w:lang w:val="en-US"/>
          </w:rPr>
          <w:t>AE</w:t>
        </w:r>
        <w:r w:rsidRPr="0000747A">
          <w:rPr>
            <w:rFonts w:ascii="Arial" w:hAnsi="Arial" w:cs="Arial"/>
            <w:color w:val="333333"/>
            <w:rPrChange w:id="1622" w:author="Владимир Лаут" w:date="2021-03-12T11:53:00Z">
              <w:rPr>
                <w:rFonts w:ascii="Arial" w:hAnsi="Arial" w:cs="Arial"/>
                <w:color w:val="333333"/>
                <w:lang w:val="en-US"/>
              </w:rPr>
            </w:rPrChange>
          </w:rPr>
          <w:t xml:space="preserve"> </w:t>
        </w:r>
      </w:ins>
      <w:ins w:id="1623" w:author="Владимир Лаут" w:date="2021-03-12T11:33:00Z">
        <w:r w:rsidRPr="0000747A">
          <w:rPr>
            <w:rFonts w:ascii="Arial" w:hAnsi="Arial" w:cs="Arial"/>
            <w:color w:val="333333"/>
            <w:rPrChange w:id="1624" w:author="Владимир Лаут" w:date="2021-03-12T11:53:00Z">
              <w:rPr>
                <w:rFonts w:ascii="Arial" w:hAnsi="Arial" w:cs="Arial"/>
                <w:color w:val="333333"/>
                <w:lang w:val="en-US"/>
              </w:rPr>
            </w:rPrChange>
          </w:rPr>
          <w:t>–</w:t>
        </w:r>
      </w:ins>
      <w:ins w:id="1625" w:author="Владимир Лаут" w:date="2021-03-12T11:32:00Z">
        <w:r w:rsidRPr="0000747A">
          <w:rPr>
            <w:rFonts w:ascii="Arial" w:hAnsi="Arial" w:cs="Arial"/>
            <w:color w:val="333333"/>
            <w:rPrChange w:id="1626" w:author="Владимир Лаут" w:date="2021-03-12T11:53:00Z">
              <w:rPr>
                <w:rFonts w:ascii="Arial" w:hAnsi="Arial" w:cs="Arial"/>
                <w:color w:val="333333"/>
                <w:lang w:val="en-US"/>
              </w:rPr>
            </w:rPrChange>
          </w:rPr>
          <w:t xml:space="preserve"> </w:t>
        </w:r>
      </w:ins>
      <w:ins w:id="1627" w:author="Владимир Лаут" w:date="2021-03-12T11:33:00Z">
        <w:r>
          <w:rPr>
            <w:rFonts w:ascii="Arial" w:hAnsi="Arial" w:cs="Arial"/>
            <w:color w:val="333333"/>
          </w:rPr>
          <w:t>Заявка на осмотр оборудования</w:t>
        </w:r>
      </w:ins>
      <w:r w:rsidR="00B37986">
        <w:rPr>
          <w:rFonts w:ascii="Arial" w:hAnsi="Arial" w:cs="Arial"/>
          <w:color w:val="333333"/>
        </w:rPr>
        <w:t>.</w:t>
      </w:r>
    </w:p>
    <w:p w14:paraId="51AD4348" w14:textId="002E4C3B" w:rsidR="00177536" w:rsidRDefault="00177536" w:rsidP="00177536">
      <w:pPr>
        <w:spacing w:after="240"/>
        <w:jc w:val="right"/>
        <w:rPr>
          <w:rFonts w:ascii="Arial" w:hAnsi="Arial" w:cs="Arial"/>
          <w:b/>
          <w:sz w:val="22"/>
        </w:rPr>
      </w:pPr>
    </w:p>
    <w:p w14:paraId="50595E0D" w14:textId="4B13CD06" w:rsidR="009E28A6" w:rsidRPr="00177536" w:rsidRDefault="009E28A6" w:rsidP="00177536">
      <w:pPr>
        <w:spacing w:after="240"/>
        <w:jc w:val="right"/>
        <w:rPr>
          <w:rFonts w:ascii="Arial" w:hAnsi="Arial" w:cs="Arial"/>
          <w:b/>
          <w:sz w:val="22"/>
        </w:rPr>
      </w:pPr>
      <w:r w:rsidRPr="00177536">
        <w:rPr>
          <w:rFonts w:ascii="Arial" w:hAnsi="Arial" w:cs="Arial"/>
          <w:b/>
          <w:sz w:val="22"/>
        </w:rPr>
        <w:t>Таблица 11. Основные поля Сообщений ТОРО</w:t>
      </w:r>
    </w:p>
    <w:tbl>
      <w:tblPr>
        <w:tblW w:w="10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2"/>
        <w:gridCol w:w="2126"/>
        <w:gridCol w:w="2268"/>
        <w:gridCol w:w="2268"/>
        <w:gridCol w:w="2268"/>
      </w:tblGrid>
      <w:tr w:rsidR="009E28A6" w:rsidRPr="0077765C" w14:paraId="3D27899B" w14:textId="77777777" w:rsidTr="008C5F22">
        <w:trPr>
          <w:trHeight w:val="507"/>
          <w:tblHeader/>
          <w:jc w:val="center"/>
        </w:trPr>
        <w:tc>
          <w:tcPr>
            <w:tcW w:w="1702" w:type="dxa"/>
            <w:shd w:val="clear" w:color="auto" w:fill="FFC000"/>
            <w:vAlign w:val="center"/>
          </w:tcPr>
          <w:p w14:paraId="0F7A018D" w14:textId="77777777" w:rsidR="009E28A6" w:rsidRPr="009E07D0" w:rsidRDefault="009E28A6" w:rsidP="001661FB">
            <w:pPr>
              <w:pStyle w:val="afff0"/>
              <w:rPr>
                <w:rFonts w:cs="Arial"/>
                <w:color w:val="auto"/>
                <w:szCs w:val="20"/>
              </w:rPr>
            </w:pPr>
            <w:r w:rsidRPr="009E07D0">
              <w:rPr>
                <w:rFonts w:cs="Arial"/>
                <w:color w:val="auto"/>
                <w:szCs w:val="20"/>
              </w:rPr>
              <w:t>Поле документа</w:t>
            </w:r>
          </w:p>
        </w:tc>
        <w:tc>
          <w:tcPr>
            <w:tcW w:w="2126" w:type="dxa"/>
            <w:shd w:val="clear" w:color="auto" w:fill="FFC000"/>
            <w:vAlign w:val="center"/>
          </w:tcPr>
          <w:p w14:paraId="569A361E" w14:textId="77777777" w:rsidR="009E28A6" w:rsidRPr="009E07D0" w:rsidRDefault="009E28A6" w:rsidP="001661FB">
            <w:pPr>
              <w:pStyle w:val="afff0"/>
              <w:rPr>
                <w:rFonts w:cs="Arial"/>
                <w:color w:val="auto"/>
                <w:szCs w:val="20"/>
              </w:rPr>
            </w:pPr>
            <w:r w:rsidRPr="009E07D0">
              <w:rPr>
                <w:rFonts w:cs="Arial"/>
                <w:color w:val="auto"/>
                <w:szCs w:val="20"/>
              </w:rPr>
              <w:t>Содержание поля документа</w:t>
            </w:r>
          </w:p>
        </w:tc>
        <w:tc>
          <w:tcPr>
            <w:tcW w:w="2268" w:type="dxa"/>
            <w:shd w:val="clear" w:color="auto" w:fill="FFC000"/>
            <w:vAlign w:val="center"/>
          </w:tcPr>
          <w:p w14:paraId="751B0A11" w14:textId="77777777" w:rsidR="009E28A6" w:rsidRPr="009E07D0" w:rsidRDefault="009E28A6" w:rsidP="001661FB">
            <w:pPr>
              <w:pStyle w:val="afff0"/>
              <w:rPr>
                <w:rFonts w:cs="Arial"/>
                <w:color w:val="auto"/>
                <w:szCs w:val="20"/>
              </w:rPr>
            </w:pPr>
            <w:r w:rsidRPr="009E07D0">
              <w:rPr>
                <w:rFonts w:cs="Arial"/>
                <w:bCs/>
                <w:color w:val="000000"/>
                <w:szCs w:val="20"/>
                <w:lang w:eastAsia="ru-RU"/>
              </w:rPr>
              <w:t>Обязательность заполнения</w:t>
            </w:r>
          </w:p>
        </w:tc>
        <w:tc>
          <w:tcPr>
            <w:tcW w:w="2268" w:type="dxa"/>
            <w:shd w:val="clear" w:color="auto" w:fill="FFC000"/>
            <w:vAlign w:val="center"/>
          </w:tcPr>
          <w:p w14:paraId="295E20F8" w14:textId="77777777" w:rsidR="009E28A6" w:rsidRPr="009E07D0" w:rsidRDefault="009E28A6" w:rsidP="001661FB">
            <w:pPr>
              <w:pStyle w:val="afff0"/>
              <w:rPr>
                <w:rFonts w:cs="Arial"/>
                <w:color w:val="auto"/>
                <w:szCs w:val="20"/>
              </w:rPr>
            </w:pPr>
            <w:r w:rsidRPr="009E07D0">
              <w:rPr>
                <w:rFonts w:cs="Arial"/>
                <w:bCs/>
                <w:color w:val="000000"/>
                <w:szCs w:val="20"/>
                <w:lang w:eastAsia="ru-RU"/>
              </w:rPr>
              <w:t>Автоматически, краткий алгоритм</w:t>
            </w:r>
          </w:p>
        </w:tc>
        <w:tc>
          <w:tcPr>
            <w:tcW w:w="2268" w:type="dxa"/>
            <w:shd w:val="clear" w:color="auto" w:fill="FFC000"/>
            <w:vAlign w:val="center"/>
          </w:tcPr>
          <w:p w14:paraId="1B238810" w14:textId="77777777" w:rsidR="009E28A6" w:rsidRPr="009E07D0" w:rsidRDefault="009E28A6" w:rsidP="001661FB">
            <w:pPr>
              <w:pStyle w:val="afff0"/>
              <w:rPr>
                <w:rFonts w:cs="Arial"/>
                <w:color w:val="auto"/>
                <w:szCs w:val="20"/>
              </w:rPr>
            </w:pPr>
            <w:r w:rsidRPr="009E07D0">
              <w:rPr>
                <w:rFonts w:cs="Arial"/>
                <w:bCs/>
                <w:color w:val="000000"/>
                <w:szCs w:val="20"/>
                <w:lang w:eastAsia="ru-RU"/>
              </w:rPr>
              <w:t>Дос</w:t>
            </w:r>
            <w:r>
              <w:rPr>
                <w:rFonts w:cs="Arial"/>
                <w:bCs/>
                <w:color w:val="000000"/>
                <w:szCs w:val="20"/>
                <w:lang w:eastAsia="ru-RU"/>
              </w:rPr>
              <w:t>тупность редактирования</w:t>
            </w:r>
          </w:p>
        </w:tc>
      </w:tr>
      <w:tr w:rsidR="009E28A6" w:rsidRPr="0077765C" w14:paraId="5B09588D" w14:textId="77777777" w:rsidTr="008C5F22">
        <w:trPr>
          <w:trHeight w:val="454"/>
          <w:jc w:val="center"/>
        </w:trPr>
        <w:tc>
          <w:tcPr>
            <w:tcW w:w="8364" w:type="dxa"/>
            <w:gridSpan w:val="4"/>
            <w:vAlign w:val="center"/>
          </w:tcPr>
          <w:p w14:paraId="30D6D733" w14:textId="77777777" w:rsidR="009E28A6" w:rsidRPr="00AC391A" w:rsidRDefault="009E28A6" w:rsidP="001661FB">
            <w:pPr>
              <w:pStyle w:val="afff6"/>
              <w:rPr>
                <w:rFonts w:ascii="Arial" w:hAnsi="Arial"/>
                <w:b/>
                <w:sz w:val="20"/>
                <w:szCs w:val="20"/>
              </w:rPr>
            </w:pPr>
            <w:r w:rsidRPr="00AC391A">
              <w:rPr>
                <w:rFonts w:ascii="Arial" w:hAnsi="Arial"/>
                <w:b/>
                <w:sz w:val="20"/>
                <w:szCs w:val="20"/>
              </w:rPr>
              <w:t>Начальный экран</w:t>
            </w:r>
            <w:r>
              <w:rPr>
                <w:rFonts w:ascii="Arial" w:hAnsi="Arial"/>
                <w:b/>
                <w:sz w:val="20"/>
                <w:szCs w:val="20"/>
              </w:rPr>
              <w:t xml:space="preserve"> (при создании сообщения)</w:t>
            </w:r>
          </w:p>
        </w:tc>
        <w:tc>
          <w:tcPr>
            <w:tcW w:w="2268" w:type="dxa"/>
            <w:vAlign w:val="center"/>
          </w:tcPr>
          <w:p w14:paraId="3D0A9BD7" w14:textId="77777777" w:rsidR="009E28A6" w:rsidRPr="00AC391A" w:rsidRDefault="009E28A6" w:rsidP="001661FB">
            <w:pPr>
              <w:pStyle w:val="afff6"/>
              <w:rPr>
                <w:rFonts w:ascii="Arial" w:hAnsi="Arial"/>
                <w:b/>
                <w:sz w:val="20"/>
                <w:szCs w:val="20"/>
              </w:rPr>
            </w:pPr>
          </w:p>
        </w:tc>
      </w:tr>
      <w:tr w:rsidR="009E28A6" w:rsidRPr="0077765C" w14:paraId="0B280E95" w14:textId="77777777" w:rsidTr="008C5F22">
        <w:trPr>
          <w:trHeight w:val="454"/>
          <w:jc w:val="center"/>
        </w:trPr>
        <w:tc>
          <w:tcPr>
            <w:tcW w:w="1702" w:type="dxa"/>
            <w:vAlign w:val="center"/>
          </w:tcPr>
          <w:p w14:paraId="10970413" w14:textId="77777777" w:rsidR="009E28A6" w:rsidRPr="00AC391A" w:rsidRDefault="009E28A6" w:rsidP="001661FB">
            <w:pPr>
              <w:pStyle w:val="afff6"/>
              <w:rPr>
                <w:rFonts w:ascii="Arial" w:hAnsi="Arial"/>
                <w:sz w:val="20"/>
                <w:szCs w:val="20"/>
              </w:rPr>
            </w:pPr>
            <w:r w:rsidRPr="00AC391A">
              <w:rPr>
                <w:rFonts w:ascii="Arial" w:hAnsi="Arial"/>
                <w:sz w:val="20"/>
                <w:szCs w:val="20"/>
              </w:rPr>
              <w:t>Вид сообщения</w:t>
            </w:r>
          </w:p>
        </w:tc>
        <w:tc>
          <w:tcPr>
            <w:tcW w:w="2126" w:type="dxa"/>
            <w:vAlign w:val="center"/>
          </w:tcPr>
          <w:p w14:paraId="0C840121" w14:textId="77777777" w:rsidR="009E28A6" w:rsidRPr="00A4683D" w:rsidRDefault="009E28A6" w:rsidP="001661FB">
            <w:pPr>
              <w:pStyle w:val="afff6"/>
              <w:rPr>
                <w:rFonts w:ascii="Arial" w:hAnsi="Arial"/>
                <w:sz w:val="20"/>
                <w:szCs w:val="20"/>
              </w:rPr>
            </w:pPr>
            <w:r w:rsidRPr="00AC391A">
              <w:rPr>
                <w:rFonts w:ascii="Arial" w:hAnsi="Arial"/>
                <w:sz w:val="20"/>
                <w:szCs w:val="20"/>
              </w:rPr>
              <w:t>Вид сообщения указывает на вид регистрируемого события</w:t>
            </w:r>
          </w:p>
        </w:tc>
        <w:tc>
          <w:tcPr>
            <w:tcW w:w="2268" w:type="dxa"/>
            <w:vAlign w:val="center"/>
          </w:tcPr>
          <w:p w14:paraId="3F2C199E" w14:textId="77777777" w:rsidR="009E28A6" w:rsidRPr="00AC391A" w:rsidRDefault="009E28A6" w:rsidP="001661FB">
            <w:pPr>
              <w:pStyle w:val="afff6"/>
              <w:rPr>
                <w:rFonts w:ascii="Arial" w:hAnsi="Arial"/>
                <w:sz w:val="20"/>
                <w:szCs w:val="20"/>
              </w:rPr>
            </w:pPr>
            <w:r>
              <w:rPr>
                <w:rFonts w:ascii="Arial" w:hAnsi="Arial"/>
                <w:sz w:val="20"/>
                <w:szCs w:val="20"/>
              </w:rPr>
              <w:t>Да</w:t>
            </w:r>
          </w:p>
        </w:tc>
        <w:tc>
          <w:tcPr>
            <w:tcW w:w="2268" w:type="dxa"/>
            <w:vAlign w:val="center"/>
          </w:tcPr>
          <w:p w14:paraId="19DF98F1" w14:textId="77777777" w:rsidR="009E28A6" w:rsidRPr="00AC391A" w:rsidRDefault="009E28A6" w:rsidP="001661FB">
            <w:pPr>
              <w:pStyle w:val="afff6"/>
              <w:rPr>
                <w:rFonts w:ascii="Arial" w:hAnsi="Arial"/>
                <w:sz w:val="20"/>
                <w:szCs w:val="20"/>
              </w:rPr>
            </w:pPr>
            <w:r>
              <w:rPr>
                <w:rFonts w:ascii="Arial" w:hAnsi="Arial"/>
                <w:sz w:val="20"/>
                <w:szCs w:val="20"/>
              </w:rPr>
              <w:t>Нет</w:t>
            </w:r>
          </w:p>
        </w:tc>
        <w:tc>
          <w:tcPr>
            <w:tcW w:w="2268" w:type="dxa"/>
            <w:vAlign w:val="center"/>
          </w:tcPr>
          <w:p w14:paraId="31FB2786" w14:textId="77777777" w:rsidR="009E28A6" w:rsidRPr="00AC391A" w:rsidRDefault="009E28A6" w:rsidP="001661FB">
            <w:pPr>
              <w:pStyle w:val="afff6"/>
              <w:rPr>
                <w:rFonts w:ascii="Arial" w:hAnsi="Arial"/>
                <w:sz w:val="20"/>
                <w:szCs w:val="20"/>
              </w:rPr>
            </w:pPr>
            <w:r>
              <w:rPr>
                <w:rFonts w:ascii="Arial" w:hAnsi="Arial"/>
                <w:sz w:val="20"/>
                <w:szCs w:val="20"/>
              </w:rPr>
              <w:t>Да</w:t>
            </w:r>
          </w:p>
        </w:tc>
      </w:tr>
      <w:tr w:rsidR="009E28A6" w:rsidRPr="0077765C" w14:paraId="4049D378" w14:textId="77777777" w:rsidTr="008C5F22">
        <w:trPr>
          <w:trHeight w:val="454"/>
          <w:jc w:val="center"/>
        </w:trPr>
        <w:tc>
          <w:tcPr>
            <w:tcW w:w="1702" w:type="dxa"/>
            <w:vAlign w:val="center"/>
          </w:tcPr>
          <w:p w14:paraId="1AC427DF" w14:textId="77777777" w:rsidR="009E28A6" w:rsidRPr="00AC391A" w:rsidRDefault="009E28A6" w:rsidP="001661FB">
            <w:pPr>
              <w:pStyle w:val="afff6"/>
              <w:rPr>
                <w:rFonts w:ascii="Arial" w:hAnsi="Arial"/>
                <w:sz w:val="20"/>
                <w:szCs w:val="20"/>
              </w:rPr>
            </w:pPr>
            <w:r w:rsidRPr="00AC391A">
              <w:rPr>
                <w:rFonts w:ascii="Arial" w:hAnsi="Arial"/>
                <w:sz w:val="20"/>
                <w:szCs w:val="20"/>
              </w:rPr>
              <w:t>№ сообщения</w:t>
            </w:r>
          </w:p>
        </w:tc>
        <w:tc>
          <w:tcPr>
            <w:tcW w:w="2126" w:type="dxa"/>
            <w:vAlign w:val="center"/>
          </w:tcPr>
          <w:p w14:paraId="723A6343" w14:textId="77777777" w:rsidR="009E28A6" w:rsidRPr="00A4206E" w:rsidRDefault="009E28A6" w:rsidP="001661FB">
            <w:pPr>
              <w:pStyle w:val="afff6"/>
              <w:rPr>
                <w:rFonts w:ascii="Arial" w:hAnsi="Arial"/>
                <w:sz w:val="20"/>
                <w:szCs w:val="20"/>
              </w:rPr>
            </w:pPr>
            <w:r>
              <w:rPr>
                <w:rFonts w:ascii="Arial" w:hAnsi="Arial"/>
                <w:sz w:val="20"/>
                <w:szCs w:val="20"/>
              </w:rPr>
              <w:t>Порядковый номер сообещения</w:t>
            </w:r>
          </w:p>
        </w:tc>
        <w:tc>
          <w:tcPr>
            <w:tcW w:w="2268" w:type="dxa"/>
            <w:vAlign w:val="center"/>
          </w:tcPr>
          <w:p w14:paraId="44FEE598" w14:textId="77777777" w:rsidR="009E28A6" w:rsidRPr="00AC391A" w:rsidRDefault="009E28A6" w:rsidP="001661FB">
            <w:pPr>
              <w:pStyle w:val="afff6"/>
              <w:rPr>
                <w:rFonts w:ascii="Arial" w:hAnsi="Arial"/>
                <w:sz w:val="20"/>
                <w:szCs w:val="20"/>
              </w:rPr>
            </w:pPr>
            <w:r>
              <w:rPr>
                <w:rFonts w:ascii="Arial" w:hAnsi="Arial"/>
                <w:sz w:val="20"/>
                <w:szCs w:val="20"/>
              </w:rPr>
              <w:t>Да</w:t>
            </w:r>
          </w:p>
        </w:tc>
        <w:tc>
          <w:tcPr>
            <w:tcW w:w="2268" w:type="dxa"/>
            <w:vAlign w:val="center"/>
          </w:tcPr>
          <w:p w14:paraId="01BAD38F" w14:textId="77777777" w:rsidR="009E28A6" w:rsidRPr="00AC391A" w:rsidRDefault="009E28A6" w:rsidP="001661FB">
            <w:pPr>
              <w:pStyle w:val="afff6"/>
              <w:rPr>
                <w:rFonts w:ascii="Arial" w:hAnsi="Arial"/>
                <w:sz w:val="20"/>
                <w:szCs w:val="20"/>
              </w:rPr>
            </w:pPr>
            <w:r>
              <w:rPr>
                <w:rFonts w:ascii="Arial" w:hAnsi="Arial"/>
                <w:sz w:val="20"/>
                <w:szCs w:val="20"/>
              </w:rPr>
              <w:t>Да, при сохранении сообщения</w:t>
            </w:r>
            <w:r w:rsidRPr="00AC391A">
              <w:rPr>
                <w:rFonts w:ascii="Arial" w:hAnsi="Arial"/>
                <w:sz w:val="20"/>
                <w:szCs w:val="20"/>
              </w:rPr>
              <w:t>, ис</w:t>
            </w:r>
            <w:r>
              <w:rPr>
                <w:rFonts w:ascii="Arial" w:hAnsi="Arial"/>
                <w:sz w:val="20"/>
                <w:szCs w:val="20"/>
              </w:rPr>
              <w:t xml:space="preserve">пользуется внутренняя нумерация </w:t>
            </w:r>
          </w:p>
        </w:tc>
        <w:tc>
          <w:tcPr>
            <w:tcW w:w="2268" w:type="dxa"/>
            <w:vAlign w:val="center"/>
          </w:tcPr>
          <w:p w14:paraId="7752D888" w14:textId="77777777" w:rsidR="009E28A6" w:rsidRPr="00AC391A" w:rsidRDefault="009E28A6" w:rsidP="001661FB">
            <w:pPr>
              <w:pStyle w:val="afff6"/>
              <w:rPr>
                <w:rFonts w:ascii="Arial" w:hAnsi="Arial"/>
                <w:sz w:val="20"/>
                <w:szCs w:val="20"/>
              </w:rPr>
            </w:pPr>
            <w:r>
              <w:rPr>
                <w:rFonts w:ascii="Arial" w:hAnsi="Arial"/>
                <w:sz w:val="20"/>
                <w:szCs w:val="20"/>
              </w:rPr>
              <w:t>Нет</w:t>
            </w:r>
          </w:p>
        </w:tc>
      </w:tr>
      <w:tr w:rsidR="009E28A6" w:rsidRPr="0077765C" w14:paraId="2CBFC264" w14:textId="77777777" w:rsidTr="008C5F22">
        <w:trPr>
          <w:trHeight w:val="454"/>
          <w:jc w:val="center"/>
        </w:trPr>
        <w:tc>
          <w:tcPr>
            <w:tcW w:w="1702" w:type="dxa"/>
            <w:vAlign w:val="center"/>
          </w:tcPr>
          <w:p w14:paraId="6B4268F3" w14:textId="77777777" w:rsidR="009E28A6" w:rsidRPr="00AC391A" w:rsidRDefault="009E28A6" w:rsidP="001661FB">
            <w:pPr>
              <w:pStyle w:val="afff6"/>
              <w:rPr>
                <w:rFonts w:ascii="Arial" w:hAnsi="Arial"/>
                <w:sz w:val="20"/>
                <w:szCs w:val="20"/>
              </w:rPr>
            </w:pPr>
            <w:r w:rsidRPr="00AC391A">
              <w:rPr>
                <w:rFonts w:ascii="Arial" w:hAnsi="Arial"/>
                <w:sz w:val="20"/>
                <w:szCs w:val="20"/>
              </w:rPr>
              <w:t>№ образца сообщения</w:t>
            </w:r>
          </w:p>
        </w:tc>
        <w:tc>
          <w:tcPr>
            <w:tcW w:w="2126" w:type="dxa"/>
            <w:vAlign w:val="center"/>
          </w:tcPr>
          <w:p w14:paraId="6DC1219E" w14:textId="77777777" w:rsidR="009E28A6" w:rsidRPr="00AC391A" w:rsidRDefault="009E28A6" w:rsidP="001661FB">
            <w:pPr>
              <w:pStyle w:val="afff6"/>
              <w:rPr>
                <w:rFonts w:ascii="Arial" w:hAnsi="Arial"/>
                <w:sz w:val="20"/>
                <w:szCs w:val="20"/>
              </w:rPr>
            </w:pPr>
            <w:r w:rsidRPr="00AC391A">
              <w:rPr>
                <w:rFonts w:ascii="Arial" w:hAnsi="Arial"/>
                <w:sz w:val="20"/>
                <w:szCs w:val="20"/>
              </w:rPr>
              <w:t>Номер сообщения, из которого в создаваемое сообщение будет скопирована часть данных</w:t>
            </w:r>
          </w:p>
        </w:tc>
        <w:tc>
          <w:tcPr>
            <w:tcW w:w="2268" w:type="dxa"/>
            <w:vAlign w:val="center"/>
          </w:tcPr>
          <w:p w14:paraId="2533A79B" w14:textId="77777777" w:rsidR="009E28A6" w:rsidRPr="00AC391A" w:rsidRDefault="009E28A6" w:rsidP="001661FB">
            <w:pPr>
              <w:pStyle w:val="afff6"/>
              <w:rPr>
                <w:rFonts w:ascii="Arial" w:hAnsi="Arial"/>
                <w:sz w:val="20"/>
                <w:szCs w:val="20"/>
              </w:rPr>
            </w:pPr>
            <w:r>
              <w:rPr>
                <w:rFonts w:ascii="Arial" w:hAnsi="Arial"/>
                <w:sz w:val="20"/>
                <w:szCs w:val="20"/>
              </w:rPr>
              <w:t>Нет</w:t>
            </w:r>
          </w:p>
        </w:tc>
        <w:tc>
          <w:tcPr>
            <w:tcW w:w="2268" w:type="dxa"/>
            <w:vAlign w:val="center"/>
          </w:tcPr>
          <w:p w14:paraId="49B1ACDD" w14:textId="77777777" w:rsidR="009E28A6" w:rsidRPr="00AC391A" w:rsidRDefault="009E28A6" w:rsidP="001661FB">
            <w:pPr>
              <w:pStyle w:val="afff6"/>
              <w:rPr>
                <w:rFonts w:ascii="Arial" w:hAnsi="Arial"/>
                <w:sz w:val="20"/>
                <w:szCs w:val="20"/>
              </w:rPr>
            </w:pPr>
            <w:r>
              <w:rPr>
                <w:rFonts w:ascii="Arial" w:hAnsi="Arial"/>
                <w:sz w:val="20"/>
                <w:szCs w:val="20"/>
              </w:rPr>
              <w:t>Нет</w:t>
            </w:r>
          </w:p>
        </w:tc>
        <w:tc>
          <w:tcPr>
            <w:tcW w:w="2268" w:type="dxa"/>
            <w:vAlign w:val="center"/>
          </w:tcPr>
          <w:p w14:paraId="40418608" w14:textId="77777777" w:rsidR="009E28A6" w:rsidRPr="00AC391A" w:rsidRDefault="009E28A6" w:rsidP="001661FB">
            <w:pPr>
              <w:pStyle w:val="afff6"/>
              <w:rPr>
                <w:rFonts w:ascii="Arial" w:hAnsi="Arial"/>
                <w:sz w:val="20"/>
                <w:szCs w:val="20"/>
              </w:rPr>
            </w:pPr>
            <w:r>
              <w:rPr>
                <w:rFonts w:ascii="Arial" w:hAnsi="Arial"/>
                <w:sz w:val="20"/>
                <w:szCs w:val="20"/>
              </w:rPr>
              <w:t>Да</w:t>
            </w:r>
          </w:p>
        </w:tc>
      </w:tr>
      <w:tr w:rsidR="009E28A6" w:rsidRPr="0077765C" w14:paraId="2FA60E04" w14:textId="77777777" w:rsidTr="008C5F22">
        <w:trPr>
          <w:trHeight w:val="454"/>
          <w:jc w:val="center"/>
        </w:trPr>
        <w:tc>
          <w:tcPr>
            <w:tcW w:w="8364" w:type="dxa"/>
            <w:gridSpan w:val="4"/>
            <w:vAlign w:val="center"/>
          </w:tcPr>
          <w:p w14:paraId="539135DE" w14:textId="77777777" w:rsidR="009E28A6" w:rsidRPr="00AC391A" w:rsidRDefault="009E28A6" w:rsidP="001661FB">
            <w:pPr>
              <w:pStyle w:val="afff6"/>
              <w:rPr>
                <w:rFonts w:ascii="Arial" w:hAnsi="Arial"/>
                <w:b/>
                <w:sz w:val="20"/>
                <w:szCs w:val="20"/>
              </w:rPr>
            </w:pPr>
            <w:r w:rsidRPr="00AC391A">
              <w:rPr>
                <w:rFonts w:ascii="Arial" w:hAnsi="Arial"/>
                <w:b/>
                <w:sz w:val="20"/>
                <w:szCs w:val="20"/>
              </w:rPr>
              <w:t>Заголовок сообщения</w:t>
            </w:r>
          </w:p>
        </w:tc>
        <w:tc>
          <w:tcPr>
            <w:tcW w:w="2268" w:type="dxa"/>
            <w:vAlign w:val="center"/>
          </w:tcPr>
          <w:p w14:paraId="04CC60B1" w14:textId="77777777" w:rsidR="009E28A6" w:rsidRPr="00AC391A" w:rsidRDefault="009E28A6" w:rsidP="001661FB">
            <w:pPr>
              <w:pStyle w:val="afff6"/>
              <w:rPr>
                <w:rFonts w:ascii="Arial" w:hAnsi="Arial"/>
                <w:b/>
                <w:sz w:val="20"/>
                <w:szCs w:val="20"/>
              </w:rPr>
            </w:pPr>
          </w:p>
        </w:tc>
      </w:tr>
      <w:tr w:rsidR="009E28A6" w:rsidRPr="0077765C" w14:paraId="44A6646E" w14:textId="77777777" w:rsidTr="008C5F22">
        <w:trPr>
          <w:trHeight w:val="454"/>
          <w:jc w:val="center"/>
        </w:trPr>
        <w:tc>
          <w:tcPr>
            <w:tcW w:w="1702" w:type="dxa"/>
            <w:vAlign w:val="center"/>
          </w:tcPr>
          <w:p w14:paraId="10746D46" w14:textId="77777777" w:rsidR="009E28A6" w:rsidRPr="00AC391A" w:rsidRDefault="009E28A6" w:rsidP="001661FB">
            <w:pPr>
              <w:pStyle w:val="afff6"/>
              <w:rPr>
                <w:rFonts w:ascii="Arial" w:hAnsi="Arial"/>
                <w:sz w:val="20"/>
                <w:szCs w:val="20"/>
              </w:rPr>
            </w:pPr>
            <w:r>
              <w:rPr>
                <w:rFonts w:ascii="Arial" w:hAnsi="Arial"/>
                <w:sz w:val="20"/>
                <w:szCs w:val="20"/>
              </w:rPr>
              <w:lastRenderedPageBreak/>
              <w:t>Краткий текст</w:t>
            </w:r>
          </w:p>
        </w:tc>
        <w:tc>
          <w:tcPr>
            <w:tcW w:w="2126" w:type="dxa"/>
            <w:vAlign w:val="center"/>
          </w:tcPr>
          <w:p w14:paraId="5D90C449" w14:textId="77777777" w:rsidR="009E28A6" w:rsidRPr="00AC391A" w:rsidRDefault="009E28A6" w:rsidP="001661FB">
            <w:pPr>
              <w:pStyle w:val="afff6"/>
              <w:rPr>
                <w:rFonts w:ascii="Arial" w:hAnsi="Arial"/>
                <w:sz w:val="20"/>
                <w:szCs w:val="20"/>
                <w:lang w:val="en-US"/>
              </w:rPr>
            </w:pPr>
            <w:r w:rsidRPr="00AC391A">
              <w:rPr>
                <w:rFonts w:ascii="Arial" w:hAnsi="Arial"/>
                <w:sz w:val="20"/>
                <w:szCs w:val="20"/>
              </w:rPr>
              <w:t>Наименование сообщения ТОРО.</w:t>
            </w:r>
          </w:p>
        </w:tc>
        <w:tc>
          <w:tcPr>
            <w:tcW w:w="2268" w:type="dxa"/>
            <w:vAlign w:val="center"/>
          </w:tcPr>
          <w:p w14:paraId="15C704A8" w14:textId="77777777" w:rsidR="009E28A6" w:rsidRPr="00AC391A" w:rsidRDefault="009E28A6" w:rsidP="001661FB">
            <w:pPr>
              <w:pStyle w:val="afff6"/>
              <w:rPr>
                <w:rFonts w:ascii="Arial" w:hAnsi="Arial"/>
                <w:sz w:val="20"/>
                <w:szCs w:val="20"/>
              </w:rPr>
            </w:pPr>
            <w:r>
              <w:rPr>
                <w:rFonts w:ascii="Arial" w:hAnsi="Arial"/>
                <w:sz w:val="20"/>
                <w:szCs w:val="20"/>
              </w:rPr>
              <w:t>Да</w:t>
            </w:r>
          </w:p>
        </w:tc>
        <w:tc>
          <w:tcPr>
            <w:tcW w:w="2268" w:type="dxa"/>
            <w:vAlign w:val="center"/>
          </w:tcPr>
          <w:p w14:paraId="0F0A563C" w14:textId="77777777" w:rsidR="009E28A6" w:rsidRPr="00AC391A" w:rsidRDefault="009E28A6" w:rsidP="001661FB">
            <w:pPr>
              <w:pStyle w:val="afff6"/>
              <w:rPr>
                <w:rFonts w:ascii="Arial" w:hAnsi="Arial"/>
                <w:sz w:val="20"/>
                <w:szCs w:val="20"/>
              </w:rPr>
            </w:pPr>
            <w:r>
              <w:rPr>
                <w:rFonts w:ascii="Arial" w:hAnsi="Arial"/>
                <w:sz w:val="20"/>
                <w:szCs w:val="20"/>
              </w:rPr>
              <w:t>Нет, заполняется вручную</w:t>
            </w:r>
          </w:p>
        </w:tc>
        <w:tc>
          <w:tcPr>
            <w:tcW w:w="2268" w:type="dxa"/>
            <w:vAlign w:val="center"/>
          </w:tcPr>
          <w:p w14:paraId="1A9AEDED" w14:textId="77777777" w:rsidR="009E28A6" w:rsidRPr="00AC391A" w:rsidRDefault="009E28A6" w:rsidP="001661FB">
            <w:pPr>
              <w:pStyle w:val="afff6"/>
              <w:rPr>
                <w:rFonts w:ascii="Arial" w:hAnsi="Arial"/>
                <w:sz w:val="20"/>
                <w:szCs w:val="20"/>
              </w:rPr>
            </w:pPr>
            <w:r>
              <w:rPr>
                <w:rFonts w:ascii="Arial" w:hAnsi="Arial"/>
                <w:sz w:val="20"/>
                <w:szCs w:val="20"/>
              </w:rPr>
              <w:t>Да</w:t>
            </w:r>
          </w:p>
        </w:tc>
      </w:tr>
      <w:tr w:rsidR="009E28A6" w:rsidRPr="0077765C" w14:paraId="562C2716" w14:textId="77777777" w:rsidTr="008C5F22">
        <w:trPr>
          <w:trHeight w:val="454"/>
          <w:jc w:val="center"/>
        </w:trPr>
        <w:tc>
          <w:tcPr>
            <w:tcW w:w="1702" w:type="dxa"/>
            <w:vAlign w:val="center"/>
          </w:tcPr>
          <w:p w14:paraId="3E67A6CE" w14:textId="77777777" w:rsidR="009E28A6" w:rsidRDefault="009E28A6" w:rsidP="001661FB">
            <w:pPr>
              <w:pStyle w:val="afff6"/>
              <w:rPr>
                <w:rFonts w:ascii="Arial" w:hAnsi="Arial"/>
                <w:sz w:val="20"/>
                <w:szCs w:val="20"/>
              </w:rPr>
            </w:pPr>
            <w:r>
              <w:rPr>
                <w:rFonts w:ascii="Arial" w:hAnsi="Arial"/>
                <w:sz w:val="20"/>
                <w:szCs w:val="20"/>
              </w:rPr>
              <w:t>Пользовательский статус сообщения</w:t>
            </w:r>
          </w:p>
        </w:tc>
        <w:tc>
          <w:tcPr>
            <w:tcW w:w="2126" w:type="dxa"/>
            <w:vAlign w:val="center"/>
          </w:tcPr>
          <w:p w14:paraId="2976F452" w14:textId="77777777" w:rsidR="009E28A6" w:rsidRPr="00DF0FC5" w:rsidRDefault="009E28A6" w:rsidP="001661FB">
            <w:pPr>
              <w:pStyle w:val="afff6"/>
              <w:rPr>
                <w:rFonts w:ascii="Arial" w:hAnsi="Arial"/>
                <w:sz w:val="20"/>
                <w:szCs w:val="20"/>
              </w:rPr>
            </w:pPr>
            <w:r w:rsidRPr="00DF0FC5">
              <w:rPr>
                <w:rFonts w:ascii="Arial" w:hAnsi="Arial"/>
                <w:sz w:val="20"/>
                <w:szCs w:val="20"/>
              </w:rPr>
              <w:t>Присваиваемый пользователем статус</w:t>
            </w:r>
          </w:p>
          <w:p w14:paraId="5387AC34" w14:textId="05339807" w:rsidR="00DF0FC5" w:rsidRPr="00DF0FC5" w:rsidRDefault="00917936" w:rsidP="00DA6902">
            <w:pPr>
              <w:pStyle w:val="afff6"/>
              <w:rPr>
                <w:rFonts w:ascii="Arial" w:hAnsi="Arial"/>
                <w:sz w:val="20"/>
                <w:szCs w:val="20"/>
              </w:rPr>
            </w:pPr>
            <w:r>
              <w:rPr>
                <w:rFonts w:ascii="Arial" w:hAnsi="Arial"/>
                <w:sz w:val="20"/>
                <w:szCs w:val="20"/>
              </w:rPr>
              <w:t>Сообщение ТОРО об аварии«</w:t>
            </w:r>
            <w:r>
              <w:rPr>
                <w:rFonts w:ascii="Arial" w:hAnsi="Arial"/>
                <w:sz w:val="20"/>
                <w:szCs w:val="20"/>
                <w:lang w:val="en-US"/>
              </w:rPr>
              <w:t>A</w:t>
            </w:r>
            <w:r w:rsidR="008D7477">
              <w:rPr>
                <w:rFonts w:ascii="Arial" w:hAnsi="Arial"/>
                <w:sz w:val="20"/>
                <w:szCs w:val="20"/>
              </w:rPr>
              <w:t>B</w:t>
            </w:r>
            <w:r w:rsidRPr="00917936">
              <w:rPr>
                <w:rFonts w:ascii="Arial" w:hAnsi="Arial"/>
                <w:sz w:val="20"/>
                <w:szCs w:val="20"/>
              </w:rPr>
              <w:t xml:space="preserve"> </w:t>
            </w:r>
            <w:r>
              <w:rPr>
                <w:rFonts w:ascii="Arial" w:hAnsi="Arial"/>
                <w:sz w:val="20"/>
                <w:szCs w:val="20"/>
              </w:rPr>
              <w:t>–</w:t>
            </w:r>
            <w:r w:rsidRPr="00917936">
              <w:rPr>
                <w:rFonts w:ascii="Arial" w:hAnsi="Arial"/>
                <w:sz w:val="20"/>
                <w:szCs w:val="20"/>
              </w:rPr>
              <w:t xml:space="preserve"> </w:t>
            </w:r>
            <w:r>
              <w:rPr>
                <w:rFonts w:ascii="Arial" w:hAnsi="Arial"/>
                <w:sz w:val="20"/>
                <w:szCs w:val="20"/>
              </w:rPr>
              <w:t>Сообщение об аварии, связанне</w:t>
            </w:r>
            <w:r w:rsidR="00DF0FC5" w:rsidRPr="00DF0FC5">
              <w:rPr>
                <w:rFonts w:ascii="Arial" w:hAnsi="Arial"/>
                <w:sz w:val="20"/>
                <w:szCs w:val="20"/>
              </w:rPr>
              <w:t xml:space="preserve"> с заказом вида AVR1 – Аварийное ТОРО не содержит</w:t>
            </w:r>
            <w:r>
              <w:rPr>
                <w:rFonts w:ascii="Arial" w:hAnsi="Arial"/>
                <w:sz w:val="20"/>
                <w:szCs w:val="20"/>
              </w:rPr>
              <w:t xml:space="preserve"> статусной схемы</w:t>
            </w:r>
            <w:r w:rsidR="00DF0FC5" w:rsidRPr="00DF0FC5">
              <w:rPr>
                <w:rFonts w:ascii="Arial" w:hAnsi="Arial"/>
                <w:sz w:val="20"/>
                <w:szCs w:val="20"/>
              </w:rPr>
              <w:t xml:space="preserve"> </w:t>
            </w:r>
          </w:p>
        </w:tc>
        <w:tc>
          <w:tcPr>
            <w:tcW w:w="2268" w:type="dxa"/>
            <w:vAlign w:val="center"/>
          </w:tcPr>
          <w:p w14:paraId="16E62C7F" w14:textId="77777777" w:rsidR="009E28A6" w:rsidRDefault="009E28A6" w:rsidP="001661FB">
            <w:pPr>
              <w:pStyle w:val="afff6"/>
              <w:rPr>
                <w:rFonts w:ascii="Arial" w:hAnsi="Arial"/>
                <w:sz w:val="20"/>
                <w:szCs w:val="20"/>
              </w:rPr>
            </w:pPr>
            <w:r>
              <w:rPr>
                <w:rFonts w:ascii="Arial" w:hAnsi="Arial"/>
                <w:sz w:val="20"/>
                <w:szCs w:val="20"/>
              </w:rPr>
              <w:t>Да</w:t>
            </w:r>
          </w:p>
        </w:tc>
        <w:tc>
          <w:tcPr>
            <w:tcW w:w="2268" w:type="dxa"/>
            <w:vAlign w:val="center"/>
          </w:tcPr>
          <w:p w14:paraId="1745C34E" w14:textId="77777777" w:rsidR="009E28A6" w:rsidRDefault="009E28A6" w:rsidP="001661FB">
            <w:pPr>
              <w:pStyle w:val="afff6"/>
              <w:rPr>
                <w:rFonts w:ascii="Arial" w:hAnsi="Arial"/>
                <w:sz w:val="20"/>
                <w:szCs w:val="20"/>
              </w:rPr>
            </w:pPr>
            <w:r>
              <w:rPr>
                <w:rFonts w:ascii="Arial" w:hAnsi="Arial"/>
                <w:sz w:val="20"/>
                <w:szCs w:val="20"/>
              </w:rPr>
              <w:t>Да, статус по умолчанию – СОЗД. Выбор из справочника</w:t>
            </w:r>
          </w:p>
        </w:tc>
        <w:tc>
          <w:tcPr>
            <w:tcW w:w="2268" w:type="dxa"/>
            <w:vAlign w:val="center"/>
          </w:tcPr>
          <w:p w14:paraId="6A623F88" w14:textId="77777777" w:rsidR="009E28A6" w:rsidRDefault="009E28A6" w:rsidP="001661FB">
            <w:pPr>
              <w:pStyle w:val="afff6"/>
              <w:rPr>
                <w:rFonts w:ascii="Arial" w:hAnsi="Arial"/>
                <w:sz w:val="20"/>
                <w:szCs w:val="20"/>
              </w:rPr>
            </w:pPr>
            <w:r>
              <w:rPr>
                <w:rFonts w:ascii="Arial" w:hAnsi="Arial"/>
                <w:sz w:val="20"/>
                <w:szCs w:val="20"/>
              </w:rPr>
              <w:t>Да</w:t>
            </w:r>
          </w:p>
        </w:tc>
      </w:tr>
      <w:tr w:rsidR="009E28A6" w:rsidRPr="0077765C" w14:paraId="184D0ED4" w14:textId="77777777" w:rsidTr="008C5F22">
        <w:trPr>
          <w:trHeight w:val="454"/>
          <w:jc w:val="center"/>
        </w:trPr>
        <w:tc>
          <w:tcPr>
            <w:tcW w:w="1702" w:type="dxa"/>
            <w:vAlign w:val="center"/>
          </w:tcPr>
          <w:p w14:paraId="76E4594C" w14:textId="77777777" w:rsidR="009E28A6" w:rsidRDefault="009E28A6" w:rsidP="001661FB">
            <w:pPr>
              <w:pStyle w:val="afff6"/>
              <w:rPr>
                <w:rFonts w:ascii="Arial" w:hAnsi="Arial"/>
                <w:sz w:val="20"/>
                <w:szCs w:val="20"/>
              </w:rPr>
            </w:pPr>
            <w:r w:rsidRPr="00AC391A">
              <w:rPr>
                <w:rFonts w:ascii="Arial" w:hAnsi="Arial"/>
                <w:sz w:val="20"/>
                <w:szCs w:val="20"/>
              </w:rPr>
              <w:t>ТехнМесто</w:t>
            </w:r>
          </w:p>
        </w:tc>
        <w:tc>
          <w:tcPr>
            <w:tcW w:w="2126" w:type="dxa"/>
            <w:vAlign w:val="center"/>
          </w:tcPr>
          <w:p w14:paraId="31429E70" w14:textId="77777777" w:rsidR="009E28A6" w:rsidRPr="00AC391A" w:rsidRDefault="009E28A6" w:rsidP="001661FB">
            <w:pPr>
              <w:pStyle w:val="afff6"/>
              <w:rPr>
                <w:rFonts w:ascii="Arial" w:hAnsi="Arial"/>
                <w:sz w:val="20"/>
                <w:szCs w:val="20"/>
              </w:rPr>
            </w:pPr>
            <w:r w:rsidRPr="00AC391A">
              <w:rPr>
                <w:rFonts w:ascii="Arial" w:hAnsi="Arial"/>
                <w:sz w:val="20"/>
                <w:szCs w:val="20"/>
              </w:rPr>
              <w:t>Техническое место, на котором установлено оборудование</w:t>
            </w:r>
          </w:p>
        </w:tc>
        <w:tc>
          <w:tcPr>
            <w:tcW w:w="2268" w:type="dxa"/>
            <w:vAlign w:val="center"/>
          </w:tcPr>
          <w:p w14:paraId="63C502D5" w14:textId="77777777" w:rsidR="009E28A6" w:rsidRDefault="009E28A6" w:rsidP="001661FB">
            <w:pPr>
              <w:pStyle w:val="afff6"/>
              <w:rPr>
                <w:rFonts w:ascii="Arial" w:hAnsi="Arial"/>
                <w:sz w:val="20"/>
                <w:szCs w:val="20"/>
              </w:rPr>
            </w:pPr>
            <w:r>
              <w:rPr>
                <w:rFonts w:ascii="Arial" w:hAnsi="Arial"/>
                <w:sz w:val="20"/>
                <w:szCs w:val="20"/>
              </w:rPr>
              <w:t>Да</w:t>
            </w:r>
          </w:p>
        </w:tc>
        <w:tc>
          <w:tcPr>
            <w:tcW w:w="2268" w:type="dxa"/>
            <w:vAlign w:val="center"/>
          </w:tcPr>
          <w:p w14:paraId="180A7E8C" w14:textId="77777777" w:rsidR="009E28A6" w:rsidRDefault="009E28A6" w:rsidP="001661FB">
            <w:pPr>
              <w:pStyle w:val="afff6"/>
              <w:rPr>
                <w:rFonts w:ascii="Arial" w:hAnsi="Arial"/>
                <w:sz w:val="20"/>
                <w:szCs w:val="20"/>
              </w:rPr>
            </w:pPr>
            <w:r>
              <w:rPr>
                <w:rFonts w:ascii="Arial" w:hAnsi="Arial"/>
                <w:sz w:val="20"/>
                <w:szCs w:val="20"/>
              </w:rPr>
              <w:t xml:space="preserve">Да, </w:t>
            </w:r>
            <w:r w:rsidRPr="00AC391A">
              <w:rPr>
                <w:rFonts w:ascii="Arial" w:hAnsi="Arial"/>
                <w:sz w:val="20"/>
                <w:szCs w:val="20"/>
              </w:rPr>
              <w:t xml:space="preserve">из </w:t>
            </w:r>
            <w:r>
              <w:rPr>
                <w:rFonts w:ascii="Arial" w:hAnsi="Arial"/>
                <w:sz w:val="20"/>
                <w:szCs w:val="20"/>
              </w:rPr>
              <w:t>основной записи единицы оборудования. Выбор из справочника</w:t>
            </w:r>
          </w:p>
        </w:tc>
        <w:tc>
          <w:tcPr>
            <w:tcW w:w="2268" w:type="dxa"/>
            <w:vAlign w:val="center"/>
          </w:tcPr>
          <w:p w14:paraId="65A57A2D" w14:textId="77777777" w:rsidR="009E28A6" w:rsidRDefault="009E28A6" w:rsidP="001661FB">
            <w:pPr>
              <w:pStyle w:val="afff6"/>
              <w:rPr>
                <w:rFonts w:ascii="Arial" w:hAnsi="Arial"/>
                <w:sz w:val="20"/>
                <w:szCs w:val="20"/>
              </w:rPr>
            </w:pPr>
            <w:r>
              <w:rPr>
                <w:rFonts w:ascii="Arial" w:hAnsi="Arial"/>
                <w:sz w:val="20"/>
                <w:szCs w:val="20"/>
              </w:rPr>
              <w:t>Да</w:t>
            </w:r>
          </w:p>
        </w:tc>
      </w:tr>
      <w:tr w:rsidR="009E28A6" w:rsidRPr="0077765C" w14:paraId="10EA9EA0" w14:textId="77777777" w:rsidTr="008C5F22">
        <w:trPr>
          <w:trHeight w:val="454"/>
          <w:jc w:val="center"/>
        </w:trPr>
        <w:tc>
          <w:tcPr>
            <w:tcW w:w="1702" w:type="dxa"/>
            <w:vAlign w:val="center"/>
          </w:tcPr>
          <w:p w14:paraId="5F3EA5DE" w14:textId="77777777" w:rsidR="009E28A6" w:rsidRPr="00AF4774" w:rsidRDefault="009E28A6" w:rsidP="001661FB">
            <w:pPr>
              <w:pStyle w:val="afff6"/>
              <w:rPr>
                <w:rFonts w:ascii="Arial" w:hAnsi="Arial"/>
                <w:sz w:val="20"/>
                <w:szCs w:val="20"/>
              </w:rPr>
            </w:pPr>
            <w:r>
              <w:rPr>
                <w:rFonts w:ascii="Arial" w:hAnsi="Arial"/>
                <w:sz w:val="20"/>
                <w:szCs w:val="20"/>
              </w:rPr>
              <w:t>Ед. оборудов.</w:t>
            </w:r>
          </w:p>
        </w:tc>
        <w:tc>
          <w:tcPr>
            <w:tcW w:w="2126" w:type="dxa"/>
            <w:vAlign w:val="center"/>
          </w:tcPr>
          <w:p w14:paraId="016E211A" w14:textId="77777777" w:rsidR="009E28A6" w:rsidRPr="00AC391A" w:rsidRDefault="009E28A6" w:rsidP="001661FB">
            <w:pPr>
              <w:pStyle w:val="afff6"/>
              <w:rPr>
                <w:rFonts w:ascii="Arial" w:hAnsi="Arial"/>
                <w:sz w:val="20"/>
                <w:szCs w:val="20"/>
              </w:rPr>
            </w:pPr>
            <w:r w:rsidRPr="00AC391A">
              <w:rPr>
                <w:rFonts w:ascii="Arial" w:hAnsi="Arial"/>
                <w:sz w:val="20"/>
                <w:szCs w:val="20"/>
              </w:rPr>
              <w:t>Единица оборудования, для которой создается сообщение ТОРО</w:t>
            </w:r>
          </w:p>
        </w:tc>
        <w:tc>
          <w:tcPr>
            <w:tcW w:w="2268" w:type="dxa"/>
            <w:vAlign w:val="center"/>
          </w:tcPr>
          <w:p w14:paraId="78F881B0" w14:textId="77777777" w:rsidR="009E28A6" w:rsidRPr="00AC391A" w:rsidRDefault="009E28A6" w:rsidP="001661FB">
            <w:pPr>
              <w:pStyle w:val="afff6"/>
              <w:rPr>
                <w:rFonts w:ascii="Arial" w:hAnsi="Arial"/>
                <w:sz w:val="20"/>
                <w:szCs w:val="20"/>
              </w:rPr>
            </w:pPr>
            <w:r>
              <w:rPr>
                <w:rFonts w:ascii="Arial" w:hAnsi="Arial"/>
                <w:sz w:val="20"/>
                <w:szCs w:val="20"/>
              </w:rPr>
              <w:t>Да</w:t>
            </w:r>
          </w:p>
        </w:tc>
        <w:tc>
          <w:tcPr>
            <w:tcW w:w="2268" w:type="dxa"/>
            <w:vAlign w:val="center"/>
          </w:tcPr>
          <w:p w14:paraId="70943353" w14:textId="77777777" w:rsidR="009E28A6" w:rsidRPr="00AC391A" w:rsidRDefault="009E28A6" w:rsidP="001661FB">
            <w:pPr>
              <w:pStyle w:val="afff6"/>
              <w:rPr>
                <w:rFonts w:ascii="Arial" w:hAnsi="Arial"/>
                <w:sz w:val="20"/>
                <w:szCs w:val="20"/>
              </w:rPr>
            </w:pPr>
            <w:r>
              <w:rPr>
                <w:rFonts w:ascii="Arial" w:hAnsi="Arial"/>
                <w:sz w:val="20"/>
                <w:szCs w:val="20"/>
              </w:rPr>
              <w:t>Нет. Выбор из справочника</w:t>
            </w:r>
          </w:p>
        </w:tc>
        <w:tc>
          <w:tcPr>
            <w:tcW w:w="2268" w:type="dxa"/>
            <w:vAlign w:val="center"/>
          </w:tcPr>
          <w:p w14:paraId="0081DC3C" w14:textId="77777777" w:rsidR="009E28A6" w:rsidRPr="00AC391A" w:rsidRDefault="009E28A6" w:rsidP="001661FB">
            <w:pPr>
              <w:pStyle w:val="afff6"/>
              <w:rPr>
                <w:rFonts w:ascii="Arial" w:hAnsi="Arial"/>
                <w:sz w:val="20"/>
                <w:szCs w:val="20"/>
              </w:rPr>
            </w:pPr>
            <w:r>
              <w:rPr>
                <w:rFonts w:ascii="Arial" w:hAnsi="Arial"/>
                <w:sz w:val="20"/>
                <w:szCs w:val="20"/>
              </w:rPr>
              <w:t>Да</w:t>
            </w:r>
          </w:p>
        </w:tc>
      </w:tr>
      <w:tr w:rsidR="009E28A6" w:rsidRPr="0077765C" w14:paraId="59A6B50E" w14:textId="77777777" w:rsidTr="008C5F22">
        <w:trPr>
          <w:trHeight w:val="454"/>
          <w:jc w:val="center"/>
        </w:trPr>
        <w:tc>
          <w:tcPr>
            <w:tcW w:w="1702" w:type="dxa"/>
            <w:vAlign w:val="center"/>
          </w:tcPr>
          <w:p w14:paraId="13D415C7" w14:textId="77777777" w:rsidR="009E28A6" w:rsidRPr="00AF4774" w:rsidRDefault="009E28A6" w:rsidP="001661FB">
            <w:pPr>
              <w:pStyle w:val="afff6"/>
              <w:rPr>
                <w:rFonts w:ascii="Arial" w:hAnsi="Arial"/>
                <w:sz w:val="20"/>
                <w:szCs w:val="20"/>
              </w:rPr>
            </w:pPr>
            <w:r>
              <w:rPr>
                <w:rFonts w:ascii="Arial" w:hAnsi="Arial"/>
                <w:sz w:val="20"/>
                <w:szCs w:val="20"/>
              </w:rPr>
              <w:t>Завод, планирующий ТОРО</w:t>
            </w:r>
          </w:p>
        </w:tc>
        <w:tc>
          <w:tcPr>
            <w:tcW w:w="2126" w:type="dxa"/>
            <w:vAlign w:val="center"/>
          </w:tcPr>
          <w:p w14:paraId="4A54345E" w14:textId="77777777" w:rsidR="009E28A6" w:rsidRPr="00AC391A" w:rsidRDefault="009E28A6" w:rsidP="001661FB">
            <w:pPr>
              <w:pStyle w:val="afff6"/>
              <w:rPr>
                <w:rFonts w:ascii="Arial" w:hAnsi="Arial"/>
                <w:sz w:val="20"/>
                <w:szCs w:val="20"/>
              </w:rPr>
            </w:pPr>
            <w:r>
              <w:rPr>
                <w:rFonts w:ascii="Arial" w:hAnsi="Arial"/>
                <w:sz w:val="20"/>
                <w:szCs w:val="20"/>
              </w:rPr>
              <w:t>Планирующий завод</w:t>
            </w:r>
          </w:p>
        </w:tc>
        <w:tc>
          <w:tcPr>
            <w:tcW w:w="2268" w:type="dxa"/>
            <w:vAlign w:val="center"/>
          </w:tcPr>
          <w:p w14:paraId="1B69DDC5" w14:textId="77777777" w:rsidR="009E28A6" w:rsidRPr="00AC391A" w:rsidRDefault="009E28A6" w:rsidP="001661FB">
            <w:pPr>
              <w:pStyle w:val="afff6"/>
              <w:rPr>
                <w:rFonts w:ascii="Arial" w:hAnsi="Arial"/>
                <w:sz w:val="20"/>
                <w:szCs w:val="20"/>
              </w:rPr>
            </w:pPr>
            <w:r>
              <w:rPr>
                <w:rFonts w:ascii="Arial" w:hAnsi="Arial"/>
                <w:sz w:val="20"/>
                <w:szCs w:val="20"/>
              </w:rPr>
              <w:t>Да</w:t>
            </w:r>
          </w:p>
        </w:tc>
        <w:tc>
          <w:tcPr>
            <w:tcW w:w="2268" w:type="dxa"/>
            <w:vAlign w:val="center"/>
          </w:tcPr>
          <w:p w14:paraId="476D81AB" w14:textId="77777777" w:rsidR="009E28A6" w:rsidRPr="00AC391A" w:rsidRDefault="009E28A6" w:rsidP="001661FB">
            <w:pPr>
              <w:pStyle w:val="afff6"/>
              <w:rPr>
                <w:rFonts w:ascii="Arial" w:hAnsi="Arial"/>
                <w:sz w:val="20"/>
                <w:szCs w:val="20"/>
              </w:rPr>
            </w:pPr>
            <w:r>
              <w:rPr>
                <w:rFonts w:ascii="Arial" w:hAnsi="Arial"/>
                <w:sz w:val="20"/>
                <w:szCs w:val="20"/>
              </w:rPr>
              <w:t xml:space="preserve">Да, </w:t>
            </w:r>
            <w:r w:rsidRPr="00AC391A">
              <w:rPr>
                <w:rFonts w:ascii="Arial" w:hAnsi="Arial"/>
                <w:sz w:val="20"/>
                <w:szCs w:val="20"/>
              </w:rPr>
              <w:t xml:space="preserve">из </w:t>
            </w:r>
            <w:r>
              <w:rPr>
                <w:rFonts w:ascii="Arial" w:hAnsi="Arial"/>
                <w:sz w:val="20"/>
                <w:szCs w:val="20"/>
              </w:rPr>
              <w:t>основной записи единицы оборудования. Выбор из справочника</w:t>
            </w:r>
          </w:p>
        </w:tc>
        <w:tc>
          <w:tcPr>
            <w:tcW w:w="2268" w:type="dxa"/>
            <w:vAlign w:val="center"/>
          </w:tcPr>
          <w:p w14:paraId="4F145250" w14:textId="77777777" w:rsidR="009E28A6" w:rsidRPr="00AC391A" w:rsidRDefault="009E28A6" w:rsidP="001661FB">
            <w:pPr>
              <w:pStyle w:val="afff6"/>
              <w:rPr>
                <w:rFonts w:ascii="Arial" w:hAnsi="Arial"/>
                <w:sz w:val="20"/>
                <w:szCs w:val="20"/>
              </w:rPr>
            </w:pPr>
            <w:r>
              <w:rPr>
                <w:rFonts w:ascii="Arial" w:hAnsi="Arial"/>
                <w:sz w:val="20"/>
                <w:szCs w:val="20"/>
              </w:rPr>
              <w:t>Да</w:t>
            </w:r>
          </w:p>
        </w:tc>
      </w:tr>
      <w:tr w:rsidR="009E28A6" w:rsidRPr="0077765C" w14:paraId="573DF8C2" w14:textId="77777777" w:rsidTr="008C5F22">
        <w:trPr>
          <w:trHeight w:val="454"/>
          <w:jc w:val="center"/>
        </w:trPr>
        <w:tc>
          <w:tcPr>
            <w:tcW w:w="1702" w:type="dxa"/>
            <w:vAlign w:val="center"/>
          </w:tcPr>
          <w:p w14:paraId="6B7CCCCC" w14:textId="77777777" w:rsidR="009E28A6" w:rsidRPr="00AC391A" w:rsidRDefault="009E28A6" w:rsidP="001661FB">
            <w:pPr>
              <w:pStyle w:val="afff6"/>
              <w:rPr>
                <w:rFonts w:ascii="Arial" w:hAnsi="Arial"/>
                <w:sz w:val="20"/>
                <w:szCs w:val="20"/>
              </w:rPr>
            </w:pPr>
            <w:r w:rsidRPr="00AF4774">
              <w:rPr>
                <w:rFonts w:ascii="Arial" w:hAnsi="Arial"/>
                <w:sz w:val="20"/>
                <w:szCs w:val="20"/>
              </w:rPr>
              <w:t>ГруппПлановико</w:t>
            </w:r>
            <w:r>
              <w:rPr>
                <w:rFonts w:ascii="Arial" w:hAnsi="Arial"/>
                <w:sz w:val="20"/>
                <w:szCs w:val="20"/>
              </w:rPr>
              <w:t>в</w:t>
            </w:r>
          </w:p>
        </w:tc>
        <w:tc>
          <w:tcPr>
            <w:tcW w:w="2126" w:type="dxa"/>
            <w:vAlign w:val="center"/>
          </w:tcPr>
          <w:p w14:paraId="2DC9B1D6" w14:textId="77777777" w:rsidR="009E28A6" w:rsidRPr="00AC391A" w:rsidRDefault="009E28A6" w:rsidP="001661FB">
            <w:pPr>
              <w:pStyle w:val="afff6"/>
              <w:rPr>
                <w:rFonts w:ascii="Arial" w:hAnsi="Arial"/>
                <w:sz w:val="20"/>
                <w:szCs w:val="20"/>
              </w:rPr>
            </w:pPr>
            <w:r>
              <w:rPr>
                <w:rFonts w:ascii="Arial" w:hAnsi="Arial"/>
                <w:sz w:val="20"/>
                <w:szCs w:val="20"/>
              </w:rPr>
              <w:t>Группа плановиков, ответственное за планирование работ ТОРО подразделение</w:t>
            </w:r>
          </w:p>
        </w:tc>
        <w:tc>
          <w:tcPr>
            <w:tcW w:w="2268" w:type="dxa"/>
            <w:vAlign w:val="center"/>
          </w:tcPr>
          <w:p w14:paraId="2DB81ECF" w14:textId="77777777" w:rsidR="009E28A6" w:rsidRPr="00AC391A" w:rsidRDefault="009E28A6" w:rsidP="001661FB">
            <w:pPr>
              <w:pStyle w:val="afff6"/>
              <w:rPr>
                <w:rFonts w:ascii="Arial" w:hAnsi="Arial"/>
                <w:sz w:val="20"/>
                <w:szCs w:val="20"/>
              </w:rPr>
            </w:pPr>
            <w:r>
              <w:rPr>
                <w:rFonts w:ascii="Arial" w:hAnsi="Arial"/>
                <w:sz w:val="20"/>
                <w:szCs w:val="20"/>
              </w:rPr>
              <w:t>Да</w:t>
            </w:r>
          </w:p>
        </w:tc>
        <w:tc>
          <w:tcPr>
            <w:tcW w:w="2268" w:type="dxa"/>
            <w:vAlign w:val="center"/>
          </w:tcPr>
          <w:p w14:paraId="0B82AA4B" w14:textId="77777777" w:rsidR="009E28A6" w:rsidRPr="00AC391A" w:rsidRDefault="009E28A6" w:rsidP="001661FB">
            <w:pPr>
              <w:pStyle w:val="afff6"/>
              <w:rPr>
                <w:rFonts w:ascii="Arial" w:hAnsi="Arial"/>
                <w:sz w:val="20"/>
                <w:szCs w:val="20"/>
              </w:rPr>
            </w:pPr>
            <w:r>
              <w:rPr>
                <w:rFonts w:ascii="Arial" w:hAnsi="Arial"/>
                <w:sz w:val="20"/>
                <w:szCs w:val="20"/>
              </w:rPr>
              <w:t xml:space="preserve">Да, </w:t>
            </w:r>
            <w:r w:rsidRPr="00AC391A">
              <w:rPr>
                <w:rFonts w:ascii="Arial" w:hAnsi="Arial"/>
                <w:sz w:val="20"/>
                <w:szCs w:val="20"/>
              </w:rPr>
              <w:t xml:space="preserve">из </w:t>
            </w:r>
            <w:r>
              <w:rPr>
                <w:rFonts w:ascii="Arial" w:hAnsi="Arial"/>
                <w:sz w:val="20"/>
                <w:szCs w:val="20"/>
              </w:rPr>
              <w:t>основной записи единицы оборудования. Выбор из справочника</w:t>
            </w:r>
          </w:p>
        </w:tc>
        <w:tc>
          <w:tcPr>
            <w:tcW w:w="2268" w:type="dxa"/>
            <w:vAlign w:val="center"/>
          </w:tcPr>
          <w:p w14:paraId="2ECBB07A" w14:textId="77777777" w:rsidR="009E28A6" w:rsidRPr="00AC391A" w:rsidRDefault="009E28A6" w:rsidP="001661FB">
            <w:pPr>
              <w:pStyle w:val="afff6"/>
              <w:rPr>
                <w:rFonts w:ascii="Arial" w:hAnsi="Arial"/>
                <w:sz w:val="20"/>
                <w:szCs w:val="20"/>
              </w:rPr>
            </w:pPr>
            <w:r>
              <w:rPr>
                <w:rFonts w:ascii="Arial" w:hAnsi="Arial"/>
                <w:sz w:val="20"/>
                <w:szCs w:val="20"/>
              </w:rPr>
              <w:t>Да</w:t>
            </w:r>
          </w:p>
        </w:tc>
      </w:tr>
      <w:tr w:rsidR="009E28A6" w:rsidRPr="0077765C" w14:paraId="3355B430" w14:textId="77777777" w:rsidTr="008C5F22">
        <w:trPr>
          <w:trHeight w:val="454"/>
          <w:jc w:val="center"/>
        </w:trPr>
        <w:tc>
          <w:tcPr>
            <w:tcW w:w="1702" w:type="dxa"/>
            <w:vAlign w:val="center"/>
          </w:tcPr>
          <w:p w14:paraId="7F7D0C67" w14:textId="77777777" w:rsidR="009E28A6" w:rsidRPr="00AC391A" w:rsidRDefault="009E28A6" w:rsidP="001661FB">
            <w:pPr>
              <w:pStyle w:val="afff6"/>
              <w:rPr>
                <w:rFonts w:ascii="Arial" w:hAnsi="Arial"/>
                <w:sz w:val="20"/>
                <w:szCs w:val="20"/>
              </w:rPr>
            </w:pPr>
            <w:r w:rsidRPr="00AC391A">
              <w:rPr>
                <w:rFonts w:ascii="Arial" w:hAnsi="Arial"/>
                <w:sz w:val="20"/>
                <w:szCs w:val="20"/>
              </w:rPr>
              <w:t>Ответственное Раб Место</w:t>
            </w:r>
          </w:p>
        </w:tc>
        <w:tc>
          <w:tcPr>
            <w:tcW w:w="2126" w:type="dxa"/>
            <w:vAlign w:val="center"/>
          </w:tcPr>
          <w:p w14:paraId="7B51DB21" w14:textId="77777777" w:rsidR="009E28A6" w:rsidRPr="00A4683D" w:rsidRDefault="009E28A6" w:rsidP="001661FB">
            <w:pPr>
              <w:pStyle w:val="afff6"/>
              <w:rPr>
                <w:rFonts w:ascii="Arial" w:hAnsi="Arial"/>
                <w:sz w:val="20"/>
                <w:szCs w:val="20"/>
              </w:rPr>
            </w:pPr>
            <w:r>
              <w:rPr>
                <w:rFonts w:ascii="Arial" w:hAnsi="Arial"/>
                <w:sz w:val="20"/>
                <w:szCs w:val="20"/>
              </w:rPr>
              <w:t>Ответственное рабочее место</w:t>
            </w:r>
          </w:p>
        </w:tc>
        <w:tc>
          <w:tcPr>
            <w:tcW w:w="2268" w:type="dxa"/>
            <w:vAlign w:val="center"/>
          </w:tcPr>
          <w:p w14:paraId="0E5069D1" w14:textId="77777777" w:rsidR="009E28A6" w:rsidRPr="00AC391A" w:rsidRDefault="009E28A6" w:rsidP="001661FB">
            <w:pPr>
              <w:pStyle w:val="afff6"/>
              <w:rPr>
                <w:rFonts w:ascii="Arial" w:hAnsi="Arial"/>
                <w:sz w:val="20"/>
                <w:szCs w:val="20"/>
              </w:rPr>
            </w:pPr>
            <w:r>
              <w:rPr>
                <w:rFonts w:ascii="Arial" w:hAnsi="Arial"/>
                <w:sz w:val="20"/>
                <w:szCs w:val="20"/>
              </w:rPr>
              <w:t>Да</w:t>
            </w:r>
          </w:p>
        </w:tc>
        <w:tc>
          <w:tcPr>
            <w:tcW w:w="2268" w:type="dxa"/>
            <w:vAlign w:val="center"/>
          </w:tcPr>
          <w:p w14:paraId="3DF82EE6" w14:textId="77777777" w:rsidR="009E28A6" w:rsidRPr="00AC391A" w:rsidRDefault="009E28A6" w:rsidP="001661FB">
            <w:pPr>
              <w:pStyle w:val="afff6"/>
              <w:rPr>
                <w:rFonts w:ascii="Arial" w:hAnsi="Arial"/>
                <w:sz w:val="20"/>
                <w:szCs w:val="20"/>
              </w:rPr>
            </w:pPr>
            <w:r>
              <w:rPr>
                <w:rFonts w:ascii="Arial" w:hAnsi="Arial"/>
                <w:sz w:val="20"/>
                <w:szCs w:val="20"/>
              </w:rPr>
              <w:t xml:space="preserve">Да, </w:t>
            </w:r>
            <w:r w:rsidRPr="00AC391A">
              <w:rPr>
                <w:rFonts w:ascii="Arial" w:hAnsi="Arial"/>
                <w:sz w:val="20"/>
                <w:szCs w:val="20"/>
              </w:rPr>
              <w:t xml:space="preserve">из </w:t>
            </w:r>
            <w:r>
              <w:rPr>
                <w:rFonts w:ascii="Arial" w:hAnsi="Arial"/>
                <w:sz w:val="20"/>
                <w:szCs w:val="20"/>
              </w:rPr>
              <w:t>основной записи единицы оборудования. Выбор из справочника</w:t>
            </w:r>
          </w:p>
        </w:tc>
        <w:tc>
          <w:tcPr>
            <w:tcW w:w="2268" w:type="dxa"/>
            <w:vAlign w:val="center"/>
          </w:tcPr>
          <w:p w14:paraId="752BFB54" w14:textId="77777777" w:rsidR="009E28A6" w:rsidRPr="00AC391A" w:rsidRDefault="009E28A6" w:rsidP="001661FB">
            <w:pPr>
              <w:pStyle w:val="afff6"/>
              <w:rPr>
                <w:rFonts w:ascii="Arial" w:hAnsi="Arial"/>
                <w:sz w:val="20"/>
                <w:szCs w:val="20"/>
              </w:rPr>
            </w:pPr>
            <w:r>
              <w:rPr>
                <w:rFonts w:ascii="Arial" w:hAnsi="Arial"/>
                <w:sz w:val="20"/>
                <w:szCs w:val="20"/>
              </w:rPr>
              <w:t>Да</w:t>
            </w:r>
          </w:p>
        </w:tc>
      </w:tr>
      <w:tr w:rsidR="009E28A6" w:rsidRPr="0077765C" w14:paraId="7FDF75F9" w14:textId="77777777" w:rsidTr="008C5F22">
        <w:trPr>
          <w:trHeight w:val="454"/>
          <w:jc w:val="center"/>
        </w:trPr>
        <w:tc>
          <w:tcPr>
            <w:tcW w:w="1702" w:type="dxa"/>
            <w:vAlign w:val="center"/>
          </w:tcPr>
          <w:p w14:paraId="79EE53D9" w14:textId="77777777" w:rsidR="009E28A6" w:rsidRPr="00AC391A" w:rsidRDefault="009E28A6" w:rsidP="001661FB">
            <w:pPr>
              <w:pStyle w:val="afff6"/>
              <w:rPr>
                <w:rFonts w:ascii="Arial" w:hAnsi="Arial"/>
                <w:sz w:val="20"/>
                <w:szCs w:val="20"/>
              </w:rPr>
            </w:pPr>
            <w:r w:rsidRPr="00AC391A">
              <w:rPr>
                <w:rFonts w:ascii="Arial" w:hAnsi="Arial"/>
                <w:sz w:val="20"/>
                <w:szCs w:val="20"/>
              </w:rPr>
              <w:t>НачалоНеисправн</w:t>
            </w:r>
          </w:p>
        </w:tc>
        <w:tc>
          <w:tcPr>
            <w:tcW w:w="2126" w:type="dxa"/>
            <w:vAlign w:val="center"/>
          </w:tcPr>
          <w:p w14:paraId="4713B7CC" w14:textId="77777777" w:rsidR="009E28A6" w:rsidRPr="00AC391A" w:rsidRDefault="009E28A6" w:rsidP="001661FB">
            <w:pPr>
              <w:pStyle w:val="afff6"/>
              <w:rPr>
                <w:rFonts w:ascii="Arial" w:hAnsi="Arial"/>
                <w:sz w:val="20"/>
                <w:szCs w:val="20"/>
              </w:rPr>
            </w:pPr>
            <w:r w:rsidRPr="00AC391A">
              <w:rPr>
                <w:rFonts w:ascii="Arial" w:hAnsi="Arial"/>
                <w:sz w:val="20"/>
                <w:szCs w:val="20"/>
              </w:rPr>
              <w:t xml:space="preserve">Дата </w:t>
            </w:r>
            <w:r>
              <w:rPr>
                <w:rFonts w:ascii="Arial" w:hAnsi="Arial"/>
                <w:sz w:val="20"/>
                <w:szCs w:val="20"/>
              </w:rPr>
              <w:t xml:space="preserve">и время </w:t>
            </w:r>
            <w:r w:rsidRPr="00AC391A">
              <w:rPr>
                <w:rFonts w:ascii="Arial" w:hAnsi="Arial"/>
                <w:sz w:val="20"/>
                <w:szCs w:val="20"/>
              </w:rPr>
              <w:t>начала неисправности</w:t>
            </w:r>
          </w:p>
        </w:tc>
        <w:tc>
          <w:tcPr>
            <w:tcW w:w="2268" w:type="dxa"/>
            <w:vAlign w:val="center"/>
          </w:tcPr>
          <w:p w14:paraId="5A7EF2A3" w14:textId="77777777" w:rsidR="009E28A6" w:rsidRPr="00AC391A" w:rsidRDefault="009E28A6" w:rsidP="001661FB">
            <w:pPr>
              <w:pStyle w:val="afff6"/>
              <w:rPr>
                <w:rFonts w:ascii="Arial" w:hAnsi="Arial"/>
                <w:sz w:val="20"/>
                <w:szCs w:val="20"/>
              </w:rPr>
            </w:pPr>
            <w:r>
              <w:rPr>
                <w:rFonts w:ascii="Arial" w:hAnsi="Arial"/>
                <w:sz w:val="20"/>
                <w:szCs w:val="20"/>
              </w:rPr>
              <w:t>Да</w:t>
            </w:r>
          </w:p>
        </w:tc>
        <w:tc>
          <w:tcPr>
            <w:tcW w:w="2268" w:type="dxa"/>
            <w:vAlign w:val="center"/>
          </w:tcPr>
          <w:p w14:paraId="532F35C6" w14:textId="77777777" w:rsidR="009E28A6" w:rsidRPr="00A4683D" w:rsidRDefault="009E28A6" w:rsidP="001661FB">
            <w:pPr>
              <w:pStyle w:val="afff6"/>
              <w:rPr>
                <w:rFonts w:ascii="Arial" w:hAnsi="Arial"/>
                <w:bCs/>
                <w:iCs/>
                <w:sz w:val="20"/>
                <w:szCs w:val="20"/>
              </w:rPr>
            </w:pPr>
            <w:r>
              <w:rPr>
                <w:rFonts w:ascii="Arial" w:hAnsi="Arial"/>
                <w:bCs/>
                <w:iCs/>
                <w:sz w:val="20"/>
                <w:szCs w:val="20"/>
              </w:rPr>
              <w:t>Да, текущая дата</w:t>
            </w:r>
          </w:p>
        </w:tc>
        <w:tc>
          <w:tcPr>
            <w:tcW w:w="2268" w:type="dxa"/>
            <w:vAlign w:val="center"/>
          </w:tcPr>
          <w:p w14:paraId="552ECF9C" w14:textId="77777777" w:rsidR="009E28A6" w:rsidRPr="00AC391A" w:rsidRDefault="009E28A6" w:rsidP="001661FB">
            <w:pPr>
              <w:pStyle w:val="afff6"/>
              <w:rPr>
                <w:rFonts w:ascii="Arial" w:hAnsi="Arial"/>
                <w:sz w:val="20"/>
                <w:szCs w:val="20"/>
              </w:rPr>
            </w:pPr>
            <w:r>
              <w:rPr>
                <w:rFonts w:ascii="Arial" w:hAnsi="Arial"/>
                <w:sz w:val="20"/>
                <w:szCs w:val="20"/>
              </w:rPr>
              <w:t>Да</w:t>
            </w:r>
          </w:p>
        </w:tc>
      </w:tr>
      <w:tr w:rsidR="009E28A6" w:rsidRPr="0077765C" w14:paraId="5577D2DC" w14:textId="77777777" w:rsidTr="008C5F22">
        <w:trPr>
          <w:trHeight w:val="454"/>
          <w:jc w:val="center"/>
        </w:trPr>
        <w:tc>
          <w:tcPr>
            <w:tcW w:w="1702" w:type="dxa"/>
            <w:vAlign w:val="center"/>
          </w:tcPr>
          <w:p w14:paraId="3ABDDDA6" w14:textId="77777777" w:rsidR="009E28A6" w:rsidRPr="00AC391A" w:rsidRDefault="009E28A6" w:rsidP="001661FB">
            <w:pPr>
              <w:pStyle w:val="afff6"/>
              <w:rPr>
                <w:rFonts w:ascii="Arial" w:hAnsi="Arial"/>
                <w:sz w:val="20"/>
                <w:szCs w:val="20"/>
              </w:rPr>
            </w:pPr>
            <w:r w:rsidRPr="00AC391A">
              <w:rPr>
                <w:rFonts w:ascii="Arial" w:hAnsi="Arial"/>
                <w:sz w:val="20"/>
                <w:szCs w:val="20"/>
              </w:rPr>
              <w:t>ОкончНеиспр</w:t>
            </w:r>
          </w:p>
        </w:tc>
        <w:tc>
          <w:tcPr>
            <w:tcW w:w="2126" w:type="dxa"/>
            <w:vAlign w:val="center"/>
          </w:tcPr>
          <w:p w14:paraId="20ECFD74" w14:textId="77777777" w:rsidR="009E28A6" w:rsidRPr="00AC391A" w:rsidRDefault="009E28A6" w:rsidP="001661FB">
            <w:pPr>
              <w:pStyle w:val="afff6"/>
              <w:rPr>
                <w:rFonts w:ascii="Arial" w:hAnsi="Arial"/>
                <w:sz w:val="20"/>
                <w:szCs w:val="20"/>
              </w:rPr>
            </w:pPr>
            <w:r w:rsidRPr="00AC391A">
              <w:rPr>
                <w:rFonts w:ascii="Arial" w:hAnsi="Arial"/>
                <w:sz w:val="20"/>
                <w:szCs w:val="20"/>
              </w:rPr>
              <w:t>Дата</w:t>
            </w:r>
            <w:r>
              <w:rPr>
                <w:rFonts w:ascii="Arial" w:hAnsi="Arial"/>
                <w:sz w:val="20"/>
                <w:szCs w:val="20"/>
              </w:rPr>
              <w:t xml:space="preserve"> и время</w:t>
            </w:r>
            <w:r w:rsidRPr="00AC391A">
              <w:rPr>
                <w:rFonts w:ascii="Arial" w:hAnsi="Arial"/>
                <w:sz w:val="20"/>
                <w:szCs w:val="20"/>
              </w:rPr>
              <w:t xml:space="preserve"> окончания неисправности</w:t>
            </w:r>
          </w:p>
        </w:tc>
        <w:tc>
          <w:tcPr>
            <w:tcW w:w="2268" w:type="dxa"/>
            <w:vAlign w:val="center"/>
          </w:tcPr>
          <w:p w14:paraId="3EC3FDF1" w14:textId="77777777" w:rsidR="009E28A6" w:rsidRPr="00AC391A" w:rsidRDefault="009E28A6" w:rsidP="001661FB">
            <w:pPr>
              <w:pStyle w:val="afff6"/>
              <w:rPr>
                <w:rFonts w:ascii="Arial" w:hAnsi="Arial"/>
                <w:sz w:val="20"/>
                <w:szCs w:val="20"/>
              </w:rPr>
            </w:pPr>
            <w:r>
              <w:rPr>
                <w:rFonts w:ascii="Arial" w:hAnsi="Arial"/>
                <w:sz w:val="20"/>
                <w:szCs w:val="20"/>
              </w:rPr>
              <w:t>Нет</w:t>
            </w:r>
          </w:p>
        </w:tc>
        <w:tc>
          <w:tcPr>
            <w:tcW w:w="2268" w:type="dxa"/>
            <w:vAlign w:val="center"/>
          </w:tcPr>
          <w:p w14:paraId="7FF1E63B" w14:textId="77777777" w:rsidR="009E28A6" w:rsidRPr="0044478C" w:rsidRDefault="009E28A6" w:rsidP="001661FB">
            <w:pPr>
              <w:pStyle w:val="afff6"/>
              <w:rPr>
                <w:rFonts w:ascii="Arial" w:hAnsi="Arial"/>
                <w:bCs/>
                <w:i/>
                <w:iCs/>
                <w:sz w:val="20"/>
                <w:szCs w:val="20"/>
                <w:u w:val="single"/>
                <w:lang w:val="en-US"/>
              </w:rPr>
            </w:pPr>
            <w:r>
              <w:rPr>
                <w:rFonts w:ascii="Arial" w:hAnsi="Arial"/>
                <w:sz w:val="20"/>
                <w:szCs w:val="20"/>
              </w:rPr>
              <w:t>Нет</w:t>
            </w:r>
          </w:p>
        </w:tc>
        <w:tc>
          <w:tcPr>
            <w:tcW w:w="2268" w:type="dxa"/>
            <w:vAlign w:val="center"/>
          </w:tcPr>
          <w:p w14:paraId="7E1A63E9" w14:textId="77777777" w:rsidR="009E28A6" w:rsidRPr="00AC391A" w:rsidRDefault="009E28A6" w:rsidP="001661FB">
            <w:pPr>
              <w:pStyle w:val="afff6"/>
              <w:rPr>
                <w:rFonts w:ascii="Arial" w:hAnsi="Arial"/>
                <w:sz w:val="20"/>
                <w:szCs w:val="20"/>
              </w:rPr>
            </w:pPr>
            <w:r>
              <w:rPr>
                <w:rFonts w:ascii="Arial" w:hAnsi="Arial"/>
                <w:sz w:val="20"/>
                <w:szCs w:val="20"/>
              </w:rPr>
              <w:t>Да</w:t>
            </w:r>
          </w:p>
        </w:tc>
      </w:tr>
      <w:tr w:rsidR="009E28A6" w:rsidRPr="0077765C" w14:paraId="548E2AEE" w14:textId="77777777" w:rsidTr="008C5F22">
        <w:trPr>
          <w:trHeight w:val="454"/>
          <w:jc w:val="center"/>
        </w:trPr>
        <w:tc>
          <w:tcPr>
            <w:tcW w:w="1702" w:type="dxa"/>
            <w:vAlign w:val="center"/>
          </w:tcPr>
          <w:p w14:paraId="70E12D71" w14:textId="77777777" w:rsidR="009E28A6" w:rsidRPr="00AC391A" w:rsidRDefault="009E28A6" w:rsidP="001661FB">
            <w:pPr>
              <w:pStyle w:val="afff6"/>
              <w:rPr>
                <w:rFonts w:ascii="Arial" w:hAnsi="Arial"/>
                <w:sz w:val="20"/>
                <w:szCs w:val="20"/>
              </w:rPr>
            </w:pPr>
            <w:r w:rsidRPr="00AC391A">
              <w:rPr>
                <w:rFonts w:ascii="Arial" w:hAnsi="Arial"/>
                <w:sz w:val="20"/>
                <w:szCs w:val="20"/>
              </w:rPr>
              <w:t>Требуемое начало</w:t>
            </w:r>
          </w:p>
        </w:tc>
        <w:tc>
          <w:tcPr>
            <w:tcW w:w="2126" w:type="dxa"/>
            <w:vAlign w:val="center"/>
          </w:tcPr>
          <w:p w14:paraId="09993AFF" w14:textId="77777777" w:rsidR="009E28A6" w:rsidRPr="00AC391A" w:rsidRDefault="009E28A6" w:rsidP="001661FB">
            <w:pPr>
              <w:pStyle w:val="afff6"/>
              <w:rPr>
                <w:rFonts w:ascii="Arial" w:hAnsi="Arial"/>
                <w:sz w:val="20"/>
                <w:szCs w:val="20"/>
              </w:rPr>
            </w:pPr>
            <w:r w:rsidRPr="00AC391A">
              <w:rPr>
                <w:rFonts w:ascii="Arial" w:hAnsi="Arial"/>
                <w:sz w:val="20"/>
                <w:szCs w:val="20"/>
              </w:rPr>
              <w:t xml:space="preserve">Дата </w:t>
            </w:r>
            <w:r>
              <w:rPr>
                <w:rFonts w:ascii="Arial" w:hAnsi="Arial"/>
                <w:sz w:val="20"/>
                <w:szCs w:val="20"/>
              </w:rPr>
              <w:t xml:space="preserve">и время </w:t>
            </w:r>
            <w:r w:rsidRPr="00AC391A">
              <w:rPr>
                <w:rFonts w:ascii="Arial" w:hAnsi="Arial"/>
                <w:sz w:val="20"/>
                <w:szCs w:val="20"/>
              </w:rPr>
              <w:t>требуемого начала мероприятия ТОРО по устранению неисправности</w:t>
            </w:r>
          </w:p>
        </w:tc>
        <w:tc>
          <w:tcPr>
            <w:tcW w:w="2268" w:type="dxa"/>
            <w:vAlign w:val="center"/>
          </w:tcPr>
          <w:p w14:paraId="5678EE53" w14:textId="77777777" w:rsidR="009E28A6" w:rsidRPr="00AC391A" w:rsidRDefault="009E28A6" w:rsidP="001661FB">
            <w:pPr>
              <w:pStyle w:val="afff6"/>
              <w:rPr>
                <w:rFonts w:ascii="Arial" w:hAnsi="Arial"/>
                <w:sz w:val="20"/>
                <w:szCs w:val="20"/>
              </w:rPr>
            </w:pPr>
            <w:r>
              <w:rPr>
                <w:rFonts w:ascii="Arial" w:hAnsi="Arial"/>
                <w:sz w:val="20"/>
                <w:szCs w:val="20"/>
              </w:rPr>
              <w:t>Нет</w:t>
            </w:r>
          </w:p>
        </w:tc>
        <w:tc>
          <w:tcPr>
            <w:tcW w:w="2268" w:type="dxa"/>
            <w:vAlign w:val="center"/>
          </w:tcPr>
          <w:p w14:paraId="785BCE00" w14:textId="77777777" w:rsidR="009E28A6" w:rsidRPr="00AC391A" w:rsidRDefault="009E28A6" w:rsidP="001661FB">
            <w:pPr>
              <w:pStyle w:val="afff6"/>
              <w:rPr>
                <w:rFonts w:ascii="Arial" w:hAnsi="Arial"/>
                <w:bCs/>
                <w:i/>
                <w:iCs/>
                <w:sz w:val="20"/>
                <w:szCs w:val="20"/>
                <w:u w:val="single"/>
              </w:rPr>
            </w:pPr>
            <w:r>
              <w:rPr>
                <w:rFonts w:ascii="Arial" w:hAnsi="Arial"/>
                <w:sz w:val="20"/>
                <w:szCs w:val="20"/>
              </w:rPr>
              <w:t>Нет</w:t>
            </w:r>
          </w:p>
        </w:tc>
        <w:tc>
          <w:tcPr>
            <w:tcW w:w="2268" w:type="dxa"/>
            <w:vAlign w:val="center"/>
          </w:tcPr>
          <w:p w14:paraId="74FACCC2" w14:textId="77777777" w:rsidR="009E28A6" w:rsidRPr="00AC391A" w:rsidRDefault="009E28A6" w:rsidP="001661FB">
            <w:pPr>
              <w:pStyle w:val="afff6"/>
              <w:rPr>
                <w:rFonts w:ascii="Arial" w:hAnsi="Arial"/>
                <w:sz w:val="20"/>
                <w:szCs w:val="20"/>
              </w:rPr>
            </w:pPr>
            <w:r>
              <w:rPr>
                <w:rFonts w:ascii="Arial" w:hAnsi="Arial"/>
                <w:sz w:val="20"/>
                <w:szCs w:val="20"/>
              </w:rPr>
              <w:t>Да</w:t>
            </w:r>
          </w:p>
        </w:tc>
      </w:tr>
      <w:tr w:rsidR="009E28A6" w:rsidRPr="0077765C" w14:paraId="1A67722A" w14:textId="77777777" w:rsidTr="008C5F22">
        <w:trPr>
          <w:trHeight w:val="454"/>
          <w:jc w:val="center"/>
        </w:trPr>
        <w:tc>
          <w:tcPr>
            <w:tcW w:w="1702" w:type="dxa"/>
            <w:vAlign w:val="center"/>
          </w:tcPr>
          <w:p w14:paraId="6D11E16C" w14:textId="77777777" w:rsidR="009E28A6" w:rsidRPr="00AC391A" w:rsidRDefault="009E28A6" w:rsidP="001661FB">
            <w:pPr>
              <w:pStyle w:val="afff6"/>
              <w:rPr>
                <w:rFonts w:ascii="Arial" w:hAnsi="Arial"/>
                <w:sz w:val="20"/>
                <w:szCs w:val="20"/>
              </w:rPr>
            </w:pPr>
            <w:r w:rsidRPr="00AC391A">
              <w:rPr>
                <w:rFonts w:ascii="Arial" w:hAnsi="Arial"/>
                <w:sz w:val="20"/>
                <w:szCs w:val="20"/>
              </w:rPr>
              <w:t>Требуемый конец</w:t>
            </w:r>
          </w:p>
        </w:tc>
        <w:tc>
          <w:tcPr>
            <w:tcW w:w="2126" w:type="dxa"/>
            <w:vAlign w:val="center"/>
          </w:tcPr>
          <w:p w14:paraId="6201DAD4" w14:textId="77777777" w:rsidR="009E28A6" w:rsidRPr="00AC391A" w:rsidRDefault="009E28A6" w:rsidP="001661FB">
            <w:pPr>
              <w:pStyle w:val="afff6"/>
              <w:rPr>
                <w:rFonts w:ascii="Arial" w:hAnsi="Arial"/>
                <w:sz w:val="20"/>
                <w:szCs w:val="20"/>
              </w:rPr>
            </w:pPr>
            <w:r w:rsidRPr="00AC391A">
              <w:rPr>
                <w:rFonts w:ascii="Arial" w:hAnsi="Arial"/>
                <w:sz w:val="20"/>
                <w:szCs w:val="20"/>
              </w:rPr>
              <w:t xml:space="preserve">Дата </w:t>
            </w:r>
            <w:r>
              <w:rPr>
                <w:rFonts w:ascii="Arial" w:hAnsi="Arial"/>
                <w:sz w:val="20"/>
                <w:szCs w:val="20"/>
              </w:rPr>
              <w:t xml:space="preserve">и время </w:t>
            </w:r>
            <w:r w:rsidRPr="00AC391A">
              <w:rPr>
                <w:rFonts w:ascii="Arial" w:hAnsi="Arial"/>
                <w:sz w:val="20"/>
                <w:szCs w:val="20"/>
              </w:rPr>
              <w:t>требуемого окончания мероприятия ТОРО по устранению неисправности</w:t>
            </w:r>
          </w:p>
        </w:tc>
        <w:tc>
          <w:tcPr>
            <w:tcW w:w="2268" w:type="dxa"/>
            <w:vAlign w:val="center"/>
          </w:tcPr>
          <w:p w14:paraId="7C34D4BF" w14:textId="77777777" w:rsidR="009E28A6" w:rsidRPr="00AC391A" w:rsidRDefault="009E28A6" w:rsidP="001661FB">
            <w:pPr>
              <w:pStyle w:val="afff6"/>
              <w:rPr>
                <w:rFonts w:ascii="Arial" w:hAnsi="Arial"/>
                <w:sz w:val="20"/>
                <w:szCs w:val="20"/>
              </w:rPr>
            </w:pPr>
            <w:r>
              <w:rPr>
                <w:rFonts w:ascii="Arial" w:hAnsi="Arial"/>
                <w:sz w:val="20"/>
                <w:szCs w:val="20"/>
              </w:rPr>
              <w:t>Нет</w:t>
            </w:r>
          </w:p>
        </w:tc>
        <w:tc>
          <w:tcPr>
            <w:tcW w:w="2268" w:type="dxa"/>
            <w:vAlign w:val="center"/>
          </w:tcPr>
          <w:p w14:paraId="11D2AC82" w14:textId="77777777" w:rsidR="009E28A6" w:rsidRPr="00AC391A" w:rsidRDefault="009E28A6" w:rsidP="001661FB">
            <w:pPr>
              <w:pStyle w:val="afff6"/>
              <w:rPr>
                <w:rFonts w:ascii="Arial" w:hAnsi="Arial"/>
                <w:bCs/>
                <w:i/>
                <w:iCs/>
                <w:sz w:val="20"/>
                <w:szCs w:val="20"/>
                <w:u w:val="single"/>
              </w:rPr>
            </w:pPr>
            <w:r>
              <w:rPr>
                <w:rFonts w:ascii="Arial" w:hAnsi="Arial"/>
                <w:sz w:val="20"/>
                <w:szCs w:val="20"/>
              </w:rPr>
              <w:t>Нет</w:t>
            </w:r>
          </w:p>
        </w:tc>
        <w:tc>
          <w:tcPr>
            <w:tcW w:w="2268" w:type="dxa"/>
            <w:vAlign w:val="center"/>
          </w:tcPr>
          <w:p w14:paraId="5A30BA49" w14:textId="77777777" w:rsidR="009E28A6" w:rsidRPr="00AC391A" w:rsidRDefault="009E28A6" w:rsidP="001661FB">
            <w:pPr>
              <w:pStyle w:val="afff6"/>
              <w:rPr>
                <w:rFonts w:ascii="Arial" w:hAnsi="Arial"/>
                <w:sz w:val="20"/>
                <w:szCs w:val="20"/>
              </w:rPr>
            </w:pPr>
            <w:r>
              <w:rPr>
                <w:rFonts w:ascii="Arial" w:hAnsi="Arial"/>
                <w:sz w:val="20"/>
                <w:szCs w:val="20"/>
              </w:rPr>
              <w:t>Да</w:t>
            </w:r>
          </w:p>
        </w:tc>
      </w:tr>
      <w:tr w:rsidR="009E28A6" w:rsidRPr="0077765C" w14:paraId="5D9EA411" w14:textId="77777777" w:rsidTr="008C5F22">
        <w:trPr>
          <w:trHeight w:val="454"/>
          <w:jc w:val="center"/>
        </w:trPr>
        <w:tc>
          <w:tcPr>
            <w:tcW w:w="1702" w:type="dxa"/>
            <w:vAlign w:val="center"/>
          </w:tcPr>
          <w:p w14:paraId="0D938177" w14:textId="77777777" w:rsidR="009E28A6" w:rsidRPr="00AC391A" w:rsidRDefault="009E28A6" w:rsidP="001661FB">
            <w:pPr>
              <w:pStyle w:val="afff6"/>
              <w:rPr>
                <w:rFonts w:ascii="Arial" w:hAnsi="Arial"/>
                <w:sz w:val="20"/>
                <w:szCs w:val="20"/>
              </w:rPr>
            </w:pPr>
            <w:r w:rsidRPr="00AC391A">
              <w:rPr>
                <w:rFonts w:ascii="Arial" w:hAnsi="Arial"/>
                <w:sz w:val="20"/>
                <w:szCs w:val="20"/>
              </w:rPr>
              <w:lastRenderedPageBreak/>
              <w:t>Картина повреждения</w:t>
            </w:r>
          </w:p>
        </w:tc>
        <w:tc>
          <w:tcPr>
            <w:tcW w:w="2126" w:type="dxa"/>
            <w:vAlign w:val="center"/>
          </w:tcPr>
          <w:p w14:paraId="6EDA5B4A" w14:textId="77777777" w:rsidR="009E28A6" w:rsidRPr="00AC391A" w:rsidRDefault="009E28A6" w:rsidP="001661FB">
            <w:pPr>
              <w:pStyle w:val="afff6"/>
              <w:rPr>
                <w:rFonts w:ascii="Arial" w:hAnsi="Arial"/>
                <w:sz w:val="20"/>
                <w:szCs w:val="20"/>
              </w:rPr>
            </w:pPr>
            <w:r w:rsidRPr="00AC391A">
              <w:rPr>
                <w:rFonts w:ascii="Arial" w:hAnsi="Arial"/>
                <w:sz w:val="20"/>
                <w:szCs w:val="20"/>
              </w:rPr>
              <w:t xml:space="preserve">Группа кодов и код проблемы, используется каталог </w:t>
            </w:r>
            <w:r w:rsidRPr="004C0636">
              <w:rPr>
                <w:rFonts w:ascii="Arial" w:hAnsi="Arial"/>
                <w:sz w:val="20"/>
                <w:szCs w:val="20"/>
              </w:rPr>
              <w:t>картин повреждений</w:t>
            </w:r>
            <w:r w:rsidRPr="00AC391A">
              <w:rPr>
                <w:rFonts w:ascii="Arial" w:hAnsi="Arial"/>
                <w:sz w:val="20"/>
                <w:szCs w:val="20"/>
              </w:rPr>
              <w:t xml:space="preserve"> (</w:t>
            </w:r>
            <w:r>
              <w:rPr>
                <w:rFonts w:ascii="Arial" w:hAnsi="Arial"/>
                <w:sz w:val="20"/>
                <w:szCs w:val="20"/>
              </w:rPr>
              <w:t>код С)</w:t>
            </w:r>
          </w:p>
        </w:tc>
        <w:tc>
          <w:tcPr>
            <w:tcW w:w="2268" w:type="dxa"/>
            <w:vAlign w:val="center"/>
          </w:tcPr>
          <w:p w14:paraId="49ED1467" w14:textId="77777777" w:rsidR="009E28A6" w:rsidRPr="00AC391A" w:rsidRDefault="009E28A6" w:rsidP="001661FB">
            <w:pPr>
              <w:pStyle w:val="afff6"/>
              <w:rPr>
                <w:rFonts w:ascii="Arial" w:hAnsi="Arial"/>
                <w:sz w:val="20"/>
                <w:szCs w:val="20"/>
              </w:rPr>
            </w:pPr>
            <w:r>
              <w:rPr>
                <w:rFonts w:ascii="Arial" w:hAnsi="Arial"/>
                <w:sz w:val="20"/>
                <w:szCs w:val="20"/>
              </w:rPr>
              <w:t>Нет</w:t>
            </w:r>
          </w:p>
        </w:tc>
        <w:tc>
          <w:tcPr>
            <w:tcW w:w="2268" w:type="dxa"/>
            <w:vAlign w:val="center"/>
          </w:tcPr>
          <w:p w14:paraId="27348A43" w14:textId="77777777" w:rsidR="009E28A6" w:rsidRPr="00AC391A" w:rsidRDefault="009E28A6" w:rsidP="001661FB">
            <w:pPr>
              <w:pStyle w:val="afff6"/>
              <w:rPr>
                <w:rFonts w:ascii="Arial" w:hAnsi="Arial"/>
                <w:sz w:val="20"/>
                <w:szCs w:val="20"/>
              </w:rPr>
            </w:pPr>
            <w:r>
              <w:rPr>
                <w:rFonts w:ascii="Arial" w:hAnsi="Arial"/>
                <w:sz w:val="20"/>
                <w:szCs w:val="20"/>
              </w:rPr>
              <w:t>Нет. Выбор из справочника</w:t>
            </w:r>
          </w:p>
        </w:tc>
        <w:tc>
          <w:tcPr>
            <w:tcW w:w="2268" w:type="dxa"/>
            <w:vAlign w:val="center"/>
          </w:tcPr>
          <w:p w14:paraId="25A8F3D3" w14:textId="77777777" w:rsidR="009E28A6" w:rsidRPr="00AC391A" w:rsidRDefault="009E28A6" w:rsidP="001661FB">
            <w:pPr>
              <w:pStyle w:val="afff6"/>
              <w:rPr>
                <w:rFonts w:ascii="Arial" w:hAnsi="Arial"/>
                <w:sz w:val="20"/>
                <w:szCs w:val="20"/>
              </w:rPr>
            </w:pPr>
            <w:r>
              <w:rPr>
                <w:rFonts w:ascii="Arial" w:hAnsi="Arial"/>
                <w:sz w:val="20"/>
                <w:szCs w:val="20"/>
              </w:rPr>
              <w:t>Да</w:t>
            </w:r>
          </w:p>
        </w:tc>
      </w:tr>
      <w:tr w:rsidR="009E28A6" w:rsidRPr="0077765C" w14:paraId="38B56305" w14:textId="77777777" w:rsidTr="008C5F22">
        <w:trPr>
          <w:trHeight w:val="454"/>
          <w:jc w:val="center"/>
        </w:trPr>
        <w:tc>
          <w:tcPr>
            <w:tcW w:w="1702" w:type="dxa"/>
            <w:vAlign w:val="center"/>
          </w:tcPr>
          <w:p w14:paraId="2A0905C8" w14:textId="77777777" w:rsidR="009E28A6" w:rsidRPr="00AC391A" w:rsidRDefault="009E28A6" w:rsidP="001661FB">
            <w:pPr>
              <w:pStyle w:val="afff6"/>
              <w:rPr>
                <w:rFonts w:ascii="Arial" w:hAnsi="Arial"/>
                <w:sz w:val="20"/>
                <w:szCs w:val="20"/>
              </w:rPr>
            </w:pPr>
            <w:r w:rsidRPr="00AC391A">
              <w:rPr>
                <w:rFonts w:ascii="Arial" w:hAnsi="Arial"/>
                <w:sz w:val="20"/>
                <w:szCs w:val="20"/>
              </w:rPr>
              <w:t>Описание (поле подробного ввода)</w:t>
            </w:r>
          </w:p>
        </w:tc>
        <w:tc>
          <w:tcPr>
            <w:tcW w:w="2126" w:type="dxa"/>
            <w:vAlign w:val="center"/>
          </w:tcPr>
          <w:p w14:paraId="372F88D2" w14:textId="77777777" w:rsidR="009E28A6" w:rsidRPr="00A4683D" w:rsidRDefault="009E28A6" w:rsidP="001661FB">
            <w:pPr>
              <w:pStyle w:val="afff6"/>
              <w:rPr>
                <w:rFonts w:ascii="Arial" w:hAnsi="Arial"/>
                <w:sz w:val="20"/>
                <w:szCs w:val="20"/>
              </w:rPr>
            </w:pPr>
            <w:r>
              <w:rPr>
                <w:rFonts w:ascii="Arial" w:hAnsi="Arial"/>
                <w:sz w:val="20"/>
                <w:szCs w:val="20"/>
              </w:rPr>
              <w:t>Подробное описание для сообщения ТОРО</w:t>
            </w:r>
          </w:p>
        </w:tc>
        <w:tc>
          <w:tcPr>
            <w:tcW w:w="2268" w:type="dxa"/>
            <w:vAlign w:val="center"/>
          </w:tcPr>
          <w:p w14:paraId="35A0BED9" w14:textId="77777777" w:rsidR="009E28A6" w:rsidRPr="00AC391A" w:rsidRDefault="009E28A6" w:rsidP="001661FB">
            <w:pPr>
              <w:pStyle w:val="afff6"/>
              <w:rPr>
                <w:rFonts w:ascii="Arial" w:hAnsi="Arial"/>
                <w:sz w:val="20"/>
                <w:szCs w:val="20"/>
              </w:rPr>
            </w:pPr>
            <w:r w:rsidRPr="00AC391A">
              <w:rPr>
                <w:rFonts w:ascii="Arial" w:hAnsi="Arial"/>
                <w:sz w:val="20"/>
                <w:szCs w:val="20"/>
              </w:rPr>
              <w:t>Необязательно</w:t>
            </w:r>
          </w:p>
        </w:tc>
        <w:tc>
          <w:tcPr>
            <w:tcW w:w="2268" w:type="dxa"/>
            <w:vAlign w:val="center"/>
          </w:tcPr>
          <w:p w14:paraId="72C66D83" w14:textId="77777777" w:rsidR="009E28A6" w:rsidRPr="00AC391A" w:rsidRDefault="009E28A6" w:rsidP="001661FB">
            <w:pPr>
              <w:pStyle w:val="afff6"/>
              <w:rPr>
                <w:rFonts w:ascii="Arial" w:hAnsi="Arial"/>
                <w:sz w:val="20"/>
                <w:szCs w:val="20"/>
              </w:rPr>
            </w:pPr>
            <w:r>
              <w:rPr>
                <w:rFonts w:ascii="Arial" w:hAnsi="Arial"/>
                <w:sz w:val="20"/>
                <w:szCs w:val="20"/>
              </w:rPr>
              <w:t>Да, по умолчанию дублирует Описание</w:t>
            </w:r>
          </w:p>
        </w:tc>
        <w:tc>
          <w:tcPr>
            <w:tcW w:w="2268" w:type="dxa"/>
            <w:vAlign w:val="center"/>
          </w:tcPr>
          <w:p w14:paraId="41641CE5" w14:textId="77777777" w:rsidR="009E28A6" w:rsidRPr="00AC391A" w:rsidRDefault="009E28A6" w:rsidP="001661FB">
            <w:pPr>
              <w:pStyle w:val="afff6"/>
              <w:rPr>
                <w:rFonts w:ascii="Arial" w:hAnsi="Arial"/>
                <w:sz w:val="20"/>
                <w:szCs w:val="20"/>
              </w:rPr>
            </w:pPr>
          </w:p>
        </w:tc>
      </w:tr>
      <w:tr w:rsidR="009E28A6" w:rsidRPr="0077765C" w14:paraId="105F20BE" w14:textId="77777777" w:rsidTr="008C5F22">
        <w:trPr>
          <w:trHeight w:val="454"/>
          <w:jc w:val="center"/>
        </w:trPr>
        <w:tc>
          <w:tcPr>
            <w:tcW w:w="1702" w:type="dxa"/>
            <w:vAlign w:val="center"/>
          </w:tcPr>
          <w:p w14:paraId="21A48AE3" w14:textId="77777777" w:rsidR="009E28A6" w:rsidRPr="00AC391A" w:rsidRDefault="009E28A6" w:rsidP="001661FB">
            <w:pPr>
              <w:pStyle w:val="afff6"/>
              <w:rPr>
                <w:rFonts w:ascii="Arial" w:hAnsi="Arial"/>
                <w:sz w:val="20"/>
                <w:szCs w:val="20"/>
              </w:rPr>
            </w:pPr>
            <w:r>
              <w:rPr>
                <w:rFonts w:ascii="Arial" w:hAnsi="Arial"/>
                <w:sz w:val="20"/>
                <w:szCs w:val="20"/>
              </w:rPr>
              <w:t>Отказ</w:t>
            </w:r>
          </w:p>
        </w:tc>
        <w:tc>
          <w:tcPr>
            <w:tcW w:w="2126" w:type="dxa"/>
            <w:vAlign w:val="center"/>
          </w:tcPr>
          <w:p w14:paraId="4070F8A9" w14:textId="77777777" w:rsidR="009E28A6" w:rsidRDefault="009E28A6" w:rsidP="001661FB">
            <w:pPr>
              <w:pStyle w:val="afff6"/>
              <w:rPr>
                <w:rFonts w:ascii="Arial" w:hAnsi="Arial"/>
                <w:sz w:val="20"/>
                <w:szCs w:val="20"/>
              </w:rPr>
            </w:pPr>
            <w:r>
              <w:rPr>
                <w:rFonts w:ascii="Arial" w:hAnsi="Arial"/>
                <w:sz w:val="20"/>
                <w:szCs w:val="20"/>
              </w:rPr>
              <w:t>Признак отказа</w:t>
            </w:r>
          </w:p>
        </w:tc>
        <w:tc>
          <w:tcPr>
            <w:tcW w:w="2268" w:type="dxa"/>
            <w:vAlign w:val="center"/>
          </w:tcPr>
          <w:p w14:paraId="49004F33" w14:textId="77777777" w:rsidR="009E28A6" w:rsidRPr="00AC391A" w:rsidRDefault="009E28A6" w:rsidP="001661FB">
            <w:pPr>
              <w:pStyle w:val="afff6"/>
              <w:rPr>
                <w:rFonts w:ascii="Arial" w:hAnsi="Arial"/>
                <w:sz w:val="20"/>
                <w:szCs w:val="20"/>
              </w:rPr>
            </w:pPr>
            <w:r>
              <w:rPr>
                <w:rFonts w:ascii="Arial" w:hAnsi="Arial"/>
                <w:sz w:val="20"/>
                <w:szCs w:val="20"/>
              </w:rPr>
              <w:t>Нет</w:t>
            </w:r>
          </w:p>
        </w:tc>
        <w:tc>
          <w:tcPr>
            <w:tcW w:w="2268" w:type="dxa"/>
            <w:vAlign w:val="center"/>
          </w:tcPr>
          <w:p w14:paraId="2BEB2F45" w14:textId="77777777" w:rsidR="009E28A6" w:rsidRPr="00751895" w:rsidRDefault="009E28A6" w:rsidP="001661FB">
            <w:pPr>
              <w:pStyle w:val="afff6"/>
              <w:rPr>
                <w:rFonts w:ascii="Arial" w:hAnsi="Arial"/>
                <w:sz w:val="20"/>
                <w:szCs w:val="20"/>
              </w:rPr>
            </w:pPr>
            <w:r>
              <w:rPr>
                <w:rFonts w:ascii="Arial" w:hAnsi="Arial"/>
                <w:sz w:val="20"/>
                <w:szCs w:val="20"/>
              </w:rPr>
              <w:t>Нет, чекбокс (Да</w:t>
            </w:r>
            <w:r>
              <w:rPr>
                <w:rFonts w:ascii="Arial" w:hAnsi="Arial"/>
                <w:sz w:val="20"/>
                <w:szCs w:val="20"/>
                <w:lang w:val="en-US"/>
              </w:rPr>
              <w:t>/</w:t>
            </w:r>
            <w:r>
              <w:rPr>
                <w:rFonts w:ascii="Arial" w:hAnsi="Arial"/>
                <w:sz w:val="20"/>
                <w:szCs w:val="20"/>
              </w:rPr>
              <w:t>Нет)</w:t>
            </w:r>
          </w:p>
        </w:tc>
        <w:tc>
          <w:tcPr>
            <w:tcW w:w="2268" w:type="dxa"/>
            <w:vAlign w:val="center"/>
          </w:tcPr>
          <w:p w14:paraId="78813870" w14:textId="77777777" w:rsidR="009E28A6" w:rsidRPr="00AC391A" w:rsidRDefault="009E28A6" w:rsidP="001661FB">
            <w:pPr>
              <w:pStyle w:val="afff6"/>
              <w:rPr>
                <w:rFonts w:ascii="Arial" w:hAnsi="Arial"/>
                <w:sz w:val="20"/>
                <w:szCs w:val="20"/>
              </w:rPr>
            </w:pPr>
            <w:r>
              <w:rPr>
                <w:rFonts w:ascii="Arial" w:hAnsi="Arial"/>
                <w:sz w:val="20"/>
                <w:szCs w:val="20"/>
              </w:rPr>
              <w:t>Да</w:t>
            </w:r>
          </w:p>
        </w:tc>
      </w:tr>
      <w:tr w:rsidR="009E28A6" w:rsidRPr="0077765C" w14:paraId="2887411C" w14:textId="77777777" w:rsidTr="008C5F22">
        <w:trPr>
          <w:trHeight w:val="454"/>
          <w:jc w:val="center"/>
        </w:trPr>
        <w:tc>
          <w:tcPr>
            <w:tcW w:w="1702" w:type="dxa"/>
            <w:vAlign w:val="center"/>
          </w:tcPr>
          <w:p w14:paraId="2C77DCD6" w14:textId="77777777" w:rsidR="009E28A6" w:rsidRPr="00AC391A" w:rsidRDefault="009E28A6" w:rsidP="001661FB">
            <w:pPr>
              <w:pStyle w:val="afff6"/>
              <w:rPr>
                <w:rFonts w:ascii="Arial" w:hAnsi="Arial"/>
                <w:sz w:val="20"/>
                <w:szCs w:val="20"/>
              </w:rPr>
            </w:pPr>
            <w:r w:rsidRPr="00AC391A">
              <w:rPr>
                <w:rFonts w:ascii="Arial" w:hAnsi="Arial"/>
                <w:sz w:val="20"/>
                <w:szCs w:val="20"/>
              </w:rPr>
              <w:t>Вид дефекта</w:t>
            </w:r>
          </w:p>
        </w:tc>
        <w:tc>
          <w:tcPr>
            <w:tcW w:w="2126" w:type="dxa"/>
            <w:vAlign w:val="center"/>
          </w:tcPr>
          <w:p w14:paraId="0D5FBFFB" w14:textId="77777777" w:rsidR="009E28A6" w:rsidRPr="00AC391A" w:rsidRDefault="009E28A6" w:rsidP="001661FB">
            <w:pPr>
              <w:pStyle w:val="afff6"/>
              <w:rPr>
                <w:rFonts w:ascii="Arial" w:hAnsi="Arial"/>
                <w:sz w:val="20"/>
                <w:szCs w:val="20"/>
              </w:rPr>
            </w:pPr>
            <w:r w:rsidRPr="00AC391A">
              <w:rPr>
                <w:rFonts w:ascii="Arial" w:hAnsi="Arial"/>
                <w:sz w:val="20"/>
                <w:szCs w:val="20"/>
              </w:rPr>
              <w:t>Группа кодов и код дефекта, используется каталог дефектов (9)</w:t>
            </w:r>
          </w:p>
        </w:tc>
        <w:tc>
          <w:tcPr>
            <w:tcW w:w="2268" w:type="dxa"/>
            <w:vAlign w:val="center"/>
          </w:tcPr>
          <w:p w14:paraId="2D54C98A" w14:textId="77777777" w:rsidR="009E28A6" w:rsidRPr="00AC391A" w:rsidRDefault="009E28A6" w:rsidP="001661FB">
            <w:pPr>
              <w:pStyle w:val="afff6"/>
              <w:rPr>
                <w:rFonts w:ascii="Arial" w:hAnsi="Arial"/>
                <w:sz w:val="20"/>
                <w:szCs w:val="20"/>
              </w:rPr>
            </w:pPr>
            <w:r>
              <w:rPr>
                <w:rFonts w:ascii="Arial" w:hAnsi="Arial"/>
                <w:sz w:val="20"/>
                <w:szCs w:val="20"/>
              </w:rPr>
              <w:t>Нет</w:t>
            </w:r>
          </w:p>
        </w:tc>
        <w:tc>
          <w:tcPr>
            <w:tcW w:w="2268" w:type="dxa"/>
            <w:vAlign w:val="center"/>
          </w:tcPr>
          <w:p w14:paraId="28C4864E" w14:textId="77777777" w:rsidR="009E28A6" w:rsidRPr="00AC391A" w:rsidRDefault="009E28A6" w:rsidP="001661FB">
            <w:pPr>
              <w:pStyle w:val="afff6"/>
              <w:rPr>
                <w:rFonts w:ascii="Arial" w:hAnsi="Arial"/>
                <w:sz w:val="20"/>
                <w:szCs w:val="20"/>
              </w:rPr>
            </w:pPr>
            <w:r>
              <w:rPr>
                <w:rFonts w:ascii="Arial" w:hAnsi="Arial"/>
                <w:sz w:val="20"/>
                <w:szCs w:val="20"/>
              </w:rPr>
              <w:t>Нет. Выбор из справочника</w:t>
            </w:r>
          </w:p>
        </w:tc>
        <w:tc>
          <w:tcPr>
            <w:tcW w:w="2268" w:type="dxa"/>
            <w:vAlign w:val="center"/>
          </w:tcPr>
          <w:p w14:paraId="166129A4" w14:textId="77777777" w:rsidR="009E28A6" w:rsidRPr="00AC391A" w:rsidRDefault="009E28A6" w:rsidP="001661FB">
            <w:pPr>
              <w:pStyle w:val="afff6"/>
              <w:rPr>
                <w:rFonts w:ascii="Arial" w:hAnsi="Arial"/>
                <w:sz w:val="20"/>
                <w:szCs w:val="20"/>
              </w:rPr>
            </w:pPr>
            <w:r>
              <w:rPr>
                <w:rFonts w:ascii="Arial" w:hAnsi="Arial"/>
                <w:sz w:val="20"/>
                <w:szCs w:val="20"/>
              </w:rPr>
              <w:t>Да</w:t>
            </w:r>
          </w:p>
        </w:tc>
      </w:tr>
      <w:tr w:rsidR="009E28A6" w:rsidRPr="0077765C" w14:paraId="19DEA105" w14:textId="77777777" w:rsidTr="008C5F22">
        <w:trPr>
          <w:trHeight w:val="454"/>
          <w:jc w:val="center"/>
        </w:trPr>
        <w:tc>
          <w:tcPr>
            <w:tcW w:w="1702" w:type="dxa"/>
            <w:vAlign w:val="center"/>
          </w:tcPr>
          <w:p w14:paraId="67D9A26A" w14:textId="77777777" w:rsidR="009E28A6" w:rsidRPr="00AC391A" w:rsidRDefault="009E28A6" w:rsidP="001661FB">
            <w:pPr>
              <w:pStyle w:val="afff6"/>
              <w:rPr>
                <w:rFonts w:ascii="Arial" w:hAnsi="Arial"/>
                <w:sz w:val="20"/>
                <w:szCs w:val="20"/>
              </w:rPr>
            </w:pPr>
            <w:r w:rsidRPr="00AC391A">
              <w:rPr>
                <w:rFonts w:ascii="Arial" w:hAnsi="Arial"/>
                <w:sz w:val="20"/>
                <w:szCs w:val="20"/>
              </w:rPr>
              <w:t>Код причины</w:t>
            </w:r>
          </w:p>
        </w:tc>
        <w:tc>
          <w:tcPr>
            <w:tcW w:w="2126" w:type="dxa"/>
            <w:vAlign w:val="center"/>
          </w:tcPr>
          <w:p w14:paraId="2338B525" w14:textId="77777777" w:rsidR="009E28A6" w:rsidRPr="00AC391A" w:rsidRDefault="009E28A6" w:rsidP="001661FB">
            <w:pPr>
              <w:pStyle w:val="afff6"/>
              <w:rPr>
                <w:rFonts w:ascii="Arial" w:hAnsi="Arial"/>
                <w:sz w:val="20"/>
                <w:szCs w:val="20"/>
              </w:rPr>
            </w:pPr>
            <w:r w:rsidRPr="00AC391A">
              <w:rPr>
                <w:rFonts w:ascii="Arial" w:hAnsi="Arial"/>
                <w:sz w:val="20"/>
                <w:szCs w:val="20"/>
              </w:rPr>
              <w:t>Группа кодов и код причины, используется каталог причин (5)</w:t>
            </w:r>
          </w:p>
        </w:tc>
        <w:tc>
          <w:tcPr>
            <w:tcW w:w="2268" w:type="dxa"/>
            <w:vAlign w:val="center"/>
          </w:tcPr>
          <w:p w14:paraId="518A10DA" w14:textId="77777777" w:rsidR="009E28A6" w:rsidRPr="00AC391A" w:rsidRDefault="009E28A6" w:rsidP="001661FB">
            <w:pPr>
              <w:pStyle w:val="afff6"/>
              <w:rPr>
                <w:rFonts w:ascii="Arial" w:hAnsi="Arial"/>
                <w:sz w:val="20"/>
                <w:szCs w:val="20"/>
              </w:rPr>
            </w:pPr>
            <w:r>
              <w:rPr>
                <w:rFonts w:ascii="Arial" w:hAnsi="Arial"/>
                <w:sz w:val="20"/>
                <w:szCs w:val="20"/>
              </w:rPr>
              <w:t>Нет</w:t>
            </w:r>
          </w:p>
        </w:tc>
        <w:tc>
          <w:tcPr>
            <w:tcW w:w="2268" w:type="dxa"/>
            <w:vAlign w:val="center"/>
          </w:tcPr>
          <w:p w14:paraId="38B54ED1" w14:textId="77777777" w:rsidR="009E28A6" w:rsidRPr="0044478C" w:rsidRDefault="009E28A6" w:rsidP="001661FB">
            <w:pPr>
              <w:pStyle w:val="afff6"/>
              <w:rPr>
                <w:rFonts w:ascii="Arial" w:hAnsi="Arial"/>
                <w:sz w:val="20"/>
                <w:szCs w:val="20"/>
              </w:rPr>
            </w:pPr>
            <w:r>
              <w:rPr>
                <w:rFonts w:ascii="Arial" w:hAnsi="Arial"/>
                <w:sz w:val="20"/>
                <w:szCs w:val="20"/>
              </w:rPr>
              <w:t>Нет. Выбор из справочника</w:t>
            </w:r>
          </w:p>
        </w:tc>
        <w:tc>
          <w:tcPr>
            <w:tcW w:w="2268" w:type="dxa"/>
            <w:vAlign w:val="center"/>
          </w:tcPr>
          <w:p w14:paraId="1E9D76AE" w14:textId="77777777" w:rsidR="009E28A6" w:rsidRPr="00AC391A" w:rsidRDefault="009E28A6" w:rsidP="001661FB">
            <w:pPr>
              <w:pStyle w:val="afff6"/>
              <w:rPr>
                <w:rFonts w:ascii="Arial" w:hAnsi="Arial"/>
                <w:sz w:val="20"/>
                <w:szCs w:val="20"/>
              </w:rPr>
            </w:pPr>
            <w:r>
              <w:rPr>
                <w:rFonts w:ascii="Arial" w:hAnsi="Arial"/>
                <w:sz w:val="20"/>
                <w:szCs w:val="20"/>
              </w:rPr>
              <w:t>Да</w:t>
            </w:r>
          </w:p>
        </w:tc>
      </w:tr>
      <w:tr w:rsidR="009E28A6" w:rsidRPr="0077765C" w14:paraId="58D755F0" w14:textId="77777777" w:rsidTr="008C5F22">
        <w:trPr>
          <w:trHeight w:val="454"/>
          <w:jc w:val="center"/>
        </w:trPr>
        <w:tc>
          <w:tcPr>
            <w:tcW w:w="1702" w:type="dxa"/>
            <w:vAlign w:val="center"/>
          </w:tcPr>
          <w:p w14:paraId="0CD3EBF3" w14:textId="77777777" w:rsidR="009E28A6" w:rsidRPr="00AC391A" w:rsidRDefault="009E28A6" w:rsidP="001661FB">
            <w:pPr>
              <w:pStyle w:val="afff6"/>
              <w:rPr>
                <w:rFonts w:ascii="Arial" w:hAnsi="Arial"/>
                <w:sz w:val="20"/>
                <w:szCs w:val="20"/>
              </w:rPr>
            </w:pPr>
            <w:r w:rsidRPr="00AC391A">
              <w:rPr>
                <w:rFonts w:ascii="Arial" w:hAnsi="Arial"/>
                <w:sz w:val="20"/>
                <w:szCs w:val="20"/>
              </w:rPr>
              <w:t>Часть объекта</w:t>
            </w:r>
          </w:p>
        </w:tc>
        <w:tc>
          <w:tcPr>
            <w:tcW w:w="2126" w:type="dxa"/>
            <w:vAlign w:val="center"/>
          </w:tcPr>
          <w:p w14:paraId="390F866B" w14:textId="77777777" w:rsidR="009E28A6" w:rsidRPr="00AC391A" w:rsidRDefault="009E28A6" w:rsidP="001661FB">
            <w:pPr>
              <w:pStyle w:val="afff6"/>
              <w:rPr>
                <w:rFonts w:ascii="Arial" w:hAnsi="Arial"/>
                <w:sz w:val="20"/>
                <w:szCs w:val="20"/>
              </w:rPr>
            </w:pPr>
            <w:r w:rsidRPr="00AC391A">
              <w:rPr>
                <w:rFonts w:ascii="Arial" w:hAnsi="Arial"/>
                <w:sz w:val="20"/>
                <w:szCs w:val="20"/>
              </w:rPr>
              <w:t>Группа кодов и код части объекта, используется каталог частей объектов (</w:t>
            </w:r>
            <w:r w:rsidRPr="00AC391A">
              <w:rPr>
                <w:rFonts w:ascii="Arial" w:hAnsi="Arial"/>
                <w:sz w:val="20"/>
                <w:szCs w:val="20"/>
                <w:lang w:val="en-US"/>
              </w:rPr>
              <w:t>B</w:t>
            </w:r>
            <w:r w:rsidRPr="00AC391A">
              <w:rPr>
                <w:rFonts w:ascii="Arial" w:hAnsi="Arial"/>
                <w:sz w:val="20"/>
                <w:szCs w:val="20"/>
              </w:rPr>
              <w:t>)</w:t>
            </w:r>
          </w:p>
        </w:tc>
        <w:tc>
          <w:tcPr>
            <w:tcW w:w="2268" w:type="dxa"/>
            <w:vAlign w:val="center"/>
          </w:tcPr>
          <w:p w14:paraId="23A4991B" w14:textId="77777777" w:rsidR="009E28A6" w:rsidRPr="00AC391A" w:rsidRDefault="009E28A6" w:rsidP="001661FB">
            <w:pPr>
              <w:pStyle w:val="afff6"/>
              <w:rPr>
                <w:rFonts w:ascii="Arial" w:hAnsi="Arial"/>
                <w:sz w:val="20"/>
                <w:szCs w:val="20"/>
              </w:rPr>
            </w:pPr>
            <w:r w:rsidRPr="00AC391A">
              <w:rPr>
                <w:rFonts w:ascii="Arial" w:hAnsi="Arial"/>
                <w:sz w:val="20"/>
                <w:szCs w:val="20"/>
              </w:rPr>
              <w:t xml:space="preserve">Необязательно </w:t>
            </w:r>
          </w:p>
        </w:tc>
        <w:tc>
          <w:tcPr>
            <w:tcW w:w="2268" w:type="dxa"/>
            <w:vAlign w:val="center"/>
          </w:tcPr>
          <w:p w14:paraId="7C92594D" w14:textId="77777777" w:rsidR="009E28A6" w:rsidRPr="00AC391A" w:rsidRDefault="009E28A6" w:rsidP="001661FB">
            <w:pPr>
              <w:pStyle w:val="afff6"/>
              <w:rPr>
                <w:rFonts w:ascii="Arial" w:hAnsi="Arial"/>
                <w:sz w:val="20"/>
                <w:szCs w:val="20"/>
              </w:rPr>
            </w:pPr>
            <w:r>
              <w:rPr>
                <w:rFonts w:ascii="Arial" w:hAnsi="Arial"/>
                <w:sz w:val="20"/>
                <w:szCs w:val="20"/>
              </w:rPr>
              <w:t>Нет. Выбор из справочника</w:t>
            </w:r>
          </w:p>
        </w:tc>
        <w:tc>
          <w:tcPr>
            <w:tcW w:w="2268" w:type="dxa"/>
            <w:vAlign w:val="center"/>
          </w:tcPr>
          <w:p w14:paraId="1578DD88" w14:textId="77777777" w:rsidR="009E28A6" w:rsidRPr="00AC391A" w:rsidRDefault="009E28A6" w:rsidP="001661FB">
            <w:pPr>
              <w:pStyle w:val="afff6"/>
              <w:rPr>
                <w:rFonts w:ascii="Arial" w:hAnsi="Arial"/>
                <w:sz w:val="20"/>
                <w:szCs w:val="20"/>
              </w:rPr>
            </w:pPr>
            <w:r>
              <w:rPr>
                <w:rFonts w:ascii="Arial" w:hAnsi="Arial"/>
                <w:sz w:val="20"/>
                <w:szCs w:val="20"/>
              </w:rPr>
              <w:t>Да</w:t>
            </w:r>
          </w:p>
        </w:tc>
      </w:tr>
      <w:tr w:rsidR="009E28A6" w:rsidRPr="0077765C" w14:paraId="3CF822E4" w14:textId="77777777" w:rsidTr="008C5F22">
        <w:trPr>
          <w:trHeight w:val="454"/>
          <w:jc w:val="center"/>
        </w:trPr>
        <w:tc>
          <w:tcPr>
            <w:tcW w:w="1702" w:type="dxa"/>
            <w:vAlign w:val="center"/>
          </w:tcPr>
          <w:p w14:paraId="5808C67B" w14:textId="77777777" w:rsidR="009E28A6" w:rsidRPr="00AC391A" w:rsidRDefault="009E28A6" w:rsidP="001661FB">
            <w:pPr>
              <w:pStyle w:val="afff6"/>
              <w:rPr>
                <w:rFonts w:ascii="Arial" w:hAnsi="Arial"/>
                <w:sz w:val="20"/>
                <w:szCs w:val="20"/>
              </w:rPr>
            </w:pPr>
            <w:r w:rsidRPr="00AC391A">
              <w:rPr>
                <w:rFonts w:ascii="Arial" w:hAnsi="Arial"/>
                <w:sz w:val="20"/>
                <w:szCs w:val="20"/>
              </w:rPr>
              <w:t>Код последствия</w:t>
            </w:r>
          </w:p>
        </w:tc>
        <w:tc>
          <w:tcPr>
            <w:tcW w:w="2126" w:type="dxa"/>
            <w:vAlign w:val="center"/>
          </w:tcPr>
          <w:p w14:paraId="63B344E8" w14:textId="77777777" w:rsidR="009E28A6" w:rsidRPr="00AC391A" w:rsidRDefault="009E28A6" w:rsidP="001661FB">
            <w:pPr>
              <w:pStyle w:val="afff6"/>
              <w:rPr>
                <w:rFonts w:ascii="Arial" w:hAnsi="Arial"/>
                <w:sz w:val="20"/>
                <w:szCs w:val="20"/>
              </w:rPr>
            </w:pPr>
            <w:r w:rsidRPr="00AC391A">
              <w:rPr>
                <w:rFonts w:ascii="Arial" w:hAnsi="Arial"/>
                <w:sz w:val="20"/>
                <w:szCs w:val="20"/>
              </w:rPr>
              <w:t>Группа кодов и код последствия, используется каталог последствий (6)</w:t>
            </w:r>
          </w:p>
        </w:tc>
        <w:tc>
          <w:tcPr>
            <w:tcW w:w="2268" w:type="dxa"/>
            <w:vAlign w:val="center"/>
          </w:tcPr>
          <w:p w14:paraId="6F676B85" w14:textId="77777777" w:rsidR="009E28A6" w:rsidRPr="00AC391A" w:rsidRDefault="009E28A6" w:rsidP="001661FB">
            <w:pPr>
              <w:pStyle w:val="afff6"/>
              <w:rPr>
                <w:rFonts w:ascii="Arial" w:hAnsi="Arial"/>
                <w:sz w:val="20"/>
                <w:szCs w:val="20"/>
              </w:rPr>
            </w:pPr>
            <w:r w:rsidRPr="00AC391A">
              <w:rPr>
                <w:rFonts w:ascii="Arial" w:hAnsi="Arial"/>
                <w:sz w:val="20"/>
                <w:szCs w:val="20"/>
              </w:rPr>
              <w:t xml:space="preserve">Необязательно </w:t>
            </w:r>
          </w:p>
        </w:tc>
        <w:tc>
          <w:tcPr>
            <w:tcW w:w="2268" w:type="dxa"/>
            <w:vAlign w:val="center"/>
          </w:tcPr>
          <w:p w14:paraId="6D94B517" w14:textId="77777777" w:rsidR="009E28A6" w:rsidRPr="00AC391A" w:rsidRDefault="009E28A6" w:rsidP="001661FB">
            <w:pPr>
              <w:pStyle w:val="afff6"/>
              <w:rPr>
                <w:rFonts w:ascii="Arial" w:hAnsi="Arial"/>
                <w:sz w:val="20"/>
                <w:szCs w:val="20"/>
              </w:rPr>
            </w:pPr>
            <w:r>
              <w:rPr>
                <w:rFonts w:ascii="Arial" w:hAnsi="Arial"/>
                <w:sz w:val="20"/>
                <w:szCs w:val="20"/>
              </w:rPr>
              <w:t>Нет. Выбор из справочника</w:t>
            </w:r>
          </w:p>
        </w:tc>
        <w:tc>
          <w:tcPr>
            <w:tcW w:w="2268" w:type="dxa"/>
            <w:vAlign w:val="center"/>
          </w:tcPr>
          <w:p w14:paraId="7CF42338" w14:textId="77777777" w:rsidR="009E28A6" w:rsidRPr="00AC391A" w:rsidRDefault="009E28A6" w:rsidP="001661FB">
            <w:pPr>
              <w:pStyle w:val="afff6"/>
              <w:rPr>
                <w:rFonts w:ascii="Arial" w:hAnsi="Arial"/>
                <w:sz w:val="20"/>
                <w:szCs w:val="20"/>
              </w:rPr>
            </w:pPr>
            <w:r>
              <w:rPr>
                <w:rFonts w:ascii="Arial" w:hAnsi="Arial"/>
                <w:sz w:val="20"/>
                <w:szCs w:val="20"/>
              </w:rPr>
              <w:t>Да</w:t>
            </w:r>
          </w:p>
        </w:tc>
      </w:tr>
    </w:tbl>
    <w:p w14:paraId="165F4EEF" w14:textId="15E57343" w:rsidR="009E28A6" w:rsidRDefault="009E28A6" w:rsidP="0042305B">
      <w:pPr>
        <w:pStyle w:val="a8"/>
        <w:spacing w:before="240" w:beforeAutospacing="0" w:after="240" w:afterAutospacing="0" w:line="276" w:lineRule="auto"/>
        <w:ind w:firstLine="567"/>
        <w:rPr>
          <w:rFonts w:ascii="Arial" w:hAnsi="Arial" w:cs="Arial"/>
        </w:rPr>
      </w:pPr>
      <w:r>
        <w:rPr>
          <w:rFonts w:ascii="Arial" w:hAnsi="Arial" w:cs="Arial"/>
        </w:rPr>
        <w:t xml:space="preserve">Описание справочников Заводов планирования ТОРО и Групп планирования ТОРО приведено в КД </w:t>
      </w:r>
      <w:del w:id="1628" w:author="Владимир Лаут" w:date="2021-03-11T12:52:00Z">
        <w:r w:rsidR="00AC0CCB" w:rsidDel="00E0291E">
          <w:rPr>
            <w:rFonts w:ascii="Arial" w:hAnsi="Arial" w:cs="Arial"/>
          </w:rPr>
          <w:delText>ERP.9.9.2</w:delText>
        </w:r>
      </w:del>
      <w:ins w:id="1629" w:author="Владимир Лаут" w:date="2021-03-11T12:52:00Z">
        <w:r w:rsidR="00E0291E">
          <w:rPr>
            <w:rFonts w:ascii="Arial" w:hAnsi="Arial" w:cs="Arial"/>
          </w:rPr>
          <w:t>ERP.13.9.2</w:t>
        </w:r>
      </w:ins>
      <w:r w:rsidR="007334C2">
        <w:rPr>
          <w:rFonts w:ascii="Arial" w:hAnsi="Arial" w:cs="Arial"/>
        </w:rPr>
        <w:t>_</w:t>
      </w:r>
      <w:r w:rsidRPr="000D5A75">
        <w:rPr>
          <w:rFonts w:ascii="Arial" w:hAnsi="Arial" w:cs="Arial"/>
        </w:rPr>
        <w:t>1_КД_Орг_структура</w:t>
      </w:r>
    </w:p>
    <w:p w14:paraId="6163F2F3" w14:textId="1E8399F3" w:rsidR="009E28A6" w:rsidRDefault="009E28A6" w:rsidP="0042305B">
      <w:pPr>
        <w:suppressAutoHyphens/>
        <w:spacing w:after="240" w:line="276" w:lineRule="auto"/>
        <w:ind w:firstLine="567"/>
        <w:jc w:val="left"/>
        <w:rPr>
          <w:rFonts w:ascii="Arial" w:eastAsia="Calibri" w:hAnsi="Arial" w:cs="Arial"/>
          <w:szCs w:val="24"/>
          <w:lang w:eastAsia="ru-RU"/>
        </w:rPr>
      </w:pPr>
      <w:r>
        <w:rPr>
          <w:rFonts w:ascii="Arial" w:hAnsi="Arial" w:cs="Arial"/>
        </w:rPr>
        <w:t xml:space="preserve">Описание справочников Единиц оборудования, Рабочих мест и Каталогов ТОРО (Причины, Следствия дефекта, Виды дефектов, Части объекта и Экраны повреждений) приведено в </w:t>
      </w:r>
      <w:r w:rsidR="00D00C99" w:rsidRPr="00D00C99">
        <w:rPr>
          <w:rFonts w:ascii="Arial" w:hAnsi="Arial" w:cs="Arial"/>
          <w:szCs w:val="24"/>
        </w:rPr>
        <w:t xml:space="preserve">КД </w:t>
      </w:r>
      <w:del w:id="1630" w:author="Владимир Лаут" w:date="2021-03-11T12:52:00Z">
        <w:r w:rsidR="00AC0CCB" w:rsidDel="00E0291E">
          <w:rPr>
            <w:rFonts w:ascii="Arial" w:hAnsi="Arial" w:cs="Arial"/>
            <w:szCs w:val="24"/>
          </w:rPr>
          <w:delText>ERP.9.9.2</w:delText>
        </w:r>
      </w:del>
      <w:ins w:id="1631" w:author="Владимир Лаут" w:date="2021-03-11T12:52:00Z">
        <w:r w:rsidR="00E0291E">
          <w:rPr>
            <w:rFonts w:ascii="Arial" w:hAnsi="Arial" w:cs="Arial"/>
            <w:szCs w:val="24"/>
          </w:rPr>
          <w:t>ERP.13.9.2</w:t>
        </w:r>
      </w:ins>
      <w:r w:rsidR="007334C2">
        <w:rPr>
          <w:rFonts w:ascii="Arial" w:hAnsi="Arial" w:cs="Arial"/>
          <w:szCs w:val="24"/>
        </w:rPr>
        <w:t>_</w:t>
      </w:r>
      <w:r w:rsidR="00D00C99" w:rsidRPr="00D00C99">
        <w:rPr>
          <w:rFonts w:ascii="Arial" w:hAnsi="Arial" w:cs="Arial"/>
          <w:szCs w:val="24"/>
        </w:rPr>
        <w:t>7_КД_</w:t>
      </w:r>
      <w:r w:rsidR="00D00C99" w:rsidRPr="00D00C99">
        <w:rPr>
          <w:rFonts w:ascii="Arial" w:hAnsi="Arial" w:cs="Arial"/>
          <w:szCs w:val="24"/>
          <w:lang w:val="en-US"/>
        </w:rPr>
        <w:t>PM</w:t>
      </w:r>
      <w:r w:rsidR="00D00C99" w:rsidRPr="00D00C99">
        <w:rPr>
          <w:rFonts w:ascii="Arial" w:hAnsi="Arial" w:cs="Arial"/>
          <w:szCs w:val="24"/>
        </w:rPr>
        <w:t>_Управление основными данными</w:t>
      </w:r>
      <w:r>
        <w:rPr>
          <w:rFonts w:ascii="Arial" w:hAnsi="Arial" w:cs="Arial"/>
        </w:rPr>
        <w:t xml:space="preserve">. </w:t>
      </w:r>
    </w:p>
    <w:p w14:paraId="526C4318" w14:textId="73929BC1" w:rsidR="009E28A6" w:rsidRDefault="009E28A6" w:rsidP="0042305B">
      <w:pPr>
        <w:spacing w:after="240" w:line="276" w:lineRule="auto"/>
        <w:ind w:firstLine="567"/>
        <w:rPr>
          <w:rFonts w:ascii="Arial" w:hAnsi="Arial" w:cs="Arial"/>
        </w:rPr>
      </w:pPr>
      <w:bookmarkStart w:id="1632" w:name="_Toc519603057"/>
      <w:bookmarkStart w:id="1633" w:name="_Toc521512757"/>
      <w:bookmarkStart w:id="1634" w:name="_Toc522014238"/>
      <w:r w:rsidRPr="00407A94">
        <w:rPr>
          <w:rFonts w:ascii="Arial" w:hAnsi="Arial" w:cs="Arial"/>
        </w:rPr>
        <w:t xml:space="preserve">При создании заказов ТОРО из сообщений </w:t>
      </w:r>
      <w:r>
        <w:rPr>
          <w:rFonts w:ascii="Arial" w:hAnsi="Arial" w:cs="Arial"/>
        </w:rPr>
        <w:t>вид заказа определяется автоматически в соответствии с таблицей соответствия.</w:t>
      </w:r>
    </w:p>
    <w:p w14:paraId="1E56E25D" w14:textId="09C02735" w:rsidR="009E28A6" w:rsidRPr="009B1FFB" w:rsidRDefault="009E28A6" w:rsidP="009E28A6">
      <w:pPr>
        <w:spacing w:before="240" w:after="240" w:line="276" w:lineRule="auto"/>
        <w:jc w:val="right"/>
        <w:rPr>
          <w:rFonts w:ascii="Arial" w:hAnsi="Arial" w:cs="Arial"/>
          <w:b/>
          <w:sz w:val="22"/>
        </w:rPr>
      </w:pPr>
      <w:r w:rsidRPr="009B1FFB">
        <w:rPr>
          <w:rFonts w:ascii="Arial" w:hAnsi="Arial" w:cs="Arial"/>
          <w:b/>
          <w:sz w:val="22"/>
        </w:rPr>
        <w:t>Таблица 12. Соответствие видов заказов видам сообщений</w:t>
      </w:r>
    </w:p>
    <w:tbl>
      <w:tblPr>
        <w:tblW w:w="9775" w:type="dxa"/>
        <w:jc w:val="center"/>
        <w:tblCellMar>
          <w:left w:w="0" w:type="dxa"/>
          <w:right w:w="0" w:type="dxa"/>
        </w:tblCellMar>
        <w:tblLook w:val="04A0" w:firstRow="1" w:lastRow="0" w:firstColumn="1" w:lastColumn="0" w:noHBand="0" w:noVBand="1"/>
      </w:tblPr>
      <w:tblGrid>
        <w:gridCol w:w="1337"/>
        <w:gridCol w:w="3473"/>
        <w:gridCol w:w="1417"/>
        <w:gridCol w:w="3548"/>
      </w:tblGrid>
      <w:tr w:rsidR="009E28A6" w14:paraId="1A26F44C" w14:textId="77777777" w:rsidTr="008C5F22">
        <w:trPr>
          <w:trHeight w:val="502"/>
          <w:jc w:val="center"/>
        </w:trPr>
        <w:tc>
          <w:tcPr>
            <w:tcW w:w="1337" w:type="dxa"/>
            <w:tcBorders>
              <w:top w:val="single" w:sz="8" w:space="0" w:color="auto"/>
              <w:left w:val="single" w:sz="8" w:space="0" w:color="auto"/>
              <w:bottom w:val="single" w:sz="8" w:space="0" w:color="auto"/>
              <w:right w:val="single" w:sz="8" w:space="0" w:color="auto"/>
            </w:tcBorders>
            <w:shd w:val="clear" w:color="auto" w:fill="FFC000"/>
            <w:tcMar>
              <w:top w:w="0" w:type="dxa"/>
              <w:left w:w="108" w:type="dxa"/>
              <w:bottom w:w="0" w:type="dxa"/>
              <w:right w:w="108" w:type="dxa"/>
            </w:tcMar>
            <w:vAlign w:val="center"/>
            <w:hideMark/>
          </w:tcPr>
          <w:p w14:paraId="0636B9D1" w14:textId="77777777" w:rsidR="009E28A6" w:rsidRPr="00BF0063" w:rsidRDefault="009E28A6" w:rsidP="001661FB">
            <w:pPr>
              <w:jc w:val="center"/>
              <w:rPr>
                <w:rFonts w:ascii="Arial" w:hAnsi="Arial" w:cs="Arial"/>
                <w:b/>
                <w:bCs/>
                <w:color w:val="000000"/>
                <w:sz w:val="20"/>
                <w:szCs w:val="20"/>
                <w:lang w:eastAsia="ru-RU"/>
              </w:rPr>
            </w:pPr>
            <w:r w:rsidRPr="00BF0063">
              <w:rPr>
                <w:rFonts w:ascii="Arial" w:hAnsi="Arial" w:cs="Arial"/>
                <w:b/>
                <w:bCs/>
                <w:color w:val="000000"/>
                <w:sz w:val="20"/>
                <w:szCs w:val="20"/>
                <w:lang w:eastAsia="ru-RU"/>
              </w:rPr>
              <w:t>Вид сообщения</w:t>
            </w:r>
          </w:p>
        </w:tc>
        <w:tc>
          <w:tcPr>
            <w:tcW w:w="3473" w:type="dxa"/>
            <w:tcBorders>
              <w:top w:val="single" w:sz="8" w:space="0" w:color="auto"/>
              <w:left w:val="nil"/>
              <w:bottom w:val="single" w:sz="8" w:space="0" w:color="auto"/>
              <w:right w:val="single" w:sz="8" w:space="0" w:color="auto"/>
            </w:tcBorders>
            <w:shd w:val="clear" w:color="auto" w:fill="FFC000"/>
            <w:tcMar>
              <w:top w:w="0" w:type="dxa"/>
              <w:left w:w="108" w:type="dxa"/>
              <w:bottom w:w="0" w:type="dxa"/>
              <w:right w:w="108" w:type="dxa"/>
            </w:tcMar>
            <w:vAlign w:val="center"/>
            <w:hideMark/>
          </w:tcPr>
          <w:p w14:paraId="7C834AF5" w14:textId="77777777" w:rsidR="009E28A6" w:rsidRPr="00BF0063" w:rsidRDefault="009E28A6" w:rsidP="001661FB">
            <w:pPr>
              <w:jc w:val="center"/>
              <w:rPr>
                <w:rFonts w:ascii="Arial" w:hAnsi="Arial" w:cs="Arial"/>
                <w:b/>
                <w:bCs/>
                <w:color w:val="000000"/>
                <w:sz w:val="20"/>
                <w:szCs w:val="20"/>
                <w:lang w:eastAsia="ru-RU"/>
              </w:rPr>
            </w:pPr>
            <w:r w:rsidRPr="00BF0063">
              <w:rPr>
                <w:rFonts w:ascii="Arial" w:hAnsi="Arial" w:cs="Arial"/>
                <w:b/>
                <w:bCs/>
                <w:color w:val="000000"/>
                <w:sz w:val="20"/>
                <w:szCs w:val="20"/>
                <w:lang w:eastAsia="ru-RU"/>
              </w:rPr>
              <w:t>Наименование вида сообщения</w:t>
            </w:r>
          </w:p>
        </w:tc>
        <w:tc>
          <w:tcPr>
            <w:tcW w:w="1417" w:type="dxa"/>
            <w:tcBorders>
              <w:top w:val="single" w:sz="8" w:space="0" w:color="auto"/>
              <w:left w:val="nil"/>
              <w:bottom w:val="single" w:sz="8" w:space="0" w:color="auto"/>
              <w:right w:val="single" w:sz="8" w:space="0" w:color="auto"/>
            </w:tcBorders>
            <w:shd w:val="clear" w:color="auto" w:fill="FFC000"/>
            <w:tcMar>
              <w:top w:w="0" w:type="dxa"/>
              <w:left w:w="108" w:type="dxa"/>
              <w:bottom w:w="0" w:type="dxa"/>
              <w:right w:w="108" w:type="dxa"/>
            </w:tcMar>
            <w:vAlign w:val="center"/>
            <w:hideMark/>
          </w:tcPr>
          <w:p w14:paraId="53DF9682" w14:textId="77777777" w:rsidR="009E28A6" w:rsidRPr="00BF0063" w:rsidRDefault="009E28A6" w:rsidP="001661FB">
            <w:pPr>
              <w:jc w:val="center"/>
              <w:rPr>
                <w:rFonts w:ascii="Arial" w:hAnsi="Arial" w:cs="Arial"/>
                <w:b/>
                <w:bCs/>
                <w:color w:val="000000"/>
                <w:sz w:val="20"/>
                <w:szCs w:val="20"/>
                <w:lang w:eastAsia="ru-RU"/>
              </w:rPr>
            </w:pPr>
            <w:r w:rsidRPr="00BF0063">
              <w:rPr>
                <w:rFonts w:ascii="Arial" w:hAnsi="Arial" w:cs="Arial"/>
                <w:b/>
                <w:bCs/>
                <w:color w:val="000000"/>
                <w:sz w:val="20"/>
                <w:szCs w:val="20"/>
                <w:lang w:eastAsia="ru-RU"/>
              </w:rPr>
              <w:t>Вид заказа</w:t>
            </w:r>
          </w:p>
        </w:tc>
        <w:tc>
          <w:tcPr>
            <w:tcW w:w="3548" w:type="dxa"/>
            <w:tcBorders>
              <w:top w:val="single" w:sz="8" w:space="0" w:color="auto"/>
              <w:left w:val="nil"/>
              <w:bottom w:val="single" w:sz="8" w:space="0" w:color="auto"/>
              <w:right w:val="single" w:sz="8" w:space="0" w:color="auto"/>
            </w:tcBorders>
            <w:shd w:val="clear" w:color="auto" w:fill="FFC000"/>
            <w:tcMar>
              <w:top w:w="0" w:type="dxa"/>
              <w:left w:w="108" w:type="dxa"/>
              <w:bottom w:w="0" w:type="dxa"/>
              <w:right w:w="108" w:type="dxa"/>
            </w:tcMar>
            <w:vAlign w:val="center"/>
            <w:hideMark/>
          </w:tcPr>
          <w:p w14:paraId="439DDCA8" w14:textId="77777777" w:rsidR="009E28A6" w:rsidRPr="00BF0063" w:rsidRDefault="009E28A6" w:rsidP="001661FB">
            <w:pPr>
              <w:jc w:val="center"/>
              <w:rPr>
                <w:rFonts w:ascii="Arial" w:hAnsi="Arial" w:cs="Arial"/>
                <w:b/>
                <w:bCs/>
                <w:color w:val="000000"/>
                <w:sz w:val="20"/>
                <w:szCs w:val="20"/>
                <w:lang w:eastAsia="ru-RU"/>
              </w:rPr>
            </w:pPr>
            <w:r w:rsidRPr="00BF0063">
              <w:rPr>
                <w:rFonts w:ascii="Arial" w:hAnsi="Arial" w:cs="Arial"/>
                <w:b/>
                <w:bCs/>
                <w:color w:val="000000"/>
                <w:sz w:val="20"/>
                <w:szCs w:val="20"/>
                <w:lang w:eastAsia="ru-RU"/>
              </w:rPr>
              <w:t>Наименование вида заказа</w:t>
            </w:r>
          </w:p>
        </w:tc>
      </w:tr>
      <w:tr w:rsidR="009E28A6" w14:paraId="3FEF88AD" w14:textId="77777777" w:rsidTr="008C5F22">
        <w:trPr>
          <w:trHeight w:val="280"/>
          <w:jc w:val="center"/>
        </w:trPr>
        <w:tc>
          <w:tcPr>
            <w:tcW w:w="13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376C439" w14:textId="77777777" w:rsidR="009E28A6" w:rsidRDefault="009E28A6" w:rsidP="001661FB">
            <w:pPr>
              <w:jc w:val="left"/>
              <w:rPr>
                <w:rFonts w:ascii="Arial" w:hAnsi="Arial" w:cs="Arial"/>
                <w:color w:val="000000"/>
                <w:sz w:val="20"/>
                <w:szCs w:val="20"/>
                <w:lang w:eastAsia="ru-RU"/>
              </w:rPr>
            </w:pPr>
            <w:r>
              <w:rPr>
                <w:rFonts w:ascii="Arial" w:hAnsi="Arial" w:cs="Arial"/>
                <w:color w:val="000000"/>
                <w:sz w:val="20"/>
                <w:szCs w:val="20"/>
                <w:lang w:eastAsia="ru-RU"/>
              </w:rPr>
              <w:t xml:space="preserve">A1 </w:t>
            </w:r>
          </w:p>
        </w:tc>
        <w:tc>
          <w:tcPr>
            <w:tcW w:w="347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52BCE2" w14:textId="77777777" w:rsidR="009E28A6" w:rsidRDefault="009E28A6" w:rsidP="001661FB">
            <w:pPr>
              <w:jc w:val="left"/>
              <w:rPr>
                <w:rFonts w:ascii="Arial" w:hAnsi="Arial" w:cs="Arial"/>
                <w:color w:val="000000"/>
                <w:sz w:val="20"/>
                <w:szCs w:val="20"/>
                <w:lang w:eastAsia="ru-RU"/>
              </w:rPr>
            </w:pPr>
            <w:r>
              <w:rPr>
                <w:rFonts w:ascii="Arial" w:hAnsi="Arial" w:cs="Arial"/>
                <w:color w:val="000000"/>
                <w:sz w:val="20"/>
                <w:szCs w:val="20"/>
                <w:lang w:eastAsia="ru-RU"/>
              </w:rPr>
              <w:t>Планово-предупредительное сообщение</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2525CF" w14:textId="77777777" w:rsidR="009E28A6" w:rsidRDefault="009E28A6" w:rsidP="001661FB">
            <w:pPr>
              <w:jc w:val="left"/>
              <w:rPr>
                <w:rFonts w:ascii="Arial" w:hAnsi="Arial" w:cs="Arial"/>
                <w:color w:val="000000"/>
                <w:sz w:val="20"/>
                <w:szCs w:val="20"/>
                <w:lang w:eastAsia="ru-RU"/>
              </w:rPr>
            </w:pPr>
            <w:r>
              <w:rPr>
                <w:rFonts w:ascii="Arial" w:hAnsi="Arial" w:cs="Arial"/>
                <w:color w:val="000000"/>
                <w:sz w:val="20"/>
                <w:szCs w:val="20"/>
                <w:lang w:eastAsia="ru-RU"/>
              </w:rPr>
              <w:t>APP1</w:t>
            </w:r>
          </w:p>
        </w:tc>
        <w:tc>
          <w:tcPr>
            <w:tcW w:w="354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284BC4" w14:textId="77777777" w:rsidR="009E28A6" w:rsidRDefault="009E28A6" w:rsidP="001661FB">
            <w:pPr>
              <w:jc w:val="left"/>
              <w:rPr>
                <w:rFonts w:ascii="Arial" w:hAnsi="Arial" w:cs="Arial"/>
                <w:color w:val="000000"/>
                <w:sz w:val="20"/>
                <w:szCs w:val="20"/>
                <w:lang w:eastAsia="ru-RU"/>
              </w:rPr>
            </w:pPr>
            <w:r>
              <w:rPr>
                <w:rFonts w:ascii="Arial" w:hAnsi="Arial" w:cs="Arial"/>
                <w:color w:val="000000"/>
                <w:sz w:val="20"/>
                <w:szCs w:val="20"/>
                <w:lang w:eastAsia="ru-RU"/>
              </w:rPr>
              <w:t>ТОРО по ППР</w:t>
            </w:r>
          </w:p>
        </w:tc>
      </w:tr>
      <w:tr w:rsidR="00AB4FB9" w14:paraId="155E307F" w14:textId="77777777" w:rsidTr="008C5F22">
        <w:trPr>
          <w:trHeight w:val="280"/>
          <w:jc w:val="center"/>
        </w:trPr>
        <w:tc>
          <w:tcPr>
            <w:tcW w:w="13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35B32F5"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 xml:space="preserve">A2 </w:t>
            </w:r>
          </w:p>
        </w:tc>
        <w:tc>
          <w:tcPr>
            <w:tcW w:w="347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BEC03D"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Сообщение о неисправности</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E1B8D3" w14:textId="5D13556E"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 xml:space="preserve">AVS1 </w:t>
            </w:r>
          </w:p>
        </w:tc>
        <w:tc>
          <w:tcPr>
            <w:tcW w:w="354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A7C8098" w14:textId="49C13D52"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ТОРО по состоянию</w:t>
            </w:r>
          </w:p>
        </w:tc>
      </w:tr>
      <w:tr w:rsidR="00AB4FB9" w14:paraId="098E41B2" w14:textId="77777777" w:rsidTr="008C5F22">
        <w:trPr>
          <w:trHeight w:val="280"/>
          <w:jc w:val="center"/>
        </w:trPr>
        <w:tc>
          <w:tcPr>
            <w:tcW w:w="13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D402389" w14:textId="0841B0F6" w:rsidR="00AB4FB9" w:rsidRP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A3</w:t>
            </w:r>
          </w:p>
        </w:tc>
        <w:tc>
          <w:tcPr>
            <w:tcW w:w="3473" w:type="dxa"/>
            <w:tcBorders>
              <w:top w:val="nil"/>
              <w:left w:val="nil"/>
              <w:bottom w:val="single" w:sz="8" w:space="0" w:color="auto"/>
              <w:right w:val="single" w:sz="8" w:space="0" w:color="auto"/>
            </w:tcBorders>
            <w:tcMar>
              <w:top w:w="0" w:type="dxa"/>
              <w:left w:w="108" w:type="dxa"/>
              <w:bottom w:w="0" w:type="dxa"/>
              <w:right w:w="108" w:type="dxa"/>
            </w:tcMar>
            <w:vAlign w:val="center"/>
          </w:tcPr>
          <w:p w14:paraId="60A00AE5" w14:textId="5B2E72D4"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Предписание ЭПБ</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tcPr>
          <w:p w14:paraId="76CEE202" w14:textId="2AD0AC20"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 xml:space="preserve">AVS1 </w:t>
            </w:r>
          </w:p>
        </w:tc>
        <w:tc>
          <w:tcPr>
            <w:tcW w:w="3548" w:type="dxa"/>
            <w:tcBorders>
              <w:top w:val="nil"/>
              <w:left w:val="nil"/>
              <w:bottom w:val="single" w:sz="8" w:space="0" w:color="auto"/>
              <w:right w:val="single" w:sz="8" w:space="0" w:color="auto"/>
            </w:tcBorders>
            <w:tcMar>
              <w:top w:w="0" w:type="dxa"/>
              <w:left w:w="108" w:type="dxa"/>
              <w:bottom w:w="0" w:type="dxa"/>
              <w:right w:w="108" w:type="dxa"/>
            </w:tcMar>
            <w:vAlign w:val="center"/>
          </w:tcPr>
          <w:p w14:paraId="79C1595D" w14:textId="22680452"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ТОРО по состоянию</w:t>
            </w:r>
          </w:p>
        </w:tc>
      </w:tr>
      <w:tr w:rsidR="00AB4FB9" w14:paraId="02BB428D" w14:textId="77777777" w:rsidTr="008C5F22">
        <w:trPr>
          <w:trHeight w:val="280"/>
          <w:jc w:val="center"/>
        </w:trPr>
        <w:tc>
          <w:tcPr>
            <w:tcW w:w="13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0C45570"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lastRenderedPageBreak/>
              <w:t>A4</w:t>
            </w:r>
          </w:p>
        </w:tc>
        <w:tc>
          <w:tcPr>
            <w:tcW w:w="347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0E6AF2"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Заявка на консервацию</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29CE21"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 xml:space="preserve">AVS1 </w:t>
            </w:r>
          </w:p>
        </w:tc>
        <w:tc>
          <w:tcPr>
            <w:tcW w:w="354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D5D0E3"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ТОРО по состоянию</w:t>
            </w:r>
          </w:p>
        </w:tc>
      </w:tr>
      <w:tr w:rsidR="00AB4FB9" w14:paraId="1F3FEF3D" w14:textId="77777777" w:rsidTr="008C5F22">
        <w:trPr>
          <w:trHeight w:val="280"/>
          <w:jc w:val="center"/>
        </w:trPr>
        <w:tc>
          <w:tcPr>
            <w:tcW w:w="13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4F4C389"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A5</w:t>
            </w:r>
          </w:p>
        </w:tc>
        <w:tc>
          <w:tcPr>
            <w:tcW w:w="347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CFE44F8"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Заявка на расконсервацию</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1A8A6FF"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 xml:space="preserve">AVS1 </w:t>
            </w:r>
          </w:p>
        </w:tc>
        <w:tc>
          <w:tcPr>
            <w:tcW w:w="354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E1B7ABA"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ТОРО по состоянию</w:t>
            </w:r>
          </w:p>
        </w:tc>
      </w:tr>
      <w:tr w:rsidR="00AB4FB9" w14:paraId="5679C648" w14:textId="77777777" w:rsidTr="008C5F22">
        <w:trPr>
          <w:trHeight w:val="280"/>
          <w:jc w:val="center"/>
        </w:trPr>
        <w:tc>
          <w:tcPr>
            <w:tcW w:w="13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2C9BD71"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A6</w:t>
            </w:r>
          </w:p>
        </w:tc>
        <w:tc>
          <w:tcPr>
            <w:tcW w:w="347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75806D"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Заявка на монтаж</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CCB07C"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 xml:space="preserve">AVS1 </w:t>
            </w:r>
          </w:p>
        </w:tc>
        <w:tc>
          <w:tcPr>
            <w:tcW w:w="354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59B6B8D"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ТОРО по состоянию</w:t>
            </w:r>
          </w:p>
        </w:tc>
      </w:tr>
      <w:tr w:rsidR="00AB4FB9" w14:paraId="05B99685" w14:textId="77777777" w:rsidTr="008C5F22">
        <w:trPr>
          <w:trHeight w:val="280"/>
          <w:jc w:val="center"/>
        </w:trPr>
        <w:tc>
          <w:tcPr>
            <w:tcW w:w="13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8B88BA1"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A7</w:t>
            </w:r>
          </w:p>
        </w:tc>
        <w:tc>
          <w:tcPr>
            <w:tcW w:w="347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AD1604C"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Заявка на демонтаж</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D684862"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 xml:space="preserve">AVS1 </w:t>
            </w:r>
          </w:p>
        </w:tc>
        <w:tc>
          <w:tcPr>
            <w:tcW w:w="354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4ADAC59"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ТОРО по состоянию</w:t>
            </w:r>
          </w:p>
        </w:tc>
      </w:tr>
      <w:tr w:rsidR="00AB4FB9" w14:paraId="7B2721C6" w14:textId="77777777" w:rsidTr="008C5F22">
        <w:trPr>
          <w:trHeight w:val="280"/>
          <w:jc w:val="center"/>
        </w:trPr>
        <w:tc>
          <w:tcPr>
            <w:tcW w:w="13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BD02B08"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A8</w:t>
            </w:r>
          </w:p>
        </w:tc>
        <w:tc>
          <w:tcPr>
            <w:tcW w:w="347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0FAD05"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Заявка на диагностику</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6D6DDC"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ADI1</w:t>
            </w:r>
          </w:p>
        </w:tc>
        <w:tc>
          <w:tcPr>
            <w:tcW w:w="354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1C70FB"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Диагностика</w:t>
            </w:r>
          </w:p>
        </w:tc>
      </w:tr>
      <w:tr w:rsidR="00AB4FB9" w14:paraId="6161321B" w14:textId="77777777" w:rsidTr="008C5F22">
        <w:trPr>
          <w:trHeight w:val="280"/>
          <w:jc w:val="center"/>
        </w:trPr>
        <w:tc>
          <w:tcPr>
            <w:tcW w:w="13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747ABE8" w14:textId="7ACEFE4D"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val="en-US" w:eastAsia="ru-RU"/>
              </w:rPr>
              <w:t>PP</w:t>
            </w:r>
          </w:p>
        </w:tc>
        <w:tc>
          <w:tcPr>
            <w:tcW w:w="347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39AAA3E"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Сообщение об ОТМ</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F81C086"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w:t>
            </w:r>
          </w:p>
        </w:tc>
        <w:tc>
          <w:tcPr>
            <w:tcW w:w="354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FC3B0C5" w14:textId="7777777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 </w:t>
            </w:r>
          </w:p>
        </w:tc>
      </w:tr>
      <w:tr w:rsidR="00AB4FB9" w14:paraId="474587BD" w14:textId="77777777" w:rsidTr="008C5F22">
        <w:trPr>
          <w:trHeight w:val="280"/>
          <w:jc w:val="center"/>
        </w:trPr>
        <w:tc>
          <w:tcPr>
            <w:tcW w:w="13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68CC2D04" w14:textId="63241568" w:rsidR="00AB4FB9" w:rsidRPr="005C4215" w:rsidRDefault="00AB4FB9" w:rsidP="00AB4FB9">
            <w:pPr>
              <w:jc w:val="left"/>
              <w:rPr>
                <w:rFonts w:ascii="Arial" w:hAnsi="Arial" w:cs="Arial"/>
                <w:color w:val="000000"/>
                <w:sz w:val="20"/>
                <w:szCs w:val="20"/>
                <w:lang w:val="en-US" w:eastAsia="ru-RU"/>
              </w:rPr>
            </w:pPr>
            <w:r>
              <w:rPr>
                <w:rFonts w:ascii="Arial" w:hAnsi="Arial" w:cs="Arial"/>
                <w:color w:val="000000"/>
                <w:sz w:val="20"/>
                <w:szCs w:val="20"/>
                <w:lang w:val="en-US" w:eastAsia="ru-RU"/>
              </w:rPr>
              <w:t>AA</w:t>
            </w:r>
          </w:p>
        </w:tc>
        <w:tc>
          <w:tcPr>
            <w:tcW w:w="3473" w:type="dxa"/>
            <w:tcBorders>
              <w:top w:val="nil"/>
              <w:left w:val="nil"/>
              <w:bottom w:val="single" w:sz="8" w:space="0" w:color="auto"/>
              <w:right w:val="single" w:sz="8" w:space="0" w:color="auto"/>
            </w:tcBorders>
            <w:tcMar>
              <w:top w:w="0" w:type="dxa"/>
              <w:left w:w="108" w:type="dxa"/>
              <w:bottom w:w="0" w:type="dxa"/>
              <w:right w:w="108" w:type="dxa"/>
            </w:tcMar>
            <w:vAlign w:val="center"/>
          </w:tcPr>
          <w:p w14:paraId="7BE7F247" w14:textId="155A3CE5" w:rsidR="00AB4FB9" w:rsidRPr="005C4215" w:rsidRDefault="00A01585" w:rsidP="00AB4FB9">
            <w:pPr>
              <w:jc w:val="left"/>
              <w:rPr>
                <w:rFonts w:ascii="Arial" w:hAnsi="Arial" w:cs="Arial"/>
                <w:color w:val="000000"/>
                <w:sz w:val="20"/>
                <w:szCs w:val="20"/>
                <w:lang w:eastAsia="ru-RU"/>
              </w:rPr>
            </w:pPr>
            <w:r w:rsidRPr="00A01585">
              <w:rPr>
                <w:rFonts w:ascii="Arial" w:hAnsi="Arial" w:cs="Arial"/>
                <w:color w:val="000000"/>
                <w:sz w:val="20"/>
                <w:szCs w:val="20"/>
                <w:lang w:eastAsia="ru-RU"/>
              </w:rPr>
              <w:t xml:space="preserve">Критичный </w:t>
            </w:r>
            <w:r w:rsidR="00AB4FB9">
              <w:rPr>
                <w:rFonts w:ascii="Arial" w:hAnsi="Arial" w:cs="Arial"/>
                <w:color w:val="000000"/>
                <w:sz w:val="20"/>
                <w:szCs w:val="20"/>
                <w:lang w:eastAsia="ru-RU"/>
              </w:rPr>
              <w:t>дефект</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tcPr>
          <w:p w14:paraId="0C46895A" w14:textId="381C0FAA"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 xml:space="preserve">AVS1 </w:t>
            </w:r>
          </w:p>
        </w:tc>
        <w:tc>
          <w:tcPr>
            <w:tcW w:w="3548" w:type="dxa"/>
            <w:tcBorders>
              <w:top w:val="nil"/>
              <w:left w:val="nil"/>
              <w:bottom w:val="single" w:sz="8" w:space="0" w:color="auto"/>
              <w:right w:val="single" w:sz="8" w:space="0" w:color="auto"/>
            </w:tcBorders>
            <w:tcMar>
              <w:top w:w="0" w:type="dxa"/>
              <w:left w:w="108" w:type="dxa"/>
              <w:bottom w:w="0" w:type="dxa"/>
              <w:right w:w="108" w:type="dxa"/>
            </w:tcMar>
            <w:vAlign w:val="center"/>
          </w:tcPr>
          <w:p w14:paraId="09100968" w14:textId="1F06A70C"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ТОРО по состоянию</w:t>
            </w:r>
          </w:p>
        </w:tc>
      </w:tr>
      <w:tr w:rsidR="00AB4FB9" w14:paraId="4554633F" w14:textId="77777777" w:rsidTr="008C5F22">
        <w:trPr>
          <w:trHeight w:val="280"/>
          <w:jc w:val="center"/>
        </w:trPr>
        <w:tc>
          <w:tcPr>
            <w:tcW w:w="13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17536E6" w14:textId="7997AE51" w:rsidR="00AB4FB9" w:rsidRPr="005C4215" w:rsidRDefault="00AB4FB9" w:rsidP="00AB4FB9">
            <w:pPr>
              <w:jc w:val="left"/>
              <w:rPr>
                <w:rFonts w:ascii="Arial" w:hAnsi="Arial" w:cs="Arial"/>
                <w:color w:val="000000"/>
                <w:sz w:val="20"/>
                <w:szCs w:val="20"/>
                <w:lang w:val="en-US" w:eastAsia="ru-RU"/>
              </w:rPr>
            </w:pPr>
            <w:r>
              <w:rPr>
                <w:rFonts w:ascii="Arial" w:hAnsi="Arial" w:cs="Arial"/>
                <w:color w:val="000000"/>
                <w:sz w:val="20"/>
                <w:szCs w:val="20"/>
                <w:lang w:val="en-US" w:eastAsia="ru-RU"/>
              </w:rPr>
              <w:t>AB</w:t>
            </w:r>
          </w:p>
        </w:tc>
        <w:tc>
          <w:tcPr>
            <w:tcW w:w="3473" w:type="dxa"/>
            <w:tcBorders>
              <w:top w:val="nil"/>
              <w:left w:val="nil"/>
              <w:bottom w:val="single" w:sz="8" w:space="0" w:color="auto"/>
              <w:right w:val="single" w:sz="8" w:space="0" w:color="auto"/>
            </w:tcBorders>
            <w:tcMar>
              <w:top w:w="0" w:type="dxa"/>
              <w:left w:w="108" w:type="dxa"/>
              <w:bottom w:w="0" w:type="dxa"/>
              <w:right w:w="108" w:type="dxa"/>
            </w:tcMar>
            <w:vAlign w:val="center"/>
          </w:tcPr>
          <w:p w14:paraId="18C7FC36" w14:textId="7553B83B"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Сообщение об аварии</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tcPr>
          <w:p w14:paraId="4B235140" w14:textId="63E5854E" w:rsidR="00AB4FB9" w:rsidRDefault="00AB4FB9" w:rsidP="00AB4FB9">
            <w:pPr>
              <w:jc w:val="left"/>
              <w:rPr>
                <w:rFonts w:ascii="Arial" w:hAnsi="Arial" w:cs="Arial"/>
                <w:color w:val="000000"/>
                <w:sz w:val="20"/>
                <w:szCs w:val="20"/>
                <w:lang w:eastAsia="ru-RU"/>
              </w:rPr>
            </w:pPr>
            <w:r w:rsidRPr="005C4215">
              <w:rPr>
                <w:rFonts w:ascii="Arial" w:hAnsi="Arial" w:cs="Arial"/>
                <w:color w:val="000000"/>
                <w:sz w:val="20"/>
                <w:szCs w:val="20"/>
                <w:lang w:eastAsia="ru-RU"/>
              </w:rPr>
              <w:t>AVR1</w:t>
            </w:r>
          </w:p>
        </w:tc>
        <w:tc>
          <w:tcPr>
            <w:tcW w:w="3548" w:type="dxa"/>
            <w:tcBorders>
              <w:top w:val="nil"/>
              <w:left w:val="nil"/>
              <w:bottom w:val="single" w:sz="8" w:space="0" w:color="auto"/>
              <w:right w:val="single" w:sz="8" w:space="0" w:color="auto"/>
            </w:tcBorders>
            <w:tcMar>
              <w:top w:w="0" w:type="dxa"/>
              <w:left w:w="108" w:type="dxa"/>
              <w:bottom w:w="0" w:type="dxa"/>
              <w:right w:w="108" w:type="dxa"/>
            </w:tcMar>
            <w:vAlign w:val="center"/>
          </w:tcPr>
          <w:p w14:paraId="24F0CF7B" w14:textId="36EE275B" w:rsidR="00AB4FB9" w:rsidRDefault="00AB4FB9" w:rsidP="00AB4FB9">
            <w:pPr>
              <w:jc w:val="left"/>
              <w:rPr>
                <w:rFonts w:ascii="Arial" w:hAnsi="Arial" w:cs="Arial"/>
                <w:color w:val="000000"/>
                <w:sz w:val="20"/>
                <w:szCs w:val="20"/>
                <w:lang w:eastAsia="ru-RU"/>
              </w:rPr>
            </w:pPr>
            <w:r w:rsidRPr="005C4215">
              <w:rPr>
                <w:rFonts w:ascii="Arial" w:hAnsi="Arial" w:cs="Arial"/>
                <w:color w:val="000000"/>
                <w:sz w:val="20"/>
                <w:szCs w:val="20"/>
                <w:lang w:eastAsia="ru-RU"/>
              </w:rPr>
              <w:t>Аварийное ТОРО</w:t>
            </w:r>
          </w:p>
        </w:tc>
      </w:tr>
      <w:tr w:rsidR="00AB4FB9" w14:paraId="7BE3E071" w14:textId="77777777" w:rsidTr="008C5F22">
        <w:trPr>
          <w:trHeight w:val="280"/>
          <w:jc w:val="center"/>
        </w:trPr>
        <w:tc>
          <w:tcPr>
            <w:tcW w:w="13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54B7C12" w14:textId="4D3C311A" w:rsidR="00AB4FB9" w:rsidRDefault="00AB4FB9" w:rsidP="00AB4FB9">
            <w:pPr>
              <w:jc w:val="left"/>
              <w:rPr>
                <w:rFonts w:ascii="Arial" w:hAnsi="Arial" w:cs="Arial"/>
                <w:color w:val="000000"/>
                <w:sz w:val="20"/>
                <w:szCs w:val="20"/>
                <w:lang w:val="en-US" w:eastAsia="ru-RU"/>
              </w:rPr>
            </w:pPr>
            <w:r>
              <w:rPr>
                <w:rFonts w:ascii="Arial" w:hAnsi="Arial" w:cs="Arial"/>
                <w:color w:val="000000"/>
                <w:sz w:val="20"/>
                <w:szCs w:val="20"/>
                <w:lang w:val="en-US" w:eastAsia="ru-RU"/>
              </w:rPr>
              <w:t>AC</w:t>
            </w:r>
          </w:p>
        </w:tc>
        <w:tc>
          <w:tcPr>
            <w:tcW w:w="3473" w:type="dxa"/>
            <w:tcBorders>
              <w:top w:val="nil"/>
              <w:left w:val="nil"/>
              <w:bottom w:val="single" w:sz="8" w:space="0" w:color="auto"/>
              <w:right w:val="single" w:sz="8" w:space="0" w:color="auto"/>
            </w:tcBorders>
            <w:tcMar>
              <w:top w:w="0" w:type="dxa"/>
              <w:left w:w="108" w:type="dxa"/>
              <w:bottom w:w="0" w:type="dxa"/>
              <w:right w:w="108" w:type="dxa"/>
            </w:tcMar>
            <w:vAlign w:val="center"/>
          </w:tcPr>
          <w:p w14:paraId="4BE3A544" w14:textId="19348BFD"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Выполнение ЭПБ</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tcPr>
          <w:p w14:paraId="7747FCAA" w14:textId="41DEE952"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APB1</w:t>
            </w:r>
          </w:p>
        </w:tc>
        <w:tc>
          <w:tcPr>
            <w:tcW w:w="3548" w:type="dxa"/>
            <w:tcBorders>
              <w:top w:val="nil"/>
              <w:left w:val="nil"/>
              <w:bottom w:val="single" w:sz="8" w:space="0" w:color="auto"/>
              <w:right w:val="single" w:sz="8" w:space="0" w:color="auto"/>
            </w:tcBorders>
            <w:tcMar>
              <w:top w:w="0" w:type="dxa"/>
              <w:left w:w="108" w:type="dxa"/>
              <w:bottom w:w="0" w:type="dxa"/>
              <w:right w:w="108" w:type="dxa"/>
            </w:tcMar>
            <w:vAlign w:val="center"/>
          </w:tcPr>
          <w:p w14:paraId="1FB4F33B" w14:textId="1FA9B73F"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Предписания ЭПБ</w:t>
            </w:r>
          </w:p>
        </w:tc>
      </w:tr>
      <w:tr w:rsidR="00AB4FB9" w14:paraId="7E8F8373" w14:textId="77777777" w:rsidTr="008C5F22">
        <w:trPr>
          <w:trHeight w:val="280"/>
          <w:jc w:val="center"/>
        </w:trPr>
        <w:tc>
          <w:tcPr>
            <w:tcW w:w="13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70265039" w14:textId="60C6C037" w:rsidR="00AB4FB9" w:rsidRDefault="00AB4FB9" w:rsidP="00AB4FB9">
            <w:pPr>
              <w:jc w:val="left"/>
              <w:rPr>
                <w:rFonts w:ascii="Arial" w:hAnsi="Arial" w:cs="Arial"/>
                <w:color w:val="000000"/>
                <w:sz w:val="20"/>
                <w:szCs w:val="20"/>
                <w:lang w:val="en-US" w:eastAsia="ru-RU"/>
              </w:rPr>
            </w:pPr>
            <w:r>
              <w:rPr>
                <w:rFonts w:ascii="Arial" w:hAnsi="Arial" w:cs="Arial"/>
                <w:color w:val="000000"/>
                <w:sz w:val="20"/>
                <w:szCs w:val="20"/>
                <w:lang w:eastAsia="ru-RU"/>
              </w:rPr>
              <w:t>AD</w:t>
            </w:r>
          </w:p>
        </w:tc>
        <w:tc>
          <w:tcPr>
            <w:tcW w:w="3473" w:type="dxa"/>
            <w:tcBorders>
              <w:top w:val="nil"/>
              <w:left w:val="nil"/>
              <w:bottom w:val="single" w:sz="8" w:space="0" w:color="auto"/>
              <w:right w:val="single" w:sz="8" w:space="0" w:color="auto"/>
            </w:tcBorders>
            <w:tcMar>
              <w:top w:w="0" w:type="dxa"/>
              <w:left w:w="108" w:type="dxa"/>
              <w:bottom w:w="0" w:type="dxa"/>
              <w:right w:w="108" w:type="dxa"/>
            </w:tcMar>
            <w:vAlign w:val="center"/>
          </w:tcPr>
          <w:p w14:paraId="08E0A09C" w14:textId="43C8D7D2"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Сообщение о планово-предупредительных ремонтах КИП/Метрология</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tcPr>
          <w:p w14:paraId="2C7E2490" w14:textId="0B0C64F7"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APP1</w:t>
            </w:r>
          </w:p>
        </w:tc>
        <w:tc>
          <w:tcPr>
            <w:tcW w:w="3548" w:type="dxa"/>
            <w:tcBorders>
              <w:top w:val="nil"/>
              <w:left w:val="nil"/>
              <w:bottom w:val="single" w:sz="8" w:space="0" w:color="auto"/>
              <w:right w:val="single" w:sz="8" w:space="0" w:color="auto"/>
            </w:tcBorders>
            <w:tcMar>
              <w:top w:w="0" w:type="dxa"/>
              <w:left w:w="108" w:type="dxa"/>
              <w:bottom w:w="0" w:type="dxa"/>
              <w:right w:w="108" w:type="dxa"/>
            </w:tcMar>
            <w:vAlign w:val="center"/>
          </w:tcPr>
          <w:p w14:paraId="7E4D825F" w14:textId="758A0AC1"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ТОРО по ППР</w:t>
            </w:r>
          </w:p>
        </w:tc>
      </w:tr>
      <w:tr w:rsidR="00AB4FB9" w14:paraId="70F00A5F" w14:textId="77777777" w:rsidTr="00B25F82">
        <w:trPr>
          <w:trHeight w:val="280"/>
          <w:jc w:val="center"/>
        </w:trPr>
        <w:tc>
          <w:tcPr>
            <w:tcW w:w="13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1703F41" w14:textId="79AFA1A6" w:rsidR="00AB4FB9" w:rsidRPr="00A72E2B" w:rsidRDefault="00AB4FB9" w:rsidP="00AB4FB9">
            <w:pPr>
              <w:jc w:val="left"/>
              <w:rPr>
                <w:rFonts w:ascii="Arial" w:hAnsi="Arial" w:cs="Arial"/>
                <w:color w:val="000000"/>
                <w:sz w:val="20"/>
                <w:szCs w:val="20"/>
                <w:lang w:val="en-US" w:eastAsia="ru-RU"/>
              </w:rPr>
            </w:pPr>
            <w:r>
              <w:rPr>
                <w:rFonts w:ascii="Arial" w:hAnsi="Arial" w:cs="Arial"/>
                <w:color w:val="000000"/>
                <w:sz w:val="20"/>
                <w:szCs w:val="20"/>
                <w:lang w:val="en-US" w:eastAsia="ru-RU"/>
              </w:rPr>
              <w:t>AE</w:t>
            </w:r>
          </w:p>
        </w:tc>
        <w:tc>
          <w:tcPr>
            <w:tcW w:w="3473" w:type="dxa"/>
            <w:tcBorders>
              <w:top w:val="nil"/>
              <w:left w:val="nil"/>
              <w:bottom w:val="single" w:sz="8" w:space="0" w:color="auto"/>
              <w:right w:val="single" w:sz="8" w:space="0" w:color="auto"/>
            </w:tcBorders>
            <w:tcMar>
              <w:top w:w="0" w:type="dxa"/>
              <w:left w:w="108" w:type="dxa"/>
              <w:bottom w:w="0" w:type="dxa"/>
              <w:right w:w="108" w:type="dxa"/>
            </w:tcMar>
            <w:vAlign w:val="center"/>
          </w:tcPr>
          <w:p w14:paraId="5A377282" w14:textId="08EE6B12" w:rsidR="00AB4FB9" w:rsidRPr="00A72E2B"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Заявка на осмотр оборудования</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tcPr>
          <w:p w14:paraId="1C30D386" w14:textId="59A4F111" w:rsidR="00AB4FB9" w:rsidRPr="00B25F82" w:rsidRDefault="00AB4FB9" w:rsidP="00AB4FB9">
            <w:pPr>
              <w:jc w:val="left"/>
              <w:rPr>
                <w:rFonts w:ascii="Arial" w:hAnsi="Arial" w:cs="Arial"/>
                <w:color w:val="000000"/>
                <w:sz w:val="20"/>
                <w:szCs w:val="20"/>
                <w:lang w:val="en-US" w:eastAsia="ru-RU"/>
              </w:rPr>
            </w:pPr>
            <w:r>
              <w:rPr>
                <w:rFonts w:ascii="Arial" w:hAnsi="Arial" w:cs="Arial"/>
                <w:color w:val="000000"/>
                <w:sz w:val="20"/>
                <w:szCs w:val="20"/>
                <w:lang w:val="en-US" w:eastAsia="ru-RU"/>
              </w:rPr>
              <w:t>AETG</w:t>
            </w:r>
          </w:p>
        </w:tc>
        <w:tc>
          <w:tcPr>
            <w:tcW w:w="3548" w:type="dxa"/>
            <w:tcBorders>
              <w:top w:val="nil"/>
              <w:left w:val="nil"/>
              <w:bottom w:val="single" w:sz="8" w:space="0" w:color="auto"/>
              <w:right w:val="single" w:sz="8" w:space="0" w:color="auto"/>
            </w:tcBorders>
            <w:tcMar>
              <w:top w:w="0" w:type="dxa"/>
              <w:left w:w="108" w:type="dxa"/>
              <w:bottom w:w="0" w:type="dxa"/>
              <w:right w:w="108" w:type="dxa"/>
            </w:tcMar>
            <w:vAlign w:val="center"/>
          </w:tcPr>
          <w:p w14:paraId="182F7D8B" w14:textId="372CBEBF" w:rsidR="00AB4FB9" w:rsidRDefault="00AB4FB9" w:rsidP="00AB4FB9">
            <w:pPr>
              <w:jc w:val="left"/>
              <w:rPr>
                <w:rFonts w:ascii="Arial" w:hAnsi="Arial" w:cs="Arial"/>
                <w:color w:val="000000"/>
                <w:sz w:val="20"/>
                <w:szCs w:val="20"/>
                <w:lang w:eastAsia="ru-RU"/>
              </w:rPr>
            </w:pPr>
            <w:r w:rsidRPr="00A72E2B">
              <w:rPr>
                <w:rFonts w:ascii="Arial" w:hAnsi="Arial" w:cs="Arial"/>
                <w:color w:val="000000"/>
                <w:sz w:val="20"/>
                <w:szCs w:val="20"/>
                <w:lang w:eastAsia="ru-RU"/>
              </w:rPr>
              <w:t>ЕТО на ГТК</w:t>
            </w:r>
          </w:p>
        </w:tc>
      </w:tr>
      <w:tr w:rsidR="00AB4FB9" w14:paraId="0569D104" w14:textId="77777777" w:rsidTr="00B25F82">
        <w:trPr>
          <w:trHeight w:val="405"/>
          <w:jc w:val="center"/>
        </w:trPr>
        <w:tc>
          <w:tcPr>
            <w:tcW w:w="13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43CAC64A" w14:textId="6A555C70" w:rsidR="00AB4FB9" w:rsidRPr="00B25F82" w:rsidRDefault="00AB4FB9" w:rsidP="00AB4FB9">
            <w:pPr>
              <w:jc w:val="left"/>
              <w:rPr>
                <w:rFonts w:ascii="Arial" w:hAnsi="Arial" w:cs="Arial"/>
                <w:color w:val="000000"/>
                <w:sz w:val="20"/>
                <w:szCs w:val="20"/>
                <w:lang w:val="en-US" w:eastAsia="ru-RU"/>
              </w:rPr>
            </w:pPr>
            <w:r>
              <w:rPr>
                <w:rFonts w:ascii="Arial" w:hAnsi="Arial" w:cs="Arial"/>
                <w:color w:val="000000"/>
                <w:sz w:val="20"/>
                <w:szCs w:val="20"/>
                <w:lang w:val="en-US" w:eastAsia="ru-RU"/>
              </w:rPr>
              <w:t>AZ</w:t>
            </w:r>
          </w:p>
        </w:tc>
        <w:tc>
          <w:tcPr>
            <w:tcW w:w="3473" w:type="dxa"/>
            <w:tcBorders>
              <w:top w:val="nil"/>
              <w:left w:val="nil"/>
              <w:bottom w:val="single" w:sz="8" w:space="0" w:color="auto"/>
              <w:right w:val="single" w:sz="8" w:space="0" w:color="auto"/>
            </w:tcBorders>
            <w:tcMar>
              <w:top w:w="0" w:type="dxa"/>
              <w:left w:w="108" w:type="dxa"/>
              <w:bottom w:w="0" w:type="dxa"/>
              <w:right w:w="108" w:type="dxa"/>
            </w:tcMar>
            <w:vAlign w:val="center"/>
          </w:tcPr>
          <w:p w14:paraId="5525CE63" w14:textId="5A46075C" w:rsidR="00AB4FB9" w:rsidRDefault="00AB4FB9" w:rsidP="00AB4FB9">
            <w:pPr>
              <w:jc w:val="left"/>
              <w:rPr>
                <w:rFonts w:ascii="Arial" w:hAnsi="Arial" w:cs="Arial"/>
                <w:color w:val="000000"/>
                <w:sz w:val="20"/>
                <w:szCs w:val="20"/>
                <w:lang w:eastAsia="ru-RU"/>
              </w:rPr>
            </w:pPr>
            <w:r>
              <w:rPr>
                <w:rFonts w:ascii="Arial" w:hAnsi="Arial" w:cs="Arial"/>
                <w:color w:val="000000"/>
                <w:sz w:val="20"/>
                <w:szCs w:val="20"/>
                <w:lang w:eastAsia="ru-RU"/>
              </w:rPr>
              <w:t>Осмотры и обходы ЗИФ</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tcPr>
          <w:p w14:paraId="266B8D13" w14:textId="044ED449" w:rsidR="00AB4FB9" w:rsidRPr="00B25F82" w:rsidRDefault="00AB4FB9" w:rsidP="00AB4FB9">
            <w:pPr>
              <w:jc w:val="left"/>
              <w:rPr>
                <w:rFonts w:ascii="Arial" w:hAnsi="Arial" w:cs="Arial"/>
                <w:color w:val="000000"/>
                <w:sz w:val="20"/>
                <w:szCs w:val="20"/>
                <w:lang w:val="en-US" w:eastAsia="ru-RU"/>
              </w:rPr>
            </w:pPr>
            <w:r>
              <w:rPr>
                <w:rFonts w:ascii="Arial" w:hAnsi="Arial" w:cs="Arial"/>
                <w:color w:val="000000"/>
                <w:sz w:val="20"/>
                <w:szCs w:val="20"/>
                <w:lang w:val="en-US" w:eastAsia="ru-RU"/>
              </w:rPr>
              <w:t>AETZ</w:t>
            </w:r>
          </w:p>
        </w:tc>
        <w:tc>
          <w:tcPr>
            <w:tcW w:w="3548" w:type="dxa"/>
            <w:tcBorders>
              <w:top w:val="nil"/>
              <w:left w:val="nil"/>
              <w:bottom w:val="single" w:sz="8" w:space="0" w:color="auto"/>
              <w:right w:val="single" w:sz="8" w:space="0" w:color="auto"/>
            </w:tcBorders>
            <w:tcMar>
              <w:top w:w="0" w:type="dxa"/>
              <w:left w:w="108" w:type="dxa"/>
              <w:bottom w:w="0" w:type="dxa"/>
              <w:right w:w="108" w:type="dxa"/>
            </w:tcMar>
            <w:vAlign w:val="center"/>
          </w:tcPr>
          <w:p w14:paraId="070FD4F8" w14:textId="4C439A37" w:rsidR="00AB4FB9" w:rsidRPr="00CA1EFD" w:rsidRDefault="00AB4FB9" w:rsidP="00AB4FB9">
            <w:pPr>
              <w:jc w:val="left"/>
              <w:rPr>
                <w:rFonts w:ascii="Arial" w:hAnsi="Arial" w:cs="Arial"/>
                <w:color w:val="000000"/>
                <w:sz w:val="20"/>
                <w:szCs w:val="20"/>
                <w:lang w:eastAsia="ru-RU"/>
              </w:rPr>
            </w:pPr>
            <w:r w:rsidRPr="00A72E2B">
              <w:rPr>
                <w:rFonts w:ascii="Arial" w:hAnsi="Arial" w:cs="Arial"/>
                <w:color w:val="000000"/>
                <w:sz w:val="20"/>
                <w:szCs w:val="20"/>
                <w:lang w:eastAsia="ru-RU"/>
              </w:rPr>
              <w:t>Обходы</w:t>
            </w:r>
            <w:r w:rsidR="00CA1EFD">
              <w:rPr>
                <w:rFonts w:ascii="Arial" w:hAnsi="Arial" w:cs="Arial"/>
                <w:color w:val="000000"/>
                <w:sz w:val="20"/>
                <w:szCs w:val="20"/>
                <w:lang w:eastAsia="ru-RU"/>
              </w:rPr>
              <w:t xml:space="preserve"> и </w:t>
            </w:r>
            <w:r w:rsidRPr="00A72E2B">
              <w:rPr>
                <w:rFonts w:ascii="Arial" w:hAnsi="Arial" w:cs="Arial"/>
                <w:color w:val="000000"/>
                <w:sz w:val="20"/>
                <w:szCs w:val="20"/>
                <w:lang w:eastAsia="ru-RU"/>
              </w:rPr>
              <w:t>осмотры</w:t>
            </w:r>
            <w:r w:rsidR="00CA1EFD">
              <w:rPr>
                <w:rFonts w:ascii="Arial" w:hAnsi="Arial" w:cs="Arial"/>
                <w:color w:val="000000"/>
                <w:sz w:val="20"/>
                <w:szCs w:val="20"/>
                <w:lang w:eastAsia="ru-RU"/>
              </w:rPr>
              <w:t xml:space="preserve"> ЗИФ</w:t>
            </w:r>
          </w:p>
        </w:tc>
      </w:tr>
    </w:tbl>
    <w:p w14:paraId="47842C4B" w14:textId="77777777" w:rsidR="009E28A6" w:rsidRDefault="009E28A6" w:rsidP="009E28A6"/>
    <w:p w14:paraId="34A408AC" w14:textId="77777777" w:rsidR="009E28A6" w:rsidRPr="00B14753" w:rsidRDefault="009E28A6">
      <w:pPr>
        <w:pStyle w:val="3"/>
      </w:pPr>
      <w:bookmarkStart w:id="1635" w:name="_Toc38890409"/>
      <w:r w:rsidRPr="00B14753">
        <w:t>Заказ ТОРО</w:t>
      </w:r>
      <w:bookmarkEnd w:id="1632"/>
      <w:bookmarkEnd w:id="1635"/>
      <w:r w:rsidRPr="00B14753">
        <w:t xml:space="preserve"> </w:t>
      </w:r>
      <w:bookmarkEnd w:id="1633"/>
      <w:bookmarkEnd w:id="1634"/>
    </w:p>
    <w:p w14:paraId="13ED76A5" w14:textId="77777777" w:rsidR="009E28A6" w:rsidRDefault="009E28A6" w:rsidP="0042305B">
      <w:pPr>
        <w:pStyle w:val="a8"/>
        <w:spacing w:before="0" w:beforeAutospacing="0" w:after="120" w:afterAutospacing="0" w:line="276" w:lineRule="auto"/>
        <w:ind w:firstLine="567"/>
        <w:rPr>
          <w:rFonts w:ascii="Arial" w:hAnsi="Arial" w:cs="Arial"/>
        </w:rPr>
      </w:pPr>
      <w:r w:rsidRPr="00E30DE2">
        <w:rPr>
          <w:rFonts w:ascii="Arial" w:hAnsi="Arial" w:cs="Arial"/>
        </w:rPr>
        <w:t>Заказ ТОРО - объект информационной системы, содержащий атрибуты работ ТОиР (объект, сроки и ресурсы, необходимые для выполнения мероприятий ТОиР)</w:t>
      </w:r>
      <w:r>
        <w:rPr>
          <w:rFonts w:ascii="Arial" w:hAnsi="Arial" w:cs="Arial"/>
        </w:rPr>
        <w:t xml:space="preserve">. </w:t>
      </w:r>
      <w:r w:rsidRPr="00E30DE2">
        <w:rPr>
          <w:rFonts w:ascii="Arial" w:hAnsi="Arial" w:cs="Arial"/>
        </w:rPr>
        <w:t>Служит д</w:t>
      </w:r>
      <w:r>
        <w:rPr>
          <w:rFonts w:ascii="Arial" w:hAnsi="Arial" w:cs="Arial"/>
        </w:rPr>
        <w:t>ля планирования и фиксации фактических затрат на выполнение мероприятий ТОиР.</w:t>
      </w:r>
    </w:p>
    <w:p w14:paraId="17ED4859" w14:textId="39B5B321" w:rsidR="009E28A6" w:rsidRDefault="009E28A6" w:rsidP="0042305B">
      <w:pPr>
        <w:pStyle w:val="a8"/>
        <w:spacing w:before="0" w:beforeAutospacing="0" w:after="120" w:afterAutospacing="0" w:line="276" w:lineRule="auto"/>
        <w:ind w:firstLine="567"/>
        <w:rPr>
          <w:rFonts w:ascii="Arial" w:hAnsi="Arial" w:cs="Arial"/>
        </w:rPr>
      </w:pPr>
      <w:r>
        <w:rPr>
          <w:rFonts w:ascii="Arial" w:hAnsi="Arial" w:cs="Arial"/>
        </w:rPr>
        <w:t xml:space="preserve">Описание Заказов ТОРО, видов заказов, диапазоны номеров и пользовательские статусы Заказов ТОРО приведены в КД </w:t>
      </w:r>
      <w:del w:id="1636" w:author="Владимир Лаут" w:date="2021-03-11T12:52:00Z">
        <w:r w:rsidR="00AC0CCB" w:rsidDel="00E0291E">
          <w:rPr>
            <w:rFonts w:ascii="Arial" w:hAnsi="Arial" w:cs="Arial"/>
          </w:rPr>
          <w:delText>ERP.9.9.2</w:delText>
        </w:r>
      </w:del>
      <w:ins w:id="1637" w:author="Владимир Лаут" w:date="2021-03-11T12:52:00Z">
        <w:r w:rsidR="00E0291E">
          <w:rPr>
            <w:rFonts w:ascii="Arial" w:hAnsi="Arial" w:cs="Arial"/>
          </w:rPr>
          <w:t>ERP.13.9.2</w:t>
        </w:r>
      </w:ins>
      <w:r w:rsidR="007334C2">
        <w:rPr>
          <w:rFonts w:ascii="Arial" w:hAnsi="Arial" w:cs="Arial"/>
        </w:rPr>
        <w:t>_</w:t>
      </w:r>
      <w:r w:rsidRPr="00751895">
        <w:rPr>
          <w:rFonts w:ascii="Arial" w:hAnsi="Arial" w:cs="Arial"/>
        </w:rPr>
        <w:t>52_PM_КД Годовое планирование воздействий на ПА</w:t>
      </w:r>
      <w:r>
        <w:rPr>
          <w:rFonts w:ascii="Arial" w:hAnsi="Arial" w:cs="Arial"/>
        </w:rPr>
        <w:t>, раздел 5.7.1.</w:t>
      </w:r>
    </w:p>
    <w:p w14:paraId="04FD3ED9" w14:textId="77777777" w:rsidR="009E28A6" w:rsidRPr="00B14753" w:rsidRDefault="009E28A6" w:rsidP="0042305B">
      <w:pPr>
        <w:pStyle w:val="a8"/>
        <w:spacing w:before="0" w:beforeAutospacing="0" w:after="120" w:afterAutospacing="0" w:line="276" w:lineRule="auto"/>
        <w:ind w:firstLine="567"/>
        <w:rPr>
          <w:rFonts w:ascii="Arial" w:hAnsi="Arial" w:cs="Arial"/>
        </w:rPr>
      </w:pPr>
      <w:r w:rsidRPr="00B14753">
        <w:rPr>
          <w:rFonts w:ascii="Arial" w:hAnsi="Arial" w:cs="Arial"/>
        </w:rPr>
        <w:t>Для ведения заказов ТОРО используются следующие транзакции:</w:t>
      </w:r>
    </w:p>
    <w:p w14:paraId="0260CD5F" w14:textId="77777777" w:rsidR="009E28A6" w:rsidRPr="00B14753" w:rsidRDefault="009E28A6" w:rsidP="0042305B">
      <w:pPr>
        <w:pStyle w:val="a8"/>
        <w:numPr>
          <w:ilvl w:val="0"/>
          <w:numId w:val="17"/>
        </w:numPr>
        <w:spacing w:before="0" w:beforeAutospacing="0" w:after="120" w:afterAutospacing="0" w:line="276" w:lineRule="auto"/>
        <w:ind w:left="851" w:hanging="284"/>
        <w:rPr>
          <w:rFonts w:ascii="Arial" w:hAnsi="Arial" w:cs="Arial"/>
        </w:rPr>
      </w:pPr>
      <w:r w:rsidRPr="00B14753">
        <w:rPr>
          <w:rFonts w:ascii="Arial" w:hAnsi="Arial" w:cs="Arial"/>
          <w:lang w:val="en-US"/>
        </w:rPr>
        <w:t>IW</w:t>
      </w:r>
      <w:r w:rsidRPr="00B14753">
        <w:rPr>
          <w:rFonts w:ascii="Arial" w:hAnsi="Arial" w:cs="Arial"/>
        </w:rPr>
        <w:t>31 – Создание заказа ТОРО;</w:t>
      </w:r>
    </w:p>
    <w:p w14:paraId="56B37460" w14:textId="77777777" w:rsidR="009E28A6" w:rsidRPr="00B14753" w:rsidRDefault="009E28A6" w:rsidP="0042305B">
      <w:pPr>
        <w:pStyle w:val="a8"/>
        <w:numPr>
          <w:ilvl w:val="0"/>
          <w:numId w:val="17"/>
        </w:numPr>
        <w:spacing w:before="0" w:beforeAutospacing="0" w:after="120" w:afterAutospacing="0" w:line="276" w:lineRule="auto"/>
        <w:ind w:left="851" w:hanging="284"/>
        <w:rPr>
          <w:rFonts w:ascii="Arial" w:hAnsi="Arial" w:cs="Arial"/>
        </w:rPr>
      </w:pPr>
      <w:r w:rsidRPr="00B14753">
        <w:rPr>
          <w:rFonts w:ascii="Arial" w:hAnsi="Arial" w:cs="Arial"/>
          <w:lang w:val="en-US"/>
        </w:rPr>
        <w:t>IW</w:t>
      </w:r>
      <w:r w:rsidRPr="00B14753">
        <w:rPr>
          <w:rFonts w:ascii="Arial" w:hAnsi="Arial" w:cs="Arial"/>
        </w:rPr>
        <w:t>32 - Изменение заказа ТОРО;</w:t>
      </w:r>
    </w:p>
    <w:p w14:paraId="3D846FED" w14:textId="77777777" w:rsidR="009E28A6" w:rsidRDefault="009E28A6" w:rsidP="0042305B">
      <w:pPr>
        <w:pStyle w:val="a8"/>
        <w:numPr>
          <w:ilvl w:val="0"/>
          <w:numId w:val="17"/>
        </w:numPr>
        <w:spacing w:before="0" w:beforeAutospacing="0" w:after="120" w:afterAutospacing="0" w:line="276" w:lineRule="auto"/>
        <w:ind w:left="851" w:hanging="284"/>
        <w:rPr>
          <w:rFonts w:ascii="Arial" w:hAnsi="Arial" w:cs="Arial"/>
        </w:rPr>
      </w:pPr>
      <w:r w:rsidRPr="00B14753">
        <w:rPr>
          <w:rFonts w:ascii="Arial" w:hAnsi="Arial" w:cs="Arial"/>
          <w:lang w:val="en-US"/>
        </w:rPr>
        <w:t>IW</w:t>
      </w:r>
      <w:r w:rsidRPr="00B14753">
        <w:rPr>
          <w:rFonts w:ascii="Arial" w:hAnsi="Arial" w:cs="Arial"/>
        </w:rPr>
        <w:t>33- Просмотр заказа ТОРО</w:t>
      </w:r>
      <w:r>
        <w:rPr>
          <w:rFonts w:ascii="Arial" w:hAnsi="Arial" w:cs="Arial"/>
        </w:rPr>
        <w:t>,</w:t>
      </w:r>
    </w:p>
    <w:p w14:paraId="1CC6BAE8" w14:textId="77777777" w:rsidR="009E28A6" w:rsidRDefault="009E28A6" w:rsidP="0042305B">
      <w:pPr>
        <w:pStyle w:val="a8"/>
        <w:numPr>
          <w:ilvl w:val="0"/>
          <w:numId w:val="17"/>
        </w:numPr>
        <w:spacing w:before="0" w:beforeAutospacing="0" w:after="120" w:afterAutospacing="0" w:line="276" w:lineRule="auto"/>
        <w:ind w:left="851" w:hanging="284"/>
        <w:jc w:val="left"/>
        <w:rPr>
          <w:rStyle w:val="BaseChar"/>
        </w:rPr>
      </w:pPr>
      <w:r w:rsidRPr="006D49FA">
        <w:rPr>
          <w:rFonts w:ascii="Arial" w:hAnsi="Arial" w:cs="Arial"/>
          <w:lang w:val="en-US"/>
        </w:rPr>
        <w:t>IW</w:t>
      </w:r>
      <w:r w:rsidRPr="006D49FA">
        <w:rPr>
          <w:rFonts w:ascii="Arial" w:hAnsi="Arial" w:cs="Arial"/>
        </w:rPr>
        <w:t xml:space="preserve">36 - </w:t>
      </w:r>
      <w:r>
        <w:rPr>
          <w:rFonts w:ascii="Arial" w:hAnsi="Arial" w:cs="Arial"/>
        </w:rPr>
        <w:t>С</w:t>
      </w:r>
      <w:r>
        <w:rPr>
          <w:rStyle w:val="BaseChar"/>
        </w:rPr>
        <w:t>оздание подзаказа,</w:t>
      </w:r>
    </w:p>
    <w:p w14:paraId="0EFD07AA" w14:textId="77777777" w:rsidR="009E28A6" w:rsidRDefault="009E28A6" w:rsidP="0042305B">
      <w:pPr>
        <w:pStyle w:val="a8"/>
        <w:numPr>
          <w:ilvl w:val="0"/>
          <w:numId w:val="17"/>
        </w:numPr>
        <w:spacing w:before="0" w:beforeAutospacing="0" w:after="120" w:afterAutospacing="0" w:line="276" w:lineRule="auto"/>
        <w:ind w:left="851" w:hanging="284"/>
        <w:jc w:val="left"/>
        <w:rPr>
          <w:rStyle w:val="BaseChar"/>
        </w:rPr>
      </w:pPr>
      <w:r>
        <w:rPr>
          <w:rStyle w:val="BaseChar"/>
          <w:lang w:val="en-US"/>
        </w:rPr>
        <w:t>IW</w:t>
      </w:r>
      <w:r w:rsidRPr="006D49FA">
        <w:rPr>
          <w:rStyle w:val="BaseChar"/>
        </w:rPr>
        <w:t xml:space="preserve">37 - </w:t>
      </w:r>
      <w:r>
        <w:rPr>
          <w:rStyle w:val="BaseChar"/>
        </w:rPr>
        <w:t>Изменение</w:t>
      </w:r>
      <w:r w:rsidRPr="006D49FA">
        <w:rPr>
          <w:rStyle w:val="BaseChar"/>
        </w:rPr>
        <w:t xml:space="preserve"> операций,</w:t>
      </w:r>
    </w:p>
    <w:p w14:paraId="1C1BACC6" w14:textId="77777777" w:rsidR="009E28A6" w:rsidRDefault="009E28A6" w:rsidP="0042305B">
      <w:pPr>
        <w:pStyle w:val="afb"/>
        <w:numPr>
          <w:ilvl w:val="0"/>
          <w:numId w:val="17"/>
        </w:numPr>
        <w:spacing w:after="120" w:line="276" w:lineRule="auto"/>
        <w:ind w:left="851" w:hanging="284"/>
        <w:rPr>
          <w:rFonts w:ascii="Arial" w:hAnsi="Arial" w:cs="Arial"/>
        </w:rPr>
      </w:pPr>
      <w:r w:rsidRPr="006D49FA">
        <w:rPr>
          <w:rFonts w:ascii="Arial" w:hAnsi="Arial" w:cs="Arial"/>
          <w:lang w:val="en-US"/>
        </w:rPr>
        <w:t>IW</w:t>
      </w:r>
      <w:r w:rsidRPr="006D49FA">
        <w:rPr>
          <w:rFonts w:ascii="Arial" w:hAnsi="Arial" w:cs="Arial"/>
        </w:rPr>
        <w:t xml:space="preserve">38 </w:t>
      </w:r>
      <w:r>
        <w:rPr>
          <w:rFonts w:ascii="Arial" w:hAnsi="Arial" w:cs="Arial"/>
          <w:lang w:val="en-US"/>
        </w:rPr>
        <w:t xml:space="preserve">- </w:t>
      </w:r>
      <w:r w:rsidRPr="006D49FA">
        <w:rPr>
          <w:rFonts w:ascii="Arial" w:hAnsi="Arial" w:cs="Arial"/>
        </w:rPr>
        <w:t>Изменение заказов</w:t>
      </w:r>
      <w:r>
        <w:rPr>
          <w:rFonts w:ascii="Arial" w:hAnsi="Arial" w:cs="Arial"/>
        </w:rPr>
        <w:t>,</w:t>
      </w:r>
    </w:p>
    <w:p w14:paraId="6CBFDB41" w14:textId="77777777" w:rsidR="009E28A6" w:rsidRPr="006D49FA" w:rsidRDefault="009E28A6" w:rsidP="0042305B">
      <w:pPr>
        <w:pStyle w:val="afb"/>
        <w:numPr>
          <w:ilvl w:val="0"/>
          <w:numId w:val="17"/>
        </w:numPr>
        <w:spacing w:after="120" w:line="276" w:lineRule="auto"/>
        <w:ind w:left="851" w:hanging="284"/>
        <w:rPr>
          <w:rFonts w:ascii="Arial" w:hAnsi="Arial" w:cs="Arial"/>
        </w:rPr>
      </w:pPr>
      <w:r w:rsidRPr="006D49FA">
        <w:rPr>
          <w:rFonts w:ascii="Arial" w:hAnsi="Arial" w:cs="Arial"/>
          <w:lang w:val="en-US"/>
        </w:rPr>
        <w:t>IW</w:t>
      </w:r>
      <w:r w:rsidRPr="006D49FA">
        <w:rPr>
          <w:rFonts w:ascii="Arial" w:hAnsi="Arial" w:cs="Arial"/>
        </w:rPr>
        <w:t xml:space="preserve">39 </w:t>
      </w:r>
      <w:r>
        <w:rPr>
          <w:rFonts w:ascii="Arial" w:hAnsi="Arial" w:cs="Arial"/>
          <w:lang w:val="en-US"/>
        </w:rPr>
        <w:t xml:space="preserve">- </w:t>
      </w:r>
      <w:r w:rsidRPr="006D49FA">
        <w:rPr>
          <w:rFonts w:ascii="Arial" w:hAnsi="Arial" w:cs="Arial"/>
        </w:rPr>
        <w:t>Просмотр заказов</w:t>
      </w:r>
      <w:r>
        <w:rPr>
          <w:rFonts w:ascii="Arial" w:hAnsi="Arial" w:cs="Arial"/>
          <w:lang w:val="en-US"/>
        </w:rPr>
        <w:t>,</w:t>
      </w:r>
    </w:p>
    <w:p w14:paraId="174B36B7" w14:textId="77777777" w:rsidR="009E28A6" w:rsidRPr="006F6155" w:rsidRDefault="009E28A6" w:rsidP="0042305B">
      <w:pPr>
        <w:pStyle w:val="afb"/>
        <w:numPr>
          <w:ilvl w:val="0"/>
          <w:numId w:val="17"/>
        </w:numPr>
        <w:spacing w:after="240" w:line="276" w:lineRule="auto"/>
        <w:ind w:left="851" w:hanging="284"/>
        <w:rPr>
          <w:rStyle w:val="BaseChar"/>
        </w:rPr>
      </w:pPr>
      <w:r>
        <w:rPr>
          <w:rFonts w:ascii="Arial" w:hAnsi="Arial" w:cs="Arial"/>
          <w:lang w:val="en-US"/>
        </w:rPr>
        <w:t>IW</w:t>
      </w:r>
      <w:r w:rsidRPr="006D49FA">
        <w:rPr>
          <w:rFonts w:ascii="Arial" w:hAnsi="Arial" w:cs="Arial"/>
        </w:rPr>
        <w:t>49</w:t>
      </w:r>
      <w:r>
        <w:rPr>
          <w:rFonts w:ascii="Arial" w:hAnsi="Arial" w:cs="Arial"/>
          <w:lang w:val="en-US"/>
        </w:rPr>
        <w:t>N</w:t>
      </w:r>
      <w:r w:rsidRPr="006D49FA">
        <w:rPr>
          <w:rFonts w:ascii="Arial" w:hAnsi="Arial" w:cs="Arial"/>
        </w:rPr>
        <w:t xml:space="preserve"> - </w:t>
      </w:r>
      <w:r w:rsidRPr="00D14C93">
        <w:rPr>
          <w:rStyle w:val="BaseChar"/>
        </w:rPr>
        <w:t>Просмотр заказов и операций</w:t>
      </w:r>
      <w:r w:rsidRPr="006D49FA">
        <w:rPr>
          <w:rStyle w:val="BaseChar"/>
        </w:rPr>
        <w:t>.</w:t>
      </w:r>
    </w:p>
    <w:p w14:paraId="3B7EC5C0" w14:textId="77777777" w:rsidR="009E28A6" w:rsidRPr="006F6155" w:rsidRDefault="009E28A6" w:rsidP="0042305B">
      <w:pPr>
        <w:spacing w:after="120" w:line="276" w:lineRule="auto"/>
        <w:ind w:firstLine="567"/>
        <w:rPr>
          <w:rFonts w:ascii="Arial" w:hAnsi="Arial" w:cs="Arial"/>
        </w:rPr>
      </w:pPr>
      <w:r w:rsidRPr="006F6155">
        <w:rPr>
          <w:rFonts w:ascii="Arial" w:hAnsi="Arial" w:cs="Arial"/>
        </w:rPr>
        <w:t xml:space="preserve">В процессе ПП-07.03.03.02 Управление внеплановыми воздействиями ТОиР, описанном в текущем КД, возможно формирование </w:t>
      </w:r>
      <w:r>
        <w:rPr>
          <w:rFonts w:ascii="Arial" w:hAnsi="Arial" w:cs="Arial"/>
        </w:rPr>
        <w:t>заказов ТОРО</w:t>
      </w:r>
      <w:r w:rsidRPr="006F6155">
        <w:rPr>
          <w:rFonts w:ascii="Arial" w:hAnsi="Arial" w:cs="Arial"/>
        </w:rPr>
        <w:t xml:space="preserve"> видов:</w:t>
      </w:r>
    </w:p>
    <w:p w14:paraId="0975243B" w14:textId="77777777" w:rsidR="009E28A6" w:rsidRPr="00114ECF" w:rsidRDefault="009E28A6" w:rsidP="0042305B">
      <w:pPr>
        <w:pStyle w:val="a8"/>
        <w:numPr>
          <w:ilvl w:val="0"/>
          <w:numId w:val="17"/>
        </w:numPr>
        <w:spacing w:before="0" w:beforeAutospacing="0" w:after="120" w:afterAutospacing="0" w:line="276" w:lineRule="auto"/>
        <w:ind w:left="851" w:hanging="284"/>
        <w:rPr>
          <w:rFonts w:ascii="Arial" w:hAnsi="Arial" w:cs="Arial"/>
          <w:color w:val="333333"/>
        </w:rPr>
      </w:pPr>
      <w:r w:rsidRPr="00396716">
        <w:rPr>
          <w:rFonts w:ascii="Arial" w:hAnsi="Arial" w:cs="Arial"/>
          <w:color w:val="000000"/>
        </w:rPr>
        <w:t>APP1</w:t>
      </w:r>
      <w:r w:rsidRPr="00114ECF">
        <w:rPr>
          <w:rFonts w:ascii="Arial" w:hAnsi="Arial" w:cs="Arial"/>
          <w:color w:val="333333"/>
        </w:rPr>
        <w:t xml:space="preserve"> - </w:t>
      </w:r>
      <w:r w:rsidRPr="00396716">
        <w:rPr>
          <w:rFonts w:ascii="Arial" w:hAnsi="Arial" w:cs="Arial"/>
          <w:color w:val="000000"/>
        </w:rPr>
        <w:t>ТОРО по ППР</w:t>
      </w:r>
      <w:r w:rsidRPr="00114ECF">
        <w:rPr>
          <w:rFonts w:ascii="Arial" w:hAnsi="Arial" w:cs="Arial"/>
          <w:color w:val="333333"/>
        </w:rPr>
        <w:t>,</w:t>
      </w:r>
    </w:p>
    <w:p w14:paraId="6DFB97DD" w14:textId="77777777" w:rsidR="009E28A6" w:rsidRPr="00114ECF" w:rsidRDefault="009E28A6" w:rsidP="0042305B">
      <w:pPr>
        <w:pStyle w:val="a8"/>
        <w:numPr>
          <w:ilvl w:val="0"/>
          <w:numId w:val="17"/>
        </w:numPr>
        <w:spacing w:before="0" w:beforeAutospacing="0" w:after="120" w:afterAutospacing="0" w:line="276" w:lineRule="auto"/>
        <w:ind w:left="851" w:hanging="284"/>
        <w:rPr>
          <w:rFonts w:ascii="Arial" w:hAnsi="Arial" w:cs="Arial"/>
          <w:color w:val="333333"/>
        </w:rPr>
      </w:pPr>
      <w:r w:rsidRPr="00396716">
        <w:rPr>
          <w:rFonts w:ascii="Arial" w:hAnsi="Arial" w:cs="Arial"/>
          <w:color w:val="000000"/>
        </w:rPr>
        <w:t>AVS1</w:t>
      </w:r>
      <w:r w:rsidRPr="00114ECF">
        <w:rPr>
          <w:rFonts w:ascii="Arial" w:hAnsi="Arial" w:cs="Arial"/>
          <w:color w:val="333333"/>
        </w:rPr>
        <w:t xml:space="preserve"> - </w:t>
      </w:r>
      <w:r w:rsidRPr="00396716">
        <w:rPr>
          <w:rFonts w:ascii="Arial" w:hAnsi="Arial" w:cs="Arial"/>
          <w:color w:val="000000"/>
        </w:rPr>
        <w:t>ТОРО по состоянию</w:t>
      </w:r>
      <w:r w:rsidRPr="00114ECF">
        <w:rPr>
          <w:rFonts w:ascii="Arial" w:hAnsi="Arial" w:cs="Arial"/>
          <w:color w:val="333333"/>
        </w:rPr>
        <w:t>,</w:t>
      </w:r>
    </w:p>
    <w:p w14:paraId="67FDEE79" w14:textId="77777777" w:rsidR="009E28A6" w:rsidRPr="00114ECF" w:rsidRDefault="009E28A6" w:rsidP="0042305B">
      <w:pPr>
        <w:pStyle w:val="a8"/>
        <w:numPr>
          <w:ilvl w:val="0"/>
          <w:numId w:val="17"/>
        </w:numPr>
        <w:spacing w:before="0" w:beforeAutospacing="0" w:after="120" w:afterAutospacing="0" w:line="276" w:lineRule="auto"/>
        <w:ind w:left="851" w:hanging="284"/>
        <w:rPr>
          <w:rFonts w:ascii="Arial" w:hAnsi="Arial" w:cs="Arial"/>
        </w:rPr>
      </w:pPr>
      <w:r w:rsidRPr="00396716">
        <w:rPr>
          <w:rFonts w:ascii="Arial" w:hAnsi="Arial" w:cs="Arial"/>
          <w:color w:val="000000"/>
        </w:rPr>
        <w:t>AVR1</w:t>
      </w:r>
      <w:r w:rsidRPr="00114ECF">
        <w:rPr>
          <w:rFonts w:ascii="Arial" w:hAnsi="Arial" w:cs="Arial"/>
          <w:color w:val="333333"/>
        </w:rPr>
        <w:t xml:space="preserve"> - </w:t>
      </w:r>
      <w:r w:rsidRPr="00396716">
        <w:rPr>
          <w:rFonts w:ascii="Arial" w:hAnsi="Arial" w:cs="Arial"/>
          <w:color w:val="000000"/>
        </w:rPr>
        <w:t>Аварийное ТОРО</w:t>
      </w:r>
      <w:r w:rsidRPr="00114ECF">
        <w:rPr>
          <w:rFonts w:ascii="Arial" w:hAnsi="Arial" w:cs="Arial"/>
        </w:rPr>
        <w:t>,</w:t>
      </w:r>
    </w:p>
    <w:p w14:paraId="13B27519" w14:textId="77777777" w:rsidR="009E28A6" w:rsidRPr="00396716" w:rsidRDefault="009E28A6" w:rsidP="0042305B">
      <w:pPr>
        <w:pStyle w:val="afb"/>
        <w:numPr>
          <w:ilvl w:val="0"/>
          <w:numId w:val="17"/>
        </w:numPr>
        <w:spacing w:after="120" w:line="276" w:lineRule="auto"/>
        <w:ind w:left="851" w:hanging="284"/>
        <w:rPr>
          <w:rFonts w:ascii="Arial" w:hAnsi="Arial" w:cs="Arial"/>
          <w:szCs w:val="24"/>
        </w:rPr>
      </w:pPr>
      <w:r w:rsidRPr="00396716">
        <w:rPr>
          <w:rFonts w:ascii="Arial" w:hAnsi="Arial" w:cs="Arial"/>
          <w:color w:val="000000"/>
          <w:szCs w:val="24"/>
          <w:lang w:eastAsia="ru-RU"/>
        </w:rPr>
        <w:lastRenderedPageBreak/>
        <w:t>ADI1</w:t>
      </w:r>
      <w:r w:rsidRPr="00114ECF">
        <w:rPr>
          <w:rFonts w:ascii="Arial" w:hAnsi="Arial" w:cs="Arial"/>
          <w:color w:val="333333"/>
          <w:szCs w:val="24"/>
        </w:rPr>
        <w:t xml:space="preserve"> - </w:t>
      </w:r>
      <w:r w:rsidRPr="00114ECF">
        <w:rPr>
          <w:rFonts w:ascii="Arial" w:hAnsi="Arial" w:cs="Arial"/>
          <w:color w:val="000000"/>
          <w:szCs w:val="24"/>
          <w:lang w:eastAsia="ru-RU"/>
        </w:rPr>
        <w:t>Диагностика,</w:t>
      </w:r>
    </w:p>
    <w:p w14:paraId="6241B53C" w14:textId="77777777" w:rsidR="009E28A6" w:rsidRDefault="009E28A6" w:rsidP="009E28A6">
      <w:pPr>
        <w:suppressAutoHyphens/>
        <w:spacing w:after="240" w:line="276" w:lineRule="auto"/>
        <w:jc w:val="right"/>
        <w:rPr>
          <w:rFonts w:ascii="Arial" w:hAnsi="Arial" w:cs="Arial"/>
          <w:b/>
          <w:sz w:val="22"/>
        </w:rPr>
      </w:pPr>
      <w:r w:rsidRPr="00B14753">
        <w:rPr>
          <w:rFonts w:ascii="Arial" w:hAnsi="Arial" w:cs="Arial"/>
          <w:b/>
          <w:sz w:val="22"/>
        </w:rPr>
        <w:t xml:space="preserve">Таблица </w:t>
      </w:r>
      <w:r>
        <w:rPr>
          <w:rFonts w:ascii="Arial" w:hAnsi="Arial" w:cs="Arial"/>
          <w:b/>
          <w:sz w:val="22"/>
        </w:rPr>
        <w:t>1</w:t>
      </w:r>
      <w:r>
        <w:rPr>
          <w:rFonts w:ascii="Arial" w:hAnsi="Arial"/>
          <w:b/>
          <w:sz w:val="22"/>
        </w:rPr>
        <w:t>3</w:t>
      </w:r>
      <w:r>
        <w:rPr>
          <w:rFonts w:ascii="Arial" w:hAnsi="Arial" w:cs="Arial"/>
          <w:b/>
          <w:sz w:val="22"/>
        </w:rPr>
        <w:t>. Основные поля Заказов ТОРО</w:t>
      </w:r>
    </w:p>
    <w:tbl>
      <w:tblPr>
        <w:tblW w:w="11081" w:type="dxa"/>
        <w:jc w:val="center"/>
        <w:tblCellMar>
          <w:left w:w="0" w:type="dxa"/>
          <w:right w:w="0" w:type="dxa"/>
        </w:tblCellMar>
        <w:tblLook w:val="04A0" w:firstRow="1" w:lastRow="0" w:firstColumn="1" w:lastColumn="0" w:noHBand="0" w:noVBand="1"/>
      </w:tblPr>
      <w:tblGrid>
        <w:gridCol w:w="2069"/>
        <w:gridCol w:w="2537"/>
        <w:gridCol w:w="2130"/>
        <w:gridCol w:w="2171"/>
        <w:gridCol w:w="2174"/>
      </w:tblGrid>
      <w:tr w:rsidR="009E28A6" w14:paraId="552BF4D3" w14:textId="77777777" w:rsidTr="00352C2E">
        <w:trPr>
          <w:cantSplit/>
          <w:trHeight w:val="731"/>
          <w:tblHeader/>
          <w:jc w:val="center"/>
        </w:trPr>
        <w:tc>
          <w:tcPr>
            <w:tcW w:w="2069" w:type="dxa"/>
            <w:tcBorders>
              <w:top w:val="single" w:sz="8" w:space="0" w:color="auto"/>
              <w:left w:val="single" w:sz="8" w:space="0" w:color="auto"/>
              <w:bottom w:val="single" w:sz="8" w:space="0" w:color="auto"/>
              <w:right w:val="single" w:sz="8" w:space="0" w:color="auto"/>
            </w:tcBorders>
            <w:shd w:val="clear" w:color="auto" w:fill="FFC000"/>
            <w:tcMar>
              <w:top w:w="0" w:type="dxa"/>
              <w:left w:w="108" w:type="dxa"/>
              <w:bottom w:w="0" w:type="dxa"/>
              <w:right w:w="108" w:type="dxa"/>
            </w:tcMar>
            <w:vAlign w:val="center"/>
            <w:hideMark/>
          </w:tcPr>
          <w:p w14:paraId="0DD29D82" w14:textId="77777777" w:rsidR="009E28A6" w:rsidRDefault="009E28A6" w:rsidP="001661FB">
            <w:pPr>
              <w:jc w:val="center"/>
              <w:rPr>
                <w:sz w:val="22"/>
              </w:rPr>
            </w:pPr>
            <w:r>
              <w:rPr>
                <w:rFonts w:ascii="Arial" w:hAnsi="Arial" w:cs="Arial"/>
                <w:b/>
                <w:bCs/>
                <w:color w:val="000000"/>
                <w:sz w:val="20"/>
                <w:szCs w:val="20"/>
                <w:lang w:eastAsia="ru-RU"/>
              </w:rPr>
              <w:t xml:space="preserve">Поле документа </w:t>
            </w:r>
          </w:p>
        </w:tc>
        <w:tc>
          <w:tcPr>
            <w:tcW w:w="2537" w:type="dxa"/>
            <w:tcBorders>
              <w:top w:val="single" w:sz="8" w:space="0" w:color="auto"/>
              <w:left w:val="nil"/>
              <w:bottom w:val="single" w:sz="8" w:space="0" w:color="auto"/>
              <w:right w:val="single" w:sz="8" w:space="0" w:color="auto"/>
            </w:tcBorders>
            <w:shd w:val="clear" w:color="auto" w:fill="FFC000"/>
            <w:tcMar>
              <w:top w:w="0" w:type="dxa"/>
              <w:left w:w="108" w:type="dxa"/>
              <w:bottom w:w="0" w:type="dxa"/>
              <w:right w:w="108" w:type="dxa"/>
            </w:tcMar>
            <w:vAlign w:val="center"/>
            <w:hideMark/>
          </w:tcPr>
          <w:p w14:paraId="63F14E7B" w14:textId="77777777" w:rsidR="009E28A6" w:rsidRDefault="009E28A6" w:rsidP="001661FB">
            <w:pPr>
              <w:jc w:val="center"/>
            </w:pPr>
            <w:r>
              <w:rPr>
                <w:rFonts w:ascii="Arial" w:hAnsi="Arial" w:cs="Arial"/>
                <w:b/>
                <w:bCs/>
                <w:color w:val="000000"/>
                <w:sz w:val="20"/>
                <w:szCs w:val="20"/>
                <w:lang w:eastAsia="ru-RU"/>
              </w:rPr>
              <w:t>Содержание поля документа</w:t>
            </w:r>
          </w:p>
        </w:tc>
        <w:tc>
          <w:tcPr>
            <w:tcW w:w="2130" w:type="dxa"/>
            <w:tcBorders>
              <w:top w:val="single" w:sz="8" w:space="0" w:color="auto"/>
              <w:left w:val="nil"/>
              <w:bottom w:val="single" w:sz="8" w:space="0" w:color="auto"/>
              <w:right w:val="single" w:sz="8" w:space="0" w:color="auto"/>
            </w:tcBorders>
            <w:shd w:val="clear" w:color="auto" w:fill="FFC000"/>
            <w:tcMar>
              <w:top w:w="0" w:type="dxa"/>
              <w:left w:w="108" w:type="dxa"/>
              <w:bottom w:w="0" w:type="dxa"/>
              <w:right w:w="108" w:type="dxa"/>
            </w:tcMar>
            <w:vAlign w:val="center"/>
            <w:hideMark/>
          </w:tcPr>
          <w:p w14:paraId="3B5C9EBF" w14:textId="77777777" w:rsidR="009E28A6" w:rsidRDefault="009E28A6" w:rsidP="001661FB">
            <w:pPr>
              <w:jc w:val="center"/>
            </w:pPr>
            <w:r>
              <w:rPr>
                <w:rFonts w:ascii="Arial" w:hAnsi="Arial" w:cs="Arial"/>
                <w:b/>
                <w:bCs/>
                <w:color w:val="000000"/>
                <w:sz w:val="20"/>
                <w:szCs w:val="20"/>
                <w:lang w:eastAsia="ru-RU"/>
              </w:rPr>
              <w:t>Обязательность (Да/Нет)</w:t>
            </w:r>
          </w:p>
        </w:tc>
        <w:tc>
          <w:tcPr>
            <w:tcW w:w="2171" w:type="dxa"/>
            <w:tcBorders>
              <w:top w:val="single" w:sz="8" w:space="0" w:color="auto"/>
              <w:left w:val="nil"/>
              <w:bottom w:val="single" w:sz="8" w:space="0" w:color="auto"/>
              <w:right w:val="single" w:sz="8" w:space="0" w:color="auto"/>
            </w:tcBorders>
            <w:shd w:val="clear" w:color="auto" w:fill="FFC000"/>
            <w:tcMar>
              <w:top w:w="0" w:type="dxa"/>
              <w:left w:w="108" w:type="dxa"/>
              <w:bottom w:w="0" w:type="dxa"/>
              <w:right w:w="108" w:type="dxa"/>
            </w:tcMar>
            <w:vAlign w:val="center"/>
            <w:hideMark/>
          </w:tcPr>
          <w:p w14:paraId="6B42EBF6" w14:textId="77777777" w:rsidR="009E28A6" w:rsidRDefault="009E28A6" w:rsidP="001661FB">
            <w:pPr>
              <w:jc w:val="center"/>
            </w:pPr>
            <w:r>
              <w:rPr>
                <w:rFonts w:ascii="Arial" w:hAnsi="Arial" w:cs="Arial"/>
                <w:b/>
                <w:bCs/>
                <w:color w:val="000000"/>
                <w:sz w:val="20"/>
                <w:szCs w:val="20"/>
                <w:lang w:eastAsia="ru-RU"/>
              </w:rPr>
              <w:t>Автоматически, краткий алгоритм</w:t>
            </w:r>
          </w:p>
        </w:tc>
        <w:tc>
          <w:tcPr>
            <w:tcW w:w="2174" w:type="dxa"/>
            <w:tcBorders>
              <w:top w:val="single" w:sz="8" w:space="0" w:color="auto"/>
              <w:left w:val="nil"/>
              <w:bottom w:val="single" w:sz="8" w:space="0" w:color="auto"/>
              <w:right w:val="single" w:sz="8" w:space="0" w:color="auto"/>
            </w:tcBorders>
            <w:shd w:val="clear" w:color="auto" w:fill="FFC000"/>
            <w:tcMar>
              <w:top w:w="0" w:type="dxa"/>
              <w:left w:w="108" w:type="dxa"/>
              <w:bottom w:w="0" w:type="dxa"/>
              <w:right w:w="108" w:type="dxa"/>
            </w:tcMar>
            <w:vAlign w:val="center"/>
            <w:hideMark/>
          </w:tcPr>
          <w:p w14:paraId="01632FC3" w14:textId="77777777" w:rsidR="009E28A6" w:rsidRDefault="009E28A6" w:rsidP="001661FB">
            <w:pPr>
              <w:jc w:val="center"/>
            </w:pPr>
            <w:r>
              <w:rPr>
                <w:rFonts w:ascii="Arial" w:hAnsi="Arial" w:cs="Arial"/>
                <w:b/>
                <w:bCs/>
                <w:color w:val="000000"/>
                <w:sz w:val="20"/>
                <w:szCs w:val="20"/>
                <w:lang w:eastAsia="ru-RU"/>
              </w:rPr>
              <w:t>Доступность редактирования (Да/Нет)</w:t>
            </w:r>
          </w:p>
        </w:tc>
      </w:tr>
      <w:tr w:rsidR="009E28A6" w:rsidRPr="00B9004F" w14:paraId="74CBF33D" w14:textId="77777777" w:rsidTr="00352C2E">
        <w:trPr>
          <w:cantSplit/>
          <w:trHeight w:val="275"/>
          <w:jc w:val="center"/>
        </w:trPr>
        <w:tc>
          <w:tcPr>
            <w:tcW w:w="11081" w:type="dxa"/>
            <w:gridSpan w:val="5"/>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25C2A35" w14:textId="77777777" w:rsidR="009E28A6" w:rsidRPr="00B9004F" w:rsidRDefault="009E28A6" w:rsidP="001661FB">
            <w:pPr>
              <w:jc w:val="center"/>
              <w:rPr>
                <w:rFonts w:ascii="Arial" w:hAnsi="Arial" w:cs="Arial"/>
                <w:b/>
                <w:bCs/>
                <w:i/>
                <w:iCs/>
                <w:color w:val="000000"/>
                <w:sz w:val="20"/>
                <w:szCs w:val="20"/>
                <w:lang w:eastAsia="ru-RU"/>
              </w:rPr>
            </w:pPr>
            <w:r w:rsidRPr="00B9004F">
              <w:rPr>
                <w:rFonts w:ascii="Arial" w:hAnsi="Arial" w:cs="Arial"/>
                <w:b/>
                <w:bCs/>
                <w:i/>
                <w:iCs/>
                <w:color w:val="000000"/>
                <w:sz w:val="20"/>
                <w:szCs w:val="20"/>
                <w:lang w:eastAsia="ru-RU"/>
              </w:rPr>
              <w:t>Экран создания заказа</w:t>
            </w:r>
          </w:p>
        </w:tc>
      </w:tr>
      <w:tr w:rsidR="009E28A6" w:rsidRPr="00CF1FF3" w14:paraId="7385BD2B" w14:textId="77777777" w:rsidTr="00352C2E">
        <w:trPr>
          <w:cantSplit/>
          <w:trHeight w:val="719"/>
          <w:jc w:val="center"/>
        </w:trPr>
        <w:tc>
          <w:tcPr>
            <w:tcW w:w="206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F3F7002" w14:textId="77777777" w:rsidR="009E28A6" w:rsidRPr="00CF1FF3" w:rsidRDefault="009E28A6" w:rsidP="001661FB">
            <w:pPr>
              <w:jc w:val="left"/>
              <w:rPr>
                <w:rFonts w:ascii="Arial" w:hAnsi="Arial" w:cs="Arial"/>
                <w:color w:val="000000"/>
                <w:sz w:val="20"/>
                <w:szCs w:val="20"/>
                <w:lang w:eastAsia="ru-RU"/>
              </w:rPr>
            </w:pPr>
            <w:r w:rsidRPr="00CF1FF3">
              <w:rPr>
                <w:rFonts w:ascii="Arial" w:hAnsi="Arial" w:cs="Arial"/>
                <w:color w:val="000000"/>
                <w:sz w:val="20"/>
                <w:szCs w:val="20"/>
                <w:lang w:eastAsia="ru-RU"/>
              </w:rPr>
              <w:t>Вид заказа</w:t>
            </w:r>
          </w:p>
        </w:tc>
        <w:tc>
          <w:tcPr>
            <w:tcW w:w="25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FB8D883" w14:textId="77777777" w:rsidR="009E28A6" w:rsidRPr="00CF1FF3" w:rsidRDefault="009E28A6" w:rsidP="001661FB">
            <w:pPr>
              <w:jc w:val="left"/>
              <w:rPr>
                <w:rFonts w:ascii="Arial" w:hAnsi="Arial" w:cs="Arial"/>
                <w:color w:val="000000"/>
                <w:sz w:val="20"/>
                <w:szCs w:val="20"/>
                <w:lang w:eastAsia="ru-RU"/>
              </w:rPr>
            </w:pPr>
            <w:r>
              <w:rPr>
                <w:rFonts w:ascii="Arial" w:hAnsi="Arial" w:cs="Arial"/>
                <w:color w:val="000000"/>
                <w:sz w:val="20"/>
                <w:szCs w:val="20"/>
                <w:lang w:eastAsia="ru-RU"/>
              </w:rPr>
              <w:t>В</w:t>
            </w:r>
            <w:r w:rsidRPr="00CF1FF3">
              <w:rPr>
                <w:rFonts w:ascii="Arial" w:hAnsi="Arial" w:cs="Arial"/>
                <w:color w:val="000000"/>
                <w:sz w:val="20"/>
                <w:szCs w:val="20"/>
                <w:lang w:eastAsia="ru-RU"/>
              </w:rPr>
              <w:t>ид заказа ТОРО</w:t>
            </w:r>
          </w:p>
        </w:tc>
        <w:tc>
          <w:tcPr>
            <w:tcW w:w="213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15706FD" w14:textId="77777777" w:rsidR="009E28A6" w:rsidRPr="00CF1FF3" w:rsidRDefault="009E28A6" w:rsidP="001661FB">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c>
          <w:tcPr>
            <w:tcW w:w="217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2B3D2E2" w14:textId="77777777" w:rsidR="009E28A6" w:rsidRPr="00CF1FF3" w:rsidRDefault="009E28A6" w:rsidP="001661FB">
            <w:pPr>
              <w:jc w:val="left"/>
              <w:rPr>
                <w:rFonts w:ascii="Arial" w:hAnsi="Arial" w:cs="Arial"/>
                <w:color w:val="000000"/>
                <w:sz w:val="20"/>
                <w:szCs w:val="20"/>
                <w:lang w:eastAsia="ru-RU"/>
              </w:rPr>
            </w:pPr>
            <w:r>
              <w:rPr>
                <w:rFonts w:ascii="Arial" w:hAnsi="Arial" w:cs="Arial"/>
                <w:color w:val="000000"/>
                <w:sz w:val="20"/>
                <w:szCs w:val="20"/>
                <w:lang w:eastAsia="ru-RU"/>
              </w:rPr>
              <w:t>Да, н</w:t>
            </w:r>
            <w:r w:rsidRPr="00CF1FF3">
              <w:rPr>
                <w:rFonts w:ascii="Arial" w:hAnsi="Arial" w:cs="Arial"/>
                <w:color w:val="000000"/>
                <w:sz w:val="20"/>
                <w:szCs w:val="20"/>
                <w:lang w:eastAsia="ru-RU"/>
              </w:rPr>
              <w:t>а основании вида сообщения</w:t>
            </w:r>
            <w:r>
              <w:rPr>
                <w:rFonts w:ascii="Arial" w:hAnsi="Arial" w:cs="Arial"/>
                <w:color w:val="000000"/>
                <w:sz w:val="20"/>
                <w:szCs w:val="20"/>
                <w:lang w:eastAsia="ru-RU"/>
              </w:rPr>
              <w:t xml:space="preserve"> или плана ТОРО. Или выбор из справочника</w:t>
            </w:r>
          </w:p>
        </w:tc>
        <w:tc>
          <w:tcPr>
            <w:tcW w:w="2174"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7ADD9B5" w14:textId="77777777" w:rsidR="009E28A6" w:rsidRPr="00CF1FF3" w:rsidRDefault="009E28A6" w:rsidP="001661FB">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r>
      <w:tr w:rsidR="009E28A6" w:rsidRPr="00CF1FF3" w14:paraId="33DD3DED" w14:textId="77777777" w:rsidTr="00352C2E">
        <w:trPr>
          <w:cantSplit/>
          <w:trHeight w:val="687"/>
          <w:jc w:val="center"/>
        </w:trPr>
        <w:tc>
          <w:tcPr>
            <w:tcW w:w="206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CB705FE" w14:textId="77777777" w:rsidR="009E28A6" w:rsidRPr="00CF1FF3" w:rsidRDefault="009E28A6" w:rsidP="001661FB">
            <w:pPr>
              <w:jc w:val="left"/>
              <w:rPr>
                <w:rFonts w:ascii="Arial" w:hAnsi="Arial" w:cs="Arial"/>
                <w:color w:val="000000"/>
                <w:sz w:val="20"/>
                <w:szCs w:val="20"/>
                <w:lang w:eastAsia="ru-RU"/>
              </w:rPr>
            </w:pPr>
            <w:r w:rsidRPr="00CF1FF3">
              <w:rPr>
                <w:rFonts w:ascii="Arial" w:hAnsi="Arial" w:cs="Arial"/>
                <w:color w:val="000000"/>
                <w:sz w:val="20"/>
                <w:szCs w:val="20"/>
                <w:lang w:eastAsia="ru-RU"/>
              </w:rPr>
              <w:t xml:space="preserve">Приоритет </w:t>
            </w:r>
          </w:p>
        </w:tc>
        <w:tc>
          <w:tcPr>
            <w:tcW w:w="25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46DC65A" w14:textId="77777777" w:rsidR="009E28A6" w:rsidRPr="00CF1FF3" w:rsidRDefault="009E28A6" w:rsidP="001661FB">
            <w:pPr>
              <w:jc w:val="left"/>
              <w:rPr>
                <w:rFonts w:ascii="Arial" w:hAnsi="Arial" w:cs="Arial"/>
                <w:color w:val="000000"/>
                <w:sz w:val="20"/>
                <w:szCs w:val="20"/>
                <w:lang w:eastAsia="ru-RU"/>
              </w:rPr>
            </w:pPr>
            <w:r>
              <w:rPr>
                <w:rFonts w:ascii="Arial" w:hAnsi="Arial" w:cs="Arial"/>
                <w:color w:val="000000"/>
                <w:sz w:val="20"/>
                <w:szCs w:val="20"/>
                <w:lang w:eastAsia="ru-RU"/>
              </w:rPr>
              <w:t>Приоритет заказа ТОРО</w:t>
            </w:r>
          </w:p>
        </w:tc>
        <w:tc>
          <w:tcPr>
            <w:tcW w:w="213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25F45E2" w14:textId="77777777" w:rsidR="009E28A6" w:rsidRPr="00CF1FF3" w:rsidRDefault="009E28A6" w:rsidP="001661FB">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c>
          <w:tcPr>
            <w:tcW w:w="217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08CB1D" w14:textId="77777777" w:rsidR="009E28A6" w:rsidRPr="00CF1FF3" w:rsidRDefault="009E28A6" w:rsidP="001661FB">
            <w:pPr>
              <w:jc w:val="left"/>
              <w:rPr>
                <w:rFonts w:ascii="Arial" w:hAnsi="Arial" w:cs="Arial"/>
                <w:color w:val="000000"/>
                <w:sz w:val="20"/>
                <w:szCs w:val="20"/>
                <w:lang w:eastAsia="ru-RU"/>
              </w:rPr>
            </w:pPr>
            <w:r>
              <w:rPr>
                <w:rFonts w:ascii="Arial" w:hAnsi="Arial" w:cs="Arial"/>
                <w:color w:val="000000"/>
                <w:sz w:val="20"/>
                <w:szCs w:val="20"/>
                <w:lang w:eastAsia="ru-RU"/>
              </w:rPr>
              <w:t>Да, н</w:t>
            </w:r>
            <w:r w:rsidRPr="00CF1FF3">
              <w:rPr>
                <w:rFonts w:ascii="Arial" w:hAnsi="Arial" w:cs="Arial"/>
                <w:color w:val="000000"/>
                <w:sz w:val="20"/>
                <w:szCs w:val="20"/>
                <w:lang w:eastAsia="ru-RU"/>
              </w:rPr>
              <w:t>а основании приоритета из сообщения</w:t>
            </w:r>
            <w:r>
              <w:rPr>
                <w:rFonts w:ascii="Arial" w:hAnsi="Arial" w:cs="Arial"/>
                <w:color w:val="000000"/>
                <w:sz w:val="20"/>
                <w:szCs w:val="20"/>
                <w:lang w:eastAsia="ru-RU"/>
              </w:rPr>
              <w:t xml:space="preserve"> или из планов ТОРО</w:t>
            </w:r>
          </w:p>
        </w:tc>
        <w:tc>
          <w:tcPr>
            <w:tcW w:w="2174"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864F379" w14:textId="77777777" w:rsidR="009E28A6" w:rsidRPr="00CF1FF3" w:rsidRDefault="009E28A6" w:rsidP="001661FB">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r>
      <w:tr w:rsidR="009E28A6" w:rsidRPr="00CF1FF3" w14:paraId="067143DF" w14:textId="77777777" w:rsidTr="00352C2E">
        <w:trPr>
          <w:cantSplit/>
          <w:trHeight w:val="531"/>
          <w:jc w:val="center"/>
        </w:trPr>
        <w:tc>
          <w:tcPr>
            <w:tcW w:w="206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99D8630" w14:textId="77777777" w:rsidR="009E28A6" w:rsidRPr="00CF1FF3" w:rsidRDefault="009E28A6" w:rsidP="001661FB">
            <w:pPr>
              <w:jc w:val="left"/>
              <w:rPr>
                <w:rFonts w:ascii="Arial" w:hAnsi="Arial" w:cs="Arial"/>
                <w:color w:val="000000"/>
                <w:sz w:val="20"/>
                <w:szCs w:val="20"/>
                <w:lang w:eastAsia="ru-RU"/>
              </w:rPr>
            </w:pPr>
            <w:r w:rsidRPr="00CF1FF3">
              <w:rPr>
                <w:rFonts w:ascii="Arial" w:hAnsi="Arial" w:cs="Arial"/>
                <w:color w:val="000000"/>
                <w:sz w:val="20"/>
                <w:szCs w:val="20"/>
                <w:lang w:eastAsia="ru-RU"/>
              </w:rPr>
              <w:t>ЕО</w:t>
            </w:r>
          </w:p>
        </w:tc>
        <w:tc>
          <w:tcPr>
            <w:tcW w:w="25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B31B827" w14:textId="77777777" w:rsidR="009E28A6" w:rsidRPr="00CF1FF3" w:rsidRDefault="009E28A6" w:rsidP="001661FB">
            <w:pPr>
              <w:jc w:val="left"/>
              <w:rPr>
                <w:rFonts w:ascii="Arial" w:hAnsi="Arial" w:cs="Arial"/>
                <w:color w:val="000000"/>
                <w:sz w:val="20"/>
                <w:szCs w:val="20"/>
                <w:lang w:eastAsia="ru-RU"/>
              </w:rPr>
            </w:pPr>
            <w:r>
              <w:rPr>
                <w:rFonts w:ascii="Arial" w:hAnsi="Arial" w:cs="Arial"/>
                <w:color w:val="000000"/>
                <w:sz w:val="20"/>
                <w:szCs w:val="20"/>
                <w:lang w:eastAsia="ru-RU"/>
              </w:rPr>
              <w:t>Е</w:t>
            </w:r>
            <w:r w:rsidRPr="00CF1FF3">
              <w:rPr>
                <w:rFonts w:ascii="Arial" w:hAnsi="Arial" w:cs="Arial"/>
                <w:color w:val="000000"/>
                <w:sz w:val="20"/>
                <w:szCs w:val="20"/>
                <w:lang w:eastAsia="ru-RU"/>
              </w:rPr>
              <w:t>диница оборудования на которую создается заказ ТОРО</w:t>
            </w:r>
          </w:p>
        </w:tc>
        <w:tc>
          <w:tcPr>
            <w:tcW w:w="213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D728C67" w14:textId="77777777" w:rsidR="009E28A6" w:rsidRPr="00CF1FF3" w:rsidRDefault="009E28A6" w:rsidP="001661FB">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c>
          <w:tcPr>
            <w:tcW w:w="217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E813C43" w14:textId="77777777" w:rsidR="009E28A6" w:rsidRPr="00CF1FF3" w:rsidRDefault="009E28A6" w:rsidP="001661FB">
            <w:pPr>
              <w:jc w:val="left"/>
              <w:rPr>
                <w:rFonts w:ascii="Arial" w:hAnsi="Arial" w:cs="Arial"/>
                <w:color w:val="000000"/>
                <w:sz w:val="20"/>
                <w:szCs w:val="20"/>
                <w:lang w:eastAsia="ru-RU"/>
              </w:rPr>
            </w:pPr>
            <w:r>
              <w:rPr>
                <w:rFonts w:ascii="Arial" w:hAnsi="Arial" w:cs="Arial"/>
                <w:color w:val="000000"/>
                <w:sz w:val="20"/>
                <w:szCs w:val="20"/>
                <w:lang w:eastAsia="ru-RU"/>
              </w:rPr>
              <w:t>Да, на основании сообщений ТОРО. Или выбор из справочника</w:t>
            </w:r>
          </w:p>
        </w:tc>
        <w:tc>
          <w:tcPr>
            <w:tcW w:w="2174"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EF19F19" w14:textId="77777777" w:rsidR="009E28A6" w:rsidRPr="00CF1FF3" w:rsidRDefault="009E28A6" w:rsidP="001661FB">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r>
      <w:tr w:rsidR="009E28A6" w:rsidRPr="00CF1FF3" w14:paraId="65E39CEC" w14:textId="77777777" w:rsidTr="00352C2E">
        <w:trPr>
          <w:cantSplit/>
          <w:trHeight w:val="531"/>
          <w:jc w:val="center"/>
        </w:trPr>
        <w:tc>
          <w:tcPr>
            <w:tcW w:w="2069" w:type="dxa"/>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424587EC" w14:textId="77777777" w:rsidR="009E28A6" w:rsidRPr="00CF1FF3" w:rsidRDefault="009E28A6" w:rsidP="001661FB">
            <w:pPr>
              <w:jc w:val="left"/>
              <w:rPr>
                <w:rFonts w:ascii="Arial" w:hAnsi="Arial" w:cs="Arial"/>
                <w:color w:val="000000"/>
                <w:sz w:val="20"/>
                <w:szCs w:val="20"/>
                <w:lang w:eastAsia="ru-RU"/>
              </w:rPr>
            </w:pPr>
            <w:r>
              <w:rPr>
                <w:rFonts w:ascii="Arial" w:hAnsi="Arial" w:cs="Arial"/>
                <w:color w:val="000000"/>
                <w:sz w:val="20"/>
                <w:szCs w:val="20"/>
                <w:lang w:eastAsia="ru-RU"/>
              </w:rPr>
              <w:t>ПланирЗвд</w:t>
            </w:r>
          </w:p>
        </w:tc>
        <w:tc>
          <w:tcPr>
            <w:tcW w:w="2537" w:type="dxa"/>
            <w:tcBorders>
              <w:top w:val="nil"/>
              <w:left w:val="nil"/>
              <w:bottom w:val="single" w:sz="4" w:space="0" w:color="auto"/>
              <w:right w:val="single" w:sz="8" w:space="0" w:color="auto"/>
            </w:tcBorders>
            <w:tcMar>
              <w:top w:w="0" w:type="dxa"/>
              <w:left w:w="108" w:type="dxa"/>
              <w:bottom w:w="0" w:type="dxa"/>
              <w:right w:w="108" w:type="dxa"/>
            </w:tcMar>
            <w:vAlign w:val="center"/>
          </w:tcPr>
          <w:p w14:paraId="007C2E46" w14:textId="77777777" w:rsidR="009E28A6" w:rsidRPr="00CF1FF3" w:rsidRDefault="009E28A6" w:rsidP="001661FB">
            <w:pPr>
              <w:jc w:val="left"/>
              <w:rPr>
                <w:rFonts w:ascii="Arial" w:hAnsi="Arial" w:cs="Arial"/>
                <w:color w:val="000000"/>
                <w:sz w:val="20"/>
                <w:szCs w:val="20"/>
                <w:lang w:eastAsia="ru-RU"/>
              </w:rPr>
            </w:pPr>
            <w:r>
              <w:rPr>
                <w:rFonts w:ascii="Arial" w:hAnsi="Arial" w:cs="Arial"/>
                <w:color w:val="000000"/>
                <w:sz w:val="20"/>
                <w:szCs w:val="20"/>
                <w:lang w:eastAsia="ru-RU"/>
              </w:rPr>
              <w:t>Завод, планирующий ТОРО</w:t>
            </w:r>
          </w:p>
        </w:tc>
        <w:tc>
          <w:tcPr>
            <w:tcW w:w="2130" w:type="dxa"/>
            <w:tcBorders>
              <w:top w:val="nil"/>
              <w:left w:val="nil"/>
              <w:bottom w:val="single" w:sz="4" w:space="0" w:color="auto"/>
              <w:right w:val="single" w:sz="8" w:space="0" w:color="auto"/>
            </w:tcBorders>
            <w:noWrap/>
            <w:tcMar>
              <w:top w:w="0" w:type="dxa"/>
              <w:left w:w="108" w:type="dxa"/>
              <w:bottom w:w="0" w:type="dxa"/>
              <w:right w:w="108" w:type="dxa"/>
            </w:tcMar>
            <w:vAlign w:val="center"/>
          </w:tcPr>
          <w:p w14:paraId="3707D61F" w14:textId="77777777" w:rsidR="009E28A6" w:rsidRPr="00CF1FF3" w:rsidRDefault="009E28A6" w:rsidP="001661FB">
            <w:pPr>
              <w:jc w:val="center"/>
              <w:rPr>
                <w:rFonts w:ascii="Arial" w:hAnsi="Arial" w:cs="Arial"/>
                <w:color w:val="000000"/>
                <w:sz w:val="20"/>
                <w:szCs w:val="20"/>
                <w:lang w:eastAsia="ru-RU"/>
              </w:rPr>
            </w:pPr>
            <w:r w:rsidRPr="00CF1FF3">
              <w:rPr>
                <w:rFonts w:ascii="Arial" w:hAnsi="Arial" w:cs="Arial"/>
                <w:color w:val="000000"/>
                <w:sz w:val="20"/>
                <w:szCs w:val="20"/>
                <w:lang w:eastAsia="ru-RU"/>
              </w:rPr>
              <w:t>Нет</w:t>
            </w:r>
          </w:p>
        </w:tc>
        <w:tc>
          <w:tcPr>
            <w:tcW w:w="2171" w:type="dxa"/>
            <w:tcBorders>
              <w:top w:val="nil"/>
              <w:left w:val="nil"/>
              <w:bottom w:val="single" w:sz="4" w:space="0" w:color="auto"/>
              <w:right w:val="single" w:sz="8" w:space="0" w:color="auto"/>
            </w:tcBorders>
            <w:noWrap/>
            <w:tcMar>
              <w:top w:w="0" w:type="dxa"/>
              <w:left w:w="108" w:type="dxa"/>
              <w:bottom w:w="0" w:type="dxa"/>
              <w:right w:w="108" w:type="dxa"/>
            </w:tcMar>
            <w:vAlign w:val="center"/>
          </w:tcPr>
          <w:p w14:paraId="42AE40EC" w14:textId="77777777" w:rsidR="009E28A6" w:rsidRPr="00CF1FF3" w:rsidRDefault="009E28A6" w:rsidP="001661FB">
            <w:pPr>
              <w:jc w:val="left"/>
              <w:rPr>
                <w:rFonts w:ascii="Arial" w:hAnsi="Arial" w:cs="Arial"/>
                <w:color w:val="000000"/>
                <w:sz w:val="20"/>
                <w:szCs w:val="20"/>
                <w:lang w:eastAsia="ru-RU"/>
              </w:rPr>
            </w:pPr>
            <w:r>
              <w:rPr>
                <w:rFonts w:ascii="Arial" w:hAnsi="Arial" w:cs="Arial"/>
                <w:color w:val="000000"/>
                <w:sz w:val="20"/>
                <w:szCs w:val="20"/>
                <w:lang w:eastAsia="ru-RU"/>
              </w:rPr>
              <w:t>Да, из основной записи единицы оборудования. Или выбор из справочника</w:t>
            </w:r>
          </w:p>
        </w:tc>
        <w:tc>
          <w:tcPr>
            <w:tcW w:w="2174" w:type="dxa"/>
            <w:tcBorders>
              <w:top w:val="nil"/>
              <w:left w:val="nil"/>
              <w:bottom w:val="single" w:sz="4" w:space="0" w:color="auto"/>
              <w:right w:val="single" w:sz="8" w:space="0" w:color="auto"/>
            </w:tcBorders>
            <w:noWrap/>
            <w:tcMar>
              <w:top w:w="0" w:type="dxa"/>
              <w:left w:w="108" w:type="dxa"/>
              <w:bottom w:w="0" w:type="dxa"/>
              <w:right w:w="108" w:type="dxa"/>
            </w:tcMar>
            <w:vAlign w:val="center"/>
          </w:tcPr>
          <w:p w14:paraId="31FD84FD" w14:textId="77777777" w:rsidR="009E28A6" w:rsidRPr="00CF1FF3" w:rsidRDefault="009E28A6" w:rsidP="001661FB">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r>
      <w:tr w:rsidR="009E28A6" w:rsidRPr="00CF1FF3" w14:paraId="16107DC5" w14:textId="77777777" w:rsidTr="00352C2E">
        <w:trPr>
          <w:cantSplit/>
          <w:trHeight w:val="275"/>
          <w:jc w:val="center"/>
        </w:trPr>
        <w:tc>
          <w:tcPr>
            <w:tcW w:w="11081" w:type="dxa"/>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80800B8" w14:textId="77777777" w:rsidR="009E28A6" w:rsidRPr="00CF1FF3" w:rsidRDefault="009E28A6" w:rsidP="001661FB">
            <w:pPr>
              <w:jc w:val="center"/>
              <w:rPr>
                <w:rFonts w:ascii="Arial" w:hAnsi="Arial" w:cs="Arial"/>
                <w:b/>
                <w:bCs/>
                <w:i/>
                <w:iCs/>
                <w:color w:val="000000"/>
                <w:sz w:val="20"/>
                <w:szCs w:val="20"/>
                <w:lang w:eastAsia="ru-RU"/>
              </w:rPr>
            </w:pPr>
            <w:r>
              <w:rPr>
                <w:rFonts w:ascii="Arial" w:hAnsi="Arial" w:cs="Arial"/>
                <w:b/>
                <w:bCs/>
                <w:i/>
                <w:iCs/>
                <w:color w:val="000000"/>
                <w:sz w:val="20"/>
                <w:szCs w:val="20"/>
                <w:lang w:eastAsia="ru-RU"/>
              </w:rPr>
              <w:t xml:space="preserve">Вкладка </w:t>
            </w:r>
            <w:r w:rsidRPr="00CF1FF3">
              <w:rPr>
                <w:rFonts w:ascii="Arial" w:hAnsi="Arial" w:cs="Arial"/>
                <w:b/>
                <w:bCs/>
                <w:i/>
                <w:iCs/>
                <w:color w:val="000000"/>
                <w:sz w:val="20"/>
                <w:szCs w:val="20"/>
                <w:lang w:eastAsia="ru-RU"/>
              </w:rPr>
              <w:t>Данн</w:t>
            </w:r>
            <w:r>
              <w:rPr>
                <w:rFonts w:ascii="Arial" w:hAnsi="Arial" w:cs="Arial"/>
                <w:b/>
                <w:bCs/>
                <w:i/>
                <w:iCs/>
                <w:color w:val="000000"/>
                <w:sz w:val="20"/>
                <w:szCs w:val="20"/>
                <w:lang w:eastAsia="ru-RU"/>
              </w:rPr>
              <w:t>Загол (Данные заголовка)</w:t>
            </w:r>
          </w:p>
        </w:tc>
      </w:tr>
      <w:tr w:rsidR="009E28A6" w:rsidRPr="00CF1FF3" w14:paraId="36D9C4D7" w14:textId="77777777" w:rsidTr="00352C2E">
        <w:trPr>
          <w:cantSplit/>
          <w:trHeight w:val="1063"/>
          <w:jc w:val="center"/>
        </w:trPr>
        <w:tc>
          <w:tcPr>
            <w:tcW w:w="2069"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vAlign w:val="center"/>
            <w:hideMark/>
          </w:tcPr>
          <w:p w14:paraId="11B5A9C3" w14:textId="77777777" w:rsidR="009E28A6" w:rsidRPr="00CF1FF3" w:rsidRDefault="009E28A6" w:rsidP="001661FB">
            <w:pPr>
              <w:jc w:val="left"/>
              <w:rPr>
                <w:rFonts w:ascii="Arial" w:hAnsi="Arial" w:cs="Arial"/>
                <w:color w:val="000000"/>
                <w:sz w:val="20"/>
                <w:szCs w:val="20"/>
                <w:lang w:eastAsia="ru-RU"/>
              </w:rPr>
            </w:pPr>
            <w:r w:rsidRPr="00CF1FF3">
              <w:rPr>
                <w:rFonts w:ascii="Arial" w:hAnsi="Arial" w:cs="Arial"/>
                <w:color w:val="000000"/>
                <w:sz w:val="20"/>
                <w:szCs w:val="20"/>
                <w:lang w:eastAsia="ru-RU"/>
              </w:rPr>
              <w:t>Краткий текст</w:t>
            </w:r>
          </w:p>
        </w:tc>
        <w:tc>
          <w:tcPr>
            <w:tcW w:w="2537"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hideMark/>
          </w:tcPr>
          <w:p w14:paraId="013E645A" w14:textId="77777777" w:rsidR="009E28A6" w:rsidRPr="00CF1FF3" w:rsidRDefault="009E28A6" w:rsidP="001661FB">
            <w:pPr>
              <w:jc w:val="left"/>
              <w:rPr>
                <w:rFonts w:ascii="Arial" w:hAnsi="Arial" w:cs="Arial"/>
                <w:color w:val="000000"/>
                <w:sz w:val="20"/>
                <w:szCs w:val="20"/>
                <w:lang w:eastAsia="ru-RU"/>
              </w:rPr>
            </w:pPr>
            <w:r w:rsidRPr="00CF1FF3">
              <w:rPr>
                <w:rFonts w:ascii="Arial" w:hAnsi="Arial" w:cs="Arial"/>
                <w:color w:val="000000"/>
                <w:sz w:val="20"/>
                <w:szCs w:val="20"/>
                <w:lang w:eastAsia="ru-RU"/>
              </w:rPr>
              <w:t>На</w:t>
            </w:r>
            <w:r>
              <w:rPr>
                <w:rFonts w:ascii="Arial" w:hAnsi="Arial" w:cs="Arial"/>
                <w:color w:val="000000"/>
                <w:sz w:val="20"/>
                <w:szCs w:val="20"/>
                <w:lang w:eastAsia="ru-RU"/>
              </w:rPr>
              <w:t>и</w:t>
            </w:r>
            <w:r w:rsidRPr="00CF1FF3">
              <w:rPr>
                <w:rFonts w:ascii="Arial" w:hAnsi="Arial" w:cs="Arial"/>
                <w:color w:val="000000"/>
                <w:sz w:val="20"/>
                <w:szCs w:val="20"/>
                <w:lang w:eastAsia="ru-RU"/>
              </w:rPr>
              <w:t>менование заказа ТО</w:t>
            </w:r>
            <w:r>
              <w:rPr>
                <w:rFonts w:ascii="Arial" w:hAnsi="Arial" w:cs="Arial"/>
                <w:color w:val="000000"/>
                <w:sz w:val="20"/>
                <w:szCs w:val="20"/>
                <w:lang w:eastAsia="ru-RU"/>
              </w:rPr>
              <w:t>РО</w:t>
            </w:r>
          </w:p>
        </w:tc>
        <w:tc>
          <w:tcPr>
            <w:tcW w:w="2130" w:type="dxa"/>
            <w:tcBorders>
              <w:top w:val="single" w:sz="4" w:space="0" w:color="auto"/>
              <w:left w:val="nil"/>
              <w:bottom w:val="single" w:sz="4" w:space="0" w:color="auto"/>
              <w:right w:val="single" w:sz="8" w:space="0" w:color="auto"/>
            </w:tcBorders>
            <w:noWrap/>
            <w:tcMar>
              <w:top w:w="0" w:type="dxa"/>
              <w:left w:w="108" w:type="dxa"/>
              <w:bottom w:w="0" w:type="dxa"/>
              <w:right w:w="108" w:type="dxa"/>
            </w:tcMar>
            <w:vAlign w:val="center"/>
            <w:hideMark/>
          </w:tcPr>
          <w:p w14:paraId="519C8140" w14:textId="77777777" w:rsidR="009E28A6" w:rsidRPr="00CF1FF3" w:rsidRDefault="009E28A6" w:rsidP="001661FB">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c>
          <w:tcPr>
            <w:tcW w:w="2171"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hideMark/>
          </w:tcPr>
          <w:p w14:paraId="7C1742B3" w14:textId="77777777" w:rsidR="009E28A6" w:rsidRPr="00CF1FF3" w:rsidRDefault="009E28A6" w:rsidP="001661FB">
            <w:pPr>
              <w:jc w:val="left"/>
              <w:rPr>
                <w:rFonts w:ascii="Arial" w:hAnsi="Arial" w:cs="Arial"/>
                <w:color w:val="000000"/>
                <w:sz w:val="20"/>
                <w:szCs w:val="20"/>
                <w:lang w:eastAsia="ru-RU"/>
              </w:rPr>
            </w:pPr>
            <w:r>
              <w:rPr>
                <w:rFonts w:ascii="Arial" w:hAnsi="Arial" w:cs="Arial"/>
                <w:color w:val="000000"/>
                <w:sz w:val="20"/>
                <w:szCs w:val="20"/>
                <w:lang w:eastAsia="ru-RU"/>
              </w:rPr>
              <w:t>Да, к</w:t>
            </w:r>
            <w:r w:rsidRPr="00CF1FF3">
              <w:rPr>
                <w:rFonts w:ascii="Arial" w:hAnsi="Arial" w:cs="Arial"/>
                <w:color w:val="000000"/>
                <w:sz w:val="20"/>
                <w:szCs w:val="20"/>
                <w:lang w:eastAsia="ru-RU"/>
              </w:rPr>
              <w:t>опируется из сообщения ТОРО или плана ТОРО</w:t>
            </w:r>
            <w:r>
              <w:rPr>
                <w:rFonts w:ascii="Arial" w:hAnsi="Arial" w:cs="Arial"/>
                <w:color w:val="000000"/>
                <w:sz w:val="20"/>
                <w:szCs w:val="20"/>
                <w:lang w:eastAsia="ru-RU"/>
              </w:rPr>
              <w:t>. Или вводится вручную</w:t>
            </w:r>
          </w:p>
        </w:tc>
        <w:tc>
          <w:tcPr>
            <w:tcW w:w="2174" w:type="dxa"/>
            <w:tcBorders>
              <w:top w:val="single" w:sz="4" w:space="0" w:color="auto"/>
              <w:left w:val="nil"/>
              <w:bottom w:val="single" w:sz="4" w:space="0" w:color="auto"/>
              <w:right w:val="single" w:sz="8" w:space="0" w:color="auto"/>
            </w:tcBorders>
            <w:noWrap/>
            <w:tcMar>
              <w:top w:w="0" w:type="dxa"/>
              <w:left w:w="108" w:type="dxa"/>
              <w:bottom w:w="0" w:type="dxa"/>
              <w:right w:w="108" w:type="dxa"/>
            </w:tcMar>
            <w:vAlign w:val="center"/>
            <w:hideMark/>
          </w:tcPr>
          <w:p w14:paraId="2366B927" w14:textId="77777777" w:rsidR="009E28A6" w:rsidRPr="00CF1FF3" w:rsidRDefault="009E28A6" w:rsidP="001661FB">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r>
      <w:tr w:rsidR="00352C2E" w:rsidRPr="00CF1FF3" w14:paraId="71DFF101" w14:textId="77777777" w:rsidTr="00352C2E">
        <w:trPr>
          <w:cantSplit/>
          <w:trHeight w:val="1063"/>
          <w:jc w:val="center"/>
        </w:trPr>
        <w:tc>
          <w:tcPr>
            <w:tcW w:w="2069"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vAlign w:val="center"/>
          </w:tcPr>
          <w:p w14:paraId="5B61445F" w14:textId="77777777" w:rsidR="00352C2E" w:rsidRPr="00352C2E" w:rsidRDefault="00352C2E" w:rsidP="00352C2E">
            <w:pPr>
              <w:jc w:val="left"/>
              <w:rPr>
                <w:rFonts w:ascii="Arial" w:hAnsi="Arial" w:cs="Arial"/>
                <w:sz w:val="20"/>
                <w:szCs w:val="20"/>
                <w:lang w:eastAsia="ru-RU"/>
              </w:rPr>
            </w:pPr>
            <w:r w:rsidRPr="00352C2E">
              <w:rPr>
                <w:rFonts w:ascii="Arial" w:hAnsi="Arial" w:cs="Arial"/>
                <w:sz w:val="20"/>
                <w:szCs w:val="20"/>
                <w:lang w:eastAsia="ru-RU"/>
              </w:rPr>
              <w:t>Пользовательский статус заказа</w:t>
            </w:r>
          </w:p>
        </w:tc>
        <w:tc>
          <w:tcPr>
            <w:tcW w:w="2537"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3D88C94D" w14:textId="77777777" w:rsidR="00352C2E" w:rsidRPr="00352C2E" w:rsidRDefault="00917936" w:rsidP="00DA6902">
            <w:pPr>
              <w:jc w:val="left"/>
              <w:rPr>
                <w:rFonts w:ascii="Arial" w:hAnsi="Arial" w:cs="Arial"/>
                <w:sz w:val="20"/>
                <w:szCs w:val="20"/>
                <w:lang w:eastAsia="ru-RU"/>
              </w:rPr>
            </w:pPr>
            <w:r>
              <w:rPr>
                <w:rFonts w:ascii="Arial" w:hAnsi="Arial" w:cs="Arial"/>
                <w:sz w:val="20"/>
                <w:szCs w:val="20"/>
                <w:lang w:eastAsia="ru-RU"/>
              </w:rPr>
              <w:t>Заказ ТОРО вида</w:t>
            </w:r>
            <w:r w:rsidR="00DA6902" w:rsidRPr="00352C2E">
              <w:rPr>
                <w:rFonts w:ascii="Arial" w:hAnsi="Arial" w:cs="Arial"/>
                <w:sz w:val="20"/>
                <w:szCs w:val="20"/>
                <w:lang w:eastAsia="ru-RU"/>
              </w:rPr>
              <w:t xml:space="preserve"> </w:t>
            </w:r>
            <w:r w:rsidRPr="00DF0FC5">
              <w:rPr>
                <w:rFonts w:ascii="Arial" w:hAnsi="Arial"/>
                <w:sz w:val="20"/>
                <w:szCs w:val="20"/>
              </w:rPr>
              <w:t>AVR1 – Аварийное ТОРО не содержит</w:t>
            </w:r>
            <w:r>
              <w:rPr>
                <w:rFonts w:ascii="Arial" w:hAnsi="Arial"/>
                <w:sz w:val="20"/>
                <w:szCs w:val="20"/>
              </w:rPr>
              <w:t xml:space="preserve"> статусной схемы</w:t>
            </w:r>
          </w:p>
        </w:tc>
        <w:tc>
          <w:tcPr>
            <w:tcW w:w="2130" w:type="dxa"/>
            <w:tcBorders>
              <w:top w:val="single" w:sz="4" w:space="0" w:color="auto"/>
              <w:left w:val="nil"/>
              <w:bottom w:val="single" w:sz="4" w:space="0" w:color="auto"/>
              <w:right w:val="single" w:sz="8" w:space="0" w:color="auto"/>
            </w:tcBorders>
            <w:noWrap/>
            <w:tcMar>
              <w:top w:w="0" w:type="dxa"/>
              <w:left w:w="108" w:type="dxa"/>
              <w:bottom w:w="0" w:type="dxa"/>
              <w:right w:w="108" w:type="dxa"/>
            </w:tcMar>
            <w:vAlign w:val="center"/>
          </w:tcPr>
          <w:p w14:paraId="439F722E" w14:textId="77777777" w:rsidR="00352C2E" w:rsidRPr="00352C2E" w:rsidRDefault="00DA6902" w:rsidP="00352C2E">
            <w:pPr>
              <w:jc w:val="center"/>
              <w:rPr>
                <w:rFonts w:ascii="Arial" w:hAnsi="Arial" w:cs="Arial"/>
                <w:sz w:val="20"/>
                <w:szCs w:val="20"/>
                <w:lang w:eastAsia="ru-RU"/>
              </w:rPr>
            </w:pPr>
            <w:r>
              <w:rPr>
                <w:rFonts w:ascii="Arial" w:hAnsi="Arial" w:cs="Arial"/>
                <w:sz w:val="20"/>
                <w:szCs w:val="20"/>
                <w:lang w:eastAsia="ru-RU"/>
              </w:rPr>
              <w:t>Нет</w:t>
            </w:r>
          </w:p>
        </w:tc>
        <w:tc>
          <w:tcPr>
            <w:tcW w:w="2171"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56EC1511" w14:textId="77777777" w:rsidR="00352C2E" w:rsidRPr="00352C2E" w:rsidRDefault="00DA6902" w:rsidP="00352C2E">
            <w:pPr>
              <w:jc w:val="left"/>
              <w:rPr>
                <w:rFonts w:ascii="Arial" w:hAnsi="Arial" w:cs="Arial"/>
                <w:sz w:val="20"/>
                <w:szCs w:val="20"/>
                <w:lang w:eastAsia="ru-RU"/>
              </w:rPr>
            </w:pPr>
            <w:r>
              <w:rPr>
                <w:rFonts w:ascii="Arial" w:hAnsi="Arial" w:cs="Arial"/>
                <w:sz w:val="20"/>
                <w:szCs w:val="20"/>
                <w:lang w:eastAsia="ru-RU"/>
              </w:rPr>
              <w:t>Нет</w:t>
            </w:r>
          </w:p>
        </w:tc>
        <w:tc>
          <w:tcPr>
            <w:tcW w:w="2174" w:type="dxa"/>
            <w:tcBorders>
              <w:top w:val="single" w:sz="4" w:space="0" w:color="auto"/>
              <w:left w:val="nil"/>
              <w:bottom w:val="single" w:sz="4" w:space="0" w:color="auto"/>
              <w:right w:val="single" w:sz="8" w:space="0" w:color="auto"/>
            </w:tcBorders>
            <w:noWrap/>
            <w:tcMar>
              <w:top w:w="0" w:type="dxa"/>
              <w:left w:w="108" w:type="dxa"/>
              <w:bottom w:w="0" w:type="dxa"/>
              <w:right w:w="108" w:type="dxa"/>
            </w:tcMar>
            <w:vAlign w:val="center"/>
          </w:tcPr>
          <w:p w14:paraId="39F11C85" w14:textId="77777777" w:rsidR="00352C2E" w:rsidRPr="00352C2E" w:rsidRDefault="00DA6902" w:rsidP="00352C2E">
            <w:pPr>
              <w:jc w:val="center"/>
              <w:rPr>
                <w:rFonts w:ascii="Arial" w:hAnsi="Arial" w:cs="Arial"/>
                <w:sz w:val="20"/>
                <w:szCs w:val="20"/>
                <w:lang w:eastAsia="ru-RU"/>
              </w:rPr>
            </w:pPr>
            <w:r>
              <w:rPr>
                <w:rFonts w:ascii="Arial" w:hAnsi="Arial" w:cs="Arial"/>
                <w:sz w:val="20"/>
                <w:szCs w:val="20"/>
                <w:lang w:eastAsia="ru-RU"/>
              </w:rPr>
              <w:t>Нет</w:t>
            </w:r>
          </w:p>
        </w:tc>
      </w:tr>
      <w:tr w:rsidR="00352C2E" w:rsidRPr="00CF1FF3" w14:paraId="24FFAD99" w14:textId="77777777" w:rsidTr="00352C2E">
        <w:trPr>
          <w:cantSplit/>
          <w:trHeight w:val="594"/>
          <w:jc w:val="center"/>
        </w:trPr>
        <w:tc>
          <w:tcPr>
            <w:tcW w:w="20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72DB9A3" w14:textId="77777777" w:rsidR="00352C2E" w:rsidRPr="00CF1FF3" w:rsidRDefault="00352C2E" w:rsidP="00352C2E">
            <w:pPr>
              <w:jc w:val="left"/>
              <w:rPr>
                <w:rFonts w:ascii="Arial" w:hAnsi="Arial" w:cs="Arial"/>
                <w:color w:val="000000"/>
                <w:sz w:val="20"/>
                <w:szCs w:val="20"/>
                <w:lang w:eastAsia="ru-RU"/>
              </w:rPr>
            </w:pPr>
            <w:r>
              <w:rPr>
                <w:rFonts w:ascii="Arial" w:hAnsi="Arial" w:cs="Arial"/>
                <w:color w:val="000000"/>
                <w:sz w:val="20"/>
                <w:szCs w:val="20"/>
                <w:lang w:eastAsia="ru-RU"/>
              </w:rPr>
              <w:t>ГруппаПлан</w:t>
            </w:r>
          </w:p>
        </w:tc>
        <w:tc>
          <w:tcPr>
            <w:tcW w:w="25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03768DF" w14:textId="77777777" w:rsidR="00352C2E" w:rsidRPr="00CF1FF3" w:rsidRDefault="00352C2E" w:rsidP="00352C2E">
            <w:pPr>
              <w:jc w:val="left"/>
              <w:rPr>
                <w:rFonts w:ascii="Arial" w:hAnsi="Arial" w:cs="Arial"/>
                <w:color w:val="000000"/>
                <w:sz w:val="20"/>
                <w:szCs w:val="20"/>
                <w:lang w:eastAsia="ru-RU"/>
              </w:rPr>
            </w:pPr>
            <w:r w:rsidRPr="00CF1FF3">
              <w:rPr>
                <w:rFonts w:ascii="Arial" w:hAnsi="Arial" w:cs="Arial"/>
                <w:color w:val="000000"/>
                <w:sz w:val="20"/>
                <w:szCs w:val="20"/>
                <w:lang w:eastAsia="ru-RU"/>
              </w:rPr>
              <w:t>Подразделение, отве</w:t>
            </w:r>
            <w:r>
              <w:rPr>
                <w:rFonts w:ascii="Arial" w:hAnsi="Arial" w:cs="Arial"/>
                <w:color w:val="000000"/>
                <w:sz w:val="20"/>
                <w:szCs w:val="20"/>
                <w:lang w:eastAsia="ru-RU"/>
              </w:rPr>
              <w:t>тственное за планирование ТОРО</w:t>
            </w:r>
          </w:p>
        </w:tc>
        <w:tc>
          <w:tcPr>
            <w:tcW w:w="213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8BF17DE"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Да</w:t>
            </w:r>
          </w:p>
        </w:tc>
        <w:tc>
          <w:tcPr>
            <w:tcW w:w="21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6036601" w14:textId="77777777" w:rsidR="00352C2E" w:rsidRPr="00CF1FF3" w:rsidRDefault="00352C2E" w:rsidP="00352C2E">
            <w:pPr>
              <w:jc w:val="left"/>
              <w:rPr>
                <w:rFonts w:ascii="Arial" w:hAnsi="Arial" w:cs="Arial"/>
                <w:color w:val="000000"/>
                <w:sz w:val="20"/>
                <w:szCs w:val="20"/>
                <w:lang w:eastAsia="ru-RU"/>
              </w:rPr>
            </w:pPr>
            <w:r>
              <w:rPr>
                <w:rFonts w:ascii="Arial" w:hAnsi="Arial" w:cs="Arial"/>
                <w:color w:val="000000"/>
                <w:sz w:val="20"/>
                <w:szCs w:val="20"/>
                <w:lang w:eastAsia="ru-RU"/>
              </w:rPr>
              <w:t>Да, к</w:t>
            </w:r>
            <w:r w:rsidRPr="00CF1FF3">
              <w:rPr>
                <w:rFonts w:ascii="Arial" w:hAnsi="Arial" w:cs="Arial"/>
                <w:color w:val="000000"/>
                <w:sz w:val="20"/>
                <w:szCs w:val="20"/>
                <w:lang w:eastAsia="ru-RU"/>
              </w:rPr>
              <w:t>опируется из основной записи ЕО</w:t>
            </w:r>
            <w:r>
              <w:rPr>
                <w:rFonts w:ascii="Arial" w:hAnsi="Arial" w:cs="Arial"/>
                <w:color w:val="000000"/>
                <w:sz w:val="20"/>
                <w:szCs w:val="20"/>
                <w:lang w:eastAsia="ru-RU"/>
              </w:rPr>
              <w:t xml:space="preserve"> или из плана ТОРО. Или выбор из справочника</w:t>
            </w:r>
          </w:p>
        </w:tc>
        <w:tc>
          <w:tcPr>
            <w:tcW w:w="217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7B6D23B4" w14:textId="77777777" w:rsidR="00352C2E" w:rsidRPr="00CF1FF3" w:rsidRDefault="00352C2E" w:rsidP="00352C2E">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r>
      <w:tr w:rsidR="00352C2E" w:rsidRPr="00CF1FF3" w14:paraId="7AFFA438" w14:textId="77777777" w:rsidTr="00352C2E">
        <w:trPr>
          <w:cantSplit/>
          <w:trHeight w:val="638"/>
          <w:jc w:val="center"/>
        </w:trPr>
        <w:tc>
          <w:tcPr>
            <w:tcW w:w="20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FB38E23" w14:textId="77777777" w:rsidR="00352C2E" w:rsidRPr="00CF1FF3" w:rsidRDefault="00352C2E" w:rsidP="00352C2E">
            <w:pPr>
              <w:jc w:val="left"/>
              <w:rPr>
                <w:rFonts w:ascii="Arial" w:hAnsi="Arial" w:cs="Arial"/>
                <w:color w:val="000000"/>
                <w:sz w:val="20"/>
                <w:szCs w:val="20"/>
                <w:lang w:eastAsia="ru-RU"/>
              </w:rPr>
            </w:pPr>
            <w:r>
              <w:rPr>
                <w:rFonts w:ascii="Arial" w:hAnsi="Arial" w:cs="Arial"/>
                <w:color w:val="000000"/>
                <w:sz w:val="20"/>
                <w:szCs w:val="20"/>
                <w:lang w:eastAsia="ru-RU"/>
              </w:rPr>
              <w:t>ОтвРабМст</w:t>
            </w:r>
          </w:p>
        </w:tc>
        <w:tc>
          <w:tcPr>
            <w:tcW w:w="25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660C077" w14:textId="77777777" w:rsidR="00352C2E" w:rsidRPr="00CF1FF3" w:rsidRDefault="00352C2E" w:rsidP="00352C2E">
            <w:pPr>
              <w:jc w:val="left"/>
              <w:rPr>
                <w:rFonts w:ascii="Arial" w:hAnsi="Arial" w:cs="Arial"/>
                <w:color w:val="000000"/>
                <w:sz w:val="20"/>
                <w:szCs w:val="20"/>
                <w:lang w:eastAsia="ru-RU"/>
              </w:rPr>
            </w:pPr>
            <w:r w:rsidRPr="00CF1FF3">
              <w:rPr>
                <w:rFonts w:ascii="Arial" w:hAnsi="Arial" w:cs="Arial"/>
                <w:color w:val="000000"/>
                <w:sz w:val="20"/>
                <w:szCs w:val="20"/>
                <w:lang w:eastAsia="ru-RU"/>
              </w:rPr>
              <w:t>Сотрудник или подразделение, от</w:t>
            </w:r>
            <w:r>
              <w:rPr>
                <w:rFonts w:ascii="Arial" w:hAnsi="Arial" w:cs="Arial"/>
                <w:color w:val="000000"/>
                <w:sz w:val="20"/>
                <w:szCs w:val="20"/>
                <w:lang w:eastAsia="ru-RU"/>
              </w:rPr>
              <w:t>ветственный за проведение ТОРО</w:t>
            </w:r>
          </w:p>
        </w:tc>
        <w:tc>
          <w:tcPr>
            <w:tcW w:w="213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8C4507F" w14:textId="77777777" w:rsidR="00352C2E" w:rsidRPr="00CF1FF3" w:rsidRDefault="00352C2E" w:rsidP="00352C2E">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c>
          <w:tcPr>
            <w:tcW w:w="21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E510BFA" w14:textId="77777777" w:rsidR="00352C2E" w:rsidRPr="00CF1FF3" w:rsidRDefault="00352C2E" w:rsidP="00352C2E">
            <w:pPr>
              <w:jc w:val="left"/>
              <w:rPr>
                <w:rFonts w:ascii="Arial" w:hAnsi="Arial" w:cs="Arial"/>
                <w:color w:val="000000"/>
                <w:sz w:val="20"/>
                <w:szCs w:val="20"/>
                <w:lang w:eastAsia="ru-RU"/>
              </w:rPr>
            </w:pPr>
            <w:r>
              <w:rPr>
                <w:rFonts w:ascii="Arial" w:hAnsi="Arial" w:cs="Arial"/>
                <w:color w:val="000000"/>
                <w:sz w:val="20"/>
                <w:szCs w:val="20"/>
                <w:lang w:eastAsia="ru-RU"/>
              </w:rPr>
              <w:t>Да, к</w:t>
            </w:r>
            <w:r w:rsidRPr="00CF1FF3">
              <w:rPr>
                <w:rFonts w:ascii="Arial" w:hAnsi="Arial" w:cs="Arial"/>
                <w:color w:val="000000"/>
                <w:sz w:val="20"/>
                <w:szCs w:val="20"/>
                <w:lang w:eastAsia="ru-RU"/>
              </w:rPr>
              <w:t>опируется из основной записи ЕО</w:t>
            </w:r>
            <w:r>
              <w:rPr>
                <w:rFonts w:ascii="Arial" w:hAnsi="Arial" w:cs="Arial"/>
                <w:color w:val="000000"/>
                <w:sz w:val="20"/>
                <w:szCs w:val="20"/>
                <w:lang w:eastAsia="ru-RU"/>
              </w:rPr>
              <w:t>. Или выбор из справочника</w:t>
            </w:r>
          </w:p>
        </w:tc>
        <w:tc>
          <w:tcPr>
            <w:tcW w:w="217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645489E" w14:textId="77777777" w:rsidR="00352C2E" w:rsidRPr="00CF1FF3" w:rsidRDefault="00352C2E" w:rsidP="00352C2E">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r>
      <w:tr w:rsidR="00352C2E" w:rsidRPr="00CF1FF3" w14:paraId="6D9435DD" w14:textId="77777777" w:rsidTr="00352C2E">
        <w:trPr>
          <w:cantSplit/>
          <w:trHeight w:val="710"/>
          <w:jc w:val="center"/>
        </w:trPr>
        <w:tc>
          <w:tcPr>
            <w:tcW w:w="20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C4BFBD8" w14:textId="77777777" w:rsidR="00352C2E" w:rsidRPr="00CF1FF3" w:rsidRDefault="00352C2E" w:rsidP="00352C2E">
            <w:pPr>
              <w:jc w:val="left"/>
              <w:rPr>
                <w:rFonts w:ascii="Arial" w:hAnsi="Arial" w:cs="Arial"/>
                <w:color w:val="000000"/>
                <w:sz w:val="20"/>
                <w:szCs w:val="20"/>
                <w:lang w:eastAsia="ru-RU"/>
              </w:rPr>
            </w:pPr>
            <w:r>
              <w:rPr>
                <w:rFonts w:ascii="Arial" w:hAnsi="Arial" w:cs="Arial"/>
                <w:color w:val="000000"/>
                <w:sz w:val="20"/>
                <w:szCs w:val="20"/>
                <w:lang w:eastAsia="ru-RU"/>
              </w:rPr>
              <w:t>БазНачало</w:t>
            </w:r>
          </w:p>
        </w:tc>
        <w:tc>
          <w:tcPr>
            <w:tcW w:w="25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A095EEA" w14:textId="77777777" w:rsidR="00352C2E" w:rsidRPr="00CF1FF3" w:rsidRDefault="00352C2E" w:rsidP="00352C2E">
            <w:pPr>
              <w:jc w:val="left"/>
              <w:rPr>
                <w:rFonts w:ascii="Arial" w:hAnsi="Arial" w:cs="Arial"/>
                <w:color w:val="000000"/>
                <w:sz w:val="20"/>
                <w:szCs w:val="20"/>
                <w:lang w:eastAsia="ru-RU"/>
              </w:rPr>
            </w:pPr>
            <w:r w:rsidRPr="00CF1FF3">
              <w:rPr>
                <w:rFonts w:ascii="Arial" w:hAnsi="Arial" w:cs="Arial"/>
                <w:color w:val="000000"/>
                <w:sz w:val="20"/>
                <w:szCs w:val="20"/>
                <w:lang w:eastAsia="ru-RU"/>
              </w:rPr>
              <w:t xml:space="preserve">Требуемые сроки начала работ по заказу ТОРО. </w:t>
            </w:r>
            <w:r>
              <w:rPr>
                <w:rFonts w:ascii="Arial" w:hAnsi="Arial" w:cs="Arial"/>
                <w:color w:val="000000"/>
                <w:sz w:val="20"/>
                <w:szCs w:val="20"/>
                <w:lang w:eastAsia="ru-RU"/>
              </w:rPr>
              <w:t>Дата и время</w:t>
            </w:r>
          </w:p>
        </w:tc>
        <w:tc>
          <w:tcPr>
            <w:tcW w:w="213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48B21DB" w14:textId="77777777" w:rsidR="00352C2E" w:rsidRPr="00CF1FF3" w:rsidRDefault="00352C2E" w:rsidP="00352C2E">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c>
          <w:tcPr>
            <w:tcW w:w="21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89EA926" w14:textId="77777777" w:rsidR="00352C2E" w:rsidRPr="00CF1FF3" w:rsidRDefault="00352C2E" w:rsidP="00352C2E">
            <w:pPr>
              <w:jc w:val="left"/>
              <w:rPr>
                <w:rFonts w:ascii="Arial" w:hAnsi="Arial" w:cs="Arial"/>
                <w:color w:val="000000"/>
                <w:sz w:val="20"/>
                <w:szCs w:val="20"/>
                <w:lang w:eastAsia="ru-RU"/>
              </w:rPr>
            </w:pPr>
            <w:r>
              <w:rPr>
                <w:rFonts w:ascii="Arial" w:hAnsi="Arial" w:cs="Arial"/>
                <w:color w:val="000000"/>
                <w:sz w:val="20"/>
                <w:szCs w:val="20"/>
                <w:lang w:eastAsia="ru-RU"/>
              </w:rPr>
              <w:t>Да, н</w:t>
            </w:r>
            <w:r w:rsidRPr="00CF1FF3">
              <w:rPr>
                <w:rFonts w:ascii="Arial" w:hAnsi="Arial" w:cs="Arial"/>
                <w:color w:val="000000"/>
                <w:sz w:val="20"/>
                <w:szCs w:val="20"/>
                <w:lang w:eastAsia="ru-RU"/>
              </w:rPr>
              <w:t>а основании приоритета или сроков в сообщении ТОРО</w:t>
            </w:r>
          </w:p>
        </w:tc>
        <w:tc>
          <w:tcPr>
            <w:tcW w:w="217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9CBE170" w14:textId="77777777" w:rsidR="00352C2E" w:rsidRPr="00CF1FF3" w:rsidRDefault="00352C2E" w:rsidP="00352C2E">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r>
      <w:tr w:rsidR="00352C2E" w:rsidRPr="00CF1FF3" w14:paraId="5E41654A" w14:textId="77777777" w:rsidTr="00352C2E">
        <w:trPr>
          <w:cantSplit/>
          <w:trHeight w:val="769"/>
          <w:jc w:val="center"/>
        </w:trPr>
        <w:tc>
          <w:tcPr>
            <w:tcW w:w="20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9E3579E" w14:textId="77777777" w:rsidR="00352C2E" w:rsidRPr="00CF1FF3" w:rsidRDefault="00352C2E" w:rsidP="00352C2E">
            <w:pPr>
              <w:jc w:val="left"/>
              <w:rPr>
                <w:rFonts w:ascii="Arial" w:hAnsi="Arial" w:cs="Arial"/>
                <w:color w:val="000000"/>
                <w:sz w:val="20"/>
                <w:szCs w:val="20"/>
                <w:lang w:eastAsia="ru-RU"/>
              </w:rPr>
            </w:pPr>
            <w:r>
              <w:rPr>
                <w:rFonts w:ascii="Arial" w:hAnsi="Arial" w:cs="Arial"/>
                <w:color w:val="000000"/>
                <w:sz w:val="20"/>
                <w:szCs w:val="20"/>
                <w:lang w:eastAsia="ru-RU"/>
              </w:rPr>
              <w:t>БазОконч</w:t>
            </w:r>
          </w:p>
        </w:tc>
        <w:tc>
          <w:tcPr>
            <w:tcW w:w="25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1A53DCF" w14:textId="77777777" w:rsidR="00352C2E" w:rsidRPr="00CF1FF3" w:rsidRDefault="00352C2E" w:rsidP="00352C2E">
            <w:pPr>
              <w:jc w:val="left"/>
              <w:rPr>
                <w:rFonts w:ascii="Arial" w:hAnsi="Arial" w:cs="Arial"/>
                <w:color w:val="000000"/>
                <w:sz w:val="20"/>
                <w:szCs w:val="20"/>
                <w:lang w:eastAsia="ru-RU"/>
              </w:rPr>
            </w:pPr>
            <w:r w:rsidRPr="00CF1FF3">
              <w:rPr>
                <w:rFonts w:ascii="Arial" w:hAnsi="Arial" w:cs="Arial"/>
                <w:color w:val="000000"/>
                <w:sz w:val="20"/>
                <w:szCs w:val="20"/>
                <w:lang w:eastAsia="ru-RU"/>
              </w:rPr>
              <w:t xml:space="preserve">Требуемые сроки окончания работ по заказу ТОРО. </w:t>
            </w:r>
            <w:r>
              <w:rPr>
                <w:rFonts w:ascii="Arial" w:hAnsi="Arial" w:cs="Arial"/>
                <w:color w:val="000000"/>
                <w:sz w:val="20"/>
                <w:szCs w:val="20"/>
                <w:lang w:eastAsia="ru-RU"/>
              </w:rPr>
              <w:t>Дата и время</w:t>
            </w:r>
          </w:p>
        </w:tc>
        <w:tc>
          <w:tcPr>
            <w:tcW w:w="213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4B41203D" w14:textId="77777777" w:rsidR="00352C2E" w:rsidRPr="00CF1FF3" w:rsidRDefault="00352C2E" w:rsidP="00352C2E">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c>
          <w:tcPr>
            <w:tcW w:w="21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C7EAF89" w14:textId="77777777" w:rsidR="00352C2E" w:rsidRPr="00CF1FF3" w:rsidRDefault="00352C2E" w:rsidP="00352C2E">
            <w:pPr>
              <w:jc w:val="left"/>
              <w:rPr>
                <w:rFonts w:ascii="Arial" w:hAnsi="Arial" w:cs="Arial"/>
                <w:color w:val="000000"/>
                <w:sz w:val="20"/>
                <w:szCs w:val="20"/>
                <w:lang w:eastAsia="ru-RU"/>
              </w:rPr>
            </w:pPr>
            <w:r>
              <w:rPr>
                <w:rFonts w:ascii="Arial" w:hAnsi="Arial" w:cs="Arial"/>
                <w:color w:val="000000"/>
                <w:sz w:val="20"/>
                <w:szCs w:val="20"/>
                <w:lang w:eastAsia="ru-RU"/>
              </w:rPr>
              <w:t>Да, н</w:t>
            </w:r>
            <w:r w:rsidRPr="00CF1FF3">
              <w:rPr>
                <w:rFonts w:ascii="Arial" w:hAnsi="Arial" w:cs="Arial"/>
                <w:color w:val="000000"/>
                <w:sz w:val="20"/>
                <w:szCs w:val="20"/>
                <w:lang w:eastAsia="ru-RU"/>
              </w:rPr>
              <w:t>а основании приоритета или сроков в сообщении ТОРО</w:t>
            </w:r>
          </w:p>
        </w:tc>
        <w:tc>
          <w:tcPr>
            <w:tcW w:w="217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4320D969" w14:textId="77777777" w:rsidR="00352C2E" w:rsidRPr="00CF1FF3" w:rsidRDefault="00352C2E" w:rsidP="00352C2E">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r>
      <w:tr w:rsidR="00352C2E" w:rsidRPr="00CF1FF3" w14:paraId="244A290B" w14:textId="77777777" w:rsidTr="00352C2E">
        <w:trPr>
          <w:cantSplit/>
          <w:trHeight w:val="312"/>
          <w:jc w:val="center"/>
        </w:trPr>
        <w:tc>
          <w:tcPr>
            <w:tcW w:w="11081" w:type="dxa"/>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DD7A10D" w14:textId="77777777" w:rsidR="00352C2E" w:rsidRPr="00CF1FF3" w:rsidRDefault="00352C2E" w:rsidP="00352C2E">
            <w:pPr>
              <w:jc w:val="center"/>
              <w:rPr>
                <w:rFonts w:ascii="Arial" w:hAnsi="Arial" w:cs="Arial"/>
                <w:color w:val="000000"/>
                <w:sz w:val="20"/>
                <w:szCs w:val="20"/>
                <w:lang w:eastAsia="ru-RU"/>
              </w:rPr>
            </w:pPr>
            <w:r>
              <w:rPr>
                <w:rFonts w:ascii="Arial" w:hAnsi="Arial" w:cs="Arial"/>
                <w:b/>
                <w:bCs/>
                <w:i/>
                <w:iCs/>
                <w:color w:val="000000"/>
                <w:sz w:val="20"/>
                <w:szCs w:val="20"/>
                <w:lang w:eastAsia="ru-RU"/>
              </w:rPr>
              <w:t xml:space="preserve">Вкладка </w:t>
            </w:r>
            <w:r w:rsidRPr="00CF1FF3">
              <w:rPr>
                <w:rFonts w:ascii="Arial" w:hAnsi="Arial" w:cs="Arial"/>
                <w:b/>
                <w:bCs/>
                <w:i/>
                <w:iCs/>
                <w:color w:val="000000"/>
                <w:sz w:val="20"/>
                <w:szCs w:val="20"/>
                <w:lang w:eastAsia="ru-RU"/>
              </w:rPr>
              <w:t>Операции</w:t>
            </w:r>
          </w:p>
        </w:tc>
      </w:tr>
      <w:tr w:rsidR="00352C2E" w:rsidRPr="00CF1FF3" w14:paraId="3E08480E" w14:textId="77777777" w:rsidTr="00352C2E">
        <w:trPr>
          <w:cantSplit/>
          <w:trHeight w:val="570"/>
          <w:jc w:val="center"/>
        </w:trPr>
        <w:tc>
          <w:tcPr>
            <w:tcW w:w="20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C15631D" w14:textId="77777777" w:rsidR="00352C2E" w:rsidRPr="00CF1FF3" w:rsidRDefault="00352C2E" w:rsidP="00352C2E">
            <w:pPr>
              <w:jc w:val="left"/>
              <w:rPr>
                <w:rFonts w:ascii="Arial" w:hAnsi="Arial" w:cs="Arial"/>
                <w:color w:val="000000"/>
                <w:sz w:val="20"/>
                <w:szCs w:val="20"/>
                <w:lang w:eastAsia="ru-RU"/>
              </w:rPr>
            </w:pPr>
            <w:r w:rsidRPr="00CF1FF3">
              <w:rPr>
                <w:rFonts w:ascii="Arial" w:hAnsi="Arial" w:cs="Arial"/>
                <w:sz w:val="20"/>
                <w:szCs w:val="20"/>
              </w:rPr>
              <w:lastRenderedPageBreak/>
              <w:t>РабМесто</w:t>
            </w:r>
          </w:p>
        </w:tc>
        <w:tc>
          <w:tcPr>
            <w:tcW w:w="25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B881A63" w14:textId="77777777" w:rsidR="00352C2E" w:rsidRPr="00CF1FF3" w:rsidRDefault="00352C2E" w:rsidP="00352C2E">
            <w:pPr>
              <w:jc w:val="left"/>
              <w:rPr>
                <w:rFonts w:ascii="Arial" w:hAnsi="Arial" w:cs="Arial"/>
                <w:color w:val="000000"/>
                <w:sz w:val="20"/>
                <w:szCs w:val="20"/>
                <w:lang w:eastAsia="ru-RU"/>
              </w:rPr>
            </w:pPr>
            <w:r>
              <w:rPr>
                <w:rFonts w:ascii="Arial" w:hAnsi="Arial" w:cs="Arial"/>
                <w:sz w:val="20"/>
                <w:szCs w:val="20"/>
              </w:rPr>
              <w:t>Р</w:t>
            </w:r>
            <w:r w:rsidRPr="00CF1FF3">
              <w:rPr>
                <w:rFonts w:ascii="Arial" w:hAnsi="Arial" w:cs="Arial"/>
                <w:sz w:val="20"/>
                <w:szCs w:val="20"/>
              </w:rPr>
              <w:t>абочее мест</w:t>
            </w:r>
            <w:r>
              <w:rPr>
                <w:rFonts w:ascii="Arial" w:hAnsi="Arial" w:cs="Arial"/>
                <w:sz w:val="20"/>
                <w:szCs w:val="20"/>
              </w:rPr>
              <w:t>о, выполняющее данную операцию</w:t>
            </w:r>
          </w:p>
        </w:tc>
        <w:tc>
          <w:tcPr>
            <w:tcW w:w="213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F693369"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Да</w:t>
            </w:r>
          </w:p>
        </w:tc>
        <w:tc>
          <w:tcPr>
            <w:tcW w:w="21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1E62F44" w14:textId="77777777" w:rsidR="00352C2E" w:rsidRPr="00CF1FF3" w:rsidRDefault="00352C2E" w:rsidP="00352C2E">
            <w:pPr>
              <w:jc w:val="left"/>
              <w:rPr>
                <w:rFonts w:ascii="Arial" w:hAnsi="Arial" w:cs="Arial"/>
                <w:color w:val="000000"/>
                <w:sz w:val="20"/>
                <w:szCs w:val="20"/>
                <w:lang w:eastAsia="ru-RU"/>
              </w:rPr>
            </w:pPr>
            <w:r>
              <w:rPr>
                <w:rFonts w:ascii="Arial" w:hAnsi="Arial" w:cs="Arial"/>
                <w:color w:val="000000"/>
                <w:sz w:val="20"/>
                <w:szCs w:val="20"/>
                <w:lang w:eastAsia="ru-RU"/>
              </w:rPr>
              <w:t>Да, к</w:t>
            </w:r>
            <w:r w:rsidRPr="00CF1FF3">
              <w:rPr>
                <w:rFonts w:ascii="Arial" w:hAnsi="Arial" w:cs="Arial"/>
                <w:color w:val="000000"/>
                <w:sz w:val="20"/>
                <w:szCs w:val="20"/>
                <w:lang w:eastAsia="ru-RU"/>
              </w:rPr>
              <w:t>опируется из основной записи ЕО</w:t>
            </w:r>
            <w:r>
              <w:rPr>
                <w:rFonts w:ascii="Arial" w:hAnsi="Arial" w:cs="Arial"/>
                <w:color w:val="000000"/>
                <w:sz w:val="20"/>
                <w:szCs w:val="20"/>
                <w:lang w:eastAsia="ru-RU"/>
              </w:rPr>
              <w:t>. Или выбор из справочника</w:t>
            </w:r>
          </w:p>
        </w:tc>
        <w:tc>
          <w:tcPr>
            <w:tcW w:w="217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6B021AA" w14:textId="77777777" w:rsidR="00352C2E" w:rsidRPr="00CF1FF3" w:rsidRDefault="00352C2E" w:rsidP="00352C2E">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r>
      <w:tr w:rsidR="00352C2E" w:rsidRPr="00CF1FF3" w14:paraId="785EA593" w14:textId="77777777" w:rsidTr="00352C2E">
        <w:trPr>
          <w:cantSplit/>
          <w:trHeight w:val="570"/>
          <w:jc w:val="center"/>
        </w:trPr>
        <w:tc>
          <w:tcPr>
            <w:tcW w:w="20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EC11DFF" w14:textId="77777777" w:rsidR="00352C2E" w:rsidRPr="00CF1FF3" w:rsidRDefault="00352C2E" w:rsidP="00352C2E">
            <w:pPr>
              <w:jc w:val="left"/>
              <w:rPr>
                <w:rFonts w:ascii="Arial" w:hAnsi="Arial" w:cs="Arial"/>
                <w:color w:val="000000"/>
                <w:sz w:val="20"/>
                <w:szCs w:val="20"/>
                <w:lang w:eastAsia="ru-RU"/>
              </w:rPr>
            </w:pPr>
            <w:r w:rsidRPr="00CF1FF3">
              <w:rPr>
                <w:rFonts w:ascii="Arial" w:hAnsi="Arial" w:cs="Arial"/>
                <w:sz w:val="20"/>
                <w:szCs w:val="20"/>
              </w:rPr>
              <w:t>Управляющий ключ</w:t>
            </w:r>
          </w:p>
        </w:tc>
        <w:tc>
          <w:tcPr>
            <w:tcW w:w="25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1A8A278" w14:textId="77777777" w:rsidR="00352C2E" w:rsidRPr="00CF1FF3" w:rsidRDefault="00352C2E" w:rsidP="00352C2E">
            <w:pPr>
              <w:jc w:val="left"/>
              <w:rPr>
                <w:rFonts w:ascii="Arial" w:hAnsi="Arial" w:cs="Arial"/>
                <w:color w:val="000000"/>
                <w:sz w:val="20"/>
                <w:szCs w:val="20"/>
                <w:lang w:eastAsia="ru-RU"/>
              </w:rPr>
            </w:pPr>
            <w:r>
              <w:rPr>
                <w:rFonts w:ascii="Arial" w:hAnsi="Arial" w:cs="Arial"/>
                <w:sz w:val="20"/>
                <w:szCs w:val="20"/>
              </w:rPr>
              <w:t>Управляющий ключ операции</w:t>
            </w:r>
          </w:p>
        </w:tc>
        <w:tc>
          <w:tcPr>
            <w:tcW w:w="213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2D6D9F79"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Да</w:t>
            </w:r>
          </w:p>
        </w:tc>
        <w:tc>
          <w:tcPr>
            <w:tcW w:w="21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18BC28A" w14:textId="77777777" w:rsidR="00352C2E" w:rsidRPr="00CF1FF3" w:rsidRDefault="00352C2E" w:rsidP="00352C2E">
            <w:pPr>
              <w:jc w:val="left"/>
              <w:rPr>
                <w:rFonts w:ascii="Arial" w:hAnsi="Arial" w:cs="Arial"/>
                <w:color w:val="000000"/>
                <w:sz w:val="20"/>
                <w:szCs w:val="20"/>
                <w:lang w:eastAsia="ru-RU"/>
              </w:rPr>
            </w:pPr>
            <w:r>
              <w:rPr>
                <w:rFonts w:ascii="Arial" w:hAnsi="Arial" w:cs="Arial"/>
                <w:color w:val="000000"/>
                <w:sz w:val="20"/>
                <w:szCs w:val="20"/>
                <w:lang w:eastAsia="ru-RU"/>
              </w:rPr>
              <w:t xml:space="preserve">По умолчанию </w:t>
            </w:r>
            <w:r w:rsidRPr="00EA1492">
              <w:rPr>
                <w:rFonts w:ascii="Arial" w:hAnsi="Arial" w:cs="Arial"/>
                <w:color w:val="000000"/>
                <w:sz w:val="20"/>
                <w:szCs w:val="20"/>
                <w:lang w:eastAsia="ru-RU"/>
              </w:rPr>
              <w:t>PM01</w:t>
            </w:r>
            <w:r>
              <w:rPr>
                <w:rFonts w:ascii="Arial" w:hAnsi="Arial" w:cs="Arial"/>
                <w:color w:val="000000"/>
                <w:sz w:val="20"/>
                <w:szCs w:val="20"/>
                <w:lang w:eastAsia="ru-RU"/>
              </w:rPr>
              <w:t xml:space="preserve"> ТОРО – собственные силы. Выбор из справочника</w:t>
            </w:r>
          </w:p>
        </w:tc>
        <w:tc>
          <w:tcPr>
            <w:tcW w:w="217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49B32351" w14:textId="77777777" w:rsidR="00352C2E" w:rsidRPr="00CF1FF3" w:rsidRDefault="00352C2E" w:rsidP="00352C2E">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r>
      <w:tr w:rsidR="00352C2E" w:rsidRPr="00CF1FF3" w14:paraId="083C735B" w14:textId="77777777" w:rsidTr="00352C2E">
        <w:trPr>
          <w:cantSplit/>
          <w:trHeight w:val="570"/>
          <w:jc w:val="center"/>
        </w:trPr>
        <w:tc>
          <w:tcPr>
            <w:tcW w:w="20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202FFB9" w14:textId="77777777" w:rsidR="00352C2E" w:rsidRPr="00CF1FF3" w:rsidRDefault="00352C2E" w:rsidP="00352C2E">
            <w:pPr>
              <w:jc w:val="left"/>
              <w:rPr>
                <w:rFonts w:ascii="Arial" w:hAnsi="Arial" w:cs="Arial"/>
                <w:sz w:val="20"/>
                <w:szCs w:val="20"/>
              </w:rPr>
            </w:pPr>
            <w:r w:rsidRPr="00CF1FF3">
              <w:rPr>
                <w:rFonts w:ascii="Arial" w:hAnsi="Arial" w:cs="Arial"/>
                <w:sz w:val="20"/>
                <w:szCs w:val="20"/>
              </w:rPr>
              <w:t>Краткий текст операции</w:t>
            </w:r>
          </w:p>
        </w:tc>
        <w:tc>
          <w:tcPr>
            <w:tcW w:w="25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81937D9" w14:textId="77777777" w:rsidR="00352C2E" w:rsidRPr="00CF1FF3" w:rsidRDefault="00352C2E" w:rsidP="00352C2E">
            <w:pPr>
              <w:jc w:val="left"/>
              <w:rPr>
                <w:rFonts w:ascii="Arial" w:hAnsi="Arial" w:cs="Arial"/>
                <w:color w:val="000000"/>
                <w:sz w:val="20"/>
                <w:szCs w:val="20"/>
                <w:lang w:eastAsia="ru-RU"/>
              </w:rPr>
            </w:pPr>
            <w:r w:rsidRPr="00CF1FF3">
              <w:rPr>
                <w:rFonts w:ascii="Arial" w:hAnsi="Arial" w:cs="Arial"/>
                <w:sz w:val="20"/>
                <w:szCs w:val="20"/>
              </w:rPr>
              <w:t>Наименование/описание операции. Ввод вручную</w:t>
            </w:r>
          </w:p>
        </w:tc>
        <w:tc>
          <w:tcPr>
            <w:tcW w:w="213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A8038ED"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Да</w:t>
            </w:r>
          </w:p>
        </w:tc>
        <w:tc>
          <w:tcPr>
            <w:tcW w:w="21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414C5AC"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w:t>
            </w:r>
          </w:p>
        </w:tc>
        <w:tc>
          <w:tcPr>
            <w:tcW w:w="217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BF02EB4" w14:textId="77777777" w:rsidR="00352C2E" w:rsidRPr="00CF1FF3" w:rsidRDefault="00352C2E" w:rsidP="00352C2E">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r>
      <w:tr w:rsidR="00352C2E" w:rsidRPr="00CF1FF3" w14:paraId="1538320F" w14:textId="77777777" w:rsidTr="00352C2E">
        <w:trPr>
          <w:cantSplit/>
          <w:trHeight w:val="570"/>
          <w:jc w:val="center"/>
        </w:trPr>
        <w:tc>
          <w:tcPr>
            <w:tcW w:w="20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22213DF" w14:textId="77777777" w:rsidR="00352C2E" w:rsidRPr="00CF1FF3" w:rsidRDefault="00352C2E" w:rsidP="00352C2E">
            <w:pPr>
              <w:jc w:val="left"/>
              <w:rPr>
                <w:rFonts w:ascii="Arial" w:hAnsi="Arial" w:cs="Arial"/>
                <w:sz w:val="20"/>
                <w:szCs w:val="20"/>
              </w:rPr>
            </w:pPr>
            <w:r w:rsidRPr="00CF1FF3">
              <w:rPr>
                <w:rFonts w:ascii="Arial" w:hAnsi="Arial" w:cs="Arial"/>
                <w:sz w:val="20"/>
                <w:szCs w:val="20"/>
              </w:rPr>
              <w:t>Работа</w:t>
            </w:r>
          </w:p>
        </w:tc>
        <w:tc>
          <w:tcPr>
            <w:tcW w:w="25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0611320" w14:textId="77777777" w:rsidR="00352C2E" w:rsidRPr="00CF1FF3" w:rsidRDefault="00352C2E" w:rsidP="00352C2E">
            <w:pPr>
              <w:jc w:val="left"/>
              <w:rPr>
                <w:rFonts w:ascii="Arial" w:hAnsi="Arial" w:cs="Arial"/>
                <w:sz w:val="20"/>
                <w:szCs w:val="20"/>
              </w:rPr>
            </w:pPr>
            <w:r w:rsidRPr="00CF1FF3">
              <w:rPr>
                <w:rFonts w:ascii="Arial" w:hAnsi="Arial" w:cs="Arial"/>
                <w:sz w:val="20"/>
                <w:szCs w:val="20"/>
              </w:rPr>
              <w:t>Общий объем на выполнение данной операции. Ввод вручную.</w:t>
            </w:r>
          </w:p>
        </w:tc>
        <w:tc>
          <w:tcPr>
            <w:tcW w:w="213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727868B"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Нет</w:t>
            </w:r>
          </w:p>
        </w:tc>
        <w:tc>
          <w:tcPr>
            <w:tcW w:w="21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2616D1E"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w:t>
            </w:r>
          </w:p>
        </w:tc>
        <w:tc>
          <w:tcPr>
            <w:tcW w:w="217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EA403F3" w14:textId="77777777" w:rsidR="00352C2E" w:rsidRPr="00CF1FF3" w:rsidRDefault="00352C2E" w:rsidP="00352C2E">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r>
      <w:tr w:rsidR="00352C2E" w:rsidRPr="00CF1FF3" w14:paraId="4E86F988" w14:textId="77777777" w:rsidTr="00352C2E">
        <w:trPr>
          <w:cantSplit/>
          <w:trHeight w:val="570"/>
          <w:jc w:val="center"/>
        </w:trPr>
        <w:tc>
          <w:tcPr>
            <w:tcW w:w="20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7E52671" w14:textId="77777777" w:rsidR="00352C2E" w:rsidRPr="00CF1FF3" w:rsidRDefault="00352C2E" w:rsidP="00352C2E">
            <w:pPr>
              <w:jc w:val="left"/>
              <w:rPr>
                <w:rFonts w:ascii="Arial" w:hAnsi="Arial" w:cs="Arial"/>
                <w:sz w:val="20"/>
                <w:szCs w:val="20"/>
              </w:rPr>
            </w:pPr>
            <w:r w:rsidRPr="00CF1FF3">
              <w:rPr>
                <w:rFonts w:ascii="Arial" w:hAnsi="Arial" w:cs="Arial"/>
                <w:sz w:val="20"/>
                <w:szCs w:val="20"/>
              </w:rPr>
              <w:t>Число</w:t>
            </w:r>
          </w:p>
        </w:tc>
        <w:tc>
          <w:tcPr>
            <w:tcW w:w="25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D009159" w14:textId="77777777" w:rsidR="00352C2E" w:rsidRPr="00CF1FF3" w:rsidRDefault="00352C2E" w:rsidP="00352C2E">
            <w:pPr>
              <w:jc w:val="left"/>
              <w:rPr>
                <w:rFonts w:ascii="Arial" w:hAnsi="Arial" w:cs="Arial"/>
                <w:sz w:val="20"/>
                <w:szCs w:val="20"/>
              </w:rPr>
            </w:pPr>
            <w:r>
              <w:rPr>
                <w:rFonts w:ascii="Arial" w:hAnsi="Arial" w:cs="Arial"/>
                <w:sz w:val="20"/>
                <w:szCs w:val="20"/>
              </w:rPr>
              <w:t>К</w:t>
            </w:r>
            <w:r w:rsidRPr="00CF1FF3">
              <w:rPr>
                <w:rFonts w:ascii="Arial" w:hAnsi="Arial" w:cs="Arial"/>
                <w:sz w:val="20"/>
                <w:szCs w:val="20"/>
              </w:rPr>
              <w:t>оличество сотрудников, задействованных на выполнение данной операции</w:t>
            </w:r>
          </w:p>
        </w:tc>
        <w:tc>
          <w:tcPr>
            <w:tcW w:w="213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9D4C412"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Нет</w:t>
            </w:r>
          </w:p>
        </w:tc>
        <w:tc>
          <w:tcPr>
            <w:tcW w:w="21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272BDFB"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w:t>
            </w:r>
          </w:p>
        </w:tc>
        <w:tc>
          <w:tcPr>
            <w:tcW w:w="217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76EF1F0C" w14:textId="77777777" w:rsidR="00352C2E" w:rsidRPr="00CF1FF3" w:rsidRDefault="00352C2E" w:rsidP="00352C2E">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r>
      <w:tr w:rsidR="00352C2E" w:rsidRPr="00CF1FF3" w14:paraId="7BF258F3" w14:textId="77777777" w:rsidTr="00352C2E">
        <w:trPr>
          <w:cantSplit/>
          <w:trHeight w:val="352"/>
          <w:jc w:val="center"/>
        </w:trPr>
        <w:tc>
          <w:tcPr>
            <w:tcW w:w="11081" w:type="dxa"/>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1FBF15" w14:textId="77777777" w:rsidR="00352C2E" w:rsidRPr="00CF1FF3" w:rsidRDefault="00352C2E" w:rsidP="00352C2E">
            <w:pPr>
              <w:jc w:val="center"/>
              <w:rPr>
                <w:rFonts w:ascii="Arial" w:hAnsi="Arial" w:cs="Arial"/>
                <w:color w:val="000000"/>
                <w:sz w:val="20"/>
                <w:szCs w:val="20"/>
                <w:lang w:eastAsia="ru-RU"/>
              </w:rPr>
            </w:pPr>
            <w:r>
              <w:rPr>
                <w:rFonts w:ascii="Arial" w:hAnsi="Arial" w:cs="Arial"/>
                <w:b/>
                <w:bCs/>
                <w:i/>
                <w:iCs/>
                <w:color w:val="000000"/>
                <w:sz w:val="20"/>
                <w:szCs w:val="20"/>
                <w:lang w:eastAsia="ru-RU"/>
              </w:rPr>
              <w:t xml:space="preserve">Вкладка </w:t>
            </w:r>
            <w:r w:rsidRPr="00CF1FF3">
              <w:rPr>
                <w:rFonts w:ascii="Arial" w:hAnsi="Arial" w:cs="Arial"/>
                <w:b/>
                <w:bCs/>
                <w:i/>
                <w:iCs/>
                <w:color w:val="000000"/>
                <w:sz w:val="20"/>
                <w:szCs w:val="20"/>
                <w:lang w:eastAsia="ru-RU"/>
              </w:rPr>
              <w:t>Компоненты</w:t>
            </w:r>
          </w:p>
        </w:tc>
      </w:tr>
      <w:tr w:rsidR="00352C2E" w:rsidRPr="00CF1FF3" w14:paraId="762DA9B7" w14:textId="77777777" w:rsidTr="00352C2E">
        <w:trPr>
          <w:cantSplit/>
          <w:trHeight w:val="570"/>
          <w:jc w:val="center"/>
        </w:trPr>
        <w:tc>
          <w:tcPr>
            <w:tcW w:w="20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B4B57B1" w14:textId="77777777" w:rsidR="00352C2E" w:rsidRPr="00CF1FF3" w:rsidRDefault="00352C2E" w:rsidP="00352C2E">
            <w:pPr>
              <w:jc w:val="left"/>
              <w:rPr>
                <w:rFonts w:ascii="Arial" w:hAnsi="Arial" w:cs="Arial"/>
                <w:color w:val="000000"/>
                <w:sz w:val="20"/>
                <w:szCs w:val="20"/>
                <w:lang w:eastAsia="ru-RU"/>
              </w:rPr>
            </w:pPr>
            <w:r w:rsidRPr="00CF1FF3">
              <w:rPr>
                <w:rFonts w:ascii="Arial" w:hAnsi="Arial" w:cs="Arial"/>
                <w:sz w:val="20"/>
                <w:szCs w:val="20"/>
              </w:rPr>
              <w:t>Компонент</w:t>
            </w:r>
          </w:p>
        </w:tc>
        <w:tc>
          <w:tcPr>
            <w:tcW w:w="25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46FED0E" w14:textId="77777777" w:rsidR="00352C2E" w:rsidRPr="00CF1FF3" w:rsidRDefault="00352C2E" w:rsidP="00352C2E">
            <w:pPr>
              <w:jc w:val="left"/>
              <w:rPr>
                <w:rFonts w:ascii="Arial" w:hAnsi="Arial" w:cs="Arial"/>
                <w:color w:val="000000"/>
                <w:sz w:val="20"/>
                <w:szCs w:val="20"/>
                <w:lang w:eastAsia="ru-RU"/>
              </w:rPr>
            </w:pPr>
            <w:r>
              <w:rPr>
                <w:rFonts w:ascii="Arial" w:hAnsi="Arial" w:cs="Arial"/>
                <w:sz w:val="20"/>
                <w:szCs w:val="20"/>
              </w:rPr>
              <w:t>Н</w:t>
            </w:r>
            <w:r w:rsidRPr="00CF1FF3">
              <w:rPr>
                <w:rFonts w:ascii="Arial" w:hAnsi="Arial" w:cs="Arial"/>
                <w:sz w:val="20"/>
                <w:szCs w:val="20"/>
              </w:rPr>
              <w:t>омер ОЗМ, необходимый для выполнения операции. Выбор из справочника</w:t>
            </w:r>
          </w:p>
        </w:tc>
        <w:tc>
          <w:tcPr>
            <w:tcW w:w="213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44E5FE10"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Да</w:t>
            </w:r>
          </w:p>
        </w:tc>
        <w:tc>
          <w:tcPr>
            <w:tcW w:w="21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6508CB2"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w:t>
            </w:r>
          </w:p>
        </w:tc>
        <w:tc>
          <w:tcPr>
            <w:tcW w:w="217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B325D30" w14:textId="77777777" w:rsidR="00352C2E" w:rsidRPr="00CF1FF3" w:rsidRDefault="00352C2E" w:rsidP="00352C2E">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r>
      <w:tr w:rsidR="00352C2E" w:rsidRPr="00CF1FF3" w14:paraId="46E3AA0E" w14:textId="77777777" w:rsidTr="00352C2E">
        <w:trPr>
          <w:cantSplit/>
          <w:trHeight w:val="570"/>
          <w:jc w:val="center"/>
        </w:trPr>
        <w:tc>
          <w:tcPr>
            <w:tcW w:w="20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0D4C2EC" w14:textId="77777777" w:rsidR="00352C2E" w:rsidRPr="00CF1FF3" w:rsidRDefault="00352C2E" w:rsidP="00352C2E">
            <w:pPr>
              <w:jc w:val="left"/>
              <w:rPr>
                <w:rFonts w:ascii="Arial" w:hAnsi="Arial" w:cs="Arial"/>
                <w:sz w:val="20"/>
                <w:szCs w:val="20"/>
              </w:rPr>
            </w:pPr>
            <w:r w:rsidRPr="00CF1FF3">
              <w:rPr>
                <w:rFonts w:ascii="Arial" w:hAnsi="Arial" w:cs="Arial"/>
                <w:sz w:val="20"/>
                <w:szCs w:val="20"/>
              </w:rPr>
              <w:t>ОбъемПотребности</w:t>
            </w:r>
          </w:p>
        </w:tc>
        <w:tc>
          <w:tcPr>
            <w:tcW w:w="25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D46B1E0" w14:textId="77777777" w:rsidR="00352C2E" w:rsidRPr="00CF1FF3" w:rsidRDefault="00352C2E" w:rsidP="00352C2E">
            <w:pPr>
              <w:jc w:val="left"/>
              <w:rPr>
                <w:rFonts w:ascii="Arial" w:hAnsi="Arial" w:cs="Arial"/>
                <w:sz w:val="20"/>
                <w:szCs w:val="20"/>
              </w:rPr>
            </w:pPr>
            <w:r w:rsidRPr="00CF1FF3">
              <w:rPr>
                <w:rFonts w:ascii="Arial" w:hAnsi="Arial" w:cs="Arial"/>
                <w:sz w:val="20"/>
                <w:szCs w:val="20"/>
              </w:rPr>
              <w:t>Указывается количество материала необходимого для выполнени</w:t>
            </w:r>
            <w:r>
              <w:rPr>
                <w:rFonts w:ascii="Arial" w:hAnsi="Arial" w:cs="Arial"/>
                <w:sz w:val="20"/>
                <w:szCs w:val="20"/>
              </w:rPr>
              <w:t>я</w:t>
            </w:r>
            <w:r w:rsidRPr="00CF1FF3">
              <w:rPr>
                <w:rFonts w:ascii="Arial" w:hAnsi="Arial" w:cs="Arial"/>
                <w:sz w:val="20"/>
                <w:szCs w:val="20"/>
              </w:rPr>
              <w:t xml:space="preserve"> операции. Ввод в</w:t>
            </w:r>
            <w:r>
              <w:rPr>
                <w:rFonts w:ascii="Arial" w:hAnsi="Arial" w:cs="Arial"/>
                <w:sz w:val="20"/>
                <w:szCs w:val="20"/>
              </w:rPr>
              <w:t>ручную</w:t>
            </w:r>
          </w:p>
        </w:tc>
        <w:tc>
          <w:tcPr>
            <w:tcW w:w="213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C22A58E"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Нет</w:t>
            </w:r>
          </w:p>
        </w:tc>
        <w:tc>
          <w:tcPr>
            <w:tcW w:w="21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83627DC"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w:t>
            </w:r>
          </w:p>
        </w:tc>
        <w:tc>
          <w:tcPr>
            <w:tcW w:w="217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20A3CC5C" w14:textId="77777777" w:rsidR="00352C2E" w:rsidRPr="00CF1FF3" w:rsidRDefault="00352C2E" w:rsidP="00352C2E">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r>
      <w:tr w:rsidR="00352C2E" w:rsidRPr="00CF1FF3" w14:paraId="5555BA14" w14:textId="77777777" w:rsidTr="00352C2E">
        <w:trPr>
          <w:cantSplit/>
          <w:trHeight w:val="570"/>
          <w:jc w:val="center"/>
        </w:trPr>
        <w:tc>
          <w:tcPr>
            <w:tcW w:w="20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6FFC39D" w14:textId="77777777" w:rsidR="00352C2E" w:rsidRPr="00CF1FF3" w:rsidRDefault="00352C2E" w:rsidP="00352C2E">
            <w:pPr>
              <w:jc w:val="left"/>
              <w:rPr>
                <w:rFonts w:ascii="Arial" w:hAnsi="Arial" w:cs="Arial"/>
                <w:color w:val="000000"/>
                <w:sz w:val="20"/>
                <w:szCs w:val="20"/>
                <w:lang w:eastAsia="ru-RU"/>
              </w:rPr>
            </w:pPr>
            <w:r w:rsidRPr="00CF1FF3">
              <w:rPr>
                <w:rFonts w:ascii="Arial" w:hAnsi="Arial" w:cs="Arial"/>
                <w:sz w:val="20"/>
                <w:szCs w:val="20"/>
              </w:rPr>
              <w:t>Тип Позиции</w:t>
            </w:r>
          </w:p>
        </w:tc>
        <w:tc>
          <w:tcPr>
            <w:tcW w:w="25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D00206C" w14:textId="77777777" w:rsidR="00352C2E" w:rsidRPr="00CF1FF3" w:rsidRDefault="00352C2E" w:rsidP="00352C2E">
            <w:pPr>
              <w:jc w:val="left"/>
              <w:rPr>
                <w:rFonts w:ascii="Arial" w:hAnsi="Arial" w:cs="Arial"/>
                <w:color w:val="000000"/>
                <w:sz w:val="20"/>
                <w:szCs w:val="20"/>
                <w:lang w:eastAsia="ru-RU"/>
              </w:rPr>
            </w:pPr>
            <w:r w:rsidRPr="00CF1FF3">
              <w:rPr>
                <w:rFonts w:ascii="Arial" w:hAnsi="Arial" w:cs="Arial"/>
                <w:sz w:val="20"/>
                <w:szCs w:val="20"/>
              </w:rPr>
              <w:t>Указывается тип позиции</w:t>
            </w:r>
            <w:r>
              <w:rPr>
                <w:rFonts w:ascii="Arial" w:hAnsi="Arial" w:cs="Arial"/>
                <w:sz w:val="20"/>
                <w:szCs w:val="20"/>
              </w:rPr>
              <w:t>, относящий</w:t>
            </w:r>
            <w:r w:rsidRPr="00CF1FF3">
              <w:rPr>
                <w:rFonts w:ascii="Arial" w:hAnsi="Arial" w:cs="Arial"/>
                <w:sz w:val="20"/>
                <w:szCs w:val="20"/>
              </w:rPr>
              <w:t>ся к этому материалу. Выбор из справочника</w:t>
            </w:r>
          </w:p>
        </w:tc>
        <w:tc>
          <w:tcPr>
            <w:tcW w:w="213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48E8A687"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Да</w:t>
            </w:r>
          </w:p>
        </w:tc>
        <w:tc>
          <w:tcPr>
            <w:tcW w:w="21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04953F9"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w:t>
            </w:r>
          </w:p>
        </w:tc>
        <w:tc>
          <w:tcPr>
            <w:tcW w:w="217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8274383" w14:textId="77777777" w:rsidR="00352C2E" w:rsidRPr="00CF1FF3" w:rsidRDefault="00352C2E" w:rsidP="00352C2E">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r>
      <w:tr w:rsidR="00352C2E" w:rsidRPr="00CF1FF3" w14:paraId="7601C287" w14:textId="77777777" w:rsidTr="00352C2E">
        <w:trPr>
          <w:cantSplit/>
          <w:trHeight w:val="570"/>
          <w:jc w:val="center"/>
        </w:trPr>
        <w:tc>
          <w:tcPr>
            <w:tcW w:w="20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4D061AA" w14:textId="77777777" w:rsidR="00352C2E" w:rsidRPr="00CF1FF3" w:rsidRDefault="00352C2E" w:rsidP="00352C2E">
            <w:pPr>
              <w:jc w:val="left"/>
              <w:rPr>
                <w:rFonts w:ascii="Arial" w:hAnsi="Arial" w:cs="Arial"/>
                <w:sz w:val="20"/>
                <w:szCs w:val="20"/>
              </w:rPr>
            </w:pPr>
            <w:r w:rsidRPr="00CF1FF3">
              <w:rPr>
                <w:rFonts w:ascii="Arial" w:hAnsi="Arial" w:cs="Arial"/>
                <w:sz w:val="20"/>
                <w:szCs w:val="20"/>
              </w:rPr>
              <w:t>Операция</w:t>
            </w:r>
          </w:p>
        </w:tc>
        <w:tc>
          <w:tcPr>
            <w:tcW w:w="25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93F8CC6" w14:textId="77777777" w:rsidR="00352C2E" w:rsidRPr="00CF1FF3" w:rsidRDefault="00352C2E" w:rsidP="00352C2E">
            <w:pPr>
              <w:spacing w:line="276" w:lineRule="auto"/>
              <w:jc w:val="left"/>
              <w:rPr>
                <w:rFonts w:ascii="Arial" w:hAnsi="Arial" w:cs="Arial"/>
                <w:sz w:val="20"/>
                <w:szCs w:val="20"/>
              </w:rPr>
            </w:pPr>
            <w:r w:rsidRPr="00CF1FF3">
              <w:rPr>
                <w:rFonts w:ascii="Arial" w:hAnsi="Arial" w:cs="Arial"/>
                <w:sz w:val="20"/>
                <w:szCs w:val="20"/>
              </w:rPr>
              <w:t>Указывается номер операции</w:t>
            </w:r>
            <w:r>
              <w:rPr>
                <w:rFonts w:ascii="Arial" w:hAnsi="Arial" w:cs="Arial"/>
                <w:sz w:val="20"/>
                <w:szCs w:val="20"/>
              </w:rPr>
              <w:t>,</w:t>
            </w:r>
            <w:r w:rsidRPr="00CF1FF3">
              <w:rPr>
                <w:rFonts w:ascii="Arial" w:hAnsi="Arial" w:cs="Arial"/>
                <w:sz w:val="20"/>
                <w:szCs w:val="20"/>
              </w:rPr>
              <w:t xml:space="preserve"> к которой относится этот материал</w:t>
            </w:r>
          </w:p>
        </w:tc>
        <w:tc>
          <w:tcPr>
            <w:tcW w:w="213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760875D9"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Да</w:t>
            </w:r>
          </w:p>
        </w:tc>
        <w:tc>
          <w:tcPr>
            <w:tcW w:w="21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D9DF194"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w:t>
            </w:r>
          </w:p>
        </w:tc>
        <w:tc>
          <w:tcPr>
            <w:tcW w:w="217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F499C65" w14:textId="77777777" w:rsidR="00352C2E" w:rsidRPr="00CF1FF3" w:rsidRDefault="00352C2E" w:rsidP="00352C2E">
            <w:pPr>
              <w:jc w:val="center"/>
              <w:rPr>
                <w:rFonts w:ascii="Arial" w:hAnsi="Arial" w:cs="Arial"/>
                <w:color w:val="000000"/>
                <w:sz w:val="20"/>
                <w:szCs w:val="20"/>
                <w:lang w:eastAsia="ru-RU"/>
              </w:rPr>
            </w:pPr>
            <w:r w:rsidRPr="00CF1FF3">
              <w:rPr>
                <w:rFonts w:ascii="Arial" w:hAnsi="Arial" w:cs="Arial"/>
                <w:color w:val="000000"/>
                <w:sz w:val="20"/>
                <w:szCs w:val="20"/>
                <w:lang w:eastAsia="ru-RU"/>
              </w:rPr>
              <w:t>Да</w:t>
            </w:r>
          </w:p>
        </w:tc>
      </w:tr>
      <w:tr w:rsidR="00352C2E" w:rsidRPr="00CF1FF3" w14:paraId="6620D04E" w14:textId="77777777" w:rsidTr="00352C2E">
        <w:trPr>
          <w:cantSplit/>
          <w:trHeight w:val="570"/>
          <w:jc w:val="center"/>
        </w:trPr>
        <w:tc>
          <w:tcPr>
            <w:tcW w:w="20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C90AE5A" w14:textId="77777777" w:rsidR="00352C2E" w:rsidRPr="00CF1FF3" w:rsidRDefault="00352C2E" w:rsidP="00352C2E">
            <w:pPr>
              <w:jc w:val="left"/>
              <w:rPr>
                <w:rFonts w:ascii="Arial" w:hAnsi="Arial" w:cs="Arial"/>
                <w:sz w:val="20"/>
                <w:szCs w:val="20"/>
              </w:rPr>
            </w:pPr>
            <w:r w:rsidRPr="00CF1FF3">
              <w:rPr>
                <w:rFonts w:ascii="Arial" w:hAnsi="Arial" w:cs="Arial"/>
                <w:sz w:val="20"/>
                <w:szCs w:val="20"/>
              </w:rPr>
              <w:t>Партия</w:t>
            </w:r>
          </w:p>
        </w:tc>
        <w:tc>
          <w:tcPr>
            <w:tcW w:w="25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57D8F89" w14:textId="77777777" w:rsidR="00352C2E" w:rsidRPr="00CF1FF3" w:rsidRDefault="00352C2E" w:rsidP="00352C2E">
            <w:pPr>
              <w:spacing w:line="276" w:lineRule="auto"/>
              <w:jc w:val="left"/>
              <w:rPr>
                <w:rFonts w:ascii="Arial" w:hAnsi="Arial" w:cs="Arial"/>
                <w:sz w:val="20"/>
                <w:szCs w:val="20"/>
              </w:rPr>
            </w:pPr>
            <w:r w:rsidRPr="00CF1FF3">
              <w:rPr>
                <w:rFonts w:ascii="Arial" w:hAnsi="Arial" w:cs="Arial"/>
                <w:sz w:val="20"/>
                <w:szCs w:val="20"/>
              </w:rPr>
              <w:t>Указывается партия к данному материалу. Выбор из справочника</w:t>
            </w:r>
          </w:p>
        </w:tc>
        <w:tc>
          <w:tcPr>
            <w:tcW w:w="213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CF83046"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Нет</w:t>
            </w:r>
          </w:p>
        </w:tc>
        <w:tc>
          <w:tcPr>
            <w:tcW w:w="21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8609512"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w:t>
            </w:r>
          </w:p>
        </w:tc>
        <w:tc>
          <w:tcPr>
            <w:tcW w:w="217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C438A64"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Да</w:t>
            </w:r>
          </w:p>
        </w:tc>
      </w:tr>
      <w:tr w:rsidR="00352C2E" w:rsidRPr="00CF1FF3" w14:paraId="31B017CE" w14:textId="77777777" w:rsidTr="00352C2E">
        <w:trPr>
          <w:cantSplit/>
          <w:trHeight w:val="460"/>
          <w:jc w:val="center"/>
        </w:trPr>
        <w:tc>
          <w:tcPr>
            <w:tcW w:w="11081" w:type="dxa"/>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3E42019" w14:textId="77777777" w:rsidR="00352C2E" w:rsidRPr="00CF1FF3" w:rsidRDefault="00352C2E" w:rsidP="00352C2E">
            <w:pPr>
              <w:jc w:val="center"/>
              <w:rPr>
                <w:rFonts w:ascii="Arial" w:hAnsi="Arial" w:cs="Arial"/>
                <w:color w:val="000000"/>
                <w:sz w:val="20"/>
                <w:szCs w:val="20"/>
                <w:lang w:eastAsia="ru-RU"/>
              </w:rPr>
            </w:pPr>
            <w:r>
              <w:rPr>
                <w:rFonts w:ascii="Arial" w:hAnsi="Arial" w:cs="Arial"/>
                <w:b/>
                <w:bCs/>
                <w:i/>
                <w:iCs/>
                <w:color w:val="000000"/>
                <w:sz w:val="20"/>
                <w:szCs w:val="20"/>
                <w:lang w:eastAsia="ru-RU"/>
              </w:rPr>
              <w:t xml:space="preserve">Вкладка </w:t>
            </w:r>
            <w:r w:rsidRPr="00CF1FF3">
              <w:rPr>
                <w:rFonts w:ascii="Arial" w:hAnsi="Arial" w:cs="Arial"/>
                <w:b/>
                <w:bCs/>
                <w:i/>
                <w:iCs/>
                <w:color w:val="000000"/>
                <w:sz w:val="20"/>
                <w:szCs w:val="20"/>
                <w:lang w:eastAsia="ru-RU"/>
              </w:rPr>
              <w:t>Дополнительные данные</w:t>
            </w:r>
          </w:p>
        </w:tc>
      </w:tr>
      <w:tr w:rsidR="00352C2E" w:rsidRPr="00CF1FF3" w14:paraId="55109305" w14:textId="77777777" w:rsidTr="00352C2E">
        <w:trPr>
          <w:cantSplit/>
          <w:trHeight w:val="570"/>
          <w:jc w:val="center"/>
        </w:trPr>
        <w:tc>
          <w:tcPr>
            <w:tcW w:w="20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B8E0091" w14:textId="77777777" w:rsidR="00352C2E" w:rsidRPr="00CF1FF3" w:rsidRDefault="00352C2E" w:rsidP="00352C2E">
            <w:pPr>
              <w:jc w:val="left"/>
              <w:rPr>
                <w:rFonts w:ascii="Arial" w:hAnsi="Arial" w:cs="Arial"/>
                <w:color w:val="000000"/>
                <w:sz w:val="20"/>
                <w:szCs w:val="20"/>
                <w:lang w:eastAsia="ru-RU"/>
              </w:rPr>
            </w:pPr>
            <w:r>
              <w:rPr>
                <w:rFonts w:ascii="Arial" w:hAnsi="Arial" w:cs="Arial"/>
                <w:color w:val="000000"/>
                <w:sz w:val="20"/>
                <w:szCs w:val="20"/>
                <w:lang w:eastAsia="ru-RU"/>
              </w:rPr>
              <w:t>МВЗ</w:t>
            </w:r>
          </w:p>
        </w:tc>
        <w:tc>
          <w:tcPr>
            <w:tcW w:w="25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1B8A680" w14:textId="77777777" w:rsidR="00352C2E" w:rsidRPr="00CF1FF3" w:rsidRDefault="00352C2E" w:rsidP="00352C2E">
            <w:pPr>
              <w:spacing w:line="276" w:lineRule="auto"/>
              <w:jc w:val="left"/>
              <w:rPr>
                <w:rFonts w:ascii="Arial" w:hAnsi="Arial" w:cs="Arial"/>
                <w:sz w:val="20"/>
                <w:szCs w:val="20"/>
              </w:rPr>
            </w:pPr>
            <w:r>
              <w:rPr>
                <w:rFonts w:ascii="Arial" w:hAnsi="Arial" w:cs="Arial"/>
                <w:sz w:val="20"/>
                <w:szCs w:val="20"/>
              </w:rPr>
              <w:t>Место возникновения затрат</w:t>
            </w:r>
          </w:p>
        </w:tc>
        <w:tc>
          <w:tcPr>
            <w:tcW w:w="213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43D83E96"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Нет</w:t>
            </w:r>
          </w:p>
        </w:tc>
        <w:tc>
          <w:tcPr>
            <w:tcW w:w="21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9E5E246" w14:textId="77777777" w:rsidR="00352C2E" w:rsidRPr="00CF1FF3" w:rsidRDefault="00352C2E" w:rsidP="00352C2E">
            <w:pPr>
              <w:jc w:val="left"/>
              <w:rPr>
                <w:rFonts w:ascii="Arial" w:hAnsi="Arial" w:cs="Arial"/>
                <w:color w:val="000000"/>
                <w:sz w:val="20"/>
                <w:szCs w:val="20"/>
                <w:lang w:eastAsia="ru-RU"/>
              </w:rPr>
            </w:pPr>
            <w:r w:rsidRPr="00CF1FF3">
              <w:rPr>
                <w:rFonts w:ascii="Arial" w:hAnsi="Arial" w:cs="Arial"/>
                <w:color w:val="000000"/>
                <w:sz w:val="20"/>
                <w:szCs w:val="20"/>
                <w:lang w:eastAsia="ru-RU"/>
              </w:rPr>
              <w:t>Копируется из основной записи ЕО</w:t>
            </w:r>
            <w:r>
              <w:rPr>
                <w:rFonts w:ascii="Arial" w:hAnsi="Arial" w:cs="Arial"/>
                <w:color w:val="000000"/>
                <w:sz w:val="20"/>
                <w:szCs w:val="20"/>
                <w:lang w:eastAsia="ru-RU"/>
              </w:rPr>
              <w:t>. Или выбор из справочника</w:t>
            </w:r>
          </w:p>
        </w:tc>
        <w:tc>
          <w:tcPr>
            <w:tcW w:w="217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32672D7"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Да</w:t>
            </w:r>
          </w:p>
        </w:tc>
      </w:tr>
      <w:tr w:rsidR="00352C2E" w:rsidRPr="00CF1FF3" w14:paraId="342142A8" w14:textId="77777777" w:rsidTr="00352C2E">
        <w:trPr>
          <w:cantSplit/>
          <w:trHeight w:val="570"/>
          <w:jc w:val="center"/>
        </w:trPr>
        <w:tc>
          <w:tcPr>
            <w:tcW w:w="20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7E51CC0" w14:textId="77777777" w:rsidR="00352C2E" w:rsidRPr="00CF1FF3" w:rsidRDefault="00352C2E" w:rsidP="00352C2E">
            <w:pPr>
              <w:jc w:val="left"/>
              <w:rPr>
                <w:rFonts w:ascii="Arial" w:hAnsi="Arial" w:cs="Arial"/>
                <w:color w:val="000000"/>
                <w:sz w:val="20"/>
                <w:szCs w:val="20"/>
                <w:lang w:eastAsia="ru-RU"/>
              </w:rPr>
            </w:pPr>
            <w:r>
              <w:rPr>
                <w:rFonts w:ascii="Arial" w:hAnsi="Arial" w:cs="Arial"/>
                <w:color w:val="000000"/>
                <w:sz w:val="20"/>
                <w:szCs w:val="20"/>
                <w:lang w:eastAsia="ru-RU"/>
              </w:rPr>
              <w:t>СПП-элемент</w:t>
            </w:r>
          </w:p>
        </w:tc>
        <w:tc>
          <w:tcPr>
            <w:tcW w:w="25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8CEE35" w14:textId="77777777" w:rsidR="00352C2E" w:rsidRPr="00CF1FF3" w:rsidRDefault="00352C2E" w:rsidP="00352C2E">
            <w:pPr>
              <w:spacing w:line="276" w:lineRule="auto"/>
              <w:jc w:val="left"/>
              <w:rPr>
                <w:rFonts w:ascii="Arial" w:hAnsi="Arial" w:cs="Arial"/>
                <w:sz w:val="20"/>
                <w:szCs w:val="20"/>
              </w:rPr>
            </w:pPr>
            <w:r w:rsidRPr="00CF1FF3">
              <w:rPr>
                <w:rFonts w:ascii="Arial" w:hAnsi="Arial" w:cs="Arial"/>
                <w:sz w:val="20"/>
                <w:szCs w:val="20"/>
              </w:rPr>
              <w:t>СПП-элемент для контрол</w:t>
            </w:r>
            <w:r>
              <w:rPr>
                <w:rFonts w:ascii="Arial" w:hAnsi="Arial" w:cs="Arial"/>
                <w:sz w:val="20"/>
                <w:szCs w:val="20"/>
              </w:rPr>
              <w:t>я бюджета</w:t>
            </w:r>
          </w:p>
        </w:tc>
        <w:tc>
          <w:tcPr>
            <w:tcW w:w="213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89B35DA"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Да</w:t>
            </w:r>
          </w:p>
        </w:tc>
        <w:tc>
          <w:tcPr>
            <w:tcW w:w="21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56DDACA" w14:textId="77777777" w:rsidR="00352C2E" w:rsidRPr="00CF1FF3" w:rsidRDefault="00352C2E" w:rsidP="00352C2E">
            <w:pPr>
              <w:jc w:val="left"/>
              <w:rPr>
                <w:rFonts w:ascii="Arial" w:hAnsi="Arial" w:cs="Arial"/>
                <w:color w:val="000000"/>
                <w:sz w:val="20"/>
                <w:szCs w:val="20"/>
                <w:lang w:eastAsia="ru-RU"/>
              </w:rPr>
            </w:pPr>
            <w:r>
              <w:rPr>
                <w:rFonts w:ascii="Arial" w:hAnsi="Arial" w:cs="Arial"/>
                <w:color w:val="000000"/>
                <w:sz w:val="20"/>
                <w:szCs w:val="20"/>
                <w:lang w:eastAsia="ru-RU"/>
              </w:rPr>
              <w:t>Выбирается автоматически на основании данных в записи единицы оборудования и вида заказа</w:t>
            </w:r>
          </w:p>
        </w:tc>
        <w:tc>
          <w:tcPr>
            <w:tcW w:w="217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726F551E"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Нет</w:t>
            </w:r>
          </w:p>
        </w:tc>
      </w:tr>
      <w:tr w:rsidR="00352C2E" w:rsidRPr="00CF1FF3" w14:paraId="534F63FF" w14:textId="77777777" w:rsidTr="00352C2E">
        <w:trPr>
          <w:cantSplit/>
          <w:trHeight w:val="570"/>
          <w:jc w:val="center"/>
        </w:trPr>
        <w:tc>
          <w:tcPr>
            <w:tcW w:w="11081" w:type="dxa"/>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B06EA17" w14:textId="77777777" w:rsidR="00352C2E" w:rsidRPr="00CF1FF3" w:rsidRDefault="00352C2E" w:rsidP="00352C2E">
            <w:pPr>
              <w:jc w:val="center"/>
              <w:rPr>
                <w:rFonts w:ascii="Arial" w:hAnsi="Arial" w:cs="Arial"/>
                <w:color w:val="000000"/>
                <w:sz w:val="20"/>
                <w:szCs w:val="20"/>
                <w:lang w:eastAsia="ru-RU"/>
              </w:rPr>
            </w:pPr>
            <w:r>
              <w:rPr>
                <w:rFonts w:ascii="Arial" w:hAnsi="Arial" w:cs="Arial"/>
                <w:b/>
                <w:sz w:val="20"/>
                <w:szCs w:val="20"/>
              </w:rPr>
              <w:lastRenderedPageBreak/>
              <w:t xml:space="preserve">Раздел </w:t>
            </w:r>
            <w:r w:rsidRPr="00CF1FF3">
              <w:rPr>
                <w:rFonts w:ascii="Arial" w:hAnsi="Arial" w:cs="Arial"/>
                <w:b/>
                <w:sz w:val="20"/>
                <w:szCs w:val="20"/>
              </w:rPr>
              <w:t>Правило расчета</w:t>
            </w:r>
          </w:p>
        </w:tc>
      </w:tr>
      <w:tr w:rsidR="00352C2E" w:rsidRPr="00CF1FF3" w14:paraId="1DBDA7C8" w14:textId="77777777" w:rsidTr="00352C2E">
        <w:trPr>
          <w:cantSplit/>
          <w:trHeight w:val="570"/>
          <w:jc w:val="center"/>
        </w:trPr>
        <w:tc>
          <w:tcPr>
            <w:tcW w:w="20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7BC205B" w14:textId="77777777" w:rsidR="00352C2E" w:rsidRPr="00CF1FF3" w:rsidRDefault="00352C2E" w:rsidP="00352C2E">
            <w:pPr>
              <w:jc w:val="left"/>
              <w:rPr>
                <w:rFonts w:ascii="Arial" w:hAnsi="Arial" w:cs="Arial"/>
                <w:sz w:val="20"/>
                <w:szCs w:val="20"/>
              </w:rPr>
            </w:pPr>
            <w:r w:rsidRPr="00CF1FF3">
              <w:rPr>
                <w:rFonts w:ascii="Arial" w:hAnsi="Arial" w:cs="Arial"/>
                <w:sz w:val="20"/>
                <w:szCs w:val="20"/>
              </w:rPr>
              <w:t>Тип</w:t>
            </w:r>
          </w:p>
        </w:tc>
        <w:tc>
          <w:tcPr>
            <w:tcW w:w="25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731FA0E" w14:textId="77777777" w:rsidR="00352C2E" w:rsidRPr="00CF1FF3" w:rsidRDefault="00352C2E" w:rsidP="00352C2E">
            <w:pPr>
              <w:jc w:val="left"/>
              <w:rPr>
                <w:rFonts w:ascii="Arial" w:hAnsi="Arial" w:cs="Arial"/>
                <w:sz w:val="20"/>
                <w:szCs w:val="20"/>
              </w:rPr>
            </w:pPr>
            <w:r>
              <w:rPr>
                <w:rFonts w:ascii="Arial" w:hAnsi="Arial" w:cs="Arial"/>
                <w:sz w:val="20"/>
                <w:szCs w:val="20"/>
              </w:rPr>
              <w:t>Т</w:t>
            </w:r>
            <w:r w:rsidRPr="00CF1FF3">
              <w:rPr>
                <w:rFonts w:ascii="Arial" w:hAnsi="Arial" w:cs="Arial"/>
                <w:sz w:val="20"/>
                <w:szCs w:val="20"/>
              </w:rPr>
              <w:t>ип контировки</w:t>
            </w:r>
            <w:r>
              <w:rPr>
                <w:rFonts w:ascii="Arial" w:hAnsi="Arial" w:cs="Arial"/>
                <w:sz w:val="20"/>
                <w:szCs w:val="20"/>
              </w:rPr>
              <w:t>, на который будут списы</w:t>
            </w:r>
            <w:r w:rsidRPr="00CF1FF3">
              <w:rPr>
                <w:rFonts w:ascii="Arial" w:hAnsi="Arial" w:cs="Arial"/>
                <w:sz w:val="20"/>
                <w:szCs w:val="20"/>
              </w:rPr>
              <w:t>ваться затраты с заказа ТОРО</w:t>
            </w:r>
          </w:p>
        </w:tc>
        <w:tc>
          <w:tcPr>
            <w:tcW w:w="213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352D15D" w14:textId="77777777" w:rsidR="00352C2E" w:rsidRPr="00CF1FF3" w:rsidRDefault="00352C2E" w:rsidP="00352C2E">
            <w:pPr>
              <w:jc w:val="left"/>
              <w:rPr>
                <w:rFonts w:ascii="Arial" w:hAnsi="Arial" w:cs="Arial"/>
                <w:color w:val="000000"/>
                <w:sz w:val="20"/>
                <w:szCs w:val="20"/>
                <w:lang w:eastAsia="ru-RU"/>
              </w:rPr>
            </w:pPr>
            <w:r>
              <w:rPr>
                <w:rFonts w:ascii="Arial" w:hAnsi="Arial" w:cs="Arial"/>
                <w:color w:val="000000"/>
                <w:sz w:val="20"/>
                <w:szCs w:val="20"/>
                <w:lang w:eastAsia="ru-RU"/>
              </w:rPr>
              <w:t>Да, при деблокировании заказа</w:t>
            </w:r>
          </w:p>
        </w:tc>
        <w:tc>
          <w:tcPr>
            <w:tcW w:w="21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36B461" w14:textId="52E4FEE2" w:rsidR="00352C2E" w:rsidRPr="00CF1FF3" w:rsidRDefault="00352C2E" w:rsidP="00352C2E">
            <w:pPr>
              <w:jc w:val="left"/>
              <w:rPr>
                <w:rFonts w:ascii="Arial" w:hAnsi="Arial" w:cs="Arial"/>
                <w:color w:val="000000"/>
                <w:sz w:val="20"/>
                <w:szCs w:val="20"/>
                <w:lang w:eastAsia="ru-RU"/>
              </w:rPr>
            </w:pPr>
            <w:r>
              <w:rPr>
                <w:rFonts w:ascii="Arial" w:hAnsi="Arial" w:cs="Arial"/>
                <w:color w:val="000000"/>
                <w:sz w:val="20"/>
                <w:szCs w:val="20"/>
                <w:lang w:eastAsia="ru-RU"/>
              </w:rPr>
              <w:t>Заполняется автоматически при деблокировании заказа. Значение по умолчанию – МВЗ.</w:t>
            </w:r>
            <w:r w:rsidR="00875722">
              <w:rPr>
                <w:rFonts w:ascii="Arial" w:hAnsi="Arial" w:cs="Arial"/>
                <w:sz w:val="20"/>
                <w:szCs w:val="20"/>
              </w:rPr>
              <w:t xml:space="preserve"> </w:t>
            </w:r>
            <w:r>
              <w:rPr>
                <w:rFonts w:ascii="Arial" w:hAnsi="Arial" w:cs="Arial"/>
                <w:sz w:val="20"/>
                <w:szCs w:val="20"/>
              </w:rPr>
              <w:t>Или в</w:t>
            </w:r>
            <w:r w:rsidRPr="00CF1FF3">
              <w:rPr>
                <w:rFonts w:ascii="Arial" w:hAnsi="Arial" w:cs="Arial"/>
                <w:sz w:val="20"/>
                <w:szCs w:val="20"/>
              </w:rPr>
              <w:t>ыбор из справочника</w:t>
            </w:r>
          </w:p>
        </w:tc>
        <w:tc>
          <w:tcPr>
            <w:tcW w:w="217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CB2ADAD"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Да</w:t>
            </w:r>
          </w:p>
        </w:tc>
      </w:tr>
      <w:tr w:rsidR="00352C2E" w:rsidRPr="00CF1FF3" w14:paraId="10ADF406" w14:textId="77777777" w:rsidTr="00352C2E">
        <w:trPr>
          <w:cantSplit/>
          <w:trHeight w:val="570"/>
          <w:jc w:val="center"/>
        </w:trPr>
        <w:tc>
          <w:tcPr>
            <w:tcW w:w="20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FDA66B8" w14:textId="77777777" w:rsidR="00352C2E" w:rsidRPr="00CF1FF3" w:rsidRDefault="00352C2E" w:rsidP="00352C2E">
            <w:pPr>
              <w:jc w:val="left"/>
              <w:rPr>
                <w:rFonts w:ascii="Arial" w:hAnsi="Arial" w:cs="Arial"/>
                <w:sz w:val="20"/>
                <w:szCs w:val="20"/>
              </w:rPr>
            </w:pPr>
            <w:r w:rsidRPr="00CF1FF3">
              <w:rPr>
                <w:rFonts w:ascii="Arial" w:hAnsi="Arial" w:cs="Arial"/>
                <w:sz w:val="20"/>
                <w:szCs w:val="20"/>
              </w:rPr>
              <w:t>Получатель расчета</w:t>
            </w:r>
          </w:p>
        </w:tc>
        <w:tc>
          <w:tcPr>
            <w:tcW w:w="25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8A36A20" w14:textId="77777777" w:rsidR="00352C2E" w:rsidRPr="00CF1FF3" w:rsidRDefault="00352C2E" w:rsidP="00352C2E">
            <w:pPr>
              <w:jc w:val="left"/>
              <w:rPr>
                <w:rFonts w:ascii="Arial" w:hAnsi="Arial" w:cs="Arial"/>
                <w:sz w:val="20"/>
                <w:szCs w:val="20"/>
              </w:rPr>
            </w:pPr>
            <w:r w:rsidRPr="00CF1FF3">
              <w:rPr>
                <w:rFonts w:ascii="Arial" w:hAnsi="Arial" w:cs="Arial"/>
                <w:sz w:val="20"/>
                <w:szCs w:val="20"/>
              </w:rPr>
              <w:t>Указывается объект контировки</w:t>
            </w:r>
          </w:p>
        </w:tc>
        <w:tc>
          <w:tcPr>
            <w:tcW w:w="213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402B19D4" w14:textId="77777777" w:rsidR="00352C2E" w:rsidRPr="00CF1FF3" w:rsidRDefault="00352C2E" w:rsidP="00352C2E">
            <w:pPr>
              <w:jc w:val="left"/>
              <w:rPr>
                <w:rFonts w:ascii="Arial" w:hAnsi="Arial" w:cs="Arial"/>
                <w:color w:val="000000"/>
                <w:sz w:val="20"/>
                <w:szCs w:val="20"/>
                <w:lang w:eastAsia="ru-RU"/>
              </w:rPr>
            </w:pPr>
            <w:r>
              <w:rPr>
                <w:rFonts w:ascii="Arial" w:hAnsi="Arial" w:cs="Arial"/>
                <w:color w:val="000000"/>
                <w:sz w:val="20"/>
                <w:szCs w:val="20"/>
                <w:lang w:eastAsia="ru-RU"/>
              </w:rPr>
              <w:t>Да, при деблокировании заказа</w:t>
            </w:r>
          </w:p>
        </w:tc>
        <w:tc>
          <w:tcPr>
            <w:tcW w:w="21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08AA970" w14:textId="77777777" w:rsidR="00352C2E" w:rsidRPr="00CF1FF3" w:rsidRDefault="00352C2E" w:rsidP="00352C2E">
            <w:pPr>
              <w:jc w:val="left"/>
              <w:rPr>
                <w:rFonts w:ascii="Arial" w:hAnsi="Arial" w:cs="Arial"/>
                <w:color w:val="000000"/>
                <w:sz w:val="20"/>
                <w:szCs w:val="20"/>
                <w:lang w:eastAsia="ru-RU"/>
              </w:rPr>
            </w:pPr>
            <w:r>
              <w:rPr>
                <w:rFonts w:ascii="Arial" w:hAnsi="Arial" w:cs="Arial"/>
                <w:color w:val="000000"/>
                <w:sz w:val="20"/>
                <w:szCs w:val="20"/>
                <w:lang w:eastAsia="ru-RU"/>
              </w:rPr>
              <w:t>Заполняется автоматически при деблокировании заказа значением МЗВ с закладки заказа Дополнительные данные. Или выбор из справочника</w:t>
            </w:r>
          </w:p>
        </w:tc>
        <w:tc>
          <w:tcPr>
            <w:tcW w:w="217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72931C34" w14:textId="77777777" w:rsidR="00352C2E" w:rsidRPr="00CF1FF3" w:rsidRDefault="00352C2E" w:rsidP="00352C2E">
            <w:pPr>
              <w:jc w:val="center"/>
              <w:rPr>
                <w:rFonts w:ascii="Arial" w:hAnsi="Arial" w:cs="Arial"/>
                <w:color w:val="000000"/>
                <w:sz w:val="20"/>
                <w:szCs w:val="20"/>
                <w:lang w:eastAsia="ru-RU"/>
              </w:rPr>
            </w:pPr>
            <w:r>
              <w:rPr>
                <w:rFonts w:ascii="Arial" w:hAnsi="Arial" w:cs="Arial"/>
                <w:color w:val="000000"/>
                <w:sz w:val="20"/>
                <w:szCs w:val="20"/>
                <w:lang w:eastAsia="ru-RU"/>
              </w:rPr>
              <w:t>Да</w:t>
            </w:r>
          </w:p>
        </w:tc>
      </w:tr>
    </w:tbl>
    <w:p w14:paraId="7C774AD7" w14:textId="77777777" w:rsidR="009E28A6" w:rsidRDefault="009E28A6" w:rsidP="009E28A6">
      <w:pPr>
        <w:suppressAutoHyphens/>
        <w:rPr>
          <w:rFonts w:ascii="Arial" w:hAnsi="Arial" w:cs="Arial"/>
          <w:b/>
        </w:rPr>
      </w:pPr>
    </w:p>
    <w:p w14:paraId="077F10F2" w14:textId="5D39B7CC" w:rsidR="009E28A6" w:rsidRDefault="009E28A6" w:rsidP="009E28A6">
      <w:pPr>
        <w:suppressAutoHyphens/>
        <w:spacing w:after="240" w:line="276" w:lineRule="auto"/>
        <w:rPr>
          <w:rFonts w:ascii="Arial" w:hAnsi="Arial" w:cs="Arial"/>
        </w:rPr>
      </w:pPr>
      <w:r w:rsidRPr="0022664E">
        <w:rPr>
          <w:rFonts w:ascii="Arial" w:hAnsi="Arial" w:cs="Arial"/>
        </w:rPr>
        <w:t xml:space="preserve">При создании </w:t>
      </w:r>
      <w:r>
        <w:rPr>
          <w:rFonts w:ascii="Arial" w:hAnsi="Arial" w:cs="Arial"/>
        </w:rPr>
        <w:t>сообщений</w:t>
      </w:r>
      <w:r w:rsidRPr="0022664E">
        <w:rPr>
          <w:rFonts w:ascii="Arial" w:hAnsi="Arial" w:cs="Arial"/>
        </w:rPr>
        <w:t xml:space="preserve"> ТОРО из </w:t>
      </w:r>
      <w:r>
        <w:rPr>
          <w:rFonts w:ascii="Arial" w:hAnsi="Arial" w:cs="Arial"/>
        </w:rPr>
        <w:t>заказов</w:t>
      </w:r>
      <w:r w:rsidRPr="0022664E">
        <w:rPr>
          <w:rFonts w:ascii="Arial" w:hAnsi="Arial" w:cs="Arial"/>
        </w:rPr>
        <w:t xml:space="preserve"> </w:t>
      </w:r>
      <w:r>
        <w:rPr>
          <w:rFonts w:ascii="Arial" w:hAnsi="Arial" w:cs="Arial"/>
        </w:rPr>
        <w:t>вид сообщения определяется автоматически в соответствии с таблицей соответствия.</w:t>
      </w:r>
    </w:p>
    <w:p w14:paraId="30B9CAB0" w14:textId="77777777" w:rsidR="009E28A6" w:rsidRPr="009B1FFB" w:rsidRDefault="009E28A6" w:rsidP="009E28A6">
      <w:pPr>
        <w:suppressAutoHyphens/>
        <w:spacing w:after="240" w:line="276" w:lineRule="auto"/>
        <w:jc w:val="right"/>
        <w:rPr>
          <w:rFonts w:ascii="Arial" w:hAnsi="Arial" w:cs="Arial"/>
          <w:b/>
          <w:sz w:val="22"/>
        </w:rPr>
      </w:pPr>
      <w:r w:rsidRPr="009B1FFB">
        <w:rPr>
          <w:rFonts w:ascii="Arial" w:hAnsi="Arial" w:cs="Arial"/>
          <w:b/>
          <w:sz w:val="22"/>
        </w:rPr>
        <w:t xml:space="preserve">Таблица 14. Соответствие видов сообщений видам заказов </w:t>
      </w:r>
    </w:p>
    <w:tbl>
      <w:tblPr>
        <w:tblW w:w="10000" w:type="dxa"/>
        <w:jc w:val="center"/>
        <w:tblCellMar>
          <w:left w:w="0" w:type="dxa"/>
          <w:right w:w="0" w:type="dxa"/>
        </w:tblCellMar>
        <w:tblLook w:val="04A0" w:firstRow="1" w:lastRow="0" w:firstColumn="1" w:lastColumn="0" w:noHBand="0" w:noVBand="1"/>
      </w:tblPr>
      <w:tblGrid>
        <w:gridCol w:w="1239"/>
        <w:gridCol w:w="3115"/>
        <w:gridCol w:w="1529"/>
        <w:gridCol w:w="4117"/>
      </w:tblGrid>
      <w:tr w:rsidR="009E28A6" w14:paraId="43527C77" w14:textId="77777777" w:rsidTr="002008C6">
        <w:trPr>
          <w:cantSplit/>
          <w:trHeight w:val="477"/>
          <w:tblHeader/>
          <w:jc w:val="center"/>
        </w:trPr>
        <w:tc>
          <w:tcPr>
            <w:tcW w:w="1239" w:type="dxa"/>
            <w:tcBorders>
              <w:top w:val="single" w:sz="8" w:space="0" w:color="auto"/>
              <w:left w:val="single" w:sz="8" w:space="0" w:color="auto"/>
              <w:bottom w:val="single" w:sz="8" w:space="0" w:color="auto"/>
              <w:right w:val="single" w:sz="8" w:space="0" w:color="auto"/>
            </w:tcBorders>
            <w:shd w:val="clear" w:color="auto" w:fill="FFC000"/>
            <w:tcMar>
              <w:top w:w="0" w:type="dxa"/>
              <w:left w:w="108" w:type="dxa"/>
              <w:bottom w:w="0" w:type="dxa"/>
              <w:right w:w="108" w:type="dxa"/>
            </w:tcMar>
            <w:vAlign w:val="center"/>
            <w:hideMark/>
          </w:tcPr>
          <w:p w14:paraId="62A1934F" w14:textId="77777777" w:rsidR="009E28A6" w:rsidRPr="00BF0063" w:rsidRDefault="009E28A6" w:rsidP="001661FB">
            <w:pPr>
              <w:jc w:val="center"/>
              <w:rPr>
                <w:rFonts w:ascii="Arial" w:hAnsi="Arial" w:cs="Arial"/>
                <w:b/>
                <w:bCs/>
                <w:color w:val="000000"/>
                <w:sz w:val="20"/>
                <w:szCs w:val="20"/>
                <w:lang w:eastAsia="ru-RU"/>
              </w:rPr>
            </w:pPr>
            <w:r w:rsidRPr="00BF0063">
              <w:rPr>
                <w:rFonts w:ascii="Arial" w:hAnsi="Arial" w:cs="Arial"/>
                <w:b/>
                <w:bCs/>
                <w:color w:val="000000"/>
                <w:sz w:val="20"/>
                <w:szCs w:val="20"/>
                <w:lang w:eastAsia="ru-RU"/>
              </w:rPr>
              <w:t>Вид заказа</w:t>
            </w:r>
          </w:p>
        </w:tc>
        <w:tc>
          <w:tcPr>
            <w:tcW w:w="3115" w:type="dxa"/>
            <w:tcBorders>
              <w:top w:val="single" w:sz="8" w:space="0" w:color="auto"/>
              <w:left w:val="nil"/>
              <w:bottom w:val="single" w:sz="8" w:space="0" w:color="auto"/>
              <w:right w:val="single" w:sz="8" w:space="0" w:color="auto"/>
            </w:tcBorders>
            <w:shd w:val="clear" w:color="auto" w:fill="FFC000"/>
            <w:tcMar>
              <w:top w:w="0" w:type="dxa"/>
              <w:left w:w="108" w:type="dxa"/>
              <w:bottom w:w="0" w:type="dxa"/>
              <w:right w:w="108" w:type="dxa"/>
            </w:tcMar>
            <w:vAlign w:val="center"/>
            <w:hideMark/>
          </w:tcPr>
          <w:p w14:paraId="6B9D2194" w14:textId="77777777" w:rsidR="009E28A6" w:rsidRPr="00BF0063" w:rsidRDefault="009E28A6" w:rsidP="001661FB">
            <w:pPr>
              <w:jc w:val="center"/>
              <w:rPr>
                <w:rFonts w:ascii="Arial" w:hAnsi="Arial" w:cs="Arial"/>
                <w:b/>
                <w:bCs/>
                <w:color w:val="000000"/>
                <w:sz w:val="20"/>
                <w:szCs w:val="20"/>
                <w:lang w:eastAsia="ru-RU"/>
              </w:rPr>
            </w:pPr>
            <w:r w:rsidRPr="00BF0063">
              <w:rPr>
                <w:rFonts w:ascii="Arial" w:hAnsi="Arial" w:cs="Arial"/>
                <w:b/>
                <w:bCs/>
                <w:color w:val="000000"/>
                <w:sz w:val="20"/>
                <w:szCs w:val="20"/>
                <w:lang w:eastAsia="ru-RU"/>
              </w:rPr>
              <w:t>Наименование вида заказа</w:t>
            </w:r>
          </w:p>
        </w:tc>
        <w:tc>
          <w:tcPr>
            <w:tcW w:w="1529" w:type="dxa"/>
            <w:tcBorders>
              <w:top w:val="single" w:sz="8" w:space="0" w:color="auto"/>
              <w:left w:val="nil"/>
              <w:bottom w:val="single" w:sz="8" w:space="0" w:color="auto"/>
              <w:right w:val="single" w:sz="8" w:space="0" w:color="auto"/>
            </w:tcBorders>
            <w:shd w:val="clear" w:color="auto" w:fill="FFC000"/>
            <w:tcMar>
              <w:top w:w="0" w:type="dxa"/>
              <w:left w:w="108" w:type="dxa"/>
              <w:bottom w:w="0" w:type="dxa"/>
              <w:right w:w="108" w:type="dxa"/>
            </w:tcMar>
            <w:vAlign w:val="center"/>
            <w:hideMark/>
          </w:tcPr>
          <w:p w14:paraId="061E097B" w14:textId="77777777" w:rsidR="009E28A6" w:rsidRPr="00BF0063" w:rsidRDefault="009E28A6" w:rsidP="001661FB">
            <w:pPr>
              <w:jc w:val="center"/>
              <w:rPr>
                <w:rFonts w:ascii="Arial" w:hAnsi="Arial" w:cs="Arial"/>
                <w:b/>
                <w:bCs/>
                <w:color w:val="000000"/>
                <w:sz w:val="20"/>
                <w:szCs w:val="20"/>
                <w:lang w:eastAsia="ru-RU"/>
              </w:rPr>
            </w:pPr>
            <w:r w:rsidRPr="00BF0063">
              <w:rPr>
                <w:rFonts w:ascii="Arial" w:hAnsi="Arial" w:cs="Arial"/>
                <w:b/>
                <w:bCs/>
                <w:color w:val="000000"/>
                <w:sz w:val="20"/>
                <w:szCs w:val="20"/>
                <w:lang w:eastAsia="ru-RU"/>
              </w:rPr>
              <w:t>Вид сообщения</w:t>
            </w:r>
          </w:p>
        </w:tc>
        <w:tc>
          <w:tcPr>
            <w:tcW w:w="4117" w:type="dxa"/>
            <w:tcBorders>
              <w:top w:val="single" w:sz="8" w:space="0" w:color="auto"/>
              <w:left w:val="nil"/>
              <w:bottom w:val="single" w:sz="8" w:space="0" w:color="auto"/>
              <w:right w:val="single" w:sz="8" w:space="0" w:color="auto"/>
            </w:tcBorders>
            <w:shd w:val="clear" w:color="auto" w:fill="FFC000"/>
            <w:tcMar>
              <w:top w:w="0" w:type="dxa"/>
              <w:left w:w="108" w:type="dxa"/>
              <w:bottom w:w="0" w:type="dxa"/>
              <w:right w:w="108" w:type="dxa"/>
            </w:tcMar>
            <w:vAlign w:val="center"/>
            <w:hideMark/>
          </w:tcPr>
          <w:p w14:paraId="495E5793" w14:textId="77777777" w:rsidR="009E28A6" w:rsidRPr="00BF0063" w:rsidRDefault="009E28A6" w:rsidP="001661FB">
            <w:pPr>
              <w:jc w:val="center"/>
              <w:rPr>
                <w:rFonts w:ascii="Arial" w:hAnsi="Arial" w:cs="Arial"/>
                <w:b/>
                <w:bCs/>
                <w:color w:val="000000"/>
                <w:sz w:val="20"/>
                <w:szCs w:val="20"/>
                <w:lang w:eastAsia="ru-RU"/>
              </w:rPr>
            </w:pPr>
            <w:r w:rsidRPr="00BF0063">
              <w:rPr>
                <w:rFonts w:ascii="Arial" w:hAnsi="Arial" w:cs="Arial"/>
                <w:b/>
                <w:bCs/>
                <w:color w:val="000000"/>
                <w:sz w:val="20"/>
                <w:szCs w:val="20"/>
                <w:lang w:eastAsia="ru-RU"/>
              </w:rPr>
              <w:t>Наименование вида сообщения</w:t>
            </w:r>
          </w:p>
        </w:tc>
      </w:tr>
      <w:tr w:rsidR="009E28A6" w14:paraId="4D4D4B46" w14:textId="77777777" w:rsidTr="002008C6">
        <w:trPr>
          <w:trHeight w:val="206"/>
          <w:jc w:val="center"/>
        </w:trPr>
        <w:tc>
          <w:tcPr>
            <w:tcW w:w="123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E7DC7CF" w14:textId="77777777" w:rsidR="009E28A6" w:rsidRDefault="009E28A6" w:rsidP="001661FB">
            <w:pPr>
              <w:rPr>
                <w:rFonts w:ascii="Arial" w:hAnsi="Arial" w:cs="Arial"/>
                <w:color w:val="000000"/>
                <w:sz w:val="20"/>
                <w:szCs w:val="20"/>
                <w:lang w:eastAsia="ru-RU"/>
              </w:rPr>
            </w:pPr>
            <w:r>
              <w:rPr>
                <w:rFonts w:ascii="Arial" w:hAnsi="Arial" w:cs="Arial"/>
                <w:color w:val="000000"/>
                <w:sz w:val="20"/>
                <w:szCs w:val="20"/>
                <w:lang w:eastAsia="ru-RU"/>
              </w:rPr>
              <w:t>APP1</w:t>
            </w:r>
          </w:p>
        </w:tc>
        <w:tc>
          <w:tcPr>
            <w:tcW w:w="31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671D3A" w14:textId="77777777" w:rsidR="009E28A6" w:rsidRDefault="009E28A6" w:rsidP="001661FB">
            <w:pPr>
              <w:rPr>
                <w:rFonts w:ascii="Arial" w:hAnsi="Arial" w:cs="Arial"/>
                <w:color w:val="000000"/>
                <w:sz w:val="20"/>
                <w:szCs w:val="20"/>
                <w:lang w:eastAsia="ru-RU"/>
              </w:rPr>
            </w:pPr>
            <w:r>
              <w:rPr>
                <w:rFonts w:ascii="Arial" w:hAnsi="Arial" w:cs="Arial"/>
                <w:color w:val="000000"/>
                <w:sz w:val="20"/>
                <w:szCs w:val="20"/>
                <w:lang w:eastAsia="ru-RU"/>
              </w:rPr>
              <w:t>ТОРО по ППР</w:t>
            </w:r>
          </w:p>
        </w:tc>
        <w:tc>
          <w:tcPr>
            <w:tcW w:w="152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0D9096B" w14:textId="77777777" w:rsidR="009E28A6" w:rsidRDefault="009E28A6" w:rsidP="001661FB">
            <w:pPr>
              <w:rPr>
                <w:rFonts w:ascii="Arial" w:hAnsi="Arial" w:cs="Arial"/>
                <w:color w:val="000000"/>
                <w:sz w:val="20"/>
                <w:szCs w:val="20"/>
                <w:lang w:eastAsia="ru-RU"/>
              </w:rPr>
            </w:pPr>
            <w:r>
              <w:rPr>
                <w:rFonts w:ascii="Arial" w:hAnsi="Arial" w:cs="Arial"/>
                <w:color w:val="000000"/>
                <w:sz w:val="20"/>
                <w:szCs w:val="20"/>
                <w:lang w:eastAsia="ru-RU"/>
              </w:rPr>
              <w:t xml:space="preserve">A1 </w:t>
            </w:r>
          </w:p>
        </w:tc>
        <w:tc>
          <w:tcPr>
            <w:tcW w:w="41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14B356C" w14:textId="77777777" w:rsidR="009E28A6" w:rsidRDefault="009E28A6" w:rsidP="001661FB">
            <w:pPr>
              <w:rPr>
                <w:rFonts w:ascii="Arial" w:hAnsi="Arial" w:cs="Arial"/>
                <w:color w:val="000000"/>
                <w:sz w:val="20"/>
                <w:szCs w:val="20"/>
                <w:lang w:eastAsia="ru-RU"/>
              </w:rPr>
            </w:pPr>
            <w:r>
              <w:rPr>
                <w:rFonts w:ascii="Arial" w:hAnsi="Arial" w:cs="Arial"/>
                <w:color w:val="000000"/>
                <w:sz w:val="20"/>
                <w:szCs w:val="20"/>
                <w:lang w:eastAsia="ru-RU"/>
              </w:rPr>
              <w:t>Планово-предупредительное сообщение</w:t>
            </w:r>
          </w:p>
        </w:tc>
      </w:tr>
      <w:tr w:rsidR="009E28A6" w14:paraId="629DAB19" w14:textId="77777777" w:rsidTr="002008C6">
        <w:trPr>
          <w:trHeight w:val="275"/>
          <w:jc w:val="center"/>
        </w:trPr>
        <w:tc>
          <w:tcPr>
            <w:tcW w:w="123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94D8A82" w14:textId="77777777" w:rsidR="009E28A6" w:rsidRDefault="009E28A6" w:rsidP="001661FB">
            <w:pPr>
              <w:rPr>
                <w:rFonts w:ascii="Arial" w:hAnsi="Arial" w:cs="Arial"/>
                <w:color w:val="000000"/>
                <w:sz w:val="20"/>
                <w:szCs w:val="20"/>
                <w:lang w:eastAsia="ru-RU"/>
              </w:rPr>
            </w:pPr>
            <w:r>
              <w:rPr>
                <w:rFonts w:ascii="Arial" w:hAnsi="Arial" w:cs="Arial"/>
                <w:color w:val="000000"/>
                <w:sz w:val="20"/>
                <w:szCs w:val="20"/>
                <w:lang w:eastAsia="ru-RU"/>
              </w:rPr>
              <w:t xml:space="preserve">AVS1 </w:t>
            </w:r>
          </w:p>
        </w:tc>
        <w:tc>
          <w:tcPr>
            <w:tcW w:w="31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EC75B0B" w14:textId="77777777" w:rsidR="009E28A6" w:rsidRDefault="009E28A6" w:rsidP="001661FB">
            <w:pPr>
              <w:rPr>
                <w:rFonts w:ascii="Arial" w:hAnsi="Arial" w:cs="Arial"/>
                <w:color w:val="000000"/>
                <w:sz w:val="20"/>
                <w:szCs w:val="20"/>
                <w:lang w:eastAsia="ru-RU"/>
              </w:rPr>
            </w:pPr>
            <w:r>
              <w:rPr>
                <w:rFonts w:ascii="Arial" w:hAnsi="Arial" w:cs="Arial"/>
                <w:color w:val="000000"/>
                <w:sz w:val="20"/>
                <w:szCs w:val="20"/>
                <w:lang w:eastAsia="ru-RU"/>
              </w:rPr>
              <w:t>ТОРО по состоянию</w:t>
            </w:r>
          </w:p>
        </w:tc>
        <w:tc>
          <w:tcPr>
            <w:tcW w:w="152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0FC8937" w14:textId="77777777" w:rsidR="009E28A6" w:rsidRDefault="009E28A6" w:rsidP="001661FB">
            <w:pPr>
              <w:rPr>
                <w:rFonts w:ascii="Arial" w:hAnsi="Arial" w:cs="Arial"/>
                <w:color w:val="000000"/>
                <w:sz w:val="20"/>
                <w:szCs w:val="20"/>
                <w:lang w:eastAsia="ru-RU"/>
              </w:rPr>
            </w:pPr>
            <w:r>
              <w:rPr>
                <w:rFonts w:ascii="Arial" w:hAnsi="Arial" w:cs="Arial"/>
                <w:color w:val="000000"/>
                <w:sz w:val="20"/>
                <w:szCs w:val="20"/>
                <w:lang w:eastAsia="ru-RU"/>
              </w:rPr>
              <w:t>-</w:t>
            </w:r>
          </w:p>
        </w:tc>
        <w:tc>
          <w:tcPr>
            <w:tcW w:w="41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328E31D" w14:textId="77777777" w:rsidR="009E28A6" w:rsidRDefault="009E28A6" w:rsidP="001661FB">
            <w:pPr>
              <w:rPr>
                <w:rFonts w:ascii="Arial" w:hAnsi="Arial" w:cs="Arial"/>
                <w:color w:val="000000"/>
                <w:sz w:val="20"/>
                <w:szCs w:val="20"/>
                <w:lang w:eastAsia="ru-RU"/>
              </w:rPr>
            </w:pPr>
            <w:r>
              <w:rPr>
                <w:rFonts w:ascii="Arial" w:hAnsi="Arial" w:cs="Arial"/>
                <w:color w:val="000000"/>
                <w:sz w:val="20"/>
                <w:szCs w:val="20"/>
                <w:lang w:eastAsia="ru-RU"/>
              </w:rPr>
              <w:t> </w:t>
            </w:r>
          </w:p>
        </w:tc>
      </w:tr>
      <w:tr w:rsidR="009E28A6" w14:paraId="722445BA" w14:textId="77777777" w:rsidTr="002008C6">
        <w:trPr>
          <w:trHeight w:val="275"/>
          <w:jc w:val="center"/>
        </w:trPr>
        <w:tc>
          <w:tcPr>
            <w:tcW w:w="123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5B9B692" w14:textId="77777777" w:rsidR="009E28A6" w:rsidRDefault="009E28A6" w:rsidP="001661FB">
            <w:pPr>
              <w:rPr>
                <w:rFonts w:ascii="Arial" w:hAnsi="Arial" w:cs="Arial"/>
                <w:color w:val="000000"/>
                <w:sz w:val="20"/>
                <w:szCs w:val="20"/>
                <w:lang w:eastAsia="ru-RU"/>
              </w:rPr>
            </w:pPr>
            <w:r>
              <w:rPr>
                <w:rFonts w:ascii="Arial" w:hAnsi="Arial" w:cs="Arial"/>
                <w:color w:val="000000"/>
                <w:sz w:val="20"/>
                <w:szCs w:val="20"/>
                <w:lang w:eastAsia="ru-RU"/>
              </w:rPr>
              <w:t xml:space="preserve">AVR1 </w:t>
            </w:r>
          </w:p>
        </w:tc>
        <w:tc>
          <w:tcPr>
            <w:tcW w:w="31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9DECBC" w14:textId="77777777" w:rsidR="009E28A6" w:rsidRDefault="009E28A6" w:rsidP="001661FB">
            <w:pPr>
              <w:rPr>
                <w:rFonts w:ascii="Arial" w:hAnsi="Arial" w:cs="Arial"/>
                <w:color w:val="000000"/>
                <w:sz w:val="20"/>
                <w:szCs w:val="20"/>
                <w:lang w:eastAsia="ru-RU"/>
              </w:rPr>
            </w:pPr>
            <w:r>
              <w:rPr>
                <w:rFonts w:ascii="Arial" w:hAnsi="Arial" w:cs="Arial"/>
                <w:color w:val="000000"/>
                <w:sz w:val="20"/>
                <w:szCs w:val="20"/>
                <w:lang w:eastAsia="ru-RU"/>
              </w:rPr>
              <w:t>Аварийное ТОРО</w:t>
            </w:r>
          </w:p>
        </w:tc>
        <w:tc>
          <w:tcPr>
            <w:tcW w:w="152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58FBF23" w14:textId="7C500453" w:rsidR="009E28A6" w:rsidRDefault="008D7477" w:rsidP="001661FB">
            <w:pPr>
              <w:rPr>
                <w:rFonts w:ascii="Arial" w:hAnsi="Arial" w:cs="Arial"/>
                <w:color w:val="000000"/>
                <w:sz w:val="20"/>
                <w:szCs w:val="20"/>
                <w:lang w:eastAsia="ru-RU"/>
              </w:rPr>
            </w:pPr>
            <w:r>
              <w:rPr>
                <w:rFonts w:ascii="Arial" w:hAnsi="Arial" w:cs="Arial"/>
                <w:color w:val="000000"/>
                <w:sz w:val="20"/>
                <w:szCs w:val="20"/>
                <w:lang w:eastAsia="ru-RU"/>
              </w:rPr>
              <w:t>A</w:t>
            </w:r>
            <w:r>
              <w:rPr>
                <w:rFonts w:ascii="Arial" w:hAnsi="Arial" w:cs="Arial"/>
                <w:color w:val="000000"/>
                <w:sz w:val="20"/>
                <w:szCs w:val="20"/>
                <w:lang w:val="en-US" w:eastAsia="ru-RU"/>
              </w:rPr>
              <w:t>B</w:t>
            </w:r>
            <w:r w:rsidR="009E28A6">
              <w:rPr>
                <w:rFonts w:ascii="Arial" w:hAnsi="Arial" w:cs="Arial"/>
                <w:color w:val="000000"/>
                <w:sz w:val="20"/>
                <w:szCs w:val="20"/>
                <w:lang w:eastAsia="ru-RU"/>
              </w:rPr>
              <w:t xml:space="preserve"> </w:t>
            </w:r>
          </w:p>
        </w:tc>
        <w:tc>
          <w:tcPr>
            <w:tcW w:w="41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6A48F90" w14:textId="0AF3B3E4" w:rsidR="009E28A6" w:rsidRDefault="008D7477" w:rsidP="001661FB">
            <w:pPr>
              <w:rPr>
                <w:rFonts w:ascii="Arial" w:hAnsi="Arial" w:cs="Arial"/>
                <w:color w:val="000000"/>
                <w:sz w:val="20"/>
                <w:szCs w:val="20"/>
                <w:lang w:eastAsia="ru-RU"/>
              </w:rPr>
            </w:pPr>
            <w:r>
              <w:rPr>
                <w:rFonts w:ascii="Arial" w:hAnsi="Arial" w:cs="Arial"/>
                <w:color w:val="000000"/>
                <w:sz w:val="20"/>
                <w:szCs w:val="20"/>
                <w:lang w:eastAsia="ru-RU"/>
              </w:rPr>
              <w:t>Сообщение об аварии</w:t>
            </w:r>
          </w:p>
        </w:tc>
      </w:tr>
      <w:tr w:rsidR="009E28A6" w14:paraId="1BF74C3F" w14:textId="77777777" w:rsidTr="002008C6">
        <w:trPr>
          <w:trHeight w:val="266"/>
          <w:jc w:val="center"/>
        </w:trPr>
        <w:tc>
          <w:tcPr>
            <w:tcW w:w="123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493D62C" w14:textId="77777777" w:rsidR="009E28A6" w:rsidRDefault="009E28A6" w:rsidP="001661FB">
            <w:pPr>
              <w:rPr>
                <w:rFonts w:ascii="Arial" w:hAnsi="Arial" w:cs="Arial"/>
                <w:color w:val="000000"/>
                <w:sz w:val="20"/>
                <w:szCs w:val="20"/>
                <w:lang w:eastAsia="ru-RU"/>
              </w:rPr>
            </w:pPr>
            <w:r>
              <w:rPr>
                <w:rFonts w:ascii="Arial" w:hAnsi="Arial" w:cs="Arial"/>
                <w:color w:val="000000"/>
                <w:sz w:val="20"/>
                <w:szCs w:val="20"/>
                <w:lang w:eastAsia="ru-RU"/>
              </w:rPr>
              <w:t>ADI1</w:t>
            </w:r>
          </w:p>
        </w:tc>
        <w:tc>
          <w:tcPr>
            <w:tcW w:w="31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68C3B83" w14:textId="77777777" w:rsidR="009E28A6" w:rsidRDefault="009E28A6" w:rsidP="001661FB">
            <w:pPr>
              <w:rPr>
                <w:rFonts w:ascii="Arial" w:hAnsi="Arial" w:cs="Arial"/>
                <w:color w:val="000000"/>
                <w:sz w:val="20"/>
                <w:szCs w:val="20"/>
                <w:lang w:eastAsia="ru-RU"/>
              </w:rPr>
            </w:pPr>
            <w:r>
              <w:rPr>
                <w:rFonts w:ascii="Arial" w:hAnsi="Arial" w:cs="Arial"/>
                <w:color w:val="000000"/>
                <w:sz w:val="20"/>
                <w:szCs w:val="20"/>
                <w:lang w:eastAsia="ru-RU"/>
              </w:rPr>
              <w:t>Диагностика</w:t>
            </w:r>
          </w:p>
        </w:tc>
        <w:tc>
          <w:tcPr>
            <w:tcW w:w="152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D3EF3A" w14:textId="77777777" w:rsidR="009E28A6" w:rsidRDefault="009E28A6" w:rsidP="001661FB">
            <w:pPr>
              <w:rPr>
                <w:rFonts w:ascii="Arial" w:hAnsi="Arial" w:cs="Arial"/>
                <w:color w:val="000000"/>
                <w:sz w:val="20"/>
                <w:szCs w:val="20"/>
                <w:lang w:eastAsia="ru-RU"/>
              </w:rPr>
            </w:pPr>
            <w:r>
              <w:rPr>
                <w:rFonts w:ascii="Arial" w:hAnsi="Arial" w:cs="Arial"/>
                <w:color w:val="000000"/>
                <w:sz w:val="20"/>
                <w:szCs w:val="20"/>
                <w:lang w:eastAsia="ru-RU"/>
              </w:rPr>
              <w:t>A8</w:t>
            </w:r>
          </w:p>
        </w:tc>
        <w:tc>
          <w:tcPr>
            <w:tcW w:w="41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8D475B" w14:textId="77777777" w:rsidR="009E28A6" w:rsidRDefault="009E28A6" w:rsidP="001661FB">
            <w:pPr>
              <w:rPr>
                <w:rFonts w:ascii="Arial" w:hAnsi="Arial" w:cs="Arial"/>
                <w:color w:val="000000"/>
                <w:sz w:val="20"/>
                <w:szCs w:val="20"/>
                <w:lang w:eastAsia="ru-RU"/>
              </w:rPr>
            </w:pPr>
            <w:r>
              <w:rPr>
                <w:rFonts w:ascii="Arial" w:hAnsi="Arial" w:cs="Arial"/>
                <w:color w:val="000000"/>
                <w:sz w:val="20"/>
                <w:szCs w:val="20"/>
                <w:lang w:eastAsia="ru-RU"/>
              </w:rPr>
              <w:t>Заявка на диагностику</w:t>
            </w:r>
          </w:p>
        </w:tc>
      </w:tr>
      <w:tr w:rsidR="00AB4FB9" w14:paraId="6133B08C" w14:textId="77777777" w:rsidTr="002008C6">
        <w:trPr>
          <w:trHeight w:val="266"/>
          <w:jc w:val="center"/>
        </w:trPr>
        <w:tc>
          <w:tcPr>
            <w:tcW w:w="123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82830E8" w14:textId="36130EA7" w:rsidR="00AB4FB9" w:rsidRDefault="00AB4FB9" w:rsidP="00AB4FB9">
            <w:pPr>
              <w:rPr>
                <w:rFonts w:ascii="Arial" w:hAnsi="Arial" w:cs="Arial"/>
                <w:color w:val="000000"/>
                <w:sz w:val="20"/>
                <w:szCs w:val="20"/>
                <w:lang w:eastAsia="ru-RU"/>
              </w:rPr>
            </w:pPr>
            <w:r>
              <w:rPr>
                <w:rFonts w:ascii="Arial" w:hAnsi="Arial" w:cs="Arial"/>
                <w:color w:val="000000"/>
                <w:sz w:val="20"/>
                <w:szCs w:val="20"/>
                <w:lang w:eastAsia="ru-RU"/>
              </w:rPr>
              <w:t>APB1</w:t>
            </w:r>
          </w:p>
        </w:tc>
        <w:tc>
          <w:tcPr>
            <w:tcW w:w="31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8E92233" w14:textId="1425DB63" w:rsidR="00AB4FB9" w:rsidRDefault="00AB4FB9" w:rsidP="00AB4FB9">
            <w:pPr>
              <w:rPr>
                <w:rFonts w:ascii="Arial" w:hAnsi="Arial" w:cs="Arial"/>
                <w:color w:val="000000"/>
                <w:sz w:val="20"/>
                <w:szCs w:val="20"/>
                <w:lang w:eastAsia="ru-RU"/>
              </w:rPr>
            </w:pPr>
            <w:r>
              <w:rPr>
                <w:rFonts w:ascii="Arial" w:hAnsi="Arial" w:cs="Arial"/>
                <w:color w:val="000000"/>
                <w:sz w:val="20"/>
                <w:szCs w:val="20"/>
                <w:lang w:eastAsia="ru-RU"/>
              </w:rPr>
              <w:t>Предписания ЭПБ</w:t>
            </w:r>
          </w:p>
        </w:tc>
        <w:tc>
          <w:tcPr>
            <w:tcW w:w="152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D1EA46" w14:textId="70976FD7" w:rsidR="00AB4FB9" w:rsidRDefault="00AB4FB9" w:rsidP="00AB4FB9">
            <w:pPr>
              <w:rPr>
                <w:rFonts w:ascii="Arial" w:hAnsi="Arial" w:cs="Arial"/>
                <w:color w:val="000000"/>
                <w:sz w:val="20"/>
                <w:szCs w:val="20"/>
                <w:lang w:eastAsia="ru-RU"/>
              </w:rPr>
            </w:pPr>
            <w:r w:rsidRPr="003616A7">
              <w:rPr>
                <w:rFonts w:ascii="Arial" w:hAnsi="Arial" w:cs="Arial"/>
                <w:color w:val="000000"/>
                <w:sz w:val="20"/>
                <w:lang w:val="en-US"/>
              </w:rPr>
              <w:t>AC</w:t>
            </w:r>
          </w:p>
        </w:tc>
        <w:tc>
          <w:tcPr>
            <w:tcW w:w="41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1560E9" w14:textId="77777777" w:rsidR="00AB4FB9" w:rsidRDefault="00AB4FB9" w:rsidP="00AB4FB9">
            <w:pPr>
              <w:rPr>
                <w:rFonts w:ascii="Arial" w:hAnsi="Arial" w:cs="Arial"/>
                <w:color w:val="000000"/>
                <w:sz w:val="20"/>
                <w:szCs w:val="20"/>
                <w:lang w:eastAsia="ru-RU"/>
              </w:rPr>
            </w:pPr>
            <w:r>
              <w:rPr>
                <w:rFonts w:ascii="Arial" w:hAnsi="Arial" w:cs="Arial"/>
                <w:color w:val="000000"/>
                <w:sz w:val="20"/>
                <w:szCs w:val="20"/>
                <w:lang w:eastAsia="ru-RU"/>
              </w:rPr>
              <w:t>Выполнение ЭПБ</w:t>
            </w:r>
          </w:p>
        </w:tc>
      </w:tr>
      <w:tr w:rsidR="009E28A6" w14:paraId="34DE6FB0" w14:textId="77777777" w:rsidTr="002008C6">
        <w:trPr>
          <w:trHeight w:val="266"/>
          <w:jc w:val="center"/>
        </w:trPr>
        <w:tc>
          <w:tcPr>
            <w:tcW w:w="123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BFBB139" w14:textId="77777777" w:rsidR="009E28A6" w:rsidRDefault="009E28A6" w:rsidP="001661FB">
            <w:pPr>
              <w:rPr>
                <w:rFonts w:ascii="Arial" w:hAnsi="Arial" w:cs="Arial"/>
                <w:color w:val="000000"/>
                <w:sz w:val="20"/>
                <w:szCs w:val="20"/>
                <w:lang w:eastAsia="ru-RU"/>
              </w:rPr>
            </w:pPr>
            <w:r>
              <w:rPr>
                <w:rFonts w:ascii="Arial" w:hAnsi="Arial" w:cs="Arial"/>
                <w:color w:val="000000"/>
                <w:sz w:val="20"/>
                <w:szCs w:val="20"/>
                <w:lang w:eastAsia="ru-RU"/>
              </w:rPr>
              <w:t>ARP1</w:t>
            </w:r>
          </w:p>
        </w:tc>
        <w:tc>
          <w:tcPr>
            <w:tcW w:w="31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CAB033" w14:textId="77777777" w:rsidR="009E28A6" w:rsidRDefault="009E28A6" w:rsidP="001661FB">
            <w:pPr>
              <w:rPr>
                <w:rFonts w:ascii="Arial" w:hAnsi="Arial" w:cs="Arial"/>
                <w:color w:val="000000"/>
                <w:sz w:val="20"/>
                <w:szCs w:val="20"/>
                <w:lang w:eastAsia="ru-RU"/>
              </w:rPr>
            </w:pPr>
            <w:r>
              <w:rPr>
                <w:rFonts w:ascii="Arial" w:hAnsi="Arial" w:cs="Arial"/>
                <w:color w:val="000000"/>
                <w:sz w:val="20"/>
                <w:szCs w:val="20"/>
                <w:lang w:eastAsia="ru-RU"/>
              </w:rPr>
              <w:t>Учет РПМ</w:t>
            </w:r>
          </w:p>
        </w:tc>
        <w:tc>
          <w:tcPr>
            <w:tcW w:w="152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D65BDC" w14:textId="77777777" w:rsidR="009E28A6" w:rsidRDefault="009E28A6" w:rsidP="001661FB">
            <w:pPr>
              <w:rPr>
                <w:rFonts w:ascii="Arial" w:hAnsi="Arial" w:cs="Arial"/>
                <w:color w:val="000000"/>
                <w:sz w:val="20"/>
                <w:szCs w:val="20"/>
                <w:lang w:eastAsia="ru-RU"/>
              </w:rPr>
            </w:pPr>
            <w:r>
              <w:rPr>
                <w:rFonts w:ascii="Arial" w:hAnsi="Arial" w:cs="Arial"/>
                <w:color w:val="000000"/>
                <w:sz w:val="20"/>
                <w:szCs w:val="20"/>
                <w:lang w:eastAsia="ru-RU"/>
              </w:rPr>
              <w:t>-</w:t>
            </w:r>
          </w:p>
        </w:tc>
        <w:tc>
          <w:tcPr>
            <w:tcW w:w="41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8EDDC3" w14:textId="77777777" w:rsidR="009E28A6" w:rsidRDefault="009E28A6" w:rsidP="001661FB">
            <w:pPr>
              <w:rPr>
                <w:rFonts w:ascii="Arial" w:hAnsi="Arial" w:cs="Arial"/>
                <w:color w:val="000000"/>
                <w:sz w:val="20"/>
                <w:szCs w:val="20"/>
                <w:lang w:eastAsia="ru-RU"/>
              </w:rPr>
            </w:pPr>
            <w:r>
              <w:rPr>
                <w:rFonts w:ascii="Arial" w:hAnsi="Arial" w:cs="Arial"/>
                <w:color w:val="000000"/>
                <w:sz w:val="20"/>
                <w:szCs w:val="20"/>
                <w:lang w:eastAsia="ru-RU"/>
              </w:rPr>
              <w:t> </w:t>
            </w:r>
          </w:p>
        </w:tc>
      </w:tr>
      <w:tr w:rsidR="009E28A6" w14:paraId="1B76651D" w14:textId="77777777" w:rsidTr="002008C6">
        <w:trPr>
          <w:trHeight w:val="266"/>
          <w:jc w:val="center"/>
        </w:trPr>
        <w:tc>
          <w:tcPr>
            <w:tcW w:w="123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46F715A" w14:textId="77777777" w:rsidR="009E28A6" w:rsidRDefault="009E28A6" w:rsidP="001661FB">
            <w:pPr>
              <w:rPr>
                <w:rFonts w:ascii="Arial" w:hAnsi="Arial" w:cs="Arial"/>
                <w:color w:val="000000"/>
                <w:sz w:val="20"/>
                <w:szCs w:val="20"/>
                <w:lang w:eastAsia="ru-RU"/>
              </w:rPr>
            </w:pPr>
            <w:r>
              <w:rPr>
                <w:rFonts w:ascii="Arial" w:hAnsi="Arial" w:cs="Arial"/>
                <w:color w:val="000000"/>
                <w:sz w:val="20"/>
                <w:szCs w:val="20"/>
                <w:lang w:eastAsia="ru-RU"/>
              </w:rPr>
              <w:t xml:space="preserve">AV01 </w:t>
            </w:r>
          </w:p>
        </w:tc>
        <w:tc>
          <w:tcPr>
            <w:tcW w:w="31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5C6F4C" w14:textId="77777777" w:rsidR="009E28A6" w:rsidRDefault="009E28A6" w:rsidP="001661FB">
            <w:pPr>
              <w:rPr>
                <w:rFonts w:ascii="Arial" w:hAnsi="Arial" w:cs="Arial"/>
                <w:color w:val="000000"/>
                <w:sz w:val="20"/>
                <w:szCs w:val="20"/>
                <w:lang w:eastAsia="ru-RU"/>
              </w:rPr>
            </w:pPr>
            <w:r>
              <w:rPr>
                <w:rFonts w:ascii="Arial" w:hAnsi="Arial" w:cs="Arial"/>
                <w:color w:val="000000"/>
                <w:sz w:val="20"/>
                <w:szCs w:val="20"/>
                <w:lang w:eastAsia="ru-RU"/>
              </w:rPr>
              <w:t>Восстановление узлов/запчастей</w:t>
            </w:r>
          </w:p>
        </w:tc>
        <w:tc>
          <w:tcPr>
            <w:tcW w:w="152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F269C23" w14:textId="77777777" w:rsidR="009E28A6" w:rsidRDefault="009E28A6" w:rsidP="001661FB">
            <w:pPr>
              <w:rPr>
                <w:rFonts w:ascii="Arial" w:hAnsi="Arial" w:cs="Arial"/>
                <w:color w:val="000000"/>
                <w:sz w:val="20"/>
                <w:szCs w:val="20"/>
                <w:lang w:eastAsia="ru-RU"/>
              </w:rPr>
            </w:pPr>
            <w:r>
              <w:rPr>
                <w:rFonts w:ascii="Arial" w:hAnsi="Arial" w:cs="Arial"/>
                <w:color w:val="000000"/>
                <w:sz w:val="20"/>
                <w:szCs w:val="20"/>
                <w:lang w:eastAsia="ru-RU"/>
              </w:rPr>
              <w:t>-</w:t>
            </w:r>
          </w:p>
        </w:tc>
        <w:tc>
          <w:tcPr>
            <w:tcW w:w="41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40C946" w14:textId="77777777" w:rsidR="009E28A6" w:rsidRDefault="009E28A6" w:rsidP="001661FB">
            <w:pPr>
              <w:rPr>
                <w:rFonts w:ascii="Arial" w:hAnsi="Arial" w:cs="Arial"/>
                <w:color w:val="000000"/>
                <w:sz w:val="20"/>
                <w:szCs w:val="20"/>
                <w:lang w:eastAsia="ru-RU"/>
              </w:rPr>
            </w:pPr>
            <w:r>
              <w:rPr>
                <w:rFonts w:ascii="Arial" w:hAnsi="Arial" w:cs="Arial"/>
                <w:color w:val="000000"/>
                <w:sz w:val="20"/>
                <w:szCs w:val="20"/>
                <w:lang w:eastAsia="ru-RU"/>
              </w:rPr>
              <w:t> </w:t>
            </w:r>
          </w:p>
        </w:tc>
      </w:tr>
      <w:tr w:rsidR="00AB4FB9" w14:paraId="50BAE3D8" w14:textId="77777777" w:rsidTr="002008C6">
        <w:trPr>
          <w:trHeight w:val="309"/>
          <w:jc w:val="center"/>
        </w:trPr>
        <w:tc>
          <w:tcPr>
            <w:tcW w:w="123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811C57B" w14:textId="77777777" w:rsidR="00AB4FB9" w:rsidRDefault="00AB4FB9" w:rsidP="00AB4FB9">
            <w:pPr>
              <w:rPr>
                <w:rFonts w:ascii="Arial" w:hAnsi="Arial" w:cs="Arial"/>
                <w:color w:val="000000"/>
                <w:sz w:val="20"/>
                <w:szCs w:val="20"/>
                <w:lang w:eastAsia="ru-RU"/>
              </w:rPr>
            </w:pPr>
            <w:r>
              <w:rPr>
                <w:rFonts w:ascii="Arial" w:hAnsi="Arial" w:cs="Arial"/>
                <w:color w:val="000000"/>
                <w:sz w:val="20"/>
                <w:szCs w:val="20"/>
                <w:lang w:eastAsia="ru-RU"/>
              </w:rPr>
              <w:t>AETG</w:t>
            </w:r>
          </w:p>
        </w:tc>
        <w:tc>
          <w:tcPr>
            <w:tcW w:w="31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CD1BF26" w14:textId="77777777" w:rsidR="00AB4FB9" w:rsidRDefault="00AB4FB9" w:rsidP="00AB4FB9">
            <w:pPr>
              <w:rPr>
                <w:rFonts w:ascii="Arial" w:hAnsi="Arial" w:cs="Arial"/>
                <w:color w:val="000000"/>
                <w:sz w:val="20"/>
                <w:szCs w:val="20"/>
                <w:lang w:eastAsia="ru-RU"/>
              </w:rPr>
            </w:pPr>
            <w:r>
              <w:rPr>
                <w:rFonts w:ascii="Arial" w:hAnsi="Arial" w:cs="Arial"/>
                <w:color w:val="000000"/>
                <w:sz w:val="20"/>
                <w:szCs w:val="20"/>
                <w:lang w:eastAsia="ru-RU"/>
              </w:rPr>
              <w:t>ЕТО на ГТК</w:t>
            </w:r>
          </w:p>
        </w:tc>
        <w:tc>
          <w:tcPr>
            <w:tcW w:w="152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59EE8E0" w14:textId="0B5E19B8" w:rsidR="00AB4FB9" w:rsidRDefault="00AB4FB9" w:rsidP="00AB4FB9">
            <w:pPr>
              <w:rPr>
                <w:rFonts w:ascii="Arial" w:hAnsi="Arial" w:cs="Arial"/>
                <w:color w:val="000000"/>
                <w:sz w:val="20"/>
                <w:szCs w:val="20"/>
                <w:lang w:eastAsia="ru-RU"/>
              </w:rPr>
            </w:pPr>
            <w:r>
              <w:rPr>
                <w:rFonts w:ascii="Arial" w:hAnsi="Arial" w:cs="Arial"/>
                <w:color w:val="000000"/>
                <w:sz w:val="20"/>
                <w:szCs w:val="20"/>
                <w:lang w:val="en-US" w:eastAsia="ru-RU"/>
              </w:rPr>
              <w:t>AE</w:t>
            </w:r>
          </w:p>
        </w:tc>
        <w:tc>
          <w:tcPr>
            <w:tcW w:w="41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58AB92" w14:textId="340D5686" w:rsidR="00AB4FB9" w:rsidRDefault="00AB4FB9" w:rsidP="00AB4FB9">
            <w:pPr>
              <w:rPr>
                <w:rFonts w:ascii="Arial" w:hAnsi="Arial" w:cs="Arial"/>
                <w:color w:val="000000"/>
                <w:sz w:val="20"/>
                <w:szCs w:val="20"/>
                <w:lang w:eastAsia="ru-RU"/>
              </w:rPr>
            </w:pPr>
            <w:r>
              <w:rPr>
                <w:rFonts w:ascii="Arial" w:hAnsi="Arial" w:cs="Arial"/>
                <w:color w:val="000000"/>
                <w:sz w:val="20"/>
                <w:szCs w:val="20"/>
                <w:lang w:eastAsia="ru-RU"/>
              </w:rPr>
              <w:t>Заявка на осмотр оборудования</w:t>
            </w:r>
          </w:p>
        </w:tc>
      </w:tr>
      <w:tr w:rsidR="00AB4FB9" w14:paraId="2767A8DD" w14:textId="77777777" w:rsidTr="002008C6">
        <w:trPr>
          <w:trHeight w:val="249"/>
          <w:jc w:val="center"/>
        </w:trPr>
        <w:tc>
          <w:tcPr>
            <w:tcW w:w="123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CC3AD36" w14:textId="77777777" w:rsidR="00AB4FB9" w:rsidRDefault="00AB4FB9" w:rsidP="00AB4FB9">
            <w:pPr>
              <w:rPr>
                <w:rFonts w:ascii="Arial" w:hAnsi="Arial" w:cs="Arial"/>
                <w:color w:val="000000"/>
                <w:sz w:val="20"/>
                <w:szCs w:val="20"/>
                <w:lang w:eastAsia="ru-RU"/>
              </w:rPr>
            </w:pPr>
            <w:r>
              <w:rPr>
                <w:rFonts w:ascii="Arial" w:hAnsi="Arial" w:cs="Arial"/>
                <w:color w:val="000000"/>
                <w:sz w:val="20"/>
                <w:szCs w:val="20"/>
                <w:lang w:eastAsia="ru-RU"/>
              </w:rPr>
              <w:t>AETZ</w:t>
            </w:r>
          </w:p>
        </w:tc>
        <w:tc>
          <w:tcPr>
            <w:tcW w:w="31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D8BEFD" w14:textId="77777777" w:rsidR="00AB4FB9" w:rsidRDefault="00AB4FB9" w:rsidP="00AB4FB9">
            <w:pPr>
              <w:rPr>
                <w:rFonts w:ascii="Arial" w:hAnsi="Arial" w:cs="Arial"/>
                <w:color w:val="000000"/>
                <w:sz w:val="20"/>
                <w:szCs w:val="20"/>
                <w:lang w:eastAsia="ru-RU"/>
              </w:rPr>
            </w:pPr>
            <w:r>
              <w:rPr>
                <w:rFonts w:ascii="Arial" w:hAnsi="Arial" w:cs="Arial"/>
                <w:color w:val="000000"/>
                <w:sz w:val="20"/>
                <w:szCs w:val="20"/>
                <w:lang w:eastAsia="ru-RU"/>
              </w:rPr>
              <w:t>ЕТО на ЗИФ</w:t>
            </w:r>
          </w:p>
        </w:tc>
        <w:tc>
          <w:tcPr>
            <w:tcW w:w="152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B23EFF7" w14:textId="7EBD32BC" w:rsidR="00AB4FB9" w:rsidRDefault="00AB4FB9" w:rsidP="00AB4FB9">
            <w:pPr>
              <w:rPr>
                <w:rFonts w:ascii="Arial" w:hAnsi="Arial" w:cs="Arial"/>
                <w:color w:val="000000"/>
                <w:sz w:val="20"/>
                <w:szCs w:val="20"/>
                <w:lang w:eastAsia="ru-RU"/>
              </w:rPr>
            </w:pPr>
            <w:r>
              <w:rPr>
                <w:rFonts w:ascii="Arial" w:hAnsi="Arial" w:cs="Arial"/>
                <w:color w:val="000000"/>
                <w:sz w:val="20"/>
                <w:szCs w:val="20"/>
                <w:lang w:val="en-US" w:eastAsia="ru-RU"/>
              </w:rPr>
              <w:t>AZ</w:t>
            </w:r>
          </w:p>
        </w:tc>
        <w:tc>
          <w:tcPr>
            <w:tcW w:w="41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B99A77" w14:textId="3B505141" w:rsidR="00AB4FB9" w:rsidRDefault="00AB4FB9" w:rsidP="00AB4FB9">
            <w:pPr>
              <w:rPr>
                <w:rFonts w:ascii="Arial" w:hAnsi="Arial" w:cs="Arial"/>
                <w:color w:val="000000"/>
                <w:sz w:val="20"/>
                <w:szCs w:val="20"/>
                <w:lang w:eastAsia="ru-RU"/>
              </w:rPr>
            </w:pPr>
            <w:r>
              <w:rPr>
                <w:rFonts w:ascii="Arial" w:hAnsi="Arial" w:cs="Arial"/>
                <w:color w:val="000000"/>
                <w:sz w:val="20"/>
                <w:szCs w:val="20"/>
                <w:lang w:eastAsia="ru-RU"/>
              </w:rPr>
              <w:t>Осмотры и обходы ЗИФ</w:t>
            </w:r>
          </w:p>
        </w:tc>
      </w:tr>
    </w:tbl>
    <w:p w14:paraId="4E77F855" w14:textId="7595F39D" w:rsidR="00183F28" w:rsidRDefault="00183F28" w:rsidP="00183F28">
      <w:pPr>
        <w:pStyle w:val="3"/>
        <w:rPr>
          <w:ins w:id="1638" w:author="Попова Дарья" w:date="2020-07-24T19:31:00Z"/>
        </w:rPr>
      </w:pPr>
      <w:bookmarkStart w:id="1639" w:name="_Toc519603059"/>
      <w:bookmarkStart w:id="1640" w:name="_Toc521512759"/>
      <w:bookmarkStart w:id="1641" w:name="_Toc522014240"/>
      <w:bookmarkStart w:id="1642" w:name="_Toc38890410"/>
      <w:ins w:id="1643" w:author="Попова Дарья" w:date="2020-07-24T19:31:00Z">
        <w:r>
          <w:t>Сетевой график</w:t>
        </w:r>
      </w:ins>
    </w:p>
    <w:p w14:paraId="6F71A363" w14:textId="0AA5C724" w:rsidR="00183F28" w:rsidRPr="00183F28" w:rsidRDefault="00183F28">
      <w:pPr>
        <w:spacing w:after="120" w:line="276" w:lineRule="auto"/>
        <w:ind w:firstLine="567"/>
        <w:rPr>
          <w:ins w:id="1644" w:author="Попова Дарья" w:date="2020-07-24T19:31:00Z"/>
          <w:rFonts w:cs="Arial"/>
          <w:rPrChange w:id="1645" w:author="Попова Дарья" w:date="2020-07-24T19:32:00Z">
            <w:rPr>
              <w:ins w:id="1646" w:author="Попова Дарья" w:date="2020-07-24T19:31:00Z"/>
            </w:rPr>
          </w:rPrChange>
        </w:rPr>
        <w:pPrChange w:id="1647" w:author="Попова Дарья" w:date="2020-07-24T19:32:00Z">
          <w:pPr>
            <w:pStyle w:val="3"/>
          </w:pPr>
        </w:pPrChange>
      </w:pPr>
      <w:ins w:id="1648" w:author="Попова Дарья" w:date="2020-07-24T19:32:00Z">
        <w:r>
          <w:rPr>
            <w:rFonts w:ascii="Arial" w:eastAsia="Calibri" w:hAnsi="Arial" w:cs="Arial"/>
          </w:rPr>
          <w:t>Сетевые графики для воздействий на ЗиС описаны в</w:t>
        </w:r>
        <w:r w:rsidRPr="00EF310D">
          <w:rPr>
            <w:rFonts w:ascii="Arial" w:eastAsia="Calibri" w:hAnsi="Arial" w:cs="Arial"/>
          </w:rPr>
          <w:t xml:space="preserve"> </w:t>
        </w:r>
        <w:r w:rsidRPr="00621CB6">
          <w:rPr>
            <w:rFonts w:ascii="Arial" w:eastAsia="Calibri" w:hAnsi="Arial" w:cs="Arial"/>
          </w:rPr>
          <w:t>КД «</w:t>
        </w:r>
        <w:del w:id="1649" w:author="Владимир Лаут" w:date="2021-03-11T12:52:00Z">
          <w:r w:rsidRPr="00621CB6" w:rsidDel="00E0291E">
            <w:rPr>
              <w:rFonts w:ascii="Arial" w:eastAsia="Calibri" w:hAnsi="Arial" w:cs="Arial"/>
            </w:rPr>
            <w:delText>ERP.</w:delText>
          </w:r>
          <w:r w:rsidDel="00E0291E">
            <w:rPr>
              <w:rFonts w:ascii="Arial" w:eastAsia="Calibri" w:hAnsi="Arial" w:cs="Arial"/>
            </w:rPr>
            <w:delText>9</w:delText>
          </w:r>
          <w:r w:rsidRPr="00621CB6" w:rsidDel="00E0291E">
            <w:rPr>
              <w:rFonts w:ascii="Arial" w:eastAsia="Calibri" w:hAnsi="Arial" w:cs="Arial"/>
            </w:rPr>
            <w:delText>.</w:delText>
          </w:r>
          <w:r w:rsidDel="00E0291E">
            <w:rPr>
              <w:rFonts w:ascii="Arial" w:eastAsia="Calibri" w:hAnsi="Arial" w:cs="Arial"/>
            </w:rPr>
            <w:delText>9</w:delText>
          </w:r>
          <w:r w:rsidRPr="00621CB6" w:rsidDel="00E0291E">
            <w:rPr>
              <w:rFonts w:ascii="Arial" w:eastAsia="Calibri" w:hAnsi="Arial" w:cs="Arial"/>
            </w:rPr>
            <w:delText>.</w:delText>
          </w:r>
          <w:r w:rsidDel="00E0291E">
            <w:rPr>
              <w:rFonts w:ascii="Arial" w:eastAsia="Calibri" w:hAnsi="Arial" w:cs="Arial"/>
            </w:rPr>
            <w:delText>2</w:delText>
          </w:r>
        </w:del>
      </w:ins>
      <w:ins w:id="1650" w:author="Владимир Лаут" w:date="2021-03-11T12:52:00Z">
        <w:r w:rsidR="00E0291E">
          <w:rPr>
            <w:rFonts w:ascii="Arial" w:eastAsia="Calibri" w:hAnsi="Arial" w:cs="Arial"/>
          </w:rPr>
          <w:t>ERP.13.9.2</w:t>
        </w:r>
      </w:ins>
      <w:ins w:id="1651" w:author="Попова Дарья" w:date="2020-07-24T19:32:00Z">
        <w:r>
          <w:rPr>
            <w:rFonts w:ascii="Arial" w:eastAsia="Calibri" w:hAnsi="Arial" w:cs="Arial"/>
          </w:rPr>
          <w:t>.</w:t>
        </w:r>
        <w:r w:rsidRPr="00621CB6">
          <w:rPr>
            <w:rFonts w:ascii="Arial" w:eastAsia="Calibri" w:hAnsi="Arial" w:cs="Arial"/>
          </w:rPr>
          <w:t>52 Годовое планирование воздействий на производственные активы»</w:t>
        </w:r>
        <w:r>
          <w:rPr>
            <w:rFonts w:ascii="Arial" w:eastAsia="Calibri" w:hAnsi="Arial" w:cs="Arial"/>
          </w:rPr>
          <w:t>.</w:t>
        </w:r>
      </w:ins>
    </w:p>
    <w:p w14:paraId="23CD463D" w14:textId="77777777" w:rsidR="009E28A6" w:rsidRPr="00B14753" w:rsidRDefault="009E28A6" w:rsidP="00A5400D">
      <w:pPr>
        <w:pStyle w:val="2"/>
        <w:keepNext/>
        <w:keepLines/>
        <w:suppressAutoHyphens/>
        <w:spacing w:line="276" w:lineRule="auto"/>
        <w:ind w:left="578" w:hanging="578"/>
        <w:rPr>
          <w:rFonts w:eastAsiaTheme="majorEastAsia" w:cs="Arial"/>
          <w:bCs w:val="0"/>
          <w:iCs w:val="0"/>
          <w:szCs w:val="26"/>
        </w:rPr>
      </w:pPr>
      <w:r w:rsidRPr="00B14753">
        <w:rPr>
          <w:rFonts w:eastAsiaTheme="majorEastAsia" w:cs="Arial"/>
          <w:bCs w:val="0"/>
          <w:iCs w:val="0"/>
          <w:szCs w:val="26"/>
        </w:rPr>
        <w:lastRenderedPageBreak/>
        <w:t>Отчетность и выходные формы</w:t>
      </w:r>
      <w:bookmarkEnd w:id="1639"/>
      <w:bookmarkEnd w:id="1640"/>
      <w:bookmarkEnd w:id="1641"/>
      <w:bookmarkEnd w:id="1642"/>
    </w:p>
    <w:p w14:paraId="150C5F7D" w14:textId="77777777" w:rsidR="009E28A6" w:rsidRPr="00B14753" w:rsidRDefault="009E28A6" w:rsidP="009E28A6">
      <w:pPr>
        <w:pStyle w:val="a8"/>
        <w:keepNext/>
        <w:suppressAutoHyphens/>
        <w:spacing w:after="240" w:afterAutospacing="0" w:line="276" w:lineRule="auto"/>
        <w:jc w:val="right"/>
        <w:rPr>
          <w:rFonts w:ascii="Arial" w:hAnsi="Arial" w:cs="Arial"/>
          <w:b/>
          <w:sz w:val="22"/>
        </w:rPr>
      </w:pPr>
      <w:r w:rsidRPr="00B14753">
        <w:rPr>
          <w:rFonts w:ascii="Arial" w:hAnsi="Arial" w:cs="Arial"/>
          <w:b/>
          <w:sz w:val="22"/>
        </w:rPr>
        <w:t>Таблица 1</w:t>
      </w:r>
      <w:r>
        <w:rPr>
          <w:rFonts w:ascii="Arial" w:hAnsi="Arial"/>
          <w:b/>
          <w:sz w:val="22"/>
        </w:rPr>
        <w:t>5</w:t>
      </w:r>
      <w:r w:rsidRPr="00B14753">
        <w:rPr>
          <w:rFonts w:ascii="Arial" w:hAnsi="Arial" w:cs="Arial"/>
          <w:b/>
          <w:sz w:val="22"/>
        </w:rPr>
        <w:t>.</w:t>
      </w:r>
      <w:r>
        <w:rPr>
          <w:rFonts w:ascii="Arial" w:hAnsi="Arial" w:cs="Arial"/>
          <w:b/>
          <w:sz w:val="22"/>
        </w:rPr>
        <w:t xml:space="preserve"> </w:t>
      </w:r>
      <w:r w:rsidRPr="00B14753">
        <w:rPr>
          <w:rFonts w:ascii="Arial" w:hAnsi="Arial" w:cs="Arial"/>
          <w:b/>
          <w:sz w:val="22"/>
        </w:rPr>
        <w:t>Отчетные и выходные формы</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24"/>
        <w:gridCol w:w="3006"/>
        <w:gridCol w:w="1701"/>
        <w:gridCol w:w="1984"/>
        <w:gridCol w:w="2961"/>
      </w:tblGrid>
      <w:tr w:rsidR="00D90ADB" w:rsidRPr="00B14753" w14:paraId="23403A87" w14:textId="77777777" w:rsidTr="00D90ADB">
        <w:trPr>
          <w:cantSplit/>
          <w:trHeight w:val="397"/>
          <w:tblHeader/>
          <w:jc w:val="center"/>
        </w:trPr>
        <w:tc>
          <w:tcPr>
            <w:tcW w:w="257" w:type="pct"/>
            <w:shd w:val="clear" w:color="auto" w:fill="FFC000"/>
            <w:vAlign w:val="center"/>
          </w:tcPr>
          <w:p w14:paraId="16B80346" w14:textId="77777777" w:rsidR="009E28A6" w:rsidRPr="00B14753" w:rsidRDefault="009E28A6" w:rsidP="001661FB">
            <w:pPr>
              <w:suppressAutoHyphens/>
              <w:jc w:val="center"/>
              <w:rPr>
                <w:rFonts w:ascii="Arial" w:hAnsi="Arial" w:cs="Arial"/>
                <w:b/>
                <w:sz w:val="20"/>
              </w:rPr>
            </w:pPr>
            <w:r w:rsidRPr="00B14753">
              <w:rPr>
                <w:rFonts w:ascii="Arial" w:hAnsi="Arial" w:cs="Arial"/>
                <w:b/>
                <w:sz w:val="20"/>
                <w:szCs w:val="20"/>
                <w:lang w:eastAsia="ru-RU"/>
              </w:rPr>
              <w:t>№ п.п</w:t>
            </w:r>
            <w:r>
              <w:rPr>
                <w:rFonts w:ascii="Arial" w:hAnsi="Arial" w:cs="Arial"/>
                <w:b/>
                <w:sz w:val="20"/>
                <w:szCs w:val="20"/>
                <w:lang w:eastAsia="ru-RU"/>
              </w:rPr>
              <w:t>.</w:t>
            </w:r>
          </w:p>
        </w:tc>
        <w:tc>
          <w:tcPr>
            <w:tcW w:w="1477" w:type="pct"/>
            <w:shd w:val="clear" w:color="auto" w:fill="FFC000"/>
            <w:vAlign w:val="center"/>
          </w:tcPr>
          <w:p w14:paraId="2C624522" w14:textId="77777777" w:rsidR="009E28A6" w:rsidRPr="00B14753" w:rsidRDefault="009E28A6" w:rsidP="001661FB">
            <w:pPr>
              <w:suppressAutoHyphens/>
              <w:jc w:val="center"/>
              <w:rPr>
                <w:rFonts w:ascii="Arial" w:hAnsi="Arial" w:cs="Arial"/>
                <w:b/>
                <w:sz w:val="20"/>
                <w:szCs w:val="20"/>
                <w:lang w:eastAsia="ru-RU"/>
              </w:rPr>
            </w:pPr>
            <w:r w:rsidRPr="00B14753">
              <w:rPr>
                <w:rFonts w:ascii="Arial" w:hAnsi="Arial" w:cs="Arial"/>
                <w:b/>
                <w:sz w:val="20"/>
                <w:szCs w:val="20"/>
                <w:lang w:eastAsia="ru-RU"/>
              </w:rPr>
              <w:t>Название</w:t>
            </w:r>
          </w:p>
        </w:tc>
        <w:tc>
          <w:tcPr>
            <w:tcW w:w="836" w:type="pct"/>
            <w:shd w:val="clear" w:color="auto" w:fill="FFC000"/>
            <w:vAlign w:val="center"/>
          </w:tcPr>
          <w:p w14:paraId="510305BD" w14:textId="77777777" w:rsidR="009E28A6" w:rsidRPr="00B14753" w:rsidRDefault="009E28A6" w:rsidP="001661FB">
            <w:pPr>
              <w:suppressAutoHyphens/>
              <w:jc w:val="center"/>
              <w:rPr>
                <w:rFonts w:ascii="Arial" w:hAnsi="Arial" w:cs="Arial"/>
                <w:b/>
                <w:sz w:val="20"/>
              </w:rPr>
            </w:pPr>
            <w:r w:rsidRPr="00B14753">
              <w:rPr>
                <w:rFonts w:ascii="Arial" w:hAnsi="Arial" w:cs="Arial"/>
                <w:b/>
                <w:sz w:val="20"/>
                <w:szCs w:val="20"/>
                <w:lang w:eastAsia="ru-RU"/>
              </w:rPr>
              <w:t>Тип реализации</w:t>
            </w:r>
          </w:p>
        </w:tc>
        <w:tc>
          <w:tcPr>
            <w:tcW w:w="975" w:type="pct"/>
            <w:shd w:val="clear" w:color="auto" w:fill="FFC000"/>
            <w:vAlign w:val="center"/>
          </w:tcPr>
          <w:p w14:paraId="7BFFFC12" w14:textId="77777777" w:rsidR="009E28A6" w:rsidRPr="00B14753" w:rsidRDefault="009E28A6" w:rsidP="001661FB">
            <w:pPr>
              <w:suppressAutoHyphens/>
              <w:jc w:val="center"/>
              <w:rPr>
                <w:rFonts w:ascii="Arial" w:hAnsi="Arial" w:cs="Arial"/>
                <w:b/>
                <w:sz w:val="20"/>
              </w:rPr>
            </w:pPr>
            <w:r w:rsidRPr="00B14753">
              <w:rPr>
                <w:rFonts w:ascii="Arial" w:hAnsi="Arial" w:cs="Arial"/>
                <w:b/>
                <w:sz w:val="20"/>
                <w:szCs w:val="20"/>
                <w:lang w:eastAsia="ru-RU"/>
              </w:rPr>
              <w:t>Ссылка на реестр разработок</w:t>
            </w:r>
          </w:p>
        </w:tc>
        <w:tc>
          <w:tcPr>
            <w:tcW w:w="1455" w:type="pct"/>
            <w:shd w:val="clear" w:color="auto" w:fill="FFC000"/>
            <w:vAlign w:val="center"/>
          </w:tcPr>
          <w:p w14:paraId="26764BA2" w14:textId="77777777" w:rsidR="009E28A6" w:rsidRPr="007C5A5F" w:rsidRDefault="009E28A6" w:rsidP="001661FB">
            <w:pPr>
              <w:suppressAutoHyphens/>
              <w:jc w:val="center"/>
              <w:rPr>
                <w:rFonts w:ascii="Arial" w:hAnsi="Arial" w:cs="Arial"/>
                <w:b/>
                <w:sz w:val="20"/>
              </w:rPr>
            </w:pPr>
            <w:r w:rsidRPr="00B14753">
              <w:rPr>
                <w:rFonts w:ascii="Arial" w:hAnsi="Arial" w:cs="Arial"/>
                <w:b/>
                <w:sz w:val="20"/>
                <w:szCs w:val="20"/>
                <w:lang w:eastAsia="ru-RU"/>
              </w:rPr>
              <w:t xml:space="preserve">Ссылка на КД </w:t>
            </w:r>
            <w:r w:rsidRPr="00B14753">
              <w:rPr>
                <w:rFonts w:ascii="Arial" w:hAnsi="Arial" w:cs="Arial"/>
                <w:b/>
                <w:sz w:val="20"/>
                <w:szCs w:val="20"/>
                <w:lang w:val="en-US" w:eastAsia="ru-RU"/>
              </w:rPr>
              <w:t>BI</w:t>
            </w:r>
            <w:r w:rsidRPr="00B14753">
              <w:rPr>
                <w:rFonts w:ascii="Arial" w:hAnsi="Arial" w:cs="Arial"/>
                <w:b/>
                <w:sz w:val="20"/>
                <w:szCs w:val="20"/>
                <w:lang w:eastAsia="ru-RU"/>
              </w:rPr>
              <w:t>-отчетности по направлению</w:t>
            </w:r>
            <w:r w:rsidR="007C5A5F" w:rsidRPr="007C5A5F">
              <w:rPr>
                <w:rFonts w:ascii="Arial" w:hAnsi="Arial" w:cs="Arial"/>
                <w:b/>
                <w:sz w:val="20"/>
                <w:szCs w:val="20"/>
                <w:lang w:eastAsia="ru-RU"/>
              </w:rPr>
              <w:t>/</w:t>
            </w:r>
            <w:r w:rsidR="007C5A5F">
              <w:rPr>
                <w:rFonts w:ascii="Arial" w:hAnsi="Arial" w:cs="Arial"/>
                <w:b/>
                <w:sz w:val="20"/>
                <w:szCs w:val="20"/>
                <w:lang w:eastAsia="ru-RU"/>
              </w:rPr>
              <w:t>Шаблон формуляра</w:t>
            </w:r>
          </w:p>
        </w:tc>
      </w:tr>
      <w:tr w:rsidR="009E28A6" w:rsidRPr="00B14753" w14:paraId="6581736F" w14:textId="77777777" w:rsidTr="00D90ADB">
        <w:trPr>
          <w:cantSplit/>
          <w:jc w:val="center"/>
        </w:trPr>
        <w:tc>
          <w:tcPr>
            <w:tcW w:w="257" w:type="pct"/>
          </w:tcPr>
          <w:p w14:paraId="72121B1E" w14:textId="77777777" w:rsidR="009E28A6" w:rsidRPr="00B14753" w:rsidRDefault="004508AA" w:rsidP="001661FB">
            <w:pPr>
              <w:suppressAutoHyphens/>
              <w:rPr>
                <w:rFonts w:ascii="Arial" w:hAnsi="Arial" w:cs="Arial"/>
                <w:sz w:val="20"/>
                <w:szCs w:val="20"/>
                <w:lang w:eastAsia="ru-RU"/>
              </w:rPr>
            </w:pPr>
            <w:r>
              <w:rPr>
                <w:rFonts w:ascii="Arial" w:hAnsi="Arial" w:cs="Arial"/>
                <w:sz w:val="20"/>
                <w:szCs w:val="20"/>
                <w:lang w:eastAsia="ru-RU"/>
              </w:rPr>
              <w:t>1</w:t>
            </w:r>
            <w:r w:rsidR="009E28A6" w:rsidRPr="00B14753">
              <w:rPr>
                <w:rFonts w:ascii="Arial" w:hAnsi="Arial" w:cs="Arial"/>
                <w:sz w:val="20"/>
                <w:szCs w:val="20"/>
                <w:lang w:eastAsia="ru-RU"/>
              </w:rPr>
              <w:t>.</w:t>
            </w:r>
          </w:p>
        </w:tc>
        <w:tc>
          <w:tcPr>
            <w:tcW w:w="1477" w:type="pct"/>
          </w:tcPr>
          <w:p w14:paraId="3BA73214" w14:textId="77777777" w:rsidR="009E28A6" w:rsidRPr="00B14753" w:rsidRDefault="009E28A6" w:rsidP="001661FB">
            <w:pPr>
              <w:suppressAutoHyphens/>
              <w:rPr>
                <w:rFonts w:ascii="Arial" w:hAnsi="Arial" w:cs="Arial"/>
                <w:sz w:val="20"/>
                <w:szCs w:val="20"/>
                <w:lang w:eastAsia="ru-RU"/>
              </w:rPr>
            </w:pPr>
            <w:r w:rsidRPr="00B14753">
              <w:rPr>
                <w:rFonts w:ascii="Arial" w:hAnsi="Arial" w:cs="Arial"/>
                <w:sz w:val="20"/>
                <w:szCs w:val="20"/>
                <w:lang w:eastAsia="ru-RU"/>
              </w:rPr>
              <w:t>Отчет, содержащий данные техкарт: операции, МТР.</w:t>
            </w:r>
          </w:p>
          <w:p w14:paraId="1838FD90" w14:textId="77777777" w:rsidR="009E28A6" w:rsidRPr="00B14753" w:rsidRDefault="009E28A6" w:rsidP="001661FB">
            <w:pPr>
              <w:suppressAutoHyphens/>
              <w:jc w:val="left"/>
              <w:rPr>
                <w:rFonts w:ascii="Arial" w:hAnsi="Arial" w:cs="Arial"/>
                <w:sz w:val="20"/>
                <w:szCs w:val="20"/>
                <w:lang w:eastAsia="ru-RU"/>
              </w:rPr>
            </w:pPr>
            <w:r w:rsidRPr="00B14753">
              <w:rPr>
                <w:rFonts w:ascii="Arial" w:hAnsi="Arial" w:cs="Arial"/>
                <w:sz w:val="20"/>
                <w:szCs w:val="20"/>
                <w:lang w:eastAsia="ru-RU"/>
              </w:rPr>
              <w:t>Сведения по тех. картам и по фактическим показателям воздействий на ПА. Отч</w:t>
            </w:r>
            <w:r w:rsidR="00E15853">
              <w:rPr>
                <w:rFonts w:ascii="Arial" w:hAnsi="Arial" w:cs="Arial"/>
                <w:sz w:val="20"/>
                <w:szCs w:val="20"/>
                <w:lang w:eastAsia="ru-RU"/>
              </w:rPr>
              <w:t>ет для анализа соответствия тех</w:t>
            </w:r>
            <w:r w:rsidRPr="00B14753">
              <w:rPr>
                <w:rFonts w:ascii="Arial" w:hAnsi="Arial" w:cs="Arial"/>
                <w:sz w:val="20"/>
                <w:szCs w:val="20"/>
                <w:lang w:eastAsia="ru-RU"/>
              </w:rPr>
              <w:t>карт фактическому исполнению по заказам ТОРО</w:t>
            </w:r>
          </w:p>
        </w:tc>
        <w:tc>
          <w:tcPr>
            <w:tcW w:w="836" w:type="pct"/>
            <w:shd w:val="clear" w:color="auto" w:fill="auto"/>
          </w:tcPr>
          <w:p w14:paraId="5D643E0D" w14:textId="77777777" w:rsidR="009E28A6" w:rsidRPr="00B14753" w:rsidRDefault="009E28A6" w:rsidP="001661FB">
            <w:pPr>
              <w:suppressAutoHyphens/>
              <w:rPr>
                <w:rFonts w:ascii="Arial" w:hAnsi="Arial" w:cs="Arial"/>
                <w:sz w:val="20"/>
                <w:szCs w:val="20"/>
                <w:lang w:eastAsia="ru-RU"/>
              </w:rPr>
            </w:pPr>
            <w:r>
              <w:rPr>
                <w:rFonts w:ascii="Arial" w:hAnsi="Arial" w:cs="Arial"/>
                <w:sz w:val="20"/>
                <w:szCs w:val="20"/>
                <w:lang w:eastAsia="ru-RU"/>
              </w:rPr>
              <w:t>Отчет</w:t>
            </w:r>
          </w:p>
        </w:tc>
        <w:tc>
          <w:tcPr>
            <w:tcW w:w="975" w:type="pct"/>
            <w:shd w:val="clear" w:color="auto" w:fill="auto"/>
          </w:tcPr>
          <w:p w14:paraId="69AD5029" w14:textId="77777777" w:rsidR="009E28A6" w:rsidRPr="00B14753" w:rsidRDefault="009E28A6" w:rsidP="001661FB">
            <w:pPr>
              <w:suppressAutoHyphens/>
              <w:jc w:val="center"/>
              <w:rPr>
                <w:rFonts w:ascii="Arial" w:hAnsi="Arial" w:cs="Arial"/>
                <w:sz w:val="20"/>
                <w:szCs w:val="20"/>
                <w:lang w:eastAsia="ru-RU"/>
              </w:rPr>
            </w:pPr>
            <w:r w:rsidRPr="00B14753">
              <w:rPr>
                <w:rFonts w:ascii="Arial" w:hAnsi="Arial" w:cs="Arial"/>
                <w:sz w:val="20"/>
                <w:szCs w:val="20"/>
                <w:lang w:eastAsia="ru-RU"/>
              </w:rPr>
              <w:t>PM19</w:t>
            </w:r>
          </w:p>
        </w:tc>
        <w:tc>
          <w:tcPr>
            <w:tcW w:w="1455" w:type="pct"/>
            <w:shd w:val="clear" w:color="auto" w:fill="auto"/>
          </w:tcPr>
          <w:p w14:paraId="38E93420" w14:textId="77777777" w:rsidR="009E28A6" w:rsidRPr="00D90ADB" w:rsidRDefault="00D90ADB" w:rsidP="001661FB">
            <w:pPr>
              <w:suppressAutoHyphens/>
              <w:rPr>
                <w:rFonts w:ascii="Arial" w:hAnsi="Arial" w:cs="Arial"/>
                <w:sz w:val="20"/>
                <w:szCs w:val="20"/>
                <w:lang w:val="en-US" w:eastAsia="ru-RU"/>
              </w:rPr>
            </w:pPr>
            <w:r>
              <w:rPr>
                <w:rFonts w:ascii="Arial" w:hAnsi="Arial" w:cs="Arial"/>
                <w:sz w:val="20"/>
                <w:szCs w:val="20"/>
                <w:lang w:val="en-US" w:eastAsia="ru-RU"/>
              </w:rPr>
              <w:t>-</w:t>
            </w:r>
          </w:p>
        </w:tc>
      </w:tr>
      <w:tr w:rsidR="009E28A6" w:rsidRPr="00B14753" w14:paraId="6759D664" w14:textId="77777777" w:rsidTr="00D90ADB">
        <w:trPr>
          <w:cantSplit/>
          <w:jc w:val="center"/>
        </w:trPr>
        <w:tc>
          <w:tcPr>
            <w:tcW w:w="257" w:type="pct"/>
          </w:tcPr>
          <w:p w14:paraId="49309793" w14:textId="3BAC0FB2" w:rsidR="009E28A6" w:rsidRPr="00B14753" w:rsidRDefault="005354D6" w:rsidP="001661FB">
            <w:pPr>
              <w:suppressAutoHyphens/>
              <w:rPr>
                <w:rFonts w:ascii="Arial" w:hAnsi="Arial" w:cs="Arial"/>
                <w:sz w:val="20"/>
                <w:szCs w:val="20"/>
                <w:lang w:val="en-US" w:eastAsia="ru-RU"/>
              </w:rPr>
            </w:pPr>
            <w:r>
              <w:rPr>
                <w:rFonts w:ascii="Arial" w:hAnsi="Arial" w:cs="Arial"/>
                <w:sz w:val="20"/>
                <w:szCs w:val="20"/>
                <w:lang w:val="en-US" w:eastAsia="ru-RU"/>
              </w:rPr>
              <w:t>2</w:t>
            </w:r>
            <w:r w:rsidR="009E28A6" w:rsidRPr="00B14753">
              <w:rPr>
                <w:rFonts w:ascii="Arial" w:hAnsi="Arial" w:cs="Arial"/>
                <w:sz w:val="20"/>
                <w:szCs w:val="20"/>
                <w:lang w:val="en-US" w:eastAsia="ru-RU"/>
              </w:rPr>
              <w:t>.</w:t>
            </w:r>
          </w:p>
        </w:tc>
        <w:tc>
          <w:tcPr>
            <w:tcW w:w="1477" w:type="pct"/>
          </w:tcPr>
          <w:p w14:paraId="6833B1E6" w14:textId="77777777" w:rsidR="009E28A6" w:rsidRPr="00B14753" w:rsidRDefault="009E28A6" w:rsidP="001661FB">
            <w:pPr>
              <w:suppressAutoHyphens/>
              <w:rPr>
                <w:rFonts w:ascii="Arial" w:hAnsi="Arial" w:cs="Arial"/>
                <w:sz w:val="20"/>
                <w:szCs w:val="20"/>
                <w:lang w:eastAsia="ru-RU"/>
              </w:rPr>
            </w:pPr>
            <w:r w:rsidRPr="00B14753">
              <w:rPr>
                <w:rFonts w:ascii="Arial" w:hAnsi="Arial" w:cs="Arial"/>
                <w:sz w:val="20"/>
                <w:szCs w:val="20"/>
                <w:lang w:eastAsia="ru-RU"/>
              </w:rPr>
              <w:t>Печатная форма чек-листа</w:t>
            </w:r>
          </w:p>
        </w:tc>
        <w:tc>
          <w:tcPr>
            <w:tcW w:w="836" w:type="pct"/>
            <w:shd w:val="clear" w:color="auto" w:fill="auto"/>
          </w:tcPr>
          <w:p w14:paraId="223CBA0B" w14:textId="77777777" w:rsidR="009E28A6" w:rsidRPr="00B14753" w:rsidRDefault="009E28A6" w:rsidP="001661FB">
            <w:pPr>
              <w:suppressAutoHyphens/>
              <w:rPr>
                <w:rFonts w:ascii="Arial" w:hAnsi="Arial" w:cs="Arial"/>
                <w:sz w:val="20"/>
                <w:szCs w:val="20"/>
                <w:lang w:val="en-US" w:eastAsia="ru-RU"/>
              </w:rPr>
            </w:pPr>
            <w:r>
              <w:rPr>
                <w:rFonts w:ascii="Arial" w:hAnsi="Arial" w:cs="Arial"/>
                <w:sz w:val="20"/>
                <w:szCs w:val="20"/>
                <w:lang w:eastAsia="ru-RU"/>
              </w:rPr>
              <w:t>Форма</w:t>
            </w:r>
          </w:p>
        </w:tc>
        <w:tc>
          <w:tcPr>
            <w:tcW w:w="975" w:type="pct"/>
            <w:shd w:val="clear" w:color="auto" w:fill="auto"/>
          </w:tcPr>
          <w:p w14:paraId="0EBA0AA5" w14:textId="77777777" w:rsidR="009E28A6" w:rsidRPr="00D90ADB" w:rsidRDefault="009E28A6" w:rsidP="001661FB">
            <w:pPr>
              <w:suppressAutoHyphens/>
              <w:jc w:val="center"/>
              <w:rPr>
                <w:rFonts w:ascii="Arial" w:hAnsi="Arial" w:cs="Arial"/>
                <w:sz w:val="20"/>
                <w:szCs w:val="20"/>
                <w:lang w:val="en-US" w:eastAsia="ru-RU"/>
              </w:rPr>
            </w:pPr>
            <w:r w:rsidRPr="00D90ADB">
              <w:rPr>
                <w:rFonts w:ascii="Arial" w:hAnsi="Arial" w:cs="Arial"/>
                <w:sz w:val="20"/>
                <w:szCs w:val="20"/>
                <w:lang w:val="en-US" w:eastAsia="ru-RU"/>
              </w:rPr>
              <w:t>PM09</w:t>
            </w:r>
          </w:p>
        </w:tc>
        <w:tc>
          <w:tcPr>
            <w:tcW w:w="1455" w:type="pct"/>
            <w:shd w:val="clear" w:color="auto" w:fill="auto"/>
          </w:tcPr>
          <w:p w14:paraId="12371CD5" w14:textId="77777777" w:rsidR="009E28A6" w:rsidRPr="00D90ADB" w:rsidRDefault="00D90ADB" w:rsidP="004951D2">
            <w:pPr>
              <w:suppressAutoHyphens/>
              <w:jc w:val="left"/>
              <w:rPr>
                <w:rFonts w:ascii="Arial" w:hAnsi="Arial" w:cs="Arial"/>
                <w:sz w:val="20"/>
                <w:szCs w:val="20"/>
                <w:lang w:eastAsia="ru-RU"/>
              </w:rPr>
            </w:pPr>
            <w:r w:rsidRPr="00D90ADB">
              <w:rPr>
                <w:rFonts w:ascii="Arial" w:hAnsi="Arial" w:cs="Arial"/>
                <w:sz w:val="20"/>
                <w:szCs w:val="20"/>
                <w:lang w:eastAsia="ru-RU"/>
              </w:rPr>
              <w:t>http://portal.polyus.com/ERP/ERPDocuments/07_Концептуальный дизайн/06_Реестр формуляров/ТОиР/</w:t>
            </w:r>
            <w:r w:rsidRPr="00D90ADB">
              <w:rPr>
                <w:rFonts w:ascii="Arial" w:hAnsi="Arial" w:cs="Arial"/>
                <w:sz w:val="20"/>
                <w:szCs w:val="20"/>
              </w:rPr>
              <w:t>Чек-лист ГТО.</w:t>
            </w:r>
            <w:r w:rsidRPr="00D90ADB">
              <w:rPr>
                <w:rFonts w:ascii="Arial" w:hAnsi="Arial" w:cs="Arial"/>
                <w:sz w:val="20"/>
                <w:szCs w:val="20"/>
                <w:lang w:val="en-US"/>
              </w:rPr>
              <w:t>xlsx</w:t>
            </w:r>
          </w:p>
        </w:tc>
      </w:tr>
      <w:tr w:rsidR="009E28A6" w:rsidRPr="00B14753" w14:paraId="20F98A19" w14:textId="77777777" w:rsidTr="00D90ADB">
        <w:trPr>
          <w:cantSplit/>
          <w:jc w:val="center"/>
        </w:trPr>
        <w:tc>
          <w:tcPr>
            <w:tcW w:w="257" w:type="pct"/>
          </w:tcPr>
          <w:p w14:paraId="7C82B150" w14:textId="2EAED0C8" w:rsidR="009E28A6" w:rsidRPr="00B14753" w:rsidRDefault="005354D6" w:rsidP="001661FB">
            <w:pPr>
              <w:suppressAutoHyphens/>
              <w:rPr>
                <w:rFonts w:ascii="Arial" w:hAnsi="Arial" w:cs="Arial"/>
                <w:sz w:val="20"/>
                <w:szCs w:val="20"/>
                <w:lang w:val="en-US" w:eastAsia="ru-RU"/>
              </w:rPr>
            </w:pPr>
            <w:r>
              <w:rPr>
                <w:rFonts w:ascii="Arial" w:hAnsi="Arial" w:cs="Arial"/>
                <w:sz w:val="20"/>
                <w:szCs w:val="20"/>
                <w:lang w:val="en-US" w:eastAsia="ru-RU"/>
              </w:rPr>
              <w:t>3</w:t>
            </w:r>
            <w:r w:rsidR="009E28A6" w:rsidRPr="00B14753">
              <w:rPr>
                <w:rFonts w:ascii="Arial" w:hAnsi="Arial" w:cs="Arial"/>
                <w:sz w:val="20"/>
                <w:szCs w:val="20"/>
                <w:lang w:val="en-US" w:eastAsia="ru-RU"/>
              </w:rPr>
              <w:t>.</w:t>
            </w:r>
          </w:p>
        </w:tc>
        <w:tc>
          <w:tcPr>
            <w:tcW w:w="1477" w:type="pct"/>
          </w:tcPr>
          <w:p w14:paraId="3CD934FC" w14:textId="77777777" w:rsidR="009E28A6" w:rsidRPr="00B14753" w:rsidRDefault="009E28A6" w:rsidP="001661FB">
            <w:pPr>
              <w:suppressAutoHyphens/>
              <w:jc w:val="left"/>
              <w:rPr>
                <w:rFonts w:ascii="Arial" w:hAnsi="Arial" w:cs="Arial"/>
                <w:sz w:val="20"/>
                <w:szCs w:val="20"/>
                <w:lang w:eastAsia="ru-RU"/>
              </w:rPr>
            </w:pPr>
            <w:r w:rsidRPr="00B14753">
              <w:rPr>
                <w:rFonts w:ascii="Arial" w:hAnsi="Arial" w:cs="Arial"/>
                <w:sz w:val="20"/>
                <w:szCs w:val="20"/>
                <w:lang w:eastAsia="ru-RU"/>
              </w:rPr>
              <w:t>Печатная форма наряд-задания на выполнение работ</w:t>
            </w:r>
          </w:p>
          <w:p w14:paraId="73D2892D" w14:textId="77777777" w:rsidR="009E28A6" w:rsidRPr="00B14753" w:rsidRDefault="004508AA" w:rsidP="001661FB">
            <w:pPr>
              <w:suppressAutoHyphens/>
              <w:jc w:val="left"/>
              <w:rPr>
                <w:rFonts w:ascii="Arial" w:hAnsi="Arial" w:cs="Arial"/>
                <w:sz w:val="20"/>
                <w:szCs w:val="20"/>
                <w:lang w:eastAsia="ru-RU"/>
              </w:rPr>
            </w:pPr>
            <w:r>
              <w:rPr>
                <w:rFonts w:ascii="Arial" w:hAnsi="Arial" w:cs="Arial"/>
                <w:sz w:val="20"/>
                <w:szCs w:val="20"/>
                <w:lang w:eastAsia="ru-RU"/>
              </w:rPr>
              <w:t>- Наряд-</w:t>
            </w:r>
            <w:r w:rsidR="009E28A6" w:rsidRPr="00B14753">
              <w:rPr>
                <w:rFonts w:ascii="Arial" w:hAnsi="Arial" w:cs="Arial"/>
                <w:sz w:val="20"/>
                <w:szCs w:val="20"/>
                <w:lang w:eastAsia="ru-RU"/>
              </w:rPr>
              <w:t>задание на выполнение работ</w:t>
            </w:r>
          </w:p>
          <w:p w14:paraId="6EE5772F" w14:textId="77777777" w:rsidR="009E28A6" w:rsidRPr="00B14753" w:rsidRDefault="009E28A6" w:rsidP="001661FB">
            <w:pPr>
              <w:suppressAutoHyphens/>
              <w:jc w:val="left"/>
              <w:rPr>
                <w:rFonts w:ascii="Arial" w:hAnsi="Arial" w:cs="Arial"/>
                <w:sz w:val="20"/>
                <w:szCs w:val="20"/>
                <w:lang w:eastAsia="ru-RU"/>
              </w:rPr>
            </w:pPr>
            <w:r w:rsidRPr="00B14753">
              <w:rPr>
                <w:rFonts w:ascii="Arial" w:hAnsi="Arial" w:cs="Arial"/>
                <w:sz w:val="20"/>
                <w:szCs w:val="20"/>
                <w:lang w:eastAsia="ru-RU"/>
              </w:rPr>
              <w:t>- Наряд задание на диагностику</w:t>
            </w:r>
          </w:p>
        </w:tc>
        <w:tc>
          <w:tcPr>
            <w:tcW w:w="836" w:type="pct"/>
            <w:shd w:val="clear" w:color="auto" w:fill="auto"/>
          </w:tcPr>
          <w:p w14:paraId="741A3F61" w14:textId="77777777" w:rsidR="009E28A6" w:rsidRPr="00B14753" w:rsidRDefault="009E28A6" w:rsidP="001661FB">
            <w:pPr>
              <w:suppressAutoHyphens/>
              <w:rPr>
                <w:rFonts w:ascii="Arial" w:hAnsi="Arial" w:cs="Arial"/>
                <w:sz w:val="20"/>
                <w:szCs w:val="20"/>
                <w:lang w:val="en-US" w:eastAsia="ru-RU"/>
              </w:rPr>
            </w:pPr>
            <w:r>
              <w:rPr>
                <w:rFonts w:ascii="Arial" w:hAnsi="Arial" w:cs="Arial"/>
                <w:sz w:val="20"/>
                <w:szCs w:val="20"/>
                <w:lang w:eastAsia="ru-RU"/>
              </w:rPr>
              <w:t>Форма</w:t>
            </w:r>
          </w:p>
        </w:tc>
        <w:tc>
          <w:tcPr>
            <w:tcW w:w="975" w:type="pct"/>
            <w:shd w:val="clear" w:color="auto" w:fill="auto"/>
          </w:tcPr>
          <w:p w14:paraId="2DFE6F70" w14:textId="77777777" w:rsidR="009E28A6" w:rsidRPr="00D90ADB" w:rsidRDefault="009E28A6" w:rsidP="001661FB">
            <w:pPr>
              <w:suppressAutoHyphens/>
              <w:jc w:val="center"/>
              <w:rPr>
                <w:rFonts w:ascii="Arial" w:hAnsi="Arial" w:cs="Arial"/>
                <w:sz w:val="20"/>
                <w:szCs w:val="20"/>
                <w:lang w:eastAsia="ru-RU"/>
              </w:rPr>
            </w:pPr>
            <w:r w:rsidRPr="00D90ADB">
              <w:rPr>
                <w:rFonts w:ascii="Arial" w:hAnsi="Arial" w:cs="Arial"/>
                <w:sz w:val="20"/>
                <w:szCs w:val="20"/>
                <w:lang w:val="en-US"/>
              </w:rPr>
              <w:t>PM10</w:t>
            </w:r>
          </w:p>
        </w:tc>
        <w:tc>
          <w:tcPr>
            <w:tcW w:w="1455" w:type="pct"/>
            <w:shd w:val="clear" w:color="auto" w:fill="auto"/>
          </w:tcPr>
          <w:p w14:paraId="1505F7A1" w14:textId="77777777" w:rsidR="009E28A6" w:rsidRPr="00D90ADB" w:rsidRDefault="00D90ADB" w:rsidP="00D90ADB">
            <w:pPr>
              <w:suppressAutoHyphens/>
              <w:jc w:val="left"/>
              <w:rPr>
                <w:rFonts w:ascii="Arial" w:hAnsi="Arial" w:cs="Arial"/>
                <w:sz w:val="20"/>
                <w:szCs w:val="20"/>
                <w:lang w:eastAsia="ru-RU"/>
              </w:rPr>
            </w:pPr>
            <w:r w:rsidRPr="00D90ADB">
              <w:rPr>
                <w:rFonts w:ascii="Arial" w:hAnsi="Arial" w:cs="Arial"/>
                <w:sz w:val="20"/>
                <w:szCs w:val="20"/>
                <w:lang w:eastAsia="ru-RU"/>
              </w:rPr>
              <w:t>http://portal.polyus.com/ERP/ERPDocuments/07_Концептуальный дизайн/06_Реестр формуляров/ТОиР/Наряд-задание.</w:t>
            </w:r>
            <w:r w:rsidRPr="00D90ADB">
              <w:rPr>
                <w:rFonts w:ascii="Arial" w:hAnsi="Arial" w:cs="Arial"/>
                <w:sz w:val="20"/>
                <w:szCs w:val="20"/>
                <w:lang w:val="en-US" w:eastAsia="ru-RU"/>
              </w:rPr>
              <w:t>docx</w:t>
            </w:r>
          </w:p>
        </w:tc>
      </w:tr>
      <w:tr w:rsidR="009E28A6" w:rsidRPr="00B14753" w14:paraId="70AF4E37" w14:textId="77777777" w:rsidTr="00D90ADB">
        <w:trPr>
          <w:cantSplit/>
          <w:jc w:val="center"/>
        </w:trPr>
        <w:tc>
          <w:tcPr>
            <w:tcW w:w="257" w:type="pct"/>
          </w:tcPr>
          <w:p w14:paraId="203393D0" w14:textId="22ADF3A7" w:rsidR="009E28A6" w:rsidRPr="009B1FFB" w:rsidRDefault="005354D6" w:rsidP="001661FB">
            <w:pPr>
              <w:suppressAutoHyphens/>
              <w:rPr>
                <w:rFonts w:ascii="Arial" w:hAnsi="Arial" w:cs="Arial"/>
                <w:sz w:val="20"/>
                <w:szCs w:val="20"/>
                <w:lang w:eastAsia="ru-RU"/>
              </w:rPr>
            </w:pPr>
            <w:r>
              <w:rPr>
                <w:rFonts w:ascii="Arial" w:hAnsi="Arial" w:cs="Arial"/>
                <w:sz w:val="20"/>
                <w:szCs w:val="20"/>
                <w:lang w:eastAsia="ru-RU"/>
              </w:rPr>
              <w:t>4</w:t>
            </w:r>
            <w:r w:rsidR="009E28A6">
              <w:rPr>
                <w:rFonts w:ascii="Arial" w:hAnsi="Arial" w:cs="Arial"/>
                <w:sz w:val="20"/>
                <w:szCs w:val="20"/>
                <w:lang w:eastAsia="ru-RU"/>
              </w:rPr>
              <w:t>.</w:t>
            </w:r>
          </w:p>
        </w:tc>
        <w:tc>
          <w:tcPr>
            <w:tcW w:w="1477" w:type="pct"/>
          </w:tcPr>
          <w:p w14:paraId="75BA44E9" w14:textId="77777777" w:rsidR="009E28A6" w:rsidRPr="00B14753" w:rsidRDefault="009E28A6" w:rsidP="001661FB">
            <w:pPr>
              <w:suppressAutoHyphens/>
              <w:jc w:val="left"/>
              <w:rPr>
                <w:rFonts w:ascii="Arial" w:hAnsi="Arial" w:cs="Arial"/>
                <w:sz w:val="20"/>
                <w:szCs w:val="20"/>
                <w:lang w:eastAsia="ru-RU"/>
              </w:rPr>
            </w:pPr>
            <w:r w:rsidRPr="00A55C59">
              <w:rPr>
                <w:rFonts w:ascii="Arial" w:hAnsi="Arial" w:cs="Arial"/>
                <w:sz w:val="20"/>
                <w:szCs w:val="20"/>
                <w:lang w:eastAsia="ru-RU"/>
              </w:rPr>
              <w:t>Отчет по целесообразности использования МТР в заказах, с анализом стоимости изготовления, восстановления, проверкой доступности</w:t>
            </w:r>
          </w:p>
        </w:tc>
        <w:tc>
          <w:tcPr>
            <w:tcW w:w="836" w:type="pct"/>
            <w:shd w:val="clear" w:color="auto" w:fill="auto"/>
          </w:tcPr>
          <w:p w14:paraId="05F2A140" w14:textId="77777777" w:rsidR="009E28A6" w:rsidRPr="009B1FFB" w:rsidRDefault="009E28A6" w:rsidP="001661FB">
            <w:pPr>
              <w:suppressAutoHyphens/>
              <w:rPr>
                <w:rFonts w:ascii="Arial" w:hAnsi="Arial" w:cs="Arial"/>
                <w:sz w:val="20"/>
                <w:szCs w:val="20"/>
                <w:lang w:eastAsia="ru-RU"/>
              </w:rPr>
            </w:pPr>
            <w:r>
              <w:rPr>
                <w:rFonts w:ascii="Arial" w:hAnsi="Arial" w:cs="Arial"/>
                <w:sz w:val="20"/>
                <w:szCs w:val="20"/>
                <w:lang w:eastAsia="ru-RU"/>
              </w:rPr>
              <w:t>Отчет</w:t>
            </w:r>
          </w:p>
        </w:tc>
        <w:tc>
          <w:tcPr>
            <w:tcW w:w="975" w:type="pct"/>
            <w:shd w:val="clear" w:color="auto" w:fill="auto"/>
          </w:tcPr>
          <w:p w14:paraId="4820B871" w14:textId="77777777" w:rsidR="009E28A6" w:rsidRPr="00A55C59" w:rsidRDefault="009E28A6" w:rsidP="001661FB">
            <w:pPr>
              <w:suppressAutoHyphens/>
              <w:jc w:val="center"/>
              <w:rPr>
                <w:rFonts w:ascii="Arial" w:hAnsi="Arial" w:cs="Arial"/>
                <w:sz w:val="20"/>
                <w:szCs w:val="20"/>
                <w:lang w:val="en-US"/>
              </w:rPr>
            </w:pPr>
            <w:r>
              <w:rPr>
                <w:rFonts w:ascii="Arial" w:hAnsi="Arial" w:cs="Arial"/>
                <w:sz w:val="20"/>
                <w:szCs w:val="20"/>
                <w:lang w:val="en-US"/>
              </w:rPr>
              <w:t>PM25</w:t>
            </w:r>
          </w:p>
        </w:tc>
        <w:tc>
          <w:tcPr>
            <w:tcW w:w="1455" w:type="pct"/>
            <w:shd w:val="clear" w:color="auto" w:fill="auto"/>
          </w:tcPr>
          <w:p w14:paraId="2A5096A0" w14:textId="77777777" w:rsidR="009E28A6" w:rsidRPr="00D90ADB" w:rsidRDefault="00D90ADB" w:rsidP="001661FB">
            <w:pPr>
              <w:suppressAutoHyphens/>
              <w:rPr>
                <w:rFonts w:ascii="Arial" w:hAnsi="Arial" w:cs="Arial"/>
                <w:sz w:val="20"/>
                <w:szCs w:val="20"/>
                <w:lang w:val="en-US" w:eastAsia="ru-RU"/>
              </w:rPr>
            </w:pPr>
            <w:r>
              <w:rPr>
                <w:rFonts w:ascii="Arial" w:hAnsi="Arial" w:cs="Arial"/>
                <w:sz w:val="20"/>
                <w:szCs w:val="20"/>
                <w:lang w:val="en-US" w:eastAsia="ru-RU"/>
              </w:rPr>
              <w:t>-</w:t>
            </w:r>
          </w:p>
        </w:tc>
      </w:tr>
      <w:tr w:rsidR="009E28A6" w:rsidRPr="00B14753" w14:paraId="7ED31183" w14:textId="77777777" w:rsidTr="00D90ADB">
        <w:trPr>
          <w:cantSplit/>
          <w:jc w:val="center"/>
        </w:trPr>
        <w:tc>
          <w:tcPr>
            <w:tcW w:w="257" w:type="pct"/>
          </w:tcPr>
          <w:p w14:paraId="105888DF" w14:textId="76FF1548" w:rsidR="009E28A6" w:rsidRPr="00B14753" w:rsidRDefault="005354D6" w:rsidP="001661FB">
            <w:pPr>
              <w:suppressAutoHyphens/>
              <w:rPr>
                <w:rFonts w:ascii="Arial" w:hAnsi="Arial" w:cs="Arial"/>
                <w:sz w:val="20"/>
                <w:szCs w:val="20"/>
                <w:lang w:val="en-US" w:eastAsia="ru-RU"/>
              </w:rPr>
            </w:pPr>
            <w:r>
              <w:rPr>
                <w:rFonts w:ascii="Arial" w:hAnsi="Arial" w:cs="Arial"/>
                <w:sz w:val="20"/>
                <w:szCs w:val="20"/>
                <w:lang w:val="en-US" w:eastAsia="ru-RU"/>
              </w:rPr>
              <w:t>5</w:t>
            </w:r>
            <w:r w:rsidR="009E28A6">
              <w:rPr>
                <w:rFonts w:ascii="Arial" w:hAnsi="Arial" w:cs="Arial"/>
                <w:sz w:val="20"/>
                <w:szCs w:val="20"/>
                <w:lang w:val="en-US" w:eastAsia="ru-RU"/>
              </w:rPr>
              <w:t>.</w:t>
            </w:r>
          </w:p>
        </w:tc>
        <w:tc>
          <w:tcPr>
            <w:tcW w:w="1477" w:type="pct"/>
          </w:tcPr>
          <w:p w14:paraId="2F879447" w14:textId="77777777" w:rsidR="009E28A6" w:rsidRPr="00B14753" w:rsidRDefault="009E28A6" w:rsidP="001661FB">
            <w:pPr>
              <w:suppressAutoHyphens/>
              <w:jc w:val="left"/>
              <w:rPr>
                <w:rFonts w:ascii="Arial" w:hAnsi="Arial" w:cs="Arial"/>
                <w:sz w:val="20"/>
                <w:szCs w:val="20"/>
                <w:lang w:eastAsia="ru-RU"/>
              </w:rPr>
            </w:pPr>
            <w:r w:rsidRPr="00C801B3">
              <w:rPr>
                <w:rFonts w:ascii="Arial" w:hAnsi="Arial" w:cs="Arial"/>
                <w:sz w:val="20"/>
                <w:szCs w:val="20"/>
                <w:lang w:eastAsia="ru-RU"/>
              </w:rPr>
              <w:t>Формуляр "Дефектная ведомость". Транзакция, позволяющая осуществлять печать формуляра из заказа ТОРО</w:t>
            </w:r>
          </w:p>
        </w:tc>
        <w:tc>
          <w:tcPr>
            <w:tcW w:w="836" w:type="pct"/>
            <w:shd w:val="clear" w:color="auto" w:fill="auto"/>
          </w:tcPr>
          <w:p w14:paraId="7F502348" w14:textId="77777777" w:rsidR="009E28A6" w:rsidRPr="00C801B3" w:rsidRDefault="009E28A6" w:rsidP="001661FB">
            <w:pPr>
              <w:suppressAutoHyphens/>
              <w:rPr>
                <w:rFonts w:ascii="Arial" w:hAnsi="Arial" w:cs="Arial"/>
                <w:sz w:val="20"/>
                <w:szCs w:val="20"/>
                <w:lang w:eastAsia="ru-RU"/>
              </w:rPr>
            </w:pPr>
            <w:r>
              <w:rPr>
                <w:rFonts w:ascii="Arial" w:hAnsi="Arial" w:cs="Arial"/>
                <w:sz w:val="20"/>
                <w:szCs w:val="20"/>
                <w:lang w:eastAsia="ru-RU"/>
              </w:rPr>
              <w:t>Форма</w:t>
            </w:r>
          </w:p>
        </w:tc>
        <w:tc>
          <w:tcPr>
            <w:tcW w:w="975" w:type="pct"/>
            <w:shd w:val="clear" w:color="auto" w:fill="auto"/>
          </w:tcPr>
          <w:p w14:paraId="406689E7" w14:textId="77777777" w:rsidR="009E28A6" w:rsidRPr="00C801B3" w:rsidRDefault="009E28A6" w:rsidP="001661FB">
            <w:pPr>
              <w:suppressAutoHyphens/>
              <w:jc w:val="center"/>
              <w:rPr>
                <w:rFonts w:ascii="Arial" w:hAnsi="Arial" w:cs="Arial"/>
                <w:sz w:val="20"/>
                <w:szCs w:val="20"/>
              </w:rPr>
            </w:pPr>
            <w:r>
              <w:rPr>
                <w:rFonts w:ascii="Arial" w:hAnsi="Arial" w:cs="Arial"/>
                <w:sz w:val="20"/>
                <w:szCs w:val="20"/>
                <w:lang w:val="en-US"/>
              </w:rPr>
              <w:t>PM32</w:t>
            </w:r>
          </w:p>
        </w:tc>
        <w:tc>
          <w:tcPr>
            <w:tcW w:w="1455" w:type="pct"/>
            <w:shd w:val="clear" w:color="auto" w:fill="auto"/>
          </w:tcPr>
          <w:p w14:paraId="38C5296D" w14:textId="77777777" w:rsidR="009E28A6" w:rsidRPr="00B14753" w:rsidRDefault="00D90ADB" w:rsidP="00D90ADB">
            <w:pPr>
              <w:suppressAutoHyphens/>
              <w:rPr>
                <w:rFonts w:ascii="Arial" w:hAnsi="Arial" w:cs="Arial"/>
                <w:sz w:val="20"/>
                <w:szCs w:val="20"/>
                <w:lang w:eastAsia="ru-RU"/>
              </w:rPr>
            </w:pPr>
            <w:r w:rsidRPr="00D90ADB">
              <w:rPr>
                <w:rFonts w:ascii="Arial" w:hAnsi="Arial" w:cs="Arial"/>
                <w:sz w:val="20"/>
                <w:szCs w:val="20"/>
                <w:lang w:eastAsia="ru-RU"/>
              </w:rPr>
              <w:t>http://portal.polyus.com/ERP/ERPDocuments/07_Концептуальный дизайн/06_Реестр формуляров/ТОиР/</w:t>
            </w:r>
            <w:r w:rsidRPr="00D90ADB">
              <w:rPr>
                <w:rFonts w:ascii="Arial" w:hAnsi="Arial" w:cs="Arial"/>
                <w:sz w:val="20"/>
                <w:szCs w:val="20"/>
              </w:rPr>
              <w:t>Дефектная ведомость шаблон - копия.</w:t>
            </w:r>
            <w:r w:rsidRPr="00D90ADB">
              <w:rPr>
                <w:rFonts w:ascii="Arial" w:hAnsi="Arial" w:cs="Arial"/>
                <w:sz w:val="20"/>
                <w:szCs w:val="20"/>
                <w:lang w:val="en-US"/>
              </w:rPr>
              <w:t>xlsx</w:t>
            </w:r>
          </w:p>
        </w:tc>
      </w:tr>
      <w:tr w:rsidR="009E28A6" w:rsidRPr="00B14753" w14:paraId="722394F6" w14:textId="77777777" w:rsidTr="00D90ADB">
        <w:trPr>
          <w:cantSplit/>
          <w:jc w:val="center"/>
        </w:trPr>
        <w:tc>
          <w:tcPr>
            <w:tcW w:w="257" w:type="pct"/>
          </w:tcPr>
          <w:p w14:paraId="0253C368" w14:textId="615EDD83" w:rsidR="009E28A6" w:rsidRPr="009B1FFB" w:rsidRDefault="005354D6" w:rsidP="001661FB">
            <w:pPr>
              <w:suppressAutoHyphens/>
              <w:rPr>
                <w:rFonts w:ascii="Arial" w:hAnsi="Arial" w:cs="Arial"/>
                <w:sz w:val="20"/>
                <w:szCs w:val="20"/>
                <w:lang w:eastAsia="ru-RU"/>
              </w:rPr>
            </w:pPr>
            <w:r>
              <w:rPr>
                <w:rFonts w:ascii="Arial" w:hAnsi="Arial" w:cs="Arial"/>
                <w:sz w:val="20"/>
                <w:szCs w:val="20"/>
                <w:lang w:eastAsia="ru-RU"/>
              </w:rPr>
              <w:t>6</w:t>
            </w:r>
            <w:r w:rsidR="009E28A6">
              <w:rPr>
                <w:rFonts w:ascii="Arial" w:hAnsi="Arial" w:cs="Arial"/>
                <w:sz w:val="20"/>
                <w:szCs w:val="20"/>
                <w:lang w:eastAsia="ru-RU"/>
              </w:rPr>
              <w:t>.</w:t>
            </w:r>
          </w:p>
        </w:tc>
        <w:tc>
          <w:tcPr>
            <w:tcW w:w="1477" w:type="pct"/>
          </w:tcPr>
          <w:p w14:paraId="627C2726" w14:textId="77777777" w:rsidR="009E28A6" w:rsidRPr="00C801B3" w:rsidRDefault="009E28A6" w:rsidP="001661FB">
            <w:pPr>
              <w:suppressAutoHyphens/>
              <w:jc w:val="left"/>
              <w:rPr>
                <w:rFonts w:ascii="Arial" w:hAnsi="Arial" w:cs="Arial"/>
                <w:sz w:val="20"/>
                <w:szCs w:val="20"/>
                <w:lang w:eastAsia="ru-RU"/>
              </w:rPr>
            </w:pPr>
            <w:r w:rsidRPr="0065583C">
              <w:rPr>
                <w:rFonts w:ascii="Arial" w:hAnsi="Arial" w:cs="Arial"/>
                <w:sz w:val="20"/>
                <w:szCs w:val="20"/>
                <w:lang w:eastAsia="ru-RU"/>
              </w:rPr>
              <w:t>Отчет "Запросы на корректировку бюджета ТОРО"</w:t>
            </w:r>
          </w:p>
        </w:tc>
        <w:tc>
          <w:tcPr>
            <w:tcW w:w="836" w:type="pct"/>
            <w:shd w:val="clear" w:color="auto" w:fill="auto"/>
          </w:tcPr>
          <w:p w14:paraId="4FF6C9C1" w14:textId="77777777" w:rsidR="009E28A6" w:rsidRDefault="009E28A6" w:rsidP="001661FB">
            <w:pPr>
              <w:suppressAutoHyphens/>
              <w:rPr>
                <w:rFonts w:ascii="Arial" w:hAnsi="Arial" w:cs="Arial"/>
                <w:sz w:val="20"/>
                <w:szCs w:val="20"/>
                <w:lang w:eastAsia="ru-RU"/>
              </w:rPr>
            </w:pPr>
            <w:r>
              <w:rPr>
                <w:rFonts w:ascii="Arial" w:hAnsi="Arial" w:cs="Arial"/>
                <w:sz w:val="20"/>
                <w:szCs w:val="20"/>
                <w:lang w:eastAsia="ru-RU"/>
              </w:rPr>
              <w:t>Отчет</w:t>
            </w:r>
          </w:p>
        </w:tc>
        <w:tc>
          <w:tcPr>
            <w:tcW w:w="975" w:type="pct"/>
            <w:shd w:val="clear" w:color="auto" w:fill="auto"/>
          </w:tcPr>
          <w:p w14:paraId="49A6BFA3" w14:textId="77777777" w:rsidR="009E28A6" w:rsidRDefault="009E28A6" w:rsidP="001661FB">
            <w:pPr>
              <w:suppressAutoHyphens/>
              <w:jc w:val="center"/>
              <w:rPr>
                <w:rFonts w:ascii="Arial" w:hAnsi="Arial" w:cs="Arial"/>
                <w:sz w:val="20"/>
                <w:szCs w:val="20"/>
                <w:lang w:val="en-US"/>
              </w:rPr>
            </w:pPr>
            <w:r>
              <w:rPr>
                <w:rFonts w:ascii="Arial" w:hAnsi="Arial" w:cs="Arial"/>
                <w:color w:val="000000"/>
                <w:sz w:val="20"/>
                <w:szCs w:val="20"/>
              </w:rPr>
              <w:t>PM66</w:t>
            </w:r>
          </w:p>
        </w:tc>
        <w:tc>
          <w:tcPr>
            <w:tcW w:w="1455" w:type="pct"/>
            <w:shd w:val="clear" w:color="auto" w:fill="auto"/>
          </w:tcPr>
          <w:p w14:paraId="1D12B7D8" w14:textId="77777777" w:rsidR="009E28A6" w:rsidRPr="00D90ADB" w:rsidRDefault="00D90ADB" w:rsidP="001661FB">
            <w:pPr>
              <w:suppressAutoHyphens/>
              <w:rPr>
                <w:rFonts w:ascii="Arial" w:hAnsi="Arial" w:cs="Arial"/>
                <w:sz w:val="20"/>
                <w:szCs w:val="20"/>
                <w:lang w:val="en-US" w:eastAsia="ru-RU"/>
              </w:rPr>
            </w:pPr>
            <w:r>
              <w:rPr>
                <w:rFonts w:ascii="Arial" w:hAnsi="Arial" w:cs="Arial"/>
                <w:sz w:val="20"/>
                <w:szCs w:val="20"/>
                <w:lang w:val="en-US" w:eastAsia="ru-RU"/>
              </w:rPr>
              <w:t>-</w:t>
            </w:r>
          </w:p>
        </w:tc>
      </w:tr>
    </w:tbl>
    <w:p w14:paraId="5A1683BF" w14:textId="68CFC6DA" w:rsidR="009E28A6" w:rsidRDefault="009E28A6" w:rsidP="0042305B">
      <w:pPr>
        <w:spacing w:before="240" w:after="240" w:line="276" w:lineRule="auto"/>
        <w:ind w:firstLine="567"/>
        <w:rPr>
          <w:rFonts w:ascii="Arial" w:hAnsi="Arial" w:cs="Arial"/>
          <w:color w:val="000000"/>
          <w:szCs w:val="24"/>
          <w:lang w:eastAsia="ru-RU"/>
        </w:rPr>
      </w:pPr>
      <w:r>
        <w:rPr>
          <w:rFonts w:ascii="Arial" w:hAnsi="Arial" w:cs="Arial"/>
          <w:szCs w:val="24"/>
        </w:rPr>
        <w:t xml:space="preserve">Описание отчетов приведено в </w:t>
      </w:r>
      <w:r w:rsidRPr="001C1EB5">
        <w:rPr>
          <w:rFonts w:ascii="Arial" w:hAnsi="Arial" w:cs="Arial"/>
          <w:color w:val="000000"/>
          <w:szCs w:val="24"/>
          <w:lang w:eastAsia="ru-RU"/>
        </w:rPr>
        <w:t xml:space="preserve">КД </w:t>
      </w:r>
      <w:del w:id="1652" w:author="Владимир Лаут" w:date="2021-03-11T12:52:00Z">
        <w:r w:rsidR="00AC0CCB" w:rsidDel="00E0291E">
          <w:rPr>
            <w:rFonts w:ascii="Arial" w:hAnsi="Arial" w:cs="Arial"/>
            <w:color w:val="000000"/>
            <w:szCs w:val="24"/>
            <w:lang w:eastAsia="ru-RU"/>
          </w:rPr>
          <w:delText>ERP.9.9.2</w:delText>
        </w:r>
      </w:del>
      <w:ins w:id="1653" w:author="Владимир Лаут" w:date="2021-03-11T12:52:00Z">
        <w:r w:rsidR="00E0291E">
          <w:rPr>
            <w:rFonts w:ascii="Arial" w:hAnsi="Arial" w:cs="Arial"/>
            <w:color w:val="000000"/>
            <w:szCs w:val="24"/>
            <w:lang w:eastAsia="ru-RU"/>
          </w:rPr>
          <w:t>ERP.13.9.2</w:t>
        </w:r>
      </w:ins>
      <w:r w:rsidR="007334C2">
        <w:rPr>
          <w:rFonts w:ascii="Arial" w:hAnsi="Arial" w:cs="Arial"/>
          <w:color w:val="000000"/>
          <w:szCs w:val="24"/>
          <w:lang w:eastAsia="ru-RU"/>
        </w:rPr>
        <w:t>_</w:t>
      </w:r>
      <w:r w:rsidR="001C3A06" w:rsidRPr="001C3A06">
        <w:rPr>
          <w:rFonts w:ascii="Arial" w:hAnsi="Arial" w:cs="Arial"/>
          <w:color w:val="000000"/>
          <w:szCs w:val="24"/>
          <w:lang w:eastAsia="ru-RU"/>
        </w:rPr>
        <w:t>15_PM_КД Отчетность по направлению ТОиР</w:t>
      </w:r>
      <w:r>
        <w:rPr>
          <w:rFonts w:ascii="Arial" w:hAnsi="Arial" w:cs="Arial"/>
          <w:color w:val="000000"/>
          <w:szCs w:val="24"/>
          <w:lang w:eastAsia="ru-RU"/>
        </w:rPr>
        <w:t>.</w:t>
      </w:r>
    </w:p>
    <w:p w14:paraId="2CC92342" w14:textId="060C84CC" w:rsidR="009E28A6" w:rsidRPr="001C1EB5" w:rsidRDefault="009E28A6" w:rsidP="009E28A6">
      <w:pPr>
        <w:spacing w:after="240" w:line="276" w:lineRule="auto"/>
        <w:ind w:firstLine="578"/>
        <w:rPr>
          <w:rFonts w:ascii="Arial" w:hAnsi="Arial" w:cs="Arial"/>
          <w:szCs w:val="24"/>
        </w:rPr>
      </w:pPr>
      <w:r>
        <w:rPr>
          <w:rFonts w:ascii="Arial" w:hAnsi="Arial" w:cs="Arial"/>
          <w:szCs w:val="24"/>
        </w:rPr>
        <w:t>О</w:t>
      </w:r>
      <w:r w:rsidRPr="001C1EB5">
        <w:rPr>
          <w:rFonts w:ascii="Arial" w:hAnsi="Arial" w:cs="Arial"/>
          <w:szCs w:val="24"/>
        </w:rPr>
        <w:t xml:space="preserve">писание разделов отчетов приведено в </w:t>
      </w:r>
      <w:r w:rsidR="001C3A06">
        <w:rPr>
          <w:rFonts w:ascii="Arial" w:hAnsi="Arial" w:cs="Arial"/>
          <w:szCs w:val="24"/>
        </w:rPr>
        <w:t xml:space="preserve">документе </w:t>
      </w:r>
      <w:del w:id="1654" w:author="Владимир Лаут" w:date="2021-03-11T12:52:00Z">
        <w:r w:rsidR="00AC0CCB" w:rsidDel="00E0291E">
          <w:rPr>
            <w:rFonts w:ascii="Arial" w:hAnsi="Arial" w:cs="Arial"/>
            <w:szCs w:val="24"/>
          </w:rPr>
          <w:delText>ERP.9.9.2</w:delText>
        </w:r>
      </w:del>
      <w:ins w:id="1655" w:author="Владимир Лаут" w:date="2021-03-11T12:52:00Z">
        <w:r w:rsidR="00E0291E">
          <w:rPr>
            <w:rFonts w:ascii="Arial" w:hAnsi="Arial" w:cs="Arial"/>
            <w:szCs w:val="24"/>
          </w:rPr>
          <w:t>ERP.13.9.2</w:t>
        </w:r>
      </w:ins>
      <w:r w:rsidR="007334C2">
        <w:rPr>
          <w:rFonts w:ascii="Arial" w:hAnsi="Arial" w:cs="Arial"/>
          <w:szCs w:val="24"/>
        </w:rPr>
        <w:t>_</w:t>
      </w:r>
      <w:r w:rsidR="001C3A06" w:rsidRPr="001C3A06">
        <w:rPr>
          <w:rFonts w:ascii="Arial" w:hAnsi="Arial" w:cs="Arial"/>
          <w:szCs w:val="24"/>
        </w:rPr>
        <w:t>66_PM_Альбом форм по направлению ТОиР</w:t>
      </w:r>
      <w:r w:rsidRPr="001C1EB5">
        <w:rPr>
          <w:rFonts w:ascii="Arial" w:hAnsi="Arial" w:cs="Arial"/>
          <w:szCs w:val="24"/>
        </w:rPr>
        <w:t>.</w:t>
      </w:r>
    </w:p>
    <w:p w14:paraId="3B5A71E5" w14:textId="0F6FD950" w:rsidR="009E28A6" w:rsidRDefault="009E28A6" w:rsidP="009E28A6">
      <w:pPr>
        <w:pStyle w:val="2"/>
        <w:keepNext/>
        <w:keepLines/>
        <w:suppressAutoHyphens/>
        <w:spacing w:before="0" w:line="276" w:lineRule="auto"/>
        <w:rPr>
          <w:rFonts w:eastAsiaTheme="majorEastAsia" w:cs="Arial"/>
          <w:bCs w:val="0"/>
          <w:iCs w:val="0"/>
          <w:szCs w:val="26"/>
        </w:rPr>
      </w:pPr>
      <w:bookmarkStart w:id="1656" w:name="_Toc521512760"/>
      <w:bookmarkStart w:id="1657" w:name="_Toc522014241"/>
      <w:bookmarkStart w:id="1658" w:name="_Toc38890411"/>
      <w:r w:rsidRPr="00B14753">
        <w:rPr>
          <w:rFonts w:eastAsiaTheme="majorEastAsia" w:cs="Arial"/>
          <w:bCs w:val="0"/>
          <w:iCs w:val="0"/>
          <w:szCs w:val="26"/>
        </w:rPr>
        <w:lastRenderedPageBreak/>
        <w:t xml:space="preserve">Перечень доработок, </w:t>
      </w:r>
      <w:ins w:id="1659" w:author="Попова Дарья" w:date="2020-07-24T19:33:00Z">
        <w:r w:rsidR="00183F28">
          <w:rPr>
            <w:rFonts w:eastAsiaTheme="majorEastAsia" w:cs="Arial"/>
            <w:bCs w:val="0"/>
            <w:iCs w:val="0"/>
            <w:szCs w:val="26"/>
          </w:rPr>
          <w:t>р</w:t>
        </w:r>
      </w:ins>
      <w:del w:id="1660" w:author="Попова Дарья" w:date="2020-07-24T19:32:00Z">
        <w:r w:rsidRPr="00B14753" w:rsidDel="00183F28">
          <w:rPr>
            <w:rFonts w:eastAsiaTheme="majorEastAsia" w:cs="Arial"/>
            <w:bCs w:val="0"/>
            <w:iCs w:val="0"/>
            <w:szCs w:val="26"/>
          </w:rPr>
          <w:delText>Р</w:delText>
        </w:r>
      </w:del>
      <w:r w:rsidRPr="00B14753">
        <w:rPr>
          <w:rFonts w:eastAsiaTheme="majorEastAsia" w:cs="Arial"/>
          <w:bCs w:val="0"/>
          <w:iCs w:val="0"/>
          <w:szCs w:val="26"/>
        </w:rPr>
        <w:t>азработок и интеграция (интерфейсы)</w:t>
      </w:r>
      <w:bookmarkEnd w:id="1656"/>
      <w:bookmarkEnd w:id="1657"/>
      <w:bookmarkEnd w:id="1658"/>
    </w:p>
    <w:p w14:paraId="17D02CA5" w14:textId="77777777" w:rsidR="009E28A6" w:rsidRPr="00B14753" w:rsidRDefault="009E28A6" w:rsidP="009E28A6">
      <w:pPr>
        <w:pStyle w:val="a8"/>
        <w:keepNext/>
        <w:suppressAutoHyphens/>
        <w:spacing w:after="240" w:line="276" w:lineRule="auto"/>
        <w:jc w:val="right"/>
        <w:rPr>
          <w:rFonts w:ascii="Arial" w:hAnsi="Arial" w:cs="Arial"/>
          <w:b/>
          <w:sz w:val="22"/>
          <w:szCs w:val="22"/>
        </w:rPr>
      </w:pPr>
      <w:r w:rsidRPr="00B14753">
        <w:rPr>
          <w:rFonts w:ascii="Arial" w:hAnsi="Arial" w:cs="Arial"/>
          <w:b/>
          <w:sz w:val="22"/>
          <w:szCs w:val="22"/>
        </w:rPr>
        <w:t xml:space="preserve">Таблица </w:t>
      </w:r>
      <w:r>
        <w:rPr>
          <w:rFonts w:ascii="Arial" w:hAnsi="Arial" w:cs="Arial"/>
          <w:b/>
          <w:sz w:val="22"/>
          <w:szCs w:val="22"/>
        </w:rPr>
        <w:t>16</w:t>
      </w:r>
      <w:r w:rsidRPr="00B14753">
        <w:rPr>
          <w:rFonts w:ascii="Arial" w:hAnsi="Arial" w:cs="Arial"/>
          <w:b/>
          <w:sz w:val="22"/>
          <w:szCs w:val="22"/>
        </w:rPr>
        <w:t>. Разработки</w:t>
      </w:r>
    </w:p>
    <w:tbl>
      <w:tblPr>
        <w:tblW w:w="514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73"/>
        <w:gridCol w:w="4865"/>
        <w:gridCol w:w="1586"/>
        <w:gridCol w:w="1349"/>
        <w:gridCol w:w="1902"/>
      </w:tblGrid>
      <w:tr w:rsidR="009E28A6" w:rsidRPr="00B14753" w14:paraId="1484E98D" w14:textId="77777777" w:rsidTr="002008C6">
        <w:trPr>
          <w:cantSplit/>
          <w:trHeight w:val="397"/>
          <w:tblHeader/>
          <w:jc w:val="center"/>
        </w:trPr>
        <w:tc>
          <w:tcPr>
            <w:tcW w:w="369" w:type="pct"/>
            <w:shd w:val="clear" w:color="auto" w:fill="FFC000"/>
            <w:vAlign w:val="center"/>
          </w:tcPr>
          <w:p w14:paraId="284D703D" w14:textId="77777777" w:rsidR="009E28A6" w:rsidRPr="00B14753" w:rsidRDefault="009E28A6" w:rsidP="001661FB">
            <w:pPr>
              <w:suppressAutoHyphens/>
              <w:jc w:val="center"/>
              <w:rPr>
                <w:rFonts w:ascii="Arial" w:hAnsi="Arial" w:cs="Arial"/>
                <w:b/>
                <w:sz w:val="20"/>
                <w:szCs w:val="20"/>
              </w:rPr>
            </w:pPr>
            <w:r w:rsidRPr="00B14753">
              <w:rPr>
                <w:rFonts w:ascii="Arial" w:hAnsi="Arial" w:cs="Arial"/>
                <w:b/>
                <w:sz w:val="20"/>
                <w:szCs w:val="20"/>
                <w:lang w:eastAsia="ru-RU"/>
              </w:rPr>
              <w:t>№ п.п</w:t>
            </w:r>
            <w:r>
              <w:rPr>
                <w:rFonts w:ascii="Arial" w:hAnsi="Arial" w:cs="Arial"/>
                <w:b/>
                <w:sz w:val="20"/>
                <w:szCs w:val="20"/>
                <w:lang w:eastAsia="ru-RU"/>
              </w:rPr>
              <w:t>.</w:t>
            </w:r>
          </w:p>
        </w:tc>
        <w:tc>
          <w:tcPr>
            <w:tcW w:w="2322" w:type="pct"/>
            <w:shd w:val="clear" w:color="auto" w:fill="FFC000"/>
            <w:vAlign w:val="center"/>
          </w:tcPr>
          <w:p w14:paraId="3DD793C6" w14:textId="77777777" w:rsidR="009E28A6" w:rsidRPr="00B14753" w:rsidRDefault="009E28A6" w:rsidP="001661FB">
            <w:pPr>
              <w:suppressAutoHyphens/>
              <w:jc w:val="center"/>
              <w:rPr>
                <w:rFonts w:ascii="Arial" w:hAnsi="Arial" w:cs="Arial"/>
                <w:b/>
                <w:sz w:val="20"/>
                <w:szCs w:val="20"/>
                <w:lang w:eastAsia="ru-RU"/>
              </w:rPr>
            </w:pPr>
            <w:r w:rsidRPr="00B14753">
              <w:rPr>
                <w:rFonts w:ascii="Arial" w:hAnsi="Arial" w:cs="Arial"/>
                <w:b/>
                <w:sz w:val="20"/>
                <w:szCs w:val="20"/>
                <w:lang w:eastAsia="ru-RU"/>
              </w:rPr>
              <w:t>Название</w:t>
            </w:r>
          </w:p>
        </w:tc>
        <w:tc>
          <w:tcPr>
            <w:tcW w:w="757" w:type="pct"/>
            <w:shd w:val="clear" w:color="auto" w:fill="FFC000"/>
            <w:vAlign w:val="center"/>
          </w:tcPr>
          <w:p w14:paraId="124CF4F0" w14:textId="77777777" w:rsidR="009E28A6" w:rsidRPr="00B14753" w:rsidRDefault="009E28A6" w:rsidP="001661FB">
            <w:pPr>
              <w:suppressAutoHyphens/>
              <w:jc w:val="center"/>
              <w:rPr>
                <w:rFonts w:ascii="Arial" w:hAnsi="Arial" w:cs="Arial"/>
                <w:b/>
                <w:sz w:val="20"/>
                <w:szCs w:val="20"/>
              </w:rPr>
            </w:pPr>
            <w:r w:rsidRPr="00B14753">
              <w:rPr>
                <w:rFonts w:ascii="Arial" w:hAnsi="Arial" w:cs="Arial"/>
                <w:b/>
                <w:sz w:val="20"/>
                <w:szCs w:val="20"/>
                <w:lang w:eastAsia="ru-RU"/>
              </w:rPr>
              <w:t>Тип реализации</w:t>
            </w:r>
          </w:p>
        </w:tc>
        <w:tc>
          <w:tcPr>
            <w:tcW w:w="644" w:type="pct"/>
            <w:shd w:val="clear" w:color="auto" w:fill="FFC000"/>
            <w:vAlign w:val="center"/>
          </w:tcPr>
          <w:p w14:paraId="2D5D6525" w14:textId="77777777" w:rsidR="009E28A6" w:rsidRPr="00B14753" w:rsidRDefault="009E28A6" w:rsidP="001661FB">
            <w:pPr>
              <w:suppressAutoHyphens/>
              <w:jc w:val="center"/>
              <w:rPr>
                <w:rFonts w:ascii="Arial" w:hAnsi="Arial" w:cs="Arial"/>
                <w:b/>
                <w:sz w:val="20"/>
                <w:szCs w:val="20"/>
              </w:rPr>
            </w:pPr>
            <w:r w:rsidRPr="00B14753">
              <w:rPr>
                <w:rFonts w:ascii="Arial" w:hAnsi="Arial" w:cs="Arial"/>
                <w:b/>
                <w:sz w:val="20"/>
                <w:szCs w:val="20"/>
                <w:lang w:eastAsia="ru-RU"/>
              </w:rPr>
              <w:t>Ссылка на реестр разработок</w:t>
            </w:r>
          </w:p>
        </w:tc>
        <w:tc>
          <w:tcPr>
            <w:tcW w:w="908" w:type="pct"/>
            <w:shd w:val="clear" w:color="auto" w:fill="FFC000"/>
            <w:vAlign w:val="center"/>
          </w:tcPr>
          <w:p w14:paraId="72FDFAA1" w14:textId="77777777" w:rsidR="009E28A6" w:rsidRPr="00B14753" w:rsidRDefault="009E28A6" w:rsidP="001661FB">
            <w:pPr>
              <w:suppressAutoHyphens/>
              <w:jc w:val="center"/>
              <w:rPr>
                <w:rFonts w:ascii="Arial" w:hAnsi="Arial" w:cs="Arial"/>
                <w:b/>
                <w:sz w:val="20"/>
                <w:szCs w:val="20"/>
              </w:rPr>
            </w:pPr>
            <w:r w:rsidRPr="00B14753">
              <w:rPr>
                <w:rFonts w:ascii="Arial" w:hAnsi="Arial" w:cs="Arial"/>
                <w:b/>
                <w:sz w:val="20"/>
                <w:szCs w:val="20"/>
                <w:lang w:eastAsia="ru-RU"/>
              </w:rPr>
              <w:t xml:space="preserve">Ссылка на КД </w:t>
            </w:r>
            <w:r w:rsidRPr="00B14753">
              <w:rPr>
                <w:rFonts w:ascii="Arial" w:hAnsi="Arial" w:cs="Arial"/>
                <w:b/>
                <w:sz w:val="20"/>
                <w:szCs w:val="20"/>
                <w:lang w:val="en-US" w:eastAsia="ru-RU"/>
              </w:rPr>
              <w:t>BI</w:t>
            </w:r>
            <w:r w:rsidRPr="00B14753">
              <w:rPr>
                <w:rFonts w:ascii="Arial" w:hAnsi="Arial" w:cs="Arial"/>
                <w:b/>
                <w:sz w:val="20"/>
                <w:szCs w:val="20"/>
                <w:lang w:eastAsia="ru-RU"/>
              </w:rPr>
              <w:t>-отчетности по направлению</w:t>
            </w:r>
          </w:p>
        </w:tc>
      </w:tr>
      <w:tr w:rsidR="009E28A6" w:rsidRPr="00B14753" w14:paraId="5EC7C5A1" w14:textId="77777777" w:rsidTr="002008C6">
        <w:trPr>
          <w:cantSplit/>
          <w:jc w:val="center"/>
        </w:trPr>
        <w:tc>
          <w:tcPr>
            <w:tcW w:w="369" w:type="pct"/>
            <w:shd w:val="clear" w:color="auto" w:fill="auto"/>
          </w:tcPr>
          <w:p w14:paraId="76DBEC54" w14:textId="52D73D67" w:rsidR="009E28A6" w:rsidRPr="00B14753" w:rsidRDefault="00682F36" w:rsidP="001661FB">
            <w:pPr>
              <w:suppressAutoHyphens/>
              <w:jc w:val="left"/>
              <w:rPr>
                <w:rFonts w:ascii="Arial" w:hAnsi="Arial" w:cs="Arial"/>
                <w:color w:val="000000"/>
                <w:sz w:val="20"/>
                <w:szCs w:val="20"/>
                <w:lang w:eastAsia="ru-RU"/>
              </w:rPr>
            </w:pPr>
            <w:r>
              <w:rPr>
                <w:rFonts w:ascii="Arial" w:hAnsi="Arial" w:cs="Arial"/>
                <w:color w:val="000000"/>
                <w:sz w:val="20"/>
                <w:szCs w:val="20"/>
                <w:lang w:val="en-US" w:eastAsia="ru-RU"/>
              </w:rPr>
              <w:t>1</w:t>
            </w:r>
            <w:r w:rsidR="009E28A6" w:rsidRPr="00B14753">
              <w:rPr>
                <w:rFonts w:ascii="Arial" w:hAnsi="Arial" w:cs="Arial"/>
                <w:color w:val="000000"/>
                <w:sz w:val="20"/>
                <w:szCs w:val="20"/>
                <w:lang w:val="en-US" w:eastAsia="ru-RU"/>
              </w:rPr>
              <w:t>.</w:t>
            </w:r>
          </w:p>
        </w:tc>
        <w:tc>
          <w:tcPr>
            <w:tcW w:w="2322" w:type="pct"/>
          </w:tcPr>
          <w:p w14:paraId="610EA359" w14:textId="77777777" w:rsidR="009E28A6" w:rsidRDefault="009E28A6" w:rsidP="001661FB">
            <w:pPr>
              <w:suppressAutoHyphens/>
              <w:jc w:val="left"/>
              <w:rPr>
                <w:rFonts w:ascii="Arial" w:hAnsi="Arial" w:cs="Arial"/>
                <w:sz w:val="20"/>
                <w:szCs w:val="20"/>
              </w:rPr>
            </w:pPr>
            <w:r w:rsidRPr="00B14753">
              <w:rPr>
                <w:rFonts w:ascii="Arial" w:hAnsi="Arial" w:cs="Arial"/>
                <w:sz w:val="20"/>
                <w:szCs w:val="20"/>
              </w:rPr>
              <w:t>Доработка функционала мобильного приложения по работе с NFC-метками</w:t>
            </w:r>
            <w:r w:rsidR="003B717B">
              <w:rPr>
                <w:rFonts w:ascii="Arial" w:hAnsi="Arial" w:cs="Arial"/>
                <w:sz w:val="20"/>
                <w:szCs w:val="20"/>
              </w:rPr>
              <w:t>:</w:t>
            </w:r>
          </w:p>
          <w:p w14:paraId="376CDCBF" w14:textId="77777777" w:rsidR="003B717B" w:rsidRDefault="003B717B" w:rsidP="001661FB">
            <w:pPr>
              <w:suppressAutoHyphens/>
              <w:jc w:val="left"/>
              <w:rPr>
                <w:rFonts w:ascii="Arial" w:hAnsi="Arial" w:cs="Arial"/>
                <w:sz w:val="20"/>
                <w:szCs w:val="20"/>
              </w:rPr>
            </w:pPr>
            <w:r>
              <w:rPr>
                <w:rFonts w:ascii="Arial" w:hAnsi="Arial" w:cs="Arial"/>
                <w:sz w:val="20"/>
                <w:szCs w:val="20"/>
              </w:rPr>
              <w:t xml:space="preserve">- Возможность считывания </w:t>
            </w:r>
            <w:r>
              <w:rPr>
                <w:rFonts w:ascii="Arial" w:hAnsi="Arial" w:cs="Arial"/>
                <w:sz w:val="20"/>
                <w:szCs w:val="20"/>
                <w:lang w:val="en-US"/>
              </w:rPr>
              <w:t>NFC</w:t>
            </w:r>
            <w:r w:rsidRPr="003B717B">
              <w:rPr>
                <w:rFonts w:ascii="Arial" w:hAnsi="Arial" w:cs="Arial"/>
                <w:sz w:val="20"/>
                <w:szCs w:val="20"/>
              </w:rPr>
              <w:t>-</w:t>
            </w:r>
            <w:r>
              <w:rPr>
                <w:rFonts w:ascii="Arial" w:hAnsi="Arial" w:cs="Arial"/>
                <w:sz w:val="20"/>
                <w:szCs w:val="20"/>
              </w:rPr>
              <w:t>меток мобильным приложением,</w:t>
            </w:r>
          </w:p>
          <w:p w14:paraId="08A99DC8" w14:textId="77777777" w:rsidR="003B717B" w:rsidRDefault="003B717B" w:rsidP="001661FB">
            <w:pPr>
              <w:suppressAutoHyphens/>
              <w:jc w:val="left"/>
              <w:rPr>
                <w:rFonts w:ascii="Arial" w:hAnsi="Arial" w:cs="Arial"/>
                <w:sz w:val="20"/>
                <w:szCs w:val="20"/>
              </w:rPr>
            </w:pPr>
            <w:r>
              <w:rPr>
                <w:rFonts w:ascii="Arial" w:hAnsi="Arial" w:cs="Arial"/>
                <w:sz w:val="20"/>
                <w:szCs w:val="20"/>
              </w:rPr>
              <w:t xml:space="preserve">- Фильтрация экрана сообщений ТОРО на мобильном устройстве по </w:t>
            </w:r>
            <w:r>
              <w:rPr>
                <w:rFonts w:ascii="Arial" w:hAnsi="Arial" w:cs="Arial"/>
                <w:sz w:val="20"/>
                <w:szCs w:val="20"/>
                <w:lang w:val="en-US"/>
              </w:rPr>
              <w:t>NFC</w:t>
            </w:r>
            <w:r w:rsidRPr="003B717B">
              <w:rPr>
                <w:rFonts w:ascii="Arial" w:hAnsi="Arial" w:cs="Arial"/>
                <w:sz w:val="20"/>
                <w:szCs w:val="20"/>
              </w:rPr>
              <w:t>-</w:t>
            </w:r>
            <w:r>
              <w:rPr>
                <w:rFonts w:ascii="Arial" w:hAnsi="Arial" w:cs="Arial"/>
                <w:sz w:val="20"/>
                <w:szCs w:val="20"/>
              </w:rPr>
              <w:t>метке,</w:t>
            </w:r>
          </w:p>
          <w:p w14:paraId="21B167E1" w14:textId="41079704" w:rsidR="003B717B" w:rsidRDefault="003B717B" w:rsidP="001661FB">
            <w:pPr>
              <w:suppressAutoHyphens/>
              <w:jc w:val="left"/>
              <w:rPr>
                <w:rFonts w:ascii="Arial" w:hAnsi="Arial" w:cs="Arial"/>
                <w:sz w:val="20"/>
                <w:szCs w:val="20"/>
              </w:rPr>
            </w:pPr>
            <w:r>
              <w:rPr>
                <w:rFonts w:ascii="Arial" w:hAnsi="Arial" w:cs="Arial"/>
                <w:sz w:val="20"/>
                <w:szCs w:val="20"/>
              </w:rPr>
              <w:t xml:space="preserve">- При создании сообщения пользователь прикладывает мобильное устройство к </w:t>
            </w:r>
            <w:r>
              <w:rPr>
                <w:rFonts w:ascii="Arial" w:hAnsi="Arial" w:cs="Arial"/>
                <w:sz w:val="20"/>
                <w:szCs w:val="20"/>
                <w:lang w:val="en-US"/>
              </w:rPr>
              <w:t>NFC</w:t>
            </w:r>
            <w:r w:rsidRPr="003B717B">
              <w:rPr>
                <w:rFonts w:ascii="Arial" w:hAnsi="Arial" w:cs="Arial"/>
                <w:sz w:val="20"/>
                <w:szCs w:val="20"/>
              </w:rPr>
              <w:t>-</w:t>
            </w:r>
            <w:r>
              <w:rPr>
                <w:rFonts w:ascii="Arial" w:hAnsi="Arial" w:cs="Arial"/>
                <w:sz w:val="20"/>
                <w:szCs w:val="20"/>
              </w:rPr>
              <w:t>метке, тогда в сообщении ТОРО указывается оборудование, связанное с данной</w:t>
            </w:r>
            <w:r w:rsidR="00EA6F47">
              <w:rPr>
                <w:rFonts w:ascii="Arial" w:hAnsi="Arial" w:cs="Arial"/>
                <w:sz w:val="20"/>
                <w:szCs w:val="20"/>
              </w:rPr>
              <w:t xml:space="preserve"> </w:t>
            </w:r>
            <w:r>
              <w:rPr>
                <w:rFonts w:ascii="Arial" w:hAnsi="Arial" w:cs="Arial"/>
                <w:sz w:val="20"/>
                <w:szCs w:val="20"/>
              </w:rPr>
              <w:t>NFC-меткой</w:t>
            </w:r>
          </w:p>
          <w:p w14:paraId="6E065138" w14:textId="76300123" w:rsidR="003B717B" w:rsidRPr="003B717B" w:rsidRDefault="003B717B" w:rsidP="001661FB">
            <w:pPr>
              <w:suppressAutoHyphens/>
              <w:jc w:val="left"/>
              <w:rPr>
                <w:rFonts w:ascii="Arial" w:hAnsi="Arial" w:cs="Arial"/>
                <w:sz w:val="20"/>
                <w:szCs w:val="20"/>
              </w:rPr>
            </w:pPr>
            <w:r>
              <w:rPr>
                <w:rFonts w:ascii="Arial" w:hAnsi="Arial" w:cs="Arial"/>
                <w:sz w:val="20"/>
                <w:szCs w:val="20"/>
              </w:rPr>
              <w:t xml:space="preserve">- Пользователь может подтвердить выполнение операции на мобильном устройстве только после его контакта с </w:t>
            </w:r>
            <w:r>
              <w:rPr>
                <w:rFonts w:ascii="Arial" w:hAnsi="Arial" w:cs="Arial"/>
                <w:sz w:val="20"/>
                <w:szCs w:val="20"/>
                <w:lang w:val="en-US"/>
              </w:rPr>
              <w:t>NFC</w:t>
            </w:r>
            <w:r w:rsidRPr="003B717B">
              <w:rPr>
                <w:rFonts w:ascii="Arial" w:hAnsi="Arial" w:cs="Arial"/>
                <w:sz w:val="20"/>
                <w:szCs w:val="20"/>
              </w:rPr>
              <w:t>-</w:t>
            </w:r>
            <w:r>
              <w:rPr>
                <w:rFonts w:ascii="Arial" w:hAnsi="Arial" w:cs="Arial"/>
                <w:sz w:val="20"/>
                <w:szCs w:val="20"/>
              </w:rPr>
              <w:t>меткой, связанной с оборудованием этой операции</w:t>
            </w:r>
          </w:p>
        </w:tc>
        <w:tc>
          <w:tcPr>
            <w:tcW w:w="757" w:type="pct"/>
          </w:tcPr>
          <w:p w14:paraId="0366B12E" w14:textId="77777777" w:rsidR="009E28A6" w:rsidRPr="00B14753" w:rsidRDefault="009E28A6" w:rsidP="001661FB">
            <w:pPr>
              <w:suppressAutoHyphens/>
              <w:jc w:val="center"/>
              <w:rPr>
                <w:rFonts w:ascii="Arial" w:hAnsi="Arial" w:cs="Arial"/>
                <w:sz w:val="20"/>
                <w:szCs w:val="20"/>
              </w:rPr>
            </w:pPr>
            <w:r w:rsidRPr="00B14753">
              <w:rPr>
                <w:rFonts w:ascii="Arial" w:hAnsi="Arial" w:cs="Arial"/>
                <w:sz w:val="20"/>
                <w:szCs w:val="20"/>
              </w:rPr>
              <w:t>Расширение</w:t>
            </w:r>
          </w:p>
        </w:tc>
        <w:tc>
          <w:tcPr>
            <w:tcW w:w="644" w:type="pct"/>
          </w:tcPr>
          <w:p w14:paraId="15A7F17A" w14:textId="77777777" w:rsidR="009E28A6" w:rsidRPr="00B14753" w:rsidRDefault="009E28A6" w:rsidP="001661FB">
            <w:pPr>
              <w:suppressAutoHyphens/>
              <w:jc w:val="center"/>
              <w:rPr>
                <w:rFonts w:ascii="Arial" w:hAnsi="Arial" w:cs="Arial"/>
                <w:sz w:val="20"/>
                <w:szCs w:val="20"/>
                <w:lang w:val="en-US"/>
              </w:rPr>
            </w:pPr>
            <w:r w:rsidRPr="00B14753">
              <w:rPr>
                <w:rFonts w:ascii="Arial" w:hAnsi="Arial" w:cs="Arial"/>
                <w:sz w:val="20"/>
                <w:szCs w:val="20"/>
                <w:lang w:val="en-US"/>
              </w:rPr>
              <w:t>PM03</w:t>
            </w:r>
          </w:p>
        </w:tc>
        <w:tc>
          <w:tcPr>
            <w:tcW w:w="908" w:type="pct"/>
            <w:shd w:val="clear" w:color="auto" w:fill="auto"/>
          </w:tcPr>
          <w:p w14:paraId="66E79EE6" w14:textId="77777777" w:rsidR="009E28A6" w:rsidRPr="00D90ADB" w:rsidRDefault="00D90ADB" w:rsidP="001661FB">
            <w:pPr>
              <w:suppressAutoHyphens/>
              <w:jc w:val="center"/>
              <w:rPr>
                <w:rFonts w:ascii="Arial" w:hAnsi="Arial" w:cs="Arial"/>
                <w:sz w:val="20"/>
                <w:szCs w:val="20"/>
                <w:lang w:val="en-US"/>
              </w:rPr>
            </w:pPr>
            <w:r>
              <w:rPr>
                <w:rFonts w:ascii="Arial" w:hAnsi="Arial" w:cs="Arial"/>
                <w:sz w:val="20"/>
                <w:szCs w:val="20"/>
                <w:lang w:val="en-US"/>
              </w:rPr>
              <w:t>-</w:t>
            </w:r>
          </w:p>
        </w:tc>
      </w:tr>
      <w:tr w:rsidR="00404529" w:rsidRPr="00B14753" w14:paraId="2B3EFD3E" w14:textId="77777777" w:rsidTr="002008C6">
        <w:trPr>
          <w:cantSplit/>
          <w:jc w:val="center"/>
        </w:trPr>
        <w:tc>
          <w:tcPr>
            <w:tcW w:w="369" w:type="pct"/>
            <w:shd w:val="clear" w:color="auto" w:fill="auto"/>
          </w:tcPr>
          <w:p w14:paraId="570CBB14" w14:textId="39778DB2" w:rsidR="00404529" w:rsidRPr="00B14753" w:rsidRDefault="00404529" w:rsidP="00404529">
            <w:pPr>
              <w:suppressAutoHyphens/>
              <w:jc w:val="left"/>
              <w:rPr>
                <w:rFonts w:ascii="Arial" w:hAnsi="Arial" w:cs="Arial"/>
                <w:color w:val="000000"/>
                <w:sz w:val="20"/>
                <w:szCs w:val="20"/>
                <w:lang w:val="en-US" w:eastAsia="ru-RU"/>
              </w:rPr>
            </w:pPr>
            <w:r>
              <w:rPr>
                <w:rFonts w:ascii="Arial" w:hAnsi="Arial" w:cs="Arial"/>
                <w:color w:val="000000"/>
                <w:sz w:val="20"/>
                <w:szCs w:val="20"/>
                <w:lang w:val="en-US" w:eastAsia="ru-RU"/>
              </w:rPr>
              <w:t>2</w:t>
            </w:r>
            <w:r w:rsidRPr="00B14753">
              <w:rPr>
                <w:rFonts w:ascii="Arial" w:hAnsi="Arial" w:cs="Arial"/>
                <w:color w:val="000000"/>
                <w:sz w:val="20"/>
                <w:szCs w:val="20"/>
                <w:lang w:eastAsia="ru-RU"/>
              </w:rPr>
              <w:t>.</w:t>
            </w:r>
          </w:p>
        </w:tc>
        <w:tc>
          <w:tcPr>
            <w:tcW w:w="2322" w:type="pct"/>
          </w:tcPr>
          <w:p w14:paraId="1E71E089" w14:textId="77777777" w:rsidR="00404529" w:rsidRPr="00B14753" w:rsidRDefault="00404529" w:rsidP="00404529">
            <w:pPr>
              <w:suppressAutoHyphens/>
              <w:jc w:val="left"/>
              <w:rPr>
                <w:rFonts w:ascii="Arial" w:hAnsi="Arial" w:cs="Arial"/>
                <w:sz w:val="20"/>
                <w:szCs w:val="20"/>
              </w:rPr>
            </w:pPr>
            <w:r w:rsidRPr="00B14753">
              <w:rPr>
                <w:rFonts w:ascii="Arial" w:hAnsi="Arial" w:cs="Arial"/>
                <w:sz w:val="20"/>
                <w:szCs w:val="20"/>
              </w:rPr>
              <w:t>Экраны мобильного приложения со списком заказов, списком операций и операции заказов адаптируются под используемые заказчиком поля в заказах и операциях заказов ТОРО и вид просмотра.</w:t>
            </w:r>
          </w:p>
          <w:p w14:paraId="11BF9B53" w14:textId="6218594D" w:rsidR="00404529" w:rsidRPr="00B14753" w:rsidRDefault="00404529" w:rsidP="00404529">
            <w:pPr>
              <w:suppressAutoHyphens/>
              <w:jc w:val="left"/>
              <w:rPr>
                <w:rFonts w:ascii="Arial" w:hAnsi="Arial" w:cs="Arial"/>
                <w:sz w:val="20"/>
                <w:szCs w:val="20"/>
              </w:rPr>
            </w:pPr>
            <w:r w:rsidRPr="00B14753">
              <w:rPr>
                <w:rFonts w:ascii="Arial" w:hAnsi="Arial" w:cs="Arial"/>
                <w:sz w:val="20"/>
                <w:szCs w:val="20"/>
              </w:rPr>
              <w:t>Добавляются/изменяются т</w:t>
            </w:r>
            <w:r>
              <w:rPr>
                <w:rFonts w:ascii="Arial" w:hAnsi="Arial" w:cs="Arial"/>
                <w:sz w:val="20"/>
                <w:szCs w:val="20"/>
              </w:rPr>
              <w:t>ранзакции мобильного приложения</w:t>
            </w:r>
          </w:p>
        </w:tc>
        <w:tc>
          <w:tcPr>
            <w:tcW w:w="757" w:type="pct"/>
          </w:tcPr>
          <w:p w14:paraId="7EB6716D" w14:textId="77777777" w:rsidR="00404529" w:rsidRPr="00B14753" w:rsidRDefault="00404529" w:rsidP="00404529">
            <w:pPr>
              <w:suppressAutoHyphens/>
              <w:jc w:val="center"/>
              <w:rPr>
                <w:rFonts w:ascii="Arial" w:hAnsi="Arial" w:cs="Arial"/>
                <w:sz w:val="20"/>
                <w:szCs w:val="20"/>
              </w:rPr>
            </w:pPr>
            <w:r w:rsidRPr="00B14753">
              <w:rPr>
                <w:rFonts w:ascii="Arial" w:hAnsi="Arial" w:cs="Arial"/>
                <w:sz w:val="20"/>
                <w:szCs w:val="20"/>
              </w:rPr>
              <w:t>Расширение</w:t>
            </w:r>
          </w:p>
        </w:tc>
        <w:tc>
          <w:tcPr>
            <w:tcW w:w="644" w:type="pct"/>
          </w:tcPr>
          <w:p w14:paraId="382A5E3B" w14:textId="77777777" w:rsidR="00404529" w:rsidRPr="00B14753" w:rsidRDefault="00404529" w:rsidP="00404529">
            <w:pPr>
              <w:suppressAutoHyphens/>
              <w:jc w:val="center"/>
              <w:rPr>
                <w:rFonts w:ascii="Arial" w:hAnsi="Arial" w:cs="Arial"/>
                <w:sz w:val="20"/>
                <w:szCs w:val="20"/>
                <w:lang w:val="en-US"/>
              </w:rPr>
            </w:pPr>
            <w:r w:rsidRPr="00B14753">
              <w:rPr>
                <w:rFonts w:ascii="Arial" w:hAnsi="Arial" w:cs="Arial"/>
                <w:sz w:val="20"/>
                <w:szCs w:val="20"/>
                <w:lang w:val="en-US"/>
              </w:rPr>
              <w:t>PM05</w:t>
            </w:r>
          </w:p>
        </w:tc>
        <w:tc>
          <w:tcPr>
            <w:tcW w:w="908" w:type="pct"/>
            <w:shd w:val="clear" w:color="auto" w:fill="auto"/>
          </w:tcPr>
          <w:p w14:paraId="4C6DCC2F" w14:textId="77777777" w:rsidR="00404529" w:rsidRPr="00D90ADB" w:rsidRDefault="00404529" w:rsidP="00404529">
            <w:pPr>
              <w:suppressAutoHyphens/>
              <w:jc w:val="center"/>
              <w:rPr>
                <w:rFonts w:ascii="Arial" w:hAnsi="Arial" w:cs="Arial"/>
                <w:sz w:val="20"/>
                <w:szCs w:val="20"/>
                <w:lang w:val="en-US"/>
              </w:rPr>
            </w:pPr>
            <w:r>
              <w:rPr>
                <w:rFonts w:ascii="Arial" w:hAnsi="Arial" w:cs="Arial"/>
                <w:sz w:val="20"/>
                <w:szCs w:val="20"/>
                <w:lang w:val="en-US"/>
              </w:rPr>
              <w:t>-</w:t>
            </w:r>
          </w:p>
        </w:tc>
      </w:tr>
      <w:tr w:rsidR="00404529" w:rsidRPr="00B14753" w14:paraId="669AC14A" w14:textId="77777777" w:rsidTr="002008C6">
        <w:trPr>
          <w:cantSplit/>
          <w:jc w:val="center"/>
        </w:trPr>
        <w:tc>
          <w:tcPr>
            <w:tcW w:w="369" w:type="pct"/>
            <w:shd w:val="clear" w:color="auto" w:fill="auto"/>
          </w:tcPr>
          <w:p w14:paraId="2A860905" w14:textId="3A83BB62" w:rsidR="00404529" w:rsidRPr="00B14753" w:rsidRDefault="00404529" w:rsidP="00404529">
            <w:pPr>
              <w:suppressAutoHyphens/>
              <w:jc w:val="left"/>
              <w:rPr>
                <w:rFonts w:ascii="Arial" w:hAnsi="Arial" w:cs="Arial"/>
                <w:color w:val="000000"/>
                <w:sz w:val="20"/>
                <w:szCs w:val="20"/>
                <w:lang w:val="en-US" w:eastAsia="ru-RU"/>
              </w:rPr>
            </w:pPr>
            <w:r>
              <w:rPr>
                <w:rFonts w:ascii="Arial" w:hAnsi="Arial" w:cs="Arial"/>
                <w:color w:val="000000"/>
                <w:sz w:val="20"/>
                <w:szCs w:val="20"/>
                <w:lang w:val="en-US" w:eastAsia="ru-RU"/>
              </w:rPr>
              <w:t>3</w:t>
            </w:r>
            <w:r w:rsidRPr="00B14753">
              <w:rPr>
                <w:rFonts w:ascii="Arial" w:hAnsi="Arial" w:cs="Arial"/>
                <w:color w:val="000000"/>
                <w:sz w:val="20"/>
                <w:szCs w:val="20"/>
                <w:lang w:val="en-US" w:eastAsia="ru-RU"/>
              </w:rPr>
              <w:t>.</w:t>
            </w:r>
          </w:p>
        </w:tc>
        <w:tc>
          <w:tcPr>
            <w:tcW w:w="2322" w:type="pct"/>
          </w:tcPr>
          <w:p w14:paraId="7A54C0E2" w14:textId="77777777" w:rsidR="00404529" w:rsidRDefault="00404529" w:rsidP="00404529">
            <w:pPr>
              <w:suppressAutoHyphens/>
              <w:jc w:val="left"/>
              <w:rPr>
                <w:rFonts w:ascii="Arial" w:hAnsi="Arial" w:cs="Arial"/>
                <w:sz w:val="20"/>
                <w:szCs w:val="20"/>
              </w:rPr>
            </w:pPr>
            <w:r w:rsidRPr="00C801B3">
              <w:rPr>
                <w:rFonts w:ascii="Arial" w:hAnsi="Arial" w:cs="Arial"/>
                <w:sz w:val="20"/>
                <w:szCs w:val="20"/>
              </w:rPr>
              <w:t>Модифицируется стандартная транзакция IW28 под просмотр дополнительных данных</w:t>
            </w:r>
            <w:r>
              <w:rPr>
                <w:rFonts w:ascii="Arial" w:hAnsi="Arial" w:cs="Arial"/>
                <w:sz w:val="20"/>
                <w:szCs w:val="20"/>
              </w:rPr>
              <w:t>:</w:t>
            </w:r>
          </w:p>
          <w:p w14:paraId="7018B43C" w14:textId="77777777" w:rsidR="00404529" w:rsidRDefault="00404529" w:rsidP="00404529">
            <w:pPr>
              <w:suppressAutoHyphens/>
              <w:jc w:val="left"/>
              <w:rPr>
                <w:rFonts w:ascii="Arial" w:hAnsi="Arial" w:cs="Arial"/>
                <w:sz w:val="20"/>
                <w:szCs w:val="20"/>
              </w:rPr>
            </w:pPr>
            <w:r>
              <w:rPr>
                <w:rFonts w:ascii="Arial" w:hAnsi="Arial" w:cs="Arial"/>
                <w:sz w:val="20"/>
                <w:szCs w:val="20"/>
              </w:rPr>
              <w:t>- Статус связанного с сообщением заказа ТОРО,</w:t>
            </w:r>
          </w:p>
          <w:p w14:paraId="0DEDADAE" w14:textId="77777777" w:rsidR="00404529" w:rsidRDefault="00404529" w:rsidP="00404529">
            <w:pPr>
              <w:suppressAutoHyphens/>
              <w:jc w:val="left"/>
              <w:rPr>
                <w:rFonts w:ascii="Arial" w:hAnsi="Arial" w:cs="Arial"/>
                <w:sz w:val="20"/>
                <w:szCs w:val="20"/>
              </w:rPr>
            </w:pPr>
            <w:r>
              <w:rPr>
                <w:rFonts w:ascii="Arial" w:hAnsi="Arial" w:cs="Arial"/>
                <w:sz w:val="20"/>
                <w:szCs w:val="20"/>
              </w:rPr>
              <w:t>- Причина дефекта,</w:t>
            </w:r>
          </w:p>
          <w:p w14:paraId="7314C1F5" w14:textId="41F9BCBB" w:rsidR="00404529" w:rsidRPr="00042E34" w:rsidRDefault="00404529" w:rsidP="00404529">
            <w:pPr>
              <w:suppressAutoHyphens/>
              <w:jc w:val="left"/>
              <w:rPr>
                <w:rFonts w:ascii="Arial" w:hAnsi="Arial" w:cs="Arial"/>
                <w:sz w:val="20"/>
                <w:szCs w:val="20"/>
              </w:rPr>
            </w:pPr>
            <w:r>
              <w:rPr>
                <w:rFonts w:ascii="Arial" w:hAnsi="Arial" w:cs="Arial"/>
                <w:sz w:val="20"/>
                <w:szCs w:val="20"/>
              </w:rPr>
              <w:t>- Часть объекта</w:t>
            </w:r>
          </w:p>
        </w:tc>
        <w:tc>
          <w:tcPr>
            <w:tcW w:w="757" w:type="pct"/>
          </w:tcPr>
          <w:p w14:paraId="7E61B63B" w14:textId="77777777" w:rsidR="00404529" w:rsidRPr="00B14753" w:rsidRDefault="00404529" w:rsidP="00404529">
            <w:pPr>
              <w:suppressAutoHyphens/>
              <w:jc w:val="center"/>
              <w:rPr>
                <w:rFonts w:ascii="Arial" w:hAnsi="Arial" w:cs="Arial"/>
                <w:sz w:val="20"/>
                <w:szCs w:val="20"/>
              </w:rPr>
            </w:pPr>
            <w:r w:rsidRPr="00B14753">
              <w:rPr>
                <w:rFonts w:ascii="Arial" w:hAnsi="Arial" w:cs="Arial"/>
                <w:sz w:val="20"/>
                <w:szCs w:val="20"/>
              </w:rPr>
              <w:t>Расширение</w:t>
            </w:r>
          </w:p>
        </w:tc>
        <w:tc>
          <w:tcPr>
            <w:tcW w:w="644" w:type="pct"/>
          </w:tcPr>
          <w:p w14:paraId="0598FABC" w14:textId="77777777" w:rsidR="00404529" w:rsidRPr="00CD51C3" w:rsidRDefault="00404529" w:rsidP="00404529">
            <w:pPr>
              <w:suppressAutoHyphens/>
              <w:jc w:val="center"/>
              <w:rPr>
                <w:rFonts w:ascii="Arial" w:hAnsi="Arial" w:cs="Arial"/>
                <w:sz w:val="20"/>
                <w:szCs w:val="20"/>
              </w:rPr>
            </w:pPr>
            <w:r>
              <w:rPr>
                <w:rFonts w:ascii="Arial" w:hAnsi="Arial" w:cs="Arial"/>
                <w:sz w:val="20"/>
                <w:szCs w:val="20"/>
                <w:lang w:val="en-US"/>
              </w:rPr>
              <w:t>PM</w:t>
            </w:r>
            <w:r w:rsidRPr="00CD51C3">
              <w:rPr>
                <w:rFonts w:ascii="Arial" w:hAnsi="Arial" w:cs="Arial"/>
                <w:sz w:val="20"/>
                <w:szCs w:val="20"/>
              </w:rPr>
              <w:t>06</w:t>
            </w:r>
          </w:p>
        </w:tc>
        <w:tc>
          <w:tcPr>
            <w:tcW w:w="908" w:type="pct"/>
            <w:shd w:val="clear" w:color="auto" w:fill="auto"/>
          </w:tcPr>
          <w:p w14:paraId="58D7B72B" w14:textId="77777777" w:rsidR="00404529" w:rsidRPr="00CD51C3" w:rsidRDefault="00404529" w:rsidP="00404529">
            <w:pPr>
              <w:suppressAutoHyphens/>
              <w:jc w:val="center"/>
              <w:rPr>
                <w:rFonts w:ascii="Arial" w:hAnsi="Arial" w:cs="Arial"/>
                <w:sz w:val="20"/>
                <w:szCs w:val="20"/>
              </w:rPr>
            </w:pPr>
            <w:r w:rsidRPr="00CD51C3">
              <w:rPr>
                <w:rFonts w:ascii="Arial" w:hAnsi="Arial" w:cs="Arial"/>
                <w:sz w:val="20"/>
                <w:szCs w:val="20"/>
              </w:rPr>
              <w:t>-</w:t>
            </w:r>
          </w:p>
        </w:tc>
      </w:tr>
      <w:tr w:rsidR="00404529" w:rsidRPr="00B14753" w14:paraId="68EC3EED" w14:textId="77777777" w:rsidTr="002008C6">
        <w:trPr>
          <w:cantSplit/>
          <w:jc w:val="center"/>
        </w:trPr>
        <w:tc>
          <w:tcPr>
            <w:tcW w:w="369" w:type="pct"/>
            <w:shd w:val="clear" w:color="auto" w:fill="auto"/>
          </w:tcPr>
          <w:p w14:paraId="59F61776" w14:textId="6AB870A5" w:rsidR="00404529" w:rsidRPr="00CD51C3" w:rsidRDefault="00404529" w:rsidP="00404529">
            <w:pPr>
              <w:suppressAutoHyphens/>
              <w:jc w:val="left"/>
              <w:rPr>
                <w:rFonts w:ascii="Arial" w:hAnsi="Arial" w:cs="Arial"/>
                <w:color w:val="000000"/>
                <w:sz w:val="20"/>
                <w:szCs w:val="20"/>
                <w:lang w:eastAsia="ru-RU"/>
              </w:rPr>
            </w:pPr>
            <w:r>
              <w:rPr>
                <w:rFonts w:ascii="Arial" w:hAnsi="Arial" w:cs="Arial"/>
                <w:color w:val="000000"/>
                <w:sz w:val="20"/>
                <w:szCs w:val="20"/>
                <w:lang w:val="en-US" w:eastAsia="ru-RU"/>
              </w:rPr>
              <w:t>4.</w:t>
            </w:r>
          </w:p>
        </w:tc>
        <w:tc>
          <w:tcPr>
            <w:tcW w:w="2322" w:type="pct"/>
          </w:tcPr>
          <w:p w14:paraId="36661199" w14:textId="77777777" w:rsidR="00404529" w:rsidRDefault="00404529" w:rsidP="00404529">
            <w:pPr>
              <w:suppressAutoHyphens/>
              <w:jc w:val="left"/>
              <w:rPr>
                <w:rFonts w:ascii="Arial" w:hAnsi="Arial" w:cs="Arial"/>
                <w:sz w:val="20"/>
                <w:szCs w:val="20"/>
              </w:rPr>
            </w:pPr>
            <w:r w:rsidRPr="00B14753">
              <w:rPr>
                <w:rFonts w:ascii="Arial" w:hAnsi="Arial" w:cs="Arial"/>
                <w:sz w:val="20"/>
                <w:szCs w:val="20"/>
              </w:rPr>
              <w:t>Модифицируется стандартная транзакция IW38 под просмотр дополнительных данных</w:t>
            </w:r>
            <w:r>
              <w:rPr>
                <w:rFonts w:ascii="Arial" w:hAnsi="Arial" w:cs="Arial"/>
                <w:sz w:val="20"/>
                <w:szCs w:val="20"/>
              </w:rPr>
              <w:t>:</w:t>
            </w:r>
          </w:p>
          <w:p w14:paraId="1B82288E" w14:textId="77777777" w:rsidR="00404529" w:rsidRDefault="00404529" w:rsidP="00404529">
            <w:pPr>
              <w:suppressAutoHyphens/>
              <w:jc w:val="left"/>
              <w:rPr>
                <w:rFonts w:ascii="Arial" w:hAnsi="Arial" w:cs="Arial"/>
                <w:sz w:val="20"/>
                <w:szCs w:val="20"/>
              </w:rPr>
            </w:pPr>
            <w:r>
              <w:rPr>
                <w:rFonts w:ascii="Arial" w:hAnsi="Arial" w:cs="Arial"/>
                <w:sz w:val="20"/>
                <w:szCs w:val="20"/>
              </w:rPr>
              <w:t>- Стоимость нового узла,</w:t>
            </w:r>
          </w:p>
          <w:p w14:paraId="7502F4CC" w14:textId="77777777" w:rsidR="00404529" w:rsidRDefault="00404529" w:rsidP="00404529">
            <w:pPr>
              <w:suppressAutoHyphens/>
              <w:jc w:val="left"/>
              <w:rPr>
                <w:rFonts w:ascii="Arial" w:hAnsi="Arial" w:cs="Arial"/>
                <w:sz w:val="20"/>
                <w:szCs w:val="20"/>
              </w:rPr>
            </w:pPr>
            <w:r>
              <w:rPr>
                <w:rFonts w:ascii="Arial" w:hAnsi="Arial" w:cs="Arial"/>
                <w:sz w:val="20"/>
                <w:szCs w:val="20"/>
              </w:rPr>
              <w:t>- % от стоимости ремонта (план),</w:t>
            </w:r>
          </w:p>
          <w:p w14:paraId="1A385F01" w14:textId="77777777" w:rsidR="00404529" w:rsidRDefault="00404529" w:rsidP="00404529">
            <w:pPr>
              <w:suppressAutoHyphens/>
              <w:jc w:val="left"/>
              <w:rPr>
                <w:rFonts w:ascii="Arial" w:hAnsi="Arial" w:cs="Arial"/>
                <w:sz w:val="20"/>
                <w:szCs w:val="20"/>
              </w:rPr>
            </w:pPr>
            <w:r>
              <w:rPr>
                <w:rFonts w:ascii="Arial" w:hAnsi="Arial" w:cs="Arial"/>
                <w:sz w:val="20"/>
                <w:szCs w:val="20"/>
              </w:rPr>
              <w:t>- % от стоимости ремонта (факт),</w:t>
            </w:r>
          </w:p>
          <w:p w14:paraId="255769E4" w14:textId="77777777" w:rsidR="00404529" w:rsidRDefault="00404529" w:rsidP="00404529">
            <w:pPr>
              <w:suppressAutoHyphens/>
              <w:jc w:val="left"/>
              <w:rPr>
                <w:rFonts w:ascii="Arial" w:hAnsi="Arial" w:cs="Arial"/>
                <w:sz w:val="20"/>
                <w:szCs w:val="20"/>
              </w:rPr>
            </w:pPr>
            <w:r>
              <w:rPr>
                <w:rFonts w:ascii="Arial" w:hAnsi="Arial" w:cs="Arial"/>
                <w:sz w:val="20"/>
                <w:szCs w:val="20"/>
              </w:rPr>
              <w:t>- Закупаемые МТР – план,</w:t>
            </w:r>
          </w:p>
          <w:p w14:paraId="2857C97E" w14:textId="77777777" w:rsidR="00404529" w:rsidRDefault="00404529" w:rsidP="00404529">
            <w:pPr>
              <w:suppressAutoHyphens/>
              <w:jc w:val="left"/>
              <w:rPr>
                <w:rFonts w:ascii="Arial" w:hAnsi="Arial" w:cs="Arial"/>
                <w:sz w:val="20"/>
                <w:szCs w:val="20"/>
              </w:rPr>
            </w:pPr>
            <w:r>
              <w:rPr>
                <w:rFonts w:ascii="Arial" w:hAnsi="Arial" w:cs="Arial"/>
                <w:sz w:val="20"/>
                <w:szCs w:val="20"/>
              </w:rPr>
              <w:t>- Закупаемые МТР – факт,</w:t>
            </w:r>
          </w:p>
          <w:p w14:paraId="29CDF301" w14:textId="77777777" w:rsidR="00404529" w:rsidRDefault="00404529" w:rsidP="00404529">
            <w:pPr>
              <w:suppressAutoHyphens/>
              <w:jc w:val="left"/>
              <w:rPr>
                <w:rFonts w:ascii="Arial" w:hAnsi="Arial" w:cs="Arial"/>
                <w:sz w:val="20"/>
                <w:szCs w:val="20"/>
              </w:rPr>
            </w:pPr>
            <w:r>
              <w:rPr>
                <w:rFonts w:ascii="Arial" w:hAnsi="Arial" w:cs="Arial"/>
                <w:sz w:val="20"/>
                <w:szCs w:val="20"/>
              </w:rPr>
              <w:t>- Индикатор наличия активной гарантии по объекту</w:t>
            </w:r>
          </w:p>
          <w:p w14:paraId="288C2AC6" w14:textId="77777777" w:rsidR="00404529" w:rsidRDefault="00404529" w:rsidP="00404529">
            <w:pPr>
              <w:suppressAutoHyphens/>
              <w:jc w:val="left"/>
              <w:rPr>
                <w:rFonts w:ascii="Arial" w:hAnsi="Arial" w:cs="Arial"/>
                <w:sz w:val="20"/>
                <w:szCs w:val="20"/>
              </w:rPr>
            </w:pPr>
            <w:r>
              <w:rPr>
                <w:rFonts w:ascii="Arial" w:hAnsi="Arial" w:cs="Arial"/>
                <w:sz w:val="20"/>
                <w:szCs w:val="20"/>
              </w:rPr>
              <w:t>- Индикатор наличия опасных работ</w:t>
            </w:r>
          </w:p>
          <w:p w14:paraId="50EEF311" w14:textId="36AF6885" w:rsidR="00404529" w:rsidRPr="00B14753" w:rsidRDefault="00404529" w:rsidP="00404529">
            <w:pPr>
              <w:suppressAutoHyphens/>
              <w:jc w:val="left"/>
              <w:rPr>
                <w:rFonts w:ascii="Arial" w:hAnsi="Arial" w:cs="Arial"/>
                <w:sz w:val="20"/>
                <w:szCs w:val="20"/>
              </w:rPr>
            </w:pPr>
            <w:r>
              <w:rPr>
                <w:rFonts w:ascii="Arial" w:hAnsi="Arial" w:cs="Arial"/>
                <w:sz w:val="20"/>
                <w:szCs w:val="20"/>
              </w:rPr>
              <w:t>- Индикатор факта печати наряда-допуска</w:t>
            </w:r>
          </w:p>
        </w:tc>
        <w:tc>
          <w:tcPr>
            <w:tcW w:w="757" w:type="pct"/>
          </w:tcPr>
          <w:p w14:paraId="79EFADE9" w14:textId="77777777" w:rsidR="00404529" w:rsidRPr="00B14753" w:rsidRDefault="00404529" w:rsidP="00404529">
            <w:pPr>
              <w:suppressAutoHyphens/>
              <w:jc w:val="center"/>
              <w:rPr>
                <w:rFonts w:ascii="Arial" w:hAnsi="Arial" w:cs="Arial"/>
                <w:sz w:val="20"/>
                <w:szCs w:val="20"/>
              </w:rPr>
            </w:pPr>
            <w:r w:rsidRPr="00B14753">
              <w:rPr>
                <w:rFonts w:ascii="Arial" w:hAnsi="Arial" w:cs="Arial"/>
                <w:sz w:val="20"/>
                <w:szCs w:val="20"/>
              </w:rPr>
              <w:t>Расширение</w:t>
            </w:r>
          </w:p>
        </w:tc>
        <w:tc>
          <w:tcPr>
            <w:tcW w:w="644" w:type="pct"/>
          </w:tcPr>
          <w:p w14:paraId="7AEFC292" w14:textId="77777777" w:rsidR="00404529" w:rsidRPr="00B14753" w:rsidRDefault="00404529" w:rsidP="00404529">
            <w:pPr>
              <w:suppressAutoHyphens/>
              <w:jc w:val="center"/>
              <w:rPr>
                <w:rFonts w:ascii="Arial" w:hAnsi="Arial" w:cs="Arial"/>
                <w:sz w:val="20"/>
                <w:szCs w:val="20"/>
              </w:rPr>
            </w:pPr>
            <w:r w:rsidRPr="00B14753">
              <w:rPr>
                <w:rFonts w:ascii="Arial" w:hAnsi="Arial" w:cs="Arial"/>
                <w:sz w:val="20"/>
                <w:szCs w:val="20"/>
              </w:rPr>
              <w:t>PM08</w:t>
            </w:r>
          </w:p>
        </w:tc>
        <w:tc>
          <w:tcPr>
            <w:tcW w:w="908" w:type="pct"/>
            <w:shd w:val="clear" w:color="auto" w:fill="auto"/>
          </w:tcPr>
          <w:p w14:paraId="5B084FDA" w14:textId="77777777" w:rsidR="00404529" w:rsidRPr="00D90ADB" w:rsidRDefault="00404529" w:rsidP="00404529">
            <w:pPr>
              <w:suppressAutoHyphens/>
              <w:jc w:val="center"/>
              <w:rPr>
                <w:rFonts w:ascii="Arial" w:hAnsi="Arial" w:cs="Arial"/>
                <w:sz w:val="20"/>
                <w:szCs w:val="20"/>
                <w:lang w:val="en-US"/>
              </w:rPr>
            </w:pPr>
            <w:r>
              <w:rPr>
                <w:rFonts w:ascii="Arial" w:hAnsi="Arial" w:cs="Arial"/>
                <w:sz w:val="20"/>
                <w:szCs w:val="20"/>
                <w:lang w:val="en-US"/>
              </w:rPr>
              <w:t>-</w:t>
            </w:r>
          </w:p>
        </w:tc>
      </w:tr>
      <w:tr w:rsidR="00404529" w:rsidRPr="00B14753" w14:paraId="5C8DDF55" w14:textId="77777777" w:rsidTr="002008C6">
        <w:trPr>
          <w:cantSplit/>
          <w:jc w:val="center"/>
        </w:trPr>
        <w:tc>
          <w:tcPr>
            <w:tcW w:w="369" w:type="pct"/>
            <w:shd w:val="clear" w:color="auto" w:fill="auto"/>
          </w:tcPr>
          <w:p w14:paraId="4A36F70B" w14:textId="164A85F8" w:rsidR="00404529" w:rsidRPr="00B14753" w:rsidRDefault="00404529" w:rsidP="00404529">
            <w:pPr>
              <w:suppressAutoHyphens/>
              <w:jc w:val="left"/>
              <w:rPr>
                <w:rFonts w:ascii="Arial" w:hAnsi="Arial" w:cs="Arial"/>
                <w:color w:val="000000"/>
                <w:sz w:val="20"/>
                <w:szCs w:val="20"/>
                <w:lang w:val="en-US" w:eastAsia="ru-RU"/>
              </w:rPr>
            </w:pPr>
            <w:r w:rsidRPr="00CD51C3">
              <w:rPr>
                <w:rFonts w:ascii="Arial" w:hAnsi="Arial" w:cs="Arial"/>
                <w:color w:val="000000"/>
                <w:sz w:val="20"/>
                <w:szCs w:val="20"/>
                <w:lang w:eastAsia="ru-RU"/>
              </w:rPr>
              <w:t>5.</w:t>
            </w:r>
          </w:p>
        </w:tc>
        <w:tc>
          <w:tcPr>
            <w:tcW w:w="2322" w:type="pct"/>
          </w:tcPr>
          <w:p w14:paraId="39B03EE2" w14:textId="48805C10" w:rsidR="00404529" w:rsidRPr="002F7492" w:rsidRDefault="00404529" w:rsidP="00404529">
            <w:pPr>
              <w:suppressAutoHyphens/>
              <w:jc w:val="left"/>
              <w:rPr>
                <w:rFonts w:ascii="Arial" w:hAnsi="Arial" w:cs="Arial"/>
                <w:sz w:val="20"/>
                <w:szCs w:val="20"/>
              </w:rPr>
            </w:pPr>
            <w:r w:rsidRPr="00B14753">
              <w:rPr>
                <w:rFonts w:ascii="Arial" w:hAnsi="Arial" w:cs="Arial"/>
                <w:color w:val="000000"/>
                <w:sz w:val="20"/>
                <w:szCs w:val="20"/>
              </w:rPr>
              <w:t>Проверка при списании: нельзя списать МТР больше, чем указано в заказе ТОРО</w:t>
            </w:r>
            <w:r>
              <w:rPr>
                <w:rFonts w:ascii="Arial" w:hAnsi="Arial" w:cs="Arial"/>
                <w:color w:val="000000"/>
                <w:sz w:val="20"/>
                <w:szCs w:val="20"/>
              </w:rPr>
              <w:t xml:space="preserve"> с учетом толеранса (допустимого отклонения, указанного в основной записи МТР)</w:t>
            </w:r>
            <w:r w:rsidRPr="002F7492">
              <w:rPr>
                <w:rFonts w:ascii="Arial" w:hAnsi="Arial" w:cs="Arial"/>
                <w:color w:val="000000"/>
                <w:sz w:val="20"/>
                <w:szCs w:val="20"/>
              </w:rPr>
              <w:t xml:space="preserve">; </w:t>
            </w:r>
            <w:r>
              <w:rPr>
                <w:rFonts w:ascii="Arial" w:hAnsi="Arial" w:cs="Arial"/>
                <w:color w:val="000000"/>
                <w:sz w:val="20"/>
                <w:szCs w:val="20"/>
              </w:rPr>
              <w:t xml:space="preserve">запрещено списание МТР по заказам вида </w:t>
            </w:r>
            <w:r>
              <w:rPr>
                <w:rFonts w:ascii="Arial" w:hAnsi="Arial" w:cs="Arial"/>
                <w:color w:val="000000"/>
                <w:sz w:val="20"/>
                <w:szCs w:val="20"/>
                <w:lang w:val="en-US"/>
              </w:rPr>
              <w:t>ATU</w:t>
            </w:r>
            <w:r w:rsidRPr="002F7492">
              <w:rPr>
                <w:rFonts w:ascii="Arial" w:hAnsi="Arial" w:cs="Arial"/>
                <w:color w:val="000000"/>
                <w:sz w:val="20"/>
                <w:szCs w:val="20"/>
              </w:rPr>
              <w:t xml:space="preserve">1 </w:t>
            </w:r>
            <w:r>
              <w:rPr>
                <w:rFonts w:ascii="Arial" w:hAnsi="Arial" w:cs="Arial"/>
                <w:color w:val="000000"/>
                <w:sz w:val="20"/>
                <w:szCs w:val="20"/>
              </w:rPr>
              <w:t>–</w:t>
            </w:r>
            <w:r w:rsidRPr="002F7492">
              <w:rPr>
                <w:rFonts w:ascii="Arial" w:hAnsi="Arial" w:cs="Arial"/>
                <w:color w:val="000000"/>
                <w:sz w:val="20"/>
                <w:szCs w:val="20"/>
              </w:rPr>
              <w:t xml:space="preserve"> </w:t>
            </w:r>
            <w:r>
              <w:rPr>
                <w:rFonts w:ascii="Arial" w:hAnsi="Arial" w:cs="Arial"/>
                <w:color w:val="000000"/>
                <w:sz w:val="20"/>
                <w:szCs w:val="20"/>
              </w:rPr>
              <w:t>Технический заказ ТОРО</w:t>
            </w:r>
          </w:p>
        </w:tc>
        <w:tc>
          <w:tcPr>
            <w:tcW w:w="757" w:type="pct"/>
          </w:tcPr>
          <w:p w14:paraId="39692E6E" w14:textId="77777777" w:rsidR="00404529" w:rsidRPr="00B14753" w:rsidRDefault="00404529" w:rsidP="00404529">
            <w:pPr>
              <w:suppressAutoHyphens/>
              <w:jc w:val="center"/>
              <w:rPr>
                <w:rFonts w:ascii="Arial" w:hAnsi="Arial" w:cs="Arial"/>
                <w:sz w:val="20"/>
                <w:szCs w:val="20"/>
              </w:rPr>
            </w:pPr>
            <w:r w:rsidRPr="00B14753">
              <w:rPr>
                <w:rFonts w:ascii="Arial" w:hAnsi="Arial" w:cs="Arial"/>
                <w:sz w:val="20"/>
                <w:szCs w:val="20"/>
              </w:rPr>
              <w:t>Расширение</w:t>
            </w:r>
          </w:p>
        </w:tc>
        <w:tc>
          <w:tcPr>
            <w:tcW w:w="644" w:type="pct"/>
          </w:tcPr>
          <w:p w14:paraId="132712FF" w14:textId="77777777" w:rsidR="00404529" w:rsidRPr="00B14753" w:rsidRDefault="00404529" w:rsidP="00404529">
            <w:pPr>
              <w:suppressAutoHyphens/>
              <w:jc w:val="center"/>
              <w:rPr>
                <w:rFonts w:ascii="Arial" w:hAnsi="Arial" w:cs="Arial"/>
                <w:sz w:val="20"/>
                <w:szCs w:val="20"/>
                <w:lang w:val="en-US"/>
              </w:rPr>
            </w:pPr>
            <w:r w:rsidRPr="00B14753">
              <w:rPr>
                <w:rFonts w:ascii="Arial" w:hAnsi="Arial" w:cs="Arial"/>
                <w:sz w:val="20"/>
                <w:szCs w:val="20"/>
                <w:lang w:val="en-US"/>
              </w:rPr>
              <w:t>PM18</w:t>
            </w:r>
          </w:p>
        </w:tc>
        <w:tc>
          <w:tcPr>
            <w:tcW w:w="908" w:type="pct"/>
            <w:shd w:val="clear" w:color="auto" w:fill="auto"/>
          </w:tcPr>
          <w:p w14:paraId="5D107CBA" w14:textId="77777777" w:rsidR="00404529" w:rsidRPr="00D90ADB" w:rsidRDefault="00404529" w:rsidP="00404529">
            <w:pPr>
              <w:suppressAutoHyphens/>
              <w:jc w:val="center"/>
              <w:rPr>
                <w:rFonts w:ascii="Arial" w:hAnsi="Arial" w:cs="Arial"/>
                <w:sz w:val="20"/>
                <w:szCs w:val="20"/>
                <w:lang w:val="en-US"/>
              </w:rPr>
            </w:pPr>
            <w:r>
              <w:rPr>
                <w:rFonts w:ascii="Arial" w:hAnsi="Arial" w:cs="Arial"/>
                <w:sz w:val="20"/>
                <w:szCs w:val="20"/>
                <w:lang w:val="en-US"/>
              </w:rPr>
              <w:t>-</w:t>
            </w:r>
          </w:p>
        </w:tc>
      </w:tr>
      <w:tr w:rsidR="00404529" w:rsidRPr="00B14753" w14:paraId="7BAC34CF" w14:textId="77777777" w:rsidTr="002008C6">
        <w:trPr>
          <w:cantSplit/>
          <w:jc w:val="center"/>
        </w:trPr>
        <w:tc>
          <w:tcPr>
            <w:tcW w:w="369" w:type="pct"/>
            <w:shd w:val="clear" w:color="auto" w:fill="auto"/>
          </w:tcPr>
          <w:p w14:paraId="49BDB212" w14:textId="440248B8" w:rsidR="00404529" w:rsidRPr="00B14753" w:rsidRDefault="00404529" w:rsidP="00404529">
            <w:pPr>
              <w:suppressAutoHyphens/>
              <w:jc w:val="left"/>
              <w:rPr>
                <w:rFonts w:ascii="Arial" w:hAnsi="Arial" w:cs="Arial"/>
                <w:color w:val="000000"/>
                <w:sz w:val="20"/>
                <w:szCs w:val="20"/>
                <w:lang w:val="en-US" w:eastAsia="ru-RU"/>
              </w:rPr>
            </w:pPr>
            <w:r>
              <w:rPr>
                <w:rFonts w:ascii="Arial" w:hAnsi="Arial" w:cs="Arial"/>
                <w:color w:val="000000"/>
                <w:sz w:val="20"/>
                <w:szCs w:val="20"/>
                <w:lang w:val="en-US" w:eastAsia="ru-RU"/>
              </w:rPr>
              <w:t>6</w:t>
            </w:r>
            <w:r w:rsidRPr="00B14753">
              <w:rPr>
                <w:rFonts w:ascii="Arial" w:hAnsi="Arial" w:cs="Arial"/>
                <w:color w:val="000000"/>
                <w:sz w:val="20"/>
                <w:szCs w:val="20"/>
                <w:lang w:val="en-US" w:eastAsia="ru-RU"/>
              </w:rPr>
              <w:t>.</w:t>
            </w:r>
          </w:p>
        </w:tc>
        <w:tc>
          <w:tcPr>
            <w:tcW w:w="2322" w:type="pct"/>
          </w:tcPr>
          <w:p w14:paraId="0D652F7D" w14:textId="77777777" w:rsidR="00404529" w:rsidRPr="00B14753" w:rsidRDefault="00404529" w:rsidP="00404529">
            <w:pPr>
              <w:suppressAutoHyphens/>
              <w:jc w:val="left"/>
              <w:rPr>
                <w:rFonts w:ascii="Arial" w:hAnsi="Arial" w:cs="Arial"/>
                <w:color w:val="000000"/>
                <w:sz w:val="20"/>
                <w:szCs w:val="20"/>
              </w:rPr>
            </w:pPr>
            <w:r w:rsidRPr="00C801B3">
              <w:rPr>
                <w:rFonts w:ascii="Arial" w:hAnsi="Arial" w:cs="Arial"/>
                <w:color w:val="000000"/>
                <w:sz w:val="20"/>
                <w:szCs w:val="20"/>
              </w:rPr>
              <w:t>Создание карточки РБП по незавершенным капитализируемым ремонтам. Необходимо автоматически создавать карточку РБП по событию/набору критериев в заказе ТОРО</w:t>
            </w:r>
          </w:p>
        </w:tc>
        <w:tc>
          <w:tcPr>
            <w:tcW w:w="757" w:type="pct"/>
          </w:tcPr>
          <w:p w14:paraId="7DDB84CE" w14:textId="77777777" w:rsidR="00404529" w:rsidRPr="00B14753" w:rsidRDefault="00404529" w:rsidP="00404529">
            <w:pPr>
              <w:suppressAutoHyphens/>
              <w:jc w:val="center"/>
              <w:rPr>
                <w:rFonts w:ascii="Arial" w:hAnsi="Arial" w:cs="Arial"/>
                <w:sz w:val="20"/>
                <w:szCs w:val="20"/>
              </w:rPr>
            </w:pPr>
            <w:r w:rsidRPr="00B14753">
              <w:rPr>
                <w:rFonts w:ascii="Arial" w:hAnsi="Arial" w:cs="Arial"/>
                <w:sz w:val="20"/>
                <w:szCs w:val="20"/>
              </w:rPr>
              <w:t>Расширение</w:t>
            </w:r>
          </w:p>
        </w:tc>
        <w:tc>
          <w:tcPr>
            <w:tcW w:w="644" w:type="pct"/>
          </w:tcPr>
          <w:p w14:paraId="6982CE17" w14:textId="77777777" w:rsidR="00404529" w:rsidRPr="00B14753" w:rsidRDefault="00404529" w:rsidP="00404529">
            <w:pPr>
              <w:suppressAutoHyphens/>
              <w:jc w:val="center"/>
              <w:rPr>
                <w:rFonts w:ascii="Arial" w:hAnsi="Arial" w:cs="Arial"/>
                <w:sz w:val="20"/>
                <w:szCs w:val="20"/>
                <w:lang w:val="en-US"/>
              </w:rPr>
            </w:pPr>
            <w:r>
              <w:rPr>
                <w:rFonts w:ascii="Arial" w:hAnsi="Arial" w:cs="Arial"/>
                <w:sz w:val="20"/>
                <w:szCs w:val="20"/>
                <w:lang w:val="en-US"/>
              </w:rPr>
              <w:t>PM31</w:t>
            </w:r>
          </w:p>
        </w:tc>
        <w:tc>
          <w:tcPr>
            <w:tcW w:w="908" w:type="pct"/>
            <w:shd w:val="clear" w:color="auto" w:fill="auto"/>
          </w:tcPr>
          <w:p w14:paraId="5A2940EA" w14:textId="77777777" w:rsidR="00404529" w:rsidRPr="00D90ADB" w:rsidRDefault="00404529" w:rsidP="00404529">
            <w:pPr>
              <w:suppressAutoHyphens/>
              <w:jc w:val="center"/>
              <w:rPr>
                <w:rFonts w:ascii="Arial" w:hAnsi="Arial" w:cs="Arial"/>
                <w:sz w:val="20"/>
                <w:szCs w:val="20"/>
                <w:lang w:val="en-US"/>
              </w:rPr>
            </w:pPr>
            <w:r>
              <w:rPr>
                <w:rFonts w:ascii="Arial" w:hAnsi="Arial" w:cs="Arial"/>
                <w:sz w:val="20"/>
                <w:szCs w:val="20"/>
                <w:lang w:val="en-US"/>
              </w:rPr>
              <w:t>-</w:t>
            </w:r>
          </w:p>
        </w:tc>
      </w:tr>
      <w:tr w:rsidR="00404529" w:rsidRPr="00B14753" w14:paraId="3F47A9AB" w14:textId="77777777" w:rsidTr="002008C6">
        <w:trPr>
          <w:cantSplit/>
          <w:jc w:val="center"/>
        </w:trPr>
        <w:tc>
          <w:tcPr>
            <w:tcW w:w="369" w:type="pct"/>
            <w:shd w:val="clear" w:color="auto" w:fill="auto"/>
          </w:tcPr>
          <w:p w14:paraId="0EB950DC" w14:textId="26AC9B94" w:rsidR="00404529" w:rsidRPr="008913B8" w:rsidRDefault="00641181" w:rsidP="00404529">
            <w:pPr>
              <w:suppressAutoHyphens/>
              <w:jc w:val="left"/>
              <w:rPr>
                <w:rFonts w:ascii="Arial" w:hAnsi="Arial" w:cs="Arial"/>
                <w:color w:val="000000"/>
                <w:sz w:val="20"/>
                <w:szCs w:val="20"/>
                <w:lang w:eastAsia="ru-RU"/>
              </w:rPr>
            </w:pPr>
            <w:r>
              <w:rPr>
                <w:rFonts w:ascii="Arial" w:hAnsi="Arial" w:cs="Arial"/>
                <w:color w:val="000000"/>
                <w:sz w:val="20"/>
                <w:szCs w:val="20"/>
                <w:lang w:eastAsia="ru-RU"/>
              </w:rPr>
              <w:lastRenderedPageBreak/>
              <w:t>7</w:t>
            </w:r>
            <w:r w:rsidR="00404529">
              <w:rPr>
                <w:rFonts w:ascii="Arial" w:hAnsi="Arial" w:cs="Arial"/>
                <w:color w:val="000000"/>
                <w:sz w:val="20"/>
                <w:szCs w:val="20"/>
                <w:lang w:eastAsia="ru-RU"/>
              </w:rPr>
              <w:t>.</w:t>
            </w:r>
          </w:p>
        </w:tc>
        <w:tc>
          <w:tcPr>
            <w:tcW w:w="2322" w:type="pct"/>
          </w:tcPr>
          <w:p w14:paraId="6450B460" w14:textId="77777777" w:rsidR="00404529" w:rsidRDefault="00404529" w:rsidP="00404529">
            <w:pPr>
              <w:suppressAutoHyphens/>
              <w:jc w:val="left"/>
              <w:rPr>
                <w:rFonts w:ascii="Arial" w:hAnsi="Arial" w:cs="Arial"/>
                <w:color w:val="000000"/>
                <w:sz w:val="20"/>
                <w:szCs w:val="20"/>
              </w:rPr>
            </w:pPr>
            <w:r w:rsidRPr="00A55C59">
              <w:rPr>
                <w:rFonts w:ascii="Arial" w:hAnsi="Arial" w:cs="Arial"/>
                <w:color w:val="000000"/>
                <w:sz w:val="20"/>
                <w:szCs w:val="20"/>
              </w:rPr>
              <w:t>Расширение полей заказа ТОРО</w:t>
            </w:r>
            <w:r>
              <w:rPr>
                <w:rFonts w:ascii="Arial" w:hAnsi="Arial" w:cs="Arial"/>
                <w:color w:val="000000"/>
                <w:sz w:val="20"/>
                <w:szCs w:val="20"/>
              </w:rPr>
              <w:t>:</w:t>
            </w:r>
          </w:p>
          <w:p w14:paraId="0724B9BE" w14:textId="77777777" w:rsidR="00404529" w:rsidRDefault="00404529" w:rsidP="00404529">
            <w:pPr>
              <w:suppressAutoHyphens/>
              <w:jc w:val="left"/>
              <w:rPr>
                <w:rFonts w:ascii="Arial" w:hAnsi="Arial" w:cs="Arial"/>
                <w:color w:val="000000"/>
                <w:sz w:val="20"/>
                <w:szCs w:val="20"/>
              </w:rPr>
            </w:pPr>
            <w:r>
              <w:rPr>
                <w:rFonts w:ascii="Arial" w:hAnsi="Arial" w:cs="Arial"/>
                <w:color w:val="000000"/>
                <w:sz w:val="20"/>
                <w:szCs w:val="20"/>
              </w:rPr>
              <w:t>- СПП-элемент (дефицит),</w:t>
            </w:r>
          </w:p>
          <w:p w14:paraId="26F672F6" w14:textId="77777777" w:rsidR="00404529" w:rsidRDefault="00404529" w:rsidP="00404529">
            <w:pPr>
              <w:suppressAutoHyphens/>
              <w:jc w:val="left"/>
              <w:rPr>
                <w:rFonts w:ascii="Arial" w:hAnsi="Arial" w:cs="Arial"/>
                <w:color w:val="000000"/>
                <w:sz w:val="20"/>
                <w:szCs w:val="20"/>
              </w:rPr>
            </w:pPr>
            <w:r>
              <w:rPr>
                <w:rFonts w:ascii="Arial" w:hAnsi="Arial" w:cs="Arial"/>
                <w:color w:val="000000"/>
                <w:sz w:val="20"/>
                <w:szCs w:val="20"/>
              </w:rPr>
              <w:t>- Исходная стоимость заказа,</w:t>
            </w:r>
          </w:p>
          <w:p w14:paraId="57A4FF0A" w14:textId="77777777" w:rsidR="00404529" w:rsidRDefault="00404529" w:rsidP="00404529">
            <w:pPr>
              <w:suppressAutoHyphens/>
              <w:jc w:val="left"/>
              <w:rPr>
                <w:rFonts w:ascii="Arial" w:hAnsi="Arial" w:cs="Arial"/>
                <w:color w:val="000000"/>
                <w:sz w:val="20"/>
                <w:szCs w:val="20"/>
              </w:rPr>
            </w:pPr>
            <w:r>
              <w:rPr>
                <w:rFonts w:ascii="Arial" w:hAnsi="Arial" w:cs="Arial"/>
                <w:color w:val="000000"/>
                <w:sz w:val="20"/>
                <w:szCs w:val="20"/>
              </w:rPr>
              <w:t>- Требуемая стоимость заказа,</w:t>
            </w:r>
          </w:p>
          <w:p w14:paraId="765FD219" w14:textId="6FD8FAE5" w:rsidR="00404529" w:rsidRDefault="00404529" w:rsidP="00404529">
            <w:pPr>
              <w:suppressAutoHyphens/>
              <w:jc w:val="left"/>
              <w:rPr>
                <w:rFonts w:ascii="Arial" w:hAnsi="Arial" w:cs="Arial"/>
                <w:color w:val="000000"/>
                <w:sz w:val="20"/>
                <w:szCs w:val="20"/>
              </w:rPr>
            </w:pPr>
            <w:r>
              <w:rPr>
                <w:rFonts w:ascii="Arial" w:hAnsi="Arial" w:cs="Arial"/>
                <w:color w:val="000000"/>
                <w:sz w:val="20"/>
                <w:szCs w:val="20"/>
              </w:rPr>
              <w:t>- Дефицит (разность Требуемой и Исходной стоимости)</w:t>
            </w:r>
          </w:p>
        </w:tc>
        <w:tc>
          <w:tcPr>
            <w:tcW w:w="757" w:type="pct"/>
          </w:tcPr>
          <w:p w14:paraId="550C028A" w14:textId="721E2258" w:rsidR="00404529" w:rsidRPr="00C801B3" w:rsidRDefault="00404529" w:rsidP="00404529">
            <w:pPr>
              <w:suppressAutoHyphens/>
              <w:jc w:val="center"/>
              <w:rPr>
                <w:rFonts w:ascii="Arial" w:hAnsi="Arial" w:cs="Arial"/>
                <w:sz w:val="20"/>
                <w:szCs w:val="20"/>
              </w:rPr>
            </w:pPr>
            <w:r w:rsidRPr="00C801B3">
              <w:rPr>
                <w:rFonts w:ascii="Arial" w:hAnsi="Arial" w:cs="Arial"/>
                <w:sz w:val="20"/>
                <w:szCs w:val="20"/>
              </w:rPr>
              <w:t>Расширение</w:t>
            </w:r>
          </w:p>
        </w:tc>
        <w:tc>
          <w:tcPr>
            <w:tcW w:w="644" w:type="pct"/>
          </w:tcPr>
          <w:p w14:paraId="48CA52E8" w14:textId="0923FDA8" w:rsidR="00404529" w:rsidRPr="008913B8" w:rsidRDefault="00404529" w:rsidP="00404529">
            <w:pPr>
              <w:suppressAutoHyphens/>
              <w:jc w:val="center"/>
              <w:rPr>
                <w:rFonts w:ascii="Arial" w:hAnsi="Arial" w:cs="Arial"/>
                <w:color w:val="000000"/>
                <w:sz w:val="20"/>
                <w:szCs w:val="20"/>
                <w:lang w:val="en-US"/>
              </w:rPr>
            </w:pPr>
            <w:r>
              <w:rPr>
                <w:rFonts w:ascii="Arial" w:hAnsi="Arial" w:cs="Arial"/>
                <w:color w:val="000000"/>
                <w:sz w:val="20"/>
                <w:szCs w:val="20"/>
              </w:rPr>
              <w:t>PM60</w:t>
            </w:r>
          </w:p>
        </w:tc>
        <w:tc>
          <w:tcPr>
            <w:tcW w:w="908" w:type="pct"/>
            <w:shd w:val="clear" w:color="auto" w:fill="auto"/>
          </w:tcPr>
          <w:p w14:paraId="14DB61E7" w14:textId="44C6BB7F" w:rsidR="00404529" w:rsidRDefault="00404529" w:rsidP="00404529">
            <w:pPr>
              <w:suppressAutoHyphens/>
              <w:jc w:val="center"/>
              <w:rPr>
                <w:rFonts w:ascii="Arial" w:hAnsi="Arial" w:cs="Arial"/>
                <w:sz w:val="20"/>
                <w:szCs w:val="20"/>
                <w:lang w:val="en-US"/>
              </w:rPr>
            </w:pPr>
            <w:r>
              <w:rPr>
                <w:rFonts w:ascii="Arial" w:hAnsi="Arial" w:cs="Arial"/>
                <w:sz w:val="20"/>
                <w:szCs w:val="20"/>
                <w:lang w:val="en-US"/>
              </w:rPr>
              <w:t>-</w:t>
            </w:r>
          </w:p>
        </w:tc>
      </w:tr>
      <w:tr w:rsidR="00404529" w:rsidRPr="00B14753" w14:paraId="2D72FA24" w14:textId="77777777" w:rsidTr="002008C6">
        <w:trPr>
          <w:cantSplit/>
          <w:jc w:val="center"/>
        </w:trPr>
        <w:tc>
          <w:tcPr>
            <w:tcW w:w="369" w:type="pct"/>
            <w:shd w:val="clear" w:color="auto" w:fill="auto"/>
          </w:tcPr>
          <w:p w14:paraId="65EFE76B" w14:textId="46D94359" w:rsidR="00404529" w:rsidRDefault="00641181" w:rsidP="00404529">
            <w:pPr>
              <w:suppressAutoHyphens/>
              <w:jc w:val="left"/>
              <w:rPr>
                <w:rFonts w:ascii="Arial" w:hAnsi="Arial" w:cs="Arial"/>
                <w:color w:val="000000"/>
                <w:sz w:val="20"/>
                <w:szCs w:val="20"/>
                <w:lang w:eastAsia="ru-RU"/>
              </w:rPr>
            </w:pPr>
            <w:r>
              <w:rPr>
                <w:rFonts w:ascii="Arial" w:hAnsi="Arial" w:cs="Arial"/>
                <w:color w:val="000000"/>
                <w:sz w:val="20"/>
                <w:szCs w:val="20"/>
                <w:lang w:eastAsia="ru-RU"/>
              </w:rPr>
              <w:t>8</w:t>
            </w:r>
            <w:r w:rsidR="00404529">
              <w:rPr>
                <w:rFonts w:ascii="Arial" w:hAnsi="Arial" w:cs="Arial"/>
                <w:color w:val="000000"/>
                <w:sz w:val="20"/>
                <w:szCs w:val="20"/>
                <w:lang w:eastAsia="ru-RU"/>
              </w:rPr>
              <w:t>.</w:t>
            </w:r>
          </w:p>
        </w:tc>
        <w:tc>
          <w:tcPr>
            <w:tcW w:w="2322" w:type="pct"/>
          </w:tcPr>
          <w:p w14:paraId="3F8DF1D3" w14:textId="23E140BC" w:rsidR="00404529" w:rsidRPr="00DB27FA" w:rsidRDefault="00404529" w:rsidP="00404529">
            <w:pPr>
              <w:suppressAutoHyphens/>
              <w:jc w:val="left"/>
              <w:rPr>
                <w:rFonts w:ascii="Arial" w:hAnsi="Arial" w:cs="Arial"/>
                <w:color w:val="000000"/>
                <w:sz w:val="20"/>
                <w:szCs w:val="20"/>
              </w:rPr>
            </w:pPr>
            <w:r>
              <w:rPr>
                <w:rFonts w:ascii="Arial" w:hAnsi="Arial" w:cs="Arial"/>
                <w:color w:val="000000"/>
                <w:sz w:val="20"/>
                <w:szCs w:val="20"/>
              </w:rPr>
              <w:t>Н</w:t>
            </w:r>
            <w:r w:rsidRPr="00272880">
              <w:rPr>
                <w:rFonts w:ascii="Arial" w:hAnsi="Arial" w:cs="Arial"/>
                <w:color w:val="000000"/>
                <w:sz w:val="20"/>
                <w:szCs w:val="20"/>
              </w:rPr>
              <w:t>а закладке заказа ТОРО</w:t>
            </w:r>
            <w:r>
              <w:rPr>
                <w:rFonts w:ascii="Arial" w:hAnsi="Arial" w:cs="Arial"/>
                <w:color w:val="000000"/>
                <w:sz w:val="20"/>
                <w:szCs w:val="20"/>
              </w:rPr>
              <w:t xml:space="preserve"> </w:t>
            </w:r>
            <w:r w:rsidRPr="00272880">
              <w:rPr>
                <w:rFonts w:ascii="Arial" w:hAnsi="Arial" w:cs="Arial"/>
                <w:color w:val="000000"/>
                <w:sz w:val="20"/>
                <w:szCs w:val="20"/>
              </w:rPr>
              <w:t xml:space="preserve">"Компоненты" </w:t>
            </w:r>
            <w:r>
              <w:rPr>
                <w:rFonts w:ascii="Arial" w:hAnsi="Arial" w:cs="Arial"/>
                <w:color w:val="000000"/>
                <w:sz w:val="20"/>
                <w:szCs w:val="20"/>
              </w:rPr>
              <w:t xml:space="preserve">добавить </w:t>
            </w:r>
            <w:r w:rsidRPr="00272880">
              <w:rPr>
                <w:rFonts w:ascii="Arial" w:hAnsi="Arial" w:cs="Arial"/>
                <w:color w:val="000000"/>
                <w:sz w:val="20"/>
                <w:szCs w:val="20"/>
              </w:rPr>
              <w:t>кнопку "</w:t>
            </w:r>
            <w:r>
              <w:rPr>
                <w:rFonts w:ascii="Arial" w:hAnsi="Arial" w:cs="Arial"/>
                <w:color w:val="000000"/>
                <w:sz w:val="20"/>
                <w:szCs w:val="20"/>
              </w:rPr>
              <w:t>МТР</w:t>
            </w:r>
            <w:r w:rsidRPr="00272880">
              <w:rPr>
                <w:rFonts w:ascii="Arial" w:hAnsi="Arial" w:cs="Arial"/>
                <w:color w:val="000000"/>
                <w:sz w:val="20"/>
                <w:szCs w:val="20"/>
              </w:rPr>
              <w:t xml:space="preserve"> подрядчика", </w:t>
            </w:r>
            <w:r>
              <w:rPr>
                <w:rFonts w:ascii="Arial" w:hAnsi="Arial" w:cs="Arial"/>
                <w:color w:val="000000"/>
                <w:sz w:val="20"/>
                <w:szCs w:val="20"/>
              </w:rPr>
              <w:t>открывающая</w:t>
            </w:r>
            <w:r w:rsidRPr="00272880">
              <w:rPr>
                <w:rFonts w:ascii="Arial" w:hAnsi="Arial" w:cs="Arial"/>
                <w:color w:val="000000"/>
                <w:sz w:val="20"/>
                <w:szCs w:val="20"/>
              </w:rPr>
              <w:t xml:space="preserve"> дополнительный экран для ввода компонентов</w:t>
            </w:r>
            <w:r>
              <w:rPr>
                <w:rFonts w:ascii="Arial" w:hAnsi="Arial" w:cs="Arial"/>
                <w:color w:val="000000"/>
                <w:sz w:val="20"/>
                <w:szCs w:val="20"/>
              </w:rPr>
              <w:t xml:space="preserve"> с полями: «ОЗМ», «Наименование», «Количество», «Единица измерения», «Цена», «Стоимость». По нажатию кнопки «Сохранить» данные по МТР подрядчика копируются в </w:t>
            </w:r>
            <w:r>
              <w:rPr>
                <w:rFonts w:ascii="Arial" w:hAnsi="Arial" w:cs="Arial"/>
                <w:color w:val="000000"/>
                <w:sz w:val="20"/>
                <w:szCs w:val="20"/>
                <w:lang w:val="en-US"/>
              </w:rPr>
              <w:t>Z</w:t>
            </w:r>
            <w:r w:rsidRPr="00DB27FA">
              <w:rPr>
                <w:rFonts w:ascii="Arial" w:hAnsi="Arial" w:cs="Arial"/>
                <w:color w:val="000000"/>
                <w:sz w:val="20"/>
                <w:szCs w:val="20"/>
              </w:rPr>
              <w:t>-</w:t>
            </w:r>
            <w:r>
              <w:rPr>
                <w:rFonts w:ascii="Arial" w:hAnsi="Arial" w:cs="Arial"/>
                <w:color w:val="000000"/>
                <w:sz w:val="20"/>
                <w:szCs w:val="20"/>
              </w:rPr>
              <w:t>таблицу</w:t>
            </w:r>
          </w:p>
        </w:tc>
        <w:tc>
          <w:tcPr>
            <w:tcW w:w="757" w:type="pct"/>
          </w:tcPr>
          <w:p w14:paraId="43831274" w14:textId="77777777" w:rsidR="00404529" w:rsidRPr="00C801B3" w:rsidRDefault="00404529" w:rsidP="00404529">
            <w:pPr>
              <w:suppressAutoHyphens/>
              <w:jc w:val="center"/>
              <w:rPr>
                <w:rFonts w:ascii="Arial" w:hAnsi="Arial" w:cs="Arial"/>
                <w:sz w:val="20"/>
                <w:szCs w:val="20"/>
              </w:rPr>
            </w:pPr>
            <w:r w:rsidRPr="00C801B3">
              <w:rPr>
                <w:rFonts w:ascii="Arial" w:hAnsi="Arial" w:cs="Arial"/>
                <w:sz w:val="20"/>
                <w:szCs w:val="20"/>
              </w:rPr>
              <w:t>Расширение</w:t>
            </w:r>
          </w:p>
        </w:tc>
        <w:tc>
          <w:tcPr>
            <w:tcW w:w="644" w:type="pct"/>
          </w:tcPr>
          <w:p w14:paraId="1667CE13" w14:textId="77777777" w:rsidR="00404529" w:rsidRDefault="00404529" w:rsidP="00404529">
            <w:pPr>
              <w:suppressAutoHyphens/>
              <w:jc w:val="center"/>
              <w:rPr>
                <w:rFonts w:ascii="Arial" w:hAnsi="Arial" w:cs="Arial"/>
                <w:color w:val="000000"/>
                <w:sz w:val="20"/>
                <w:szCs w:val="20"/>
              </w:rPr>
            </w:pPr>
            <w:r>
              <w:rPr>
                <w:rFonts w:ascii="Arial" w:hAnsi="Arial" w:cs="Arial"/>
                <w:color w:val="000000"/>
                <w:sz w:val="20"/>
                <w:szCs w:val="20"/>
              </w:rPr>
              <w:t>PM67</w:t>
            </w:r>
          </w:p>
        </w:tc>
        <w:tc>
          <w:tcPr>
            <w:tcW w:w="908" w:type="pct"/>
            <w:shd w:val="clear" w:color="auto" w:fill="auto"/>
          </w:tcPr>
          <w:p w14:paraId="275971E4" w14:textId="77777777" w:rsidR="00404529" w:rsidRPr="00DB27FA" w:rsidRDefault="00404529" w:rsidP="00404529">
            <w:pPr>
              <w:suppressAutoHyphens/>
              <w:jc w:val="center"/>
              <w:rPr>
                <w:rFonts w:ascii="Arial" w:hAnsi="Arial" w:cs="Arial"/>
                <w:sz w:val="20"/>
                <w:szCs w:val="20"/>
              </w:rPr>
            </w:pPr>
            <w:r w:rsidRPr="00DB27FA">
              <w:rPr>
                <w:rFonts w:ascii="Arial" w:hAnsi="Arial" w:cs="Arial"/>
                <w:sz w:val="20"/>
                <w:szCs w:val="20"/>
              </w:rPr>
              <w:t>-</w:t>
            </w:r>
          </w:p>
        </w:tc>
      </w:tr>
      <w:tr w:rsidR="00404529" w:rsidRPr="00B14753" w14:paraId="676D3AFA" w14:textId="77777777" w:rsidTr="002008C6">
        <w:trPr>
          <w:cantSplit/>
          <w:jc w:val="center"/>
        </w:trPr>
        <w:tc>
          <w:tcPr>
            <w:tcW w:w="369" w:type="pct"/>
            <w:shd w:val="clear" w:color="auto" w:fill="auto"/>
          </w:tcPr>
          <w:p w14:paraId="3953693B" w14:textId="17F98B38" w:rsidR="00404529" w:rsidRPr="007D279D" w:rsidRDefault="00641181" w:rsidP="00404529">
            <w:pPr>
              <w:suppressAutoHyphens/>
              <w:jc w:val="left"/>
              <w:rPr>
                <w:rFonts w:ascii="Arial" w:hAnsi="Arial" w:cs="Arial"/>
                <w:color w:val="000000"/>
                <w:sz w:val="20"/>
                <w:szCs w:val="20"/>
                <w:lang w:val="en-US" w:eastAsia="ru-RU"/>
              </w:rPr>
            </w:pPr>
            <w:r>
              <w:rPr>
                <w:rFonts w:ascii="Arial" w:hAnsi="Arial" w:cs="Arial"/>
                <w:color w:val="000000"/>
                <w:sz w:val="20"/>
                <w:szCs w:val="20"/>
                <w:lang w:eastAsia="ru-RU"/>
              </w:rPr>
              <w:t>9</w:t>
            </w:r>
            <w:r w:rsidR="00404529">
              <w:rPr>
                <w:rFonts w:ascii="Arial" w:hAnsi="Arial" w:cs="Arial"/>
                <w:color w:val="000000"/>
                <w:sz w:val="20"/>
                <w:szCs w:val="20"/>
                <w:lang w:eastAsia="ru-RU"/>
              </w:rPr>
              <w:t>.</w:t>
            </w:r>
          </w:p>
        </w:tc>
        <w:tc>
          <w:tcPr>
            <w:tcW w:w="2322" w:type="pct"/>
          </w:tcPr>
          <w:p w14:paraId="41AD6F5D" w14:textId="78BC8789" w:rsidR="00404529" w:rsidRDefault="00404529" w:rsidP="00404529">
            <w:pPr>
              <w:suppressAutoHyphens/>
              <w:jc w:val="left"/>
              <w:rPr>
                <w:rFonts w:ascii="Arial" w:hAnsi="Arial" w:cs="Arial"/>
                <w:sz w:val="20"/>
                <w:szCs w:val="20"/>
              </w:rPr>
            </w:pPr>
            <w:r>
              <w:rPr>
                <w:rFonts w:ascii="Arial" w:hAnsi="Arial" w:cs="Arial"/>
                <w:sz w:val="20"/>
                <w:szCs w:val="20"/>
              </w:rPr>
              <w:t>При вводе Подтверждений ТОРО выполняется проверка: при превышении плановой продолжительности работ без ввода причины отклонения Подтверждение ТОРО не сохраняется, выдается сообщение об ошибке.</w:t>
            </w:r>
          </w:p>
          <w:p w14:paraId="4FF8D30D" w14:textId="099FBC7F" w:rsidR="00404529" w:rsidRPr="002C1E72" w:rsidRDefault="00404529" w:rsidP="00404529">
            <w:pPr>
              <w:suppressAutoHyphens/>
              <w:jc w:val="left"/>
              <w:rPr>
                <w:rFonts w:ascii="Arial" w:hAnsi="Arial" w:cs="Arial"/>
                <w:color w:val="000000"/>
                <w:sz w:val="20"/>
                <w:szCs w:val="20"/>
              </w:rPr>
            </w:pPr>
            <w:r>
              <w:rPr>
                <w:rFonts w:ascii="Arial" w:hAnsi="Arial" w:cs="Arial"/>
                <w:sz w:val="20"/>
                <w:szCs w:val="20"/>
              </w:rPr>
              <w:t xml:space="preserve">Дополнительно создается </w:t>
            </w:r>
            <w:r>
              <w:rPr>
                <w:rFonts w:ascii="Arial" w:hAnsi="Arial" w:cs="Arial"/>
                <w:sz w:val="20"/>
                <w:szCs w:val="20"/>
                <w:lang w:val="en-US"/>
              </w:rPr>
              <w:t>Z</w:t>
            </w:r>
            <w:r w:rsidRPr="00931923">
              <w:rPr>
                <w:rFonts w:ascii="Arial" w:hAnsi="Arial" w:cs="Arial"/>
                <w:sz w:val="20"/>
                <w:szCs w:val="20"/>
              </w:rPr>
              <w:t>-</w:t>
            </w:r>
            <w:r>
              <w:rPr>
                <w:rFonts w:ascii="Arial" w:hAnsi="Arial" w:cs="Arial"/>
                <w:sz w:val="20"/>
                <w:szCs w:val="20"/>
              </w:rPr>
              <w:t>транзакция для возможности включения</w:t>
            </w:r>
            <w:r w:rsidRPr="00931923">
              <w:rPr>
                <w:rFonts w:ascii="Arial" w:hAnsi="Arial" w:cs="Arial"/>
                <w:sz w:val="20"/>
                <w:szCs w:val="20"/>
              </w:rPr>
              <w:t>/</w:t>
            </w:r>
            <w:r>
              <w:rPr>
                <w:rFonts w:ascii="Arial" w:hAnsi="Arial" w:cs="Arial"/>
                <w:sz w:val="20"/>
                <w:szCs w:val="20"/>
              </w:rPr>
              <w:t>отключения проверки для каждого завода</w:t>
            </w:r>
          </w:p>
        </w:tc>
        <w:tc>
          <w:tcPr>
            <w:tcW w:w="757" w:type="pct"/>
          </w:tcPr>
          <w:p w14:paraId="17C572AA" w14:textId="605905E1" w:rsidR="00404529" w:rsidRPr="00C801B3" w:rsidRDefault="00404529" w:rsidP="00404529">
            <w:pPr>
              <w:suppressAutoHyphens/>
              <w:jc w:val="center"/>
              <w:rPr>
                <w:rFonts w:ascii="Arial" w:hAnsi="Arial" w:cs="Arial"/>
                <w:sz w:val="20"/>
                <w:szCs w:val="20"/>
              </w:rPr>
            </w:pPr>
            <w:r w:rsidRPr="00C801B3">
              <w:rPr>
                <w:rFonts w:ascii="Arial" w:hAnsi="Arial" w:cs="Arial"/>
                <w:sz w:val="20"/>
                <w:szCs w:val="20"/>
              </w:rPr>
              <w:t>Расширение</w:t>
            </w:r>
          </w:p>
        </w:tc>
        <w:tc>
          <w:tcPr>
            <w:tcW w:w="644" w:type="pct"/>
          </w:tcPr>
          <w:p w14:paraId="0CCCAE8A" w14:textId="6F6090F1" w:rsidR="00404529" w:rsidRPr="00931923" w:rsidRDefault="00404529" w:rsidP="00404529">
            <w:pPr>
              <w:suppressAutoHyphens/>
              <w:jc w:val="center"/>
              <w:rPr>
                <w:rFonts w:ascii="Arial" w:hAnsi="Arial" w:cs="Arial"/>
                <w:color w:val="000000"/>
                <w:sz w:val="20"/>
                <w:szCs w:val="20"/>
              </w:rPr>
            </w:pPr>
            <w:r>
              <w:rPr>
                <w:rFonts w:ascii="Arial" w:hAnsi="Arial" w:cs="Arial"/>
                <w:color w:val="000000"/>
                <w:sz w:val="20"/>
                <w:szCs w:val="20"/>
              </w:rPr>
              <w:t>PM72</w:t>
            </w:r>
          </w:p>
        </w:tc>
        <w:tc>
          <w:tcPr>
            <w:tcW w:w="908" w:type="pct"/>
            <w:shd w:val="clear" w:color="auto" w:fill="auto"/>
          </w:tcPr>
          <w:p w14:paraId="2350A240" w14:textId="5BB0B6ED" w:rsidR="00404529" w:rsidRPr="00DB27FA" w:rsidRDefault="00404529" w:rsidP="00404529">
            <w:pPr>
              <w:suppressAutoHyphens/>
              <w:jc w:val="center"/>
              <w:rPr>
                <w:rFonts w:ascii="Arial" w:hAnsi="Arial" w:cs="Arial"/>
                <w:sz w:val="20"/>
                <w:szCs w:val="20"/>
              </w:rPr>
            </w:pPr>
            <w:r w:rsidRPr="00DB27FA">
              <w:rPr>
                <w:rFonts w:ascii="Arial" w:hAnsi="Arial" w:cs="Arial"/>
                <w:sz w:val="20"/>
                <w:szCs w:val="20"/>
              </w:rPr>
              <w:t>-</w:t>
            </w:r>
          </w:p>
        </w:tc>
      </w:tr>
    </w:tbl>
    <w:p w14:paraId="2EF30767" w14:textId="77777777" w:rsidR="009E28A6" w:rsidRPr="008C7F95" w:rsidRDefault="009E28A6" w:rsidP="009E28A6">
      <w:pPr>
        <w:pStyle w:val="2"/>
        <w:keepNext/>
        <w:keepLines/>
        <w:spacing w:line="276" w:lineRule="auto"/>
        <w:ind w:left="578" w:hanging="578"/>
        <w:rPr>
          <w:rFonts w:eastAsiaTheme="majorEastAsia" w:cstheme="majorBidi"/>
          <w:bCs w:val="0"/>
          <w:iCs w:val="0"/>
          <w:szCs w:val="26"/>
        </w:rPr>
      </w:pPr>
      <w:bookmarkStart w:id="1661" w:name="_Особенности_технической_реализации"/>
      <w:bookmarkStart w:id="1662" w:name="_Toc521512761"/>
      <w:bookmarkStart w:id="1663" w:name="_Toc522014242"/>
      <w:bookmarkStart w:id="1664" w:name="_Toc38890412"/>
      <w:bookmarkEnd w:id="1661"/>
      <w:r w:rsidRPr="008C7F95">
        <w:rPr>
          <w:rFonts w:eastAsiaTheme="majorEastAsia" w:cstheme="majorBidi"/>
          <w:bCs w:val="0"/>
          <w:iCs w:val="0"/>
          <w:szCs w:val="26"/>
        </w:rPr>
        <w:t>Особенности технической реализации</w:t>
      </w:r>
      <w:bookmarkEnd w:id="1662"/>
      <w:bookmarkEnd w:id="1663"/>
      <w:bookmarkEnd w:id="1664"/>
    </w:p>
    <w:p w14:paraId="11D24C74" w14:textId="77777777" w:rsidR="009E28A6" w:rsidRPr="00BE014D" w:rsidRDefault="009E28A6">
      <w:pPr>
        <w:pStyle w:val="3"/>
      </w:pPr>
      <w:bookmarkStart w:id="1665" w:name="_Toc522714318"/>
      <w:bookmarkStart w:id="1666" w:name="_Toc522793459"/>
      <w:bookmarkStart w:id="1667" w:name="_Toc522806134"/>
      <w:bookmarkStart w:id="1668" w:name="_Toc522806267"/>
      <w:bookmarkStart w:id="1669" w:name="_Toc522806400"/>
      <w:bookmarkStart w:id="1670" w:name="_Toc522806533"/>
      <w:bookmarkStart w:id="1671" w:name="_Toc522830803"/>
      <w:bookmarkStart w:id="1672" w:name="_Toc522830934"/>
      <w:bookmarkStart w:id="1673" w:name="_Toc522872408"/>
      <w:bookmarkStart w:id="1674" w:name="_Toc522876900"/>
      <w:bookmarkStart w:id="1675" w:name="_Toc522877029"/>
      <w:bookmarkStart w:id="1676" w:name="_Toc523129443"/>
      <w:bookmarkStart w:id="1677" w:name="_Toc523134675"/>
      <w:bookmarkStart w:id="1678" w:name="_Toc523135475"/>
      <w:bookmarkStart w:id="1679" w:name="_Toc523749072"/>
      <w:bookmarkStart w:id="1680" w:name="_Toc523840776"/>
      <w:bookmarkStart w:id="1681" w:name="_Toc524012266"/>
      <w:bookmarkStart w:id="1682" w:name="_Toc524425073"/>
      <w:bookmarkStart w:id="1683" w:name="_Toc524539847"/>
      <w:bookmarkStart w:id="1684" w:name="_Toc524972811"/>
      <w:bookmarkStart w:id="1685" w:name="_Toc524972940"/>
      <w:bookmarkStart w:id="1686" w:name="_Toc525631813"/>
      <w:bookmarkStart w:id="1687" w:name="_Toc525631942"/>
      <w:bookmarkStart w:id="1688" w:name="_Toc525636434"/>
      <w:bookmarkStart w:id="1689" w:name="_Toc525636563"/>
      <w:bookmarkStart w:id="1690" w:name="_Toc37447434"/>
      <w:bookmarkStart w:id="1691" w:name="_Toc38890413"/>
      <w:bookmarkStart w:id="1692" w:name="_Toc522714319"/>
      <w:bookmarkStart w:id="1693" w:name="_Toc522793460"/>
      <w:bookmarkStart w:id="1694" w:name="_Toc522806135"/>
      <w:bookmarkStart w:id="1695" w:name="_Toc522806268"/>
      <w:bookmarkStart w:id="1696" w:name="_Toc522806401"/>
      <w:bookmarkStart w:id="1697" w:name="_Toc522806534"/>
      <w:bookmarkStart w:id="1698" w:name="_Toc522830804"/>
      <w:bookmarkStart w:id="1699" w:name="_Toc522830935"/>
      <w:bookmarkStart w:id="1700" w:name="_Toc522872409"/>
      <w:bookmarkStart w:id="1701" w:name="_Toc522876901"/>
      <w:bookmarkStart w:id="1702" w:name="_Toc522877030"/>
      <w:bookmarkStart w:id="1703" w:name="_Toc523129444"/>
      <w:bookmarkStart w:id="1704" w:name="_Toc523134676"/>
      <w:bookmarkStart w:id="1705" w:name="_Toc523135476"/>
      <w:bookmarkStart w:id="1706" w:name="_Toc523749073"/>
      <w:bookmarkStart w:id="1707" w:name="_Toc523840777"/>
      <w:bookmarkStart w:id="1708" w:name="_Toc524012267"/>
      <w:bookmarkStart w:id="1709" w:name="_Toc524425074"/>
      <w:bookmarkStart w:id="1710" w:name="_Toc524539848"/>
      <w:bookmarkStart w:id="1711" w:name="_Toc524972812"/>
      <w:bookmarkStart w:id="1712" w:name="_Toc524972941"/>
      <w:bookmarkStart w:id="1713" w:name="_Toc525631814"/>
      <w:bookmarkStart w:id="1714" w:name="_Toc525631943"/>
      <w:bookmarkStart w:id="1715" w:name="_Toc525636435"/>
      <w:bookmarkStart w:id="1716" w:name="_Toc525636564"/>
      <w:bookmarkStart w:id="1717" w:name="_Toc37447435"/>
      <w:bookmarkStart w:id="1718" w:name="_Toc38890414"/>
      <w:bookmarkStart w:id="1719" w:name="_Toc522714320"/>
      <w:bookmarkStart w:id="1720" w:name="_Toc522793461"/>
      <w:bookmarkStart w:id="1721" w:name="_Toc522806136"/>
      <w:bookmarkStart w:id="1722" w:name="_Toc522806269"/>
      <w:bookmarkStart w:id="1723" w:name="_Toc522806402"/>
      <w:bookmarkStart w:id="1724" w:name="_Toc522806535"/>
      <w:bookmarkStart w:id="1725" w:name="_Toc522830805"/>
      <w:bookmarkStart w:id="1726" w:name="_Toc522830936"/>
      <w:bookmarkStart w:id="1727" w:name="_Toc522872410"/>
      <w:bookmarkStart w:id="1728" w:name="_Toc522876902"/>
      <w:bookmarkStart w:id="1729" w:name="_Toc522877031"/>
      <w:bookmarkStart w:id="1730" w:name="_Toc523129445"/>
      <w:bookmarkStart w:id="1731" w:name="_Toc523134677"/>
      <w:bookmarkStart w:id="1732" w:name="_Toc523135477"/>
      <w:bookmarkStart w:id="1733" w:name="_Toc523749074"/>
      <w:bookmarkStart w:id="1734" w:name="_Toc523840778"/>
      <w:bookmarkStart w:id="1735" w:name="_Toc524012268"/>
      <w:bookmarkStart w:id="1736" w:name="_Toc524425075"/>
      <w:bookmarkStart w:id="1737" w:name="_Toc524539849"/>
      <w:bookmarkStart w:id="1738" w:name="_Toc524972813"/>
      <w:bookmarkStart w:id="1739" w:name="_Toc524972942"/>
      <w:bookmarkStart w:id="1740" w:name="_Toc525631815"/>
      <w:bookmarkStart w:id="1741" w:name="_Toc525631944"/>
      <w:bookmarkStart w:id="1742" w:name="_Toc525636436"/>
      <w:bookmarkStart w:id="1743" w:name="_Toc525636565"/>
      <w:bookmarkStart w:id="1744" w:name="_Toc37447436"/>
      <w:bookmarkStart w:id="1745" w:name="_Toc38890415"/>
      <w:bookmarkStart w:id="1746" w:name="_Toc522714321"/>
      <w:bookmarkStart w:id="1747" w:name="_Toc522793462"/>
      <w:bookmarkStart w:id="1748" w:name="_Toc522806137"/>
      <w:bookmarkStart w:id="1749" w:name="_Toc522806270"/>
      <w:bookmarkStart w:id="1750" w:name="_Toc522806403"/>
      <w:bookmarkStart w:id="1751" w:name="_Toc522806536"/>
      <w:bookmarkStart w:id="1752" w:name="_Toc522830806"/>
      <w:bookmarkStart w:id="1753" w:name="_Toc522830937"/>
      <w:bookmarkStart w:id="1754" w:name="_Toc522872411"/>
      <w:bookmarkStart w:id="1755" w:name="_Toc522876903"/>
      <w:bookmarkStart w:id="1756" w:name="_Toc522877032"/>
      <w:bookmarkStart w:id="1757" w:name="_Toc523129446"/>
      <w:bookmarkStart w:id="1758" w:name="_Toc523134678"/>
      <w:bookmarkStart w:id="1759" w:name="_Toc523135478"/>
      <w:bookmarkStart w:id="1760" w:name="_Toc523749075"/>
      <w:bookmarkStart w:id="1761" w:name="_Toc523840779"/>
      <w:bookmarkStart w:id="1762" w:name="_Toc524012269"/>
      <w:bookmarkStart w:id="1763" w:name="_Toc524425076"/>
      <w:bookmarkStart w:id="1764" w:name="_Toc524539850"/>
      <w:bookmarkStart w:id="1765" w:name="_Toc524972814"/>
      <w:bookmarkStart w:id="1766" w:name="_Toc524972943"/>
      <w:bookmarkStart w:id="1767" w:name="_Toc525631816"/>
      <w:bookmarkStart w:id="1768" w:name="_Toc525631945"/>
      <w:bookmarkStart w:id="1769" w:name="_Toc525636437"/>
      <w:bookmarkStart w:id="1770" w:name="_Toc525636566"/>
      <w:bookmarkStart w:id="1771" w:name="_Toc37447437"/>
      <w:bookmarkStart w:id="1772" w:name="_Toc38890416"/>
      <w:bookmarkStart w:id="1773" w:name="_Toc522714322"/>
      <w:bookmarkStart w:id="1774" w:name="_Toc522793463"/>
      <w:bookmarkStart w:id="1775" w:name="_Toc522806138"/>
      <w:bookmarkStart w:id="1776" w:name="_Toc522806271"/>
      <w:bookmarkStart w:id="1777" w:name="_Toc522806404"/>
      <w:bookmarkStart w:id="1778" w:name="_Toc522806537"/>
      <w:bookmarkStart w:id="1779" w:name="_Toc522830807"/>
      <w:bookmarkStart w:id="1780" w:name="_Toc522830938"/>
      <w:bookmarkStart w:id="1781" w:name="_Toc522872412"/>
      <w:bookmarkStart w:id="1782" w:name="_Toc522876904"/>
      <w:bookmarkStart w:id="1783" w:name="_Toc522877033"/>
      <w:bookmarkStart w:id="1784" w:name="_Toc523129447"/>
      <w:bookmarkStart w:id="1785" w:name="_Toc523134679"/>
      <w:bookmarkStart w:id="1786" w:name="_Toc523135479"/>
      <w:bookmarkStart w:id="1787" w:name="_Toc523749076"/>
      <w:bookmarkStart w:id="1788" w:name="_Toc523840780"/>
      <w:bookmarkStart w:id="1789" w:name="_Toc524012270"/>
      <w:bookmarkStart w:id="1790" w:name="_Toc524425077"/>
      <w:bookmarkStart w:id="1791" w:name="_Toc524539851"/>
      <w:bookmarkStart w:id="1792" w:name="_Toc524972815"/>
      <w:bookmarkStart w:id="1793" w:name="_Toc524972944"/>
      <w:bookmarkStart w:id="1794" w:name="_Toc525631817"/>
      <w:bookmarkStart w:id="1795" w:name="_Toc525631946"/>
      <w:bookmarkStart w:id="1796" w:name="_Toc525636438"/>
      <w:bookmarkStart w:id="1797" w:name="_Toc525636567"/>
      <w:bookmarkStart w:id="1798" w:name="_Toc37447438"/>
      <w:bookmarkStart w:id="1799" w:name="_Toc38890417"/>
      <w:bookmarkStart w:id="1800" w:name="_Toc522714323"/>
      <w:bookmarkStart w:id="1801" w:name="_Toc522793464"/>
      <w:bookmarkStart w:id="1802" w:name="_Toc522806139"/>
      <w:bookmarkStart w:id="1803" w:name="_Toc522806272"/>
      <w:bookmarkStart w:id="1804" w:name="_Toc522806405"/>
      <w:bookmarkStart w:id="1805" w:name="_Toc522806538"/>
      <w:bookmarkStart w:id="1806" w:name="_Toc522830808"/>
      <w:bookmarkStart w:id="1807" w:name="_Toc522830939"/>
      <w:bookmarkStart w:id="1808" w:name="_Toc522872413"/>
      <w:bookmarkStart w:id="1809" w:name="_Toc522876905"/>
      <w:bookmarkStart w:id="1810" w:name="_Toc522877034"/>
      <w:bookmarkStart w:id="1811" w:name="_Toc523129448"/>
      <w:bookmarkStart w:id="1812" w:name="_Toc523134680"/>
      <w:bookmarkStart w:id="1813" w:name="_Toc523135480"/>
      <w:bookmarkStart w:id="1814" w:name="_Toc523749077"/>
      <w:bookmarkStart w:id="1815" w:name="_Toc523840781"/>
      <w:bookmarkStart w:id="1816" w:name="_Toc524012271"/>
      <w:bookmarkStart w:id="1817" w:name="_Toc524425078"/>
      <w:bookmarkStart w:id="1818" w:name="_Toc524539852"/>
      <w:bookmarkStart w:id="1819" w:name="_Toc524972816"/>
      <w:bookmarkStart w:id="1820" w:name="_Toc524972945"/>
      <w:bookmarkStart w:id="1821" w:name="_Toc525631818"/>
      <w:bookmarkStart w:id="1822" w:name="_Toc525631947"/>
      <w:bookmarkStart w:id="1823" w:name="_Toc525636439"/>
      <w:bookmarkStart w:id="1824" w:name="_Toc525636568"/>
      <w:bookmarkStart w:id="1825" w:name="_Toc37447439"/>
      <w:bookmarkStart w:id="1826" w:name="_Toc38890418"/>
      <w:bookmarkStart w:id="1827" w:name="_Toc521512763"/>
      <w:bookmarkStart w:id="1828" w:name="_Toc522014244"/>
      <w:bookmarkStart w:id="1829" w:name="_Toc38890419"/>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r>
        <w:t>Особенности технического закрытия заказов ТОРО</w:t>
      </w:r>
      <w:bookmarkEnd w:id="1827"/>
      <w:bookmarkEnd w:id="1828"/>
      <w:bookmarkEnd w:id="1829"/>
    </w:p>
    <w:p w14:paraId="4BCBAFE5" w14:textId="057F7110" w:rsidR="009E28A6" w:rsidRDefault="002F08C6" w:rsidP="0042305B">
      <w:pPr>
        <w:spacing w:after="120" w:line="276" w:lineRule="auto"/>
        <w:ind w:firstLine="567"/>
        <w:rPr>
          <w:rFonts w:ascii="Arial" w:hAnsi="Arial" w:cs="Arial"/>
          <w:szCs w:val="24"/>
        </w:rPr>
      </w:pPr>
      <w:r w:rsidRPr="00B14753">
        <w:rPr>
          <w:rFonts w:ascii="Arial" w:hAnsi="Arial" w:cs="Arial"/>
          <w:szCs w:val="24"/>
        </w:rPr>
        <w:t xml:space="preserve">Если ремонт </w:t>
      </w:r>
      <w:r>
        <w:rPr>
          <w:rFonts w:ascii="Arial" w:hAnsi="Arial" w:cs="Arial"/>
          <w:szCs w:val="24"/>
        </w:rPr>
        <w:t xml:space="preserve">заказ ТОРО имеет пользовательский статус </w:t>
      </w:r>
      <w:r w:rsidRPr="00183F28">
        <w:rPr>
          <w:rFonts w:ascii="Arial" w:hAnsi="Arial" w:cs="Arial"/>
          <w:rPrChange w:id="1830" w:author="Попова Дарья" w:date="2020-07-24T19:33:00Z">
            <w:rPr/>
          </w:rPrChange>
        </w:rPr>
        <w:t xml:space="preserve">KРMТ - </w:t>
      </w:r>
      <w:r w:rsidRPr="00183F28">
        <w:rPr>
          <w:rFonts w:ascii="Arial" w:hAnsi="Arial" w:cs="Arial"/>
          <w:szCs w:val="24"/>
        </w:rPr>
        <w:t>Капитализируемые</w:t>
      </w:r>
      <w:r w:rsidRPr="00F16770">
        <w:rPr>
          <w:rFonts w:ascii="Arial" w:hAnsi="Arial" w:cs="Arial"/>
          <w:szCs w:val="24"/>
        </w:rPr>
        <w:t xml:space="preserve"> ремонты</w:t>
      </w:r>
      <w:r>
        <w:rPr>
          <w:rFonts w:ascii="Arial" w:hAnsi="Arial" w:cs="Arial"/>
          <w:szCs w:val="24"/>
        </w:rPr>
        <w:t xml:space="preserve">, </w:t>
      </w:r>
      <w:r w:rsidR="009E28A6">
        <w:rPr>
          <w:rFonts w:ascii="Arial" w:hAnsi="Arial" w:cs="Arial"/>
          <w:szCs w:val="24"/>
        </w:rPr>
        <w:t>то при техническом закрытии заказа автоматически с</w:t>
      </w:r>
      <w:r w:rsidR="009E28A6" w:rsidRPr="00FF582A">
        <w:rPr>
          <w:rFonts w:ascii="Arial" w:hAnsi="Arial" w:cs="Arial"/>
          <w:szCs w:val="24"/>
        </w:rPr>
        <w:t>оздается карточка объекта РБП</w:t>
      </w:r>
      <w:r w:rsidR="009E28A6">
        <w:rPr>
          <w:rFonts w:ascii="Arial" w:hAnsi="Arial" w:cs="Arial"/>
          <w:szCs w:val="24"/>
        </w:rPr>
        <w:t xml:space="preserve">, а ее номер указывается в разделе «Правило расчета» в заказе ТОРО, поле «Получатель расчета» с типом контировки ОСР «Основное средство» (разработка </w:t>
      </w:r>
      <w:r w:rsidR="009E28A6">
        <w:rPr>
          <w:rFonts w:ascii="Arial" w:hAnsi="Arial" w:cs="Arial"/>
          <w:szCs w:val="24"/>
          <w:lang w:val="en-US"/>
        </w:rPr>
        <w:t>PM</w:t>
      </w:r>
      <w:r w:rsidR="009E28A6" w:rsidRPr="003947C0">
        <w:rPr>
          <w:rFonts w:ascii="Arial" w:hAnsi="Arial" w:cs="Arial"/>
          <w:szCs w:val="24"/>
        </w:rPr>
        <w:t>31</w:t>
      </w:r>
      <w:r w:rsidR="009E28A6">
        <w:rPr>
          <w:rFonts w:ascii="Arial" w:hAnsi="Arial" w:cs="Arial"/>
          <w:szCs w:val="24"/>
        </w:rPr>
        <w:t xml:space="preserve"> в реестре разработок</w:t>
      </w:r>
      <w:r w:rsidR="009E28A6" w:rsidRPr="003947C0">
        <w:rPr>
          <w:rFonts w:ascii="Arial" w:hAnsi="Arial" w:cs="Arial"/>
          <w:szCs w:val="24"/>
        </w:rPr>
        <w:t>).</w:t>
      </w:r>
      <w:r w:rsidR="009E28A6">
        <w:rPr>
          <w:rFonts w:ascii="Arial" w:hAnsi="Arial" w:cs="Arial"/>
          <w:szCs w:val="24"/>
        </w:rPr>
        <w:t xml:space="preserve"> В карточку РБП передается следующая информация из заказа ТОРО:</w:t>
      </w:r>
    </w:p>
    <w:p w14:paraId="6027AF0B" w14:textId="77777777" w:rsidR="009E28A6" w:rsidRDefault="009E28A6" w:rsidP="0042305B">
      <w:pPr>
        <w:spacing w:after="120" w:line="276" w:lineRule="auto"/>
        <w:ind w:firstLine="567"/>
        <w:rPr>
          <w:rFonts w:ascii="Arial" w:hAnsi="Arial" w:cs="Arial"/>
          <w:szCs w:val="24"/>
        </w:rPr>
      </w:pPr>
      <w:r>
        <w:rPr>
          <w:rFonts w:ascii="Arial" w:hAnsi="Arial" w:cs="Arial"/>
          <w:szCs w:val="24"/>
        </w:rPr>
        <w:t>- Наименование заказа,</w:t>
      </w:r>
    </w:p>
    <w:p w14:paraId="6D732471" w14:textId="77777777" w:rsidR="009E28A6" w:rsidRDefault="009E28A6" w:rsidP="0042305B">
      <w:pPr>
        <w:spacing w:after="120" w:line="276" w:lineRule="auto"/>
        <w:ind w:firstLine="567"/>
        <w:rPr>
          <w:rFonts w:ascii="Arial" w:hAnsi="Arial" w:cs="Arial"/>
          <w:szCs w:val="24"/>
        </w:rPr>
      </w:pPr>
      <w:r>
        <w:rPr>
          <w:rFonts w:ascii="Arial" w:hAnsi="Arial" w:cs="Arial"/>
          <w:szCs w:val="24"/>
        </w:rPr>
        <w:t>- Номер единицы оборудования,</w:t>
      </w:r>
    </w:p>
    <w:p w14:paraId="7549EF05" w14:textId="64C04FAD" w:rsidR="009E28A6" w:rsidRDefault="009E28A6" w:rsidP="009671C7">
      <w:pPr>
        <w:spacing w:after="120" w:line="276" w:lineRule="auto"/>
        <w:ind w:firstLine="567"/>
        <w:rPr>
          <w:rFonts w:ascii="Arial" w:hAnsi="Arial" w:cs="Arial"/>
          <w:szCs w:val="24"/>
        </w:rPr>
      </w:pPr>
      <w:r>
        <w:rPr>
          <w:rFonts w:ascii="Arial" w:hAnsi="Arial" w:cs="Arial"/>
          <w:szCs w:val="24"/>
        </w:rPr>
        <w:t xml:space="preserve">- МВЗ (с </w:t>
      </w:r>
      <w:r w:rsidR="009671C7">
        <w:rPr>
          <w:rFonts w:ascii="Arial" w:hAnsi="Arial" w:cs="Arial"/>
          <w:szCs w:val="24"/>
        </w:rPr>
        <w:t>закладки заказа Местоположение),</w:t>
      </w:r>
    </w:p>
    <w:p w14:paraId="40BD9449" w14:textId="63EEF4BE" w:rsidR="009671C7" w:rsidRDefault="009671C7" w:rsidP="0042305B">
      <w:pPr>
        <w:spacing w:after="240" w:line="276" w:lineRule="auto"/>
        <w:ind w:firstLine="567"/>
        <w:rPr>
          <w:rFonts w:ascii="Arial" w:hAnsi="Arial" w:cs="Arial"/>
          <w:szCs w:val="24"/>
        </w:rPr>
      </w:pPr>
      <w:r>
        <w:rPr>
          <w:rFonts w:ascii="Arial" w:hAnsi="Arial" w:cs="Arial"/>
          <w:szCs w:val="24"/>
        </w:rPr>
        <w:t xml:space="preserve">- </w:t>
      </w:r>
      <w:r w:rsidR="002F08C6" w:rsidRPr="001A7DBB">
        <w:rPr>
          <w:rFonts w:ascii="Arial" w:hAnsi="Arial" w:cs="Arial"/>
        </w:rPr>
        <w:t>СПИ равный межремонтному периоду</w:t>
      </w:r>
      <w:r w:rsidR="002F08C6" w:rsidDel="002F08C6">
        <w:rPr>
          <w:rFonts w:ascii="Arial" w:hAnsi="Arial" w:cs="Arial"/>
          <w:szCs w:val="24"/>
        </w:rPr>
        <w:t xml:space="preserve"> </w:t>
      </w:r>
      <w:r w:rsidR="00C842E0">
        <w:rPr>
          <w:rFonts w:ascii="Arial" w:hAnsi="Arial" w:cs="Arial"/>
          <w:szCs w:val="24"/>
        </w:rPr>
        <w:t>.</w:t>
      </w:r>
    </w:p>
    <w:p w14:paraId="4D512771" w14:textId="77777777" w:rsidR="009E28A6" w:rsidRPr="00BB2304" w:rsidRDefault="009E28A6">
      <w:pPr>
        <w:pStyle w:val="3"/>
      </w:pPr>
      <w:bookmarkStart w:id="1831" w:name="_Toc37447441"/>
      <w:bookmarkStart w:id="1832" w:name="_Toc38890420"/>
      <w:bookmarkStart w:id="1833" w:name="_Toc38890421"/>
      <w:bookmarkStart w:id="1834" w:name="_Toc38890422"/>
      <w:bookmarkStart w:id="1835" w:name="_Toc38890423"/>
      <w:bookmarkStart w:id="1836" w:name="_Toc38890424"/>
      <w:bookmarkStart w:id="1837" w:name="_Toc38890425"/>
      <w:bookmarkStart w:id="1838" w:name="_Toc38890426"/>
      <w:bookmarkStart w:id="1839" w:name="_Toc38890427"/>
      <w:bookmarkStart w:id="1840" w:name="_Toc522014250"/>
      <w:bookmarkStart w:id="1841" w:name="_Toc38890428"/>
      <w:bookmarkEnd w:id="1831"/>
      <w:bookmarkEnd w:id="1832"/>
      <w:bookmarkEnd w:id="1833"/>
      <w:bookmarkEnd w:id="1834"/>
      <w:bookmarkEnd w:id="1835"/>
      <w:bookmarkEnd w:id="1836"/>
      <w:bookmarkEnd w:id="1837"/>
      <w:bookmarkEnd w:id="1838"/>
      <w:bookmarkEnd w:id="1839"/>
      <w:r>
        <w:t>Описание разработки «PM10</w:t>
      </w:r>
      <w:r w:rsidRPr="00BB2304">
        <w:t xml:space="preserve"> – </w:t>
      </w:r>
      <w:r w:rsidRPr="004B55E3">
        <w:t>Печатная форма наряд-задания на выполнение работ</w:t>
      </w:r>
      <w:r w:rsidRPr="00BB2304">
        <w:t>»</w:t>
      </w:r>
      <w:bookmarkEnd w:id="1840"/>
      <w:bookmarkEnd w:id="1841"/>
    </w:p>
    <w:p w14:paraId="3D630978" w14:textId="77777777" w:rsidR="009E28A6" w:rsidRDefault="009E28A6" w:rsidP="0042305B">
      <w:pPr>
        <w:suppressAutoHyphens/>
        <w:spacing w:after="240" w:line="276" w:lineRule="auto"/>
        <w:ind w:firstLine="567"/>
        <w:rPr>
          <w:rFonts w:ascii="Arial" w:hAnsi="Arial" w:cs="Arial"/>
        </w:rPr>
      </w:pPr>
      <w:r w:rsidRPr="00456DD2">
        <w:rPr>
          <w:rFonts w:ascii="Arial" w:hAnsi="Arial" w:cs="Arial"/>
        </w:rPr>
        <w:t>Предпосылки:</w:t>
      </w:r>
    </w:p>
    <w:p w14:paraId="1B6F1E42" w14:textId="77777777" w:rsidR="009E28A6" w:rsidRPr="00456DD2" w:rsidRDefault="009E28A6" w:rsidP="0042305B">
      <w:pPr>
        <w:suppressAutoHyphens/>
        <w:spacing w:after="240" w:line="276" w:lineRule="auto"/>
        <w:ind w:firstLine="567"/>
        <w:rPr>
          <w:rFonts w:ascii="Arial" w:hAnsi="Arial" w:cs="Arial"/>
        </w:rPr>
      </w:pPr>
      <w:r>
        <w:rPr>
          <w:rFonts w:ascii="Arial" w:hAnsi="Arial" w:cs="Arial"/>
        </w:rPr>
        <w:t xml:space="preserve">Для выполнения ремонтных работ и проведения ежесменного-технического обслуживания из системы </w:t>
      </w:r>
      <w:r>
        <w:rPr>
          <w:rFonts w:ascii="Arial" w:hAnsi="Arial" w:cs="Arial"/>
          <w:lang w:val="en-US"/>
        </w:rPr>
        <w:t>S</w:t>
      </w:r>
      <w:r w:rsidRPr="00BB2304">
        <w:rPr>
          <w:rFonts w:ascii="Arial" w:hAnsi="Arial" w:cs="Arial"/>
        </w:rPr>
        <w:t>/4</w:t>
      </w:r>
      <w:r>
        <w:rPr>
          <w:rFonts w:ascii="Arial" w:hAnsi="Arial" w:cs="Arial"/>
          <w:lang w:val="en-US"/>
        </w:rPr>
        <w:t>HANA</w:t>
      </w:r>
      <w:r w:rsidRPr="00BB2304">
        <w:rPr>
          <w:rFonts w:ascii="Arial" w:hAnsi="Arial" w:cs="Arial"/>
        </w:rPr>
        <w:t xml:space="preserve"> </w:t>
      </w:r>
      <w:r>
        <w:rPr>
          <w:rFonts w:ascii="Arial" w:hAnsi="Arial" w:cs="Arial"/>
        </w:rPr>
        <w:t>должна печататься форма наряд-задания.</w:t>
      </w:r>
    </w:p>
    <w:p w14:paraId="10E87F67" w14:textId="77777777" w:rsidR="009E28A6" w:rsidRPr="00456DD2" w:rsidRDefault="009E28A6" w:rsidP="0042305B">
      <w:pPr>
        <w:suppressAutoHyphens/>
        <w:spacing w:after="120" w:line="276" w:lineRule="auto"/>
        <w:ind w:firstLine="567"/>
        <w:rPr>
          <w:rFonts w:ascii="Arial" w:hAnsi="Arial" w:cs="Arial"/>
        </w:rPr>
      </w:pPr>
      <w:r w:rsidRPr="00456DD2">
        <w:rPr>
          <w:rFonts w:ascii="Arial" w:hAnsi="Arial" w:cs="Arial"/>
        </w:rPr>
        <w:t xml:space="preserve">Входные данные: </w:t>
      </w:r>
    </w:p>
    <w:p w14:paraId="426C5973" w14:textId="77777777" w:rsidR="009E28A6" w:rsidRPr="00456DD2" w:rsidRDefault="009E28A6" w:rsidP="0042305B">
      <w:pPr>
        <w:suppressAutoHyphens/>
        <w:spacing w:after="240" w:line="276" w:lineRule="auto"/>
        <w:ind w:firstLine="567"/>
        <w:rPr>
          <w:rFonts w:ascii="Arial" w:hAnsi="Arial" w:cs="Arial"/>
        </w:rPr>
      </w:pPr>
      <w:r>
        <w:rPr>
          <w:rFonts w:ascii="Arial" w:hAnsi="Arial" w:cs="Arial"/>
        </w:rPr>
        <w:t>Заказ ТОРО</w:t>
      </w:r>
      <w:r w:rsidRPr="00456DD2">
        <w:rPr>
          <w:rFonts w:ascii="Arial" w:hAnsi="Arial" w:cs="Arial"/>
        </w:rPr>
        <w:t xml:space="preserve">. </w:t>
      </w:r>
    </w:p>
    <w:p w14:paraId="51B0721C" w14:textId="77777777" w:rsidR="009E28A6" w:rsidRPr="00456DD2" w:rsidRDefault="009E28A6" w:rsidP="0042305B">
      <w:pPr>
        <w:suppressAutoHyphens/>
        <w:spacing w:after="240" w:line="276" w:lineRule="auto"/>
        <w:ind w:firstLine="567"/>
        <w:rPr>
          <w:rFonts w:ascii="Arial" w:hAnsi="Arial" w:cs="Arial"/>
        </w:rPr>
      </w:pPr>
      <w:r w:rsidRPr="00456DD2">
        <w:rPr>
          <w:rFonts w:ascii="Arial" w:hAnsi="Arial" w:cs="Arial"/>
        </w:rPr>
        <w:lastRenderedPageBreak/>
        <w:t xml:space="preserve">Выполнение разработки (укрупнённый алгоритм): </w:t>
      </w:r>
    </w:p>
    <w:p w14:paraId="79167422" w14:textId="2CFFC2A9" w:rsidR="009E28A6" w:rsidRDefault="009E28A6" w:rsidP="0042305B">
      <w:pPr>
        <w:suppressAutoHyphens/>
        <w:spacing w:after="240" w:line="276" w:lineRule="auto"/>
        <w:ind w:firstLine="567"/>
        <w:rPr>
          <w:rFonts w:ascii="Arial" w:hAnsi="Arial" w:cs="Arial"/>
        </w:rPr>
      </w:pPr>
      <w:r>
        <w:rPr>
          <w:rFonts w:ascii="Arial" w:hAnsi="Arial" w:cs="Arial"/>
        </w:rPr>
        <w:t>Из интерфейсов работы с заказом ТОРО (транзакции «</w:t>
      </w:r>
      <w:r>
        <w:rPr>
          <w:rFonts w:ascii="Arial" w:hAnsi="Arial" w:cs="Arial"/>
          <w:lang w:val="en-US"/>
        </w:rPr>
        <w:t>IW</w:t>
      </w:r>
      <w:r>
        <w:rPr>
          <w:rFonts w:ascii="Arial" w:hAnsi="Arial" w:cs="Arial"/>
        </w:rPr>
        <w:t>31</w:t>
      </w:r>
      <w:r w:rsidRPr="00BB2304">
        <w:rPr>
          <w:rFonts w:ascii="Arial" w:hAnsi="Arial" w:cs="Arial"/>
        </w:rPr>
        <w:t xml:space="preserve"> </w:t>
      </w:r>
      <w:r>
        <w:rPr>
          <w:rFonts w:ascii="Arial" w:hAnsi="Arial" w:cs="Arial"/>
        </w:rPr>
        <w:t>–</w:t>
      </w:r>
      <w:r w:rsidRPr="00BB2304">
        <w:rPr>
          <w:rFonts w:ascii="Arial" w:hAnsi="Arial" w:cs="Arial"/>
        </w:rPr>
        <w:t xml:space="preserve"> </w:t>
      </w:r>
      <w:r w:rsidR="00F93543">
        <w:rPr>
          <w:rFonts w:ascii="Arial" w:hAnsi="Arial" w:cs="Arial"/>
        </w:rPr>
        <w:t>Создание</w:t>
      </w:r>
      <w:r>
        <w:rPr>
          <w:rFonts w:ascii="Arial" w:hAnsi="Arial" w:cs="Arial"/>
        </w:rPr>
        <w:t xml:space="preserve"> заказа ТОРО», «</w:t>
      </w:r>
      <w:r>
        <w:rPr>
          <w:rFonts w:ascii="Arial" w:hAnsi="Arial" w:cs="Arial"/>
          <w:lang w:val="en-US"/>
        </w:rPr>
        <w:t>IW</w:t>
      </w:r>
      <w:r w:rsidRPr="00BB2304">
        <w:rPr>
          <w:rFonts w:ascii="Arial" w:hAnsi="Arial" w:cs="Arial"/>
        </w:rPr>
        <w:t xml:space="preserve">32 </w:t>
      </w:r>
      <w:r>
        <w:rPr>
          <w:rFonts w:ascii="Arial" w:hAnsi="Arial" w:cs="Arial"/>
        </w:rPr>
        <w:t>–</w:t>
      </w:r>
      <w:r w:rsidRPr="00BB2304">
        <w:rPr>
          <w:rFonts w:ascii="Arial" w:hAnsi="Arial" w:cs="Arial"/>
        </w:rPr>
        <w:t xml:space="preserve"> </w:t>
      </w:r>
      <w:r>
        <w:rPr>
          <w:rFonts w:ascii="Arial" w:hAnsi="Arial" w:cs="Arial"/>
        </w:rPr>
        <w:t>Изменение заказа ТОРО», «</w:t>
      </w:r>
      <w:r>
        <w:rPr>
          <w:rFonts w:ascii="Arial" w:hAnsi="Arial" w:cs="Arial"/>
          <w:lang w:val="en-US"/>
        </w:rPr>
        <w:t>IW</w:t>
      </w:r>
      <w:r>
        <w:rPr>
          <w:rFonts w:ascii="Arial" w:hAnsi="Arial" w:cs="Arial"/>
        </w:rPr>
        <w:t>33</w:t>
      </w:r>
      <w:r w:rsidRPr="00BB2304">
        <w:rPr>
          <w:rFonts w:ascii="Arial" w:hAnsi="Arial" w:cs="Arial"/>
        </w:rPr>
        <w:t xml:space="preserve"> </w:t>
      </w:r>
      <w:r>
        <w:rPr>
          <w:rFonts w:ascii="Arial" w:hAnsi="Arial" w:cs="Arial"/>
        </w:rPr>
        <w:t>–</w:t>
      </w:r>
      <w:r w:rsidRPr="00BB2304">
        <w:rPr>
          <w:rFonts w:ascii="Arial" w:hAnsi="Arial" w:cs="Arial"/>
        </w:rPr>
        <w:t xml:space="preserve"> </w:t>
      </w:r>
      <w:r>
        <w:rPr>
          <w:rFonts w:ascii="Arial" w:hAnsi="Arial" w:cs="Arial"/>
        </w:rPr>
        <w:t>Просмотр заказа ТОРО) по кнопке «Печать» должна печататься форма задания для данного заказа ТОРО. Из интерфейсов работы со списками заказов ТОРО («</w:t>
      </w:r>
      <w:r>
        <w:rPr>
          <w:rFonts w:ascii="Arial" w:hAnsi="Arial" w:cs="Arial"/>
          <w:lang w:val="en-US"/>
        </w:rPr>
        <w:t>IW</w:t>
      </w:r>
      <w:r>
        <w:rPr>
          <w:rFonts w:ascii="Arial" w:hAnsi="Arial" w:cs="Arial"/>
        </w:rPr>
        <w:t>38</w:t>
      </w:r>
      <w:r w:rsidRPr="00BB2304">
        <w:rPr>
          <w:rFonts w:ascii="Arial" w:hAnsi="Arial" w:cs="Arial"/>
        </w:rPr>
        <w:t xml:space="preserve"> </w:t>
      </w:r>
      <w:r>
        <w:rPr>
          <w:rFonts w:ascii="Arial" w:hAnsi="Arial" w:cs="Arial"/>
        </w:rPr>
        <w:t>–</w:t>
      </w:r>
      <w:r w:rsidRPr="00BB2304">
        <w:rPr>
          <w:rFonts w:ascii="Arial" w:hAnsi="Arial" w:cs="Arial"/>
        </w:rPr>
        <w:t xml:space="preserve"> </w:t>
      </w:r>
      <w:r>
        <w:rPr>
          <w:rFonts w:ascii="Arial" w:hAnsi="Arial" w:cs="Arial"/>
        </w:rPr>
        <w:t>Изменение заказа ТОРО</w:t>
      </w:r>
      <w:r w:rsidRPr="00BB2304">
        <w:rPr>
          <w:rFonts w:ascii="Arial" w:hAnsi="Arial" w:cs="Arial"/>
        </w:rPr>
        <w:t xml:space="preserve">: </w:t>
      </w:r>
      <w:r>
        <w:rPr>
          <w:rFonts w:ascii="Arial" w:hAnsi="Arial" w:cs="Arial"/>
        </w:rPr>
        <w:t>список заказов» и «</w:t>
      </w:r>
      <w:r>
        <w:rPr>
          <w:rFonts w:ascii="Arial" w:hAnsi="Arial" w:cs="Arial"/>
          <w:lang w:val="en-US"/>
        </w:rPr>
        <w:t>IW</w:t>
      </w:r>
      <w:r>
        <w:rPr>
          <w:rFonts w:ascii="Arial" w:hAnsi="Arial" w:cs="Arial"/>
        </w:rPr>
        <w:t>39</w:t>
      </w:r>
      <w:r w:rsidRPr="00BB2304">
        <w:rPr>
          <w:rFonts w:ascii="Arial" w:hAnsi="Arial" w:cs="Arial"/>
        </w:rPr>
        <w:t xml:space="preserve"> </w:t>
      </w:r>
      <w:r>
        <w:rPr>
          <w:rFonts w:ascii="Arial" w:hAnsi="Arial" w:cs="Arial"/>
        </w:rPr>
        <w:t>–</w:t>
      </w:r>
      <w:r w:rsidRPr="00BB2304">
        <w:rPr>
          <w:rFonts w:ascii="Arial" w:hAnsi="Arial" w:cs="Arial"/>
        </w:rPr>
        <w:t xml:space="preserve"> </w:t>
      </w:r>
      <w:r>
        <w:rPr>
          <w:rFonts w:ascii="Arial" w:hAnsi="Arial" w:cs="Arial"/>
        </w:rPr>
        <w:t>Просмотр заказа ТОРО</w:t>
      </w:r>
      <w:r w:rsidRPr="00BB2304">
        <w:rPr>
          <w:rFonts w:ascii="Arial" w:hAnsi="Arial" w:cs="Arial"/>
        </w:rPr>
        <w:t xml:space="preserve">: </w:t>
      </w:r>
      <w:r>
        <w:rPr>
          <w:rFonts w:ascii="Arial" w:hAnsi="Arial" w:cs="Arial"/>
        </w:rPr>
        <w:t>Список заказов») по кнопке «Печать» должна печататься форма наряд-задания для выбранных заказов ТОРО.</w:t>
      </w:r>
    </w:p>
    <w:p w14:paraId="6D7245FE" w14:textId="77777777" w:rsidR="009E28A6" w:rsidRDefault="009E28A6" w:rsidP="0042305B">
      <w:pPr>
        <w:suppressAutoHyphens/>
        <w:spacing w:after="120" w:line="276" w:lineRule="auto"/>
        <w:ind w:firstLine="567"/>
        <w:rPr>
          <w:rFonts w:ascii="Arial" w:hAnsi="Arial" w:cs="Arial"/>
        </w:rPr>
      </w:pPr>
      <w:bookmarkStart w:id="1842" w:name="_Hlk522626857"/>
      <w:r>
        <w:rPr>
          <w:rFonts w:ascii="Arial" w:hAnsi="Arial" w:cs="Arial"/>
        </w:rPr>
        <w:t>В наряде-задании ведутся следующие данные</w:t>
      </w:r>
      <w:r w:rsidRPr="00BB2304">
        <w:rPr>
          <w:rFonts w:ascii="Arial" w:hAnsi="Arial" w:cs="Arial"/>
        </w:rPr>
        <w:t>:</w:t>
      </w:r>
    </w:p>
    <w:p w14:paraId="53F41509" w14:textId="77777777" w:rsidR="009E28A6" w:rsidRDefault="009E28A6" w:rsidP="0042305B">
      <w:pPr>
        <w:pStyle w:val="afb"/>
        <w:numPr>
          <w:ilvl w:val="0"/>
          <w:numId w:val="22"/>
        </w:numPr>
        <w:suppressAutoHyphens/>
        <w:spacing w:after="120" w:line="276" w:lineRule="auto"/>
        <w:ind w:left="851" w:hanging="284"/>
        <w:rPr>
          <w:rFonts w:ascii="Arial" w:hAnsi="Arial" w:cs="Arial"/>
        </w:rPr>
      </w:pPr>
      <w:r>
        <w:rPr>
          <w:rFonts w:ascii="Arial" w:hAnsi="Arial" w:cs="Arial"/>
        </w:rPr>
        <w:t>Номер наряда-задания (номер заказа ТОРО),</w:t>
      </w:r>
    </w:p>
    <w:p w14:paraId="55D7EC89" w14:textId="77777777" w:rsidR="009E28A6" w:rsidRDefault="009E28A6" w:rsidP="0042305B">
      <w:pPr>
        <w:pStyle w:val="afb"/>
        <w:numPr>
          <w:ilvl w:val="0"/>
          <w:numId w:val="22"/>
        </w:numPr>
        <w:suppressAutoHyphens/>
        <w:spacing w:after="120" w:line="276" w:lineRule="auto"/>
        <w:ind w:left="851" w:hanging="284"/>
        <w:rPr>
          <w:rFonts w:ascii="Arial" w:hAnsi="Arial" w:cs="Arial"/>
        </w:rPr>
      </w:pPr>
      <w:r>
        <w:rPr>
          <w:rFonts w:ascii="Arial" w:hAnsi="Arial" w:cs="Arial"/>
        </w:rPr>
        <w:t>Подразделение (исполнительное рабочее место из первой операции заказа),</w:t>
      </w:r>
    </w:p>
    <w:p w14:paraId="579A1DAF" w14:textId="77777777" w:rsidR="009E28A6" w:rsidRDefault="009E28A6" w:rsidP="0042305B">
      <w:pPr>
        <w:pStyle w:val="afb"/>
        <w:numPr>
          <w:ilvl w:val="0"/>
          <w:numId w:val="22"/>
        </w:numPr>
        <w:suppressAutoHyphens/>
        <w:spacing w:after="120" w:line="276" w:lineRule="auto"/>
        <w:ind w:left="851" w:hanging="284"/>
        <w:rPr>
          <w:rFonts w:ascii="Arial" w:hAnsi="Arial" w:cs="Arial"/>
        </w:rPr>
      </w:pPr>
      <w:r>
        <w:rPr>
          <w:rFonts w:ascii="Arial" w:hAnsi="Arial" w:cs="Arial"/>
        </w:rPr>
        <w:t>Оборудование (номер и наименование единицы оборудования в заголовке заказа),</w:t>
      </w:r>
    </w:p>
    <w:p w14:paraId="4E719B37" w14:textId="77777777" w:rsidR="009E28A6" w:rsidRDefault="009E28A6" w:rsidP="0042305B">
      <w:pPr>
        <w:pStyle w:val="afb"/>
        <w:numPr>
          <w:ilvl w:val="0"/>
          <w:numId w:val="22"/>
        </w:numPr>
        <w:suppressAutoHyphens/>
        <w:spacing w:after="120" w:line="276" w:lineRule="auto"/>
        <w:ind w:left="851" w:hanging="284"/>
        <w:rPr>
          <w:rFonts w:ascii="Arial" w:hAnsi="Arial" w:cs="Arial"/>
        </w:rPr>
      </w:pPr>
      <w:r>
        <w:rPr>
          <w:rFonts w:ascii="Arial" w:hAnsi="Arial" w:cs="Arial"/>
        </w:rPr>
        <w:t>Базовые сроки начала работ (в заголовке заказа),</w:t>
      </w:r>
    </w:p>
    <w:p w14:paraId="775C623F" w14:textId="77777777" w:rsidR="009E28A6" w:rsidRDefault="009E28A6" w:rsidP="0042305B">
      <w:pPr>
        <w:pStyle w:val="afb"/>
        <w:numPr>
          <w:ilvl w:val="0"/>
          <w:numId w:val="22"/>
        </w:numPr>
        <w:suppressAutoHyphens/>
        <w:spacing w:after="120" w:line="276" w:lineRule="auto"/>
        <w:ind w:left="851" w:hanging="284"/>
        <w:rPr>
          <w:rFonts w:ascii="Arial" w:hAnsi="Arial" w:cs="Arial"/>
        </w:rPr>
      </w:pPr>
      <w:r>
        <w:rPr>
          <w:rFonts w:ascii="Arial" w:hAnsi="Arial" w:cs="Arial"/>
        </w:rPr>
        <w:t>Отметки о выдаче наряда-задания (Выдал, Принял, Дата и время выдачи),</w:t>
      </w:r>
    </w:p>
    <w:p w14:paraId="2E31FFDA" w14:textId="77777777" w:rsidR="009E28A6" w:rsidRDefault="009E28A6" w:rsidP="0042305B">
      <w:pPr>
        <w:pStyle w:val="afb"/>
        <w:numPr>
          <w:ilvl w:val="0"/>
          <w:numId w:val="22"/>
        </w:numPr>
        <w:suppressAutoHyphens/>
        <w:spacing w:after="120" w:line="276" w:lineRule="auto"/>
        <w:ind w:left="851" w:hanging="284"/>
        <w:rPr>
          <w:rFonts w:ascii="Arial" w:hAnsi="Arial" w:cs="Arial"/>
        </w:rPr>
      </w:pPr>
      <w:r>
        <w:rPr>
          <w:rFonts w:ascii="Arial" w:hAnsi="Arial" w:cs="Arial"/>
        </w:rPr>
        <w:t>Отметки о выводе оборудования в ремонт (Выдал, Принял, Дата выдачи, а при переносе сроков ремонта Инициатор, Дата и Причина переноса),</w:t>
      </w:r>
    </w:p>
    <w:p w14:paraId="4F311680" w14:textId="77777777" w:rsidR="009E28A6" w:rsidRDefault="009E28A6" w:rsidP="0042305B">
      <w:pPr>
        <w:pStyle w:val="afb"/>
        <w:numPr>
          <w:ilvl w:val="0"/>
          <w:numId w:val="22"/>
        </w:numPr>
        <w:suppressAutoHyphens/>
        <w:spacing w:after="120" w:line="276" w:lineRule="auto"/>
        <w:ind w:left="851" w:hanging="284"/>
        <w:rPr>
          <w:rFonts w:ascii="Arial" w:hAnsi="Arial" w:cs="Arial"/>
        </w:rPr>
      </w:pPr>
      <w:r>
        <w:rPr>
          <w:rFonts w:ascii="Arial" w:hAnsi="Arial" w:cs="Arial"/>
        </w:rPr>
        <w:t>Подтверждение выполнения работ (Фактические сроки работ, отметки о приемке работ, отметки о приемке оборудования из ремонта),</w:t>
      </w:r>
    </w:p>
    <w:p w14:paraId="29391135" w14:textId="77777777" w:rsidR="009E28A6" w:rsidRDefault="009E28A6" w:rsidP="0042305B">
      <w:pPr>
        <w:pStyle w:val="afb"/>
        <w:numPr>
          <w:ilvl w:val="0"/>
          <w:numId w:val="22"/>
        </w:numPr>
        <w:suppressAutoHyphens/>
        <w:spacing w:after="120" w:line="276" w:lineRule="auto"/>
        <w:ind w:left="851" w:hanging="284"/>
        <w:rPr>
          <w:rFonts w:ascii="Arial" w:hAnsi="Arial" w:cs="Arial"/>
        </w:rPr>
      </w:pPr>
      <w:r>
        <w:rPr>
          <w:rFonts w:ascii="Arial" w:hAnsi="Arial" w:cs="Arial"/>
        </w:rPr>
        <w:t>Операции по наряду-заданию,</w:t>
      </w:r>
    </w:p>
    <w:p w14:paraId="0D55D687" w14:textId="77777777" w:rsidR="009E28A6" w:rsidRDefault="009E28A6" w:rsidP="0042305B">
      <w:pPr>
        <w:pStyle w:val="afb"/>
        <w:numPr>
          <w:ilvl w:val="0"/>
          <w:numId w:val="22"/>
        </w:numPr>
        <w:suppressAutoHyphens/>
        <w:spacing w:after="120" w:line="276" w:lineRule="auto"/>
        <w:ind w:left="851" w:hanging="284"/>
        <w:rPr>
          <w:rFonts w:ascii="Arial" w:hAnsi="Arial" w:cs="Arial"/>
        </w:rPr>
      </w:pPr>
      <w:r>
        <w:rPr>
          <w:rFonts w:ascii="Arial" w:hAnsi="Arial" w:cs="Arial"/>
        </w:rPr>
        <w:t>Операции по монтажу</w:t>
      </w:r>
      <w:r w:rsidRPr="00FE2DCC">
        <w:rPr>
          <w:rFonts w:ascii="Arial" w:hAnsi="Arial" w:cs="Arial"/>
        </w:rPr>
        <w:t>/</w:t>
      </w:r>
      <w:r>
        <w:rPr>
          <w:rFonts w:ascii="Arial" w:hAnsi="Arial" w:cs="Arial"/>
        </w:rPr>
        <w:t>демонтажу,</w:t>
      </w:r>
    </w:p>
    <w:p w14:paraId="3113BC54" w14:textId="77777777" w:rsidR="009E28A6" w:rsidRDefault="009E28A6" w:rsidP="0042305B">
      <w:pPr>
        <w:pStyle w:val="afb"/>
        <w:numPr>
          <w:ilvl w:val="0"/>
          <w:numId w:val="22"/>
        </w:numPr>
        <w:suppressAutoHyphens/>
        <w:spacing w:after="120" w:line="276" w:lineRule="auto"/>
        <w:ind w:left="851" w:hanging="284"/>
        <w:rPr>
          <w:rFonts w:ascii="Arial" w:hAnsi="Arial" w:cs="Arial"/>
        </w:rPr>
      </w:pPr>
      <w:r>
        <w:rPr>
          <w:rFonts w:ascii="Arial" w:hAnsi="Arial" w:cs="Arial"/>
        </w:rPr>
        <w:t>Компоненты,</w:t>
      </w:r>
    </w:p>
    <w:p w14:paraId="5D2CC0B3" w14:textId="77777777" w:rsidR="009E28A6" w:rsidRPr="00FE2DCC" w:rsidRDefault="009E28A6" w:rsidP="0042305B">
      <w:pPr>
        <w:pStyle w:val="afb"/>
        <w:numPr>
          <w:ilvl w:val="0"/>
          <w:numId w:val="22"/>
        </w:numPr>
        <w:suppressAutoHyphens/>
        <w:spacing w:after="120" w:line="276" w:lineRule="auto"/>
        <w:ind w:left="851" w:hanging="284"/>
        <w:rPr>
          <w:rFonts w:ascii="Arial" w:hAnsi="Arial" w:cs="Arial"/>
        </w:rPr>
      </w:pPr>
      <w:r>
        <w:rPr>
          <w:rFonts w:ascii="Arial" w:hAnsi="Arial" w:cs="Arial"/>
        </w:rPr>
        <w:t>Измерения.</w:t>
      </w:r>
    </w:p>
    <w:p w14:paraId="18E9793B" w14:textId="77777777" w:rsidR="009E28A6" w:rsidRPr="00E13624" w:rsidRDefault="009E28A6">
      <w:pPr>
        <w:pStyle w:val="3"/>
      </w:pPr>
      <w:bookmarkStart w:id="1843" w:name="_Toc521512768"/>
      <w:bookmarkStart w:id="1844" w:name="_Toc522014251"/>
      <w:bookmarkStart w:id="1845" w:name="_Toc38890429"/>
      <w:bookmarkEnd w:id="1842"/>
      <w:r w:rsidRPr="002E403C">
        <w:t>Использование</w:t>
      </w:r>
      <w:r w:rsidRPr="00E13624">
        <w:t xml:space="preserve"> мобильных терминалов</w:t>
      </w:r>
      <w:bookmarkEnd w:id="1843"/>
      <w:bookmarkEnd w:id="1844"/>
      <w:bookmarkEnd w:id="1845"/>
    </w:p>
    <w:p w14:paraId="4FDC9CFB" w14:textId="77777777" w:rsidR="009E28A6" w:rsidRDefault="009E28A6" w:rsidP="009E28A6">
      <w:pPr>
        <w:spacing w:after="240" w:line="276" w:lineRule="auto"/>
        <w:ind w:firstLine="567"/>
        <w:rPr>
          <w:rFonts w:eastAsia="Calibri"/>
        </w:rPr>
      </w:pPr>
      <w:r w:rsidRPr="00E13624">
        <w:rPr>
          <w:rFonts w:ascii="Arial" w:eastAsia="Calibri" w:hAnsi="Arial" w:cs="Arial"/>
        </w:rPr>
        <w:t xml:space="preserve">Реализация функциональность по выполнению и фактическому учёту работ реализуется на модуле PM системы S/4HANA. </w:t>
      </w:r>
    </w:p>
    <w:p w14:paraId="5D7F2D23" w14:textId="77777777" w:rsidR="009E28A6" w:rsidRDefault="009E28A6" w:rsidP="009E28A6">
      <w:pPr>
        <w:spacing w:after="240" w:line="276" w:lineRule="auto"/>
        <w:ind w:firstLine="567"/>
        <w:rPr>
          <w:rFonts w:eastAsia="Calibri"/>
        </w:rPr>
      </w:pPr>
      <w:r w:rsidRPr="00E13624">
        <w:rPr>
          <w:rFonts w:ascii="Arial" w:eastAsia="Calibri" w:hAnsi="Arial" w:cs="Arial"/>
        </w:rPr>
        <w:t>П</w:t>
      </w:r>
      <w:r>
        <w:rPr>
          <w:rFonts w:ascii="Arial" w:eastAsia="Calibri" w:hAnsi="Arial" w:cs="Arial"/>
        </w:rPr>
        <w:t>р</w:t>
      </w:r>
      <w:r w:rsidRPr="00E13624">
        <w:rPr>
          <w:rFonts w:ascii="Arial" w:eastAsia="Calibri" w:hAnsi="Arial" w:cs="Arial"/>
        </w:rPr>
        <w:t xml:space="preserve">и проведении ТОиР и выполнении ЕТО </w:t>
      </w:r>
      <w:r>
        <w:rPr>
          <w:rFonts w:ascii="Arial" w:eastAsia="Calibri" w:hAnsi="Arial" w:cs="Arial"/>
        </w:rPr>
        <w:t>может быть</w:t>
      </w:r>
      <w:r w:rsidRPr="00E13624">
        <w:rPr>
          <w:rFonts w:ascii="Arial" w:eastAsia="Calibri" w:hAnsi="Arial" w:cs="Arial"/>
        </w:rPr>
        <w:t xml:space="preserve"> использова</w:t>
      </w:r>
      <w:r>
        <w:rPr>
          <w:rFonts w:ascii="Arial" w:eastAsia="Calibri" w:hAnsi="Arial" w:cs="Arial"/>
        </w:rPr>
        <w:t>н</w:t>
      </w:r>
      <w:r w:rsidRPr="00E13624">
        <w:rPr>
          <w:rFonts w:ascii="Arial" w:eastAsia="Calibri" w:hAnsi="Arial" w:cs="Arial"/>
        </w:rPr>
        <w:t xml:space="preserve"> мобильный терминал </w:t>
      </w:r>
      <w:r>
        <w:rPr>
          <w:rFonts w:ascii="Arial" w:eastAsia="Calibri" w:hAnsi="Arial" w:cs="Arial"/>
        </w:rPr>
        <w:t xml:space="preserve">с программным обеспечением </w:t>
      </w:r>
      <w:r>
        <w:rPr>
          <w:rFonts w:ascii="Arial" w:eastAsia="Calibri" w:hAnsi="Arial" w:cs="Arial"/>
          <w:lang w:val="en-US"/>
        </w:rPr>
        <w:t>SAP</w:t>
      </w:r>
      <w:r w:rsidRPr="00E13624">
        <w:rPr>
          <w:rFonts w:ascii="Arial" w:eastAsia="Calibri" w:hAnsi="Arial" w:cs="Arial"/>
        </w:rPr>
        <w:t xml:space="preserve"> </w:t>
      </w:r>
      <w:r>
        <w:rPr>
          <w:rFonts w:ascii="Arial" w:eastAsia="Calibri" w:hAnsi="Arial" w:cs="Arial"/>
          <w:lang w:val="en-US"/>
        </w:rPr>
        <w:t>Work</w:t>
      </w:r>
      <w:r w:rsidRPr="00E13624">
        <w:rPr>
          <w:rFonts w:ascii="Arial" w:eastAsia="Calibri" w:hAnsi="Arial" w:cs="Arial"/>
        </w:rPr>
        <w:t xml:space="preserve"> </w:t>
      </w:r>
      <w:r>
        <w:rPr>
          <w:rFonts w:ascii="Arial" w:eastAsia="Calibri" w:hAnsi="Arial" w:cs="Arial"/>
          <w:lang w:val="en-US"/>
        </w:rPr>
        <w:t>Manager</w:t>
      </w:r>
      <w:r w:rsidRPr="00E13624">
        <w:rPr>
          <w:rFonts w:ascii="Arial" w:eastAsia="Calibri" w:hAnsi="Arial" w:cs="Arial"/>
        </w:rPr>
        <w:t xml:space="preserve">. </w:t>
      </w:r>
      <w:r>
        <w:rPr>
          <w:rFonts w:ascii="Arial" w:eastAsia="Calibri" w:hAnsi="Arial" w:cs="Arial"/>
        </w:rPr>
        <w:t xml:space="preserve">В приложении </w:t>
      </w:r>
      <w:r>
        <w:rPr>
          <w:rFonts w:ascii="Arial" w:eastAsia="Calibri" w:hAnsi="Arial" w:cs="Arial"/>
          <w:lang w:val="en-US"/>
        </w:rPr>
        <w:t>SAP</w:t>
      </w:r>
      <w:r w:rsidRPr="00E13624">
        <w:rPr>
          <w:rFonts w:ascii="Arial" w:eastAsia="Calibri" w:hAnsi="Arial" w:cs="Arial"/>
        </w:rPr>
        <w:t xml:space="preserve"> </w:t>
      </w:r>
      <w:r>
        <w:rPr>
          <w:rFonts w:ascii="Arial" w:eastAsia="Calibri" w:hAnsi="Arial" w:cs="Arial"/>
          <w:lang w:val="en-US"/>
        </w:rPr>
        <w:t>Work</w:t>
      </w:r>
      <w:r w:rsidRPr="00E13624">
        <w:rPr>
          <w:rFonts w:ascii="Arial" w:eastAsia="Calibri" w:hAnsi="Arial" w:cs="Arial"/>
        </w:rPr>
        <w:t xml:space="preserve"> </w:t>
      </w:r>
      <w:r>
        <w:rPr>
          <w:rFonts w:ascii="Arial" w:eastAsia="Calibri" w:hAnsi="Arial" w:cs="Arial"/>
          <w:lang w:val="en-US"/>
        </w:rPr>
        <w:t>Manager</w:t>
      </w:r>
      <w:r w:rsidRPr="00E13624">
        <w:rPr>
          <w:rFonts w:ascii="Arial" w:eastAsia="Calibri" w:hAnsi="Arial" w:cs="Arial"/>
        </w:rPr>
        <w:t xml:space="preserve"> </w:t>
      </w:r>
      <w:r>
        <w:rPr>
          <w:rFonts w:ascii="Arial" w:eastAsia="Calibri" w:hAnsi="Arial" w:cs="Arial"/>
        </w:rPr>
        <w:t xml:space="preserve">расширяется функционал на возможность чтения и идентификации оборудования по </w:t>
      </w:r>
      <w:r>
        <w:rPr>
          <w:rFonts w:ascii="Arial" w:eastAsia="Calibri" w:hAnsi="Arial" w:cs="Arial"/>
          <w:lang w:val="en-US"/>
        </w:rPr>
        <w:t>NFC</w:t>
      </w:r>
      <w:r w:rsidRPr="00E13624">
        <w:rPr>
          <w:rFonts w:ascii="Arial" w:eastAsia="Calibri" w:hAnsi="Arial" w:cs="Arial"/>
        </w:rPr>
        <w:t>-</w:t>
      </w:r>
      <w:r>
        <w:rPr>
          <w:rFonts w:ascii="Arial" w:eastAsia="Calibri" w:hAnsi="Arial" w:cs="Arial"/>
        </w:rPr>
        <w:t xml:space="preserve">метке (доработка в рамках прототипа). Функционал </w:t>
      </w:r>
      <w:r w:rsidRPr="00E13624">
        <w:rPr>
          <w:rFonts w:ascii="Arial" w:eastAsia="Calibri" w:hAnsi="Arial" w:cs="Arial"/>
        </w:rPr>
        <w:t xml:space="preserve">чтения и идентификации </w:t>
      </w:r>
      <w:r>
        <w:rPr>
          <w:rFonts w:ascii="Arial" w:eastAsia="Calibri" w:hAnsi="Arial" w:cs="Arial"/>
        </w:rPr>
        <w:t xml:space="preserve">оборудования </w:t>
      </w:r>
      <w:r w:rsidRPr="00E13624">
        <w:rPr>
          <w:rFonts w:ascii="Arial" w:eastAsia="Calibri" w:hAnsi="Arial" w:cs="Arial"/>
        </w:rPr>
        <w:t xml:space="preserve">по </w:t>
      </w:r>
      <w:r>
        <w:rPr>
          <w:rFonts w:ascii="Arial" w:eastAsia="Calibri" w:hAnsi="Arial" w:cs="Arial"/>
          <w:lang w:val="en-US"/>
        </w:rPr>
        <w:t>NFC</w:t>
      </w:r>
      <w:r w:rsidRPr="00E13624">
        <w:rPr>
          <w:rFonts w:ascii="Arial" w:eastAsia="Calibri" w:hAnsi="Arial" w:cs="Arial"/>
        </w:rPr>
        <w:t>-</w:t>
      </w:r>
      <w:r>
        <w:rPr>
          <w:rFonts w:ascii="Arial" w:eastAsia="Calibri" w:hAnsi="Arial" w:cs="Arial"/>
        </w:rPr>
        <w:t xml:space="preserve">метке позволяет контролировать нахождение сотрудника рядом с оборудованием и выполнять быстрый поиск оборудования, связанного с </w:t>
      </w:r>
      <w:r>
        <w:rPr>
          <w:rFonts w:ascii="Arial" w:eastAsia="Calibri" w:hAnsi="Arial" w:cs="Arial"/>
          <w:lang w:val="en-US"/>
        </w:rPr>
        <w:t>NFC</w:t>
      </w:r>
      <w:r w:rsidRPr="00E13624">
        <w:rPr>
          <w:rFonts w:ascii="Arial" w:eastAsia="Calibri" w:hAnsi="Arial" w:cs="Arial"/>
        </w:rPr>
        <w:t>-</w:t>
      </w:r>
      <w:r>
        <w:rPr>
          <w:rFonts w:ascii="Arial" w:eastAsia="Calibri" w:hAnsi="Arial" w:cs="Arial"/>
        </w:rPr>
        <w:t xml:space="preserve">меткой. </w:t>
      </w:r>
    </w:p>
    <w:p w14:paraId="72F37D64" w14:textId="77777777" w:rsidR="009E28A6" w:rsidRDefault="009E28A6" w:rsidP="009E28A6">
      <w:pPr>
        <w:spacing w:after="240" w:line="276" w:lineRule="auto"/>
        <w:ind w:firstLine="567"/>
        <w:rPr>
          <w:rFonts w:eastAsia="Calibri"/>
        </w:rPr>
      </w:pPr>
      <w:r>
        <w:rPr>
          <w:rFonts w:ascii="Arial" w:eastAsia="Calibri" w:hAnsi="Arial" w:cs="Arial"/>
        </w:rPr>
        <w:t xml:space="preserve">Приложение </w:t>
      </w:r>
      <w:r>
        <w:rPr>
          <w:rFonts w:ascii="Arial" w:eastAsia="Calibri" w:hAnsi="Arial" w:cs="Arial"/>
          <w:lang w:val="en-US"/>
        </w:rPr>
        <w:t>SAP</w:t>
      </w:r>
      <w:r w:rsidRPr="00E13624">
        <w:rPr>
          <w:rFonts w:ascii="Arial" w:eastAsia="Calibri" w:hAnsi="Arial" w:cs="Arial"/>
        </w:rPr>
        <w:t xml:space="preserve"> </w:t>
      </w:r>
      <w:r>
        <w:rPr>
          <w:rFonts w:ascii="Arial" w:eastAsia="Calibri" w:hAnsi="Arial" w:cs="Arial"/>
          <w:lang w:val="en-US"/>
        </w:rPr>
        <w:t>Work</w:t>
      </w:r>
      <w:r w:rsidRPr="00E13624">
        <w:rPr>
          <w:rFonts w:ascii="Arial" w:eastAsia="Calibri" w:hAnsi="Arial" w:cs="Arial"/>
        </w:rPr>
        <w:t xml:space="preserve"> </w:t>
      </w:r>
      <w:r>
        <w:rPr>
          <w:rFonts w:ascii="Arial" w:eastAsia="Calibri" w:hAnsi="Arial" w:cs="Arial"/>
          <w:lang w:val="en-US"/>
        </w:rPr>
        <w:t>Manager</w:t>
      </w:r>
      <w:r w:rsidRPr="00E13624">
        <w:rPr>
          <w:rFonts w:ascii="Arial" w:eastAsia="Calibri" w:hAnsi="Arial" w:cs="Arial"/>
        </w:rPr>
        <w:t xml:space="preserve"> </w:t>
      </w:r>
      <w:r>
        <w:rPr>
          <w:rFonts w:ascii="Arial" w:eastAsia="Calibri" w:hAnsi="Arial" w:cs="Arial"/>
        </w:rPr>
        <w:t xml:space="preserve">позволяет вносить данные в систему </w:t>
      </w:r>
      <w:r>
        <w:rPr>
          <w:rFonts w:ascii="Arial" w:eastAsia="Calibri" w:hAnsi="Arial" w:cs="Arial"/>
          <w:lang w:val="en-US"/>
        </w:rPr>
        <w:t>S</w:t>
      </w:r>
      <w:r w:rsidRPr="00E13624">
        <w:rPr>
          <w:rFonts w:ascii="Arial" w:eastAsia="Calibri" w:hAnsi="Arial" w:cs="Arial"/>
        </w:rPr>
        <w:t>/4</w:t>
      </w:r>
      <w:r>
        <w:rPr>
          <w:rFonts w:ascii="Arial" w:eastAsia="Calibri" w:hAnsi="Arial" w:cs="Arial"/>
          <w:lang w:val="en-US"/>
        </w:rPr>
        <w:t>HANA</w:t>
      </w:r>
      <w:r>
        <w:rPr>
          <w:rFonts w:ascii="Arial" w:eastAsia="Calibri" w:hAnsi="Arial" w:cs="Arial"/>
        </w:rPr>
        <w:t xml:space="preserve"> находясь непосредственно рядом с оборудованием. </w:t>
      </w:r>
    </w:p>
    <w:p w14:paraId="021E51D4" w14:textId="77777777" w:rsidR="009E28A6" w:rsidRPr="00DC4F70" w:rsidRDefault="009E28A6" w:rsidP="009E28A6">
      <w:pPr>
        <w:spacing w:after="240" w:line="276" w:lineRule="auto"/>
        <w:ind w:firstLine="567"/>
        <w:rPr>
          <w:rFonts w:eastAsia="Calibri"/>
        </w:rPr>
      </w:pPr>
      <w:r>
        <w:rPr>
          <w:rFonts w:ascii="Arial" w:eastAsia="Calibri" w:hAnsi="Arial" w:cs="Arial"/>
        </w:rPr>
        <w:t xml:space="preserve">Приложение </w:t>
      </w:r>
      <w:r>
        <w:rPr>
          <w:rFonts w:ascii="Arial" w:eastAsia="Calibri" w:hAnsi="Arial" w:cs="Arial"/>
          <w:lang w:val="en-US"/>
        </w:rPr>
        <w:t>SAP</w:t>
      </w:r>
      <w:r w:rsidRPr="00E13624">
        <w:rPr>
          <w:rFonts w:ascii="Arial" w:eastAsia="Calibri" w:hAnsi="Arial" w:cs="Arial"/>
        </w:rPr>
        <w:t xml:space="preserve"> </w:t>
      </w:r>
      <w:r>
        <w:rPr>
          <w:rFonts w:ascii="Arial" w:eastAsia="Calibri" w:hAnsi="Arial" w:cs="Arial"/>
          <w:lang w:val="en-US"/>
        </w:rPr>
        <w:t>Work</w:t>
      </w:r>
      <w:r w:rsidRPr="00E13624">
        <w:rPr>
          <w:rFonts w:ascii="Arial" w:eastAsia="Calibri" w:hAnsi="Arial" w:cs="Arial"/>
        </w:rPr>
        <w:t xml:space="preserve"> </w:t>
      </w:r>
      <w:r>
        <w:rPr>
          <w:rFonts w:ascii="Arial" w:eastAsia="Calibri" w:hAnsi="Arial" w:cs="Arial"/>
          <w:lang w:val="en-US"/>
        </w:rPr>
        <w:t>Manager</w:t>
      </w:r>
      <w:r w:rsidRPr="00E13624">
        <w:rPr>
          <w:rFonts w:ascii="Arial" w:eastAsia="Calibri" w:hAnsi="Arial" w:cs="Arial"/>
        </w:rPr>
        <w:t xml:space="preserve"> </w:t>
      </w:r>
      <w:r w:rsidR="00E15853">
        <w:rPr>
          <w:rFonts w:ascii="Arial" w:eastAsia="Calibri" w:hAnsi="Arial" w:cs="Arial"/>
        </w:rPr>
        <w:t xml:space="preserve">получает </w:t>
      </w:r>
      <w:r>
        <w:rPr>
          <w:rFonts w:ascii="Arial" w:eastAsia="Calibri" w:hAnsi="Arial" w:cs="Arial"/>
        </w:rPr>
        <w:t xml:space="preserve">справочники из системы </w:t>
      </w:r>
      <w:r>
        <w:rPr>
          <w:rFonts w:ascii="Arial" w:eastAsia="Calibri" w:hAnsi="Arial" w:cs="Arial"/>
          <w:lang w:val="en-US"/>
        </w:rPr>
        <w:t>S</w:t>
      </w:r>
      <w:r w:rsidRPr="00E13624">
        <w:rPr>
          <w:rFonts w:ascii="Arial" w:eastAsia="Calibri" w:hAnsi="Arial" w:cs="Arial"/>
        </w:rPr>
        <w:t>/4</w:t>
      </w:r>
      <w:r>
        <w:rPr>
          <w:rFonts w:ascii="Arial" w:eastAsia="Calibri" w:hAnsi="Arial" w:cs="Arial"/>
          <w:lang w:val="en-US"/>
        </w:rPr>
        <w:t>HANA</w:t>
      </w:r>
      <w:r w:rsidRPr="00E13624">
        <w:rPr>
          <w:rFonts w:ascii="Arial" w:eastAsia="Calibri" w:hAnsi="Arial" w:cs="Arial"/>
        </w:rPr>
        <w:t xml:space="preserve"> </w:t>
      </w:r>
      <w:r>
        <w:rPr>
          <w:rFonts w:ascii="Arial" w:eastAsia="Calibri" w:hAnsi="Arial" w:cs="Arial"/>
        </w:rPr>
        <w:t xml:space="preserve">и не содержит своих собственных справочников. </w:t>
      </w:r>
    </w:p>
    <w:p w14:paraId="6035E617" w14:textId="77777777" w:rsidR="009E28A6" w:rsidRDefault="009E28A6" w:rsidP="009E28A6">
      <w:pPr>
        <w:spacing w:after="240" w:line="276" w:lineRule="auto"/>
        <w:ind w:firstLine="567"/>
        <w:rPr>
          <w:rFonts w:eastAsia="Calibri"/>
        </w:rPr>
      </w:pPr>
      <w:r>
        <w:rPr>
          <w:rFonts w:ascii="Arial" w:eastAsia="Calibri" w:hAnsi="Arial" w:cs="Arial"/>
        </w:rPr>
        <w:lastRenderedPageBreak/>
        <w:t xml:space="preserve">Справочники, получаемые приложением </w:t>
      </w:r>
      <w:r>
        <w:rPr>
          <w:rFonts w:ascii="Arial" w:eastAsia="Calibri" w:hAnsi="Arial" w:cs="Arial"/>
          <w:lang w:val="en-US"/>
        </w:rPr>
        <w:t>SAP</w:t>
      </w:r>
      <w:r w:rsidRPr="00DC4F70">
        <w:rPr>
          <w:rFonts w:ascii="Arial" w:eastAsia="Calibri" w:hAnsi="Arial" w:cs="Arial"/>
        </w:rPr>
        <w:t xml:space="preserve"> </w:t>
      </w:r>
      <w:r>
        <w:rPr>
          <w:rFonts w:ascii="Arial" w:eastAsia="Calibri" w:hAnsi="Arial" w:cs="Arial"/>
          <w:lang w:val="en-US"/>
        </w:rPr>
        <w:t>Work</w:t>
      </w:r>
      <w:r w:rsidRPr="00DC4F70">
        <w:rPr>
          <w:rFonts w:ascii="Arial" w:eastAsia="Calibri" w:hAnsi="Arial" w:cs="Arial"/>
        </w:rPr>
        <w:t xml:space="preserve"> </w:t>
      </w:r>
      <w:r>
        <w:rPr>
          <w:rFonts w:ascii="Arial" w:eastAsia="Calibri" w:hAnsi="Arial" w:cs="Arial"/>
          <w:lang w:val="en-US"/>
        </w:rPr>
        <w:t>Manager</w:t>
      </w:r>
      <w:r w:rsidRPr="00DC4F70">
        <w:rPr>
          <w:rFonts w:ascii="Arial" w:eastAsia="Calibri" w:hAnsi="Arial" w:cs="Arial"/>
        </w:rPr>
        <w:t>:</w:t>
      </w:r>
    </w:p>
    <w:p w14:paraId="0EC8E36B" w14:textId="77777777" w:rsidR="009E28A6" w:rsidRPr="00E13624" w:rsidRDefault="009E28A6" w:rsidP="009E28A6">
      <w:pPr>
        <w:spacing w:after="120" w:line="276" w:lineRule="auto"/>
        <w:ind w:firstLine="567"/>
        <w:rPr>
          <w:rFonts w:eastAsia="Calibri"/>
        </w:rPr>
      </w:pPr>
      <w:r>
        <w:rPr>
          <w:rFonts w:ascii="Arial" w:eastAsia="Calibri" w:hAnsi="Arial" w:cs="Arial"/>
        </w:rPr>
        <w:t xml:space="preserve">При входе пользователя в приложение </w:t>
      </w:r>
      <w:r>
        <w:rPr>
          <w:rFonts w:ascii="Arial" w:eastAsia="Calibri" w:hAnsi="Arial" w:cs="Arial"/>
          <w:lang w:val="en-US"/>
        </w:rPr>
        <w:t>SAP</w:t>
      </w:r>
      <w:r w:rsidRPr="00E13624">
        <w:rPr>
          <w:rFonts w:ascii="Arial" w:eastAsia="Calibri" w:hAnsi="Arial" w:cs="Arial"/>
        </w:rPr>
        <w:t xml:space="preserve"> </w:t>
      </w:r>
      <w:r>
        <w:rPr>
          <w:rFonts w:ascii="Arial" w:eastAsia="Calibri" w:hAnsi="Arial" w:cs="Arial"/>
          <w:lang w:val="en-US"/>
        </w:rPr>
        <w:t>Work</w:t>
      </w:r>
      <w:r w:rsidRPr="00E13624">
        <w:rPr>
          <w:rFonts w:ascii="Arial" w:eastAsia="Calibri" w:hAnsi="Arial" w:cs="Arial"/>
        </w:rPr>
        <w:t xml:space="preserve"> </w:t>
      </w:r>
      <w:r>
        <w:rPr>
          <w:rFonts w:ascii="Arial" w:eastAsia="Calibri" w:hAnsi="Arial" w:cs="Arial"/>
          <w:lang w:val="en-US"/>
        </w:rPr>
        <w:t>Manager</w:t>
      </w:r>
      <w:r w:rsidRPr="00E13624">
        <w:rPr>
          <w:rFonts w:ascii="Arial" w:eastAsia="Calibri" w:hAnsi="Arial" w:cs="Arial"/>
        </w:rPr>
        <w:t xml:space="preserve"> </w:t>
      </w:r>
      <w:r>
        <w:rPr>
          <w:rFonts w:ascii="Arial" w:eastAsia="Calibri" w:hAnsi="Arial" w:cs="Arial"/>
        </w:rPr>
        <w:t>или запуске синхронизации приложение получает</w:t>
      </w:r>
      <w:r w:rsidRPr="00E13624">
        <w:rPr>
          <w:rFonts w:ascii="Arial" w:eastAsia="Calibri" w:hAnsi="Arial" w:cs="Arial"/>
        </w:rPr>
        <w:t>:</w:t>
      </w:r>
    </w:p>
    <w:p w14:paraId="4BC928EE" w14:textId="77777777" w:rsidR="009E28A6" w:rsidRPr="00E13624" w:rsidRDefault="009E28A6" w:rsidP="0042305B">
      <w:pPr>
        <w:pStyle w:val="afb"/>
        <w:numPr>
          <w:ilvl w:val="0"/>
          <w:numId w:val="18"/>
        </w:numPr>
        <w:spacing w:after="120" w:line="276" w:lineRule="auto"/>
        <w:ind w:left="851" w:hanging="284"/>
        <w:rPr>
          <w:rFonts w:eastAsia="Calibri"/>
        </w:rPr>
      </w:pPr>
      <w:r>
        <w:rPr>
          <w:rFonts w:ascii="Arial" w:eastAsia="Calibri" w:hAnsi="Arial" w:cs="Arial"/>
        </w:rPr>
        <w:t>Обновление мобильного приложения</w:t>
      </w:r>
      <w:r>
        <w:rPr>
          <w:rFonts w:ascii="Arial" w:eastAsia="Calibri" w:hAnsi="Arial" w:cs="Arial"/>
          <w:lang w:val="en-US"/>
        </w:rPr>
        <w:t>;</w:t>
      </w:r>
    </w:p>
    <w:p w14:paraId="7F3420FA" w14:textId="77777777" w:rsidR="009E28A6" w:rsidRPr="00E13624" w:rsidRDefault="009E28A6" w:rsidP="0042305B">
      <w:pPr>
        <w:pStyle w:val="afb"/>
        <w:numPr>
          <w:ilvl w:val="0"/>
          <w:numId w:val="18"/>
        </w:numPr>
        <w:spacing w:after="120" w:line="276" w:lineRule="auto"/>
        <w:ind w:left="851" w:hanging="284"/>
        <w:rPr>
          <w:rFonts w:eastAsia="Calibri"/>
        </w:rPr>
      </w:pPr>
      <w:r>
        <w:rPr>
          <w:rFonts w:ascii="Arial" w:eastAsia="Calibri" w:hAnsi="Arial" w:cs="Arial"/>
        </w:rPr>
        <w:t>Обновление справочников</w:t>
      </w:r>
      <w:r>
        <w:rPr>
          <w:rFonts w:ascii="Arial" w:eastAsia="Calibri" w:hAnsi="Arial" w:cs="Arial"/>
          <w:lang w:val="en-US"/>
        </w:rPr>
        <w:t>;</w:t>
      </w:r>
    </w:p>
    <w:p w14:paraId="0DE213F4" w14:textId="77777777" w:rsidR="009E28A6" w:rsidRPr="00E13624" w:rsidRDefault="009E28A6" w:rsidP="0042305B">
      <w:pPr>
        <w:pStyle w:val="afb"/>
        <w:numPr>
          <w:ilvl w:val="0"/>
          <w:numId w:val="18"/>
        </w:numPr>
        <w:spacing w:after="120" w:line="276" w:lineRule="auto"/>
        <w:ind w:left="851" w:hanging="284"/>
        <w:rPr>
          <w:rFonts w:eastAsia="Calibri"/>
        </w:rPr>
      </w:pPr>
      <w:r>
        <w:rPr>
          <w:rFonts w:ascii="Arial" w:eastAsia="Calibri" w:hAnsi="Arial" w:cs="Arial"/>
        </w:rPr>
        <w:t>Наряд-заказы для исполнителя</w:t>
      </w:r>
      <w:r w:rsidRPr="00E13624">
        <w:rPr>
          <w:rFonts w:ascii="Arial" w:eastAsia="Calibri" w:hAnsi="Arial" w:cs="Arial"/>
        </w:rPr>
        <w:t>;</w:t>
      </w:r>
    </w:p>
    <w:p w14:paraId="3524384E" w14:textId="77777777" w:rsidR="009E28A6" w:rsidRPr="00A45263" w:rsidRDefault="009E28A6" w:rsidP="0042305B">
      <w:pPr>
        <w:pStyle w:val="afb"/>
        <w:numPr>
          <w:ilvl w:val="0"/>
          <w:numId w:val="18"/>
        </w:numPr>
        <w:spacing w:after="240" w:line="276" w:lineRule="auto"/>
        <w:ind w:left="851" w:hanging="284"/>
        <w:rPr>
          <w:rFonts w:eastAsia="Calibri"/>
        </w:rPr>
      </w:pPr>
      <w:r>
        <w:rPr>
          <w:rFonts w:ascii="Arial" w:eastAsia="Calibri" w:hAnsi="Arial" w:cs="Arial"/>
        </w:rPr>
        <w:t>Открытые дефекты на оборудовании.</w:t>
      </w:r>
    </w:p>
    <w:p w14:paraId="4990D8CF" w14:textId="4F20D097" w:rsidR="009E28A6" w:rsidRDefault="009E28A6" w:rsidP="0042305B">
      <w:pPr>
        <w:spacing w:after="120" w:line="276" w:lineRule="auto"/>
        <w:ind w:firstLine="567"/>
        <w:rPr>
          <w:rFonts w:ascii="Arial" w:eastAsia="Calibri" w:hAnsi="Arial" w:cs="Arial"/>
        </w:rPr>
      </w:pPr>
      <w:r>
        <w:rPr>
          <w:rFonts w:ascii="Arial" w:eastAsia="Calibri" w:hAnsi="Arial" w:cs="Arial"/>
        </w:rPr>
        <w:t xml:space="preserve">Справочники, получаемые приложением </w:t>
      </w:r>
      <w:r>
        <w:rPr>
          <w:rFonts w:ascii="Arial" w:eastAsia="Calibri" w:hAnsi="Arial" w:cs="Arial"/>
          <w:lang w:val="en-US"/>
        </w:rPr>
        <w:t>SAP</w:t>
      </w:r>
      <w:r w:rsidRPr="00BB2304">
        <w:rPr>
          <w:rFonts w:ascii="Arial" w:eastAsia="Calibri" w:hAnsi="Arial" w:cs="Arial"/>
        </w:rPr>
        <w:t xml:space="preserve"> </w:t>
      </w:r>
      <w:r>
        <w:rPr>
          <w:rFonts w:ascii="Arial" w:eastAsia="Calibri" w:hAnsi="Arial" w:cs="Arial"/>
          <w:lang w:val="en-US"/>
        </w:rPr>
        <w:t>Work</w:t>
      </w:r>
      <w:r w:rsidRPr="00BB2304">
        <w:rPr>
          <w:rFonts w:ascii="Arial" w:eastAsia="Calibri" w:hAnsi="Arial" w:cs="Arial"/>
        </w:rPr>
        <w:t xml:space="preserve"> </w:t>
      </w:r>
      <w:r>
        <w:rPr>
          <w:rFonts w:ascii="Arial" w:eastAsia="Calibri" w:hAnsi="Arial" w:cs="Arial"/>
          <w:lang w:val="en-US"/>
        </w:rPr>
        <w:t>Manager</w:t>
      </w:r>
      <w:r w:rsidRPr="00BB2304">
        <w:rPr>
          <w:rFonts w:ascii="Arial" w:eastAsia="Calibri" w:hAnsi="Arial" w:cs="Arial"/>
        </w:rPr>
        <w:t>:</w:t>
      </w:r>
    </w:p>
    <w:p w14:paraId="54DA5A2F" w14:textId="77777777" w:rsidR="009E28A6" w:rsidRPr="00396716" w:rsidRDefault="009E28A6" w:rsidP="0042305B">
      <w:pPr>
        <w:pStyle w:val="afb"/>
        <w:numPr>
          <w:ilvl w:val="0"/>
          <w:numId w:val="23"/>
        </w:numPr>
        <w:spacing w:after="120" w:line="276" w:lineRule="auto"/>
        <w:ind w:left="851" w:hanging="284"/>
        <w:rPr>
          <w:rFonts w:ascii="Arial" w:eastAsia="Calibri" w:hAnsi="Arial" w:cs="Arial"/>
        </w:rPr>
      </w:pPr>
      <w:r w:rsidRPr="00396716">
        <w:rPr>
          <w:rFonts w:ascii="Arial" w:eastAsia="Calibri" w:hAnsi="Arial" w:cs="Arial"/>
        </w:rPr>
        <w:t>Каталоги ТОРО;</w:t>
      </w:r>
    </w:p>
    <w:p w14:paraId="57C2A6DF" w14:textId="77777777" w:rsidR="009E28A6" w:rsidRPr="00396716" w:rsidRDefault="009E28A6" w:rsidP="0042305B">
      <w:pPr>
        <w:pStyle w:val="afb"/>
        <w:numPr>
          <w:ilvl w:val="0"/>
          <w:numId w:val="23"/>
        </w:numPr>
        <w:spacing w:after="120" w:line="276" w:lineRule="auto"/>
        <w:ind w:left="851" w:hanging="284"/>
        <w:rPr>
          <w:rFonts w:ascii="Arial" w:eastAsia="Calibri" w:hAnsi="Arial" w:cs="Arial"/>
        </w:rPr>
      </w:pPr>
      <w:r w:rsidRPr="00396716">
        <w:rPr>
          <w:rFonts w:ascii="Arial" w:eastAsia="Calibri" w:hAnsi="Arial" w:cs="Arial"/>
        </w:rPr>
        <w:t>Технические места</w:t>
      </w:r>
      <w:r w:rsidRPr="00396716">
        <w:rPr>
          <w:rFonts w:ascii="Arial" w:eastAsia="Calibri" w:hAnsi="Arial" w:cs="Arial"/>
          <w:lang w:val="en-US"/>
        </w:rPr>
        <w:t>;</w:t>
      </w:r>
    </w:p>
    <w:p w14:paraId="6188A522" w14:textId="77777777" w:rsidR="009E28A6" w:rsidRPr="009B1FFB" w:rsidRDefault="009E28A6" w:rsidP="0042305B">
      <w:pPr>
        <w:pStyle w:val="afb"/>
        <w:numPr>
          <w:ilvl w:val="0"/>
          <w:numId w:val="23"/>
        </w:numPr>
        <w:spacing w:after="120" w:line="276" w:lineRule="auto"/>
        <w:ind w:left="851" w:hanging="284"/>
        <w:rPr>
          <w:rFonts w:ascii="Arial" w:eastAsia="Calibri" w:hAnsi="Arial" w:cs="Arial"/>
        </w:rPr>
      </w:pPr>
      <w:r w:rsidRPr="009B1FFB">
        <w:rPr>
          <w:rFonts w:ascii="Arial" w:eastAsia="Calibri" w:hAnsi="Arial" w:cs="Arial"/>
        </w:rPr>
        <w:t>Единицы оборудования;</w:t>
      </w:r>
    </w:p>
    <w:p w14:paraId="5233E750" w14:textId="77777777" w:rsidR="009E28A6" w:rsidRPr="009B1FFB" w:rsidRDefault="009E28A6" w:rsidP="0042305B">
      <w:pPr>
        <w:pStyle w:val="afb"/>
        <w:numPr>
          <w:ilvl w:val="0"/>
          <w:numId w:val="23"/>
        </w:numPr>
        <w:spacing w:after="120" w:line="276" w:lineRule="auto"/>
        <w:ind w:left="851" w:hanging="284"/>
        <w:rPr>
          <w:rFonts w:ascii="Arial" w:eastAsia="Calibri" w:hAnsi="Arial" w:cs="Arial"/>
        </w:rPr>
      </w:pPr>
      <w:r w:rsidRPr="009B1FFB">
        <w:rPr>
          <w:rFonts w:ascii="Arial" w:eastAsia="Calibri" w:hAnsi="Arial" w:cs="Arial"/>
        </w:rPr>
        <w:t>Точки измерения;</w:t>
      </w:r>
    </w:p>
    <w:p w14:paraId="2C3DB95C" w14:textId="77777777" w:rsidR="009E28A6" w:rsidRPr="009B1FFB" w:rsidRDefault="009E28A6" w:rsidP="0042305B">
      <w:pPr>
        <w:pStyle w:val="afb"/>
        <w:numPr>
          <w:ilvl w:val="0"/>
          <w:numId w:val="23"/>
        </w:numPr>
        <w:spacing w:after="120" w:line="276" w:lineRule="auto"/>
        <w:ind w:left="851" w:hanging="284"/>
        <w:rPr>
          <w:rFonts w:ascii="Arial" w:eastAsia="Calibri" w:hAnsi="Arial" w:cs="Arial"/>
        </w:rPr>
      </w:pPr>
      <w:r>
        <w:rPr>
          <w:rFonts w:ascii="Arial" w:eastAsia="Calibri" w:hAnsi="Arial" w:cs="Arial"/>
        </w:rPr>
        <w:t>Виды</w:t>
      </w:r>
      <w:r w:rsidRPr="009B1FFB">
        <w:rPr>
          <w:rFonts w:ascii="Arial" w:eastAsia="Calibri" w:hAnsi="Arial" w:cs="Arial"/>
        </w:rPr>
        <w:t xml:space="preserve"> сообщений ТОРО;</w:t>
      </w:r>
    </w:p>
    <w:p w14:paraId="56FCDB55" w14:textId="77777777" w:rsidR="009E28A6" w:rsidRPr="009B1FFB" w:rsidRDefault="009E28A6" w:rsidP="0042305B">
      <w:pPr>
        <w:pStyle w:val="afb"/>
        <w:numPr>
          <w:ilvl w:val="0"/>
          <w:numId w:val="23"/>
        </w:numPr>
        <w:spacing w:after="120" w:line="276" w:lineRule="auto"/>
        <w:ind w:left="851" w:hanging="284"/>
        <w:rPr>
          <w:rFonts w:ascii="Arial" w:eastAsia="Calibri" w:hAnsi="Arial" w:cs="Arial"/>
        </w:rPr>
      </w:pPr>
      <w:r w:rsidRPr="009B1FFB">
        <w:rPr>
          <w:rFonts w:ascii="Arial" w:eastAsia="Calibri" w:hAnsi="Arial" w:cs="Arial"/>
        </w:rPr>
        <w:t>Табельные номера исполнителей;</w:t>
      </w:r>
    </w:p>
    <w:p w14:paraId="3D772EB6" w14:textId="77777777" w:rsidR="009E28A6" w:rsidRPr="009B1FFB" w:rsidRDefault="009E28A6" w:rsidP="0042305B">
      <w:pPr>
        <w:pStyle w:val="afb"/>
        <w:numPr>
          <w:ilvl w:val="0"/>
          <w:numId w:val="23"/>
        </w:numPr>
        <w:spacing w:after="120" w:line="276" w:lineRule="auto"/>
        <w:ind w:left="851" w:hanging="284"/>
        <w:rPr>
          <w:rFonts w:ascii="Arial" w:eastAsia="Calibri" w:hAnsi="Arial" w:cs="Arial"/>
        </w:rPr>
      </w:pPr>
      <w:r w:rsidRPr="009B1FFB">
        <w:rPr>
          <w:rFonts w:ascii="Arial" w:eastAsia="Calibri" w:hAnsi="Arial" w:cs="Arial"/>
        </w:rPr>
        <w:t>Группы плановиков;</w:t>
      </w:r>
    </w:p>
    <w:p w14:paraId="2047C600" w14:textId="77777777" w:rsidR="009E28A6" w:rsidRPr="00396716" w:rsidRDefault="009E28A6" w:rsidP="0042305B">
      <w:pPr>
        <w:pStyle w:val="afb"/>
        <w:numPr>
          <w:ilvl w:val="0"/>
          <w:numId w:val="23"/>
        </w:numPr>
        <w:spacing w:after="120" w:line="276" w:lineRule="auto"/>
        <w:ind w:left="851" w:hanging="284"/>
        <w:rPr>
          <w:rFonts w:ascii="Arial" w:eastAsia="Calibri" w:hAnsi="Arial" w:cs="Arial"/>
        </w:rPr>
      </w:pPr>
      <w:r w:rsidRPr="009B1FFB">
        <w:rPr>
          <w:rFonts w:ascii="Arial" w:eastAsia="Calibri" w:hAnsi="Arial" w:cs="Arial"/>
        </w:rPr>
        <w:t>Заводы</w:t>
      </w:r>
      <w:r w:rsidRPr="00396716">
        <w:rPr>
          <w:rFonts w:ascii="Arial" w:eastAsia="Calibri" w:hAnsi="Arial" w:cs="Arial"/>
        </w:rPr>
        <w:t>;</w:t>
      </w:r>
    </w:p>
    <w:p w14:paraId="7C83A538" w14:textId="77777777" w:rsidR="009E28A6" w:rsidRPr="00EF24C8" w:rsidRDefault="009E28A6" w:rsidP="0042305B">
      <w:pPr>
        <w:pStyle w:val="afb"/>
        <w:numPr>
          <w:ilvl w:val="0"/>
          <w:numId w:val="23"/>
        </w:numPr>
        <w:spacing w:after="240" w:line="276" w:lineRule="auto"/>
        <w:ind w:left="851" w:hanging="284"/>
        <w:rPr>
          <w:rFonts w:ascii="Arial" w:eastAsia="Calibri" w:hAnsi="Arial" w:cs="Arial"/>
        </w:rPr>
      </w:pPr>
      <w:r w:rsidRPr="00396716">
        <w:rPr>
          <w:rFonts w:ascii="Arial" w:eastAsia="Calibri" w:hAnsi="Arial" w:cs="Arial"/>
        </w:rPr>
        <w:t>Рабочие места.</w:t>
      </w:r>
    </w:p>
    <w:p w14:paraId="61665086" w14:textId="77777777" w:rsidR="009E28A6" w:rsidRDefault="009E28A6" w:rsidP="0042305B">
      <w:pPr>
        <w:spacing w:after="120" w:line="276" w:lineRule="auto"/>
        <w:ind w:firstLine="567"/>
        <w:rPr>
          <w:rFonts w:ascii="Arial" w:eastAsia="Calibri" w:hAnsi="Arial" w:cs="Arial"/>
        </w:rPr>
      </w:pPr>
      <w:r w:rsidRPr="00822269">
        <w:rPr>
          <w:rFonts w:ascii="Arial" w:eastAsia="Calibri" w:hAnsi="Arial" w:cs="Arial"/>
        </w:rPr>
        <w:t xml:space="preserve">При </w:t>
      </w:r>
      <w:r w:rsidRPr="00E13624">
        <w:rPr>
          <w:rFonts w:ascii="Arial" w:eastAsia="Calibri" w:hAnsi="Arial" w:cs="Arial"/>
        </w:rPr>
        <w:t xml:space="preserve">запуске </w:t>
      </w:r>
      <w:r w:rsidRPr="002E403C">
        <w:rPr>
          <w:rFonts w:ascii="Arial" w:eastAsia="Calibri" w:hAnsi="Arial" w:cs="Arial"/>
        </w:rPr>
        <w:t>синхронизации приложение</w:t>
      </w:r>
      <w:r w:rsidRPr="00E13624">
        <w:rPr>
          <w:rFonts w:ascii="Arial" w:eastAsia="Calibri" w:hAnsi="Arial" w:cs="Arial"/>
        </w:rPr>
        <w:t xml:space="preserve"> </w:t>
      </w:r>
      <w:r>
        <w:rPr>
          <w:rFonts w:ascii="Arial" w:eastAsia="Calibri" w:hAnsi="Arial" w:cs="Arial"/>
          <w:lang w:val="en-US"/>
        </w:rPr>
        <w:t>SAP</w:t>
      </w:r>
      <w:r w:rsidRPr="00E13624">
        <w:rPr>
          <w:rFonts w:ascii="Arial" w:eastAsia="Calibri" w:hAnsi="Arial" w:cs="Arial"/>
        </w:rPr>
        <w:t xml:space="preserve"> </w:t>
      </w:r>
      <w:r>
        <w:rPr>
          <w:rFonts w:ascii="Arial" w:eastAsia="Calibri" w:hAnsi="Arial" w:cs="Arial"/>
          <w:lang w:val="en-US"/>
        </w:rPr>
        <w:t>Work</w:t>
      </w:r>
      <w:r w:rsidRPr="00E13624">
        <w:rPr>
          <w:rFonts w:ascii="Arial" w:eastAsia="Calibri" w:hAnsi="Arial" w:cs="Arial"/>
        </w:rPr>
        <w:t xml:space="preserve"> </w:t>
      </w:r>
      <w:r>
        <w:rPr>
          <w:rFonts w:ascii="Arial" w:eastAsia="Calibri" w:hAnsi="Arial" w:cs="Arial"/>
          <w:lang w:val="en-US"/>
        </w:rPr>
        <w:t>Manager</w:t>
      </w:r>
      <w:r w:rsidRPr="00E13624">
        <w:rPr>
          <w:rFonts w:ascii="Arial" w:eastAsia="Calibri" w:hAnsi="Arial" w:cs="Arial"/>
        </w:rPr>
        <w:t xml:space="preserve"> </w:t>
      </w:r>
      <w:r>
        <w:rPr>
          <w:rFonts w:ascii="Arial" w:eastAsia="Calibri" w:hAnsi="Arial" w:cs="Arial"/>
        </w:rPr>
        <w:t xml:space="preserve">отдаёт в систему </w:t>
      </w:r>
      <w:r>
        <w:rPr>
          <w:rFonts w:ascii="Arial" w:eastAsia="Calibri" w:hAnsi="Arial" w:cs="Arial"/>
          <w:lang w:val="en-US"/>
        </w:rPr>
        <w:t>S</w:t>
      </w:r>
      <w:r w:rsidRPr="00E13624">
        <w:rPr>
          <w:rFonts w:ascii="Arial" w:eastAsia="Calibri" w:hAnsi="Arial" w:cs="Arial"/>
        </w:rPr>
        <w:t>/4</w:t>
      </w:r>
      <w:r>
        <w:rPr>
          <w:rFonts w:ascii="Arial" w:eastAsia="Calibri" w:hAnsi="Arial" w:cs="Arial"/>
          <w:lang w:val="en-US"/>
        </w:rPr>
        <w:t>HANA</w:t>
      </w:r>
      <w:r w:rsidRPr="00E13624">
        <w:rPr>
          <w:rFonts w:ascii="Arial" w:eastAsia="Calibri" w:hAnsi="Arial" w:cs="Arial"/>
        </w:rPr>
        <w:t>:</w:t>
      </w:r>
    </w:p>
    <w:p w14:paraId="2D2C1633" w14:textId="77777777" w:rsidR="009E28A6" w:rsidRPr="00E13624" w:rsidRDefault="009E28A6" w:rsidP="0042305B">
      <w:pPr>
        <w:pStyle w:val="afb"/>
        <w:numPr>
          <w:ilvl w:val="0"/>
          <w:numId w:val="18"/>
        </w:numPr>
        <w:spacing w:after="120" w:line="276" w:lineRule="auto"/>
        <w:ind w:left="851" w:hanging="284"/>
        <w:rPr>
          <w:rFonts w:ascii="Arial" w:eastAsia="Calibri" w:hAnsi="Arial" w:cs="Arial"/>
        </w:rPr>
      </w:pPr>
      <w:r>
        <w:rPr>
          <w:rFonts w:ascii="Arial" w:eastAsia="Calibri" w:hAnsi="Arial" w:cs="Arial"/>
        </w:rPr>
        <w:t>Документы измерений</w:t>
      </w:r>
      <w:r w:rsidRPr="00E13624">
        <w:rPr>
          <w:rFonts w:ascii="Arial" w:eastAsia="Calibri" w:hAnsi="Arial" w:cs="Arial"/>
        </w:rPr>
        <w:t>;</w:t>
      </w:r>
    </w:p>
    <w:p w14:paraId="0F5C5D20" w14:textId="77777777" w:rsidR="009E28A6" w:rsidRPr="00E13624" w:rsidRDefault="009E28A6" w:rsidP="0042305B">
      <w:pPr>
        <w:pStyle w:val="afb"/>
        <w:numPr>
          <w:ilvl w:val="0"/>
          <w:numId w:val="18"/>
        </w:numPr>
        <w:spacing w:after="120" w:line="276" w:lineRule="auto"/>
        <w:ind w:left="851" w:hanging="284"/>
        <w:rPr>
          <w:rFonts w:ascii="Arial" w:eastAsia="Calibri" w:hAnsi="Arial" w:cs="Arial"/>
        </w:rPr>
      </w:pPr>
      <w:r>
        <w:rPr>
          <w:rFonts w:ascii="Arial" w:eastAsia="Calibri" w:hAnsi="Arial" w:cs="Arial"/>
        </w:rPr>
        <w:t>Сообщения о дефектах</w:t>
      </w:r>
      <w:r w:rsidRPr="00E13624">
        <w:rPr>
          <w:rFonts w:ascii="Arial" w:eastAsia="Calibri" w:hAnsi="Arial" w:cs="Arial"/>
        </w:rPr>
        <w:t>;</w:t>
      </w:r>
    </w:p>
    <w:p w14:paraId="656D49BF" w14:textId="77777777" w:rsidR="009E28A6" w:rsidRPr="00E13624" w:rsidRDefault="009E28A6" w:rsidP="0042305B">
      <w:pPr>
        <w:pStyle w:val="afb"/>
        <w:numPr>
          <w:ilvl w:val="0"/>
          <w:numId w:val="18"/>
        </w:numPr>
        <w:spacing w:after="120" w:line="276" w:lineRule="auto"/>
        <w:ind w:left="851" w:hanging="284"/>
        <w:rPr>
          <w:rFonts w:ascii="Arial" w:eastAsia="Calibri" w:hAnsi="Arial" w:cs="Arial"/>
        </w:rPr>
      </w:pPr>
      <w:r>
        <w:rPr>
          <w:rFonts w:ascii="Arial" w:eastAsia="Calibri" w:hAnsi="Arial" w:cs="Arial"/>
        </w:rPr>
        <w:t>Приложенные фотографии к сообщениям о дефектах</w:t>
      </w:r>
      <w:r w:rsidRPr="00E13624">
        <w:rPr>
          <w:rFonts w:ascii="Arial" w:eastAsia="Calibri" w:hAnsi="Arial" w:cs="Arial"/>
        </w:rPr>
        <w:t>;</w:t>
      </w:r>
    </w:p>
    <w:p w14:paraId="2CB31C46" w14:textId="77777777" w:rsidR="009E28A6" w:rsidRPr="00E13624" w:rsidRDefault="009E28A6" w:rsidP="0042305B">
      <w:pPr>
        <w:pStyle w:val="afb"/>
        <w:numPr>
          <w:ilvl w:val="0"/>
          <w:numId w:val="18"/>
        </w:numPr>
        <w:spacing w:after="120" w:line="276" w:lineRule="auto"/>
        <w:ind w:left="851" w:hanging="284"/>
        <w:rPr>
          <w:rFonts w:ascii="Arial" w:eastAsia="Calibri" w:hAnsi="Arial" w:cs="Arial"/>
        </w:rPr>
      </w:pPr>
      <w:r>
        <w:rPr>
          <w:rFonts w:ascii="Arial" w:eastAsia="Calibri" w:hAnsi="Arial" w:cs="Arial"/>
        </w:rPr>
        <w:t>Изменения статусов заказов ТОРО</w:t>
      </w:r>
      <w:r w:rsidRPr="00E13624">
        <w:rPr>
          <w:rFonts w:ascii="Arial" w:eastAsia="Calibri" w:hAnsi="Arial" w:cs="Arial"/>
        </w:rPr>
        <w:t>;</w:t>
      </w:r>
    </w:p>
    <w:p w14:paraId="6E5074E1" w14:textId="77777777" w:rsidR="009E28A6" w:rsidRPr="00E13624" w:rsidRDefault="009E28A6" w:rsidP="0042305B">
      <w:pPr>
        <w:pStyle w:val="afb"/>
        <w:numPr>
          <w:ilvl w:val="0"/>
          <w:numId w:val="18"/>
        </w:numPr>
        <w:spacing w:after="240" w:line="276" w:lineRule="auto"/>
        <w:ind w:left="851" w:hanging="284"/>
        <w:rPr>
          <w:rFonts w:ascii="Arial" w:eastAsia="Calibri" w:hAnsi="Arial" w:cs="Arial"/>
        </w:rPr>
      </w:pPr>
      <w:r>
        <w:rPr>
          <w:rFonts w:ascii="Arial" w:eastAsia="Calibri" w:hAnsi="Arial" w:cs="Arial"/>
        </w:rPr>
        <w:t>Документы подтверждений операций заказов ТОРО.</w:t>
      </w:r>
    </w:p>
    <w:p w14:paraId="1FA0D892" w14:textId="77777777" w:rsidR="009E28A6" w:rsidRDefault="009E28A6" w:rsidP="0042305B">
      <w:pPr>
        <w:spacing w:after="240" w:line="276" w:lineRule="auto"/>
        <w:ind w:firstLine="567"/>
        <w:rPr>
          <w:rFonts w:eastAsia="Calibri"/>
        </w:rPr>
      </w:pPr>
      <w:r>
        <w:rPr>
          <w:rFonts w:ascii="Arial" w:eastAsia="Calibri" w:hAnsi="Arial" w:cs="Arial"/>
        </w:rPr>
        <w:t xml:space="preserve">Приложение </w:t>
      </w:r>
      <w:r>
        <w:rPr>
          <w:rFonts w:ascii="Arial" w:eastAsia="Calibri" w:hAnsi="Arial" w:cs="Arial"/>
          <w:lang w:val="en-US"/>
        </w:rPr>
        <w:t>SAP</w:t>
      </w:r>
      <w:r w:rsidRPr="00E13624">
        <w:rPr>
          <w:rFonts w:ascii="Arial" w:eastAsia="Calibri" w:hAnsi="Arial" w:cs="Arial"/>
        </w:rPr>
        <w:t xml:space="preserve"> </w:t>
      </w:r>
      <w:r>
        <w:rPr>
          <w:rFonts w:ascii="Arial" w:eastAsia="Calibri" w:hAnsi="Arial" w:cs="Arial"/>
          <w:lang w:val="en-US"/>
        </w:rPr>
        <w:t>Work</w:t>
      </w:r>
      <w:r w:rsidRPr="00E13624">
        <w:rPr>
          <w:rFonts w:ascii="Arial" w:eastAsia="Calibri" w:hAnsi="Arial" w:cs="Arial"/>
        </w:rPr>
        <w:t xml:space="preserve"> </w:t>
      </w:r>
      <w:r>
        <w:rPr>
          <w:rFonts w:ascii="Arial" w:eastAsia="Calibri" w:hAnsi="Arial" w:cs="Arial"/>
          <w:lang w:val="en-US"/>
        </w:rPr>
        <w:t>Manager</w:t>
      </w:r>
      <w:r w:rsidRPr="00E13624">
        <w:rPr>
          <w:rFonts w:ascii="Arial" w:eastAsia="Calibri" w:hAnsi="Arial" w:cs="Arial"/>
        </w:rPr>
        <w:t xml:space="preserve"> </w:t>
      </w:r>
      <w:r>
        <w:rPr>
          <w:rFonts w:ascii="Arial" w:eastAsia="Calibri" w:hAnsi="Arial" w:cs="Arial"/>
        </w:rPr>
        <w:t xml:space="preserve">содержит свою собственную базу данных и позволяет работать с мобильным терминалом без постоянной связи с системой </w:t>
      </w:r>
      <w:r>
        <w:rPr>
          <w:rFonts w:ascii="Arial" w:eastAsia="Calibri" w:hAnsi="Arial" w:cs="Arial"/>
          <w:lang w:val="en-US"/>
        </w:rPr>
        <w:t>S</w:t>
      </w:r>
      <w:r w:rsidRPr="00E13624">
        <w:rPr>
          <w:rFonts w:ascii="Arial" w:eastAsia="Calibri" w:hAnsi="Arial" w:cs="Arial"/>
        </w:rPr>
        <w:t>/4</w:t>
      </w:r>
      <w:r>
        <w:rPr>
          <w:rFonts w:ascii="Arial" w:eastAsia="Calibri" w:hAnsi="Arial" w:cs="Arial"/>
          <w:lang w:val="en-US"/>
        </w:rPr>
        <w:t>HANA</w:t>
      </w:r>
      <w:r w:rsidRPr="00E13624">
        <w:rPr>
          <w:rFonts w:ascii="Arial" w:eastAsia="Calibri" w:hAnsi="Arial" w:cs="Arial"/>
        </w:rPr>
        <w:t xml:space="preserve">. </w:t>
      </w:r>
      <w:r>
        <w:rPr>
          <w:rFonts w:ascii="Arial" w:eastAsia="Calibri" w:hAnsi="Arial" w:cs="Arial"/>
        </w:rPr>
        <w:t>Связь необходима при получении наряд-заданий (заказов ТОРО) в начале смены и передачи данных с мобильного устройства в конце смены.</w:t>
      </w:r>
    </w:p>
    <w:p w14:paraId="78A12430" w14:textId="55E86A01" w:rsidR="009E28A6" w:rsidRDefault="009E28A6" w:rsidP="0042305B">
      <w:pPr>
        <w:spacing w:after="240" w:line="276" w:lineRule="auto"/>
        <w:ind w:firstLine="567"/>
        <w:rPr>
          <w:rFonts w:ascii="Arial" w:eastAsia="Calibri" w:hAnsi="Arial" w:cs="Arial"/>
        </w:rPr>
      </w:pPr>
      <w:r>
        <w:rPr>
          <w:rFonts w:ascii="Arial" w:eastAsia="Calibri" w:hAnsi="Arial" w:cs="Arial"/>
        </w:rPr>
        <w:t xml:space="preserve">Аутентификация пользователей на мобильном устройстве осуществляется под тем же пользователем и паролем, что и в системе </w:t>
      </w:r>
      <w:r>
        <w:rPr>
          <w:rFonts w:ascii="Arial" w:eastAsia="Calibri" w:hAnsi="Arial" w:cs="Arial"/>
          <w:lang w:val="en-US"/>
        </w:rPr>
        <w:t>S</w:t>
      </w:r>
      <w:r w:rsidRPr="00E13624">
        <w:rPr>
          <w:rFonts w:ascii="Arial" w:eastAsia="Calibri" w:hAnsi="Arial" w:cs="Arial"/>
        </w:rPr>
        <w:t>/4</w:t>
      </w:r>
      <w:r>
        <w:rPr>
          <w:rFonts w:ascii="Arial" w:eastAsia="Calibri" w:hAnsi="Arial" w:cs="Arial"/>
          <w:lang w:val="en-US"/>
        </w:rPr>
        <w:t>HANA</w:t>
      </w:r>
      <w:r w:rsidRPr="00E13624">
        <w:rPr>
          <w:rFonts w:ascii="Arial" w:eastAsia="Calibri" w:hAnsi="Arial" w:cs="Arial"/>
        </w:rPr>
        <w:t xml:space="preserve">. </w:t>
      </w:r>
      <w:r>
        <w:rPr>
          <w:rFonts w:ascii="Arial" w:eastAsia="Calibri" w:hAnsi="Arial" w:cs="Arial"/>
        </w:rPr>
        <w:t xml:space="preserve">Используются те же настройки ролей и полномочий, что в системе </w:t>
      </w:r>
      <w:r>
        <w:rPr>
          <w:rFonts w:ascii="Arial" w:eastAsia="Calibri" w:hAnsi="Arial" w:cs="Arial"/>
          <w:lang w:val="en-US"/>
        </w:rPr>
        <w:t>S</w:t>
      </w:r>
      <w:r w:rsidRPr="00E13624">
        <w:rPr>
          <w:rFonts w:ascii="Arial" w:eastAsia="Calibri" w:hAnsi="Arial" w:cs="Arial"/>
        </w:rPr>
        <w:t>/4</w:t>
      </w:r>
      <w:r>
        <w:rPr>
          <w:rFonts w:ascii="Arial" w:eastAsia="Calibri" w:hAnsi="Arial" w:cs="Arial"/>
          <w:lang w:val="en-US"/>
        </w:rPr>
        <w:t>HANA</w:t>
      </w:r>
      <w:r w:rsidRPr="00E13624">
        <w:rPr>
          <w:rFonts w:ascii="Arial" w:eastAsia="Calibri" w:hAnsi="Arial" w:cs="Arial"/>
        </w:rPr>
        <w:t>.</w:t>
      </w:r>
      <w:r>
        <w:rPr>
          <w:rFonts w:ascii="Arial" w:eastAsia="Calibri" w:hAnsi="Arial" w:cs="Arial"/>
        </w:rPr>
        <w:t xml:space="preserve"> На устройстве в зашифрованном виде сохраняется последняя аутентификация пользователя, при отключении приложения или </w:t>
      </w:r>
      <w:r>
        <w:rPr>
          <w:rFonts w:ascii="Arial" w:eastAsia="Calibri" w:hAnsi="Arial" w:cs="Arial"/>
        </w:rPr>
        <w:lastRenderedPageBreak/>
        <w:t xml:space="preserve">устройства последний входивший в приложение пользователь может войти в него снова без связи с системой </w:t>
      </w:r>
      <w:r>
        <w:rPr>
          <w:rFonts w:ascii="Arial" w:eastAsia="Calibri" w:hAnsi="Arial" w:cs="Arial"/>
          <w:lang w:val="en-US"/>
        </w:rPr>
        <w:t>S</w:t>
      </w:r>
      <w:r w:rsidRPr="00E13624">
        <w:rPr>
          <w:rFonts w:ascii="Arial" w:eastAsia="Calibri" w:hAnsi="Arial" w:cs="Arial"/>
        </w:rPr>
        <w:t>/4</w:t>
      </w:r>
      <w:r>
        <w:rPr>
          <w:rFonts w:ascii="Arial" w:eastAsia="Calibri" w:hAnsi="Arial" w:cs="Arial"/>
          <w:lang w:val="en-US"/>
        </w:rPr>
        <w:t>HANA</w:t>
      </w:r>
      <w:r w:rsidRPr="00E13624">
        <w:rPr>
          <w:rFonts w:ascii="Arial" w:eastAsia="Calibri" w:hAnsi="Arial" w:cs="Arial"/>
        </w:rPr>
        <w:t>.</w:t>
      </w:r>
    </w:p>
    <w:p w14:paraId="77DAB53B" w14:textId="77777777" w:rsidR="00FA2F7B" w:rsidRPr="001A4364" w:rsidRDefault="00FA2F7B" w:rsidP="00FA2F7B">
      <w:pPr>
        <w:spacing w:after="240" w:line="276" w:lineRule="auto"/>
        <w:ind w:firstLine="567"/>
        <w:rPr>
          <w:rFonts w:eastAsia="Calibri"/>
        </w:rPr>
      </w:pPr>
      <w:r>
        <w:rPr>
          <w:rFonts w:ascii="Arial" w:eastAsia="Calibri" w:hAnsi="Arial" w:cs="Arial"/>
        </w:rPr>
        <w:t xml:space="preserve">Аутентификация пользователя на мобильном терминале осуществляется посредством связи учетной записи в </w:t>
      </w:r>
      <w:r>
        <w:rPr>
          <w:rFonts w:ascii="Arial" w:eastAsia="Calibri" w:hAnsi="Arial" w:cs="Arial"/>
          <w:lang w:val="en-US"/>
        </w:rPr>
        <w:t>SAP</w:t>
      </w:r>
      <w:r w:rsidRPr="003D4C22">
        <w:rPr>
          <w:rFonts w:ascii="Arial" w:eastAsia="Calibri" w:hAnsi="Arial" w:cs="Arial"/>
        </w:rPr>
        <w:t xml:space="preserve"> </w:t>
      </w:r>
      <w:r>
        <w:rPr>
          <w:rFonts w:ascii="Arial" w:eastAsia="Calibri" w:hAnsi="Arial" w:cs="Arial"/>
          <w:lang w:val="en-US"/>
        </w:rPr>
        <w:t>S</w:t>
      </w:r>
      <w:r w:rsidRPr="003D4C22">
        <w:rPr>
          <w:rFonts w:ascii="Arial" w:eastAsia="Calibri" w:hAnsi="Arial" w:cs="Arial"/>
        </w:rPr>
        <w:t>4</w:t>
      </w:r>
      <w:r>
        <w:rPr>
          <w:rFonts w:ascii="Arial" w:eastAsia="Calibri" w:hAnsi="Arial" w:cs="Arial"/>
        </w:rPr>
        <w:t>/HANA и табельного номера сотрудника через 0105 инфо-тип «Коммуникация». При этом, при авторизации пользователь видит назначенные на него заказы (присвоение табельного номера ответственного исполнителя в заказе)</w:t>
      </w:r>
    </w:p>
    <w:p w14:paraId="58F64CC2" w14:textId="77777777" w:rsidR="009E28A6" w:rsidRPr="00E13624" w:rsidRDefault="009E28A6" w:rsidP="0042305B">
      <w:pPr>
        <w:spacing w:after="120" w:line="276" w:lineRule="auto"/>
        <w:ind w:firstLine="567"/>
        <w:rPr>
          <w:rFonts w:eastAsia="Calibri"/>
        </w:rPr>
      </w:pPr>
      <w:r>
        <w:rPr>
          <w:rFonts w:ascii="Arial" w:eastAsia="Calibri" w:hAnsi="Arial" w:cs="Arial"/>
        </w:rPr>
        <w:t xml:space="preserve">Функционал приложения </w:t>
      </w:r>
      <w:r>
        <w:rPr>
          <w:rFonts w:ascii="Arial" w:eastAsia="Calibri" w:hAnsi="Arial" w:cs="Arial"/>
          <w:lang w:val="en-US"/>
        </w:rPr>
        <w:t>SAP</w:t>
      </w:r>
      <w:r w:rsidRPr="00E13624">
        <w:rPr>
          <w:rFonts w:ascii="Arial" w:eastAsia="Calibri" w:hAnsi="Arial" w:cs="Arial"/>
        </w:rPr>
        <w:t xml:space="preserve"> </w:t>
      </w:r>
      <w:r>
        <w:rPr>
          <w:rFonts w:ascii="Arial" w:eastAsia="Calibri" w:hAnsi="Arial" w:cs="Arial"/>
          <w:lang w:val="en-US"/>
        </w:rPr>
        <w:t>Work</w:t>
      </w:r>
      <w:r w:rsidRPr="00E13624">
        <w:rPr>
          <w:rFonts w:ascii="Arial" w:eastAsia="Calibri" w:hAnsi="Arial" w:cs="Arial"/>
        </w:rPr>
        <w:t xml:space="preserve"> </w:t>
      </w:r>
      <w:r>
        <w:rPr>
          <w:rFonts w:ascii="Arial" w:eastAsia="Calibri" w:hAnsi="Arial" w:cs="Arial"/>
          <w:lang w:val="en-US"/>
        </w:rPr>
        <w:t>Manager</w:t>
      </w:r>
      <w:r w:rsidRPr="00E13624">
        <w:rPr>
          <w:rFonts w:ascii="Arial" w:eastAsia="Calibri" w:hAnsi="Arial" w:cs="Arial"/>
        </w:rPr>
        <w:t>:</w:t>
      </w:r>
    </w:p>
    <w:p w14:paraId="7BEB8A1C" w14:textId="77777777" w:rsidR="009E28A6" w:rsidRPr="00E13624" w:rsidRDefault="009E28A6" w:rsidP="0042305B">
      <w:pPr>
        <w:pStyle w:val="afb"/>
        <w:numPr>
          <w:ilvl w:val="0"/>
          <w:numId w:val="18"/>
        </w:numPr>
        <w:spacing w:after="120" w:line="276" w:lineRule="auto"/>
        <w:ind w:left="851" w:hanging="284"/>
        <w:rPr>
          <w:rFonts w:eastAsia="Calibri"/>
        </w:rPr>
      </w:pPr>
      <w:r>
        <w:rPr>
          <w:rFonts w:ascii="Arial" w:eastAsia="Calibri" w:hAnsi="Arial" w:cs="Arial"/>
        </w:rPr>
        <w:t>Синхронизация (описана выше)</w:t>
      </w:r>
      <w:r>
        <w:rPr>
          <w:rFonts w:ascii="Arial" w:eastAsia="Calibri" w:hAnsi="Arial" w:cs="Arial"/>
          <w:lang w:val="en-US"/>
        </w:rPr>
        <w:t>;</w:t>
      </w:r>
    </w:p>
    <w:p w14:paraId="161E59FF" w14:textId="77777777" w:rsidR="009E28A6" w:rsidRPr="00E13624" w:rsidRDefault="009E28A6" w:rsidP="0042305B">
      <w:pPr>
        <w:pStyle w:val="afb"/>
        <w:numPr>
          <w:ilvl w:val="0"/>
          <w:numId w:val="18"/>
        </w:numPr>
        <w:spacing w:after="120" w:line="276" w:lineRule="auto"/>
        <w:ind w:left="851" w:hanging="284"/>
        <w:rPr>
          <w:rFonts w:eastAsia="Calibri"/>
        </w:rPr>
      </w:pPr>
      <w:r>
        <w:rPr>
          <w:rFonts w:ascii="Arial" w:eastAsia="Calibri" w:hAnsi="Arial" w:cs="Arial"/>
        </w:rPr>
        <w:t>Просмотр сообщений ТОРО</w:t>
      </w:r>
      <w:r>
        <w:rPr>
          <w:rFonts w:ascii="Arial" w:eastAsia="Calibri" w:hAnsi="Arial" w:cs="Arial"/>
          <w:lang w:val="en-US"/>
        </w:rPr>
        <w:t>;</w:t>
      </w:r>
    </w:p>
    <w:p w14:paraId="256F4F00" w14:textId="77777777" w:rsidR="009E28A6" w:rsidRPr="00E13624" w:rsidRDefault="009E28A6" w:rsidP="0042305B">
      <w:pPr>
        <w:pStyle w:val="afb"/>
        <w:numPr>
          <w:ilvl w:val="0"/>
          <w:numId w:val="18"/>
        </w:numPr>
        <w:spacing w:after="120" w:line="276" w:lineRule="auto"/>
        <w:ind w:left="851" w:hanging="284"/>
        <w:rPr>
          <w:rFonts w:eastAsia="Calibri"/>
        </w:rPr>
      </w:pPr>
      <w:r>
        <w:rPr>
          <w:rFonts w:ascii="Arial" w:eastAsia="Calibri" w:hAnsi="Arial" w:cs="Arial"/>
        </w:rPr>
        <w:t xml:space="preserve">Фильтрация сообщений ТОРО по </w:t>
      </w:r>
      <w:r>
        <w:rPr>
          <w:rFonts w:ascii="Arial" w:eastAsia="Calibri" w:hAnsi="Arial" w:cs="Arial"/>
          <w:lang w:val="en-US"/>
        </w:rPr>
        <w:t>NFC</w:t>
      </w:r>
      <w:r w:rsidRPr="00E13624">
        <w:rPr>
          <w:rFonts w:ascii="Arial" w:eastAsia="Calibri" w:hAnsi="Arial" w:cs="Arial"/>
        </w:rPr>
        <w:t>-</w:t>
      </w:r>
      <w:r>
        <w:rPr>
          <w:rFonts w:ascii="Arial" w:eastAsia="Calibri" w:hAnsi="Arial" w:cs="Arial"/>
        </w:rPr>
        <w:t>метке</w:t>
      </w:r>
      <w:r w:rsidRPr="00E13624">
        <w:rPr>
          <w:rFonts w:ascii="Arial" w:eastAsia="Calibri" w:hAnsi="Arial" w:cs="Arial"/>
        </w:rPr>
        <w:t>;</w:t>
      </w:r>
    </w:p>
    <w:p w14:paraId="3A3671CA" w14:textId="3CB82CAD" w:rsidR="009E28A6" w:rsidRDefault="009E28A6" w:rsidP="0042305B">
      <w:pPr>
        <w:pStyle w:val="afb"/>
        <w:numPr>
          <w:ilvl w:val="0"/>
          <w:numId w:val="18"/>
        </w:numPr>
        <w:spacing w:after="120" w:line="276" w:lineRule="auto"/>
        <w:ind w:left="851" w:hanging="284"/>
        <w:rPr>
          <w:rFonts w:eastAsia="Calibri"/>
        </w:rPr>
      </w:pPr>
      <w:r>
        <w:rPr>
          <w:rFonts w:ascii="Arial" w:eastAsia="Calibri" w:hAnsi="Arial" w:cs="Arial"/>
        </w:rPr>
        <w:t>Просмотр заказов ТОРО и операций</w:t>
      </w:r>
      <w:r w:rsidRPr="00E13624">
        <w:rPr>
          <w:rFonts w:ascii="Arial" w:eastAsia="Calibri" w:hAnsi="Arial" w:cs="Arial"/>
        </w:rPr>
        <w:t>;</w:t>
      </w:r>
      <w:r w:rsidR="00875722">
        <w:rPr>
          <w:rFonts w:ascii="Arial" w:eastAsia="Calibri" w:hAnsi="Arial" w:cs="Arial"/>
        </w:rPr>
        <w:t xml:space="preserve"> </w:t>
      </w:r>
    </w:p>
    <w:p w14:paraId="55B83477" w14:textId="77777777" w:rsidR="009E28A6" w:rsidRPr="00E13624" w:rsidRDefault="009E28A6" w:rsidP="0042305B">
      <w:pPr>
        <w:pStyle w:val="afb"/>
        <w:numPr>
          <w:ilvl w:val="0"/>
          <w:numId w:val="18"/>
        </w:numPr>
        <w:spacing w:after="120" w:line="276" w:lineRule="auto"/>
        <w:ind w:left="851" w:hanging="284"/>
        <w:rPr>
          <w:rFonts w:eastAsia="Calibri"/>
        </w:rPr>
      </w:pPr>
      <w:r>
        <w:rPr>
          <w:rFonts w:ascii="Arial" w:eastAsia="Calibri" w:hAnsi="Arial" w:cs="Arial"/>
        </w:rPr>
        <w:t xml:space="preserve">Фильтрация операций заказов ТОРО по </w:t>
      </w:r>
      <w:r>
        <w:rPr>
          <w:rFonts w:ascii="Arial" w:eastAsia="Calibri" w:hAnsi="Arial" w:cs="Arial"/>
          <w:lang w:val="en-US"/>
        </w:rPr>
        <w:t>NFC</w:t>
      </w:r>
      <w:r w:rsidRPr="00E13624">
        <w:rPr>
          <w:rFonts w:ascii="Arial" w:eastAsia="Calibri" w:hAnsi="Arial" w:cs="Arial"/>
        </w:rPr>
        <w:t>-</w:t>
      </w:r>
      <w:r>
        <w:rPr>
          <w:rFonts w:ascii="Arial" w:eastAsia="Calibri" w:hAnsi="Arial" w:cs="Arial"/>
        </w:rPr>
        <w:t>метке</w:t>
      </w:r>
      <w:r w:rsidRPr="00E13624">
        <w:rPr>
          <w:rFonts w:ascii="Arial" w:eastAsia="Calibri" w:hAnsi="Arial" w:cs="Arial"/>
        </w:rPr>
        <w:t>;</w:t>
      </w:r>
    </w:p>
    <w:p w14:paraId="16C18A28" w14:textId="77777777" w:rsidR="009E28A6" w:rsidRPr="00E13624" w:rsidRDefault="009E28A6" w:rsidP="0042305B">
      <w:pPr>
        <w:pStyle w:val="afb"/>
        <w:numPr>
          <w:ilvl w:val="0"/>
          <w:numId w:val="18"/>
        </w:numPr>
        <w:spacing w:after="120" w:line="276" w:lineRule="auto"/>
        <w:ind w:left="851" w:hanging="284"/>
        <w:rPr>
          <w:rFonts w:eastAsia="Calibri"/>
        </w:rPr>
      </w:pPr>
      <w:r>
        <w:rPr>
          <w:rFonts w:ascii="Arial" w:eastAsia="Calibri" w:hAnsi="Arial" w:cs="Arial"/>
        </w:rPr>
        <w:t>Создание документов измерений</w:t>
      </w:r>
      <w:r>
        <w:rPr>
          <w:rFonts w:ascii="Arial" w:eastAsia="Calibri" w:hAnsi="Arial" w:cs="Arial"/>
          <w:lang w:val="en-US"/>
        </w:rPr>
        <w:t>;</w:t>
      </w:r>
    </w:p>
    <w:p w14:paraId="19DDDA9A" w14:textId="77777777" w:rsidR="009E28A6" w:rsidRPr="00E13624" w:rsidRDefault="009E28A6" w:rsidP="0042305B">
      <w:pPr>
        <w:pStyle w:val="afb"/>
        <w:numPr>
          <w:ilvl w:val="0"/>
          <w:numId w:val="18"/>
        </w:numPr>
        <w:spacing w:after="120" w:line="276" w:lineRule="auto"/>
        <w:ind w:left="851" w:hanging="284"/>
        <w:rPr>
          <w:rFonts w:eastAsia="Calibri"/>
        </w:rPr>
      </w:pPr>
      <w:r>
        <w:rPr>
          <w:rFonts w:ascii="Arial" w:eastAsia="Calibri" w:hAnsi="Arial" w:cs="Arial"/>
        </w:rPr>
        <w:t>Создание сообщения ТОРО о дефекте по оборудованию в операции заказа ТОРО</w:t>
      </w:r>
      <w:r w:rsidRPr="00E13624">
        <w:rPr>
          <w:rFonts w:ascii="Arial" w:eastAsia="Calibri" w:hAnsi="Arial" w:cs="Arial"/>
        </w:rPr>
        <w:t>;</w:t>
      </w:r>
    </w:p>
    <w:p w14:paraId="6F181704" w14:textId="77777777" w:rsidR="009E28A6" w:rsidRDefault="009E28A6" w:rsidP="0042305B">
      <w:pPr>
        <w:pStyle w:val="afb"/>
        <w:numPr>
          <w:ilvl w:val="0"/>
          <w:numId w:val="18"/>
        </w:numPr>
        <w:spacing w:after="120" w:line="276" w:lineRule="auto"/>
        <w:ind w:left="851" w:hanging="284"/>
        <w:rPr>
          <w:rFonts w:eastAsia="Calibri"/>
        </w:rPr>
      </w:pPr>
      <w:r>
        <w:rPr>
          <w:rFonts w:ascii="Arial" w:eastAsia="Calibri" w:hAnsi="Arial" w:cs="Arial"/>
        </w:rPr>
        <w:t xml:space="preserve">Создание сообщения ТОРО о дефекте по оборудованию, связанному с прочитанной </w:t>
      </w:r>
      <w:r>
        <w:rPr>
          <w:rFonts w:ascii="Arial" w:eastAsia="Calibri" w:hAnsi="Arial" w:cs="Arial"/>
          <w:lang w:val="en-US"/>
        </w:rPr>
        <w:t>NFC</w:t>
      </w:r>
      <w:r w:rsidRPr="00E13624">
        <w:rPr>
          <w:rFonts w:ascii="Arial" w:eastAsia="Calibri" w:hAnsi="Arial" w:cs="Arial"/>
        </w:rPr>
        <w:t>-</w:t>
      </w:r>
      <w:r>
        <w:rPr>
          <w:rFonts w:ascii="Arial" w:eastAsia="Calibri" w:hAnsi="Arial" w:cs="Arial"/>
        </w:rPr>
        <w:t>меткой</w:t>
      </w:r>
      <w:r w:rsidRPr="00E13624">
        <w:rPr>
          <w:rFonts w:ascii="Arial" w:eastAsia="Calibri" w:hAnsi="Arial" w:cs="Arial"/>
        </w:rPr>
        <w:t>;</w:t>
      </w:r>
    </w:p>
    <w:p w14:paraId="0A37E2D3" w14:textId="77777777" w:rsidR="009E28A6" w:rsidRPr="00E13624" w:rsidRDefault="009E28A6" w:rsidP="0042305B">
      <w:pPr>
        <w:pStyle w:val="afb"/>
        <w:numPr>
          <w:ilvl w:val="0"/>
          <w:numId w:val="18"/>
        </w:numPr>
        <w:spacing w:after="120" w:line="276" w:lineRule="auto"/>
        <w:ind w:left="851" w:hanging="284"/>
        <w:rPr>
          <w:rFonts w:eastAsia="Calibri"/>
        </w:rPr>
      </w:pPr>
      <w:r>
        <w:rPr>
          <w:rFonts w:ascii="Arial" w:eastAsia="Calibri" w:hAnsi="Arial" w:cs="Arial"/>
        </w:rPr>
        <w:t>Фотографирование дефекта и приложение фотографии к сообщению ТОРО о дефекте</w:t>
      </w:r>
      <w:r>
        <w:rPr>
          <w:rFonts w:ascii="Arial" w:eastAsia="Calibri" w:hAnsi="Arial" w:cs="Arial"/>
          <w:lang w:val="en-US"/>
        </w:rPr>
        <w:t>;</w:t>
      </w:r>
    </w:p>
    <w:p w14:paraId="1D05818F" w14:textId="268CF230" w:rsidR="009E28A6" w:rsidRPr="002008C6" w:rsidRDefault="009E28A6" w:rsidP="0042305B">
      <w:pPr>
        <w:pStyle w:val="afb"/>
        <w:numPr>
          <w:ilvl w:val="0"/>
          <w:numId w:val="18"/>
        </w:numPr>
        <w:spacing w:after="240" w:line="276" w:lineRule="auto"/>
        <w:ind w:left="851" w:hanging="284"/>
        <w:rPr>
          <w:rFonts w:eastAsia="Calibri"/>
        </w:rPr>
      </w:pPr>
      <w:r>
        <w:rPr>
          <w:rFonts w:ascii="Arial" w:eastAsia="Calibri" w:hAnsi="Arial" w:cs="Arial"/>
        </w:rPr>
        <w:t xml:space="preserve">Создание документа подтверждения операции заказа ТОРО. </w:t>
      </w:r>
    </w:p>
    <w:p w14:paraId="20E144A7" w14:textId="77777777" w:rsidR="00111A1C" w:rsidRPr="00DC4F70" w:rsidRDefault="00111A1C">
      <w:pPr>
        <w:pStyle w:val="3"/>
        <w:pPrChange w:id="1846" w:author="Попова Дарья" w:date="2020-07-24T19:33:00Z">
          <w:pPr>
            <w:pStyle w:val="3"/>
            <w:numPr>
              <w:ilvl w:val="0"/>
              <w:numId w:val="0"/>
            </w:numPr>
            <w:ind w:left="567" w:firstLine="0"/>
          </w:pPr>
        </w:pPrChange>
      </w:pPr>
      <w:bookmarkStart w:id="1847" w:name="_Toc38890430"/>
      <w:r w:rsidRPr="009F0781">
        <w:t>Описание разработки «PM</w:t>
      </w:r>
      <w:r>
        <w:t>05</w:t>
      </w:r>
      <w:r w:rsidRPr="009F0781">
        <w:t xml:space="preserve"> – </w:t>
      </w:r>
      <w:r>
        <w:t xml:space="preserve">Экраны мобильного приложения со списком заказов, списком операций и операций заказов» </w:t>
      </w:r>
    </w:p>
    <w:p w14:paraId="18E7C6FF" w14:textId="77777777" w:rsidR="00CF36F9" w:rsidRPr="001E0DB6" w:rsidRDefault="00CF36F9" w:rsidP="00CF36F9">
      <w:pPr>
        <w:suppressAutoHyphens/>
        <w:spacing w:after="240" w:line="276" w:lineRule="auto"/>
        <w:ind w:firstLine="567"/>
        <w:rPr>
          <w:ins w:id="1848" w:author="Владимир Лаут" w:date="2021-03-29T16:32:00Z"/>
          <w:rFonts w:ascii="Arial" w:hAnsi="Arial" w:cs="Arial"/>
          <w:b/>
        </w:rPr>
      </w:pPr>
      <w:ins w:id="1849" w:author="Владимир Лаут" w:date="2021-03-29T16:32:00Z">
        <w:r w:rsidRPr="001E0DB6">
          <w:rPr>
            <w:rFonts w:ascii="Arial" w:hAnsi="Arial" w:cs="Arial"/>
            <w:b/>
          </w:rPr>
          <w:t>Предпосылки:</w:t>
        </w:r>
      </w:ins>
    </w:p>
    <w:p w14:paraId="0EC9DBCA" w14:textId="77777777" w:rsidR="00CF36F9" w:rsidRPr="001E0DB6" w:rsidRDefault="00CF36F9" w:rsidP="00CF36F9">
      <w:pPr>
        <w:suppressAutoHyphens/>
        <w:spacing w:after="240" w:line="276" w:lineRule="auto"/>
        <w:ind w:firstLine="567"/>
        <w:rPr>
          <w:ins w:id="1850" w:author="Владимир Лаут" w:date="2021-03-29T16:32:00Z"/>
          <w:rFonts w:ascii="Arial" w:hAnsi="Arial" w:cs="Arial"/>
          <w:b/>
        </w:rPr>
      </w:pPr>
      <w:ins w:id="1851" w:author="Владимир Лаут" w:date="2021-03-29T16:32:00Z">
        <w:r w:rsidRPr="001E0DB6">
          <w:rPr>
            <w:rFonts w:ascii="Arial" w:hAnsi="Arial" w:cs="Arial"/>
            <w:b/>
          </w:rPr>
          <w:t>Осуществление Ежесменного технического обслуживания и Ежесменных обходов, осмотров с использованием мобильного терминала.</w:t>
        </w:r>
      </w:ins>
    </w:p>
    <w:p w14:paraId="71017BDE" w14:textId="77777777" w:rsidR="00CF36F9" w:rsidRPr="00456DD2" w:rsidRDefault="00CF36F9" w:rsidP="00CF36F9">
      <w:pPr>
        <w:suppressAutoHyphens/>
        <w:spacing w:after="240" w:line="276" w:lineRule="auto"/>
        <w:ind w:firstLine="567"/>
        <w:rPr>
          <w:ins w:id="1852" w:author="Владимир Лаут" w:date="2021-03-29T16:32:00Z"/>
          <w:rFonts w:ascii="Arial" w:hAnsi="Arial" w:cs="Arial"/>
        </w:rPr>
      </w:pPr>
      <w:ins w:id="1853" w:author="Владимир Лаут" w:date="2021-03-29T16:32:00Z">
        <w:r>
          <w:rPr>
            <w:rFonts w:ascii="Arial" w:hAnsi="Arial" w:cs="Arial"/>
          </w:rPr>
          <w:t xml:space="preserve">Для идентификации оборудования в операции заказа ТОРО используется уникальный код </w:t>
        </w:r>
        <w:r>
          <w:rPr>
            <w:rFonts w:ascii="Arial" w:hAnsi="Arial" w:cs="Arial"/>
            <w:lang w:val="en-US"/>
          </w:rPr>
          <w:t>NFC</w:t>
        </w:r>
        <w:r w:rsidRPr="002D6695">
          <w:rPr>
            <w:rFonts w:ascii="Arial" w:hAnsi="Arial" w:cs="Arial"/>
          </w:rPr>
          <w:t xml:space="preserve"> </w:t>
        </w:r>
        <w:r>
          <w:rPr>
            <w:rFonts w:ascii="Arial" w:hAnsi="Arial" w:cs="Arial"/>
          </w:rPr>
          <w:t>–</w:t>
        </w:r>
        <w:r w:rsidRPr="002D6695">
          <w:rPr>
            <w:rFonts w:ascii="Arial" w:hAnsi="Arial" w:cs="Arial"/>
          </w:rPr>
          <w:t xml:space="preserve"> </w:t>
        </w:r>
        <w:r>
          <w:rPr>
            <w:rFonts w:ascii="Arial" w:hAnsi="Arial" w:cs="Arial"/>
          </w:rPr>
          <w:t xml:space="preserve">метки. Необходимо, чтобы фильтрация по </w:t>
        </w:r>
        <w:r>
          <w:rPr>
            <w:rFonts w:ascii="Arial" w:hAnsi="Arial" w:cs="Arial"/>
            <w:lang w:val="en-US"/>
          </w:rPr>
          <w:t>NFC</w:t>
        </w:r>
        <w:r w:rsidRPr="002D6695">
          <w:rPr>
            <w:rFonts w:ascii="Arial" w:hAnsi="Arial" w:cs="Arial"/>
          </w:rPr>
          <w:t xml:space="preserve"> – </w:t>
        </w:r>
        <w:r>
          <w:rPr>
            <w:rFonts w:ascii="Arial" w:hAnsi="Arial" w:cs="Arial"/>
          </w:rPr>
          <w:t xml:space="preserve">метке на мобильном терминале осуществлялась, вне зависимости от того, присвоен идентификатор </w:t>
        </w:r>
        <w:r>
          <w:rPr>
            <w:rFonts w:ascii="Arial" w:hAnsi="Arial" w:cs="Arial"/>
            <w:lang w:val="en-US"/>
          </w:rPr>
          <w:t>NFC</w:t>
        </w:r>
        <w:r w:rsidRPr="002D6695">
          <w:rPr>
            <w:rFonts w:ascii="Arial" w:hAnsi="Arial" w:cs="Arial"/>
          </w:rPr>
          <w:t xml:space="preserve"> – </w:t>
        </w:r>
        <w:r>
          <w:rPr>
            <w:rFonts w:ascii="Arial" w:hAnsi="Arial" w:cs="Arial"/>
          </w:rPr>
          <w:t>метки единице оборудования или техническому месту.</w:t>
        </w:r>
      </w:ins>
    </w:p>
    <w:p w14:paraId="60F9E949" w14:textId="77777777" w:rsidR="00CF36F9" w:rsidRDefault="00CF36F9" w:rsidP="00CF36F9">
      <w:pPr>
        <w:suppressAutoHyphens/>
        <w:spacing w:after="240" w:line="276" w:lineRule="auto"/>
        <w:ind w:firstLine="567"/>
        <w:rPr>
          <w:ins w:id="1854" w:author="Владимир Лаут" w:date="2021-03-29T16:32:00Z"/>
          <w:rFonts w:ascii="Arial" w:hAnsi="Arial" w:cs="Arial"/>
        </w:rPr>
      </w:pPr>
      <w:ins w:id="1855" w:author="Владимир Лаут" w:date="2021-03-29T16:32:00Z">
        <w:r w:rsidRPr="00456DD2">
          <w:rPr>
            <w:rFonts w:ascii="Arial" w:hAnsi="Arial" w:cs="Arial"/>
          </w:rPr>
          <w:t xml:space="preserve">Входные данные: </w:t>
        </w:r>
      </w:ins>
    </w:p>
    <w:p w14:paraId="6E777640" w14:textId="77777777" w:rsidR="00CF36F9" w:rsidRDefault="00CF36F9" w:rsidP="00CF36F9">
      <w:pPr>
        <w:suppressAutoHyphens/>
        <w:spacing w:after="240" w:line="276" w:lineRule="auto"/>
        <w:ind w:firstLine="567"/>
        <w:rPr>
          <w:ins w:id="1856" w:author="Владимир Лаут" w:date="2021-03-29T16:32:00Z"/>
          <w:rFonts w:ascii="Arial" w:hAnsi="Arial" w:cs="Arial"/>
        </w:rPr>
      </w:pPr>
      <w:ins w:id="1857" w:author="Владимир Лаут" w:date="2021-03-29T16:32:00Z">
        <w:r>
          <w:rPr>
            <w:rFonts w:ascii="Arial" w:hAnsi="Arial" w:cs="Arial"/>
          </w:rPr>
          <w:t>ЕО</w:t>
        </w:r>
      </w:ins>
    </w:p>
    <w:p w14:paraId="78006231" w14:textId="77777777" w:rsidR="00CF36F9" w:rsidRDefault="00CF36F9" w:rsidP="00CF36F9">
      <w:pPr>
        <w:suppressAutoHyphens/>
        <w:spacing w:after="240" w:line="276" w:lineRule="auto"/>
        <w:ind w:firstLine="567"/>
        <w:rPr>
          <w:ins w:id="1858" w:author="Владимир Лаут" w:date="2021-03-29T16:32:00Z"/>
          <w:rFonts w:ascii="Arial" w:hAnsi="Arial" w:cs="Arial"/>
        </w:rPr>
      </w:pPr>
      <w:ins w:id="1859" w:author="Владимир Лаут" w:date="2021-03-29T16:32:00Z">
        <w:r>
          <w:rPr>
            <w:rFonts w:ascii="Arial" w:hAnsi="Arial" w:cs="Arial"/>
          </w:rPr>
          <w:t>ТМ</w:t>
        </w:r>
      </w:ins>
    </w:p>
    <w:p w14:paraId="41C3F633" w14:textId="77777777" w:rsidR="00CF36F9" w:rsidRDefault="00CF36F9" w:rsidP="00CF36F9">
      <w:pPr>
        <w:suppressAutoHyphens/>
        <w:spacing w:after="240" w:line="276" w:lineRule="auto"/>
        <w:ind w:firstLine="567"/>
        <w:rPr>
          <w:ins w:id="1860" w:author="Владимир Лаут" w:date="2021-03-29T16:32:00Z"/>
          <w:rFonts w:ascii="Arial" w:hAnsi="Arial" w:cs="Arial"/>
        </w:rPr>
      </w:pPr>
      <w:ins w:id="1861" w:author="Владимир Лаут" w:date="2021-03-29T16:32:00Z">
        <w:r>
          <w:rPr>
            <w:rFonts w:ascii="Arial" w:hAnsi="Arial" w:cs="Arial"/>
          </w:rPr>
          <w:lastRenderedPageBreak/>
          <w:t>План ППР</w:t>
        </w:r>
      </w:ins>
    </w:p>
    <w:p w14:paraId="15C8DADF" w14:textId="77777777" w:rsidR="00CF36F9" w:rsidRPr="00456DD2" w:rsidRDefault="00CF36F9" w:rsidP="00CF36F9">
      <w:pPr>
        <w:suppressAutoHyphens/>
        <w:spacing w:after="240" w:line="276" w:lineRule="auto"/>
        <w:ind w:firstLine="567"/>
        <w:rPr>
          <w:ins w:id="1862" w:author="Владимир Лаут" w:date="2021-03-29T16:32:00Z"/>
          <w:rFonts w:ascii="Arial" w:hAnsi="Arial" w:cs="Arial"/>
        </w:rPr>
      </w:pPr>
      <w:ins w:id="1863" w:author="Владимир Лаут" w:date="2021-03-29T16:32:00Z">
        <w:r>
          <w:rPr>
            <w:rFonts w:ascii="Arial" w:hAnsi="Arial" w:cs="Arial"/>
          </w:rPr>
          <w:t>Заказ ТОРО</w:t>
        </w:r>
      </w:ins>
    </w:p>
    <w:p w14:paraId="55815668" w14:textId="77777777" w:rsidR="00CF36F9" w:rsidRDefault="00CF36F9" w:rsidP="00CF36F9">
      <w:pPr>
        <w:suppressAutoHyphens/>
        <w:spacing w:after="240" w:line="276" w:lineRule="auto"/>
        <w:ind w:firstLine="567"/>
        <w:rPr>
          <w:ins w:id="1864" w:author="Владимир Лаут" w:date="2021-03-29T16:32:00Z"/>
          <w:rFonts w:ascii="Arial" w:hAnsi="Arial" w:cs="Arial"/>
        </w:rPr>
      </w:pPr>
      <w:ins w:id="1865" w:author="Владимир Лаут" w:date="2021-03-29T16:32:00Z">
        <w:r w:rsidRPr="00456DD2">
          <w:rPr>
            <w:rFonts w:ascii="Arial" w:hAnsi="Arial" w:cs="Arial"/>
          </w:rPr>
          <w:t xml:space="preserve">Выполнение разработки (укрупнённый алгоритм): </w:t>
        </w:r>
      </w:ins>
    </w:p>
    <w:p w14:paraId="5DDCB2DD" w14:textId="77777777" w:rsidR="00CF36F9" w:rsidRDefault="00CF36F9" w:rsidP="00CF36F9">
      <w:pPr>
        <w:suppressAutoHyphens/>
        <w:spacing w:after="240" w:line="276" w:lineRule="auto"/>
        <w:ind w:firstLine="567"/>
        <w:rPr>
          <w:ins w:id="1866" w:author="Владимир Лаут" w:date="2021-03-29T16:32:00Z"/>
          <w:rFonts w:ascii="Arial" w:hAnsi="Arial" w:cs="Arial"/>
        </w:rPr>
      </w:pPr>
      <w:ins w:id="1867" w:author="Владимир Лаут" w:date="2021-03-29T16:32:00Z">
        <w:r w:rsidRPr="003A5F03">
          <w:rPr>
            <w:rFonts w:ascii="Arial" w:hAnsi="Arial" w:cs="Arial"/>
          </w:rPr>
          <w:t>I.</w:t>
        </w:r>
        <w:r>
          <w:rPr>
            <w:rFonts w:ascii="Arial" w:hAnsi="Arial" w:cs="Arial"/>
          </w:rPr>
          <w:t>Оборудование</w:t>
        </w:r>
      </w:ins>
    </w:p>
    <w:p w14:paraId="76C6B561" w14:textId="77777777" w:rsidR="00CF36F9" w:rsidRDefault="00CF36F9" w:rsidP="00CF36F9">
      <w:pPr>
        <w:suppressAutoHyphens/>
        <w:spacing w:after="240" w:line="276" w:lineRule="auto"/>
        <w:ind w:firstLine="567"/>
        <w:rPr>
          <w:ins w:id="1868" w:author="Владимир Лаут" w:date="2021-03-29T16:32:00Z"/>
          <w:rFonts w:ascii="Arial" w:hAnsi="Arial" w:cs="Arial"/>
        </w:rPr>
      </w:pPr>
      <w:ins w:id="1869" w:author="Владимир Лаут" w:date="2021-03-29T16:32:00Z">
        <w:r>
          <w:rPr>
            <w:rFonts w:ascii="Arial" w:hAnsi="Arial" w:cs="Arial"/>
          </w:rPr>
          <w:t xml:space="preserve">1. В части оборудования для ЕТО на ГТК: оборудование в иерархической структуре на стороне </w:t>
        </w:r>
        <w:r>
          <w:rPr>
            <w:rFonts w:ascii="Arial" w:hAnsi="Arial" w:cs="Arial"/>
            <w:lang w:val="en-US"/>
          </w:rPr>
          <w:t>SAP</w:t>
        </w:r>
        <w:r w:rsidRPr="00A56869">
          <w:rPr>
            <w:rFonts w:ascii="Arial" w:hAnsi="Arial" w:cs="Arial"/>
          </w:rPr>
          <w:t xml:space="preserve"> </w:t>
        </w:r>
        <w:r>
          <w:rPr>
            <w:rFonts w:ascii="Arial" w:hAnsi="Arial" w:cs="Arial"/>
          </w:rPr>
          <w:t>разузловано на системы (например, гидравлическая система, ходовая часть, двигатель внутреннего сгорания и т.д.). В системе узлы могут быть представлены в виде Технического места с типом 8 – Точка осмотра или Единицы оборудования.</w:t>
        </w:r>
      </w:ins>
    </w:p>
    <w:p w14:paraId="4029360F" w14:textId="77777777" w:rsidR="00CF36F9" w:rsidRDefault="00CF36F9" w:rsidP="00CF36F9">
      <w:pPr>
        <w:suppressAutoHyphens/>
        <w:spacing w:after="240" w:line="276" w:lineRule="auto"/>
        <w:ind w:firstLine="567"/>
        <w:rPr>
          <w:ins w:id="1870" w:author="Владимир Лаут" w:date="2021-03-29T16:32:00Z"/>
          <w:rFonts w:ascii="Arial" w:hAnsi="Arial" w:cs="Arial"/>
        </w:rPr>
      </w:pPr>
      <w:ins w:id="1871" w:author="Владимир Лаут" w:date="2021-03-29T16:32:00Z">
        <w:r>
          <w:rPr>
            <w:rFonts w:ascii="Arial" w:hAnsi="Arial" w:cs="Arial"/>
          </w:rPr>
          <w:t xml:space="preserve">Для технического места код </w:t>
        </w:r>
        <w:r>
          <w:rPr>
            <w:rFonts w:ascii="Arial" w:hAnsi="Arial" w:cs="Arial"/>
            <w:lang w:val="en-US"/>
          </w:rPr>
          <w:t>NFC</w:t>
        </w:r>
        <w:r w:rsidRPr="00A56869">
          <w:rPr>
            <w:rFonts w:ascii="Arial" w:hAnsi="Arial" w:cs="Arial"/>
          </w:rPr>
          <w:t xml:space="preserve"> </w:t>
        </w:r>
        <w:r>
          <w:rPr>
            <w:rFonts w:ascii="Arial" w:hAnsi="Arial" w:cs="Arial"/>
          </w:rPr>
          <w:t>–</w:t>
        </w:r>
        <w:r w:rsidRPr="00A56869">
          <w:rPr>
            <w:rFonts w:ascii="Arial" w:hAnsi="Arial" w:cs="Arial"/>
          </w:rPr>
          <w:t xml:space="preserve"> </w:t>
        </w:r>
        <w:r>
          <w:rPr>
            <w:rFonts w:ascii="Arial" w:hAnsi="Arial" w:cs="Arial"/>
          </w:rPr>
          <w:t xml:space="preserve">метки присваивается в поле Номер модели на вкладке Общее. Для единицы оборудования код </w:t>
        </w:r>
        <w:r>
          <w:rPr>
            <w:rFonts w:ascii="Arial" w:hAnsi="Arial" w:cs="Arial"/>
            <w:lang w:val="en-US"/>
          </w:rPr>
          <w:t>NFC</w:t>
        </w:r>
        <w:r w:rsidRPr="00882AFF">
          <w:rPr>
            <w:rFonts w:ascii="Arial" w:hAnsi="Arial" w:cs="Arial"/>
          </w:rPr>
          <w:t xml:space="preserve"> – </w:t>
        </w:r>
        <w:r>
          <w:rPr>
            <w:rFonts w:ascii="Arial" w:hAnsi="Arial" w:cs="Arial"/>
          </w:rPr>
          <w:t>метки указывается в поле Технический идентификатор на вкладке Структура.</w:t>
        </w:r>
      </w:ins>
    </w:p>
    <w:p w14:paraId="080BC5FA" w14:textId="77777777" w:rsidR="00CF36F9" w:rsidRPr="007173FB" w:rsidRDefault="00CF36F9" w:rsidP="00CF36F9">
      <w:pPr>
        <w:suppressAutoHyphens/>
        <w:spacing w:after="240" w:line="276" w:lineRule="auto"/>
        <w:ind w:firstLine="567"/>
        <w:rPr>
          <w:ins w:id="1872" w:author="Владимир Лаут" w:date="2021-03-29T16:32:00Z"/>
          <w:rFonts w:ascii="Arial" w:hAnsi="Arial" w:cs="Arial"/>
        </w:rPr>
      </w:pPr>
      <w:ins w:id="1873" w:author="Владимир Лаут" w:date="2021-03-29T16:32:00Z">
        <w:r>
          <w:rPr>
            <w:rFonts w:ascii="Arial" w:hAnsi="Arial" w:cs="Arial"/>
          </w:rPr>
          <w:t xml:space="preserve">Код </w:t>
        </w:r>
        <w:r>
          <w:rPr>
            <w:rFonts w:ascii="Arial" w:hAnsi="Arial" w:cs="Arial"/>
            <w:lang w:val="en-US"/>
          </w:rPr>
          <w:t>NFC</w:t>
        </w:r>
        <w:r w:rsidRPr="007173FB">
          <w:rPr>
            <w:rFonts w:ascii="Arial" w:hAnsi="Arial" w:cs="Arial"/>
          </w:rPr>
          <w:t xml:space="preserve"> – </w:t>
        </w:r>
        <w:r>
          <w:rPr>
            <w:rFonts w:ascii="Arial" w:hAnsi="Arial" w:cs="Arial"/>
          </w:rPr>
          <w:t xml:space="preserve">метки уникален, присвоение одного и того же кода </w:t>
        </w:r>
        <w:r>
          <w:rPr>
            <w:rFonts w:ascii="Arial" w:hAnsi="Arial" w:cs="Arial"/>
            <w:lang w:val="en-US"/>
          </w:rPr>
          <w:t>NFC</w:t>
        </w:r>
        <w:r w:rsidRPr="007173FB">
          <w:rPr>
            <w:rFonts w:ascii="Arial" w:hAnsi="Arial" w:cs="Arial"/>
          </w:rPr>
          <w:t xml:space="preserve"> – </w:t>
        </w:r>
        <w:r>
          <w:rPr>
            <w:rFonts w:ascii="Arial" w:hAnsi="Arial" w:cs="Arial"/>
          </w:rPr>
          <w:t>метки разному оборудованию является некорректным.</w:t>
        </w:r>
      </w:ins>
    </w:p>
    <w:p w14:paraId="46B6CA35" w14:textId="77777777" w:rsidR="00CF36F9" w:rsidRDefault="00CF36F9" w:rsidP="00CF36F9">
      <w:pPr>
        <w:suppressAutoHyphens/>
        <w:spacing w:after="240" w:line="276" w:lineRule="auto"/>
        <w:ind w:firstLine="567"/>
        <w:rPr>
          <w:ins w:id="1874" w:author="Владимир Лаут" w:date="2021-03-29T16:32:00Z"/>
          <w:rFonts w:ascii="Arial" w:hAnsi="Arial" w:cs="Arial"/>
        </w:rPr>
      </w:pPr>
      <w:ins w:id="1875" w:author="Владимир Лаут" w:date="2021-03-29T16:32:00Z">
        <w:r w:rsidRPr="003A5F03">
          <w:rPr>
            <w:rFonts w:ascii="Arial" w:hAnsi="Arial" w:cs="Arial"/>
          </w:rPr>
          <w:t>II.</w:t>
        </w:r>
        <w:r>
          <w:rPr>
            <w:rFonts w:ascii="Arial" w:hAnsi="Arial" w:cs="Arial"/>
          </w:rPr>
          <w:t>Технологические карты</w:t>
        </w:r>
      </w:ins>
    </w:p>
    <w:p w14:paraId="6D782A8B" w14:textId="77777777" w:rsidR="00CF36F9" w:rsidRDefault="00CF36F9" w:rsidP="00CF36F9">
      <w:pPr>
        <w:suppressAutoHyphens/>
        <w:spacing w:after="240" w:line="276" w:lineRule="auto"/>
        <w:ind w:firstLine="567"/>
        <w:rPr>
          <w:ins w:id="1876" w:author="Владимир Лаут" w:date="2021-03-29T16:32:00Z"/>
          <w:rFonts w:ascii="Arial" w:hAnsi="Arial" w:cs="Arial"/>
        </w:rPr>
      </w:pPr>
      <w:ins w:id="1877" w:author="Владимир Лаут" w:date="2021-03-29T16:32:00Z">
        <w:r>
          <w:rPr>
            <w:rFonts w:ascii="Arial" w:hAnsi="Arial" w:cs="Arial"/>
          </w:rPr>
          <w:t>1.Техкарты ЕТО на ГТК</w:t>
        </w:r>
      </w:ins>
    </w:p>
    <w:p w14:paraId="360507CA" w14:textId="77777777" w:rsidR="00CF36F9" w:rsidRDefault="00CF36F9" w:rsidP="00CF36F9">
      <w:pPr>
        <w:suppressAutoHyphens/>
        <w:spacing w:after="240" w:line="276" w:lineRule="auto"/>
        <w:ind w:firstLine="567"/>
        <w:rPr>
          <w:ins w:id="1878" w:author="Владимир Лаут" w:date="2021-03-29T16:32:00Z"/>
          <w:rFonts w:ascii="Arial" w:hAnsi="Arial" w:cs="Arial"/>
        </w:rPr>
      </w:pPr>
      <w:ins w:id="1879" w:author="Владимир Лаут" w:date="2021-03-29T16:32:00Z">
        <w:r>
          <w:rPr>
            <w:rFonts w:ascii="Arial" w:hAnsi="Arial" w:cs="Arial"/>
          </w:rPr>
          <w:t xml:space="preserve">Техкарта создаётся на Единицу оборудования, при этом, количество операций техкарты равно количеству </w:t>
        </w:r>
        <w:r w:rsidRPr="003A5F03">
          <w:rPr>
            <w:rFonts w:ascii="Arial" w:hAnsi="Arial" w:cs="Arial"/>
          </w:rPr>
          <w:t>NFC</w:t>
        </w:r>
        <w:r w:rsidRPr="007C0EA6">
          <w:rPr>
            <w:rFonts w:ascii="Arial" w:hAnsi="Arial" w:cs="Arial"/>
          </w:rPr>
          <w:t xml:space="preserve"> </w:t>
        </w:r>
        <w:r>
          <w:rPr>
            <w:rFonts w:ascii="Arial" w:hAnsi="Arial" w:cs="Arial"/>
          </w:rPr>
          <w:t>–</w:t>
        </w:r>
        <w:r w:rsidRPr="007C0EA6">
          <w:rPr>
            <w:rFonts w:ascii="Arial" w:hAnsi="Arial" w:cs="Arial"/>
          </w:rPr>
          <w:t xml:space="preserve"> </w:t>
        </w:r>
        <w:r>
          <w:rPr>
            <w:rFonts w:ascii="Arial" w:hAnsi="Arial" w:cs="Arial"/>
          </w:rPr>
          <w:t xml:space="preserve">меток, смонтированных на конкретном оборудовании. Операция техкарты обобщённо названа Точкой осмотра, которой присваивается управляющий ключ </w:t>
        </w:r>
        <w:r w:rsidRPr="003A5F03">
          <w:rPr>
            <w:rFonts w:ascii="Arial" w:hAnsi="Arial" w:cs="Arial"/>
          </w:rPr>
          <w:t>PM</w:t>
        </w:r>
        <w:r w:rsidRPr="00C4402C">
          <w:rPr>
            <w:rFonts w:ascii="Arial" w:hAnsi="Arial" w:cs="Arial"/>
          </w:rPr>
          <w:t>-07</w:t>
        </w:r>
        <w:r>
          <w:rPr>
            <w:rFonts w:ascii="Arial" w:hAnsi="Arial" w:cs="Arial"/>
          </w:rPr>
          <w:t xml:space="preserve"> - </w:t>
        </w:r>
        <w:r w:rsidRPr="00AF7736">
          <w:rPr>
            <w:rFonts w:ascii="Arial" w:hAnsi="Arial" w:cs="Arial"/>
          </w:rPr>
          <w:t>Элементы планирования - без затрат</w:t>
        </w:r>
        <w:r>
          <w:rPr>
            <w:rFonts w:ascii="Arial" w:hAnsi="Arial" w:cs="Arial"/>
          </w:rPr>
          <w:t>. Каждой точке осмотра, в свою очередь, присваивается Подробный текст с подробным перечнем операций на данной точке осмотра. Общая плановая продолжительность проведения ЕТО в техкарте – 20 минут;</w:t>
        </w:r>
      </w:ins>
    </w:p>
    <w:p w14:paraId="7A089C6F" w14:textId="77777777" w:rsidR="00CF36F9" w:rsidRDefault="00CF36F9" w:rsidP="00CF36F9">
      <w:pPr>
        <w:suppressAutoHyphens/>
        <w:spacing w:after="240" w:line="276" w:lineRule="auto"/>
        <w:ind w:firstLine="567"/>
        <w:rPr>
          <w:ins w:id="1880" w:author="Владимир Лаут" w:date="2021-03-29T16:32:00Z"/>
          <w:rFonts w:ascii="Arial" w:hAnsi="Arial" w:cs="Arial"/>
        </w:rPr>
      </w:pPr>
      <w:ins w:id="1881" w:author="Владимир Лаут" w:date="2021-03-29T16:32:00Z">
        <w:r>
          <w:rPr>
            <w:rFonts w:ascii="Arial" w:hAnsi="Arial" w:cs="Arial"/>
          </w:rPr>
          <w:t xml:space="preserve">2.Техкарты </w:t>
        </w:r>
        <w:r w:rsidRPr="003A5F03">
          <w:rPr>
            <w:rFonts w:ascii="Arial" w:hAnsi="Arial" w:cs="Arial"/>
          </w:rPr>
          <w:t>Обходы/осмотры ЗИФ</w:t>
        </w:r>
      </w:ins>
    </w:p>
    <w:p w14:paraId="3766362D" w14:textId="77777777" w:rsidR="00CF36F9" w:rsidRDefault="00CF36F9" w:rsidP="00CF36F9">
      <w:pPr>
        <w:suppressAutoHyphens/>
        <w:spacing w:after="240" w:line="276" w:lineRule="auto"/>
        <w:ind w:firstLine="567"/>
        <w:rPr>
          <w:ins w:id="1882" w:author="Владимир Лаут" w:date="2021-03-29T16:32:00Z"/>
          <w:rFonts w:ascii="Arial" w:hAnsi="Arial" w:cs="Arial"/>
        </w:rPr>
      </w:pPr>
      <w:ins w:id="1883" w:author="Владимир Лаут" w:date="2021-03-29T16:32:00Z">
        <w:r>
          <w:rPr>
            <w:rFonts w:ascii="Arial" w:hAnsi="Arial" w:cs="Arial"/>
          </w:rPr>
          <w:t>Техкарта создаётся на Техническое место, на основании маршрута осуществляемого обхода. В операциях техкарты указываются единицы оборудования, которые подлежат осмотру при осуществлении обхода. Выполняемые операции детализируются, им присваивается управляющий ключ РМ01 – Торо хозспособ и плановые трудозатраты на выполнение обхода.</w:t>
        </w:r>
      </w:ins>
    </w:p>
    <w:p w14:paraId="67392CE5" w14:textId="77777777" w:rsidR="00CF36F9" w:rsidRDefault="00CF36F9" w:rsidP="00CF36F9">
      <w:pPr>
        <w:suppressAutoHyphens/>
        <w:spacing w:after="240" w:line="276" w:lineRule="auto"/>
        <w:ind w:firstLine="567"/>
        <w:rPr>
          <w:ins w:id="1884" w:author="Владимир Лаут" w:date="2021-03-29T16:32:00Z"/>
          <w:rFonts w:ascii="Arial" w:hAnsi="Arial" w:cs="Arial"/>
        </w:rPr>
      </w:pPr>
      <w:ins w:id="1885" w:author="Владимир Лаут" w:date="2021-03-29T16:32:00Z">
        <w:r>
          <w:rPr>
            <w:rFonts w:ascii="Arial" w:hAnsi="Arial" w:cs="Arial"/>
          </w:rPr>
          <w:t xml:space="preserve">Общим требованием для техкарт на ЕТО на ГТК и </w:t>
        </w:r>
        <w:r w:rsidRPr="003A5F03">
          <w:rPr>
            <w:rFonts w:ascii="Arial" w:hAnsi="Arial" w:cs="Arial"/>
          </w:rPr>
          <w:t>Обходы/осмотры ЗИФ</w:t>
        </w:r>
        <w:r>
          <w:rPr>
            <w:rFonts w:ascii="Arial" w:hAnsi="Arial" w:cs="Arial"/>
          </w:rPr>
          <w:t>, является заполнение полей Единица оборудования или Техническое место в каждой операции.</w:t>
        </w:r>
      </w:ins>
    </w:p>
    <w:p w14:paraId="177C3126" w14:textId="77777777" w:rsidR="00CF36F9" w:rsidRPr="003A5F03" w:rsidRDefault="00CF36F9" w:rsidP="00CF36F9">
      <w:pPr>
        <w:suppressAutoHyphens/>
        <w:spacing w:after="240" w:line="276" w:lineRule="auto"/>
        <w:ind w:firstLine="567"/>
        <w:rPr>
          <w:ins w:id="1886" w:author="Владимир Лаут" w:date="2021-03-29T16:32:00Z"/>
          <w:rFonts w:ascii="Arial" w:hAnsi="Arial" w:cs="Arial"/>
        </w:rPr>
      </w:pPr>
      <w:ins w:id="1887" w:author="Владимир Лаут" w:date="2021-03-29T16:32:00Z">
        <w:r w:rsidRPr="003A5F03">
          <w:rPr>
            <w:rFonts w:ascii="Arial" w:hAnsi="Arial" w:cs="Arial"/>
          </w:rPr>
          <w:t xml:space="preserve">III.Создание </w:t>
        </w:r>
        <w:r>
          <w:rPr>
            <w:rFonts w:ascii="Arial" w:hAnsi="Arial" w:cs="Arial"/>
          </w:rPr>
          <w:t xml:space="preserve">и назначение </w:t>
        </w:r>
        <w:r w:rsidRPr="003A5F03">
          <w:rPr>
            <w:rFonts w:ascii="Arial" w:hAnsi="Arial" w:cs="Arial"/>
          </w:rPr>
          <w:t>заказов</w:t>
        </w:r>
      </w:ins>
    </w:p>
    <w:p w14:paraId="12763E1F" w14:textId="77777777" w:rsidR="00CF36F9" w:rsidRDefault="00CF36F9" w:rsidP="00CF36F9">
      <w:pPr>
        <w:suppressAutoHyphens/>
        <w:spacing w:after="240" w:line="276" w:lineRule="auto"/>
        <w:ind w:firstLine="567"/>
        <w:rPr>
          <w:ins w:id="1888" w:author="Владимир Лаут" w:date="2021-03-29T16:32:00Z"/>
          <w:rFonts w:ascii="Arial" w:hAnsi="Arial" w:cs="Arial"/>
        </w:rPr>
      </w:pPr>
      <w:ins w:id="1889" w:author="Владимир Лаут" w:date="2021-03-29T16:32:00Z">
        <w:r w:rsidRPr="003A5F03">
          <w:rPr>
            <w:rFonts w:ascii="Arial" w:hAnsi="Arial" w:cs="Arial"/>
          </w:rPr>
          <w:lastRenderedPageBreak/>
          <w:t xml:space="preserve">Заказы вида AETG, AETZ отзываются из плана на недельном горизонте. </w:t>
        </w:r>
        <w:r>
          <w:rPr>
            <w:rFonts w:ascii="Arial" w:hAnsi="Arial" w:cs="Arial"/>
          </w:rPr>
          <w:t>План ППР содержит две позиции: для первой и для второй смены, с ремонтным циклом в 24 часа. При этом в операции заказа копируются данные о единице оборудования или техническом месте.</w:t>
        </w:r>
      </w:ins>
    </w:p>
    <w:p w14:paraId="5D39F165" w14:textId="77777777" w:rsidR="00CF36F9" w:rsidRPr="009201E0" w:rsidRDefault="00CF36F9" w:rsidP="00CF36F9">
      <w:pPr>
        <w:suppressAutoHyphens/>
        <w:spacing w:after="240" w:line="276" w:lineRule="auto"/>
        <w:ind w:firstLine="567"/>
        <w:rPr>
          <w:ins w:id="1890" w:author="Владимир Лаут" w:date="2021-03-29T16:32:00Z"/>
          <w:rFonts w:ascii="Arial" w:hAnsi="Arial" w:cs="Arial"/>
        </w:rPr>
      </w:pPr>
      <w:ins w:id="1891" w:author="Владимир Лаут" w:date="2021-03-29T16:32:00Z">
        <w:r>
          <w:rPr>
            <w:rFonts w:ascii="Arial" w:hAnsi="Arial" w:cs="Arial"/>
          </w:rPr>
          <w:t xml:space="preserve">Для операций заказа используется соответствующая статусная схема </w:t>
        </w:r>
        <w:r>
          <w:rPr>
            <w:rFonts w:ascii="Arial" w:hAnsi="Arial" w:cs="Arial"/>
            <w:lang w:val="en-US"/>
          </w:rPr>
          <w:t>PM</w:t>
        </w:r>
        <w:r w:rsidRPr="009201E0">
          <w:rPr>
            <w:rFonts w:ascii="Arial" w:hAnsi="Arial" w:cs="Arial"/>
          </w:rPr>
          <w:t>_</w:t>
        </w:r>
        <w:r>
          <w:rPr>
            <w:rFonts w:ascii="Arial" w:hAnsi="Arial" w:cs="Arial"/>
            <w:lang w:val="en-US"/>
          </w:rPr>
          <w:t>VORNR</w:t>
        </w:r>
        <w:r>
          <w:rPr>
            <w:rFonts w:ascii="Arial" w:hAnsi="Arial" w:cs="Arial"/>
          </w:rPr>
          <w:t xml:space="preserve"> с набором пользовательских статусов, активность статусов определяется автоматически, на основании полученных данных из </w:t>
        </w:r>
        <w:r>
          <w:rPr>
            <w:rFonts w:ascii="Arial" w:hAnsi="Arial" w:cs="Arial"/>
            <w:lang w:val="en-US"/>
          </w:rPr>
          <w:t>Sap</w:t>
        </w:r>
        <w:r w:rsidRPr="009201E0">
          <w:rPr>
            <w:rFonts w:ascii="Arial" w:hAnsi="Arial" w:cs="Arial"/>
          </w:rPr>
          <w:t xml:space="preserve"> </w:t>
        </w:r>
        <w:r>
          <w:rPr>
            <w:rFonts w:ascii="Arial" w:hAnsi="Arial" w:cs="Arial"/>
            <w:lang w:val="en-US"/>
          </w:rPr>
          <w:t>work</w:t>
        </w:r>
        <w:r w:rsidRPr="009201E0">
          <w:rPr>
            <w:rFonts w:ascii="Arial" w:hAnsi="Arial" w:cs="Arial"/>
          </w:rPr>
          <w:t xml:space="preserve"> </w:t>
        </w:r>
        <w:r>
          <w:rPr>
            <w:rFonts w:ascii="Arial" w:hAnsi="Arial" w:cs="Arial"/>
            <w:lang w:val="en-US"/>
          </w:rPr>
          <w:t>manager</w:t>
        </w:r>
        <w:r w:rsidRPr="009201E0">
          <w:rPr>
            <w:rFonts w:ascii="Arial" w:hAnsi="Arial" w:cs="Arial"/>
          </w:rPr>
          <w:t>.</w:t>
        </w:r>
      </w:ins>
    </w:p>
    <w:p w14:paraId="12EE8A22" w14:textId="77777777" w:rsidR="00CF36F9" w:rsidRDefault="00CF36F9" w:rsidP="00CF36F9">
      <w:pPr>
        <w:suppressAutoHyphens/>
        <w:spacing w:after="240" w:line="276" w:lineRule="auto"/>
        <w:ind w:firstLine="567"/>
        <w:rPr>
          <w:ins w:id="1892" w:author="Владимир Лаут" w:date="2021-03-29T16:32:00Z"/>
          <w:rFonts w:ascii="Arial" w:hAnsi="Arial" w:cs="Arial"/>
        </w:rPr>
      </w:pPr>
      <w:ins w:id="1893" w:author="Владимир Лаут" w:date="2021-03-29T16:32:00Z">
        <w:r>
          <w:rPr>
            <w:rFonts w:ascii="Arial" w:hAnsi="Arial" w:cs="Arial"/>
          </w:rPr>
          <w:t xml:space="preserve">После создания, заказы назначаются на ответственного исполнителя с указанием табельного номера сотрудника. На </w:t>
        </w:r>
        <w:r>
          <w:rPr>
            <w:rFonts w:ascii="Arial" w:hAnsi="Arial" w:cs="Arial"/>
            <w:lang w:val="en-US"/>
          </w:rPr>
          <w:t>ALV</w:t>
        </w:r>
        <w:r w:rsidRPr="007E4747">
          <w:rPr>
            <w:rFonts w:ascii="Arial" w:hAnsi="Arial" w:cs="Arial"/>
          </w:rPr>
          <w:t xml:space="preserve"> – </w:t>
        </w:r>
        <w:r>
          <w:rPr>
            <w:rFonts w:ascii="Arial" w:hAnsi="Arial" w:cs="Arial"/>
          </w:rPr>
          <w:t xml:space="preserve">экране транзакции </w:t>
        </w:r>
        <w:r>
          <w:rPr>
            <w:rFonts w:ascii="Arial" w:hAnsi="Arial" w:cs="Arial"/>
            <w:lang w:val="en-US"/>
          </w:rPr>
          <w:t>IW</w:t>
        </w:r>
        <w:r w:rsidRPr="007E4747">
          <w:rPr>
            <w:rFonts w:ascii="Arial" w:hAnsi="Arial" w:cs="Arial"/>
          </w:rPr>
          <w:t>38</w:t>
        </w:r>
        <w:r>
          <w:rPr>
            <w:rFonts w:ascii="Arial" w:hAnsi="Arial" w:cs="Arial"/>
          </w:rPr>
          <w:t xml:space="preserve"> (расширенные функции =&gt; массовое изменение ответственного сотрудника)</w:t>
        </w:r>
        <w:r w:rsidRPr="007E4747">
          <w:rPr>
            <w:rFonts w:ascii="Arial" w:hAnsi="Arial" w:cs="Arial"/>
          </w:rPr>
          <w:t xml:space="preserve"> </w:t>
        </w:r>
        <w:r>
          <w:rPr>
            <w:rFonts w:ascii="Arial" w:hAnsi="Arial" w:cs="Arial"/>
          </w:rPr>
          <w:t>в поле Ответственный сотрудник указывается табельный номер пользователя. С помощью разработки РМ08, табельный номер заполняется в поле Ответственный сотрудник на вкладке Данные заголовка в заказе торо, а, также, автоматически присваивается всем операциям заказа (вкладка Собственные =</w:t>
        </w:r>
        <w:r w:rsidRPr="004C44F2">
          <w:rPr>
            <w:rFonts w:ascii="Arial" w:hAnsi="Arial" w:cs="Arial"/>
          </w:rPr>
          <w:t xml:space="preserve">&gt; </w:t>
        </w:r>
        <w:r>
          <w:rPr>
            <w:rFonts w:ascii="Arial" w:hAnsi="Arial" w:cs="Arial"/>
          </w:rPr>
          <w:t>табельный номер).</w:t>
        </w:r>
      </w:ins>
    </w:p>
    <w:p w14:paraId="6435F70B" w14:textId="77777777" w:rsidR="00CF36F9" w:rsidRPr="00247944" w:rsidRDefault="00CF36F9" w:rsidP="00CF36F9">
      <w:pPr>
        <w:suppressAutoHyphens/>
        <w:spacing w:after="240" w:line="276" w:lineRule="auto"/>
        <w:ind w:firstLine="567"/>
        <w:rPr>
          <w:ins w:id="1894" w:author="Владимир Лаут" w:date="2021-03-29T16:32:00Z"/>
          <w:rFonts w:ascii="Arial" w:hAnsi="Arial" w:cs="Arial"/>
        </w:rPr>
      </w:pPr>
      <w:ins w:id="1895" w:author="Владимир Лаут" w:date="2021-03-29T16:32:00Z">
        <w:r>
          <w:rPr>
            <w:rFonts w:ascii="Arial" w:hAnsi="Arial" w:cs="Arial"/>
          </w:rPr>
          <w:t xml:space="preserve">Связь табельного номера и пользователя (логин) осуществляется через 0105 инфо-тип Коммуникация. В транзакции </w:t>
        </w:r>
        <w:r>
          <w:rPr>
            <w:rFonts w:ascii="Arial" w:hAnsi="Arial" w:cs="Arial"/>
            <w:lang w:val="en-US"/>
          </w:rPr>
          <w:t>PA</w:t>
        </w:r>
        <w:r w:rsidRPr="00E732BA">
          <w:rPr>
            <w:rFonts w:ascii="Arial" w:hAnsi="Arial" w:cs="Arial"/>
          </w:rPr>
          <w:t xml:space="preserve">30 </w:t>
        </w:r>
        <w:r>
          <w:rPr>
            <w:rFonts w:ascii="Arial" w:hAnsi="Arial" w:cs="Arial"/>
          </w:rPr>
          <w:t xml:space="preserve">указывается табельный номер сотрудника и для вида </w:t>
        </w:r>
        <w:r w:rsidRPr="00E732BA">
          <w:rPr>
            <w:rFonts w:ascii="Arial" w:hAnsi="Arial" w:cs="Arial"/>
          </w:rPr>
          <w:t>Имя пользователя SAP-системы (SY-UNAME)</w:t>
        </w:r>
        <w:r>
          <w:rPr>
            <w:rFonts w:ascii="Arial" w:hAnsi="Arial" w:cs="Arial"/>
          </w:rPr>
          <w:t xml:space="preserve"> указывается логин в системе.</w:t>
        </w:r>
      </w:ins>
    </w:p>
    <w:p w14:paraId="05533FC9" w14:textId="77777777" w:rsidR="00CF36F9" w:rsidRDefault="00CF36F9" w:rsidP="00CF36F9">
      <w:pPr>
        <w:suppressAutoHyphens/>
        <w:spacing w:after="240" w:line="276" w:lineRule="auto"/>
        <w:ind w:firstLine="567"/>
        <w:rPr>
          <w:ins w:id="1896" w:author="Владимир Лаут" w:date="2021-03-29T16:32:00Z"/>
          <w:rFonts w:ascii="Arial" w:hAnsi="Arial" w:cs="Arial"/>
        </w:rPr>
      </w:pPr>
      <w:ins w:id="1897" w:author="Владимир Лаут" w:date="2021-03-29T16:32:00Z">
        <w:r>
          <w:rPr>
            <w:rFonts w:ascii="Arial" w:hAnsi="Arial" w:cs="Arial"/>
            <w:lang w:val="en-US"/>
          </w:rPr>
          <w:t>IV</w:t>
        </w:r>
        <w:r w:rsidRPr="00A04076">
          <w:rPr>
            <w:rFonts w:ascii="Arial" w:hAnsi="Arial" w:cs="Arial"/>
          </w:rPr>
          <w:t>.</w:t>
        </w:r>
        <w:r>
          <w:rPr>
            <w:rFonts w:ascii="Arial" w:hAnsi="Arial" w:cs="Arial"/>
          </w:rPr>
          <w:t>Получение данных пользователем на мобильном терминале, выполнение операций на МУ</w:t>
        </w:r>
      </w:ins>
    </w:p>
    <w:p w14:paraId="65C2ACE0" w14:textId="77777777" w:rsidR="00CF36F9" w:rsidRDefault="00CF36F9" w:rsidP="00CF36F9">
      <w:pPr>
        <w:suppressAutoHyphens/>
        <w:spacing w:after="240" w:line="276" w:lineRule="auto"/>
        <w:ind w:firstLine="567"/>
        <w:rPr>
          <w:ins w:id="1898" w:author="Владимир Лаут" w:date="2021-03-29T16:32:00Z"/>
          <w:rFonts w:ascii="Arial" w:hAnsi="Arial" w:cs="Arial"/>
        </w:rPr>
      </w:pPr>
      <w:ins w:id="1899" w:author="Владимир Лаут" w:date="2021-03-29T16:32:00Z">
        <w:r>
          <w:rPr>
            <w:rFonts w:ascii="Arial" w:hAnsi="Arial" w:cs="Arial"/>
          </w:rPr>
          <w:t>1.Пользователь авторизуется на мобильном устройстве посредством ввода логина и пароля, после чего происходит синхронизация с сервером и обновление данных но мобильном терминале. Заказ ЕТО, обходы попадает на мобильный терминал, в случае, если:</w:t>
        </w:r>
      </w:ins>
    </w:p>
    <w:p w14:paraId="786F09AE" w14:textId="77777777" w:rsidR="00CF36F9" w:rsidRDefault="00CF36F9" w:rsidP="00CF36F9">
      <w:pPr>
        <w:suppressAutoHyphens/>
        <w:spacing w:after="240" w:line="276" w:lineRule="auto"/>
        <w:ind w:firstLine="567"/>
        <w:rPr>
          <w:ins w:id="1900" w:author="Владимир Лаут" w:date="2021-03-29T16:32:00Z"/>
          <w:rFonts w:ascii="Arial" w:hAnsi="Arial" w:cs="Arial"/>
        </w:rPr>
      </w:pPr>
      <w:ins w:id="1901" w:author="Владимир Лаут" w:date="2021-03-29T16:32:00Z">
        <w:r>
          <w:rPr>
            <w:rFonts w:ascii="Arial" w:hAnsi="Arial" w:cs="Arial"/>
          </w:rPr>
          <w:t>- заказу присвоен Ответственный сотрудник (табельный номер);</w:t>
        </w:r>
      </w:ins>
    </w:p>
    <w:p w14:paraId="56D33F29" w14:textId="77777777" w:rsidR="00CF36F9" w:rsidRDefault="00CF36F9" w:rsidP="00CF36F9">
      <w:pPr>
        <w:suppressAutoHyphens/>
        <w:spacing w:after="240" w:line="276" w:lineRule="auto"/>
        <w:ind w:firstLine="567"/>
        <w:rPr>
          <w:ins w:id="1902" w:author="Владимир Лаут" w:date="2021-03-29T16:32:00Z"/>
          <w:rFonts w:ascii="Arial" w:hAnsi="Arial" w:cs="Arial"/>
        </w:rPr>
      </w:pPr>
      <w:ins w:id="1903" w:author="Владимир Лаут" w:date="2021-03-29T16:32:00Z">
        <w:r>
          <w:rPr>
            <w:rFonts w:ascii="Arial" w:hAnsi="Arial" w:cs="Arial"/>
          </w:rPr>
          <w:t xml:space="preserve">- системный статус заказа ДЕБЛ - Деблокирован </w:t>
        </w:r>
      </w:ins>
    </w:p>
    <w:p w14:paraId="012AF7EB" w14:textId="77777777" w:rsidR="00CF36F9" w:rsidRDefault="00CF36F9" w:rsidP="00CF36F9">
      <w:pPr>
        <w:suppressAutoHyphens/>
        <w:spacing w:after="240" w:line="276" w:lineRule="auto"/>
        <w:ind w:firstLine="567"/>
        <w:rPr>
          <w:ins w:id="1904" w:author="Владимир Лаут" w:date="2021-03-29T16:32:00Z"/>
          <w:rFonts w:ascii="Arial" w:hAnsi="Arial" w:cs="Arial"/>
        </w:rPr>
      </w:pPr>
      <w:ins w:id="1905" w:author="Владимир Лаут" w:date="2021-03-29T16:32:00Z">
        <w:r>
          <w:rPr>
            <w:rFonts w:ascii="Arial" w:hAnsi="Arial" w:cs="Arial"/>
          </w:rPr>
          <w:t xml:space="preserve">2.Пользователь производит считывание </w:t>
        </w:r>
        <w:r>
          <w:rPr>
            <w:rFonts w:ascii="Arial" w:hAnsi="Arial" w:cs="Arial"/>
            <w:lang w:val="en-US"/>
          </w:rPr>
          <w:t>NFC</w:t>
        </w:r>
        <w:r w:rsidRPr="008F55EF">
          <w:rPr>
            <w:rFonts w:ascii="Arial" w:hAnsi="Arial" w:cs="Arial"/>
          </w:rPr>
          <w:t xml:space="preserve"> – </w:t>
        </w:r>
        <w:r>
          <w:rPr>
            <w:rFonts w:ascii="Arial" w:hAnsi="Arial" w:cs="Arial"/>
          </w:rPr>
          <w:t xml:space="preserve">метки, прикладывая мобильный терминал непосредственно самой </w:t>
        </w:r>
        <w:r>
          <w:rPr>
            <w:rFonts w:ascii="Arial" w:hAnsi="Arial" w:cs="Arial"/>
            <w:lang w:val="en-US"/>
          </w:rPr>
          <w:t>NFC</w:t>
        </w:r>
        <w:r w:rsidRPr="008F55EF">
          <w:rPr>
            <w:rFonts w:ascii="Arial" w:hAnsi="Arial" w:cs="Arial"/>
          </w:rPr>
          <w:t xml:space="preserve"> </w:t>
        </w:r>
        <w:r>
          <w:rPr>
            <w:rFonts w:ascii="Arial" w:hAnsi="Arial" w:cs="Arial"/>
          </w:rPr>
          <w:t>–</w:t>
        </w:r>
        <w:r w:rsidRPr="008F55EF">
          <w:rPr>
            <w:rFonts w:ascii="Arial" w:hAnsi="Arial" w:cs="Arial"/>
          </w:rPr>
          <w:t xml:space="preserve"> </w:t>
        </w:r>
        <w:r>
          <w:rPr>
            <w:rFonts w:ascii="Arial" w:hAnsi="Arial" w:cs="Arial"/>
          </w:rPr>
          <w:t xml:space="preserve">метке. При считывании </w:t>
        </w:r>
        <w:r>
          <w:rPr>
            <w:rFonts w:ascii="Arial" w:hAnsi="Arial" w:cs="Arial"/>
            <w:lang w:val="en-US"/>
          </w:rPr>
          <w:t>NFC</w:t>
        </w:r>
        <w:r w:rsidRPr="002D6695">
          <w:rPr>
            <w:rFonts w:ascii="Arial" w:hAnsi="Arial" w:cs="Arial"/>
          </w:rPr>
          <w:t xml:space="preserve"> – </w:t>
        </w:r>
        <w:r>
          <w:rPr>
            <w:rFonts w:ascii="Arial" w:hAnsi="Arial" w:cs="Arial"/>
          </w:rPr>
          <w:t xml:space="preserve">метки на мобильном терминале, происходит фильтрация операций в заказе по аналогичному коду </w:t>
        </w:r>
        <w:r>
          <w:rPr>
            <w:rFonts w:ascii="Arial" w:hAnsi="Arial" w:cs="Arial"/>
            <w:lang w:val="en-US"/>
          </w:rPr>
          <w:t>NFC</w:t>
        </w:r>
        <w:r w:rsidRPr="002D6695">
          <w:rPr>
            <w:rFonts w:ascii="Arial" w:hAnsi="Arial" w:cs="Arial"/>
          </w:rPr>
          <w:t xml:space="preserve"> </w:t>
        </w:r>
        <w:r>
          <w:rPr>
            <w:rFonts w:ascii="Arial" w:hAnsi="Arial" w:cs="Arial"/>
          </w:rPr>
          <w:t>– метки, вне зависимости от того присвоен данный код единице оборудования или техническому месту. В результате считывания метки, на экране мобильного терминала фильтруются только те заказы и только те операции, которые необходимо выполнить на конкретном оборудовании (код считываемой метки = коду, который присвоен оборудованию).</w:t>
        </w:r>
      </w:ins>
    </w:p>
    <w:p w14:paraId="687594B0" w14:textId="77777777" w:rsidR="00CF36F9" w:rsidRDefault="00CF36F9" w:rsidP="00CF36F9">
      <w:pPr>
        <w:suppressAutoHyphens/>
        <w:spacing w:after="240" w:line="276" w:lineRule="auto"/>
        <w:ind w:firstLine="567"/>
        <w:rPr>
          <w:ins w:id="1906" w:author="Владимир Лаут" w:date="2021-03-29T16:32:00Z"/>
          <w:rFonts w:ascii="Arial" w:hAnsi="Arial" w:cs="Arial"/>
        </w:rPr>
      </w:pPr>
      <w:ins w:id="1907" w:author="Владимир Лаут" w:date="2021-03-29T16:32:00Z">
        <w:r>
          <w:rPr>
            <w:rFonts w:ascii="Arial" w:hAnsi="Arial" w:cs="Arial"/>
          </w:rPr>
          <w:t>3. Сообщения о дефекте.</w:t>
        </w:r>
      </w:ins>
    </w:p>
    <w:p w14:paraId="01D60520" w14:textId="77777777" w:rsidR="00CF36F9" w:rsidRDefault="00CF36F9" w:rsidP="00CF36F9">
      <w:pPr>
        <w:suppressAutoHyphens/>
        <w:spacing w:after="240" w:line="276" w:lineRule="auto"/>
        <w:ind w:firstLine="567"/>
        <w:rPr>
          <w:ins w:id="1908" w:author="Владимир Лаут" w:date="2021-03-29T16:32:00Z"/>
          <w:rFonts w:ascii="Arial" w:hAnsi="Arial" w:cs="Arial"/>
        </w:rPr>
      </w:pPr>
      <w:ins w:id="1909" w:author="Владимир Лаут" w:date="2021-03-29T16:32:00Z">
        <w:r>
          <w:rPr>
            <w:rFonts w:ascii="Arial" w:hAnsi="Arial" w:cs="Arial"/>
          </w:rPr>
          <w:lastRenderedPageBreak/>
          <w:t>а) Входящие: все поступающие сообщения на мобильный терминал фильтруются, исходя из критериев:</w:t>
        </w:r>
      </w:ins>
    </w:p>
    <w:p w14:paraId="0A8F4BC2" w14:textId="77777777" w:rsidR="00CF36F9" w:rsidRDefault="00CF36F9" w:rsidP="00CF36F9">
      <w:pPr>
        <w:suppressAutoHyphens/>
        <w:spacing w:after="240" w:line="276" w:lineRule="auto"/>
        <w:ind w:firstLine="567"/>
        <w:rPr>
          <w:ins w:id="1910" w:author="Владимир Лаут" w:date="2021-03-29T16:32:00Z"/>
          <w:rFonts w:ascii="Arial" w:hAnsi="Arial" w:cs="Arial"/>
        </w:rPr>
      </w:pPr>
      <w:ins w:id="1911" w:author="Владимир Лаут" w:date="2021-03-29T16:32:00Z">
        <w:r>
          <w:rPr>
            <w:rFonts w:ascii="Arial" w:hAnsi="Arial" w:cs="Arial"/>
          </w:rPr>
          <w:t xml:space="preserve">-срок создания сообщения не больше, чем </w:t>
        </w:r>
        <w:r>
          <w:rPr>
            <w:rFonts w:ascii="Arial" w:hAnsi="Arial" w:cs="Arial"/>
            <w:lang w:val="en-US"/>
          </w:rPr>
          <w:t>n</w:t>
        </w:r>
        <w:r w:rsidRPr="009D362F">
          <w:rPr>
            <w:rFonts w:ascii="Arial" w:hAnsi="Arial" w:cs="Arial"/>
          </w:rPr>
          <w:t>-</w:t>
        </w:r>
        <w:r>
          <w:rPr>
            <w:rFonts w:ascii="Arial" w:hAnsi="Arial" w:cs="Arial"/>
          </w:rPr>
          <w:t>количество дней из параметра от текущей даты</w:t>
        </w:r>
      </w:ins>
    </w:p>
    <w:p w14:paraId="365A0E9F" w14:textId="77777777" w:rsidR="00CF36F9" w:rsidRDefault="00CF36F9" w:rsidP="00CF36F9">
      <w:pPr>
        <w:suppressAutoHyphens/>
        <w:spacing w:after="240" w:line="276" w:lineRule="auto"/>
        <w:ind w:firstLine="567"/>
        <w:rPr>
          <w:ins w:id="1912" w:author="Владимир Лаут" w:date="2021-03-29T16:32:00Z"/>
          <w:rFonts w:ascii="Arial" w:hAnsi="Arial" w:cs="Arial"/>
        </w:rPr>
      </w:pPr>
      <w:ins w:id="1913" w:author="Владимир Лаут" w:date="2021-03-29T16:32:00Z">
        <w:r>
          <w:rPr>
            <w:rFonts w:ascii="Arial" w:hAnsi="Arial" w:cs="Arial"/>
          </w:rPr>
          <w:t>-сообщению не присвоены статусы СОЗА, МТКУ;</w:t>
        </w:r>
      </w:ins>
    </w:p>
    <w:p w14:paraId="37EFBCA0" w14:textId="77777777" w:rsidR="00CF36F9" w:rsidRDefault="00CF36F9" w:rsidP="00CF36F9">
      <w:pPr>
        <w:suppressAutoHyphens/>
        <w:spacing w:after="240" w:line="276" w:lineRule="auto"/>
        <w:ind w:firstLine="567"/>
        <w:rPr>
          <w:ins w:id="1914" w:author="Владимир Лаут" w:date="2021-03-29T16:32:00Z"/>
          <w:rFonts w:ascii="Arial" w:hAnsi="Arial" w:cs="Arial"/>
        </w:rPr>
      </w:pPr>
      <w:ins w:id="1915" w:author="Владимир Лаут" w:date="2021-03-29T16:32:00Z">
        <w:r>
          <w:rPr>
            <w:rFonts w:ascii="Arial" w:hAnsi="Arial" w:cs="Arial"/>
          </w:rPr>
          <w:t>-проверка авторизации по объектам полномочий: завод, завод расположения технологических объектов, группа плановиков, ответственное рабочее место.</w:t>
        </w:r>
      </w:ins>
    </w:p>
    <w:p w14:paraId="03240CA3" w14:textId="77777777" w:rsidR="00CF36F9" w:rsidRDefault="00CF36F9" w:rsidP="00CF36F9">
      <w:pPr>
        <w:suppressAutoHyphens/>
        <w:spacing w:after="240" w:line="276" w:lineRule="auto"/>
        <w:ind w:firstLine="567"/>
        <w:rPr>
          <w:ins w:id="1916" w:author="Владимир Лаут" w:date="2021-03-29T16:32:00Z"/>
          <w:rFonts w:ascii="Arial" w:hAnsi="Arial" w:cs="Arial"/>
        </w:rPr>
      </w:pPr>
      <w:ins w:id="1917" w:author="Владимир Лаут" w:date="2021-03-29T16:32:00Z">
        <w:r>
          <w:rPr>
            <w:rFonts w:ascii="Arial" w:hAnsi="Arial" w:cs="Arial"/>
          </w:rPr>
          <w:t>б) При создании сообщения, по умолчанию, указывается вид сообщения А2 – Сообщение о неисправности.</w:t>
        </w:r>
      </w:ins>
    </w:p>
    <w:p w14:paraId="190579C5" w14:textId="77777777" w:rsidR="00CF36F9" w:rsidRDefault="00CF36F9" w:rsidP="00CF36F9">
      <w:pPr>
        <w:suppressAutoHyphens/>
        <w:spacing w:after="240" w:line="276" w:lineRule="auto"/>
        <w:ind w:firstLine="567"/>
        <w:rPr>
          <w:ins w:id="1918" w:author="Владимир Лаут" w:date="2021-03-29T16:32:00Z"/>
          <w:rFonts w:ascii="Arial" w:hAnsi="Arial" w:cs="Arial"/>
        </w:rPr>
      </w:pPr>
      <w:ins w:id="1919" w:author="Владимир Лаут" w:date="2021-03-29T16:32:00Z">
        <w:r>
          <w:rPr>
            <w:rFonts w:ascii="Arial" w:hAnsi="Arial" w:cs="Arial"/>
          </w:rPr>
          <w:t xml:space="preserve">в) заполнение поля Единица оборудования при создании сообщения производится при помощи считывания </w:t>
        </w:r>
        <w:r>
          <w:rPr>
            <w:rFonts w:ascii="Arial" w:hAnsi="Arial" w:cs="Arial"/>
            <w:lang w:val="en-US"/>
          </w:rPr>
          <w:t>NFC</w:t>
        </w:r>
        <w:r w:rsidRPr="00F21A17">
          <w:rPr>
            <w:rFonts w:ascii="Arial" w:hAnsi="Arial" w:cs="Arial"/>
          </w:rPr>
          <w:t xml:space="preserve"> </w:t>
        </w:r>
        <w:r>
          <w:rPr>
            <w:rFonts w:ascii="Arial" w:hAnsi="Arial" w:cs="Arial"/>
          </w:rPr>
          <w:t>–</w:t>
        </w:r>
        <w:r w:rsidRPr="00F21A17">
          <w:rPr>
            <w:rFonts w:ascii="Arial" w:hAnsi="Arial" w:cs="Arial"/>
          </w:rPr>
          <w:t xml:space="preserve"> </w:t>
        </w:r>
        <w:r>
          <w:rPr>
            <w:rFonts w:ascii="Arial" w:hAnsi="Arial" w:cs="Arial"/>
          </w:rPr>
          <w:t xml:space="preserve">метки. При этом, вне зависимости от фактически считанной </w:t>
        </w:r>
        <w:r>
          <w:rPr>
            <w:rFonts w:ascii="Arial" w:hAnsi="Arial" w:cs="Arial"/>
            <w:lang w:val="en-US"/>
          </w:rPr>
          <w:t>NFC</w:t>
        </w:r>
        <w:r w:rsidRPr="00F21A17">
          <w:rPr>
            <w:rFonts w:ascii="Arial" w:hAnsi="Arial" w:cs="Arial"/>
          </w:rPr>
          <w:t xml:space="preserve"> – метки,</w:t>
        </w:r>
        <w:r>
          <w:rPr>
            <w:rFonts w:ascii="Arial" w:hAnsi="Arial" w:cs="Arial"/>
          </w:rPr>
          <w:t xml:space="preserve"> поле Единица оборудования заполняется значением головной Единицы оборудования.</w:t>
        </w:r>
      </w:ins>
    </w:p>
    <w:p w14:paraId="021D4906" w14:textId="77777777" w:rsidR="00CF36F9" w:rsidRPr="00BC3539" w:rsidRDefault="00CF36F9" w:rsidP="00CF36F9">
      <w:pPr>
        <w:suppressAutoHyphens/>
        <w:spacing w:after="240" w:line="276" w:lineRule="auto"/>
        <w:ind w:firstLine="567"/>
        <w:rPr>
          <w:ins w:id="1920" w:author="Владимир Лаут" w:date="2021-03-29T16:32:00Z"/>
          <w:rFonts w:ascii="Arial" w:hAnsi="Arial" w:cs="Arial"/>
        </w:rPr>
      </w:pPr>
      <w:ins w:id="1921" w:author="Владимир Лаут" w:date="2021-03-29T16:32:00Z">
        <w:r>
          <w:rPr>
            <w:rFonts w:ascii="Arial" w:hAnsi="Arial" w:cs="Arial"/>
            <w:lang w:val="en-US"/>
          </w:rPr>
          <w:t>V</w:t>
        </w:r>
        <w:r w:rsidRPr="00BC3539">
          <w:rPr>
            <w:rFonts w:ascii="Arial" w:hAnsi="Arial" w:cs="Arial"/>
          </w:rPr>
          <w:t>.</w:t>
        </w:r>
        <w:r>
          <w:rPr>
            <w:rFonts w:ascii="Arial" w:hAnsi="Arial" w:cs="Arial"/>
          </w:rPr>
          <w:t xml:space="preserve">Особенности на стороне </w:t>
        </w:r>
        <w:r>
          <w:rPr>
            <w:rFonts w:ascii="Arial" w:hAnsi="Arial" w:cs="Arial"/>
            <w:lang w:val="en-US"/>
          </w:rPr>
          <w:t>Sap</w:t>
        </w:r>
        <w:r w:rsidRPr="00BC3539">
          <w:rPr>
            <w:rFonts w:ascii="Arial" w:hAnsi="Arial" w:cs="Arial"/>
          </w:rPr>
          <w:t xml:space="preserve"> </w:t>
        </w:r>
        <w:r>
          <w:rPr>
            <w:rFonts w:ascii="Arial" w:hAnsi="Arial" w:cs="Arial"/>
            <w:lang w:val="en-US"/>
          </w:rPr>
          <w:t>S</w:t>
        </w:r>
        <w:r>
          <w:rPr>
            <w:rFonts w:ascii="Arial" w:hAnsi="Arial" w:cs="Arial"/>
          </w:rPr>
          <w:t>/4</w:t>
        </w:r>
        <w:r>
          <w:rPr>
            <w:rFonts w:ascii="Arial" w:hAnsi="Arial" w:cs="Arial"/>
            <w:lang w:val="en-US"/>
          </w:rPr>
          <w:t>HANA</w:t>
        </w:r>
      </w:ins>
    </w:p>
    <w:p w14:paraId="3887161D" w14:textId="77777777" w:rsidR="00CF36F9" w:rsidRDefault="00CF36F9" w:rsidP="00CF36F9">
      <w:pPr>
        <w:suppressAutoHyphens/>
        <w:spacing w:after="240" w:line="276" w:lineRule="auto"/>
        <w:ind w:firstLine="567"/>
        <w:rPr>
          <w:ins w:id="1922" w:author="Владимир Лаут" w:date="2021-03-29T16:32:00Z"/>
          <w:rFonts w:ascii="Arial" w:hAnsi="Arial" w:cs="Arial"/>
        </w:rPr>
      </w:pPr>
      <w:ins w:id="1923" w:author="Владимир Лаут" w:date="2021-03-29T16:32:00Z">
        <w:r w:rsidRPr="00BC3539">
          <w:rPr>
            <w:rFonts w:ascii="Arial" w:hAnsi="Arial" w:cs="Arial"/>
          </w:rPr>
          <w:t>1.</w:t>
        </w:r>
        <w:r>
          <w:rPr>
            <w:rFonts w:ascii="Arial" w:hAnsi="Arial" w:cs="Arial"/>
          </w:rPr>
          <w:t>Автоматическое закрытие заказов на ЕТО</w:t>
        </w:r>
        <w:r w:rsidRPr="00BC3539">
          <w:rPr>
            <w:rFonts w:ascii="Arial" w:hAnsi="Arial" w:cs="Arial"/>
          </w:rPr>
          <w:t>/</w:t>
        </w:r>
        <w:r>
          <w:rPr>
            <w:rFonts w:ascii="Arial" w:hAnsi="Arial" w:cs="Arial"/>
          </w:rPr>
          <w:t>обходы</w:t>
        </w:r>
      </w:ins>
    </w:p>
    <w:p w14:paraId="31683373" w14:textId="77777777" w:rsidR="00CF36F9" w:rsidRDefault="00CF36F9" w:rsidP="00CF36F9">
      <w:pPr>
        <w:suppressAutoHyphens/>
        <w:spacing w:after="240" w:line="276" w:lineRule="auto"/>
        <w:ind w:firstLine="567"/>
        <w:rPr>
          <w:ins w:id="1924" w:author="Владимир Лаут" w:date="2021-03-29T16:32:00Z"/>
          <w:rFonts w:ascii="Arial" w:hAnsi="Arial" w:cs="Arial"/>
        </w:rPr>
      </w:pPr>
      <w:ins w:id="1925" w:author="Владимир Лаут" w:date="2021-03-29T16:32:00Z">
        <w:r w:rsidRPr="00BC3539">
          <w:rPr>
            <w:rFonts w:ascii="Arial" w:hAnsi="Arial" w:cs="Arial"/>
          </w:rPr>
          <w:t xml:space="preserve">После подтверждения </w:t>
        </w:r>
        <w:r>
          <w:rPr>
            <w:rFonts w:ascii="Arial" w:hAnsi="Arial" w:cs="Arial"/>
          </w:rPr>
          <w:t>всех операций в заказе на мобильном терминале</w:t>
        </w:r>
        <w:r w:rsidRPr="00BC3539">
          <w:rPr>
            <w:rFonts w:ascii="Arial" w:hAnsi="Arial" w:cs="Arial"/>
          </w:rPr>
          <w:t xml:space="preserve"> (статус Completed)</w:t>
        </w:r>
        <w:r>
          <w:rPr>
            <w:rFonts w:ascii="Arial" w:hAnsi="Arial" w:cs="Arial"/>
          </w:rPr>
          <w:t>,</w:t>
        </w:r>
        <w:r w:rsidRPr="00BC3539">
          <w:rPr>
            <w:rFonts w:ascii="Arial" w:hAnsi="Arial" w:cs="Arial"/>
          </w:rPr>
          <w:t xml:space="preserve"> и выполнения синхронизации, </w:t>
        </w:r>
        <w:r>
          <w:rPr>
            <w:rFonts w:ascii="Arial" w:hAnsi="Arial" w:cs="Arial"/>
          </w:rPr>
          <w:t xml:space="preserve">на стороне </w:t>
        </w:r>
        <w:r>
          <w:rPr>
            <w:rFonts w:ascii="Arial" w:hAnsi="Arial" w:cs="Arial"/>
            <w:lang w:val="en-US"/>
          </w:rPr>
          <w:t>SAP</w:t>
        </w:r>
        <w:r w:rsidRPr="00C06FF7">
          <w:rPr>
            <w:rFonts w:ascii="Arial" w:hAnsi="Arial" w:cs="Arial"/>
          </w:rPr>
          <w:t xml:space="preserve"> </w:t>
        </w:r>
        <w:r w:rsidRPr="00BC3539">
          <w:rPr>
            <w:rFonts w:ascii="Arial" w:hAnsi="Arial" w:cs="Arial"/>
          </w:rPr>
          <w:t>операциям заказа присваивается пользовательский статус ВЫПЛ</w:t>
        </w:r>
        <w:r w:rsidRPr="009201E0">
          <w:rPr>
            <w:rFonts w:ascii="Arial" w:hAnsi="Arial" w:cs="Arial"/>
          </w:rPr>
          <w:t xml:space="preserve"> </w:t>
        </w:r>
        <w:r>
          <w:rPr>
            <w:rFonts w:ascii="Arial" w:hAnsi="Arial" w:cs="Arial"/>
          </w:rPr>
          <w:t>–</w:t>
        </w:r>
        <w:r w:rsidRPr="009201E0">
          <w:rPr>
            <w:rFonts w:ascii="Arial" w:hAnsi="Arial" w:cs="Arial"/>
          </w:rPr>
          <w:t xml:space="preserve"> </w:t>
        </w:r>
        <w:r>
          <w:rPr>
            <w:rFonts w:ascii="Arial" w:hAnsi="Arial" w:cs="Arial"/>
          </w:rPr>
          <w:t>Выполнено на МУ</w:t>
        </w:r>
        <w:r w:rsidRPr="00BC3539">
          <w:rPr>
            <w:rFonts w:ascii="Arial" w:hAnsi="Arial" w:cs="Arial"/>
          </w:rPr>
          <w:t>. Если всем операциям заказа п</w:t>
        </w:r>
        <w:r>
          <w:rPr>
            <w:rFonts w:ascii="Arial" w:hAnsi="Arial" w:cs="Arial"/>
          </w:rPr>
          <w:t xml:space="preserve">рисвоен статус ВЫПЛ, </w:t>
        </w:r>
        <w:r w:rsidRPr="00BC3539">
          <w:rPr>
            <w:rFonts w:ascii="Arial" w:hAnsi="Arial" w:cs="Arial"/>
          </w:rPr>
          <w:t>в S4</w:t>
        </w:r>
        <w:r>
          <w:rPr>
            <w:rFonts w:ascii="Arial" w:hAnsi="Arial" w:cs="Arial"/>
          </w:rPr>
          <w:t>/HANA</w:t>
        </w:r>
        <w:r w:rsidRPr="00BC3539">
          <w:rPr>
            <w:rFonts w:ascii="Arial" w:hAnsi="Arial" w:cs="Arial"/>
          </w:rPr>
          <w:t xml:space="preserve"> </w:t>
        </w:r>
        <w:r>
          <w:rPr>
            <w:rFonts w:ascii="Arial" w:hAnsi="Arial" w:cs="Arial"/>
          </w:rPr>
          <w:t xml:space="preserve">автоматически для таких заказов </w:t>
        </w:r>
        <w:r w:rsidRPr="00BC3539">
          <w:rPr>
            <w:rFonts w:ascii="Arial" w:hAnsi="Arial" w:cs="Arial"/>
          </w:rPr>
          <w:t>выполня</w:t>
        </w:r>
        <w:r>
          <w:rPr>
            <w:rFonts w:ascii="Arial" w:hAnsi="Arial" w:cs="Arial"/>
          </w:rPr>
          <w:t>ется техническое закрытие</w:t>
        </w:r>
        <w:r w:rsidRPr="00BC3539">
          <w:rPr>
            <w:rFonts w:ascii="Arial" w:hAnsi="Arial" w:cs="Arial"/>
          </w:rPr>
          <w:t xml:space="preserve"> (присваива</w:t>
        </w:r>
        <w:r>
          <w:rPr>
            <w:rFonts w:ascii="Arial" w:hAnsi="Arial" w:cs="Arial"/>
          </w:rPr>
          <w:t>ется</w:t>
        </w:r>
        <w:r w:rsidRPr="00BC3539">
          <w:rPr>
            <w:rFonts w:ascii="Arial" w:hAnsi="Arial" w:cs="Arial"/>
          </w:rPr>
          <w:t xml:space="preserve"> статус ТЗКР – Технически закрыт)</w:t>
        </w:r>
        <w:r>
          <w:rPr>
            <w:rFonts w:ascii="Arial" w:hAnsi="Arial" w:cs="Arial"/>
          </w:rPr>
          <w:t>;</w:t>
        </w:r>
      </w:ins>
    </w:p>
    <w:p w14:paraId="058A9640" w14:textId="77777777" w:rsidR="00CF36F9" w:rsidRDefault="00CF36F9" w:rsidP="00CF36F9">
      <w:pPr>
        <w:suppressAutoHyphens/>
        <w:spacing w:after="240" w:line="276" w:lineRule="auto"/>
        <w:ind w:firstLine="567"/>
        <w:rPr>
          <w:ins w:id="1926" w:author="Владимир Лаут" w:date="2021-03-29T16:32:00Z"/>
          <w:rFonts w:ascii="Arial" w:hAnsi="Arial" w:cs="Arial"/>
        </w:rPr>
      </w:pPr>
      <w:ins w:id="1927" w:author="Владимир Лаут" w:date="2021-03-29T16:32:00Z">
        <w:r>
          <w:rPr>
            <w:rFonts w:ascii="Arial" w:hAnsi="Arial" w:cs="Arial"/>
          </w:rPr>
          <w:t>2. Заполнение полей в связанном сообщении</w:t>
        </w:r>
      </w:ins>
    </w:p>
    <w:p w14:paraId="30B2D610" w14:textId="77777777" w:rsidR="00CF36F9" w:rsidRDefault="00CF36F9" w:rsidP="00CF36F9">
      <w:pPr>
        <w:suppressAutoHyphens/>
        <w:spacing w:after="240" w:line="276" w:lineRule="auto"/>
        <w:ind w:firstLine="567"/>
        <w:rPr>
          <w:ins w:id="1928" w:author="Владимир Лаут" w:date="2021-03-29T16:32:00Z"/>
          <w:rFonts w:ascii="Arial" w:hAnsi="Arial" w:cs="Arial"/>
        </w:rPr>
      </w:pPr>
      <w:ins w:id="1929" w:author="Владимир Лаут" w:date="2021-03-29T16:32:00Z">
        <w:r>
          <w:rPr>
            <w:rFonts w:ascii="Arial" w:hAnsi="Arial" w:cs="Arial"/>
          </w:rPr>
          <w:t>Поля в сообщении на вкладке Данные останова заполняются по следующим критериям:</w:t>
        </w:r>
      </w:ins>
    </w:p>
    <w:p w14:paraId="57CB0239" w14:textId="77777777" w:rsidR="00CF36F9" w:rsidRDefault="00CF36F9" w:rsidP="00CF36F9">
      <w:pPr>
        <w:suppressAutoHyphens/>
        <w:spacing w:after="240" w:line="276" w:lineRule="auto"/>
        <w:ind w:firstLine="567"/>
        <w:rPr>
          <w:ins w:id="1930" w:author="Владимир Лаут" w:date="2021-03-29T16:32:00Z"/>
          <w:rFonts w:ascii="Arial" w:hAnsi="Arial" w:cs="Arial"/>
        </w:rPr>
      </w:pPr>
      <w:ins w:id="1931" w:author="Владимир Лаут" w:date="2021-03-29T16:32:00Z">
        <w:r>
          <w:rPr>
            <w:rFonts w:ascii="Arial" w:hAnsi="Arial" w:cs="Arial"/>
          </w:rPr>
          <w:t>-Дата и время начала неисправности = Дата и время первого подтверждения, которое было создано после синхронизации данных с МУ;</w:t>
        </w:r>
      </w:ins>
    </w:p>
    <w:p w14:paraId="22211974" w14:textId="77777777" w:rsidR="00CF36F9" w:rsidRDefault="00CF36F9" w:rsidP="00CF36F9">
      <w:pPr>
        <w:suppressAutoHyphens/>
        <w:spacing w:after="240" w:line="276" w:lineRule="auto"/>
        <w:ind w:firstLine="567"/>
        <w:rPr>
          <w:ins w:id="1932" w:author="Владимир Лаут" w:date="2021-03-29T16:32:00Z"/>
          <w:rFonts w:ascii="Arial" w:hAnsi="Arial" w:cs="Arial"/>
        </w:rPr>
      </w:pPr>
      <w:ins w:id="1933" w:author="Владимир Лаут" w:date="2021-03-29T16:32:00Z">
        <w:r>
          <w:rPr>
            <w:rFonts w:ascii="Arial" w:hAnsi="Arial" w:cs="Arial"/>
          </w:rPr>
          <w:t>-Дата и время окончания неисправности = Дата и время последнего подтверждения, которое было создано после синхронизации данных с МУ;</w:t>
        </w:r>
      </w:ins>
    </w:p>
    <w:p w14:paraId="6ADA3B53" w14:textId="77777777" w:rsidR="00CF36F9" w:rsidRDefault="00CF36F9" w:rsidP="00CF36F9">
      <w:pPr>
        <w:suppressAutoHyphens/>
        <w:spacing w:after="240" w:line="276" w:lineRule="auto"/>
        <w:ind w:firstLine="567"/>
        <w:rPr>
          <w:ins w:id="1934" w:author="Владимир Лаут" w:date="2021-03-29T16:32:00Z"/>
          <w:rFonts w:ascii="Arial" w:hAnsi="Arial" w:cs="Arial"/>
        </w:rPr>
      </w:pPr>
      <w:ins w:id="1935" w:author="Владимир Лаут" w:date="2021-03-29T16:32:00Z">
        <w:r>
          <w:rPr>
            <w:rFonts w:ascii="Arial" w:hAnsi="Arial" w:cs="Arial"/>
          </w:rPr>
          <w:t xml:space="preserve">-При заполнении поля Продолжительность простоя работает следующая логика: если Плановый простой больше фактического простоя на </w:t>
        </w:r>
        <w:r>
          <w:rPr>
            <w:rFonts w:ascii="Arial" w:hAnsi="Arial" w:cs="Arial"/>
            <w:lang w:val="en-US"/>
          </w:rPr>
          <w:t>n</w:t>
        </w:r>
        <w:r w:rsidRPr="00352124">
          <w:rPr>
            <w:rFonts w:ascii="Arial" w:hAnsi="Arial" w:cs="Arial"/>
          </w:rPr>
          <w:t>-</w:t>
        </w:r>
        <w:r>
          <w:rPr>
            <w:rFonts w:ascii="Arial" w:hAnsi="Arial" w:cs="Arial"/>
          </w:rPr>
          <w:t>%, то в поле Продолжительность простоя заполняется значение планового простоя из заказа, в остальных случаях в поле Продолжительность простоя пишется значение фактического простоя.</w:t>
        </w:r>
      </w:ins>
    </w:p>
    <w:p w14:paraId="5122C43B" w14:textId="77777777" w:rsidR="00CF36F9" w:rsidRDefault="00CF36F9" w:rsidP="00CF36F9">
      <w:pPr>
        <w:suppressAutoHyphens/>
        <w:spacing w:after="240" w:line="276" w:lineRule="auto"/>
        <w:ind w:firstLine="567"/>
        <w:rPr>
          <w:ins w:id="1936" w:author="Владимир Лаут" w:date="2021-03-29T16:32:00Z"/>
          <w:rFonts w:ascii="Arial" w:hAnsi="Arial" w:cs="Arial"/>
          <w:b/>
        </w:rPr>
      </w:pPr>
    </w:p>
    <w:p w14:paraId="3DCEE69F" w14:textId="77777777" w:rsidR="00CF36F9" w:rsidRPr="006B6891" w:rsidRDefault="00CF36F9" w:rsidP="00CF36F9">
      <w:pPr>
        <w:suppressAutoHyphens/>
        <w:spacing w:after="240" w:line="276" w:lineRule="auto"/>
        <w:ind w:firstLine="567"/>
        <w:rPr>
          <w:ins w:id="1937" w:author="Владимир Лаут" w:date="2021-03-29T16:32:00Z"/>
          <w:rFonts w:ascii="Arial" w:hAnsi="Arial" w:cs="Arial"/>
          <w:b/>
        </w:rPr>
      </w:pPr>
      <w:ins w:id="1938" w:author="Владимир Лаут" w:date="2021-03-29T16:32:00Z">
        <w:r w:rsidRPr="006B6891">
          <w:rPr>
            <w:rFonts w:ascii="Arial" w:hAnsi="Arial" w:cs="Arial"/>
            <w:b/>
          </w:rPr>
          <w:lastRenderedPageBreak/>
          <w:t>Предпосылки:</w:t>
        </w:r>
      </w:ins>
    </w:p>
    <w:p w14:paraId="45723DC6" w14:textId="77777777" w:rsidR="00CF36F9" w:rsidRDefault="00CF36F9" w:rsidP="00CF36F9">
      <w:pPr>
        <w:suppressAutoHyphens/>
        <w:spacing w:after="240" w:line="276" w:lineRule="auto"/>
        <w:ind w:firstLine="567"/>
        <w:rPr>
          <w:ins w:id="1939" w:author="Владимир Лаут" w:date="2021-03-29T16:32:00Z"/>
          <w:rFonts w:ascii="Arial" w:hAnsi="Arial" w:cs="Arial"/>
          <w:b/>
        </w:rPr>
      </w:pPr>
      <w:ins w:id="1940" w:author="Владимир Лаут" w:date="2021-03-29T16:32:00Z">
        <w:r>
          <w:rPr>
            <w:rFonts w:ascii="Arial" w:hAnsi="Arial" w:cs="Arial"/>
            <w:b/>
          </w:rPr>
          <w:t>Фиксация учета времени в ремонте с использованием мобильных устройств в заказах на ремонт</w:t>
        </w:r>
      </w:ins>
    </w:p>
    <w:p w14:paraId="4AB8B0DE" w14:textId="77777777" w:rsidR="00CF36F9" w:rsidRDefault="00CF36F9" w:rsidP="00CF36F9">
      <w:pPr>
        <w:suppressAutoHyphens/>
        <w:spacing w:after="240" w:line="276" w:lineRule="auto"/>
        <w:ind w:firstLine="567"/>
        <w:rPr>
          <w:ins w:id="1941" w:author="Владимир Лаут" w:date="2021-03-29T16:32:00Z"/>
          <w:rFonts w:ascii="Arial" w:hAnsi="Arial" w:cs="Arial"/>
          <w:b/>
        </w:rPr>
      </w:pPr>
      <w:ins w:id="1942" w:author="Владимир Лаут" w:date="2021-03-29T16:32:00Z">
        <w:r>
          <w:rPr>
            <w:rFonts w:ascii="Arial" w:hAnsi="Arial" w:cs="Arial"/>
            <w:b/>
            <w:lang w:val="en-US"/>
          </w:rPr>
          <w:t>I</w:t>
        </w:r>
        <w:r w:rsidRPr="001E0DB6">
          <w:rPr>
            <w:rFonts w:ascii="Arial" w:hAnsi="Arial" w:cs="Arial"/>
            <w:b/>
          </w:rPr>
          <w:t>.</w:t>
        </w:r>
        <w:r>
          <w:rPr>
            <w:rFonts w:ascii="Arial" w:hAnsi="Arial" w:cs="Arial"/>
            <w:b/>
          </w:rPr>
          <w:t>Получение заказа на МУ пользователем группы Эксплуатация (роль – Специалист по приемке оборудования в эксплуатацию)</w:t>
        </w:r>
      </w:ins>
    </w:p>
    <w:p w14:paraId="2A66099E" w14:textId="77777777" w:rsidR="00CF36F9" w:rsidRDefault="00CF36F9" w:rsidP="00CF36F9">
      <w:pPr>
        <w:suppressAutoHyphens/>
        <w:spacing w:after="240" w:line="276" w:lineRule="auto"/>
        <w:rPr>
          <w:ins w:id="1943" w:author="Владимир Лаут" w:date="2021-03-29T16:32:00Z"/>
          <w:rFonts w:ascii="Arial" w:hAnsi="Arial" w:cs="Arial"/>
        </w:rPr>
      </w:pPr>
      <w:ins w:id="1944" w:author="Владимир Лаут" w:date="2021-03-29T16:32:00Z">
        <w:r w:rsidRPr="001E0DB6">
          <w:rPr>
            <w:rFonts w:ascii="Arial" w:hAnsi="Arial" w:cs="Arial"/>
          </w:rPr>
          <w:t xml:space="preserve">При синхронизации на МУ пользователем, которому </w:t>
        </w:r>
        <w:r>
          <w:rPr>
            <w:rFonts w:ascii="Arial" w:hAnsi="Arial" w:cs="Arial"/>
          </w:rPr>
          <w:t>присвоена роль в системе Специалист по приемке оборудования в эксплуатацию получает заказа на МУ. В разделе меню Вывод из эксплуатации находятся заказы по которым требуется осуществить передачу оборудования из эксплуатации в ремонт. При этом, основные предпосылки по получению пользователем заказа на МУ:</w:t>
        </w:r>
      </w:ins>
    </w:p>
    <w:p w14:paraId="278BCB7D" w14:textId="77777777" w:rsidR="00CF36F9" w:rsidRPr="003A215F" w:rsidRDefault="00CF36F9" w:rsidP="00CF36F9">
      <w:pPr>
        <w:suppressAutoHyphens/>
        <w:spacing w:after="240" w:line="276" w:lineRule="auto"/>
        <w:rPr>
          <w:ins w:id="1945" w:author="Владимир Лаут" w:date="2021-03-29T16:32:00Z"/>
          <w:rFonts w:ascii="Arial" w:hAnsi="Arial" w:cs="Arial"/>
        </w:rPr>
      </w:pPr>
      <w:ins w:id="1946" w:author="Владимир Лаут" w:date="2021-03-29T16:32:00Z">
        <w:r>
          <w:rPr>
            <w:rFonts w:ascii="Arial" w:hAnsi="Arial" w:cs="Arial"/>
          </w:rPr>
          <w:t>а) Вид заказа – заказ на ремонт (</w:t>
        </w:r>
        <w:r>
          <w:rPr>
            <w:rFonts w:ascii="Arial" w:hAnsi="Arial" w:cs="Arial"/>
            <w:lang w:val="en-US"/>
          </w:rPr>
          <w:t>APP</w:t>
        </w:r>
        <w:r w:rsidRPr="001E0DB6">
          <w:rPr>
            <w:rFonts w:ascii="Arial" w:hAnsi="Arial" w:cs="Arial"/>
          </w:rPr>
          <w:t>1,</w:t>
        </w:r>
        <w:r>
          <w:rPr>
            <w:rFonts w:ascii="Arial" w:hAnsi="Arial" w:cs="Arial"/>
            <w:lang w:val="en-US"/>
          </w:rPr>
          <w:t>AVS</w:t>
        </w:r>
        <w:r w:rsidRPr="001E0DB6">
          <w:rPr>
            <w:rFonts w:ascii="Arial" w:hAnsi="Arial" w:cs="Arial"/>
          </w:rPr>
          <w:t>1,</w:t>
        </w:r>
        <w:r>
          <w:rPr>
            <w:rFonts w:ascii="Arial" w:hAnsi="Arial" w:cs="Arial"/>
            <w:lang w:val="en-US"/>
          </w:rPr>
          <w:t>AVR</w:t>
        </w:r>
        <w:r w:rsidRPr="001E0DB6">
          <w:rPr>
            <w:rFonts w:ascii="Arial" w:hAnsi="Arial" w:cs="Arial"/>
          </w:rPr>
          <w:t>1,</w:t>
        </w:r>
        <w:r>
          <w:rPr>
            <w:rFonts w:ascii="Arial" w:hAnsi="Arial" w:cs="Arial"/>
            <w:lang w:val="en-US"/>
          </w:rPr>
          <w:t>ATS</w:t>
        </w:r>
        <w:r w:rsidRPr="001E0DB6">
          <w:rPr>
            <w:rFonts w:ascii="Arial" w:hAnsi="Arial" w:cs="Arial"/>
          </w:rPr>
          <w:t>1,</w:t>
        </w:r>
        <w:r>
          <w:rPr>
            <w:rFonts w:ascii="Arial" w:hAnsi="Arial" w:cs="Arial"/>
            <w:lang w:val="en-US"/>
          </w:rPr>
          <w:t>APB</w:t>
        </w:r>
        <w:r w:rsidRPr="001E0DB6">
          <w:rPr>
            <w:rFonts w:ascii="Arial" w:hAnsi="Arial" w:cs="Arial"/>
          </w:rPr>
          <w:t>1,</w:t>
        </w:r>
        <w:r>
          <w:rPr>
            <w:rFonts w:ascii="Arial" w:hAnsi="Arial" w:cs="Arial"/>
            <w:lang w:val="en-US"/>
          </w:rPr>
          <w:t>ADI</w:t>
        </w:r>
        <w:r w:rsidRPr="001E0DB6">
          <w:rPr>
            <w:rFonts w:ascii="Arial" w:hAnsi="Arial" w:cs="Arial"/>
          </w:rPr>
          <w:t>1,</w:t>
        </w:r>
        <w:r>
          <w:rPr>
            <w:rFonts w:ascii="Arial" w:hAnsi="Arial" w:cs="Arial"/>
            <w:lang w:val="en-US"/>
          </w:rPr>
          <w:t>AV</w:t>
        </w:r>
        <w:r w:rsidRPr="001E0DB6">
          <w:rPr>
            <w:rFonts w:ascii="Arial" w:hAnsi="Arial" w:cs="Arial"/>
          </w:rPr>
          <w:t>01,</w:t>
        </w:r>
        <w:r>
          <w:rPr>
            <w:rFonts w:ascii="Arial" w:hAnsi="Arial" w:cs="Arial"/>
            <w:lang w:val="en-US"/>
          </w:rPr>
          <w:t>AV</w:t>
        </w:r>
        <w:r w:rsidRPr="001E0DB6">
          <w:rPr>
            <w:rFonts w:ascii="Arial" w:hAnsi="Arial" w:cs="Arial"/>
          </w:rPr>
          <w:t>02)</w:t>
        </w:r>
      </w:ins>
    </w:p>
    <w:p w14:paraId="390A5320" w14:textId="77777777" w:rsidR="00CF36F9" w:rsidRPr="00C02CF4" w:rsidRDefault="00CF36F9" w:rsidP="00CF36F9">
      <w:pPr>
        <w:suppressAutoHyphens/>
        <w:spacing w:after="240" w:line="276" w:lineRule="auto"/>
        <w:rPr>
          <w:ins w:id="1947" w:author="Владимир Лаут" w:date="2021-03-29T16:32:00Z"/>
          <w:rFonts w:ascii="Arial" w:hAnsi="Arial" w:cs="Arial"/>
        </w:rPr>
      </w:pPr>
      <w:ins w:id="1948" w:author="Владимир Лаут" w:date="2021-03-29T16:32:00Z">
        <w:r>
          <w:rPr>
            <w:rFonts w:ascii="Arial" w:hAnsi="Arial" w:cs="Arial"/>
          </w:rPr>
          <w:t>б) Базисный срок начала заказа попадает в интервал +</w:t>
        </w:r>
        <w:r>
          <w:rPr>
            <w:rFonts w:ascii="Arial" w:hAnsi="Arial" w:cs="Arial"/>
            <w:lang w:val="en-US"/>
          </w:rPr>
          <w:t>n</w:t>
        </w:r>
        <w:r w:rsidRPr="001E0DB6">
          <w:rPr>
            <w:rFonts w:ascii="Arial" w:hAnsi="Arial" w:cs="Arial"/>
          </w:rPr>
          <w:t xml:space="preserve"> –</w:t>
        </w:r>
        <w:r>
          <w:rPr>
            <w:rFonts w:ascii="Arial" w:hAnsi="Arial" w:cs="Arial"/>
            <w:lang w:val="en-US"/>
          </w:rPr>
          <w:t>n</w:t>
        </w:r>
        <w:r w:rsidRPr="001E0DB6">
          <w:rPr>
            <w:rFonts w:ascii="Arial" w:hAnsi="Arial" w:cs="Arial"/>
          </w:rPr>
          <w:t xml:space="preserve"> </w:t>
        </w:r>
        <w:r>
          <w:rPr>
            <w:rFonts w:ascii="Arial" w:hAnsi="Arial" w:cs="Arial"/>
          </w:rPr>
          <w:t>дней от текущей даты (количество часов от текущей даты задается в настраиваемом параметре);</w:t>
        </w:r>
      </w:ins>
    </w:p>
    <w:p w14:paraId="5C23CEDC" w14:textId="77777777" w:rsidR="00CF36F9" w:rsidRDefault="00CF36F9" w:rsidP="00CF36F9">
      <w:pPr>
        <w:suppressAutoHyphens/>
        <w:spacing w:after="240" w:line="276" w:lineRule="auto"/>
        <w:rPr>
          <w:ins w:id="1949" w:author="Владимир Лаут" w:date="2021-03-29T16:32:00Z"/>
          <w:rFonts w:ascii="Arial" w:hAnsi="Arial" w:cs="Arial"/>
        </w:rPr>
      </w:pPr>
      <w:ins w:id="1950" w:author="Владимир Лаут" w:date="2021-03-29T16:32:00Z">
        <w:r>
          <w:rPr>
            <w:rFonts w:ascii="Arial" w:hAnsi="Arial" w:cs="Arial"/>
          </w:rPr>
          <w:t>в) Заказ по которому требуется осуществить передачу оборудования из эксплуатации в ремонт имеет следующие статусы:</w:t>
        </w:r>
      </w:ins>
    </w:p>
    <w:p w14:paraId="64C3BEC3" w14:textId="77777777" w:rsidR="00CF36F9" w:rsidRDefault="00CF36F9" w:rsidP="00CF36F9">
      <w:pPr>
        <w:suppressAutoHyphens/>
        <w:spacing w:after="240" w:line="276" w:lineRule="auto"/>
        <w:rPr>
          <w:ins w:id="1951" w:author="Владимир Лаут" w:date="2021-03-29T16:32:00Z"/>
          <w:rFonts w:ascii="Arial" w:hAnsi="Arial" w:cs="Arial"/>
        </w:rPr>
      </w:pPr>
      <w:ins w:id="1952" w:author="Владимир Лаут" w:date="2021-03-29T16:32:00Z">
        <w:r>
          <w:rPr>
            <w:rFonts w:ascii="Arial" w:hAnsi="Arial" w:cs="Arial"/>
          </w:rPr>
          <w:t>-Системный статус: Деблокирован (Передан в работу); не имеет активных системных статусов ТЗКР (технически закрыт), МТКУ (метка удаления), БЛОК (блокирован), НЕВЫ (не выполнять);</w:t>
        </w:r>
      </w:ins>
    </w:p>
    <w:p w14:paraId="447A2DCF" w14:textId="77777777" w:rsidR="00CF36F9" w:rsidRDefault="00CF36F9" w:rsidP="00CF36F9">
      <w:pPr>
        <w:suppressAutoHyphens/>
        <w:spacing w:after="240" w:line="276" w:lineRule="auto"/>
        <w:rPr>
          <w:ins w:id="1953" w:author="Владимир Лаут" w:date="2021-03-29T16:32:00Z"/>
          <w:rFonts w:ascii="Arial" w:hAnsi="Arial" w:cs="Arial"/>
        </w:rPr>
      </w:pPr>
      <w:ins w:id="1954" w:author="Владимир Лаут" w:date="2021-03-29T16:32:00Z">
        <w:r>
          <w:rPr>
            <w:rFonts w:ascii="Arial" w:hAnsi="Arial" w:cs="Arial"/>
          </w:rPr>
          <w:t>-Пользовательский статус: СГГС (Согласовано главным специалистом), отсутствие активных пользовательских статусов ТРКБ (требуется корректировка бюджета) и ПРЭК (принято эксплуатацией);</w:t>
        </w:r>
      </w:ins>
    </w:p>
    <w:p w14:paraId="1E3C386A" w14:textId="77777777" w:rsidR="00CF36F9" w:rsidRDefault="00CF36F9" w:rsidP="00CF36F9">
      <w:pPr>
        <w:suppressAutoHyphens/>
        <w:spacing w:after="240" w:line="276" w:lineRule="auto"/>
        <w:rPr>
          <w:ins w:id="1955" w:author="Владимир Лаут" w:date="2021-03-29T16:32:00Z"/>
          <w:rFonts w:ascii="Arial" w:hAnsi="Arial" w:cs="Arial"/>
        </w:rPr>
      </w:pPr>
      <w:ins w:id="1956" w:author="Владимир Лаут" w:date="2021-03-29T16:32:00Z">
        <w:r>
          <w:rPr>
            <w:rFonts w:ascii="Arial" w:hAnsi="Arial" w:cs="Arial"/>
          </w:rPr>
          <w:t>г) для данных заказов либо не создан сегмент «ТР – Технологические операции по подготовке к ремонту», либо в сегменте ТР не заполнена Дата и Время начала сегмента и нет активного статуса ПЕВР (Передано в ремонт), МОБИ (Создано на МУ)</w:t>
        </w:r>
      </w:ins>
    </w:p>
    <w:p w14:paraId="074D08A9" w14:textId="77777777" w:rsidR="00CF36F9" w:rsidRDefault="00CF36F9" w:rsidP="00CF36F9">
      <w:pPr>
        <w:suppressAutoHyphens/>
        <w:spacing w:after="240" w:line="276" w:lineRule="auto"/>
        <w:rPr>
          <w:ins w:id="1957" w:author="Владимир Лаут" w:date="2021-03-29T16:32:00Z"/>
          <w:rFonts w:ascii="Arial" w:hAnsi="Arial" w:cs="Arial"/>
        </w:rPr>
      </w:pPr>
      <w:ins w:id="1958" w:author="Владимир Лаут" w:date="2021-03-29T16:32:00Z">
        <w:r>
          <w:rPr>
            <w:rFonts w:ascii="Arial" w:hAnsi="Arial" w:cs="Arial"/>
          </w:rPr>
          <w:t>д) проверка получаемых заказов на МУ на активные объекты полномочий: Завод, Завод расположения технологического оборудования, Группа плановиков, МВЗ.</w:t>
        </w:r>
      </w:ins>
    </w:p>
    <w:p w14:paraId="3152002E" w14:textId="77777777" w:rsidR="00CF36F9" w:rsidRDefault="00CF36F9" w:rsidP="00CF36F9">
      <w:pPr>
        <w:suppressAutoHyphens/>
        <w:spacing w:after="240" w:line="276" w:lineRule="auto"/>
        <w:rPr>
          <w:ins w:id="1959" w:author="Владимир Лаут" w:date="2021-03-29T16:32:00Z"/>
          <w:rFonts w:ascii="Arial" w:hAnsi="Arial" w:cs="Arial"/>
          <w:b/>
        </w:rPr>
      </w:pPr>
      <w:ins w:id="1960" w:author="Владимир Лаут" w:date="2021-03-29T16:32:00Z">
        <w:r w:rsidRPr="001E0DB6">
          <w:rPr>
            <w:rFonts w:ascii="Arial" w:hAnsi="Arial" w:cs="Arial"/>
            <w:b/>
            <w:lang w:val="en-US"/>
          </w:rPr>
          <w:t>II</w:t>
        </w:r>
        <w:r w:rsidRPr="001E0DB6">
          <w:rPr>
            <w:rFonts w:ascii="Arial" w:hAnsi="Arial" w:cs="Arial"/>
            <w:b/>
          </w:rPr>
          <w:t>. Передача оборудования из эксплуатации в ремонт</w:t>
        </w:r>
        <w:r>
          <w:rPr>
            <w:rFonts w:ascii="Arial" w:hAnsi="Arial" w:cs="Arial"/>
            <w:b/>
          </w:rPr>
          <w:t xml:space="preserve"> (роль – Специалист по приемке оборудования в эксплуатацию)</w:t>
        </w:r>
      </w:ins>
    </w:p>
    <w:p w14:paraId="31DDB4CF" w14:textId="77777777" w:rsidR="00CF36F9" w:rsidRDefault="00CF36F9" w:rsidP="00CF36F9">
      <w:pPr>
        <w:suppressAutoHyphens/>
        <w:spacing w:after="240" w:line="276" w:lineRule="auto"/>
        <w:rPr>
          <w:ins w:id="1961" w:author="Владимир Лаут" w:date="2021-03-29T16:32:00Z"/>
          <w:rFonts w:ascii="Arial" w:hAnsi="Arial" w:cs="Arial"/>
        </w:rPr>
      </w:pPr>
      <w:ins w:id="1962" w:author="Владимир Лаут" w:date="2021-03-29T16:32:00Z">
        <w:r>
          <w:rPr>
            <w:rFonts w:ascii="Arial" w:hAnsi="Arial" w:cs="Arial"/>
          </w:rPr>
          <w:t>После получения (синхронизации данных) на МУ заказа в разделе Вывод из эксплуатации, пользователь выполняет передачу оборудования из эксплуатации в ремонт (кнопка- Передать в ремонт) с фиксацией даты и времени, после чего синхронизирует данные, заказ удаляется с МУ.</w:t>
        </w:r>
      </w:ins>
    </w:p>
    <w:p w14:paraId="216E49B6" w14:textId="77777777" w:rsidR="00CF36F9" w:rsidRPr="001E0DB6" w:rsidRDefault="00CF36F9" w:rsidP="00CF36F9">
      <w:pPr>
        <w:suppressAutoHyphens/>
        <w:spacing w:after="240" w:line="276" w:lineRule="auto"/>
        <w:rPr>
          <w:ins w:id="1963" w:author="Владимир Лаут" w:date="2021-03-29T16:32:00Z"/>
          <w:rFonts w:ascii="Arial" w:hAnsi="Arial" w:cs="Arial"/>
          <w:b/>
        </w:rPr>
      </w:pPr>
      <w:ins w:id="1964" w:author="Владимир Лаут" w:date="2021-03-29T16:32:00Z">
        <w:r w:rsidRPr="001E0DB6">
          <w:rPr>
            <w:rFonts w:ascii="Arial" w:hAnsi="Arial" w:cs="Arial"/>
            <w:b/>
          </w:rPr>
          <w:t xml:space="preserve">Особенности на стороне </w:t>
        </w:r>
        <w:r w:rsidRPr="001E0DB6">
          <w:rPr>
            <w:rFonts w:ascii="Arial" w:hAnsi="Arial" w:cs="Arial"/>
            <w:b/>
            <w:lang w:val="en-US"/>
          </w:rPr>
          <w:t>Sap</w:t>
        </w:r>
        <w:r w:rsidRPr="001E0DB6">
          <w:rPr>
            <w:rFonts w:ascii="Arial" w:hAnsi="Arial" w:cs="Arial"/>
            <w:b/>
          </w:rPr>
          <w:t xml:space="preserve"> </w:t>
        </w:r>
        <w:r w:rsidRPr="001E0DB6">
          <w:rPr>
            <w:rFonts w:ascii="Arial" w:hAnsi="Arial" w:cs="Arial"/>
            <w:b/>
            <w:lang w:val="en-US"/>
          </w:rPr>
          <w:t>S</w:t>
        </w:r>
        <w:r w:rsidRPr="001E0DB6">
          <w:rPr>
            <w:rFonts w:ascii="Arial" w:hAnsi="Arial" w:cs="Arial"/>
            <w:b/>
          </w:rPr>
          <w:t>/4</w:t>
        </w:r>
        <w:r w:rsidRPr="001E0DB6">
          <w:rPr>
            <w:rFonts w:ascii="Arial" w:hAnsi="Arial" w:cs="Arial"/>
            <w:b/>
            <w:lang w:val="en-US"/>
          </w:rPr>
          <w:t>HANA</w:t>
        </w:r>
      </w:ins>
    </w:p>
    <w:p w14:paraId="1F0E7CCC" w14:textId="77777777" w:rsidR="00CF36F9" w:rsidRDefault="00CF36F9" w:rsidP="00CF36F9">
      <w:pPr>
        <w:suppressAutoHyphens/>
        <w:spacing w:after="240" w:line="276" w:lineRule="auto"/>
        <w:rPr>
          <w:ins w:id="1965" w:author="Владимир Лаут" w:date="2021-03-29T16:32:00Z"/>
          <w:rFonts w:ascii="Arial" w:hAnsi="Arial" w:cs="Arial"/>
        </w:rPr>
      </w:pPr>
      <w:ins w:id="1966" w:author="Владимир Лаут" w:date="2021-03-29T16:32:00Z">
        <w:r>
          <w:rPr>
            <w:rFonts w:ascii="Arial" w:hAnsi="Arial" w:cs="Arial"/>
          </w:rPr>
          <w:lastRenderedPageBreak/>
          <w:t xml:space="preserve">После успешной синхронизации данных, в системе </w:t>
        </w:r>
        <w:r>
          <w:rPr>
            <w:rFonts w:ascii="Arial" w:hAnsi="Arial" w:cs="Arial"/>
            <w:lang w:val="en-US"/>
          </w:rPr>
          <w:t>SAP</w:t>
        </w:r>
        <w:r w:rsidRPr="001E0DB6">
          <w:rPr>
            <w:rFonts w:ascii="Arial" w:hAnsi="Arial" w:cs="Arial"/>
          </w:rPr>
          <w:t xml:space="preserve"> </w:t>
        </w:r>
        <w:r>
          <w:rPr>
            <w:rFonts w:ascii="Arial" w:hAnsi="Arial" w:cs="Arial"/>
          </w:rPr>
          <w:t>автоматически создается мероприятие (сегмент) «ТР-Технологические операции по подготовке к ремонту», в котором фиксируется Дата и Время начала мероприятия и присваивается пользовательский статус ПЕВР (Передано в ремонт)</w:t>
        </w:r>
      </w:ins>
    </w:p>
    <w:p w14:paraId="09D661FF" w14:textId="77777777" w:rsidR="00CF36F9" w:rsidRDefault="00CF36F9" w:rsidP="00CF36F9">
      <w:pPr>
        <w:suppressAutoHyphens/>
        <w:spacing w:after="240" w:line="276" w:lineRule="auto"/>
        <w:rPr>
          <w:ins w:id="1967" w:author="Владимир Лаут" w:date="2021-03-29T16:32:00Z"/>
          <w:rFonts w:ascii="Arial" w:hAnsi="Arial" w:cs="Arial"/>
          <w:b/>
        </w:rPr>
      </w:pPr>
      <w:ins w:id="1968" w:author="Владимир Лаут" w:date="2021-03-29T16:32:00Z">
        <w:r w:rsidRPr="001E0DB6">
          <w:rPr>
            <w:rFonts w:ascii="Arial" w:hAnsi="Arial" w:cs="Arial"/>
            <w:b/>
            <w:lang w:val="en-US"/>
          </w:rPr>
          <w:t>III</w:t>
        </w:r>
        <w:r w:rsidRPr="001E0DB6">
          <w:rPr>
            <w:rFonts w:ascii="Arial" w:hAnsi="Arial" w:cs="Arial"/>
            <w:b/>
          </w:rPr>
          <w:t>. Приёмка оборудования из эксплуатации в ремонт (роль – Инженер)</w:t>
        </w:r>
      </w:ins>
    </w:p>
    <w:p w14:paraId="007A3CD9" w14:textId="77777777" w:rsidR="00CF36F9" w:rsidRDefault="00CF36F9" w:rsidP="00CF36F9">
      <w:pPr>
        <w:suppressAutoHyphens/>
        <w:spacing w:after="240" w:line="276" w:lineRule="auto"/>
        <w:rPr>
          <w:ins w:id="1969" w:author="Владимир Лаут" w:date="2021-03-29T16:32:00Z"/>
          <w:rFonts w:ascii="Arial" w:hAnsi="Arial" w:cs="Arial"/>
        </w:rPr>
      </w:pPr>
      <w:ins w:id="1970" w:author="Владимир Лаут" w:date="2021-03-29T16:32:00Z">
        <w:r w:rsidRPr="001E0DB6">
          <w:rPr>
            <w:rFonts w:ascii="Arial" w:hAnsi="Arial" w:cs="Arial"/>
          </w:rPr>
          <w:t xml:space="preserve">Заказ на ремонт </w:t>
        </w:r>
        <w:r>
          <w:rPr>
            <w:rFonts w:ascii="Arial" w:hAnsi="Arial" w:cs="Arial"/>
          </w:rPr>
          <w:t xml:space="preserve">в системе </w:t>
        </w:r>
        <w:r>
          <w:rPr>
            <w:rFonts w:ascii="Arial" w:hAnsi="Arial" w:cs="Arial"/>
            <w:lang w:val="en-US"/>
          </w:rPr>
          <w:t>SAP</w:t>
        </w:r>
        <w:r w:rsidRPr="001E0DB6">
          <w:rPr>
            <w:rFonts w:ascii="Arial" w:hAnsi="Arial" w:cs="Arial"/>
          </w:rPr>
          <w:t xml:space="preserve"> </w:t>
        </w:r>
        <w:r>
          <w:rPr>
            <w:rFonts w:ascii="Arial" w:hAnsi="Arial" w:cs="Arial"/>
          </w:rPr>
          <w:t>назначается на ответственного сотрудника посредством присвоения операциям заказа табельного номера, после чего, пользователь, которому присвоена роль Инженер, получает заказ на МУ.</w:t>
        </w:r>
      </w:ins>
    </w:p>
    <w:p w14:paraId="6C7CEFB3" w14:textId="77777777" w:rsidR="00CF36F9" w:rsidRDefault="00CF36F9" w:rsidP="00CF36F9">
      <w:pPr>
        <w:suppressAutoHyphens/>
        <w:spacing w:after="240" w:line="276" w:lineRule="auto"/>
        <w:rPr>
          <w:ins w:id="1971" w:author="Владимир Лаут" w:date="2021-03-29T16:32:00Z"/>
          <w:rFonts w:ascii="Arial" w:hAnsi="Arial" w:cs="Arial"/>
        </w:rPr>
      </w:pPr>
      <w:ins w:id="1972" w:author="Владимир Лаут" w:date="2021-03-29T16:32:00Z">
        <w:r>
          <w:rPr>
            <w:rFonts w:ascii="Arial" w:hAnsi="Arial" w:cs="Arial"/>
          </w:rPr>
          <w:t>а) Оборудование принято в ремонт</w:t>
        </w:r>
      </w:ins>
    </w:p>
    <w:p w14:paraId="10049FF1" w14:textId="77777777" w:rsidR="00CF36F9" w:rsidRDefault="00CF36F9" w:rsidP="00CF36F9">
      <w:pPr>
        <w:suppressAutoHyphens/>
        <w:spacing w:after="240" w:line="276" w:lineRule="auto"/>
        <w:rPr>
          <w:ins w:id="1973" w:author="Владимир Лаут" w:date="2021-03-29T16:32:00Z"/>
          <w:rFonts w:ascii="Arial" w:hAnsi="Arial" w:cs="Arial"/>
        </w:rPr>
      </w:pPr>
      <w:ins w:id="1974" w:author="Владимир Лаут" w:date="2021-03-29T16:32:00Z">
        <w:r>
          <w:rPr>
            <w:rFonts w:ascii="Arial" w:hAnsi="Arial" w:cs="Arial"/>
          </w:rPr>
          <w:t>Пользователь нажимает кнопку Принять в ремонт, при этом, фиксируется дата и время.</w:t>
        </w:r>
      </w:ins>
    </w:p>
    <w:p w14:paraId="1C788D96" w14:textId="77777777" w:rsidR="00CF36F9" w:rsidRPr="001E0DB6" w:rsidRDefault="00CF36F9" w:rsidP="00CF36F9">
      <w:pPr>
        <w:suppressAutoHyphens/>
        <w:spacing w:after="240" w:line="276" w:lineRule="auto"/>
        <w:rPr>
          <w:ins w:id="1975" w:author="Владимир Лаут" w:date="2021-03-29T16:32:00Z"/>
          <w:rFonts w:ascii="Arial" w:hAnsi="Arial" w:cs="Arial"/>
          <w:b/>
        </w:rPr>
      </w:pPr>
      <w:ins w:id="1976" w:author="Владимир Лаут" w:date="2021-03-29T16:32:00Z">
        <w:r w:rsidRPr="00EE71BC">
          <w:rPr>
            <w:rFonts w:ascii="Arial" w:hAnsi="Arial" w:cs="Arial"/>
            <w:b/>
          </w:rPr>
          <w:t xml:space="preserve">Особенности на стороне </w:t>
        </w:r>
        <w:r w:rsidRPr="00EE71BC">
          <w:rPr>
            <w:rFonts w:ascii="Arial" w:hAnsi="Arial" w:cs="Arial"/>
            <w:b/>
            <w:lang w:val="en-US"/>
          </w:rPr>
          <w:t>Sap</w:t>
        </w:r>
        <w:r w:rsidRPr="00EE71BC">
          <w:rPr>
            <w:rFonts w:ascii="Arial" w:hAnsi="Arial" w:cs="Arial"/>
            <w:b/>
          </w:rPr>
          <w:t xml:space="preserve"> </w:t>
        </w:r>
        <w:r w:rsidRPr="00EE71BC">
          <w:rPr>
            <w:rFonts w:ascii="Arial" w:hAnsi="Arial" w:cs="Arial"/>
            <w:b/>
            <w:lang w:val="en-US"/>
          </w:rPr>
          <w:t>S</w:t>
        </w:r>
        <w:r w:rsidRPr="00EE71BC">
          <w:rPr>
            <w:rFonts w:ascii="Arial" w:hAnsi="Arial" w:cs="Arial"/>
            <w:b/>
          </w:rPr>
          <w:t>/4</w:t>
        </w:r>
        <w:r w:rsidRPr="00EE71BC">
          <w:rPr>
            <w:rFonts w:ascii="Arial" w:hAnsi="Arial" w:cs="Arial"/>
            <w:b/>
            <w:lang w:val="en-US"/>
          </w:rPr>
          <w:t>HANA</w:t>
        </w:r>
      </w:ins>
    </w:p>
    <w:p w14:paraId="57DC6D56" w14:textId="77777777" w:rsidR="00CF36F9" w:rsidRDefault="00CF36F9" w:rsidP="00CF36F9">
      <w:pPr>
        <w:suppressAutoHyphens/>
        <w:spacing w:after="240" w:line="276" w:lineRule="auto"/>
        <w:rPr>
          <w:ins w:id="1977" w:author="Владимир Лаут" w:date="2021-03-29T16:32:00Z"/>
          <w:rFonts w:ascii="Arial" w:hAnsi="Arial" w:cs="Arial"/>
        </w:rPr>
      </w:pPr>
      <w:ins w:id="1978" w:author="Владимир Лаут" w:date="2021-03-29T16:32:00Z">
        <w:r>
          <w:rPr>
            <w:rFonts w:ascii="Arial" w:hAnsi="Arial" w:cs="Arial"/>
          </w:rPr>
          <w:t xml:space="preserve">После успешной синхронизации данных, в системе </w:t>
        </w:r>
        <w:r>
          <w:rPr>
            <w:rFonts w:ascii="Arial" w:hAnsi="Arial" w:cs="Arial"/>
            <w:lang w:val="en-US"/>
          </w:rPr>
          <w:t>SAP</w:t>
        </w:r>
        <w:r w:rsidRPr="001E0DB6">
          <w:rPr>
            <w:rFonts w:ascii="Arial" w:hAnsi="Arial" w:cs="Arial"/>
          </w:rPr>
          <w:t xml:space="preserve"> </w:t>
        </w:r>
        <w:r>
          <w:rPr>
            <w:rFonts w:ascii="Arial" w:hAnsi="Arial" w:cs="Arial"/>
          </w:rPr>
          <w:t>в сообщении к данному ремонтному заказу заполняется Дата и Время окончания сегмента «ТР-Технологические операции по подготовке к ремонту», присваивается статус ПРРЕ (Принято в ремонт);</w:t>
        </w:r>
      </w:ins>
    </w:p>
    <w:p w14:paraId="3E5B5EC6" w14:textId="77777777" w:rsidR="00CF36F9" w:rsidRDefault="00CF36F9" w:rsidP="00CF36F9">
      <w:pPr>
        <w:suppressAutoHyphens/>
        <w:spacing w:after="240" w:line="276" w:lineRule="auto"/>
        <w:rPr>
          <w:ins w:id="1979" w:author="Владимир Лаут" w:date="2021-03-29T16:32:00Z"/>
          <w:rFonts w:ascii="Arial" w:hAnsi="Arial" w:cs="Arial"/>
        </w:rPr>
      </w:pPr>
      <w:ins w:id="1980" w:author="Владимир Лаут" w:date="2021-03-29T16:32:00Z">
        <w:r>
          <w:rPr>
            <w:rFonts w:ascii="Arial" w:hAnsi="Arial" w:cs="Arial"/>
          </w:rPr>
          <w:t>б) Оборудование не принято в ремонт</w:t>
        </w:r>
      </w:ins>
    </w:p>
    <w:p w14:paraId="524FA64C" w14:textId="77777777" w:rsidR="00CF36F9" w:rsidRDefault="00CF36F9" w:rsidP="00CF36F9">
      <w:pPr>
        <w:suppressAutoHyphens/>
        <w:spacing w:after="240" w:line="276" w:lineRule="auto"/>
        <w:rPr>
          <w:ins w:id="1981" w:author="Владимир Лаут" w:date="2021-03-29T16:32:00Z"/>
          <w:rFonts w:ascii="Arial" w:hAnsi="Arial" w:cs="Arial"/>
        </w:rPr>
      </w:pPr>
      <w:ins w:id="1982" w:author="Владимир Лаут" w:date="2021-03-29T16:32:00Z">
        <w:r>
          <w:rPr>
            <w:rFonts w:ascii="Arial" w:hAnsi="Arial" w:cs="Arial"/>
          </w:rPr>
          <w:t>Пользователь нажимает кнопку Отклонить, при этом, фиксируется Комментарий (причина отклонения)</w:t>
        </w:r>
      </w:ins>
    </w:p>
    <w:p w14:paraId="54AB9FAE" w14:textId="77777777" w:rsidR="00CF36F9" w:rsidRPr="001E0DB6" w:rsidRDefault="00CF36F9" w:rsidP="00CF36F9">
      <w:pPr>
        <w:suppressAutoHyphens/>
        <w:spacing w:after="240" w:line="276" w:lineRule="auto"/>
        <w:rPr>
          <w:ins w:id="1983" w:author="Владимир Лаут" w:date="2021-03-29T16:32:00Z"/>
          <w:rFonts w:ascii="Arial" w:hAnsi="Arial" w:cs="Arial"/>
          <w:b/>
        </w:rPr>
      </w:pPr>
      <w:ins w:id="1984" w:author="Владимир Лаут" w:date="2021-03-29T16:32:00Z">
        <w:r w:rsidRPr="006B6891">
          <w:rPr>
            <w:rFonts w:ascii="Arial" w:hAnsi="Arial" w:cs="Arial"/>
            <w:b/>
          </w:rPr>
          <w:t xml:space="preserve">Особенности на стороне </w:t>
        </w:r>
        <w:r w:rsidRPr="006B6891">
          <w:rPr>
            <w:rFonts w:ascii="Arial" w:hAnsi="Arial" w:cs="Arial"/>
            <w:b/>
            <w:lang w:val="en-US"/>
          </w:rPr>
          <w:t>Sap</w:t>
        </w:r>
        <w:r w:rsidRPr="006B6891">
          <w:rPr>
            <w:rFonts w:ascii="Arial" w:hAnsi="Arial" w:cs="Arial"/>
            <w:b/>
          </w:rPr>
          <w:t xml:space="preserve"> </w:t>
        </w:r>
        <w:r w:rsidRPr="006B6891">
          <w:rPr>
            <w:rFonts w:ascii="Arial" w:hAnsi="Arial" w:cs="Arial"/>
            <w:b/>
            <w:lang w:val="en-US"/>
          </w:rPr>
          <w:t>S</w:t>
        </w:r>
        <w:r w:rsidRPr="006B6891">
          <w:rPr>
            <w:rFonts w:ascii="Arial" w:hAnsi="Arial" w:cs="Arial"/>
            <w:b/>
          </w:rPr>
          <w:t>/4</w:t>
        </w:r>
        <w:r w:rsidRPr="006B6891">
          <w:rPr>
            <w:rFonts w:ascii="Arial" w:hAnsi="Arial" w:cs="Arial"/>
            <w:b/>
            <w:lang w:val="en-US"/>
          </w:rPr>
          <w:t>HANA</w:t>
        </w:r>
      </w:ins>
    </w:p>
    <w:p w14:paraId="5719A988" w14:textId="77777777" w:rsidR="00CF36F9" w:rsidRPr="002308F3" w:rsidRDefault="00CF36F9" w:rsidP="00CF36F9">
      <w:pPr>
        <w:suppressAutoHyphens/>
        <w:spacing w:after="240" w:line="276" w:lineRule="auto"/>
        <w:rPr>
          <w:ins w:id="1985" w:author="Владимир Лаут" w:date="2021-03-29T16:32:00Z"/>
          <w:rFonts w:ascii="Arial" w:hAnsi="Arial" w:cs="Arial"/>
        </w:rPr>
      </w:pPr>
      <w:ins w:id="1986" w:author="Владимир Лаут" w:date="2021-03-29T16:32:00Z">
        <w:r>
          <w:rPr>
            <w:rFonts w:ascii="Arial" w:hAnsi="Arial" w:cs="Arial"/>
          </w:rPr>
          <w:t xml:space="preserve">После успешной синхронизации данных, в системе </w:t>
        </w:r>
        <w:r>
          <w:rPr>
            <w:rFonts w:ascii="Arial" w:hAnsi="Arial" w:cs="Arial"/>
            <w:lang w:val="en-US"/>
          </w:rPr>
          <w:t>SAP</w:t>
        </w:r>
        <w:r w:rsidRPr="006B6891">
          <w:rPr>
            <w:rFonts w:ascii="Arial" w:hAnsi="Arial" w:cs="Arial"/>
          </w:rPr>
          <w:t xml:space="preserve"> </w:t>
        </w:r>
        <w:r>
          <w:rPr>
            <w:rFonts w:ascii="Arial" w:hAnsi="Arial" w:cs="Arial"/>
          </w:rPr>
          <w:t>в сообщении к данному ремонтному заказу затирается Дата и Время начала сегмента «ТР-Технологические операции по подготовке к ремонту», снимается статус ПЕВР (Передано в ремонт), в поле Текст мероприятия указывается Комментарий (причина отклонения), полученный с МУ. Заказ возвращается на предыдущий шаг пользователю с ролью Специалист по приемке оборудования в эксплуатацию, который после отработки комментария, должен будет повторно выполнить передачу оборудования из эксплуатации в ремонт, зафиксировав новое время начала сегмента «ТР-Технологические операции по подготовке к ремонту».</w:t>
        </w:r>
      </w:ins>
    </w:p>
    <w:p w14:paraId="0E899FA6" w14:textId="77777777" w:rsidR="00CF36F9" w:rsidRDefault="00CF36F9" w:rsidP="00CF36F9">
      <w:pPr>
        <w:suppressAutoHyphens/>
        <w:spacing w:after="240" w:line="276" w:lineRule="auto"/>
        <w:rPr>
          <w:ins w:id="1987" w:author="Владимир Лаут" w:date="2021-03-29T16:32:00Z"/>
          <w:rFonts w:ascii="Arial" w:hAnsi="Arial" w:cs="Arial"/>
          <w:b/>
        </w:rPr>
      </w:pPr>
      <w:ins w:id="1988" w:author="Владимир Лаут" w:date="2021-03-29T16:32:00Z">
        <w:r w:rsidRPr="001E0DB6">
          <w:rPr>
            <w:rFonts w:ascii="Arial" w:hAnsi="Arial" w:cs="Arial"/>
            <w:b/>
            <w:lang w:val="en-US"/>
          </w:rPr>
          <w:t>IV</w:t>
        </w:r>
        <w:r w:rsidRPr="001E0DB6">
          <w:rPr>
            <w:rFonts w:ascii="Arial" w:hAnsi="Arial" w:cs="Arial"/>
            <w:b/>
          </w:rPr>
          <w:t>.Передача оборудования в ремонт (роль – Инженер)</w:t>
        </w:r>
      </w:ins>
    </w:p>
    <w:p w14:paraId="50BE6398" w14:textId="77777777" w:rsidR="00CF36F9" w:rsidRDefault="00CF36F9" w:rsidP="00CF36F9">
      <w:pPr>
        <w:suppressAutoHyphens/>
        <w:spacing w:after="240" w:line="276" w:lineRule="auto"/>
        <w:rPr>
          <w:ins w:id="1989" w:author="Владимир Лаут" w:date="2021-03-29T16:32:00Z"/>
          <w:rFonts w:ascii="Arial" w:hAnsi="Arial" w:cs="Arial"/>
        </w:rPr>
      </w:pPr>
      <w:ins w:id="1990" w:author="Владимир Лаут" w:date="2021-03-29T16:32:00Z">
        <w:r>
          <w:rPr>
            <w:rFonts w:ascii="Arial" w:hAnsi="Arial" w:cs="Arial"/>
          </w:rPr>
          <w:t>Перед началом выполнения ремонтных работ по заказу, пользователь нажимает кнопку Начать ремонт, при этом, фиксируя Дату и Время передачи оборудования в ремонт.</w:t>
        </w:r>
      </w:ins>
    </w:p>
    <w:p w14:paraId="32FF9237" w14:textId="77777777" w:rsidR="00CF36F9" w:rsidRPr="001E0DB6" w:rsidRDefault="00CF36F9" w:rsidP="00CF36F9">
      <w:pPr>
        <w:suppressAutoHyphens/>
        <w:spacing w:after="240" w:line="276" w:lineRule="auto"/>
        <w:rPr>
          <w:ins w:id="1991" w:author="Владимир Лаут" w:date="2021-03-29T16:32:00Z"/>
          <w:rFonts w:ascii="Arial" w:hAnsi="Arial" w:cs="Arial"/>
          <w:b/>
        </w:rPr>
      </w:pPr>
      <w:ins w:id="1992" w:author="Владимир Лаут" w:date="2021-03-29T16:32:00Z">
        <w:r w:rsidRPr="006B6891">
          <w:rPr>
            <w:rFonts w:ascii="Arial" w:hAnsi="Arial" w:cs="Arial"/>
            <w:b/>
          </w:rPr>
          <w:t xml:space="preserve">Особенности на стороне </w:t>
        </w:r>
        <w:r w:rsidRPr="006B6891">
          <w:rPr>
            <w:rFonts w:ascii="Arial" w:hAnsi="Arial" w:cs="Arial"/>
            <w:b/>
            <w:lang w:val="en-US"/>
          </w:rPr>
          <w:t>Sap</w:t>
        </w:r>
        <w:r w:rsidRPr="006B6891">
          <w:rPr>
            <w:rFonts w:ascii="Arial" w:hAnsi="Arial" w:cs="Arial"/>
            <w:b/>
          </w:rPr>
          <w:t xml:space="preserve"> </w:t>
        </w:r>
        <w:r w:rsidRPr="006B6891">
          <w:rPr>
            <w:rFonts w:ascii="Arial" w:hAnsi="Arial" w:cs="Arial"/>
            <w:b/>
            <w:lang w:val="en-US"/>
          </w:rPr>
          <w:t>S</w:t>
        </w:r>
        <w:r w:rsidRPr="006B6891">
          <w:rPr>
            <w:rFonts w:ascii="Arial" w:hAnsi="Arial" w:cs="Arial"/>
            <w:b/>
          </w:rPr>
          <w:t>/4</w:t>
        </w:r>
        <w:r w:rsidRPr="006B6891">
          <w:rPr>
            <w:rFonts w:ascii="Arial" w:hAnsi="Arial" w:cs="Arial"/>
            <w:b/>
            <w:lang w:val="en-US"/>
          </w:rPr>
          <w:t>HANA</w:t>
        </w:r>
      </w:ins>
    </w:p>
    <w:p w14:paraId="11991336" w14:textId="77777777" w:rsidR="00CF36F9" w:rsidRDefault="00CF36F9" w:rsidP="00CF36F9">
      <w:pPr>
        <w:suppressAutoHyphens/>
        <w:spacing w:after="240" w:line="276" w:lineRule="auto"/>
        <w:rPr>
          <w:ins w:id="1993" w:author="Владимир Лаут" w:date="2021-03-29T16:32:00Z"/>
          <w:rFonts w:ascii="Arial" w:hAnsi="Arial" w:cs="Arial"/>
        </w:rPr>
      </w:pPr>
      <w:ins w:id="1994" w:author="Владимир Лаут" w:date="2021-03-29T16:32:00Z">
        <w:r>
          <w:rPr>
            <w:rFonts w:ascii="Arial" w:hAnsi="Arial" w:cs="Arial"/>
          </w:rPr>
          <w:t xml:space="preserve">После успешной синхронизации данных, в системе </w:t>
        </w:r>
        <w:r>
          <w:rPr>
            <w:rFonts w:ascii="Arial" w:hAnsi="Arial" w:cs="Arial"/>
            <w:lang w:val="en-US"/>
          </w:rPr>
          <w:t>SAP</w:t>
        </w:r>
        <w:r w:rsidRPr="006B6891">
          <w:rPr>
            <w:rFonts w:ascii="Arial" w:hAnsi="Arial" w:cs="Arial"/>
          </w:rPr>
          <w:t xml:space="preserve"> </w:t>
        </w:r>
        <w:r>
          <w:rPr>
            <w:rFonts w:ascii="Arial" w:hAnsi="Arial" w:cs="Arial"/>
          </w:rPr>
          <w:t>в сообщении к данному ремонтному заказу создается мероприятие (сегмент) «</w:t>
        </w:r>
        <w:r>
          <w:rPr>
            <w:rFonts w:ascii="Arial" w:hAnsi="Arial" w:cs="Arial"/>
            <w:lang w:val="en-US"/>
          </w:rPr>
          <w:t>R</w:t>
        </w:r>
        <w:r w:rsidRPr="001E0DB6">
          <w:rPr>
            <w:rFonts w:ascii="Arial" w:hAnsi="Arial" w:cs="Arial"/>
          </w:rPr>
          <w:t xml:space="preserve">1 </w:t>
        </w:r>
        <w:r>
          <w:rPr>
            <w:rFonts w:ascii="Arial" w:hAnsi="Arial" w:cs="Arial"/>
          </w:rPr>
          <w:t>–</w:t>
        </w:r>
        <w:r w:rsidRPr="001E0DB6">
          <w:rPr>
            <w:rFonts w:ascii="Arial" w:hAnsi="Arial" w:cs="Arial"/>
          </w:rPr>
          <w:t xml:space="preserve"> </w:t>
        </w:r>
        <w:r>
          <w:rPr>
            <w:rFonts w:ascii="Arial" w:hAnsi="Arial" w:cs="Arial"/>
          </w:rPr>
          <w:t xml:space="preserve">Выполнение ремонта», в </w:t>
        </w:r>
        <w:r>
          <w:rPr>
            <w:rFonts w:ascii="Arial" w:hAnsi="Arial" w:cs="Arial"/>
          </w:rPr>
          <w:lastRenderedPageBreak/>
          <w:t>котором фиксируется Дата и Время начала сегмента, присваивается пользовательский статус ОПВР (оборудование передано в ремонт), МОБИ (Создано на МУ).</w:t>
        </w:r>
      </w:ins>
    </w:p>
    <w:p w14:paraId="3882C02E" w14:textId="77777777" w:rsidR="00CF36F9" w:rsidRDefault="00CF36F9" w:rsidP="00CF36F9">
      <w:pPr>
        <w:suppressAutoHyphens/>
        <w:spacing w:after="240" w:line="276" w:lineRule="auto"/>
        <w:rPr>
          <w:ins w:id="1995" w:author="Владимир Лаут" w:date="2021-03-29T16:32:00Z"/>
          <w:rFonts w:ascii="Arial" w:hAnsi="Arial" w:cs="Arial"/>
          <w:b/>
        </w:rPr>
      </w:pPr>
      <w:ins w:id="1996" w:author="Владимир Лаут" w:date="2021-03-29T16:32:00Z">
        <w:r w:rsidRPr="006B6891">
          <w:rPr>
            <w:rFonts w:ascii="Arial" w:hAnsi="Arial" w:cs="Arial"/>
            <w:b/>
            <w:lang w:val="en-US"/>
          </w:rPr>
          <w:t>V</w:t>
        </w:r>
        <w:r w:rsidRPr="006B6891">
          <w:rPr>
            <w:rFonts w:ascii="Arial" w:hAnsi="Arial" w:cs="Arial"/>
            <w:b/>
          </w:rPr>
          <w:t>.</w:t>
        </w:r>
        <w:r>
          <w:rPr>
            <w:rFonts w:ascii="Arial" w:hAnsi="Arial" w:cs="Arial"/>
            <w:b/>
          </w:rPr>
          <w:t>Выполнение ремонтных работ</w:t>
        </w:r>
        <w:r w:rsidRPr="006B6891">
          <w:rPr>
            <w:rFonts w:ascii="Arial" w:hAnsi="Arial" w:cs="Arial"/>
            <w:b/>
          </w:rPr>
          <w:t xml:space="preserve"> (роль – Инженер)</w:t>
        </w:r>
      </w:ins>
    </w:p>
    <w:p w14:paraId="0B137C15" w14:textId="77777777" w:rsidR="00CF36F9" w:rsidRDefault="00CF36F9" w:rsidP="00CF36F9">
      <w:pPr>
        <w:suppressAutoHyphens/>
        <w:spacing w:after="240" w:line="276" w:lineRule="auto"/>
        <w:rPr>
          <w:ins w:id="1997" w:author="Владимир Лаут" w:date="2021-03-29T16:32:00Z"/>
          <w:rFonts w:ascii="Arial" w:hAnsi="Arial" w:cs="Arial"/>
        </w:rPr>
      </w:pPr>
      <w:ins w:id="1998" w:author="Владимир Лаут" w:date="2021-03-29T16:32:00Z">
        <w:r>
          <w:rPr>
            <w:rFonts w:ascii="Arial" w:hAnsi="Arial" w:cs="Arial"/>
          </w:rPr>
          <w:t>Пользователь выполняет подтверждение операций, фиксируя фактическое время выполнения каждой операции. Операции подтверждаются последовательно, либо используется возможность массового подтверждения каждой операции, но, в таком случае, требуется указать фактическое время выполнения, которое для всех операций заказа будет одинаковым.</w:t>
        </w:r>
      </w:ins>
    </w:p>
    <w:p w14:paraId="058BDD2B" w14:textId="77777777" w:rsidR="00CF36F9" w:rsidRPr="006B6891" w:rsidRDefault="00CF36F9" w:rsidP="00CF36F9">
      <w:pPr>
        <w:suppressAutoHyphens/>
        <w:spacing w:after="240" w:line="276" w:lineRule="auto"/>
        <w:rPr>
          <w:ins w:id="1999" w:author="Владимир Лаут" w:date="2021-03-29T16:32:00Z"/>
          <w:rFonts w:ascii="Arial" w:hAnsi="Arial" w:cs="Arial"/>
          <w:b/>
        </w:rPr>
      </w:pPr>
      <w:ins w:id="2000" w:author="Владимир Лаут" w:date="2021-03-29T16:32:00Z">
        <w:r w:rsidRPr="006B6891">
          <w:rPr>
            <w:rFonts w:ascii="Arial" w:hAnsi="Arial" w:cs="Arial"/>
            <w:b/>
          </w:rPr>
          <w:t xml:space="preserve">Особенности на стороне </w:t>
        </w:r>
        <w:r w:rsidRPr="006B6891">
          <w:rPr>
            <w:rFonts w:ascii="Arial" w:hAnsi="Arial" w:cs="Arial"/>
            <w:b/>
            <w:lang w:val="en-US"/>
          </w:rPr>
          <w:t>Sap</w:t>
        </w:r>
        <w:r w:rsidRPr="006B6891">
          <w:rPr>
            <w:rFonts w:ascii="Arial" w:hAnsi="Arial" w:cs="Arial"/>
            <w:b/>
          </w:rPr>
          <w:t xml:space="preserve"> </w:t>
        </w:r>
        <w:r w:rsidRPr="006B6891">
          <w:rPr>
            <w:rFonts w:ascii="Arial" w:hAnsi="Arial" w:cs="Arial"/>
            <w:b/>
            <w:lang w:val="en-US"/>
          </w:rPr>
          <w:t>S</w:t>
        </w:r>
        <w:r w:rsidRPr="006B6891">
          <w:rPr>
            <w:rFonts w:ascii="Arial" w:hAnsi="Arial" w:cs="Arial"/>
            <w:b/>
          </w:rPr>
          <w:t>/4</w:t>
        </w:r>
        <w:r w:rsidRPr="006B6891">
          <w:rPr>
            <w:rFonts w:ascii="Arial" w:hAnsi="Arial" w:cs="Arial"/>
            <w:b/>
            <w:lang w:val="en-US"/>
          </w:rPr>
          <w:t>HANA</w:t>
        </w:r>
      </w:ins>
    </w:p>
    <w:p w14:paraId="61B05C30" w14:textId="77777777" w:rsidR="00CF36F9" w:rsidRDefault="00CF36F9" w:rsidP="00CF36F9">
      <w:pPr>
        <w:suppressAutoHyphens/>
        <w:spacing w:after="240" w:line="276" w:lineRule="auto"/>
        <w:rPr>
          <w:ins w:id="2001" w:author="Владимир Лаут" w:date="2021-03-29T16:32:00Z"/>
          <w:rFonts w:ascii="Arial" w:hAnsi="Arial" w:cs="Arial"/>
        </w:rPr>
      </w:pPr>
      <w:ins w:id="2002" w:author="Владимир Лаут" w:date="2021-03-29T16:32:00Z">
        <w:r>
          <w:rPr>
            <w:rFonts w:ascii="Arial" w:hAnsi="Arial" w:cs="Arial"/>
          </w:rPr>
          <w:t xml:space="preserve">После успешной синхронизации данных, в системе </w:t>
        </w:r>
        <w:r>
          <w:rPr>
            <w:rFonts w:ascii="Arial" w:hAnsi="Arial" w:cs="Arial"/>
            <w:lang w:val="en-US"/>
          </w:rPr>
          <w:t>SAP</w:t>
        </w:r>
        <w:r>
          <w:rPr>
            <w:rFonts w:ascii="Arial" w:hAnsi="Arial" w:cs="Arial"/>
          </w:rPr>
          <w:t xml:space="preserve"> для данного заказа создаются документы подтверждения для каждой операции заказа, операциям присваивается статус ВЫПЛ (выполнено на МУ)</w:t>
        </w:r>
      </w:ins>
    </w:p>
    <w:p w14:paraId="45CD85AA" w14:textId="77777777" w:rsidR="00CF36F9" w:rsidRDefault="00CF36F9" w:rsidP="00CF36F9">
      <w:pPr>
        <w:suppressAutoHyphens/>
        <w:spacing w:after="240" w:line="276" w:lineRule="auto"/>
        <w:rPr>
          <w:ins w:id="2003" w:author="Владимир Лаут" w:date="2021-03-29T16:32:00Z"/>
          <w:rFonts w:ascii="Arial" w:hAnsi="Arial" w:cs="Arial"/>
          <w:b/>
        </w:rPr>
      </w:pPr>
      <w:ins w:id="2004" w:author="Владимир Лаут" w:date="2021-03-29T16:32:00Z">
        <w:r w:rsidRPr="001E0DB6">
          <w:rPr>
            <w:rFonts w:ascii="Arial" w:hAnsi="Arial" w:cs="Arial"/>
            <w:b/>
            <w:lang w:val="en-US"/>
          </w:rPr>
          <w:t>VI</w:t>
        </w:r>
        <w:r w:rsidRPr="001E0DB6">
          <w:rPr>
            <w:rFonts w:ascii="Arial" w:hAnsi="Arial" w:cs="Arial"/>
            <w:b/>
          </w:rPr>
          <w:t>. Приёмка оборудования из ремонта (роль – Инженер)</w:t>
        </w:r>
      </w:ins>
    </w:p>
    <w:p w14:paraId="788D97A2" w14:textId="77777777" w:rsidR="00CF36F9" w:rsidRDefault="00CF36F9" w:rsidP="00CF36F9">
      <w:pPr>
        <w:suppressAutoHyphens/>
        <w:spacing w:after="240" w:line="276" w:lineRule="auto"/>
        <w:rPr>
          <w:ins w:id="2005" w:author="Владимир Лаут" w:date="2021-03-29T16:32:00Z"/>
          <w:rFonts w:ascii="Arial" w:hAnsi="Arial" w:cs="Arial"/>
        </w:rPr>
      </w:pPr>
      <w:ins w:id="2006" w:author="Владимир Лаут" w:date="2021-03-29T16:32:00Z">
        <w:r w:rsidRPr="001E0DB6">
          <w:rPr>
            <w:rFonts w:ascii="Arial" w:hAnsi="Arial" w:cs="Arial"/>
          </w:rPr>
          <w:t>После выполнения ремонтных работ по заказу (подтверждение операций)</w:t>
        </w:r>
        <w:r>
          <w:rPr>
            <w:rFonts w:ascii="Arial" w:hAnsi="Arial" w:cs="Arial"/>
          </w:rPr>
          <w:t>, пользователь нажимает кнопку Принять из ремонта, при этом, фиксируя Дату и Время приёмки оборудования из ремонта.</w:t>
        </w:r>
      </w:ins>
    </w:p>
    <w:p w14:paraId="6AFF09A0" w14:textId="77777777" w:rsidR="00CF36F9" w:rsidRPr="006B6891" w:rsidRDefault="00CF36F9" w:rsidP="00CF36F9">
      <w:pPr>
        <w:suppressAutoHyphens/>
        <w:spacing w:after="240" w:line="276" w:lineRule="auto"/>
        <w:rPr>
          <w:ins w:id="2007" w:author="Владимир Лаут" w:date="2021-03-29T16:32:00Z"/>
          <w:rFonts w:ascii="Arial" w:hAnsi="Arial" w:cs="Arial"/>
          <w:b/>
        </w:rPr>
      </w:pPr>
      <w:ins w:id="2008" w:author="Владимир Лаут" w:date="2021-03-29T16:32:00Z">
        <w:r w:rsidRPr="006B6891">
          <w:rPr>
            <w:rFonts w:ascii="Arial" w:hAnsi="Arial" w:cs="Arial"/>
            <w:b/>
          </w:rPr>
          <w:t xml:space="preserve">Особенности на стороне </w:t>
        </w:r>
        <w:r w:rsidRPr="006B6891">
          <w:rPr>
            <w:rFonts w:ascii="Arial" w:hAnsi="Arial" w:cs="Arial"/>
            <w:b/>
            <w:lang w:val="en-US"/>
          </w:rPr>
          <w:t>Sap</w:t>
        </w:r>
        <w:r w:rsidRPr="006B6891">
          <w:rPr>
            <w:rFonts w:ascii="Arial" w:hAnsi="Arial" w:cs="Arial"/>
            <w:b/>
          </w:rPr>
          <w:t xml:space="preserve"> </w:t>
        </w:r>
        <w:r w:rsidRPr="006B6891">
          <w:rPr>
            <w:rFonts w:ascii="Arial" w:hAnsi="Arial" w:cs="Arial"/>
            <w:b/>
            <w:lang w:val="en-US"/>
          </w:rPr>
          <w:t>S</w:t>
        </w:r>
        <w:r w:rsidRPr="006B6891">
          <w:rPr>
            <w:rFonts w:ascii="Arial" w:hAnsi="Arial" w:cs="Arial"/>
            <w:b/>
          </w:rPr>
          <w:t>/4</w:t>
        </w:r>
        <w:r w:rsidRPr="006B6891">
          <w:rPr>
            <w:rFonts w:ascii="Arial" w:hAnsi="Arial" w:cs="Arial"/>
            <w:b/>
            <w:lang w:val="en-US"/>
          </w:rPr>
          <w:t>HANA</w:t>
        </w:r>
      </w:ins>
    </w:p>
    <w:p w14:paraId="55212EFE" w14:textId="77777777" w:rsidR="00CF36F9" w:rsidRDefault="00CF36F9" w:rsidP="00CF36F9">
      <w:pPr>
        <w:suppressAutoHyphens/>
        <w:spacing w:after="240" w:line="276" w:lineRule="auto"/>
        <w:rPr>
          <w:ins w:id="2009" w:author="Владимир Лаут" w:date="2021-03-29T16:32:00Z"/>
          <w:rFonts w:ascii="Arial" w:hAnsi="Arial" w:cs="Arial"/>
        </w:rPr>
      </w:pPr>
      <w:ins w:id="2010" w:author="Владимир Лаут" w:date="2021-03-29T16:32:00Z">
        <w:r>
          <w:rPr>
            <w:rFonts w:ascii="Arial" w:hAnsi="Arial" w:cs="Arial"/>
          </w:rPr>
          <w:t xml:space="preserve">После успешной синхронизации данных, в системе </w:t>
        </w:r>
        <w:r>
          <w:rPr>
            <w:rFonts w:ascii="Arial" w:hAnsi="Arial" w:cs="Arial"/>
            <w:lang w:val="en-US"/>
          </w:rPr>
          <w:t>SAP</w:t>
        </w:r>
        <w:r w:rsidRPr="006B6891">
          <w:rPr>
            <w:rFonts w:ascii="Arial" w:hAnsi="Arial" w:cs="Arial"/>
          </w:rPr>
          <w:t xml:space="preserve"> </w:t>
        </w:r>
        <w:r>
          <w:rPr>
            <w:rFonts w:ascii="Arial" w:hAnsi="Arial" w:cs="Arial"/>
          </w:rPr>
          <w:t>в сообщении к данному ремонтному заказу в мероприятии «</w:t>
        </w:r>
        <w:r>
          <w:rPr>
            <w:rFonts w:ascii="Arial" w:hAnsi="Arial" w:cs="Arial"/>
            <w:lang w:val="en-US"/>
          </w:rPr>
          <w:t>R</w:t>
        </w:r>
        <w:r w:rsidRPr="001E0DB6">
          <w:rPr>
            <w:rFonts w:ascii="Arial" w:hAnsi="Arial" w:cs="Arial"/>
          </w:rPr>
          <w:t xml:space="preserve">1 </w:t>
        </w:r>
        <w:r>
          <w:rPr>
            <w:rFonts w:ascii="Arial" w:hAnsi="Arial" w:cs="Arial"/>
          </w:rPr>
          <w:t>–</w:t>
        </w:r>
        <w:r w:rsidRPr="001E0DB6">
          <w:rPr>
            <w:rFonts w:ascii="Arial" w:hAnsi="Arial" w:cs="Arial"/>
          </w:rPr>
          <w:t xml:space="preserve"> </w:t>
        </w:r>
        <w:r>
          <w:rPr>
            <w:rFonts w:ascii="Arial" w:hAnsi="Arial" w:cs="Arial"/>
          </w:rPr>
          <w:t>Проведение ремонта» фиксируется Дата и Время окончания сегмента, присваивается пользовательский статус ОПИР (оборудование принято из ремонта).</w:t>
        </w:r>
      </w:ins>
    </w:p>
    <w:p w14:paraId="7514A774" w14:textId="77777777" w:rsidR="00CF36F9" w:rsidRDefault="00CF36F9" w:rsidP="00CF36F9">
      <w:pPr>
        <w:suppressAutoHyphens/>
        <w:spacing w:after="240" w:line="276" w:lineRule="auto"/>
        <w:rPr>
          <w:ins w:id="2011" w:author="Владимир Лаут" w:date="2021-03-29T16:32:00Z"/>
          <w:rFonts w:ascii="Arial" w:hAnsi="Arial" w:cs="Arial"/>
          <w:b/>
        </w:rPr>
      </w:pPr>
      <w:ins w:id="2012" w:author="Владимир Лаут" w:date="2021-03-29T16:32:00Z">
        <w:r w:rsidRPr="001E0DB6">
          <w:rPr>
            <w:rFonts w:ascii="Arial" w:hAnsi="Arial" w:cs="Arial"/>
            <w:b/>
            <w:lang w:val="en-US"/>
          </w:rPr>
          <w:t>VII</w:t>
        </w:r>
        <w:r w:rsidRPr="001E0DB6">
          <w:rPr>
            <w:rFonts w:ascii="Arial" w:hAnsi="Arial" w:cs="Arial"/>
            <w:b/>
          </w:rPr>
          <w:t xml:space="preserve">. Передача оборудования в эксплуатацию </w:t>
        </w:r>
        <w:r w:rsidRPr="001A58AB">
          <w:rPr>
            <w:rFonts w:ascii="Arial" w:hAnsi="Arial" w:cs="Arial"/>
            <w:b/>
          </w:rPr>
          <w:t>(р</w:t>
        </w:r>
        <w:r>
          <w:rPr>
            <w:rFonts w:ascii="Arial" w:hAnsi="Arial" w:cs="Arial"/>
            <w:b/>
          </w:rPr>
          <w:t>оль – Специалист по приемке оборудования в эксплуатацию)</w:t>
        </w:r>
      </w:ins>
    </w:p>
    <w:p w14:paraId="3468FD89" w14:textId="77777777" w:rsidR="00CF36F9" w:rsidRDefault="00CF36F9" w:rsidP="00CF36F9">
      <w:pPr>
        <w:suppressAutoHyphens/>
        <w:spacing w:after="240" w:line="276" w:lineRule="auto"/>
        <w:rPr>
          <w:ins w:id="2013" w:author="Владимир Лаут" w:date="2021-03-29T16:32:00Z"/>
          <w:rFonts w:ascii="Arial" w:hAnsi="Arial" w:cs="Arial"/>
        </w:rPr>
      </w:pPr>
      <w:ins w:id="2014" w:author="Владимир Лаут" w:date="2021-03-29T16:32:00Z">
        <w:r w:rsidRPr="006B6891">
          <w:rPr>
            <w:rFonts w:ascii="Arial" w:hAnsi="Arial" w:cs="Arial"/>
          </w:rPr>
          <w:t xml:space="preserve">При синхронизации на МУ пользователем, которому </w:t>
        </w:r>
        <w:r>
          <w:rPr>
            <w:rFonts w:ascii="Arial" w:hAnsi="Arial" w:cs="Arial"/>
          </w:rPr>
          <w:t xml:space="preserve">присвоена роль в системе Специалист по приемке оборудования в эксплуатацию получает заказа на МУ. В разделе меню Приём в эксплуатацию находятся заказы по которым требуется принять оборудование в эксплуатацию. </w:t>
        </w:r>
      </w:ins>
    </w:p>
    <w:p w14:paraId="3AD335EE" w14:textId="77777777" w:rsidR="00CF36F9" w:rsidRDefault="00CF36F9" w:rsidP="00CF36F9">
      <w:pPr>
        <w:suppressAutoHyphens/>
        <w:spacing w:after="240" w:line="276" w:lineRule="auto"/>
        <w:rPr>
          <w:ins w:id="2015" w:author="Владимир Лаут" w:date="2021-03-29T16:32:00Z"/>
          <w:rFonts w:ascii="Arial" w:hAnsi="Arial" w:cs="Arial"/>
        </w:rPr>
      </w:pPr>
      <w:ins w:id="2016" w:author="Владимир Лаут" w:date="2021-03-29T16:32:00Z">
        <w:r>
          <w:rPr>
            <w:rFonts w:ascii="Arial" w:hAnsi="Arial" w:cs="Arial"/>
          </w:rPr>
          <w:t>а) Оборудование принято в эксплуатацию</w:t>
        </w:r>
      </w:ins>
    </w:p>
    <w:p w14:paraId="53C8B809" w14:textId="77777777" w:rsidR="00CF36F9" w:rsidRDefault="00CF36F9" w:rsidP="00CF36F9">
      <w:pPr>
        <w:suppressAutoHyphens/>
        <w:spacing w:after="240" w:line="276" w:lineRule="auto"/>
        <w:rPr>
          <w:ins w:id="2017" w:author="Владимир Лаут" w:date="2021-03-29T16:32:00Z"/>
          <w:rFonts w:ascii="Arial" w:hAnsi="Arial" w:cs="Arial"/>
        </w:rPr>
      </w:pPr>
      <w:ins w:id="2018" w:author="Владимир Лаут" w:date="2021-03-29T16:32:00Z">
        <w:r>
          <w:rPr>
            <w:rFonts w:ascii="Arial" w:hAnsi="Arial" w:cs="Arial"/>
          </w:rPr>
          <w:t>Пользователь нажимает кнопку Принять в эксплуатацию, при этом, фиксируя Дату и Время, которым оборудование принято в эксплуатацию.</w:t>
        </w:r>
      </w:ins>
    </w:p>
    <w:p w14:paraId="56492389" w14:textId="77777777" w:rsidR="00CF36F9" w:rsidRPr="006B6891" w:rsidRDefault="00CF36F9" w:rsidP="00CF36F9">
      <w:pPr>
        <w:suppressAutoHyphens/>
        <w:spacing w:after="240" w:line="276" w:lineRule="auto"/>
        <w:rPr>
          <w:ins w:id="2019" w:author="Владимир Лаут" w:date="2021-03-29T16:32:00Z"/>
          <w:rFonts w:ascii="Arial" w:hAnsi="Arial" w:cs="Arial"/>
          <w:b/>
        </w:rPr>
      </w:pPr>
      <w:ins w:id="2020" w:author="Владимир Лаут" w:date="2021-03-29T16:32:00Z">
        <w:r w:rsidRPr="006B6891">
          <w:rPr>
            <w:rFonts w:ascii="Arial" w:hAnsi="Arial" w:cs="Arial"/>
            <w:b/>
          </w:rPr>
          <w:t xml:space="preserve">Особенности на стороне </w:t>
        </w:r>
        <w:r w:rsidRPr="006B6891">
          <w:rPr>
            <w:rFonts w:ascii="Arial" w:hAnsi="Arial" w:cs="Arial"/>
            <w:b/>
            <w:lang w:val="en-US"/>
          </w:rPr>
          <w:t>Sap</w:t>
        </w:r>
        <w:r w:rsidRPr="006B6891">
          <w:rPr>
            <w:rFonts w:ascii="Arial" w:hAnsi="Arial" w:cs="Arial"/>
            <w:b/>
          </w:rPr>
          <w:t xml:space="preserve"> </w:t>
        </w:r>
        <w:r w:rsidRPr="006B6891">
          <w:rPr>
            <w:rFonts w:ascii="Arial" w:hAnsi="Arial" w:cs="Arial"/>
            <w:b/>
            <w:lang w:val="en-US"/>
          </w:rPr>
          <w:t>S</w:t>
        </w:r>
        <w:r w:rsidRPr="006B6891">
          <w:rPr>
            <w:rFonts w:ascii="Arial" w:hAnsi="Arial" w:cs="Arial"/>
            <w:b/>
          </w:rPr>
          <w:t>/4</w:t>
        </w:r>
        <w:r w:rsidRPr="006B6891">
          <w:rPr>
            <w:rFonts w:ascii="Arial" w:hAnsi="Arial" w:cs="Arial"/>
            <w:b/>
            <w:lang w:val="en-US"/>
          </w:rPr>
          <w:t>HANA</w:t>
        </w:r>
      </w:ins>
    </w:p>
    <w:p w14:paraId="4EE518AF" w14:textId="77777777" w:rsidR="00CF36F9" w:rsidRDefault="00CF36F9" w:rsidP="00CF36F9">
      <w:pPr>
        <w:suppressAutoHyphens/>
        <w:spacing w:after="240" w:line="276" w:lineRule="auto"/>
        <w:rPr>
          <w:ins w:id="2021" w:author="Владимир Лаут" w:date="2021-03-29T16:32:00Z"/>
          <w:rFonts w:ascii="Arial" w:hAnsi="Arial" w:cs="Arial"/>
        </w:rPr>
      </w:pPr>
      <w:ins w:id="2022" w:author="Владимир Лаут" w:date="2021-03-29T16:32:00Z">
        <w:r>
          <w:rPr>
            <w:rFonts w:ascii="Arial" w:hAnsi="Arial" w:cs="Arial"/>
          </w:rPr>
          <w:lastRenderedPageBreak/>
          <w:t>После успешной синхронизации данных, в сообщении связанным с заказом на ремонт на вкладке Данные останова фиксируется Дата и Время окончания неисправности, в поле Отказ ставится активный флаг и автоматически рассчитывается время Продолжительности простоя. В заказе на ремонт проставляется пользовательский статус ПРЭК (Принято эксплуатацией).</w:t>
        </w:r>
      </w:ins>
    </w:p>
    <w:p w14:paraId="45F0CA37" w14:textId="77777777" w:rsidR="00CF36F9" w:rsidRDefault="00CF36F9" w:rsidP="00CF36F9">
      <w:pPr>
        <w:suppressAutoHyphens/>
        <w:spacing w:after="240" w:line="276" w:lineRule="auto"/>
        <w:rPr>
          <w:ins w:id="2023" w:author="Владимир Лаут" w:date="2021-03-29T16:32:00Z"/>
          <w:rFonts w:ascii="Arial" w:hAnsi="Arial" w:cs="Arial"/>
        </w:rPr>
      </w:pPr>
      <w:ins w:id="2024" w:author="Владимир Лаут" w:date="2021-03-29T16:32:00Z">
        <w:r>
          <w:rPr>
            <w:rFonts w:ascii="Arial" w:hAnsi="Arial" w:cs="Arial"/>
          </w:rPr>
          <w:t>б) Оборудование не принято в эксплуатацию</w:t>
        </w:r>
      </w:ins>
    </w:p>
    <w:p w14:paraId="418A7540" w14:textId="77777777" w:rsidR="00CF36F9" w:rsidRDefault="00CF36F9" w:rsidP="00CF36F9">
      <w:pPr>
        <w:suppressAutoHyphens/>
        <w:spacing w:after="240" w:line="276" w:lineRule="auto"/>
        <w:rPr>
          <w:ins w:id="2025" w:author="Владимир Лаут" w:date="2021-03-29T16:32:00Z"/>
          <w:rFonts w:ascii="Arial" w:hAnsi="Arial" w:cs="Arial"/>
        </w:rPr>
      </w:pPr>
      <w:ins w:id="2026" w:author="Владимир Лаут" w:date="2021-03-29T16:32:00Z">
        <w:r>
          <w:rPr>
            <w:rFonts w:ascii="Arial" w:hAnsi="Arial" w:cs="Arial"/>
          </w:rPr>
          <w:t>Пользователь нажимает кнопку Отклонить, при этом, фиксируется Комментарий (причина отклонения)</w:t>
        </w:r>
      </w:ins>
    </w:p>
    <w:p w14:paraId="77C0E6D9" w14:textId="77777777" w:rsidR="00CF36F9" w:rsidRPr="006B6891" w:rsidRDefault="00CF36F9" w:rsidP="00CF36F9">
      <w:pPr>
        <w:suppressAutoHyphens/>
        <w:spacing w:after="240" w:line="276" w:lineRule="auto"/>
        <w:rPr>
          <w:ins w:id="2027" w:author="Владимир Лаут" w:date="2021-03-29T16:32:00Z"/>
          <w:rFonts w:ascii="Arial" w:hAnsi="Arial" w:cs="Arial"/>
          <w:b/>
        </w:rPr>
      </w:pPr>
      <w:ins w:id="2028" w:author="Владимир Лаут" w:date="2021-03-29T16:32:00Z">
        <w:r w:rsidRPr="006B6891">
          <w:rPr>
            <w:rFonts w:ascii="Arial" w:hAnsi="Arial" w:cs="Arial"/>
            <w:b/>
          </w:rPr>
          <w:t xml:space="preserve">Особенности на стороне </w:t>
        </w:r>
        <w:r w:rsidRPr="006B6891">
          <w:rPr>
            <w:rFonts w:ascii="Arial" w:hAnsi="Arial" w:cs="Arial"/>
            <w:b/>
            <w:lang w:val="en-US"/>
          </w:rPr>
          <w:t>Sap</w:t>
        </w:r>
        <w:r w:rsidRPr="006B6891">
          <w:rPr>
            <w:rFonts w:ascii="Arial" w:hAnsi="Arial" w:cs="Arial"/>
            <w:b/>
          </w:rPr>
          <w:t xml:space="preserve"> </w:t>
        </w:r>
        <w:r w:rsidRPr="006B6891">
          <w:rPr>
            <w:rFonts w:ascii="Arial" w:hAnsi="Arial" w:cs="Arial"/>
            <w:b/>
            <w:lang w:val="en-US"/>
          </w:rPr>
          <w:t>S</w:t>
        </w:r>
        <w:r w:rsidRPr="006B6891">
          <w:rPr>
            <w:rFonts w:ascii="Arial" w:hAnsi="Arial" w:cs="Arial"/>
            <w:b/>
          </w:rPr>
          <w:t>/4</w:t>
        </w:r>
        <w:r w:rsidRPr="006B6891">
          <w:rPr>
            <w:rFonts w:ascii="Arial" w:hAnsi="Arial" w:cs="Arial"/>
            <w:b/>
            <w:lang w:val="en-US"/>
          </w:rPr>
          <w:t>HANA</w:t>
        </w:r>
      </w:ins>
    </w:p>
    <w:p w14:paraId="7D138225" w14:textId="3756E126" w:rsidR="00111A1C" w:rsidDel="00CF36F9" w:rsidRDefault="00CF36F9">
      <w:pPr>
        <w:suppressAutoHyphens/>
        <w:spacing w:after="240" w:line="276" w:lineRule="auto"/>
        <w:rPr>
          <w:del w:id="2029" w:author="Владимир Лаут" w:date="2021-03-29T16:32:00Z"/>
          <w:rFonts w:ascii="Arial" w:hAnsi="Arial" w:cs="Arial"/>
        </w:rPr>
        <w:pPrChange w:id="2030" w:author="Владимир Лаут" w:date="2021-03-29T16:32:00Z">
          <w:pPr>
            <w:suppressAutoHyphens/>
            <w:spacing w:after="240" w:line="276" w:lineRule="auto"/>
            <w:ind w:firstLine="567"/>
          </w:pPr>
        </w:pPrChange>
      </w:pPr>
      <w:ins w:id="2031" w:author="Владимир Лаут" w:date="2021-03-29T16:32:00Z">
        <w:r>
          <w:rPr>
            <w:rFonts w:ascii="Arial" w:hAnsi="Arial" w:cs="Arial"/>
          </w:rPr>
          <w:t>В сообщении связанным с заказом на ремонт, в сегменте «</w:t>
        </w:r>
        <w:r>
          <w:rPr>
            <w:rFonts w:ascii="Arial" w:hAnsi="Arial" w:cs="Arial"/>
            <w:lang w:val="en-US"/>
          </w:rPr>
          <w:t>R</w:t>
        </w:r>
        <w:r w:rsidRPr="001E0DB6">
          <w:rPr>
            <w:rFonts w:ascii="Arial" w:hAnsi="Arial" w:cs="Arial"/>
          </w:rPr>
          <w:t xml:space="preserve">1 </w:t>
        </w:r>
        <w:r>
          <w:rPr>
            <w:rFonts w:ascii="Arial" w:hAnsi="Arial" w:cs="Arial"/>
          </w:rPr>
          <w:t>–</w:t>
        </w:r>
        <w:r w:rsidRPr="001E0DB6">
          <w:rPr>
            <w:rFonts w:ascii="Arial" w:hAnsi="Arial" w:cs="Arial"/>
          </w:rPr>
          <w:t xml:space="preserve"> </w:t>
        </w:r>
        <w:r>
          <w:rPr>
            <w:rFonts w:ascii="Arial" w:hAnsi="Arial" w:cs="Arial"/>
          </w:rPr>
          <w:t>Выполнение ремонта» затирается Дата и Время окончания мероприятия, снимается пользовательский статус ОПИР (оборудование принято из ремонта), в поле Текст указывается комментарий (причина отклонения), полученный с МУ. При этом, в текущем заказе на ремонт автоматически создается новая операция с наименованием из комментария (причина отклонения). Операции присваивается табельный номер из заголовка заказа, плановые трудозатраты на выполнение данной операции – нулевые. Заказ возвращается на предыдущий шаг, на котором пользователь с ролью Инженер должен будет выполнить подтверждение вновь созданной операции заказа, повторно выполнить приёмку оборудования из ремонта, зафиксировав новые Дату и Время.</w:t>
        </w:r>
      </w:ins>
      <w:del w:id="2032" w:author="Владимир Лаут" w:date="2021-03-29T16:32:00Z">
        <w:r w:rsidR="00111A1C" w:rsidRPr="00456DD2" w:rsidDel="00CF36F9">
          <w:rPr>
            <w:rFonts w:ascii="Arial" w:hAnsi="Arial" w:cs="Arial"/>
          </w:rPr>
          <w:delText>Предпосылки:</w:delText>
        </w:r>
      </w:del>
    </w:p>
    <w:p w14:paraId="7074D095" w14:textId="2DF3E7C7" w:rsidR="00111A1C" w:rsidDel="00CF36F9" w:rsidRDefault="00111A1C" w:rsidP="00111A1C">
      <w:pPr>
        <w:suppressAutoHyphens/>
        <w:spacing w:after="240" w:line="276" w:lineRule="auto"/>
        <w:ind w:firstLine="567"/>
        <w:rPr>
          <w:del w:id="2033" w:author="Владимир Лаут" w:date="2021-03-29T16:32:00Z"/>
          <w:rFonts w:ascii="Arial" w:hAnsi="Arial" w:cs="Arial"/>
        </w:rPr>
      </w:pPr>
      <w:del w:id="2034" w:author="Владимир Лаут" w:date="2021-03-29T16:32:00Z">
        <w:r w:rsidDel="00CF36F9">
          <w:rPr>
            <w:rFonts w:ascii="Arial" w:hAnsi="Arial" w:cs="Arial"/>
          </w:rPr>
          <w:delText>Осуществление Ежесменного технического обслуживания и Ежесменных обходов, осмотров с использованием мобильного терминала.</w:delText>
        </w:r>
      </w:del>
    </w:p>
    <w:p w14:paraId="4C72C9CE" w14:textId="669D5997" w:rsidR="00111A1C" w:rsidRPr="00456DD2" w:rsidDel="00CF36F9" w:rsidRDefault="00111A1C" w:rsidP="00111A1C">
      <w:pPr>
        <w:suppressAutoHyphens/>
        <w:spacing w:after="240" w:line="276" w:lineRule="auto"/>
        <w:ind w:firstLine="567"/>
        <w:rPr>
          <w:del w:id="2035" w:author="Владимир Лаут" w:date="2021-03-29T16:32:00Z"/>
          <w:rFonts w:ascii="Arial" w:hAnsi="Arial" w:cs="Arial"/>
        </w:rPr>
      </w:pPr>
      <w:del w:id="2036" w:author="Владимир Лаут" w:date="2021-03-29T16:32:00Z">
        <w:r w:rsidDel="00CF36F9">
          <w:rPr>
            <w:rFonts w:ascii="Arial" w:hAnsi="Arial" w:cs="Arial"/>
          </w:rPr>
          <w:delText xml:space="preserve">Для идентификации оборудования в операции заказа ТОРО используется уникальный код </w:delText>
        </w:r>
        <w:r w:rsidDel="00CF36F9">
          <w:rPr>
            <w:rFonts w:ascii="Arial" w:hAnsi="Arial" w:cs="Arial"/>
            <w:lang w:val="en-US"/>
          </w:rPr>
          <w:delText>NFC</w:delText>
        </w:r>
        <w:r w:rsidRPr="002D6695" w:rsidDel="00CF36F9">
          <w:rPr>
            <w:rFonts w:ascii="Arial" w:hAnsi="Arial" w:cs="Arial"/>
          </w:rPr>
          <w:delText xml:space="preserve"> </w:delText>
        </w:r>
        <w:r w:rsidDel="00CF36F9">
          <w:rPr>
            <w:rFonts w:ascii="Arial" w:hAnsi="Arial" w:cs="Arial"/>
          </w:rPr>
          <w:delText>–</w:delText>
        </w:r>
        <w:r w:rsidRPr="002D6695" w:rsidDel="00CF36F9">
          <w:rPr>
            <w:rFonts w:ascii="Arial" w:hAnsi="Arial" w:cs="Arial"/>
          </w:rPr>
          <w:delText xml:space="preserve"> </w:delText>
        </w:r>
        <w:r w:rsidDel="00CF36F9">
          <w:rPr>
            <w:rFonts w:ascii="Arial" w:hAnsi="Arial" w:cs="Arial"/>
          </w:rPr>
          <w:delText xml:space="preserve">метки. Необходимо, чтобы фильтрация по </w:delText>
        </w:r>
        <w:r w:rsidDel="00CF36F9">
          <w:rPr>
            <w:rFonts w:ascii="Arial" w:hAnsi="Arial" w:cs="Arial"/>
            <w:lang w:val="en-US"/>
          </w:rPr>
          <w:delText>NFC</w:delText>
        </w:r>
        <w:r w:rsidRPr="002D6695" w:rsidDel="00CF36F9">
          <w:rPr>
            <w:rFonts w:ascii="Arial" w:hAnsi="Arial" w:cs="Arial"/>
          </w:rPr>
          <w:delText xml:space="preserve"> – </w:delText>
        </w:r>
        <w:r w:rsidDel="00CF36F9">
          <w:rPr>
            <w:rFonts w:ascii="Arial" w:hAnsi="Arial" w:cs="Arial"/>
          </w:rPr>
          <w:delText xml:space="preserve">метке на мобильном терминале осуществлялась, вне зависимости от того, присвоен идентификатор </w:delText>
        </w:r>
        <w:r w:rsidDel="00CF36F9">
          <w:rPr>
            <w:rFonts w:ascii="Arial" w:hAnsi="Arial" w:cs="Arial"/>
            <w:lang w:val="en-US"/>
          </w:rPr>
          <w:delText>NFC</w:delText>
        </w:r>
        <w:r w:rsidRPr="002D6695" w:rsidDel="00CF36F9">
          <w:rPr>
            <w:rFonts w:ascii="Arial" w:hAnsi="Arial" w:cs="Arial"/>
          </w:rPr>
          <w:delText xml:space="preserve"> – </w:delText>
        </w:r>
        <w:r w:rsidDel="00CF36F9">
          <w:rPr>
            <w:rFonts w:ascii="Arial" w:hAnsi="Arial" w:cs="Arial"/>
          </w:rPr>
          <w:delText>метки единице оборудования или техническому месту.</w:delText>
        </w:r>
      </w:del>
    </w:p>
    <w:p w14:paraId="6AB4D068" w14:textId="6AD9B36D" w:rsidR="00111A1C" w:rsidDel="00CF36F9" w:rsidRDefault="00111A1C" w:rsidP="00111A1C">
      <w:pPr>
        <w:suppressAutoHyphens/>
        <w:spacing w:after="240" w:line="276" w:lineRule="auto"/>
        <w:ind w:firstLine="567"/>
        <w:rPr>
          <w:del w:id="2037" w:author="Владимир Лаут" w:date="2021-03-29T16:32:00Z"/>
          <w:rFonts w:ascii="Arial" w:hAnsi="Arial" w:cs="Arial"/>
        </w:rPr>
      </w:pPr>
      <w:del w:id="2038" w:author="Владимир Лаут" w:date="2021-03-29T16:32:00Z">
        <w:r w:rsidRPr="00456DD2" w:rsidDel="00CF36F9">
          <w:rPr>
            <w:rFonts w:ascii="Arial" w:hAnsi="Arial" w:cs="Arial"/>
          </w:rPr>
          <w:delText xml:space="preserve">Входные данные: </w:delText>
        </w:r>
      </w:del>
    </w:p>
    <w:p w14:paraId="35AC0730" w14:textId="77753999" w:rsidR="00111A1C" w:rsidDel="00CF36F9" w:rsidRDefault="00111A1C" w:rsidP="00111A1C">
      <w:pPr>
        <w:suppressAutoHyphens/>
        <w:spacing w:after="240" w:line="276" w:lineRule="auto"/>
        <w:ind w:firstLine="567"/>
        <w:rPr>
          <w:del w:id="2039" w:author="Владимир Лаут" w:date="2021-03-29T16:32:00Z"/>
          <w:rFonts w:ascii="Arial" w:hAnsi="Arial" w:cs="Arial"/>
        </w:rPr>
      </w:pPr>
      <w:del w:id="2040" w:author="Владимир Лаут" w:date="2021-03-29T16:32:00Z">
        <w:r w:rsidDel="00CF36F9">
          <w:rPr>
            <w:rFonts w:ascii="Arial" w:hAnsi="Arial" w:cs="Arial"/>
          </w:rPr>
          <w:delText>ЕО</w:delText>
        </w:r>
      </w:del>
    </w:p>
    <w:p w14:paraId="239C9B60" w14:textId="27AA802F" w:rsidR="00111A1C" w:rsidDel="00CF36F9" w:rsidRDefault="00111A1C" w:rsidP="00111A1C">
      <w:pPr>
        <w:suppressAutoHyphens/>
        <w:spacing w:after="240" w:line="276" w:lineRule="auto"/>
        <w:ind w:firstLine="567"/>
        <w:rPr>
          <w:del w:id="2041" w:author="Владимир Лаут" w:date="2021-03-29T16:32:00Z"/>
          <w:rFonts w:ascii="Arial" w:hAnsi="Arial" w:cs="Arial"/>
        </w:rPr>
      </w:pPr>
      <w:del w:id="2042" w:author="Владимир Лаут" w:date="2021-03-29T16:32:00Z">
        <w:r w:rsidDel="00CF36F9">
          <w:rPr>
            <w:rFonts w:ascii="Arial" w:hAnsi="Arial" w:cs="Arial"/>
          </w:rPr>
          <w:delText>ТМ</w:delText>
        </w:r>
      </w:del>
    </w:p>
    <w:p w14:paraId="4A016AAC" w14:textId="655093D9" w:rsidR="00111A1C" w:rsidDel="00CF36F9" w:rsidRDefault="00111A1C" w:rsidP="00111A1C">
      <w:pPr>
        <w:suppressAutoHyphens/>
        <w:spacing w:after="240" w:line="276" w:lineRule="auto"/>
        <w:ind w:firstLine="567"/>
        <w:rPr>
          <w:del w:id="2043" w:author="Владимир Лаут" w:date="2021-03-29T16:32:00Z"/>
          <w:rFonts w:ascii="Arial" w:hAnsi="Arial" w:cs="Arial"/>
        </w:rPr>
      </w:pPr>
      <w:del w:id="2044" w:author="Владимир Лаут" w:date="2021-03-29T16:32:00Z">
        <w:r w:rsidDel="00CF36F9">
          <w:rPr>
            <w:rFonts w:ascii="Arial" w:hAnsi="Arial" w:cs="Arial"/>
          </w:rPr>
          <w:delText>План ППР</w:delText>
        </w:r>
      </w:del>
    </w:p>
    <w:p w14:paraId="33661630" w14:textId="70F7D442" w:rsidR="00111A1C" w:rsidRPr="00456DD2" w:rsidDel="00CF36F9" w:rsidRDefault="00111A1C" w:rsidP="00111A1C">
      <w:pPr>
        <w:suppressAutoHyphens/>
        <w:spacing w:after="240" w:line="276" w:lineRule="auto"/>
        <w:ind w:firstLine="567"/>
        <w:rPr>
          <w:del w:id="2045" w:author="Владимир Лаут" w:date="2021-03-29T16:32:00Z"/>
          <w:rFonts w:ascii="Arial" w:hAnsi="Arial" w:cs="Arial"/>
        </w:rPr>
      </w:pPr>
      <w:del w:id="2046" w:author="Владимир Лаут" w:date="2021-03-29T16:32:00Z">
        <w:r w:rsidDel="00CF36F9">
          <w:rPr>
            <w:rFonts w:ascii="Arial" w:hAnsi="Arial" w:cs="Arial"/>
          </w:rPr>
          <w:delText>Заказ ТОРО</w:delText>
        </w:r>
      </w:del>
    </w:p>
    <w:p w14:paraId="6E6DF0C6" w14:textId="2EA39B0B" w:rsidR="00111A1C" w:rsidDel="00CF36F9" w:rsidRDefault="00111A1C" w:rsidP="00111A1C">
      <w:pPr>
        <w:suppressAutoHyphens/>
        <w:spacing w:after="240" w:line="276" w:lineRule="auto"/>
        <w:ind w:firstLine="567"/>
        <w:rPr>
          <w:del w:id="2047" w:author="Владимир Лаут" w:date="2021-03-29T16:32:00Z"/>
          <w:rFonts w:ascii="Arial" w:hAnsi="Arial" w:cs="Arial"/>
        </w:rPr>
      </w:pPr>
      <w:del w:id="2048" w:author="Владимир Лаут" w:date="2021-03-29T16:32:00Z">
        <w:r w:rsidRPr="00456DD2" w:rsidDel="00CF36F9">
          <w:rPr>
            <w:rFonts w:ascii="Arial" w:hAnsi="Arial" w:cs="Arial"/>
          </w:rPr>
          <w:delText xml:space="preserve">Выполнение разработки (укрупнённый алгоритм): </w:delText>
        </w:r>
      </w:del>
    </w:p>
    <w:p w14:paraId="0ABAC4C2" w14:textId="35881F83" w:rsidR="00111A1C" w:rsidDel="00CF36F9" w:rsidRDefault="00111A1C" w:rsidP="00111A1C">
      <w:pPr>
        <w:suppressAutoHyphens/>
        <w:spacing w:after="240" w:line="276" w:lineRule="auto"/>
        <w:ind w:firstLine="567"/>
        <w:rPr>
          <w:del w:id="2049" w:author="Владимир Лаут" w:date="2021-03-29T16:32:00Z"/>
          <w:rFonts w:ascii="Arial" w:hAnsi="Arial" w:cs="Arial"/>
        </w:rPr>
      </w:pPr>
      <w:del w:id="2050" w:author="Владимир Лаут" w:date="2021-03-29T16:32:00Z">
        <w:r w:rsidRPr="003A5F03" w:rsidDel="00CF36F9">
          <w:rPr>
            <w:rFonts w:ascii="Arial" w:hAnsi="Arial" w:cs="Arial"/>
          </w:rPr>
          <w:delText>I.</w:delText>
        </w:r>
        <w:r w:rsidDel="00CF36F9">
          <w:rPr>
            <w:rFonts w:ascii="Arial" w:hAnsi="Arial" w:cs="Arial"/>
          </w:rPr>
          <w:delText>Оборудование</w:delText>
        </w:r>
      </w:del>
    </w:p>
    <w:p w14:paraId="3A1AFE73" w14:textId="358C97A1" w:rsidR="00111A1C" w:rsidDel="00CF36F9" w:rsidRDefault="00111A1C" w:rsidP="00111A1C">
      <w:pPr>
        <w:suppressAutoHyphens/>
        <w:spacing w:after="240" w:line="276" w:lineRule="auto"/>
        <w:ind w:firstLine="567"/>
        <w:rPr>
          <w:del w:id="2051" w:author="Владимир Лаут" w:date="2021-03-29T16:32:00Z"/>
          <w:rFonts w:ascii="Arial" w:hAnsi="Arial" w:cs="Arial"/>
        </w:rPr>
      </w:pPr>
      <w:del w:id="2052" w:author="Владимир Лаут" w:date="2021-03-29T16:32:00Z">
        <w:r w:rsidDel="00CF36F9">
          <w:rPr>
            <w:rFonts w:ascii="Arial" w:hAnsi="Arial" w:cs="Arial"/>
          </w:rPr>
          <w:delText xml:space="preserve">1. В части оборудования для ЕТО на ГТК: оборудование в иерархической структуре на стороне </w:delText>
        </w:r>
        <w:r w:rsidDel="00CF36F9">
          <w:rPr>
            <w:rFonts w:ascii="Arial" w:hAnsi="Arial" w:cs="Arial"/>
            <w:lang w:val="en-US"/>
          </w:rPr>
          <w:delText>SAP</w:delText>
        </w:r>
        <w:r w:rsidRPr="00A56869" w:rsidDel="00CF36F9">
          <w:rPr>
            <w:rFonts w:ascii="Arial" w:hAnsi="Arial" w:cs="Arial"/>
          </w:rPr>
          <w:delText xml:space="preserve"> </w:delText>
        </w:r>
        <w:r w:rsidDel="00CF36F9">
          <w:rPr>
            <w:rFonts w:ascii="Arial" w:hAnsi="Arial" w:cs="Arial"/>
          </w:rPr>
          <w:delText>разузловано на системы (например, гидравлическая система, ходовая часть, двигатель внутреннего сгорания и т.д.). В системе узлы могут быть представлены в виде Технического места с типом 8 – Точка осмотра или Единицы оборудования.</w:delText>
        </w:r>
      </w:del>
    </w:p>
    <w:p w14:paraId="38A04F8E" w14:textId="63E45C10" w:rsidR="00111A1C" w:rsidDel="00CF36F9" w:rsidRDefault="00111A1C" w:rsidP="00111A1C">
      <w:pPr>
        <w:suppressAutoHyphens/>
        <w:spacing w:after="240" w:line="276" w:lineRule="auto"/>
        <w:ind w:firstLine="567"/>
        <w:rPr>
          <w:del w:id="2053" w:author="Владимир Лаут" w:date="2021-03-29T16:32:00Z"/>
          <w:rFonts w:ascii="Arial" w:hAnsi="Arial" w:cs="Arial"/>
        </w:rPr>
      </w:pPr>
      <w:del w:id="2054" w:author="Владимир Лаут" w:date="2021-03-29T16:32:00Z">
        <w:r w:rsidDel="00CF36F9">
          <w:rPr>
            <w:rFonts w:ascii="Arial" w:hAnsi="Arial" w:cs="Arial"/>
          </w:rPr>
          <w:delText xml:space="preserve">Для технического места код </w:delText>
        </w:r>
        <w:r w:rsidDel="00CF36F9">
          <w:rPr>
            <w:rFonts w:ascii="Arial" w:hAnsi="Arial" w:cs="Arial"/>
            <w:lang w:val="en-US"/>
          </w:rPr>
          <w:delText>NFC</w:delText>
        </w:r>
        <w:r w:rsidRPr="00A56869" w:rsidDel="00CF36F9">
          <w:rPr>
            <w:rFonts w:ascii="Arial" w:hAnsi="Arial" w:cs="Arial"/>
          </w:rPr>
          <w:delText xml:space="preserve"> </w:delText>
        </w:r>
        <w:r w:rsidDel="00CF36F9">
          <w:rPr>
            <w:rFonts w:ascii="Arial" w:hAnsi="Arial" w:cs="Arial"/>
          </w:rPr>
          <w:delText>–</w:delText>
        </w:r>
        <w:r w:rsidRPr="00A56869" w:rsidDel="00CF36F9">
          <w:rPr>
            <w:rFonts w:ascii="Arial" w:hAnsi="Arial" w:cs="Arial"/>
          </w:rPr>
          <w:delText xml:space="preserve"> </w:delText>
        </w:r>
        <w:r w:rsidDel="00CF36F9">
          <w:rPr>
            <w:rFonts w:ascii="Arial" w:hAnsi="Arial" w:cs="Arial"/>
          </w:rPr>
          <w:delText xml:space="preserve">метки присваивается в поле Номер модели на вкладке Общее. Для единицы оборудования код </w:delText>
        </w:r>
        <w:r w:rsidDel="00CF36F9">
          <w:rPr>
            <w:rFonts w:ascii="Arial" w:hAnsi="Arial" w:cs="Arial"/>
            <w:lang w:val="en-US"/>
          </w:rPr>
          <w:delText>NFC</w:delText>
        </w:r>
        <w:r w:rsidRPr="00882AFF" w:rsidDel="00CF36F9">
          <w:rPr>
            <w:rFonts w:ascii="Arial" w:hAnsi="Arial" w:cs="Arial"/>
          </w:rPr>
          <w:delText xml:space="preserve"> – </w:delText>
        </w:r>
        <w:r w:rsidDel="00CF36F9">
          <w:rPr>
            <w:rFonts w:ascii="Arial" w:hAnsi="Arial" w:cs="Arial"/>
          </w:rPr>
          <w:delText>метки указывается в поле Технический идентификатор на вкладке Структура.</w:delText>
        </w:r>
      </w:del>
    </w:p>
    <w:p w14:paraId="7918C2E3" w14:textId="4B1646CF" w:rsidR="00111A1C" w:rsidRPr="007173FB" w:rsidDel="00CF36F9" w:rsidRDefault="00111A1C" w:rsidP="00111A1C">
      <w:pPr>
        <w:suppressAutoHyphens/>
        <w:spacing w:after="240" w:line="276" w:lineRule="auto"/>
        <w:ind w:firstLine="567"/>
        <w:rPr>
          <w:del w:id="2055" w:author="Владимир Лаут" w:date="2021-03-29T16:32:00Z"/>
          <w:rFonts w:ascii="Arial" w:hAnsi="Arial" w:cs="Arial"/>
        </w:rPr>
      </w:pPr>
      <w:del w:id="2056" w:author="Владимир Лаут" w:date="2021-03-29T16:32:00Z">
        <w:r w:rsidDel="00CF36F9">
          <w:rPr>
            <w:rFonts w:ascii="Arial" w:hAnsi="Arial" w:cs="Arial"/>
          </w:rPr>
          <w:delText xml:space="preserve">Код </w:delText>
        </w:r>
        <w:r w:rsidDel="00CF36F9">
          <w:rPr>
            <w:rFonts w:ascii="Arial" w:hAnsi="Arial" w:cs="Arial"/>
            <w:lang w:val="en-US"/>
          </w:rPr>
          <w:delText>NFC</w:delText>
        </w:r>
        <w:r w:rsidRPr="007173FB" w:rsidDel="00CF36F9">
          <w:rPr>
            <w:rFonts w:ascii="Arial" w:hAnsi="Arial" w:cs="Arial"/>
          </w:rPr>
          <w:delText xml:space="preserve"> – </w:delText>
        </w:r>
        <w:r w:rsidDel="00CF36F9">
          <w:rPr>
            <w:rFonts w:ascii="Arial" w:hAnsi="Arial" w:cs="Arial"/>
          </w:rPr>
          <w:delText xml:space="preserve">метки уникален, присвоение одного и того же кода </w:delText>
        </w:r>
        <w:r w:rsidDel="00CF36F9">
          <w:rPr>
            <w:rFonts w:ascii="Arial" w:hAnsi="Arial" w:cs="Arial"/>
            <w:lang w:val="en-US"/>
          </w:rPr>
          <w:delText>NFC</w:delText>
        </w:r>
        <w:r w:rsidRPr="007173FB" w:rsidDel="00CF36F9">
          <w:rPr>
            <w:rFonts w:ascii="Arial" w:hAnsi="Arial" w:cs="Arial"/>
          </w:rPr>
          <w:delText xml:space="preserve"> – </w:delText>
        </w:r>
        <w:r w:rsidDel="00CF36F9">
          <w:rPr>
            <w:rFonts w:ascii="Arial" w:hAnsi="Arial" w:cs="Arial"/>
          </w:rPr>
          <w:delText>метки разному оборудованию является некорректным.</w:delText>
        </w:r>
      </w:del>
    </w:p>
    <w:p w14:paraId="45F98988" w14:textId="7E66C2FD" w:rsidR="00111A1C" w:rsidDel="00CF36F9" w:rsidRDefault="00111A1C" w:rsidP="00111A1C">
      <w:pPr>
        <w:suppressAutoHyphens/>
        <w:spacing w:after="240" w:line="276" w:lineRule="auto"/>
        <w:ind w:firstLine="567"/>
        <w:rPr>
          <w:del w:id="2057" w:author="Владимир Лаут" w:date="2021-03-29T16:32:00Z"/>
          <w:rFonts w:ascii="Arial" w:hAnsi="Arial" w:cs="Arial"/>
        </w:rPr>
      </w:pPr>
      <w:del w:id="2058" w:author="Владимир Лаут" w:date="2021-03-29T16:32:00Z">
        <w:r w:rsidRPr="003A5F03" w:rsidDel="00CF36F9">
          <w:rPr>
            <w:rFonts w:ascii="Arial" w:hAnsi="Arial" w:cs="Arial"/>
          </w:rPr>
          <w:delText>II.</w:delText>
        </w:r>
        <w:r w:rsidDel="00CF36F9">
          <w:rPr>
            <w:rFonts w:ascii="Arial" w:hAnsi="Arial" w:cs="Arial"/>
          </w:rPr>
          <w:delText>Технологические карты</w:delText>
        </w:r>
      </w:del>
    </w:p>
    <w:p w14:paraId="111E050B" w14:textId="3D9D07CB" w:rsidR="00111A1C" w:rsidDel="00CF36F9" w:rsidRDefault="00111A1C" w:rsidP="00111A1C">
      <w:pPr>
        <w:suppressAutoHyphens/>
        <w:spacing w:after="240" w:line="276" w:lineRule="auto"/>
        <w:ind w:firstLine="567"/>
        <w:rPr>
          <w:del w:id="2059" w:author="Владимир Лаут" w:date="2021-03-29T16:32:00Z"/>
          <w:rFonts w:ascii="Arial" w:hAnsi="Arial" w:cs="Arial"/>
        </w:rPr>
      </w:pPr>
      <w:del w:id="2060" w:author="Владимир Лаут" w:date="2021-03-29T16:32:00Z">
        <w:r w:rsidDel="00CF36F9">
          <w:rPr>
            <w:rFonts w:ascii="Arial" w:hAnsi="Arial" w:cs="Arial"/>
          </w:rPr>
          <w:delText>1.Техкарты ЕТО на ГТК</w:delText>
        </w:r>
      </w:del>
    </w:p>
    <w:p w14:paraId="47B43A48" w14:textId="2869E0C6" w:rsidR="00111A1C" w:rsidDel="00CF36F9" w:rsidRDefault="00111A1C" w:rsidP="00111A1C">
      <w:pPr>
        <w:suppressAutoHyphens/>
        <w:spacing w:after="240" w:line="276" w:lineRule="auto"/>
        <w:ind w:firstLine="567"/>
        <w:rPr>
          <w:del w:id="2061" w:author="Владимир Лаут" w:date="2021-03-29T16:32:00Z"/>
          <w:rFonts w:ascii="Arial" w:hAnsi="Arial" w:cs="Arial"/>
        </w:rPr>
      </w:pPr>
      <w:del w:id="2062" w:author="Владимир Лаут" w:date="2021-03-29T16:32:00Z">
        <w:r w:rsidDel="00CF36F9">
          <w:rPr>
            <w:rFonts w:ascii="Arial" w:hAnsi="Arial" w:cs="Arial"/>
          </w:rPr>
          <w:delText xml:space="preserve">Техкарта создаётся на Единицу оборудования, при этом, количество операций техкарты равно количеству </w:delText>
        </w:r>
        <w:r w:rsidRPr="003A5F03" w:rsidDel="00CF36F9">
          <w:rPr>
            <w:rFonts w:ascii="Arial" w:hAnsi="Arial" w:cs="Arial"/>
          </w:rPr>
          <w:delText>NFC</w:delText>
        </w:r>
        <w:r w:rsidRPr="007C0EA6" w:rsidDel="00CF36F9">
          <w:rPr>
            <w:rFonts w:ascii="Arial" w:hAnsi="Arial" w:cs="Arial"/>
          </w:rPr>
          <w:delText xml:space="preserve"> </w:delText>
        </w:r>
        <w:r w:rsidDel="00CF36F9">
          <w:rPr>
            <w:rFonts w:ascii="Arial" w:hAnsi="Arial" w:cs="Arial"/>
          </w:rPr>
          <w:delText>–</w:delText>
        </w:r>
        <w:r w:rsidRPr="007C0EA6" w:rsidDel="00CF36F9">
          <w:rPr>
            <w:rFonts w:ascii="Arial" w:hAnsi="Arial" w:cs="Arial"/>
          </w:rPr>
          <w:delText xml:space="preserve"> </w:delText>
        </w:r>
        <w:r w:rsidDel="00CF36F9">
          <w:rPr>
            <w:rFonts w:ascii="Arial" w:hAnsi="Arial" w:cs="Arial"/>
          </w:rPr>
          <w:delText xml:space="preserve">меток, смонтированных на конкретном оборудовании. Операция техкарты обобщённо названа Точкой осмотра, которой присваивается управляющий ключ </w:delText>
        </w:r>
        <w:r w:rsidRPr="003A5F03" w:rsidDel="00CF36F9">
          <w:rPr>
            <w:rFonts w:ascii="Arial" w:hAnsi="Arial" w:cs="Arial"/>
          </w:rPr>
          <w:delText>PM</w:delText>
        </w:r>
        <w:r w:rsidRPr="00C4402C" w:rsidDel="00CF36F9">
          <w:rPr>
            <w:rFonts w:ascii="Arial" w:hAnsi="Arial" w:cs="Arial"/>
          </w:rPr>
          <w:delText>-07</w:delText>
        </w:r>
        <w:r w:rsidDel="00CF36F9">
          <w:rPr>
            <w:rFonts w:ascii="Arial" w:hAnsi="Arial" w:cs="Arial"/>
          </w:rPr>
          <w:delText xml:space="preserve"> - </w:delText>
        </w:r>
        <w:r w:rsidRPr="00AF7736" w:rsidDel="00CF36F9">
          <w:rPr>
            <w:rFonts w:ascii="Arial" w:hAnsi="Arial" w:cs="Arial"/>
          </w:rPr>
          <w:delText>Элементы планирования - без затрат</w:delText>
        </w:r>
        <w:r w:rsidDel="00CF36F9">
          <w:rPr>
            <w:rFonts w:ascii="Arial" w:hAnsi="Arial" w:cs="Arial"/>
          </w:rPr>
          <w:delText>. Каждой точке осмотра, в свою очередь, присваивается Подробный текст с подробным перечнем операций на данной точке осмотра. Общая плановая продолжительность проведения ЕТО в техкарте – 20 минут;</w:delText>
        </w:r>
      </w:del>
    </w:p>
    <w:p w14:paraId="682CBA57" w14:textId="06160288" w:rsidR="00111A1C" w:rsidDel="00CF36F9" w:rsidRDefault="00111A1C" w:rsidP="00111A1C">
      <w:pPr>
        <w:suppressAutoHyphens/>
        <w:spacing w:after="240" w:line="276" w:lineRule="auto"/>
        <w:ind w:firstLine="567"/>
        <w:rPr>
          <w:del w:id="2063" w:author="Владимир Лаут" w:date="2021-03-29T16:32:00Z"/>
          <w:rFonts w:ascii="Arial" w:hAnsi="Arial" w:cs="Arial"/>
        </w:rPr>
      </w:pPr>
      <w:del w:id="2064" w:author="Владимир Лаут" w:date="2021-03-29T16:32:00Z">
        <w:r w:rsidDel="00CF36F9">
          <w:rPr>
            <w:rFonts w:ascii="Arial" w:hAnsi="Arial" w:cs="Arial"/>
          </w:rPr>
          <w:delText xml:space="preserve">2.Техкарты </w:delText>
        </w:r>
        <w:r w:rsidRPr="003A5F03" w:rsidDel="00CF36F9">
          <w:rPr>
            <w:rFonts w:ascii="Arial" w:hAnsi="Arial" w:cs="Arial"/>
          </w:rPr>
          <w:delText>Обходы/осмотры ЗИФ</w:delText>
        </w:r>
      </w:del>
    </w:p>
    <w:p w14:paraId="16F581CF" w14:textId="5D841FF5" w:rsidR="00111A1C" w:rsidDel="00CF36F9" w:rsidRDefault="00111A1C" w:rsidP="00111A1C">
      <w:pPr>
        <w:suppressAutoHyphens/>
        <w:spacing w:after="240" w:line="276" w:lineRule="auto"/>
        <w:ind w:firstLine="567"/>
        <w:rPr>
          <w:del w:id="2065" w:author="Владимир Лаут" w:date="2021-03-29T16:32:00Z"/>
          <w:rFonts w:ascii="Arial" w:hAnsi="Arial" w:cs="Arial"/>
        </w:rPr>
      </w:pPr>
      <w:del w:id="2066" w:author="Владимир Лаут" w:date="2021-03-29T16:32:00Z">
        <w:r w:rsidDel="00CF36F9">
          <w:rPr>
            <w:rFonts w:ascii="Arial" w:hAnsi="Arial" w:cs="Arial"/>
          </w:rPr>
          <w:delText>Техкарта создаётся на Техническое место, на основании маршрута осуществляемого обхода. В операциях техкарты указываются единицы оборудования, которые подлежат осмотру при осуществлении обхода. Выполняемые операции детализируются, им присваивается управляющий ключ РМ01 – Торо хозспособ и плановые трудозатраты на выполнение обхода.</w:delText>
        </w:r>
      </w:del>
    </w:p>
    <w:p w14:paraId="6381B2BF" w14:textId="73734681" w:rsidR="00111A1C" w:rsidDel="00CF36F9" w:rsidRDefault="00111A1C" w:rsidP="00111A1C">
      <w:pPr>
        <w:suppressAutoHyphens/>
        <w:spacing w:after="240" w:line="276" w:lineRule="auto"/>
        <w:ind w:firstLine="567"/>
        <w:rPr>
          <w:del w:id="2067" w:author="Владимир Лаут" w:date="2021-03-29T16:32:00Z"/>
          <w:rFonts w:ascii="Arial" w:hAnsi="Arial" w:cs="Arial"/>
        </w:rPr>
      </w:pPr>
      <w:del w:id="2068" w:author="Владимир Лаут" w:date="2021-03-29T16:32:00Z">
        <w:r w:rsidDel="00CF36F9">
          <w:rPr>
            <w:rFonts w:ascii="Arial" w:hAnsi="Arial" w:cs="Arial"/>
          </w:rPr>
          <w:delText xml:space="preserve">Общим требованием для техкарт на ЕТО на ГТК и </w:delText>
        </w:r>
        <w:r w:rsidRPr="003A5F03" w:rsidDel="00CF36F9">
          <w:rPr>
            <w:rFonts w:ascii="Arial" w:hAnsi="Arial" w:cs="Arial"/>
          </w:rPr>
          <w:delText>Обходы/осмотры ЗИФ</w:delText>
        </w:r>
        <w:r w:rsidDel="00CF36F9">
          <w:rPr>
            <w:rFonts w:ascii="Arial" w:hAnsi="Arial" w:cs="Arial"/>
          </w:rPr>
          <w:delText>, является заполнение полей Единица оборудования или Техническое место в каждой операции.</w:delText>
        </w:r>
      </w:del>
    </w:p>
    <w:p w14:paraId="01B32D58" w14:textId="20CB987E" w:rsidR="00111A1C" w:rsidRPr="003A5F03" w:rsidDel="00CF36F9" w:rsidRDefault="00111A1C" w:rsidP="00111A1C">
      <w:pPr>
        <w:suppressAutoHyphens/>
        <w:spacing w:after="240" w:line="276" w:lineRule="auto"/>
        <w:ind w:firstLine="567"/>
        <w:rPr>
          <w:del w:id="2069" w:author="Владимир Лаут" w:date="2021-03-29T16:32:00Z"/>
          <w:rFonts w:ascii="Arial" w:hAnsi="Arial" w:cs="Arial"/>
        </w:rPr>
      </w:pPr>
      <w:del w:id="2070" w:author="Владимир Лаут" w:date="2021-03-29T16:32:00Z">
        <w:r w:rsidRPr="003A5F03" w:rsidDel="00CF36F9">
          <w:rPr>
            <w:rFonts w:ascii="Arial" w:hAnsi="Arial" w:cs="Arial"/>
          </w:rPr>
          <w:delText xml:space="preserve">III.Создание </w:delText>
        </w:r>
        <w:r w:rsidDel="00CF36F9">
          <w:rPr>
            <w:rFonts w:ascii="Arial" w:hAnsi="Arial" w:cs="Arial"/>
          </w:rPr>
          <w:delText xml:space="preserve">и назначение </w:delText>
        </w:r>
        <w:r w:rsidRPr="003A5F03" w:rsidDel="00CF36F9">
          <w:rPr>
            <w:rFonts w:ascii="Arial" w:hAnsi="Arial" w:cs="Arial"/>
          </w:rPr>
          <w:delText>заказов</w:delText>
        </w:r>
      </w:del>
    </w:p>
    <w:p w14:paraId="51DF4848" w14:textId="2FFD3642" w:rsidR="00111A1C" w:rsidDel="00CF36F9" w:rsidRDefault="00111A1C" w:rsidP="00111A1C">
      <w:pPr>
        <w:suppressAutoHyphens/>
        <w:spacing w:after="240" w:line="276" w:lineRule="auto"/>
        <w:ind w:firstLine="567"/>
        <w:rPr>
          <w:del w:id="2071" w:author="Владимир Лаут" w:date="2021-03-29T16:32:00Z"/>
          <w:rFonts w:ascii="Arial" w:hAnsi="Arial" w:cs="Arial"/>
        </w:rPr>
      </w:pPr>
      <w:del w:id="2072" w:author="Владимир Лаут" w:date="2021-03-29T16:32:00Z">
        <w:r w:rsidRPr="003A5F03" w:rsidDel="00CF36F9">
          <w:rPr>
            <w:rFonts w:ascii="Arial" w:hAnsi="Arial" w:cs="Arial"/>
          </w:rPr>
          <w:delText xml:space="preserve">Заказы вида AETG, AETZ отзываются из плана на недельном горизонте. </w:delText>
        </w:r>
        <w:r w:rsidDel="00CF36F9">
          <w:rPr>
            <w:rFonts w:ascii="Arial" w:hAnsi="Arial" w:cs="Arial"/>
          </w:rPr>
          <w:delText>План ППР содержит две позиции: для первой и для второй смены, с ремонтным циклом в 24 часа. При этом в операции заказа копируются данные о единице оборудования или техническом месте.</w:delText>
        </w:r>
      </w:del>
    </w:p>
    <w:p w14:paraId="7DE4DEA7" w14:textId="1C26D1EE" w:rsidR="00111A1C" w:rsidRPr="009201E0" w:rsidDel="00CF36F9" w:rsidRDefault="00111A1C" w:rsidP="00111A1C">
      <w:pPr>
        <w:suppressAutoHyphens/>
        <w:spacing w:after="240" w:line="276" w:lineRule="auto"/>
        <w:ind w:firstLine="567"/>
        <w:rPr>
          <w:del w:id="2073" w:author="Владимир Лаут" w:date="2021-03-29T16:32:00Z"/>
          <w:rFonts w:ascii="Arial" w:hAnsi="Arial" w:cs="Arial"/>
        </w:rPr>
      </w:pPr>
      <w:del w:id="2074" w:author="Владимир Лаут" w:date="2021-03-29T16:32:00Z">
        <w:r w:rsidDel="00CF36F9">
          <w:rPr>
            <w:rFonts w:ascii="Arial" w:hAnsi="Arial" w:cs="Arial"/>
          </w:rPr>
          <w:delText xml:space="preserve">Для операций заказа используется соответствующая статусная схема </w:delText>
        </w:r>
        <w:r w:rsidDel="00CF36F9">
          <w:rPr>
            <w:rFonts w:ascii="Arial" w:hAnsi="Arial" w:cs="Arial"/>
            <w:lang w:val="en-US"/>
          </w:rPr>
          <w:delText>PM</w:delText>
        </w:r>
        <w:r w:rsidRPr="009201E0" w:rsidDel="00CF36F9">
          <w:rPr>
            <w:rFonts w:ascii="Arial" w:hAnsi="Arial" w:cs="Arial"/>
          </w:rPr>
          <w:delText>_</w:delText>
        </w:r>
        <w:r w:rsidDel="00CF36F9">
          <w:rPr>
            <w:rFonts w:ascii="Arial" w:hAnsi="Arial" w:cs="Arial"/>
            <w:lang w:val="en-US"/>
          </w:rPr>
          <w:delText>VORNR</w:delText>
        </w:r>
        <w:r w:rsidDel="00CF36F9">
          <w:rPr>
            <w:rFonts w:ascii="Arial" w:hAnsi="Arial" w:cs="Arial"/>
          </w:rPr>
          <w:delText xml:space="preserve"> с набором пользовательских статусов, активность статусов определяется автоматически, на основании полученных данных из </w:delText>
        </w:r>
        <w:r w:rsidDel="00CF36F9">
          <w:rPr>
            <w:rFonts w:ascii="Arial" w:hAnsi="Arial" w:cs="Arial"/>
            <w:lang w:val="en-US"/>
          </w:rPr>
          <w:delText>Sap</w:delText>
        </w:r>
        <w:r w:rsidRPr="009201E0" w:rsidDel="00CF36F9">
          <w:rPr>
            <w:rFonts w:ascii="Arial" w:hAnsi="Arial" w:cs="Arial"/>
          </w:rPr>
          <w:delText xml:space="preserve"> </w:delText>
        </w:r>
        <w:r w:rsidDel="00CF36F9">
          <w:rPr>
            <w:rFonts w:ascii="Arial" w:hAnsi="Arial" w:cs="Arial"/>
            <w:lang w:val="en-US"/>
          </w:rPr>
          <w:delText>work</w:delText>
        </w:r>
        <w:r w:rsidRPr="009201E0" w:rsidDel="00CF36F9">
          <w:rPr>
            <w:rFonts w:ascii="Arial" w:hAnsi="Arial" w:cs="Arial"/>
          </w:rPr>
          <w:delText xml:space="preserve"> </w:delText>
        </w:r>
        <w:r w:rsidDel="00CF36F9">
          <w:rPr>
            <w:rFonts w:ascii="Arial" w:hAnsi="Arial" w:cs="Arial"/>
            <w:lang w:val="en-US"/>
          </w:rPr>
          <w:delText>manager</w:delText>
        </w:r>
        <w:r w:rsidRPr="009201E0" w:rsidDel="00CF36F9">
          <w:rPr>
            <w:rFonts w:ascii="Arial" w:hAnsi="Arial" w:cs="Arial"/>
          </w:rPr>
          <w:delText>.</w:delText>
        </w:r>
      </w:del>
    </w:p>
    <w:p w14:paraId="503E9E1C" w14:textId="392814D6" w:rsidR="00111A1C" w:rsidDel="00CF36F9" w:rsidRDefault="00111A1C" w:rsidP="00111A1C">
      <w:pPr>
        <w:suppressAutoHyphens/>
        <w:spacing w:after="240" w:line="276" w:lineRule="auto"/>
        <w:ind w:firstLine="567"/>
        <w:rPr>
          <w:del w:id="2075" w:author="Владимир Лаут" w:date="2021-03-29T16:32:00Z"/>
          <w:rFonts w:ascii="Arial" w:hAnsi="Arial" w:cs="Arial"/>
        </w:rPr>
      </w:pPr>
      <w:del w:id="2076" w:author="Владимир Лаут" w:date="2021-03-29T16:32:00Z">
        <w:r w:rsidDel="00CF36F9">
          <w:rPr>
            <w:rFonts w:ascii="Arial" w:hAnsi="Arial" w:cs="Arial"/>
          </w:rPr>
          <w:delText xml:space="preserve">После создания, заказы назначаются на ответственного исполнителя с указанием табельного номера сотрудника. На </w:delText>
        </w:r>
        <w:r w:rsidDel="00CF36F9">
          <w:rPr>
            <w:rFonts w:ascii="Arial" w:hAnsi="Arial" w:cs="Arial"/>
            <w:lang w:val="en-US"/>
          </w:rPr>
          <w:delText>ALV</w:delText>
        </w:r>
        <w:r w:rsidRPr="007E4747" w:rsidDel="00CF36F9">
          <w:rPr>
            <w:rFonts w:ascii="Arial" w:hAnsi="Arial" w:cs="Arial"/>
          </w:rPr>
          <w:delText xml:space="preserve"> – </w:delText>
        </w:r>
        <w:r w:rsidDel="00CF36F9">
          <w:rPr>
            <w:rFonts w:ascii="Arial" w:hAnsi="Arial" w:cs="Arial"/>
          </w:rPr>
          <w:delText xml:space="preserve">экране транзакции </w:delText>
        </w:r>
        <w:r w:rsidDel="00CF36F9">
          <w:rPr>
            <w:rFonts w:ascii="Arial" w:hAnsi="Arial" w:cs="Arial"/>
            <w:lang w:val="en-US"/>
          </w:rPr>
          <w:delText>IW</w:delText>
        </w:r>
        <w:r w:rsidRPr="007E4747" w:rsidDel="00CF36F9">
          <w:rPr>
            <w:rFonts w:ascii="Arial" w:hAnsi="Arial" w:cs="Arial"/>
          </w:rPr>
          <w:delText>38</w:delText>
        </w:r>
        <w:r w:rsidDel="00CF36F9">
          <w:rPr>
            <w:rFonts w:ascii="Arial" w:hAnsi="Arial" w:cs="Arial"/>
          </w:rPr>
          <w:delText xml:space="preserve"> (расширенные функции =&gt; массовое изменение ответственного сотрудника)</w:delText>
        </w:r>
        <w:r w:rsidRPr="007E4747" w:rsidDel="00CF36F9">
          <w:rPr>
            <w:rFonts w:ascii="Arial" w:hAnsi="Arial" w:cs="Arial"/>
          </w:rPr>
          <w:delText xml:space="preserve"> </w:delText>
        </w:r>
        <w:r w:rsidDel="00CF36F9">
          <w:rPr>
            <w:rFonts w:ascii="Arial" w:hAnsi="Arial" w:cs="Arial"/>
          </w:rPr>
          <w:delText>в поле Ответственный сотрудник указывается табельный номер пользователя. С помощью разработки РМ08, табельный номер заполняется в поле Ответственный сотрудник на вкладке Данные заголовка в заказе торо, а, также, автоматически присваивается всем операциям заказа (вкладка Собственные =</w:delText>
        </w:r>
        <w:r w:rsidRPr="004C44F2" w:rsidDel="00CF36F9">
          <w:rPr>
            <w:rFonts w:ascii="Arial" w:hAnsi="Arial" w:cs="Arial"/>
          </w:rPr>
          <w:delText xml:space="preserve">&gt; </w:delText>
        </w:r>
        <w:r w:rsidDel="00CF36F9">
          <w:rPr>
            <w:rFonts w:ascii="Arial" w:hAnsi="Arial" w:cs="Arial"/>
          </w:rPr>
          <w:delText>табельный номер).</w:delText>
        </w:r>
      </w:del>
    </w:p>
    <w:p w14:paraId="0D447250" w14:textId="175518BD" w:rsidR="00111A1C" w:rsidRPr="00247944" w:rsidDel="00CF36F9" w:rsidRDefault="00111A1C" w:rsidP="00111A1C">
      <w:pPr>
        <w:suppressAutoHyphens/>
        <w:spacing w:after="240" w:line="276" w:lineRule="auto"/>
        <w:ind w:firstLine="567"/>
        <w:rPr>
          <w:del w:id="2077" w:author="Владимир Лаут" w:date="2021-03-29T16:32:00Z"/>
          <w:rFonts w:ascii="Arial" w:hAnsi="Arial" w:cs="Arial"/>
        </w:rPr>
      </w:pPr>
      <w:del w:id="2078" w:author="Владимир Лаут" w:date="2021-03-29T16:32:00Z">
        <w:r w:rsidDel="00CF36F9">
          <w:rPr>
            <w:rFonts w:ascii="Arial" w:hAnsi="Arial" w:cs="Arial"/>
          </w:rPr>
          <w:delText xml:space="preserve">Связь табельного номера и пользователя (логин) осуществляется через 0105 инфо-тип Коммуникация. В транзакции </w:delText>
        </w:r>
        <w:r w:rsidDel="00CF36F9">
          <w:rPr>
            <w:rFonts w:ascii="Arial" w:hAnsi="Arial" w:cs="Arial"/>
            <w:lang w:val="en-US"/>
          </w:rPr>
          <w:delText>PA</w:delText>
        </w:r>
        <w:r w:rsidRPr="00E732BA" w:rsidDel="00CF36F9">
          <w:rPr>
            <w:rFonts w:ascii="Arial" w:hAnsi="Arial" w:cs="Arial"/>
          </w:rPr>
          <w:delText xml:space="preserve">30 </w:delText>
        </w:r>
        <w:r w:rsidDel="00CF36F9">
          <w:rPr>
            <w:rFonts w:ascii="Arial" w:hAnsi="Arial" w:cs="Arial"/>
          </w:rPr>
          <w:delText xml:space="preserve">указывается табельный номер сотрудника и для вида </w:delText>
        </w:r>
        <w:r w:rsidRPr="00E732BA" w:rsidDel="00CF36F9">
          <w:rPr>
            <w:rFonts w:ascii="Arial" w:hAnsi="Arial" w:cs="Arial"/>
          </w:rPr>
          <w:delText>Имя пользователя SAP-системы (SY-UNAME)</w:delText>
        </w:r>
        <w:r w:rsidDel="00CF36F9">
          <w:rPr>
            <w:rFonts w:ascii="Arial" w:hAnsi="Arial" w:cs="Arial"/>
          </w:rPr>
          <w:delText xml:space="preserve"> указывается логин в системе.</w:delText>
        </w:r>
      </w:del>
    </w:p>
    <w:p w14:paraId="15E22E3F" w14:textId="26CAF347" w:rsidR="00111A1C" w:rsidDel="00CF36F9" w:rsidRDefault="00111A1C" w:rsidP="00111A1C">
      <w:pPr>
        <w:suppressAutoHyphens/>
        <w:spacing w:after="240" w:line="276" w:lineRule="auto"/>
        <w:ind w:firstLine="567"/>
        <w:rPr>
          <w:del w:id="2079" w:author="Владимир Лаут" w:date="2021-03-29T16:32:00Z"/>
          <w:rFonts w:ascii="Arial" w:hAnsi="Arial" w:cs="Arial"/>
        </w:rPr>
      </w:pPr>
      <w:del w:id="2080" w:author="Владимир Лаут" w:date="2021-03-29T16:32:00Z">
        <w:r w:rsidDel="00CF36F9">
          <w:rPr>
            <w:rFonts w:ascii="Arial" w:hAnsi="Arial" w:cs="Arial"/>
            <w:lang w:val="en-US"/>
          </w:rPr>
          <w:delText>IV</w:delText>
        </w:r>
        <w:r w:rsidRPr="00A04076" w:rsidDel="00CF36F9">
          <w:rPr>
            <w:rFonts w:ascii="Arial" w:hAnsi="Arial" w:cs="Arial"/>
          </w:rPr>
          <w:delText>.</w:delText>
        </w:r>
        <w:r w:rsidDel="00CF36F9">
          <w:rPr>
            <w:rFonts w:ascii="Arial" w:hAnsi="Arial" w:cs="Arial"/>
          </w:rPr>
          <w:delText>Получение данных пользователем на мобильном терминале, выполнение операций на МУ</w:delText>
        </w:r>
      </w:del>
    </w:p>
    <w:p w14:paraId="2114EFCB" w14:textId="1951D5BD" w:rsidR="00111A1C" w:rsidDel="00CF36F9" w:rsidRDefault="00111A1C" w:rsidP="00111A1C">
      <w:pPr>
        <w:suppressAutoHyphens/>
        <w:spacing w:after="240" w:line="276" w:lineRule="auto"/>
        <w:ind w:firstLine="567"/>
        <w:rPr>
          <w:del w:id="2081" w:author="Владимир Лаут" w:date="2021-03-29T16:32:00Z"/>
          <w:rFonts w:ascii="Arial" w:hAnsi="Arial" w:cs="Arial"/>
        </w:rPr>
      </w:pPr>
      <w:del w:id="2082" w:author="Владимир Лаут" w:date="2021-03-29T16:32:00Z">
        <w:r w:rsidDel="00CF36F9">
          <w:rPr>
            <w:rFonts w:ascii="Arial" w:hAnsi="Arial" w:cs="Arial"/>
          </w:rPr>
          <w:delText>1.Пользователь авторизуется на мобильном устройстве посредством ввода логина и пароля, после чего происходит синхронизация с сервером и обновление данных но мобильном терминале. Заказ ЕТО, обходы попадает на мобильный терминал, в случае, если:</w:delText>
        </w:r>
      </w:del>
    </w:p>
    <w:p w14:paraId="3B400E78" w14:textId="4CCD4BD3" w:rsidR="00111A1C" w:rsidDel="00CF36F9" w:rsidRDefault="00111A1C" w:rsidP="00111A1C">
      <w:pPr>
        <w:suppressAutoHyphens/>
        <w:spacing w:after="240" w:line="276" w:lineRule="auto"/>
        <w:ind w:firstLine="567"/>
        <w:rPr>
          <w:del w:id="2083" w:author="Владимир Лаут" w:date="2021-03-29T16:32:00Z"/>
          <w:rFonts w:ascii="Arial" w:hAnsi="Arial" w:cs="Arial"/>
        </w:rPr>
      </w:pPr>
      <w:del w:id="2084" w:author="Владимир Лаут" w:date="2021-03-29T16:32:00Z">
        <w:r w:rsidDel="00CF36F9">
          <w:rPr>
            <w:rFonts w:ascii="Arial" w:hAnsi="Arial" w:cs="Arial"/>
          </w:rPr>
          <w:delText>- заказу присвоен Ответственный сотрудник (табельный номер);</w:delText>
        </w:r>
      </w:del>
    </w:p>
    <w:p w14:paraId="2377F5A0" w14:textId="6932B116" w:rsidR="00111A1C" w:rsidDel="00CF36F9" w:rsidRDefault="00111A1C" w:rsidP="00111A1C">
      <w:pPr>
        <w:suppressAutoHyphens/>
        <w:spacing w:after="240" w:line="276" w:lineRule="auto"/>
        <w:ind w:firstLine="567"/>
        <w:rPr>
          <w:del w:id="2085" w:author="Владимир Лаут" w:date="2021-03-29T16:32:00Z"/>
          <w:rFonts w:ascii="Arial" w:hAnsi="Arial" w:cs="Arial"/>
        </w:rPr>
      </w:pPr>
      <w:del w:id="2086" w:author="Владимир Лаут" w:date="2021-03-29T16:32:00Z">
        <w:r w:rsidDel="00CF36F9">
          <w:rPr>
            <w:rFonts w:ascii="Arial" w:hAnsi="Arial" w:cs="Arial"/>
          </w:rPr>
          <w:delText xml:space="preserve">- системный статус заказа ДЕБЛ - Деблокирован </w:delText>
        </w:r>
      </w:del>
    </w:p>
    <w:p w14:paraId="4C16C168" w14:textId="04A0CF3C" w:rsidR="00111A1C" w:rsidDel="00CF36F9" w:rsidRDefault="00111A1C" w:rsidP="00111A1C">
      <w:pPr>
        <w:suppressAutoHyphens/>
        <w:spacing w:after="240" w:line="276" w:lineRule="auto"/>
        <w:ind w:firstLine="567"/>
        <w:rPr>
          <w:del w:id="2087" w:author="Владимир Лаут" w:date="2021-03-29T16:32:00Z"/>
          <w:rFonts w:ascii="Arial" w:hAnsi="Arial" w:cs="Arial"/>
        </w:rPr>
      </w:pPr>
      <w:del w:id="2088" w:author="Владимир Лаут" w:date="2021-03-29T16:32:00Z">
        <w:r w:rsidDel="00CF36F9">
          <w:rPr>
            <w:rFonts w:ascii="Arial" w:hAnsi="Arial" w:cs="Arial"/>
          </w:rPr>
          <w:delText xml:space="preserve">2.Пользователь производит считывание </w:delText>
        </w:r>
        <w:r w:rsidDel="00CF36F9">
          <w:rPr>
            <w:rFonts w:ascii="Arial" w:hAnsi="Arial" w:cs="Arial"/>
            <w:lang w:val="en-US"/>
          </w:rPr>
          <w:delText>NFC</w:delText>
        </w:r>
        <w:r w:rsidRPr="008F55EF" w:rsidDel="00CF36F9">
          <w:rPr>
            <w:rFonts w:ascii="Arial" w:hAnsi="Arial" w:cs="Arial"/>
          </w:rPr>
          <w:delText xml:space="preserve"> – </w:delText>
        </w:r>
        <w:r w:rsidDel="00CF36F9">
          <w:rPr>
            <w:rFonts w:ascii="Arial" w:hAnsi="Arial" w:cs="Arial"/>
          </w:rPr>
          <w:delText xml:space="preserve">метки, прикладывая мобильный терминал непосредственно самой </w:delText>
        </w:r>
        <w:r w:rsidDel="00CF36F9">
          <w:rPr>
            <w:rFonts w:ascii="Arial" w:hAnsi="Arial" w:cs="Arial"/>
            <w:lang w:val="en-US"/>
          </w:rPr>
          <w:delText>NFC</w:delText>
        </w:r>
        <w:r w:rsidRPr="008F55EF" w:rsidDel="00CF36F9">
          <w:rPr>
            <w:rFonts w:ascii="Arial" w:hAnsi="Arial" w:cs="Arial"/>
          </w:rPr>
          <w:delText xml:space="preserve"> </w:delText>
        </w:r>
        <w:r w:rsidDel="00CF36F9">
          <w:rPr>
            <w:rFonts w:ascii="Arial" w:hAnsi="Arial" w:cs="Arial"/>
          </w:rPr>
          <w:delText>–</w:delText>
        </w:r>
        <w:r w:rsidRPr="008F55EF" w:rsidDel="00CF36F9">
          <w:rPr>
            <w:rFonts w:ascii="Arial" w:hAnsi="Arial" w:cs="Arial"/>
          </w:rPr>
          <w:delText xml:space="preserve"> </w:delText>
        </w:r>
        <w:r w:rsidDel="00CF36F9">
          <w:rPr>
            <w:rFonts w:ascii="Arial" w:hAnsi="Arial" w:cs="Arial"/>
          </w:rPr>
          <w:delText xml:space="preserve">метке. При считывании </w:delText>
        </w:r>
        <w:r w:rsidDel="00CF36F9">
          <w:rPr>
            <w:rFonts w:ascii="Arial" w:hAnsi="Arial" w:cs="Arial"/>
            <w:lang w:val="en-US"/>
          </w:rPr>
          <w:delText>NFC</w:delText>
        </w:r>
        <w:r w:rsidRPr="002D6695" w:rsidDel="00CF36F9">
          <w:rPr>
            <w:rFonts w:ascii="Arial" w:hAnsi="Arial" w:cs="Arial"/>
          </w:rPr>
          <w:delText xml:space="preserve"> – </w:delText>
        </w:r>
        <w:r w:rsidDel="00CF36F9">
          <w:rPr>
            <w:rFonts w:ascii="Arial" w:hAnsi="Arial" w:cs="Arial"/>
          </w:rPr>
          <w:delText xml:space="preserve">метки на мобильном терминале, происходит фильтрация операций в заказе по аналогичному коду </w:delText>
        </w:r>
        <w:r w:rsidDel="00CF36F9">
          <w:rPr>
            <w:rFonts w:ascii="Arial" w:hAnsi="Arial" w:cs="Arial"/>
            <w:lang w:val="en-US"/>
          </w:rPr>
          <w:delText>NFC</w:delText>
        </w:r>
        <w:r w:rsidRPr="002D6695" w:rsidDel="00CF36F9">
          <w:rPr>
            <w:rFonts w:ascii="Arial" w:hAnsi="Arial" w:cs="Arial"/>
          </w:rPr>
          <w:delText xml:space="preserve"> </w:delText>
        </w:r>
        <w:r w:rsidDel="00CF36F9">
          <w:rPr>
            <w:rFonts w:ascii="Arial" w:hAnsi="Arial" w:cs="Arial"/>
          </w:rPr>
          <w:delText>– метки, вне зависимости от того присвоен данный код единице оборудования или техническому месту. В результате считывания метки, на экране мобильного терминала фильтруются только те заказы и только те операции, которые необходимо выполнить на конкретном оборудовании (код считываемой метки = коду, который присвоен оборудованию).</w:delText>
        </w:r>
      </w:del>
    </w:p>
    <w:p w14:paraId="20069B29" w14:textId="74B91598" w:rsidR="00111A1C" w:rsidDel="00CF36F9" w:rsidRDefault="00111A1C" w:rsidP="00111A1C">
      <w:pPr>
        <w:suppressAutoHyphens/>
        <w:spacing w:after="240" w:line="276" w:lineRule="auto"/>
        <w:ind w:firstLine="567"/>
        <w:rPr>
          <w:del w:id="2089" w:author="Владимир Лаут" w:date="2021-03-29T16:32:00Z"/>
          <w:rFonts w:ascii="Arial" w:hAnsi="Arial" w:cs="Arial"/>
        </w:rPr>
      </w:pPr>
      <w:del w:id="2090" w:author="Владимир Лаут" w:date="2021-03-29T16:32:00Z">
        <w:r w:rsidDel="00CF36F9">
          <w:rPr>
            <w:rFonts w:ascii="Arial" w:hAnsi="Arial" w:cs="Arial"/>
          </w:rPr>
          <w:delText>3. Сообщения о дефекте.</w:delText>
        </w:r>
      </w:del>
    </w:p>
    <w:p w14:paraId="387B2858" w14:textId="348905D7" w:rsidR="00111A1C" w:rsidDel="00CF36F9" w:rsidRDefault="00111A1C" w:rsidP="00111A1C">
      <w:pPr>
        <w:suppressAutoHyphens/>
        <w:spacing w:after="240" w:line="276" w:lineRule="auto"/>
        <w:ind w:firstLine="567"/>
        <w:rPr>
          <w:del w:id="2091" w:author="Владимир Лаут" w:date="2021-03-29T16:32:00Z"/>
          <w:rFonts w:ascii="Arial" w:hAnsi="Arial" w:cs="Arial"/>
        </w:rPr>
      </w:pPr>
      <w:del w:id="2092" w:author="Владимир Лаут" w:date="2021-03-29T16:32:00Z">
        <w:r w:rsidDel="00CF36F9">
          <w:rPr>
            <w:rFonts w:ascii="Arial" w:hAnsi="Arial" w:cs="Arial"/>
          </w:rPr>
          <w:delText>а) Входящие: все поступающие сообщения на мобильный терминал фильтруются, исходя из критериев:</w:delText>
        </w:r>
      </w:del>
    </w:p>
    <w:p w14:paraId="67C79780" w14:textId="028EBFAD" w:rsidR="00111A1C" w:rsidDel="00CF36F9" w:rsidRDefault="00111A1C" w:rsidP="00111A1C">
      <w:pPr>
        <w:suppressAutoHyphens/>
        <w:spacing w:after="240" w:line="276" w:lineRule="auto"/>
        <w:ind w:firstLine="567"/>
        <w:rPr>
          <w:del w:id="2093" w:author="Владимир Лаут" w:date="2021-03-29T16:32:00Z"/>
          <w:rFonts w:ascii="Arial" w:hAnsi="Arial" w:cs="Arial"/>
        </w:rPr>
      </w:pPr>
      <w:del w:id="2094" w:author="Владимир Лаут" w:date="2021-03-29T16:32:00Z">
        <w:r w:rsidDel="00CF36F9">
          <w:rPr>
            <w:rFonts w:ascii="Arial" w:hAnsi="Arial" w:cs="Arial"/>
          </w:rPr>
          <w:delText xml:space="preserve">-срок создания сообщения не больше, чем </w:delText>
        </w:r>
        <w:r w:rsidDel="00CF36F9">
          <w:rPr>
            <w:rFonts w:ascii="Arial" w:hAnsi="Arial" w:cs="Arial"/>
            <w:lang w:val="en-US"/>
          </w:rPr>
          <w:delText>n</w:delText>
        </w:r>
        <w:r w:rsidRPr="009D362F" w:rsidDel="00CF36F9">
          <w:rPr>
            <w:rFonts w:ascii="Arial" w:hAnsi="Arial" w:cs="Arial"/>
          </w:rPr>
          <w:delText>-</w:delText>
        </w:r>
        <w:r w:rsidDel="00CF36F9">
          <w:rPr>
            <w:rFonts w:ascii="Arial" w:hAnsi="Arial" w:cs="Arial"/>
          </w:rPr>
          <w:delText>количество дней из параметра от текущей даты</w:delText>
        </w:r>
      </w:del>
    </w:p>
    <w:p w14:paraId="6F0BFA0A" w14:textId="17045AD8" w:rsidR="00111A1C" w:rsidDel="00CF36F9" w:rsidRDefault="00111A1C" w:rsidP="00111A1C">
      <w:pPr>
        <w:suppressAutoHyphens/>
        <w:spacing w:after="240" w:line="276" w:lineRule="auto"/>
        <w:ind w:firstLine="567"/>
        <w:rPr>
          <w:del w:id="2095" w:author="Владимир Лаут" w:date="2021-03-29T16:32:00Z"/>
          <w:rFonts w:ascii="Arial" w:hAnsi="Arial" w:cs="Arial"/>
        </w:rPr>
      </w:pPr>
      <w:del w:id="2096" w:author="Владимир Лаут" w:date="2021-03-29T16:32:00Z">
        <w:r w:rsidDel="00CF36F9">
          <w:rPr>
            <w:rFonts w:ascii="Arial" w:hAnsi="Arial" w:cs="Arial"/>
          </w:rPr>
          <w:delText>-сообщению не присвоены статусы СОЗА, МТКУ;</w:delText>
        </w:r>
      </w:del>
    </w:p>
    <w:p w14:paraId="39844B18" w14:textId="72DB6EB2" w:rsidR="00111A1C" w:rsidDel="00CF36F9" w:rsidRDefault="00111A1C" w:rsidP="00111A1C">
      <w:pPr>
        <w:suppressAutoHyphens/>
        <w:spacing w:after="240" w:line="276" w:lineRule="auto"/>
        <w:ind w:firstLine="567"/>
        <w:rPr>
          <w:del w:id="2097" w:author="Владимир Лаут" w:date="2021-03-29T16:32:00Z"/>
          <w:rFonts w:ascii="Arial" w:hAnsi="Arial" w:cs="Arial"/>
        </w:rPr>
      </w:pPr>
      <w:del w:id="2098" w:author="Владимир Лаут" w:date="2021-03-29T16:32:00Z">
        <w:r w:rsidDel="00CF36F9">
          <w:rPr>
            <w:rFonts w:ascii="Arial" w:hAnsi="Arial" w:cs="Arial"/>
          </w:rPr>
          <w:delText>-проверка авторизации по объектам полномочий: завод, завод расположения технологических объектов, группа плановиков, ответственное рабочее место.</w:delText>
        </w:r>
      </w:del>
    </w:p>
    <w:p w14:paraId="23419C21" w14:textId="1D8AA5CB" w:rsidR="00111A1C" w:rsidDel="00CF36F9" w:rsidRDefault="00111A1C" w:rsidP="00111A1C">
      <w:pPr>
        <w:suppressAutoHyphens/>
        <w:spacing w:after="240" w:line="276" w:lineRule="auto"/>
        <w:ind w:firstLine="567"/>
        <w:rPr>
          <w:del w:id="2099" w:author="Владимир Лаут" w:date="2021-03-29T16:32:00Z"/>
          <w:rFonts w:ascii="Arial" w:hAnsi="Arial" w:cs="Arial"/>
        </w:rPr>
      </w:pPr>
      <w:del w:id="2100" w:author="Владимир Лаут" w:date="2021-03-29T16:32:00Z">
        <w:r w:rsidDel="00CF36F9">
          <w:rPr>
            <w:rFonts w:ascii="Arial" w:hAnsi="Arial" w:cs="Arial"/>
          </w:rPr>
          <w:delText>б) При создании сообщения, по умолчанию, указывается вид сообщения А2 – Сообщение о неисправности.</w:delText>
        </w:r>
      </w:del>
    </w:p>
    <w:p w14:paraId="270F719C" w14:textId="670CD7F9" w:rsidR="00111A1C" w:rsidDel="00CF36F9" w:rsidRDefault="00111A1C" w:rsidP="00111A1C">
      <w:pPr>
        <w:suppressAutoHyphens/>
        <w:spacing w:after="240" w:line="276" w:lineRule="auto"/>
        <w:ind w:firstLine="567"/>
        <w:rPr>
          <w:del w:id="2101" w:author="Владимир Лаут" w:date="2021-03-29T16:32:00Z"/>
          <w:rFonts w:ascii="Arial" w:hAnsi="Arial" w:cs="Arial"/>
        </w:rPr>
      </w:pPr>
      <w:del w:id="2102" w:author="Владимир Лаут" w:date="2021-03-29T16:32:00Z">
        <w:r w:rsidDel="00CF36F9">
          <w:rPr>
            <w:rFonts w:ascii="Arial" w:hAnsi="Arial" w:cs="Arial"/>
          </w:rPr>
          <w:delText xml:space="preserve">в) заполнение поля Единица оборудования при создании сообщения производится при помощи считывания </w:delText>
        </w:r>
        <w:r w:rsidDel="00CF36F9">
          <w:rPr>
            <w:rFonts w:ascii="Arial" w:hAnsi="Arial" w:cs="Arial"/>
            <w:lang w:val="en-US"/>
          </w:rPr>
          <w:delText>NFC</w:delText>
        </w:r>
        <w:r w:rsidRPr="00F21A17" w:rsidDel="00CF36F9">
          <w:rPr>
            <w:rFonts w:ascii="Arial" w:hAnsi="Arial" w:cs="Arial"/>
          </w:rPr>
          <w:delText xml:space="preserve"> </w:delText>
        </w:r>
        <w:r w:rsidDel="00CF36F9">
          <w:rPr>
            <w:rFonts w:ascii="Arial" w:hAnsi="Arial" w:cs="Arial"/>
          </w:rPr>
          <w:delText>–</w:delText>
        </w:r>
        <w:r w:rsidRPr="00F21A17" w:rsidDel="00CF36F9">
          <w:rPr>
            <w:rFonts w:ascii="Arial" w:hAnsi="Arial" w:cs="Arial"/>
          </w:rPr>
          <w:delText xml:space="preserve"> </w:delText>
        </w:r>
        <w:r w:rsidDel="00CF36F9">
          <w:rPr>
            <w:rFonts w:ascii="Arial" w:hAnsi="Arial" w:cs="Arial"/>
          </w:rPr>
          <w:delText xml:space="preserve">метки. При этом, вне зависимости от фактически считанной </w:delText>
        </w:r>
        <w:r w:rsidDel="00CF36F9">
          <w:rPr>
            <w:rFonts w:ascii="Arial" w:hAnsi="Arial" w:cs="Arial"/>
            <w:lang w:val="en-US"/>
          </w:rPr>
          <w:delText>NFC</w:delText>
        </w:r>
        <w:r w:rsidRPr="00F21A17" w:rsidDel="00CF36F9">
          <w:rPr>
            <w:rFonts w:ascii="Arial" w:hAnsi="Arial" w:cs="Arial"/>
          </w:rPr>
          <w:delText xml:space="preserve"> – метки,</w:delText>
        </w:r>
        <w:r w:rsidDel="00CF36F9">
          <w:rPr>
            <w:rFonts w:ascii="Arial" w:hAnsi="Arial" w:cs="Arial"/>
          </w:rPr>
          <w:delText xml:space="preserve"> поле Единица оборудования заполняется значением головной Единицы оборудования.</w:delText>
        </w:r>
      </w:del>
    </w:p>
    <w:p w14:paraId="16863C6D" w14:textId="30193DEF" w:rsidR="00111A1C" w:rsidRPr="00BC3539" w:rsidDel="00CF36F9" w:rsidRDefault="00111A1C" w:rsidP="00111A1C">
      <w:pPr>
        <w:suppressAutoHyphens/>
        <w:spacing w:after="240" w:line="276" w:lineRule="auto"/>
        <w:ind w:firstLine="567"/>
        <w:rPr>
          <w:del w:id="2103" w:author="Владимир Лаут" w:date="2021-03-29T16:32:00Z"/>
          <w:rFonts w:ascii="Arial" w:hAnsi="Arial" w:cs="Arial"/>
        </w:rPr>
      </w:pPr>
      <w:del w:id="2104" w:author="Владимир Лаут" w:date="2021-03-29T16:32:00Z">
        <w:r w:rsidDel="00CF36F9">
          <w:rPr>
            <w:rFonts w:ascii="Arial" w:hAnsi="Arial" w:cs="Arial"/>
            <w:lang w:val="en-US"/>
          </w:rPr>
          <w:delText>V</w:delText>
        </w:r>
        <w:r w:rsidRPr="00BC3539" w:rsidDel="00CF36F9">
          <w:rPr>
            <w:rFonts w:ascii="Arial" w:hAnsi="Arial" w:cs="Arial"/>
          </w:rPr>
          <w:delText>.</w:delText>
        </w:r>
        <w:r w:rsidDel="00CF36F9">
          <w:rPr>
            <w:rFonts w:ascii="Arial" w:hAnsi="Arial" w:cs="Arial"/>
          </w:rPr>
          <w:delText xml:space="preserve">Особенности на стороне </w:delText>
        </w:r>
        <w:r w:rsidDel="00CF36F9">
          <w:rPr>
            <w:rFonts w:ascii="Arial" w:hAnsi="Arial" w:cs="Arial"/>
            <w:lang w:val="en-US"/>
          </w:rPr>
          <w:delText>Sap</w:delText>
        </w:r>
        <w:r w:rsidRPr="00BC3539" w:rsidDel="00CF36F9">
          <w:rPr>
            <w:rFonts w:ascii="Arial" w:hAnsi="Arial" w:cs="Arial"/>
          </w:rPr>
          <w:delText xml:space="preserve"> </w:delText>
        </w:r>
        <w:r w:rsidDel="00CF36F9">
          <w:rPr>
            <w:rFonts w:ascii="Arial" w:hAnsi="Arial" w:cs="Arial"/>
            <w:lang w:val="en-US"/>
          </w:rPr>
          <w:delText>S</w:delText>
        </w:r>
        <w:r w:rsidRPr="00BC3539" w:rsidDel="00CF36F9">
          <w:rPr>
            <w:rFonts w:ascii="Arial" w:hAnsi="Arial" w:cs="Arial"/>
          </w:rPr>
          <w:delText>4/</w:delText>
        </w:r>
        <w:r w:rsidDel="00CF36F9">
          <w:rPr>
            <w:rFonts w:ascii="Arial" w:hAnsi="Arial" w:cs="Arial"/>
            <w:lang w:val="en-US"/>
          </w:rPr>
          <w:delText>HANA</w:delText>
        </w:r>
      </w:del>
    </w:p>
    <w:p w14:paraId="36C8D167" w14:textId="7E6D1B4D" w:rsidR="00111A1C" w:rsidDel="00CF36F9" w:rsidRDefault="00111A1C" w:rsidP="00111A1C">
      <w:pPr>
        <w:suppressAutoHyphens/>
        <w:spacing w:after="240" w:line="276" w:lineRule="auto"/>
        <w:ind w:firstLine="567"/>
        <w:rPr>
          <w:del w:id="2105" w:author="Владимир Лаут" w:date="2021-03-29T16:32:00Z"/>
          <w:rFonts w:ascii="Arial" w:hAnsi="Arial" w:cs="Arial"/>
        </w:rPr>
      </w:pPr>
      <w:del w:id="2106" w:author="Владимир Лаут" w:date="2021-03-29T16:32:00Z">
        <w:r w:rsidRPr="00BC3539" w:rsidDel="00CF36F9">
          <w:rPr>
            <w:rFonts w:ascii="Arial" w:hAnsi="Arial" w:cs="Arial"/>
          </w:rPr>
          <w:delText>1.</w:delText>
        </w:r>
        <w:r w:rsidDel="00CF36F9">
          <w:rPr>
            <w:rFonts w:ascii="Arial" w:hAnsi="Arial" w:cs="Arial"/>
          </w:rPr>
          <w:delText>Автоматическое закрытие заказов на ЕТО</w:delText>
        </w:r>
        <w:r w:rsidRPr="00BC3539" w:rsidDel="00CF36F9">
          <w:rPr>
            <w:rFonts w:ascii="Arial" w:hAnsi="Arial" w:cs="Arial"/>
          </w:rPr>
          <w:delText>/</w:delText>
        </w:r>
        <w:r w:rsidDel="00CF36F9">
          <w:rPr>
            <w:rFonts w:ascii="Arial" w:hAnsi="Arial" w:cs="Arial"/>
          </w:rPr>
          <w:delText>обходы</w:delText>
        </w:r>
      </w:del>
    </w:p>
    <w:p w14:paraId="511631E9" w14:textId="0CC18097" w:rsidR="00111A1C" w:rsidDel="00CF36F9" w:rsidRDefault="00111A1C" w:rsidP="00111A1C">
      <w:pPr>
        <w:suppressAutoHyphens/>
        <w:spacing w:after="240" w:line="276" w:lineRule="auto"/>
        <w:ind w:firstLine="567"/>
        <w:rPr>
          <w:del w:id="2107" w:author="Владимир Лаут" w:date="2021-03-29T16:32:00Z"/>
          <w:rFonts w:ascii="Arial" w:hAnsi="Arial" w:cs="Arial"/>
        </w:rPr>
      </w:pPr>
      <w:del w:id="2108" w:author="Владимир Лаут" w:date="2021-03-29T16:32:00Z">
        <w:r w:rsidRPr="00BC3539" w:rsidDel="00CF36F9">
          <w:rPr>
            <w:rFonts w:ascii="Arial" w:hAnsi="Arial" w:cs="Arial"/>
          </w:rPr>
          <w:delText xml:space="preserve">После подтверждения </w:delText>
        </w:r>
        <w:r w:rsidDel="00CF36F9">
          <w:rPr>
            <w:rFonts w:ascii="Arial" w:hAnsi="Arial" w:cs="Arial"/>
          </w:rPr>
          <w:delText>всех операций в заказе на мобильном терминале</w:delText>
        </w:r>
        <w:r w:rsidRPr="00BC3539" w:rsidDel="00CF36F9">
          <w:rPr>
            <w:rFonts w:ascii="Arial" w:hAnsi="Arial" w:cs="Arial"/>
          </w:rPr>
          <w:delText xml:space="preserve"> (статус Completed)</w:delText>
        </w:r>
        <w:r w:rsidDel="00CF36F9">
          <w:rPr>
            <w:rFonts w:ascii="Arial" w:hAnsi="Arial" w:cs="Arial"/>
          </w:rPr>
          <w:delText>,</w:delText>
        </w:r>
        <w:r w:rsidRPr="00BC3539" w:rsidDel="00CF36F9">
          <w:rPr>
            <w:rFonts w:ascii="Arial" w:hAnsi="Arial" w:cs="Arial"/>
          </w:rPr>
          <w:delText xml:space="preserve"> и выполнения синхронизации, </w:delText>
        </w:r>
        <w:r w:rsidDel="00CF36F9">
          <w:rPr>
            <w:rFonts w:ascii="Arial" w:hAnsi="Arial" w:cs="Arial"/>
          </w:rPr>
          <w:delText xml:space="preserve">на стороне </w:delText>
        </w:r>
        <w:r w:rsidDel="00CF36F9">
          <w:rPr>
            <w:rFonts w:ascii="Arial" w:hAnsi="Arial" w:cs="Arial"/>
            <w:lang w:val="en-US"/>
          </w:rPr>
          <w:delText>SAP</w:delText>
        </w:r>
        <w:r w:rsidRPr="00C06FF7" w:rsidDel="00CF36F9">
          <w:rPr>
            <w:rFonts w:ascii="Arial" w:hAnsi="Arial" w:cs="Arial"/>
          </w:rPr>
          <w:delText xml:space="preserve"> </w:delText>
        </w:r>
        <w:r w:rsidRPr="00BC3539" w:rsidDel="00CF36F9">
          <w:rPr>
            <w:rFonts w:ascii="Arial" w:hAnsi="Arial" w:cs="Arial"/>
          </w:rPr>
          <w:delText>операциям заказа присваивается пользовательский статус ВЫПЛ</w:delText>
        </w:r>
        <w:r w:rsidRPr="009201E0" w:rsidDel="00CF36F9">
          <w:rPr>
            <w:rFonts w:ascii="Arial" w:hAnsi="Arial" w:cs="Arial"/>
          </w:rPr>
          <w:delText xml:space="preserve"> </w:delText>
        </w:r>
        <w:r w:rsidDel="00CF36F9">
          <w:rPr>
            <w:rFonts w:ascii="Arial" w:hAnsi="Arial" w:cs="Arial"/>
          </w:rPr>
          <w:delText>–</w:delText>
        </w:r>
        <w:r w:rsidRPr="009201E0" w:rsidDel="00CF36F9">
          <w:rPr>
            <w:rFonts w:ascii="Arial" w:hAnsi="Arial" w:cs="Arial"/>
          </w:rPr>
          <w:delText xml:space="preserve"> </w:delText>
        </w:r>
        <w:r w:rsidDel="00CF36F9">
          <w:rPr>
            <w:rFonts w:ascii="Arial" w:hAnsi="Arial" w:cs="Arial"/>
          </w:rPr>
          <w:delText>Выполнено на МУ</w:delText>
        </w:r>
        <w:r w:rsidRPr="00BC3539" w:rsidDel="00CF36F9">
          <w:rPr>
            <w:rFonts w:ascii="Arial" w:hAnsi="Arial" w:cs="Arial"/>
          </w:rPr>
          <w:delText>. Если всем операциям заказа п</w:delText>
        </w:r>
        <w:r w:rsidDel="00CF36F9">
          <w:rPr>
            <w:rFonts w:ascii="Arial" w:hAnsi="Arial" w:cs="Arial"/>
          </w:rPr>
          <w:delText xml:space="preserve">рисвоен статус ВЫПЛ, </w:delText>
        </w:r>
        <w:r w:rsidRPr="00BC3539" w:rsidDel="00CF36F9">
          <w:rPr>
            <w:rFonts w:ascii="Arial" w:hAnsi="Arial" w:cs="Arial"/>
          </w:rPr>
          <w:delText>в S4</w:delText>
        </w:r>
        <w:r w:rsidDel="00CF36F9">
          <w:rPr>
            <w:rFonts w:ascii="Arial" w:hAnsi="Arial" w:cs="Arial"/>
          </w:rPr>
          <w:delText>/HANA</w:delText>
        </w:r>
        <w:r w:rsidRPr="00BC3539" w:rsidDel="00CF36F9">
          <w:rPr>
            <w:rFonts w:ascii="Arial" w:hAnsi="Arial" w:cs="Arial"/>
          </w:rPr>
          <w:delText xml:space="preserve"> </w:delText>
        </w:r>
        <w:r w:rsidDel="00CF36F9">
          <w:rPr>
            <w:rFonts w:ascii="Arial" w:hAnsi="Arial" w:cs="Arial"/>
          </w:rPr>
          <w:delText xml:space="preserve">автоматически для таких заказов </w:delText>
        </w:r>
        <w:r w:rsidRPr="00BC3539" w:rsidDel="00CF36F9">
          <w:rPr>
            <w:rFonts w:ascii="Arial" w:hAnsi="Arial" w:cs="Arial"/>
          </w:rPr>
          <w:delText>выполня</w:delText>
        </w:r>
        <w:r w:rsidDel="00CF36F9">
          <w:rPr>
            <w:rFonts w:ascii="Arial" w:hAnsi="Arial" w:cs="Arial"/>
          </w:rPr>
          <w:delText>ется техническое закрытие</w:delText>
        </w:r>
        <w:r w:rsidRPr="00BC3539" w:rsidDel="00CF36F9">
          <w:rPr>
            <w:rFonts w:ascii="Arial" w:hAnsi="Arial" w:cs="Arial"/>
          </w:rPr>
          <w:delText xml:space="preserve"> (присваива</w:delText>
        </w:r>
        <w:r w:rsidDel="00CF36F9">
          <w:rPr>
            <w:rFonts w:ascii="Arial" w:hAnsi="Arial" w:cs="Arial"/>
          </w:rPr>
          <w:delText>ется</w:delText>
        </w:r>
        <w:r w:rsidRPr="00BC3539" w:rsidDel="00CF36F9">
          <w:rPr>
            <w:rFonts w:ascii="Arial" w:hAnsi="Arial" w:cs="Arial"/>
          </w:rPr>
          <w:delText xml:space="preserve"> статус ТЗКР – Технически закрыт)</w:delText>
        </w:r>
        <w:r w:rsidDel="00CF36F9">
          <w:rPr>
            <w:rFonts w:ascii="Arial" w:hAnsi="Arial" w:cs="Arial"/>
          </w:rPr>
          <w:delText>;</w:delText>
        </w:r>
      </w:del>
    </w:p>
    <w:p w14:paraId="5B859B26" w14:textId="17C8908A" w:rsidR="00111A1C" w:rsidDel="00CF36F9" w:rsidRDefault="00111A1C" w:rsidP="00111A1C">
      <w:pPr>
        <w:suppressAutoHyphens/>
        <w:spacing w:after="240" w:line="276" w:lineRule="auto"/>
        <w:ind w:firstLine="567"/>
        <w:rPr>
          <w:del w:id="2109" w:author="Владимир Лаут" w:date="2021-03-29T16:32:00Z"/>
          <w:rFonts w:ascii="Arial" w:hAnsi="Arial" w:cs="Arial"/>
        </w:rPr>
      </w:pPr>
      <w:del w:id="2110" w:author="Владимир Лаут" w:date="2021-03-29T16:32:00Z">
        <w:r w:rsidDel="00CF36F9">
          <w:rPr>
            <w:rFonts w:ascii="Arial" w:hAnsi="Arial" w:cs="Arial"/>
          </w:rPr>
          <w:delText>2. Заполнение полей в связанном сообщении</w:delText>
        </w:r>
      </w:del>
    </w:p>
    <w:p w14:paraId="2F9DE309" w14:textId="1DB20E76" w:rsidR="00111A1C" w:rsidDel="00CF36F9" w:rsidRDefault="00111A1C" w:rsidP="00111A1C">
      <w:pPr>
        <w:suppressAutoHyphens/>
        <w:spacing w:after="240" w:line="276" w:lineRule="auto"/>
        <w:ind w:firstLine="567"/>
        <w:rPr>
          <w:del w:id="2111" w:author="Владимир Лаут" w:date="2021-03-29T16:32:00Z"/>
          <w:rFonts w:ascii="Arial" w:hAnsi="Arial" w:cs="Arial"/>
        </w:rPr>
      </w:pPr>
      <w:del w:id="2112" w:author="Владимир Лаут" w:date="2021-03-29T16:32:00Z">
        <w:r w:rsidDel="00CF36F9">
          <w:rPr>
            <w:rFonts w:ascii="Arial" w:hAnsi="Arial" w:cs="Arial"/>
          </w:rPr>
          <w:delText>Поля в сообщении на вкладке Данные останова заполняются по следующим критериям:</w:delText>
        </w:r>
      </w:del>
    </w:p>
    <w:p w14:paraId="571BAF21" w14:textId="718EBD0F" w:rsidR="00111A1C" w:rsidDel="00CF36F9" w:rsidRDefault="00111A1C" w:rsidP="00111A1C">
      <w:pPr>
        <w:suppressAutoHyphens/>
        <w:spacing w:after="240" w:line="276" w:lineRule="auto"/>
        <w:ind w:firstLine="567"/>
        <w:rPr>
          <w:del w:id="2113" w:author="Владимир Лаут" w:date="2021-03-29T16:32:00Z"/>
          <w:rFonts w:ascii="Arial" w:hAnsi="Arial" w:cs="Arial"/>
        </w:rPr>
      </w:pPr>
      <w:del w:id="2114" w:author="Владимир Лаут" w:date="2021-03-29T16:32:00Z">
        <w:r w:rsidDel="00CF36F9">
          <w:rPr>
            <w:rFonts w:ascii="Arial" w:hAnsi="Arial" w:cs="Arial"/>
          </w:rPr>
          <w:delText>-Дата и время начала неисправности = Дата и время первого подтверждения, которое было создано после синхронизации данных с МУ;</w:delText>
        </w:r>
      </w:del>
    </w:p>
    <w:p w14:paraId="5C1A5D2D" w14:textId="3E943836" w:rsidR="00111A1C" w:rsidDel="00CF36F9" w:rsidRDefault="00111A1C" w:rsidP="00111A1C">
      <w:pPr>
        <w:suppressAutoHyphens/>
        <w:spacing w:after="240" w:line="276" w:lineRule="auto"/>
        <w:ind w:firstLine="567"/>
        <w:rPr>
          <w:del w:id="2115" w:author="Владимир Лаут" w:date="2021-03-29T16:32:00Z"/>
          <w:rFonts w:ascii="Arial" w:hAnsi="Arial" w:cs="Arial"/>
        </w:rPr>
      </w:pPr>
      <w:del w:id="2116" w:author="Владимир Лаут" w:date="2021-03-29T16:32:00Z">
        <w:r w:rsidDel="00CF36F9">
          <w:rPr>
            <w:rFonts w:ascii="Arial" w:hAnsi="Arial" w:cs="Arial"/>
          </w:rPr>
          <w:delText>-Дата и время окончания неисправности = Дата и время последнего подтверждения, которое было создано после синхронизации данных с МУ;</w:delText>
        </w:r>
      </w:del>
    </w:p>
    <w:p w14:paraId="7A757F88" w14:textId="396954D2" w:rsidR="00111A1C" w:rsidRPr="00352124" w:rsidRDefault="00111A1C" w:rsidP="00111A1C">
      <w:pPr>
        <w:suppressAutoHyphens/>
        <w:spacing w:after="240" w:line="276" w:lineRule="auto"/>
        <w:ind w:firstLine="567"/>
        <w:rPr>
          <w:rFonts w:ascii="Arial" w:hAnsi="Arial" w:cs="Arial"/>
        </w:rPr>
      </w:pPr>
      <w:del w:id="2117" w:author="Владимир Лаут" w:date="2021-03-29T16:32:00Z">
        <w:r w:rsidDel="00CF36F9">
          <w:rPr>
            <w:rFonts w:ascii="Arial" w:hAnsi="Arial" w:cs="Arial"/>
          </w:rPr>
          <w:delText xml:space="preserve">-При заполнении поля Продолжительность простоя работает следующая логика: если Плановый простой больше фактического простоя на </w:delText>
        </w:r>
        <w:r w:rsidDel="00CF36F9">
          <w:rPr>
            <w:rFonts w:ascii="Arial" w:hAnsi="Arial" w:cs="Arial"/>
            <w:lang w:val="en-US"/>
          </w:rPr>
          <w:delText>n</w:delText>
        </w:r>
        <w:r w:rsidRPr="00352124" w:rsidDel="00CF36F9">
          <w:rPr>
            <w:rFonts w:ascii="Arial" w:hAnsi="Arial" w:cs="Arial"/>
          </w:rPr>
          <w:delText>-</w:delText>
        </w:r>
        <w:r w:rsidDel="00CF36F9">
          <w:rPr>
            <w:rFonts w:ascii="Arial" w:hAnsi="Arial" w:cs="Arial"/>
          </w:rPr>
          <w:delText>%, то в поле Продолжительность простоя заполняется значение планового простоя из заказа, в остальных случаях в поле Продолжительность простоя пишется значение фактического простоя.</w:delText>
        </w:r>
      </w:del>
    </w:p>
    <w:p w14:paraId="77481AAB" w14:textId="77777777" w:rsidR="009E28A6" w:rsidRDefault="009E28A6">
      <w:pPr>
        <w:pStyle w:val="3"/>
      </w:pPr>
      <w:bookmarkStart w:id="2118" w:name="_Toc38890431"/>
      <w:bookmarkStart w:id="2119" w:name="_Toc38890432"/>
      <w:bookmarkEnd w:id="1847"/>
      <w:bookmarkEnd w:id="2118"/>
      <w:r>
        <w:t>Ведение признака «Опасные работы»</w:t>
      </w:r>
      <w:bookmarkEnd w:id="2119"/>
    </w:p>
    <w:p w14:paraId="24341C84" w14:textId="77777777" w:rsidR="009E28A6" w:rsidRDefault="009E28A6" w:rsidP="009E28A6">
      <w:pPr>
        <w:spacing w:after="240" w:line="276" w:lineRule="auto"/>
        <w:ind w:firstLine="567"/>
        <w:rPr>
          <w:rFonts w:ascii="Arial" w:hAnsi="Arial" w:cs="Arial"/>
          <w:color w:val="000000" w:themeColor="text1"/>
        </w:rPr>
      </w:pPr>
      <w:r>
        <w:rPr>
          <w:rFonts w:ascii="Arial" w:hAnsi="Arial" w:cs="Arial"/>
          <w:color w:val="000000" w:themeColor="text1"/>
        </w:rPr>
        <w:t xml:space="preserve">Для отображения в системе </w:t>
      </w:r>
      <w:r>
        <w:rPr>
          <w:rFonts w:ascii="Arial" w:hAnsi="Arial" w:cs="Arial"/>
          <w:color w:val="000000" w:themeColor="text1"/>
          <w:lang w:val="en-US"/>
        </w:rPr>
        <w:t>SAP</w:t>
      </w:r>
      <w:r w:rsidRPr="000031B7">
        <w:rPr>
          <w:rFonts w:ascii="Arial" w:hAnsi="Arial" w:cs="Arial"/>
          <w:color w:val="000000" w:themeColor="text1"/>
        </w:rPr>
        <w:t xml:space="preserve"> </w:t>
      </w:r>
      <w:r>
        <w:rPr>
          <w:rFonts w:ascii="Arial" w:hAnsi="Arial" w:cs="Arial"/>
          <w:color w:val="000000" w:themeColor="text1"/>
          <w:lang w:val="en-US"/>
        </w:rPr>
        <w:t>S</w:t>
      </w:r>
      <w:r w:rsidRPr="000031B7">
        <w:rPr>
          <w:rFonts w:ascii="Arial" w:hAnsi="Arial" w:cs="Arial"/>
          <w:color w:val="000000" w:themeColor="text1"/>
        </w:rPr>
        <w:t>/4</w:t>
      </w:r>
      <w:r>
        <w:rPr>
          <w:rFonts w:ascii="Arial" w:hAnsi="Arial" w:cs="Arial"/>
          <w:color w:val="000000" w:themeColor="text1"/>
          <w:lang w:val="en-US"/>
        </w:rPr>
        <w:t>HANA</w:t>
      </w:r>
      <w:r w:rsidRPr="000031B7">
        <w:rPr>
          <w:rFonts w:ascii="Arial" w:hAnsi="Arial" w:cs="Arial"/>
          <w:color w:val="000000" w:themeColor="text1"/>
        </w:rPr>
        <w:t xml:space="preserve"> </w:t>
      </w:r>
      <w:r>
        <w:rPr>
          <w:rFonts w:ascii="Arial" w:hAnsi="Arial" w:cs="Arial"/>
          <w:color w:val="000000" w:themeColor="text1"/>
        </w:rPr>
        <w:t>опасных производственных объектов, мероприятия по ремонту которых могут выполняться только при наличии нарядов-допусков, используется признак «ОПО» и его значение = 1 в основных записях технических объектов системы (технических мест или единиц оборудования), соответствующим опасным производственным объектам.</w:t>
      </w:r>
    </w:p>
    <w:p w14:paraId="7E36BA4F" w14:textId="294F3EC2" w:rsidR="009E28A6" w:rsidRPr="00CE0553" w:rsidRDefault="009E28A6" w:rsidP="009E28A6">
      <w:pPr>
        <w:spacing w:after="240" w:line="276" w:lineRule="auto"/>
        <w:ind w:firstLine="567"/>
        <w:rPr>
          <w:rFonts w:ascii="Arial" w:hAnsi="Arial" w:cs="Arial"/>
          <w:color w:val="000000" w:themeColor="text1"/>
        </w:rPr>
      </w:pPr>
      <w:r>
        <w:rPr>
          <w:rFonts w:ascii="Arial" w:hAnsi="Arial" w:cs="Arial"/>
          <w:color w:val="000000" w:themeColor="text1"/>
        </w:rPr>
        <w:t xml:space="preserve">Описание справочника признаков приведено в КД </w:t>
      </w:r>
      <w:del w:id="2120" w:author="Владимир Лаут" w:date="2021-03-11T12:52:00Z">
        <w:r w:rsidR="00AC0CCB" w:rsidDel="00E0291E">
          <w:rPr>
            <w:rFonts w:ascii="Arial" w:hAnsi="Arial" w:cs="Arial"/>
            <w:color w:val="000000" w:themeColor="text1"/>
          </w:rPr>
          <w:delText>ERP.9.9.2</w:delText>
        </w:r>
      </w:del>
      <w:ins w:id="2121" w:author="Владимир Лаут" w:date="2021-03-11T12:52:00Z">
        <w:r w:rsidR="00E0291E">
          <w:rPr>
            <w:rFonts w:ascii="Arial" w:hAnsi="Arial" w:cs="Arial"/>
            <w:color w:val="000000" w:themeColor="text1"/>
          </w:rPr>
          <w:t>ERP.13.9.2</w:t>
        </w:r>
      </w:ins>
      <w:r w:rsidR="007334C2">
        <w:rPr>
          <w:rFonts w:ascii="Arial" w:hAnsi="Arial" w:cs="Arial"/>
          <w:color w:val="000000" w:themeColor="text1"/>
        </w:rPr>
        <w:t>_</w:t>
      </w:r>
      <w:r w:rsidRPr="00CE0553">
        <w:rPr>
          <w:rFonts w:ascii="Arial" w:hAnsi="Arial" w:cs="Arial"/>
          <w:color w:val="000000" w:themeColor="text1"/>
        </w:rPr>
        <w:t>47_Концепция по нормативно-спр</w:t>
      </w:r>
      <w:r>
        <w:rPr>
          <w:rFonts w:ascii="Arial" w:hAnsi="Arial" w:cs="Arial"/>
          <w:color w:val="000000" w:themeColor="text1"/>
        </w:rPr>
        <w:t>авочной информации, раздел 3.21.</w:t>
      </w:r>
    </w:p>
    <w:p w14:paraId="1496580C" w14:textId="6027583D" w:rsidR="009E28A6" w:rsidRDefault="009E28A6" w:rsidP="009E28A6">
      <w:pPr>
        <w:spacing w:after="240" w:line="276" w:lineRule="auto"/>
        <w:ind w:firstLine="567"/>
        <w:rPr>
          <w:rFonts w:ascii="Arial" w:hAnsi="Arial" w:cs="Arial"/>
        </w:rPr>
      </w:pPr>
      <w:r>
        <w:rPr>
          <w:rFonts w:ascii="Arial" w:hAnsi="Arial" w:cs="Arial"/>
          <w:color w:val="000000" w:themeColor="text1"/>
        </w:rPr>
        <w:t xml:space="preserve">Если мероприятия по ремонту опасных производственных объектов являются работами повышенной опасности, то при их планировании в операциях технологических карт или заказов ТОРО присваивается индикатор «Опасные работы». </w:t>
      </w:r>
      <w:r>
        <w:rPr>
          <w:rFonts w:ascii="Arial" w:hAnsi="Arial" w:cs="Arial"/>
        </w:rPr>
        <w:t xml:space="preserve">Примерами работ повышенной опасности служат ремонтные, </w:t>
      </w:r>
      <w:r w:rsidRPr="00C1419B">
        <w:rPr>
          <w:rFonts w:ascii="Arial" w:hAnsi="Arial" w:cs="Arial"/>
        </w:rPr>
        <w:t>монтажные, наладочные и строительные работы, перемещени</w:t>
      </w:r>
      <w:r>
        <w:rPr>
          <w:rFonts w:ascii="Arial" w:hAnsi="Arial" w:cs="Arial"/>
        </w:rPr>
        <w:t>е/</w:t>
      </w:r>
      <w:r w:rsidRPr="00C1419B">
        <w:rPr>
          <w:rFonts w:ascii="Arial" w:hAnsi="Arial" w:cs="Arial"/>
        </w:rPr>
        <w:t>транспортировк</w:t>
      </w:r>
      <w:r>
        <w:rPr>
          <w:rFonts w:ascii="Arial" w:hAnsi="Arial" w:cs="Arial"/>
        </w:rPr>
        <w:t>а</w:t>
      </w:r>
      <w:r w:rsidRPr="00C1419B">
        <w:rPr>
          <w:rFonts w:ascii="Arial" w:hAnsi="Arial" w:cs="Arial"/>
        </w:rPr>
        <w:t xml:space="preserve"> тяжеловесных</w:t>
      </w:r>
      <w:r>
        <w:rPr>
          <w:rFonts w:ascii="Arial" w:hAnsi="Arial" w:cs="Arial"/>
        </w:rPr>
        <w:t>/</w:t>
      </w:r>
      <w:r w:rsidRPr="00C1419B">
        <w:rPr>
          <w:rFonts w:ascii="Arial" w:hAnsi="Arial" w:cs="Arial"/>
        </w:rPr>
        <w:t xml:space="preserve">негабаритных </w:t>
      </w:r>
      <w:r>
        <w:rPr>
          <w:rFonts w:ascii="Arial" w:hAnsi="Arial" w:cs="Arial"/>
        </w:rPr>
        <w:t xml:space="preserve">грузов и прочие. Описание процесса обеспечения работ повышенной опасности приведено в КД </w:t>
      </w:r>
      <w:del w:id="2122" w:author="Владимир Лаут" w:date="2021-03-11T12:52:00Z">
        <w:r w:rsidR="00AC0CCB" w:rsidDel="00E0291E">
          <w:rPr>
            <w:rFonts w:ascii="Arial" w:hAnsi="Arial" w:cs="Arial"/>
          </w:rPr>
          <w:delText>ERP.9.9.2</w:delText>
        </w:r>
      </w:del>
      <w:ins w:id="2123" w:author="Владимир Лаут" w:date="2021-03-11T12:52:00Z">
        <w:r w:rsidR="00E0291E">
          <w:rPr>
            <w:rFonts w:ascii="Arial" w:hAnsi="Arial" w:cs="Arial"/>
          </w:rPr>
          <w:t>ERP.13.9.2</w:t>
        </w:r>
      </w:ins>
      <w:r w:rsidR="007334C2">
        <w:rPr>
          <w:rFonts w:ascii="Arial" w:hAnsi="Arial" w:cs="Arial"/>
        </w:rPr>
        <w:t>_</w:t>
      </w:r>
      <w:r w:rsidRPr="00CE0553">
        <w:rPr>
          <w:rFonts w:ascii="Arial" w:hAnsi="Arial" w:cs="Arial"/>
        </w:rPr>
        <w:t>46_EHS_КД по направлению ОТПБиЭ</w:t>
      </w:r>
      <w:r>
        <w:rPr>
          <w:rFonts w:ascii="Arial" w:hAnsi="Arial" w:cs="Arial"/>
        </w:rPr>
        <w:t>.</w:t>
      </w:r>
    </w:p>
    <w:p w14:paraId="66BC74D6" w14:textId="60710C1A" w:rsidR="009E28A6" w:rsidRDefault="002C076E" w:rsidP="009E28A6">
      <w:pPr>
        <w:spacing w:after="240" w:line="276" w:lineRule="auto"/>
        <w:ind w:firstLine="567"/>
        <w:rPr>
          <w:rFonts w:ascii="Arial" w:hAnsi="Arial" w:cs="Arial"/>
        </w:rPr>
      </w:pPr>
      <w:r>
        <w:rPr>
          <w:rFonts w:ascii="Arial" w:hAnsi="Arial" w:cs="Arial"/>
        </w:rPr>
        <w:t>Признак</w:t>
      </w:r>
      <w:r w:rsidR="009E28A6">
        <w:rPr>
          <w:rFonts w:ascii="Arial" w:hAnsi="Arial" w:cs="Arial"/>
        </w:rPr>
        <w:t xml:space="preserve"> «Опасные работы» настроен в пользовательском поле операций технологической карты. </w:t>
      </w:r>
      <w:r w:rsidR="008F585D">
        <w:rPr>
          <w:rFonts w:ascii="Arial" w:hAnsi="Arial" w:cs="Arial"/>
        </w:rPr>
        <w:t xml:space="preserve">Значение поля может принимать одно из значений справочника </w:t>
      </w:r>
      <w:r w:rsidR="008F585D">
        <w:rPr>
          <w:rFonts w:ascii="Arial" w:hAnsi="Arial" w:cs="Arial"/>
          <w:lang w:val="en-US"/>
        </w:rPr>
        <w:lastRenderedPageBreak/>
        <w:t>PM</w:t>
      </w:r>
      <w:r w:rsidR="008F585D" w:rsidRPr="008F585D">
        <w:rPr>
          <w:rFonts w:ascii="Arial" w:hAnsi="Arial" w:cs="Arial"/>
        </w:rPr>
        <w:t xml:space="preserve">_40 </w:t>
      </w:r>
      <w:r w:rsidR="008F585D">
        <w:rPr>
          <w:rFonts w:ascii="Arial" w:hAnsi="Arial" w:cs="Arial"/>
        </w:rPr>
        <w:t xml:space="preserve">Разрешения на работы, описанного в </w:t>
      </w:r>
      <w:r w:rsidR="001C3A06" w:rsidRPr="00D00C99">
        <w:rPr>
          <w:rFonts w:ascii="Arial" w:hAnsi="Arial" w:cs="Arial"/>
          <w:szCs w:val="24"/>
        </w:rPr>
        <w:t xml:space="preserve">КД </w:t>
      </w:r>
      <w:del w:id="2124" w:author="Владимир Лаут" w:date="2021-03-11T12:52:00Z">
        <w:r w:rsidR="00AC0CCB" w:rsidDel="00E0291E">
          <w:rPr>
            <w:rFonts w:ascii="Arial" w:hAnsi="Arial" w:cs="Arial"/>
            <w:szCs w:val="24"/>
          </w:rPr>
          <w:delText>ERP.9.9.2</w:delText>
        </w:r>
      </w:del>
      <w:ins w:id="2125" w:author="Владимир Лаут" w:date="2021-03-11T12:52:00Z">
        <w:r w:rsidR="00E0291E">
          <w:rPr>
            <w:rFonts w:ascii="Arial" w:hAnsi="Arial" w:cs="Arial"/>
            <w:szCs w:val="24"/>
          </w:rPr>
          <w:t>ERP.13.9.2</w:t>
        </w:r>
      </w:ins>
      <w:r w:rsidR="007334C2">
        <w:rPr>
          <w:rFonts w:ascii="Arial" w:hAnsi="Arial" w:cs="Arial"/>
          <w:szCs w:val="24"/>
        </w:rPr>
        <w:t>_</w:t>
      </w:r>
      <w:r w:rsidR="001C3A06" w:rsidRPr="00D00C99">
        <w:rPr>
          <w:rFonts w:ascii="Arial" w:hAnsi="Arial" w:cs="Arial"/>
          <w:szCs w:val="24"/>
        </w:rPr>
        <w:t>7_КД_</w:t>
      </w:r>
      <w:r w:rsidR="001C3A06" w:rsidRPr="00D00C99">
        <w:rPr>
          <w:rFonts w:ascii="Arial" w:hAnsi="Arial" w:cs="Arial"/>
          <w:szCs w:val="24"/>
          <w:lang w:val="en-US"/>
        </w:rPr>
        <w:t>PM</w:t>
      </w:r>
      <w:r w:rsidR="001C3A06" w:rsidRPr="00D00C99">
        <w:rPr>
          <w:rFonts w:ascii="Arial" w:hAnsi="Arial" w:cs="Arial"/>
          <w:szCs w:val="24"/>
        </w:rPr>
        <w:t>_Управление основными данными</w:t>
      </w:r>
      <w:r w:rsidR="009E28A6">
        <w:rPr>
          <w:rFonts w:ascii="Arial" w:hAnsi="Arial" w:cs="Arial"/>
        </w:rPr>
        <w:t xml:space="preserve">. Значение </w:t>
      </w:r>
      <w:r>
        <w:rPr>
          <w:rFonts w:ascii="Arial" w:hAnsi="Arial" w:cs="Arial"/>
        </w:rPr>
        <w:t>признака</w:t>
      </w:r>
      <w:r w:rsidR="009E28A6">
        <w:rPr>
          <w:rFonts w:ascii="Arial" w:hAnsi="Arial" w:cs="Arial"/>
        </w:rPr>
        <w:t xml:space="preserve"> автоматически копируется в соответствующее поле операции заказа ТОРО при присвоении ему технологической карты.</w:t>
      </w:r>
    </w:p>
    <w:p w14:paraId="288AAE19" w14:textId="77777777" w:rsidR="002A5F38" w:rsidRPr="00CE0553" w:rsidRDefault="002A5F38">
      <w:pPr>
        <w:pStyle w:val="3"/>
      </w:pPr>
      <w:bookmarkStart w:id="2126" w:name="_Toc522806417"/>
      <w:bookmarkStart w:id="2127" w:name="_Toc38890433"/>
      <w:r>
        <w:t xml:space="preserve">Описание отчета по операциям заказов ТОРО, разработка </w:t>
      </w:r>
      <w:r>
        <w:rPr>
          <w:lang w:val="en-US"/>
        </w:rPr>
        <w:t>PM</w:t>
      </w:r>
      <w:r w:rsidRPr="00396716">
        <w:t>19</w:t>
      </w:r>
      <w:bookmarkEnd w:id="2126"/>
      <w:bookmarkEnd w:id="2127"/>
    </w:p>
    <w:p w14:paraId="6B45B7B1" w14:textId="77777777" w:rsidR="002A5F38" w:rsidRPr="00396716" w:rsidRDefault="002A5F38" w:rsidP="002A5F38">
      <w:pPr>
        <w:spacing w:after="240" w:line="276" w:lineRule="auto"/>
        <w:rPr>
          <w:rFonts w:ascii="Arial" w:hAnsi="Arial" w:cs="Arial"/>
        </w:rPr>
      </w:pPr>
      <w:r>
        <w:rPr>
          <w:rFonts w:ascii="Arial" w:hAnsi="Arial" w:cs="Arial"/>
        </w:rPr>
        <w:tab/>
        <w:t xml:space="preserve">Разработка </w:t>
      </w:r>
      <w:r>
        <w:rPr>
          <w:rFonts w:ascii="Arial" w:hAnsi="Arial" w:cs="Arial"/>
          <w:lang w:val="en-US"/>
        </w:rPr>
        <w:t>PM</w:t>
      </w:r>
      <w:r w:rsidRPr="006576AC">
        <w:rPr>
          <w:rFonts w:ascii="Arial" w:hAnsi="Arial" w:cs="Arial"/>
        </w:rPr>
        <w:t>19</w:t>
      </w:r>
      <w:r>
        <w:rPr>
          <w:rFonts w:ascii="Arial" w:hAnsi="Arial" w:cs="Arial"/>
        </w:rPr>
        <w:t xml:space="preserve"> – отчет для сравнения нормативов по выполнению мероприятий ТОиР и фактических данных заказов ТОРО.</w:t>
      </w:r>
    </w:p>
    <w:p w14:paraId="6CA4ED7F" w14:textId="77777777" w:rsidR="002A5F38" w:rsidRPr="00077CD2" w:rsidRDefault="002A5F38" w:rsidP="002A5F38">
      <w:pPr>
        <w:spacing w:after="240" w:line="276" w:lineRule="auto"/>
        <w:rPr>
          <w:rFonts w:ascii="Arial" w:hAnsi="Arial" w:cs="Arial"/>
        </w:rPr>
      </w:pPr>
      <w:r>
        <w:rPr>
          <w:rFonts w:ascii="Arial" w:hAnsi="Arial" w:cs="Arial"/>
        </w:rPr>
        <w:tab/>
        <w:t xml:space="preserve">Разработка строится на основании отчета </w:t>
      </w:r>
      <w:r>
        <w:rPr>
          <w:rFonts w:ascii="Arial" w:hAnsi="Arial" w:cs="Arial"/>
          <w:lang w:val="en-US"/>
        </w:rPr>
        <w:t>IW</w:t>
      </w:r>
      <w:r w:rsidRPr="00396716">
        <w:rPr>
          <w:rFonts w:ascii="Arial" w:hAnsi="Arial" w:cs="Arial"/>
        </w:rPr>
        <w:t>49</w:t>
      </w:r>
      <w:r>
        <w:rPr>
          <w:rFonts w:ascii="Arial" w:hAnsi="Arial" w:cs="Arial"/>
          <w:lang w:val="en-US"/>
        </w:rPr>
        <w:t>N</w:t>
      </w:r>
      <w:r w:rsidRPr="00077CD2">
        <w:rPr>
          <w:rFonts w:ascii="Arial" w:hAnsi="Arial" w:cs="Arial"/>
        </w:rPr>
        <w:t xml:space="preserve"> </w:t>
      </w:r>
      <w:r>
        <w:rPr>
          <w:rFonts w:ascii="Arial" w:hAnsi="Arial" w:cs="Arial"/>
        </w:rPr>
        <w:t>«Просмотр операций». Добавлены поля, соответствующие данным операций технологических карт, на основании которых был создан заказ, с отображением трудоемкости по каждой операции и возможностью суммирования общей трудоемкости по заказу или техкарте.</w:t>
      </w:r>
    </w:p>
    <w:p w14:paraId="0E380612" w14:textId="77777777" w:rsidR="002A5F38" w:rsidRDefault="002A5F38" w:rsidP="002A5F38">
      <w:pPr>
        <w:spacing w:after="120" w:line="276" w:lineRule="auto"/>
        <w:rPr>
          <w:rFonts w:ascii="Arial" w:hAnsi="Arial" w:cs="Arial"/>
        </w:rPr>
      </w:pPr>
      <w:r>
        <w:rPr>
          <w:rFonts w:ascii="Arial" w:hAnsi="Arial" w:cs="Arial"/>
        </w:rPr>
        <w:tab/>
        <w:t>Предусмотрен вызов раскрывающегося списка с перечнем и количеством материалов на уровне операции заказа ТОРО и соответствующей ей операции технологической карты по нажатию кнопки «Показать МТР». Для МТР заказа и техкарты отображаются поля:</w:t>
      </w:r>
    </w:p>
    <w:p w14:paraId="164D876E" w14:textId="77777777" w:rsidR="002A5F38" w:rsidRDefault="002A5F38" w:rsidP="002A5F38">
      <w:pPr>
        <w:spacing w:after="120" w:line="276" w:lineRule="auto"/>
        <w:rPr>
          <w:rFonts w:ascii="Arial" w:hAnsi="Arial" w:cs="Arial"/>
        </w:rPr>
      </w:pPr>
      <w:r>
        <w:rPr>
          <w:rFonts w:ascii="Arial" w:hAnsi="Arial" w:cs="Arial"/>
        </w:rPr>
        <w:tab/>
        <w:t>- Код ОЗМ МТР,</w:t>
      </w:r>
    </w:p>
    <w:p w14:paraId="375144DA" w14:textId="77777777" w:rsidR="002A5F38" w:rsidRDefault="002A5F38" w:rsidP="002A5F38">
      <w:pPr>
        <w:spacing w:after="120" w:line="276" w:lineRule="auto"/>
        <w:rPr>
          <w:rFonts w:ascii="Arial" w:hAnsi="Arial" w:cs="Arial"/>
        </w:rPr>
      </w:pPr>
      <w:r>
        <w:rPr>
          <w:rFonts w:ascii="Arial" w:hAnsi="Arial" w:cs="Arial"/>
        </w:rPr>
        <w:tab/>
        <w:t>- Наименование МТР,</w:t>
      </w:r>
    </w:p>
    <w:p w14:paraId="43CB3A62" w14:textId="77777777" w:rsidR="002A5F38" w:rsidRPr="00780E1D" w:rsidRDefault="002A5F38" w:rsidP="002A5F38">
      <w:pPr>
        <w:spacing w:after="240" w:line="276" w:lineRule="auto"/>
        <w:rPr>
          <w:rFonts w:ascii="Arial" w:hAnsi="Arial" w:cs="Arial"/>
        </w:rPr>
      </w:pPr>
      <w:r>
        <w:rPr>
          <w:rFonts w:ascii="Arial" w:hAnsi="Arial" w:cs="Arial"/>
        </w:rPr>
        <w:tab/>
        <w:t>- Количество МТР.</w:t>
      </w:r>
    </w:p>
    <w:p w14:paraId="66DB2396" w14:textId="77777777" w:rsidR="009E28A6" w:rsidRPr="00CE015C" w:rsidRDefault="009E28A6">
      <w:pPr>
        <w:pStyle w:val="3"/>
      </w:pPr>
      <w:bookmarkStart w:id="2128" w:name="_Toc38890434"/>
      <w:r>
        <w:t xml:space="preserve">Отображение в заказе МТР подрядчика, разработка </w:t>
      </w:r>
      <w:r>
        <w:rPr>
          <w:lang w:val="en-US"/>
        </w:rPr>
        <w:t>PM</w:t>
      </w:r>
      <w:r>
        <w:t>67</w:t>
      </w:r>
      <w:bookmarkEnd w:id="2128"/>
    </w:p>
    <w:p w14:paraId="7FF11644" w14:textId="38F2E1A2" w:rsidR="009E28A6" w:rsidRPr="00724543" w:rsidRDefault="009E28A6" w:rsidP="00F266A9">
      <w:pPr>
        <w:pStyle w:val="bbb"/>
        <w:suppressAutoHyphens/>
        <w:spacing w:after="120" w:line="276" w:lineRule="auto"/>
        <w:ind w:firstLine="567"/>
        <w:rPr>
          <w:sz w:val="24"/>
          <w:szCs w:val="24"/>
        </w:rPr>
      </w:pPr>
      <w:r w:rsidRPr="00C540CB">
        <w:rPr>
          <w:sz w:val="24"/>
          <w:szCs w:val="24"/>
        </w:rPr>
        <w:t xml:space="preserve">Для возможности отображения </w:t>
      </w:r>
      <w:r>
        <w:rPr>
          <w:sz w:val="24"/>
          <w:szCs w:val="24"/>
        </w:rPr>
        <w:t xml:space="preserve">МТР подрядчика </w:t>
      </w:r>
      <w:r w:rsidRPr="00C540CB">
        <w:rPr>
          <w:sz w:val="24"/>
          <w:szCs w:val="24"/>
        </w:rPr>
        <w:t>на закладке заказа ТОРО "</w:t>
      </w:r>
      <w:r w:rsidR="00007D0A">
        <w:rPr>
          <w:sz w:val="24"/>
          <w:szCs w:val="24"/>
        </w:rPr>
        <w:t>Расширение</w:t>
      </w:r>
      <w:r w:rsidRPr="00C540CB">
        <w:rPr>
          <w:sz w:val="24"/>
          <w:szCs w:val="24"/>
        </w:rPr>
        <w:t xml:space="preserve">" </w:t>
      </w:r>
      <w:r>
        <w:rPr>
          <w:sz w:val="24"/>
          <w:szCs w:val="24"/>
        </w:rPr>
        <w:t xml:space="preserve">добавляется </w:t>
      </w:r>
      <w:r w:rsidR="00007D0A">
        <w:rPr>
          <w:sz w:val="24"/>
          <w:szCs w:val="24"/>
        </w:rPr>
        <w:t xml:space="preserve">вкладка </w:t>
      </w:r>
      <w:r w:rsidRPr="00C540CB">
        <w:rPr>
          <w:sz w:val="24"/>
          <w:szCs w:val="24"/>
        </w:rPr>
        <w:t xml:space="preserve">"Материалы подрядчика", </w:t>
      </w:r>
      <w:r w:rsidR="00007D0A">
        <w:rPr>
          <w:sz w:val="24"/>
          <w:szCs w:val="24"/>
        </w:rPr>
        <w:t xml:space="preserve">на </w:t>
      </w:r>
      <w:r w:rsidRPr="00C540CB">
        <w:rPr>
          <w:sz w:val="24"/>
          <w:szCs w:val="24"/>
        </w:rPr>
        <w:t xml:space="preserve">которой </w:t>
      </w:r>
      <w:r w:rsidR="00007D0A">
        <w:rPr>
          <w:sz w:val="24"/>
          <w:szCs w:val="24"/>
        </w:rPr>
        <w:t>размещен</w:t>
      </w:r>
      <w:r w:rsidR="00007D0A" w:rsidRPr="00C540CB">
        <w:rPr>
          <w:sz w:val="24"/>
          <w:szCs w:val="24"/>
        </w:rPr>
        <w:t xml:space="preserve"> </w:t>
      </w:r>
      <w:r w:rsidRPr="00C540CB">
        <w:rPr>
          <w:sz w:val="24"/>
          <w:szCs w:val="24"/>
        </w:rPr>
        <w:t>допо</w:t>
      </w:r>
      <w:r w:rsidRPr="00724543">
        <w:rPr>
          <w:sz w:val="24"/>
          <w:szCs w:val="24"/>
        </w:rPr>
        <w:t>лнительный экран для ввода компонентов с полями:</w:t>
      </w:r>
    </w:p>
    <w:p w14:paraId="15C83659" w14:textId="77777777" w:rsidR="00724543" w:rsidRPr="00724543" w:rsidRDefault="00724543" w:rsidP="00724543">
      <w:pPr>
        <w:pStyle w:val="bbb"/>
        <w:suppressAutoHyphens/>
        <w:spacing w:after="120" w:line="276" w:lineRule="auto"/>
        <w:ind w:left="851" w:hanging="284"/>
        <w:rPr>
          <w:ins w:id="2129" w:author="Владимир Лаут" w:date="2021-03-30T13:59:00Z"/>
          <w:sz w:val="24"/>
          <w:szCs w:val="24"/>
          <w:rPrChange w:id="2130" w:author="Владимир Лаут" w:date="2021-03-30T13:59:00Z">
            <w:rPr>
              <w:ins w:id="2131" w:author="Владимир Лаут" w:date="2021-03-30T13:59:00Z"/>
              <w:sz w:val="24"/>
              <w:szCs w:val="24"/>
              <w:highlight w:val="yellow"/>
            </w:rPr>
          </w:rPrChange>
        </w:rPr>
      </w:pPr>
      <w:ins w:id="2132" w:author="Владимир Лаут" w:date="2021-03-30T13:59:00Z">
        <w:r w:rsidRPr="00724543">
          <w:rPr>
            <w:sz w:val="24"/>
            <w:szCs w:val="24"/>
            <w:rPrChange w:id="2133" w:author="Владимир Лаут" w:date="2021-03-30T13:59:00Z">
              <w:rPr>
                <w:sz w:val="24"/>
                <w:szCs w:val="24"/>
                <w:highlight w:val="yellow"/>
              </w:rPr>
            </w:rPrChange>
          </w:rPr>
          <w:t>- Номер материала (необязательно, указывается при наличии в ЕК МТР);</w:t>
        </w:r>
      </w:ins>
    </w:p>
    <w:p w14:paraId="3CD9A58E" w14:textId="77777777" w:rsidR="00724543" w:rsidRPr="00724543" w:rsidRDefault="00724543" w:rsidP="00724543">
      <w:pPr>
        <w:pStyle w:val="bbb"/>
        <w:suppressAutoHyphens/>
        <w:spacing w:after="120" w:line="276" w:lineRule="auto"/>
        <w:ind w:left="851" w:hanging="284"/>
        <w:rPr>
          <w:ins w:id="2134" w:author="Владимир Лаут" w:date="2021-03-30T13:59:00Z"/>
          <w:sz w:val="24"/>
          <w:szCs w:val="24"/>
          <w:rPrChange w:id="2135" w:author="Владимир Лаут" w:date="2021-03-30T13:59:00Z">
            <w:rPr>
              <w:ins w:id="2136" w:author="Владимир Лаут" w:date="2021-03-30T13:59:00Z"/>
              <w:sz w:val="24"/>
              <w:szCs w:val="24"/>
              <w:highlight w:val="yellow"/>
            </w:rPr>
          </w:rPrChange>
        </w:rPr>
      </w:pPr>
      <w:ins w:id="2137" w:author="Владимир Лаут" w:date="2021-03-30T13:59:00Z">
        <w:r w:rsidRPr="00724543">
          <w:rPr>
            <w:sz w:val="24"/>
            <w:szCs w:val="24"/>
            <w:rPrChange w:id="2138" w:author="Владимир Лаут" w:date="2021-03-30T13:59:00Z">
              <w:rPr>
                <w:sz w:val="24"/>
                <w:szCs w:val="24"/>
                <w:highlight w:val="yellow"/>
              </w:rPr>
            </w:rPrChange>
          </w:rPr>
          <w:t>- Наименование (обязательно; при наличии кода ЕК МТР копировать из ЕК МТР);</w:t>
        </w:r>
      </w:ins>
    </w:p>
    <w:p w14:paraId="04B117C4" w14:textId="77777777" w:rsidR="00724543" w:rsidRPr="00724543" w:rsidRDefault="00724543" w:rsidP="00724543">
      <w:pPr>
        <w:pStyle w:val="bbb"/>
        <w:suppressAutoHyphens/>
        <w:spacing w:after="120" w:line="276" w:lineRule="auto"/>
        <w:ind w:left="851" w:hanging="284"/>
        <w:rPr>
          <w:ins w:id="2139" w:author="Владимир Лаут" w:date="2021-03-30T13:59:00Z"/>
          <w:sz w:val="24"/>
          <w:szCs w:val="24"/>
          <w:rPrChange w:id="2140" w:author="Владимир Лаут" w:date="2021-03-30T13:59:00Z">
            <w:rPr>
              <w:ins w:id="2141" w:author="Владимир Лаут" w:date="2021-03-30T13:59:00Z"/>
              <w:sz w:val="24"/>
              <w:szCs w:val="24"/>
              <w:highlight w:val="yellow"/>
            </w:rPr>
          </w:rPrChange>
        </w:rPr>
      </w:pPr>
      <w:ins w:id="2142" w:author="Владимир Лаут" w:date="2021-03-30T13:59:00Z">
        <w:r w:rsidRPr="00724543">
          <w:rPr>
            <w:sz w:val="24"/>
            <w:szCs w:val="24"/>
            <w:rPrChange w:id="2143" w:author="Владимир Лаут" w:date="2021-03-30T13:59:00Z">
              <w:rPr>
                <w:sz w:val="24"/>
                <w:szCs w:val="24"/>
                <w:highlight w:val="yellow"/>
              </w:rPr>
            </w:rPrChange>
          </w:rPr>
          <w:t>- Количество план (обязательно, если «Стоимость план» не пустое);</w:t>
        </w:r>
      </w:ins>
    </w:p>
    <w:p w14:paraId="18E9800A" w14:textId="77777777" w:rsidR="00724543" w:rsidRPr="00724543" w:rsidRDefault="00724543" w:rsidP="00724543">
      <w:pPr>
        <w:pStyle w:val="bbb"/>
        <w:suppressAutoHyphens/>
        <w:spacing w:after="120" w:line="276" w:lineRule="auto"/>
        <w:ind w:left="851" w:hanging="284"/>
        <w:rPr>
          <w:ins w:id="2144" w:author="Владимир Лаут" w:date="2021-03-30T13:59:00Z"/>
          <w:sz w:val="24"/>
          <w:szCs w:val="24"/>
          <w:rPrChange w:id="2145" w:author="Владимир Лаут" w:date="2021-03-30T13:59:00Z">
            <w:rPr>
              <w:ins w:id="2146" w:author="Владимир Лаут" w:date="2021-03-30T13:59:00Z"/>
              <w:sz w:val="24"/>
              <w:szCs w:val="24"/>
              <w:highlight w:val="yellow"/>
            </w:rPr>
          </w:rPrChange>
        </w:rPr>
      </w:pPr>
      <w:ins w:id="2147" w:author="Владимир Лаут" w:date="2021-03-30T13:59:00Z">
        <w:r w:rsidRPr="00724543">
          <w:rPr>
            <w:sz w:val="24"/>
            <w:szCs w:val="24"/>
            <w:rPrChange w:id="2148" w:author="Владимир Лаут" w:date="2021-03-30T13:59:00Z">
              <w:rPr>
                <w:sz w:val="24"/>
                <w:szCs w:val="24"/>
                <w:highlight w:val="yellow"/>
              </w:rPr>
            </w:rPrChange>
          </w:rPr>
          <w:t>- Цена план (необязательно)</w:t>
        </w:r>
      </w:ins>
    </w:p>
    <w:p w14:paraId="50E1BE32" w14:textId="77777777" w:rsidR="00724543" w:rsidRPr="00724543" w:rsidRDefault="00724543" w:rsidP="00724543">
      <w:pPr>
        <w:pStyle w:val="bbb"/>
        <w:suppressAutoHyphens/>
        <w:spacing w:after="120" w:line="276" w:lineRule="auto"/>
        <w:ind w:left="851" w:hanging="284"/>
        <w:rPr>
          <w:ins w:id="2149" w:author="Владимир Лаут" w:date="2021-03-30T13:59:00Z"/>
          <w:sz w:val="24"/>
          <w:szCs w:val="24"/>
          <w:rPrChange w:id="2150" w:author="Владимир Лаут" w:date="2021-03-30T13:59:00Z">
            <w:rPr>
              <w:ins w:id="2151" w:author="Владимир Лаут" w:date="2021-03-30T13:59:00Z"/>
              <w:sz w:val="24"/>
              <w:szCs w:val="24"/>
              <w:highlight w:val="yellow"/>
            </w:rPr>
          </w:rPrChange>
        </w:rPr>
      </w:pPr>
      <w:ins w:id="2152" w:author="Владимир Лаут" w:date="2021-03-30T13:59:00Z">
        <w:r w:rsidRPr="00724543">
          <w:rPr>
            <w:sz w:val="24"/>
            <w:szCs w:val="24"/>
            <w:rPrChange w:id="2153" w:author="Владимир Лаут" w:date="2021-03-30T13:59:00Z">
              <w:rPr>
                <w:sz w:val="24"/>
                <w:szCs w:val="24"/>
                <w:highlight w:val="yellow"/>
              </w:rPr>
            </w:rPrChange>
          </w:rPr>
          <w:t>- Стоимость план (обязательно, если «Количество план» не пустое);</w:t>
        </w:r>
      </w:ins>
    </w:p>
    <w:p w14:paraId="7F4A77B3" w14:textId="77777777" w:rsidR="00724543" w:rsidRPr="00724543" w:rsidRDefault="00724543" w:rsidP="00724543">
      <w:pPr>
        <w:pStyle w:val="bbb"/>
        <w:suppressAutoHyphens/>
        <w:spacing w:after="120" w:line="276" w:lineRule="auto"/>
        <w:ind w:left="851" w:hanging="284"/>
        <w:rPr>
          <w:ins w:id="2154" w:author="Владимир Лаут" w:date="2021-03-30T13:59:00Z"/>
          <w:sz w:val="24"/>
          <w:szCs w:val="24"/>
          <w:rPrChange w:id="2155" w:author="Владимир Лаут" w:date="2021-03-30T13:59:00Z">
            <w:rPr>
              <w:ins w:id="2156" w:author="Владимир Лаут" w:date="2021-03-30T13:59:00Z"/>
              <w:sz w:val="24"/>
              <w:szCs w:val="24"/>
              <w:highlight w:val="yellow"/>
            </w:rPr>
          </w:rPrChange>
        </w:rPr>
      </w:pPr>
      <w:ins w:id="2157" w:author="Владимир Лаут" w:date="2021-03-30T13:59:00Z">
        <w:r w:rsidRPr="00724543">
          <w:rPr>
            <w:sz w:val="24"/>
            <w:szCs w:val="24"/>
            <w:rPrChange w:id="2158" w:author="Владимир Лаут" w:date="2021-03-30T13:59:00Z">
              <w:rPr>
                <w:sz w:val="24"/>
                <w:szCs w:val="24"/>
                <w:highlight w:val="yellow"/>
              </w:rPr>
            </w:rPrChange>
          </w:rPr>
          <w:t>- Количество факт (обязательно, если «Стоимость факт» не пустое);</w:t>
        </w:r>
      </w:ins>
    </w:p>
    <w:p w14:paraId="66DF11AD" w14:textId="77777777" w:rsidR="00724543" w:rsidRPr="00724543" w:rsidRDefault="00724543" w:rsidP="00724543">
      <w:pPr>
        <w:pStyle w:val="bbb"/>
        <w:suppressAutoHyphens/>
        <w:spacing w:after="120" w:line="276" w:lineRule="auto"/>
        <w:ind w:left="851" w:hanging="284"/>
        <w:rPr>
          <w:ins w:id="2159" w:author="Владимир Лаут" w:date="2021-03-30T13:59:00Z"/>
          <w:sz w:val="24"/>
          <w:szCs w:val="24"/>
          <w:rPrChange w:id="2160" w:author="Владимир Лаут" w:date="2021-03-30T13:59:00Z">
            <w:rPr>
              <w:ins w:id="2161" w:author="Владимир Лаут" w:date="2021-03-30T13:59:00Z"/>
              <w:sz w:val="24"/>
              <w:szCs w:val="24"/>
              <w:highlight w:val="yellow"/>
            </w:rPr>
          </w:rPrChange>
        </w:rPr>
      </w:pPr>
      <w:ins w:id="2162" w:author="Владимир Лаут" w:date="2021-03-30T13:59:00Z">
        <w:r w:rsidRPr="00724543">
          <w:rPr>
            <w:sz w:val="24"/>
            <w:szCs w:val="24"/>
            <w:rPrChange w:id="2163" w:author="Владимир Лаут" w:date="2021-03-30T13:59:00Z">
              <w:rPr>
                <w:sz w:val="24"/>
                <w:szCs w:val="24"/>
                <w:highlight w:val="yellow"/>
              </w:rPr>
            </w:rPrChange>
          </w:rPr>
          <w:t>- Цена факт (необязательно);</w:t>
        </w:r>
      </w:ins>
    </w:p>
    <w:p w14:paraId="16B5F93C" w14:textId="77777777" w:rsidR="00724543" w:rsidRPr="00724543" w:rsidRDefault="00724543" w:rsidP="00724543">
      <w:pPr>
        <w:pStyle w:val="bbb"/>
        <w:suppressAutoHyphens/>
        <w:spacing w:after="120" w:line="276" w:lineRule="auto"/>
        <w:ind w:left="851" w:hanging="284"/>
        <w:rPr>
          <w:ins w:id="2164" w:author="Владимир Лаут" w:date="2021-03-30T13:59:00Z"/>
          <w:sz w:val="24"/>
          <w:szCs w:val="24"/>
          <w:rPrChange w:id="2165" w:author="Владимир Лаут" w:date="2021-03-30T13:59:00Z">
            <w:rPr>
              <w:ins w:id="2166" w:author="Владимир Лаут" w:date="2021-03-30T13:59:00Z"/>
              <w:sz w:val="24"/>
              <w:szCs w:val="24"/>
              <w:highlight w:val="yellow"/>
            </w:rPr>
          </w:rPrChange>
        </w:rPr>
      </w:pPr>
      <w:ins w:id="2167" w:author="Владимир Лаут" w:date="2021-03-30T13:59:00Z">
        <w:r w:rsidRPr="00724543">
          <w:rPr>
            <w:sz w:val="24"/>
            <w:szCs w:val="24"/>
            <w:rPrChange w:id="2168" w:author="Владимир Лаут" w:date="2021-03-30T13:59:00Z">
              <w:rPr>
                <w:sz w:val="24"/>
                <w:szCs w:val="24"/>
                <w:highlight w:val="yellow"/>
              </w:rPr>
            </w:rPrChange>
          </w:rPr>
          <w:t>- Стоимость факт (обязательно, если «Количество факт» не пустое);</w:t>
        </w:r>
      </w:ins>
    </w:p>
    <w:p w14:paraId="5E272F0A" w14:textId="77777777" w:rsidR="00724543" w:rsidRPr="00724543" w:rsidRDefault="00724543" w:rsidP="00724543">
      <w:pPr>
        <w:pStyle w:val="bbb"/>
        <w:suppressAutoHyphens/>
        <w:spacing w:after="120" w:line="276" w:lineRule="auto"/>
        <w:ind w:left="851" w:hanging="284"/>
        <w:rPr>
          <w:ins w:id="2169" w:author="Владимир Лаут" w:date="2021-03-30T13:59:00Z"/>
          <w:sz w:val="24"/>
          <w:szCs w:val="24"/>
          <w:rPrChange w:id="2170" w:author="Владимир Лаут" w:date="2021-03-30T13:59:00Z">
            <w:rPr>
              <w:ins w:id="2171" w:author="Владимир Лаут" w:date="2021-03-30T13:59:00Z"/>
              <w:sz w:val="24"/>
              <w:szCs w:val="24"/>
              <w:highlight w:val="yellow"/>
            </w:rPr>
          </w:rPrChange>
        </w:rPr>
      </w:pPr>
      <w:ins w:id="2172" w:author="Владимир Лаут" w:date="2021-03-30T13:59:00Z">
        <w:r w:rsidRPr="00724543">
          <w:rPr>
            <w:sz w:val="24"/>
            <w:szCs w:val="24"/>
            <w:rPrChange w:id="2173" w:author="Владимир Лаут" w:date="2021-03-30T13:59:00Z">
              <w:rPr>
                <w:sz w:val="24"/>
                <w:szCs w:val="24"/>
                <w:highlight w:val="yellow"/>
              </w:rPr>
            </w:rPrChange>
          </w:rPr>
          <w:t>- Единица измерения (обязательно);</w:t>
        </w:r>
      </w:ins>
    </w:p>
    <w:p w14:paraId="20446DF9" w14:textId="77777777" w:rsidR="00724543" w:rsidRPr="00724543" w:rsidRDefault="00724543" w:rsidP="00724543">
      <w:pPr>
        <w:pStyle w:val="bbb"/>
        <w:suppressAutoHyphens/>
        <w:spacing w:after="120" w:line="276" w:lineRule="auto"/>
        <w:ind w:left="851" w:hanging="284"/>
        <w:rPr>
          <w:ins w:id="2174" w:author="Владимир Лаут" w:date="2021-03-30T13:59:00Z"/>
          <w:sz w:val="24"/>
          <w:szCs w:val="24"/>
          <w:rPrChange w:id="2175" w:author="Владимир Лаут" w:date="2021-03-30T13:59:00Z">
            <w:rPr>
              <w:ins w:id="2176" w:author="Владимир Лаут" w:date="2021-03-30T13:59:00Z"/>
              <w:sz w:val="24"/>
              <w:szCs w:val="24"/>
              <w:highlight w:val="yellow"/>
            </w:rPr>
          </w:rPrChange>
        </w:rPr>
      </w:pPr>
      <w:ins w:id="2177" w:author="Владимир Лаут" w:date="2021-03-30T13:59:00Z">
        <w:r w:rsidRPr="00724543">
          <w:rPr>
            <w:sz w:val="24"/>
            <w:szCs w:val="24"/>
            <w:rPrChange w:id="2178" w:author="Владимир Лаут" w:date="2021-03-30T13:59:00Z">
              <w:rPr>
                <w:sz w:val="24"/>
                <w:szCs w:val="24"/>
                <w:highlight w:val="yellow"/>
              </w:rPr>
            </w:rPrChange>
          </w:rPr>
          <w:t>- Валюта (обязательно, закрыто от изменений);</w:t>
        </w:r>
      </w:ins>
    </w:p>
    <w:p w14:paraId="7C3BAD0A" w14:textId="77777777" w:rsidR="00724543" w:rsidRPr="00724543" w:rsidRDefault="00724543" w:rsidP="00724543">
      <w:pPr>
        <w:pStyle w:val="bbb"/>
        <w:suppressAutoHyphens/>
        <w:spacing w:after="120" w:line="276" w:lineRule="auto"/>
        <w:ind w:left="851" w:hanging="284"/>
        <w:rPr>
          <w:ins w:id="2179" w:author="Владимир Лаут" w:date="2021-03-30T13:59:00Z"/>
          <w:sz w:val="24"/>
          <w:szCs w:val="24"/>
          <w:rPrChange w:id="2180" w:author="Владимир Лаут" w:date="2021-03-30T13:59:00Z">
            <w:rPr>
              <w:ins w:id="2181" w:author="Владимир Лаут" w:date="2021-03-30T13:59:00Z"/>
              <w:sz w:val="24"/>
              <w:szCs w:val="24"/>
              <w:highlight w:val="yellow"/>
            </w:rPr>
          </w:rPrChange>
        </w:rPr>
      </w:pPr>
      <w:ins w:id="2182" w:author="Владимир Лаут" w:date="2021-03-30T13:59:00Z">
        <w:r w:rsidRPr="00724543">
          <w:rPr>
            <w:sz w:val="24"/>
            <w:szCs w:val="24"/>
            <w:rPrChange w:id="2183" w:author="Владимир Лаут" w:date="2021-03-30T13:59:00Z">
              <w:rPr>
                <w:sz w:val="24"/>
                <w:szCs w:val="24"/>
                <w:highlight w:val="yellow"/>
              </w:rPr>
            </w:rPrChange>
          </w:rPr>
          <w:t>- Гарантия до (необязательно).</w:t>
        </w:r>
      </w:ins>
    </w:p>
    <w:p w14:paraId="186A52B2" w14:textId="77777777" w:rsidR="00724543" w:rsidRPr="00724543" w:rsidRDefault="00724543" w:rsidP="00724543">
      <w:pPr>
        <w:pStyle w:val="bbb"/>
        <w:suppressAutoHyphens/>
        <w:spacing w:after="240" w:line="276" w:lineRule="auto"/>
        <w:ind w:firstLine="567"/>
        <w:rPr>
          <w:ins w:id="2184" w:author="Владимир Лаут" w:date="2021-03-30T13:59:00Z"/>
          <w:sz w:val="24"/>
          <w:szCs w:val="24"/>
          <w:rPrChange w:id="2185" w:author="Владимир Лаут" w:date="2021-03-30T13:59:00Z">
            <w:rPr>
              <w:ins w:id="2186" w:author="Владимир Лаут" w:date="2021-03-30T13:59:00Z"/>
              <w:sz w:val="24"/>
              <w:szCs w:val="24"/>
              <w:highlight w:val="yellow"/>
            </w:rPr>
          </w:rPrChange>
        </w:rPr>
      </w:pPr>
      <w:ins w:id="2187" w:author="Владимир Лаут" w:date="2021-03-30T13:59:00Z">
        <w:r w:rsidRPr="00724543">
          <w:rPr>
            <w:sz w:val="24"/>
            <w:szCs w:val="24"/>
            <w:rPrChange w:id="2188" w:author="Владимир Лаут" w:date="2021-03-30T13:59:00Z">
              <w:rPr>
                <w:sz w:val="24"/>
                <w:szCs w:val="24"/>
                <w:highlight w:val="yellow"/>
              </w:rPr>
            </w:rPrChange>
          </w:rPr>
          <w:lastRenderedPageBreak/>
          <w:t>Выполнять контроль обязательности заполнения, хотя бы одного из полей количества (либо «Количество план», либо «Количество факт»).</w:t>
        </w:r>
      </w:ins>
    </w:p>
    <w:p w14:paraId="41F32618" w14:textId="77777777" w:rsidR="00724543" w:rsidRPr="00724543" w:rsidRDefault="00724543" w:rsidP="00724543">
      <w:pPr>
        <w:pStyle w:val="bbb"/>
        <w:suppressAutoHyphens/>
        <w:spacing w:after="240" w:line="276" w:lineRule="auto"/>
        <w:ind w:firstLine="567"/>
        <w:rPr>
          <w:ins w:id="2189" w:author="Владимир Лаут" w:date="2021-03-30T13:59:00Z"/>
          <w:sz w:val="24"/>
          <w:szCs w:val="24"/>
        </w:rPr>
      </w:pPr>
      <w:ins w:id="2190" w:author="Владимир Лаут" w:date="2021-03-30T13:59:00Z">
        <w:r w:rsidRPr="00724543">
          <w:rPr>
            <w:sz w:val="24"/>
            <w:szCs w:val="24"/>
            <w:rPrChange w:id="2191" w:author="Владимир Лаут" w:date="2021-03-30T13:59:00Z">
              <w:rPr>
                <w:sz w:val="24"/>
                <w:szCs w:val="24"/>
                <w:highlight w:val="yellow"/>
              </w:rPr>
            </w:rPrChange>
          </w:rPr>
          <w:t>При вводе данных цены, либо стоимости МТР выполняется автоматический расчет стоимости, либо цены на основе планового/фактического количества</w:t>
        </w:r>
        <w:r w:rsidRPr="00724543">
          <w:rPr>
            <w:sz w:val="24"/>
            <w:szCs w:val="24"/>
          </w:rPr>
          <w:t>.</w:t>
        </w:r>
      </w:ins>
    </w:p>
    <w:p w14:paraId="28093FBC" w14:textId="77777777" w:rsidR="00724543" w:rsidRDefault="00724543" w:rsidP="00724543">
      <w:pPr>
        <w:pStyle w:val="bbb"/>
        <w:suppressAutoHyphens/>
        <w:spacing w:after="240" w:line="276" w:lineRule="auto"/>
        <w:ind w:firstLine="567"/>
        <w:rPr>
          <w:ins w:id="2192" w:author="Владимир Лаут" w:date="2021-03-30T13:59:00Z"/>
          <w:sz w:val="24"/>
          <w:szCs w:val="24"/>
        </w:rPr>
      </w:pPr>
      <w:ins w:id="2193" w:author="Владимир Лаут" w:date="2021-03-30T13:59:00Z">
        <w:r w:rsidRPr="00724543">
          <w:rPr>
            <w:sz w:val="24"/>
            <w:szCs w:val="24"/>
            <w:rPrChange w:id="2194" w:author="Владимир Лаут" w:date="2021-03-30T13:59:00Z">
              <w:rPr>
                <w:sz w:val="24"/>
                <w:szCs w:val="24"/>
                <w:highlight w:val="yellow"/>
              </w:rPr>
            </w:rPrChange>
          </w:rPr>
          <w:t>Для возможности массового ввода фактических данных по МТР подрядчика реализована функция копирования плановых данных в фактические.</w:t>
        </w:r>
      </w:ins>
    </w:p>
    <w:p w14:paraId="78F51A2F" w14:textId="637358CD" w:rsidR="00007D0A" w:rsidRPr="00007D0A" w:rsidDel="00724543" w:rsidRDefault="00007D0A" w:rsidP="00007D0A">
      <w:pPr>
        <w:pStyle w:val="bbb"/>
        <w:suppressAutoHyphens/>
        <w:spacing w:after="120" w:line="276" w:lineRule="auto"/>
        <w:ind w:firstLine="567"/>
        <w:rPr>
          <w:del w:id="2195" w:author="Владимир Лаут" w:date="2021-03-30T13:59:00Z"/>
          <w:sz w:val="24"/>
          <w:szCs w:val="24"/>
        </w:rPr>
      </w:pPr>
      <w:del w:id="2196" w:author="Владимир Лаут" w:date="2021-03-30T13:59:00Z">
        <w:r w:rsidRPr="00007D0A" w:rsidDel="00724543">
          <w:rPr>
            <w:sz w:val="24"/>
            <w:szCs w:val="24"/>
          </w:rPr>
          <w:delText>- Номер материала</w:delText>
        </w:r>
        <w:r w:rsidDel="00724543">
          <w:rPr>
            <w:sz w:val="24"/>
            <w:szCs w:val="24"/>
          </w:rPr>
          <w:delText xml:space="preserve"> </w:delText>
        </w:r>
        <w:r w:rsidRPr="00007D0A" w:rsidDel="00724543">
          <w:rPr>
            <w:sz w:val="24"/>
            <w:szCs w:val="24"/>
          </w:rPr>
          <w:delText>(необязательно, указывается при наличии в ЕК МТР);</w:delText>
        </w:r>
      </w:del>
    </w:p>
    <w:p w14:paraId="6DFA77BB" w14:textId="2BE9DCAB" w:rsidR="00007D0A" w:rsidRPr="00007D0A" w:rsidDel="00724543" w:rsidRDefault="00007D0A" w:rsidP="00007D0A">
      <w:pPr>
        <w:pStyle w:val="bbb"/>
        <w:suppressAutoHyphens/>
        <w:spacing w:after="120" w:line="276" w:lineRule="auto"/>
        <w:ind w:firstLine="567"/>
        <w:rPr>
          <w:del w:id="2197" w:author="Владимир Лаут" w:date="2021-03-30T13:59:00Z"/>
          <w:sz w:val="24"/>
          <w:szCs w:val="24"/>
        </w:rPr>
      </w:pPr>
      <w:del w:id="2198" w:author="Владимир Лаут" w:date="2021-03-30T13:59:00Z">
        <w:r w:rsidRPr="00007D0A" w:rsidDel="00724543">
          <w:rPr>
            <w:sz w:val="24"/>
            <w:szCs w:val="24"/>
          </w:rPr>
          <w:delText>- Наименование</w:delText>
        </w:r>
        <w:r w:rsidDel="00724543">
          <w:rPr>
            <w:sz w:val="24"/>
            <w:szCs w:val="24"/>
          </w:rPr>
          <w:delText xml:space="preserve"> </w:delText>
        </w:r>
        <w:r w:rsidRPr="00007D0A" w:rsidDel="00724543">
          <w:rPr>
            <w:sz w:val="24"/>
            <w:szCs w:val="24"/>
          </w:rPr>
          <w:delText>(обязательно; при наличии кода ЕК МТР копировать из ЕК МТР);</w:delText>
        </w:r>
      </w:del>
    </w:p>
    <w:p w14:paraId="3CD0281C" w14:textId="704BACA7" w:rsidR="00007D0A" w:rsidRPr="00007D0A" w:rsidDel="00724543" w:rsidRDefault="00007D0A" w:rsidP="00007D0A">
      <w:pPr>
        <w:pStyle w:val="bbb"/>
        <w:suppressAutoHyphens/>
        <w:spacing w:after="120" w:line="276" w:lineRule="auto"/>
        <w:ind w:firstLine="567"/>
        <w:rPr>
          <w:del w:id="2199" w:author="Владимир Лаут" w:date="2021-03-30T13:59:00Z"/>
          <w:sz w:val="24"/>
          <w:szCs w:val="24"/>
        </w:rPr>
      </w:pPr>
      <w:del w:id="2200" w:author="Владимир Лаут" w:date="2021-03-30T13:59:00Z">
        <w:r w:rsidRPr="00007D0A" w:rsidDel="00724543">
          <w:rPr>
            <w:sz w:val="24"/>
            <w:szCs w:val="24"/>
          </w:rPr>
          <w:delText>- Цена план(необязательно)</w:delText>
        </w:r>
      </w:del>
    </w:p>
    <w:p w14:paraId="189F98A9" w14:textId="7A905372" w:rsidR="00007D0A" w:rsidRPr="00007D0A" w:rsidDel="00724543" w:rsidRDefault="00007D0A" w:rsidP="00007D0A">
      <w:pPr>
        <w:pStyle w:val="bbb"/>
        <w:suppressAutoHyphens/>
        <w:spacing w:after="120" w:line="276" w:lineRule="auto"/>
        <w:ind w:firstLine="567"/>
        <w:rPr>
          <w:del w:id="2201" w:author="Владимир Лаут" w:date="2021-03-30T13:59:00Z"/>
          <w:sz w:val="24"/>
          <w:szCs w:val="24"/>
        </w:rPr>
      </w:pPr>
      <w:del w:id="2202" w:author="Владимир Лаут" w:date="2021-03-30T13:59:00Z">
        <w:r w:rsidRPr="00007D0A" w:rsidDel="00724543">
          <w:rPr>
            <w:sz w:val="24"/>
            <w:szCs w:val="24"/>
          </w:rPr>
          <w:delText>- Цена факт(необязательно);</w:delText>
        </w:r>
      </w:del>
    </w:p>
    <w:p w14:paraId="3DB040BE" w14:textId="2385D72D" w:rsidR="00007D0A" w:rsidRPr="00007D0A" w:rsidDel="00724543" w:rsidRDefault="00007D0A" w:rsidP="00007D0A">
      <w:pPr>
        <w:pStyle w:val="bbb"/>
        <w:suppressAutoHyphens/>
        <w:spacing w:after="120" w:line="276" w:lineRule="auto"/>
        <w:ind w:firstLine="567"/>
        <w:rPr>
          <w:del w:id="2203" w:author="Владимир Лаут" w:date="2021-03-30T13:59:00Z"/>
          <w:sz w:val="24"/>
          <w:szCs w:val="24"/>
        </w:rPr>
      </w:pPr>
      <w:del w:id="2204" w:author="Владимир Лаут" w:date="2021-03-30T13:59:00Z">
        <w:r w:rsidRPr="00007D0A" w:rsidDel="00724543">
          <w:rPr>
            <w:sz w:val="24"/>
            <w:szCs w:val="24"/>
          </w:rPr>
          <w:delText>- Количество план(необязательно);</w:delText>
        </w:r>
      </w:del>
    </w:p>
    <w:p w14:paraId="2DB09F74" w14:textId="74DB3DE5" w:rsidR="00007D0A" w:rsidRPr="00007D0A" w:rsidDel="00724543" w:rsidRDefault="00007D0A" w:rsidP="00007D0A">
      <w:pPr>
        <w:pStyle w:val="bbb"/>
        <w:suppressAutoHyphens/>
        <w:spacing w:after="120" w:line="276" w:lineRule="auto"/>
        <w:ind w:firstLine="567"/>
        <w:rPr>
          <w:del w:id="2205" w:author="Владимир Лаут" w:date="2021-03-30T13:59:00Z"/>
          <w:sz w:val="24"/>
          <w:szCs w:val="24"/>
        </w:rPr>
      </w:pPr>
      <w:del w:id="2206" w:author="Владимир Лаут" w:date="2021-03-30T13:59:00Z">
        <w:r w:rsidRPr="00007D0A" w:rsidDel="00724543">
          <w:rPr>
            <w:sz w:val="24"/>
            <w:szCs w:val="24"/>
          </w:rPr>
          <w:delText>- Количество факт(обязательно);</w:delText>
        </w:r>
      </w:del>
    </w:p>
    <w:p w14:paraId="6BE1E43A" w14:textId="1D2E4C84" w:rsidR="00007D0A" w:rsidRPr="00007D0A" w:rsidDel="00724543" w:rsidRDefault="00007D0A" w:rsidP="00007D0A">
      <w:pPr>
        <w:pStyle w:val="bbb"/>
        <w:suppressAutoHyphens/>
        <w:spacing w:after="120" w:line="276" w:lineRule="auto"/>
        <w:ind w:firstLine="567"/>
        <w:rPr>
          <w:del w:id="2207" w:author="Владимир Лаут" w:date="2021-03-30T13:59:00Z"/>
          <w:sz w:val="24"/>
          <w:szCs w:val="24"/>
        </w:rPr>
      </w:pPr>
      <w:del w:id="2208" w:author="Владимир Лаут" w:date="2021-03-30T13:59:00Z">
        <w:r w:rsidRPr="00007D0A" w:rsidDel="00724543">
          <w:rPr>
            <w:sz w:val="24"/>
            <w:szCs w:val="24"/>
          </w:rPr>
          <w:delText>- Единица измерения(обязательно);</w:delText>
        </w:r>
      </w:del>
    </w:p>
    <w:p w14:paraId="53FD8306" w14:textId="17871BC2" w:rsidR="00007D0A" w:rsidRPr="00007D0A" w:rsidDel="00724543" w:rsidRDefault="00007D0A" w:rsidP="00007D0A">
      <w:pPr>
        <w:pStyle w:val="bbb"/>
        <w:suppressAutoHyphens/>
        <w:spacing w:after="120" w:line="276" w:lineRule="auto"/>
        <w:ind w:firstLine="567"/>
        <w:rPr>
          <w:del w:id="2209" w:author="Владимир Лаут" w:date="2021-03-30T13:59:00Z"/>
          <w:sz w:val="24"/>
          <w:szCs w:val="24"/>
        </w:rPr>
      </w:pPr>
      <w:del w:id="2210" w:author="Владимир Лаут" w:date="2021-03-30T13:59:00Z">
        <w:r w:rsidRPr="00007D0A" w:rsidDel="00724543">
          <w:rPr>
            <w:sz w:val="24"/>
            <w:szCs w:val="24"/>
          </w:rPr>
          <w:delText>- Стоимость план(необязательно);</w:delText>
        </w:r>
      </w:del>
    </w:p>
    <w:p w14:paraId="3F98640E" w14:textId="73F29E8B" w:rsidR="00007D0A" w:rsidRPr="00007D0A" w:rsidDel="00724543" w:rsidRDefault="00007D0A" w:rsidP="00007D0A">
      <w:pPr>
        <w:pStyle w:val="bbb"/>
        <w:suppressAutoHyphens/>
        <w:spacing w:after="120" w:line="276" w:lineRule="auto"/>
        <w:ind w:firstLine="567"/>
        <w:rPr>
          <w:del w:id="2211" w:author="Владимир Лаут" w:date="2021-03-30T13:59:00Z"/>
          <w:sz w:val="24"/>
          <w:szCs w:val="24"/>
        </w:rPr>
      </w:pPr>
      <w:del w:id="2212" w:author="Владимир Лаут" w:date="2021-03-30T13:59:00Z">
        <w:r w:rsidRPr="00007D0A" w:rsidDel="00724543">
          <w:rPr>
            <w:sz w:val="24"/>
            <w:szCs w:val="24"/>
          </w:rPr>
          <w:delText>- Стоимость факт(обязательно);</w:delText>
        </w:r>
      </w:del>
    </w:p>
    <w:p w14:paraId="021B329D" w14:textId="03314F9F" w:rsidR="00007D0A" w:rsidDel="00724543" w:rsidRDefault="00007D0A" w:rsidP="00007D0A">
      <w:pPr>
        <w:pStyle w:val="bbb"/>
        <w:suppressAutoHyphens/>
        <w:spacing w:after="120" w:line="276" w:lineRule="auto"/>
        <w:ind w:left="851" w:hanging="284"/>
        <w:rPr>
          <w:del w:id="2213" w:author="Владимир Лаут" w:date="2021-03-30T13:59:00Z"/>
          <w:sz w:val="24"/>
          <w:szCs w:val="24"/>
        </w:rPr>
      </w:pPr>
      <w:del w:id="2214" w:author="Владимир Лаут" w:date="2021-03-30T13:59:00Z">
        <w:r w:rsidRPr="00007D0A" w:rsidDel="00724543">
          <w:rPr>
            <w:sz w:val="24"/>
            <w:szCs w:val="24"/>
          </w:rPr>
          <w:delText>- Гарантия до(необязательно);</w:delText>
        </w:r>
        <w:r w:rsidDel="00724543">
          <w:rPr>
            <w:sz w:val="24"/>
            <w:szCs w:val="24"/>
          </w:rPr>
          <w:delText xml:space="preserve"> </w:delText>
        </w:r>
      </w:del>
    </w:p>
    <w:p w14:paraId="21CB2AC3" w14:textId="11B91358" w:rsidR="00AF1DCC" w:rsidRDefault="009E28A6" w:rsidP="00AF1DCC">
      <w:pPr>
        <w:pStyle w:val="bbb"/>
        <w:suppressAutoHyphens/>
        <w:spacing w:after="240" w:line="276" w:lineRule="auto"/>
        <w:ind w:firstLine="567"/>
        <w:rPr>
          <w:sz w:val="24"/>
          <w:szCs w:val="24"/>
        </w:rPr>
      </w:pPr>
      <w:r w:rsidRPr="00C540CB">
        <w:rPr>
          <w:sz w:val="24"/>
          <w:szCs w:val="24"/>
        </w:rPr>
        <w:t>По нажатию кнопки "Сохранить"</w:t>
      </w:r>
      <w:r>
        <w:rPr>
          <w:sz w:val="24"/>
          <w:szCs w:val="24"/>
        </w:rPr>
        <w:t xml:space="preserve"> </w:t>
      </w:r>
      <w:r w:rsidRPr="00C540CB">
        <w:rPr>
          <w:sz w:val="24"/>
          <w:szCs w:val="24"/>
        </w:rPr>
        <w:t>данные по материалам подрядчика копируются в Z-таблицу.</w:t>
      </w:r>
    </w:p>
    <w:p w14:paraId="166DC4C5" w14:textId="77777777" w:rsidR="00FA2F7B" w:rsidRDefault="00FA2F7B">
      <w:pPr>
        <w:pStyle w:val="3"/>
      </w:pPr>
      <w:bookmarkStart w:id="2215" w:name="_Toc38890435"/>
      <w:r>
        <w:t xml:space="preserve">Автоматическое присвоение табельного номера всем операциям заказа, разработка </w:t>
      </w:r>
      <w:r>
        <w:rPr>
          <w:lang w:val="en-US"/>
        </w:rPr>
        <w:t>PM</w:t>
      </w:r>
      <w:r>
        <w:t>08</w:t>
      </w:r>
      <w:bookmarkEnd w:id="2215"/>
      <w:r>
        <w:t xml:space="preserve"> </w:t>
      </w:r>
    </w:p>
    <w:p w14:paraId="0C227D3B" w14:textId="77777777" w:rsidR="00FA2F7B" w:rsidRPr="002F44E5" w:rsidRDefault="00FA2F7B" w:rsidP="00FA2F7B">
      <w:pPr>
        <w:spacing w:after="120" w:line="276" w:lineRule="auto"/>
        <w:rPr>
          <w:rFonts w:cs="Arial"/>
        </w:rPr>
      </w:pPr>
      <w:r w:rsidRPr="003D4C22">
        <w:rPr>
          <w:rFonts w:ascii="Arial" w:hAnsi="Arial" w:cs="Arial"/>
        </w:rPr>
        <w:t>Предпосылки:</w:t>
      </w:r>
    </w:p>
    <w:p w14:paraId="222AF4BC" w14:textId="77777777" w:rsidR="00FA2F7B" w:rsidRDefault="00FA2F7B" w:rsidP="00FA2F7B">
      <w:pPr>
        <w:pStyle w:val="bbb"/>
        <w:suppressAutoHyphens/>
        <w:spacing w:after="240" w:line="276" w:lineRule="auto"/>
        <w:ind w:left="851" w:hanging="284"/>
        <w:jc w:val="both"/>
      </w:pPr>
      <w:r w:rsidRPr="003D4C22">
        <w:rPr>
          <w:sz w:val="24"/>
          <w:szCs w:val="24"/>
        </w:rPr>
        <w:t>При назначении на исполнителя заказа на Ежесменное техническое обслуживание (AETG) или проведение Обходов, осмотров (AETZ)</w:t>
      </w:r>
      <w:r>
        <w:rPr>
          <w:sz w:val="24"/>
          <w:szCs w:val="24"/>
        </w:rPr>
        <w:t>,</w:t>
      </w:r>
      <w:r w:rsidRPr="003D4C22">
        <w:rPr>
          <w:sz w:val="24"/>
          <w:szCs w:val="24"/>
        </w:rPr>
        <w:t xml:space="preserve"> </w:t>
      </w:r>
      <w:r>
        <w:rPr>
          <w:sz w:val="24"/>
          <w:szCs w:val="24"/>
        </w:rPr>
        <w:t xml:space="preserve">для его выполнения с использованием мобильного терминала, используется табельный номер сотрудника. </w:t>
      </w:r>
    </w:p>
    <w:p w14:paraId="64FBA1E4" w14:textId="77777777" w:rsidR="00FA2F7B" w:rsidRDefault="00FA2F7B" w:rsidP="00FA2F7B">
      <w:pPr>
        <w:pStyle w:val="bbb"/>
        <w:suppressAutoHyphens/>
        <w:spacing w:after="240" w:line="276" w:lineRule="auto"/>
        <w:ind w:left="851" w:hanging="284"/>
        <w:jc w:val="both"/>
      </w:pPr>
      <w:r>
        <w:rPr>
          <w:sz w:val="24"/>
          <w:szCs w:val="24"/>
        </w:rPr>
        <w:t>Входные данные:</w:t>
      </w:r>
    </w:p>
    <w:p w14:paraId="247EA09D" w14:textId="77777777" w:rsidR="00FA2F7B" w:rsidRDefault="00FA2F7B" w:rsidP="00FA2F7B">
      <w:pPr>
        <w:pStyle w:val="bbb"/>
        <w:suppressAutoHyphens/>
        <w:spacing w:after="240" w:line="276" w:lineRule="auto"/>
        <w:ind w:left="851" w:hanging="284"/>
        <w:jc w:val="both"/>
      </w:pPr>
      <w:r>
        <w:rPr>
          <w:sz w:val="24"/>
          <w:szCs w:val="24"/>
        </w:rPr>
        <w:t>Заказ ТОРО</w:t>
      </w:r>
    </w:p>
    <w:p w14:paraId="28E47962" w14:textId="77777777" w:rsidR="00FA2F7B" w:rsidRPr="00456DD2" w:rsidRDefault="00FA2F7B" w:rsidP="00FA2F7B">
      <w:pPr>
        <w:suppressAutoHyphens/>
        <w:spacing w:after="240" w:line="276" w:lineRule="auto"/>
        <w:ind w:firstLine="567"/>
        <w:rPr>
          <w:rFonts w:ascii="Arial" w:hAnsi="Arial" w:cs="Arial"/>
        </w:rPr>
      </w:pPr>
      <w:r w:rsidRPr="00456DD2">
        <w:rPr>
          <w:rFonts w:ascii="Arial" w:hAnsi="Arial" w:cs="Arial"/>
        </w:rPr>
        <w:t xml:space="preserve">Выполнение разработки (укрупнённый алгоритм): </w:t>
      </w:r>
    </w:p>
    <w:p w14:paraId="60116FFA" w14:textId="77777777" w:rsidR="00FA2F7B" w:rsidRPr="002F44E5" w:rsidRDefault="00FA2F7B" w:rsidP="00FA2F7B">
      <w:pPr>
        <w:pStyle w:val="bbb"/>
        <w:suppressAutoHyphens/>
        <w:spacing w:after="240" w:line="276" w:lineRule="auto"/>
        <w:ind w:left="851" w:hanging="284"/>
        <w:jc w:val="both"/>
      </w:pPr>
      <w:r>
        <w:rPr>
          <w:sz w:val="24"/>
          <w:szCs w:val="24"/>
        </w:rPr>
        <w:t xml:space="preserve">На </w:t>
      </w:r>
      <w:r>
        <w:rPr>
          <w:sz w:val="24"/>
          <w:szCs w:val="24"/>
          <w:lang w:val="en-US"/>
        </w:rPr>
        <w:t>ALV</w:t>
      </w:r>
      <w:r w:rsidRPr="003D4C22">
        <w:rPr>
          <w:sz w:val="24"/>
          <w:szCs w:val="24"/>
        </w:rPr>
        <w:t xml:space="preserve"> – </w:t>
      </w:r>
      <w:r>
        <w:rPr>
          <w:sz w:val="24"/>
          <w:szCs w:val="24"/>
        </w:rPr>
        <w:t xml:space="preserve">экране транзакции </w:t>
      </w:r>
      <w:r>
        <w:rPr>
          <w:sz w:val="24"/>
          <w:szCs w:val="24"/>
          <w:lang w:val="en-US"/>
        </w:rPr>
        <w:t>IW</w:t>
      </w:r>
      <w:r w:rsidRPr="003D4C22">
        <w:rPr>
          <w:sz w:val="24"/>
          <w:szCs w:val="24"/>
        </w:rPr>
        <w:t xml:space="preserve">38 </w:t>
      </w:r>
      <w:r>
        <w:rPr>
          <w:sz w:val="24"/>
          <w:szCs w:val="24"/>
        </w:rPr>
        <w:t xml:space="preserve">Изменение заказов ТОРО добавить поля Табельный </w:t>
      </w:r>
      <w:r w:rsidRPr="003D4C22">
        <w:rPr>
          <w:rFonts w:eastAsia="Calibri"/>
          <w:color w:val="auto"/>
          <w:sz w:val="24"/>
          <w:szCs w:val="22"/>
          <w:lang w:eastAsia="en-US"/>
        </w:rPr>
        <w:t>номер ответственного сотрудника и ФИО ответственного сотрудника. При указании табельного номера исполнителя, данный табельный номер автоматически подтягивается во все операции</w:t>
      </w:r>
      <w:r>
        <w:rPr>
          <w:sz w:val="24"/>
          <w:szCs w:val="24"/>
        </w:rPr>
        <w:t xml:space="preserve"> заказа на ЕТО</w:t>
      </w:r>
      <w:r w:rsidRPr="003D4C22">
        <w:rPr>
          <w:sz w:val="24"/>
          <w:szCs w:val="24"/>
        </w:rPr>
        <w:t>/</w:t>
      </w:r>
      <w:r>
        <w:rPr>
          <w:sz w:val="24"/>
          <w:szCs w:val="24"/>
        </w:rPr>
        <w:t>Обходы, осмотры.</w:t>
      </w:r>
    </w:p>
    <w:p w14:paraId="0AE03C31" w14:textId="438DE146" w:rsidR="00306FE8" w:rsidRDefault="00306FE8">
      <w:pPr>
        <w:pStyle w:val="3"/>
      </w:pPr>
      <w:r>
        <w:t xml:space="preserve"> </w:t>
      </w:r>
      <w:r w:rsidRPr="00306FE8">
        <w:t>Упрощенная схема согласования заказов ТОРО</w:t>
      </w:r>
      <w:r>
        <w:t xml:space="preserve">, разработка </w:t>
      </w:r>
      <w:r>
        <w:rPr>
          <w:lang w:val="en-US"/>
        </w:rPr>
        <w:t>PM</w:t>
      </w:r>
      <w:r>
        <w:t>46</w:t>
      </w:r>
    </w:p>
    <w:p w14:paraId="34138862" w14:textId="77777777" w:rsidR="00306FE8" w:rsidRPr="00F65DEA" w:rsidRDefault="00306FE8" w:rsidP="00306FE8">
      <w:pPr>
        <w:ind w:left="1440"/>
        <w:jc w:val="left"/>
        <w:rPr>
          <w:rFonts w:ascii="Arial" w:hAnsi="Arial" w:cs="Arial"/>
          <w:szCs w:val="24"/>
        </w:rPr>
      </w:pPr>
    </w:p>
    <w:p w14:paraId="38021544" w14:textId="10BAB0CC" w:rsidR="00306FE8" w:rsidRPr="002008C6" w:rsidRDefault="00306FE8" w:rsidP="002008C6">
      <w:pPr>
        <w:spacing w:after="240" w:line="276" w:lineRule="auto"/>
        <w:ind w:firstLine="567"/>
        <w:rPr>
          <w:rFonts w:ascii="Arial" w:eastAsia="Calibri" w:hAnsi="Arial" w:cs="Arial"/>
        </w:rPr>
      </w:pPr>
      <w:r w:rsidRPr="002008C6">
        <w:rPr>
          <w:rFonts w:ascii="Arial" w:eastAsia="Calibri" w:hAnsi="Arial" w:cs="Arial"/>
        </w:rPr>
        <w:t>Если заказ ТОРО удовлетворяет условиям, заданным  настроечных параметров, то допускается его деблокирование по упрощенной схеме – без согласования Старшим планировщиком ТОиР У</w:t>
      </w:r>
      <w:ins w:id="2216" w:author="Владимир Лаут" w:date="2021-03-22T17:28:00Z">
        <w:r w:rsidR="00A80250">
          <w:rPr>
            <w:rFonts w:ascii="Arial" w:eastAsia="Calibri" w:hAnsi="Arial" w:cs="Arial"/>
          </w:rPr>
          <w:tab/>
        </w:r>
      </w:ins>
      <w:r w:rsidRPr="002008C6">
        <w:rPr>
          <w:rFonts w:ascii="Arial" w:eastAsia="Calibri" w:hAnsi="Arial" w:cs="Arial"/>
        </w:rPr>
        <w:t>О и Главным специалистом ТОиР УО.</w:t>
      </w:r>
    </w:p>
    <w:p w14:paraId="4D7238EB" w14:textId="4741AD64" w:rsidR="00306FE8" w:rsidRPr="002008C6" w:rsidRDefault="00306FE8" w:rsidP="002008C6">
      <w:pPr>
        <w:spacing w:after="240" w:line="276" w:lineRule="auto"/>
        <w:ind w:firstLine="567"/>
        <w:rPr>
          <w:rFonts w:ascii="Arial" w:eastAsia="Calibri" w:hAnsi="Arial" w:cs="Arial"/>
        </w:rPr>
      </w:pPr>
      <w:r>
        <w:rPr>
          <w:rFonts w:ascii="Arial" w:eastAsia="Calibri" w:hAnsi="Arial" w:cs="Arial"/>
        </w:rPr>
        <w:t>Н</w:t>
      </w:r>
      <w:r w:rsidRPr="002008C6">
        <w:rPr>
          <w:rFonts w:ascii="Arial" w:eastAsia="Calibri" w:hAnsi="Arial" w:cs="Arial"/>
        </w:rPr>
        <w:t>астроечны</w:t>
      </w:r>
      <w:r>
        <w:rPr>
          <w:rFonts w:ascii="Arial" w:eastAsia="Calibri" w:hAnsi="Arial" w:cs="Arial"/>
        </w:rPr>
        <w:t xml:space="preserve">е </w:t>
      </w:r>
      <w:r w:rsidRPr="002008C6">
        <w:rPr>
          <w:rFonts w:ascii="Arial" w:eastAsia="Calibri" w:hAnsi="Arial" w:cs="Arial"/>
        </w:rPr>
        <w:t>критерии упрощенного согласования:</w:t>
      </w:r>
    </w:p>
    <w:p w14:paraId="31FE641E" w14:textId="58975328" w:rsidR="00306FE8" w:rsidRPr="002008C6" w:rsidRDefault="00306FE8" w:rsidP="002008C6">
      <w:pPr>
        <w:pStyle w:val="bbb"/>
        <w:suppressAutoHyphens/>
        <w:spacing w:after="120" w:line="276" w:lineRule="auto"/>
        <w:ind w:firstLine="567"/>
        <w:rPr>
          <w:szCs w:val="24"/>
        </w:rPr>
      </w:pPr>
      <w:r>
        <w:rPr>
          <w:sz w:val="24"/>
          <w:szCs w:val="24"/>
        </w:rPr>
        <w:t xml:space="preserve">- </w:t>
      </w:r>
      <w:r w:rsidRPr="002008C6">
        <w:rPr>
          <w:sz w:val="24"/>
          <w:szCs w:val="24"/>
        </w:rPr>
        <w:t>Планирующий завод;</w:t>
      </w:r>
    </w:p>
    <w:p w14:paraId="07539716" w14:textId="5096303B" w:rsidR="00306FE8" w:rsidRPr="002008C6" w:rsidRDefault="00306FE8" w:rsidP="002008C6">
      <w:pPr>
        <w:pStyle w:val="bbb"/>
        <w:suppressAutoHyphens/>
        <w:spacing w:after="120" w:line="276" w:lineRule="auto"/>
        <w:ind w:firstLine="567"/>
        <w:rPr>
          <w:szCs w:val="24"/>
        </w:rPr>
      </w:pPr>
      <w:r>
        <w:rPr>
          <w:sz w:val="24"/>
          <w:szCs w:val="24"/>
        </w:rPr>
        <w:t xml:space="preserve">- </w:t>
      </w:r>
      <w:r w:rsidRPr="002008C6">
        <w:rPr>
          <w:sz w:val="24"/>
          <w:szCs w:val="24"/>
        </w:rPr>
        <w:t>Группа планирования;</w:t>
      </w:r>
    </w:p>
    <w:p w14:paraId="2CD7E5B5" w14:textId="205E3155" w:rsidR="00306FE8" w:rsidRPr="002008C6" w:rsidRDefault="00306FE8" w:rsidP="002008C6">
      <w:pPr>
        <w:pStyle w:val="bbb"/>
        <w:suppressAutoHyphens/>
        <w:spacing w:after="120" w:line="276" w:lineRule="auto"/>
        <w:ind w:firstLine="567"/>
        <w:rPr>
          <w:szCs w:val="24"/>
        </w:rPr>
      </w:pPr>
      <w:r>
        <w:rPr>
          <w:sz w:val="24"/>
          <w:szCs w:val="24"/>
        </w:rPr>
        <w:t xml:space="preserve">- </w:t>
      </w:r>
      <w:r w:rsidRPr="002008C6">
        <w:rPr>
          <w:sz w:val="24"/>
          <w:szCs w:val="24"/>
        </w:rPr>
        <w:t>Вид заказа;</w:t>
      </w:r>
    </w:p>
    <w:p w14:paraId="71942BDD" w14:textId="74CF4681" w:rsidR="00306FE8" w:rsidRPr="002008C6" w:rsidRDefault="00306FE8" w:rsidP="002008C6">
      <w:pPr>
        <w:pStyle w:val="bbb"/>
        <w:suppressAutoHyphens/>
        <w:spacing w:after="120" w:line="276" w:lineRule="auto"/>
        <w:ind w:firstLine="567"/>
        <w:rPr>
          <w:szCs w:val="24"/>
        </w:rPr>
      </w:pPr>
      <w:r>
        <w:rPr>
          <w:sz w:val="24"/>
          <w:szCs w:val="24"/>
        </w:rPr>
        <w:t xml:space="preserve">- </w:t>
      </w:r>
      <w:r w:rsidRPr="002008C6">
        <w:rPr>
          <w:sz w:val="24"/>
          <w:szCs w:val="24"/>
        </w:rPr>
        <w:t>Горизонт начала, дн. (рассчитывается как дельта между датой начала и текущей);</w:t>
      </w:r>
    </w:p>
    <w:p w14:paraId="5C63B8B1" w14:textId="560CA5A3" w:rsidR="00306FE8" w:rsidRPr="002008C6" w:rsidRDefault="00306FE8" w:rsidP="002008C6">
      <w:pPr>
        <w:pStyle w:val="bbb"/>
        <w:suppressAutoHyphens/>
        <w:spacing w:after="120" w:line="276" w:lineRule="auto"/>
        <w:ind w:firstLine="567"/>
        <w:rPr>
          <w:szCs w:val="24"/>
        </w:rPr>
      </w:pPr>
      <w:r>
        <w:rPr>
          <w:sz w:val="24"/>
          <w:szCs w:val="24"/>
        </w:rPr>
        <w:lastRenderedPageBreak/>
        <w:t xml:space="preserve">- </w:t>
      </w:r>
      <w:r w:rsidRPr="002008C6">
        <w:rPr>
          <w:sz w:val="24"/>
          <w:szCs w:val="24"/>
        </w:rPr>
        <w:t>Сумма (проверяются только релевантные для контроля виды затрат)</w:t>
      </w:r>
      <w:r w:rsidR="00894F5C">
        <w:rPr>
          <w:sz w:val="24"/>
          <w:szCs w:val="24"/>
        </w:rPr>
        <w:t>.</w:t>
      </w:r>
    </w:p>
    <w:p w14:paraId="3E4414BC" w14:textId="2765FC1B" w:rsidR="00F139C0" w:rsidRDefault="00F139C0" w:rsidP="00F139C0">
      <w:pPr>
        <w:pStyle w:val="3"/>
        <w:rPr>
          <w:ins w:id="2217" w:author="Владимир Лаут" w:date="2021-03-12T12:32:00Z"/>
        </w:rPr>
      </w:pPr>
      <w:ins w:id="2218" w:author="Владимир Лаут" w:date="2021-03-12T12:32:00Z">
        <w:r>
          <w:t xml:space="preserve">Проверки при закрытии сообщения ТОРО, разработка </w:t>
        </w:r>
        <w:r>
          <w:rPr>
            <w:lang w:val="en-US"/>
          </w:rPr>
          <w:t>PM</w:t>
        </w:r>
        <w:r w:rsidRPr="00F139C0">
          <w:rPr>
            <w:rPrChange w:id="2219" w:author="Владимир Лаут" w:date="2021-03-12T12:33:00Z">
              <w:rPr>
                <w:lang w:val="en-US"/>
              </w:rPr>
            </w:rPrChange>
          </w:rPr>
          <w:t>59</w:t>
        </w:r>
      </w:ins>
      <w:ins w:id="2220" w:author="Владимир Лаут" w:date="2021-03-12T12:34:00Z">
        <w:r>
          <w:t xml:space="preserve">, </w:t>
        </w:r>
        <w:r>
          <w:rPr>
            <w:lang w:val="en-US"/>
          </w:rPr>
          <w:t>PM</w:t>
        </w:r>
        <w:r w:rsidRPr="00F139C0">
          <w:rPr>
            <w:rPrChange w:id="2221" w:author="Владимир Лаут" w:date="2021-03-12T12:34:00Z">
              <w:rPr>
                <w:lang w:val="en-US"/>
              </w:rPr>
            </w:rPrChange>
          </w:rPr>
          <w:t>0</w:t>
        </w:r>
        <w:r>
          <w:t>1</w:t>
        </w:r>
      </w:ins>
      <w:ins w:id="2222" w:author="Владимир Лаут" w:date="2021-03-12T12:32:00Z">
        <w:r>
          <w:t xml:space="preserve"> </w:t>
        </w:r>
      </w:ins>
    </w:p>
    <w:p w14:paraId="07CE48A4" w14:textId="59058EC5" w:rsidR="00F139C0" w:rsidRDefault="00F139C0" w:rsidP="00F139C0">
      <w:pPr>
        <w:suppressAutoHyphens/>
        <w:spacing w:after="240" w:line="276" w:lineRule="auto"/>
        <w:ind w:firstLine="567"/>
        <w:rPr>
          <w:ins w:id="2223" w:author="Владимир Лаут" w:date="2021-03-12T12:34:00Z"/>
          <w:rFonts w:ascii="Arial" w:hAnsi="Arial" w:cs="Arial"/>
          <w:szCs w:val="24"/>
        </w:rPr>
      </w:pPr>
      <w:ins w:id="2224" w:author="Владимир Лаут" w:date="2021-03-12T12:34:00Z">
        <w:r>
          <w:rPr>
            <w:rFonts w:ascii="Arial" w:hAnsi="Arial" w:cs="Arial"/>
            <w:szCs w:val="24"/>
          </w:rPr>
          <w:t>При закрытии сообщения ТОРО выполняются следующие проверки:</w:t>
        </w:r>
      </w:ins>
    </w:p>
    <w:p w14:paraId="0FC55F66" w14:textId="7088D2F1" w:rsidR="00F139C0" w:rsidRDefault="00F139C0" w:rsidP="00F139C0">
      <w:pPr>
        <w:suppressAutoHyphens/>
        <w:spacing w:after="240" w:line="276" w:lineRule="auto"/>
        <w:ind w:firstLine="567"/>
        <w:rPr>
          <w:ins w:id="2225" w:author="Владимир Лаут" w:date="2021-03-12T12:34:00Z"/>
          <w:rFonts w:ascii="Arial" w:hAnsi="Arial" w:cs="Arial"/>
          <w:szCs w:val="24"/>
        </w:rPr>
      </w:pPr>
      <w:ins w:id="2226" w:author="Владимир Лаут" w:date="2021-03-12T12:34:00Z">
        <w:r>
          <w:rPr>
            <w:rFonts w:ascii="Arial" w:hAnsi="Arial" w:cs="Arial"/>
            <w:szCs w:val="24"/>
          </w:rPr>
          <w:t xml:space="preserve">- обязательность заполнения фактических сроков простоя – если </w:t>
        </w:r>
      </w:ins>
      <w:ins w:id="2227" w:author="Владимир Лаут" w:date="2021-03-12T12:35:00Z">
        <w:r>
          <w:rPr>
            <w:rFonts w:ascii="Arial" w:hAnsi="Arial" w:cs="Arial"/>
            <w:szCs w:val="24"/>
          </w:rPr>
          <w:t xml:space="preserve">в заказе ТОРО указана плановая продолжительность простоя, то </w:t>
        </w:r>
      </w:ins>
      <w:ins w:id="2228" w:author="Владимир Лаут" w:date="2021-03-12T12:36:00Z">
        <w:r>
          <w:rPr>
            <w:rFonts w:ascii="Arial" w:hAnsi="Arial" w:cs="Arial"/>
            <w:szCs w:val="24"/>
          </w:rPr>
          <w:t xml:space="preserve">в сообщении ТОРО должна быть указана </w:t>
        </w:r>
      </w:ins>
      <w:ins w:id="2229" w:author="Владимир Лаут" w:date="2021-03-12T12:35:00Z">
        <w:r>
          <w:rPr>
            <w:rFonts w:ascii="Arial" w:hAnsi="Arial" w:cs="Arial"/>
            <w:szCs w:val="24"/>
          </w:rPr>
          <w:t>фактическая продолжительность</w:t>
        </w:r>
      </w:ins>
      <w:ins w:id="2230" w:author="Владимир Лаут" w:date="2021-03-12T12:34:00Z">
        <w:r>
          <w:rPr>
            <w:rFonts w:ascii="Arial" w:hAnsi="Arial" w:cs="Arial"/>
            <w:szCs w:val="24"/>
          </w:rPr>
          <w:t xml:space="preserve">, </w:t>
        </w:r>
      </w:ins>
    </w:p>
    <w:p w14:paraId="21E978CA" w14:textId="77777777" w:rsidR="00F139C0" w:rsidRDefault="00F139C0" w:rsidP="00F139C0">
      <w:pPr>
        <w:suppressAutoHyphens/>
        <w:spacing w:after="240" w:line="276" w:lineRule="auto"/>
        <w:ind w:firstLine="567"/>
        <w:rPr>
          <w:ins w:id="2231" w:author="Владимир Лаут" w:date="2021-03-12T12:34:00Z"/>
          <w:rFonts w:ascii="Arial" w:hAnsi="Arial" w:cs="Arial"/>
          <w:szCs w:val="24"/>
        </w:rPr>
      </w:pPr>
      <w:ins w:id="2232" w:author="Владимир Лаут" w:date="2021-03-12T12:34:00Z">
        <w:r>
          <w:rPr>
            <w:rFonts w:ascii="Arial" w:hAnsi="Arial" w:cs="Arial"/>
            <w:szCs w:val="24"/>
          </w:rPr>
          <w:t xml:space="preserve">- пересечение останова с другими сообщениями ТОРО, </w:t>
        </w:r>
      </w:ins>
    </w:p>
    <w:p w14:paraId="14CBA1B8" w14:textId="77777777" w:rsidR="00F139C0" w:rsidRDefault="00F139C0" w:rsidP="00F139C0">
      <w:pPr>
        <w:suppressAutoHyphens/>
        <w:spacing w:after="240" w:line="276" w:lineRule="auto"/>
        <w:ind w:firstLine="567"/>
        <w:rPr>
          <w:ins w:id="2233" w:author="Владимир Лаут" w:date="2021-03-12T12:34:00Z"/>
          <w:rFonts w:ascii="Arial" w:hAnsi="Arial" w:cs="Arial"/>
          <w:szCs w:val="24"/>
        </w:rPr>
      </w:pPr>
      <w:ins w:id="2234" w:author="Владимир Лаут" w:date="2021-03-12T12:34:00Z">
        <w:r>
          <w:rPr>
            <w:rFonts w:ascii="Arial" w:hAnsi="Arial" w:cs="Arial"/>
            <w:szCs w:val="24"/>
          </w:rPr>
          <w:t xml:space="preserve">- обязательность заполнения данных о дефектах, </w:t>
        </w:r>
      </w:ins>
    </w:p>
    <w:p w14:paraId="6307DC7E" w14:textId="77777777" w:rsidR="00F139C0" w:rsidRPr="00732B6A" w:rsidRDefault="00F139C0" w:rsidP="00F139C0">
      <w:pPr>
        <w:suppressAutoHyphens/>
        <w:spacing w:after="240" w:line="276" w:lineRule="auto"/>
        <w:ind w:firstLine="567"/>
        <w:rPr>
          <w:ins w:id="2235" w:author="Владимир Лаут" w:date="2021-03-12T12:34:00Z"/>
          <w:rFonts w:ascii="Arial" w:hAnsi="Arial" w:cs="Arial"/>
          <w:szCs w:val="24"/>
        </w:rPr>
      </w:pPr>
      <w:ins w:id="2236" w:author="Владимир Лаут" w:date="2021-03-12T12:34:00Z">
        <w:r w:rsidRPr="00732B6A">
          <w:rPr>
            <w:rFonts w:ascii="Arial" w:hAnsi="Arial" w:cs="Arial"/>
            <w:szCs w:val="24"/>
          </w:rPr>
          <w:t>- обязательность заполнения сегментов ремонтного простоя.</w:t>
        </w:r>
      </w:ins>
    </w:p>
    <w:p w14:paraId="32E71077" w14:textId="77777777" w:rsidR="00732B6A" w:rsidRPr="00732B6A" w:rsidRDefault="00732B6A" w:rsidP="00732B6A">
      <w:pPr>
        <w:pStyle w:val="3"/>
        <w:rPr>
          <w:ins w:id="2237" w:author="Владимир Лаут" w:date="2021-03-30T13:59:00Z"/>
          <w:rPrChange w:id="2238" w:author="Владимир Лаут" w:date="2021-03-30T13:59:00Z">
            <w:rPr>
              <w:ins w:id="2239" w:author="Владимир Лаут" w:date="2021-03-30T13:59:00Z"/>
              <w:highlight w:val="green"/>
            </w:rPr>
          </w:rPrChange>
        </w:rPr>
      </w:pPr>
      <w:ins w:id="2240" w:author="Владимир Лаут" w:date="2021-03-30T13:59:00Z">
        <w:r w:rsidRPr="00732B6A">
          <w:rPr>
            <w:rPrChange w:id="2241" w:author="Владимир Лаут" w:date="2021-03-30T13:59:00Z">
              <w:rPr>
                <w:highlight w:val="green"/>
              </w:rPr>
            </w:rPrChange>
          </w:rPr>
          <w:t>Описание функционального отчета «Обработка УСО»</w:t>
        </w:r>
      </w:ins>
    </w:p>
    <w:p w14:paraId="656F6F08" w14:textId="77777777" w:rsidR="00732B6A" w:rsidRPr="00732B6A" w:rsidRDefault="00732B6A" w:rsidP="00732B6A">
      <w:pPr>
        <w:pStyle w:val="bbb"/>
        <w:suppressAutoHyphens/>
        <w:spacing w:after="240" w:line="276" w:lineRule="auto"/>
        <w:ind w:firstLine="567"/>
        <w:rPr>
          <w:ins w:id="2242" w:author="Владимир Лаут" w:date="2021-03-30T13:59:00Z"/>
          <w:sz w:val="24"/>
          <w:szCs w:val="24"/>
          <w:rPrChange w:id="2243" w:author="Владимир Лаут" w:date="2021-03-30T13:59:00Z">
            <w:rPr>
              <w:ins w:id="2244" w:author="Владимир Лаут" w:date="2021-03-30T13:59:00Z"/>
              <w:sz w:val="24"/>
              <w:szCs w:val="24"/>
              <w:highlight w:val="green"/>
            </w:rPr>
          </w:rPrChange>
        </w:rPr>
      </w:pPr>
      <w:ins w:id="2245" w:author="Владимир Лаут" w:date="2021-03-30T13:59:00Z">
        <w:r w:rsidRPr="00732B6A">
          <w:rPr>
            <w:sz w:val="24"/>
            <w:szCs w:val="24"/>
            <w:rPrChange w:id="2246" w:author="Владимир Лаут" w:date="2021-03-30T13:59:00Z">
              <w:rPr>
                <w:sz w:val="24"/>
                <w:szCs w:val="24"/>
                <w:highlight w:val="green"/>
              </w:rPr>
            </w:rPrChange>
          </w:rPr>
          <w:t>В рамках разработки «PM08 - Расширение стандартного отчета списка заказов ТОРО (IW38/IW39)» реализована дополнительная функция - переход к отчету «Обработка УСО». Переход в отчет выполняется по Заказам ТОРО, в которых запланированы компоненты, являющиеся услугами сторонних организаций (УСО). Данный отчет выводит информацию по связанным документам цепочки закупки услуг от Заявки до Счета-фактуры.</w:t>
        </w:r>
      </w:ins>
    </w:p>
    <w:p w14:paraId="7F0382E2" w14:textId="77777777" w:rsidR="00732B6A" w:rsidRPr="00732B6A" w:rsidRDefault="00732B6A" w:rsidP="00732B6A">
      <w:pPr>
        <w:pStyle w:val="bbb"/>
        <w:suppressAutoHyphens/>
        <w:spacing w:after="240" w:line="276" w:lineRule="auto"/>
        <w:ind w:firstLine="567"/>
        <w:rPr>
          <w:ins w:id="2247" w:author="Владимир Лаут" w:date="2021-03-30T13:59:00Z"/>
          <w:sz w:val="24"/>
          <w:szCs w:val="24"/>
          <w:rPrChange w:id="2248" w:author="Владимир Лаут" w:date="2021-03-30T13:59:00Z">
            <w:rPr>
              <w:ins w:id="2249" w:author="Владимир Лаут" w:date="2021-03-30T13:59:00Z"/>
              <w:sz w:val="24"/>
              <w:szCs w:val="24"/>
              <w:highlight w:val="green"/>
            </w:rPr>
          </w:rPrChange>
        </w:rPr>
      </w:pPr>
      <w:ins w:id="2250" w:author="Владимир Лаут" w:date="2021-03-30T13:59:00Z">
        <w:r w:rsidRPr="00732B6A">
          <w:rPr>
            <w:sz w:val="24"/>
            <w:szCs w:val="24"/>
            <w:rPrChange w:id="2251" w:author="Владимир Лаут" w:date="2021-03-30T13:59:00Z">
              <w:rPr>
                <w:sz w:val="24"/>
                <w:szCs w:val="24"/>
                <w:highlight w:val="green"/>
              </w:rPr>
            </w:rPrChange>
          </w:rPr>
          <w:t>В отчете «Обработка УСО» предусмотрены возможности «проваливания» в основные документы закупки (заявка, заказ на поставку, документ материала, счет-фактура) двойным нажатием по соответствующим полям.</w:t>
        </w:r>
      </w:ins>
    </w:p>
    <w:p w14:paraId="44C11768" w14:textId="77777777" w:rsidR="00732B6A" w:rsidRPr="00732B6A" w:rsidRDefault="00732B6A" w:rsidP="00732B6A">
      <w:pPr>
        <w:pStyle w:val="bbb"/>
        <w:suppressAutoHyphens/>
        <w:spacing w:after="240" w:line="276" w:lineRule="auto"/>
        <w:ind w:firstLine="567"/>
        <w:rPr>
          <w:ins w:id="2252" w:author="Владимир Лаут" w:date="2021-03-30T13:59:00Z"/>
          <w:sz w:val="24"/>
          <w:szCs w:val="24"/>
          <w:rPrChange w:id="2253" w:author="Владимир Лаут" w:date="2021-03-30T13:59:00Z">
            <w:rPr>
              <w:ins w:id="2254" w:author="Владимир Лаут" w:date="2021-03-30T13:59:00Z"/>
              <w:sz w:val="24"/>
              <w:szCs w:val="24"/>
              <w:highlight w:val="green"/>
            </w:rPr>
          </w:rPrChange>
        </w:rPr>
      </w:pPr>
      <w:ins w:id="2255" w:author="Владимир Лаут" w:date="2021-03-30T13:59:00Z">
        <w:r w:rsidRPr="00732B6A">
          <w:rPr>
            <w:sz w:val="24"/>
            <w:szCs w:val="24"/>
            <w:rPrChange w:id="2256" w:author="Владимир Лаут" w:date="2021-03-30T13:59:00Z">
              <w:rPr>
                <w:sz w:val="24"/>
                <w:szCs w:val="24"/>
                <w:highlight w:val="green"/>
              </w:rPr>
            </w:rPrChange>
          </w:rPr>
          <w:t xml:space="preserve"> В рамках отчета «Обработка УСО» реализованы дополнительные функции массовой обработки документов закупки услуг для выделенных позиций экрана:</w:t>
        </w:r>
      </w:ins>
    </w:p>
    <w:p w14:paraId="3EABBBA3" w14:textId="77777777" w:rsidR="00732B6A" w:rsidRPr="00732B6A" w:rsidRDefault="00732B6A" w:rsidP="00732B6A">
      <w:pPr>
        <w:pStyle w:val="bbb"/>
        <w:suppressAutoHyphens/>
        <w:spacing w:line="276" w:lineRule="auto"/>
        <w:ind w:firstLine="567"/>
        <w:rPr>
          <w:ins w:id="2257" w:author="Владимир Лаут" w:date="2021-03-30T13:59:00Z"/>
          <w:sz w:val="24"/>
          <w:szCs w:val="24"/>
          <w:rPrChange w:id="2258" w:author="Владимир Лаут" w:date="2021-03-30T13:59:00Z">
            <w:rPr>
              <w:ins w:id="2259" w:author="Владимир Лаут" w:date="2021-03-30T13:59:00Z"/>
              <w:sz w:val="24"/>
              <w:szCs w:val="24"/>
              <w:highlight w:val="green"/>
            </w:rPr>
          </w:rPrChange>
        </w:rPr>
      </w:pPr>
      <w:ins w:id="2260" w:author="Владимир Лаут" w:date="2021-03-30T13:59:00Z">
        <w:r w:rsidRPr="00732B6A">
          <w:rPr>
            <w:sz w:val="24"/>
            <w:szCs w:val="24"/>
            <w:rPrChange w:id="2261" w:author="Владимир Лаут" w:date="2021-03-30T13:59:00Z">
              <w:rPr>
                <w:sz w:val="24"/>
                <w:szCs w:val="24"/>
                <w:highlight w:val="green"/>
              </w:rPr>
            </w:rPrChange>
          </w:rPr>
          <w:t>- Групповое деблокирование заявок на закупку (ME55);</w:t>
        </w:r>
      </w:ins>
    </w:p>
    <w:p w14:paraId="5D4A214C" w14:textId="77777777" w:rsidR="00732B6A" w:rsidRPr="00732B6A" w:rsidRDefault="00732B6A" w:rsidP="00732B6A">
      <w:pPr>
        <w:pStyle w:val="bbb"/>
        <w:suppressAutoHyphens/>
        <w:spacing w:line="276" w:lineRule="auto"/>
        <w:ind w:firstLine="567"/>
        <w:rPr>
          <w:ins w:id="2262" w:author="Владимир Лаут" w:date="2021-03-30T13:59:00Z"/>
          <w:sz w:val="24"/>
          <w:szCs w:val="24"/>
          <w:rPrChange w:id="2263" w:author="Владимир Лаут" w:date="2021-03-30T13:59:00Z">
            <w:rPr>
              <w:ins w:id="2264" w:author="Владимир Лаут" w:date="2021-03-30T13:59:00Z"/>
              <w:sz w:val="24"/>
              <w:szCs w:val="24"/>
              <w:highlight w:val="green"/>
            </w:rPr>
          </w:rPrChange>
        </w:rPr>
      </w:pPr>
      <w:ins w:id="2265" w:author="Владимир Лаут" w:date="2021-03-30T13:59:00Z">
        <w:r w:rsidRPr="00732B6A">
          <w:rPr>
            <w:sz w:val="24"/>
            <w:szCs w:val="24"/>
            <w:rPrChange w:id="2266" w:author="Владимир Лаут" w:date="2021-03-30T13:59:00Z">
              <w:rPr>
                <w:sz w:val="24"/>
                <w:szCs w:val="24"/>
                <w:highlight w:val="green"/>
              </w:rPr>
            </w:rPrChange>
          </w:rPr>
          <w:t>- Присвоение источника поставки заявкам (ME56);</w:t>
        </w:r>
      </w:ins>
    </w:p>
    <w:p w14:paraId="7FEC4C94" w14:textId="77777777" w:rsidR="00732B6A" w:rsidRPr="00732B6A" w:rsidRDefault="00732B6A" w:rsidP="00732B6A">
      <w:pPr>
        <w:pStyle w:val="bbb"/>
        <w:suppressAutoHyphens/>
        <w:spacing w:line="276" w:lineRule="auto"/>
        <w:ind w:firstLine="567"/>
        <w:rPr>
          <w:ins w:id="2267" w:author="Владимир Лаут" w:date="2021-03-30T13:59:00Z"/>
          <w:sz w:val="24"/>
          <w:szCs w:val="24"/>
          <w:rPrChange w:id="2268" w:author="Владимир Лаут" w:date="2021-03-30T13:59:00Z">
            <w:rPr>
              <w:ins w:id="2269" w:author="Владимир Лаут" w:date="2021-03-30T13:59:00Z"/>
              <w:sz w:val="24"/>
              <w:szCs w:val="24"/>
              <w:highlight w:val="green"/>
            </w:rPr>
          </w:rPrChange>
        </w:rPr>
      </w:pPr>
      <w:ins w:id="2270" w:author="Владимир Лаут" w:date="2021-03-30T13:59:00Z">
        <w:r w:rsidRPr="00732B6A">
          <w:rPr>
            <w:sz w:val="24"/>
            <w:szCs w:val="24"/>
            <w:rPrChange w:id="2271" w:author="Владимир Лаут" w:date="2021-03-30T13:59:00Z">
              <w:rPr>
                <w:sz w:val="24"/>
                <w:szCs w:val="24"/>
                <w:highlight w:val="green"/>
              </w:rPr>
            </w:rPrChange>
          </w:rPr>
          <w:t>- Создание заказа на поставку (ME21</w:t>
        </w:r>
        <w:r w:rsidRPr="00732B6A">
          <w:rPr>
            <w:sz w:val="24"/>
            <w:szCs w:val="24"/>
            <w:lang w:val="en-US"/>
            <w:rPrChange w:id="2272" w:author="Владимир Лаут" w:date="2021-03-30T13:59:00Z">
              <w:rPr>
                <w:sz w:val="24"/>
                <w:szCs w:val="24"/>
                <w:highlight w:val="green"/>
                <w:lang w:val="en-US"/>
              </w:rPr>
            </w:rPrChange>
          </w:rPr>
          <w:t>N</w:t>
        </w:r>
        <w:r w:rsidRPr="00732B6A">
          <w:rPr>
            <w:sz w:val="24"/>
            <w:szCs w:val="24"/>
            <w:rPrChange w:id="2273" w:author="Владимир Лаут" w:date="2021-03-30T13:59:00Z">
              <w:rPr>
                <w:sz w:val="24"/>
                <w:szCs w:val="24"/>
                <w:highlight w:val="green"/>
              </w:rPr>
            </w:rPrChange>
          </w:rPr>
          <w:t>);</w:t>
        </w:r>
      </w:ins>
    </w:p>
    <w:p w14:paraId="2742C027" w14:textId="77777777" w:rsidR="00732B6A" w:rsidRPr="00732B6A" w:rsidRDefault="00732B6A" w:rsidP="00732B6A">
      <w:pPr>
        <w:pStyle w:val="bbb"/>
        <w:suppressAutoHyphens/>
        <w:spacing w:line="276" w:lineRule="auto"/>
        <w:ind w:firstLine="567"/>
        <w:rPr>
          <w:ins w:id="2274" w:author="Владимир Лаут" w:date="2021-03-30T13:59:00Z"/>
          <w:sz w:val="24"/>
          <w:szCs w:val="24"/>
          <w:rPrChange w:id="2275" w:author="Владимир Лаут" w:date="2021-03-30T13:59:00Z">
            <w:rPr>
              <w:ins w:id="2276" w:author="Владимир Лаут" w:date="2021-03-30T13:59:00Z"/>
              <w:sz w:val="24"/>
              <w:szCs w:val="24"/>
              <w:highlight w:val="green"/>
            </w:rPr>
          </w:rPrChange>
        </w:rPr>
      </w:pPr>
      <w:ins w:id="2277" w:author="Владимир Лаут" w:date="2021-03-30T13:59:00Z">
        <w:r w:rsidRPr="00732B6A">
          <w:rPr>
            <w:sz w:val="24"/>
            <w:szCs w:val="24"/>
            <w:rPrChange w:id="2278" w:author="Владимир Лаут" w:date="2021-03-30T13:59:00Z">
              <w:rPr>
                <w:sz w:val="24"/>
                <w:szCs w:val="24"/>
                <w:highlight w:val="green"/>
              </w:rPr>
            </w:rPrChange>
          </w:rPr>
          <w:t>- Создание документа материала – Акта выполненных работ (MIGO);</w:t>
        </w:r>
      </w:ins>
    </w:p>
    <w:p w14:paraId="46D271B5" w14:textId="77777777" w:rsidR="00732B6A" w:rsidRDefault="00732B6A" w:rsidP="00732B6A">
      <w:pPr>
        <w:pStyle w:val="bbb"/>
        <w:suppressAutoHyphens/>
        <w:spacing w:line="276" w:lineRule="auto"/>
        <w:ind w:firstLine="567"/>
        <w:rPr>
          <w:ins w:id="2279" w:author="Владимир Лаут" w:date="2021-03-30T13:59:00Z"/>
          <w:sz w:val="24"/>
          <w:szCs w:val="24"/>
        </w:rPr>
      </w:pPr>
      <w:ins w:id="2280" w:author="Владимир Лаут" w:date="2021-03-30T13:59:00Z">
        <w:r w:rsidRPr="00732B6A">
          <w:rPr>
            <w:sz w:val="24"/>
            <w:szCs w:val="24"/>
            <w:rPrChange w:id="2281" w:author="Владимир Лаут" w:date="2021-03-30T13:59:00Z">
              <w:rPr>
                <w:sz w:val="24"/>
                <w:szCs w:val="24"/>
                <w:highlight w:val="green"/>
              </w:rPr>
            </w:rPrChange>
          </w:rPr>
          <w:t>- Предварительная регистрация Счета-фактуры (MIR7).</w:t>
        </w:r>
      </w:ins>
    </w:p>
    <w:p w14:paraId="0427E3ED" w14:textId="77777777" w:rsidR="00FA2F7B" w:rsidRPr="00AF1DCC" w:rsidRDefault="00FA2F7B" w:rsidP="00AF1DCC">
      <w:pPr>
        <w:pStyle w:val="bbb"/>
        <w:suppressAutoHyphens/>
        <w:spacing w:after="240" w:line="276" w:lineRule="auto"/>
        <w:ind w:firstLine="567"/>
        <w:rPr>
          <w:sz w:val="24"/>
          <w:szCs w:val="24"/>
        </w:rPr>
      </w:pPr>
    </w:p>
    <w:p w14:paraId="51A5F527" w14:textId="042A52DC" w:rsidR="009E28A6" w:rsidRPr="00F94454" w:rsidRDefault="009E28A6" w:rsidP="009C0DCC">
      <w:pPr>
        <w:pStyle w:val="1"/>
      </w:pPr>
      <w:bookmarkStart w:id="2282" w:name="_Toc522014254"/>
      <w:bookmarkStart w:id="2283" w:name="_Toc521512769"/>
      <w:bookmarkStart w:id="2284" w:name="_Toc522014255"/>
      <w:bookmarkStart w:id="2285" w:name="_Toc38890436"/>
      <w:bookmarkEnd w:id="2282"/>
      <w:r w:rsidRPr="00F94454">
        <w:t xml:space="preserve">Информационная </w:t>
      </w:r>
      <w:ins w:id="2286" w:author="Попова Дарья" w:date="2020-07-28T12:42:00Z">
        <w:r w:rsidR="00D66BE4">
          <w:t>б</w:t>
        </w:r>
      </w:ins>
      <w:del w:id="2287" w:author="Попова Дарья" w:date="2020-07-28T12:42:00Z">
        <w:r w:rsidRPr="00F94454" w:rsidDel="00D66BE4">
          <w:delText>Б</w:delText>
        </w:r>
      </w:del>
      <w:r w:rsidRPr="00F94454">
        <w:t>езопасность</w:t>
      </w:r>
      <w:bookmarkEnd w:id="2283"/>
      <w:bookmarkEnd w:id="2284"/>
      <w:bookmarkEnd w:id="2285"/>
    </w:p>
    <w:p w14:paraId="66BAAB5D" w14:textId="77777777" w:rsidR="009E28A6" w:rsidRPr="00303140" w:rsidRDefault="009E28A6" w:rsidP="009E28A6">
      <w:pPr>
        <w:spacing w:after="240" w:line="276" w:lineRule="auto"/>
        <w:ind w:firstLine="567"/>
        <w:rPr>
          <w:rFonts w:ascii="Arial" w:eastAsia="Calibri" w:hAnsi="Arial" w:cs="Arial"/>
        </w:rPr>
      </w:pPr>
      <w:r w:rsidRPr="00303140">
        <w:rPr>
          <w:rFonts w:ascii="Arial" w:eastAsia="Calibri" w:hAnsi="Arial" w:cs="Arial"/>
        </w:rPr>
        <w:t>Требования по Информационной Безопасности к системам и реализуемым в них бизнес-процессам, включая процессы, описанные в данном Концептуальном дизайне, отражены в разработанном на данном проекте документе «Проектное решение по обеспечению информационной безопасности в системах SAP».</w:t>
      </w:r>
    </w:p>
    <w:p w14:paraId="224CF297" w14:textId="77777777" w:rsidR="009E28A6" w:rsidRDefault="009E28A6" w:rsidP="009C0DCC">
      <w:pPr>
        <w:pStyle w:val="1"/>
        <w:rPr>
          <w:rFonts w:eastAsia="Calibri"/>
        </w:rPr>
      </w:pPr>
      <w:bookmarkStart w:id="2288" w:name="_Toc521512770"/>
      <w:bookmarkStart w:id="2289" w:name="_Toc522014256"/>
      <w:bookmarkStart w:id="2290" w:name="_Toc38890437"/>
      <w:r w:rsidRPr="00F94454">
        <w:rPr>
          <w:rFonts w:eastAsia="Calibri"/>
        </w:rPr>
        <w:lastRenderedPageBreak/>
        <w:t>Организационные изменения</w:t>
      </w:r>
      <w:bookmarkEnd w:id="2288"/>
      <w:bookmarkEnd w:id="2289"/>
      <w:bookmarkEnd w:id="2290"/>
    </w:p>
    <w:p w14:paraId="7D036298" w14:textId="77777777" w:rsidR="009E28A6" w:rsidRPr="008C7F95" w:rsidRDefault="009E28A6" w:rsidP="009E28A6">
      <w:pPr>
        <w:pStyle w:val="2"/>
        <w:keepNext/>
        <w:keepLines/>
        <w:spacing w:before="160" w:after="120" w:line="276" w:lineRule="auto"/>
        <w:rPr>
          <w:rFonts w:eastAsiaTheme="majorEastAsia" w:cstheme="majorBidi"/>
          <w:bCs w:val="0"/>
          <w:iCs w:val="0"/>
          <w:szCs w:val="26"/>
        </w:rPr>
      </w:pPr>
      <w:bookmarkStart w:id="2291" w:name="_Toc521512771"/>
      <w:bookmarkStart w:id="2292" w:name="_Toc522014257"/>
      <w:bookmarkStart w:id="2293" w:name="_Toc38890438"/>
      <w:r>
        <w:rPr>
          <w:rFonts w:eastAsiaTheme="majorEastAsia" w:cstheme="majorBidi"/>
          <w:bCs w:val="0"/>
          <w:iCs w:val="0"/>
          <w:szCs w:val="26"/>
        </w:rPr>
        <w:t>Ключевые процессные изменения и области улучшений</w:t>
      </w:r>
      <w:bookmarkEnd w:id="2291"/>
      <w:bookmarkEnd w:id="2292"/>
      <w:bookmarkEnd w:id="2293"/>
    </w:p>
    <w:p w14:paraId="05EA55F6" w14:textId="779C1A84" w:rsidR="009E28A6" w:rsidRDefault="009E28A6" w:rsidP="009E28A6">
      <w:pPr>
        <w:pStyle w:val="a8"/>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Pr>
          <w:rFonts w:ascii="Arial" w:hAnsi="Arial" w:cs="Arial"/>
          <w:b/>
          <w:sz w:val="22"/>
        </w:rPr>
        <w:t>17. Ключевые процессные изменения</w:t>
      </w:r>
    </w:p>
    <w:tbl>
      <w:tblPr>
        <w:tblW w:w="5433" w:type="pct"/>
        <w:tblInd w:w="-58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86"/>
        <w:gridCol w:w="1305"/>
        <w:gridCol w:w="1305"/>
        <w:gridCol w:w="1256"/>
        <w:gridCol w:w="1418"/>
        <w:gridCol w:w="1986"/>
        <w:gridCol w:w="849"/>
        <w:gridCol w:w="1276"/>
        <w:gridCol w:w="1276"/>
      </w:tblGrid>
      <w:tr w:rsidR="000B3733" w:rsidRPr="006F5656" w14:paraId="62F78866" w14:textId="77777777" w:rsidTr="000B3733">
        <w:trPr>
          <w:cantSplit/>
          <w:trHeight w:val="397"/>
          <w:tblHeader/>
        </w:trPr>
        <w:tc>
          <w:tcPr>
            <w:tcW w:w="175" w:type="pct"/>
            <w:shd w:val="clear" w:color="auto" w:fill="FFC000"/>
            <w:vAlign w:val="center"/>
          </w:tcPr>
          <w:p w14:paraId="46310383" w14:textId="77777777" w:rsidR="00DC78CB" w:rsidRDefault="00DC78CB" w:rsidP="008913B8">
            <w:pPr>
              <w:rPr>
                <w:rFonts w:ascii="Arial" w:hAnsi="Arial" w:cs="Arial"/>
                <w:b/>
                <w:sz w:val="18"/>
                <w:szCs w:val="18"/>
                <w:lang w:eastAsia="ru-RU"/>
              </w:rPr>
            </w:pPr>
            <w:r>
              <w:rPr>
                <w:rFonts w:ascii="Arial" w:hAnsi="Arial" w:cs="Arial"/>
                <w:b/>
                <w:sz w:val="18"/>
                <w:szCs w:val="18"/>
                <w:lang w:eastAsia="ru-RU"/>
              </w:rPr>
              <w:t>№</w:t>
            </w:r>
          </w:p>
          <w:p w14:paraId="6160920D" w14:textId="77777777" w:rsidR="00DC78CB" w:rsidRPr="000F37E2" w:rsidRDefault="00DC78CB" w:rsidP="008913B8">
            <w:pPr>
              <w:rPr>
                <w:rFonts w:ascii="Arial" w:hAnsi="Arial" w:cs="Arial"/>
                <w:b/>
                <w:sz w:val="18"/>
                <w:szCs w:val="18"/>
              </w:rPr>
            </w:pPr>
            <w:r>
              <w:rPr>
                <w:rFonts w:ascii="Arial" w:hAnsi="Arial" w:cs="Arial"/>
                <w:b/>
                <w:sz w:val="18"/>
                <w:szCs w:val="18"/>
                <w:lang w:eastAsia="ru-RU"/>
              </w:rPr>
              <w:t>п</w:t>
            </w:r>
            <w:r>
              <w:rPr>
                <w:rFonts w:ascii="Arial" w:hAnsi="Arial" w:cs="Arial"/>
                <w:b/>
                <w:sz w:val="18"/>
                <w:szCs w:val="18"/>
                <w:lang w:val="en-US" w:eastAsia="ru-RU"/>
              </w:rPr>
              <w:t>/</w:t>
            </w:r>
            <w:r>
              <w:rPr>
                <w:rFonts w:ascii="Arial" w:hAnsi="Arial" w:cs="Arial"/>
                <w:b/>
                <w:sz w:val="18"/>
                <w:szCs w:val="18"/>
                <w:lang w:eastAsia="ru-RU"/>
              </w:rPr>
              <w:t>п</w:t>
            </w:r>
          </w:p>
        </w:tc>
        <w:tc>
          <w:tcPr>
            <w:tcW w:w="590" w:type="pct"/>
            <w:shd w:val="clear" w:color="auto" w:fill="FFC000"/>
            <w:vAlign w:val="center"/>
          </w:tcPr>
          <w:p w14:paraId="50CFF847" w14:textId="77777777" w:rsidR="00DC78CB" w:rsidRPr="006F5656" w:rsidRDefault="00DC78CB" w:rsidP="008913B8">
            <w:pPr>
              <w:jc w:val="center"/>
              <w:rPr>
                <w:rFonts w:ascii="Arial" w:hAnsi="Arial" w:cs="Arial"/>
                <w:b/>
                <w:sz w:val="20"/>
                <w:szCs w:val="20"/>
              </w:rPr>
            </w:pPr>
            <w:r>
              <w:rPr>
                <w:rFonts w:ascii="Arial" w:hAnsi="Arial" w:cs="Arial"/>
                <w:b/>
                <w:bCs/>
                <w:color w:val="000000"/>
                <w:sz w:val="18"/>
                <w:szCs w:val="18"/>
                <w:lang w:eastAsia="ru-RU"/>
              </w:rPr>
              <w:t>Код и наименование бизнес-процесса</w:t>
            </w:r>
            <w:r>
              <w:rPr>
                <w:rFonts w:ascii="Arial" w:hAnsi="Arial" w:cs="Arial"/>
                <w:b/>
                <w:bCs/>
                <w:color w:val="000000"/>
                <w:sz w:val="18"/>
                <w:szCs w:val="18"/>
                <w:lang w:eastAsia="ru-RU"/>
              </w:rPr>
              <w:br/>
              <w:t xml:space="preserve">(1-ый ур-нь) </w:t>
            </w:r>
          </w:p>
        </w:tc>
        <w:tc>
          <w:tcPr>
            <w:tcW w:w="590" w:type="pct"/>
            <w:shd w:val="clear" w:color="auto" w:fill="FFC000"/>
            <w:vAlign w:val="center"/>
          </w:tcPr>
          <w:p w14:paraId="5574A9C9" w14:textId="77777777" w:rsidR="00DC78CB" w:rsidRPr="006F5656" w:rsidRDefault="00DC78CB" w:rsidP="008913B8">
            <w:pPr>
              <w:jc w:val="center"/>
              <w:rPr>
                <w:rFonts w:ascii="Arial" w:hAnsi="Arial" w:cs="Arial"/>
                <w:b/>
                <w:sz w:val="20"/>
                <w:szCs w:val="20"/>
              </w:rPr>
            </w:pPr>
            <w:r>
              <w:rPr>
                <w:rFonts w:ascii="Arial" w:hAnsi="Arial" w:cs="Arial"/>
                <w:b/>
                <w:bCs/>
                <w:color w:val="000000"/>
                <w:sz w:val="18"/>
                <w:szCs w:val="18"/>
                <w:lang w:eastAsia="ru-RU"/>
              </w:rPr>
              <w:t>Наименование</w:t>
            </w:r>
            <w:r>
              <w:rPr>
                <w:rFonts w:ascii="Arial" w:hAnsi="Arial" w:cs="Arial"/>
                <w:b/>
                <w:bCs/>
                <w:color w:val="000000"/>
                <w:sz w:val="18"/>
                <w:szCs w:val="18"/>
                <w:lang w:eastAsia="ru-RU"/>
              </w:rPr>
              <w:br/>
              <w:t>бизнес-процесса</w:t>
            </w:r>
            <w:r>
              <w:rPr>
                <w:rFonts w:ascii="Arial" w:hAnsi="Arial" w:cs="Arial"/>
                <w:b/>
                <w:bCs/>
                <w:color w:val="000000"/>
                <w:sz w:val="18"/>
                <w:szCs w:val="18"/>
                <w:lang w:eastAsia="ru-RU"/>
              </w:rPr>
              <w:br/>
              <w:t>(2-ой ур-нь)</w:t>
            </w:r>
          </w:p>
        </w:tc>
        <w:tc>
          <w:tcPr>
            <w:tcW w:w="568" w:type="pct"/>
            <w:shd w:val="clear" w:color="auto" w:fill="FFC000"/>
            <w:vAlign w:val="center"/>
          </w:tcPr>
          <w:p w14:paraId="77A276BB" w14:textId="77777777" w:rsidR="00DC78CB" w:rsidRPr="008C7F95" w:rsidRDefault="00DC78CB" w:rsidP="008913B8">
            <w:pPr>
              <w:jc w:val="center"/>
              <w:rPr>
                <w:rFonts w:ascii="Arial" w:hAnsi="Arial" w:cs="Arial"/>
                <w:b/>
                <w:sz w:val="20"/>
                <w:szCs w:val="20"/>
                <w:lang w:eastAsia="ru-RU"/>
              </w:rPr>
            </w:pPr>
            <w:r>
              <w:rPr>
                <w:rFonts w:ascii="Arial" w:hAnsi="Arial" w:cs="Arial"/>
                <w:b/>
                <w:bCs/>
                <w:color w:val="000000"/>
                <w:sz w:val="18"/>
                <w:szCs w:val="18"/>
                <w:lang w:eastAsia="ru-RU"/>
              </w:rPr>
              <w:t>Область улучшения</w:t>
            </w:r>
          </w:p>
        </w:tc>
        <w:tc>
          <w:tcPr>
            <w:tcW w:w="641" w:type="pct"/>
            <w:shd w:val="clear" w:color="auto" w:fill="FFC000"/>
            <w:vAlign w:val="center"/>
          </w:tcPr>
          <w:p w14:paraId="2EB1E7A9" w14:textId="77777777" w:rsidR="00DC78CB" w:rsidRPr="008C7F95" w:rsidRDefault="00DC78CB" w:rsidP="008913B8">
            <w:pPr>
              <w:jc w:val="center"/>
              <w:rPr>
                <w:rFonts w:ascii="Arial" w:hAnsi="Arial" w:cs="Arial"/>
                <w:b/>
                <w:sz w:val="20"/>
                <w:szCs w:val="20"/>
                <w:lang w:eastAsia="ru-RU"/>
              </w:rPr>
            </w:pPr>
            <w:r>
              <w:rPr>
                <w:rFonts w:ascii="Arial" w:hAnsi="Arial" w:cs="Arial"/>
                <w:b/>
                <w:bCs/>
                <w:color w:val="000000"/>
                <w:sz w:val="18"/>
                <w:szCs w:val="18"/>
                <w:lang w:eastAsia="ru-RU"/>
              </w:rPr>
              <w:t>Код и название</w:t>
            </w:r>
            <w:r>
              <w:rPr>
                <w:rFonts w:ascii="Arial" w:hAnsi="Arial" w:cs="Arial"/>
                <w:b/>
                <w:bCs/>
                <w:color w:val="000000"/>
                <w:sz w:val="18"/>
                <w:szCs w:val="18"/>
                <w:lang w:eastAsia="ru-RU"/>
              </w:rPr>
              <w:br/>
              <w:t>процессного изменения</w:t>
            </w:r>
          </w:p>
        </w:tc>
        <w:tc>
          <w:tcPr>
            <w:tcW w:w="898" w:type="pct"/>
            <w:shd w:val="clear" w:color="auto" w:fill="FFC000"/>
            <w:vAlign w:val="center"/>
          </w:tcPr>
          <w:p w14:paraId="7A10FE74" w14:textId="77777777" w:rsidR="00DC78CB" w:rsidRPr="008C7F95" w:rsidRDefault="00DC78CB" w:rsidP="008913B8">
            <w:pPr>
              <w:jc w:val="center"/>
              <w:rPr>
                <w:rFonts w:ascii="Arial" w:hAnsi="Arial" w:cs="Arial"/>
                <w:b/>
                <w:sz w:val="20"/>
                <w:szCs w:val="20"/>
                <w:lang w:eastAsia="ru-RU"/>
              </w:rPr>
            </w:pPr>
            <w:r>
              <w:rPr>
                <w:rFonts w:ascii="Arial" w:hAnsi="Arial" w:cs="Arial"/>
                <w:b/>
                <w:bCs/>
                <w:color w:val="000000"/>
                <w:sz w:val="18"/>
                <w:szCs w:val="18"/>
                <w:lang w:eastAsia="ru-RU"/>
              </w:rPr>
              <w:t>Описание изменения</w:t>
            </w:r>
          </w:p>
        </w:tc>
        <w:tc>
          <w:tcPr>
            <w:tcW w:w="384" w:type="pct"/>
            <w:shd w:val="clear" w:color="auto" w:fill="FFC000"/>
            <w:vAlign w:val="center"/>
          </w:tcPr>
          <w:p w14:paraId="78FEB3F4" w14:textId="77777777" w:rsidR="00DC78CB" w:rsidRPr="008C7F95" w:rsidRDefault="00DC78CB" w:rsidP="008913B8">
            <w:pPr>
              <w:jc w:val="center"/>
              <w:rPr>
                <w:rFonts w:ascii="Arial" w:hAnsi="Arial" w:cs="Arial"/>
                <w:b/>
                <w:sz w:val="20"/>
                <w:szCs w:val="20"/>
                <w:lang w:eastAsia="ru-RU"/>
              </w:rPr>
            </w:pPr>
            <w:r>
              <w:rPr>
                <w:rFonts w:ascii="Arial" w:hAnsi="Arial" w:cs="Arial"/>
                <w:b/>
                <w:bCs/>
                <w:color w:val="000000"/>
                <w:sz w:val="18"/>
                <w:szCs w:val="18"/>
                <w:lang w:eastAsia="ru-RU"/>
              </w:rPr>
              <w:t xml:space="preserve">Вид </w:t>
            </w:r>
            <w:r>
              <w:rPr>
                <w:rFonts w:ascii="Arial" w:hAnsi="Arial" w:cs="Arial"/>
                <w:b/>
                <w:bCs/>
                <w:color w:val="000000"/>
                <w:sz w:val="18"/>
                <w:szCs w:val="18"/>
                <w:lang w:eastAsia="ru-RU"/>
              </w:rPr>
              <w:br/>
              <w:t>изменения</w:t>
            </w:r>
          </w:p>
        </w:tc>
        <w:tc>
          <w:tcPr>
            <w:tcW w:w="577" w:type="pct"/>
            <w:shd w:val="clear" w:color="auto" w:fill="FFC000"/>
            <w:vAlign w:val="center"/>
          </w:tcPr>
          <w:p w14:paraId="5E4A95BE" w14:textId="77777777" w:rsidR="00DC78CB" w:rsidRPr="006F5656" w:rsidRDefault="00DC78CB" w:rsidP="008913B8">
            <w:pPr>
              <w:jc w:val="center"/>
              <w:rPr>
                <w:rFonts w:ascii="Arial" w:hAnsi="Arial" w:cs="Arial"/>
                <w:b/>
                <w:sz w:val="20"/>
                <w:szCs w:val="20"/>
              </w:rPr>
            </w:pPr>
            <w:r>
              <w:rPr>
                <w:rFonts w:ascii="Arial" w:hAnsi="Arial" w:cs="Arial"/>
                <w:b/>
                <w:bCs/>
                <w:color w:val="000000"/>
                <w:sz w:val="18"/>
                <w:szCs w:val="18"/>
                <w:lang w:eastAsia="ru-RU"/>
              </w:rPr>
              <w:t xml:space="preserve">Показатели улучшений </w:t>
            </w:r>
          </w:p>
        </w:tc>
        <w:tc>
          <w:tcPr>
            <w:tcW w:w="577" w:type="pct"/>
            <w:shd w:val="clear" w:color="auto" w:fill="FFC000"/>
            <w:vAlign w:val="center"/>
          </w:tcPr>
          <w:p w14:paraId="6E5F8ED6" w14:textId="77777777" w:rsidR="00DC78CB" w:rsidRDefault="00DC78CB" w:rsidP="008913B8">
            <w:pPr>
              <w:jc w:val="center"/>
              <w:rPr>
                <w:rFonts w:ascii="Arial" w:hAnsi="Arial" w:cs="Arial"/>
                <w:b/>
                <w:bCs/>
                <w:color w:val="000000"/>
                <w:sz w:val="18"/>
                <w:szCs w:val="18"/>
                <w:lang w:eastAsia="ru-RU"/>
              </w:rPr>
            </w:pPr>
            <w:r>
              <w:rPr>
                <w:rFonts w:ascii="Arial" w:hAnsi="Arial" w:cs="Arial"/>
                <w:b/>
                <w:bCs/>
                <w:color w:val="000000"/>
                <w:sz w:val="18"/>
                <w:szCs w:val="18"/>
                <w:lang w:eastAsia="ru-RU"/>
              </w:rPr>
              <w:t>Подход к расчету (бизнес терминами)</w:t>
            </w:r>
          </w:p>
        </w:tc>
      </w:tr>
      <w:tr w:rsidR="00C573AA" w:rsidRPr="00B4018C" w14:paraId="3D9FA0A2" w14:textId="77777777" w:rsidTr="000B3733">
        <w:trPr>
          <w:cantSplit/>
        </w:trPr>
        <w:tc>
          <w:tcPr>
            <w:tcW w:w="175" w:type="pct"/>
            <w:shd w:val="clear" w:color="auto" w:fill="auto"/>
          </w:tcPr>
          <w:p w14:paraId="4D38972E" w14:textId="19F08B3C" w:rsidR="00C573AA" w:rsidRPr="00B4018C" w:rsidRDefault="00C573AA" w:rsidP="00C573AA">
            <w:pPr>
              <w:jc w:val="left"/>
              <w:rPr>
                <w:rFonts w:ascii="Arial" w:hAnsi="Arial" w:cs="Arial"/>
                <w:color w:val="000000"/>
                <w:sz w:val="18"/>
                <w:szCs w:val="18"/>
                <w:lang w:eastAsia="ru-RU"/>
              </w:rPr>
            </w:pPr>
            <w:r>
              <w:rPr>
                <w:rFonts w:ascii="Arial" w:hAnsi="Arial" w:cs="Arial"/>
                <w:color w:val="000000"/>
                <w:sz w:val="18"/>
                <w:szCs w:val="18"/>
              </w:rPr>
              <w:t>1</w:t>
            </w:r>
          </w:p>
        </w:tc>
        <w:tc>
          <w:tcPr>
            <w:tcW w:w="590" w:type="pct"/>
          </w:tcPr>
          <w:p w14:paraId="0F0CAFA8" w14:textId="3E97A7EF" w:rsidR="00C573AA" w:rsidRDefault="00C573AA" w:rsidP="00C573AA">
            <w:pPr>
              <w:jc w:val="left"/>
              <w:rPr>
                <w:rFonts w:ascii="Arial" w:hAnsi="Arial" w:cs="Arial"/>
                <w:sz w:val="18"/>
                <w:szCs w:val="18"/>
              </w:rPr>
            </w:pPr>
            <w:r>
              <w:rPr>
                <w:rFonts w:ascii="Arial" w:hAnsi="Arial" w:cs="Arial"/>
                <w:sz w:val="18"/>
                <w:szCs w:val="18"/>
              </w:rPr>
              <w:t xml:space="preserve">ПП-07 </w:t>
            </w:r>
            <w:r>
              <w:rPr>
                <w:rFonts w:ascii="Arial" w:hAnsi="Arial" w:cs="Arial"/>
                <w:sz w:val="18"/>
                <w:szCs w:val="18"/>
              </w:rPr>
              <w:br/>
              <w:t>Управление производственными активами</w:t>
            </w:r>
          </w:p>
        </w:tc>
        <w:tc>
          <w:tcPr>
            <w:tcW w:w="590" w:type="pct"/>
          </w:tcPr>
          <w:p w14:paraId="74BB81BE" w14:textId="6AB1FDD0" w:rsidR="00C573AA" w:rsidRDefault="00C573AA" w:rsidP="00C573AA">
            <w:pPr>
              <w:jc w:val="left"/>
              <w:rPr>
                <w:rFonts w:ascii="Arial" w:hAnsi="Arial" w:cs="Arial"/>
                <w:sz w:val="18"/>
                <w:szCs w:val="18"/>
              </w:rPr>
            </w:pPr>
            <w:r>
              <w:rPr>
                <w:rFonts w:ascii="Arial" w:hAnsi="Arial" w:cs="Arial"/>
                <w:sz w:val="18"/>
                <w:szCs w:val="18"/>
              </w:rPr>
              <w:t>ПП-07.02</w:t>
            </w:r>
            <w:r>
              <w:rPr>
                <w:rFonts w:ascii="Arial" w:hAnsi="Arial" w:cs="Arial"/>
                <w:sz w:val="18"/>
                <w:szCs w:val="18"/>
              </w:rPr>
              <w:br/>
              <w:t>Планирование программы управления производственными активами</w:t>
            </w:r>
            <w:r>
              <w:rPr>
                <w:rFonts w:ascii="Arial" w:hAnsi="Arial" w:cs="Arial"/>
                <w:sz w:val="18"/>
                <w:szCs w:val="18"/>
              </w:rPr>
              <w:br/>
            </w:r>
            <w:r>
              <w:rPr>
                <w:rFonts w:ascii="Arial" w:hAnsi="Arial" w:cs="Arial"/>
                <w:sz w:val="18"/>
                <w:szCs w:val="18"/>
              </w:rPr>
              <w:br/>
              <w:t>ПП-07.03</w:t>
            </w:r>
            <w:r>
              <w:rPr>
                <w:rFonts w:ascii="Arial" w:hAnsi="Arial" w:cs="Arial"/>
                <w:sz w:val="18"/>
                <w:szCs w:val="18"/>
              </w:rPr>
              <w:br/>
              <w:t>Оперативное планирование и управление исполнением</w:t>
            </w:r>
          </w:p>
        </w:tc>
        <w:tc>
          <w:tcPr>
            <w:tcW w:w="568" w:type="pct"/>
          </w:tcPr>
          <w:p w14:paraId="586D3B53" w14:textId="78431ED4" w:rsidR="00C573AA" w:rsidRDefault="00C573AA" w:rsidP="00C573AA">
            <w:pPr>
              <w:jc w:val="left"/>
              <w:rPr>
                <w:rFonts w:ascii="Arial" w:hAnsi="Arial" w:cs="Arial"/>
                <w:sz w:val="18"/>
                <w:szCs w:val="18"/>
              </w:rPr>
            </w:pPr>
            <w:r>
              <w:rPr>
                <w:rFonts w:ascii="Arial" w:hAnsi="Arial" w:cs="Arial"/>
                <w:sz w:val="18"/>
                <w:szCs w:val="18"/>
              </w:rPr>
              <w:t xml:space="preserve">Повышение прозрачности/точности планирования мероприятий ТОиР </w:t>
            </w:r>
          </w:p>
        </w:tc>
        <w:tc>
          <w:tcPr>
            <w:tcW w:w="641" w:type="pct"/>
          </w:tcPr>
          <w:p w14:paraId="4202B52F" w14:textId="77777777" w:rsidR="00C573AA" w:rsidRPr="00976A92" w:rsidRDefault="00C573AA" w:rsidP="00C573AA">
            <w:pPr>
              <w:jc w:val="left"/>
              <w:rPr>
                <w:rFonts w:ascii="Arial" w:hAnsi="Arial" w:cs="Arial"/>
                <w:sz w:val="18"/>
                <w:szCs w:val="18"/>
              </w:rPr>
            </w:pPr>
            <w:r>
              <w:rPr>
                <w:rFonts w:ascii="Arial" w:hAnsi="Arial" w:cs="Arial"/>
                <w:sz w:val="18"/>
                <w:szCs w:val="18"/>
              </w:rPr>
              <w:t xml:space="preserve">PM.PC.1.4 </w:t>
            </w:r>
            <w:r w:rsidRPr="00976A92">
              <w:rPr>
                <w:rFonts w:ascii="Arial" w:hAnsi="Arial" w:cs="Arial"/>
                <w:sz w:val="18"/>
                <w:szCs w:val="18"/>
              </w:rPr>
              <w:t>Планирование мероприятий ТОиР на основе ремонтных циклов и правил (нормативов) в системе</w:t>
            </w:r>
          </w:p>
          <w:p w14:paraId="4EDD93AA" w14:textId="77777777" w:rsidR="00C573AA" w:rsidRDefault="00C573AA" w:rsidP="00C573AA">
            <w:pPr>
              <w:jc w:val="left"/>
              <w:rPr>
                <w:rFonts w:ascii="Arial" w:hAnsi="Arial" w:cs="Arial"/>
                <w:sz w:val="18"/>
                <w:szCs w:val="18"/>
              </w:rPr>
            </w:pPr>
          </w:p>
        </w:tc>
        <w:tc>
          <w:tcPr>
            <w:tcW w:w="898" w:type="pct"/>
          </w:tcPr>
          <w:p w14:paraId="43B2574D" w14:textId="77777777" w:rsidR="00C573AA" w:rsidRPr="00976A92" w:rsidRDefault="00C573AA" w:rsidP="00C573AA">
            <w:pPr>
              <w:jc w:val="left"/>
              <w:rPr>
                <w:rFonts w:ascii="Arial" w:hAnsi="Arial" w:cs="Arial"/>
                <w:sz w:val="18"/>
                <w:szCs w:val="18"/>
              </w:rPr>
            </w:pPr>
            <w:r w:rsidRPr="00976A92">
              <w:rPr>
                <w:rFonts w:ascii="Arial" w:hAnsi="Arial" w:cs="Arial"/>
                <w:sz w:val="18"/>
                <w:szCs w:val="18"/>
              </w:rPr>
              <w:t>Автоматизированное формирование плана воздействий на ПА и поддержания активов на заказах ТОРО и сетевых графиках по единым правилам для всех БЕ</w:t>
            </w:r>
          </w:p>
          <w:p w14:paraId="5800C452" w14:textId="2BCBFED0" w:rsidR="00C573AA" w:rsidRDefault="00C573AA" w:rsidP="00C573AA">
            <w:pPr>
              <w:jc w:val="left"/>
              <w:rPr>
                <w:rFonts w:ascii="Arial" w:hAnsi="Arial" w:cs="Arial"/>
                <w:sz w:val="18"/>
                <w:szCs w:val="18"/>
              </w:rPr>
            </w:pPr>
            <w:r w:rsidRPr="00976A92">
              <w:rPr>
                <w:rFonts w:ascii="Arial" w:hAnsi="Arial" w:cs="Arial"/>
                <w:sz w:val="18"/>
                <w:szCs w:val="18"/>
              </w:rPr>
              <w:t>Автоматизированное формирование и актуализация плана-графика воздействий на ПА с учетом текущей наработки</w:t>
            </w:r>
          </w:p>
        </w:tc>
        <w:tc>
          <w:tcPr>
            <w:tcW w:w="384" w:type="pct"/>
          </w:tcPr>
          <w:p w14:paraId="30786112" w14:textId="014F2E31" w:rsidR="00C573AA" w:rsidRDefault="00C573AA" w:rsidP="00C573AA">
            <w:pPr>
              <w:jc w:val="left"/>
              <w:rPr>
                <w:rFonts w:ascii="Arial" w:hAnsi="Arial" w:cs="Arial"/>
                <w:sz w:val="18"/>
                <w:szCs w:val="18"/>
              </w:rPr>
            </w:pPr>
            <w:r>
              <w:rPr>
                <w:rFonts w:ascii="Arial" w:hAnsi="Arial" w:cs="Arial"/>
                <w:sz w:val="18"/>
                <w:szCs w:val="18"/>
              </w:rPr>
              <w:t>Изменяемые функции</w:t>
            </w:r>
          </w:p>
        </w:tc>
        <w:tc>
          <w:tcPr>
            <w:tcW w:w="577" w:type="pct"/>
            <w:shd w:val="clear" w:color="auto" w:fill="auto"/>
          </w:tcPr>
          <w:p w14:paraId="55ABB5A9" w14:textId="77777777" w:rsidR="00C573AA" w:rsidRPr="003238EE" w:rsidRDefault="00C573AA" w:rsidP="00C573AA">
            <w:pPr>
              <w:jc w:val="left"/>
              <w:rPr>
                <w:rFonts w:ascii="Arial" w:hAnsi="Arial" w:cs="Arial"/>
                <w:sz w:val="18"/>
                <w:szCs w:val="18"/>
              </w:rPr>
            </w:pPr>
            <w:r w:rsidRPr="003238EE">
              <w:rPr>
                <w:rFonts w:ascii="Arial" w:hAnsi="Arial" w:cs="Arial"/>
                <w:sz w:val="18"/>
                <w:szCs w:val="18"/>
              </w:rPr>
              <w:t>Полнота покрытия всех объектов при планировании воздействий</w:t>
            </w:r>
          </w:p>
          <w:p w14:paraId="09CA5583" w14:textId="77777777" w:rsidR="00C573AA" w:rsidRDefault="00C573AA" w:rsidP="00C573AA">
            <w:pPr>
              <w:jc w:val="left"/>
              <w:rPr>
                <w:rFonts w:ascii="Arial" w:hAnsi="Arial" w:cs="Arial"/>
                <w:sz w:val="18"/>
                <w:szCs w:val="18"/>
              </w:rPr>
            </w:pPr>
          </w:p>
        </w:tc>
        <w:tc>
          <w:tcPr>
            <w:tcW w:w="577" w:type="pct"/>
          </w:tcPr>
          <w:p w14:paraId="323F334B" w14:textId="39B7A708" w:rsidR="00C573AA" w:rsidRDefault="00C573AA" w:rsidP="00C573AA">
            <w:pPr>
              <w:jc w:val="left"/>
              <w:rPr>
                <w:rFonts w:ascii="Arial" w:hAnsi="Arial" w:cs="Arial"/>
                <w:sz w:val="18"/>
                <w:szCs w:val="18"/>
              </w:rPr>
            </w:pPr>
            <w:r>
              <w:rPr>
                <w:rFonts w:ascii="Arial" w:hAnsi="Arial" w:cs="Arial"/>
                <w:sz w:val="18"/>
                <w:szCs w:val="18"/>
              </w:rPr>
              <w:t>Качественный показатель</w:t>
            </w:r>
          </w:p>
        </w:tc>
      </w:tr>
      <w:tr w:rsidR="00C573AA" w:rsidRPr="00B4018C" w14:paraId="2C92BA2C" w14:textId="77777777" w:rsidTr="000B3733">
        <w:trPr>
          <w:cantSplit/>
        </w:trPr>
        <w:tc>
          <w:tcPr>
            <w:tcW w:w="175" w:type="pct"/>
            <w:shd w:val="clear" w:color="auto" w:fill="auto"/>
          </w:tcPr>
          <w:p w14:paraId="6F6D966A" w14:textId="7718895A" w:rsidR="00C573AA" w:rsidRPr="00C573AA" w:rsidRDefault="00C573AA" w:rsidP="00C573AA">
            <w:pPr>
              <w:jc w:val="left"/>
              <w:rPr>
                <w:rFonts w:ascii="Arial" w:hAnsi="Arial" w:cs="Arial"/>
                <w:color w:val="000000"/>
                <w:sz w:val="18"/>
                <w:szCs w:val="18"/>
                <w:lang w:val="en-US"/>
              </w:rPr>
            </w:pPr>
            <w:r>
              <w:rPr>
                <w:rFonts w:ascii="Arial" w:hAnsi="Arial" w:cs="Arial"/>
                <w:color w:val="000000"/>
                <w:sz w:val="18"/>
                <w:szCs w:val="18"/>
                <w:lang w:val="en-US"/>
              </w:rPr>
              <w:t>2</w:t>
            </w:r>
          </w:p>
        </w:tc>
        <w:tc>
          <w:tcPr>
            <w:tcW w:w="590" w:type="pct"/>
          </w:tcPr>
          <w:p w14:paraId="5A3064AE" w14:textId="6D319683" w:rsidR="00C573AA" w:rsidRDefault="00C573AA" w:rsidP="00C573AA">
            <w:pPr>
              <w:jc w:val="left"/>
              <w:rPr>
                <w:rFonts w:ascii="Arial" w:hAnsi="Arial" w:cs="Arial"/>
                <w:sz w:val="18"/>
                <w:szCs w:val="18"/>
              </w:rPr>
            </w:pPr>
            <w:r>
              <w:rPr>
                <w:rFonts w:ascii="Arial" w:hAnsi="Arial" w:cs="Arial"/>
                <w:sz w:val="18"/>
                <w:szCs w:val="18"/>
              </w:rPr>
              <w:t xml:space="preserve">ПП-07 </w:t>
            </w:r>
            <w:r>
              <w:rPr>
                <w:rFonts w:ascii="Arial" w:hAnsi="Arial" w:cs="Arial"/>
                <w:sz w:val="18"/>
                <w:szCs w:val="18"/>
              </w:rPr>
              <w:br/>
              <w:t>Управление производственными активами</w:t>
            </w:r>
          </w:p>
        </w:tc>
        <w:tc>
          <w:tcPr>
            <w:tcW w:w="590" w:type="pct"/>
          </w:tcPr>
          <w:p w14:paraId="0D9350F0" w14:textId="22680CC3" w:rsidR="00C573AA" w:rsidRDefault="00C573AA" w:rsidP="00C573AA">
            <w:pPr>
              <w:jc w:val="left"/>
              <w:rPr>
                <w:rFonts w:ascii="Arial" w:hAnsi="Arial" w:cs="Arial"/>
                <w:sz w:val="18"/>
                <w:szCs w:val="18"/>
              </w:rPr>
            </w:pPr>
            <w:r>
              <w:rPr>
                <w:rFonts w:ascii="Arial" w:hAnsi="Arial" w:cs="Arial"/>
                <w:sz w:val="18"/>
                <w:szCs w:val="18"/>
              </w:rPr>
              <w:t xml:space="preserve">ПП-07.07 </w:t>
            </w:r>
            <w:r w:rsidRPr="007E482A">
              <w:rPr>
                <w:rFonts w:ascii="Arial" w:hAnsi="Arial" w:cs="Arial"/>
                <w:sz w:val="18"/>
                <w:szCs w:val="18"/>
              </w:rPr>
              <w:t>Анализ эффективности системы управления активами</w:t>
            </w:r>
          </w:p>
        </w:tc>
        <w:tc>
          <w:tcPr>
            <w:tcW w:w="568" w:type="pct"/>
          </w:tcPr>
          <w:p w14:paraId="6794C5FA" w14:textId="0CBE6158" w:rsidR="00C573AA" w:rsidRDefault="00C573AA" w:rsidP="00C573AA">
            <w:pPr>
              <w:jc w:val="left"/>
              <w:rPr>
                <w:rFonts w:ascii="Arial" w:hAnsi="Arial" w:cs="Arial"/>
                <w:sz w:val="18"/>
                <w:szCs w:val="18"/>
              </w:rPr>
            </w:pPr>
            <w:r>
              <w:rPr>
                <w:rFonts w:ascii="Arial" w:hAnsi="Arial" w:cs="Arial"/>
                <w:sz w:val="18"/>
                <w:szCs w:val="18"/>
              </w:rPr>
              <w:t xml:space="preserve">Повышение прозрачности/точности планирования мероприятий ТОиР </w:t>
            </w:r>
          </w:p>
        </w:tc>
        <w:tc>
          <w:tcPr>
            <w:tcW w:w="641" w:type="pct"/>
          </w:tcPr>
          <w:p w14:paraId="517BE9E7" w14:textId="7EA931E6" w:rsidR="00C573AA" w:rsidRDefault="00C573AA" w:rsidP="00C573AA">
            <w:pPr>
              <w:jc w:val="left"/>
              <w:rPr>
                <w:rFonts w:ascii="Arial" w:hAnsi="Arial" w:cs="Arial"/>
                <w:sz w:val="18"/>
                <w:szCs w:val="18"/>
              </w:rPr>
            </w:pPr>
            <w:r>
              <w:rPr>
                <w:rFonts w:ascii="Arial" w:hAnsi="Arial" w:cs="Arial"/>
                <w:sz w:val="18"/>
                <w:szCs w:val="18"/>
              </w:rPr>
              <w:t>PM.PC.1.5 Учёт факта затрат в разрезе единиц оборудования</w:t>
            </w:r>
          </w:p>
        </w:tc>
        <w:tc>
          <w:tcPr>
            <w:tcW w:w="898" w:type="pct"/>
          </w:tcPr>
          <w:p w14:paraId="3BEC48F4" w14:textId="77777777" w:rsidR="00C573AA" w:rsidRPr="00976A92" w:rsidRDefault="00C573AA" w:rsidP="00C573AA">
            <w:pPr>
              <w:jc w:val="left"/>
              <w:rPr>
                <w:rFonts w:ascii="Arial" w:hAnsi="Arial" w:cs="Arial"/>
                <w:sz w:val="18"/>
                <w:szCs w:val="18"/>
              </w:rPr>
            </w:pPr>
            <w:r w:rsidRPr="00976A92">
              <w:rPr>
                <w:rFonts w:ascii="Arial" w:hAnsi="Arial" w:cs="Arial"/>
                <w:sz w:val="18"/>
                <w:szCs w:val="18"/>
              </w:rPr>
              <w:t>Пооперационное отражение факта с указанием времени выполнения и используемых МТР в разрезе заказов ТОРО на единицу оборудования и сетевых графиков</w:t>
            </w:r>
          </w:p>
          <w:p w14:paraId="19C913D8" w14:textId="72B790FA" w:rsidR="00C573AA" w:rsidRPr="00976A92" w:rsidRDefault="00C573AA" w:rsidP="00C573AA">
            <w:pPr>
              <w:jc w:val="left"/>
              <w:rPr>
                <w:rFonts w:ascii="Arial" w:hAnsi="Arial" w:cs="Arial"/>
                <w:sz w:val="18"/>
                <w:szCs w:val="18"/>
              </w:rPr>
            </w:pPr>
            <w:r w:rsidRPr="00976A92">
              <w:rPr>
                <w:rFonts w:ascii="Arial" w:hAnsi="Arial" w:cs="Arial"/>
                <w:sz w:val="18"/>
                <w:szCs w:val="18"/>
              </w:rPr>
              <w:t>План-факт анализ стоимости ремонтов в разрезах БЕ/Подразделение/Участок/ Группы оборудования /ЕО</w:t>
            </w:r>
          </w:p>
        </w:tc>
        <w:tc>
          <w:tcPr>
            <w:tcW w:w="384" w:type="pct"/>
          </w:tcPr>
          <w:p w14:paraId="520AFF8A" w14:textId="0741CCF2" w:rsidR="00C573AA" w:rsidRDefault="00C573AA" w:rsidP="00C573AA">
            <w:pPr>
              <w:jc w:val="left"/>
              <w:rPr>
                <w:rFonts w:ascii="Arial" w:hAnsi="Arial" w:cs="Arial"/>
                <w:sz w:val="18"/>
                <w:szCs w:val="18"/>
              </w:rPr>
            </w:pPr>
            <w:r>
              <w:rPr>
                <w:rFonts w:ascii="Arial" w:hAnsi="Arial" w:cs="Arial"/>
                <w:sz w:val="18"/>
                <w:szCs w:val="18"/>
              </w:rPr>
              <w:t>Новые функции</w:t>
            </w:r>
          </w:p>
        </w:tc>
        <w:tc>
          <w:tcPr>
            <w:tcW w:w="577" w:type="pct"/>
            <w:shd w:val="clear" w:color="auto" w:fill="auto"/>
          </w:tcPr>
          <w:p w14:paraId="026018CA" w14:textId="77777777" w:rsidR="00C573AA" w:rsidRDefault="00C573AA" w:rsidP="00C573AA">
            <w:pPr>
              <w:jc w:val="left"/>
              <w:rPr>
                <w:rFonts w:ascii="Arial" w:hAnsi="Arial" w:cs="Arial"/>
                <w:sz w:val="18"/>
                <w:szCs w:val="18"/>
              </w:rPr>
            </w:pPr>
            <w:r>
              <w:rPr>
                <w:rFonts w:ascii="Arial" w:hAnsi="Arial" w:cs="Arial"/>
                <w:sz w:val="18"/>
                <w:szCs w:val="18"/>
              </w:rPr>
              <w:t xml:space="preserve">1. </w:t>
            </w:r>
            <w:r w:rsidRPr="003238EE">
              <w:rPr>
                <w:rFonts w:ascii="Arial" w:hAnsi="Arial" w:cs="Arial"/>
                <w:sz w:val="18"/>
                <w:szCs w:val="18"/>
              </w:rPr>
              <w:t>Выполнение бюджетных показателей ремонтов, %</w:t>
            </w:r>
          </w:p>
          <w:p w14:paraId="3BA3ABB0" w14:textId="77777777" w:rsidR="00C573AA" w:rsidRDefault="00C573AA" w:rsidP="00C573AA">
            <w:pPr>
              <w:jc w:val="left"/>
              <w:rPr>
                <w:rFonts w:ascii="Arial" w:hAnsi="Arial" w:cs="Arial"/>
                <w:sz w:val="18"/>
                <w:szCs w:val="18"/>
              </w:rPr>
            </w:pPr>
          </w:p>
          <w:p w14:paraId="0AFA2235" w14:textId="10FE6286" w:rsidR="00C573AA" w:rsidRPr="003238EE" w:rsidRDefault="00C573AA" w:rsidP="00C573AA">
            <w:pPr>
              <w:jc w:val="left"/>
              <w:rPr>
                <w:rFonts w:ascii="Arial" w:hAnsi="Arial" w:cs="Arial"/>
                <w:sz w:val="18"/>
                <w:szCs w:val="18"/>
              </w:rPr>
            </w:pPr>
            <w:r>
              <w:rPr>
                <w:rFonts w:ascii="Arial" w:hAnsi="Arial" w:cs="Arial"/>
                <w:sz w:val="18"/>
                <w:szCs w:val="18"/>
              </w:rPr>
              <w:t xml:space="preserve">2. </w:t>
            </w:r>
            <w:r w:rsidRPr="003238EE">
              <w:rPr>
                <w:rFonts w:ascii="Arial" w:hAnsi="Arial" w:cs="Arial"/>
                <w:sz w:val="18"/>
                <w:szCs w:val="18"/>
              </w:rPr>
              <w:t>Повышение детальности учета фактических затрат</w:t>
            </w:r>
          </w:p>
        </w:tc>
        <w:tc>
          <w:tcPr>
            <w:tcW w:w="577" w:type="pct"/>
          </w:tcPr>
          <w:p w14:paraId="0A166229" w14:textId="77777777" w:rsidR="00C573AA" w:rsidRPr="00F9445D" w:rsidRDefault="00C573AA" w:rsidP="00C573AA">
            <w:pPr>
              <w:jc w:val="left"/>
              <w:rPr>
                <w:rFonts w:ascii="Arial" w:hAnsi="Arial" w:cs="Arial"/>
                <w:sz w:val="18"/>
                <w:szCs w:val="18"/>
              </w:rPr>
            </w:pPr>
            <w:r>
              <w:rPr>
                <w:rFonts w:ascii="Arial" w:hAnsi="Arial" w:cs="Arial"/>
                <w:sz w:val="18"/>
                <w:szCs w:val="18"/>
              </w:rPr>
              <w:t xml:space="preserve"> 1. </w:t>
            </w:r>
            <w:r w:rsidRPr="00F9445D">
              <w:rPr>
                <w:rFonts w:ascii="Arial" w:hAnsi="Arial" w:cs="Arial"/>
                <w:sz w:val="18"/>
                <w:szCs w:val="18"/>
              </w:rPr>
              <w:t>Cторо= Сф/Спл, Сф - фактические расходы (бюджет) на проведение ремонтов, руб.</w:t>
            </w:r>
          </w:p>
          <w:p w14:paraId="17C06A35" w14:textId="77777777" w:rsidR="00C573AA" w:rsidRDefault="00C573AA" w:rsidP="00C573AA">
            <w:pPr>
              <w:jc w:val="left"/>
              <w:rPr>
                <w:rFonts w:ascii="Arial" w:hAnsi="Arial" w:cs="Arial"/>
                <w:sz w:val="18"/>
                <w:szCs w:val="18"/>
              </w:rPr>
            </w:pPr>
            <w:r w:rsidRPr="00F9445D">
              <w:rPr>
                <w:rFonts w:ascii="Arial" w:hAnsi="Arial" w:cs="Arial"/>
                <w:sz w:val="18"/>
                <w:szCs w:val="18"/>
              </w:rPr>
              <w:t>Спл - Плановые расходы(бюджет) на проведение ремонтов, руб.</w:t>
            </w:r>
          </w:p>
          <w:p w14:paraId="4BB72648" w14:textId="77777777" w:rsidR="00C573AA" w:rsidRDefault="00C573AA" w:rsidP="00C573AA">
            <w:pPr>
              <w:jc w:val="left"/>
              <w:rPr>
                <w:rFonts w:ascii="Arial" w:hAnsi="Arial" w:cs="Arial"/>
                <w:sz w:val="18"/>
                <w:szCs w:val="18"/>
              </w:rPr>
            </w:pPr>
          </w:p>
          <w:p w14:paraId="38FF1343" w14:textId="4C446662" w:rsidR="00C573AA" w:rsidRDefault="00C573AA" w:rsidP="00C573AA">
            <w:pPr>
              <w:jc w:val="left"/>
              <w:rPr>
                <w:rFonts w:ascii="Arial" w:hAnsi="Arial" w:cs="Arial"/>
                <w:sz w:val="18"/>
                <w:szCs w:val="18"/>
              </w:rPr>
            </w:pPr>
            <w:r>
              <w:rPr>
                <w:rFonts w:ascii="Arial" w:hAnsi="Arial" w:cs="Arial"/>
                <w:sz w:val="18"/>
                <w:szCs w:val="18"/>
              </w:rPr>
              <w:t>2. Качественный показатель</w:t>
            </w:r>
          </w:p>
        </w:tc>
      </w:tr>
      <w:tr w:rsidR="00C573AA" w:rsidRPr="00B4018C" w14:paraId="4FACD3C3" w14:textId="77777777" w:rsidTr="000B3733">
        <w:trPr>
          <w:cantSplit/>
        </w:trPr>
        <w:tc>
          <w:tcPr>
            <w:tcW w:w="175" w:type="pct"/>
            <w:shd w:val="clear" w:color="auto" w:fill="auto"/>
          </w:tcPr>
          <w:p w14:paraId="3825518A" w14:textId="0F7AE251" w:rsidR="00C573AA" w:rsidRDefault="0094779B" w:rsidP="00C573AA">
            <w:pPr>
              <w:jc w:val="left"/>
              <w:rPr>
                <w:rFonts w:ascii="Arial" w:hAnsi="Arial" w:cs="Arial"/>
                <w:color w:val="000000"/>
                <w:sz w:val="18"/>
                <w:szCs w:val="18"/>
              </w:rPr>
            </w:pPr>
            <w:r>
              <w:rPr>
                <w:rFonts w:ascii="Arial" w:hAnsi="Arial" w:cs="Arial"/>
                <w:color w:val="000000"/>
                <w:sz w:val="18"/>
                <w:szCs w:val="18"/>
              </w:rPr>
              <w:lastRenderedPageBreak/>
              <w:t>3</w:t>
            </w:r>
          </w:p>
        </w:tc>
        <w:tc>
          <w:tcPr>
            <w:tcW w:w="590" w:type="pct"/>
          </w:tcPr>
          <w:p w14:paraId="0AB5E76A" w14:textId="5C6C1232" w:rsidR="00C573AA" w:rsidRDefault="00C573AA" w:rsidP="00C573AA">
            <w:pPr>
              <w:jc w:val="left"/>
              <w:rPr>
                <w:rFonts w:ascii="Arial" w:hAnsi="Arial" w:cs="Arial"/>
                <w:sz w:val="18"/>
                <w:szCs w:val="18"/>
              </w:rPr>
            </w:pPr>
            <w:r>
              <w:rPr>
                <w:rFonts w:ascii="Arial" w:hAnsi="Arial" w:cs="Arial"/>
                <w:sz w:val="18"/>
                <w:szCs w:val="18"/>
              </w:rPr>
              <w:t xml:space="preserve">ПП-07 </w:t>
            </w:r>
            <w:r>
              <w:rPr>
                <w:rFonts w:ascii="Arial" w:hAnsi="Arial" w:cs="Arial"/>
                <w:sz w:val="18"/>
                <w:szCs w:val="18"/>
              </w:rPr>
              <w:br/>
              <w:t>Управление производственными активами</w:t>
            </w:r>
          </w:p>
        </w:tc>
        <w:tc>
          <w:tcPr>
            <w:tcW w:w="590" w:type="pct"/>
          </w:tcPr>
          <w:p w14:paraId="7F7B7D89" w14:textId="3E5D3545" w:rsidR="00C573AA" w:rsidRDefault="00C573AA" w:rsidP="00C573AA">
            <w:pPr>
              <w:jc w:val="left"/>
              <w:rPr>
                <w:rFonts w:ascii="Arial" w:hAnsi="Arial" w:cs="Arial"/>
                <w:sz w:val="18"/>
                <w:szCs w:val="18"/>
              </w:rPr>
            </w:pPr>
            <w:r>
              <w:rPr>
                <w:rFonts w:ascii="Arial" w:hAnsi="Arial" w:cs="Arial"/>
                <w:sz w:val="18"/>
                <w:szCs w:val="18"/>
              </w:rPr>
              <w:t>ПП-07.03</w:t>
            </w:r>
            <w:r>
              <w:rPr>
                <w:rFonts w:ascii="Arial" w:hAnsi="Arial" w:cs="Arial"/>
                <w:sz w:val="18"/>
                <w:szCs w:val="18"/>
              </w:rPr>
              <w:br/>
              <w:t>Оперативное планирование и управление исполнением</w:t>
            </w:r>
          </w:p>
        </w:tc>
        <w:tc>
          <w:tcPr>
            <w:tcW w:w="568" w:type="pct"/>
          </w:tcPr>
          <w:p w14:paraId="3F8BDB2B" w14:textId="342B988D" w:rsidR="00C573AA" w:rsidRDefault="00C573AA" w:rsidP="00C573AA">
            <w:pPr>
              <w:jc w:val="left"/>
              <w:rPr>
                <w:rFonts w:ascii="Arial" w:hAnsi="Arial" w:cs="Arial"/>
                <w:sz w:val="18"/>
                <w:szCs w:val="18"/>
              </w:rPr>
            </w:pPr>
            <w:r>
              <w:rPr>
                <w:rFonts w:ascii="Arial" w:hAnsi="Arial" w:cs="Arial"/>
                <w:sz w:val="18"/>
                <w:szCs w:val="18"/>
              </w:rPr>
              <w:t xml:space="preserve">Повышение прозрачности/точности планирования мероприятий ТОиР </w:t>
            </w:r>
          </w:p>
        </w:tc>
        <w:tc>
          <w:tcPr>
            <w:tcW w:w="641" w:type="pct"/>
          </w:tcPr>
          <w:p w14:paraId="0788304B" w14:textId="77777777" w:rsidR="00C573AA" w:rsidRPr="00976A92" w:rsidRDefault="00C573AA" w:rsidP="00C573AA">
            <w:pPr>
              <w:jc w:val="left"/>
              <w:rPr>
                <w:rFonts w:ascii="Arial" w:hAnsi="Arial" w:cs="Arial"/>
                <w:sz w:val="18"/>
                <w:szCs w:val="18"/>
              </w:rPr>
            </w:pPr>
            <w:r>
              <w:rPr>
                <w:rFonts w:ascii="Arial" w:hAnsi="Arial" w:cs="Arial"/>
                <w:sz w:val="18"/>
                <w:szCs w:val="18"/>
              </w:rPr>
              <w:t xml:space="preserve">PM.PC.1.7 </w:t>
            </w:r>
            <w:r w:rsidRPr="00976A92">
              <w:rPr>
                <w:rFonts w:ascii="Arial" w:hAnsi="Arial" w:cs="Arial"/>
                <w:sz w:val="18"/>
                <w:szCs w:val="18"/>
              </w:rPr>
              <w:t>Недельное планирование работ в системе с посуточной разбивкой работ: формирование перечня заказов, балансировка ресурсов, заказ материалов</w:t>
            </w:r>
          </w:p>
          <w:p w14:paraId="7363D7C3" w14:textId="77777777" w:rsidR="00C573AA" w:rsidRDefault="00C573AA" w:rsidP="00C573AA">
            <w:pPr>
              <w:jc w:val="left"/>
              <w:rPr>
                <w:rFonts w:ascii="Arial" w:hAnsi="Arial" w:cs="Arial"/>
                <w:sz w:val="18"/>
                <w:szCs w:val="18"/>
              </w:rPr>
            </w:pPr>
          </w:p>
        </w:tc>
        <w:tc>
          <w:tcPr>
            <w:tcW w:w="898" w:type="pct"/>
          </w:tcPr>
          <w:p w14:paraId="463A267B" w14:textId="77777777" w:rsidR="00C573AA" w:rsidRPr="00976A92" w:rsidRDefault="00C573AA" w:rsidP="00C573AA">
            <w:pPr>
              <w:jc w:val="left"/>
              <w:rPr>
                <w:rFonts w:ascii="Arial" w:hAnsi="Arial" w:cs="Arial"/>
                <w:sz w:val="18"/>
                <w:szCs w:val="18"/>
              </w:rPr>
            </w:pPr>
            <w:r w:rsidRPr="00976A92">
              <w:rPr>
                <w:rFonts w:ascii="Arial" w:hAnsi="Arial" w:cs="Arial"/>
                <w:sz w:val="18"/>
                <w:szCs w:val="18"/>
              </w:rPr>
              <w:t xml:space="preserve">Формирование недельного-суточного плана </w:t>
            </w:r>
            <w:r w:rsidRPr="00976A92">
              <w:rPr>
                <w:rFonts w:ascii="Arial" w:hAnsi="Arial" w:cs="Arial"/>
                <w:b/>
                <w:sz w:val="18"/>
                <w:szCs w:val="18"/>
              </w:rPr>
              <w:t>Планировщиком ТОиР</w:t>
            </w:r>
            <w:r w:rsidRPr="00976A92">
              <w:rPr>
                <w:rFonts w:ascii="Arial" w:hAnsi="Arial" w:cs="Arial"/>
                <w:sz w:val="18"/>
                <w:szCs w:val="18"/>
              </w:rPr>
              <w:t xml:space="preserve"> на основании заказов ТОРО и сетевых графиков с учетом внеплановых работ </w:t>
            </w:r>
          </w:p>
          <w:p w14:paraId="3FE32369" w14:textId="77777777" w:rsidR="00C573AA" w:rsidRPr="00976A92" w:rsidRDefault="00C573AA" w:rsidP="00C573AA">
            <w:pPr>
              <w:jc w:val="left"/>
              <w:rPr>
                <w:rFonts w:ascii="Arial" w:hAnsi="Arial" w:cs="Arial"/>
                <w:sz w:val="18"/>
                <w:szCs w:val="18"/>
              </w:rPr>
            </w:pPr>
            <w:r w:rsidRPr="00976A92">
              <w:rPr>
                <w:rFonts w:ascii="Arial" w:hAnsi="Arial" w:cs="Arial"/>
                <w:b/>
                <w:sz w:val="18"/>
                <w:szCs w:val="18"/>
              </w:rPr>
              <w:t>Планировщик ТОиР</w:t>
            </w:r>
            <w:r w:rsidRPr="00976A92">
              <w:rPr>
                <w:rFonts w:ascii="Arial" w:hAnsi="Arial" w:cs="Arial"/>
                <w:sz w:val="18"/>
                <w:szCs w:val="18"/>
              </w:rPr>
              <w:t xml:space="preserve"> определяет заказы на плановые и внеплановые работы, а также сетевые графики на поддержание активов на горизонте месяц/неделя с учетом доступности материалов, ресурсов и бюджета</w:t>
            </w:r>
          </w:p>
          <w:p w14:paraId="07D24E1C" w14:textId="77777777" w:rsidR="00C573AA" w:rsidRPr="00976A92" w:rsidRDefault="00C573AA" w:rsidP="00C573AA">
            <w:pPr>
              <w:jc w:val="left"/>
              <w:rPr>
                <w:rFonts w:ascii="Arial" w:hAnsi="Arial" w:cs="Arial"/>
                <w:sz w:val="18"/>
                <w:szCs w:val="18"/>
              </w:rPr>
            </w:pPr>
            <w:r w:rsidRPr="00976A92">
              <w:rPr>
                <w:rFonts w:ascii="Arial" w:hAnsi="Arial" w:cs="Arial"/>
                <w:sz w:val="18"/>
                <w:szCs w:val="18"/>
              </w:rPr>
              <w:t xml:space="preserve">По результатам выполнения работ и закрытия заказов ТОРО связанные сообщения переводятся в статус «Выполнено» для последующего анализа </w:t>
            </w:r>
            <w:r w:rsidRPr="00976A92">
              <w:rPr>
                <w:rFonts w:ascii="Arial" w:hAnsi="Arial" w:cs="Arial"/>
                <w:b/>
                <w:sz w:val="18"/>
                <w:szCs w:val="18"/>
              </w:rPr>
              <w:t>инженером по надёжности</w:t>
            </w:r>
          </w:p>
          <w:p w14:paraId="58593732" w14:textId="2A0B4F48" w:rsidR="00C573AA" w:rsidRPr="00976A92" w:rsidRDefault="00C573AA" w:rsidP="00C573AA">
            <w:pPr>
              <w:jc w:val="left"/>
              <w:rPr>
                <w:rFonts w:ascii="Arial" w:hAnsi="Arial" w:cs="Arial"/>
                <w:sz w:val="18"/>
                <w:szCs w:val="18"/>
              </w:rPr>
            </w:pPr>
            <w:r w:rsidRPr="00976A92">
              <w:rPr>
                <w:rFonts w:ascii="Arial" w:hAnsi="Arial" w:cs="Arial"/>
                <w:sz w:val="18"/>
                <w:szCs w:val="18"/>
              </w:rPr>
              <w:t>Возможность сравнения данных из техкарты, заказа ТОРО, факта выполнения операций посредством формирования отчета</w:t>
            </w:r>
          </w:p>
        </w:tc>
        <w:tc>
          <w:tcPr>
            <w:tcW w:w="384" w:type="pct"/>
          </w:tcPr>
          <w:p w14:paraId="71A74D9B" w14:textId="3E9A4F90" w:rsidR="00C573AA" w:rsidRDefault="00C573AA" w:rsidP="00C573AA">
            <w:pPr>
              <w:jc w:val="left"/>
              <w:rPr>
                <w:rFonts w:ascii="Arial" w:hAnsi="Arial" w:cs="Arial"/>
                <w:sz w:val="18"/>
                <w:szCs w:val="18"/>
              </w:rPr>
            </w:pPr>
            <w:r>
              <w:rPr>
                <w:rFonts w:ascii="Arial" w:hAnsi="Arial" w:cs="Arial"/>
                <w:sz w:val="18"/>
                <w:szCs w:val="18"/>
              </w:rPr>
              <w:t>Изменяемые функции</w:t>
            </w:r>
          </w:p>
        </w:tc>
        <w:tc>
          <w:tcPr>
            <w:tcW w:w="577" w:type="pct"/>
            <w:shd w:val="clear" w:color="auto" w:fill="auto"/>
          </w:tcPr>
          <w:p w14:paraId="18DC35E7" w14:textId="77777777" w:rsidR="00C573AA" w:rsidRPr="003238EE" w:rsidRDefault="00C573AA" w:rsidP="00C573AA">
            <w:pPr>
              <w:jc w:val="left"/>
              <w:rPr>
                <w:rFonts w:ascii="Arial" w:hAnsi="Arial" w:cs="Arial"/>
                <w:sz w:val="18"/>
                <w:szCs w:val="18"/>
              </w:rPr>
            </w:pPr>
            <w:r>
              <w:rPr>
                <w:rFonts w:ascii="Arial" w:hAnsi="Arial" w:cs="Arial"/>
                <w:sz w:val="18"/>
                <w:szCs w:val="18"/>
              </w:rPr>
              <w:t xml:space="preserve">1. </w:t>
            </w:r>
            <w:r w:rsidRPr="003238EE">
              <w:rPr>
                <w:rFonts w:ascii="Arial" w:hAnsi="Arial" w:cs="Arial"/>
                <w:sz w:val="18"/>
                <w:szCs w:val="18"/>
              </w:rPr>
              <w:t>Средняя частота внеплановых ремонтов (FBPM), шт.</w:t>
            </w:r>
          </w:p>
          <w:p w14:paraId="530C8F2C" w14:textId="77777777" w:rsidR="00C573AA" w:rsidRDefault="00C573AA" w:rsidP="00C573AA">
            <w:pPr>
              <w:jc w:val="left"/>
              <w:rPr>
                <w:rFonts w:ascii="Arial" w:hAnsi="Arial" w:cs="Arial"/>
                <w:sz w:val="18"/>
                <w:szCs w:val="18"/>
              </w:rPr>
            </w:pPr>
          </w:p>
          <w:p w14:paraId="3A592859" w14:textId="23DD63ED" w:rsidR="00C573AA" w:rsidRPr="003238EE" w:rsidRDefault="00C573AA" w:rsidP="00C573AA">
            <w:pPr>
              <w:jc w:val="left"/>
              <w:rPr>
                <w:rFonts w:ascii="Arial" w:hAnsi="Arial" w:cs="Arial"/>
                <w:sz w:val="18"/>
                <w:szCs w:val="18"/>
              </w:rPr>
            </w:pPr>
            <w:r>
              <w:rPr>
                <w:rFonts w:ascii="Arial" w:hAnsi="Arial" w:cs="Arial"/>
                <w:sz w:val="18"/>
                <w:szCs w:val="18"/>
              </w:rPr>
              <w:t xml:space="preserve">2. </w:t>
            </w:r>
            <w:r w:rsidRPr="003238EE">
              <w:rPr>
                <w:rFonts w:ascii="Arial" w:hAnsi="Arial" w:cs="Arial"/>
                <w:sz w:val="18"/>
                <w:szCs w:val="18"/>
              </w:rPr>
              <w:t>Отношение количества просроченных заказов к общему количеству, коэф. (по причине отсутствия МТР)</w:t>
            </w:r>
          </w:p>
        </w:tc>
        <w:tc>
          <w:tcPr>
            <w:tcW w:w="577" w:type="pct"/>
          </w:tcPr>
          <w:p w14:paraId="1F3886DB" w14:textId="77777777" w:rsidR="00C573AA" w:rsidRDefault="00C573AA" w:rsidP="00C573AA">
            <w:pPr>
              <w:jc w:val="left"/>
              <w:rPr>
                <w:rFonts w:ascii="Arial" w:hAnsi="Arial" w:cs="Arial"/>
                <w:sz w:val="18"/>
                <w:szCs w:val="18"/>
              </w:rPr>
            </w:pPr>
            <w:r>
              <w:rPr>
                <w:rFonts w:ascii="Arial" w:hAnsi="Arial" w:cs="Arial"/>
                <w:sz w:val="18"/>
                <w:szCs w:val="18"/>
              </w:rPr>
              <w:t xml:space="preserve"> 1. </w:t>
            </w:r>
            <w:r w:rsidRPr="003238EE">
              <w:rPr>
                <w:rFonts w:ascii="Arial" w:hAnsi="Arial" w:cs="Arial"/>
                <w:sz w:val="18"/>
                <w:szCs w:val="18"/>
              </w:rPr>
              <w:t>FBPM: Failures between planned maintenance = количество поломок между двумя плановыми ремонтами по определенному виду. Для ед. оборудования в целом берется максимальная величина из FBPM для всех видов поломок.</w:t>
            </w:r>
          </w:p>
          <w:p w14:paraId="569A495D" w14:textId="77777777" w:rsidR="00C573AA" w:rsidRDefault="00C573AA" w:rsidP="00C573AA">
            <w:pPr>
              <w:jc w:val="left"/>
              <w:rPr>
                <w:rFonts w:ascii="Arial" w:hAnsi="Arial" w:cs="Arial"/>
                <w:sz w:val="18"/>
                <w:szCs w:val="18"/>
              </w:rPr>
            </w:pPr>
          </w:p>
          <w:p w14:paraId="096DADAF" w14:textId="77FD4B66" w:rsidR="00C573AA" w:rsidRDefault="00C573AA" w:rsidP="00C573AA">
            <w:pPr>
              <w:jc w:val="left"/>
              <w:rPr>
                <w:rFonts w:ascii="Arial" w:hAnsi="Arial" w:cs="Arial"/>
                <w:sz w:val="18"/>
                <w:szCs w:val="18"/>
              </w:rPr>
            </w:pPr>
            <w:r>
              <w:rPr>
                <w:rFonts w:ascii="Arial" w:hAnsi="Arial" w:cs="Arial"/>
                <w:sz w:val="18"/>
                <w:szCs w:val="18"/>
              </w:rPr>
              <w:t>2. Количество заказов с просроченной плановой датой</w:t>
            </w:r>
            <w:r w:rsidRPr="005751AF">
              <w:rPr>
                <w:rFonts w:ascii="Arial" w:hAnsi="Arial" w:cs="Arial"/>
                <w:sz w:val="18"/>
                <w:szCs w:val="18"/>
              </w:rPr>
              <w:t>/</w:t>
            </w:r>
            <w:r>
              <w:rPr>
                <w:rFonts w:ascii="Arial" w:hAnsi="Arial" w:cs="Arial"/>
                <w:sz w:val="18"/>
                <w:szCs w:val="18"/>
              </w:rPr>
              <w:t xml:space="preserve"> общее количество заказов</w:t>
            </w:r>
          </w:p>
        </w:tc>
      </w:tr>
      <w:tr w:rsidR="0094779B" w:rsidRPr="00B4018C" w14:paraId="48917A3A" w14:textId="77777777" w:rsidTr="000B3733">
        <w:trPr>
          <w:cantSplit/>
        </w:trPr>
        <w:tc>
          <w:tcPr>
            <w:tcW w:w="175" w:type="pct"/>
            <w:shd w:val="clear" w:color="auto" w:fill="auto"/>
          </w:tcPr>
          <w:p w14:paraId="01A7E9D2" w14:textId="35D0C9C5" w:rsidR="0094779B" w:rsidRPr="00B4018C" w:rsidRDefault="0094779B" w:rsidP="0094779B">
            <w:pPr>
              <w:jc w:val="left"/>
              <w:rPr>
                <w:rFonts w:ascii="Arial" w:hAnsi="Arial" w:cs="Arial"/>
                <w:color w:val="000000"/>
                <w:sz w:val="18"/>
                <w:szCs w:val="18"/>
                <w:lang w:eastAsia="ru-RU"/>
              </w:rPr>
            </w:pPr>
            <w:r>
              <w:rPr>
                <w:rFonts w:ascii="Arial" w:hAnsi="Arial" w:cs="Arial"/>
                <w:color w:val="000000"/>
                <w:sz w:val="18"/>
                <w:szCs w:val="18"/>
              </w:rPr>
              <w:t>4</w:t>
            </w:r>
          </w:p>
        </w:tc>
        <w:tc>
          <w:tcPr>
            <w:tcW w:w="590" w:type="pct"/>
          </w:tcPr>
          <w:p w14:paraId="21C1D1F7" w14:textId="4A2A64DF" w:rsidR="0094779B" w:rsidRDefault="0094779B" w:rsidP="0094779B">
            <w:pPr>
              <w:jc w:val="left"/>
              <w:rPr>
                <w:rFonts w:ascii="Arial" w:hAnsi="Arial" w:cs="Arial"/>
                <w:sz w:val="18"/>
                <w:szCs w:val="18"/>
              </w:rPr>
            </w:pPr>
            <w:r>
              <w:rPr>
                <w:rFonts w:ascii="Arial" w:hAnsi="Arial" w:cs="Arial"/>
                <w:sz w:val="18"/>
                <w:szCs w:val="18"/>
              </w:rPr>
              <w:t xml:space="preserve">ПП-07 </w:t>
            </w:r>
            <w:r>
              <w:rPr>
                <w:rFonts w:ascii="Arial" w:hAnsi="Arial" w:cs="Arial"/>
                <w:sz w:val="18"/>
                <w:szCs w:val="18"/>
              </w:rPr>
              <w:br/>
              <w:t>Управление производственными активами</w:t>
            </w:r>
          </w:p>
        </w:tc>
        <w:tc>
          <w:tcPr>
            <w:tcW w:w="590" w:type="pct"/>
          </w:tcPr>
          <w:p w14:paraId="23A0BECF" w14:textId="7A3F6B3D" w:rsidR="0094779B" w:rsidRDefault="0094779B" w:rsidP="0094779B">
            <w:pPr>
              <w:jc w:val="left"/>
              <w:rPr>
                <w:rFonts w:ascii="Arial" w:hAnsi="Arial" w:cs="Arial"/>
                <w:sz w:val="18"/>
                <w:szCs w:val="18"/>
              </w:rPr>
            </w:pPr>
            <w:r>
              <w:rPr>
                <w:rFonts w:ascii="Arial" w:hAnsi="Arial" w:cs="Arial"/>
                <w:sz w:val="18"/>
                <w:szCs w:val="18"/>
              </w:rPr>
              <w:t>ПП-07.03</w:t>
            </w:r>
            <w:r>
              <w:rPr>
                <w:rFonts w:ascii="Arial" w:hAnsi="Arial" w:cs="Arial"/>
                <w:sz w:val="18"/>
                <w:szCs w:val="18"/>
              </w:rPr>
              <w:br/>
              <w:t>Оперативное планирование и управление исполнением</w:t>
            </w:r>
          </w:p>
        </w:tc>
        <w:tc>
          <w:tcPr>
            <w:tcW w:w="568" w:type="pct"/>
          </w:tcPr>
          <w:p w14:paraId="68C4D484" w14:textId="5BD254C7" w:rsidR="0094779B" w:rsidRDefault="0094779B" w:rsidP="0094779B">
            <w:pPr>
              <w:jc w:val="left"/>
              <w:rPr>
                <w:rFonts w:ascii="Arial" w:hAnsi="Arial" w:cs="Arial"/>
                <w:sz w:val="18"/>
                <w:szCs w:val="18"/>
              </w:rPr>
            </w:pPr>
            <w:r>
              <w:rPr>
                <w:rFonts w:ascii="Arial" w:hAnsi="Arial" w:cs="Arial"/>
                <w:sz w:val="18"/>
                <w:szCs w:val="18"/>
              </w:rPr>
              <w:t xml:space="preserve">Повышение прозрачности/точности планирования мероприятий ТОиР </w:t>
            </w:r>
          </w:p>
        </w:tc>
        <w:tc>
          <w:tcPr>
            <w:tcW w:w="641" w:type="pct"/>
          </w:tcPr>
          <w:p w14:paraId="6219AED2" w14:textId="5E3937E1" w:rsidR="0094779B" w:rsidRDefault="0094779B" w:rsidP="0094779B">
            <w:pPr>
              <w:jc w:val="left"/>
              <w:rPr>
                <w:rFonts w:ascii="Arial" w:hAnsi="Arial" w:cs="Arial"/>
                <w:sz w:val="18"/>
                <w:szCs w:val="18"/>
              </w:rPr>
            </w:pPr>
            <w:r>
              <w:rPr>
                <w:rFonts w:ascii="Arial" w:hAnsi="Arial" w:cs="Arial"/>
                <w:sz w:val="18"/>
                <w:szCs w:val="18"/>
              </w:rPr>
              <w:t xml:space="preserve">PM.PC.1.8 </w:t>
            </w:r>
            <w:r w:rsidRPr="00976A92">
              <w:rPr>
                <w:rFonts w:ascii="Arial" w:hAnsi="Arial" w:cs="Arial"/>
                <w:sz w:val="18"/>
                <w:szCs w:val="18"/>
              </w:rPr>
              <w:t>Автоматизация массовой корректировки сроков в заказах ТОРО при месячном и недельном горизонтах планирования на основе актуальной наработки оборудования</w:t>
            </w:r>
          </w:p>
        </w:tc>
        <w:tc>
          <w:tcPr>
            <w:tcW w:w="898" w:type="pct"/>
          </w:tcPr>
          <w:p w14:paraId="0E548ECD" w14:textId="29B871CC" w:rsidR="0094779B" w:rsidRDefault="0094779B" w:rsidP="0094779B">
            <w:pPr>
              <w:jc w:val="left"/>
              <w:rPr>
                <w:rFonts w:ascii="Arial" w:hAnsi="Arial" w:cs="Arial"/>
                <w:sz w:val="18"/>
                <w:szCs w:val="18"/>
              </w:rPr>
            </w:pPr>
            <w:r w:rsidRPr="00976A92">
              <w:rPr>
                <w:rFonts w:ascii="Arial" w:hAnsi="Arial" w:cs="Arial"/>
                <w:sz w:val="18"/>
                <w:szCs w:val="18"/>
              </w:rPr>
              <w:t>При формировании месячного и недельного плана мероприятий ТОиР учитывается фактическая наработка</w:t>
            </w:r>
          </w:p>
        </w:tc>
        <w:tc>
          <w:tcPr>
            <w:tcW w:w="384" w:type="pct"/>
          </w:tcPr>
          <w:p w14:paraId="5CF70026" w14:textId="24A17BC9" w:rsidR="0094779B" w:rsidRDefault="0094779B" w:rsidP="0094779B">
            <w:pPr>
              <w:jc w:val="left"/>
              <w:rPr>
                <w:rFonts w:ascii="Arial" w:hAnsi="Arial" w:cs="Arial"/>
                <w:sz w:val="18"/>
                <w:szCs w:val="18"/>
              </w:rPr>
            </w:pPr>
            <w:r>
              <w:rPr>
                <w:rFonts w:ascii="Arial" w:hAnsi="Arial" w:cs="Arial"/>
                <w:sz w:val="18"/>
                <w:szCs w:val="18"/>
              </w:rPr>
              <w:t>Изменяемые функции</w:t>
            </w:r>
          </w:p>
        </w:tc>
        <w:tc>
          <w:tcPr>
            <w:tcW w:w="577" w:type="pct"/>
            <w:shd w:val="clear" w:color="auto" w:fill="auto"/>
          </w:tcPr>
          <w:p w14:paraId="62168457" w14:textId="77777777" w:rsidR="0094779B" w:rsidRPr="003238EE" w:rsidRDefault="0094779B" w:rsidP="0094779B">
            <w:pPr>
              <w:rPr>
                <w:rFonts w:ascii="Arial" w:hAnsi="Arial" w:cs="Arial"/>
                <w:sz w:val="18"/>
                <w:szCs w:val="18"/>
              </w:rPr>
            </w:pPr>
            <w:r w:rsidRPr="003238EE">
              <w:rPr>
                <w:rFonts w:ascii="Arial" w:hAnsi="Arial" w:cs="Arial"/>
                <w:sz w:val="18"/>
                <w:szCs w:val="18"/>
              </w:rPr>
              <w:t>Полнота покрытия всех объектов при планировании воздействий</w:t>
            </w:r>
          </w:p>
          <w:p w14:paraId="0CE88E4B" w14:textId="77777777" w:rsidR="0094779B" w:rsidRDefault="0094779B" w:rsidP="0094779B">
            <w:pPr>
              <w:jc w:val="left"/>
              <w:rPr>
                <w:rFonts w:ascii="Arial" w:hAnsi="Arial" w:cs="Arial"/>
                <w:sz w:val="18"/>
                <w:szCs w:val="18"/>
              </w:rPr>
            </w:pPr>
          </w:p>
        </w:tc>
        <w:tc>
          <w:tcPr>
            <w:tcW w:w="577" w:type="pct"/>
          </w:tcPr>
          <w:p w14:paraId="50A7987B" w14:textId="6E4FB46E" w:rsidR="0094779B" w:rsidRDefault="0094779B" w:rsidP="0094779B">
            <w:pPr>
              <w:jc w:val="left"/>
              <w:rPr>
                <w:rFonts w:ascii="Arial" w:hAnsi="Arial" w:cs="Arial"/>
                <w:sz w:val="18"/>
                <w:szCs w:val="18"/>
              </w:rPr>
            </w:pPr>
            <w:r>
              <w:rPr>
                <w:rFonts w:ascii="Arial" w:hAnsi="Arial" w:cs="Arial"/>
                <w:sz w:val="18"/>
                <w:szCs w:val="18"/>
              </w:rPr>
              <w:t>Качественный показатель</w:t>
            </w:r>
          </w:p>
        </w:tc>
      </w:tr>
      <w:tr w:rsidR="0094779B" w:rsidRPr="00282A36" w14:paraId="797C4A24" w14:textId="77777777" w:rsidTr="000B3733">
        <w:trPr>
          <w:cantSplit/>
        </w:trPr>
        <w:tc>
          <w:tcPr>
            <w:tcW w:w="175" w:type="pct"/>
            <w:shd w:val="clear" w:color="auto" w:fill="auto"/>
          </w:tcPr>
          <w:p w14:paraId="100AF138" w14:textId="5FD66A2E" w:rsidR="0094779B" w:rsidRPr="00714201" w:rsidRDefault="0094779B" w:rsidP="0094779B">
            <w:pPr>
              <w:jc w:val="left"/>
              <w:rPr>
                <w:rFonts w:ascii="Arial" w:hAnsi="Arial" w:cs="Arial"/>
                <w:color w:val="000000"/>
                <w:sz w:val="18"/>
                <w:szCs w:val="18"/>
                <w:lang w:val="en-US"/>
              </w:rPr>
            </w:pPr>
            <w:r>
              <w:rPr>
                <w:rFonts w:ascii="Arial" w:hAnsi="Arial" w:cs="Arial"/>
                <w:color w:val="000000"/>
                <w:sz w:val="18"/>
                <w:szCs w:val="18"/>
                <w:lang w:val="en-US"/>
              </w:rPr>
              <w:lastRenderedPageBreak/>
              <w:t>5</w:t>
            </w:r>
          </w:p>
        </w:tc>
        <w:tc>
          <w:tcPr>
            <w:tcW w:w="590" w:type="pct"/>
          </w:tcPr>
          <w:p w14:paraId="0ED4A546" w14:textId="4269087A" w:rsidR="0094779B" w:rsidRPr="006C30B6" w:rsidRDefault="0094779B" w:rsidP="0094779B">
            <w:pPr>
              <w:jc w:val="left"/>
              <w:rPr>
                <w:rFonts w:ascii="Arial" w:hAnsi="Arial" w:cs="Arial"/>
                <w:sz w:val="18"/>
                <w:szCs w:val="18"/>
              </w:rPr>
            </w:pPr>
            <w:r w:rsidRPr="006C30B6">
              <w:rPr>
                <w:rFonts w:ascii="Arial" w:hAnsi="Arial" w:cs="Arial"/>
                <w:sz w:val="18"/>
                <w:szCs w:val="18"/>
              </w:rPr>
              <w:t xml:space="preserve">ПП-07 </w:t>
            </w:r>
            <w:r w:rsidRPr="006C30B6">
              <w:rPr>
                <w:rFonts w:ascii="Arial" w:hAnsi="Arial" w:cs="Arial"/>
                <w:sz w:val="18"/>
                <w:szCs w:val="18"/>
              </w:rPr>
              <w:br/>
              <w:t>Управление производственными активами</w:t>
            </w:r>
          </w:p>
        </w:tc>
        <w:tc>
          <w:tcPr>
            <w:tcW w:w="590" w:type="pct"/>
          </w:tcPr>
          <w:p w14:paraId="0ED51D30" w14:textId="3D23A92D" w:rsidR="0094779B" w:rsidRPr="006C30B6" w:rsidRDefault="0094779B" w:rsidP="0094779B">
            <w:pPr>
              <w:jc w:val="left"/>
              <w:rPr>
                <w:rFonts w:ascii="Arial" w:hAnsi="Arial" w:cs="Arial"/>
                <w:sz w:val="18"/>
                <w:szCs w:val="18"/>
              </w:rPr>
            </w:pPr>
            <w:r w:rsidRPr="006C30B6">
              <w:rPr>
                <w:rFonts w:ascii="Arial" w:hAnsi="Arial" w:cs="Arial"/>
                <w:sz w:val="18"/>
                <w:szCs w:val="18"/>
              </w:rPr>
              <w:t>ПП-07.02</w:t>
            </w:r>
            <w:r w:rsidRPr="006C30B6">
              <w:rPr>
                <w:rFonts w:ascii="Arial" w:hAnsi="Arial" w:cs="Arial"/>
                <w:sz w:val="18"/>
                <w:szCs w:val="18"/>
              </w:rPr>
              <w:br/>
              <w:t>Планирование программы управления производственными активами</w:t>
            </w:r>
            <w:r w:rsidRPr="006C30B6">
              <w:rPr>
                <w:rFonts w:ascii="Arial" w:hAnsi="Arial" w:cs="Arial"/>
                <w:sz w:val="18"/>
                <w:szCs w:val="18"/>
              </w:rPr>
              <w:br/>
            </w:r>
            <w:r w:rsidRPr="006C30B6">
              <w:rPr>
                <w:rFonts w:ascii="Arial" w:hAnsi="Arial" w:cs="Arial"/>
                <w:sz w:val="18"/>
                <w:szCs w:val="18"/>
              </w:rPr>
              <w:br/>
              <w:t>ПП-07.03</w:t>
            </w:r>
            <w:r w:rsidRPr="006C30B6">
              <w:rPr>
                <w:rFonts w:ascii="Arial" w:hAnsi="Arial" w:cs="Arial"/>
                <w:sz w:val="18"/>
                <w:szCs w:val="18"/>
              </w:rPr>
              <w:br/>
              <w:t>Оперативное планирование и управление исполнением</w:t>
            </w:r>
          </w:p>
        </w:tc>
        <w:tc>
          <w:tcPr>
            <w:tcW w:w="568" w:type="pct"/>
          </w:tcPr>
          <w:p w14:paraId="20CD7B1A" w14:textId="46B4BE88" w:rsidR="0094779B" w:rsidRPr="006C30B6" w:rsidRDefault="0094779B" w:rsidP="0094779B">
            <w:pPr>
              <w:jc w:val="left"/>
              <w:rPr>
                <w:rFonts w:ascii="Arial" w:hAnsi="Arial" w:cs="Arial"/>
                <w:sz w:val="18"/>
                <w:szCs w:val="18"/>
              </w:rPr>
            </w:pPr>
            <w:r w:rsidRPr="006C30B6">
              <w:rPr>
                <w:rFonts w:ascii="Arial" w:hAnsi="Arial" w:cs="Arial"/>
                <w:sz w:val="18"/>
                <w:szCs w:val="18"/>
              </w:rPr>
              <w:t>Повышение прозрачности/точности планирования мероприятий ТОиР</w:t>
            </w:r>
          </w:p>
        </w:tc>
        <w:tc>
          <w:tcPr>
            <w:tcW w:w="641" w:type="pct"/>
          </w:tcPr>
          <w:p w14:paraId="05F864EC" w14:textId="196D92D5" w:rsidR="0094779B" w:rsidRPr="006C30B6" w:rsidRDefault="0094779B" w:rsidP="0094779B">
            <w:pPr>
              <w:jc w:val="left"/>
              <w:rPr>
                <w:rFonts w:ascii="Arial" w:hAnsi="Arial" w:cs="Arial"/>
                <w:sz w:val="18"/>
                <w:szCs w:val="18"/>
              </w:rPr>
            </w:pPr>
            <w:r w:rsidRPr="006C30B6">
              <w:rPr>
                <w:rFonts w:ascii="Arial" w:hAnsi="Arial" w:cs="Arial"/>
                <w:sz w:val="18"/>
                <w:szCs w:val="18"/>
                <w:lang w:val="en-US"/>
              </w:rPr>
              <w:t>PM</w:t>
            </w:r>
            <w:r w:rsidRPr="006C30B6">
              <w:rPr>
                <w:rFonts w:ascii="Arial" w:hAnsi="Arial" w:cs="Arial"/>
                <w:sz w:val="18"/>
                <w:szCs w:val="18"/>
              </w:rPr>
              <w:t>.</w:t>
            </w:r>
            <w:r w:rsidRPr="006C30B6">
              <w:rPr>
                <w:rFonts w:ascii="Arial" w:hAnsi="Arial" w:cs="Arial"/>
                <w:sz w:val="18"/>
                <w:szCs w:val="18"/>
                <w:lang w:val="en-US"/>
              </w:rPr>
              <w:t>PC</w:t>
            </w:r>
            <w:r w:rsidRPr="006C30B6">
              <w:rPr>
                <w:rFonts w:ascii="Arial" w:hAnsi="Arial" w:cs="Arial"/>
                <w:sz w:val="18"/>
                <w:szCs w:val="18"/>
              </w:rPr>
              <w:t>.1.10 Оптимизация плана работ ТОиР с целью снижения простоя оборудования / длительности ремонта</w:t>
            </w:r>
          </w:p>
        </w:tc>
        <w:tc>
          <w:tcPr>
            <w:tcW w:w="898" w:type="pct"/>
          </w:tcPr>
          <w:p w14:paraId="2544685C" w14:textId="63A00B9E" w:rsidR="0094779B" w:rsidRPr="006C30B6" w:rsidRDefault="0094779B" w:rsidP="0094779B">
            <w:pPr>
              <w:jc w:val="left"/>
              <w:rPr>
                <w:rFonts w:ascii="Arial" w:hAnsi="Arial" w:cs="Arial"/>
                <w:sz w:val="18"/>
                <w:szCs w:val="18"/>
              </w:rPr>
            </w:pPr>
            <w:r w:rsidRPr="006C30B6">
              <w:rPr>
                <w:rFonts w:ascii="Arial" w:hAnsi="Arial" w:cs="Arial"/>
                <w:sz w:val="18"/>
                <w:szCs w:val="18"/>
              </w:rPr>
              <w:t>Синхронизация плана работ ТОиР с планом производства</w:t>
            </w:r>
          </w:p>
        </w:tc>
        <w:tc>
          <w:tcPr>
            <w:tcW w:w="384" w:type="pct"/>
          </w:tcPr>
          <w:p w14:paraId="4C6454DB" w14:textId="7AF5AF44" w:rsidR="0094779B" w:rsidRPr="006C30B6" w:rsidRDefault="0094779B" w:rsidP="0094779B">
            <w:pPr>
              <w:jc w:val="left"/>
              <w:rPr>
                <w:rFonts w:ascii="Arial" w:hAnsi="Arial" w:cs="Arial"/>
                <w:sz w:val="18"/>
                <w:szCs w:val="18"/>
              </w:rPr>
            </w:pPr>
            <w:r w:rsidRPr="006C30B6">
              <w:rPr>
                <w:rFonts w:ascii="Arial" w:hAnsi="Arial" w:cs="Arial"/>
                <w:sz w:val="18"/>
                <w:szCs w:val="18"/>
              </w:rPr>
              <w:t>Изменяемые функции</w:t>
            </w:r>
          </w:p>
        </w:tc>
        <w:tc>
          <w:tcPr>
            <w:tcW w:w="577" w:type="pct"/>
            <w:shd w:val="clear" w:color="auto" w:fill="auto"/>
          </w:tcPr>
          <w:p w14:paraId="3E51C062" w14:textId="77777777" w:rsidR="0094779B" w:rsidRPr="006C30B6" w:rsidRDefault="0094779B" w:rsidP="0094779B">
            <w:pPr>
              <w:jc w:val="left"/>
              <w:rPr>
                <w:rFonts w:ascii="Arial" w:hAnsi="Arial" w:cs="Arial"/>
                <w:sz w:val="18"/>
                <w:szCs w:val="18"/>
              </w:rPr>
            </w:pPr>
            <w:r w:rsidRPr="006C30B6">
              <w:rPr>
                <w:rFonts w:ascii="Arial" w:hAnsi="Arial" w:cs="Arial"/>
                <w:sz w:val="18"/>
                <w:szCs w:val="18"/>
              </w:rPr>
              <w:t>1. Продолжительность простоя оборудования по переделам, ч.</w:t>
            </w:r>
          </w:p>
          <w:p w14:paraId="7D9C8E2B" w14:textId="77777777" w:rsidR="0094779B" w:rsidRPr="006C30B6" w:rsidRDefault="0094779B" w:rsidP="0094779B">
            <w:pPr>
              <w:jc w:val="left"/>
              <w:rPr>
                <w:rFonts w:ascii="Arial" w:hAnsi="Arial" w:cs="Arial"/>
                <w:sz w:val="18"/>
                <w:szCs w:val="18"/>
              </w:rPr>
            </w:pPr>
          </w:p>
        </w:tc>
        <w:tc>
          <w:tcPr>
            <w:tcW w:w="577" w:type="pct"/>
          </w:tcPr>
          <w:p w14:paraId="7A06FF47" w14:textId="14D4352C" w:rsidR="0094779B" w:rsidRPr="006C30B6" w:rsidRDefault="0094779B" w:rsidP="0094779B">
            <w:pPr>
              <w:jc w:val="left"/>
              <w:rPr>
                <w:rFonts w:ascii="Arial" w:hAnsi="Arial" w:cs="Arial"/>
                <w:sz w:val="18"/>
                <w:szCs w:val="18"/>
              </w:rPr>
            </w:pPr>
            <w:r w:rsidRPr="006C30B6">
              <w:rPr>
                <w:rFonts w:ascii="Arial" w:hAnsi="Arial" w:cs="Arial"/>
                <w:sz w:val="18"/>
                <w:szCs w:val="18"/>
              </w:rPr>
              <w:t>1. Структура календарного фонда времени оборудования по типам простоев, включая рабочее время.</w:t>
            </w:r>
          </w:p>
        </w:tc>
      </w:tr>
      <w:tr w:rsidR="0094779B" w:rsidRPr="00282A36" w14:paraId="0430E6D1" w14:textId="77777777" w:rsidTr="000B3733">
        <w:trPr>
          <w:cantSplit/>
        </w:trPr>
        <w:tc>
          <w:tcPr>
            <w:tcW w:w="175" w:type="pct"/>
            <w:shd w:val="clear" w:color="auto" w:fill="auto"/>
          </w:tcPr>
          <w:p w14:paraId="303530F4" w14:textId="57EFABBB" w:rsidR="0094779B" w:rsidRPr="00714201" w:rsidRDefault="0094779B" w:rsidP="0094779B">
            <w:pPr>
              <w:jc w:val="left"/>
              <w:rPr>
                <w:rFonts w:ascii="Arial" w:hAnsi="Arial" w:cs="Arial"/>
                <w:color w:val="000000"/>
                <w:sz w:val="18"/>
                <w:szCs w:val="18"/>
                <w:lang w:val="en-US"/>
              </w:rPr>
            </w:pPr>
            <w:r>
              <w:rPr>
                <w:rFonts w:ascii="Arial" w:hAnsi="Arial" w:cs="Arial"/>
                <w:color w:val="000000"/>
                <w:sz w:val="18"/>
                <w:szCs w:val="18"/>
                <w:lang w:val="en-US"/>
              </w:rPr>
              <w:t>6</w:t>
            </w:r>
          </w:p>
        </w:tc>
        <w:tc>
          <w:tcPr>
            <w:tcW w:w="590" w:type="pct"/>
          </w:tcPr>
          <w:p w14:paraId="03A3CD72" w14:textId="0FF449BD" w:rsidR="0094779B" w:rsidRPr="006C30B6" w:rsidRDefault="0094779B" w:rsidP="0094779B">
            <w:pPr>
              <w:jc w:val="left"/>
              <w:rPr>
                <w:rFonts w:ascii="Arial" w:hAnsi="Arial" w:cs="Arial"/>
                <w:sz w:val="18"/>
                <w:szCs w:val="18"/>
              </w:rPr>
            </w:pPr>
            <w:r w:rsidRPr="006C30B6">
              <w:rPr>
                <w:rFonts w:ascii="Arial" w:hAnsi="Arial" w:cs="Arial"/>
                <w:sz w:val="18"/>
                <w:szCs w:val="18"/>
              </w:rPr>
              <w:t xml:space="preserve">ПП-07 </w:t>
            </w:r>
            <w:r w:rsidRPr="006C30B6">
              <w:rPr>
                <w:rFonts w:ascii="Arial" w:hAnsi="Arial" w:cs="Arial"/>
                <w:sz w:val="18"/>
                <w:szCs w:val="18"/>
              </w:rPr>
              <w:br/>
              <w:t>Управление производственными активами</w:t>
            </w:r>
          </w:p>
        </w:tc>
        <w:tc>
          <w:tcPr>
            <w:tcW w:w="590" w:type="pct"/>
          </w:tcPr>
          <w:p w14:paraId="3E0D48DC" w14:textId="6906AE82" w:rsidR="0094779B" w:rsidRPr="006C30B6" w:rsidRDefault="0094779B" w:rsidP="0094779B">
            <w:pPr>
              <w:jc w:val="left"/>
              <w:rPr>
                <w:rFonts w:ascii="Arial" w:hAnsi="Arial" w:cs="Arial"/>
                <w:sz w:val="18"/>
                <w:szCs w:val="18"/>
              </w:rPr>
            </w:pPr>
            <w:r w:rsidRPr="006C30B6">
              <w:rPr>
                <w:rFonts w:ascii="Arial" w:hAnsi="Arial" w:cs="Arial"/>
                <w:sz w:val="18"/>
                <w:szCs w:val="18"/>
              </w:rPr>
              <w:t>ПП-07.03 Оперативное планирование и управление исполнением</w:t>
            </w:r>
          </w:p>
        </w:tc>
        <w:tc>
          <w:tcPr>
            <w:tcW w:w="568" w:type="pct"/>
          </w:tcPr>
          <w:p w14:paraId="1EB0ED7A" w14:textId="7BD42DB4" w:rsidR="0094779B" w:rsidRPr="006C30B6" w:rsidRDefault="0094779B" w:rsidP="0094779B">
            <w:pPr>
              <w:jc w:val="left"/>
              <w:rPr>
                <w:rFonts w:ascii="Arial" w:hAnsi="Arial" w:cs="Arial"/>
                <w:sz w:val="18"/>
                <w:szCs w:val="18"/>
              </w:rPr>
            </w:pPr>
            <w:r w:rsidRPr="006C30B6">
              <w:rPr>
                <w:rFonts w:ascii="Arial" w:hAnsi="Arial" w:cs="Arial"/>
                <w:sz w:val="18"/>
                <w:szCs w:val="18"/>
              </w:rPr>
              <w:t>Повышение прозрачности/точности планирования мероприятий ТОиР</w:t>
            </w:r>
          </w:p>
        </w:tc>
        <w:tc>
          <w:tcPr>
            <w:tcW w:w="641" w:type="pct"/>
          </w:tcPr>
          <w:p w14:paraId="049314BA" w14:textId="59CB5ED3" w:rsidR="0094779B" w:rsidRPr="006C30B6" w:rsidRDefault="0094779B" w:rsidP="0094779B">
            <w:pPr>
              <w:jc w:val="left"/>
              <w:rPr>
                <w:rFonts w:ascii="Arial" w:hAnsi="Arial" w:cs="Arial"/>
                <w:sz w:val="18"/>
                <w:szCs w:val="18"/>
              </w:rPr>
            </w:pPr>
            <w:r w:rsidRPr="006C30B6">
              <w:rPr>
                <w:rFonts w:ascii="Arial" w:hAnsi="Arial" w:cs="Arial"/>
                <w:sz w:val="18"/>
                <w:szCs w:val="18"/>
                <w:lang w:val="en-US"/>
              </w:rPr>
              <w:t>PM</w:t>
            </w:r>
            <w:r w:rsidRPr="006C30B6">
              <w:rPr>
                <w:rFonts w:ascii="Arial" w:hAnsi="Arial" w:cs="Arial"/>
                <w:sz w:val="18"/>
                <w:szCs w:val="18"/>
              </w:rPr>
              <w:t>.</w:t>
            </w:r>
            <w:r w:rsidRPr="006C30B6">
              <w:rPr>
                <w:rFonts w:ascii="Arial" w:hAnsi="Arial" w:cs="Arial"/>
                <w:sz w:val="18"/>
                <w:szCs w:val="18"/>
                <w:lang w:val="en-US"/>
              </w:rPr>
              <w:t>PC</w:t>
            </w:r>
            <w:r w:rsidRPr="006C30B6">
              <w:rPr>
                <w:rFonts w:ascii="Arial" w:hAnsi="Arial" w:cs="Arial"/>
                <w:sz w:val="18"/>
                <w:szCs w:val="18"/>
              </w:rPr>
              <w:t>.1.11 При выполнении работ на опасных объектах выпуск людей только на основании нарядов-допусков</w:t>
            </w:r>
          </w:p>
        </w:tc>
        <w:tc>
          <w:tcPr>
            <w:tcW w:w="898" w:type="pct"/>
          </w:tcPr>
          <w:p w14:paraId="198EC7EA" w14:textId="5F6008F2" w:rsidR="0094779B" w:rsidRPr="006C30B6" w:rsidRDefault="0094779B" w:rsidP="0094779B">
            <w:pPr>
              <w:jc w:val="left"/>
              <w:rPr>
                <w:rFonts w:ascii="Arial" w:hAnsi="Arial" w:cs="Arial"/>
                <w:sz w:val="18"/>
                <w:szCs w:val="18"/>
              </w:rPr>
            </w:pPr>
            <w:r w:rsidRPr="006C30B6">
              <w:rPr>
                <w:rFonts w:ascii="Arial" w:hAnsi="Arial" w:cs="Arial"/>
                <w:sz w:val="18"/>
                <w:szCs w:val="18"/>
              </w:rPr>
              <w:t>Интеграция процессов ТОиР и ПБ, ОТ в части формирования наряда-допуска. Автоматическая проверка на медосмотры, инструктажи. Возможность проверки обеспеченности СИЗ</w:t>
            </w:r>
          </w:p>
        </w:tc>
        <w:tc>
          <w:tcPr>
            <w:tcW w:w="384" w:type="pct"/>
          </w:tcPr>
          <w:p w14:paraId="15981328" w14:textId="0AAB401A" w:rsidR="0094779B" w:rsidRPr="006C30B6" w:rsidRDefault="0094779B" w:rsidP="0094779B">
            <w:pPr>
              <w:jc w:val="left"/>
              <w:rPr>
                <w:rFonts w:ascii="Arial" w:hAnsi="Arial" w:cs="Arial"/>
                <w:sz w:val="18"/>
                <w:szCs w:val="18"/>
              </w:rPr>
            </w:pPr>
            <w:r w:rsidRPr="006C30B6">
              <w:rPr>
                <w:rFonts w:ascii="Arial" w:hAnsi="Arial" w:cs="Arial"/>
                <w:sz w:val="18"/>
                <w:szCs w:val="18"/>
              </w:rPr>
              <w:t>Изменяемые функции</w:t>
            </w:r>
          </w:p>
        </w:tc>
        <w:tc>
          <w:tcPr>
            <w:tcW w:w="577" w:type="pct"/>
            <w:shd w:val="clear" w:color="auto" w:fill="auto"/>
          </w:tcPr>
          <w:p w14:paraId="66C6E0F0" w14:textId="77777777" w:rsidR="0094779B" w:rsidRPr="006C30B6" w:rsidRDefault="0094779B" w:rsidP="0094779B">
            <w:pPr>
              <w:rPr>
                <w:rFonts w:ascii="Arial" w:hAnsi="Arial" w:cs="Arial"/>
                <w:sz w:val="18"/>
                <w:szCs w:val="18"/>
              </w:rPr>
            </w:pPr>
            <w:r w:rsidRPr="006C30B6">
              <w:rPr>
                <w:rFonts w:ascii="Arial" w:hAnsi="Arial" w:cs="Arial"/>
                <w:sz w:val="18"/>
                <w:szCs w:val="18"/>
              </w:rPr>
              <w:t>1. Количество созданных нарядов допусков из системы, шт.</w:t>
            </w:r>
          </w:p>
          <w:p w14:paraId="76B0508F" w14:textId="77777777" w:rsidR="0094779B" w:rsidRPr="006C30B6" w:rsidRDefault="0094779B" w:rsidP="0094779B">
            <w:pPr>
              <w:rPr>
                <w:rFonts w:ascii="Arial" w:hAnsi="Arial" w:cs="Arial"/>
                <w:sz w:val="18"/>
                <w:szCs w:val="18"/>
              </w:rPr>
            </w:pPr>
            <w:r w:rsidRPr="006C30B6">
              <w:rPr>
                <w:rFonts w:ascii="Arial" w:hAnsi="Arial" w:cs="Arial"/>
                <w:sz w:val="18"/>
                <w:szCs w:val="18"/>
              </w:rPr>
              <w:t>2. Снижение рисков производственных инцидентов за счет автоматизации нарядов-допусков</w:t>
            </w:r>
          </w:p>
          <w:p w14:paraId="430DC2F5" w14:textId="77777777" w:rsidR="0094779B" w:rsidRPr="006C30B6" w:rsidRDefault="0094779B" w:rsidP="0094779B">
            <w:pPr>
              <w:jc w:val="left"/>
              <w:rPr>
                <w:rFonts w:ascii="Arial" w:hAnsi="Arial" w:cs="Arial"/>
                <w:sz w:val="18"/>
                <w:szCs w:val="18"/>
              </w:rPr>
            </w:pPr>
          </w:p>
        </w:tc>
        <w:tc>
          <w:tcPr>
            <w:tcW w:w="577" w:type="pct"/>
          </w:tcPr>
          <w:p w14:paraId="1D98793B" w14:textId="77777777" w:rsidR="0094779B" w:rsidRPr="006C30B6" w:rsidRDefault="0094779B" w:rsidP="0094779B">
            <w:pPr>
              <w:rPr>
                <w:rFonts w:ascii="Arial" w:hAnsi="Arial" w:cs="Arial"/>
                <w:sz w:val="18"/>
                <w:szCs w:val="18"/>
              </w:rPr>
            </w:pPr>
            <w:r w:rsidRPr="006C30B6">
              <w:rPr>
                <w:rFonts w:ascii="Arial" w:hAnsi="Arial" w:cs="Arial"/>
                <w:sz w:val="18"/>
                <w:szCs w:val="18"/>
              </w:rPr>
              <w:t>1. Количество созданных нарядов допусков из системы, шт.</w:t>
            </w:r>
          </w:p>
          <w:p w14:paraId="7D6F7C3C" w14:textId="77777777" w:rsidR="0094779B" w:rsidRPr="006C30B6" w:rsidRDefault="0094779B" w:rsidP="0094779B">
            <w:pPr>
              <w:rPr>
                <w:rFonts w:ascii="Arial" w:hAnsi="Arial" w:cs="Arial"/>
                <w:sz w:val="18"/>
                <w:szCs w:val="18"/>
              </w:rPr>
            </w:pPr>
          </w:p>
          <w:p w14:paraId="3EA612ED" w14:textId="38FE05A7" w:rsidR="0094779B" w:rsidRPr="006C30B6" w:rsidRDefault="0094779B" w:rsidP="0094779B">
            <w:pPr>
              <w:jc w:val="left"/>
              <w:rPr>
                <w:rFonts w:ascii="Arial" w:hAnsi="Arial" w:cs="Arial"/>
                <w:sz w:val="18"/>
                <w:szCs w:val="18"/>
              </w:rPr>
            </w:pPr>
            <w:r w:rsidRPr="006C30B6">
              <w:rPr>
                <w:rFonts w:ascii="Arial" w:hAnsi="Arial" w:cs="Arial"/>
                <w:sz w:val="18"/>
                <w:szCs w:val="18"/>
              </w:rPr>
              <w:t>2</w:t>
            </w:r>
            <w:r w:rsidRPr="006C30B6">
              <w:rPr>
                <w:rFonts w:ascii="Arial" w:hAnsi="Arial" w:cs="Arial"/>
                <w:sz w:val="18"/>
                <w:szCs w:val="18"/>
                <w:lang w:val="en-US"/>
              </w:rPr>
              <w:t xml:space="preserve">. </w:t>
            </w:r>
            <w:r w:rsidRPr="006C30B6">
              <w:rPr>
                <w:rFonts w:ascii="Arial" w:hAnsi="Arial" w:cs="Arial"/>
                <w:sz w:val="18"/>
                <w:szCs w:val="18"/>
              </w:rPr>
              <w:t>Качественный показатель</w:t>
            </w:r>
          </w:p>
        </w:tc>
      </w:tr>
      <w:tr w:rsidR="0094779B" w:rsidRPr="00B4018C" w14:paraId="5DFF0911" w14:textId="77777777" w:rsidTr="000B3733">
        <w:trPr>
          <w:cantSplit/>
        </w:trPr>
        <w:tc>
          <w:tcPr>
            <w:tcW w:w="175" w:type="pct"/>
            <w:shd w:val="clear" w:color="auto" w:fill="auto"/>
          </w:tcPr>
          <w:p w14:paraId="631395CC" w14:textId="228CD090" w:rsidR="0094779B" w:rsidRPr="00962584" w:rsidRDefault="0094779B" w:rsidP="0094779B">
            <w:pPr>
              <w:jc w:val="left"/>
              <w:rPr>
                <w:rFonts w:ascii="Arial" w:hAnsi="Arial" w:cs="Arial"/>
                <w:color w:val="000000"/>
                <w:sz w:val="18"/>
                <w:szCs w:val="18"/>
                <w:lang w:val="en-US"/>
              </w:rPr>
            </w:pPr>
            <w:r>
              <w:rPr>
                <w:rFonts w:ascii="Arial" w:hAnsi="Arial" w:cs="Arial"/>
                <w:color w:val="000000"/>
                <w:sz w:val="18"/>
                <w:szCs w:val="18"/>
                <w:lang w:val="en-US"/>
              </w:rPr>
              <w:lastRenderedPageBreak/>
              <w:t>7</w:t>
            </w:r>
          </w:p>
        </w:tc>
        <w:tc>
          <w:tcPr>
            <w:tcW w:w="590" w:type="pct"/>
          </w:tcPr>
          <w:p w14:paraId="0166A3F5" w14:textId="3D41B5B2" w:rsidR="0094779B" w:rsidRDefault="0094779B" w:rsidP="0094779B">
            <w:pPr>
              <w:jc w:val="left"/>
              <w:rPr>
                <w:rFonts w:ascii="Arial" w:hAnsi="Arial" w:cs="Arial"/>
                <w:sz w:val="18"/>
                <w:szCs w:val="18"/>
              </w:rPr>
            </w:pPr>
            <w:r>
              <w:rPr>
                <w:rFonts w:ascii="Arial" w:hAnsi="Arial" w:cs="Arial"/>
                <w:sz w:val="18"/>
                <w:szCs w:val="18"/>
              </w:rPr>
              <w:t xml:space="preserve">ПП-07 </w:t>
            </w:r>
            <w:r>
              <w:rPr>
                <w:rFonts w:ascii="Arial" w:hAnsi="Arial" w:cs="Arial"/>
                <w:sz w:val="18"/>
                <w:szCs w:val="18"/>
              </w:rPr>
              <w:br/>
              <w:t>Управление производственными активами</w:t>
            </w:r>
          </w:p>
        </w:tc>
        <w:tc>
          <w:tcPr>
            <w:tcW w:w="590" w:type="pct"/>
          </w:tcPr>
          <w:p w14:paraId="59AC903F" w14:textId="79BDD261" w:rsidR="0094779B" w:rsidRDefault="0094779B" w:rsidP="0094779B">
            <w:pPr>
              <w:jc w:val="left"/>
              <w:rPr>
                <w:rFonts w:ascii="Arial" w:hAnsi="Arial" w:cs="Arial"/>
                <w:sz w:val="18"/>
                <w:szCs w:val="18"/>
              </w:rPr>
            </w:pPr>
            <w:r>
              <w:rPr>
                <w:rFonts w:ascii="Arial" w:hAnsi="Arial" w:cs="Arial"/>
                <w:sz w:val="18"/>
                <w:szCs w:val="18"/>
              </w:rPr>
              <w:t> </w:t>
            </w:r>
          </w:p>
        </w:tc>
        <w:tc>
          <w:tcPr>
            <w:tcW w:w="568" w:type="pct"/>
          </w:tcPr>
          <w:p w14:paraId="4C269B1A" w14:textId="741AD5B0" w:rsidR="0094779B" w:rsidRDefault="0094779B" w:rsidP="0094779B">
            <w:pPr>
              <w:spacing w:after="240"/>
              <w:jc w:val="left"/>
              <w:rPr>
                <w:rFonts w:ascii="Arial" w:hAnsi="Arial" w:cs="Arial"/>
                <w:sz w:val="18"/>
                <w:szCs w:val="18"/>
              </w:rPr>
            </w:pPr>
            <w:r>
              <w:rPr>
                <w:rFonts w:ascii="Arial" w:hAnsi="Arial" w:cs="Arial"/>
                <w:sz w:val="18"/>
                <w:szCs w:val="18"/>
              </w:rPr>
              <w:t>Повышение эффективности процессов ТОиР</w:t>
            </w:r>
          </w:p>
        </w:tc>
        <w:tc>
          <w:tcPr>
            <w:tcW w:w="641" w:type="pct"/>
          </w:tcPr>
          <w:p w14:paraId="00190E10" w14:textId="34B3022A" w:rsidR="0094779B" w:rsidRDefault="0094779B" w:rsidP="0094779B">
            <w:pPr>
              <w:jc w:val="left"/>
              <w:rPr>
                <w:rFonts w:ascii="Arial" w:hAnsi="Arial" w:cs="Arial"/>
                <w:sz w:val="18"/>
                <w:szCs w:val="18"/>
              </w:rPr>
            </w:pPr>
            <w:r>
              <w:rPr>
                <w:rFonts w:ascii="Arial" w:hAnsi="Arial" w:cs="Arial"/>
                <w:sz w:val="18"/>
                <w:szCs w:val="18"/>
              </w:rPr>
              <w:t xml:space="preserve">PM.PC.2.1 </w:t>
            </w:r>
            <w:r w:rsidRPr="00976A92">
              <w:rPr>
                <w:rFonts w:ascii="Arial" w:hAnsi="Arial" w:cs="Arial"/>
                <w:sz w:val="18"/>
                <w:szCs w:val="18"/>
              </w:rPr>
              <w:t xml:space="preserve">Централизованное ведение унифицированной БДО/БДН </w:t>
            </w:r>
            <w:r w:rsidRPr="00976A92">
              <w:rPr>
                <w:rFonts w:ascii="Arial" w:hAnsi="Arial" w:cs="Arial"/>
                <w:sz w:val="18"/>
                <w:szCs w:val="18"/>
              </w:rPr>
              <w:br/>
              <w:t>(тех. места, единицы оборудования, стратегии обслуживания,</w:t>
            </w:r>
            <w:r>
              <w:rPr>
                <w:rFonts w:ascii="Arial" w:hAnsi="Arial" w:cs="Arial"/>
                <w:sz w:val="18"/>
                <w:szCs w:val="18"/>
              </w:rPr>
              <w:t xml:space="preserve"> </w:t>
            </w:r>
            <w:r>
              <w:rPr>
                <w:rFonts w:ascii="Arial" w:hAnsi="Arial" w:cs="Arial"/>
                <w:sz w:val="18"/>
                <w:szCs w:val="18"/>
              </w:rPr>
              <w:br/>
              <w:t>тех. карты, операции, нормы)</w:t>
            </w:r>
          </w:p>
        </w:tc>
        <w:tc>
          <w:tcPr>
            <w:tcW w:w="898" w:type="pct"/>
          </w:tcPr>
          <w:p w14:paraId="4E058536" w14:textId="77777777" w:rsidR="0094779B" w:rsidRPr="00976A92" w:rsidRDefault="0094779B" w:rsidP="0094779B">
            <w:pPr>
              <w:jc w:val="left"/>
              <w:rPr>
                <w:rFonts w:ascii="Arial" w:hAnsi="Arial" w:cs="Arial"/>
                <w:sz w:val="18"/>
                <w:szCs w:val="18"/>
              </w:rPr>
            </w:pPr>
            <w:r w:rsidRPr="00976A92">
              <w:rPr>
                <w:rFonts w:ascii="Arial" w:hAnsi="Arial" w:cs="Arial"/>
                <w:sz w:val="18"/>
                <w:szCs w:val="18"/>
              </w:rPr>
              <w:t>Централизованное управление БДО/БДН</w:t>
            </w:r>
          </w:p>
          <w:p w14:paraId="44D45543" w14:textId="77777777" w:rsidR="0094779B" w:rsidRPr="00976A92" w:rsidRDefault="0094779B" w:rsidP="0094779B">
            <w:pPr>
              <w:jc w:val="left"/>
              <w:rPr>
                <w:rFonts w:ascii="Arial" w:hAnsi="Arial" w:cs="Arial"/>
                <w:sz w:val="18"/>
                <w:szCs w:val="18"/>
              </w:rPr>
            </w:pPr>
            <w:r w:rsidRPr="00976A92">
              <w:rPr>
                <w:rFonts w:ascii="Arial" w:hAnsi="Arial" w:cs="Arial"/>
                <w:sz w:val="18"/>
                <w:szCs w:val="18"/>
              </w:rPr>
              <w:t>Единый инструмент ведения и актуализации пооперационных временных нормативов на выполнение работ мероприятий ТОиР</w:t>
            </w:r>
          </w:p>
          <w:p w14:paraId="20D7D3B8" w14:textId="77777777" w:rsidR="0094779B" w:rsidRPr="00976A92" w:rsidRDefault="0094779B" w:rsidP="0094779B">
            <w:pPr>
              <w:jc w:val="left"/>
              <w:rPr>
                <w:rFonts w:ascii="Arial" w:hAnsi="Arial" w:cs="Arial"/>
                <w:sz w:val="18"/>
                <w:szCs w:val="18"/>
              </w:rPr>
            </w:pPr>
            <w:r w:rsidRPr="00976A92">
              <w:rPr>
                <w:rFonts w:ascii="Arial" w:hAnsi="Arial" w:cs="Arial"/>
                <w:sz w:val="18"/>
                <w:szCs w:val="18"/>
              </w:rPr>
              <w:t>Единый инструмент ведения квалификационных требований к выполнению работ в технологических картах</w:t>
            </w:r>
          </w:p>
          <w:p w14:paraId="12E1EE4C" w14:textId="77777777" w:rsidR="0094779B" w:rsidRPr="00976A92" w:rsidRDefault="0094779B" w:rsidP="0094779B">
            <w:pPr>
              <w:jc w:val="left"/>
              <w:rPr>
                <w:rFonts w:ascii="Arial" w:hAnsi="Arial" w:cs="Arial"/>
                <w:sz w:val="18"/>
                <w:szCs w:val="18"/>
              </w:rPr>
            </w:pPr>
            <w:r w:rsidRPr="00976A92">
              <w:rPr>
                <w:rFonts w:ascii="Arial" w:hAnsi="Arial" w:cs="Arial"/>
                <w:sz w:val="18"/>
                <w:szCs w:val="18"/>
              </w:rPr>
              <w:t>Ведение и поддержание в актуальном состоянии НСИ ТОиР в системе SAP</w:t>
            </w:r>
          </w:p>
          <w:p w14:paraId="268649F8" w14:textId="007F92C9" w:rsidR="0094779B" w:rsidRDefault="0094779B" w:rsidP="0094779B">
            <w:pPr>
              <w:jc w:val="left"/>
              <w:rPr>
                <w:rFonts w:ascii="Arial" w:hAnsi="Arial" w:cs="Arial"/>
                <w:sz w:val="18"/>
                <w:szCs w:val="18"/>
              </w:rPr>
            </w:pPr>
            <w:r w:rsidRPr="00976A92">
              <w:rPr>
                <w:rFonts w:ascii="Arial" w:hAnsi="Arial" w:cs="Arial"/>
                <w:sz w:val="18"/>
                <w:szCs w:val="18"/>
              </w:rPr>
              <w:t>Корректировка нормативов на основание накопленной статистики по фактическим данным</w:t>
            </w:r>
          </w:p>
        </w:tc>
        <w:tc>
          <w:tcPr>
            <w:tcW w:w="384" w:type="pct"/>
          </w:tcPr>
          <w:p w14:paraId="08D081E5" w14:textId="537500D7" w:rsidR="0094779B" w:rsidRDefault="0094779B" w:rsidP="0094779B">
            <w:pPr>
              <w:jc w:val="left"/>
              <w:rPr>
                <w:rFonts w:ascii="Arial" w:hAnsi="Arial" w:cs="Arial"/>
                <w:sz w:val="18"/>
                <w:szCs w:val="18"/>
              </w:rPr>
            </w:pPr>
            <w:r>
              <w:rPr>
                <w:rFonts w:ascii="Arial" w:hAnsi="Arial" w:cs="Arial"/>
                <w:sz w:val="18"/>
                <w:szCs w:val="18"/>
              </w:rPr>
              <w:t>Изменяемые функции</w:t>
            </w:r>
          </w:p>
        </w:tc>
        <w:tc>
          <w:tcPr>
            <w:tcW w:w="577" w:type="pct"/>
            <w:shd w:val="clear" w:color="auto" w:fill="auto"/>
          </w:tcPr>
          <w:p w14:paraId="4AAE07E7" w14:textId="77777777" w:rsidR="0094779B" w:rsidRPr="005751AF" w:rsidRDefault="0094779B" w:rsidP="0094779B">
            <w:pPr>
              <w:jc w:val="left"/>
              <w:rPr>
                <w:rFonts w:ascii="Arial" w:hAnsi="Arial" w:cs="Arial"/>
                <w:sz w:val="18"/>
                <w:szCs w:val="18"/>
              </w:rPr>
            </w:pPr>
            <w:r>
              <w:rPr>
                <w:rFonts w:ascii="Arial" w:hAnsi="Arial" w:cs="Arial"/>
                <w:sz w:val="18"/>
                <w:szCs w:val="18"/>
              </w:rPr>
              <w:t xml:space="preserve">1. </w:t>
            </w:r>
            <w:r w:rsidRPr="005751AF">
              <w:rPr>
                <w:rFonts w:ascii="Arial" w:hAnsi="Arial" w:cs="Arial"/>
                <w:sz w:val="18"/>
                <w:szCs w:val="18"/>
              </w:rPr>
              <w:t>Планирование воздействий на все ПА с учетом критичности с использованием нормативов, %</w:t>
            </w:r>
          </w:p>
          <w:p w14:paraId="117213EB" w14:textId="77777777" w:rsidR="0094779B" w:rsidRPr="005751AF" w:rsidRDefault="0094779B" w:rsidP="0094779B">
            <w:pPr>
              <w:jc w:val="left"/>
              <w:rPr>
                <w:rFonts w:ascii="Arial" w:hAnsi="Arial" w:cs="Arial"/>
                <w:sz w:val="18"/>
                <w:szCs w:val="18"/>
              </w:rPr>
            </w:pPr>
            <w:r>
              <w:rPr>
                <w:rFonts w:ascii="Arial" w:hAnsi="Arial" w:cs="Arial"/>
                <w:sz w:val="18"/>
                <w:szCs w:val="18"/>
              </w:rPr>
              <w:t xml:space="preserve">2. </w:t>
            </w:r>
            <w:r w:rsidRPr="005751AF">
              <w:rPr>
                <w:rFonts w:ascii="Arial" w:hAnsi="Arial" w:cs="Arial"/>
                <w:sz w:val="18"/>
                <w:szCs w:val="18"/>
              </w:rPr>
              <w:t>Снижение рисков производственных инцидентов за счет автоматизации нарядов-допусков</w:t>
            </w:r>
          </w:p>
          <w:p w14:paraId="48322D35" w14:textId="77777777" w:rsidR="0094779B" w:rsidRDefault="0094779B" w:rsidP="0094779B">
            <w:pPr>
              <w:jc w:val="left"/>
              <w:rPr>
                <w:rFonts w:ascii="Arial" w:hAnsi="Arial" w:cs="Arial"/>
                <w:sz w:val="18"/>
                <w:szCs w:val="18"/>
              </w:rPr>
            </w:pPr>
          </w:p>
        </w:tc>
        <w:tc>
          <w:tcPr>
            <w:tcW w:w="577" w:type="pct"/>
          </w:tcPr>
          <w:p w14:paraId="321CAA28" w14:textId="77777777" w:rsidR="0094779B" w:rsidRDefault="0094779B" w:rsidP="0094779B">
            <w:pPr>
              <w:jc w:val="left"/>
              <w:rPr>
                <w:rFonts w:ascii="Arial" w:hAnsi="Arial" w:cs="Arial"/>
                <w:sz w:val="18"/>
                <w:szCs w:val="18"/>
              </w:rPr>
            </w:pPr>
            <w:r>
              <w:rPr>
                <w:rFonts w:ascii="Arial" w:hAnsi="Arial" w:cs="Arial"/>
                <w:sz w:val="18"/>
                <w:szCs w:val="18"/>
              </w:rPr>
              <w:t xml:space="preserve">1. </w:t>
            </w:r>
            <w:r w:rsidRPr="005751AF">
              <w:rPr>
                <w:rFonts w:ascii="Arial" w:hAnsi="Arial" w:cs="Arial"/>
                <w:sz w:val="18"/>
                <w:szCs w:val="18"/>
              </w:rPr>
              <w:t>Качественный показатель </w:t>
            </w:r>
          </w:p>
          <w:p w14:paraId="56DFAD0F" w14:textId="10B897D3" w:rsidR="0094779B" w:rsidRPr="005751AF" w:rsidRDefault="0094779B" w:rsidP="0094779B">
            <w:pPr>
              <w:jc w:val="left"/>
              <w:rPr>
                <w:rFonts w:ascii="Arial" w:hAnsi="Arial" w:cs="Arial"/>
                <w:sz w:val="18"/>
                <w:szCs w:val="18"/>
              </w:rPr>
            </w:pPr>
            <w:r>
              <w:rPr>
                <w:rFonts w:ascii="Arial" w:hAnsi="Arial" w:cs="Arial"/>
                <w:sz w:val="18"/>
                <w:szCs w:val="18"/>
              </w:rPr>
              <w:t xml:space="preserve">2. </w:t>
            </w:r>
            <w:r w:rsidRPr="005751AF">
              <w:rPr>
                <w:rFonts w:ascii="Arial" w:hAnsi="Arial" w:cs="Arial"/>
                <w:sz w:val="18"/>
                <w:szCs w:val="18"/>
              </w:rPr>
              <w:t>Качественный показатель </w:t>
            </w:r>
          </w:p>
        </w:tc>
      </w:tr>
      <w:tr w:rsidR="00FD335A" w:rsidRPr="00B4018C" w14:paraId="6AD5C954" w14:textId="77777777" w:rsidTr="000B3733">
        <w:trPr>
          <w:cantSplit/>
          <w:trHeight w:val="3129"/>
        </w:trPr>
        <w:tc>
          <w:tcPr>
            <w:tcW w:w="175" w:type="pct"/>
            <w:shd w:val="clear" w:color="auto" w:fill="auto"/>
          </w:tcPr>
          <w:p w14:paraId="1477FCFF" w14:textId="533BFDEE" w:rsidR="00FD335A" w:rsidRPr="00282A36" w:rsidRDefault="00FD335A" w:rsidP="00FD335A">
            <w:pPr>
              <w:jc w:val="left"/>
              <w:rPr>
                <w:rFonts w:ascii="Arial" w:hAnsi="Arial" w:cs="Arial"/>
                <w:color w:val="000000"/>
                <w:sz w:val="18"/>
                <w:szCs w:val="18"/>
              </w:rPr>
            </w:pPr>
            <w:r>
              <w:rPr>
                <w:rFonts w:ascii="Arial" w:hAnsi="Arial" w:cs="Arial"/>
                <w:color w:val="000000"/>
                <w:sz w:val="18"/>
                <w:szCs w:val="18"/>
              </w:rPr>
              <w:t>8</w:t>
            </w:r>
          </w:p>
        </w:tc>
        <w:tc>
          <w:tcPr>
            <w:tcW w:w="590" w:type="pct"/>
          </w:tcPr>
          <w:p w14:paraId="5A317D74" w14:textId="5471D46B" w:rsidR="00FD335A" w:rsidRDefault="00FD335A" w:rsidP="00FD335A">
            <w:pPr>
              <w:jc w:val="left"/>
              <w:rPr>
                <w:rFonts w:ascii="Arial" w:hAnsi="Arial" w:cs="Arial"/>
                <w:sz w:val="18"/>
                <w:szCs w:val="18"/>
              </w:rPr>
            </w:pPr>
            <w:r>
              <w:rPr>
                <w:rFonts w:ascii="Arial" w:hAnsi="Arial" w:cs="Arial"/>
                <w:sz w:val="18"/>
                <w:szCs w:val="18"/>
              </w:rPr>
              <w:t xml:space="preserve">ПП-07 </w:t>
            </w:r>
            <w:r>
              <w:rPr>
                <w:rFonts w:ascii="Arial" w:hAnsi="Arial" w:cs="Arial"/>
                <w:sz w:val="18"/>
                <w:szCs w:val="18"/>
              </w:rPr>
              <w:br/>
              <w:t>Управление производственными активами</w:t>
            </w:r>
          </w:p>
        </w:tc>
        <w:tc>
          <w:tcPr>
            <w:tcW w:w="590" w:type="pct"/>
          </w:tcPr>
          <w:p w14:paraId="37A6BB89" w14:textId="42A813AF" w:rsidR="00FD335A" w:rsidRDefault="00FD335A" w:rsidP="00FD335A">
            <w:pPr>
              <w:jc w:val="left"/>
              <w:rPr>
                <w:rFonts w:ascii="Arial" w:hAnsi="Arial" w:cs="Arial"/>
                <w:sz w:val="18"/>
                <w:szCs w:val="18"/>
              </w:rPr>
            </w:pPr>
            <w:r>
              <w:rPr>
                <w:rFonts w:ascii="Arial" w:hAnsi="Arial" w:cs="Arial"/>
                <w:sz w:val="18"/>
                <w:szCs w:val="18"/>
              </w:rPr>
              <w:t> </w:t>
            </w:r>
          </w:p>
        </w:tc>
        <w:tc>
          <w:tcPr>
            <w:tcW w:w="568" w:type="pct"/>
          </w:tcPr>
          <w:p w14:paraId="12753BEE" w14:textId="5DD3C98A" w:rsidR="00FD335A" w:rsidRDefault="00FD335A" w:rsidP="00FD335A">
            <w:pPr>
              <w:jc w:val="left"/>
              <w:rPr>
                <w:rFonts w:ascii="Arial" w:hAnsi="Arial" w:cs="Arial"/>
                <w:sz w:val="18"/>
                <w:szCs w:val="18"/>
              </w:rPr>
            </w:pPr>
            <w:r>
              <w:rPr>
                <w:rFonts w:ascii="Arial" w:hAnsi="Arial" w:cs="Arial"/>
                <w:sz w:val="18"/>
                <w:szCs w:val="18"/>
              </w:rPr>
              <w:t xml:space="preserve">Повышение обеспеченности мероприятий ТОиР ресурсами </w:t>
            </w:r>
          </w:p>
        </w:tc>
        <w:tc>
          <w:tcPr>
            <w:tcW w:w="641" w:type="pct"/>
          </w:tcPr>
          <w:p w14:paraId="3688E60A" w14:textId="50D2CBDA" w:rsidR="00FD335A" w:rsidRDefault="00FD335A" w:rsidP="00FD335A">
            <w:pPr>
              <w:jc w:val="left"/>
              <w:rPr>
                <w:rFonts w:ascii="Arial" w:hAnsi="Arial" w:cs="Arial"/>
                <w:sz w:val="18"/>
                <w:szCs w:val="18"/>
              </w:rPr>
            </w:pPr>
            <w:r>
              <w:rPr>
                <w:rFonts w:ascii="Arial" w:hAnsi="Arial" w:cs="Arial"/>
                <w:sz w:val="18"/>
                <w:szCs w:val="18"/>
              </w:rPr>
              <w:t xml:space="preserve">PM.PC.3.2 </w:t>
            </w:r>
            <w:r w:rsidR="00AC05F9">
              <w:rPr>
                <w:rFonts w:ascii="Arial" w:hAnsi="Arial" w:cs="Arial"/>
                <w:sz w:val="18"/>
                <w:szCs w:val="18"/>
              </w:rPr>
              <w:t>Управление аналогами и взаимо</w:t>
            </w:r>
            <w:r w:rsidRPr="00976A92">
              <w:rPr>
                <w:rFonts w:ascii="Arial" w:hAnsi="Arial" w:cs="Arial"/>
                <w:sz w:val="18"/>
                <w:szCs w:val="18"/>
              </w:rPr>
              <w:t xml:space="preserve">заменяемостью материалов и запасных частей </w:t>
            </w:r>
          </w:p>
        </w:tc>
        <w:tc>
          <w:tcPr>
            <w:tcW w:w="898" w:type="pct"/>
          </w:tcPr>
          <w:p w14:paraId="654DD5A5" w14:textId="77777777" w:rsidR="00FD335A" w:rsidRPr="00976A92" w:rsidRDefault="00FD335A" w:rsidP="00FD335A">
            <w:pPr>
              <w:spacing w:after="240"/>
              <w:jc w:val="left"/>
              <w:rPr>
                <w:rFonts w:ascii="Arial" w:hAnsi="Arial" w:cs="Arial"/>
                <w:sz w:val="18"/>
                <w:szCs w:val="18"/>
              </w:rPr>
            </w:pPr>
            <w:r w:rsidRPr="00976A92">
              <w:rPr>
                <w:rFonts w:ascii="Arial" w:hAnsi="Arial" w:cs="Arial"/>
                <w:sz w:val="18"/>
                <w:szCs w:val="18"/>
              </w:rPr>
              <w:t>Ведение базы аналогов и статистической информации их применения в рамках мероприятий ТОиР</w:t>
            </w:r>
          </w:p>
          <w:p w14:paraId="0BBF36B0" w14:textId="7609F886" w:rsidR="00FD335A" w:rsidRDefault="00FD335A" w:rsidP="00FD335A">
            <w:pPr>
              <w:spacing w:after="240"/>
              <w:jc w:val="left"/>
              <w:rPr>
                <w:rFonts w:ascii="Arial" w:hAnsi="Arial" w:cs="Arial"/>
                <w:sz w:val="18"/>
                <w:szCs w:val="18"/>
              </w:rPr>
            </w:pPr>
            <w:r w:rsidRPr="00976A92">
              <w:rPr>
                <w:rFonts w:ascii="Arial" w:hAnsi="Arial" w:cs="Arial"/>
                <w:sz w:val="18"/>
                <w:szCs w:val="18"/>
              </w:rPr>
              <w:t>Автоматизированный поиск аналогов при внеплановой потребности</w:t>
            </w:r>
          </w:p>
        </w:tc>
        <w:tc>
          <w:tcPr>
            <w:tcW w:w="384" w:type="pct"/>
          </w:tcPr>
          <w:p w14:paraId="41A1B037" w14:textId="70561470" w:rsidR="00FD335A" w:rsidRDefault="00FD335A" w:rsidP="00FD335A">
            <w:pPr>
              <w:jc w:val="left"/>
              <w:rPr>
                <w:rFonts w:ascii="Arial" w:hAnsi="Arial" w:cs="Arial"/>
                <w:sz w:val="18"/>
                <w:szCs w:val="18"/>
              </w:rPr>
            </w:pPr>
            <w:r>
              <w:rPr>
                <w:rFonts w:ascii="Arial" w:hAnsi="Arial" w:cs="Arial"/>
                <w:sz w:val="18"/>
                <w:szCs w:val="18"/>
              </w:rPr>
              <w:t>Новые функции</w:t>
            </w:r>
          </w:p>
        </w:tc>
        <w:tc>
          <w:tcPr>
            <w:tcW w:w="577" w:type="pct"/>
            <w:shd w:val="clear" w:color="auto" w:fill="auto"/>
          </w:tcPr>
          <w:p w14:paraId="315AEDB9" w14:textId="77777777" w:rsidR="00FD335A" w:rsidRPr="006F78B0" w:rsidRDefault="00FD335A" w:rsidP="00FD335A">
            <w:pPr>
              <w:jc w:val="left"/>
              <w:rPr>
                <w:rFonts w:ascii="Arial" w:hAnsi="Arial" w:cs="Arial"/>
                <w:sz w:val="18"/>
                <w:szCs w:val="18"/>
              </w:rPr>
            </w:pPr>
            <w:r>
              <w:rPr>
                <w:rFonts w:ascii="Arial" w:hAnsi="Arial" w:cs="Arial"/>
                <w:sz w:val="18"/>
                <w:szCs w:val="18"/>
              </w:rPr>
              <w:t xml:space="preserve">1. </w:t>
            </w:r>
            <w:r w:rsidRPr="006F78B0">
              <w:rPr>
                <w:rFonts w:ascii="Arial" w:hAnsi="Arial" w:cs="Arial"/>
                <w:sz w:val="18"/>
                <w:szCs w:val="18"/>
              </w:rPr>
              <w:t>Оптимизация бюджета в условиях ограничений</w:t>
            </w:r>
          </w:p>
          <w:p w14:paraId="085E8E61" w14:textId="77777777" w:rsidR="00FD335A" w:rsidRPr="006F78B0" w:rsidRDefault="00FD335A" w:rsidP="00FD335A">
            <w:pPr>
              <w:jc w:val="left"/>
              <w:rPr>
                <w:rFonts w:ascii="Arial" w:hAnsi="Arial" w:cs="Arial"/>
                <w:sz w:val="18"/>
                <w:szCs w:val="18"/>
              </w:rPr>
            </w:pPr>
            <w:r>
              <w:rPr>
                <w:rFonts w:ascii="Arial" w:hAnsi="Arial" w:cs="Arial"/>
                <w:sz w:val="18"/>
                <w:szCs w:val="18"/>
              </w:rPr>
              <w:t xml:space="preserve">2. </w:t>
            </w:r>
            <w:r w:rsidRPr="006F78B0">
              <w:rPr>
                <w:rFonts w:ascii="Arial" w:hAnsi="Arial" w:cs="Arial"/>
                <w:sz w:val="18"/>
                <w:szCs w:val="18"/>
              </w:rPr>
              <w:t>Возможность выполнения ремонта при отсутствии оригинальной зап. Части</w:t>
            </w:r>
          </w:p>
          <w:p w14:paraId="6E897F80" w14:textId="77777777" w:rsidR="00FD335A" w:rsidRDefault="00FD335A" w:rsidP="00FD335A">
            <w:pPr>
              <w:jc w:val="left"/>
              <w:rPr>
                <w:rFonts w:ascii="Arial" w:hAnsi="Arial" w:cs="Arial"/>
                <w:sz w:val="18"/>
                <w:szCs w:val="18"/>
              </w:rPr>
            </w:pPr>
          </w:p>
        </w:tc>
        <w:tc>
          <w:tcPr>
            <w:tcW w:w="577" w:type="pct"/>
          </w:tcPr>
          <w:p w14:paraId="5136B198" w14:textId="77777777" w:rsidR="00FD335A" w:rsidRDefault="00FD335A" w:rsidP="00FD335A">
            <w:pPr>
              <w:jc w:val="left"/>
              <w:rPr>
                <w:rFonts w:ascii="Arial" w:hAnsi="Arial" w:cs="Arial"/>
                <w:sz w:val="18"/>
                <w:szCs w:val="18"/>
              </w:rPr>
            </w:pPr>
            <w:r>
              <w:rPr>
                <w:rFonts w:ascii="Arial" w:hAnsi="Arial" w:cs="Arial"/>
                <w:sz w:val="18"/>
                <w:szCs w:val="18"/>
              </w:rPr>
              <w:t xml:space="preserve">1. </w:t>
            </w:r>
            <w:r w:rsidRPr="006F78B0">
              <w:rPr>
                <w:rFonts w:ascii="Arial" w:hAnsi="Arial" w:cs="Arial"/>
                <w:sz w:val="18"/>
                <w:szCs w:val="18"/>
              </w:rPr>
              <w:t>Качественный показатель</w:t>
            </w:r>
          </w:p>
          <w:p w14:paraId="46454786" w14:textId="3A47E78A" w:rsidR="00FD335A" w:rsidRPr="006F78B0" w:rsidRDefault="00FD335A" w:rsidP="00FD335A">
            <w:pPr>
              <w:jc w:val="left"/>
              <w:rPr>
                <w:rFonts w:ascii="Arial" w:hAnsi="Arial" w:cs="Arial"/>
                <w:sz w:val="18"/>
                <w:szCs w:val="18"/>
              </w:rPr>
            </w:pPr>
            <w:r>
              <w:rPr>
                <w:rFonts w:ascii="Arial" w:hAnsi="Arial" w:cs="Arial"/>
                <w:sz w:val="18"/>
                <w:szCs w:val="18"/>
              </w:rPr>
              <w:t xml:space="preserve">2. </w:t>
            </w:r>
            <w:r w:rsidRPr="006F78B0">
              <w:rPr>
                <w:rFonts w:ascii="Arial" w:hAnsi="Arial" w:cs="Arial"/>
                <w:sz w:val="18"/>
                <w:szCs w:val="18"/>
              </w:rPr>
              <w:t>Качественный показатель</w:t>
            </w:r>
          </w:p>
        </w:tc>
      </w:tr>
      <w:tr w:rsidR="00FD335A" w:rsidRPr="00B4018C" w14:paraId="451373E2" w14:textId="77777777" w:rsidTr="000B3733">
        <w:trPr>
          <w:cantSplit/>
        </w:trPr>
        <w:tc>
          <w:tcPr>
            <w:tcW w:w="175" w:type="pct"/>
            <w:shd w:val="clear" w:color="auto" w:fill="auto"/>
          </w:tcPr>
          <w:p w14:paraId="269979B4" w14:textId="3BCC64AA" w:rsidR="00FD335A" w:rsidRPr="00714201" w:rsidRDefault="00FD335A" w:rsidP="00FD335A">
            <w:pPr>
              <w:jc w:val="left"/>
              <w:rPr>
                <w:rFonts w:ascii="Arial" w:hAnsi="Arial" w:cs="Arial"/>
                <w:color w:val="000000"/>
                <w:sz w:val="18"/>
                <w:szCs w:val="18"/>
                <w:lang w:val="en-US"/>
              </w:rPr>
            </w:pPr>
            <w:r>
              <w:rPr>
                <w:rFonts w:ascii="Arial" w:hAnsi="Arial" w:cs="Arial"/>
                <w:color w:val="000000"/>
                <w:sz w:val="18"/>
                <w:szCs w:val="18"/>
              </w:rPr>
              <w:lastRenderedPageBreak/>
              <w:t>9</w:t>
            </w:r>
          </w:p>
        </w:tc>
        <w:tc>
          <w:tcPr>
            <w:tcW w:w="590" w:type="pct"/>
          </w:tcPr>
          <w:p w14:paraId="68DEAE4D" w14:textId="193C3D39" w:rsidR="00FD335A" w:rsidRDefault="00FD335A" w:rsidP="00FD335A">
            <w:pPr>
              <w:jc w:val="left"/>
              <w:rPr>
                <w:rFonts w:ascii="Arial" w:hAnsi="Arial" w:cs="Arial"/>
                <w:sz w:val="18"/>
                <w:szCs w:val="18"/>
              </w:rPr>
            </w:pPr>
            <w:r>
              <w:rPr>
                <w:rFonts w:ascii="Arial" w:hAnsi="Arial" w:cs="Arial"/>
                <w:sz w:val="18"/>
                <w:szCs w:val="18"/>
              </w:rPr>
              <w:t xml:space="preserve">ПП-07 </w:t>
            </w:r>
            <w:r>
              <w:rPr>
                <w:rFonts w:ascii="Arial" w:hAnsi="Arial" w:cs="Arial"/>
                <w:sz w:val="18"/>
                <w:szCs w:val="18"/>
              </w:rPr>
              <w:br/>
              <w:t>Управление производственными активами</w:t>
            </w:r>
          </w:p>
        </w:tc>
        <w:tc>
          <w:tcPr>
            <w:tcW w:w="590" w:type="pct"/>
          </w:tcPr>
          <w:p w14:paraId="41D1BDDA" w14:textId="65A74805" w:rsidR="00FD335A" w:rsidRDefault="00FD335A" w:rsidP="00FD335A">
            <w:pPr>
              <w:jc w:val="left"/>
              <w:rPr>
                <w:rFonts w:ascii="Arial" w:hAnsi="Arial" w:cs="Arial"/>
                <w:sz w:val="18"/>
                <w:szCs w:val="18"/>
              </w:rPr>
            </w:pPr>
            <w:r>
              <w:rPr>
                <w:rFonts w:ascii="Arial" w:hAnsi="Arial" w:cs="Arial"/>
                <w:sz w:val="18"/>
                <w:szCs w:val="18"/>
              </w:rPr>
              <w:t> </w:t>
            </w:r>
          </w:p>
        </w:tc>
        <w:tc>
          <w:tcPr>
            <w:tcW w:w="568" w:type="pct"/>
          </w:tcPr>
          <w:p w14:paraId="266D3408" w14:textId="7EA4E0AC" w:rsidR="00FD335A" w:rsidRDefault="00FD335A" w:rsidP="00FD335A">
            <w:pPr>
              <w:jc w:val="left"/>
              <w:rPr>
                <w:rFonts w:ascii="Arial" w:hAnsi="Arial" w:cs="Arial"/>
                <w:sz w:val="18"/>
                <w:szCs w:val="18"/>
              </w:rPr>
            </w:pPr>
            <w:r>
              <w:rPr>
                <w:rFonts w:ascii="Arial" w:hAnsi="Arial" w:cs="Arial"/>
                <w:sz w:val="18"/>
                <w:szCs w:val="18"/>
              </w:rPr>
              <w:t xml:space="preserve">Повышение обеспеченности мероприятий ТОиР ресурсами </w:t>
            </w:r>
          </w:p>
        </w:tc>
        <w:tc>
          <w:tcPr>
            <w:tcW w:w="641" w:type="pct"/>
          </w:tcPr>
          <w:p w14:paraId="4671D698" w14:textId="7FCBBE68" w:rsidR="00FD335A" w:rsidRDefault="00FD335A" w:rsidP="00FD335A">
            <w:pPr>
              <w:jc w:val="left"/>
              <w:rPr>
                <w:rFonts w:ascii="Arial" w:hAnsi="Arial" w:cs="Arial"/>
                <w:sz w:val="18"/>
                <w:szCs w:val="18"/>
              </w:rPr>
            </w:pPr>
            <w:r>
              <w:rPr>
                <w:rFonts w:ascii="Arial" w:hAnsi="Arial" w:cs="Arial"/>
                <w:sz w:val="18"/>
                <w:szCs w:val="18"/>
              </w:rPr>
              <w:t xml:space="preserve">PM.PC.3.3 </w:t>
            </w:r>
            <w:r w:rsidRPr="00976A92">
              <w:rPr>
                <w:rFonts w:ascii="Arial" w:hAnsi="Arial" w:cs="Arial"/>
                <w:sz w:val="18"/>
                <w:szCs w:val="18"/>
              </w:rPr>
              <w:t xml:space="preserve">Централизованное ведение нормативно-справочной информации ТОиР в системе </w:t>
            </w:r>
            <w:r w:rsidRPr="00976A92">
              <w:rPr>
                <w:rFonts w:ascii="Arial" w:hAnsi="Arial" w:cs="Arial"/>
                <w:sz w:val="18"/>
                <w:szCs w:val="18"/>
                <w:lang w:val="en-US"/>
              </w:rPr>
              <w:t>SAP</w:t>
            </w:r>
            <w:r w:rsidRPr="00976A92">
              <w:rPr>
                <w:rFonts w:ascii="Arial" w:hAnsi="Arial" w:cs="Arial"/>
                <w:sz w:val="18"/>
                <w:szCs w:val="18"/>
              </w:rPr>
              <w:t xml:space="preserve"> (стратегии обслуживания, тех. карты, операции, нормы – более 30 справочников)</w:t>
            </w:r>
          </w:p>
        </w:tc>
        <w:tc>
          <w:tcPr>
            <w:tcW w:w="898" w:type="pct"/>
          </w:tcPr>
          <w:p w14:paraId="35DA10EA" w14:textId="77777777" w:rsidR="00FD335A" w:rsidRPr="00976A92" w:rsidRDefault="00FD335A" w:rsidP="00FD335A">
            <w:pPr>
              <w:jc w:val="left"/>
              <w:rPr>
                <w:rFonts w:ascii="Arial" w:hAnsi="Arial" w:cs="Arial"/>
                <w:sz w:val="18"/>
                <w:szCs w:val="18"/>
              </w:rPr>
            </w:pPr>
            <w:r w:rsidRPr="00976A92">
              <w:rPr>
                <w:rFonts w:ascii="Arial" w:hAnsi="Arial" w:cs="Arial"/>
                <w:sz w:val="18"/>
                <w:szCs w:val="18"/>
              </w:rPr>
              <w:t>Централизованное ведение части объектов БДО/БДН в КСУ НСИ с единым подходом по созданию и обработки заявок на корректировку/создание НСИ ТОиР, включая маршруты согласования на разных уровнях управления</w:t>
            </w:r>
          </w:p>
          <w:p w14:paraId="18426E32" w14:textId="09C7B215" w:rsidR="00FD335A" w:rsidRDefault="00FD335A" w:rsidP="00FD335A">
            <w:pPr>
              <w:jc w:val="left"/>
              <w:rPr>
                <w:rFonts w:ascii="Arial" w:hAnsi="Arial" w:cs="Arial"/>
                <w:sz w:val="18"/>
                <w:szCs w:val="18"/>
              </w:rPr>
            </w:pPr>
            <w:r w:rsidRPr="00976A92">
              <w:rPr>
                <w:rFonts w:ascii="Arial" w:hAnsi="Arial" w:cs="Arial"/>
                <w:sz w:val="18"/>
                <w:szCs w:val="18"/>
              </w:rPr>
              <w:t>Ведение объектов в БДО/БДН в SAP, включая статусную схему согласования. Единый подход по созданию и обработки заявок на корректировку/создание НСИ ТОиР в КСУ НСИ</w:t>
            </w:r>
          </w:p>
        </w:tc>
        <w:tc>
          <w:tcPr>
            <w:tcW w:w="384" w:type="pct"/>
          </w:tcPr>
          <w:p w14:paraId="478A39FF" w14:textId="3751110C" w:rsidR="00FD335A" w:rsidRDefault="00FD335A" w:rsidP="00FD335A">
            <w:pPr>
              <w:jc w:val="left"/>
              <w:rPr>
                <w:rFonts w:ascii="Arial" w:hAnsi="Arial" w:cs="Arial"/>
                <w:sz w:val="18"/>
                <w:szCs w:val="18"/>
              </w:rPr>
            </w:pPr>
            <w:r>
              <w:rPr>
                <w:rFonts w:ascii="Arial" w:hAnsi="Arial" w:cs="Arial"/>
                <w:sz w:val="18"/>
                <w:szCs w:val="18"/>
              </w:rPr>
              <w:t>Изменяемые функции</w:t>
            </w:r>
          </w:p>
        </w:tc>
        <w:tc>
          <w:tcPr>
            <w:tcW w:w="577" w:type="pct"/>
            <w:shd w:val="clear" w:color="auto" w:fill="auto"/>
          </w:tcPr>
          <w:p w14:paraId="10AEBAB0" w14:textId="77777777" w:rsidR="00FD335A" w:rsidRPr="006F78B0" w:rsidRDefault="00FD335A" w:rsidP="00FD335A">
            <w:pPr>
              <w:jc w:val="left"/>
              <w:rPr>
                <w:rFonts w:ascii="Arial" w:hAnsi="Arial" w:cs="Arial"/>
                <w:sz w:val="18"/>
                <w:szCs w:val="18"/>
              </w:rPr>
            </w:pPr>
            <w:r>
              <w:rPr>
                <w:rFonts w:ascii="Arial" w:hAnsi="Arial" w:cs="Arial"/>
                <w:sz w:val="18"/>
                <w:szCs w:val="18"/>
              </w:rPr>
              <w:t xml:space="preserve">1. </w:t>
            </w:r>
            <w:r w:rsidRPr="006F78B0">
              <w:rPr>
                <w:rFonts w:ascii="Arial" w:hAnsi="Arial" w:cs="Arial"/>
                <w:sz w:val="18"/>
                <w:szCs w:val="18"/>
              </w:rPr>
              <w:t>Планирование воздействий на все ПА с учетом критичности с использованием нормативов, %</w:t>
            </w:r>
          </w:p>
          <w:p w14:paraId="1A3CB7D9" w14:textId="77777777" w:rsidR="00FD335A" w:rsidRPr="006F78B0" w:rsidRDefault="00FD335A" w:rsidP="00FD335A">
            <w:pPr>
              <w:jc w:val="left"/>
              <w:rPr>
                <w:rFonts w:ascii="Arial" w:hAnsi="Arial" w:cs="Arial"/>
                <w:sz w:val="18"/>
                <w:szCs w:val="18"/>
              </w:rPr>
            </w:pPr>
            <w:r>
              <w:rPr>
                <w:rFonts w:ascii="Arial" w:hAnsi="Arial" w:cs="Arial"/>
                <w:sz w:val="18"/>
                <w:szCs w:val="18"/>
              </w:rPr>
              <w:t>2. Т</w:t>
            </w:r>
            <w:r w:rsidRPr="006F78B0">
              <w:rPr>
                <w:rFonts w:ascii="Arial" w:hAnsi="Arial" w:cs="Arial"/>
                <w:sz w:val="18"/>
                <w:szCs w:val="18"/>
              </w:rPr>
              <w:t xml:space="preserve">очность и полнота планирования материально-технических ресурсов и персонала </w:t>
            </w:r>
          </w:p>
          <w:p w14:paraId="2F0CE37B" w14:textId="3C07C21E" w:rsidR="00FD335A" w:rsidRPr="00E72F57" w:rsidRDefault="00FD335A" w:rsidP="00FD335A">
            <w:pPr>
              <w:jc w:val="left"/>
              <w:rPr>
                <w:rFonts w:ascii="Arial" w:hAnsi="Arial" w:cs="Arial"/>
                <w:sz w:val="18"/>
                <w:szCs w:val="18"/>
              </w:rPr>
            </w:pPr>
          </w:p>
        </w:tc>
        <w:tc>
          <w:tcPr>
            <w:tcW w:w="577" w:type="pct"/>
          </w:tcPr>
          <w:p w14:paraId="2665C55E" w14:textId="77777777" w:rsidR="00FD335A" w:rsidRDefault="00FD335A" w:rsidP="00FD335A">
            <w:pPr>
              <w:jc w:val="left"/>
              <w:rPr>
                <w:rFonts w:ascii="Arial" w:hAnsi="Arial" w:cs="Arial"/>
                <w:sz w:val="18"/>
                <w:szCs w:val="18"/>
              </w:rPr>
            </w:pPr>
            <w:r>
              <w:rPr>
                <w:rFonts w:ascii="Arial" w:hAnsi="Arial" w:cs="Arial"/>
                <w:sz w:val="18"/>
                <w:szCs w:val="18"/>
              </w:rPr>
              <w:t xml:space="preserve"> 1. </w:t>
            </w:r>
            <w:r w:rsidRPr="006F78B0">
              <w:rPr>
                <w:rFonts w:ascii="Arial" w:hAnsi="Arial" w:cs="Arial"/>
                <w:sz w:val="18"/>
                <w:szCs w:val="18"/>
              </w:rPr>
              <w:t>Качественный показатель</w:t>
            </w:r>
          </w:p>
          <w:p w14:paraId="7251BED9" w14:textId="29517035" w:rsidR="00FD335A" w:rsidRPr="00E72F57" w:rsidRDefault="00FD335A" w:rsidP="00FD335A">
            <w:pPr>
              <w:jc w:val="left"/>
              <w:rPr>
                <w:rFonts w:ascii="Arial" w:hAnsi="Arial" w:cs="Arial"/>
                <w:sz w:val="18"/>
                <w:szCs w:val="18"/>
              </w:rPr>
            </w:pPr>
            <w:r>
              <w:rPr>
                <w:rFonts w:ascii="Arial" w:hAnsi="Arial" w:cs="Arial"/>
                <w:sz w:val="18"/>
                <w:szCs w:val="18"/>
              </w:rPr>
              <w:t xml:space="preserve">2. </w:t>
            </w:r>
            <w:r w:rsidRPr="006F78B0">
              <w:rPr>
                <w:rFonts w:ascii="Arial" w:hAnsi="Arial" w:cs="Arial"/>
                <w:sz w:val="18"/>
                <w:szCs w:val="18"/>
              </w:rPr>
              <w:t>Качественный показатель</w:t>
            </w:r>
          </w:p>
        </w:tc>
      </w:tr>
      <w:tr w:rsidR="00FD335A" w:rsidRPr="00B4018C" w14:paraId="20EB6FD4" w14:textId="77777777" w:rsidTr="000B3733">
        <w:trPr>
          <w:cantSplit/>
        </w:trPr>
        <w:tc>
          <w:tcPr>
            <w:tcW w:w="175" w:type="pct"/>
            <w:shd w:val="clear" w:color="auto" w:fill="auto"/>
          </w:tcPr>
          <w:p w14:paraId="50CB783B" w14:textId="432855E6" w:rsidR="00FD335A" w:rsidRDefault="00FD335A" w:rsidP="00FD335A">
            <w:pPr>
              <w:jc w:val="left"/>
              <w:rPr>
                <w:rFonts w:ascii="Arial" w:hAnsi="Arial" w:cs="Arial"/>
                <w:color w:val="000000"/>
                <w:sz w:val="18"/>
                <w:szCs w:val="18"/>
              </w:rPr>
            </w:pPr>
            <w:r>
              <w:rPr>
                <w:rFonts w:ascii="Arial" w:hAnsi="Arial" w:cs="Arial"/>
                <w:color w:val="000000"/>
                <w:sz w:val="18"/>
                <w:szCs w:val="18"/>
              </w:rPr>
              <w:t>10</w:t>
            </w:r>
          </w:p>
        </w:tc>
        <w:tc>
          <w:tcPr>
            <w:tcW w:w="590" w:type="pct"/>
          </w:tcPr>
          <w:p w14:paraId="28D047ED" w14:textId="466A2DB2" w:rsidR="00FD335A" w:rsidRPr="00FD335A" w:rsidRDefault="00FD335A" w:rsidP="00FD335A">
            <w:pPr>
              <w:jc w:val="left"/>
              <w:rPr>
                <w:rFonts w:ascii="Arial" w:hAnsi="Arial" w:cs="Arial"/>
                <w:sz w:val="18"/>
                <w:szCs w:val="18"/>
              </w:rPr>
            </w:pPr>
            <w:r w:rsidRPr="00FD335A">
              <w:rPr>
                <w:rFonts w:ascii="Arial" w:hAnsi="Arial" w:cs="Arial"/>
                <w:sz w:val="18"/>
                <w:szCs w:val="18"/>
              </w:rPr>
              <w:t xml:space="preserve">ПП-07 </w:t>
            </w:r>
            <w:r w:rsidRPr="00FD335A">
              <w:rPr>
                <w:rFonts w:ascii="Arial" w:hAnsi="Arial" w:cs="Arial"/>
                <w:sz w:val="18"/>
                <w:szCs w:val="18"/>
              </w:rPr>
              <w:br/>
              <w:t>Управление производственными активами</w:t>
            </w:r>
          </w:p>
        </w:tc>
        <w:tc>
          <w:tcPr>
            <w:tcW w:w="590" w:type="pct"/>
          </w:tcPr>
          <w:p w14:paraId="5964166E" w14:textId="7267CD71" w:rsidR="00FD335A" w:rsidRPr="00FD335A" w:rsidRDefault="00FD335A" w:rsidP="00FD335A">
            <w:pPr>
              <w:jc w:val="left"/>
              <w:rPr>
                <w:rFonts w:ascii="Arial" w:hAnsi="Arial" w:cs="Arial"/>
                <w:sz w:val="18"/>
                <w:szCs w:val="18"/>
              </w:rPr>
            </w:pPr>
            <w:r w:rsidRPr="00FD335A">
              <w:rPr>
                <w:rFonts w:ascii="Arial" w:hAnsi="Arial" w:cs="Arial"/>
                <w:sz w:val="18"/>
                <w:szCs w:val="18"/>
              </w:rPr>
              <w:t> </w:t>
            </w:r>
          </w:p>
        </w:tc>
        <w:tc>
          <w:tcPr>
            <w:tcW w:w="568" w:type="pct"/>
          </w:tcPr>
          <w:p w14:paraId="6FBD50CD" w14:textId="56B595AD" w:rsidR="00FD335A" w:rsidRPr="00FD335A" w:rsidRDefault="00FD335A" w:rsidP="00FD335A">
            <w:pPr>
              <w:jc w:val="left"/>
              <w:rPr>
                <w:rFonts w:ascii="Arial" w:hAnsi="Arial" w:cs="Arial"/>
                <w:sz w:val="18"/>
                <w:szCs w:val="18"/>
              </w:rPr>
            </w:pPr>
            <w:r w:rsidRPr="00FD335A">
              <w:rPr>
                <w:rFonts w:ascii="Arial" w:hAnsi="Arial" w:cs="Arial"/>
                <w:sz w:val="18"/>
                <w:szCs w:val="18"/>
              </w:rPr>
              <w:t>Нормирование ТОиР всего оборудования. Реализация аналитической отчетности</w:t>
            </w:r>
            <w:r w:rsidR="00875722">
              <w:rPr>
                <w:rFonts w:ascii="Arial" w:hAnsi="Arial" w:cs="Arial"/>
                <w:sz w:val="18"/>
                <w:szCs w:val="18"/>
              </w:rPr>
              <w:t xml:space="preserve"> </w:t>
            </w:r>
            <w:r w:rsidRPr="00FD335A">
              <w:rPr>
                <w:rFonts w:ascii="Arial" w:hAnsi="Arial" w:cs="Arial"/>
                <w:sz w:val="18"/>
                <w:szCs w:val="18"/>
              </w:rPr>
              <w:t>с учетом требований РиК.</w:t>
            </w:r>
          </w:p>
        </w:tc>
        <w:tc>
          <w:tcPr>
            <w:tcW w:w="641" w:type="pct"/>
          </w:tcPr>
          <w:p w14:paraId="4CD1B651" w14:textId="4F5A9695" w:rsidR="00FD335A" w:rsidRDefault="00FD335A" w:rsidP="00FD335A">
            <w:pPr>
              <w:jc w:val="left"/>
              <w:rPr>
                <w:rFonts w:ascii="Arial" w:hAnsi="Arial" w:cs="Arial"/>
                <w:sz w:val="18"/>
                <w:szCs w:val="18"/>
              </w:rPr>
            </w:pPr>
            <w:r>
              <w:rPr>
                <w:rFonts w:ascii="Arial" w:hAnsi="Arial" w:cs="Arial"/>
                <w:sz w:val="18"/>
                <w:szCs w:val="18"/>
              </w:rPr>
              <w:t>PM.PC.4.1 Реализация контрольных процедур в ERP</w:t>
            </w:r>
          </w:p>
        </w:tc>
        <w:tc>
          <w:tcPr>
            <w:tcW w:w="898" w:type="pct"/>
          </w:tcPr>
          <w:p w14:paraId="244C265B" w14:textId="614FC01F" w:rsidR="00FD335A" w:rsidRPr="00976A92" w:rsidRDefault="00FD335A" w:rsidP="00FD335A">
            <w:pPr>
              <w:jc w:val="left"/>
              <w:rPr>
                <w:rFonts w:ascii="Arial" w:hAnsi="Arial" w:cs="Arial"/>
                <w:sz w:val="18"/>
                <w:szCs w:val="18"/>
              </w:rPr>
            </w:pPr>
            <w:r w:rsidRPr="00976A92">
              <w:rPr>
                <w:rFonts w:ascii="Arial" w:hAnsi="Arial" w:cs="Arial"/>
                <w:sz w:val="18"/>
                <w:szCs w:val="18"/>
              </w:rPr>
              <w:t>В рамках Программы трансформации на базе ERP контрольные процедуры распределены по процессу в соответствии с ролями и полномочиями, что позволяет оперативно предотвращать возможную реализацию рисков автоматизированными средствами SAP и повысить качество управления процессами</w:t>
            </w:r>
          </w:p>
        </w:tc>
        <w:tc>
          <w:tcPr>
            <w:tcW w:w="384" w:type="pct"/>
          </w:tcPr>
          <w:p w14:paraId="18683E3D" w14:textId="4B8A57FA" w:rsidR="00FD335A" w:rsidRDefault="00FD335A" w:rsidP="00FD335A">
            <w:pPr>
              <w:jc w:val="left"/>
              <w:rPr>
                <w:rFonts w:ascii="Arial" w:hAnsi="Arial" w:cs="Arial"/>
                <w:sz w:val="18"/>
                <w:szCs w:val="18"/>
              </w:rPr>
            </w:pPr>
            <w:r>
              <w:rPr>
                <w:rFonts w:ascii="Arial" w:hAnsi="Arial" w:cs="Arial"/>
                <w:sz w:val="18"/>
                <w:szCs w:val="18"/>
              </w:rPr>
              <w:t>Новые функции</w:t>
            </w:r>
          </w:p>
        </w:tc>
        <w:tc>
          <w:tcPr>
            <w:tcW w:w="577" w:type="pct"/>
            <w:shd w:val="clear" w:color="auto" w:fill="auto"/>
          </w:tcPr>
          <w:p w14:paraId="155DEF2F" w14:textId="77777777" w:rsidR="00FD335A" w:rsidRDefault="00FD335A" w:rsidP="00FD335A">
            <w:pPr>
              <w:rPr>
                <w:rFonts w:ascii="Arial" w:hAnsi="Arial" w:cs="Arial"/>
                <w:sz w:val="18"/>
                <w:szCs w:val="18"/>
              </w:rPr>
            </w:pPr>
            <w:r>
              <w:rPr>
                <w:rFonts w:ascii="Arial" w:hAnsi="Arial" w:cs="Arial"/>
                <w:sz w:val="18"/>
                <w:szCs w:val="18"/>
              </w:rPr>
              <w:t>1.</w:t>
            </w:r>
            <w:r w:rsidRPr="00F622E1">
              <w:rPr>
                <w:rFonts w:ascii="Arial" w:hAnsi="Arial" w:cs="Arial"/>
                <w:sz w:val="18"/>
                <w:szCs w:val="18"/>
              </w:rPr>
              <w:t>Количество контрольных процедур</w:t>
            </w:r>
          </w:p>
          <w:p w14:paraId="4FAD9DFD" w14:textId="77777777" w:rsidR="00FD335A" w:rsidRPr="00F622E1" w:rsidRDefault="00FD335A" w:rsidP="00FD335A">
            <w:pPr>
              <w:rPr>
                <w:rFonts w:ascii="Arial" w:hAnsi="Arial" w:cs="Arial"/>
                <w:sz w:val="18"/>
                <w:szCs w:val="18"/>
              </w:rPr>
            </w:pPr>
          </w:p>
          <w:p w14:paraId="72286114" w14:textId="5292CA6D" w:rsidR="00FD335A" w:rsidRDefault="00FD335A" w:rsidP="00FD335A">
            <w:pPr>
              <w:jc w:val="left"/>
              <w:rPr>
                <w:rFonts w:ascii="Arial" w:hAnsi="Arial" w:cs="Arial"/>
                <w:sz w:val="18"/>
                <w:szCs w:val="18"/>
              </w:rPr>
            </w:pPr>
            <w:r>
              <w:rPr>
                <w:rFonts w:ascii="Arial" w:hAnsi="Arial" w:cs="Arial"/>
                <w:sz w:val="18"/>
                <w:szCs w:val="18"/>
              </w:rPr>
              <w:t>2.</w:t>
            </w:r>
            <w:r w:rsidRPr="00F622E1">
              <w:rPr>
                <w:rFonts w:ascii="Arial" w:hAnsi="Arial" w:cs="Arial"/>
                <w:sz w:val="18"/>
                <w:szCs w:val="18"/>
              </w:rPr>
              <w:t>Доля автоматизированных контрольных процедур</w:t>
            </w:r>
          </w:p>
        </w:tc>
        <w:tc>
          <w:tcPr>
            <w:tcW w:w="577" w:type="pct"/>
          </w:tcPr>
          <w:p w14:paraId="646C976E" w14:textId="77777777" w:rsidR="00FD335A" w:rsidRDefault="00FD335A" w:rsidP="00FD335A">
            <w:pPr>
              <w:rPr>
                <w:rFonts w:ascii="Arial" w:hAnsi="Arial" w:cs="Arial"/>
                <w:sz w:val="18"/>
                <w:szCs w:val="18"/>
              </w:rPr>
            </w:pPr>
            <w:r>
              <w:rPr>
                <w:rFonts w:ascii="Arial" w:hAnsi="Arial" w:cs="Arial"/>
                <w:sz w:val="18"/>
                <w:szCs w:val="18"/>
              </w:rPr>
              <w:t>1.</w:t>
            </w:r>
            <w:r w:rsidRPr="00F622E1">
              <w:rPr>
                <w:rFonts w:ascii="Arial" w:hAnsi="Arial" w:cs="Arial"/>
                <w:sz w:val="18"/>
                <w:szCs w:val="18"/>
              </w:rPr>
              <w:t>Общее количество контрольных процедур</w:t>
            </w:r>
          </w:p>
          <w:p w14:paraId="34FA3D04" w14:textId="77777777" w:rsidR="00FD335A" w:rsidRDefault="00FD335A" w:rsidP="00FD335A">
            <w:pPr>
              <w:rPr>
                <w:rFonts w:ascii="Arial" w:hAnsi="Arial" w:cs="Arial"/>
                <w:sz w:val="18"/>
                <w:szCs w:val="18"/>
              </w:rPr>
            </w:pPr>
            <w:r w:rsidRPr="00F622E1">
              <w:rPr>
                <w:rFonts w:ascii="Arial" w:hAnsi="Arial" w:cs="Arial"/>
                <w:sz w:val="18"/>
                <w:szCs w:val="18"/>
              </w:rPr>
              <w:t xml:space="preserve"> </w:t>
            </w:r>
          </w:p>
          <w:p w14:paraId="7F038510" w14:textId="77777777" w:rsidR="00FD335A" w:rsidRPr="00F622E1" w:rsidRDefault="00FD335A" w:rsidP="00FD335A">
            <w:pPr>
              <w:rPr>
                <w:rFonts w:ascii="Arial" w:hAnsi="Arial" w:cs="Arial"/>
                <w:sz w:val="18"/>
                <w:szCs w:val="18"/>
              </w:rPr>
            </w:pPr>
          </w:p>
          <w:p w14:paraId="4514A302" w14:textId="77777777" w:rsidR="00FD335A" w:rsidRPr="00E72F57" w:rsidRDefault="00FD335A" w:rsidP="00FD335A">
            <w:pPr>
              <w:rPr>
                <w:rFonts w:ascii="Arial" w:hAnsi="Arial" w:cs="Arial"/>
                <w:sz w:val="18"/>
                <w:szCs w:val="18"/>
              </w:rPr>
            </w:pPr>
            <w:r>
              <w:rPr>
                <w:rFonts w:ascii="Arial" w:hAnsi="Arial" w:cs="Arial"/>
                <w:sz w:val="18"/>
                <w:szCs w:val="18"/>
              </w:rPr>
              <w:t>2.</w:t>
            </w:r>
            <w:r w:rsidRPr="00F622E1">
              <w:rPr>
                <w:rFonts w:ascii="Arial" w:hAnsi="Arial" w:cs="Arial"/>
                <w:sz w:val="18"/>
                <w:szCs w:val="18"/>
              </w:rPr>
              <w:t xml:space="preserve">Количество автоматизированных контрольных процедур к общему количеству контрольных процедур в % </w:t>
            </w:r>
          </w:p>
          <w:p w14:paraId="122141F1" w14:textId="77777777" w:rsidR="00FD335A" w:rsidRDefault="00FD335A" w:rsidP="00FD335A">
            <w:pPr>
              <w:jc w:val="left"/>
              <w:rPr>
                <w:rFonts w:ascii="Arial" w:hAnsi="Arial" w:cs="Arial"/>
                <w:sz w:val="18"/>
                <w:szCs w:val="18"/>
              </w:rPr>
            </w:pPr>
          </w:p>
        </w:tc>
      </w:tr>
    </w:tbl>
    <w:p w14:paraId="70F7C664" w14:textId="77777777" w:rsidR="009E28A6" w:rsidRPr="008C7F95" w:rsidRDefault="009E28A6" w:rsidP="009E28A6">
      <w:pPr>
        <w:pStyle w:val="2"/>
        <w:keepNext/>
        <w:keepLines/>
        <w:spacing w:before="160" w:after="120" w:line="276" w:lineRule="auto"/>
        <w:rPr>
          <w:rFonts w:eastAsiaTheme="majorEastAsia" w:cstheme="majorBidi"/>
          <w:bCs w:val="0"/>
          <w:iCs w:val="0"/>
          <w:szCs w:val="26"/>
        </w:rPr>
      </w:pPr>
      <w:bookmarkStart w:id="2294" w:name="_Toc522793480"/>
      <w:bookmarkStart w:id="2295" w:name="_Toc521512772"/>
      <w:bookmarkStart w:id="2296" w:name="_Toc522014258"/>
      <w:bookmarkStart w:id="2297" w:name="_Toc38890439"/>
      <w:bookmarkEnd w:id="2294"/>
      <w:r>
        <w:rPr>
          <w:rFonts w:eastAsiaTheme="majorEastAsia" w:cstheme="majorBidi"/>
          <w:bCs w:val="0"/>
          <w:iCs w:val="0"/>
          <w:szCs w:val="26"/>
        </w:rPr>
        <w:lastRenderedPageBreak/>
        <w:t>Организационные аспекты</w:t>
      </w:r>
      <w:bookmarkEnd w:id="2295"/>
      <w:bookmarkEnd w:id="2296"/>
      <w:bookmarkEnd w:id="2297"/>
    </w:p>
    <w:p w14:paraId="6C82EA74" w14:textId="77777777" w:rsidR="009E28A6" w:rsidRDefault="009E28A6" w:rsidP="009E28A6">
      <w:pPr>
        <w:pStyle w:val="a8"/>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Pr>
          <w:rFonts w:ascii="Arial" w:hAnsi="Arial" w:cs="Arial"/>
          <w:b/>
          <w:sz w:val="22"/>
        </w:rPr>
        <w:t>18</w:t>
      </w:r>
      <w:r w:rsidRPr="00916FAB">
        <w:rPr>
          <w:rFonts w:ascii="Arial" w:hAnsi="Arial" w:cs="Arial"/>
          <w:b/>
          <w:sz w:val="22"/>
        </w:rPr>
        <w:t>.</w:t>
      </w:r>
      <w:r>
        <w:rPr>
          <w:rFonts w:ascii="Arial" w:hAnsi="Arial" w:cs="Arial"/>
          <w:b/>
          <w:sz w:val="22"/>
        </w:rPr>
        <w:t xml:space="preserve"> Ключевые орг. изменения*</w:t>
      </w:r>
    </w:p>
    <w:tbl>
      <w:tblPr>
        <w:tblW w:w="5147" w:type="pct"/>
        <w:tblInd w:w="-29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55"/>
        <w:gridCol w:w="1731"/>
        <w:gridCol w:w="1393"/>
        <w:gridCol w:w="1682"/>
        <w:gridCol w:w="1682"/>
        <w:gridCol w:w="2180"/>
        <w:gridCol w:w="1352"/>
      </w:tblGrid>
      <w:tr w:rsidR="000B3733" w:rsidRPr="00B4018C" w14:paraId="35295801" w14:textId="77777777" w:rsidTr="00FD335A">
        <w:trPr>
          <w:cantSplit/>
          <w:trHeight w:val="410"/>
          <w:tblHeader/>
        </w:trPr>
        <w:tc>
          <w:tcPr>
            <w:tcW w:w="217" w:type="pct"/>
            <w:shd w:val="clear" w:color="auto" w:fill="FFC000"/>
            <w:vAlign w:val="center"/>
          </w:tcPr>
          <w:p w14:paraId="31D37239" w14:textId="77777777" w:rsidR="000B3733" w:rsidRDefault="000B3733" w:rsidP="008913B8">
            <w:pPr>
              <w:rPr>
                <w:rFonts w:ascii="Arial" w:hAnsi="Arial" w:cs="Arial"/>
                <w:b/>
                <w:sz w:val="18"/>
                <w:szCs w:val="18"/>
                <w:lang w:eastAsia="ru-RU"/>
              </w:rPr>
            </w:pPr>
            <w:r>
              <w:rPr>
                <w:rFonts w:ascii="Arial" w:hAnsi="Arial" w:cs="Arial"/>
                <w:b/>
                <w:sz w:val="18"/>
                <w:szCs w:val="18"/>
                <w:lang w:eastAsia="ru-RU"/>
              </w:rPr>
              <w:t>№</w:t>
            </w:r>
          </w:p>
          <w:p w14:paraId="17D1BFDD" w14:textId="77777777" w:rsidR="000B3733" w:rsidRPr="00B4018C" w:rsidRDefault="000B3733" w:rsidP="008913B8">
            <w:pPr>
              <w:rPr>
                <w:rFonts w:ascii="Arial" w:hAnsi="Arial" w:cs="Arial"/>
                <w:b/>
                <w:sz w:val="18"/>
                <w:szCs w:val="18"/>
              </w:rPr>
            </w:pPr>
            <w:r>
              <w:rPr>
                <w:rFonts w:ascii="Arial" w:hAnsi="Arial" w:cs="Arial"/>
                <w:b/>
                <w:sz w:val="18"/>
                <w:szCs w:val="18"/>
                <w:lang w:eastAsia="ru-RU"/>
              </w:rPr>
              <w:t>п</w:t>
            </w:r>
            <w:r>
              <w:rPr>
                <w:rFonts w:ascii="Arial" w:hAnsi="Arial" w:cs="Arial"/>
                <w:b/>
                <w:sz w:val="18"/>
                <w:szCs w:val="18"/>
                <w:lang w:val="en-US" w:eastAsia="ru-RU"/>
              </w:rPr>
              <w:t>/</w:t>
            </w:r>
            <w:r>
              <w:rPr>
                <w:rFonts w:ascii="Arial" w:hAnsi="Arial" w:cs="Arial"/>
                <w:b/>
                <w:sz w:val="18"/>
                <w:szCs w:val="18"/>
                <w:lang w:eastAsia="ru-RU"/>
              </w:rPr>
              <w:t>п</w:t>
            </w:r>
          </w:p>
        </w:tc>
        <w:tc>
          <w:tcPr>
            <w:tcW w:w="826" w:type="pct"/>
            <w:shd w:val="clear" w:color="auto" w:fill="FFC000"/>
            <w:vAlign w:val="center"/>
          </w:tcPr>
          <w:p w14:paraId="64BA3BE1" w14:textId="77777777" w:rsidR="000B3733" w:rsidRPr="00B4018C" w:rsidRDefault="000B3733" w:rsidP="008913B8">
            <w:pPr>
              <w:jc w:val="center"/>
              <w:rPr>
                <w:rFonts w:ascii="Arial" w:hAnsi="Arial" w:cs="Arial"/>
                <w:b/>
                <w:sz w:val="18"/>
                <w:szCs w:val="18"/>
              </w:rPr>
            </w:pPr>
            <w:r w:rsidRPr="00B4018C">
              <w:rPr>
                <w:rFonts w:ascii="Arial" w:hAnsi="Arial" w:cs="Arial"/>
                <w:b/>
                <w:bCs/>
                <w:color w:val="000000"/>
                <w:sz w:val="18"/>
                <w:szCs w:val="18"/>
                <w:lang w:eastAsia="ru-RU"/>
              </w:rPr>
              <w:t>Код и наименование бизнес-процесса</w:t>
            </w:r>
            <w:r w:rsidRPr="00B4018C">
              <w:rPr>
                <w:rFonts w:ascii="Arial" w:hAnsi="Arial" w:cs="Arial"/>
                <w:b/>
                <w:bCs/>
                <w:color w:val="000000"/>
                <w:sz w:val="18"/>
                <w:szCs w:val="18"/>
                <w:lang w:eastAsia="ru-RU"/>
              </w:rPr>
              <w:br/>
              <w:t xml:space="preserve">(1-ый ур-нь) </w:t>
            </w:r>
          </w:p>
        </w:tc>
        <w:tc>
          <w:tcPr>
            <w:tcW w:w="665" w:type="pct"/>
            <w:shd w:val="clear" w:color="auto" w:fill="FFC000"/>
            <w:vAlign w:val="center"/>
          </w:tcPr>
          <w:p w14:paraId="5798023A" w14:textId="77777777" w:rsidR="000B3733" w:rsidRPr="00B4018C" w:rsidRDefault="000B3733" w:rsidP="008913B8">
            <w:pPr>
              <w:jc w:val="center"/>
              <w:rPr>
                <w:rFonts w:ascii="Arial" w:hAnsi="Arial" w:cs="Arial"/>
                <w:b/>
                <w:sz w:val="18"/>
                <w:szCs w:val="18"/>
              </w:rPr>
            </w:pPr>
            <w:r w:rsidRPr="00B4018C">
              <w:rPr>
                <w:rFonts w:ascii="Arial" w:hAnsi="Arial" w:cs="Arial"/>
                <w:b/>
                <w:bCs/>
                <w:color w:val="000000"/>
                <w:sz w:val="18"/>
                <w:szCs w:val="18"/>
                <w:lang w:eastAsia="ru-RU"/>
              </w:rPr>
              <w:t>Наименование</w:t>
            </w:r>
            <w:r w:rsidRPr="00B4018C">
              <w:rPr>
                <w:rFonts w:ascii="Arial" w:hAnsi="Arial" w:cs="Arial"/>
                <w:b/>
                <w:bCs/>
                <w:color w:val="000000"/>
                <w:sz w:val="18"/>
                <w:szCs w:val="18"/>
                <w:lang w:eastAsia="ru-RU"/>
              </w:rPr>
              <w:br/>
              <w:t>бизнес-процесса</w:t>
            </w:r>
            <w:r w:rsidRPr="00B4018C">
              <w:rPr>
                <w:rFonts w:ascii="Arial" w:hAnsi="Arial" w:cs="Arial"/>
                <w:b/>
                <w:bCs/>
                <w:color w:val="000000"/>
                <w:sz w:val="18"/>
                <w:szCs w:val="18"/>
                <w:lang w:eastAsia="ru-RU"/>
              </w:rPr>
              <w:br/>
              <w:t>(2-ой ур-нь)</w:t>
            </w:r>
          </w:p>
        </w:tc>
        <w:tc>
          <w:tcPr>
            <w:tcW w:w="803" w:type="pct"/>
            <w:shd w:val="clear" w:color="auto" w:fill="FFC000"/>
            <w:vAlign w:val="center"/>
          </w:tcPr>
          <w:p w14:paraId="7D9A3C97" w14:textId="77777777" w:rsidR="000B3733" w:rsidRPr="00B4018C" w:rsidRDefault="000B3733" w:rsidP="008913B8">
            <w:pPr>
              <w:jc w:val="center"/>
              <w:rPr>
                <w:rFonts w:ascii="Arial" w:hAnsi="Arial" w:cs="Arial"/>
                <w:b/>
                <w:sz w:val="18"/>
                <w:szCs w:val="18"/>
                <w:lang w:eastAsia="ru-RU"/>
              </w:rPr>
            </w:pPr>
            <w:r>
              <w:rPr>
                <w:rFonts w:ascii="Arial" w:hAnsi="Arial" w:cs="Arial"/>
                <w:b/>
                <w:bCs/>
                <w:color w:val="000000"/>
                <w:sz w:val="18"/>
                <w:szCs w:val="18"/>
                <w:lang w:eastAsia="ru-RU"/>
              </w:rPr>
              <w:t>Код и название организационного</w:t>
            </w:r>
            <w:r w:rsidRPr="00B4018C">
              <w:rPr>
                <w:rFonts w:ascii="Arial" w:hAnsi="Arial" w:cs="Arial"/>
                <w:b/>
                <w:bCs/>
                <w:color w:val="000000"/>
                <w:sz w:val="18"/>
                <w:szCs w:val="18"/>
                <w:lang w:eastAsia="ru-RU"/>
              </w:rPr>
              <w:t xml:space="preserve"> изменения</w:t>
            </w:r>
          </w:p>
        </w:tc>
        <w:tc>
          <w:tcPr>
            <w:tcW w:w="803" w:type="pct"/>
            <w:shd w:val="clear" w:color="auto" w:fill="FFC000"/>
            <w:vAlign w:val="center"/>
          </w:tcPr>
          <w:p w14:paraId="21135EAC" w14:textId="77777777" w:rsidR="000B3733" w:rsidRPr="00B4018C" w:rsidRDefault="000B3733" w:rsidP="008913B8">
            <w:pPr>
              <w:jc w:val="center"/>
              <w:rPr>
                <w:rFonts w:ascii="Arial" w:hAnsi="Arial" w:cs="Arial"/>
                <w:b/>
                <w:sz w:val="18"/>
                <w:szCs w:val="18"/>
                <w:lang w:eastAsia="ru-RU"/>
              </w:rPr>
            </w:pPr>
            <w:r w:rsidRPr="00B4018C">
              <w:rPr>
                <w:rFonts w:ascii="Arial" w:hAnsi="Arial" w:cs="Arial"/>
                <w:b/>
                <w:bCs/>
                <w:color w:val="000000"/>
                <w:sz w:val="18"/>
                <w:szCs w:val="18"/>
                <w:lang w:eastAsia="ru-RU"/>
              </w:rPr>
              <w:t>Область организационного влияния</w:t>
            </w:r>
          </w:p>
        </w:tc>
        <w:tc>
          <w:tcPr>
            <w:tcW w:w="1041" w:type="pct"/>
            <w:shd w:val="clear" w:color="auto" w:fill="FFC000"/>
            <w:vAlign w:val="center"/>
          </w:tcPr>
          <w:p w14:paraId="7F23C306" w14:textId="77777777" w:rsidR="000B3733" w:rsidRPr="00B4018C" w:rsidRDefault="000B3733" w:rsidP="008913B8">
            <w:pPr>
              <w:jc w:val="center"/>
              <w:rPr>
                <w:rFonts w:ascii="Arial" w:hAnsi="Arial" w:cs="Arial"/>
                <w:b/>
                <w:sz w:val="18"/>
                <w:szCs w:val="18"/>
                <w:lang w:eastAsia="ru-RU"/>
              </w:rPr>
            </w:pPr>
            <w:r w:rsidRPr="00B4018C">
              <w:rPr>
                <w:rFonts w:ascii="Arial" w:hAnsi="Arial" w:cs="Arial"/>
                <w:b/>
                <w:bCs/>
                <w:color w:val="000000"/>
                <w:sz w:val="18"/>
                <w:szCs w:val="18"/>
                <w:lang w:eastAsia="ru-RU"/>
              </w:rPr>
              <w:t>Описание орг. изменения / целевое состояние</w:t>
            </w:r>
          </w:p>
        </w:tc>
        <w:tc>
          <w:tcPr>
            <w:tcW w:w="645" w:type="pct"/>
            <w:shd w:val="clear" w:color="auto" w:fill="FFC000"/>
            <w:vAlign w:val="center"/>
          </w:tcPr>
          <w:p w14:paraId="19FDB584" w14:textId="0F3BF374" w:rsidR="000B3733" w:rsidRPr="00B4018C" w:rsidRDefault="000B3733" w:rsidP="008913B8">
            <w:pPr>
              <w:jc w:val="center"/>
              <w:rPr>
                <w:rFonts w:ascii="Arial" w:hAnsi="Arial" w:cs="Arial"/>
                <w:b/>
                <w:sz w:val="18"/>
                <w:szCs w:val="18"/>
              </w:rPr>
            </w:pPr>
            <w:r w:rsidRPr="00B4018C">
              <w:rPr>
                <w:rFonts w:ascii="Arial" w:hAnsi="Arial" w:cs="Arial"/>
                <w:b/>
                <w:bCs/>
                <w:color w:val="000000"/>
                <w:sz w:val="18"/>
                <w:szCs w:val="18"/>
                <w:lang w:eastAsia="ru-RU"/>
              </w:rPr>
              <w:t>Влияние на запуск системы</w:t>
            </w:r>
            <w:r w:rsidR="00875722">
              <w:rPr>
                <w:rFonts w:ascii="Arial" w:hAnsi="Arial" w:cs="Arial"/>
                <w:b/>
                <w:bCs/>
                <w:color w:val="000000"/>
                <w:sz w:val="18"/>
                <w:szCs w:val="18"/>
                <w:lang w:eastAsia="ru-RU"/>
              </w:rPr>
              <w:t xml:space="preserve"> </w:t>
            </w:r>
            <w:r w:rsidRPr="00B4018C">
              <w:rPr>
                <w:rFonts w:ascii="Arial" w:hAnsi="Arial" w:cs="Arial"/>
                <w:b/>
                <w:bCs/>
                <w:color w:val="000000"/>
                <w:sz w:val="18"/>
                <w:szCs w:val="18"/>
                <w:lang w:eastAsia="ru-RU"/>
              </w:rPr>
              <w:t xml:space="preserve">в эксплуатацию </w:t>
            </w:r>
          </w:p>
        </w:tc>
      </w:tr>
      <w:tr w:rsidR="00FD335A" w14:paraId="01C1CB14" w14:textId="77777777" w:rsidTr="00FD335A">
        <w:trPr>
          <w:cantSplit/>
          <w:trHeight w:val="2125"/>
        </w:trPr>
        <w:tc>
          <w:tcPr>
            <w:tcW w:w="217" w:type="pct"/>
            <w:shd w:val="clear" w:color="auto" w:fill="auto"/>
          </w:tcPr>
          <w:p w14:paraId="0E21EA0B" w14:textId="16017ABE" w:rsidR="00FD335A" w:rsidRDefault="00FD335A" w:rsidP="00FD335A">
            <w:pPr>
              <w:rPr>
                <w:rFonts w:ascii="Arial" w:hAnsi="Arial" w:cs="Arial"/>
                <w:color w:val="000000"/>
                <w:sz w:val="18"/>
                <w:szCs w:val="18"/>
              </w:rPr>
            </w:pPr>
            <w:r>
              <w:rPr>
                <w:rFonts w:ascii="Arial" w:hAnsi="Arial" w:cs="Arial"/>
                <w:color w:val="000000"/>
                <w:sz w:val="18"/>
                <w:szCs w:val="18"/>
              </w:rPr>
              <w:t>1</w:t>
            </w:r>
          </w:p>
        </w:tc>
        <w:tc>
          <w:tcPr>
            <w:tcW w:w="826" w:type="pct"/>
          </w:tcPr>
          <w:p w14:paraId="461C6D01" w14:textId="4DAFD135" w:rsidR="00FD335A" w:rsidRPr="00FD335A" w:rsidRDefault="00FD335A" w:rsidP="00FD335A">
            <w:pPr>
              <w:jc w:val="left"/>
              <w:rPr>
                <w:rFonts w:ascii="Arial" w:hAnsi="Arial" w:cs="Arial"/>
                <w:color w:val="000000"/>
                <w:sz w:val="18"/>
                <w:szCs w:val="18"/>
              </w:rPr>
            </w:pPr>
            <w:r w:rsidRPr="00FD335A">
              <w:rPr>
                <w:rFonts w:ascii="Arial" w:hAnsi="Arial" w:cs="Arial"/>
                <w:color w:val="000000"/>
                <w:sz w:val="18"/>
                <w:szCs w:val="18"/>
              </w:rPr>
              <w:t xml:space="preserve">ПП-07 </w:t>
            </w:r>
            <w:r w:rsidRPr="00FD335A">
              <w:rPr>
                <w:rFonts w:ascii="Arial" w:hAnsi="Arial" w:cs="Arial"/>
                <w:color w:val="000000"/>
                <w:sz w:val="18"/>
                <w:szCs w:val="18"/>
              </w:rPr>
              <w:br/>
              <w:t>Управление производственными активами</w:t>
            </w:r>
          </w:p>
        </w:tc>
        <w:tc>
          <w:tcPr>
            <w:tcW w:w="665" w:type="pct"/>
          </w:tcPr>
          <w:p w14:paraId="4B8EA45E" w14:textId="42912878" w:rsidR="00FD335A" w:rsidRPr="00FD335A" w:rsidRDefault="00FD335A" w:rsidP="00FD335A">
            <w:pPr>
              <w:rPr>
                <w:rFonts w:ascii="Arial" w:hAnsi="Arial" w:cs="Arial"/>
                <w:color w:val="000000"/>
                <w:sz w:val="18"/>
                <w:szCs w:val="18"/>
              </w:rPr>
            </w:pPr>
            <w:r w:rsidRPr="00FD335A">
              <w:rPr>
                <w:rFonts w:ascii="Arial" w:hAnsi="Arial" w:cs="Arial"/>
                <w:color w:val="000000"/>
                <w:sz w:val="18"/>
                <w:szCs w:val="18"/>
              </w:rPr>
              <w:t> </w:t>
            </w:r>
          </w:p>
        </w:tc>
        <w:tc>
          <w:tcPr>
            <w:tcW w:w="803" w:type="pct"/>
          </w:tcPr>
          <w:p w14:paraId="3A447E4B" w14:textId="4FA8BA69" w:rsidR="00FD335A" w:rsidRPr="00FD335A" w:rsidRDefault="00FD335A" w:rsidP="00FD335A">
            <w:pPr>
              <w:rPr>
                <w:rFonts w:ascii="Arial" w:hAnsi="Arial" w:cs="Arial"/>
                <w:color w:val="000000"/>
                <w:sz w:val="18"/>
                <w:szCs w:val="18"/>
              </w:rPr>
            </w:pPr>
            <w:r w:rsidRPr="00FD335A">
              <w:rPr>
                <w:rFonts w:ascii="Arial" w:hAnsi="Arial" w:cs="Arial"/>
                <w:color w:val="000000"/>
                <w:sz w:val="18"/>
                <w:szCs w:val="18"/>
              </w:rPr>
              <w:t>PM.ORG.04 Актуализация перечня НМД Компании</w:t>
            </w:r>
          </w:p>
        </w:tc>
        <w:tc>
          <w:tcPr>
            <w:tcW w:w="803" w:type="pct"/>
          </w:tcPr>
          <w:p w14:paraId="70ADDC68" w14:textId="14930AD4" w:rsidR="00FD335A" w:rsidRPr="00FD335A" w:rsidRDefault="00FD335A" w:rsidP="00FD335A">
            <w:pPr>
              <w:rPr>
                <w:rFonts w:ascii="Arial" w:hAnsi="Arial" w:cs="Arial"/>
                <w:color w:val="000000"/>
                <w:sz w:val="18"/>
                <w:szCs w:val="18"/>
              </w:rPr>
            </w:pPr>
            <w:r w:rsidRPr="00FD335A">
              <w:rPr>
                <w:rFonts w:ascii="Arial" w:hAnsi="Arial" w:cs="Arial"/>
                <w:color w:val="000000"/>
                <w:sz w:val="18"/>
                <w:szCs w:val="18"/>
              </w:rPr>
              <w:t>Нормативно-методологическая документация</w:t>
            </w:r>
          </w:p>
        </w:tc>
        <w:tc>
          <w:tcPr>
            <w:tcW w:w="1041" w:type="pct"/>
          </w:tcPr>
          <w:p w14:paraId="58ED87D4" w14:textId="09F7684F" w:rsidR="00FD335A" w:rsidRPr="00FD335A" w:rsidRDefault="00FD335A" w:rsidP="00FD335A">
            <w:pPr>
              <w:jc w:val="left"/>
              <w:rPr>
                <w:rFonts w:ascii="Arial" w:hAnsi="Arial" w:cs="Arial"/>
                <w:color w:val="000000"/>
                <w:sz w:val="18"/>
                <w:szCs w:val="18"/>
              </w:rPr>
            </w:pPr>
            <w:r w:rsidRPr="00FD335A">
              <w:rPr>
                <w:rFonts w:ascii="Arial" w:hAnsi="Arial" w:cs="Arial"/>
                <w:color w:val="000000"/>
                <w:sz w:val="18"/>
                <w:szCs w:val="18"/>
              </w:rPr>
              <w:t>Перечень документов для актуализации на последующих этапах зафиксирован в проектном документе:</w:t>
            </w:r>
            <w:r w:rsidR="00875722">
              <w:rPr>
                <w:rFonts w:ascii="Arial" w:hAnsi="Arial" w:cs="Arial"/>
                <w:color w:val="000000"/>
                <w:sz w:val="18"/>
                <w:szCs w:val="18"/>
              </w:rPr>
              <w:t xml:space="preserve"> </w:t>
            </w:r>
            <w:r w:rsidRPr="00FD335A">
              <w:rPr>
                <w:rFonts w:ascii="Arial" w:hAnsi="Arial" w:cs="Arial"/>
                <w:color w:val="000000"/>
                <w:sz w:val="18"/>
                <w:szCs w:val="18"/>
              </w:rPr>
              <w:t>ERP.3.16_ОСМ_Перечень процессных и ор</w:t>
            </w:r>
            <w:r w:rsidR="00AC05F9">
              <w:rPr>
                <w:rFonts w:ascii="Arial" w:hAnsi="Arial" w:cs="Arial"/>
                <w:color w:val="000000"/>
                <w:sz w:val="18"/>
                <w:szCs w:val="18"/>
              </w:rPr>
              <w:t>ганизационных изменений с оценк</w:t>
            </w:r>
            <w:r w:rsidRPr="00FD335A">
              <w:rPr>
                <w:rFonts w:ascii="Arial" w:hAnsi="Arial" w:cs="Arial"/>
                <w:color w:val="000000"/>
                <w:sz w:val="18"/>
                <w:szCs w:val="18"/>
              </w:rPr>
              <w:t>ой влияния</w:t>
            </w:r>
          </w:p>
        </w:tc>
        <w:tc>
          <w:tcPr>
            <w:tcW w:w="645" w:type="pct"/>
            <w:shd w:val="clear" w:color="auto" w:fill="auto"/>
          </w:tcPr>
          <w:p w14:paraId="2B80A835" w14:textId="32189AF9" w:rsidR="00FD335A" w:rsidRPr="00FD335A" w:rsidRDefault="00FD335A" w:rsidP="00FD335A">
            <w:pPr>
              <w:jc w:val="left"/>
              <w:rPr>
                <w:rFonts w:ascii="Arial" w:hAnsi="Arial" w:cs="Arial"/>
                <w:color w:val="000000"/>
                <w:sz w:val="18"/>
                <w:szCs w:val="18"/>
              </w:rPr>
            </w:pPr>
            <w:r w:rsidRPr="00FD335A">
              <w:rPr>
                <w:rFonts w:ascii="Arial" w:hAnsi="Arial" w:cs="Arial"/>
                <w:color w:val="000000"/>
                <w:sz w:val="18"/>
                <w:szCs w:val="18"/>
              </w:rPr>
              <w:t>ОИ должно быть реализовано до начала определённого этапа Программы</w:t>
            </w:r>
          </w:p>
        </w:tc>
      </w:tr>
    </w:tbl>
    <w:p w14:paraId="7F83EBB9" w14:textId="77777777" w:rsidR="009E28A6" w:rsidRPr="001F08B0" w:rsidRDefault="009E28A6" w:rsidP="000B3733">
      <w:pPr>
        <w:spacing w:after="120"/>
        <w:rPr>
          <w:rFonts w:ascii="Arial" w:eastAsia="Calibri" w:hAnsi="Arial" w:cs="Arial"/>
        </w:rPr>
      </w:pPr>
      <w:r>
        <w:rPr>
          <w:rFonts w:ascii="Arial" w:eastAsia="Calibri" w:hAnsi="Arial" w:cs="Arial"/>
        </w:rPr>
        <w:t>* не включая перечень НМД</w:t>
      </w:r>
    </w:p>
    <w:p w14:paraId="51A223E0" w14:textId="3455C174" w:rsidR="00544C41" w:rsidRPr="009C0DCC" w:rsidRDefault="009E28A6" w:rsidP="009C0DCC">
      <w:pPr>
        <w:pStyle w:val="1"/>
        <w:rPr>
          <w:rFonts w:eastAsia="Calibri"/>
        </w:rPr>
      </w:pPr>
      <w:bookmarkStart w:id="2298" w:name="_Toc521512773"/>
      <w:bookmarkStart w:id="2299" w:name="_Toc522014259"/>
      <w:bookmarkStart w:id="2300" w:name="_Toc38890440"/>
      <w:r w:rsidRPr="00F94454">
        <w:rPr>
          <w:rFonts w:eastAsia="Calibri"/>
        </w:rPr>
        <w:t>Открытые вопросы</w:t>
      </w:r>
      <w:bookmarkEnd w:id="2298"/>
      <w:bookmarkEnd w:id="2299"/>
      <w:bookmarkEnd w:id="2300"/>
    </w:p>
    <w:p w14:paraId="3AA8ADD5" w14:textId="6F063679" w:rsidR="009C0DCC" w:rsidRDefault="009C0DCC" w:rsidP="009C0DCC">
      <w:pPr>
        <w:pStyle w:val="a8"/>
        <w:keepNext/>
        <w:spacing w:after="240" w:afterAutospacing="0" w:line="276" w:lineRule="auto"/>
        <w:jc w:val="right"/>
        <w:rPr>
          <w:rFonts w:ascii="Arial" w:hAnsi="Arial" w:cs="Arial"/>
          <w:b/>
          <w:sz w:val="22"/>
        </w:rPr>
      </w:pPr>
      <w:r w:rsidRPr="00916FAB">
        <w:rPr>
          <w:rFonts w:ascii="Arial" w:hAnsi="Arial" w:cs="Arial"/>
          <w:b/>
          <w:sz w:val="22"/>
        </w:rPr>
        <w:t>Таблица</w:t>
      </w:r>
      <w:r w:rsidRPr="0071056D">
        <w:rPr>
          <w:rFonts w:ascii="Arial" w:hAnsi="Arial" w:cs="Arial"/>
          <w:b/>
          <w:sz w:val="22"/>
        </w:rPr>
        <w:t xml:space="preserve"> </w:t>
      </w:r>
      <w:r w:rsidR="00FD335A">
        <w:rPr>
          <w:rFonts w:ascii="Arial" w:hAnsi="Arial" w:cs="Arial"/>
          <w:b/>
          <w:sz w:val="22"/>
        </w:rPr>
        <w:t>19</w:t>
      </w:r>
      <w:r>
        <w:rPr>
          <w:rFonts w:ascii="Arial" w:hAnsi="Arial" w:cs="Arial"/>
          <w:b/>
          <w:sz w:val="22"/>
        </w:rPr>
        <w:t xml:space="preserve">. </w:t>
      </w:r>
      <w:r w:rsidRPr="00916FAB">
        <w:rPr>
          <w:rFonts w:ascii="Arial" w:hAnsi="Arial" w:cs="Arial"/>
          <w:b/>
          <w:sz w:val="22"/>
        </w:rPr>
        <w:t>Открытые вопросы</w:t>
      </w:r>
    </w:p>
    <w:tbl>
      <w:tblPr>
        <w:tblW w:w="5147" w:type="pct"/>
        <w:tblInd w:w="-29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005"/>
        <w:gridCol w:w="1897"/>
        <w:gridCol w:w="3555"/>
        <w:gridCol w:w="1781"/>
        <w:gridCol w:w="1217"/>
        <w:gridCol w:w="1020"/>
      </w:tblGrid>
      <w:tr w:rsidR="00106F2B" w:rsidRPr="006F5656" w14:paraId="705171AA" w14:textId="7FC0F7AC" w:rsidTr="002008C6">
        <w:trPr>
          <w:cantSplit/>
          <w:trHeight w:val="397"/>
          <w:tblHeader/>
        </w:trPr>
        <w:tc>
          <w:tcPr>
            <w:tcW w:w="479" w:type="pct"/>
            <w:shd w:val="clear" w:color="auto" w:fill="FFC000"/>
            <w:vAlign w:val="center"/>
          </w:tcPr>
          <w:p w14:paraId="7421A0C3" w14:textId="77777777" w:rsidR="00106F2B" w:rsidRPr="00E80BF6" w:rsidRDefault="00106F2B" w:rsidP="001412D7">
            <w:pPr>
              <w:jc w:val="center"/>
              <w:rPr>
                <w:rFonts w:ascii="Arial" w:hAnsi="Arial" w:cs="Arial"/>
                <w:b/>
                <w:sz w:val="20"/>
                <w:szCs w:val="20"/>
              </w:rPr>
            </w:pPr>
            <w:r w:rsidRPr="00E80BF6">
              <w:rPr>
                <w:rFonts w:ascii="Arial" w:hAnsi="Arial" w:cs="Arial"/>
                <w:b/>
                <w:sz w:val="20"/>
                <w:szCs w:val="20"/>
                <w:lang w:eastAsia="ru-RU"/>
              </w:rPr>
              <w:t xml:space="preserve">№ из реестра </w:t>
            </w:r>
          </w:p>
        </w:tc>
        <w:tc>
          <w:tcPr>
            <w:tcW w:w="905" w:type="pct"/>
            <w:shd w:val="clear" w:color="auto" w:fill="FFC000"/>
            <w:vAlign w:val="center"/>
          </w:tcPr>
          <w:p w14:paraId="4921579E" w14:textId="77777777" w:rsidR="00106F2B" w:rsidRPr="00E80BF6" w:rsidRDefault="00106F2B" w:rsidP="001412D7">
            <w:pPr>
              <w:jc w:val="center"/>
              <w:rPr>
                <w:rFonts w:ascii="Arial" w:hAnsi="Arial" w:cs="Arial"/>
                <w:b/>
                <w:sz w:val="20"/>
                <w:szCs w:val="20"/>
              </w:rPr>
            </w:pPr>
            <w:r w:rsidRPr="00E80BF6">
              <w:rPr>
                <w:rFonts w:ascii="Arial" w:hAnsi="Arial" w:cs="Arial"/>
                <w:b/>
                <w:sz w:val="20"/>
                <w:szCs w:val="20"/>
                <w:lang w:eastAsia="ru-RU"/>
              </w:rPr>
              <w:t>Наименование ОВ</w:t>
            </w:r>
          </w:p>
        </w:tc>
        <w:tc>
          <w:tcPr>
            <w:tcW w:w="1697" w:type="pct"/>
            <w:shd w:val="clear" w:color="auto" w:fill="FFC000"/>
            <w:vAlign w:val="center"/>
          </w:tcPr>
          <w:p w14:paraId="1F2B2F21" w14:textId="77777777" w:rsidR="00106F2B" w:rsidRPr="00E80BF6" w:rsidRDefault="00106F2B" w:rsidP="001412D7">
            <w:pPr>
              <w:jc w:val="center"/>
              <w:rPr>
                <w:rFonts w:ascii="Arial" w:hAnsi="Arial" w:cs="Arial"/>
                <w:b/>
                <w:sz w:val="20"/>
                <w:szCs w:val="20"/>
              </w:rPr>
            </w:pPr>
            <w:r w:rsidRPr="00E80BF6">
              <w:rPr>
                <w:rFonts w:ascii="Arial" w:hAnsi="Arial" w:cs="Arial"/>
                <w:b/>
                <w:sz w:val="20"/>
                <w:szCs w:val="20"/>
                <w:lang w:eastAsia="ru-RU"/>
              </w:rPr>
              <w:t>Краткое описание ОВ</w:t>
            </w:r>
          </w:p>
        </w:tc>
        <w:tc>
          <w:tcPr>
            <w:tcW w:w="850" w:type="pct"/>
            <w:shd w:val="clear" w:color="auto" w:fill="FFC000"/>
            <w:vAlign w:val="center"/>
          </w:tcPr>
          <w:p w14:paraId="56BBB996" w14:textId="77777777" w:rsidR="00106F2B" w:rsidRPr="00E80BF6" w:rsidRDefault="00106F2B" w:rsidP="001412D7">
            <w:pPr>
              <w:jc w:val="center"/>
              <w:rPr>
                <w:rFonts w:ascii="Arial" w:hAnsi="Arial" w:cs="Arial"/>
                <w:b/>
                <w:sz w:val="20"/>
                <w:szCs w:val="20"/>
              </w:rPr>
            </w:pPr>
            <w:r w:rsidRPr="00E80BF6">
              <w:rPr>
                <w:rFonts w:ascii="Arial" w:hAnsi="Arial" w:cs="Arial"/>
                <w:b/>
                <w:sz w:val="20"/>
                <w:szCs w:val="20"/>
                <w:lang w:eastAsia="ru-RU"/>
              </w:rPr>
              <w:t>Отве</w:t>
            </w:r>
            <w:r>
              <w:rPr>
                <w:rFonts w:ascii="Arial" w:hAnsi="Arial" w:cs="Arial"/>
                <w:b/>
                <w:sz w:val="20"/>
                <w:szCs w:val="20"/>
                <w:lang w:eastAsia="ru-RU"/>
              </w:rPr>
              <w:t>т</w:t>
            </w:r>
            <w:r w:rsidRPr="00E80BF6">
              <w:rPr>
                <w:rFonts w:ascii="Arial" w:hAnsi="Arial" w:cs="Arial"/>
                <w:b/>
                <w:sz w:val="20"/>
                <w:szCs w:val="20"/>
                <w:lang w:eastAsia="ru-RU"/>
              </w:rPr>
              <w:t>ственный за решение</w:t>
            </w:r>
          </w:p>
        </w:tc>
        <w:tc>
          <w:tcPr>
            <w:tcW w:w="581" w:type="pct"/>
            <w:shd w:val="clear" w:color="auto" w:fill="FFC000"/>
            <w:vAlign w:val="center"/>
          </w:tcPr>
          <w:p w14:paraId="7ACB9CF6" w14:textId="77777777" w:rsidR="00106F2B" w:rsidRPr="00E80BF6" w:rsidRDefault="00106F2B" w:rsidP="001412D7">
            <w:pPr>
              <w:jc w:val="center"/>
              <w:rPr>
                <w:rFonts w:ascii="Arial" w:hAnsi="Arial" w:cs="Arial"/>
                <w:b/>
                <w:sz w:val="20"/>
                <w:szCs w:val="20"/>
              </w:rPr>
            </w:pPr>
            <w:r w:rsidRPr="00E80BF6">
              <w:rPr>
                <w:rFonts w:ascii="Arial" w:hAnsi="Arial" w:cs="Arial"/>
                <w:b/>
                <w:sz w:val="20"/>
                <w:szCs w:val="20"/>
                <w:lang w:eastAsia="ru-RU"/>
              </w:rPr>
              <w:t>Крайний срок решения</w:t>
            </w:r>
          </w:p>
        </w:tc>
        <w:tc>
          <w:tcPr>
            <w:tcW w:w="487" w:type="pct"/>
            <w:shd w:val="clear" w:color="auto" w:fill="FFC000"/>
          </w:tcPr>
          <w:p w14:paraId="28EA916C" w14:textId="4A392F6C" w:rsidR="00106F2B" w:rsidRPr="00E80BF6" w:rsidRDefault="00106F2B" w:rsidP="001412D7">
            <w:pPr>
              <w:jc w:val="center"/>
              <w:rPr>
                <w:rFonts w:ascii="Arial" w:hAnsi="Arial" w:cs="Arial"/>
                <w:b/>
                <w:sz w:val="20"/>
                <w:szCs w:val="20"/>
                <w:lang w:eastAsia="ru-RU"/>
              </w:rPr>
            </w:pPr>
            <w:r>
              <w:rPr>
                <w:rFonts w:ascii="Arial" w:hAnsi="Arial" w:cs="Arial"/>
                <w:b/>
                <w:sz w:val="20"/>
                <w:szCs w:val="20"/>
                <w:lang w:eastAsia="ru-RU"/>
              </w:rPr>
              <w:t>Статус</w:t>
            </w:r>
          </w:p>
        </w:tc>
      </w:tr>
      <w:tr w:rsidR="00106F2B" w:rsidRPr="006F5656" w14:paraId="5F7BCDE0" w14:textId="49D9B387" w:rsidTr="002008C6">
        <w:trPr>
          <w:cantSplit/>
        </w:trPr>
        <w:tc>
          <w:tcPr>
            <w:tcW w:w="479" w:type="pct"/>
            <w:shd w:val="clear" w:color="auto" w:fill="auto"/>
          </w:tcPr>
          <w:p w14:paraId="7F8280F6" w14:textId="5B921EB1" w:rsidR="00106F2B" w:rsidRPr="006557C6" w:rsidRDefault="00106F2B" w:rsidP="001412D7">
            <w:pPr>
              <w:jc w:val="left"/>
              <w:rPr>
                <w:rFonts w:ascii="Arial" w:hAnsi="Arial" w:cs="Arial"/>
                <w:sz w:val="20"/>
                <w:szCs w:val="20"/>
                <w:lang w:val="en-US"/>
              </w:rPr>
            </w:pPr>
            <w:r>
              <w:rPr>
                <w:rFonts w:ascii="Arial" w:hAnsi="Arial" w:cs="Arial"/>
                <w:sz w:val="20"/>
                <w:szCs w:val="20"/>
                <w:lang w:eastAsia="ru-RU"/>
              </w:rPr>
              <w:t>1038</w:t>
            </w:r>
          </w:p>
        </w:tc>
        <w:tc>
          <w:tcPr>
            <w:tcW w:w="905" w:type="pct"/>
          </w:tcPr>
          <w:p w14:paraId="4C9A6776" w14:textId="7FD737D2" w:rsidR="00106F2B" w:rsidRPr="009C0DCC" w:rsidRDefault="00106F2B" w:rsidP="001412D7">
            <w:pPr>
              <w:jc w:val="left"/>
              <w:rPr>
                <w:rFonts w:ascii="Arial" w:hAnsi="Arial" w:cs="Arial"/>
                <w:sz w:val="20"/>
                <w:szCs w:val="20"/>
              </w:rPr>
            </w:pPr>
            <w:r>
              <w:rPr>
                <w:rFonts w:ascii="Arial" w:hAnsi="Arial" w:cs="Arial"/>
                <w:sz w:val="20"/>
                <w:szCs w:val="20"/>
              </w:rPr>
              <w:t>Полномочия ТД по управлению собственным резервом</w:t>
            </w:r>
          </w:p>
        </w:tc>
        <w:tc>
          <w:tcPr>
            <w:tcW w:w="1697" w:type="pct"/>
          </w:tcPr>
          <w:p w14:paraId="5A7FEAB7" w14:textId="7068E567" w:rsidR="00106F2B" w:rsidRPr="00E80BF6" w:rsidRDefault="00106F2B" w:rsidP="001412D7">
            <w:pPr>
              <w:jc w:val="left"/>
              <w:rPr>
                <w:rFonts w:ascii="Arial" w:hAnsi="Arial" w:cs="Arial"/>
                <w:sz w:val="20"/>
                <w:szCs w:val="20"/>
              </w:rPr>
            </w:pPr>
            <w:r w:rsidRPr="009C0DCC">
              <w:rPr>
                <w:rFonts w:ascii="Arial" w:hAnsi="Arial" w:cs="Arial"/>
                <w:sz w:val="20"/>
                <w:szCs w:val="20"/>
              </w:rPr>
              <w:t>На текущий момент в Компании принят порядок формирования резервов и управления ими. Схема, рассматриваемая в настоящем КД предполагает самостоятельное управление ТД своими резервами, что противоречит общей политике компании. Необходимо решить вопрос с полномочиями ТД по управлению собственным резервом. По результатам принятого решения КД будет доработано или оставлено без изменений</w:t>
            </w:r>
          </w:p>
        </w:tc>
        <w:tc>
          <w:tcPr>
            <w:tcW w:w="850" w:type="pct"/>
            <w:shd w:val="clear" w:color="auto" w:fill="auto"/>
            <w:vAlign w:val="center"/>
          </w:tcPr>
          <w:p w14:paraId="785C47F1" w14:textId="25731DEA" w:rsidR="00106F2B" w:rsidRPr="0083637E" w:rsidRDefault="00106F2B" w:rsidP="001412D7">
            <w:pPr>
              <w:jc w:val="left"/>
              <w:rPr>
                <w:rFonts w:ascii="Arial" w:hAnsi="Arial" w:cs="Arial"/>
                <w:sz w:val="20"/>
                <w:szCs w:val="20"/>
              </w:rPr>
            </w:pPr>
            <w:r>
              <w:rPr>
                <w:rFonts w:ascii="Arial" w:hAnsi="Arial" w:cs="Arial"/>
                <w:sz w:val="20"/>
                <w:szCs w:val="20"/>
              </w:rPr>
              <w:t>Наговицын И.В.</w:t>
            </w:r>
          </w:p>
        </w:tc>
        <w:tc>
          <w:tcPr>
            <w:tcW w:w="581" w:type="pct"/>
            <w:shd w:val="clear" w:color="auto" w:fill="auto"/>
            <w:vAlign w:val="center"/>
          </w:tcPr>
          <w:p w14:paraId="0740E41C" w14:textId="1E93B298" w:rsidR="00106F2B" w:rsidRPr="00E80BF6" w:rsidRDefault="00106F2B" w:rsidP="001412D7">
            <w:pPr>
              <w:jc w:val="center"/>
              <w:rPr>
                <w:rFonts w:ascii="Arial" w:hAnsi="Arial" w:cs="Arial"/>
                <w:sz w:val="20"/>
                <w:szCs w:val="20"/>
              </w:rPr>
            </w:pPr>
            <w:r>
              <w:rPr>
                <w:rFonts w:ascii="Arial" w:hAnsi="Arial" w:cs="Arial"/>
                <w:sz w:val="20"/>
                <w:szCs w:val="20"/>
              </w:rPr>
              <w:t>12.10.2018</w:t>
            </w:r>
          </w:p>
        </w:tc>
        <w:tc>
          <w:tcPr>
            <w:tcW w:w="487" w:type="pct"/>
            <w:vAlign w:val="center"/>
          </w:tcPr>
          <w:p w14:paraId="3FC90CF9" w14:textId="2B522D27" w:rsidR="00106F2B" w:rsidRDefault="00673FBD" w:rsidP="002008C6">
            <w:pPr>
              <w:jc w:val="left"/>
              <w:rPr>
                <w:rFonts w:ascii="Arial" w:hAnsi="Arial" w:cs="Arial"/>
                <w:sz w:val="20"/>
                <w:szCs w:val="20"/>
              </w:rPr>
            </w:pPr>
            <w:r>
              <w:rPr>
                <w:rFonts w:ascii="Arial" w:hAnsi="Arial" w:cs="Arial"/>
                <w:sz w:val="20"/>
                <w:szCs w:val="20"/>
              </w:rPr>
              <w:t>Решен</w:t>
            </w:r>
          </w:p>
        </w:tc>
      </w:tr>
    </w:tbl>
    <w:p w14:paraId="0B7926CC" w14:textId="50BD3A46" w:rsidR="00106F2B" w:rsidRDefault="00106F2B" w:rsidP="00106F2B">
      <w:pPr>
        <w:spacing w:after="120"/>
        <w:rPr>
          <w:rFonts w:ascii="Arial" w:eastAsia="Calibri" w:hAnsi="Arial" w:cs="Arial"/>
        </w:rPr>
      </w:pPr>
      <w:bookmarkStart w:id="2301" w:name="_Toc521512774"/>
      <w:bookmarkStart w:id="2302" w:name="_Toc522014260"/>
      <w:bookmarkStart w:id="2303" w:name="_Toc38890441"/>
    </w:p>
    <w:p w14:paraId="06718273" w14:textId="6BEA2985" w:rsidR="00106F2B" w:rsidRPr="002008C6" w:rsidRDefault="00106F2B" w:rsidP="002008C6">
      <w:pPr>
        <w:spacing w:after="240" w:line="276" w:lineRule="auto"/>
        <w:ind w:firstLine="567"/>
        <w:rPr>
          <w:color w:val="000000" w:themeColor="text1"/>
        </w:rPr>
      </w:pPr>
      <w:r w:rsidRPr="002008C6">
        <w:rPr>
          <w:rFonts w:ascii="Arial" w:hAnsi="Arial" w:cs="Arial"/>
          <w:color w:val="000000" w:themeColor="text1"/>
        </w:rPr>
        <w:t xml:space="preserve">По </w:t>
      </w:r>
      <w:r>
        <w:rPr>
          <w:rFonts w:ascii="Arial" w:hAnsi="Arial" w:cs="Arial"/>
          <w:color w:val="000000" w:themeColor="text1"/>
        </w:rPr>
        <w:t xml:space="preserve">открытому вопросу 1038 зафиксировано следующее решение: </w:t>
      </w:r>
      <w:r w:rsidRPr="00106F2B">
        <w:rPr>
          <w:rFonts w:ascii="Arial" w:hAnsi="Arial" w:cs="Arial"/>
          <w:color w:val="000000" w:themeColor="text1"/>
        </w:rPr>
        <w:t>резервы могут быть на уровне УК, а на уровне БЕ резер</w:t>
      </w:r>
      <w:r>
        <w:rPr>
          <w:rFonts w:ascii="Arial" w:hAnsi="Arial" w:cs="Arial"/>
          <w:color w:val="000000" w:themeColor="text1"/>
        </w:rPr>
        <w:t>в</w:t>
      </w:r>
      <w:r w:rsidRPr="00106F2B">
        <w:rPr>
          <w:rFonts w:ascii="Arial" w:hAnsi="Arial" w:cs="Arial"/>
          <w:color w:val="000000" w:themeColor="text1"/>
        </w:rPr>
        <w:t>ы могут быть = 0 и использоваться для перераспределения экономии и использования резерва УК</w:t>
      </w:r>
      <w:r>
        <w:rPr>
          <w:rFonts w:ascii="Arial" w:hAnsi="Arial" w:cs="Arial"/>
          <w:color w:val="000000" w:themeColor="text1"/>
        </w:rPr>
        <w:t>. Подробнее порядок управления резервами описан в</w:t>
      </w:r>
      <w:r w:rsidR="002F62BC">
        <w:rPr>
          <w:rFonts w:ascii="Arial" w:hAnsi="Arial" w:cs="Arial"/>
          <w:color w:val="000000" w:themeColor="text1"/>
        </w:rPr>
        <w:t xml:space="preserve"> разделе 5.2.4</w:t>
      </w:r>
      <w:r>
        <w:rPr>
          <w:rFonts w:ascii="Arial" w:hAnsi="Arial" w:cs="Arial"/>
          <w:color w:val="000000" w:themeColor="text1"/>
        </w:rPr>
        <w:t xml:space="preserve"> </w:t>
      </w:r>
      <w:r w:rsidRPr="00106F2B">
        <w:rPr>
          <w:rFonts w:ascii="Arial" w:hAnsi="Arial" w:cs="Arial"/>
          <w:color w:val="000000" w:themeColor="text1"/>
        </w:rPr>
        <w:t xml:space="preserve">КД </w:t>
      </w:r>
      <w:del w:id="2304" w:author="Владимир Лаут" w:date="2021-03-11T12:52:00Z">
        <w:r w:rsidRPr="00106F2B" w:rsidDel="00E0291E">
          <w:rPr>
            <w:rFonts w:ascii="Arial" w:hAnsi="Arial" w:cs="Arial"/>
            <w:color w:val="000000" w:themeColor="text1"/>
          </w:rPr>
          <w:delText>ERP.9.9.2</w:delText>
        </w:r>
      </w:del>
      <w:ins w:id="2305" w:author="Владимир Лаут" w:date="2021-03-11T12:52:00Z">
        <w:r w:rsidR="00E0291E">
          <w:rPr>
            <w:rFonts w:ascii="Arial" w:hAnsi="Arial" w:cs="Arial"/>
            <w:color w:val="000000" w:themeColor="text1"/>
          </w:rPr>
          <w:t>ERP.13.9.2</w:t>
        </w:r>
      </w:ins>
      <w:r w:rsidRPr="00106F2B">
        <w:rPr>
          <w:rFonts w:ascii="Arial" w:hAnsi="Arial" w:cs="Arial"/>
          <w:color w:val="000000" w:themeColor="text1"/>
        </w:rPr>
        <w:t>_51_PM_КД Формирование и управление бюджетами ТОиР</w:t>
      </w:r>
      <w:r>
        <w:rPr>
          <w:rFonts w:ascii="Arial" w:hAnsi="Arial" w:cs="Arial"/>
          <w:color w:val="000000" w:themeColor="text1"/>
        </w:rPr>
        <w:t>.</w:t>
      </w:r>
    </w:p>
    <w:p w14:paraId="46AD176C" w14:textId="58994857" w:rsidR="009E28A6" w:rsidRPr="00F94454" w:rsidRDefault="009E28A6" w:rsidP="009C0DCC">
      <w:pPr>
        <w:pStyle w:val="1"/>
        <w:rPr>
          <w:rFonts w:eastAsia="Calibri"/>
        </w:rPr>
      </w:pPr>
      <w:r w:rsidRPr="00F94454">
        <w:rPr>
          <w:rFonts w:eastAsia="Calibri"/>
        </w:rPr>
        <w:lastRenderedPageBreak/>
        <w:t>Приложения</w:t>
      </w:r>
      <w:bookmarkEnd w:id="2301"/>
      <w:bookmarkEnd w:id="2302"/>
      <w:bookmarkEnd w:id="2303"/>
    </w:p>
    <w:p w14:paraId="79685F46" w14:textId="2A42DBFA" w:rsidR="009E28A6" w:rsidRDefault="009E28A6" w:rsidP="009E28A6">
      <w:pPr>
        <w:pStyle w:val="2"/>
        <w:keepNext/>
        <w:keepLines/>
        <w:spacing w:before="160" w:after="120" w:line="276" w:lineRule="auto"/>
        <w:rPr>
          <w:rFonts w:eastAsiaTheme="majorEastAsia" w:cstheme="majorBidi"/>
          <w:bCs w:val="0"/>
          <w:iCs w:val="0"/>
          <w:szCs w:val="26"/>
        </w:rPr>
      </w:pPr>
      <w:bookmarkStart w:id="2306" w:name="_Toc521512775"/>
      <w:bookmarkStart w:id="2307" w:name="_Toc522014261"/>
      <w:bookmarkStart w:id="2308" w:name="_Toc38890442"/>
      <w:r w:rsidRPr="003F72AF">
        <w:rPr>
          <w:rFonts w:eastAsiaTheme="majorEastAsia" w:cstheme="majorBidi"/>
          <w:bCs w:val="0"/>
          <w:iCs w:val="0"/>
          <w:szCs w:val="26"/>
        </w:rPr>
        <w:t>Приложение № 1.</w:t>
      </w:r>
      <w:r w:rsidR="00875722">
        <w:rPr>
          <w:rFonts w:eastAsiaTheme="majorEastAsia" w:cstheme="majorBidi"/>
          <w:bCs w:val="0"/>
          <w:iCs w:val="0"/>
          <w:szCs w:val="26"/>
        </w:rPr>
        <w:t xml:space="preserve"> </w:t>
      </w:r>
      <w:r>
        <w:rPr>
          <w:rFonts w:eastAsiaTheme="majorEastAsia" w:cstheme="majorBidi"/>
          <w:bCs w:val="0"/>
          <w:iCs w:val="0"/>
          <w:szCs w:val="26"/>
        </w:rPr>
        <w:t>Модели</w:t>
      </w:r>
      <w:r w:rsidRPr="003F72AF">
        <w:rPr>
          <w:rFonts w:eastAsiaTheme="majorEastAsia" w:cstheme="majorBidi"/>
          <w:bCs w:val="0"/>
          <w:iCs w:val="0"/>
          <w:szCs w:val="26"/>
        </w:rPr>
        <w:t xml:space="preserve"> бизнес-процесс</w:t>
      </w:r>
      <w:r>
        <w:rPr>
          <w:rFonts w:eastAsiaTheme="majorEastAsia" w:cstheme="majorBidi"/>
          <w:bCs w:val="0"/>
          <w:iCs w:val="0"/>
          <w:szCs w:val="26"/>
        </w:rPr>
        <w:t>ов</w:t>
      </w:r>
      <w:bookmarkEnd w:id="2306"/>
      <w:bookmarkEnd w:id="2307"/>
      <w:bookmarkEnd w:id="2308"/>
    </w:p>
    <w:bookmarkStart w:id="2309" w:name="_MON_1657445361"/>
    <w:bookmarkEnd w:id="2309"/>
    <w:p w14:paraId="2F73D05A" w14:textId="01A49916" w:rsidR="00320314" w:rsidRDefault="002869D2" w:rsidP="009E28A6">
      <w:ins w:id="2310" w:author="Попова Дарья" w:date="2020-07-28T12:43:00Z">
        <w:r>
          <w:object w:dxaOrig="2069" w:dyaOrig="1339" w14:anchorId="3E3CAB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3.5pt;height:66.75pt" o:ole="">
              <v:imagedata r:id="rId17" o:title=""/>
            </v:shape>
            <o:OLEObject Type="Embed" ProgID="Word.Document.8" ShapeID="_x0000_i1025" DrawAspect="Icon" ObjectID="_1679120040" r:id="rId18">
              <o:FieldCodes>\s</o:FieldCodes>
            </o:OLEObject>
          </w:object>
        </w:r>
      </w:ins>
      <w:del w:id="2311" w:author="Попова Дарья" w:date="2020-07-28T12:42:00Z">
        <w:r w:rsidR="00306F27" w:rsidDel="00D66BE4">
          <w:object w:dxaOrig="1538" w:dyaOrig="993" w14:anchorId="191FD357">
            <v:shape id="_x0000_i1026" type="#_x0000_t75" style="width:78pt;height:49.5pt" o:ole="">
              <v:imagedata r:id="rId19" o:title=""/>
            </v:shape>
            <o:OLEObject Type="Embed" ProgID="Word.Document.12" ShapeID="_x0000_i1026" DrawAspect="Icon" ObjectID="_1679120041" r:id="rId20">
              <o:FieldCodes>\s</o:FieldCodes>
            </o:OLEObject>
          </w:object>
        </w:r>
        <w:r w:rsidR="00306F27" w:rsidDel="00D66BE4">
          <w:delText xml:space="preserve"> </w:delText>
        </w:r>
      </w:del>
      <w:bookmarkStart w:id="2312" w:name="_MON_1649667259"/>
      <w:bookmarkEnd w:id="2312"/>
      <w:r w:rsidR="00E9075B">
        <w:object w:dxaOrig="1538" w:dyaOrig="993" w14:anchorId="4D2F5BE2">
          <v:shape id="_x0000_i1027" type="#_x0000_t75" style="width:77.25pt;height:49.5pt" o:ole="">
            <v:imagedata r:id="rId21" o:title=""/>
          </v:shape>
          <o:OLEObject Type="Embed" ProgID="Word.Document.12" ShapeID="_x0000_i1027" DrawAspect="Icon" ObjectID="_1679120042" r:id="rId22">
            <o:FieldCodes>\s</o:FieldCodes>
          </o:OLEObject>
        </w:object>
      </w:r>
      <w:r w:rsidR="002269B9">
        <w:rPr>
          <w:lang w:val="en-US"/>
        </w:rPr>
        <w:t xml:space="preserve"> </w:t>
      </w:r>
      <w:r w:rsidR="00194B25">
        <w:object w:dxaOrig="1538" w:dyaOrig="993" w14:anchorId="00720499">
          <v:shape id="_x0000_i1028" type="#_x0000_t75" style="width:78pt;height:49.5pt" o:ole="">
            <v:imagedata r:id="rId23" o:title=""/>
          </v:shape>
          <o:OLEObject Type="Embed" ProgID="Word.Document.12" ShapeID="_x0000_i1028" DrawAspect="Icon" ObjectID="_1679120043" r:id="rId24">
            <o:FieldCodes>\s</o:FieldCodes>
          </o:OLEObject>
        </w:object>
      </w:r>
      <w:r w:rsidR="00194B25">
        <w:t xml:space="preserve"> </w:t>
      </w:r>
      <w:r w:rsidR="002269B9">
        <w:rPr>
          <w:lang w:val="en-US"/>
        </w:rPr>
        <w:t xml:space="preserve"> </w:t>
      </w:r>
      <w:r w:rsidR="00DA6161">
        <w:object w:dxaOrig="1538" w:dyaOrig="993" w14:anchorId="30A99380">
          <v:shape id="_x0000_i1029" type="#_x0000_t75" style="width:78pt;height:49.5pt" o:ole="">
            <v:imagedata r:id="rId25" o:title=""/>
          </v:shape>
          <o:OLEObject Type="Embed" ProgID="Word.Document.12" ShapeID="_x0000_i1029" DrawAspect="Icon" ObjectID="_1679120044" r:id="rId26">
            <o:FieldCodes>\s</o:FieldCodes>
          </o:OLEObject>
        </w:object>
      </w:r>
    </w:p>
    <w:p w14:paraId="2E05869B" w14:textId="00626C50" w:rsidR="00E8697A" w:rsidRDefault="0086136B" w:rsidP="009E28A6">
      <w:pPr>
        <w:rPr>
          <w:rFonts w:eastAsiaTheme="majorEastAsia"/>
        </w:rPr>
      </w:pPr>
      <w:r>
        <w:t xml:space="preserve">  </w:t>
      </w:r>
    </w:p>
    <w:p w14:paraId="4708A360" w14:textId="77777777" w:rsidR="009E28A6" w:rsidRDefault="009E28A6" w:rsidP="009E28A6">
      <w:pPr>
        <w:pStyle w:val="2"/>
        <w:keepNext/>
        <w:keepLines/>
        <w:spacing w:before="160" w:after="120" w:line="276" w:lineRule="auto"/>
        <w:rPr>
          <w:rFonts w:eastAsiaTheme="majorEastAsia" w:cstheme="majorBidi"/>
          <w:bCs w:val="0"/>
          <w:iCs w:val="0"/>
          <w:szCs w:val="26"/>
        </w:rPr>
      </w:pPr>
      <w:bookmarkStart w:id="2313" w:name="_Toc38890443"/>
      <w:bookmarkStart w:id="2314" w:name="_Toc521512776"/>
      <w:bookmarkStart w:id="2315" w:name="_Toc522014262"/>
      <w:bookmarkStart w:id="2316" w:name="_Toc38890444"/>
      <w:bookmarkEnd w:id="2313"/>
      <w:r w:rsidRPr="00013D76">
        <w:rPr>
          <w:rFonts w:eastAsiaTheme="majorEastAsia" w:cstheme="majorBidi"/>
          <w:bCs w:val="0"/>
          <w:iCs w:val="0"/>
          <w:szCs w:val="26"/>
        </w:rPr>
        <w:t xml:space="preserve">Приложение </w:t>
      </w:r>
      <w:r>
        <w:rPr>
          <w:rFonts w:eastAsiaTheme="majorEastAsia" w:cstheme="majorBidi"/>
          <w:bCs w:val="0"/>
          <w:iCs w:val="0"/>
          <w:szCs w:val="26"/>
        </w:rPr>
        <w:t xml:space="preserve">№ </w:t>
      </w:r>
      <w:r w:rsidRPr="00013D76">
        <w:rPr>
          <w:rFonts w:eastAsiaTheme="majorEastAsia" w:cstheme="majorBidi"/>
          <w:bCs w:val="0"/>
          <w:iCs w:val="0"/>
          <w:szCs w:val="26"/>
        </w:rPr>
        <w:t xml:space="preserve">2. </w:t>
      </w:r>
      <w:r>
        <w:rPr>
          <w:rFonts w:eastAsiaTheme="majorEastAsia" w:cstheme="majorBidi"/>
          <w:bCs w:val="0"/>
          <w:iCs w:val="0"/>
          <w:szCs w:val="26"/>
        </w:rPr>
        <w:t>Реестр бизнес-требований</w:t>
      </w:r>
      <w:bookmarkEnd w:id="2314"/>
      <w:bookmarkEnd w:id="2315"/>
      <w:bookmarkEnd w:id="2316"/>
    </w:p>
    <w:bookmarkStart w:id="2317" w:name="_MON_1596562160"/>
    <w:bookmarkEnd w:id="2317"/>
    <w:p w14:paraId="317074FD" w14:textId="24557ACF" w:rsidR="009E28A6" w:rsidRPr="00160E2D" w:rsidRDefault="005D4410" w:rsidP="009E28A6">
      <w:pPr>
        <w:rPr>
          <w:rFonts w:eastAsiaTheme="majorEastAsia"/>
        </w:rPr>
      </w:pPr>
      <w:r>
        <w:rPr>
          <w:rFonts w:eastAsiaTheme="majorEastAsia"/>
          <w:lang w:val="en-US"/>
        </w:rPr>
        <w:object w:dxaOrig="1376" w:dyaOrig="899" w14:anchorId="4C1E81A6">
          <v:shape id="_x0000_i1030" type="#_x0000_t75" style="width:71.25pt;height:44.25pt" o:ole="">
            <v:imagedata r:id="rId27" o:title=""/>
          </v:shape>
          <o:OLEObject Type="Embed" ProgID="Excel.Sheet.12" ShapeID="_x0000_i1030" DrawAspect="Icon" ObjectID="_1679120045" r:id="rId28"/>
        </w:object>
      </w:r>
    </w:p>
    <w:p w14:paraId="4244E2F4" w14:textId="77777777" w:rsidR="009E28A6" w:rsidRDefault="009E28A6" w:rsidP="009E28A6">
      <w:pPr>
        <w:pStyle w:val="2"/>
        <w:keepNext/>
        <w:keepLines/>
        <w:spacing w:before="160" w:after="120" w:line="276" w:lineRule="auto"/>
        <w:rPr>
          <w:rFonts w:eastAsiaTheme="majorEastAsia" w:cstheme="majorBidi"/>
          <w:bCs w:val="0"/>
          <w:iCs w:val="0"/>
          <w:szCs w:val="26"/>
        </w:rPr>
      </w:pPr>
      <w:bookmarkStart w:id="2318" w:name="_Toc521512777"/>
      <w:bookmarkStart w:id="2319" w:name="_Toc522014263"/>
      <w:bookmarkStart w:id="2320" w:name="_Toc38890445"/>
      <w:r w:rsidRPr="00013D76">
        <w:rPr>
          <w:rFonts w:eastAsiaTheme="majorEastAsia" w:cstheme="majorBidi"/>
          <w:bCs w:val="0"/>
          <w:iCs w:val="0"/>
          <w:szCs w:val="26"/>
        </w:rPr>
        <w:t xml:space="preserve">Приложение </w:t>
      </w:r>
      <w:r>
        <w:rPr>
          <w:rFonts w:eastAsiaTheme="majorEastAsia" w:cstheme="majorBidi"/>
          <w:bCs w:val="0"/>
          <w:iCs w:val="0"/>
          <w:szCs w:val="26"/>
        </w:rPr>
        <w:t>№ 3</w:t>
      </w:r>
      <w:r w:rsidRPr="00013D76">
        <w:rPr>
          <w:rFonts w:eastAsiaTheme="majorEastAsia" w:cstheme="majorBidi"/>
          <w:bCs w:val="0"/>
          <w:iCs w:val="0"/>
          <w:szCs w:val="26"/>
        </w:rPr>
        <w:t xml:space="preserve">. </w:t>
      </w:r>
      <w:r>
        <w:rPr>
          <w:rFonts w:eastAsiaTheme="majorEastAsia" w:cstheme="majorBidi"/>
          <w:bCs w:val="0"/>
          <w:iCs w:val="0"/>
          <w:szCs w:val="26"/>
        </w:rPr>
        <w:t>Описание шагов бизнес-процессов</w:t>
      </w:r>
      <w:bookmarkEnd w:id="2318"/>
      <w:bookmarkEnd w:id="2319"/>
      <w:bookmarkEnd w:id="2320"/>
    </w:p>
    <w:bookmarkStart w:id="2321" w:name="_MON_1678885103"/>
    <w:bookmarkEnd w:id="2321"/>
    <w:p w14:paraId="6776A427" w14:textId="1647F4BB" w:rsidR="00D00C64" w:rsidRDefault="009D0CB7" w:rsidP="009E28A6">
      <w:pPr>
        <w:rPr>
          <w:rFonts w:eastAsiaTheme="majorEastAsia"/>
        </w:rPr>
      </w:pPr>
      <w:r>
        <w:object w:dxaOrig="1538" w:dyaOrig="993" w14:anchorId="1AD65374">
          <v:shape id="_x0000_i1031" type="#_x0000_t75" style="width:78.75pt;height:49.5pt" o:ole="">
            <v:imagedata r:id="rId29" o:title=""/>
          </v:shape>
          <o:OLEObject Type="Embed" ProgID="Excel.Sheet.12" ShapeID="_x0000_i1031" DrawAspect="Icon" ObjectID="_1679120046" r:id="rId30"/>
        </w:object>
      </w:r>
      <w:r w:rsidR="002C1B21">
        <w:rPr>
          <w:lang w:val="en-US"/>
        </w:rPr>
        <w:t xml:space="preserve"> </w:t>
      </w:r>
      <w:bookmarkStart w:id="2322" w:name="_MON_1678885383"/>
      <w:bookmarkEnd w:id="2322"/>
      <w:r>
        <w:object w:dxaOrig="1538" w:dyaOrig="993" w14:anchorId="184B2AE5">
          <v:shape id="_x0000_i1032" type="#_x0000_t75" style="width:78pt;height:49.5pt" o:ole="">
            <v:imagedata r:id="rId31" o:title=""/>
          </v:shape>
          <o:OLEObject Type="Embed" ProgID="Excel.Sheet.12" ShapeID="_x0000_i1032" DrawAspect="Icon" ObjectID="_1679120047" r:id="rId32"/>
        </w:object>
      </w:r>
      <w:r w:rsidR="00194B25">
        <w:t xml:space="preserve"> </w:t>
      </w:r>
      <w:bookmarkStart w:id="2323" w:name="_MON_1678885532"/>
      <w:bookmarkEnd w:id="2323"/>
      <w:r w:rsidR="00042FE2">
        <w:object w:dxaOrig="1538" w:dyaOrig="993" w14:anchorId="56EB502D">
          <v:shape id="_x0000_i1033" type="#_x0000_t75" style="width:78pt;height:49.5pt" o:ole="">
            <v:imagedata r:id="rId33" o:title=""/>
          </v:shape>
          <o:OLEObject Type="Embed" ProgID="Excel.Sheet.12" ShapeID="_x0000_i1033" DrawAspect="Icon" ObjectID="_1679120048" r:id="rId34"/>
        </w:object>
      </w:r>
      <w:r w:rsidR="00194B25" w:rsidDel="00306F27">
        <w:t xml:space="preserve"> </w:t>
      </w:r>
      <w:bookmarkStart w:id="2324" w:name="_MON_1649541119"/>
      <w:bookmarkEnd w:id="2324"/>
      <w:r w:rsidR="000C6117">
        <w:object w:dxaOrig="1538" w:dyaOrig="993" w14:anchorId="1F38B32D">
          <v:shape id="_x0000_i1034" type="#_x0000_t75" style="width:78pt;height:49.5pt" o:ole="">
            <v:imagedata r:id="rId35" o:title=""/>
          </v:shape>
          <o:OLEObject Type="Embed" ProgID="Excel.Sheet.12" ShapeID="_x0000_i1034" DrawAspect="Icon" ObjectID="_1679120049" r:id="rId36"/>
        </w:object>
      </w:r>
    </w:p>
    <w:p w14:paraId="239DEAD6" w14:textId="77777777" w:rsidR="009E28A6" w:rsidRDefault="009E28A6" w:rsidP="009E28A6">
      <w:pPr>
        <w:rPr>
          <w:rFonts w:eastAsiaTheme="majorEastAsia"/>
        </w:rPr>
      </w:pPr>
    </w:p>
    <w:p w14:paraId="7C46C7BD" w14:textId="77777777" w:rsidR="009E28A6" w:rsidRDefault="009E28A6" w:rsidP="009E28A6">
      <w:pPr>
        <w:pStyle w:val="2"/>
        <w:keepNext/>
        <w:keepLines/>
        <w:spacing w:before="160" w:after="120" w:line="276" w:lineRule="auto"/>
        <w:rPr>
          <w:rFonts w:eastAsiaTheme="majorEastAsia" w:cstheme="majorBidi"/>
          <w:bCs w:val="0"/>
          <w:iCs w:val="0"/>
          <w:szCs w:val="26"/>
        </w:rPr>
      </w:pPr>
      <w:bookmarkStart w:id="2325" w:name="_Toc521512778"/>
      <w:bookmarkStart w:id="2326" w:name="_Toc522014264"/>
      <w:bookmarkStart w:id="2327" w:name="_Toc38890446"/>
      <w:r w:rsidRPr="00013D76">
        <w:rPr>
          <w:rFonts w:eastAsiaTheme="majorEastAsia" w:cstheme="majorBidi"/>
          <w:bCs w:val="0"/>
          <w:iCs w:val="0"/>
          <w:szCs w:val="26"/>
        </w:rPr>
        <w:t xml:space="preserve">Приложение </w:t>
      </w:r>
      <w:r>
        <w:rPr>
          <w:rFonts w:eastAsiaTheme="majorEastAsia" w:cstheme="majorBidi"/>
          <w:bCs w:val="0"/>
          <w:iCs w:val="0"/>
          <w:szCs w:val="26"/>
        </w:rPr>
        <w:t>№ 4</w:t>
      </w:r>
      <w:r w:rsidRPr="00013D76">
        <w:rPr>
          <w:rFonts w:eastAsiaTheme="majorEastAsia" w:cstheme="majorBidi"/>
          <w:bCs w:val="0"/>
          <w:iCs w:val="0"/>
          <w:szCs w:val="26"/>
        </w:rPr>
        <w:t xml:space="preserve">. </w:t>
      </w:r>
      <w:r>
        <w:rPr>
          <w:rFonts w:eastAsiaTheme="majorEastAsia" w:cstheme="majorBidi"/>
          <w:bCs w:val="0"/>
          <w:iCs w:val="0"/>
          <w:szCs w:val="26"/>
        </w:rPr>
        <w:t>Прочее</w:t>
      </w:r>
      <w:bookmarkEnd w:id="2325"/>
      <w:bookmarkEnd w:id="2326"/>
      <w:bookmarkEnd w:id="2327"/>
    </w:p>
    <w:p w14:paraId="4269A01C" w14:textId="77777777" w:rsidR="009E28A6" w:rsidRDefault="009E28A6" w:rsidP="009E28A6">
      <w:pPr>
        <w:rPr>
          <w:rFonts w:eastAsiaTheme="majorEastAsia"/>
        </w:rPr>
      </w:pPr>
    </w:p>
    <w:p w14:paraId="69303526" w14:textId="77777777" w:rsidR="009E28A6" w:rsidRPr="00013D76" w:rsidRDefault="009E28A6" w:rsidP="009E28A6">
      <w:pPr>
        <w:pStyle w:val="2"/>
        <w:keepNext/>
        <w:keepLines/>
        <w:spacing w:before="160" w:after="120" w:line="276" w:lineRule="auto"/>
        <w:rPr>
          <w:rFonts w:eastAsiaTheme="majorEastAsia" w:cstheme="majorBidi"/>
          <w:bCs w:val="0"/>
          <w:iCs w:val="0"/>
          <w:szCs w:val="26"/>
        </w:rPr>
      </w:pPr>
      <w:bookmarkStart w:id="2328" w:name="_Toc521512779"/>
      <w:bookmarkStart w:id="2329" w:name="_Toc522014265"/>
      <w:bookmarkStart w:id="2330" w:name="_Toc38890447"/>
      <w:r w:rsidRPr="00013D76">
        <w:rPr>
          <w:rFonts w:eastAsiaTheme="majorEastAsia" w:cstheme="majorBidi"/>
          <w:bCs w:val="0"/>
          <w:iCs w:val="0"/>
          <w:szCs w:val="26"/>
        </w:rPr>
        <w:t xml:space="preserve">Приложение </w:t>
      </w:r>
      <w:r>
        <w:rPr>
          <w:rFonts w:eastAsiaTheme="majorEastAsia" w:cstheme="majorBidi"/>
          <w:bCs w:val="0"/>
          <w:iCs w:val="0"/>
          <w:szCs w:val="26"/>
        </w:rPr>
        <w:t xml:space="preserve">№ </w:t>
      </w:r>
      <w:r w:rsidRPr="00013D76">
        <w:rPr>
          <w:rFonts w:eastAsiaTheme="majorEastAsia" w:cstheme="majorBidi"/>
          <w:bCs w:val="0"/>
          <w:iCs w:val="0"/>
          <w:szCs w:val="26"/>
        </w:rPr>
        <w:t>РП1-6: Роли и полномочия</w:t>
      </w:r>
      <w:bookmarkEnd w:id="2328"/>
      <w:bookmarkEnd w:id="2329"/>
      <w:bookmarkEnd w:id="2330"/>
    </w:p>
    <w:bookmarkStart w:id="2331" w:name="_MON_1649677936"/>
    <w:bookmarkEnd w:id="2331"/>
    <w:p w14:paraId="7973F0FB" w14:textId="0ADA40A0" w:rsidR="009E28A6" w:rsidRPr="00F94454" w:rsidRDefault="0061141E" w:rsidP="009E28A6">
      <w:pPr>
        <w:rPr>
          <w:rFonts w:ascii="Arial" w:eastAsia="Calibri" w:hAnsi="Arial" w:cs="Arial"/>
        </w:rPr>
      </w:pPr>
      <w:del w:id="2332" w:author="Владимир Лаут" w:date="2021-03-12T15:57:00Z">
        <w:r w:rsidDel="00292AED">
          <w:object w:dxaOrig="1538" w:dyaOrig="993" w14:anchorId="15332296">
            <v:shape id="_x0000_i1035" type="#_x0000_t75" style="width:77.25pt;height:49.5pt" o:ole="">
              <v:imagedata r:id="rId37" o:title=""/>
            </v:shape>
            <o:OLEObject Type="Embed" ProgID="Excel.Sheet.12" ShapeID="_x0000_i1035" DrawAspect="Icon" ObjectID="_1679120050" r:id="rId38"/>
          </w:object>
        </w:r>
        <w:r w:rsidDel="00292AED">
          <w:delText xml:space="preserve"> </w:delText>
        </w:r>
      </w:del>
      <w:del w:id="2333" w:author="Владимир Лаут" w:date="2021-03-22T17:10:00Z">
        <w:r w:rsidR="00292AED" w:rsidDel="005D4410">
          <w:fldChar w:fldCharType="begin"/>
        </w:r>
        <w:r w:rsidR="00292AED" w:rsidDel="005D4410">
          <w:fldChar w:fldCharType="end"/>
        </w:r>
      </w:del>
      <w:ins w:id="2334" w:author="Владимир Лаут" w:date="2021-03-22T17:11:00Z">
        <w:r w:rsidR="005D4410" w:rsidRPr="005D4410">
          <w:t xml:space="preserve"> </w:t>
        </w:r>
      </w:ins>
      <w:del w:id="2335" w:author="Владимир Лаут" w:date="2021-04-02T16:36:00Z">
        <w:r w:rsidR="005D4410" w:rsidDel="00967E5D">
          <w:fldChar w:fldCharType="begin"/>
        </w:r>
        <w:r w:rsidR="005D4410" w:rsidDel="00967E5D">
          <w:fldChar w:fldCharType="end"/>
        </w:r>
      </w:del>
      <w:ins w:id="2336" w:author="Владимир Лаут" w:date="2021-04-02T16:36:00Z">
        <w:r w:rsidR="00967E5D" w:rsidRPr="00967E5D">
          <w:t xml:space="preserve"> </w:t>
        </w:r>
      </w:ins>
      <w:ins w:id="2337" w:author="Владимир Лаут" w:date="2021-04-05T09:27:00Z">
        <w:r w:rsidR="002E55E1">
          <w:object w:dxaOrig="1538" w:dyaOrig="993" w14:anchorId="62F923AB">
            <v:shape id="_x0000_i1042" type="#_x0000_t75" style="width:77.25pt;height:49.5pt" o:ole="">
              <v:imagedata r:id="rId39" o:title=""/>
            </v:shape>
            <o:OLEObject Type="Embed" ProgID="Excel.Sheet.12" ShapeID="_x0000_i1042" DrawAspect="Icon" ObjectID="_1679120051" r:id="rId40"/>
          </w:object>
        </w:r>
      </w:ins>
      <w:bookmarkStart w:id="2338" w:name="_GoBack"/>
      <w:bookmarkEnd w:id="2338"/>
      <w:del w:id="2339" w:author="Владимир Лаут" w:date="2021-04-05T09:27:00Z">
        <w:r w:rsidR="0008137A" w:rsidDel="002E55E1">
          <w:fldChar w:fldCharType="begin"/>
        </w:r>
        <w:r w:rsidR="00E07DDD" w:rsidDel="002E55E1">
          <w:fldChar w:fldCharType="separate"/>
        </w:r>
        <w:r w:rsidR="0008137A" w:rsidDel="002E55E1">
          <w:fldChar w:fldCharType="end"/>
        </w:r>
      </w:del>
      <w:del w:id="2340" w:author="Владимир Лаут" w:date="2021-04-02T17:20:00Z">
        <w:r w:rsidR="00967E5D" w:rsidDel="00BF1854">
          <w:fldChar w:fldCharType="begin"/>
        </w:r>
        <w:r w:rsidR="00967E5D" w:rsidDel="00BF1854">
          <w:fldChar w:fldCharType="end"/>
        </w:r>
      </w:del>
    </w:p>
    <w:p w14:paraId="6FF0C8E3" w14:textId="77777777" w:rsidR="009E28A6" w:rsidRPr="00013D76" w:rsidRDefault="009E28A6" w:rsidP="009E28A6">
      <w:pPr>
        <w:pStyle w:val="2"/>
        <w:keepNext/>
        <w:keepLines/>
        <w:spacing w:before="160" w:after="120" w:line="276" w:lineRule="auto"/>
        <w:rPr>
          <w:rFonts w:eastAsiaTheme="majorEastAsia" w:cstheme="majorBidi"/>
          <w:bCs w:val="0"/>
          <w:iCs w:val="0"/>
          <w:szCs w:val="26"/>
        </w:rPr>
      </w:pPr>
      <w:bookmarkStart w:id="2341" w:name="_Toc521512780"/>
      <w:bookmarkStart w:id="2342" w:name="_Toc522014266"/>
      <w:bookmarkStart w:id="2343" w:name="_Toc38890448"/>
      <w:r>
        <w:rPr>
          <w:rFonts w:eastAsiaTheme="majorEastAsia" w:cstheme="majorBidi"/>
          <w:bCs w:val="0"/>
          <w:iCs w:val="0"/>
          <w:szCs w:val="26"/>
        </w:rPr>
        <w:t xml:space="preserve">Приложение № </w:t>
      </w:r>
      <w:r w:rsidRPr="00013D76">
        <w:rPr>
          <w:rFonts w:eastAsiaTheme="majorEastAsia" w:cstheme="majorBidi"/>
          <w:bCs w:val="0"/>
          <w:iCs w:val="0"/>
          <w:szCs w:val="26"/>
        </w:rPr>
        <w:t>РиК1. Матрица рисков и контрольных процедур</w:t>
      </w:r>
      <w:bookmarkEnd w:id="2341"/>
      <w:bookmarkEnd w:id="2342"/>
      <w:bookmarkEnd w:id="2343"/>
    </w:p>
    <w:p w14:paraId="0357A87A" w14:textId="53EDD582" w:rsidR="009E28A6" w:rsidRPr="00F94454" w:rsidRDefault="0010260F" w:rsidP="009E28A6">
      <w:pPr>
        <w:rPr>
          <w:rFonts w:ascii="Arial" w:eastAsia="Calibri" w:hAnsi="Arial" w:cs="Arial"/>
        </w:rPr>
      </w:pPr>
      <w:ins w:id="2344" w:author="NazarovaVA" w:date="2021-03-17T14:58:00Z">
        <w:r>
          <w:rPr>
            <w:rFonts w:ascii="Arial" w:eastAsia="Calibri" w:hAnsi="Arial" w:cs="Arial"/>
          </w:rPr>
          <w:object w:dxaOrig="1535" w:dyaOrig="993" w14:anchorId="6624C37A">
            <v:shape id="_x0000_i1037" type="#_x0000_t75" style="width:77.25pt;height:49.5pt" o:ole="">
              <v:imagedata r:id="rId41" o:title=""/>
            </v:shape>
            <o:OLEObject Type="Embed" ProgID="Excel.Sheet.12" ShapeID="_x0000_i1037" DrawAspect="Icon" ObjectID="_1679120052" r:id="rId42"/>
          </w:object>
        </w:r>
      </w:ins>
      <w:del w:id="2345" w:author="NazarovaVA" w:date="2021-03-17T14:54:00Z">
        <w:r w:rsidR="00AC0945" w:rsidDel="007B2E4C">
          <w:rPr>
            <w:rFonts w:ascii="Arial" w:eastAsia="Calibri" w:hAnsi="Arial" w:cs="Arial"/>
          </w:rPr>
          <w:object w:dxaOrig="1535" w:dyaOrig="993" w14:anchorId="25FD872E">
            <v:shape id="_x0000_i1038" type="#_x0000_t75" style="width:78pt;height:49.5pt" o:ole="">
              <v:imagedata r:id="rId43" o:title=""/>
            </v:shape>
            <o:OLEObject Type="Embed" ProgID="Excel.Sheet.12" ShapeID="_x0000_i1038" DrawAspect="Icon" ObjectID="_1679120053" r:id="rId44"/>
          </w:object>
        </w:r>
      </w:del>
    </w:p>
    <w:p w14:paraId="54E6F51C" w14:textId="77777777" w:rsidR="009E28A6" w:rsidRPr="00013D76" w:rsidRDefault="009E28A6" w:rsidP="009E28A6">
      <w:pPr>
        <w:pStyle w:val="2"/>
        <w:keepNext/>
        <w:keepLines/>
        <w:spacing w:before="160" w:after="120" w:line="276" w:lineRule="auto"/>
        <w:rPr>
          <w:rFonts w:eastAsiaTheme="majorEastAsia" w:cstheme="majorBidi"/>
          <w:bCs w:val="0"/>
          <w:iCs w:val="0"/>
          <w:szCs w:val="26"/>
        </w:rPr>
      </w:pPr>
      <w:bookmarkStart w:id="2346" w:name="_Toc521512781"/>
      <w:bookmarkStart w:id="2347" w:name="_Toc522014267"/>
      <w:bookmarkStart w:id="2348" w:name="_Toc38890449"/>
      <w:r w:rsidRPr="00013D76">
        <w:rPr>
          <w:rFonts w:eastAsiaTheme="majorEastAsia" w:cstheme="majorBidi"/>
          <w:bCs w:val="0"/>
          <w:iCs w:val="0"/>
          <w:szCs w:val="26"/>
        </w:rPr>
        <w:t>Приложение №</w:t>
      </w:r>
      <w:r>
        <w:rPr>
          <w:rFonts w:eastAsiaTheme="majorEastAsia" w:cstheme="majorBidi"/>
          <w:bCs w:val="0"/>
          <w:iCs w:val="0"/>
          <w:szCs w:val="26"/>
        </w:rPr>
        <w:t xml:space="preserve"> </w:t>
      </w:r>
      <w:r w:rsidRPr="00013D76">
        <w:rPr>
          <w:rFonts w:eastAsiaTheme="majorEastAsia" w:cstheme="majorBidi"/>
          <w:bCs w:val="0"/>
          <w:iCs w:val="0"/>
          <w:szCs w:val="26"/>
        </w:rPr>
        <w:t>КП1. Матрица конфликтов полномочий</w:t>
      </w:r>
      <w:bookmarkEnd w:id="2346"/>
      <w:bookmarkEnd w:id="2347"/>
      <w:bookmarkEnd w:id="2348"/>
    </w:p>
    <w:bookmarkEnd w:id="1"/>
    <w:bookmarkEnd w:id="2"/>
    <w:bookmarkEnd w:id="3"/>
    <w:bookmarkEnd w:id="4"/>
    <w:bookmarkEnd w:id="5"/>
    <w:p w14:paraId="19840E5F" w14:textId="3CA04650" w:rsidR="00AE7792" w:rsidRPr="002008C6" w:rsidRDefault="00AE7792" w:rsidP="002008C6">
      <w:pPr>
        <w:spacing w:after="240" w:line="276" w:lineRule="auto"/>
        <w:ind w:firstLine="567"/>
        <w:rPr>
          <w:rFonts w:ascii="Arial" w:hAnsi="Arial" w:cs="Arial"/>
        </w:rPr>
      </w:pPr>
      <w:r w:rsidRPr="002008C6">
        <w:rPr>
          <w:rFonts w:ascii="Arial" w:hAnsi="Arial" w:cs="Arial"/>
        </w:rPr>
        <w:t>В рамках данного Концептуального Дизайна все бизнес-роли не позволяют осу-ществлять критичных с точки зрения разделения полномочий операций. С точки зрения разделения полномочий данные операции не являются рискообразующими и не предла-гаются к рассмотрению и анализу в рамках групп полномочий.</w:t>
      </w:r>
    </w:p>
    <w:p w14:paraId="704F1179" w14:textId="7A281F29" w:rsidR="00F66ECE" w:rsidRPr="002008C6" w:rsidRDefault="00AE7792" w:rsidP="002008C6">
      <w:pPr>
        <w:spacing w:after="240" w:line="276" w:lineRule="auto"/>
        <w:ind w:firstLine="567"/>
        <w:rPr>
          <w:rFonts w:ascii="Arial" w:hAnsi="Arial" w:cs="Arial"/>
        </w:rPr>
      </w:pPr>
      <w:r w:rsidRPr="002008C6">
        <w:rPr>
          <w:rFonts w:ascii="Arial" w:hAnsi="Arial" w:cs="Arial"/>
        </w:rPr>
        <w:t>Соответственно, в рамках данного КД конфликты между бизнес-ролями отсутствуют.</w:t>
      </w:r>
    </w:p>
    <w:sectPr w:rsidR="00F66ECE" w:rsidRPr="002008C6" w:rsidSect="000F4678">
      <w:headerReference w:type="default" r:id="rId45"/>
      <w:headerReference w:type="first" r:id="rId46"/>
      <w:pgSz w:w="11907" w:h="16840" w:code="9"/>
      <w:pgMar w:top="1134" w:right="567" w:bottom="1134" w:left="1134" w:header="737"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BC0CC7A" w14:textId="77777777" w:rsidR="00FF1EBD" w:rsidRDefault="00FF1EBD" w:rsidP="006C0925">
      <w:r>
        <w:separator/>
      </w:r>
    </w:p>
  </w:endnote>
  <w:endnote w:type="continuationSeparator" w:id="0">
    <w:p w14:paraId="67765311" w14:textId="77777777" w:rsidR="00FF1EBD" w:rsidRDefault="00FF1EBD" w:rsidP="006C09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CC"/>
    <w:family w:val="swiss"/>
    <w:pitch w:val="variable"/>
    <w:sig w:usb0="00000287" w:usb1="00000800" w:usb2="00000000" w:usb3="00000000" w:csb0="0000009F" w:csb1="00000000"/>
  </w:font>
  <w:font w:name="EuropeDemiC">
    <w:altName w:val="Arial"/>
    <w:panose1 w:val="00000000000000000000"/>
    <w:charset w:val="CC"/>
    <w:family w:val="modern"/>
    <w:notTrueType/>
    <w:pitch w:val="variable"/>
    <w:sig w:usb0="80000283" w:usb1="0000004A" w:usb2="00000000" w:usb3="00000000" w:csb0="00000005" w:csb1="00000000"/>
  </w:font>
  <w:font w:name="Verdana">
    <w:panose1 w:val="020B0604030504040204"/>
    <w:charset w:val="CC"/>
    <w:family w:val="swiss"/>
    <w:pitch w:val="variable"/>
    <w:sig w:usb0="A00006FF" w:usb1="4000205B" w:usb2="00000010" w:usb3="00000000" w:csb0="0000019F" w:csb1="00000000"/>
  </w:font>
  <w:font w:name="Franklin Gothic Book">
    <w:charset w:val="00"/>
    <w:family w:val="swiss"/>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Meta Offc Pro">
    <w:altName w:val="Segoe Script"/>
    <w:charset w:val="CC"/>
    <w:family w:val="swiss"/>
    <w:pitch w:val="variable"/>
    <w:sig w:usb0="A00002B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33061041"/>
      <w:docPartObj>
        <w:docPartGallery w:val="Page Numbers (Bottom of Page)"/>
        <w:docPartUnique/>
      </w:docPartObj>
    </w:sdtPr>
    <w:sdtEndPr/>
    <w:sdtContent>
      <w:p w14:paraId="0CDB74F4" w14:textId="5EEC6B35" w:rsidR="000C6117" w:rsidRDefault="000C6117" w:rsidP="007A0A95">
        <w:pPr>
          <w:pStyle w:val="a6"/>
          <w:jc w:val="right"/>
        </w:pPr>
        <w:r w:rsidRPr="007A0A95">
          <w:rPr>
            <w:rFonts w:ascii="Arial" w:hAnsi="Arial"/>
            <w:sz w:val="24"/>
            <w:szCs w:val="28"/>
          </w:rPr>
          <w:fldChar w:fldCharType="begin"/>
        </w:r>
        <w:r w:rsidRPr="007A0A95">
          <w:rPr>
            <w:rFonts w:ascii="Arial" w:hAnsi="Arial"/>
            <w:sz w:val="24"/>
            <w:szCs w:val="28"/>
          </w:rPr>
          <w:instrText>PAGE   \* MERGEFORMAT</w:instrText>
        </w:r>
        <w:r w:rsidRPr="007A0A95">
          <w:rPr>
            <w:rFonts w:ascii="Arial" w:hAnsi="Arial"/>
            <w:sz w:val="24"/>
            <w:szCs w:val="28"/>
          </w:rPr>
          <w:fldChar w:fldCharType="separate"/>
        </w:r>
        <w:r w:rsidR="00D554DF">
          <w:rPr>
            <w:rFonts w:ascii="Arial" w:hAnsi="Arial"/>
            <w:noProof/>
            <w:sz w:val="24"/>
            <w:szCs w:val="28"/>
          </w:rPr>
          <w:t>2</w:t>
        </w:r>
        <w:r w:rsidRPr="007A0A95">
          <w:rPr>
            <w:rFonts w:ascii="Arial" w:hAnsi="Arial"/>
            <w:sz w:val="24"/>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C659FC" w14:textId="77777777" w:rsidR="000C6117" w:rsidRDefault="000C6117" w:rsidP="007A0A95">
    <w:pPr>
      <w:pStyle w:val="a6"/>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6A9C55" w14:textId="77777777" w:rsidR="00FF1EBD" w:rsidRDefault="00FF1EBD" w:rsidP="006C0925">
      <w:bookmarkStart w:id="0" w:name="_Hlk522813237"/>
      <w:bookmarkEnd w:id="0"/>
      <w:r>
        <w:separator/>
      </w:r>
    </w:p>
  </w:footnote>
  <w:footnote w:type="continuationSeparator" w:id="0">
    <w:p w14:paraId="338C8804" w14:textId="77777777" w:rsidR="00FF1EBD" w:rsidRDefault="00FF1EBD" w:rsidP="006C09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58"/>
    </w:tblGrid>
    <w:tr w:rsidR="000C6117" w14:paraId="7F006FFF" w14:textId="77777777" w:rsidTr="00916FAB">
      <w:trPr>
        <w:cantSplit/>
        <w:trHeight w:val="557"/>
      </w:trPr>
      <w:tc>
        <w:tcPr>
          <w:tcW w:w="3502" w:type="dxa"/>
          <w:vMerge w:val="restart"/>
          <w:tcBorders>
            <w:top w:val="nil"/>
            <w:left w:val="nil"/>
            <w:bottom w:val="nil"/>
            <w:right w:val="nil"/>
          </w:tcBorders>
          <w:vAlign w:val="center"/>
        </w:tcPr>
        <w:p w14:paraId="317C6131" w14:textId="77777777" w:rsidR="000C6117" w:rsidRDefault="000C6117" w:rsidP="00916FAB">
          <w:pPr>
            <w:pStyle w:val="a4"/>
            <w:ind w:left="-241" w:hanging="1"/>
            <w:jc w:val="left"/>
            <w:rPr>
              <w:b/>
              <w:bCs/>
            </w:rPr>
          </w:pPr>
          <w:r>
            <w:rPr>
              <w:b/>
              <w:bCs/>
              <w:noProof/>
              <w:lang w:eastAsia="ru-RU"/>
            </w:rPr>
            <w:drawing>
              <wp:inline distT="0" distB="0" distL="0" distR="0" wp14:anchorId="01D76817" wp14:editId="3FC0F2A1">
                <wp:extent cx="2240329" cy="50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58" w:type="dxa"/>
          <w:vMerge w:val="restart"/>
          <w:tcBorders>
            <w:top w:val="nil"/>
            <w:left w:val="nil"/>
            <w:bottom w:val="single" w:sz="8" w:space="0" w:color="FEC816"/>
            <w:right w:val="single" w:sz="8" w:space="0" w:color="FEC816"/>
          </w:tcBorders>
          <w:vAlign w:val="center"/>
        </w:tcPr>
        <w:p w14:paraId="0BA97529" w14:textId="77777777" w:rsidR="000C6117" w:rsidRPr="00916FAB" w:rsidRDefault="000C6117" w:rsidP="00EC00D2">
          <w:pPr>
            <w:pStyle w:val="InR1"/>
          </w:pPr>
          <w:r>
            <w:t>Концептуальный дизайн</w:t>
          </w:r>
          <w:r>
            <w:br/>
            <w:t>ТОиР</w:t>
          </w:r>
          <w:r>
            <w:br/>
            <w:t>Выполнение и фактический учет работ</w:t>
          </w:r>
        </w:p>
      </w:tc>
    </w:tr>
    <w:tr w:rsidR="000C6117" w:rsidRPr="00DB4B2F" w14:paraId="1854CFB2" w14:textId="77777777" w:rsidTr="00916FAB">
      <w:trPr>
        <w:cantSplit/>
        <w:trHeight w:val="557"/>
      </w:trPr>
      <w:tc>
        <w:tcPr>
          <w:tcW w:w="3502" w:type="dxa"/>
          <w:vMerge/>
          <w:tcBorders>
            <w:top w:val="nil"/>
            <w:left w:val="nil"/>
            <w:bottom w:val="nil"/>
            <w:right w:val="nil"/>
          </w:tcBorders>
          <w:vAlign w:val="center"/>
        </w:tcPr>
        <w:p w14:paraId="4ED57C20" w14:textId="77777777" w:rsidR="000C6117" w:rsidRDefault="000C6117" w:rsidP="00916FAB">
          <w:pPr>
            <w:pStyle w:val="a4"/>
            <w:jc w:val="center"/>
          </w:pPr>
        </w:p>
      </w:tc>
      <w:tc>
        <w:tcPr>
          <w:tcW w:w="6758" w:type="dxa"/>
          <w:vMerge/>
          <w:tcBorders>
            <w:top w:val="single" w:sz="8" w:space="0" w:color="auto"/>
            <w:left w:val="nil"/>
            <w:bottom w:val="single" w:sz="8" w:space="0" w:color="FEC816"/>
            <w:right w:val="single" w:sz="8" w:space="0" w:color="FEC816"/>
          </w:tcBorders>
        </w:tcPr>
        <w:p w14:paraId="6F07C671" w14:textId="77777777" w:rsidR="000C6117" w:rsidRPr="000B5B67" w:rsidRDefault="000C6117" w:rsidP="00916FAB">
          <w:pPr>
            <w:jc w:val="center"/>
            <w:rPr>
              <w:b/>
              <w:bCs/>
            </w:rPr>
          </w:pPr>
        </w:p>
      </w:tc>
    </w:tr>
  </w:tbl>
  <w:p w14:paraId="08B08FD9" w14:textId="77777777" w:rsidR="000C6117" w:rsidRDefault="000C6117">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8DC6B8" w14:textId="77777777" w:rsidR="000C6117" w:rsidRDefault="000C6117" w:rsidP="00916FAB">
    <w:pPr>
      <w:pStyle w:val="a4"/>
      <w:jc w:val="left"/>
    </w:pPr>
    <w:r>
      <w:rPr>
        <w:b/>
        <w:bCs/>
        <w:noProof/>
        <w:lang w:eastAsia="ru-RU"/>
      </w:rPr>
      <w:drawing>
        <wp:inline distT="0" distB="0" distL="0" distR="0" wp14:anchorId="6828CDC6" wp14:editId="006B1A1F">
          <wp:extent cx="2240329" cy="50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p w14:paraId="380D8757" w14:textId="77777777" w:rsidR="000C6117" w:rsidRDefault="000C6117">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58"/>
    </w:tblGrid>
    <w:tr w:rsidR="000C6117" w14:paraId="6B0E1271" w14:textId="77777777" w:rsidTr="00743AA1">
      <w:trPr>
        <w:cantSplit/>
        <w:trHeight w:val="557"/>
      </w:trPr>
      <w:tc>
        <w:tcPr>
          <w:tcW w:w="3502" w:type="dxa"/>
          <w:vMerge w:val="restart"/>
          <w:tcBorders>
            <w:top w:val="nil"/>
            <w:left w:val="nil"/>
            <w:bottom w:val="nil"/>
            <w:right w:val="nil"/>
          </w:tcBorders>
          <w:vAlign w:val="center"/>
        </w:tcPr>
        <w:p w14:paraId="49DF386F" w14:textId="77777777" w:rsidR="000C6117" w:rsidRDefault="000C6117" w:rsidP="00743AA1">
          <w:pPr>
            <w:pStyle w:val="a4"/>
            <w:ind w:left="-241" w:hanging="1"/>
            <w:jc w:val="left"/>
            <w:rPr>
              <w:b/>
              <w:bCs/>
            </w:rPr>
          </w:pPr>
          <w:r>
            <w:rPr>
              <w:b/>
              <w:bCs/>
              <w:noProof/>
              <w:lang w:eastAsia="ru-RU"/>
            </w:rPr>
            <w:drawing>
              <wp:inline distT="0" distB="0" distL="0" distR="0" wp14:anchorId="27D5CE09" wp14:editId="504E00A4">
                <wp:extent cx="2240329" cy="50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58" w:type="dxa"/>
          <w:vMerge w:val="restart"/>
          <w:tcBorders>
            <w:top w:val="nil"/>
            <w:left w:val="nil"/>
            <w:bottom w:val="single" w:sz="8" w:space="0" w:color="FEC816"/>
            <w:right w:val="single" w:sz="8" w:space="0" w:color="FEC816"/>
          </w:tcBorders>
          <w:vAlign w:val="center"/>
        </w:tcPr>
        <w:p w14:paraId="1384DC8F" w14:textId="77777777" w:rsidR="000C6117" w:rsidRPr="00916FAB" w:rsidRDefault="000C6117" w:rsidP="00743AA1">
          <w:pPr>
            <w:pStyle w:val="InR1"/>
          </w:pPr>
          <w:r>
            <w:t>Концептуальный дизайн</w:t>
          </w:r>
          <w:r>
            <w:br/>
            <w:t>ТОиР</w:t>
          </w:r>
          <w:r>
            <w:br/>
            <w:t>Выполнение и фактический учет работ</w:t>
          </w:r>
        </w:p>
      </w:tc>
    </w:tr>
    <w:tr w:rsidR="000C6117" w:rsidRPr="00DB4B2F" w14:paraId="71C3842F" w14:textId="77777777" w:rsidTr="00743AA1">
      <w:trPr>
        <w:cantSplit/>
        <w:trHeight w:val="557"/>
      </w:trPr>
      <w:tc>
        <w:tcPr>
          <w:tcW w:w="3502" w:type="dxa"/>
          <w:vMerge/>
          <w:tcBorders>
            <w:top w:val="nil"/>
            <w:left w:val="nil"/>
            <w:bottom w:val="nil"/>
            <w:right w:val="nil"/>
          </w:tcBorders>
          <w:vAlign w:val="center"/>
        </w:tcPr>
        <w:p w14:paraId="15E6779C" w14:textId="77777777" w:rsidR="000C6117" w:rsidRDefault="000C6117" w:rsidP="00743AA1">
          <w:pPr>
            <w:pStyle w:val="a4"/>
            <w:jc w:val="center"/>
          </w:pPr>
        </w:p>
      </w:tc>
      <w:tc>
        <w:tcPr>
          <w:tcW w:w="6758" w:type="dxa"/>
          <w:vMerge/>
          <w:tcBorders>
            <w:top w:val="single" w:sz="8" w:space="0" w:color="auto"/>
            <w:left w:val="nil"/>
            <w:bottom w:val="single" w:sz="8" w:space="0" w:color="FEC816"/>
            <w:right w:val="single" w:sz="8" w:space="0" w:color="FEC816"/>
          </w:tcBorders>
        </w:tcPr>
        <w:p w14:paraId="45874735" w14:textId="77777777" w:rsidR="000C6117" w:rsidRPr="000B5B67" w:rsidRDefault="000C6117" w:rsidP="00743AA1">
          <w:pPr>
            <w:jc w:val="center"/>
            <w:rPr>
              <w:b/>
              <w:bCs/>
            </w:rPr>
          </w:pPr>
        </w:p>
      </w:tc>
    </w:tr>
  </w:tbl>
  <w:p w14:paraId="74B2E74C" w14:textId="77777777" w:rsidR="000C6117" w:rsidRDefault="000C6117" w:rsidP="009F5EA5">
    <w:pPr>
      <w:pStyle w:val="a4"/>
      <w:jc w:val="right"/>
    </w:pPr>
  </w:p>
  <w:p w14:paraId="0E6041ED" w14:textId="77777777" w:rsidR="000C6117" w:rsidRDefault="000C6117">
    <w:pPr>
      <w:pStyle w:val="a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58"/>
    </w:tblGrid>
    <w:tr w:rsidR="000C6117" w14:paraId="6DE5F351" w14:textId="77777777" w:rsidTr="00916FAB">
      <w:trPr>
        <w:cantSplit/>
        <w:trHeight w:val="557"/>
      </w:trPr>
      <w:tc>
        <w:tcPr>
          <w:tcW w:w="3502" w:type="dxa"/>
          <w:vMerge w:val="restart"/>
          <w:tcBorders>
            <w:top w:val="nil"/>
            <w:left w:val="nil"/>
            <w:bottom w:val="nil"/>
            <w:right w:val="nil"/>
          </w:tcBorders>
          <w:vAlign w:val="center"/>
        </w:tcPr>
        <w:p w14:paraId="7F85B8DC" w14:textId="77777777" w:rsidR="000C6117" w:rsidRDefault="000C6117" w:rsidP="00916FAB">
          <w:pPr>
            <w:pStyle w:val="a4"/>
            <w:ind w:left="-241" w:hanging="1"/>
            <w:jc w:val="left"/>
            <w:rPr>
              <w:b/>
              <w:bCs/>
            </w:rPr>
          </w:pPr>
          <w:r>
            <w:rPr>
              <w:b/>
              <w:bCs/>
              <w:noProof/>
              <w:lang w:eastAsia="ru-RU"/>
            </w:rPr>
            <w:drawing>
              <wp:inline distT="0" distB="0" distL="0" distR="0" wp14:anchorId="5B7B82F5" wp14:editId="2C5BDE67">
                <wp:extent cx="2240329" cy="50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58" w:type="dxa"/>
          <w:vMerge w:val="restart"/>
          <w:tcBorders>
            <w:top w:val="nil"/>
            <w:left w:val="nil"/>
            <w:bottom w:val="single" w:sz="8" w:space="0" w:color="FEC816"/>
            <w:right w:val="single" w:sz="8" w:space="0" w:color="FEC816"/>
          </w:tcBorders>
          <w:vAlign w:val="center"/>
        </w:tcPr>
        <w:p w14:paraId="4811CCAD" w14:textId="77777777" w:rsidR="000C6117" w:rsidRPr="00916FAB" w:rsidRDefault="000C6117" w:rsidP="00916FAB">
          <w:pPr>
            <w:pStyle w:val="InR1"/>
          </w:pPr>
          <w:r>
            <w:t>Концептуальный дизайн</w:t>
          </w:r>
          <w:r>
            <w:br/>
            <w:t>ТОиР</w:t>
          </w:r>
          <w:r>
            <w:br/>
            <w:t>Выполнение и фактический учет работ</w:t>
          </w:r>
        </w:p>
      </w:tc>
    </w:tr>
    <w:tr w:rsidR="000C6117" w:rsidRPr="00DB4B2F" w14:paraId="0801B60E" w14:textId="77777777" w:rsidTr="00916FAB">
      <w:trPr>
        <w:cantSplit/>
        <w:trHeight w:val="557"/>
      </w:trPr>
      <w:tc>
        <w:tcPr>
          <w:tcW w:w="3502" w:type="dxa"/>
          <w:vMerge/>
          <w:tcBorders>
            <w:top w:val="nil"/>
            <w:left w:val="nil"/>
            <w:bottom w:val="nil"/>
            <w:right w:val="nil"/>
          </w:tcBorders>
          <w:vAlign w:val="center"/>
        </w:tcPr>
        <w:p w14:paraId="29B46EE7" w14:textId="77777777" w:rsidR="000C6117" w:rsidRDefault="000C6117" w:rsidP="00916FAB">
          <w:pPr>
            <w:pStyle w:val="a4"/>
            <w:jc w:val="center"/>
          </w:pPr>
        </w:p>
      </w:tc>
      <w:tc>
        <w:tcPr>
          <w:tcW w:w="6758" w:type="dxa"/>
          <w:vMerge/>
          <w:tcBorders>
            <w:top w:val="single" w:sz="8" w:space="0" w:color="auto"/>
            <w:left w:val="nil"/>
            <w:bottom w:val="single" w:sz="8" w:space="0" w:color="FEC816"/>
            <w:right w:val="single" w:sz="8" w:space="0" w:color="FEC816"/>
          </w:tcBorders>
        </w:tcPr>
        <w:p w14:paraId="0A0F4CCB" w14:textId="77777777" w:rsidR="000C6117" w:rsidRPr="000B5B67" w:rsidRDefault="000C6117" w:rsidP="00916FAB">
          <w:pPr>
            <w:jc w:val="center"/>
            <w:rPr>
              <w:b/>
              <w:bCs/>
            </w:rPr>
          </w:pPr>
        </w:p>
      </w:tc>
    </w:tr>
  </w:tbl>
  <w:p w14:paraId="44B1F44D" w14:textId="77777777" w:rsidR="000C6117" w:rsidRDefault="000C6117">
    <w:pPr>
      <w:pStyle w:val="a4"/>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10"/>
    </w:tblGrid>
    <w:tr w:rsidR="000C6117" w14:paraId="42A4FC2D" w14:textId="77777777" w:rsidTr="00E30D22">
      <w:trPr>
        <w:cantSplit/>
        <w:trHeight w:val="244"/>
      </w:trPr>
      <w:tc>
        <w:tcPr>
          <w:tcW w:w="3496" w:type="dxa"/>
          <w:vMerge w:val="restart"/>
          <w:tcBorders>
            <w:top w:val="nil"/>
            <w:left w:val="nil"/>
            <w:bottom w:val="nil"/>
            <w:right w:val="nil"/>
          </w:tcBorders>
          <w:vAlign w:val="center"/>
        </w:tcPr>
        <w:p w14:paraId="70E3CDB8" w14:textId="77777777" w:rsidR="000C6117" w:rsidRDefault="000C6117" w:rsidP="00A54CF5">
          <w:pPr>
            <w:pStyle w:val="a4"/>
            <w:ind w:left="-241" w:hanging="1"/>
            <w:jc w:val="left"/>
            <w:rPr>
              <w:b/>
              <w:bCs/>
            </w:rPr>
          </w:pPr>
          <w:r>
            <w:rPr>
              <w:b/>
              <w:bCs/>
              <w:noProof/>
              <w:lang w:eastAsia="ru-RU"/>
            </w:rPr>
            <w:drawing>
              <wp:inline distT="0" distB="0" distL="0" distR="0" wp14:anchorId="5B6FD063" wp14:editId="6B9A3DEE">
                <wp:extent cx="2240329" cy="5040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16" w:type="dxa"/>
          <w:vMerge w:val="restart"/>
          <w:tcBorders>
            <w:top w:val="nil"/>
            <w:left w:val="nil"/>
            <w:bottom w:val="single" w:sz="8" w:space="0" w:color="FEC816"/>
            <w:right w:val="single" w:sz="8" w:space="0" w:color="FEC816"/>
          </w:tcBorders>
          <w:vAlign w:val="center"/>
        </w:tcPr>
        <w:p w14:paraId="6E580AD8" w14:textId="77777777" w:rsidR="000C6117" w:rsidRPr="00916FAB" w:rsidRDefault="000C6117" w:rsidP="00A54CF5">
          <w:pPr>
            <w:pStyle w:val="InR1"/>
          </w:pPr>
          <w:r>
            <w:t>Концептуальный дизайн</w:t>
          </w:r>
          <w:r>
            <w:br/>
            <w:t>ТОиР</w:t>
          </w:r>
          <w:r>
            <w:br/>
          </w:r>
          <w:r w:rsidRPr="009B5009">
            <w:t>Выполнение и фактический учет работ</w:t>
          </w:r>
        </w:p>
      </w:tc>
    </w:tr>
    <w:tr w:rsidR="000C6117" w:rsidRPr="00DB4B2F" w14:paraId="52143CAF" w14:textId="77777777" w:rsidTr="00E30D22">
      <w:trPr>
        <w:cantSplit/>
        <w:trHeight w:val="244"/>
      </w:trPr>
      <w:tc>
        <w:tcPr>
          <w:tcW w:w="3496" w:type="dxa"/>
          <w:vMerge/>
          <w:tcBorders>
            <w:top w:val="nil"/>
            <w:left w:val="nil"/>
            <w:bottom w:val="nil"/>
            <w:right w:val="nil"/>
          </w:tcBorders>
          <w:vAlign w:val="center"/>
        </w:tcPr>
        <w:p w14:paraId="4E6B1FFD" w14:textId="77777777" w:rsidR="000C6117" w:rsidRDefault="000C6117" w:rsidP="00A54CF5">
          <w:pPr>
            <w:pStyle w:val="a4"/>
            <w:jc w:val="center"/>
          </w:pPr>
        </w:p>
      </w:tc>
      <w:tc>
        <w:tcPr>
          <w:tcW w:w="6716" w:type="dxa"/>
          <w:vMerge/>
          <w:tcBorders>
            <w:top w:val="single" w:sz="8" w:space="0" w:color="auto"/>
            <w:left w:val="nil"/>
            <w:bottom w:val="single" w:sz="8" w:space="0" w:color="FEC816"/>
            <w:right w:val="single" w:sz="8" w:space="0" w:color="FEC816"/>
          </w:tcBorders>
        </w:tcPr>
        <w:p w14:paraId="7EB71E59" w14:textId="77777777" w:rsidR="000C6117" w:rsidRPr="000B5B67" w:rsidRDefault="000C6117" w:rsidP="00A54CF5">
          <w:pPr>
            <w:jc w:val="center"/>
            <w:rPr>
              <w:b/>
              <w:bCs/>
            </w:rPr>
          </w:pPr>
        </w:p>
      </w:tc>
    </w:tr>
  </w:tbl>
  <w:p w14:paraId="6D68E541" w14:textId="77777777" w:rsidR="000C6117" w:rsidRDefault="000C6117">
    <w:pPr>
      <w:pStyle w:val="a4"/>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10"/>
    </w:tblGrid>
    <w:tr w:rsidR="000C6117" w14:paraId="3C1AD8E4" w14:textId="77777777" w:rsidTr="00E30D22">
      <w:trPr>
        <w:cantSplit/>
        <w:trHeight w:val="244"/>
      </w:trPr>
      <w:tc>
        <w:tcPr>
          <w:tcW w:w="3496" w:type="dxa"/>
          <w:vMerge w:val="restart"/>
          <w:tcBorders>
            <w:top w:val="nil"/>
            <w:left w:val="nil"/>
            <w:bottom w:val="nil"/>
            <w:right w:val="nil"/>
          </w:tcBorders>
          <w:vAlign w:val="center"/>
        </w:tcPr>
        <w:p w14:paraId="05A77C93" w14:textId="77777777" w:rsidR="000C6117" w:rsidRDefault="000C6117" w:rsidP="00B307BD">
          <w:pPr>
            <w:pStyle w:val="a4"/>
            <w:ind w:left="-241" w:hanging="1"/>
            <w:jc w:val="left"/>
            <w:rPr>
              <w:b/>
              <w:bCs/>
            </w:rPr>
          </w:pPr>
          <w:r>
            <w:rPr>
              <w:b/>
              <w:bCs/>
              <w:noProof/>
              <w:lang w:eastAsia="ru-RU"/>
            </w:rPr>
            <w:drawing>
              <wp:inline distT="0" distB="0" distL="0" distR="0" wp14:anchorId="1746B6BE" wp14:editId="0EDD646D">
                <wp:extent cx="2240329" cy="5040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16" w:type="dxa"/>
          <w:vMerge w:val="restart"/>
          <w:tcBorders>
            <w:top w:val="nil"/>
            <w:left w:val="nil"/>
            <w:bottom w:val="single" w:sz="8" w:space="0" w:color="FEC816"/>
            <w:right w:val="single" w:sz="8" w:space="0" w:color="FEC816"/>
          </w:tcBorders>
          <w:vAlign w:val="center"/>
        </w:tcPr>
        <w:p w14:paraId="0562D891" w14:textId="357F101A" w:rsidR="000C6117" w:rsidRPr="00916FAB" w:rsidRDefault="000C6117" w:rsidP="00B307BD">
          <w:pPr>
            <w:pStyle w:val="InR1"/>
          </w:pPr>
          <w:r>
            <w:t>Концептуальный дизайн</w:t>
          </w:r>
          <w:r>
            <w:br/>
            <w:t>ТОиР</w:t>
          </w:r>
          <w:r>
            <w:br/>
            <w:t>Выполнение и фактический учет работ</w:t>
          </w:r>
        </w:p>
      </w:tc>
    </w:tr>
    <w:tr w:rsidR="000C6117" w:rsidRPr="00DB4B2F" w14:paraId="44E3BE79" w14:textId="77777777" w:rsidTr="00E30D22">
      <w:trPr>
        <w:cantSplit/>
        <w:trHeight w:val="244"/>
      </w:trPr>
      <w:tc>
        <w:tcPr>
          <w:tcW w:w="3496" w:type="dxa"/>
          <w:vMerge/>
          <w:tcBorders>
            <w:top w:val="nil"/>
            <w:left w:val="nil"/>
            <w:bottom w:val="nil"/>
            <w:right w:val="nil"/>
          </w:tcBorders>
          <w:vAlign w:val="center"/>
        </w:tcPr>
        <w:p w14:paraId="6CFF6EBA" w14:textId="77777777" w:rsidR="000C6117" w:rsidRDefault="000C6117" w:rsidP="00B307BD">
          <w:pPr>
            <w:pStyle w:val="a4"/>
            <w:jc w:val="center"/>
          </w:pPr>
        </w:p>
      </w:tc>
      <w:tc>
        <w:tcPr>
          <w:tcW w:w="6716" w:type="dxa"/>
          <w:vMerge/>
          <w:tcBorders>
            <w:top w:val="single" w:sz="8" w:space="0" w:color="auto"/>
            <w:left w:val="nil"/>
            <w:bottom w:val="single" w:sz="8" w:space="0" w:color="FEC816"/>
            <w:right w:val="single" w:sz="8" w:space="0" w:color="FEC816"/>
          </w:tcBorders>
        </w:tcPr>
        <w:p w14:paraId="1E47D5DA" w14:textId="77777777" w:rsidR="000C6117" w:rsidRPr="000B5B67" w:rsidRDefault="000C6117" w:rsidP="00B307BD">
          <w:pPr>
            <w:jc w:val="center"/>
            <w:rPr>
              <w:b/>
              <w:bCs/>
            </w:rPr>
          </w:pPr>
        </w:p>
      </w:tc>
    </w:tr>
  </w:tbl>
  <w:p w14:paraId="700EFD39" w14:textId="77777777" w:rsidR="000C6117" w:rsidRDefault="000C6117" w:rsidP="007200B1">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C50F4F"/>
    <w:multiLevelType w:val="multilevel"/>
    <w:tmpl w:val="B4862058"/>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 w15:restartNumberingAfterBreak="0">
    <w:nsid w:val="02FA529D"/>
    <w:multiLevelType w:val="hybridMultilevel"/>
    <w:tmpl w:val="C02AA1DE"/>
    <w:styleLink w:val="1111112"/>
    <w:lvl w:ilvl="0" w:tplc="586E1114">
      <w:start w:val="1"/>
      <w:numFmt w:val="bullet"/>
      <w:pStyle w:val="a"/>
      <w:lvlText w:val=""/>
      <w:lvlJc w:val="left"/>
      <w:pPr>
        <w:ind w:left="720" w:hanging="360"/>
      </w:pPr>
      <w:rPr>
        <w:rFonts w:ascii="Symbol" w:hAnsi="Symbol" w:hint="default"/>
        <w:color w:val="auto"/>
        <w:sz w:val="24"/>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4D33F60"/>
    <w:multiLevelType w:val="multilevel"/>
    <w:tmpl w:val="0090DAD8"/>
    <w:lvl w:ilvl="0">
      <w:start w:val="1"/>
      <w:numFmt w:val="decimal"/>
      <w:pStyle w:val="S2"/>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3" w15:restartNumberingAfterBreak="0">
    <w:nsid w:val="08597103"/>
    <w:multiLevelType w:val="hybridMultilevel"/>
    <w:tmpl w:val="B91CFD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87C3BE8"/>
    <w:multiLevelType w:val="multilevel"/>
    <w:tmpl w:val="56AC7940"/>
    <w:lvl w:ilvl="0">
      <w:start w:val="1"/>
      <w:numFmt w:val="decimal"/>
      <w:lvlText w:val="%1."/>
      <w:lvlJc w:val="left"/>
      <w:pPr>
        <w:ind w:left="360" w:hanging="360"/>
      </w:pPr>
      <w:rPr>
        <w:rFonts w:hint="default"/>
        <w:b/>
        <w:i w:val="0"/>
        <w:color w:val="auto"/>
      </w:rPr>
    </w:lvl>
    <w:lvl w:ilvl="1">
      <w:start w:val="1"/>
      <w:numFmt w:val="decimal"/>
      <w:lvlText w:val="%1.%2."/>
      <w:lvlJc w:val="left"/>
      <w:pPr>
        <w:ind w:left="792" w:hanging="432"/>
      </w:pPr>
      <w:rPr>
        <w:rFonts w:hint="default"/>
        <w:b/>
        <w:i w:val="0"/>
      </w:rPr>
    </w:lvl>
    <w:lvl w:ilvl="2">
      <w:start w:val="1"/>
      <w:numFmt w:val="decimal"/>
      <w:lvlText w:val="%1.%2.%3."/>
      <w:lvlJc w:val="left"/>
      <w:pPr>
        <w:ind w:left="1224" w:hanging="504"/>
      </w:pPr>
      <w:rPr>
        <w:rFonts w:ascii="Times New Roman" w:hAnsi="Times New Roman"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349" w:hanging="648"/>
      </w:pPr>
      <w:rPr>
        <w:rFonts w:ascii="Arial" w:hAnsi="Arial" w:cs="Arial" w:hint="default"/>
        <w:b/>
        <w:sz w:val="24"/>
        <w:szCs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0327F15"/>
    <w:multiLevelType w:val="hybridMultilevel"/>
    <w:tmpl w:val="986A80B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6" w15:restartNumberingAfterBreak="0">
    <w:nsid w:val="14373DC3"/>
    <w:multiLevelType w:val="multilevel"/>
    <w:tmpl w:val="B76C37CC"/>
    <w:lvl w:ilvl="0">
      <w:start w:val="1"/>
      <w:numFmt w:val="decimal"/>
      <w:lvlText w:val="%1."/>
      <w:lvlJc w:val="left"/>
      <w:pPr>
        <w:ind w:left="1080" w:hanging="360"/>
      </w:pPr>
      <w:rPr>
        <w:rFonts w:ascii="Arial" w:hAnsi="Arial" w:cs="Arial" w:hint="default"/>
        <w:b/>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7" w15:restartNumberingAfterBreak="0">
    <w:nsid w:val="202436EA"/>
    <w:multiLevelType w:val="hybridMultilevel"/>
    <w:tmpl w:val="D3249F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411620B"/>
    <w:multiLevelType w:val="hybridMultilevel"/>
    <w:tmpl w:val="1F8CA5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AA35E84"/>
    <w:multiLevelType w:val="multilevel"/>
    <w:tmpl w:val="F148159C"/>
    <w:lvl w:ilvl="0">
      <w:start w:val="1"/>
      <w:numFmt w:val="decimal"/>
      <w:pStyle w:val="S3"/>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3B07476D"/>
    <w:multiLevelType w:val="hybridMultilevel"/>
    <w:tmpl w:val="D40C694A"/>
    <w:lvl w:ilvl="0" w:tplc="7876AB1C">
      <w:numFmt w:val="bullet"/>
      <w:lvlText w:val="-"/>
      <w:lvlJc w:val="left"/>
      <w:pPr>
        <w:ind w:left="720" w:hanging="360"/>
      </w:pPr>
      <w:rPr>
        <w:rFonts w:ascii="Arial" w:eastAsia="Calibri" w:hAnsi="Arial"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3DA516CD"/>
    <w:multiLevelType w:val="hybridMultilevel"/>
    <w:tmpl w:val="E838731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15:restartNumberingAfterBreak="0">
    <w:nsid w:val="3E824AEA"/>
    <w:multiLevelType w:val="multilevel"/>
    <w:tmpl w:val="020622D4"/>
    <w:lvl w:ilvl="0">
      <w:start w:val="1"/>
      <w:numFmt w:val="decimal"/>
      <w:pStyle w:val="vt"/>
      <w:suff w:val="space"/>
      <w:lvlText w:val="Таблица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3" w15:restartNumberingAfterBreak="0">
    <w:nsid w:val="47583E6D"/>
    <w:multiLevelType w:val="hybridMultilevel"/>
    <w:tmpl w:val="2ABA8A54"/>
    <w:lvl w:ilvl="0" w:tplc="81A62BC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8081510"/>
    <w:multiLevelType w:val="hybridMultilevel"/>
    <w:tmpl w:val="5B203CE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5" w15:restartNumberingAfterBreak="0">
    <w:nsid w:val="4A05773D"/>
    <w:multiLevelType w:val="hybridMultilevel"/>
    <w:tmpl w:val="A5D8CAF8"/>
    <w:lvl w:ilvl="0" w:tplc="A4A82C2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6" w15:restartNumberingAfterBreak="0">
    <w:nsid w:val="4CEB186E"/>
    <w:multiLevelType w:val="multilevel"/>
    <w:tmpl w:val="4A728996"/>
    <w:lvl w:ilvl="0">
      <w:start w:val="1"/>
      <w:numFmt w:val="decimal"/>
      <w:pStyle w:val="S1"/>
      <w:lvlText w:val="%1."/>
      <w:lvlJc w:val="left"/>
      <w:pPr>
        <w:ind w:left="360" w:hanging="360"/>
      </w:pPr>
      <w:rPr>
        <w:rFonts w:hint="default"/>
      </w:rPr>
    </w:lvl>
    <w:lvl w:ilvl="1">
      <w:start w:val="1"/>
      <w:numFmt w:val="decimal"/>
      <w:pStyle w:val="S20"/>
      <w:lvlText w:val="%1.%2"/>
      <w:lvlJc w:val="left"/>
      <w:pPr>
        <w:tabs>
          <w:tab w:val="num" w:pos="576"/>
        </w:tabs>
        <w:ind w:left="576" w:hanging="576"/>
      </w:pPr>
      <w:rPr>
        <w:rFonts w:hint="default"/>
      </w:rPr>
    </w:lvl>
    <w:lvl w:ilvl="2">
      <w:start w:val="1"/>
      <w:numFmt w:val="decimal"/>
      <w:pStyle w:val="S30"/>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4CF472D3"/>
    <w:multiLevelType w:val="hybridMultilevel"/>
    <w:tmpl w:val="C456C9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57C31883"/>
    <w:multiLevelType w:val="hybridMultilevel"/>
    <w:tmpl w:val="53BEF414"/>
    <w:lvl w:ilvl="0" w:tplc="7876AB1C">
      <w:numFmt w:val="bullet"/>
      <w:lvlText w:val="-"/>
      <w:lvlJc w:val="left"/>
      <w:pPr>
        <w:ind w:left="1427" w:hanging="360"/>
      </w:pPr>
      <w:rPr>
        <w:rFonts w:ascii="Arial" w:eastAsia="Calibri" w:hAnsi="Arial" w:cs="Arial" w:hint="default"/>
      </w:rPr>
    </w:lvl>
    <w:lvl w:ilvl="1" w:tplc="04190003" w:tentative="1">
      <w:start w:val="1"/>
      <w:numFmt w:val="bullet"/>
      <w:lvlText w:val="o"/>
      <w:lvlJc w:val="left"/>
      <w:pPr>
        <w:ind w:left="2147" w:hanging="360"/>
      </w:pPr>
      <w:rPr>
        <w:rFonts w:ascii="Courier New" w:hAnsi="Courier New" w:cs="Courier New" w:hint="default"/>
      </w:rPr>
    </w:lvl>
    <w:lvl w:ilvl="2" w:tplc="04190005" w:tentative="1">
      <w:start w:val="1"/>
      <w:numFmt w:val="bullet"/>
      <w:lvlText w:val=""/>
      <w:lvlJc w:val="left"/>
      <w:pPr>
        <w:ind w:left="2867" w:hanging="360"/>
      </w:pPr>
      <w:rPr>
        <w:rFonts w:ascii="Wingdings" w:hAnsi="Wingdings" w:hint="default"/>
      </w:rPr>
    </w:lvl>
    <w:lvl w:ilvl="3" w:tplc="04190001" w:tentative="1">
      <w:start w:val="1"/>
      <w:numFmt w:val="bullet"/>
      <w:lvlText w:val=""/>
      <w:lvlJc w:val="left"/>
      <w:pPr>
        <w:ind w:left="3587" w:hanging="360"/>
      </w:pPr>
      <w:rPr>
        <w:rFonts w:ascii="Symbol" w:hAnsi="Symbol" w:hint="default"/>
      </w:rPr>
    </w:lvl>
    <w:lvl w:ilvl="4" w:tplc="04190003" w:tentative="1">
      <w:start w:val="1"/>
      <w:numFmt w:val="bullet"/>
      <w:lvlText w:val="o"/>
      <w:lvlJc w:val="left"/>
      <w:pPr>
        <w:ind w:left="4307" w:hanging="360"/>
      </w:pPr>
      <w:rPr>
        <w:rFonts w:ascii="Courier New" w:hAnsi="Courier New" w:cs="Courier New" w:hint="default"/>
      </w:rPr>
    </w:lvl>
    <w:lvl w:ilvl="5" w:tplc="04190005" w:tentative="1">
      <w:start w:val="1"/>
      <w:numFmt w:val="bullet"/>
      <w:lvlText w:val=""/>
      <w:lvlJc w:val="left"/>
      <w:pPr>
        <w:ind w:left="5027" w:hanging="360"/>
      </w:pPr>
      <w:rPr>
        <w:rFonts w:ascii="Wingdings" w:hAnsi="Wingdings" w:hint="default"/>
      </w:rPr>
    </w:lvl>
    <w:lvl w:ilvl="6" w:tplc="04190001" w:tentative="1">
      <w:start w:val="1"/>
      <w:numFmt w:val="bullet"/>
      <w:lvlText w:val=""/>
      <w:lvlJc w:val="left"/>
      <w:pPr>
        <w:ind w:left="5747" w:hanging="360"/>
      </w:pPr>
      <w:rPr>
        <w:rFonts w:ascii="Symbol" w:hAnsi="Symbol" w:hint="default"/>
      </w:rPr>
    </w:lvl>
    <w:lvl w:ilvl="7" w:tplc="04190003" w:tentative="1">
      <w:start w:val="1"/>
      <w:numFmt w:val="bullet"/>
      <w:lvlText w:val="o"/>
      <w:lvlJc w:val="left"/>
      <w:pPr>
        <w:ind w:left="6467" w:hanging="360"/>
      </w:pPr>
      <w:rPr>
        <w:rFonts w:ascii="Courier New" w:hAnsi="Courier New" w:cs="Courier New" w:hint="default"/>
      </w:rPr>
    </w:lvl>
    <w:lvl w:ilvl="8" w:tplc="04190005" w:tentative="1">
      <w:start w:val="1"/>
      <w:numFmt w:val="bullet"/>
      <w:lvlText w:val=""/>
      <w:lvlJc w:val="left"/>
      <w:pPr>
        <w:ind w:left="7187" w:hanging="360"/>
      </w:pPr>
      <w:rPr>
        <w:rFonts w:ascii="Wingdings" w:hAnsi="Wingdings" w:hint="default"/>
      </w:rPr>
    </w:lvl>
  </w:abstractNum>
  <w:abstractNum w:abstractNumId="19" w15:restartNumberingAfterBreak="0">
    <w:nsid w:val="585D1D5D"/>
    <w:multiLevelType w:val="multilevel"/>
    <w:tmpl w:val="385ED974"/>
    <w:lvl w:ilvl="0">
      <w:start w:val="1"/>
      <w:numFmt w:val="decimal"/>
      <w:pStyle w:val="S10"/>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58D70BB3"/>
    <w:multiLevelType w:val="multilevel"/>
    <w:tmpl w:val="901865EA"/>
    <w:lvl w:ilvl="0">
      <w:start w:val="1"/>
      <w:numFmt w:val="decimal"/>
      <w:pStyle w:val="10"/>
      <w:lvlText w:val="%1."/>
      <w:lvlJc w:val="left"/>
      <w:pPr>
        <w:ind w:left="360" w:hanging="360"/>
      </w:pPr>
      <w:rPr>
        <w:rFonts w:hint="default"/>
        <w:b/>
        <w:i w:val="0"/>
        <w:color w:val="auto"/>
      </w:rPr>
    </w:lvl>
    <w:lvl w:ilvl="1">
      <w:start w:val="1"/>
      <w:numFmt w:val="decimal"/>
      <w:pStyle w:val="10"/>
      <w:lvlText w:val="%1.%2."/>
      <w:lvlJc w:val="left"/>
      <w:pPr>
        <w:ind w:left="792" w:hanging="432"/>
      </w:pPr>
      <w:rPr>
        <w:rFonts w:hint="default"/>
        <w:b/>
        <w:i w:val="0"/>
      </w:rPr>
    </w:lvl>
    <w:lvl w:ilvl="2">
      <w:start w:val="1"/>
      <w:numFmt w:val="decimal"/>
      <w:pStyle w:val="30"/>
      <w:lvlText w:val="%1.%2.%3."/>
      <w:lvlJc w:val="left"/>
      <w:pPr>
        <w:ind w:left="1224" w:hanging="504"/>
      </w:pPr>
      <w:rPr>
        <w:rFonts w:hint="default"/>
      </w:rPr>
    </w:lvl>
    <w:lvl w:ilvl="3">
      <w:start w:val="1"/>
      <w:numFmt w:val="decimal"/>
      <w:pStyle w:val="20"/>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5D9E3564"/>
    <w:multiLevelType w:val="hybridMultilevel"/>
    <w:tmpl w:val="184C835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2" w15:restartNumberingAfterBreak="0">
    <w:nsid w:val="5FDD5F2E"/>
    <w:multiLevelType w:val="multilevel"/>
    <w:tmpl w:val="7F0ED33A"/>
    <w:lvl w:ilvl="0">
      <w:start w:val="1"/>
      <w:numFmt w:val="decimal"/>
      <w:pStyle w:val="11"/>
      <w:suff w:val="space"/>
      <w:lvlText w:val="%1"/>
      <w:lvlJc w:val="left"/>
      <w:pPr>
        <w:ind w:left="432" w:hanging="432"/>
      </w:pPr>
      <w:rPr>
        <w:rFonts w:hint="default"/>
      </w:rPr>
    </w:lvl>
    <w:lvl w:ilvl="1">
      <w:start w:val="1"/>
      <w:numFmt w:val="decimal"/>
      <w:pStyle w:val="21"/>
      <w:suff w:val="space"/>
      <w:lvlText w:val="%1.%2"/>
      <w:lvlJc w:val="left"/>
      <w:pPr>
        <w:ind w:left="576" w:hanging="576"/>
      </w:pPr>
      <w:rPr>
        <w:rFonts w:hint="default"/>
        <w:i w:val="0"/>
      </w:rPr>
    </w:lvl>
    <w:lvl w:ilvl="2">
      <w:start w:val="1"/>
      <w:numFmt w:val="decimal"/>
      <w:pStyle w:val="31"/>
      <w:suff w:val="space"/>
      <w:lvlText w:val="%1.%2.%3"/>
      <w:lvlJc w:val="left"/>
      <w:pPr>
        <w:ind w:left="720" w:hanging="720"/>
      </w:pPr>
      <w:rPr>
        <w:rFonts w:hint="default"/>
      </w:rPr>
    </w:lvl>
    <w:lvl w:ilvl="3">
      <w:start w:val="1"/>
      <w:numFmt w:val="decimal"/>
      <w:pStyle w:val="11"/>
      <w:suff w:val="space"/>
      <w:lvlText w:val="%1.%2.%3.%4"/>
      <w:lvlJc w:val="left"/>
      <w:pPr>
        <w:ind w:left="1431"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632B44D2"/>
    <w:multiLevelType w:val="hybridMultilevel"/>
    <w:tmpl w:val="D0FC041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4" w15:restartNumberingAfterBreak="0">
    <w:nsid w:val="6D1622D6"/>
    <w:multiLevelType w:val="hybridMultilevel"/>
    <w:tmpl w:val="2D4079A6"/>
    <w:lvl w:ilvl="0" w:tplc="509E1AA6">
      <w:start w:val="1"/>
      <w:numFmt w:val="bullet"/>
      <w:pStyle w:val="22"/>
      <w:lvlText w:val=""/>
      <w:lvlJc w:val="left"/>
      <w:pPr>
        <w:tabs>
          <w:tab w:val="num" w:pos="1021"/>
        </w:tabs>
        <w:ind w:left="1021" w:hanging="22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DD4251E"/>
    <w:multiLevelType w:val="hybridMultilevel"/>
    <w:tmpl w:val="BC5E0BB8"/>
    <w:lvl w:ilvl="0" w:tplc="04190001">
      <w:start w:val="1"/>
      <w:numFmt w:val="bullet"/>
      <w:pStyle w:val="Bulleted2"/>
      <w:lvlText w:val="-"/>
      <w:lvlJc w:val="left"/>
      <w:pPr>
        <w:tabs>
          <w:tab w:val="num" w:pos="1105"/>
        </w:tabs>
        <w:ind w:left="1105" w:hanging="397"/>
      </w:pPr>
      <w:rPr>
        <w:rFonts w:ascii="Courier New" w:hAnsi="Courier New" w:hint="default"/>
      </w:rPr>
    </w:lvl>
    <w:lvl w:ilvl="1" w:tplc="04190003">
      <w:start w:val="1"/>
      <w:numFmt w:val="bullet"/>
      <w:lvlText w:val=""/>
      <w:lvlJc w:val="left"/>
      <w:pPr>
        <w:tabs>
          <w:tab w:val="num" w:pos="2848"/>
        </w:tabs>
        <w:ind w:left="2848" w:hanging="360"/>
      </w:pPr>
      <w:rPr>
        <w:rFonts w:ascii="Symbol" w:hAnsi="Symbol" w:hint="default"/>
      </w:rPr>
    </w:lvl>
    <w:lvl w:ilvl="2" w:tplc="04190005" w:tentative="1">
      <w:start w:val="1"/>
      <w:numFmt w:val="bullet"/>
      <w:lvlText w:val=""/>
      <w:lvlJc w:val="left"/>
      <w:pPr>
        <w:tabs>
          <w:tab w:val="num" w:pos="3568"/>
        </w:tabs>
        <w:ind w:left="3568" w:hanging="360"/>
      </w:pPr>
      <w:rPr>
        <w:rFonts w:ascii="Wingdings" w:hAnsi="Wingdings" w:hint="default"/>
      </w:rPr>
    </w:lvl>
    <w:lvl w:ilvl="3" w:tplc="04190001" w:tentative="1">
      <w:start w:val="1"/>
      <w:numFmt w:val="bullet"/>
      <w:lvlText w:val=""/>
      <w:lvlJc w:val="left"/>
      <w:pPr>
        <w:tabs>
          <w:tab w:val="num" w:pos="4288"/>
        </w:tabs>
        <w:ind w:left="4288" w:hanging="360"/>
      </w:pPr>
      <w:rPr>
        <w:rFonts w:ascii="Symbol" w:hAnsi="Symbol" w:hint="default"/>
      </w:rPr>
    </w:lvl>
    <w:lvl w:ilvl="4" w:tplc="04190003" w:tentative="1">
      <w:start w:val="1"/>
      <w:numFmt w:val="bullet"/>
      <w:lvlText w:val="o"/>
      <w:lvlJc w:val="left"/>
      <w:pPr>
        <w:tabs>
          <w:tab w:val="num" w:pos="5008"/>
        </w:tabs>
        <w:ind w:left="5008" w:hanging="360"/>
      </w:pPr>
      <w:rPr>
        <w:rFonts w:ascii="Courier New" w:hAnsi="Courier New" w:cs="Courier New" w:hint="default"/>
      </w:rPr>
    </w:lvl>
    <w:lvl w:ilvl="5" w:tplc="04190005" w:tentative="1">
      <w:start w:val="1"/>
      <w:numFmt w:val="bullet"/>
      <w:lvlText w:val=""/>
      <w:lvlJc w:val="left"/>
      <w:pPr>
        <w:tabs>
          <w:tab w:val="num" w:pos="5728"/>
        </w:tabs>
        <w:ind w:left="5728" w:hanging="360"/>
      </w:pPr>
      <w:rPr>
        <w:rFonts w:ascii="Wingdings" w:hAnsi="Wingdings" w:hint="default"/>
      </w:rPr>
    </w:lvl>
    <w:lvl w:ilvl="6" w:tplc="04190001" w:tentative="1">
      <w:start w:val="1"/>
      <w:numFmt w:val="bullet"/>
      <w:lvlText w:val=""/>
      <w:lvlJc w:val="left"/>
      <w:pPr>
        <w:tabs>
          <w:tab w:val="num" w:pos="6448"/>
        </w:tabs>
        <w:ind w:left="6448" w:hanging="360"/>
      </w:pPr>
      <w:rPr>
        <w:rFonts w:ascii="Symbol" w:hAnsi="Symbol" w:hint="default"/>
      </w:rPr>
    </w:lvl>
    <w:lvl w:ilvl="7" w:tplc="04190003" w:tentative="1">
      <w:start w:val="1"/>
      <w:numFmt w:val="bullet"/>
      <w:lvlText w:val="o"/>
      <w:lvlJc w:val="left"/>
      <w:pPr>
        <w:tabs>
          <w:tab w:val="num" w:pos="7168"/>
        </w:tabs>
        <w:ind w:left="7168" w:hanging="360"/>
      </w:pPr>
      <w:rPr>
        <w:rFonts w:ascii="Courier New" w:hAnsi="Courier New" w:cs="Courier New" w:hint="default"/>
      </w:rPr>
    </w:lvl>
    <w:lvl w:ilvl="8" w:tplc="04190005" w:tentative="1">
      <w:start w:val="1"/>
      <w:numFmt w:val="bullet"/>
      <w:lvlText w:val=""/>
      <w:lvlJc w:val="left"/>
      <w:pPr>
        <w:tabs>
          <w:tab w:val="num" w:pos="7888"/>
        </w:tabs>
        <w:ind w:left="7888" w:hanging="360"/>
      </w:pPr>
      <w:rPr>
        <w:rFonts w:ascii="Wingdings" w:hAnsi="Wingdings" w:hint="default"/>
      </w:rPr>
    </w:lvl>
  </w:abstractNum>
  <w:abstractNum w:abstractNumId="26" w15:restartNumberingAfterBreak="0">
    <w:nsid w:val="7DD121B8"/>
    <w:multiLevelType w:val="hybridMultilevel"/>
    <w:tmpl w:val="EAC04C3A"/>
    <w:lvl w:ilvl="0" w:tplc="7876AB1C">
      <w:numFmt w:val="bullet"/>
      <w:lvlText w:val="-"/>
      <w:lvlJc w:val="left"/>
      <w:pPr>
        <w:ind w:left="1067" w:hanging="360"/>
      </w:pPr>
      <w:rPr>
        <w:rFonts w:ascii="Arial" w:eastAsia="Calibri" w:hAnsi="Arial" w:cs="Arial" w:hint="default"/>
      </w:rPr>
    </w:lvl>
    <w:lvl w:ilvl="1" w:tplc="04190003" w:tentative="1">
      <w:start w:val="1"/>
      <w:numFmt w:val="bullet"/>
      <w:lvlText w:val="o"/>
      <w:lvlJc w:val="left"/>
      <w:pPr>
        <w:ind w:left="1787" w:hanging="360"/>
      </w:pPr>
      <w:rPr>
        <w:rFonts w:ascii="Courier New" w:hAnsi="Courier New" w:cs="Courier New" w:hint="default"/>
      </w:rPr>
    </w:lvl>
    <w:lvl w:ilvl="2" w:tplc="04190005" w:tentative="1">
      <w:start w:val="1"/>
      <w:numFmt w:val="bullet"/>
      <w:lvlText w:val=""/>
      <w:lvlJc w:val="left"/>
      <w:pPr>
        <w:ind w:left="2507" w:hanging="360"/>
      </w:pPr>
      <w:rPr>
        <w:rFonts w:ascii="Wingdings" w:hAnsi="Wingdings" w:hint="default"/>
      </w:rPr>
    </w:lvl>
    <w:lvl w:ilvl="3" w:tplc="04190001" w:tentative="1">
      <w:start w:val="1"/>
      <w:numFmt w:val="bullet"/>
      <w:lvlText w:val=""/>
      <w:lvlJc w:val="left"/>
      <w:pPr>
        <w:ind w:left="3227" w:hanging="360"/>
      </w:pPr>
      <w:rPr>
        <w:rFonts w:ascii="Symbol" w:hAnsi="Symbol" w:hint="default"/>
      </w:rPr>
    </w:lvl>
    <w:lvl w:ilvl="4" w:tplc="04190003" w:tentative="1">
      <w:start w:val="1"/>
      <w:numFmt w:val="bullet"/>
      <w:lvlText w:val="o"/>
      <w:lvlJc w:val="left"/>
      <w:pPr>
        <w:ind w:left="3947" w:hanging="360"/>
      </w:pPr>
      <w:rPr>
        <w:rFonts w:ascii="Courier New" w:hAnsi="Courier New" w:cs="Courier New" w:hint="default"/>
      </w:rPr>
    </w:lvl>
    <w:lvl w:ilvl="5" w:tplc="04190005" w:tentative="1">
      <w:start w:val="1"/>
      <w:numFmt w:val="bullet"/>
      <w:lvlText w:val=""/>
      <w:lvlJc w:val="left"/>
      <w:pPr>
        <w:ind w:left="4667" w:hanging="360"/>
      </w:pPr>
      <w:rPr>
        <w:rFonts w:ascii="Wingdings" w:hAnsi="Wingdings" w:hint="default"/>
      </w:rPr>
    </w:lvl>
    <w:lvl w:ilvl="6" w:tplc="04190001" w:tentative="1">
      <w:start w:val="1"/>
      <w:numFmt w:val="bullet"/>
      <w:lvlText w:val=""/>
      <w:lvlJc w:val="left"/>
      <w:pPr>
        <w:ind w:left="5387" w:hanging="360"/>
      </w:pPr>
      <w:rPr>
        <w:rFonts w:ascii="Symbol" w:hAnsi="Symbol" w:hint="default"/>
      </w:rPr>
    </w:lvl>
    <w:lvl w:ilvl="7" w:tplc="04190003" w:tentative="1">
      <w:start w:val="1"/>
      <w:numFmt w:val="bullet"/>
      <w:lvlText w:val="o"/>
      <w:lvlJc w:val="left"/>
      <w:pPr>
        <w:ind w:left="6107" w:hanging="360"/>
      </w:pPr>
      <w:rPr>
        <w:rFonts w:ascii="Courier New" w:hAnsi="Courier New" w:cs="Courier New" w:hint="default"/>
      </w:rPr>
    </w:lvl>
    <w:lvl w:ilvl="8" w:tplc="04190005" w:tentative="1">
      <w:start w:val="1"/>
      <w:numFmt w:val="bullet"/>
      <w:lvlText w:val=""/>
      <w:lvlJc w:val="left"/>
      <w:pPr>
        <w:ind w:left="6827" w:hanging="360"/>
      </w:pPr>
      <w:rPr>
        <w:rFonts w:ascii="Wingdings" w:hAnsi="Wingdings" w:hint="default"/>
      </w:rPr>
    </w:lvl>
  </w:abstractNum>
  <w:abstractNum w:abstractNumId="27" w15:restartNumberingAfterBreak="0">
    <w:nsid w:val="7E560384"/>
    <w:multiLevelType w:val="multilevel"/>
    <w:tmpl w:val="EF2AC986"/>
    <w:lvl w:ilvl="0">
      <w:start w:val="1"/>
      <w:numFmt w:val="decimal"/>
      <w:pStyle w:val="S11"/>
      <w:lvlText w:val="Приложение %1."/>
      <w:lvlJc w:val="left"/>
      <w:pPr>
        <w:tabs>
          <w:tab w:val="num" w:pos="360"/>
        </w:tabs>
        <w:ind w:left="360" w:hanging="360"/>
      </w:pPr>
      <w:rPr>
        <w:rFonts w:cs="Times New Roman" w:hint="default"/>
      </w:rPr>
    </w:lvl>
    <w:lvl w:ilvl="1">
      <w:start w:val="1"/>
      <w:numFmt w:val="decimal"/>
      <w:lvlText w:val="%1.%2."/>
      <w:lvlJc w:val="left"/>
      <w:pPr>
        <w:tabs>
          <w:tab w:val="num" w:pos="964"/>
        </w:tabs>
        <w:ind w:left="792" w:hanging="432"/>
      </w:pPr>
      <w:rPr>
        <w:rFonts w:cs="Times New Roman" w:hint="default"/>
      </w:rPr>
    </w:lvl>
    <w:lvl w:ilvl="2">
      <w:start w:val="1"/>
      <w:numFmt w:val="decimal"/>
      <w:pStyle w:val="S21"/>
      <w:lvlText w:val="%1.%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8" w15:restartNumberingAfterBreak="0">
    <w:nsid w:val="7F565AB9"/>
    <w:multiLevelType w:val="hybridMultilevel"/>
    <w:tmpl w:val="026896A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4"/>
  </w:num>
  <w:num w:numId="2">
    <w:abstractNumId w:val="27"/>
  </w:num>
  <w:num w:numId="3">
    <w:abstractNumId w:val="16"/>
  </w:num>
  <w:num w:numId="4">
    <w:abstractNumId w:val="19"/>
  </w:num>
  <w:num w:numId="5">
    <w:abstractNumId w:val="2"/>
  </w:num>
  <w:num w:numId="6">
    <w:abstractNumId w:val="9"/>
  </w:num>
  <w:num w:numId="7">
    <w:abstractNumId w:val="25"/>
  </w:num>
  <w:num w:numId="8">
    <w:abstractNumId w:val="0"/>
  </w:num>
  <w:num w:numId="9">
    <w:abstractNumId w:val="12"/>
  </w:num>
  <w:num w:numId="10">
    <w:abstractNumId w:val="20"/>
  </w:num>
  <w:num w:numId="11">
    <w:abstractNumId w:val="13"/>
  </w:num>
  <w:num w:numId="12">
    <w:abstractNumId w:val="15"/>
  </w:num>
  <w:num w:numId="13">
    <w:abstractNumId w:val="22"/>
  </w:num>
  <w:num w:numId="14">
    <w:abstractNumId w:val="8"/>
  </w:num>
  <w:num w:numId="15">
    <w:abstractNumId w:val="7"/>
  </w:num>
  <w:num w:numId="1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num>
  <w:num w:numId="18">
    <w:abstractNumId w:val="26"/>
  </w:num>
  <w:num w:numId="19">
    <w:abstractNumId w:val="17"/>
  </w:num>
  <w:num w:numId="20">
    <w:abstractNumId w:val="23"/>
  </w:num>
  <w:num w:numId="21">
    <w:abstractNumId w:val="14"/>
  </w:num>
  <w:num w:numId="22">
    <w:abstractNumId w:val="10"/>
  </w:num>
  <w:num w:numId="23">
    <w:abstractNumId w:val="18"/>
  </w:num>
  <w:num w:numId="24">
    <w:abstractNumId w:val="4"/>
  </w:num>
  <w:num w:numId="25">
    <w:abstractNumId w:val="21"/>
  </w:num>
  <w:num w:numId="2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6"/>
  </w:num>
  <w:num w:numId="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5"/>
  </w:num>
  <w:num w:numId="30">
    <w:abstractNumId w:val="11"/>
  </w:num>
  <w:num w:numId="31">
    <w:abstractNumId w:val="0"/>
  </w:num>
  <w:num w:numId="32">
    <w:abstractNumId w:val="1"/>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 w:numId="63">
    <w:abstractNumId w:val="0"/>
  </w:num>
  <w:num w:numId="64">
    <w:abstractNumId w:val="0"/>
  </w:num>
  <w:num w:numId="65">
    <w:abstractNumId w:val="28"/>
  </w:num>
  <w:numIdMacAtCleanup w:val="5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Попова Дарья">
    <w15:presenceInfo w15:providerId="AD" w15:userId="S-1-5-21-1546411519-1370040910-99485923-25977"/>
  </w15:person>
  <w15:person w15:author="Владимир Лаут">
    <w15:presenceInfo w15:providerId="Windows Live" w15:userId="61ba5594a813f493"/>
  </w15:person>
  <w15:person w15:author="NazarovaVA">
    <w15:presenceInfo w15:providerId="None" w15:userId="NazarovaVA"/>
  </w15:person>
  <w15:person w15:author="pospelovas">
    <w15:presenceInfo w15:providerId="None" w15:userId="pospelova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activeWritingStyle w:appName="MSWord" w:lang="ru-RU" w:vendorID="64" w:dllVersion="6" w:nlCheck="1" w:checkStyle="0"/>
  <w:activeWritingStyle w:appName="MSWord" w:lang="en-US" w:vendorID="64" w:dllVersion="6" w:nlCheck="1" w:checkStyle="0"/>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US" w:vendorID="64" w:dllVersion="4096" w:nlCheck="1" w:checkStyle="0"/>
  <w:trackRevisions/>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925"/>
    <w:rsid w:val="00000553"/>
    <w:rsid w:val="000008ED"/>
    <w:rsid w:val="00002E6A"/>
    <w:rsid w:val="00005384"/>
    <w:rsid w:val="00005398"/>
    <w:rsid w:val="0000747A"/>
    <w:rsid w:val="00007D0A"/>
    <w:rsid w:val="00013D76"/>
    <w:rsid w:val="00016279"/>
    <w:rsid w:val="00020324"/>
    <w:rsid w:val="0002038F"/>
    <w:rsid w:val="00021196"/>
    <w:rsid w:val="00021B25"/>
    <w:rsid w:val="00022528"/>
    <w:rsid w:val="00022BD8"/>
    <w:rsid w:val="00022C33"/>
    <w:rsid w:val="000257ED"/>
    <w:rsid w:val="00030719"/>
    <w:rsid w:val="00031214"/>
    <w:rsid w:val="00031353"/>
    <w:rsid w:val="00034486"/>
    <w:rsid w:val="0003771C"/>
    <w:rsid w:val="000378F2"/>
    <w:rsid w:val="000409BC"/>
    <w:rsid w:val="00041BBD"/>
    <w:rsid w:val="00042B24"/>
    <w:rsid w:val="00042C5E"/>
    <w:rsid w:val="00042D94"/>
    <w:rsid w:val="00042E34"/>
    <w:rsid w:val="00042FE2"/>
    <w:rsid w:val="000449D6"/>
    <w:rsid w:val="00046EAC"/>
    <w:rsid w:val="0005148A"/>
    <w:rsid w:val="00052F86"/>
    <w:rsid w:val="00052F89"/>
    <w:rsid w:val="0005357E"/>
    <w:rsid w:val="00056222"/>
    <w:rsid w:val="00060BBA"/>
    <w:rsid w:val="00060C34"/>
    <w:rsid w:val="00062524"/>
    <w:rsid w:val="000629A8"/>
    <w:rsid w:val="00066BCF"/>
    <w:rsid w:val="000702A3"/>
    <w:rsid w:val="00070870"/>
    <w:rsid w:val="0007301A"/>
    <w:rsid w:val="0008085E"/>
    <w:rsid w:val="0008137A"/>
    <w:rsid w:val="00082129"/>
    <w:rsid w:val="000835FE"/>
    <w:rsid w:val="0008366C"/>
    <w:rsid w:val="000904D2"/>
    <w:rsid w:val="000908CE"/>
    <w:rsid w:val="00090FD1"/>
    <w:rsid w:val="000913D7"/>
    <w:rsid w:val="0009329E"/>
    <w:rsid w:val="000938D9"/>
    <w:rsid w:val="00095EE1"/>
    <w:rsid w:val="000A1752"/>
    <w:rsid w:val="000A1C0B"/>
    <w:rsid w:val="000A3339"/>
    <w:rsid w:val="000A6E40"/>
    <w:rsid w:val="000A7AB0"/>
    <w:rsid w:val="000B0D4E"/>
    <w:rsid w:val="000B0F97"/>
    <w:rsid w:val="000B1D8E"/>
    <w:rsid w:val="000B2F49"/>
    <w:rsid w:val="000B3733"/>
    <w:rsid w:val="000B52B4"/>
    <w:rsid w:val="000B5634"/>
    <w:rsid w:val="000C6117"/>
    <w:rsid w:val="000C78B0"/>
    <w:rsid w:val="000D01FE"/>
    <w:rsid w:val="000D2417"/>
    <w:rsid w:val="000E29B5"/>
    <w:rsid w:val="000E490E"/>
    <w:rsid w:val="000E4F0E"/>
    <w:rsid w:val="000E548A"/>
    <w:rsid w:val="000E62EF"/>
    <w:rsid w:val="000E6AB5"/>
    <w:rsid w:val="000F06F3"/>
    <w:rsid w:val="000F15F5"/>
    <w:rsid w:val="000F18F7"/>
    <w:rsid w:val="000F290B"/>
    <w:rsid w:val="000F4678"/>
    <w:rsid w:val="000F6264"/>
    <w:rsid w:val="000F7C9B"/>
    <w:rsid w:val="00100A29"/>
    <w:rsid w:val="001013DC"/>
    <w:rsid w:val="0010251A"/>
    <w:rsid w:val="0010260F"/>
    <w:rsid w:val="0010395D"/>
    <w:rsid w:val="001046C8"/>
    <w:rsid w:val="001062E8"/>
    <w:rsid w:val="0010632D"/>
    <w:rsid w:val="00106AE3"/>
    <w:rsid w:val="00106E31"/>
    <w:rsid w:val="00106F2B"/>
    <w:rsid w:val="001105C1"/>
    <w:rsid w:val="00111A1C"/>
    <w:rsid w:val="001135C1"/>
    <w:rsid w:val="001137EA"/>
    <w:rsid w:val="001147F2"/>
    <w:rsid w:val="0012105C"/>
    <w:rsid w:val="0012135C"/>
    <w:rsid w:val="001227F8"/>
    <w:rsid w:val="00123600"/>
    <w:rsid w:val="0012614B"/>
    <w:rsid w:val="00133F21"/>
    <w:rsid w:val="00135A0C"/>
    <w:rsid w:val="00136A70"/>
    <w:rsid w:val="001412D7"/>
    <w:rsid w:val="00142742"/>
    <w:rsid w:val="00143715"/>
    <w:rsid w:val="00144F3F"/>
    <w:rsid w:val="0014596D"/>
    <w:rsid w:val="00145B59"/>
    <w:rsid w:val="001465C1"/>
    <w:rsid w:val="00146CDE"/>
    <w:rsid w:val="00146FDE"/>
    <w:rsid w:val="001472DE"/>
    <w:rsid w:val="00147C95"/>
    <w:rsid w:val="00151AC3"/>
    <w:rsid w:val="00151E26"/>
    <w:rsid w:val="00152A17"/>
    <w:rsid w:val="0015398F"/>
    <w:rsid w:val="00157CB4"/>
    <w:rsid w:val="00157D57"/>
    <w:rsid w:val="00160E2D"/>
    <w:rsid w:val="00165D16"/>
    <w:rsid w:val="001661FB"/>
    <w:rsid w:val="00166EBC"/>
    <w:rsid w:val="001672D4"/>
    <w:rsid w:val="00170DA1"/>
    <w:rsid w:val="00171BD7"/>
    <w:rsid w:val="001741AB"/>
    <w:rsid w:val="00175B15"/>
    <w:rsid w:val="00177536"/>
    <w:rsid w:val="00180D02"/>
    <w:rsid w:val="0018280B"/>
    <w:rsid w:val="00182D30"/>
    <w:rsid w:val="001830C1"/>
    <w:rsid w:val="001831D4"/>
    <w:rsid w:val="00183F28"/>
    <w:rsid w:val="00185BAF"/>
    <w:rsid w:val="00190F93"/>
    <w:rsid w:val="00191744"/>
    <w:rsid w:val="00192732"/>
    <w:rsid w:val="0019309A"/>
    <w:rsid w:val="00193343"/>
    <w:rsid w:val="00194358"/>
    <w:rsid w:val="00194B25"/>
    <w:rsid w:val="00195203"/>
    <w:rsid w:val="00196052"/>
    <w:rsid w:val="00197CA4"/>
    <w:rsid w:val="00197FA2"/>
    <w:rsid w:val="001A0D2C"/>
    <w:rsid w:val="001A277D"/>
    <w:rsid w:val="001A2810"/>
    <w:rsid w:val="001A2FBF"/>
    <w:rsid w:val="001A3F9C"/>
    <w:rsid w:val="001A44FD"/>
    <w:rsid w:val="001A5B72"/>
    <w:rsid w:val="001A653E"/>
    <w:rsid w:val="001B0193"/>
    <w:rsid w:val="001B0B0A"/>
    <w:rsid w:val="001B19C5"/>
    <w:rsid w:val="001B3BC2"/>
    <w:rsid w:val="001B4800"/>
    <w:rsid w:val="001B4FA8"/>
    <w:rsid w:val="001B5AFC"/>
    <w:rsid w:val="001C0462"/>
    <w:rsid w:val="001C11D2"/>
    <w:rsid w:val="001C2262"/>
    <w:rsid w:val="001C3310"/>
    <w:rsid w:val="001C3554"/>
    <w:rsid w:val="001C3A06"/>
    <w:rsid w:val="001C45C5"/>
    <w:rsid w:val="001C49EC"/>
    <w:rsid w:val="001C4E0C"/>
    <w:rsid w:val="001C5FA5"/>
    <w:rsid w:val="001C6330"/>
    <w:rsid w:val="001D4A33"/>
    <w:rsid w:val="001D5686"/>
    <w:rsid w:val="001D6464"/>
    <w:rsid w:val="001E272C"/>
    <w:rsid w:val="001E34D8"/>
    <w:rsid w:val="001E3653"/>
    <w:rsid w:val="001E3D54"/>
    <w:rsid w:val="001E3FC4"/>
    <w:rsid w:val="001E696C"/>
    <w:rsid w:val="001F02B1"/>
    <w:rsid w:val="001F0585"/>
    <w:rsid w:val="001F0898"/>
    <w:rsid w:val="001F08B0"/>
    <w:rsid w:val="001F1864"/>
    <w:rsid w:val="001F1B0A"/>
    <w:rsid w:val="001F352C"/>
    <w:rsid w:val="001F3F84"/>
    <w:rsid w:val="001F4361"/>
    <w:rsid w:val="001F4EE7"/>
    <w:rsid w:val="001F592D"/>
    <w:rsid w:val="001F665A"/>
    <w:rsid w:val="002008C6"/>
    <w:rsid w:val="00200C0D"/>
    <w:rsid w:val="00201A67"/>
    <w:rsid w:val="002045D3"/>
    <w:rsid w:val="002058D9"/>
    <w:rsid w:val="00210EF4"/>
    <w:rsid w:val="00212F04"/>
    <w:rsid w:val="00212F49"/>
    <w:rsid w:val="00215551"/>
    <w:rsid w:val="002165D5"/>
    <w:rsid w:val="00216D1E"/>
    <w:rsid w:val="00220A5A"/>
    <w:rsid w:val="00220F8C"/>
    <w:rsid w:val="0022145F"/>
    <w:rsid w:val="00222186"/>
    <w:rsid w:val="00222296"/>
    <w:rsid w:val="002269B9"/>
    <w:rsid w:val="00227421"/>
    <w:rsid w:val="00227B5C"/>
    <w:rsid w:val="00230C28"/>
    <w:rsid w:val="002324ED"/>
    <w:rsid w:val="00232BF2"/>
    <w:rsid w:val="0023490D"/>
    <w:rsid w:val="00235220"/>
    <w:rsid w:val="00235A72"/>
    <w:rsid w:val="00236FA4"/>
    <w:rsid w:val="00237DA5"/>
    <w:rsid w:val="002400D2"/>
    <w:rsid w:val="00242191"/>
    <w:rsid w:val="00242B7F"/>
    <w:rsid w:val="00246F8A"/>
    <w:rsid w:val="00250E18"/>
    <w:rsid w:val="00252C11"/>
    <w:rsid w:val="00252D72"/>
    <w:rsid w:val="0025410F"/>
    <w:rsid w:val="00256A81"/>
    <w:rsid w:val="00260C49"/>
    <w:rsid w:val="00260C77"/>
    <w:rsid w:val="00262081"/>
    <w:rsid w:val="00263EFE"/>
    <w:rsid w:val="00266A87"/>
    <w:rsid w:val="00273D3E"/>
    <w:rsid w:val="00274A86"/>
    <w:rsid w:val="00274B73"/>
    <w:rsid w:val="002824C8"/>
    <w:rsid w:val="00286460"/>
    <w:rsid w:val="002869D2"/>
    <w:rsid w:val="00290DCF"/>
    <w:rsid w:val="0029174E"/>
    <w:rsid w:val="00291C80"/>
    <w:rsid w:val="00292319"/>
    <w:rsid w:val="00292AED"/>
    <w:rsid w:val="00293EA3"/>
    <w:rsid w:val="0029566A"/>
    <w:rsid w:val="00296CB1"/>
    <w:rsid w:val="00296D7C"/>
    <w:rsid w:val="002A2717"/>
    <w:rsid w:val="002A4542"/>
    <w:rsid w:val="002A46D2"/>
    <w:rsid w:val="002A5916"/>
    <w:rsid w:val="002A5F38"/>
    <w:rsid w:val="002A7B88"/>
    <w:rsid w:val="002B10C1"/>
    <w:rsid w:val="002B3CDF"/>
    <w:rsid w:val="002B4322"/>
    <w:rsid w:val="002B442A"/>
    <w:rsid w:val="002B5C91"/>
    <w:rsid w:val="002B5ED6"/>
    <w:rsid w:val="002B7AAA"/>
    <w:rsid w:val="002C076E"/>
    <w:rsid w:val="002C0817"/>
    <w:rsid w:val="002C0BEC"/>
    <w:rsid w:val="002C0F01"/>
    <w:rsid w:val="002C137E"/>
    <w:rsid w:val="002C1B21"/>
    <w:rsid w:val="002C1E72"/>
    <w:rsid w:val="002C4E6B"/>
    <w:rsid w:val="002C4EE9"/>
    <w:rsid w:val="002C68E3"/>
    <w:rsid w:val="002C6D21"/>
    <w:rsid w:val="002C6E04"/>
    <w:rsid w:val="002D0532"/>
    <w:rsid w:val="002D0983"/>
    <w:rsid w:val="002D175A"/>
    <w:rsid w:val="002D2E77"/>
    <w:rsid w:val="002D4B04"/>
    <w:rsid w:val="002D6619"/>
    <w:rsid w:val="002E16C4"/>
    <w:rsid w:val="002E3A9B"/>
    <w:rsid w:val="002E3A9D"/>
    <w:rsid w:val="002E4DDE"/>
    <w:rsid w:val="002E51A7"/>
    <w:rsid w:val="002E551C"/>
    <w:rsid w:val="002E55E1"/>
    <w:rsid w:val="002E594D"/>
    <w:rsid w:val="002E63EB"/>
    <w:rsid w:val="002E65C9"/>
    <w:rsid w:val="002E67E7"/>
    <w:rsid w:val="002E76BA"/>
    <w:rsid w:val="002F08C6"/>
    <w:rsid w:val="002F094C"/>
    <w:rsid w:val="002F1911"/>
    <w:rsid w:val="002F1C88"/>
    <w:rsid w:val="002F230E"/>
    <w:rsid w:val="002F2C7C"/>
    <w:rsid w:val="002F2DC6"/>
    <w:rsid w:val="002F334B"/>
    <w:rsid w:val="002F3AB3"/>
    <w:rsid w:val="002F3F8F"/>
    <w:rsid w:val="002F400F"/>
    <w:rsid w:val="002F47A1"/>
    <w:rsid w:val="002F62BC"/>
    <w:rsid w:val="002F7492"/>
    <w:rsid w:val="003009D5"/>
    <w:rsid w:val="00303B55"/>
    <w:rsid w:val="00304848"/>
    <w:rsid w:val="00306F27"/>
    <w:rsid w:val="00306FE8"/>
    <w:rsid w:val="00307BFA"/>
    <w:rsid w:val="00310507"/>
    <w:rsid w:val="003106F7"/>
    <w:rsid w:val="0031090D"/>
    <w:rsid w:val="00312DD8"/>
    <w:rsid w:val="00314329"/>
    <w:rsid w:val="00317011"/>
    <w:rsid w:val="0031746B"/>
    <w:rsid w:val="00320314"/>
    <w:rsid w:val="0032140B"/>
    <w:rsid w:val="00327E05"/>
    <w:rsid w:val="0033013D"/>
    <w:rsid w:val="00330885"/>
    <w:rsid w:val="00333EDF"/>
    <w:rsid w:val="00335991"/>
    <w:rsid w:val="00337B70"/>
    <w:rsid w:val="00341491"/>
    <w:rsid w:val="00341F38"/>
    <w:rsid w:val="003426B1"/>
    <w:rsid w:val="003426C7"/>
    <w:rsid w:val="00343CF9"/>
    <w:rsid w:val="00343E56"/>
    <w:rsid w:val="00344D35"/>
    <w:rsid w:val="00350084"/>
    <w:rsid w:val="0035045A"/>
    <w:rsid w:val="00352C2E"/>
    <w:rsid w:val="00353B21"/>
    <w:rsid w:val="003544C4"/>
    <w:rsid w:val="00354BEF"/>
    <w:rsid w:val="003563E6"/>
    <w:rsid w:val="00356C09"/>
    <w:rsid w:val="003610EB"/>
    <w:rsid w:val="00363CBE"/>
    <w:rsid w:val="00364289"/>
    <w:rsid w:val="003646FF"/>
    <w:rsid w:val="00366FD1"/>
    <w:rsid w:val="003701C2"/>
    <w:rsid w:val="00371DD4"/>
    <w:rsid w:val="00374123"/>
    <w:rsid w:val="00375F0B"/>
    <w:rsid w:val="0037708E"/>
    <w:rsid w:val="0038322D"/>
    <w:rsid w:val="00383486"/>
    <w:rsid w:val="00383728"/>
    <w:rsid w:val="00385691"/>
    <w:rsid w:val="00386654"/>
    <w:rsid w:val="00386C3A"/>
    <w:rsid w:val="00387BF7"/>
    <w:rsid w:val="003A13C8"/>
    <w:rsid w:val="003A1731"/>
    <w:rsid w:val="003A17A1"/>
    <w:rsid w:val="003A2160"/>
    <w:rsid w:val="003A21EB"/>
    <w:rsid w:val="003A2E3A"/>
    <w:rsid w:val="003A2E54"/>
    <w:rsid w:val="003A7727"/>
    <w:rsid w:val="003B0531"/>
    <w:rsid w:val="003B0E18"/>
    <w:rsid w:val="003B4573"/>
    <w:rsid w:val="003B5E9D"/>
    <w:rsid w:val="003B717B"/>
    <w:rsid w:val="003C52F8"/>
    <w:rsid w:val="003C57BD"/>
    <w:rsid w:val="003C639F"/>
    <w:rsid w:val="003C6718"/>
    <w:rsid w:val="003C69E8"/>
    <w:rsid w:val="003C6DC1"/>
    <w:rsid w:val="003C7B93"/>
    <w:rsid w:val="003D0306"/>
    <w:rsid w:val="003D0704"/>
    <w:rsid w:val="003D1D35"/>
    <w:rsid w:val="003D2C43"/>
    <w:rsid w:val="003D3A4D"/>
    <w:rsid w:val="003D3C14"/>
    <w:rsid w:val="003D5605"/>
    <w:rsid w:val="003E027A"/>
    <w:rsid w:val="003E0F8F"/>
    <w:rsid w:val="003E1BBF"/>
    <w:rsid w:val="003E1FC2"/>
    <w:rsid w:val="003E29A7"/>
    <w:rsid w:val="003E572F"/>
    <w:rsid w:val="003E7F74"/>
    <w:rsid w:val="003F0CF4"/>
    <w:rsid w:val="003F11F1"/>
    <w:rsid w:val="003F26FB"/>
    <w:rsid w:val="003F35CD"/>
    <w:rsid w:val="003F62DC"/>
    <w:rsid w:val="003F6D89"/>
    <w:rsid w:val="003F71ED"/>
    <w:rsid w:val="003F72AF"/>
    <w:rsid w:val="004014FB"/>
    <w:rsid w:val="004024E8"/>
    <w:rsid w:val="00403C27"/>
    <w:rsid w:val="00404529"/>
    <w:rsid w:val="00404C86"/>
    <w:rsid w:val="004051AC"/>
    <w:rsid w:val="00410D11"/>
    <w:rsid w:val="00412125"/>
    <w:rsid w:val="00412B62"/>
    <w:rsid w:val="00413190"/>
    <w:rsid w:val="00416CD8"/>
    <w:rsid w:val="00420440"/>
    <w:rsid w:val="0042078D"/>
    <w:rsid w:val="00421084"/>
    <w:rsid w:val="004222CE"/>
    <w:rsid w:val="0042305B"/>
    <w:rsid w:val="004241D1"/>
    <w:rsid w:val="004243BE"/>
    <w:rsid w:val="00424712"/>
    <w:rsid w:val="004248BA"/>
    <w:rsid w:val="0042690D"/>
    <w:rsid w:val="004273A2"/>
    <w:rsid w:val="00427AA2"/>
    <w:rsid w:val="00430202"/>
    <w:rsid w:val="00430408"/>
    <w:rsid w:val="00430B48"/>
    <w:rsid w:val="00430C52"/>
    <w:rsid w:val="0043490D"/>
    <w:rsid w:val="0043622A"/>
    <w:rsid w:val="00437CC5"/>
    <w:rsid w:val="00442DC2"/>
    <w:rsid w:val="004445DF"/>
    <w:rsid w:val="00447098"/>
    <w:rsid w:val="0045035F"/>
    <w:rsid w:val="004506AD"/>
    <w:rsid w:val="004508AA"/>
    <w:rsid w:val="00451032"/>
    <w:rsid w:val="00453453"/>
    <w:rsid w:val="004536E0"/>
    <w:rsid w:val="00454F13"/>
    <w:rsid w:val="004552A5"/>
    <w:rsid w:val="004552C9"/>
    <w:rsid w:val="00457102"/>
    <w:rsid w:val="004574C1"/>
    <w:rsid w:val="00457EDE"/>
    <w:rsid w:val="00461CFD"/>
    <w:rsid w:val="004625B5"/>
    <w:rsid w:val="00462D67"/>
    <w:rsid w:val="00464E8C"/>
    <w:rsid w:val="00465279"/>
    <w:rsid w:val="004665B3"/>
    <w:rsid w:val="00466B4E"/>
    <w:rsid w:val="00467379"/>
    <w:rsid w:val="0047169D"/>
    <w:rsid w:val="00472A31"/>
    <w:rsid w:val="00472AC5"/>
    <w:rsid w:val="004732B6"/>
    <w:rsid w:val="00474208"/>
    <w:rsid w:val="0047462B"/>
    <w:rsid w:val="00477218"/>
    <w:rsid w:val="0048013A"/>
    <w:rsid w:val="004801A9"/>
    <w:rsid w:val="0048550A"/>
    <w:rsid w:val="00485AD4"/>
    <w:rsid w:val="00486455"/>
    <w:rsid w:val="0048740F"/>
    <w:rsid w:val="00490AA1"/>
    <w:rsid w:val="00490BC0"/>
    <w:rsid w:val="004919D5"/>
    <w:rsid w:val="00492169"/>
    <w:rsid w:val="00493599"/>
    <w:rsid w:val="004951D2"/>
    <w:rsid w:val="00495E69"/>
    <w:rsid w:val="00496EAB"/>
    <w:rsid w:val="00497361"/>
    <w:rsid w:val="004A0119"/>
    <w:rsid w:val="004A0D1C"/>
    <w:rsid w:val="004A493F"/>
    <w:rsid w:val="004A4DE8"/>
    <w:rsid w:val="004A6505"/>
    <w:rsid w:val="004B1DCC"/>
    <w:rsid w:val="004B30DF"/>
    <w:rsid w:val="004B3549"/>
    <w:rsid w:val="004B3AED"/>
    <w:rsid w:val="004C06EF"/>
    <w:rsid w:val="004C27E6"/>
    <w:rsid w:val="004C38DE"/>
    <w:rsid w:val="004C5F7F"/>
    <w:rsid w:val="004D6680"/>
    <w:rsid w:val="004D6DAE"/>
    <w:rsid w:val="004E077E"/>
    <w:rsid w:val="004E12A3"/>
    <w:rsid w:val="004E1329"/>
    <w:rsid w:val="004E2224"/>
    <w:rsid w:val="004E333C"/>
    <w:rsid w:val="004E5597"/>
    <w:rsid w:val="004E5AA8"/>
    <w:rsid w:val="004E5DE2"/>
    <w:rsid w:val="004E6135"/>
    <w:rsid w:val="004E7F6B"/>
    <w:rsid w:val="004F0C56"/>
    <w:rsid w:val="004F472F"/>
    <w:rsid w:val="004F64DC"/>
    <w:rsid w:val="004F75B6"/>
    <w:rsid w:val="00500491"/>
    <w:rsid w:val="00502E81"/>
    <w:rsid w:val="00504B33"/>
    <w:rsid w:val="00505D90"/>
    <w:rsid w:val="005065B1"/>
    <w:rsid w:val="00506A2A"/>
    <w:rsid w:val="00510227"/>
    <w:rsid w:val="00513EF2"/>
    <w:rsid w:val="00514A38"/>
    <w:rsid w:val="0051772B"/>
    <w:rsid w:val="0052280E"/>
    <w:rsid w:val="00522F35"/>
    <w:rsid w:val="00524878"/>
    <w:rsid w:val="00524E4E"/>
    <w:rsid w:val="00525328"/>
    <w:rsid w:val="00530099"/>
    <w:rsid w:val="005318CF"/>
    <w:rsid w:val="00534420"/>
    <w:rsid w:val="005354D6"/>
    <w:rsid w:val="0053753F"/>
    <w:rsid w:val="00540E29"/>
    <w:rsid w:val="00544146"/>
    <w:rsid w:val="00544C41"/>
    <w:rsid w:val="0054502F"/>
    <w:rsid w:val="005452EE"/>
    <w:rsid w:val="00545913"/>
    <w:rsid w:val="005508B0"/>
    <w:rsid w:val="00550F37"/>
    <w:rsid w:val="005528EC"/>
    <w:rsid w:val="005531C7"/>
    <w:rsid w:val="00553C8E"/>
    <w:rsid w:val="00554225"/>
    <w:rsid w:val="005551FC"/>
    <w:rsid w:val="005552E8"/>
    <w:rsid w:val="00556C0C"/>
    <w:rsid w:val="00557479"/>
    <w:rsid w:val="00563CAA"/>
    <w:rsid w:val="00564DB2"/>
    <w:rsid w:val="00564E7E"/>
    <w:rsid w:val="00567522"/>
    <w:rsid w:val="00567BD4"/>
    <w:rsid w:val="00570CDE"/>
    <w:rsid w:val="00572609"/>
    <w:rsid w:val="005746A1"/>
    <w:rsid w:val="00574D35"/>
    <w:rsid w:val="00575661"/>
    <w:rsid w:val="00575C91"/>
    <w:rsid w:val="00576AA9"/>
    <w:rsid w:val="00577398"/>
    <w:rsid w:val="00580207"/>
    <w:rsid w:val="00582512"/>
    <w:rsid w:val="0058722B"/>
    <w:rsid w:val="005922E9"/>
    <w:rsid w:val="00592879"/>
    <w:rsid w:val="00593FF8"/>
    <w:rsid w:val="005949B9"/>
    <w:rsid w:val="0059584D"/>
    <w:rsid w:val="00595931"/>
    <w:rsid w:val="00595A58"/>
    <w:rsid w:val="005B0655"/>
    <w:rsid w:val="005B1E68"/>
    <w:rsid w:val="005B2E56"/>
    <w:rsid w:val="005B3D97"/>
    <w:rsid w:val="005B42CB"/>
    <w:rsid w:val="005B6782"/>
    <w:rsid w:val="005C39F2"/>
    <w:rsid w:val="005C4215"/>
    <w:rsid w:val="005C6AE3"/>
    <w:rsid w:val="005D012A"/>
    <w:rsid w:val="005D122E"/>
    <w:rsid w:val="005D1D51"/>
    <w:rsid w:val="005D4410"/>
    <w:rsid w:val="005D75F5"/>
    <w:rsid w:val="005E3109"/>
    <w:rsid w:val="005F00A5"/>
    <w:rsid w:val="005F1756"/>
    <w:rsid w:val="005F2198"/>
    <w:rsid w:val="005F2AFE"/>
    <w:rsid w:val="005F2EFF"/>
    <w:rsid w:val="005F58F9"/>
    <w:rsid w:val="005F7DD1"/>
    <w:rsid w:val="005F7FB9"/>
    <w:rsid w:val="00603DBA"/>
    <w:rsid w:val="00607327"/>
    <w:rsid w:val="00607A9D"/>
    <w:rsid w:val="006109E6"/>
    <w:rsid w:val="0061141E"/>
    <w:rsid w:val="00611D04"/>
    <w:rsid w:val="00612DF0"/>
    <w:rsid w:val="00614552"/>
    <w:rsid w:val="00614840"/>
    <w:rsid w:val="00621930"/>
    <w:rsid w:val="00623055"/>
    <w:rsid w:val="00623727"/>
    <w:rsid w:val="006241FF"/>
    <w:rsid w:val="00626AE7"/>
    <w:rsid w:val="00626C16"/>
    <w:rsid w:val="00630886"/>
    <w:rsid w:val="0063747E"/>
    <w:rsid w:val="00641181"/>
    <w:rsid w:val="0064151C"/>
    <w:rsid w:val="00642BCC"/>
    <w:rsid w:val="00643098"/>
    <w:rsid w:val="0065071E"/>
    <w:rsid w:val="00652478"/>
    <w:rsid w:val="00653325"/>
    <w:rsid w:val="006534D8"/>
    <w:rsid w:val="00653ACA"/>
    <w:rsid w:val="006544DD"/>
    <w:rsid w:val="0065486E"/>
    <w:rsid w:val="0066117E"/>
    <w:rsid w:val="0066208D"/>
    <w:rsid w:val="00662474"/>
    <w:rsid w:val="00662F34"/>
    <w:rsid w:val="00667F39"/>
    <w:rsid w:val="00670D7F"/>
    <w:rsid w:val="00671120"/>
    <w:rsid w:val="0067113D"/>
    <w:rsid w:val="00672E5B"/>
    <w:rsid w:val="00673A99"/>
    <w:rsid w:val="00673FBD"/>
    <w:rsid w:val="006800F6"/>
    <w:rsid w:val="006829EB"/>
    <w:rsid w:val="00682F36"/>
    <w:rsid w:val="00683CA1"/>
    <w:rsid w:val="00684C40"/>
    <w:rsid w:val="00686E03"/>
    <w:rsid w:val="00687272"/>
    <w:rsid w:val="00687976"/>
    <w:rsid w:val="00693493"/>
    <w:rsid w:val="00693ACF"/>
    <w:rsid w:val="00693EF4"/>
    <w:rsid w:val="00694C27"/>
    <w:rsid w:val="00695202"/>
    <w:rsid w:val="00697274"/>
    <w:rsid w:val="006A30E9"/>
    <w:rsid w:val="006A5174"/>
    <w:rsid w:val="006A5319"/>
    <w:rsid w:val="006B1CF6"/>
    <w:rsid w:val="006B299F"/>
    <w:rsid w:val="006B55F8"/>
    <w:rsid w:val="006B6189"/>
    <w:rsid w:val="006B645A"/>
    <w:rsid w:val="006C057D"/>
    <w:rsid w:val="006C0925"/>
    <w:rsid w:val="006C1CE4"/>
    <w:rsid w:val="006C3A04"/>
    <w:rsid w:val="006C49F8"/>
    <w:rsid w:val="006C52A7"/>
    <w:rsid w:val="006C5D83"/>
    <w:rsid w:val="006D0FE1"/>
    <w:rsid w:val="006D186A"/>
    <w:rsid w:val="006D1906"/>
    <w:rsid w:val="006D474B"/>
    <w:rsid w:val="006D5381"/>
    <w:rsid w:val="006D55BF"/>
    <w:rsid w:val="006E01A4"/>
    <w:rsid w:val="006E1F10"/>
    <w:rsid w:val="006E76F1"/>
    <w:rsid w:val="006F1D12"/>
    <w:rsid w:val="006F20A9"/>
    <w:rsid w:val="006F27C7"/>
    <w:rsid w:val="006F2F10"/>
    <w:rsid w:val="006F5656"/>
    <w:rsid w:val="006F5715"/>
    <w:rsid w:val="006F664D"/>
    <w:rsid w:val="006F72EF"/>
    <w:rsid w:val="006F7DCA"/>
    <w:rsid w:val="00700BD1"/>
    <w:rsid w:val="00701D79"/>
    <w:rsid w:val="007031F5"/>
    <w:rsid w:val="0070489F"/>
    <w:rsid w:val="0070670B"/>
    <w:rsid w:val="00711AA6"/>
    <w:rsid w:val="00712F94"/>
    <w:rsid w:val="00713043"/>
    <w:rsid w:val="007146A9"/>
    <w:rsid w:val="007178F4"/>
    <w:rsid w:val="007200B1"/>
    <w:rsid w:val="00722225"/>
    <w:rsid w:val="00724543"/>
    <w:rsid w:val="00726D0F"/>
    <w:rsid w:val="00730228"/>
    <w:rsid w:val="00732563"/>
    <w:rsid w:val="00732723"/>
    <w:rsid w:val="00732B6A"/>
    <w:rsid w:val="007334C2"/>
    <w:rsid w:val="00735C4C"/>
    <w:rsid w:val="00735F76"/>
    <w:rsid w:val="00741D2A"/>
    <w:rsid w:val="00742174"/>
    <w:rsid w:val="00743AA1"/>
    <w:rsid w:val="007515E9"/>
    <w:rsid w:val="00752444"/>
    <w:rsid w:val="007528FB"/>
    <w:rsid w:val="007569DE"/>
    <w:rsid w:val="007572EF"/>
    <w:rsid w:val="00757930"/>
    <w:rsid w:val="00761BD3"/>
    <w:rsid w:val="007667B2"/>
    <w:rsid w:val="00770E36"/>
    <w:rsid w:val="00772AE4"/>
    <w:rsid w:val="00773782"/>
    <w:rsid w:val="0077613F"/>
    <w:rsid w:val="00776967"/>
    <w:rsid w:val="00777633"/>
    <w:rsid w:val="00777655"/>
    <w:rsid w:val="00780299"/>
    <w:rsid w:val="00780AB3"/>
    <w:rsid w:val="00780D46"/>
    <w:rsid w:val="00781E67"/>
    <w:rsid w:val="007833F6"/>
    <w:rsid w:val="007851B5"/>
    <w:rsid w:val="0078535A"/>
    <w:rsid w:val="00785505"/>
    <w:rsid w:val="00786292"/>
    <w:rsid w:val="007867B3"/>
    <w:rsid w:val="0079177F"/>
    <w:rsid w:val="00791B91"/>
    <w:rsid w:val="00792332"/>
    <w:rsid w:val="00792ED8"/>
    <w:rsid w:val="00793919"/>
    <w:rsid w:val="00796BA9"/>
    <w:rsid w:val="00797515"/>
    <w:rsid w:val="00797966"/>
    <w:rsid w:val="007A0A95"/>
    <w:rsid w:val="007A1214"/>
    <w:rsid w:val="007A537B"/>
    <w:rsid w:val="007A550E"/>
    <w:rsid w:val="007A6AEF"/>
    <w:rsid w:val="007A6F0E"/>
    <w:rsid w:val="007A778F"/>
    <w:rsid w:val="007B0019"/>
    <w:rsid w:val="007B1EA3"/>
    <w:rsid w:val="007B2E4C"/>
    <w:rsid w:val="007B33A1"/>
    <w:rsid w:val="007B445C"/>
    <w:rsid w:val="007B69BC"/>
    <w:rsid w:val="007B7B3F"/>
    <w:rsid w:val="007C3F8F"/>
    <w:rsid w:val="007C3FE3"/>
    <w:rsid w:val="007C4C67"/>
    <w:rsid w:val="007C5A5F"/>
    <w:rsid w:val="007C604E"/>
    <w:rsid w:val="007C6D1B"/>
    <w:rsid w:val="007D02E6"/>
    <w:rsid w:val="007D279D"/>
    <w:rsid w:val="007D296F"/>
    <w:rsid w:val="007D307F"/>
    <w:rsid w:val="007D3A74"/>
    <w:rsid w:val="007D5A3B"/>
    <w:rsid w:val="007D7641"/>
    <w:rsid w:val="007E1CDD"/>
    <w:rsid w:val="007E1DEC"/>
    <w:rsid w:val="007E364E"/>
    <w:rsid w:val="007E47DA"/>
    <w:rsid w:val="007E5078"/>
    <w:rsid w:val="007E51E9"/>
    <w:rsid w:val="007E52DA"/>
    <w:rsid w:val="007E5DA3"/>
    <w:rsid w:val="007E6771"/>
    <w:rsid w:val="007E720D"/>
    <w:rsid w:val="007F492A"/>
    <w:rsid w:val="007F5600"/>
    <w:rsid w:val="007F67E7"/>
    <w:rsid w:val="007F7A5E"/>
    <w:rsid w:val="007F7DC6"/>
    <w:rsid w:val="008065EE"/>
    <w:rsid w:val="00815D66"/>
    <w:rsid w:val="00816AE2"/>
    <w:rsid w:val="008170A9"/>
    <w:rsid w:val="0082036B"/>
    <w:rsid w:val="00820477"/>
    <w:rsid w:val="00820951"/>
    <w:rsid w:val="0082199A"/>
    <w:rsid w:val="00824D20"/>
    <w:rsid w:val="0082567F"/>
    <w:rsid w:val="00825D55"/>
    <w:rsid w:val="0082634C"/>
    <w:rsid w:val="0083011C"/>
    <w:rsid w:val="00832294"/>
    <w:rsid w:val="00833F7B"/>
    <w:rsid w:val="00834BC2"/>
    <w:rsid w:val="008354C4"/>
    <w:rsid w:val="008354D0"/>
    <w:rsid w:val="00836B65"/>
    <w:rsid w:val="00837373"/>
    <w:rsid w:val="008404C3"/>
    <w:rsid w:val="00840EE8"/>
    <w:rsid w:val="0084369D"/>
    <w:rsid w:val="00844AF6"/>
    <w:rsid w:val="00844DB1"/>
    <w:rsid w:val="00845943"/>
    <w:rsid w:val="00851406"/>
    <w:rsid w:val="00852D07"/>
    <w:rsid w:val="00853D2A"/>
    <w:rsid w:val="008550C7"/>
    <w:rsid w:val="008567DE"/>
    <w:rsid w:val="00856DA7"/>
    <w:rsid w:val="00860594"/>
    <w:rsid w:val="0086136B"/>
    <w:rsid w:val="00862B05"/>
    <w:rsid w:val="00862F08"/>
    <w:rsid w:val="0086461F"/>
    <w:rsid w:val="0086487D"/>
    <w:rsid w:val="008652D8"/>
    <w:rsid w:val="00870291"/>
    <w:rsid w:val="008708BD"/>
    <w:rsid w:val="00873ABD"/>
    <w:rsid w:val="00873E86"/>
    <w:rsid w:val="00875722"/>
    <w:rsid w:val="00877660"/>
    <w:rsid w:val="0088011B"/>
    <w:rsid w:val="00882AFC"/>
    <w:rsid w:val="00885ACA"/>
    <w:rsid w:val="008913B8"/>
    <w:rsid w:val="00893858"/>
    <w:rsid w:val="0089397D"/>
    <w:rsid w:val="00894664"/>
    <w:rsid w:val="0089467C"/>
    <w:rsid w:val="00894F5C"/>
    <w:rsid w:val="0089502E"/>
    <w:rsid w:val="00895950"/>
    <w:rsid w:val="00895A65"/>
    <w:rsid w:val="0089708E"/>
    <w:rsid w:val="008A2E22"/>
    <w:rsid w:val="008A6601"/>
    <w:rsid w:val="008B022B"/>
    <w:rsid w:val="008B0DB7"/>
    <w:rsid w:val="008B5656"/>
    <w:rsid w:val="008B5D0D"/>
    <w:rsid w:val="008B7BB4"/>
    <w:rsid w:val="008C0A97"/>
    <w:rsid w:val="008C266A"/>
    <w:rsid w:val="008C3D94"/>
    <w:rsid w:val="008C5F22"/>
    <w:rsid w:val="008C7F95"/>
    <w:rsid w:val="008D0957"/>
    <w:rsid w:val="008D12EC"/>
    <w:rsid w:val="008D2C1E"/>
    <w:rsid w:val="008D2C75"/>
    <w:rsid w:val="008D4138"/>
    <w:rsid w:val="008D4326"/>
    <w:rsid w:val="008D480F"/>
    <w:rsid w:val="008D5010"/>
    <w:rsid w:val="008D5636"/>
    <w:rsid w:val="008D7477"/>
    <w:rsid w:val="008D790F"/>
    <w:rsid w:val="008D7AC1"/>
    <w:rsid w:val="008E79BE"/>
    <w:rsid w:val="008F29E6"/>
    <w:rsid w:val="008F3A12"/>
    <w:rsid w:val="008F456C"/>
    <w:rsid w:val="008F5319"/>
    <w:rsid w:val="008F585D"/>
    <w:rsid w:val="008F774E"/>
    <w:rsid w:val="00900737"/>
    <w:rsid w:val="00902D5A"/>
    <w:rsid w:val="00902F13"/>
    <w:rsid w:val="0090486F"/>
    <w:rsid w:val="009055CC"/>
    <w:rsid w:val="00906262"/>
    <w:rsid w:val="009062D4"/>
    <w:rsid w:val="0091036F"/>
    <w:rsid w:val="00910D3D"/>
    <w:rsid w:val="00916FAB"/>
    <w:rsid w:val="00917936"/>
    <w:rsid w:val="00920224"/>
    <w:rsid w:val="0092044E"/>
    <w:rsid w:val="00920943"/>
    <w:rsid w:val="00922262"/>
    <w:rsid w:val="009252C0"/>
    <w:rsid w:val="00926277"/>
    <w:rsid w:val="00927CCC"/>
    <w:rsid w:val="00930A3E"/>
    <w:rsid w:val="00931923"/>
    <w:rsid w:val="00931A43"/>
    <w:rsid w:val="009355EA"/>
    <w:rsid w:val="00935B93"/>
    <w:rsid w:val="009404C1"/>
    <w:rsid w:val="009432E4"/>
    <w:rsid w:val="0094342C"/>
    <w:rsid w:val="00944FF0"/>
    <w:rsid w:val="00946736"/>
    <w:rsid w:val="0094779B"/>
    <w:rsid w:val="00952076"/>
    <w:rsid w:val="00952581"/>
    <w:rsid w:val="00952F78"/>
    <w:rsid w:val="00954BE3"/>
    <w:rsid w:val="009554C4"/>
    <w:rsid w:val="00957AD6"/>
    <w:rsid w:val="00961E5B"/>
    <w:rsid w:val="009642C8"/>
    <w:rsid w:val="00964B18"/>
    <w:rsid w:val="009671C7"/>
    <w:rsid w:val="00967362"/>
    <w:rsid w:val="00967E5D"/>
    <w:rsid w:val="00970B89"/>
    <w:rsid w:val="009712ED"/>
    <w:rsid w:val="00977C5E"/>
    <w:rsid w:val="009806FB"/>
    <w:rsid w:val="00980E22"/>
    <w:rsid w:val="0098400B"/>
    <w:rsid w:val="00986ADF"/>
    <w:rsid w:val="00986FF4"/>
    <w:rsid w:val="00990DE1"/>
    <w:rsid w:val="00991D27"/>
    <w:rsid w:val="00992CAD"/>
    <w:rsid w:val="00993625"/>
    <w:rsid w:val="009966B0"/>
    <w:rsid w:val="009967CD"/>
    <w:rsid w:val="009978D7"/>
    <w:rsid w:val="00997A37"/>
    <w:rsid w:val="009A156C"/>
    <w:rsid w:val="009A2B20"/>
    <w:rsid w:val="009A2FB6"/>
    <w:rsid w:val="009A3022"/>
    <w:rsid w:val="009A4DB8"/>
    <w:rsid w:val="009A5113"/>
    <w:rsid w:val="009A62FC"/>
    <w:rsid w:val="009B086A"/>
    <w:rsid w:val="009B1610"/>
    <w:rsid w:val="009B3546"/>
    <w:rsid w:val="009B3C23"/>
    <w:rsid w:val="009B41AE"/>
    <w:rsid w:val="009B7FDF"/>
    <w:rsid w:val="009C0A9F"/>
    <w:rsid w:val="009C0DCC"/>
    <w:rsid w:val="009C56DE"/>
    <w:rsid w:val="009C6880"/>
    <w:rsid w:val="009C6D93"/>
    <w:rsid w:val="009C7153"/>
    <w:rsid w:val="009C724B"/>
    <w:rsid w:val="009C7E42"/>
    <w:rsid w:val="009D0594"/>
    <w:rsid w:val="009D0CB7"/>
    <w:rsid w:val="009D269B"/>
    <w:rsid w:val="009D33D2"/>
    <w:rsid w:val="009D5475"/>
    <w:rsid w:val="009D6C83"/>
    <w:rsid w:val="009E1FA8"/>
    <w:rsid w:val="009E24D5"/>
    <w:rsid w:val="009E28A6"/>
    <w:rsid w:val="009E4196"/>
    <w:rsid w:val="009E56FD"/>
    <w:rsid w:val="009E58E1"/>
    <w:rsid w:val="009E5A6D"/>
    <w:rsid w:val="009E5E69"/>
    <w:rsid w:val="009E6037"/>
    <w:rsid w:val="009E610C"/>
    <w:rsid w:val="009F2534"/>
    <w:rsid w:val="009F31CA"/>
    <w:rsid w:val="009F5EA5"/>
    <w:rsid w:val="00A008AA"/>
    <w:rsid w:val="00A00BB4"/>
    <w:rsid w:val="00A01585"/>
    <w:rsid w:val="00A02452"/>
    <w:rsid w:val="00A02E6B"/>
    <w:rsid w:val="00A06B08"/>
    <w:rsid w:val="00A079AC"/>
    <w:rsid w:val="00A079B5"/>
    <w:rsid w:val="00A07DFB"/>
    <w:rsid w:val="00A10240"/>
    <w:rsid w:val="00A13E82"/>
    <w:rsid w:val="00A152FB"/>
    <w:rsid w:val="00A205FE"/>
    <w:rsid w:val="00A2110B"/>
    <w:rsid w:val="00A2266A"/>
    <w:rsid w:val="00A22A6F"/>
    <w:rsid w:val="00A2437D"/>
    <w:rsid w:val="00A25D4B"/>
    <w:rsid w:val="00A34E31"/>
    <w:rsid w:val="00A359D4"/>
    <w:rsid w:val="00A35BC9"/>
    <w:rsid w:val="00A36D68"/>
    <w:rsid w:val="00A41E1B"/>
    <w:rsid w:val="00A42330"/>
    <w:rsid w:val="00A42F79"/>
    <w:rsid w:val="00A44863"/>
    <w:rsid w:val="00A45847"/>
    <w:rsid w:val="00A4588C"/>
    <w:rsid w:val="00A46114"/>
    <w:rsid w:val="00A462BD"/>
    <w:rsid w:val="00A47B9C"/>
    <w:rsid w:val="00A50206"/>
    <w:rsid w:val="00A51292"/>
    <w:rsid w:val="00A5400D"/>
    <w:rsid w:val="00A541BC"/>
    <w:rsid w:val="00A54CF5"/>
    <w:rsid w:val="00A55D66"/>
    <w:rsid w:val="00A6025C"/>
    <w:rsid w:val="00A624C4"/>
    <w:rsid w:val="00A66844"/>
    <w:rsid w:val="00A66959"/>
    <w:rsid w:val="00A66FEB"/>
    <w:rsid w:val="00A704FF"/>
    <w:rsid w:val="00A70E98"/>
    <w:rsid w:val="00A72E2B"/>
    <w:rsid w:val="00A736EE"/>
    <w:rsid w:val="00A75987"/>
    <w:rsid w:val="00A77495"/>
    <w:rsid w:val="00A7757F"/>
    <w:rsid w:val="00A80250"/>
    <w:rsid w:val="00A816E4"/>
    <w:rsid w:val="00A8186B"/>
    <w:rsid w:val="00A8389E"/>
    <w:rsid w:val="00A84116"/>
    <w:rsid w:val="00A84801"/>
    <w:rsid w:val="00A85643"/>
    <w:rsid w:val="00A86680"/>
    <w:rsid w:val="00A90C1A"/>
    <w:rsid w:val="00A912E8"/>
    <w:rsid w:val="00A91F6A"/>
    <w:rsid w:val="00A9343B"/>
    <w:rsid w:val="00A941FB"/>
    <w:rsid w:val="00A95AB6"/>
    <w:rsid w:val="00AA26F6"/>
    <w:rsid w:val="00AA2F3D"/>
    <w:rsid w:val="00AA40C7"/>
    <w:rsid w:val="00AA4931"/>
    <w:rsid w:val="00AA652F"/>
    <w:rsid w:val="00AA6571"/>
    <w:rsid w:val="00AB098B"/>
    <w:rsid w:val="00AB318C"/>
    <w:rsid w:val="00AB3391"/>
    <w:rsid w:val="00AB3EE8"/>
    <w:rsid w:val="00AB4A9E"/>
    <w:rsid w:val="00AB4FB9"/>
    <w:rsid w:val="00AB6169"/>
    <w:rsid w:val="00AB6F87"/>
    <w:rsid w:val="00AC00EC"/>
    <w:rsid w:val="00AC05F9"/>
    <w:rsid w:val="00AC0945"/>
    <w:rsid w:val="00AC0CCB"/>
    <w:rsid w:val="00AC2009"/>
    <w:rsid w:val="00AC2D14"/>
    <w:rsid w:val="00AC2FD8"/>
    <w:rsid w:val="00AC3567"/>
    <w:rsid w:val="00AC3AFF"/>
    <w:rsid w:val="00AC4C64"/>
    <w:rsid w:val="00AC5CB5"/>
    <w:rsid w:val="00AC6F0A"/>
    <w:rsid w:val="00AC7946"/>
    <w:rsid w:val="00AD01A1"/>
    <w:rsid w:val="00AD2460"/>
    <w:rsid w:val="00AD2A18"/>
    <w:rsid w:val="00AD54E2"/>
    <w:rsid w:val="00AD591D"/>
    <w:rsid w:val="00AD7150"/>
    <w:rsid w:val="00AE0159"/>
    <w:rsid w:val="00AE1907"/>
    <w:rsid w:val="00AE3289"/>
    <w:rsid w:val="00AE5F4F"/>
    <w:rsid w:val="00AE676A"/>
    <w:rsid w:val="00AE6F2F"/>
    <w:rsid w:val="00AE7792"/>
    <w:rsid w:val="00AE7F20"/>
    <w:rsid w:val="00AF0189"/>
    <w:rsid w:val="00AF0C70"/>
    <w:rsid w:val="00AF1DCC"/>
    <w:rsid w:val="00AF2878"/>
    <w:rsid w:val="00AF3E5B"/>
    <w:rsid w:val="00AF7858"/>
    <w:rsid w:val="00B00057"/>
    <w:rsid w:val="00B00828"/>
    <w:rsid w:val="00B02119"/>
    <w:rsid w:val="00B02B42"/>
    <w:rsid w:val="00B06265"/>
    <w:rsid w:val="00B06826"/>
    <w:rsid w:val="00B06A8D"/>
    <w:rsid w:val="00B0706E"/>
    <w:rsid w:val="00B1064E"/>
    <w:rsid w:val="00B10924"/>
    <w:rsid w:val="00B1111F"/>
    <w:rsid w:val="00B1260E"/>
    <w:rsid w:val="00B21EAA"/>
    <w:rsid w:val="00B23BB1"/>
    <w:rsid w:val="00B23D52"/>
    <w:rsid w:val="00B24DB2"/>
    <w:rsid w:val="00B25F82"/>
    <w:rsid w:val="00B26E1B"/>
    <w:rsid w:val="00B307BD"/>
    <w:rsid w:val="00B31DC5"/>
    <w:rsid w:val="00B344E7"/>
    <w:rsid w:val="00B37986"/>
    <w:rsid w:val="00B4018C"/>
    <w:rsid w:val="00B4138A"/>
    <w:rsid w:val="00B41FB9"/>
    <w:rsid w:val="00B42896"/>
    <w:rsid w:val="00B46D8C"/>
    <w:rsid w:val="00B473F4"/>
    <w:rsid w:val="00B47AF7"/>
    <w:rsid w:val="00B502CF"/>
    <w:rsid w:val="00B50F26"/>
    <w:rsid w:val="00B52F0C"/>
    <w:rsid w:val="00B54254"/>
    <w:rsid w:val="00B54ED9"/>
    <w:rsid w:val="00B5622B"/>
    <w:rsid w:val="00B60BEC"/>
    <w:rsid w:val="00B61C4B"/>
    <w:rsid w:val="00B62572"/>
    <w:rsid w:val="00B64106"/>
    <w:rsid w:val="00B6649B"/>
    <w:rsid w:val="00B70646"/>
    <w:rsid w:val="00B7116F"/>
    <w:rsid w:val="00B71313"/>
    <w:rsid w:val="00B718CD"/>
    <w:rsid w:val="00B7205B"/>
    <w:rsid w:val="00B76FE6"/>
    <w:rsid w:val="00B7718F"/>
    <w:rsid w:val="00B77282"/>
    <w:rsid w:val="00B778C7"/>
    <w:rsid w:val="00B779C7"/>
    <w:rsid w:val="00B802A8"/>
    <w:rsid w:val="00B81002"/>
    <w:rsid w:val="00B81641"/>
    <w:rsid w:val="00B8498F"/>
    <w:rsid w:val="00B850F3"/>
    <w:rsid w:val="00B852D0"/>
    <w:rsid w:val="00B91376"/>
    <w:rsid w:val="00B92DA8"/>
    <w:rsid w:val="00B953FD"/>
    <w:rsid w:val="00B9591F"/>
    <w:rsid w:val="00B968EF"/>
    <w:rsid w:val="00B97AD0"/>
    <w:rsid w:val="00B97B32"/>
    <w:rsid w:val="00BA0059"/>
    <w:rsid w:val="00BA0F40"/>
    <w:rsid w:val="00BA114D"/>
    <w:rsid w:val="00BA4D88"/>
    <w:rsid w:val="00BA5ACC"/>
    <w:rsid w:val="00BA7106"/>
    <w:rsid w:val="00BA75B5"/>
    <w:rsid w:val="00BA77AC"/>
    <w:rsid w:val="00BB01C6"/>
    <w:rsid w:val="00BB139A"/>
    <w:rsid w:val="00BB33F2"/>
    <w:rsid w:val="00BB65E5"/>
    <w:rsid w:val="00BB67A7"/>
    <w:rsid w:val="00BC0685"/>
    <w:rsid w:val="00BC52AC"/>
    <w:rsid w:val="00BC56DB"/>
    <w:rsid w:val="00BC5B03"/>
    <w:rsid w:val="00BC5E85"/>
    <w:rsid w:val="00BD0544"/>
    <w:rsid w:val="00BD0FBB"/>
    <w:rsid w:val="00BD157C"/>
    <w:rsid w:val="00BD2562"/>
    <w:rsid w:val="00BD2859"/>
    <w:rsid w:val="00BD62EB"/>
    <w:rsid w:val="00BE0060"/>
    <w:rsid w:val="00BE014D"/>
    <w:rsid w:val="00BE0714"/>
    <w:rsid w:val="00BE15D1"/>
    <w:rsid w:val="00BE59C5"/>
    <w:rsid w:val="00BE64C5"/>
    <w:rsid w:val="00BF0063"/>
    <w:rsid w:val="00BF0AAE"/>
    <w:rsid w:val="00BF1854"/>
    <w:rsid w:val="00BF47F7"/>
    <w:rsid w:val="00BF4B39"/>
    <w:rsid w:val="00BF670B"/>
    <w:rsid w:val="00BF7D32"/>
    <w:rsid w:val="00C0164E"/>
    <w:rsid w:val="00C032C1"/>
    <w:rsid w:val="00C04415"/>
    <w:rsid w:val="00C05036"/>
    <w:rsid w:val="00C06052"/>
    <w:rsid w:val="00C11D29"/>
    <w:rsid w:val="00C1499C"/>
    <w:rsid w:val="00C14A7B"/>
    <w:rsid w:val="00C16007"/>
    <w:rsid w:val="00C16091"/>
    <w:rsid w:val="00C16094"/>
    <w:rsid w:val="00C161AE"/>
    <w:rsid w:val="00C17766"/>
    <w:rsid w:val="00C215F2"/>
    <w:rsid w:val="00C27D51"/>
    <w:rsid w:val="00C300FD"/>
    <w:rsid w:val="00C30386"/>
    <w:rsid w:val="00C30D63"/>
    <w:rsid w:val="00C316FE"/>
    <w:rsid w:val="00C32E29"/>
    <w:rsid w:val="00C33337"/>
    <w:rsid w:val="00C33B28"/>
    <w:rsid w:val="00C348AC"/>
    <w:rsid w:val="00C35A68"/>
    <w:rsid w:val="00C369E5"/>
    <w:rsid w:val="00C36F07"/>
    <w:rsid w:val="00C37433"/>
    <w:rsid w:val="00C37A9D"/>
    <w:rsid w:val="00C40503"/>
    <w:rsid w:val="00C411FB"/>
    <w:rsid w:val="00C41E61"/>
    <w:rsid w:val="00C42161"/>
    <w:rsid w:val="00C42949"/>
    <w:rsid w:val="00C42B92"/>
    <w:rsid w:val="00C435FC"/>
    <w:rsid w:val="00C43BBB"/>
    <w:rsid w:val="00C43F39"/>
    <w:rsid w:val="00C43FEF"/>
    <w:rsid w:val="00C44B19"/>
    <w:rsid w:val="00C455C3"/>
    <w:rsid w:val="00C46864"/>
    <w:rsid w:val="00C46C7D"/>
    <w:rsid w:val="00C47BFC"/>
    <w:rsid w:val="00C5050F"/>
    <w:rsid w:val="00C5060F"/>
    <w:rsid w:val="00C51954"/>
    <w:rsid w:val="00C53079"/>
    <w:rsid w:val="00C542D4"/>
    <w:rsid w:val="00C54719"/>
    <w:rsid w:val="00C57158"/>
    <w:rsid w:val="00C573AA"/>
    <w:rsid w:val="00C609BD"/>
    <w:rsid w:val="00C6206A"/>
    <w:rsid w:val="00C63926"/>
    <w:rsid w:val="00C63BEA"/>
    <w:rsid w:val="00C660E1"/>
    <w:rsid w:val="00C6648A"/>
    <w:rsid w:val="00C66596"/>
    <w:rsid w:val="00C66CEB"/>
    <w:rsid w:val="00C70415"/>
    <w:rsid w:val="00C714C9"/>
    <w:rsid w:val="00C73DE6"/>
    <w:rsid w:val="00C774BF"/>
    <w:rsid w:val="00C842E0"/>
    <w:rsid w:val="00C85EC5"/>
    <w:rsid w:val="00C86895"/>
    <w:rsid w:val="00C876E5"/>
    <w:rsid w:val="00C87E78"/>
    <w:rsid w:val="00C90178"/>
    <w:rsid w:val="00C91BD6"/>
    <w:rsid w:val="00C921C9"/>
    <w:rsid w:val="00C92765"/>
    <w:rsid w:val="00C941C6"/>
    <w:rsid w:val="00C94EF2"/>
    <w:rsid w:val="00CA1EFD"/>
    <w:rsid w:val="00CA4870"/>
    <w:rsid w:val="00CA528C"/>
    <w:rsid w:val="00CB7CD1"/>
    <w:rsid w:val="00CC400E"/>
    <w:rsid w:val="00CC4CCE"/>
    <w:rsid w:val="00CC5AAE"/>
    <w:rsid w:val="00CC641D"/>
    <w:rsid w:val="00CD32AD"/>
    <w:rsid w:val="00CD470D"/>
    <w:rsid w:val="00CD51C3"/>
    <w:rsid w:val="00CD5E35"/>
    <w:rsid w:val="00CD7971"/>
    <w:rsid w:val="00CD7BB3"/>
    <w:rsid w:val="00CE3235"/>
    <w:rsid w:val="00CE55C6"/>
    <w:rsid w:val="00CE58AF"/>
    <w:rsid w:val="00CE5BBE"/>
    <w:rsid w:val="00CE6467"/>
    <w:rsid w:val="00CE6E71"/>
    <w:rsid w:val="00CE72BE"/>
    <w:rsid w:val="00CE72DA"/>
    <w:rsid w:val="00CE7416"/>
    <w:rsid w:val="00CE7CF8"/>
    <w:rsid w:val="00CF2117"/>
    <w:rsid w:val="00CF36F9"/>
    <w:rsid w:val="00CF4EA8"/>
    <w:rsid w:val="00CF513A"/>
    <w:rsid w:val="00CF61AD"/>
    <w:rsid w:val="00CF6415"/>
    <w:rsid w:val="00D000BA"/>
    <w:rsid w:val="00D00C64"/>
    <w:rsid w:val="00D00C99"/>
    <w:rsid w:val="00D00D65"/>
    <w:rsid w:val="00D0266C"/>
    <w:rsid w:val="00D04AC9"/>
    <w:rsid w:val="00D07761"/>
    <w:rsid w:val="00D12D44"/>
    <w:rsid w:val="00D12ECC"/>
    <w:rsid w:val="00D14FE6"/>
    <w:rsid w:val="00D15905"/>
    <w:rsid w:val="00D15B89"/>
    <w:rsid w:val="00D20A16"/>
    <w:rsid w:val="00D20D7C"/>
    <w:rsid w:val="00D213F6"/>
    <w:rsid w:val="00D23068"/>
    <w:rsid w:val="00D23725"/>
    <w:rsid w:val="00D2438B"/>
    <w:rsid w:val="00D2616F"/>
    <w:rsid w:val="00D268C4"/>
    <w:rsid w:val="00D27A57"/>
    <w:rsid w:val="00D27AFE"/>
    <w:rsid w:val="00D303B9"/>
    <w:rsid w:val="00D328FE"/>
    <w:rsid w:val="00D35DCF"/>
    <w:rsid w:val="00D36104"/>
    <w:rsid w:val="00D36FD6"/>
    <w:rsid w:val="00D37410"/>
    <w:rsid w:val="00D37DDF"/>
    <w:rsid w:val="00D4042A"/>
    <w:rsid w:val="00D40530"/>
    <w:rsid w:val="00D40715"/>
    <w:rsid w:val="00D417A6"/>
    <w:rsid w:val="00D41EC0"/>
    <w:rsid w:val="00D42197"/>
    <w:rsid w:val="00D422D7"/>
    <w:rsid w:val="00D4236F"/>
    <w:rsid w:val="00D4272D"/>
    <w:rsid w:val="00D42EC8"/>
    <w:rsid w:val="00D431F5"/>
    <w:rsid w:val="00D43E78"/>
    <w:rsid w:val="00D440C5"/>
    <w:rsid w:val="00D44D0E"/>
    <w:rsid w:val="00D45D95"/>
    <w:rsid w:val="00D470CF"/>
    <w:rsid w:val="00D47A85"/>
    <w:rsid w:val="00D47ED2"/>
    <w:rsid w:val="00D518D1"/>
    <w:rsid w:val="00D51D39"/>
    <w:rsid w:val="00D5456A"/>
    <w:rsid w:val="00D554DF"/>
    <w:rsid w:val="00D61690"/>
    <w:rsid w:val="00D66BE4"/>
    <w:rsid w:val="00D67E2A"/>
    <w:rsid w:val="00D7041D"/>
    <w:rsid w:val="00D72C83"/>
    <w:rsid w:val="00D72EC5"/>
    <w:rsid w:val="00D76C25"/>
    <w:rsid w:val="00D80E61"/>
    <w:rsid w:val="00D81523"/>
    <w:rsid w:val="00D83950"/>
    <w:rsid w:val="00D84AC9"/>
    <w:rsid w:val="00D84EF6"/>
    <w:rsid w:val="00D85833"/>
    <w:rsid w:val="00D85CCD"/>
    <w:rsid w:val="00D90ADB"/>
    <w:rsid w:val="00D91AFA"/>
    <w:rsid w:val="00D925E2"/>
    <w:rsid w:val="00D929D9"/>
    <w:rsid w:val="00D94A48"/>
    <w:rsid w:val="00D97366"/>
    <w:rsid w:val="00DA19C9"/>
    <w:rsid w:val="00DA2BEA"/>
    <w:rsid w:val="00DA3802"/>
    <w:rsid w:val="00DA3CA2"/>
    <w:rsid w:val="00DA52A4"/>
    <w:rsid w:val="00DA6161"/>
    <w:rsid w:val="00DA647B"/>
    <w:rsid w:val="00DA6902"/>
    <w:rsid w:val="00DA6A77"/>
    <w:rsid w:val="00DA76FF"/>
    <w:rsid w:val="00DB27FA"/>
    <w:rsid w:val="00DB3BB8"/>
    <w:rsid w:val="00DC0DD0"/>
    <w:rsid w:val="00DC0E1F"/>
    <w:rsid w:val="00DC1792"/>
    <w:rsid w:val="00DC3966"/>
    <w:rsid w:val="00DC3B4A"/>
    <w:rsid w:val="00DC57D1"/>
    <w:rsid w:val="00DC78CB"/>
    <w:rsid w:val="00DD2665"/>
    <w:rsid w:val="00DD2A00"/>
    <w:rsid w:val="00DD5012"/>
    <w:rsid w:val="00DD56A5"/>
    <w:rsid w:val="00DD591D"/>
    <w:rsid w:val="00DD594F"/>
    <w:rsid w:val="00DD7549"/>
    <w:rsid w:val="00DE144C"/>
    <w:rsid w:val="00DE1CA8"/>
    <w:rsid w:val="00DE3013"/>
    <w:rsid w:val="00DE452B"/>
    <w:rsid w:val="00DE6B5B"/>
    <w:rsid w:val="00DF0C00"/>
    <w:rsid w:val="00DF0ED6"/>
    <w:rsid w:val="00DF0EEA"/>
    <w:rsid w:val="00DF0FC5"/>
    <w:rsid w:val="00DF2198"/>
    <w:rsid w:val="00DF3375"/>
    <w:rsid w:val="00DF4130"/>
    <w:rsid w:val="00DF475A"/>
    <w:rsid w:val="00DF643C"/>
    <w:rsid w:val="00DF6576"/>
    <w:rsid w:val="00E00BCC"/>
    <w:rsid w:val="00E00D0F"/>
    <w:rsid w:val="00E0149C"/>
    <w:rsid w:val="00E0291E"/>
    <w:rsid w:val="00E03A10"/>
    <w:rsid w:val="00E03AC1"/>
    <w:rsid w:val="00E05770"/>
    <w:rsid w:val="00E069A5"/>
    <w:rsid w:val="00E06BC1"/>
    <w:rsid w:val="00E077D3"/>
    <w:rsid w:val="00E07DDD"/>
    <w:rsid w:val="00E1112D"/>
    <w:rsid w:val="00E1186B"/>
    <w:rsid w:val="00E11CAA"/>
    <w:rsid w:val="00E12D93"/>
    <w:rsid w:val="00E1327C"/>
    <w:rsid w:val="00E13292"/>
    <w:rsid w:val="00E13AF0"/>
    <w:rsid w:val="00E15853"/>
    <w:rsid w:val="00E15CE2"/>
    <w:rsid w:val="00E160FA"/>
    <w:rsid w:val="00E21576"/>
    <w:rsid w:val="00E221D4"/>
    <w:rsid w:val="00E25B78"/>
    <w:rsid w:val="00E25F14"/>
    <w:rsid w:val="00E263BC"/>
    <w:rsid w:val="00E2681C"/>
    <w:rsid w:val="00E269AD"/>
    <w:rsid w:val="00E26B09"/>
    <w:rsid w:val="00E27346"/>
    <w:rsid w:val="00E273BF"/>
    <w:rsid w:val="00E30D22"/>
    <w:rsid w:val="00E347C5"/>
    <w:rsid w:val="00E353DB"/>
    <w:rsid w:val="00E3685E"/>
    <w:rsid w:val="00E40019"/>
    <w:rsid w:val="00E4227E"/>
    <w:rsid w:val="00E44086"/>
    <w:rsid w:val="00E44915"/>
    <w:rsid w:val="00E44EA4"/>
    <w:rsid w:val="00E47104"/>
    <w:rsid w:val="00E479FC"/>
    <w:rsid w:val="00E5291C"/>
    <w:rsid w:val="00E540E3"/>
    <w:rsid w:val="00E5571A"/>
    <w:rsid w:val="00E56165"/>
    <w:rsid w:val="00E56B8F"/>
    <w:rsid w:val="00E6247B"/>
    <w:rsid w:val="00E64B44"/>
    <w:rsid w:val="00E65116"/>
    <w:rsid w:val="00E66669"/>
    <w:rsid w:val="00E66DB0"/>
    <w:rsid w:val="00E679C0"/>
    <w:rsid w:val="00E7076A"/>
    <w:rsid w:val="00E72D13"/>
    <w:rsid w:val="00E750B1"/>
    <w:rsid w:val="00E761D7"/>
    <w:rsid w:val="00E82127"/>
    <w:rsid w:val="00E8403C"/>
    <w:rsid w:val="00E84405"/>
    <w:rsid w:val="00E84863"/>
    <w:rsid w:val="00E8697A"/>
    <w:rsid w:val="00E86A98"/>
    <w:rsid w:val="00E9075B"/>
    <w:rsid w:val="00E90A39"/>
    <w:rsid w:val="00E9118A"/>
    <w:rsid w:val="00E91907"/>
    <w:rsid w:val="00E920B4"/>
    <w:rsid w:val="00E9211F"/>
    <w:rsid w:val="00E923F1"/>
    <w:rsid w:val="00E934B7"/>
    <w:rsid w:val="00E936EC"/>
    <w:rsid w:val="00E954E0"/>
    <w:rsid w:val="00EA3237"/>
    <w:rsid w:val="00EA379F"/>
    <w:rsid w:val="00EA442B"/>
    <w:rsid w:val="00EA4FEE"/>
    <w:rsid w:val="00EA6F47"/>
    <w:rsid w:val="00EA743E"/>
    <w:rsid w:val="00EB0AEE"/>
    <w:rsid w:val="00EB27D7"/>
    <w:rsid w:val="00EB481C"/>
    <w:rsid w:val="00EB4BA5"/>
    <w:rsid w:val="00EB4BC8"/>
    <w:rsid w:val="00EC00D2"/>
    <w:rsid w:val="00EC1411"/>
    <w:rsid w:val="00EC2B57"/>
    <w:rsid w:val="00EC305D"/>
    <w:rsid w:val="00EC486B"/>
    <w:rsid w:val="00EC5008"/>
    <w:rsid w:val="00EC70E9"/>
    <w:rsid w:val="00EC7938"/>
    <w:rsid w:val="00ED0657"/>
    <w:rsid w:val="00ED226F"/>
    <w:rsid w:val="00ED4AA0"/>
    <w:rsid w:val="00ED4DC6"/>
    <w:rsid w:val="00ED63CA"/>
    <w:rsid w:val="00ED6E53"/>
    <w:rsid w:val="00EE0F5C"/>
    <w:rsid w:val="00EE2168"/>
    <w:rsid w:val="00EE3365"/>
    <w:rsid w:val="00EE3911"/>
    <w:rsid w:val="00EE4D66"/>
    <w:rsid w:val="00EE772D"/>
    <w:rsid w:val="00EF1443"/>
    <w:rsid w:val="00EF2CF7"/>
    <w:rsid w:val="00EF2FDE"/>
    <w:rsid w:val="00EF3EF3"/>
    <w:rsid w:val="00EF5166"/>
    <w:rsid w:val="00EF5DA4"/>
    <w:rsid w:val="00EF6FC2"/>
    <w:rsid w:val="00EF7943"/>
    <w:rsid w:val="00F022BC"/>
    <w:rsid w:val="00F02AB2"/>
    <w:rsid w:val="00F03454"/>
    <w:rsid w:val="00F07375"/>
    <w:rsid w:val="00F10E71"/>
    <w:rsid w:val="00F139C0"/>
    <w:rsid w:val="00F15C88"/>
    <w:rsid w:val="00F163AF"/>
    <w:rsid w:val="00F1753C"/>
    <w:rsid w:val="00F211B0"/>
    <w:rsid w:val="00F235CC"/>
    <w:rsid w:val="00F239EF"/>
    <w:rsid w:val="00F24596"/>
    <w:rsid w:val="00F24D14"/>
    <w:rsid w:val="00F266A9"/>
    <w:rsid w:val="00F31D04"/>
    <w:rsid w:val="00F34553"/>
    <w:rsid w:val="00F35836"/>
    <w:rsid w:val="00F36C12"/>
    <w:rsid w:val="00F37C18"/>
    <w:rsid w:val="00F42170"/>
    <w:rsid w:val="00F43E5F"/>
    <w:rsid w:val="00F443A1"/>
    <w:rsid w:val="00F45467"/>
    <w:rsid w:val="00F5214F"/>
    <w:rsid w:val="00F52B6E"/>
    <w:rsid w:val="00F5489D"/>
    <w:rsid w:val="00F552D8"/>
    <w:rsid w:val="00F56578"/>
    <w:rsid w:val="00F57A4A"/>
    <w:rsid w:val="00F62774"/>
    <w:rsid w:val="00F63D43"/>
    <w:rsid w:val="00F65702"/>
    <w:rsid w:val="00F65DA8"/>
    <w:rsid w:val="00F662E9"/>
    <w:rsid w:val="00F66C8B"/>
    <w:rsid w:val="00F66ECE"/>
    <w:rsid w:val="00F73B2C"/>
    <w:rsid w:val="00F75F06"/>
    <w:rsid w:val="00F76CDB"/>
    <w:rsid w:val="00F773DD"/>
    <w:rsid w:val="00F77665"/>
    <w:rsid w:val="00F81F3C"/>
    <w:rsid w:val="00F83C57"/>
    <w:rsid w:val="00F8692F"/>
    <w:rsid w:val="00F90FE0"/>
    <w:rsid w:val="00F9107E"/>
    <w:rsid w:val="00F91A1A"/>
    <w:rsid w:val="00F93543"/>
    <w:rsid w:val="00F93EC1"/>
    <w:rsid w:val="00F94454"/>
    <w:rsid w:val="00F962F9"/>
    <w:rsid w:val="00FA2F7B"/>
    <w:rsid w:val="00FA3F4E"/>
    <w:rsid w:val="00FA4315"/>
    <w:rsid w:val="00FA5075"/>
    <w:rsid w:val="00FA530F"/>
    <w:rsid w:val="00FA572B"/>
    <w:rsid w:val="00FB2EA4"/>
    <w:rsid w:val="00FB3780"/>
    <w:rsid w:val="00FB3F4C"/>
    <w:rsid w:val="00FB57F2"/>
    <w:rsid w:val="00FC3EC2"/>
    <w:rsid w:val="00FC478C"/>
    <w:rsid w:val="00FC4BCE"/>
    <w:rsid w:val="00FC5BB5"/>
    <w:rsid w:val="00FD0E01"/>
    <w:rsid w:val="00FD1AD0"/>
    <w:rsid w:val="00FD2010"/>
    <w:rsid w:val="00FD250B"/>
    <w:rsid w:val="00FD3091"/>
    <w:rsid w:val="00FD335A"/>
    <w:rsid w:val="00FD382D"/>
    <w:rsid w:val="00FD4385"/>
    <w:rsid w:val="00FD4A49"/>
    <w:rsid w:val="00FD61BE"/>
    <w:rsid w:val="00FE01CA"/>
    <w:rsid w:val="00FE140C"/>
    <w:rsid w:val="00FE2238"/>
    <w:rsid w:val="00FE330F"/>
    <w:rsid w:val="00FE3A27"/>
    <w:rsid w:val="00FE3C17"/>
    <w:rsid w:val="00FE3D55"/>
    <w:rsid w:val="00FE42C7"/>
    <w:rsid w:val="00FE56D1"/>
    <w:rsid w:val="00FE74FD"/>
    <w:rsid w:val="00FF06FF"/>
    <w:rsid w:val="00FF0E3C"/>
    <w:rsid w:val="00FF0EA5"/>
    <w:rsid w:val="00FF0F9C"/>
    <w:rsid w:val="00FF10CC"/>
    <w:rsid w:val="00FF1EBD"/>
    <w:rsid w:val="00FF3BD8"/>
    <w:rsid w:val="00FF45D5"/>
    <w:rsid w:val="00FF5232"/>
    <w:rsid w:val="00FF66C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F57C7B"/>
  <w15:docId w15:val="{AFB25E20-18F9-4959-81A8-FCFA87DE3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A2810"/>
    <w:pPr>
      <w:spacing w:after="0" w:line="240" w:lineRule="auto"/>
      <w:jc w:val="both"/>
    </w:pPr>
    <w:rPr>
      <w:rFonts w:ascii="Times New Roman" w:eastAsia="Times New Roman" w:hAnsi="Times New Roman" w:cs="Times New Roman"/>
      <w:sz w:val="24"/>
    </w:rPr>
  </w:style>
  <w:style w:type="paragraph" w:styleId="1">
    <w:name w:val="heading 1"/>
    <w:basedOn w:val="a0"/>
    <w:next w:val="a0"/>
    <w:link w:val="12"/>
    <w:autoRedefine/>
    <w:qFormat/>
    <w:rsid w:val="009C0DCC"/>
    <w:pPr>
      <w:keepNext/>
      <w:numPr>
        <w:numId w:val="8"/>
      </w:numPr>
      <w:spacing w:before="360" w:after="240"/>
      <w:outlineLvl w:val="0"/>
    </w:pPr>
    <w:rPr>
      <w:rFonts w:ascii="Arial" w:hAnsi="Arial" w:cs="Arial"/>
      <w:b/>
      <w:bCs/>
      <w:caps/>
      <w:kern w:val="32"/>
      <w:sz w:val="28"/>
      <w:szCs w:val="32"/>
    </w:rPr>
  </w:style>
  <w:style w:type="paragraph" w:styleId="2">
    <w:name w:val="heading 2"/>
    <w:aliases w:val="2 Заголовок 2"/>
    <w:basedOn w:val="a0"/>
    <w:next w:val="a0"/>
    <w:link w:val="23"/>
    <w:uiPriority w:val="9"/>
    <w:qFormat/>
    <w:rsid w:val="00E11CAA"/>
    <w:pPr>
      <w:numPr>
        <w:ilvl w:val="1"/>
        <w:numId w:val="8"/>
      </w:numPr>
      <w:spacing w:before="240" w:after="240"/>
      <w:outlineLvl w:val="1"/>
    </w:pPr>
    <w:rPr>
      <w:rFonts w:ascii="Arial" w:hAnsi="Arial"/>
      <w:b/>
      <w:bCs/>
      <w:iCs/>
      <w:caps/>
      <w:szCs w:val="28"/>
    </w:rPr>
  </w:style>
  <w:style w:type="paragraph" w:styleId="3">
    <w:name w:val="heading 3"/>
    <w:aliases w:val="3 Заголовок 3"/>
    <w:basedOn w:val="a0"/>
    <w:next w:val="a0"/>
    <w:link w:val="32"/>
    <w:autoRedefine/>
    <w:uiPriority w:val="9"/>
    <w:qFormat/>
    <w:rsid w:val="00447098"/>
    <w:pPr>
      <w:keepNext/>
      <w:keepLines/>
      <w:numPr>
        <w:ilvl w:val="2"/>
        <w:numId w:val="8"/>
      </w:numPr>
      <w:spacing w:before="160" w:after="120" w:line="276" w:lineRule="auto"/>
      <w:outlineLvl w:val="2"/>
    </w:pPr>
    <w:rPr>
      <w:rFonts w:ascii="Arial" w:eastAsiaTheme="majorEastAsia" w:hAnsi="Arial" w:cstheme="majorBidi"/>
      <w:b/>
      <w:szCs w:val="24"/>
    </w:rPr>
  </w:style>
  <w:style w:type="paragraph" w:styleId="4">
    <w:name w:val="heading 4"/>
    <w:basedOn w:val="a0"/>
    <w:next w:val="a0"/>
    <w:link w:val="40"/>
    <w:qFormat/>
    <w:rsid w:val="002D2E77"/>
    <w:pPr>
      <w:keepNext/>
      <w:numPr>
        <w:ilvl w:val="3"/>
        <w:numId w:val="8"/>
      </w:numPr>
      <w:spacing w:before="120" w:after="240" w:line="276" w:lineRule="auto"/>
      <w:outlineLvl w:val="3"/>
    </w:pPr>
    <w:rPr>
      <w:rFonts w:ascii="Arial" w:eastAsia="Calibri" w:hAnsi="Arial"/>
      <w:b/>
      <w:szCs w:val="24"/>
    </w:rPr>
  </w:style>
  <w:style w:type="paragraph" w:styleId="5">
    <w:name w:val="heading 5"/>
    <w:basedOn w:val="a0"/>
    <w:next w:val="a0"/>
    <w:link w:val="50"/>
    <w:unhideWhenUsed/>
    <w:qFormat/>
    <w:rsid w:val="00EC7938"/>
    <w:pPr>
      <w:keepNext/>
      <w:keepLines/>
      <w:numPr>
        <w:ilvl w:val="4"/>
        <w:numId w:val="8"/>
      </w:numPr>
      <w:spacing w:before="40"/>
      <w:outlineLvl w:val="4"/>
    </w:pPr>
    <w:rPr>
      <w:rFonts w:asciiTheme="majorHAnsi" w:eastAsiaTheme="majorEastAsia" w:hAnsiTheme="majorHAnsi" w:cstheme="majorBidi"/>
      <w:color w:val="365F91" w:themeColor="accent1" w:themeShade="BF"/>
    </w:rPr>
  </w:style>
  <w:style w:type="paragraph" w:styleId="6">
    <w:name w:val="heading 6"/>
    <w:basedOn w:val="a0"/>
    <w:next w:val="a0"/>
    <w:link w:val="60"/>
    <w:unhideWhenUsed/>
    <w:qFormat/>
    <w:rsid w:val="00EC7938"/>
    <w:pPr>
      <w:keepNext/>
      <w:keepLines/>
      <w:numPr>
        <w:ilvl w:val="5"/>
        <w:numId w:val="8"/>
      </w:numPr>
      <w:spacing w:before="40"/>
      <w:outlineLvl w:val="5"/>
    </w:pPr>
    <w:rPr>
      <w:rFonts w:asciiTheme="majorHAnsi" w:eastAsiaTheme="majorEastAsia" w:hAnsiTheme="majorHAnsi" w:cstheme="majorBidi"/>
      <w:color w:val="243F60" w:themeColor="accent1" w:themeShade="7F"/>
    </w:rPr>
  </w:style>
  <w:style w:type="paragraph" w:styleId="7">
    <w:name w:val="heading 7"/>
    <w:basedOn w:val="a0"/>
    <w:next w:val="a0"/>
    <w:link w:val="70"/>
    <w:unhideWhenUsed/>
    <w:qFormat/>
    <w:rsid w:val="00EC7938"/>
    <w:pPr>
      <w:keepNext/>
      <w:keepLines/>
      <w:numPr>
        <w:ilvl w:val="6"/>
        <w:numId w:val="8"/>
      </w:numPr>
      <w:spacing w:before="40"/>
      <w:outlineLvl w:val="6"/>
    </w:pPr>
    <w:rPr>
      <w:rFonts w:asciiTheme="majorHAnsi" w:eastAsiaTheme="majorEastAsia" w:hAnsiTheme="majorHAnsi" w:cstheme="majorBidi"/>
      <w:i/>
      <w:iCs/>
      <w:color w:val="243F60" w:themeColor="accent1" w:themeShade="7F"/>
    </w:rPr>
  </w:style>
  <w:style w:type="paragraph" w:styleId="8">
    <w:name w:val="heading 8"/>
    <w:basedOn w:val="a0"/>
    <w:next w:val="a0"/>
    <w:link w:val="80"/>
    <w:unhideWhenUsed/>
    <w:qFormat/>
    <w:rsid w:val="00EC7938"/>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unhideWhenUsed/>
    <w:qFormat/>
    <w:rsid w:val="00EC7938"/>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2">
    <w:name w:val="Заголовок 1 Знак"/>
    <w:basedOn w:val="a1"/>
    <w:link w:val="1"/>
    <w:rsid w:val="009C0DCC"/>
    <w:rPr>
      <w:rFonts w:ascii="Arial" w:eastAsia="Times New Roman" w:hAnsi="Arial" w:cs="Arial"/>
      <w:b/>
      <w:bCs/>
      <w:caps/>
      <w:kern w:val="32"/>
      <w:sz w:val="28"/>
      <w:szCs w:val="32"/>
    </w:rPr>
  </w:style>
  <w:style w:type="character" w:customStyle="1" w:styleId="23">
    <w:name w:val="Заголовок 2 Знак"/>
    <w:aliases w:val="2 Заголовок 2 Знак"/>
    <w:basedOn w:val="a1"/>
    <w:link w:val="2"/>
    <w:uiPriority w:val="9"/>
    <w:rsid w:val="00E11CAA"/>
    <w:rPr>
      <w:rFonts w:ascii="Arial" w:eastAsia="Times New Roman" w:hAnsi="Arial" w:cs="Times New Roman"/>
      <w:b/>
      <w:bCs/>
      <w:iCs/>
      <w:caps/>
      <w:sz w:val="24"/>
      <w:szCs w:val="28"/>
    </w:rPr>
  </w:style>
  <w:style w:type="character" w:customStyle="1" w:styleId="32">
    <w:name w:val="Заголовок 3 Знак"/>
    <w:aliases w:val="3 Заголовок 3 Знак"/>
    <w:basedOn w:val="a1"/>
    <w:link w:val="3"/>
    <w:uiPriority w:val="9"/>
    <w:rsid w:val="00447098"/>
    <w:rPr>
      <w:rFonts w:ascii="Arial" w:eastAsiaTheme="majorEastAsia" w:hAnsi="Arial" w:cstheme="majorBidi"/>
      <w:b/>
      <w:sz w:val="24"/>
      <w:szCs w:val="24"/>
    </w:rPr>
  </w:style>
  <w:style w:type="character" w:customStyle="1" w:styleId="40">
    <w:name w:val="Заголовок 4 Знак"/>
    <w:basedOn w:val="a1"/>
    <w:link w:val="4"/>
    <w:rsid w:val="002D2E77"/>
    <w:rPr>
      <w:rFonts w:ascii="Arial" w:eastAsia="Calibri" w:hAnsi="Arial" w:cs="Times New Roman"/>
      <w:b/>
      <w:sz w:val="24"/>
      <w:szCs w:val="24"/>
    </w:rPr>
  </w:style>
  <w:style w:type="character" w:customStyle="1" w:styleId="50">
    <w:name w:val="Заголовок 5 Знак"/>
    <w:basedOn w:val="a1"/>
    <w:link w:val="5"/>
    <w:rsid w:val="00EC7938"/>
    <w:rPr>
      <w:rFonts w:asciiTheme="majorHAnsi" w:eastAsiaTheme="majorEastAsia" w:hAnsiTheme="majorHAnsi" w:cstheme="majorBidi"/>
      <w:color w:val="365F91" w:themeColor="accent1" w:themeShade="BF"/>
      <w:sz w:val="24"/>
    </w:rPr>
  </w:style>
  <w:style w:type="character" w:customStyle="1" w:styleId="60">
    <w:name w:val="Заголовок 6 Знак"/>
    <w:basedOn w:val="a1"/>
    <w:link w:val="6"/>
    <w:rsid w:val="00EC7938"/>
    <w:rPr>
      <w:rFonts w:asciiTheme="majorHAnsi" w:eastAsiaTheme="majorEastAsia" w:hAnsiTheme="majorHAnsi" w:cstheme="majorBidi"/>
      <w:color w:val="243F60" w:themeColor="accent1" w:themeShade="7F"/>
      <w:sz w:val="24"/>
    </w:rPr>
  </w:style>
  <w:style w:type="character" w:customStyle="1" w:styleId="70">
    <w:name w:val="Заголовок 7 Знак"/>
    <w:basedOn w:val="a1"/>
    <w:link w:val="7"/>
    <w:rsid w:val="00EC7938"/>
    <w:rPr>
      <w:rFonts w:asciiTheme="majorHAnsi" w:eastAsiaTheme="majorEastAsia" w:hAnsiTheme="majorHAnsi" w:cstheme="majorBidi"/>
      <w:i/>
      <w:iCs/>
      <w:color w:val="243F60" w:themeColor="accent1" w:themeShade="7F"/>
      <w:sz w:val="24"/>
    </w:rPr>
  </w:style>
  <w:style w:type="character" w:customStyle="1" w:styleId="80">
    <w:name w:val="Заголовок 8 Знак"/>
    <w:basedOn w:val="a1"/>
    <w:link w:val="8"/>
    <w:rsid w:val="00EC7938"/>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1"/>
    <w:link w:val="9"/>
    <w:rsid w:val="00EC7938"/>
    <w:rPr>
      <w:rFonts w:asciiTheme="majorHAnsi" w:eastAsiaTheme="majorEastAsia" w:hAnsiTheme="majorHAnsi" w:cstheme="majorBidi"/>
      <w:i/>
      <w:iCs/>
      <w:color w:val="272727" w:themeColor="text1" w:themeTint="D8"/>
      <w:sz w:val="21"/>
      <w:szCs w:val="21"/>
    </w:rPr>
  </w:style>
  <w:style w:type="paragraph" w:styleId="a4">
    <w:name w:val="header"/>
    <w:basedOn w:val="a0"/>
    <w:link w:val="a5"/>
    <w:rsid w:val="006C0925"/>
    <w:pPr>
      <w:tabs>
        <w:tab w:val="center" w:pos="4677"/>
        <w:tab w:val="right" w:pos="9355"/>
      </w:tabs>
    </w:pPr>
    <w:rPr>
      <w:rFonts w:ascii="Calibri" w:eastAsia="Calibri" w:hAnsi="Calibri"/>
      <w:sz w:val="20"/>
      <w:szCs w:val="20"/>
    </w:rPr>
  </w:style>
  <w:style w:type="character" w:customStyle="1" w:styleId="a5">
    <w:name w:val="Верхний колонтитул Знак"/>
    <w:basedOn w:val="a1"/>
    <w:link w:val="a4"/>
    <w:rsid w:val="006C0925"/>
    <w:rPr>
      <w:rFonts w:ascii="Calibri" w:eastAsia="Calibri" w:hAnsi="Calibri" w:cs="Times New Roman"/>
      <w:sz w:val="20"/>
      <w:szCs w:val="20"/>
    </w:rPr>
  </w:style>
  <w:style w:type="paragraph" w:styleId="a6">
    <w:name w:val="footer"/>
    <w:basedOn w:val="a0"/>
    <w:link w:val="a7"/>
    <w:uiPriority w:val="99"/>
    <w:rsid w:val="006C0925"/>
    <w:pPr>
      <w:tabs>
        <w:tab w:val="center" w:pos="4677"/>
        <w:tab w:val="right" w:pos="9355"/>
      </w:tabs>
    </w:pPr>
    <w:rPr>
      <w:rFonts w:ascii="Calibri" w:eastAsia="Calibri" w:hAnsi="Calibri"/>
      <w:sz w:val="20"/>
      <w:szCs w:val="20"/>
    </w:rPr>
  </w:style>
  <w:style w:type="character" w:customStyle="1" w:styleId="a7">
    <w:name w:val="Нижний колонтитул Знак"/>
    <w:basedOn w:val="a1"/>
    <w:link w:val="a6"/>
    <w:uiPriority w:val="99"/>
    <w:rsid w:val="006C0925"/>
    <w:rPr>
      <w:rFonts w:ascii="Calibri" w:eastAsia="Calibri" w:hAnsi="Calibri" w:cs="Times New Roman"/>
      <w:sz w:val="20"/>
      <w:szCs w:val="20"/>
    </w:rPr>
  </w:style>
  <w:style w:type="paragraph" w:customStyle="1" w:styleId="13">
    <w:name w:val="Без интервала1"/>
    <w:rsid w:val="006C0925"/>
    <w:pPr>
      <w:spacing w:after="0" w:line="240" w:lineRule="auto"/>
    </w:pPr>
    <w:rPr>
      <w:rFonts w:ascii="Calibri" w:eastAsia="Times New Roman" w:hAnsi="Calibri" w:cs="Times New Roman"/>
    </w:rPr>
  </w:style>
  <w:style w:type="paragraph" w:styleId="a8">
    <w:name w:val="caption"/>
    <w:aliases w:val="Title1,##,Заголовок таблицы1,Figure number,Название объекта Знак1,Название объекта Знак Знак,Название объекта Знак2 Знак Знак,Название объекта Знак Знак1 Знак Знак,Название объекта Знак1 Знак Знак Знак Знак,рисунок"/>
    <w:basedOn w:val="a0"/>
    <w:link w:val="a9"/>
    <w:qFormat/>
    <w:rsid w:val="006C0925"/>
    <w:pPr>
      <w:spacing w:before="100" w:beforeAutospacing="1" w:after="100" w:afterAutospacing="1"/>
    </w:pPr>
    <w:rPr>
      <w:rFonts w:eastAsia="Calibri"/>
      <w:szCs w:val="24"/>
      <w:lang w:eastAsia="ru-RU"/>
    </w:rPr>
  </w:style>
  <w:style w:type="character" w:customStyle="1" w:styleId="a9">
    <w:name w:val="Название объекта Знак"/>
    <w:aliases w:val="Title1 Знак,## Знак,Заголовок таблицы1 Знак,Figure number Знак,Название объекта Знак1 Знак,Название объекта Знак Знак Знак,Название объекта Знак2 Знак Знак Знак,Название объекта Знак Знак1 Знак Знак Знак,рисунок Знак"/>
    <w:link w:val="a8"/>
    <w:locked/>
    <w:rsid w:val="009E28A6"/>
    <w:rPr>
      <w:rFonts w:ascii="Times New Roman" w:eastAsia="Calibri" w:hAnsi="Times New Roman" w:cs="Times New Roman"/>
      <w:sz w:val="24"/>
      <w:szCs w:val="24"/>
      <w:lang w:eastAsia="ru-RU"/>
    </w:rPr>
  </w:style>
  <w:style w:type="paragraph" w:styleId="14">
    <w:name w:val="toc 1"/>
    <w:basedOn w:val="a0"/>
    <w:next w:val="a0"/>
    <w:autoRedefine/>
    <w:uiPriority w:val="39"/>
    <w:rsid w:val="006C0925"/>
    <w:pPr>
      <w:tabs>
        <w:tab w:val="left" w:pos="426"/>
        <w:tab w:val="right" w:leader="dot" w:pos="9628"/>
      </w:tabs>
      <w:spacing w:before="120"/>
      <w:ind w:left="426" w:hanging="426"/>
    </w:pPr>
    <w:rPr>
      <w:rFonts w:ascii="Arial" w:hAnsi="Arial" w:cs="Arial"/>
      <w:b/>
      <w:noProof/>
      <w:sz w:val="20"/>
      <w:szCs w:val="20"/>
    </w:rPr>
  </w:style>
  <w:style w:type="paragraph" w:styleId="24">
    <w:name w:val="toc 2"/>
    <w:basedOn w:val="a0"/>
    <w:next w:val="a0"/>
    <w:autoRedefine/>
    <w:uiPriority w:val="39"/>
    <w:rsid w:val="00252D72"/>
    <w:pPr>
      <w:tabs>
        <w:tab w:val="left" w:pos="880"/>
        <w:tab w:val="right" w:leader="dot" w:pos="9629"/>
      </w:tabs>
      <w:ind w:left="240"/>
    </w:pPr>
    <w:rPr>
      <w:rFonts w:asciiTheme="minorHAnsi" w:hAnsiTheme="minorHAnsi"/>
      <w:b/>
      <w:sz w:val="22"/>
    </w:rPr>
  </w:style>
  <w:style w:type="paragraph" w:styleId="33">
    <w:name w:val="toc 3"/>
    <w:basedOn w:val="a0"/>
    <w:next w:val="a0"/>
    <w:autoRedefine/>
    <w:uiPriority w:val="39"/>
    <w:rsid w:val="001A653E"/>
    <w:pPr>
      <w:tabs>
        <w:tab w:val="left" w:pos="1200"/>
        <w:tab w:val="right" w:leader="dot" w:pos="9639"/>
      </w:tabs>
      <w:ind w:left="454" w:right="567"/>
    </w:pPr>
    <w:rPr>
      <w:rFonts w:asciiTheme="minorHAnsi" w:hAnsiTheme="minorHAnsi"/>
      <w:sz w:val="22"/>
    </w:rPr>
  </w:style>
  <w:style w:type="paragraph" w:styleId="61">
    <w:name w:val="toc 6"/>
    <w:basedOn w:val="a0"/>
    <w:next w:val="a0"/>
    <w:autoRedefine/>
    <w:uiPriority w:val="39"/>
    <w:rsid w:val="006C0925"/>
    <w:pPr>
      <w:ind w:left="1200"/>
    </w:pPr>
    <w:rPr>
      <w:rFonts w:asciiTheme="minorHAnsi" w:hAnsiTheme="minorHAnsi"/>
      <w:sz w:val="20"/>
      <w:szCs w:val="20"/>
    </w:rPr>
  </w:style>
  <w:style w:type="paragraph" w:styleId="81">
    <w:name w:val="toc 8"/>
    <w:basedOn w:val="a0"/>
    <w:next w:val="a0"/>
    <w:autoRedefine/>
    <w:uiPriority w:val="39"/>
    <w:rsid w:val="006C0925"/>
    <w:pPr>
      <w:ind w:left="1680"/>
    </w:pPr>
    <w:rPr>
      <w:rFonts w:asciiTheme="minorHAnsi" w:hAnsiTheme="minorHAnsi"/>
      <w:sz w:val="20"/>
      <w:szCs w:val="20"/>
    </w:rPr>
  </w:style>
  <w:style w:type="character" w:styleId="aa">
    <w:name w:val="Hyperlink"/>
    <w:uiPriority w:val="99"/>
    <w:rsid w:val="006C0925"/>
    <w:rPr>
      <w:color w:val="0000FF"/>
      <w:u w:val="single"/>
    </w:rPr>
  </w:style>
  <w:style w:type="paragraph" w:styleId="ab">
    <w:name w:val="annotation text"/>
    <w:basedOn w:val="a0"/>
    <w:link w:val="ac"/>
    <w:uiPriority w:val="99"/>
    <w:rsid w:val="006C0925"/>
    <w:rPr>
      <w:sz w:val="20"/>
      <w:szCs w:val="20"/>
    </w:rPr>
  </w:style>
  <w:style w:type="character" w:customStyle="1" w:styleId="ac">
    <w:name w:val="Текст примечания Знак"/>
    <w:basedOn w:val="a1"/>
    <w:link w:val="ab"/>
    <w:uiPriority w:val="99"/>
    <w:rsid w:val="006C0925"/>
    <w:rPr>
      <w:rFonts w:ascii="Times New Roman" w:eastAsia="Times New Roman" w:hAnsi="Times New Roman" w:cs="Times New Roman"/>
      <w:sz w:val="20"/>
      <w:szCs w:val="20"/>
    </w:rPr>
  </w:style>
  <w:style w:type="character" w:customStyle="1" w:styleId="ad">
    <w:name w:val="Тема примечания Знак"/>
    <w:basedOn w:val="ac"/>
    <w:link w:val="ae"/>
    <w:semiHidden/>
    <w:rsid w:val="006C0925"/>
    <w:rPr>
      <w:rFonts w:ascii="Times New Roman" w:eastAsia="Times New Roman" w:hAnsi="Times New Roman" w:cs="Times New Roman"/>
      <w:b/>
      <w:bCs/>
      <w:sz w:val="20"/>
      <w:szCs w:val="20"/>
    </w:rPr>
  </w:style>
  <w:style w:type="paragraph" w:styleId="ae">
    <w:name w:val="annotation subject"/>
    <w:basedOn w:val="ab"/>
    <w:next w:val="ab"/>
    <w:link w:val="ad"/>
    <w:semiHidden/>
    <w:rsid w:val="006C0925"/>
    <w:rPr>
      <w:b/>
      <w:bCs/>
    </w:rPr>
  </w:style>
  <w:style w:type="character" w:customStyle="1" w:styleId="af">
    <w:name w:val="Текст выноски Знак"/>
    <w:basedOn w:val="a1"/>
    <w:link w:val="af0"/>
    <w:semiHidden/>
    <w:rsid w:val="006C0925"/>
    <w:rPr>
      <w:rFonts w:ascii="Tahoma" w:eastAsia="Times New Roman" w:hAnsi="Tahoma" w:cs="Tahoma"/>
      <w:sz w:val="16"/>
      <w:szCs w:val="16"/>
    </w:rPr>
  </w:style>
  <w:style w:type="paragraph" w:styleId="af0">
    <w:name w:val="Balloon Text"/>
    <w:basedOn w:val="a0"/>
    <w:link w:val="af"/>
    <w:semiHidden/>
    <w:rsid w:val="006C0925"/>
    <w:rPr>
      <w:rFonts w:ascii="Tahoma" w:hAnsi="Tahoma" w:cs="Tahoma"/>
      <w:sz w:val="16"/>
      <w:szCs w:val="16"/>
    </w:rPr>
  </w:style>
  <w:style w:type="paragraph" w:styleId="34">
    <w:name w:val="Body Text 3"/>
    <w:basedOn w:val="a0"/>
    <w:link w:val="35"/>
    <w:rsid w:val="006C0925"/>
    <w:pPr>
      <w:spacing w:before="240" w:after="240"/>
    </w:pPr>
    <w:rPr>
      <w:rFonts w:eastAsia="Calibri"/>
      <w:szCs w:val="24"/>
      <w:lang w:eastAsia="ru-RU"/>
    </w:rPr>
  </w:style>
  <w:style w:type="character" w:customStyle="1" w:styleId="35">
    <w:name w:val="Основной текст 3 Знак"/>
    <w:basedOn w:val="a1"/>
    <w:link w:val="34"/>
    <w:rsid w:val="006C0925"/>
    <w:rPr>
      <w:rFonts w:ascii="Times New Roman" w:eastAsia="Calibri" w:hAnsi="Times New Roman" w:cs="Times New Roman"/>
      <w:sz w:val="24"/>
      <w:szCs w:val="24"/>
      <w:lang w:eastAsia="ru-RU"/>
    </w:rPr>
  </w:style>
  <w:style w:type="paragraph" w:customStyle="1" w:styleId="af1">
    <w:name w:val="ФИО"/>
    <w:basedOn w:val="a0"/>
    <w:rsid w:val="006C0925"/>
    <w:pPr>
      <w:spacing w:after="180"/>
      <w:ind w:left="5670"/>
    </w:pPr>
    <w:rPr>
      <w:rFonts w:eastAsia="Calibri"/>
      <w:szCs w:val="20"/>
      <w:lang w:eastAsia="ru-RU"/>
    </w:rPr>
  </w:style>
  <w:style w:type="paragraph" w:styleId="af2">
    <w:name w:val="footnote text"/>
    <w:basedOn w:val="a0"/>
    <w:link w:val="af3"/>
    <w:uiPriority w:val="99"/>
    <w:semiHidden/>
    <w:rsid w:val="006C0925"/>
    <w:rPr>
      <w:rFonts w:eastAsia="Calibri"/>
      <w:sz w:val="20"/>
      <w:szCs w:val="20"/>
      <w:lang w:eastAsia="ru-RU"/>
    </w:rPr>
  </w:style>
  <w:style w:type="character" w:customStyle="1" w:styleId="af3">
    <w:name w:val="Текст сноски Знак"/>
    <w:basedOn w:val="a1"/>
    <w:link w:val="af2"/>
    <w:uiPriority w:val="99"/>
    <w:semiHidden/>
    <w:rsid w:val="006C0925"/>
    <w:rPr>
      <w:rFonts w:ascii="Times New Roman" w:eastAsia="Calibri" w:hAnsi="Times New Roman" w:cs="Times New Roman"/>
      <w:sz w:val="20"/>
      <w:szCs w:val="20"/>
      <w:lang w:eastAsia="ru-RU"/>
    </w:rPr>
  </w:style>
  <w:style w:type="paragraph" w:customStyle="1" w:styleId="af4">
    <w:name w:val="Текст таблица"/>
    <w:basedOn w:val="a0"/>
    <w:rsid w:val="006C0925"/>
    <w:pPr>
      <w:numPr>
        <w:ilvl w:val="12"/>
      </w:numPr>
      <w:spacing w:before="60"/>
    </w:pPr>
    <w:rPr>
      <w:rFonts w:eastAsia="Calibri"/>
      <w:iCs/>
      <w:sz w:val="22"/>
      <w:szCs w:val="20"/>
      <w:lang w:eastAsia="ru-RU"/>
    </w:rPr>
  </w:style>
  <w:style w:type="character" w:styleId="af5">
    <w:name w:val="footnote reference"/>
    <w:rsid w:val="006C0925"/>
    <w:rPr>
      <w:vertAlign w:val="superscript"/>
    </w:rPr>
  </w:style>
  <w:style w:type="paragraph" w:styleId="22">
    <w:name w:val="List 2"/>
    <w:basedOn w:val="a0"/>
    <w:rsid w:val="006C0925"/>
    <w:pPr>
      <w:widowControl w:val="0"/>
      <w:numPr>
        <w:numId w:val="1"/>
      </w:numPr>
      <w:overflowPunct w:val="0"/>
      <w:autoSpaceDE w:val="0"/>
      <w:autoSpaceDN w:val="0"/>
      <w:adjustRightInd w:val="0"/>
      <w:spacing w:before="60"/>
      <w:textAlignment w:val="baseline"/>
    </w:pPr>
    <w:rPr>
      <w:rFonts w:eastAsia="Calibri"/>
      <w:szCs w:val="20"/>
      <w:lang w:eastAsia="ru-RU"/>
    </w:rPr>
  </w:style>
  <w:style w:type="character" w:styleId="af6">
    <w:name w:val="Strong"/>
    <w:qFormat/>
    <w:rsid w:val="006C0925"/>
    <w:rPr>
      <w:b/>
    </w:rPr>
  </w:style>
  <w:style w:type="paragraph" w:styleId="36">
    <w:name w:val="Body Text Indent 3"/>
    <w:basedOn w:val="a0"/>
    <w:link w:val="37"/>
    <w:rsid w:val="006C0925"/>
    <w:pPr>
      <w:spacing w:after="120"/>
      <w:ind w:left="283"/>
    </w:pPr>
    <w:rPr>
      <w:rFonts w:eastAsia="Calibri"/>
      <w:sz w:val="16"/>
      <w:szCs w:val="16"/>
      <w:lang w:eastAsia="ru-RU"/>
    </w:rPr>
  </w:style>
  <w:style w:type="character" w:customStyle="1" w:styleId="37">
    <w:name w:val="Основной текст с отступом 3 Знак"/>
    <w:basedOn w:val="a1"/>
    <w:link w:val="36"/>
    <w:rsid w:val="006C0925"/>
    <w:rPr>
      <w:rFonts w:ascii="Times New Roman" w:eastAsia="Calibri" w:hAnsi="Times New Roman" w:cs="Times New Roman"/>
      <w:sz w:val="16"/>
      <w:szCs w:val="16"/>
      <w:lang w:eastAsia="ru-RU"/>
    </w:rPr>
  </w:style>
  <w:style w:type="character" w:customStyle="1" w:styleId="S">
    <w:name w:val="S_Обозначение"/>
    <w:rsid w:val="006C0925"/>
    <w:rPr>
      <w:rFonts w:ascii="Arial" w:hAnsi="Arial"/>
      <w:b/>
      <w:i/>
      <w:sz w:val="24"/>
      <w:vertAlign w:val="baseline"/>
      <w:lang w:val="ru-RU" w:eastAsia="ru-RU"/>
    </w:rPr>
  </w:style>
  <w:style w:type="paragraph" w:styleId="af7">
    <w:name w:val="Normal (Web)"/>
    <w:basedOn w:val="a0"/>
    <w:uiPriority w:val="99"/>
    <w:rsid w:val="006C0925"/>
    <w:pPr>
      <w:spacing w:before="100" w:beforeAutospacing="1" w:after="100" w:afterAutospacing="1"/>
    </w:pPr>
    <w:rPr>
      <w:rFonts w:eastAsia="Calibri"/>
      <w:szCs w:val="24"/>
      <w:lang w:eastAsia="ru-RU"/>
    </w:rPr>
  </w:style>
  <w:style w:type="character" w:customStyle="1" w:styleId="urtxtemph">
    <w:name w:val="urtxtemph"/>
    <w:rsid w:val="006C0925"/>
    <w:rPr>
      <w:rFonts w:cs="Times New Roman"/>
    </w:rPr>
  </w:style>
  <w:style w:type="paragraph" w:customStyle="1" w:styleId="15">
    <w:name w:val="Абзац списка1"/>
    <w:basedOn w:val="a0"/>
    <w:rsid w:val="006C0925"/>
    <w:pPr>
      <w:ind w:left="708"/>
    </w:pPr>
  </w:style>
  <w:style w:type="paragraph" w:customStyle="1" w:styleId="S0">
    <w:name w:val="S_Обычный"/>
    <w:basedOn w:val="a0"/>
    <w:link w:val="S4"/>
    <w:rsid w:val="006C0925"/>
    <w:pPr>
      <w:widowControl w:val="0"/>
    </w:pPr>
    <w:rPr>
      <w:szCs w:val="24"/>
      <w:lang w:eastAsia="ru-RU"/>
    </w:rPr>
  </w:style>
  <w:style w:type="character" w:customStyle="1" w:styleId="S4">
    <w:name w:val="S_Обычный Знак"/>
    <w:link w:val="S0"/>
    <w:locked/>
    <w:rsid w:val="006C0925"/>
    <w:rPr>
      <w:rFonts w:ascii="Times New Roman" w:eastAsia="Times New Roman" w:hAnsi="Times New Roman" w:cs="Times New Roman"/>
      <w:sz w:val="24"/>
      <w:szCs w:val="24"/>
      <w:lang w:eastAsia="ru-RU"/>
    </w:rPr>
  </w:style>
  <w:style w:type="character" w:customStyle="1" w:styleId="S5">
    <w:name w:val="S_Примечание"/>
    <w:rsid w:val="006C0925"/>
    <w:rPr>
      <w:u w:val="single"/>
    </w:rPr>
  </w:style>
  <w:style w:type="paragraph" w:customStyle="1" w:styleId="S6">
    <w:name w:val="S_ПримечаниеТекст"/>
    <w:basedOn w:val="S0"/>
    <w:next w:val="S0"/>
    <w:rsid w:val="006C0925"/>
    <w:pPr>
      <w:spacing w:before="120"/>
      <w:ind w:left="567"/>
    </w:pPr>
    <w:rPr>
      <w:i/>
      <w:iCs/>
    </w:rPr>
  </w:style>
  <w:style w:type="character" w:customStyle="1" w:styleId="S01">
    <w:name w:val="S_Термин01"/>
    <w:rsid w:val="006C0925"/>
    <w:rPr>
      <w:rFonts w:ascii="Arial" w:hAnsi="Arial"/>
      <w:b/>
      <w:i/>
      <w:caps/>
      <w:sz w:val="20"/>
      <w:lang w:val="ru-RU" w:eastAsia="ru-RU"/>
    </w:rPr>
  </w:style>
  <w:style w:type="paragraph" w:customStyle="1" w:styleId="BodyText2">
    <w:name w:val="BodyText2"/>
    <w:basedOn w:val="a0"/>
    <w:link w:val="BodyText2Char"/>
    <w:rsid w:val="006C0925"/>
    <w:pPr>
      <w:overflowPunct w:val="0"/>
      <w:autoSpaceDE w:val="0"/>
      <w:autoSpaceDN w:val="0"/>
      <w:adjustRightInd w:val="0"/>
      <w:spacing w:before="120"/>
      <w:ind w:left="294"/>
      <w:textAlignment w:val="baseline"/>
    </w:pPr>
    <w:rPr>
      <w:rFonts w:ascii="Calibri" w:eastAsia="Calibri" w:hAnsi="Calibri"/>
      <w:color w:val="000000"/>
      <w:sz w:val="20"/>
      <w:szCs w:val="20"/>
      <w:lang w:eastAsia="ja-JP"/>
    </w:rPr>
  </w:style>
  <w:style w:type="character" w:customStyle="1" w:styleId="BodyText2Char">
    <w:name w:val="BodyText2 Char"/>
    <w:link w:val="BodyText2"/>
    <w:locked/>
    <w:rsid w:val="006C0925"/>
    <w:rPr>
      <w:rFonts w:ascii="Calibri" w:eastAsia="Calibri" w:hAnsi="Calibri" w:cs="Times New Roman"/>
      <w:color w:val="000000"/>
      <w:sz w:val="20"/>
      <w:szCs w:val="20"/>
      <w:lang w:eastAsia="ja-JP"/>
    </w:rPr>
  </w:style>
  <w:style w:type="character" w:customStyle="1" w:styleId="hps">
    <w:name w:val="hps"/>
    <w:rsid w:val="006C0925"/>
  </w:style>
  <w:style w:type="character" w:customStyle="1" w:styleId="apple-converted-space">
    <w:name w:val="apple-converted-space"/>
    <w:rsid w:val="006C0925"/>
  </w:style>
  <w:style w:type="character" w:customStyle="1" w:styleId="apple-style-span">
    <w:name w:val="apple-style-span"/>
    <w:rsid w:val="006C0925"/>
  </w:style>
  <w:style w:type="paragraph" w:customStyle="1" w:styleId="25">
    <w:name w:val="Абзац списка2"/>
    <w:basedOn w:val="a0"/>
    <w:rsid w:val="006C0925"/>
    <w:pPr>
      <w:ind w:left="720"/>
      <w:contextualSpacing/>
    </w:pPr>
  </w:style>
  <w:style w:type="paragraph" w:customStyle="1" w:styleId="110">
    <w:name w:val="Без интервала11"/>
    <w:rsid w:val="006C0925"/>
    <w:pPr>
      <w:spacing w:after="0" w:line="240" w:lineRule="auto"/>
    </w:pPr>
    <w:rPr>
      <w:rFonts w:ascii="Calibri" w:eastAsia="Calibri" w:hAnsi="Calibri" w:cs="Times New Roman"/>
    </w:rPr>
  </w:style>
  <w:style w:type="paragraph" w:customStyle="1" w:styleId="S7">
    <w:name w:val="S_СписокМ_Обычный"/>
    <w:basedOn w:val="a0"/>
    <w:link w:val="S8"/>
    <w:rsid w:val="006C0925"/>
    <w:pPr>
      <w:spacing w:before="120"/>
    </w:pPr>
    <w:rPr>
      <w:rFonts w:eastAsia="Calibri"/>
      <w:szCs w:val="20"/>
    </w:rPr>
  </w:style>
  <w:style w:type="character" w:customStyle="1" w:styleId="S8">
    <w:name w:val="S_СписокМ_Обычный Знак Знак"/>
    <w:link w:val="S7"/>
    <w:locked/>
    <w:rsid w:val="006C0925"/>
    <w:rPr>
      <w:rFonts w:ascii="Times New Roman" w:eastAsia="Calibri" w:hAnsi="Times New Roman" w:cs="Times New Roman"/>
      <w:sz w:val="24"/>
      <w:szCs w:val="20"/>
    </w:rPr>
  </w:style>
  <w:style w:type="table" w:customStyle="1" w:styleId="16">
    <w:name w:val="Сетка таблицы1"/>
    <w:rsid w:val="006C0925"/>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8">
    <w:name w:val="Table Grid"/>
    <w:basedOn w:val="a2"/>
    <w:rsid w:val="006C0925"/>
    <w:pPr>
      <w:spacing w:after="0" w:line="240" w:lineRule="auto"/>
    </w:pPr>
    <w:rPr>
      <w:rFonts w:ascii="Calibri" w:eastAsia="Times New Roman"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9">
    <w:name w:val="Текст концевой сноски Знак"/>
    <w:basedOn w:val="a1"/>
    <w:link w:val="afa"/>
    <w:semiHidden/>
    <w:rsid w:val="006C0925"/>
    <w:rPr>
      <w:rFonts w:ascii="Times New Roman" w:eastAsia="Calibri" w:hAnsi="Times New Roman" w:cs="Times New Roman"/>
      <w:sz w:val="20"/>
      <w:szCs w:val="20"/>
    </w:rPr>
  </w:style>
  <w:style w:type="paragraph" w:styleId="afa">
    <w:name w:val="endnote text"/>
    <w:basedOn w:val="a0"/>
    <w:link w:val="af9"/>
    <w:semiHidden/>
    <w:rsid w:val="006C0925"/>
    <w:rPr>
      <w:rFonts w:eastAsia="Calibri"/>
      <w:sz w:val="20"/>
      <w:szCs w:val="20"/>
    </w:rPr>
  </w:style>
  <w:style w:type="paragraph" w:customStyle="1" w:styleId="ColorfulShading-Accent11">
    <w:name w:val="Colorful Shading - Accent 11"/>
    <w:hidden/>
    <w:uiPriority w:val="99"/>
    <w:semiHidden/>
    <w:rsid w:val="006C0925"/>
    <w:pPr>
      <w:spacing w:after="0" w:line="240" w:lineRule="auto"/>
    </w:pPr>
    <w:rPr>
      <w:rFonts w:ascii="Times New Roman" w:eastAsia="Times New Roman" w:hAnsi="Times New Roman" w:cs="Times New Roman"/>
      <w:sz w:val="24"/>
    </w:rPr>
  </w:style>
  <w:style w:type="paragraph" w:customStyle="1" w:styleId="ColorfulList-Accent11">
    <w:name w:val="Colorful List - Accent 11"/>
    <w:basedOn w:val="a0"/>
    <w:uiPriority w:val="99"/>
    <w:qFormat/>
    <w:rsid w:val="006C0925"/>
    <w:pPr>
      <w:spacing w:after="200" w:line="276" w:lineRule="auto"/>
      <w:ind w:left="720"/>
      <w:contextualSpacing/>
    </w:pPr>
    <w:rPr>
      <w:rFonts w:ascii="Calibri" w:eastAsia="Calibri" w:hAnsi="Calibri"/>
      <w:sz w:val="22"/>
    </w:rPr>
  </w:style>
  <w:style w:type="paragraph" w:styleId="afb">
    <w:name w:val="List Paragraph"/>
    <w:aliases w:val="Заголовок_3,1,UL,Абзац маркированнный,Bullet List,FooterText,numbered,Bullet Number,Figure_name,List Paragraph1,Paragraphe de liste1,Bulletr List Paragraph,列出段落,列出段落1,List Paragraph2,List Paragraph21,Párrafo de lista1,Parágrafo da Lista1"/>
    <w:basedOn w:val="a0"/>
    <w:link w:val="afc"/>
    <w:uiPriority w:val="34"/>
    <w:qFormat/>
    <w:rsid w:val="006C0925"/>
    <w:pPr>
      <w:ind w:left="708"/>
    </w:pPr>
  </w:style>
  <w:style w:type="character" w:customStyle="1" w:styleId="afc">
    <w:name w:val="Абзац списка Знак"/>
    <w:aliases w:val="Заголовок_3 Знак,1 Знак,UL Знак,Абзац маркированнный Знак,Bullet List Знак,FooterText Знак,numbered Знак,Bullet Number Знак,Figure_name Знак,List Paragraph1 Знак,Paragraphe de liste1 Знак,Bulletr List Paragraph Знак,列出段落 Знак"/>
    <w:basedOn w:val="a1"/>
    <w:link w:val="afb"/>
    <w:uiPriority w:val="34"/>
    <w:locked/>
    <w:rsid w:val="006C0925"/>
    <w:rPr>
      <w:rFonts w:ascii="Times New Roman" w:eastAsia="Times New Roman" w:hAnsi="Times New Roman" w:cs="Times New Roman"/>
      <w:sz w:val="24"/>
    </w:rPr>
  </w:style>
  <w:style w:type="paragraph" w:styleId="afd">
    <w:name w:val="TOC Heading"/>
    <w:basedOn w:val="1"/>
    <w:next w:val="a0"/>
    <w:uiPriority w:val="39"/>
    <w:unhideWhenUsed/>
    <w:qFormat/>
    <w:rsid w:val="006C0925"/>
    <w:pPr>
      <w:keepLines/>
      <w:spacing w:before="480" w:after="0" w:line="276" w:lineRule="auto"/>
      <w:outlineLvl w:val="9"/>
    </w:pPr>
    <w:rPr>
      <w:rFonts w:asciiTheme="majorHAnsi" w:eastAsiaTheme="majorEastAsia" w:hAnsiTheme="majorHAnsi" w:cstheme="majorBidi"/>
      <w:color w:val="365F91" w:themeColor="accent1" w:themeShade="BF"/>
      <w:kern w:val="0"/>
      <w:szCs w:val="28"/>
      <w:lang w:val="en-US"/>
    </w:rPr>
  </w:style>
  <w:style w:type="paragraph" w:customStyle="1" w:styleId="Default">
    <w:name w:val="Default"/>
    <w:rsid w:val="006C0925"/>
    <w:pPr>
      <w:autoSpaceDE w:val="0"/>
      <w:autoSpaceDN w:val="0"/>
      <w:adjustRightInd w:val="0"/>
      <w:spacing w:after="0" w:line="240" w:lineRule="auto"/>
    </w:pPr>
    <w:rPr>
      <w:rFonts w:ascii="Arial" w:eastAsia="Calibri" w:hAnsi="Arial" w:cs="Arial"/>
      <w:color w:val="000000"/>
      <w:sz w:val="24"/>
      <w:szCs w:val="24"/>
      <w:lang w:eastAsia="ru-RU"/>
    </w:rPr>
  </w:style>
  <w:style w:type="paragraph" w:styleId="17">
    <w:name w:val="index 1"/>
    <w:basedOn w:val="a0"/>
    <w:next w:val="a0"/>
    <w:autoRedefine/>
    <w:rsid w:val="006C0925"/>
    <w:rPr>
      <w:rFonts w:cs="Arial"/>
      <w:i/>
      <w:sz w:val="20"/>
      <w:szCs w:val="24"/>
      <w:lang w:eastAsia="ru-RU"/>
    </w:rPr>
  </w:style>
  <w:style w:type="paragraph" w:styleId="afe">
    <w:name w:val="Normal Indent"/>
    <w:basedOn w:val="a0"/>
    <w:rsid w:val="006C0925"/>
    <w:pPr>
      <w:overflowPunct w:val="0"/>
      <w:autoSpaceDE w:val="0"/>
      <w:autoSpaceDN w:val="0"/>
      <w:adjustRightInd w:val="0"/>
      <w:spacing w:after="120"/>
      <w:ind w:left="720"/>
      <w:textAlignment w:val="baseline"/>
    </w:pPr>
    <w:rPr>
      <w:rFonts w:ascii="Arial" w:eastAsia="MS Mincho" w:hAnsi="Arial"/>
      <w:szCs w:val="20"/>
      <w:lang w:val="en-US"/>
    </w:rPr>
  </w:style>
  <w:style w:type="paragraph" w:styleId="26">
    <w:name w:val="Body Text 2"/>
    <w:basedOn w:val="a0"/>
    <w:link w:val="27"/>
    <w:rsid w:val="006C0925"/>
    <w:pPr>
      <w:spacing w:after="120" w:line="480" w:lineRule="auto"/>
    </w:pPr>
  </w:style>
  <w:style w:type="character" w:customStyle="1" w:styleId="27">
    <w:name w:val="Основной текст 2 Знак"/>
    <w:basedOn w:val="a1"/>
    <w:link w:val="26"/>
    <w:rsid w:val="006C0925"/>
    <w:rPr>
      <w:rFonts w:ascii="Times New Roman" w:eastAsia="Times New Roman" w:hAnsi="Times New Roman" w:cs="Times New Roman"/>
      <w:sz w:val="24"/>
    </w:rPr>
  </w:style>
  <w:style w:type="paragraph" w:styleId="aff">
    <w:name w:val="Subtitle"/>
    <w:basedOn w:val="a0"/>
    <w:next w:val="a0"/>
    <w:link w:val="aff0"/>
    <w:qFormat/>
    <w:rsid w:val="006C0925"/>
    <w:pPr>
      <w:numPr>
        <w:ilvl w:val="1"/>
      </w:numPr>
    </w:pPr>
    <w:rPr>
      <w:rFonts w:asciiTheme="majorHAnsi" w:eastAsiaTheme="majorEastAsia" w:hAnsiTheme="majorHAnsi" w:cstheme="majorBidi"/>
      <w:i/>
      <w:iCs/>
      <w:color w:val="4F81BD" w:themeColor="accent1"/>
      <w:spacing w:val="15"/>
      <w:szCs w:val="24"/>
    </w:rPr>
  </w:style>
  <w:style w:type="character" w:customStyle="1" w:styleId="aff0">
    <w:name w:val="Подзаголовок Знак"/>
    <w:basedOn w:val="a1"/>
    <w:link w:val="aff"/>
    <w:rsid w:val="006C0925"/>
    <w:rPr>
      <w:rFonts w:asciiTheme="majorHAnsi" w:eastAsiaTheme="majorEastAsia" w:hAnsiTheme="majorHAnsi" w:cstheme="majorBidi"/>
      <w:i/>
      <w:iCs/>
      <w:color w:val="4F81BD" w:themeColor="accent1"/>
      <w:spacing w:val="15"/>
      <w:sz w:val="24"/>
      <w:szCs w:val="24"/>
    </w:rPr>
  </w:style>
  <w:style w:type="paragraph" w:customStyle="1" w:styleId="18">
    <w:name w:val="Название объекта1"/>
    <w:basedOn w:val="a0"/>
    <w:next w:val="a0"/>
    <w:rsid w:val="006C0925"/>
    <w:pPr>
      <w:suppressAutoHyphens/>
      <w:jc w:val="center"/>
    </w:pPr>
    <w:rPr>
      <w:rFonts w:ascii="Arial Narrow" w:hAnsi="Arial Narrow" w:cs="Arial Narrow"/>
      <w:b/>
      <w:bCs/>
      <w:color w:val="000080"/>
      <w:sz w:val="20"/>
      <w:szCs w:val="24"/>
      <w:lang w:eastAsia="ar-SA"/>
    </w:rPr>
  </w:style>
  <w:style w:type="paragraph" w:styleId="aff1">
    <w:name w:val="No Spacing"/>
    <w:aliases w:val="Table text"/>
    <w:link w:val="aff2"/>
    <w:uiPriority w:val="1"/>
    <w:qFormat/>
    <w:rsid w:val="006C0925"/>
    <w:pPr>
      <w:spacing w:after="0" w:line="240" w:lineRule="auto"/>
    </w:pPr>
    <w:rPr>
      <w:rFonts w:ascii="Calibri" w:eastAsia="Calibri" w:hAnsi="Calibri" w:cs="Times New Roman"/>
    </w:rPr>
  </w:style>
  <w:style w:type="character" w:customStyle="1" w:styleId="aff2">
    <w:name w:val="Без интервала Знак"/>
    <w:aliases w:val="Table text Знак"/>
    <w:basedOn w:val="a1"/>
    <w:link w:val="aff1"/>
    <w:uiPriority w:val="1"/>
    <w:rsid w:val="00D42EC8"/>
    <w:rPr>
      <w:rFonts w:ascii="Calibri" w:eastAsia="Calibri" w:hAnsi="Calibri" w:cs="Times New Roman"/>
    </w:rPr>
  </w:style>
  <w:style w:type="paragraph" w:customStyle="1" w:styleId="S9">
    <w:name w:val="S_Версия"/>
    <w:basedOn w:val="S0"/>
    <w:next w:val="S0"/>
    <w:autoRedefine/>
    <w:rsid w:val="006C0925"/>
    <w:pPr>
      <w:spacing w:before="120" w:after="120"/>
      <w:jc w:val="center"/>
    </w:pPr>
    <w:rPr>
      <w:rFonts w:ascii="Arial" w:hAnsi="Arial"/>
      <w:b/>
      <w:caps/>
      <w:sz w:val="20"/>
      <w:szCs w:val="20"/>
    </w:rPr>
  </w:style>
  <w:style w:type="paragraph" w:customStyle="1" w:styleId="Sa">
    <w:name w:val="S_ВерхКолонтитулТекст"/>
    <w:basedOn w:val="S0"/>
    <w:next w:val="S0"/>
    <w:rsid w:val="006C0925"/>
    <w:pPr>
      <w:spacing w:before="120"/>
      <w:jc w:val="right"/>
    </w:pPr>
    <w:rPr>
      <w:rFonts w:ascii="Arial" w:hAnsi="Arial"/>
      <w:b/>
      <w:caps/>
      <w:sz w:val="10"/>
      <w:szCs w:val="10"/>
    </w:rPr>
  </w:style>
  <w:style w:type="paragraph" w:customStyle="1" w:styleId="Sb">
    <w:name w:val="S_ВидДокумента"/>
    <w:basedOn w:val="aff3"/>
    <w:next w:val="S0"/>
    <w:link w:val="Sc"/>
    <w:rsid w:val="006C0925"/>
    <w:pPr>
      <w:spacing w:before="120" w:after="0"/>
      <w:jc w:val="right"/>
    </w:pPr>
    <w:rPr>
      <w:rFonts w:ascii="EuropeDemiC" w:hAnsi="EuropeDemiC" w:cs="Arial"/>
      <w:b/>
      <w:caps/>
      <w:sz w:val="36"/>
      <w:szCs w:val="36"/>
      <w:lang w:eastAsia="ru-RU"/>
    </w:rPr>
  </w:style>
  <w:style w:type="paragraph" w:styleId="aff3">
    <w:name w:val="Body Text"/>
    <w:basedOn w:val="a0"/>
    <w:link w:val="aff4"/>
    <w:rsid w:val="006C0925"/>
    <w:pPr>
      <w:spacing w:after="120"/>
    </w:pPr>
  </w:style>
  <w:style w:type="character" w:customStyle="1" w:styleId="aff4">
    <w:name w:val="Основной текст Знак"/>
    <w:basedOn w:val="a1"/>
    <w:link w:val="aff3"/>
    <w:rsid w:val="006C0925"/>
    <w:rPr>
      <w:rFonts w:ascii="Times New Roman" w:eastAsia="Times New Roman" w:hAnsi="Times New Roman" w:cs="Times New Roman"/>
      <w:sz w:val="24"/>
    </w:rPr>
  </w:style>
  <w:style w:type="character" w:customStyle="1" w:styleId="Sc">
    <w:name w:val="S_ВидДокумента Знак"/>
    <w:link w:val="Sb"/>
    <w:rsid w:val="006C0925"/>
    <w:rPr>
      <w:rFonts w:ascii="EuropeDemiC" w:eastAsia="Times New Roman" w:hAnsi="EuropeDemiC" w:cs="Arial"/>
      <w:b/>
      <w:caps/>
      <w:sz w:val="36"/>
      <w:szCs w:val="36"/>
      <w:lang w:eastAsia="ru-RU"/>
    </w:rPr>
  </w:style>
  <w:style w:type="paragraph" w:customStyle="1" w:styleId="Sd">
    <w:name w:val="S_Гиперссылка"/>
    <w:basedOn w:val="S0"/>
    <w:rsid w:val="006C0925"/>
    <w:rPr>
      <w:color w:val="0000FF"/>
      <w:u w:val="single"/>
    </w:rPr>
  </w:style>
  <w:style w:type="paragraph" w:customStyle="1" w:styleId="Se">
    <w:name w:val="S_Гриф"/>
    <w:basedOn w:val="S0"/>
    <w:rsid w:val="006C0925"/>
    <w:pPr>
      <w:widowControl/>
      <w:spacing w:line="360" w:lineRule="auto"/>
      <w:ind w:left="5392"/>
      <w:jc w:val="left"/>
    </w:pPr>
    <w:rPr>
      <w:rFonts w:ascii="Arial" w:hAnsi="Arial"/>
      <w:b/>
      <w:sz w:val="20"/>
    </w:rPr>
  </w:style>
  <w:style w:type="paragraph" w:customStyle="1" w:styleId="S12">
    <w:name w:val="S_ЗаголовкиТаблицы1"/>
    <w:basedOn w:val="S0"/>
    <w:rsid w:val="006C0925"/>
    <w:pPr>
      <w:keepNext/>
      <w:jc w:val="center"/>
    </w:pPr>
    <w:rPr>
      <w:rFonts w:ascii="Arial" w:hAnsi="Arial"/>
      <w:b/>
      <w:caps/>
      <w:sz w:val="16"/>
      <w:szCs w:val="16"/>
    </w:rPr>
  </w:style>
  <w:style w:type="paragraph" w:customStyle="1" w:styleId="S22">
    <w:name w:val="S_ЗаголовкиТаблицы2"/>
    <w:basedOn w:val="S0"/>
    <w:rsid w:val="006C0925"/>
    <w:pPr>
      <w:jc w:val="center"/>
    </w:pPr>
    <w:rPr>
      <w:rFonts w:ascii="Arial" w:hAnsi="Arial"/>
      <w:b/>
      <w:sz w:val="14"/>
    </w:rPr>
  </w:style>
  <w:style w:type="paragraph" w:customStyle="1" w:styleId="S13">
    <w:name w:val="S_Заголовок1"/>
    <w:basedOn w:val="a0"/>
    <w:next w:val="S0"/>
    <w:rsid w:val="006C0925"/>
    <w:pPr>
      <w:keepNext/>
      <w:pageBreakBefore/>
      <w:outlineLvl w:val="0"/>
    </w:pPr>
    <w:rPr>
      <w:rFonts w:ascii="Arial" w:hAnsi="Arial"/>
      <w:b/>
      <w:caps/>
      <w:sz w:val="32"/>
      <w:szCs w:val="32"/>
      <w:lang w:eastAsia="ru-RU"/>
    </w:rPr>
  </w:style>
  <w:style w:type="paragraph" w:customStyle="1" w:styleId="S11">
    <w:name w:val="S_Заголовок1_Прил_СписокН"/>
    <w:basedOn w:val="S0"/>
    <w:next w:val="S0"/>
    <w:rsid w:val="006C0925"/>
    <w:pPr>
      <w:keepNext/>
      <w:pageBreakBefore/>
      <w:widowControl/>
      <w:numPr>
        <w:numId w:val="2"/>
      </w:numPr>
      <w:outlineLvl w:val="1"/>
    </w:pPr>
    <w:rPr>
      <w:rFonts w:ascii="Arial" w:hAnsi="Arial"/>
      <w:b/>
      <w:caps/>
    </w:rPr>
  </w:style>
  <w:style w:type="paragraph" w:customStyle="1" w:styleId="S1">
    <w:name w:val="S_Заголовок1_СписокН"/>
    <w:basedOn w:val="S13"/>
    <w:next w:val="S0"/>
    <w:rsid w:val="006C0925"/>
    <w:pPr>
      <w:numPr>
        <w:numId w:val="3"/>
      </w:numPr>
      <w:ind w:left="0" w:firstLine="0"/>
    </w:pPr>
  </w:style>
  <w:style w:type="paragraph" w:customStyle="1" w:styleId="S23">
    <w:name w:val="S_Заголовок2"/>
    <w:basedOn w:val="a0"/>
    <w:next w:val="S0"/>
    <w:rsid w:val="006C0925"/>
    <w:pPr>
      <w:keepNext/>
      <w:outlineLvl w:val="1"/>
    </w:pPr>
    <w:rPr>
      <w:rFonts w:ascii="Arial" w:hAnsi="Arial"/>
      <w:b/>
      <w:caps/>
      <w:szCs w:val="24"/>
      <w:lang w:eastAsia="ru-RU"/>
    </w:rPr>
  </w:style>
  <w:style w:type="paragraph" w:customStyle="1" w:styleId="S21">
    <w:name w:val="S_Заголовок2_Прил_СписокН"/>
    <w:basedOn w:val="S0"/>
    <w:next w:val="S0"/>
    <w:rsid w:val="006C0925"/>
    <w:pPr>
      <w:keepNext/>
      <w:keepLines/>
      <w:numPr>
        <w:ilvl w:val="2"/>
        <w:numId w:val="2"/>
      </w:numPr>
      <w:tabs>
        <w:tab w:val="left" w:pos="720"/>
      </w:tabs>
      <w:jc w:val="left"/>
      <w:outlineLvl w:val="2"/>
    </w:pPr>
    <w:rPr>
      <w:rFonts w:ascii="Arial" w:hAnsi="Arial"/>
      <w:b/>
      <w:caps/>
      <w:szCs w:val="20"/>
    </w:rPr>
  </w:style>
  <w:style w:type="paragraph" w:customStyle="1" w:styleId="S20">
    <w:name w:val="S_Заголовок2_СписокН"/>
    <w:basedOn w:val="S23"/>
    <w:next w:val="S0"/>
    <w:rsid w:val="006C0925"/>
    <w:pPr>
      <w:numPr>
        <w:ilvl w:val="1"/>
        <w:numId w:val="3"/>
      </w:numPr>
      <w:ind w:left="0" w:firstLine="0"/>
    </w:pPr>
  </w:style>
  <w:style w:type="paragraph" w:customStyle="1" w:styleId="S30">
    <w:name w:val="S_Заголовок3_СписокН"/>
    <w:basedOn w:val="a0"/>
    <w:next w:val="S0"/>
    <w:rsid w:val="006C0925"/>
    <w:pPr>
      <w:keepNext/>
      <w:numPr>
        <w:ilvl w:val="2"/>
        <w:numId w:val="3"/>
      </w:numPr>
      <w:ind w:left="0" w:firstLine="0"/>
    </w:pPr>
    <w:rPr>
      <w:rFonts w:ascii="Arial" w:hAnsi="Arial"/>
      <w:b/>
      <w:i/>
      <w:caps/>
      <w:sz w:val="20"/>
      <w:szCs w:val="20"/>
      <w:lang w:eastAsia="ru-RU"/>
    </w:rPr>
  </w:style>
  <w:style w:type="paragraph" w:customStyle="1" w:styleId="Sf">
    <w:name w:val="S_МестоГод"/>
    <w:basedOn w:val="S0"/>
    <w:rsid w:val="006C0925"/>
    <w:pPr>
      <w:spacing w:before="120"/>
      <w:jc w:val="center"/>
    </w:pPr>
    <w:rPr>
      <w:rFonts w:ascii="Arial" w:hAnsi="Arial"/>
      <w:b/>
      <w:caps/>
      <w:sz w:val="18"/>
      <w:szCs w:val="18"/>
    </w:rPr>
  </w:style>
  <w:style w:type="paragraph" w:customStyle="1" w:styleId="Sf0">
    <w:name w:val="S_НазваниеРисунка"/>
    <w:basedOn w:val="a0"/>
    <w:next w:val="S0"/>
    <w:rsid w:val="006C0925"/>
    <w:pPr>
      <w:spacing w:before="60"/>
      <w:jc w:val="center"/>
    </w:pPr>
    <w:rPr>
      <w:rFonts w:ascii="Arial" w:hAnsi="Arial"/>
      <w:b/>
      <w:sz w:val="20"/>
      <w:szCs w:val="24"/>
      <w:lang w:eastAsia="ru-RU"/>
    </w:rPr>
  </w:style>
  <w:style w:type="paragraph" w:customStyle="1" w:styleId="Sf1">
    <w:name w:val="S_НазваниеТаблицы"/>
    <w:basedOn w:val="S0"/>
    <w:next w:val="S0"/>
    <w:rsid w:val="006C0925"/>
    <w:pPr>
      <w:keepNext/>
      <w:jc w:val="right"/>
    </w:pPr>
    <w:rPr>
      <w:rFonts w:ascii="Arial" w:hAnsi="Arial"/>
      <w:b/>
      <w:sz w:val="20"/>
    </w:rPr>
  </w:style>
  <w:style w:type="paragraph" w:customStyle="1" w:styleId="Sf2">
    <w:name w:val="S_НаименованиеДокумента"/>
    <w:basedOn w:val="S0"/>
    <w:next w:val="S0"/>
    <w:rsid w:val="006C0925"/>
    <w:pPr>
      <w:widowControl/>
      <w:ind w:right="641"/>
      <w:jc w:val="left"/>
    </w:pPr>
    <w:rPr>
      <w:rFonts w:ascii="Arial" w:hAnsi="Arial"/>
      <w:b/>
      <w:caps/>
    </w:rPr>
  </w:style>
  <w:style w:type="paragraph" w:customStyle="1" w:styleId="Sf3">
    <w:name w:val="S_НижнКолонтЛев"/>
    <w:basedOn w:val="S0"/>
    <w:next w:val="S0"/>
    <w:rsid w:val="006C0925"/>
    <w:pPr>
      <w:jc w:val="left"/>
    </w:pPr>
    <w:rPr>
      <w:rFonts w:ascii="Arial" w:hAnsi="Arial"/>
      <w:b/>
      <w:caps/>
      <w:sz w:val="10"/>
      <w:szCs w:val="10"/>
    </w:rPr>
  </w:style>
  <w:style w:type="paragraph" w:customStyle="1" w:styleId="Sf4">
    <w:name w:val="S_НижнКолонтПрав"/>
    <w:basedOn w:val="S0"/>
    <w:next w:val="S0"/>
    <w:rsid w:val="006C0925"/>
    <w:pPr>
      <w:widowControl/>
      <w:ind w:hanging="181"/>
      <w:jc w:val="right"/>
    </w:pPr>
    <w:rPr>
      <w:rFonts w:ascii="Arial" w:hAnsi="Arial"/>
      <w:b/>
      <w:caps/>
      <w:sz w:val="12"/>
      <w:szCs w:val="12"/>
    </w:rPr>
  </w:style>
  <w:style w:type="paragraph" w:customStyle="1" w:styleId="Sf5">
    <w:name w:val="S_НомерДокумента"/>
    <w:basedOn w:val="S0"/>
    <w:next w:val="S0"/>
    <w:rsid w:val="006C0925"/>
    <w:pPr>
      <w:spacing w:before="120" w:after="120"/>
      <w:jc w:val="center"/>
    </w:pPr>
    <w:rPr>
      <w:rFonts w:ascii="Arial" w:hAnsi="Arial"/>
      <w:b/>
      <w:caps/>
    </w:rPr>
  </w:style>
  <w:style w:type="paragraph" w:customStyle="1" w:styleId="S14">
    <w:name w:val="S_ТекстВТаблице1"/>
    <w:basedOn w:val="S0"/>
    <w:next w:val="S0"/>
    <w:rsid w:val="006C0925"/>
    <w:pPr>
      <w:spacing w:before="120"/>
      <w:jc w:val="left"/>
    </w:pPr>
    <w:rPr>
      <w:szCs w:val="28"/>
    </w:rPr>
  </w:style>
  <w:style w:type="paragraph" w:customStyle="1" w:styleId="S10">
    <w:name w:val="S_НумСписВ Таблице1"/>
    <w:basedOn w:val="S14"/>
    <w:next w:val="S0"/>
    <w:rsid w:val="006C0925"/>
    <w:pPr>
      <w:numPr>
        <w:numId w:val="4"/>
      </w:numPr>
    </w:pPr>
  </w:style>
  <w:style w:type="paragraph" w:customStyle="1" w:styleId="S24">
    <w:name w:val="S_ТекстВТаблице2"/>
    <w:basedOn w:val="S0"/>
    <w:next w:val="S0"/>
    <w:rsid w:val="006C0925"/>
    <w:pPr>
      <w:spacing w:before="120"/>
      <w:jc w:val="left"/>
    </w:pPr>
    <w:rPr>
      <w:sz w:val="20"/>
    </w:rPr>
  </w:style>
  <w:style w:type="paragraph" w:customStyle="1" w:styleId="S2">
    <w:name w:val="S_НумСписВТаблице2"/>
    <w:basedOn w:val="S24"/>
    <w:next w:val="S0"/>
    <w:rsid w:val="006C0925"/>
    <w:pPr>
      <w:numPr>
        <w:numId w:val="5"/>
      </w:numPr>
    </w:pPr>
  </w:style>
  <w:style w:type="paragraph" w:customStyle="1" w:styleId="S31">
    <w:name w:val="S_ТекстВТаблице3"/>
    <w:basedOn w:val="S0"/>
    <w:next w:val="S0"/>
    <w:rsid w:val="006C0925"/>
    <w:pPr>
      <w:spacing w:before="120"/>
      <w:jc w:val="left"/>
    </w:pPr>
    <w:rPr>
      <w:sz w:val="16"/>
    </w:rPr>
  </w:style>
  <w:style w:type="paragraph" w:customStyle="1" w:styleId="S3">
    <w:name w:val="S_НумСписВТаблице3"/>
    <w:basedOn w:val="S31"/>
    <w:next w:val="S0"/>
    <w:rsid w:val="006C0925"/>
    <w:pPr>
      <w:numPr>
        <w:numId w:val="6"/>
      </w:numPr>
    </w:pPr>
  </w:style>
  <w:style w:type="paragraph" w:customStyle="1" w:styleId="538552DCBB0F4C4BB087ED922D6A6322">
    <w:name w:val="538552DCBB0F4C4BB087ED922D6A6322"/>
    <w:rsid w:val="00F66ECE"/>
    <w:rPr>
      <w:rFonts w:eastAsiaTheme="minorEastAsia"/>
      <w:lang w:eastAsia="ru-RU"/>
    </w:rPr>
  </w:style>
  <w:style w:type="character" w:styleId="aff5">
    <w:name w:val="FollowedHyperlink"/>
    <w:basedOn w:val="a1"/>
    <w:semiHidden/>
    <w:unhideWhenUsed/>
    <w:rsid w:val="003A1731"/>
    <w:rPr>
      <w:color w:val="800080" w:themeColor="followedHyperlink"/>
      <w:u w:val="single"/>
    </w:rPr>
  </w:style>
  <w:style w:type="paragraph" w:customStyle="1" w:styleId="Bulleted2">
    <w:name w:val="Bulleted2"/>
    <w:rsid w:val="009F5EA5"/>
    <w:pPr>
      <w:numPr>
        <w:numId w:val="7"/>
      </w:numPr>
      <w:spacing w:after="0" w:line="240" w:lineRule="auto"/>
    </w:pPr>
    <w:rPr>
      <w:rFonts w:ascii="Times New Roman" w:eastAsia="Times New Roman" w:hAnsi="Times New Roman" w:cs="Times New Roman"/>
      <w:sz w:val="24"/>
      <w:szCs w:val="24"/>
      <w:lang w:eastAsia="ru-RU"/>
    </w:rPr>
  </w:style>
  <w:style w:type="paragraph" w:customStyle="1" w:styleId="Char">
    <w:name w:val="Char"/>
    <w:basedOn w:val="a0"/>
    <w:rsid w:val="009F5EA5"/>
    <w:pPr>
      <w:keepLines/>
      <w:spacing w:after="160" w:line="240" w:lineRule="exact"/>
      <w:jc w:val="left"/>
    </w:pPr>
    <w:rPr>
      <w:rFonts w:ascii="Verdana" w:eastAsia="MS Mincho" w:hAnsi="Verdana" w:cs="Franklin Gothic Book"/>
      <w:szCs w:val="24"/>
      <w:lang w:val="en-US" w:eastAsia="ru-RU"/>
    </w:rPr>
  </w:style>
  <w:style w:type="character" w:styleId="aff6">
    <w:name w:val="annotation reference"/>
    <w:basedOn w:val="a1"/>
    <w:uiPriority w:val="99"/>
    <w:semiHidden/>
    <w:unhideWhenUsed/>
    <w:rsid w:val="00C85EC5"/>
    <w:rPr>
      <w:sz w:val="16"/>
      <w:szCs w:val="16"/>
    </w:rPr>
  </w:style>
  <w:style w:type="paragraph" w:styleId="aff7">
    <w:name w:val="Revision"/>
    <w:hidden/>
    <w:uiPriority w:val="99"/>
    <w:semiHidden/>
    <w:rsid w:val="009B3546"/>
    <w:pPr>
      <w:spacing w:after="0" w:line="240" w:lineRule="auto"/>
    </w:pPr>
    <w:rPr>
      <w:rFonts w:ascii="Times New Roman" w:eastAsia="Times New Roman" w:hAnsi="Times New Roman" w:cs="Times New Roman"/>
      <w:sz w:val="24"/>
    </w:rPr>
  </w:style>
  <w:style w:type="paragraph" w:customStyle="1" w:styleId="aff8">
    <w:name w:val="Шапка таблицы"/>
    <w:basedOn w:val="a0"/>
    <w:link w:val="aff9"/>
    <w:qFormat/>
    <w:rsid w:val="00F022BC"/>
    <w:pPr>
      <w:spacing w:before="60" w:after="60"/>
      <w:jc w:val="left"/>
    </w:pPr>
    <w:rPr>
      <w:rFonts w:ascii="Arial" w:eastAsia="Calibri" w:hAnsi="Arial" w:cs="Arial"/>
      <w:b/>
      <w:szCs w:val="24"/>
      <w:lang w:eastAsia="ru-RU"/>
    </w:rPr>
  </w:style>
  <w:style w:type="character" w:customStyle="1" w:styleId="aff9">
    <w:name w:val="Шапка таблицы Знак"/>
    <w:basedOn w:val="a1"/>
    <w:link w:val="aff8"/>
    <w:rsid w:val="00F022BC"/>
    <w:rPr>
      <w:rFonts w:ascii="Arial" w:eastAsia="Calibri" w:hAnsi="Arial" w:cs="Arial"/>
      <w:b/>
      <w:sz w:val="24"/>
      <w:szCs w:val="24"/>
      <w:lang w:eastAsia="ru-RU"/>
    </w:rPr>
  </w:style>
  <w:style w:type="paragraph" w:styleId="affa">
    <w:name w:val="Body Text Indent"/>
    <w:basedOn w:val="a0"/>
    <w:link w:val="affb"/>
    <w:uiPriority w:val="99"/>
    <w:unhideWhenUsed/>
    <w:rsid w:val="00F022BC"/>
    <w:pPr>
      <w:spacing w:before="60" w:after="120"/>
      <w:ind w:left="283" w:firstLine="567"/>
    </w:pPr>
    <w:rPr>
      <w:rFonts w:ascii="Arial" w:hAnsi="Arial"/>
      <w:szCs w:val="24"/>
    </w:rPr>
  </w:style>
  <w:style w:type="character" w:customStyle="1" w:styleId="affb">
    <w:name w:val="Основной текст с отступом Знак"/>
    <w:basedOn w:val="a1"/>
    <w:link w:val="affa"/>
    <w:uiPriority w:val="99"/>
    <w:rsid w:val="00F022BC"/>
    <w:rPr>
      <w:rFonts w:ascii="Arial" w:eastAsia="Times New Roman" w:hAnsi="Arial" w:cs="Times New Roman"/>
      <w:sz w:val="24"/>
      <w:szCs w:val="24"/>
    </w:rPr>
  </w:style>
  <w:style w:type="paragraph" w:customStyle="1" w:styleId="vt">
    <w:name w:val="vt"/>
    <w:basedOn w:val="a0"/>
    <w:rsid w:val="004F64DC"/>
    <w:pPr>
      <w:numPr>
        <w:numId w:val="9"/>
      </w:numPr>
      <w:spacing w:before="100" w:beforeAutospacing="1" w:after="100" w:afterAutospacing="1"/>
      <w:jc w:val="left"/>
    </w:pPr>
    <w:rPr>
      <w:rFonts w:ascii="Arial Unicode MS" w:eastAsia="Arial Unicode MS" w:hAnsi="Arial Unicode MS" w:cs="Arial Unicode MS"/>
      <w:szCs w:val="24"/>
      <w:lang w:val="en-US"/>
    </w:rPr>
  </w:style>
  <w:style w:type="paragraph" w:customStyle="1" w:styleId="10">
    <w:name w:val="САП_Заголовок 1"/>
    <w:basedOn w:val="a0"/>
    <w:next w:val="a0"/>
    <w:link w:val="19"/>
    <w:autoRedefine/>
    <w:qFormat/>
    <w:rsid w:val="00BA77AC"/>
    <w:pPr>
      <w:widowControl w:val="0"/>
      <w:numPr>
        <w:numId w:val="10"/>
      </w:numPr>
      <w:overflowPunct w:val="0"/>
      <w:autoSpaceDE w:val="0"/>
      <w:autoSpaceDN w:val="0"/>
      <w:adjustRightInd w:val="0"/>
      <w:spacing w:before="480" w:after="240"/>
      <w:textAlignment w:val="baseline"/>
      <w:outlineLvl w:val="0"/>
    </w:pPr>
    <w:rPr>
      <w:bCs/>
      <w:sz w:val="28"/>
      <w:szCs w:val="20"/>
      <w:lang w:eastAsia="ru-RU"/>
    </w:rPr>
  </w:style>
  <w:style w:type="character" w:customStyle="1" w:styleId="19">
    <w:name w:val="САП_Заголовок 1 Знак"/>
    <w:link w:val="10"/>
    <w:rsid w:val="0092044E"/>
    <w:rPr>
      <w:rFonts w:ascii="Times New Roman" w:eastAsia="Times New Roman" w:hAnsi="Times New Roman" w:cs="Times New Roman"/>
      <w:bCs/>
      <w:sz w:val="28"/>
      <w:szCs w:val="20"/>
      <w:lang w:eastAsia="ru-RU"/>
    </w:rPr>
  </w:style>
  <w:style w:type="paragraph" w:customStyle="1" w:styleId="20">
    <w:name w:val="САП_Заголовок 2"/>
    <w:basedOn w:val="10"/>
    <w:next w:val="a0"/>
    <w:link w:val="28"/>
    <w:autoRedefine/>
    <w:qFormat/>
    <w:rsid w:val="00BA77AC"/>
    <w:pPr>
      <w:numPr>
        <w:ilvl w:val="1"/>
      </w:numPr>
      <w:outlineLvl w:val="1"/>
    </w:pPr>
    <w:rPr>
      <w:b/>
      <w:bCs w:val="0"/>
      <w:kern w:val="28"/>
      <w:sz w:val="26"/>
      <w:szCs w:val="24"/>
    </w:rPr>
  </w:style>
  <w:style w:type="character" w:customStyle="1" w:styleId="28">
    <w:name w:val="САП_Заголовок 2 Знак"/>
    <w:link w:val="20"/>
    <w:locked/>
    <w:rsid w:val="00BA77AC"/>
    <w:rPr>
      <w:rFonts w:ascii="Times New Roman" w:eastAsia="Times New Roman" w:hAnsi="Times New Roman" w:cs="Times New Roman"/>
      <w:b/>
      <w:kern w:val="28"/>
      <w:sz w:val="26"/>
      <w:szCs w:val="24"/>
      <w:lang w:eastAsia="ru-RU"/>
    </w:rPr>
  </w:style>
  <w:style w:type="paragraph" w:customStyle="1" w:styleId="30">
    <w:name w:val="САП_Заголовок 3"/>
    <w:basedOn w:val="20"/>
    <w:link w:val="38"/>
    <w:autoRedefine/>
    <w:qFormat/>
    <w:rsid w:val="00BA77AC"/>
    <w:pPr>
      <w:numPr>
        <w:ilvl w:val="2"/>
      </w:numPr>
      <w:tabs>
        <w:tab w:val="num" w:pos="360"/>
      </w:tabs>
      <w:outlineLvl w:val="2"/>
    </w:pPr>
  </w:style>
  <w:style w:type="character" w:customStyle="1" w:styleId="38">
    <w:name w:val="САП_Заголовок 3 Знак"/>
    <w:basedOn w:val="28"/>
    <w:link w:val="30"/>
    <w:rsid w:val="009E28A6"/>
    <w:rPr>
      <w:rFonts w:ascii="Times New Roman" w:eastAsia="Times New Roman" w:hAnsi="Times New Roman" w:cs="Times New Roman"/>
      <w:b/>
      <w:kern w:val="28"/>
      <w:sz w:val="26"/>
      <w:szCs w:val="24"/>
      <w:lang w:eastAsia="ru-RU"/>
    </w:rPr>
  </w:style>
  <w:style w:type="paragraph" w:customStyle="1" w:styleId="41">
    <w:name w:val="САП_Заголовок 4"/>
    <w:basedOn w:val="30"/>
    <w:link w:val="4Char"/>
    <w:qFormat/>
    <w:rsid w:val="00BA77AC"/>
    <w:pPr>
      <w:numPr>
        <w:ilvl w:val="3"/>
      </w:numPr>
      <w:tabs>
        <w:tab w:val="num" w:pos="360"/>
      </w:tabs>
      <w:outlineLvl w:val="3"/>
    </w:pPr>
    <w:rPr>
      <w:bCs/>
      <w:szCs w:val="20"/>
    </w:rPr>
  </w:style>
  <w:style w:type="character" w:customStyle="1" w:styleId="4Char">
    <w:name w:val="САП_Заголовок 4 Char"/>
    <w:basedOn w:val="a1"/>
    <w:link w:val="41"/>
    <w:rsid w:val="009E28A6"/>
    <w:rPr>
      <w:rFonts w:ascii="Times New Roman" w:eastAsia="Times New Roman" w:hAnsi="Times New Roman" w:cs="Times New Roman"/>
      <w:b/>
      <w:bCs/>
      <w:kern w:val="28"/>
      <w:sz w:val="26"/>
      <w:szCs w:val="20"/>
      <w:lang w:eastAsia="ru-RU"/>
    </w:rPr>
  </w:style>
  <w:style w:type="paragraph" w:customStyle="1" w:styleId="51">
    <w:name w:val="САП_Заголовок 5"/>
    <w:qFormat/>
    <w:rsid w:val="0092044E"/>
    <w:pPr>
      <w:spacing w:after="120" w:line="240" w:lineRule="auto"/>
      <w:ind w:left="2232" w:hanging="792"/>
      <w:outlineLvl w:val="4"/>
    </w:pPr>
    <w:rPr>
      <w:rFonts w:ascii="Times New Roman" w:eastAsia="Times New Roman" w:hAnsi="Times New Roman" w:cs="Times New Roman"/>
      <w:b/>
      <w:sz w:val="26"/>
      <w:szCs w:val="20"/>
      <w:lang w:eastAsia="ru-RU"/>
    </w:rPr>
  </w:style>
  <w:style w:type="paragraph" w:customStyle="1" w:styleId="affc">
    <w:name w:val="САП_ТаблицаЗаголовок"/>
    <w:basedOn w:val="a0"/>
    <w:link w:val="affd"/>
    <w:qFormat/>
    <w:rsid w:val="004A493F"/>
    <w:pPr>
      <w:suppressAutoHyphens/>
      <w:overflowPunct w:val="0"/>
      <w:autoSpaceDE w:val="0"/>
      <w:autoSpaceDN w:val="0"/>
      <w:adjustRightInd w:val="0"/>
      <w:spacing w:before="60"/>
      <w:jc w:val="center"/>
      <w:textAlignment w:val="baseline"/>
    </w:pPr>
    <w:rPr>
      <w:b/>
      <w:sz w:val="20"/>
      <w:szCs w:val="20"/>
    </w:rPr>
  </w:style>
  <w:style w:type="character" w:customStyle="1" w:styleId="affd">
    <w:name w:val="САП_ТаблицаЗаголовок Знак"/>
    <w:link w:val="affc"/>
    <w:rsid w:val="004A493F"/>
    <w:rPr>
      <w:rFonts w:ascii="Times New Roman" w:eastAsia="Times New Roman" w:hAnsi="Times New Roman" w:cs="Times New Roman"/>
      <w:b/>
      <w:sz w:val="20"/>
      <w:szCs w:val="20"/>
    </w:rPr>
  </w:style>
  <w:style w:type="paragraph" w:styleId="affe">
    <w:name w:val="Document Map"/>
    <w:basedOn w:val="a0"/>
    <w:link w:val="afff"/>
    <w:uiPriority w:val="99"/>
    <w:semiHidden/>
    <w:unhideWhenUsed/>
    <w:rsid w:val="00D15905"/>
    <w:rPr>
      <w:szCs w:val="24"/>
    </w:rPr>
  </w:style>
  <w:style w:type="character" w:customStyle="1" w:styleId="afff">
    <w:name w:val="Схема документа Знак"/>
    <w:basedOn w:val="a1"/>
    <w:link w:val="affe"/>
    <w:uiPriority w:val="99"/>
    <w:semiHidden/>
    <w:rsid w:val="00D15905"/>
    <w:rPr>
      <w:rFonts w:ascii="Times New Roman" w:eastAsia="Times New Roman" w:hAnsi="Times New Roman" w:cs="Times New Roman"/>
      <w:sz w:val="24"/>
      <w:szCs w:val="24"/>
    </w:rPr>
  </w:style>
  <w:style w:type="paragraph" w:customStyle="1" w:styleId="afff0">
    <w:name w:val="ЗагТабл"/>
    <w:basedOn w:val="a0"/>
    <w:link w:val="afff1"/>
    <w:qFormat/>
    <w:rsid w:val="00403C27"/>
    <w:pPr>
      <w:overflowPunct w:val="0"/>
      <w:autoSpaceDE w:val="0"/>
      <w:autoSpaceDN w:val="0"/>
      <w:adjustRightInd w:val="0"/>
      <w:textAlignment w:val="baseline"/>
    </w:pPr>
    <w:rPr>
      <w:rFonts w:ascii="Arial" w:eastAsiaTheme="minorHAnsi" w:hAnsi="Arial" w:cstheme="minorBidi"/>
      <w:b/>
      <w:color w:val="FFFFFF" w:themeColor="background1"/>
      <w:spacing w:val="-10"/>
      <w:sz w:val="20"/>
    </w:rPr>
  </w:style>
  <w:style w:type="character" w:customStyle="1" w:styleId="afff1">
    <w:name w:val="ЗагТабл Знак"/>
    <w:basedOn w:val="a1"/>
    <w:link w:val="afff0"/>
    <w:rsid w:val="00403C27"/>
    <w:rPr>
      <w:rFonts w:ascii="Arial" w:hAnsi="Arial"/>
      <w:b/>
      <w:color w:val="FFFFFF" w:themeColor="background1"/>
      <w:spacing w:val="-10"/>
      <w:sz w:val="20"/>
    </w:rPr>
  </w:style>
  <w:style w:type="paragraph" w:customStyle="1" w:styleId="1KD-Normal">
    <w:name w:val="1 KD - Normal для таблиц"/>
    <w:basedOn w:val="a0"/>
    <w:link w:val="1KD-NormalChar"/>
    <w:qFormat/>
    <w:rsid w:val="00F239EF"/>
    <w:pPr>
      <w:spacing w:before="4" w:after="4"/>
      <w:contextualSpacing/>
    </w:pPr>
    <w:rPr>
      <w:rFonts w:ascii="Arial" w:hAnsi="Arial"/>
      <w:sz w:val="18"/>
      <w:szCs w:val="24"/>
      <w:lang w:eastAsia="ru-RU"/>
    </w:rPr>
  </w:style>
  <w:style w:type="character" w:customStyle="1" w:styleId="1KD-NormalChar">
    <w:name w:val="1 KD - Normal для таблиц Char"/>
    <w:basedOn w:val="a1"/>
    <w:link w:val="1KD-Normal"/>
    <w:rsid w:val="00F239EF"/>
    <w:rPr>
      <w:rFonts w:ascii="Arial" w:eastAsia="Times New Roman" w:hAnsi="Arial" w:cs="Times New Roman"/>
      <w:sz w:val="18"/>
      <w:szCs w:val="24"/>
      <w:lang w:eastAsia="ru-RU"/>
    </w:rPr>
  </w:style>
  <w:style w:type="paragraph" w:customStyle="1" w:styleId="afff2">
    <w:name w:val="САП_Текст простой"/>
    <w:basedOn w:val="a0"/>
    <w:link w:val="afff3"/>
    <w:autoRedefine/>
    <w:qFormat/>
    <w:rsid w:val="003C7B93"/>
    <w:pPr>
      <w:suppressAutoHyphens/>
      <w:overflowPunct w:val="0"/>
      <w:autoSpaceDE w:val="0"/>
      <w:autoSpaceDN w:val="0"/>
      <w:adjustRightInd w:val="0"/>
      <w:spacing w:before="60"/>
      <w:textAlignment w:val="baseline"/>
    </w:pPr>
    <w:rPr>
      <w:sz w:val="26"/>
      <w:szCs w:val="20"/>
    </w:rPr>
  </w:style>
  <w:style w:type="character" w:customStyle="1" w:styleId="afff3">
    <w:name w:val="САП_Текст простой Знак"/>
    <w:link w:val="afff2"/>
    <w:rsid w:val="003C7B93"/>
    <w:rPr>
      <w:rFonts w:ascii="Times New Roman" w:eastAsia="Times New Roman" w:hAnsi="Times New Roman" w:cs="Times New Roman"/>
      <w:sz w:val="26"/>
      <w:szCs w:val="20"/>
    </w:rPr>
  </w:style>
  <w:style w:type="character" w:customStyle="1" w:styleId="afff4">
    <w:name w:val="ЗнакТекстЖ"/>
    <w:qFormat/>
    <w:rsid w:val="00797966"/>
    <w:rPr>
      <w:b/>
      <w:color w:val="auto"/>
    </w:rPr>
  </w:style>
  <w:style w:type="paragraph" w:customStyle="1" w:styleId="InR1">
    <w:name w:val="InR_Верхний Колонтитул 1"/>
    <w:basedOn w:val="a0"/>
    <w:autoRedefine/>
    <w:qFormat/>
    <w:rsid w:val="00916FAB"/>
    <w:pPr>
      <w:spacing w:after="240" w:line="276" w:lineRule="auto"/>
      <w:ind w:left="57" w:firstLine="567"/>
      <w:jc w:val="right"/>
    </w:pPr>
    <w:rPr>
      <w:rFonts w:ascii="Arial" w:eastAsiaTheme="minorHAnsi" w:hAnsi="Arial" w:cs="Arial"/>
      <w:b/>
      <w:bCs/>
      <w:sz w:val="20"/>
      <w:szCs w:val="24"/>
    </w:rPr>
  </w:style>
  <w:style w:type="paragraph" w:customStyle="1" w:styleId="11">
    <w:name w:val="МИ_Заголовок 1"/>
    <w:basedOn w:val="1"/>
    <w:qFormat/>
    <w:rsid w:val="0012135C"/>
    <w:pPr>
      <w:keepLines/>
      <w:pageBreakBefore/>
      <w:numPr>
        <w:numId w:val="13"/>
      </w:numPr>
      <w:spacing w:line="276" w:lineRule="auto"/>
    </w:pPr>
    <w:rPr>
      <w:rFonts w:ascii="Meta Offc Pro" w:eastAsiaTheme="majorEastAsia" w:hAnsi="Meta Offc Pro" w:cstheme="majorBidi"/>
      <w:bCs w:val="0"/>
      <w:caps w:val="0"/>
      <w:kern w:val="0"/>
      <w:sz w:val="32"/>
    </w:rPr>
  </w:style>
  <w:style w:type="paragraph" w:customStyle="1" w:styleId="21">
    <w:name w:val="МИ_Заголовок 2"/>
    <w:basedOn w:val="2"/>
    <w:qFormat/>
    <w:rsid w:val="0012135C"/>
    <w:pPr>
      <w:keepNext/>
      <w:keepLines/>
      <w:numPr>
        <w:numId w:val="13"/>
      </w:numPr>
      <w:spacing w:before="120" w:after="120" w:line="276" w:lineRule="auto"/>
    </w:pPr>
    <w:rPr>
      <w:rFonts w:ascii="Meta Offc Pro" w:eastAsiaTheme="majorEastAsia" w:hAnsi="Meta Offc Pro" w:cstheme="majorBidi"/>
      <w:bCs w:val="0"/>
      <w:iCs w:val="0"/>
      <w:caps w:val="0"/>
      <w:sz w:val="28"/>
      <w:szCs w:val="26"/>
    </w:rPr>
  </w:style>
  <w:style w:type="paragraph" w:customStyle="1" w:styleId="31">
    <w:name w:val="МИ_Заголовок 3"/>
    <w:basedOn w:val="3"/>
    <w:qFormat/>
    <w:rsid w:val="0012135C"/>
    <w:pPr>
      <w:numPr>
        <w:numId w:val="13"/>
      </w:numPr>
      <w:spacing w:before="120"/>
      <w:jc w:val="left"/>
    </w:pPr>
    <w:rPr>
      <w:rFonts w:ascii="Meta Offc Pro" w:hAnsi="Meta Offc Pro"/>
      <w:caps/>
      <w:sz w:val="26"/>
      <w:szCs w:val="26"/>
    </w:rPr>
  </w:style>
  <w:style w:type="paragraph" w:customStyle="1" w:styleId="42">
    <w:name w:val="МИ_Заголовок 4"/>
    <w:basedOn w:val="4"/>
    <w:qFormat/>
    <w:rsid w:val="0012135C"/>
    <w:pPr>
      <w:keepLines/>
      <w:numPr>
        <w:ilvl w:val="0"/>
        <w:numId w:val="0"/>
      </w:numPr>
      <w:spacing w:after="120"/>
      <w:ind w:left="864" w:hanging="864"/>
      <w:jc w:val="left"/>
    </w:pPr>
    <w:rPr>
      <w:rFonts w:ascii="Meta Offc Pro" w:eastAsiaTheme="majorEastAsia" w:hAnsi="Meta Offc Pro" w:cstheme="majorBidi"/>
      <w:b w:val="0"/>
      <w:iCs/>
      <w:caps/>
      <w:szCs w:val="22"/>
    </w:rPr>
  </w:style>
  <w:style w:type="paragraph" w:customStyle="1" w:styleId="bbb">
    <w:name w:val="bbb"/>
    <w:rsid w:val="009E28A6"/>
    <w:pPr>
      <w:spacing w:after="0" w:line="240" w:lineRule="auto"/>
    </w:pPr>
    <w:rPr>
      <w:rFonts w:ascii="Arial" w:eastAsia="Arial" w:hAnsi="Arial" w:cs="Arial"/>
      <w:color w:val="000000"/>
      <w:sz w:val="18"/>
      <w:szCs w:val="20"/>
      <w:lang w:eastAsia="ru-RU"/>
    </w:rPr>
  </w:style>
  <w:style w:type="character" w:customStyle="1" w:styleId="ilfuvd">
    <w:name w:val="ilfuvd"/>
    <w:basedOn w:val="a1"/>
    <w:rsid w:val="009E28A6"/>
  </w:style>
  <w:style w:type="paragraph" w:styleId="afff5">
    <w:name w:val="List Bullet"/>
    <w:basedOn w:val="a0"/>
    <w:uiPriority w:val="99"/>
    <w:unhideWhenUsed/>
    <w:rsid w:val="009E28A6"/>
    <w:pPr>
      <w:tabs>
        <w:tab w:val="num" w:pos="605"/>
      </w:tabs>
      <w:spacing w:line="360" w:lineRule="auto"/>
      <w:ind w:left="605" w:hanging="375"/>
      <w:jc w:val="left"/>
    </w:pPr>
    <w:rPr>
      <w:rFonts w:ascii="Arial" w:hAnsi="Arial" w:cs="Arial"/>
      <w:color w:val="333333"/>
      <w:szCs w:val="24"/>
      <w:lang w:eastAsia="ru-RU"/>
    </w:rPr>
  </w:style>
  <w:style w:type="paragraph" w:styleId="29">
    <w:name w:val="List Bullet 2"/>
    <w:basedOn w:val="a0"/>
    <w:uiPriority w:val="99"/>
    <w:unhideWhenUsed/>
    <w:rsid w:val="009E28A6"/>
    <w:pPr>
      <w:tabs>
        <w:tab w:val="num" w:pos="1224"/>
      </w:tabs>
      <w:spacing w:line="360" w:lineRule="auto"/>
      <w:ind w:left="1224" w:hanging="389"/>
      <w:jc w:val="left"/>
    </w:pPr>
    <w:rPr>
      <w:rFonts w:ascii="Arial" w:hAnsi="Arial" w:cs="Arial"/>
      <w:color w:val="333333"/>
      <w:szCs w:val="24"/>
      <w:lang w:eastAsia="ru-RU"/>
    </w:rPr>
  </w:style>
  <w:style w:type="paragraph" w:customStyle="1" w:styleId="noteicon191">
    <w:name w:val="noteicon191"/>
    <w:basedOn w:val="a0"/>
    <w:rsid w:val="009E28A6"/>
    <w:pPr>
      <w:keepNext/>
      <w:spacing w:line="360" w:lineRule="auto"/>
      <w:ind w:left="1181"/>
      <w:jc w:val="left"/>
    </w:pPr>
    <w:rPr>
      <w:rFonts w:ascii="Arial" w:hAnsi="Arial" w:cs="Arial"/>
      <w:color w:val="333333"/>
      <w:szCs w:val="24"/>
      <w:lang w:eastAsia="ru-RU"/>
    </w:rPr>
  </w:style>
  <w:style w:type="paragraph" w:customStyle="1" w:styleId="noteparagraph191">
    <w:name w:val="noteparagraph191"/>
    <w:basedOn w:val="a0"/>
    <w:rsid w:val="009E28A6"/>
    <w:pPr>
      <w:spacing w:line="360" w:lineRule="auto"/>
      <w:ind w:left="1181"/>
      <w:jc w:val="left"/>
    </w:pPr>
    <w:rPr>
      <w:rFonts w:ascii="Arial" w:hAnsi="Arial" w:cs="Arial"/>
      <w:color w:val="333333"/>
      <w:szCs w:val="24"/>
      <w:lang w:eastAsia="ru-RU"/>
    </w:rPr>
  </w:style>
  <w:style w:type="paragraph" w:customStyle="1" w:styleId="afff6">
    <w:name w:val="ПР_таблица Текст"/>
    <w:basedOn w:val="a0"/>
    <w:qFormat/>
    <w:rsid w:val="009E28A6"/>
    <w:pPr>
      <w:spacing w:before="40" w:after="40"/>
      <w:jc w:val="left"/>
    </w:pPr>
    <w:rPr>
      <w:rFonts w:asciiTheme="minorHAnsi" w:hAnsiTheme="minorHAnsi" w:cs="Arial"/>
      <w:noProof/>
      <w:sz w:val="22"/>
      <w:szCs w:val="24"/>
    </w:rPr>
  </w:style>
  <w:style w:type="paragraph" w:customStyle="1" w:styleId="Base">
    <w:name w:val="Base"/>
    <w:basedOn w:val="a0"/>
    <w:link w:val="BaseChar"/>
    <w:qFormat/>
    <w:rsid w:val="009E28A6"/>
    <w:pPr>
      <w:spacing w:after="240" w:line="276" w:lineRule="auto"/>
      <w:ind w:firstLine="567"/>
    </w:pPr>
    <w:rPr>
      <w:rFonts w:ascii="Arial" w:eastAsia="Calibri" w:hAnsi="Arial" w:cs="Arial"/>
    </w:rPr>
  </w:style>
  <w:style w:type="character" w:customStyle="1" w:styleId="BaseChar">
    <w:name w:val="Base Char"/>
    <w:basedOn w:val="a1"/>
    <w:link w:val="Base"/>
    <w:rsid w:val="009E28A6"/>
    <w:rPr>
      <w:rFonts w:ascii="Arial" w:eastAsia="Calibri" w:hAnsi="Arial" w:cs="Arial"/>
      <w:sz w:val="24"/>
    </w:rPr>
  </w:style>
  <w:style w:type="paragraph" w:customStyle="1" w:styleId="afff7">
    <w:name w:val="Шаги процесса"/>
    <w:basedOn w:val="30"/>
    <w:next w:val="41"/>
    <w:link w:val="Char0"/>
    <w:qFormat/>
    <w:rsid w:val="001A653E"/>
    <w:pPr>
      <w:numPr>
        <w:ilvl w:val="0"/>
        <w:numId w:val="0"/>
      </w:numPr>
      <w:tabs>
        <w:tab w:val="center" w:pos="1134"/>
      </w:tabs>
      <w:spacing w:before="120" w:line="276" w:lineRule="auto"/>
    </w:pPr>
    <w:rPr>
      <w:rFonts w:ascii="Arial" w:hAnsi="Arial" w:cstheme="majorBidi"/>
      <w:sz w:val="24"/>
    </w:rPr>
  </w:style>
  <w:style w:type="character" w:customStyle="1" w:styleId="Char0">
    <w:name w:val="Шаги процесса Char"/>
    <w:basedOn w:val="a5"/>
    <w:link w:val="afff7"/>
    <w:rsid w:val="001A653E"/>
    <w:rPr>
      <w:rFonts w:ascii="Arial" w:eastAsia="Times New Roman" w:hAnsi="Arial" w:cstheme="majorBidi"/>
      <w:b/>
      <w:kern w:val="28"/>
      <w:sz w:val="24"/>
      <w:szCs w:val="24"/>
      <w:lang w:eastAsia="ru-RU"/>
    </w:rPr>
  </w:style>
  <w:style w:type="paragraph" w:customStyle="1" w:styleId="afff8">
    <w:name w:val="_Основной_текст"/>
    <w:link w:val="afff9"/>
    <w:rsid w:val="009E28A6"/>
    <w:pPr>
      <w:spacing w:before="120" w:after="120" w:line="240" w:lineRule="auto"/>
      <w:jc w:val="both"/>
    </w:pPr>
    <w:rPr>
      <w:rFonts w:ascii="Arial" w:eastAsia="Arial Unicode MS" w:hAnsi="Arial" w:cs="Times New Roman"/>
      <w:sz w:val="20"/>
      <w:szCs w:val="24"/>
      <w:lang w:eastAsia="zh-TW"/>
    </w:rPr>
  </w:style>
  <w:style w:type="character" w:customStyle="1" w:styleId="afff9">
    <w:name w:val="_Основной_текст Знак"/>
    <w:basedOn w:val="a1"/>
    <w:link w:val="afff8"/>
    <w:rsid w:val="009E28A6"/>
    <w:rPr>
      <w:rFonts w:ascii="Arial" w:eastAsia="Arial Unicode MS" w:hAnsi="Arial" w:cs="Times New Roman"/>
      <w:sz w:val="20"/>
      <w:szCs w:val="24"/>
      <w:lang w:eastAsia="zh-TW"/>
    </w:rPr>
  </w:style>
  <w:style w:type="paragraph" w:styleId="43">
    <w:name w:val="toc 4"/>
    <w:basedOn w:val="a0"/>
    <w:next w:val="a0"/>
    <w:autoRedefine/>
    <w:uiPriority w:val="39"/>
    <w:unhideWhenUsed/>
    <w:rsid w:val="009E28A6"/>
    <w:pPr>
      <w:spacing w:after="100" w:line="259" w:lineRule="auto"/>
      <w:ind w:left="660"/>
      <w:jc w:val="left"/>
    </w:pPr>
    <w:rPr>
      <w:rFonts w:asciiTheme="minorHAnsi" w:eastAsiaTheme="minorEastAsia" w:hAnsiTheme="minorHAnsi" w:cstheme="minorBidi"/>
      <w:sz w:val="22"/>
      <w:lang w:eastAsia="ru-RU"/>
    </w:rPr>
  </w:style>
  <w:style w:type="paragraph" w:styleId="52">
    <w:name w:val="toc 5"/>
    <w:basedOn w:val="a0"/>
    <w:next w:val="a0"/>
    <w:autoRedefine/>
    <w:uiPriority w:val="39"/>
    <w:unhideWhenUsed/>
    <w:rsid w:val="009E28A6"/>
    <w:pPr>
      <w:spacing w:after="100" w:line="259" w:lineRule="auto"/>
      <w:ind w:left="880"/>
      <w:jc w:val="left"/>
    </w:pPr>
    <w:rPr>
      <w:rFonts w:asciiTheme="minorHAnsi" w:eastAsiaTheme="minorEastAsia" w:hAnsiTheme="minorHAnsi" w:cstheme="minorBidi"/>
      <w:sz w:val="22"/>
      <w:lang w:eastAsia="ru-RU"/>
    </w:rPr>
  </w:style>
  <w:style w:type="paragraph" w:styleId="71">
    <w:name w:val="toc 7"/>
    <w:basedOn w:val="a0"/>
    <w:next w:val="a0"/>
    <w:autoRedefine/>
    <w:uiPriority w:val="39"/>
    <w:unhideWhenUsed/>
    <w:rsid w:val="009E28A6"/>
    <w:pPr>
      <w:spacing w:after="100" w:line="259" w:lineRule="auto"/>
      <w:ind w:left="1320"/>
      <w:jc w:val="left"/>
    </w:pPr>
    <w:rPr>
      <w:rFonts w:asciiTheme="minorHAnsi" w:eastAsiaTheme="minorEastAsia" w:hAnsiTheme="minorHAnsi" w:cstheme="minorBidi"/>
      <w:sz w:val="22"/>
      <w:lang w:eastAsia="ru-RU"/>
    </w:rPr>
  </w:style>
  <w:style w:type="paragraph" w:styleId="91">
    <w:name w:val="toc 9"/>
    <w:basedOn w:val="a0"/>
    <w:next w:val="a0"/>
    <w:autoRedefine/>
    <w:uiPriority w:val="39"/>
    <w:unhideWhenUsed/>
    <w:rsid w:val="009E28A6"/>
    <w:pPr>
      <w:spacing w:after="100" w:line="259" w:lineRule="auto"/>
      <w:ind w:left="1760"/>
      <w:jc w:val="left"/>
    </w:pPr>
    <w:rPr>
      <w:rFonts w:asciiTheme="minorHAnsi" w:eastAsiaTheme="minorEastAsia" w:hAnsiTheme="minorHAnsi" w:cstheme="minorBidi"/>
      <w:sz w:val="22"/>
      <w:lang w:eastAsia="ru-RU"/>
    </w:rPr>
  </w:style>
  <w:style w:type="character" w:customStyle="1" w:styleId="UnresolvedMention1">
    <w:name w:val="Unresolved Mention1"/>
    <w:basedOn w:val="a1"/>
    <w:uiPriority w:val="99"/>
    <w:semiHidden/>
    <w:unhideWhenUsed/>
    <w:rsid w:val="006109E6"/>
    <w:rPr>
      <w:color w:val="808080"/>
      <w:shd w:val="clear" w:color="auto" w:fill="E6E6E6"/>
    </w:rPr>
  </w:style>
  <w:style w:type="paragraph" w:customStyle="1" w:styleId="Tabname">
    <w:name w:val="Tab_name"/>
    <w:link w:val="TabnameChar"/>
    <w:qFormat/>
    <w:rsid w:val="00D40530"/>
    <w:pPr>
      <w:widowControl w:val="0"/>
      <w:spacing w:before="240" w:after="0" w:line="240" w:lineRule="auto"/>
    </w:pPr>
    <w:rPr>
      <w:rFonts w:ascii="Arial" w:eastAsia="Times New Roman" w:hAnsi="Arial" w:cs="Times New Roman"/>
      <w:b/>
      <w:iCs/>
      <w:sz w:val="20"/>
      <w:szCs w:val="24"/>
    </w:rPr>
  </w:style>
  <w:style w:type="character" w:customStyle="1" w:styleId="TabnameChar">
    <w:name w:val="Tab_name Char"/>
    <w:basedOn w:val="a1"/>
    <w:link w:val="Tabname"/>
    <w:rsid w:val="00D40530"/>
    <w:rPr>
      <w:rFonts w:ascii="Arial" w:eastAsia="Times New Roman" w:hAnsi="Arial" w:cs="Times New Roman"/>
      <w:b/>
      <w:iCs/>
      <w:sz w:val="20"/>
      <w:szCs w:val="24"/>
    </w:rPr>
  </w:style>
  <w:style w:type="character" w:customStyle="1" w:styleId="UnresolvedMention2">
    <w:name w:val="Unresolved Mention2"/>
    <w:basedOn w:val="a1"/>
    <w:uiPriority w:val="99"/>
    <w:semiHidden/>
    <w:unhideWhenUsed/>
    <w:rsid w:val="00D4272D"/>
    <w:rPr>
      <w:color w:val="808080"/>
      <w:shd w:val="clear" w:color="auto" w:fill="E6E6E6"/>
    </w:rPr>
  </w:style>
  <w:style w:type="character" w:customStyle="1" w:styleId="UnresolvedMention3">
    <w:name w:val="Unresolved Mention3"/>
    <w:basedOn w:val="a1"/>
    <w:uiPriority w:val="99"/>
    <w:semiHidden/>
    <w:unhideWhenUsed/>
    <w:rsid w:val="004A0119"/>
    <w:rPr>
      <w:color w:val="808080"/>
      <w:shd w:val="clear" w:color="auto" w:fill="E6E6E6"/>
    </w:rPr>
  </w:style>
  <w:style w:type="character" w:customStyle="1" w:styleId="UnresolvedMention4">
    <w:name w:val="Unresolved Mention4"/>
    <w:basedOn w:val="a1"/>
    <w:uiPriority w:val="99"/>
    <w:semiHidden/>
    <w:unhideWhenUsed/>
    <w:rsid w:val="008170A9"/>
    <w:rPr>
      <w:color w:val="808080"/>
      <w:shd w:val="clear" w:color="auto" w:fill="E6E6E6"/>
    </w:rPr>
  </w:style>
  <w:style w:type="character" w:customStyle="1" w:styleId="1a">
    <w:name w:val="Неразрешенное упоминание1"/>
    <w:basedOn w:val="a1"/>
    <w:uiPriority w:val="99"/>
    <w:semiHidden/>
    <w:unhideWhenUsed/>
    <w:rsid w:val="001F0898"/>
    <w:rPr>
      <w:color w:val="605E5C"/>
      <w:shd w:val="clear" w:color="auto" w:fill="E1DFDD"/>
    </w:rPr>
  </w:style>
  <w:style w:type="paragraph" w:customStyle="1" w:styleId="a">
    <w:name w:val="!РН_оМарТоч"/>
    <w:basedOn w:val="a0"/>
    <w:link w:val="afffa"/>
    <w:qFormat/>
    <w:rsid w:val="003B0E18"/>
    <w:pPr>
      <w:widowControl w:val="0"/>
      <w:numPr>
        <w:numId w:val="32"/>
      </w:numPr>
      <w:tabs>
        <w:tab w:val="left" w:pos="709"/>
        <w:tab w:val="left" w:pos="2410"/>
        <w:tab w:val="left" w:pos="3402"/>
      </w:tabs>
      <w:spacing w:before="120" w:after="240"/>
      <w:outlineLvl w:val="5"/>
    </w:pPr>
    <w:rPr>
      <w:rFonts w:eastAsia="Calibri"/>
      <w:bCs/>
      <w:szCs w:val="24"/>
      <w:lang w:val="x-none" w:eastAsia="x-none"/>
    </w:rPr>
  </w:style>
  <w:style w:type="character" w:customStyle="1" w:styleId="afffa">
    <w:name w:val="!РН_оМарТоч Знак"/>
    <w:link w:val="a"/>
    <w:locked/>
    <w:rsid w:val="003B0E18"/>
    <w:rPr>
      <w:rFonts w:ascii="Times New Roman" w:eastAsia="Calibri" w:hAnsi="Times New Roman" w:cs="Times New Roman"/>
      <w:bCs/>
      <w:sz w:val="24"/>
      <w:szCs w:val="24"/>
      <w:lang w:val="x-none" w:eastAsia="x-none"/>
    </w:rPr>
  </w:style>
  <w:style w:type="numbering" w:customStyle="1" w:styleId="1111112">
    <w:name w:val="1 / 1.1 / 1.1.12"/>
    <w:basedOn w:val="a3"/>
    <w:next w:val="111111"/>
    <w:rsid w:val="003B0E18"/>
    <w:pPr>
      <w:numPr>
        <w:numId w:val="32"/>
      </w:numPr>
    </w:pPr>
  </w:style>
  <w:style w:type="numbering" w:styleId="111111">
    <w:name w:val="Outline List 2"/>
    <w:basedOn w:val="a3"/>
    <w:uiPriority w:val="99"/>
    <w:semiHidden/>
    <w:unhideWhenUsed/>
    <w:rsid w:val="003B0E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515538">
      <w:bodyDiv w:val="1"/>
      <w:marLeft w:val="0"/>
      <w:marRight w:val="0"/>
      <w:marTop w:val="0"/>
      <w:marBottom w:val="0"/>
      <w:divBdr>
        <w:top w:val="none" w:sz="0" w:space="0" w:color="auto"/>
        <w:left w:val="none" w:sz="0" w:space="0" w:color="auto"/>
        <w:bottom w:val="none" w:sz="0" w:space="0" w:color="auto"/>
        <w:right w:val="none" w:sz="0" w:space="0" w:color="auto"/>
      </w:divBdr>
    </w:div>
    <w:div w:id="393360951">
      <w:bodyDiv w:val="1"/>
      <w:marLeft w:val="0"/>
      <w:marRight w:val="0"/>
      <w:marTop w:val="0"/>
      <w:marBottom w:val="0"/>
      <w:divBdr>
        <w:top w:val="none" w:sz="0" w:space="0" w:color="auto"/>
        <w:left w:val="none" w:sz="0" w:space="0" w:color="auto"/>
        <w:bottom w:val="none" w:sz="0" w:space="0" w:color="auto"/>
        <w:right w:val="none" w:sz="0" w:space="0" w:color="auto"/>
      </w:divBdr>
    </w:div>
    <w:div w:id="581912078">
      <w:bodyDiv w:val="1"/>
      <w:marLeft w:val="0"/>
      <w:marRight w:val="0"/>
      <w:marTop w:val="0"/>
      <w:marBottom w:val="0"/>
      <w:divBdr>
        <w:top w:val="none" w:sz="0" w:space="0" w:color="auto"/>
        <w:left w:val="none" w:sz="0" w:space="0" w:color="auto"/>
        <w:bottom w:val="none" w:sz="0" w:space="0" w:color="auto"/>
        <w:right w:val="none" w:sz="0" w:space="0" w:color="auto"/>
      </w:divBdr>
    </w:div>
    <w:div w:id="675303406">
      <w:bodyDiv w:val="1"/>
      <w:marLeft w:val="0"/>
      <w:marRight w:val="0"/>
      <w:marTop w:val="0"/>
      <w:marBottom w:val="0"/>
      <w:divBdr>
        <w:top w:val="none" w:sz="0" w:space="0" w:color="auto"/>
        <w:left w:val="none" w:sz="0" w:space="0" w:color="auto"/>
        <w:bottom w:val="none" w:sz="0" w:space="0" w:color="auto"/>
        <w:right w:val="none" w:sz="0" w:space="0" w:color="auto"/>
      </w:divBdr>
    </w:div>
    <w:div w:id="1185485197">
      <w:bodyDiv w:val="1"/>
      <w:marLeft w:val="0"/>
      <w:marRight w:val="0"/>
      <w:marTop w:val="0"/>
      <w:marBottom w:val="0"/>
      <w:divBdr>
        <w:top w:val="none" w:sz="0" w:space="0" w:color="auto"/>
        <w:left w:val="none" w:sz="0" w:space="0" w:color="auto"/>
        <w:bottom w:val="none" w:sz="0" w:space="0" w:color="auto"/>
        <w:right w:val="none" w:sz="0" w:space="0" w:color="auto"/>
      </w:divBdr>
    </w:div>
    <w:div w:id="1187599570">
      <w:bodyDiv w:val="1"/>
      <w:marLeft w:val="0"/>
      <w:marRight w:val="0"/>
      <w:marTop w:val="0"/>
      <w:marBottom w:val="0"/>
      <w:divBdr>
        <w:top w:val="none" w:sz="0" w:space="0" w:color="auto"/>
        <w:left w:val="none" w:sz="0" w:space="0" w:color="auto"/>
        <w:bottom w:val="none" w:sz="0" w:space="0" w:color="auto"/>
        <w:right w:val="none" w:sz="0" w:space="0" w:color="auto"/>
      </w:divBdr>
    </w:div>
    <w:div w:id="1238244307">
      <w:bodyDiv w:val="1"/>
      <w:marLeft w:val="0"/>
      <w:marRight w:val="0"/>
      <w:marTop w:val="0"/>
      <w:marBottom w:val="0"/>
      <w:divBdr>
        <w:top w:val="none" w:sz="0" w:space="0" w:color="auto"/>
        <w:left w:val="none" w:sz="0" w:space="0" w:color="auto"/>
        <w:bottom w:val="none" w:sz="0" w:space="0" w:color="auto"/>
        <w:right w:val="none" w:sz="0" w:space="0" w:color="auto"/>
      </w:divBdr>
    </w:div>
    <w:div w:id="1322005903">
      <w:bodyDiv w:val="1"/>
      <w:marLeft w:val="0"/>
      <w:marRight w:val="0"/>
      <w:marTop w:val="0"/>
      <w:marBottom w:val="0"/>
      <w:divBdr>
        <w:top w:val="none" w:sz="0" w:space="0" w:color="auto"/>
        <w:left w:val="none" w:sz="0" w:space="0" w:color="auto"/>
        <w:bottom w:val="none" w:sz="0" w:space="0" w:color="auto"/>
        <w:right w:val="none" w:sz="0" w:space="0" w:color="auto"/>
      </w:divBdr>
    </w:div>
    <w:div w:id="1439058097">
      <w:bodyDiv w:val="1"/>
      <w:marLeft w:val="0"/>
      <w:marRight w:val="0"/>
      <w:marTop w:val="0"/>
      <w:marBottom w:val="0"/>
      <w:divBdr>
        <w:top w:val="none" w:sz="0" w:space="0" w:color="auto"/>
        <w:left w:val="none" w:sz="0" w:space="0" w:color="auto"/>
        <w:bottom w:val="none" w:sz="0" w:space="0" w:color="auto"/>
        <w:right w:val="none" w:sz="0" w:space="0" w:color="auto"/>
      </w:divBdr>
    </w:div>
    <w:div w:id="1604729815">
      <w:bodyDiv w:val="1"/>
      <w:marLeft w:val="0"/>
      <w:marRight w:val="0"/>
      <w:marTop w:val="0"/>
      <w:marBottom w:val="0"/>
      <w:divBdr>
        <w:top w:val="none" w:sz="0" w:space="0" w:color="auto"/>
        <w:left w:val="none" w:sz="0" w:space="0" w:color="auto"/>
        <w:bottom w:val="none" w:sz="0" w:space="0" w:color="auto"/>
        <w:right w:val="none" w:sz="0" w:space="0" w:color="auto"/>
      </w:divBdr>
    </w:div>
    <w:div w:id="1945073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oleObject" Target="embeddings/Microsoft_Word_97_-_2003_Document.doc"/><Relationship Id="rId26" Type="http://schemas.openxmlformats.org/officeDocument/2006/relationships/package" Target="embeddings/Microsoft_Word_Document3.docx"/><Relationship Id="rId39" Type="http://schemas.openxmlformats.org/officeDocument/2006/relationships/image" Target="media/image13.emf"/><Relationship Id="rId21" Type="http://schemas.openxmlformats.org/officeDocument/2006/relationships/image" Target="media/image4.emf"/><Relationship Id="rId34" Type="http://schemas.openxmlformats.org/officeDocument/2006/relationships/package" Target="embeddings/Microsoft_Excel_Worksheet6.xlsx"/><Relationship Id="rId42" Type="http://schemas.openxmlformats.org/officeDocument/2006/relationships/package" Target="embeddings/Microsoft_Excel_Worksheet10.xlsx"/><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image" Target="media/image8.emf"/><Relationship Id="rId11" Type="http://schemas.openxmlformats.org/officeDocument/2006/relationships/header" Target="header1.xml"/><Relationship Id="rId24" Type="http://schemas.openxmlformats.org/officeDocument/2006/relationships/package" Target="embeddings/Microsoft_Word_Document2.docx"/><Relationship Id="rId32" Type="http://schemas.openxmlformats.org/officeDocument/2006/relationships/package" Target="embeddings/Microsoft_Excel_Worksheet5.xlsx"/><Relationship Id="rId37" Type="http://schemas.openxmlformats.org/officeDocument/2006/relationships/image" Target="media/image12.emf"/><Relationship Id="rId40" Type="http://schemas.openxmlformats.org/officeDocument/2006/relationships/package" Target="embeddings/Microsoft_Excel_Worksheet9.xlsx"/><Relationship Id="rId45" Type="http://schemas.openxmlformats.org/officeDocument/2006/relationships/header" Target="header5.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5.emf"/><Relationship Id="rId28" Type="http://schemas.openxmlformats.org/officeDocument/2006/relationships/package" Target="embeddings/Microsoft_Excel_Worksheet.xlsx"/><Relationship Id="rId36" Type="http://schemas.openxmlformats.org/officeDocument/2006/relationships/package" Target="embeddings/Microsoft_Excel_Worksheet7.xlsx"/><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3.emf"/><Relationship Id="rId31" Type="http://schemas.openxmlformats.org/officeDocument/2006/relationships/image" Target="media/image9.emf"/><Relationship Id="rId44" Type="http://schemas.openxmlformats.org/officeDocument/2006/relationships/package" Target="embeddings/Microsoft_Excel_Worksheet11.xlsx"/><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package" Target="embeddings/Microsoft_Word_Document1.docx"/><Relationship Id="rId27" Type="http://schemas.openxmlformats.org/officeDocument/2006/relationships/image" Target="media/image7.emf"/><Relationship Id="rId30" Type="http://schemas.openxmlformats.org/officeDocument/2006/relationships/package" Target="embeddings/Microsoft_Excel_Worksheet4.xlsx"/><Relationship Id="rId35" Type="http://schemas.openxmlformats.org/officeDocument/2006/relationships/image" Target="media/image11.emf"/><Relationship Id="rId43" Type="http://schemas.openxmlformats.org/officeDocument/2006/relationships/image" Target="media/image15.emf"/><Relationship Id="rId48" Type="http://schemas.microsoft.com/office/2011/relationships/people" Target="peop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2.emf"/><Relationship Id="rId25" Type="http://schemas.openxmlformats.org/officeDocument/2006/relationships/image" Target="media/image6.emf"/><Relationship Id="rId33" Type="http://schemas.openxmlformats.org/officeDocument/2006/relationships/image" Target="media/image10.emf"/><Relationship Id="rId38" Type="http://schemas.openxmlformats.org/officeDocument/2006/relationships/package" Target="embeddings/Microsoft_Excel_Worksheet8.xlsx"/><Relationship Id="rId46" Type="http://schemas.openxmlformats.org/officeDocument/2006/relationships/header" Target="header6.xml"/><Relationship Id="rId20" Type="http://schemas.openxmlformats.org/officeDocument/2006/relationships/package" Target="embeddings/Microsoft_Word_Document.docx"/><Relationship Id="rId41" Type="http://schemas.openxmlformats.org/officeDocument/2006/relationships/image" Target="media/image14.emf"/><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Документ" ma:contentTypeID="0x0101009903329750A3B44499F5D2E787C86944" ma:contentTypeVersion="0" ma:contentTypeDescription="Создание документа." ma:contentTypeScope="" ma:versionID="bb8435fbffccf5a4c924888fb1f4e1ba">
  <xsd:schema xmlns:xsd="http://www.w3.org/2001/XMLSchema" xmlns:xs="http://www.w3.org/2001/XMLSchema" xmlns:p="http://schemas.microsoft.com/office/2006/metadata/properties" targetNamespace="http://schemas.microsoft.com/office/2006/metadata/properties" ma:root="true" ma:fieldsID="76d57dbf9a77af284536b0872d26941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416065-1727-4226-89F5-E9C9C9F03120}">
  <ds:schemaRefs>
    <ds:schemaRef ds:uri="http://schemas.microsoft.com/sharepoint/v3/contenttype/forms"/>
  </ds:schemaRefs>
</ds:datastoreItem>
</file>

<file path=customXml/itemProps2.xml><?xml version="1.0" encoding="utf-8"?>
<ds:datastoreItem xmlns:ds="http://schemas.openxmlformats.org/officeDocument/2006/customXml" ds:itemID="{E20F12AF-0959-42BF-91A5-4B28F85782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198B76A-4BA9-47EC-AB5F-D88C6486EC5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B913D16-0C1D-4BB5-A689-756B03B1D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93</Pages>
  <Words>29395</Words>
  <Characters>167558</Characters>
  <Application>Microsoft Office Word</Application>
  <DocSecurity>0</DocSecurity>
  <Lines>1396</Lines>
  <Paragraphs>393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Полюс</Company>
  <LinksUpToDate>false</LinksUpToDate>
  <CharactersWithSpaces>196560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PavlovRV@polyus.com</dc:creator>
  <cp:keywords/>
  <dc:description/>
  <cp:lastModifiedBy>Владимир Лаут</cp:lastModifiedBy>
  <cp:revision>4</cp:revision>
  <cp:lastPrinted>2018-02-09T10:40:00Z</cp:lastPrinted>
  <dcterms:created xsi:type="dcterms:W3CDTF">2021-04-05T06:24:00Z</dcterms:created>
  <dcterms:modified xsi:type="dcterms:W3CDTF">2021-04-05T06:27:00Z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6539ca21-17d6-4d1d-a6f8-2dc581fde491</vt:lpwstr>
  </property>
  <property fmtid="{D5CDD505-2E9C-101B-9397-08002B2CF9AE}" pid="3" name="ContentTypeId">
    <vt:lpwstr>0x0101009903329750A3B44499F5D2E787C86944</vt:lpwstr>
  </property>
  <property fmtid="{D5CDD505-2E9C-101B-9397-08002B2CF9AE}" pid="4" name="_NewReviewCycle">
    <vt:lpwstr/>
  </property>
</Properties>
</file>